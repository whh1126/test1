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customXmlInsRangeStart w:id="88" w:author="梁元" w:date="2019-05-14T19:56:51Z"/>
    <w:sdt>
      <w:sdtPr>
        <w:rPr>
          <w:rFonts w:ascii="宋体" w:hAnsi="宋体" w:eastAsia="宋体" w:cstheme="minorBidi"/>
          <w:kern w:val="2"/>
          <w:sz w:val="21"/>
          <w:szCs w:val="22"/>
          <w:lang w:val="en-US" w:eastAsia="zh-CN" w:bidi="ar-SA"/>
        </w:rPr>
        <w:id w:val="147481963"/>
        <w15:color w:val="DBDBDB"/>
        <w:docPartObj>
          <w:docPartGallery w:val="Table of Contents"/>
          <w:docPartUnique/>
        </w:docPartObj>
      </w:sdtPr>
      <w:sdtEndPr>
        <w:rPr>
          <w:rFonts w:asciiTheme="minorHAnsi" w:hAnsiTheme="minorHAnsi" w:eastAsiaTheme="minorEastAsia" w:cstheme="minorBidi"/>
          <w:b/>
          <w:bCs/>
          <w:sz w:val="20"/>
          <w:szCs w:val="20"/>
        </w:rPr>
      </w:sdtEndPr>
      <w:sdtContent>
        <w:customXmlInsRangeEnd w:id="88"/>
        <w:p>
          <w:pPr>
            <w:spacing w:before="0" w:beforeLines="0" w:after="0" w:afterLines="0" w:line="240" w:lineRule="auto"/>
            <w:ind w:left="0" w:leftChars="0" w:right="0" w:rightChars="0" w:firstLine="0" w:firstLineChars="0"/>
            <w:jc w:val="center"/>
            <w:rPr>
              <w:ins w:id="90" w:author="梁元" w:date="2019-05-14T19:56:46Z"/>
            </w:rPr>
          </w:pPr>
          <w:ins w:id="92" w:author="梁元" w:date="2019-05-14T19:56:46Z">
            <w:bookmarkStart w:id="0" w:name="_Toc532_WPSOffice_Type2"/>
            <w:r>
              <w:rPr>
                <w:rFonts w:ascii="宋体" w:hAnsi="宋体" w:eastAsia="宋体"/>
                <w:sz w:val="21"/>
              </w:rPr>
              <w:t>目录</w:t>
            </w:r>
          </w:ins>
        </w:p>
        <w:p>
          <w:pPr>
            <w:pStyle w:val="39"/>
            <w:tabs>
              <w:tab w:val="right" w:leader="dot" w:pos="8306"/>
            </w:tabs>
            <w:rPr>
              <w:ins w:id="93" w:author="梁元" w:date="2019-05-14T19:56:46Z"/>
            </w:rPr>
          </w:pPr>
          <w:ins w:id="94" w:author="梁元" w:date="2019-05-14T19:56:46Z">
            <w:r>
              <w:rPr>
                <w:b/>
                <w:bCs/>
              </w:rPr>
              <w:fldChar w:fldCharType="begin"/>
            </w:r>
          </w:ins>
          <w:ins w:id="95" w:author="梁元" w:date="2019-05-14T19:56:46Z">
            <w:r>
              <w:rPr/>
              <w:instrText xml:space="preserve"> HYPERLINK \l _Toc17720_WPSOffice_Level1 </w:instrText>
            </w:r>
          </w:ins>
          <w:ins w:id="96" w:author="梁元" w:date="2019-05-14T19:56:46Z">
            <w:r>
              <w:rPr>
                <w:b/>
                <w:bCs/>
              </w:rPr>
              <w:fldChar w:fldCharType="separate"/>
            </w:r>
          </w:ins>
          <w:customXmlInsRangeStart w:id="98"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35f95ec3-c3e7-4d5a-92c5-ebe9734ce8c7}"/>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98"/>
              <w:ins w:id="100" w:author="梁元" w:date="2019-05-14T19:56:46Z">
                <w:r>
                  <w:rPr>
                    <w:rFonts w:ascii="仿宋" w:hAnsi="仿宋" w:eastAsia="仿宋" w:cstheme="minorBidi"/>
                    <w:b/>
                    <w:bCs/>
                  </w:rPr>
                  <w:t xml:space="preserve">一、 </w:t>
                </w:r>
              </w:ins>
              <w:ins w:id="101" w:author="梁元" w:date="2019-05-14T19:56:46Z">
                <w:r>
                  <w:rPr>
                    <w:rFonts w:hint="eastAsia" w:ascii="仿宋" w:hAnsi="仿宋" w:eastAsia="仿宋" w:cstheme="minorBidi"/>
                    <w:b/>
                    <w:bCs/>
                  </w:rPr>
                  <w:t>SPA开发打包生成的bun</w:t>
                </w:r>
              </w:ins>
              <w:ins w:id="102" w:author="梁元" w:date="2019-05-14T19:56:46Z">
                <w:r>
                  <w:rPr>
                    <w:rFonts w:ascii="仿宋" w:hAnsi="仿宋" w:eastAsia="仿宋" w:cstheme="minorBidi"/>
                    <w:b/>
                    <w:bCs/>
                  </w:rPr>
                  <w:t>dle</w:t>
                </w:r>
              </w:ins>
              <w:ins w:id="103" w:author="梁元" w:date="2019-05-14T19:56:46Z">
                <w:r>
                  <w:rPr>
                    <w:rFonts w:hint="eastAsia" w:ascii="仿宋" w:hAnsi="仿宋" w:eastAsia="仿宋" w:cstheme="minorBidi"/>
                    <w:b/>
                    <w:bCs/>
                  </w:rPr>
                  <w:t>太大如何解决</w:t>
                </w:r>
              </w:ins>
              <w:customXmlInsRangeStart w:id="105" w:author="梁元" w:date="2019-05-14T19:56:46Z"/>
            </w:sdtContent>
          </w:sdt>
          <w:customXmlInsRangeEnd w:id="105"/>
          <w:ins w:id="106" w:author="梁元" w:date="2019-05-14T19:56:46Z">
            <w:r>
              <w:rPr>
                <w:b/>
                <w:bCs/>
              </w:rPr>
              <w:tab/>
            </w:r>
          </w:ins>
          <w:ins w:id="107" w:author="梁元" w:date="2019-05-14T19:56:54Z">
            <w:bookmarkStart w:id="1" w:name="_Toc17720_WPSOffice_Level1Page"/>
            <w:r>
              <w:rPr>
                <w:b/>
                <w:bCs/>
              </w:rPr>
              <w:t>9</w:t>
            </w:r>
            <w:bookmarkEnd w:id="1"/>
          </w:ins>
          <w:ins w:id="108" w:author="梁元" w:date="2019-05-14T19:56:46Z">
            <w:r>
              <w:rPr>
                <w:b/>
                <w:bCs/>
              </w:rPr>
              <w:fldChar w:fldCharType="end"/>
            </w:r>
          </w:ins>
        </w:p>
        <w:p>
          <w:pPr>
            <w:pStyle w:val="39"/>
            <w:tabs>
              <w:tab w:val="right" w:leader="dot" w:pos="8306"/>
            </w:tabs>
            <w:ind w:firstLine="402" w:firstLineChars="200"/>
            <w:rPr>
              <w:ins w:id="110" w:author="梁元" w:date="2019-05-14T19:56:46Z"/>
            </w:rPr>
            <w:pPrChange w:id="109" w:author="梁元" w:date="2019-05-14T20:03:21Z">
              <w:pPr>
                <w:pStyle w:val="39"/>
                <w:tabs>
                  <w:tab w:val="right" w:leader="dot" w:pos="8306"/>
                </w:tabs>
              </w:pPr>
            </w:pPrChange>
          </w:pPr>
          <w:ins w:id="111" w:author="梁元" w:date="2019-05-14T19:56:46Z">
            <w:r>
              <w:rPr>
                <w:b/>
                <w:bCs/>
              </w:rPr>
              <w:fldChar w:fldCharType="begin"/>
            </w:r>
          </w:ins>
          <w:ins w:id="112" w:author="梁元" w:date="2019-05-14T19:56:46Z">
            <w:r>
              <w:rPr/>
              <w:instrText xml:space="preserve"> HYPERLINK \l _Toc12326_WPSOffice_Level1 </w:instrText>
            </w:r>
          </w:ins>
          <w:ins w:id="113" w:author="梁元" w:date="2019-05-14T19:56:46Z">
            <w:r>
              <w:rPr>
                <w:b/>
                <w:bCs/>
              </w:rPr>
              <w:fldChar w:fldCharType="separate"/>
            </w:r>
          </w:ins>
          <w:customXmlInsRangeStart w:id="115"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7f178800-05d0-4433-9452-0a0887fdad6a}"/>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15"/>
              <w:ins w:id="117" w:author="梁元" w:date="2019-05-14T19:56:46Z">
                <w:r>
                  <w:rPr>
                    <w:rFonts w:ascii="仿宋" w:hAnsi="仿宋" w:eastAsia="仿宋" w:cstheme="majorBidi"/>
                    <w:b/>
                    <w:bCs/>
                  </w:rPr>
                  <w:t xml:space="preserve">1. </w:t>
                </w:r>
              </w:ins>
              <w:ins w:id="118" w:author="梁元" w:date="2019-05-14T19:56:46Z">
                <w:r>
                  <w:rPr>
                    <w:rFonts w:hint="eastAsia" w:ascii="仿宋" w:hAnsi="仿宋" w:eastAsia="仿宋" w:cstheme="majorBidi"/>
                    <w:b/>
                    <w:bCs/>
                  </w:rPr>
                  <w:t>通常解法</w:t>
                </w:r>
              </w:ins>
              <w:customXmlInsRangeStart w:id="120" w:author="梁元" w:date="2019-05-14T19:56:46Z"/>
            </w:sdtContent>
          </w:sdt>
          <w:customXmlInsRangeEnd w:id="120"/>
          <w:ins w:id="121" w:author="梁元" w:date="2019-05-14T19:56:46Z">
            <w:r>
              <w:rPr>
                <w:b/>
                <w:bCs/>
              </w:rPr>
              <w:tab/>
            </w:r>
          </w:ins>
          <w:ins w:id="122" w:author="梁元" w:date="2019-05-14T19:56:54Z">
            <w:bookmarkStart w:id="2" w:name="_Toc12326_WPSOffice_Level1Page"/>
            <w:r>
              <w:rPr>
                <w:b/>
                <w:bCs/>
              </w:rPr>
              <w:t>9</w:t>
            </w:r>
            <w:bookmarkEnd w:id="2"/>
          </w:ins>
          <w:ins w:id="123" w:author="梁元" w:date="2019-05-14T19:56:46Z">
            <w:r>
              <w:rPr>
                <w:b/>
                <w:bCs/>
              </w:rPr>
              <w:fldChar w:fldCharType="end"/>
            </w:r>
          </w:ins>
        </w:p>
        <w:p>
          <w:pPr>
            <w:pStyle w:val="39"/>
            <w:tabs>
              <w:tab w:val="right" w:leader="dot" w:pos="8306"/>
            </w:tabs>
            <w:rPr>
              <w:ins w:id="124" w:author="梁元" w:date="2019-05-14T19:56:46Z"/>
            </w:rPr>
          </w:pPr>
          <w:ins w:id="125" w:author="梁元" w:date="2019-05-14T19:56:46Z">
            <w:r>
              <w:rPr>
                <w:b/>
                <w:bCs/>
              </w:rPr>
              <w:fldChar w:fldCharType="begin"/>
            </w:r>
          </w:ins>
          <w:ins w:id="126" w:author="梁元" w:date="2019-05-14T19:56:46Z">
            <w:r>
              <w:rPr/>
              <w:instrText xml:space="preserve"> HYPERLINK \l _Toc14865_WPSOffice_Level1 </w:instrText>
            </w:r>
          </w:ins>
          <w:ins w:id="127" w:author="梁元" w:date="2019-05-14T19:56:46Z">
            <w:r>
              <w:rPr>
                <w:b/>
                <w:bCs/>
              </w:rPr>
              <w:fldChar w:fldCharType="separate"/>
            </w:r>
          </w:ins>
          <w:customXmlInsRangeStart w:id="129"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c86f282d-b1ce-41c4-8f2d-ae832f5b664c}"/>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29"/>
              <w:ins w:id="131" w:author="梁元" w:date="2019-05-14T20:03:23Z">
                <w:r>
                  <w:rPr>
                    <w:rFonts w:hint="eastAsia" w:cstheme="minorBidi"/>
                    <w:b/>
                    <w:bCs/>
                    <w:kern w:val="2"/>
                    <w:sz w:val="24"/>
                    <w:szCs w:val="22"/>
                    <w:lang w:val="en-US" w:eastAsia="zh-CN" w:bidi="ar-SA"/>
                  </w:rPr>
                  <w:t xml:space="preserve">  </w:t>
                </w:r>
              </w:ins>
              <w:ins w:id="132" w:author="梁元" w:date="2019-05-14T20:03:24Z">
                <w:r>
                  <w:rPr>
                    <w:rFonts w:hint="eastAsia" w:cstheme="minorBidi"/>
                    <w:b/>
                    <w:bCs/>
                    <w:kern w:val="2"/>
                    <w:sz w:val="24"/>
                    <w:szCs w:val="22"/>
                    <w:lang w:val="en-US" w:eastAsia="zh-CN" w:bidi="ar-SA"/>
                  </w:rPr>
                  <w:t xml:space="preserve"> </w:t>
                </w:r>
              </w:ins>
              <w:ins w:id="133" w:author="梁元" w:date="2019-05-14T19:56:46Z">
                <w:r>
                  <w:rPr>
                    <w:rFonts w:ascii="仿宋" w:hAnsi="仿宋" w:eastAsia="仿宋" w:cs="Times New Roman"/>
                    <w:b/>
                    <w:bCs/>
                  </w:rPr>
                  <w:t xml:space="preserve">2. </w:t>
                </w:r>
              </w:ins>
              <w:ins w:id="134" w:author="梁元" w:date="2019-05-14T19:56:46Z">
                <w:r>
                  <w:rPr>
                    <w:rFonts w:hint="eastAsia" w:ascii="仿宋" w:hAnsi="仿宋" w:eastAsia="仿宋" w:cstheme="majorBidi"/>
                    <w:b/>
                    <w:bCs/>
                  </w:rPr>
                  <w:t>通用大牛级解法</w:t>
                </w:r>
              </w:ins>
              <w:customXmlInsRangeStart w:id="136" w:author="梁元" w:date="2019-05-14T19:56:46Z"/>
            </w:sdtContent>
          </w:sdt>
          <w:customXmlInsRangeEnd w:id="136"/>
          <w:ins w:id="137" w:author="梁元" w:date="2019-05-14T19:56:46Z">
            <w:r>
              <w:rPr>
                <w:b/>
                <w:bCs/>
              </w:rPr>
              <w:tab/>
            </w:r>
          </w:ins>
          <w:ins w:id="138" w:author="梁元" w:date="2019-05-14T19:56:54Z">
            <w:bookmarkStart w:id="3" w:name="_Toc14865_WPSOffice_Level1Page"/>
            <w:r>
              <w:rPr>
                <w:b/>
                <w:bCs/>
              </w:rPr>
              <w:t>10</w:t>
            </w:r>
            <w:bookmarkEnd w:id="3"/>
          </w:ins>
          <w:ins w:id="139" w:author="梁元" w:date="2019-05-14T19:56:46Z">
            <w:r>
              <w:rPr>
                <w:b/>
                <w:bCs/>
              </w:rPr>
              <w:fldChar w:fldCharType="end"/>
            </w:r>
          </w:ins>
        </w:p>
        <w:p>
          <w:pPr>
            <w:pStyle w:val="39"/>
            <w:tabs>
              <w:tab w:val="right" w:leader="dot" w:pos="8306"/>
            </w:tabs>
            <w:rPr>
              <w:ins w:id="140" w:author="梁元" w:date="2019-05-14T19:56:46Z"/>
            </w:rPr>
          </w:pPr>
          <w:ins w:id="141" w:author="梁元" w:date="2019-05-14T19:56:46Z">
            <w:r>
              <w:rPr>
                <w:b/>
                <w:bCs/>
              </w:rPr>
              <w:fldChar w:fldCharType="begin"/>
            </w:r>
          </w:ins>
          <w:ins w:id="142" w:author="梁元" w:date="2019-05-14T19:56:46Z">
            <w:r>
              <w:rPr/>
              <w:instrText xml:space="preserve"> HYPERLINK \l _Toc22471_WPSOffice_Level1 </w:instrText>
            </w:r>
          </w:ins>
          <w:ins w:id="143" w:author="梁元" w:date="2019-05-14T19:56:46Z">
            <w:r>
              <w:rPr>
                <w:b/>
                <w:bCs/>
              </w:rPr>
              <w:fldChar w:fldCharType="separate"/>
            </w:r>
          </w:ins>
          <w:customXmlInsRangeStart w:id="145"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f1c0802e-404f-4eec-8655-3b5eea6292b3}"/>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45"/>
              <w:ins w:id="147" w:author="梁元" w:date="2019-05-14T20:03:28Z">
                <w:r>
                  <w:rPr>
                    <w:rFonts w:hint="eastAsia" w:cstheme="minorBidi"/>
                    <w:b/>
                    <w:bCs/>
                    <w:kern w:val="2"/>
                    <w:sz w:val="24"/>
                    <w:szCs w:val="22"/>
                    <w:lang w:val="en-US" w:eastAsia="zh-CN" w:bidi="ar-SA"/>
                  </w:rPr>
                  <w:t xml:space="preserve">   </w:t>
                </w:r>
              </w:ins>
              <w:ins w:id="148" w:author="梁元" w:date="2019-05-14T19:56:46Z">
                <w:r>
                  <w:rPr>
                    <w:rFonts w:ascii="仿宋" w:hAnsi="仿宋" w:eastAsia="仿宋" w:cstheme="majorBidi"/>
                    <w:b/>
                    <w:bCs/>
                  </w:rPr>
                  <w:t xml:space="preserve">3. </w:t>
                </w:r>
              </w:ins>
              <w:ins w:id="149" w:author="梁元" w:date="2019-05-14T19:56:46Z">
                <w:r>
                  <w:rPr>
                    <w:rFonts w:hint="eastAsia" w:ascii="仿宋" w:hAnsi="仿宋" w:eastAsia="仿宋" w:cstheme="majorBidi"/>
                    <w:b/>
                    <w:bCs/>
                  </w:rPr>
                  <w:t>解法对比及优缺点</w:t>
                </w:r>
              </w:ins>
              <w:customXmlInsRangeStart w:id="151" w:author="梁元" w:date="2019-05-14T19:56:46Z"/>
            </w:sdtContent>
          </w:sdt>
          <w:customXmlInsRangeEnd w:id="151"/>
          <w:ins w:id="152" w:author="梁元" w:date="2019-05-14T19:56:46Z">
            <w:r>
              <w:rPr>
                <w:b/>
                <w:bCs/>
              </w:rPr>
              <w:tab/>
            </w:r>
          </w:ins>
          <w:ins w:id="153" w:author="梁元" w:date="2019-05-14T19:56:54Z">
            <w:bookmarkStart w:id="4" w:name="_Toc22471_WPSOffice_Level1Page"/>
            <w:r>
              <w:rPr>
                <w:b/>
                <w:bCs/>
              </w:rPr>
              <w:t>10</w:t>
            </w:r>
            <w:bookmarkEnd w:id="4"/>
          </w:ins>
          <w:ins w:id="154" w:author="梁元" w:date="2019-05-14T19:56:46Z">
            <w:r>
              <w:rPr>
                <w:b/>
                <w:bCs/>
              </w:rPr>
              <w:fldChar w:fldCharType="end"/>
            </w:r>
          </w:ins>
        </w:p>
        <w:p>
          <w:pPr>
            <w:pStyle w:val="39"/>
            <w:tabs>
              <w:tab w:val="right" w:leader="dot" w:pos="8306"/>
            </w:tabs>
            <w:rPr>
              <w:ins w:id="155" w:author="梁元" w:date="2019-05-14T19:56:46Z"/>
            </w:rPr>
          </w:pPr>
          <w:ins w:id="156" w:author="梁元" w:date="2019-05-14T19:56:46Z">
            <w:r>
              <w:rPr>
                <w:b/>
                <w:bCs/>
              </w:rPr>
              <w:fldChar w:fldCharType="begin"/>
            </w:r>
          </w:ins>
          <w:ins w:id="157" w:author="梁元" w:date="2019-05-14T19:56:46Z">
            <w:r>
              <w:rPr/>
              <w:instrText xml:space="preserve"> HYPERLINK \l _Toc7283_WPSOffice_Level1 </w:instrText>
            </w:r>
          </w:ins>
          <w:ins w:id="158" w:author="梁元" w:date="2019-05-14T19:56:46Z">
            <w:r>
              <w:rPr>
                <w:b/>
                <w:bCs/>
              </w:rPr>
              <w:fldChar w:fldCharType="separate"/>
            </w:r>
          </w:ins>
          <w:customXmlInsRangeStart w:id="160"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e6957af1-beba-44a4-bea9-a2d5e137650e}"/>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60"/>
              <w:ins w:id="162" w:author="梁元" w:date="2019-05-14T20:03:29Z">
                <w:r>
                  <w:rPr>
                    <w:rFonts w:hint="eastAsia" w:cstheme="minorBidi"/>
                    <w:b/>
                    <w:bCs/>
                    <w:kern w:val="2"/>
                    <w:sz w:val="24"/>
                    <w:szCs w:val="22"/>
                    <w:lang w:val="en-US" w:eastAsia="zh-CN" w:bidi="ar-SA"/>
                  </w:rPr>
                  <w:t xml:space="preserve"> </w:t>
                </w:r>
              </w:ins>
              <w:ins w:id="163" w:author="梁元" w:date="2019-05-14T20:03:30Z">
                <w:r>
                  <w:rPr>
                    <w:rFonts w:hint="eastAsia" w:cstheme="minorBidi"/>
                    <w:b/>
                    <w:bCs/>
                    <w:kern w:val="2"/>
                    <w:sz w:val="24"/>
                    <w:szCs w:val="22"/>
                    <w:lang w:val="en-US" w:eastAsia="zh-CN" w:bidi="ar-SA"/>
                  </w:rPr>
                  <w:t xml:space="preserve">  </w:t>
                </w:r>
              </w:ins>
              <w:ins w:id="164" w:author="梁元" w:date="2019-05-14T19:56:46Z">
                <w:r>
                  <w:rPr>
                    <w:rFonts w:ascii="仿宋" w:hAnsi="仿宋" w:eastAsia="仿宋" w:cstheme="majorBidi"/>
                    <w:b/>
                    <w:bCs/>
                  </w:rPr>
                  <w:t xml:space="preserve">4. </w:t>
                </w:r>
              </w:ins>
              <w:ins w:id="165" w:author="梁元" w:date="2019-05-14T19:56:46Z">
                <w:r>
                  <w:rPr>
                    <w:rFonts w:hint="eastAsia" w:ascii="仿宋" w:hAnsi="仿宋" w:eastAsia="仿宋" w:cstheme="majorBidi"/>
                    <w:b/>
                    <w:bCs/>
                  </w:rPr>
                  <w:t>延伸及扩展问题回答参考</w:t>
                </w:r>
              </w:ins>
              <w:customXmlInsRangeStart w:id="167" w:author="梁元" w:date="2019-05-14T19:56:46Z"/>
            </w:sdtContent>
          </w:sdt>
          <w:customXmlInsRangeEnd w:id="167"/>
          <w:ins w:id="168" w:author="梁元" w:date="2019-05-14T19:56:46Z">
            <w:r>
              <w:rPr>
                <w:b/>
                <w:bCs/>
              </w:rPr>
              <w:tab/>
            </w:r>
          </w:ins>
          <w:ins w:id="169" w:author="梁元" w:date="2019-05-14T19:56:54Z">
            <w:bookmarkStart w:id="5" w:name="_Toc7283_WPSOffice_Level1Page"/>
            <w:r>
              <w:rPr>
                <w:b/>
                <w:bCs/>
              </w:rPr>
              <w:t>10</w:t>
            </w:r>
            <w:bookmarkEnd w:id="5"/>
          </w:ins>
          <w:ins w:id="170" w:author="梁元" w:date="2019-05-14T19:56:46Z">
            <w:r>
              <w:rPr>
                <w:b/>
                <w:bCs/>
              </w:rPr>
              <w:fldChar w:fldCharType="end"/>
            </w:r>
          </w:ins>
        </w:p>
        <w:p>
          <w:pPr>
            <w:pStyle w:val="39"/>
            <w:tabs>
              <w:tab w:val="right" w:leader="dot" w:pos="8306"/>
            </w:tabs>
            <w:rPr>
              <w:ins w:id="171" w:author="梁元" w:date="2019-05-14T19:56:46Z"/>
            </w:rPr>
          </w:pPr>
          <w:ins w:id="172" w:author="梁元" w:date="2019-05-14T19:56:46Z">
            <w:r>
              <w:rPr>
                <w:b/>
                <w:bCs/>
              </w:rPr>
              <w:fldChar w:fldCharType="begin"/>
            </w:r>
          </w:ins>
          <w:ins w:id="173" w:author="梁元" w:date="2019-05-14T19:56:46Z">
            <w:r>
              <w:rPr/>
              <w:instrText xml:space="preserve"> HYPERLINK \l _Toc17526_WPSOffice_Level1 </w:instrText>
            </w:r>
          </w:ins>
          <w:ins w:id="174" w:author="梁元" w:date="2019-05-14T19:56:46Z">
            <w:r>
              <w:rPr>
                <w:b/>
                <w:bCs/>
              </w:rPr>
              <w:fldChar w:fldCharType="separate"/>
            </w:r>
          </w:ins>
          <w:customXmlInsRangeStart w:id="176"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e370dde1-a75a-4389-a4c9-2e94dda4fdd0}"/>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76"/>
              <w:ins w:id="178" w:author="梁元" w:date="2019-05-14T20:03:31Z">
                <w:r>
                  <w:rPr>
                    <w:rFonts w:hint="eastAsia" w:cstheme="minorBidi"/>
                    <w:b/>
                    <w:bCs/>
                    <w:kern w:val="2"/>
                    <w:sz w:val="24"/>
                    <w:szCs w:val="22"/>
                    <w:lang w:val="en-US" w:eastAsia="zh-CN" w:bidi="ar-SA"/>
                  </w:rPr>
                  <w:t xml:space="preserve">  </w:t>
                </w:r>
              </w:ins>
              <w:ins w:id="179" w:author="梁元" w:date="2019-05-14T20:03:32Z">
                <w:r>
                  <w:rPr>
                    <w:rFonts w:hint="eastAsia" w:cstheme="minorBidi"/>
                    <w:b/>
                    <w:bCs/>
                    <w:kern w:val="2"/>
                    <w:sz w:val="24"/>
                    <w:szCs w:val="22"/>
                    <w:lang w:val="en-US" w:eastAsia="zh-CN" w:bidi="ar-SA"/>
                  </w:rPr>
                  <w:t xml:space="preserve"> </w:t>
                </w:r>
              </w:ins>
              <w:ins w:id="180" w:author="梁元" w:date="2019-05-14T19:56:46Z">
                <w:r>
                  <w:rPr>
                    <w:rFonts w:ascii="仿宋" w:hAnsi="仿宋" w:eastAsia="仿宋" w:cstheme="majorBidi"/>
                    <w:b/>
                    <w:bCs/>
                  </w:rPr>
                  <w:t xml:space="preserve">5. </w:t>
                </w:r>
              </w:ins>
              <w:ins w:id="181" w:author="梁元" w:date="2019-05-14T19:56:46Z">
                <w:r>
                  <w:rPr>
                    <w:rFonts w:hint="eastAsia" w:ascii="仿宋" w:hAnsi="仿宋" w:eastAsia="仿宋" w:cstheme="majorBidi"/>
                    <w:b/>
                    <w:bCs/>
                  </w:rPr>
                  <w:t>项目中体现经验的点</w:t>
                </w:r>
              </w:ins>
              <w:customXmlInsRangeStart w:id="183" w:author="梁元" w:date="2019-05-14T19:56:46Z"/>
            </w:sdtContent>
          </w:sdt>
          <w:customXmlInsRangeEnd w:id="183"/>
          <w:ins w:id="184" w:author="梁元" w:date="2019-05-14T19:56:46Z">
            <w:r>
              <w:rPr>
                <w:b/>
                <w:bCs/>
              </w:rPr>
              <w:tab/>
            </w:r>
          </w:ins>
          <w:ins w:id="185" w:author="梁元" w:date="2019-05-14T19:56:54Z">
            <w:bookmarkStart w:id="6" w:name="_Toc17526_WPSOffice_Level1Page"/>
            <w:r>
              <w:rPr>
                <w:b/>
                <w:bCs/>
              </w:rPr>
              <w:t>10</w:t>
            </w:r>
            <w:bookmarkEnd w:id="6"/>
          </w:ins>
          <w:ins w:id="186" w:author="梁元" w:date="2019-05-14T19:56:46Z">
            <w:r>
              <w:rPr>
                <w:b/>
                <w:bCs/>
              </w:rPr>
              <w:fldChar w:fldCharType="end"/>
            </w:r>
          </w:ins>
        </w:p>
        <w:p>
          <w:pPr>
            <w:pStyle w:val="39"/>
            <w:tabs>
              <w:tab w:val="right" w:leader="dot" w:pos="8306"/>
            </w:tabs>
            <w:rPr>
              <w:ins w:id="187" w:author="梁元" w:date="2019-05-14T19:56:46Z"/>
            </w:rPr>
          </w:pPr>
          <w:ins w:id="188" w:author="梁元" w:date="2019-05-14T19:56:46Z">
            <w:r>
              <w:rPr>
                <w:b/>
                <w:bCs/>
              </w:rPr>
              <w:fldChar w:fldCharType="begin"/>
            </w:r>
          </w:ins>
          <w:ins w:id="189" w:author="梁元" w:date="2019-05-14T19:56:46Z">
            <w:r>
              <w:rPr/>
              <w:instrText xml:space="preserve"> HYPERLINK \l _Toc15364_WPSOffice_Level1 </w:instrText>
            </w:r>
          </w:ins>
          <w:ins w:id="190" w:author="梁元" w:date="2019-05-14T19:56:46Z">
            <w:r>
              <w:rPr>
                <w:b/>
                <w:bCs/>
              </w:rPr>
              <w:fldChar w:fldCharType="separate"/>
            </w:r>
          </w:ins>
          <w:customXmlInsRangeStart w:id="192"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06e0e96d-6162-4d09-9bc2-770bc56a97f6}"/>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92"/>
              <w:ins w:id="194" w:author="梁元" w:date="2019-05-14T20:03:33Z">
                <w:r>
                  <w:rPr>
                    <w:rFonts w:hint="eastAsia" w:cstheme="minorBidi"/>
                    <w:b/>
                    <w:bCs/>
                    <w:kern w:val="2"/>
                    <w:sz w:val="24"/>
                    <w:szCs w:val="22"/>
                    <w:lang w:val="en-US" w:eastAsia="zh-CN" w:bidi="ar-SA"/>
                  </w:rPr>
                  <w:t xml:space="preserve">   </w:t>
                </w:r>
              </w:ins>
              <w:ins w:id="195" w:author="梁元" w:date="2019-05-14T19:56:46Z">
                <w:r>
                  <w:rPr>
                    <w:rFonts w:ascii="仿宋" w:hAnsi="仿宋" w:eastAsia="仿宋" w:cstheme="majorBidi"/>
                    <w:b/>
                    <w:bCs/>
                  </w:rPr>
                  <w:t xml:space="preserve">6. </w:t>
                </w:r>
              </w:ins>
              <w:ins w:id="196" w:author="梁元" w:date="2019-05-14T19:56:46Z">
                <w:r>
                  <w:rPr>
                    <w:rFonts w:hint="eastAsia" w:ascii="仿宋" w:hAnsi="仿宋" w:eastAsia="仿宋" w:cstheme="majorBidi"/>
                    <w:b/>
                    <w:bCs/>
                  </w:rPr>
                  <w:t>论坛参考</w:t>
                </w:r>
              </w:ins>
              <w:customXmlInsRangeStart w:id="198" w:author="梁元" w:date="2019-05-14T19:56:46Z"/>
            </w:sdtContent>
          </w:sdt>
          <w:customXmlInsRangeEnd w:id="198"/>
          <w:ins w:id="199" w:author="梁元" w:date="2019-05-14T19:56:46Z">
            <w:r>
              <w:rPr>
                <w:b/>
                <w:bCs/>
              </w:rPr>
              <w:tab/>
            </w:r>
          </w:ins>
          <w:ins w:id="200" w:author="梁元" w:date="2019-05-14T19:56:54Z">
            <w:bookmarkStart w:id="7" w:name="_Toc15364_WPSOffice_Level1Page"/>
            <w:r>
              <w:rPr>
                <w:b/>
                <w:bCs/>
              </w:rPr>
              <w:t>11</w:t>
            </w:r>
            <w:bookmarkEnd w:id="7"/>
          </w:ins>
          <w:ins w:id="201" w:author="梁元" w:date="2019-05-14T19:56:46Z">
            <w:r>
              <w:rPr>
                <w:b/>
                <w:bCs/>
              </w:rPr>
              <w:fldChar w:fldCharType="end"/>
            </w:r>
          </w:ins>
        </w:p>
        <w:p>
          <w:pPr>
            <w:pStyle w:val="39"/>
            <w:tabs>
              <w:tab w:val="right" w:leader="dot" w:pos="8306"/>
            </w:tabs>
            <w:rPr>
              <w:ins w:id="202" w:author="梁元" w:date="2019-05-14T19:56:46Z"/>
            </w:rPr>
          </w:pPr>
          <w:ins w:id="203" w:author="梁元" w:date="2019-05-14T19:56:46Z">
            <w:r>
              <w:rPr>
                <w:b/>
                <w:bCs/>
              </w:rPr>
              <w:fldChar w:fldCharType="begin"/>
            </w:r>
          </w:ins>
          <w:ins w:id="204" w:author="梁元" w:date="2019-05-14T19:56:46Z">
            <w:r>
              <w:rPr/>
              <w:instrText xml:space="preserve"> HYPERLINK \l _Toc20872_WPSOffice_Level1 </w:instrText>
            </w:r>
          </w:ins>
          <w:ins w:id="205" w:author="梁元" w:date="2019-05-14T19:56:46Z">
            <w:r>
              <w:rPr>
                <w:b/>
                <w:bCs/>
              </w:rPr>
              <w:fldChar w:fldCharType="separate"/>
            </w:r>
          </w:ins>
          <w:customXmlInsRangeStart w:id="207"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47cc24d6-e674-44c9-b43a-63f524212026}"/>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207"/>
              <w:ins w:id="209" w:author="梁元" w:date="2019-05-14T19:56:46Z">
                <w:r>
                  <w:rPr>
                    <w:rFonts w:ascii="仿宋" w:hAnsi="仿宋" w:eastAsia="仿宋" w:cstheme="minorBidi"/>
                    <w:b/>
                    <w:bCs/>
                  </w:rPr>
                  <w:t xml:space="preserve">二、 </w:t>
                </w:r>
              </w:ins>
              <w:ins w:id="210" w:author="梁元" w:date="2019-05-14T19:56:46Z">
                <w:r>
                  <w:rPr>
                    <w:rFonts w:hint="eastAsia" w:ascii="仿宋" w:hAnsi="仿宋" w:eastAsia="仿宋" w:cstheme="minorBidi"/>
                    <w:b/>
                    <w:bCs/>
                  </w:rPr>
                  <w:t>说说</w:t>
                </w:r>
              </w:ins>
              <w:ins w:id="211" w:author="梁元" w:date="2019-05-14T19:56:46Z">
                <w:r>
                  <w:rPr>
                    <w:rFonts w:ascii="仿宋" w:hAnsi="仿宋" w:eastAsia="仿宋" w:cstheme="minorBidi"/>
                    <w:b/>
                    <w:bCs/>
                  </w:rPr>
                  <w:t>R</w:t>
                </w:r>
              </w:ins>
              <w:ins w:id="212" w:author="梁元" w:date="2019-05-14T19:56:46Z">
                <w:r>
                  <w:rPr>
                    <w:rFonts w:hint="eastAsia" w:ascii="仿宋" w:hAnsi="仿宋" w:eastAsia="仿宋" w:cstheme="minorBidi"/>
                    <w:b/>
                    <w:bCs/>
                  </w:rPr>
                  <w:t>eact生命周期？</w:t>
                </w:r>
              </w:ins>
              <w:customXmlInsRangeStart w:id="214" w:author="梁元" w:date="2019-05-14T19:56:46Z"/>
            </w:sdtContent>
          </w:sdt>
          <w:customXmlInsRangeEnd w:id="214"/>
          <w:ins w:id="215" w:author="梁元" w:date="2019-05-14T19:56:46Z">
            <w:r>
              <w:rPr>
                <w:b/>
                <w:bCs/>
              </w:rPr>
              <w:tab/>
            </w:r>
          </w:ins>
          <w:ins w:id="216" w:author="梁元" w:date="2019-05-14T19:56:54Z">
            <w:bookmarkStart w:id="8" w:name="_Toc20872_WPSOffice_Level1Page"/>
            <w:r>
              <w:rPr>
                <w:b/>
                <w:bCs/>
              </w:rPr>
              <w:t>11</w:t>
            </w:r>
            <w:bookmarkEnd w:id="8"/>
          </w:ins>
          <w:ins w:id="217" w:author="梁元" w:date="2019-05-14T19:56:46Z">
            <w:r>
              <w:rPr>
                <w:b/>
                <w:bCs/>
              </w:rPr>
              <w:fldChar w:fldCharType="end"/>
            </w:r>
          </w:ins>
        </w:p>
        <w:p>
          <w:pPr>
            <w:pStyle w:val="40"/>
            <w:tabs>
              <w:tab w:val="right" w:leader="dot" w:pos="8306"/>
            </w:tabs>
            <w:rPr>
              <w:ins w:id="218" w:author="梁元" w:date="2019-05-14T19:56:46Z"/>
            </w:rPr>
          </w:pPr>
          <w:ins w:id="219" w:author="梁元" w:date="2019-05-14T19:56:46Z">
            <w:r>
              <w:rPr/>
              <w:fldChar w:fldCharType="begin"/>
            </w:r>
          </w:ins>
          <w:ins w:id="220" w:author="梁元" w:date="2019-05-14T19:56:46Z">
            <w:r>
              <w:rPr/>
              <w:instrText xml:space="preserve"> HYPERLINK \l _Toc14865_WPSOffice_Level2 </w:instrText>
            </w:r>
          </w:ins>
          <w:ins w:id="221" w:author="梁元" w:date="2019-05-14T19:56:46Z">
            <w:r>
              <w:rPr/>
              <w:fldChar w:fldCharType="separate"/>
            </w:r>
          </w:ins>
          <w:customXmlInsRangeStart w:id="223" w:author="梁元" w:date="2019-05-14T19:56:46Z"/>
          <w:sdt>
            <w:sdtPr>
              <w:rPr>
                <w:rFonts w:asciiTheme="minorHAnsi" w:hAnsiTheme="minorHAnsi" w:eastAsiaTheme="minorEastAsia" w:cstheme="minorBidi"/>
                <w:kern w:val="2"/>
                <w:sz w:val="24"/>
                <w:szCs w:val="22"/>
                <w:lang w:val="en-US" w:eastAsia="zh-CN" w:bidi="ar-SA"/>
              </w:rPr>
              <w:id w:val="147481979"/>
              <w:placeholder>
                <w:docPart w:val="{94612aba-a9f5-48e2-a0d1-3ec99ae87fa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23"/>
              <w:ins w:id="225" w:author="梁元" w:date="2019-05-14T19:56:46Z">
                <w:r>
                  <w:rPr>
                    <w:rFonts w:ascii="仿宋" w:hAnsi="仿宋" w:eastAsia="仿宋" w:cstheme="majorBidi"/>
                  </w:rPr>
                  <w:t xml:space="preserve">1. </w:t>
                </w:r>
              </w:ins>
              <w:ins w:id="226" w:author="梁元" w:date="2019-05-14T19:56:46Z">
                <w:r>
                  <w:rPr>
                    <w:rFonts w:hint="eastAsia" w:ascii="仿宋" w:hAnsi="仿宋" w:eastAsia="仿宋" w:cstheme="majorBidi"/>
                  </w:rPr>
                  <w:t>通常解法</w:t>
                </w:r>
              </w:ins>
              <w:customXmlInsRangeStart w:id="228" w:author="梁元" w:date="2019-05-14T19:56:46Z"/>
            </w:sdtContent>
          </w:sdt>
          <w:customXmlInsRangeEnd w:id="228"/>
          <w:ins w:id="229" w:author="梁元" w:date="2019-05-14T19:56:46Z">
            <w:r>
              <w:rPr/>
              <w:tab/>
            </w:r>
          </w:ins>
          <w:ins w:id="230" w:author="梁元" w:date="2019-05-14T19:56:54Z">
            <w:bookmarkStart w:id="9" w:name="_Toc14865_WPSOffice_Level2Page"/>
            <w:r>
              <w:rPr/>
              <w:t>11</w:t>
            </w:r>
            <w:bookmarkEnd w:id="9"/>
          </w:ins>
          <w:ins w:id="231" w:author="梁元" w:date="2019-05-14T19:56:46Z">
            <w:r>
              <w:rPr/>
              <w:fldChar w:fldCharType="end"/>
            </w:r>
          </w:ins>
        </w:p>
        <w:p>
          <w:pPr>
            <w:pStyle w:val="40"/>
            <w:tabs>
              <w:tab w:val="right" w:leader="dot" w:pos="8306"/>
            </w:tabs>
            <w:rPr>
              <w:ins w:id="232" w:author="梁元" w:date="2019-05-14T19:56:46Z"/>
            </w:rPr>
          </w:pPr>
          <w:ins w:id="233" w:author="梁元" w:date="2019-05-14T19:56:46Z">
            <w:r>
              <w:rPr/>
              <w:fldChar w:fldCharType="begin"/>
            </w:r>
          </w:ins>
          <w:ins w:id="234" w:author="梁元" w:date="2019-05-14T19:56:46Z">
            <w:r>
              <w:rPr/>
              <w:instrText xml:space="preserve"> HYPERLINK \l _Toc22471_WPSOffice_Level2 </w:instrText>
            </w:r>
          </w:ins>
          <w:ins w:id="235" w:author="梁元" w:date="2019-05-14T19:56:46Z">
            <w:r>
              <w:rPr/>
              <w:fldChar w:fldCharType="separate"/>
            </w:r>
          </w:ins>
          <w:customXmlInsRangeStart w:id="237" w:author="梁元" w:date="2019-05-14T19:56:46Z"/>
          <w:sdt>
            <w:sdtPr>
              <w:rPr>
                <w:rFonts w:asciiTheme="minorHAnsi" w:hAnsiTheme="minorHAnsi" w:eastAsiaTheme="minorEastAsia" w:cstheme="minorBidi"/>
                <w:kern w:val="2"/>
                <w:sz w:val="24"/>
                <w:szCs w:val="22"/>
                <w:lang w:val="en-US" w:eastAsia="zh-CN" w:bidi="ar-SA"/>
              </w:rPr>
              <w:id w:val="147481979"/>
              <w:placeholder>
                <w:docPart w:val="{242ee386-b867-41c2-8687-ace6c0dbef51}"/>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37"/>
              <w:ins w:id="239" w:author="梁元" w:date="2019-05-14T19:56:46Z">
                <w:r>
                  <w:rPr>
                    <w:rFonts w:ascii="仿宋" w:hAnsi="仿宋" w:eastAsia="仿宋" w:cstheme="majorBidi"/>
                  </w:rPr>
                  <w:t xml:space="preserve">2. </w:t>
                </w:r>
              </w:ins>
              <w:ins w:id="240" w:author="梁元" w:date="2019-05-14T19:56:46Z">
                <w:r>
                  <w:rPr>
                    <w:rFonts w:hint="eastAsia" w:ascii="仿宋" w:hAnsi="仿宋" w:eastAsia="仿宋" w:cstheme="majorBidi"/>
                  </w:rPr>
                  <w:t>通用大牛级解法</w:t>
                </w:r>
              </w:ins>
              <w:customXmlInsRangeStart w:id="242" w:author="梁元" w:date="2019-05-14T19:56:46Z"/>
            </w:sdtContent>
          </w:sdt>
          <w:customXmlInsRangeEnd w:id="242"/>
          <w:ins w:id="243" w:author="梁元" w:date="2019-05-14T19:56:46Z">
            <w:r>
              <w:rPr/>
              <w:tab/>
            </w:r>
          </w:ins>
          <w:ins w:id="244" w:author="梁元" w:date="2019-05-14T19:56:54Z">
            <w:bookmarkStart w:id="10" w:name="_Toc22471_WPSOffice_Level2Page"/>
            <w:r>
              <w:rPr/>
              <w:t>11</w:t>
            </w:r>
            <w:bookmarkEnd w:id="10"/>
          </w:ins>
          <w:ins w:id="245" w:author="梁元" w:date="2019-05-14T19:56:46Z">
            <w:r>
              <w:rPr/>
              <w:fldChar w:fldCharType="end"/>
            </w:r>
          </w:ins>
        </w:p>
        <w:p>
          <w:pPr>
            <w:pStyle w:val="40"/>
            <w:tabs>
              <w:tab w:val="right" w:leader="dot" w:pos="8306"/>
            </w:tabs>
            <w:rPr>
              <w:ins w:id="246" w:author="梁元" w:date="2019-05-14T19:56:46Z"/>
            </w:rPr>
          </w:pPr>
          <w:ins w:id="247" w:author="梁元" w:date="2019-05-14T19:56:46Z">
            <w:r>
              <w:rPr/>
              <w:fldChar w:fldCharType="begin"/>
            </w:r>
          </w:ins>
          <w:ins w:id="248" w:author="梁元" w:date="2019-05-14T19:56:46Z">
            <w:r>
              <w:rPr/>
              <w:instrText xml:space="preserve"> HYPERLINK \l _Toc7283_WPSOffice_Level2 </w:instrText>
            </w:r>
          </w:ins>
          <w:ins w:id="249" w:author="梁元" w:date="2019-05-14T19:56:46Z">
            <w:r>
              <w:rPr/>
              <w:fldChar w:fldCharType="separate"/>
            </w:r>
          </w:ins>
          <w:customXmlInsRangeStart w:id="251" w:author="梁元" w:date="2019-05-14T19:56:46Z"/>
          <w:sdt>
            <w:sdtPr>
              <w:rPr>
                <w:rFonts w:asciiTheme="minorHAnsi" w:hAnsiTheme="minorHAnsi" w:eastAsiaTheme="minorEastAsia" w:cstheme="minorBidi"/>
                <w:kern w:val="2"/>
                <w:sz w:val="24"/>
                <w:szCs w:val="22"/>
                <w:lang w:val="en-US" w:eastAsia="zh-CN" w:bidi="ar-SA"/>
              </w:rPr>
              <w:id w:val="147481979"/>
              <w:placeholder>
                <w:docPart w:val="{904e27c9-33e9-4911-97d7-2800658cf00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51"/>
              <w:ins w:id="253" w:author="梁元" w:date="2019-05-14T19:56:46Z">
                <w:r>
                  <w:rPr>
                    <w:rFonts w:ascii="仿宋" w:hAnsi="仿宋" w:eastAsia="仿宋" w:cstheme="majorBidi"/>
                  </w:rPr>
                  <w:t xml:space="preserve">3. </w:t>
                </w:r>
              </w:ins>
              <w:ins w:id="254" w:author="梁元" w:date="2019-05-14T19:56:46Z">
                <w:r>
                  <w:rPr>
                    <w:rFonts w:hint="eastAsia" w:ascii="仿宋" w:hAnsi="仿宋" w:eastAsia="仿宋" w:cstheme="majorBidi"/>
                  </w:rPr>
                  <w:t>解法对比及优缺点</w:t>
                </w:r>
              </w:ins>
              <w:customXmlInsRangeStart w:id="256" w:author="梁元" w:date="2019-05-14T19:56:46Z"/>
            </w:sdtContent>
          </w:sdt>
          <w:customXmlInsRangeEnd w:id="256"/>
          <w:ins w:id="257" w:author="梁元" w:date="2019-05-14T19:56:46Z">
            <w:r>
              <w:rPr/>
              <w:tab/>
            </w:r>
          </w:ins>
          <w:ins w:id="258" w:author="梁元" w:date="2019-05-14T19:56:54Z">
            <w:bookmarkStart w:id="11" w:name="_Toc7283_WPSOffice_Level2Page"/>
            <w:r>
              <w:rPr/>
              <w:t>12</w:t>
            </w:r>
            <w:bookmarkEnd w:id="11"/>
          </w:ins>
          <w:ins w:id="259" w:author="梁元" w:date="2019-05-14T19:56:46Z">
            <w:r>
              <w:rPr/>
              <w:fldChar w:fldCharType="end"/>
            </w:r>
          </w:ins>
        </w:p>
        <w:p>
          <w:pPr>
            <w:pStyle w:val="40"/>
            <w:tabs>
              <w:tab w:val="right" w:leader="dot" w:pos="8306"/>
            </w:tabs>
            <w:rPr>
              <w:ins w:id="260" w:author="梁元" w:date="2019-05-14T19:56:46Z"/>
            </w:rPr>
          </w:pPr>
          <w:ins w:id="261" w:author="梁元" w:date="2019-05-14T19:56:46Z">
            <w:r>
              <w:rPr/>
              <w:fldChar w:fldCharType="begin"/>
            </w:r>
          </w:ins>
          <w:ins w:id="262" w:author="梁元" w:date="2019-05-14T19:56:46Z">
            <w:r>
              <w:rPr/>
              <w:instrText xml:space="preserve"> HYPERLINK \l _Toc17526_WPSOffice_Level2 </w:instrText>
            </w:r>
          </w:ins>
          <w:ins w:id="263" w:author="梁元" w:date="2019-05-14T19:56:46Z">
            <w:r>
              <w:rPr/>
              <w:fldChar w:fldCharType="separate"/>
            </w:r>
          </w:ins>
          <w:customXmlInsRangeStart w:id="265" w:author="梁元" w:date="2019-05-14T19:56:46Z"/>
          <w:sdt>
            <w:sdtPr>
              <w:rPr>
                <w:rFonts w:asciiTheme="minorHAnsi" w:hAnsiTheme="minorHAnsi" w:eastAsiaTheme="minorEastAsia" w:cstheme="minorBidi"/>
                <w:kern w:val="2"/>
                <w:sz w:val="24"/>
                <w:szCs w:val="22"/>
                <w:lang w:val="en-US" w:eastAsia="zh-CN" w:bidi="ar-SA"/>
              </w:rPr>
              <w:id w:val="147481979"/>
              <w:placeholder>
                <w:docPart w:val="{fb3f080e-c35b-4aa4-8622-cdae762c89e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65"/>
              <w:ins w:id="267" w:author="梁元" w:date="2019-05-14T19:56:46Z">
                <w:r>
                  <w:rPr>
                    <w:rFonts w:ascii="仿宋" w:hAnsi="仿宋" w:eastAsia="仿宋" w:cstheme="majorBidi"/>
                  </w:rPr>
                  <w:t xml:space="preserve">4. </w:t>
                </w:r>
              </w:ins>
              <w:ins w:id="268" w:author="梁元" w:date="2019-05-14T19:56:46Z">
                <w:r>
                  <w:rPr>
                    <w:rFonts w:hint="eastAsia" w:ascii="仿宋" w:hAnsi="仿宋" w:eastAsia="仿宋" w:cstheme="majorBidi"/>
                  </w:rPr>
                  <w:t>延伸及扩展问题回答参考</w:t>
                </w:r>
              </w:ins>
              <w:bookmarkStart w:id="1033" w:name="_GoBack"/>
              <w:bookmarkEnd w:id="1033"/>
              <w:customXmlInsRangeStart w:id="270" w:author="梁元" w:date="2019-05-14T19:56:46Z"/>
            </w:sdtContent>
          </w:sdt>
          <w:customXmlInsRangeEnd w:id="270"/>
          <w:ins w:id="271" w:author="梁元" w:date="2019-05-14T19:56:46Z">
            <w:r>
              <w:rPr/>
              <w:tab/>
            </w:r>
          </w:ins>
          <w:ins w:id="272" w:author="梁元" w:date="2019-05-14T19:56:54Z">
            <w:bookmarkStart w:id="12" w:name="_Toc17526_WPSOffice_Level2Page"/>
            <w:r>
              <w:rPr/>
              <w:t>12</w:t>
            </w:r>
            <w:bookmarkEnd w:id="12"/>
          </w:ins>
          <w:ins w:id="273" w:author="梁元" w:date="2019-05-14T19:56:46Z">
            <w:r>
              <w:rPr/>
              <w:fldChar w:fldCharType="end"/>
            </w:r>
          </w:ins>
        </w:p>
        <w:p>
          <w:pPr>
            <w:pStyle w:val="40"/>
            <w:tabs>
              <w:tab w:val="right" w:leader="dot" w:pos="8306"/>
            </w:tabs>
            <w:rPr>
              <w:ins w:id="274" w:author="梁元" w:date="2019-05-14T19:56:46Z"/>
            </w:rPr>
          </w:pPr>
          <w:ins w:id="275" w:author="梁元" w:date="2019-05-14T19:56:46Z">
            <w:r>
              <w:rPr/>
              <w:fldChar w:fldCharType="begin"/>
            </w:r>
          </w:ins>
          <w:ins w:id="276" w:author="梁元" w:date="2019-05-14T19:56:46Z">
            <w:r>
              <w:rPr/>
              <w:instrText xml:space="preserve"> HYPERLINK \l _Toc15364_WPSOffice_Level2 </w:instrText>
            </w:r>
          </w:ins>
          <w:ins w:id="277" w:author="梁元" w:date="2019-05-14T19:56:46Z">
            <w:r>
              <w:rPr/>
              <w:fldChar w:fldCharType="separate"/>
            </w:r>
          </w:ins>
          <w:customXmlInsRangeStart w:id="279" w:author="梁元" w:date="2019-05-14T19:56:46Z"/>
          <w:sdt>
            <w:sdtPr>
              <w:rPr>
                <w:rFonts w:asciiTheme="minorHAnsi" w:hAnsiTheme="minorHAnsi" w:eastAsiaTheme="minorEastAsia" w:cstheme="minorBidi"/>
                <w:kern w:val="2"/>
                <w:sz w:val="24"/>
                <w:szCs w:val="22"/>
                <w:lang w:val="en-US" w:eastAsia="zh-CN" w:bidi="ar-SA"/>
              </w:rPr>
              <w:id w:val="147481979"/>
              <w:placeholder>
                <w:docPart w:val="{445a5304-8ad9-4dd2-a88d-45dcf577774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79"/>
              <w:ins w:id="281" w:author="梁元" w:date="2019-05-14T19:56:46Z">
                <w:r>
                  <w:rPr>
                    <w:rFonts w:ascii="仿宋" w:hAnsi="仿宋" w:eastAsia="仿宋" w:cstheme="majorBidi"/>
                  </w:rPr>
                  <w:t xml:space="preserve">5. </w:t>
                </w:r>
              </w:ins>
              <w:ins w:id="282" w:author="梁元" w:date="2019-05-14T19:56:46Z">
                <w:r>
                  <w:rPr>
                    <w:rFonts w:hint="eastAsia" w:ascii="仿宋" w:hAnsi="仿宋" w:eastAsia="仿宋" w:cstheme="majorBidi"/>
                  </w:rPr>
                  <w:t>项目中体现经验的点</w:t>
                </w:r>
              </w:ins>
              <w:customXmlInsRangeStart w:id="284" w:author="梁元" w:date="2019-05-14T19:56:46Z"/>
            </w:sdtContent>
          </w:sdt>
          <w:customXmlInsRangeEnd w:id="284"/>
          <w:ins w:id="285" w:author="梁元" w:date="2019-05-14T19:56:46Z">
            <w:r>
              <w:rPr/>
              <w:tab/>
            </w:r>
          </w:ins>
          <w:ins w:id="286" w:author="梁元" w:date="2019-05-14T19:56:54Z">
            <w:bookmarkStart w:id="13" w:name="_Toc15364_WPSOffice_Level2Page"/>
            <w:r>
              <w:rPr/>
              <w:t>13</w:t>
            </w:r>
            <w:bookmarkEnd w:id="13"/>
          </w:ins>
          <w:ins w:id="287" w:author="梁元" w:date="2019-05-14T19:56:46Z">
            <w:r>
              <w:rPr/>
              <w:fldChar w:fldCharType="end"/>
            </w:r>
          </w:ins>
        </w:p>
        <w:p>
          <w:pPr>
            <w:pStyle w:val="40"/>
            <w:tabs>
              <w:tab w:val="right" w:leader="dot" w:pos="8306"/>
            </w:tabs>
            <w:rPr>
              <w:ins w:id="288" w:author="梁元" w:date="2019-05-14T19:56:46Z"/>
            </w:rPr>
          </w:pPr>
          <w:ins w:id="289" w:author="梁元" w:date="2019-05-14T19:56:46Z">
            <w:r>
              <w:rPr/>
              <w:fldChar w:fldCharType="begin"/>
            </w:r>
          </w:ins>
          <w:ins w:id="290" w:author="梁元" w:date="2019-05-14T19:56:46Z">
            <w:r>
              <w:rPr/>
              <w:instrText xml:space="preserve"> HYPERLINK \l _Toc20872_WPSOffice_Level2 </w:instrText>
            </w:r>
          </w:ins>
          <w:ins w:id="291" w:author="梁元" w:date="2019-05-14T19:56:46Z">
            <w:r>
              <w:rPr/>
              <w:fldChar w:fldCharType="separate"/>
            </w:r>
          </w:ins>
          <w:customXmlInsRangeStart w:id="293" w:author="梁元" w:date="2019-05-14T19:56:46Z"/>
          <w:sdt>
            <w:sdtPr>
              <w:rPr>
                <w:rFonts w:asciiTheme="minorHAnsi" w:hAnsiTheme="minorHAnsi" w:eastAsiaTheme="minorEastAsia" w:cstheme="minorBidi"/>
                <w:kern w:val="2"/>
                <w:sz w:val="24"/>
                <w:szCs w:val="22"/>
                <w:lang w:val="en-US" w:eastAsia="zh-CN" w:bidi="ar-SA"/>
              </w:rPr>
              <w:id w:val="147481979"/>
              <w:placeholder>
                <w:docPart w:val="{17ac34a2-1f5b-4856-99d7-abacae00e47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93"/>
              <w:ins w:id="295" w:author="梁元" w:date="2019-05-14T19:56:46Z">
                <w:r>
                  <w:rPr>
                    <w:rFonts w:ascii="仿宋" w:hAnsi="仿宋" w:eastAsia="仿宋" w:cstheme="majorBidi"/>
                  </w:rPr>
                  <w:t xml:space="preserve">6. </w:t>
                </w:r>
              </w:ins>
              <w:ins w:id="296" w:author="梁元" w:date="2019-05-14T19:56:46Z">
                <w:r>
                  <w:rPr>
                    <w:rFonts w:hint="eastAsia" w:ascii="仿宋" w:hAnsi="仿宋" w:eastAsia="仿宋" w:cstheme="majorBidi"/>
                  </w:rPr>
                  <w:t>论坛参考</w:t>
                </w:r>
              </w:ins>
              <w:customXmlInsRangeStart w:id="298" w:author="梁元" w:date="2019-05-14T19:56:46Z"/>
            </w:sdtContent>
          </w:sdt>
          <w:customXmlInsRangeEnd w:id="298"/>
          <w:ins w:id="299" w:author="梁元" w:date="2019-05-14T19:56:46Z">
            <w:r>
              <w:rPr/>
              <w:tab/>
            </w:r>
          </w:ins>
          <w:ins w:id="300" w:author="梁元" w:date="2019-05-14T19:56:54Z">
            <w:bookmarkStart w:id="14" w:name="_Toc20872_WPSOffice_Level2Page"/>
            <w:r>
              <w:rPr/>
              <w:t>13</w:t>
            </w:r>
            <w:bookmarkEnd w:id="14"/>
          </w:ins>
          <w:ins w:id="301" w:author="梁元" w:date="2019-05-14T19:56:46Z">
            <w:r>
              <w:rPr/>
              <w:fldChar w:fldCharType="end"/>
            </w:r>
          </w:ins>
        </w:p>
        <w:p>
          <w:pPr>
            <w:pStyle w:val="39"/>
            <w:tabs>
              <w:tab w:val="right" w:leader="dot" w:pos="8306"/>
            </w:tabs>
            <w:rPr>
              <w:ins w:id="302" w:author="梁元" w:date="2019-05-14T19:56:46Z"/>
            </w:rPr>
          </w:pPr>
          <w:ins w:id="303" w:author="梁元" w:date="2019-05-14T19:56:46Z">
            <w:r>
              <w:rPr>
                <w:b/>
                <w:bCs/>
              </w:rPr>
              <w:fldChar w:fldCharType="begin"/>
            </w:r>
          </w:ins>
          <w:ins w:id="304" w:author="梁元" w:date="2019-05-14T19:56:46Z">
            <w:r>
              <w:rPr/>
              <w:instrText xml:space="preserve"> HYPERLINK \l _Toc31651_WPSOffice_Level1 </w:instrText>
            </w:r>
          </w:ins>
          <w:ins w:id="305" w:author="梁元" w:date="2019-05-14T19:56:46Z">
            <w:r>
              <w:rPr>
                <w:b/>
                <w:bCs/>
              </w:rPr>
              <w:fldChar w:fldCharType="separate"/>
            </w:r>
          </w:ins>
          <w:customXmlInsRangeStart w:id="307"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27f67a48-4e01-4b8a-8238-e705d9fcfd71}"/>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307"/>
              <w:ins w:id="309" w:author="梁元" w:date="2019-05-14T19:56:46Z">
                <w:r>
                  <w:rPr>
                    <w:rFonts w:ascii="仿宋" w:hAnsi="仿宋" w:eastAsia="仿宋" w:cstheme="minorBidi"/>
                    <w:b/>
                    <w:bCs/>
                  </w:rPr>
                  <w:t xml:space="preserve">三、 </w:t>
                </w:r>
              </w:ins>
              <w:ins w:id="310" w:author="梁元" w:date="2019-05-14T19:56:46Z">
                <w:r>
                  <w:rPr>
                    <w:rFonts w:hint="eastAsia" w:ascii="仿宋" w:hAnsi="仿宋" w:eastAsia="仿宋" w:cstheme="minorBidi"/>
                    <w:b/>
                    <w:bCs/>
                  </w:rPr>
                  <w:t>如何实现发布订阅模式</w:t>
                </w:r>
              </w:ins>
              <w:customXmlInsRangeStart w:id="312" w:author="梁元" w:date="2019-05-14T19:56:46Z"/>
            </w:sdtContent>
          </w:sdt>
          <w:customXmlInsRangeEnd w:id="312"/>
          <w:ins w:id="313" w:author="梁元" w:date="2019-05-14T19:56:46Z">
            <w:r>
              <w:rPr>
                <w:b/>
                <w:bCs/>
              </w:rPr>
              <w:tab/>
            </w:r>
          </w:ins>
          <w:ins w:id="314" w:author="梁元" w:date="2019-05-14T19:56:54Z">
            <w:bookmarkStart w:id="15" w:name="_Toc31651_WPSOffice_Level1Page"/>
            <w:r>
              <w:rPr>
                <w:b/>
                <w:bCs/>
              </w:rPr>
              <w:t>0</w:t>
            </w:r>
            <w:bookmarkEnd w:id="15"/>
          </w:ins>
          <w:ins w:id="315" w:author="梁元" w:date="2019-05-14T19:56:46Z">
            <w:r>
              <w:rPr>
                <w:b/>
                <w:bCs/>
              </w:rPr>
              <w:fldChar w:fldCharType="end"/>
            </w:r>
          </w:ins>
        </w:p>
        <w:p>
          <w:pPr>
            <w:pStyle w:val="40"/>
            <w:tabs>
              <w:tab w:val="right" w:leader="dot" w:pos="8306"/>
            </w:tabs>
            <w:rPr>
              <w:ins w:id="316" w:author="梁元" w:date="2019-05-14T19:56:46Z"/>
            </w:rPr>
          </w:pPr>
          <w:ins w:id="317" w:author="梁元" w:date="2019-05-14T19:56:46Z">
            <w:r>
              <w:rPr/>
              <w:fldChar w:fldCharType="begin"/>
            </w:r>
          </w:ins>
          <w:ins w:id="318" w:author="梁元" w:date="2019-05-14T19:56:46Z">
            <w:r>
              <w:rPr/>
              <w:instrText xml:space="preserve"> HYPERLINK \l _Toc31651_WPSOffice_Level2 </w:instrText>
            </w:r>
          </w:ins>
          <w:ins w:id="319" w:author="梁元" w:date="2019-05-14T19:56:46Z">
            <w:r>
              <w:rPr/>
              <w:fldChar w:fldCharType="separate"/>
            </w:r>
          </w:ins>
          <w:customXmlInsRangeStart w:id="321" w:author="梁元" w:date="2019-05-14T19:56:46Z"/>
          <w:sdt>
            <w:sdtPr>
              <w:rPr>
                <w:rFonts w:asciiTheme="minorHAnsi" w:hAnsiTheme="minorHAnsi" w:eastAsiaTheme="minorEastAsia" w:cstheme="minorBidi"/>
                <w:kern w:val="2"/>
                <w:sz w:val="24"/>
                <w:szCs w:val="22"/>
                <w:lang w:val="en-US" w:eastAsia="zh-CN" w:bidi="ar-SA"/>
              </w:rPr>
              <w:id w:val="147481979"/>
              <w:placeholder>
                <w:docPart w:val="{a04e11af-175a-4fa5-81e8-eb2bb3edaed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21"/>
              <w:ins w:id="323" w:author="梁元" w:date="2019-05-14T19:56:46Z">
                <w:r>
                  <w:rPr>
                    <w:rFonts w:ascii="仿宋" w:hAnsi="仿宋" w:eastAsia="仿宋" w:cstheme="majorBidi"/>
                  </w:rPr>
                  <w:t xml:space="preserve">1. </w:t>
                </w:r>
              </w:ins>
              <w:ins w:id="324" w:author="梁元" w:date="2019-05-14T19:56:46Z">
                <w:r>
                  <w:rPr>
                    <w:rFonts w:hint="eastAsia" w:ascii="仿宋" w:hAnsi="仿宋" w:eastAsia="仿宋" w:cstheme="majorBidi"/>
                  </w:rPr>
                  <w:t>通常解法</w:t>
                </w:r>
              </w:ins>
              <w:customXmlInsRangeStart w:id="326" w:author="梁元" w:date="2019-05-14T19:56:46Z"/>
            </w:sdtContent>
          </w:sdt>
          <w:customXmlInsRangeEnd w:id="326"/>
          <w:ins w:id="327" w:author="梁元" w:date="2019-05-14T19:56:46Z">
            <w:r>
              <w:rPr/>
              <w:tab/>
            </w:r>
          </w:ins>
          <w:ins w:id="328" w:author="梁元" w:date="2019-05-14T19:56:54Z">
            <w:bookmarkStart w:id="16" w:name="_Toc31651_WPSOffice_Level2Page"/>
            <w:r>
              <w:rPr/>
              <w:t>0</w:t>
            </w:r>
            <w:bookmarkEnd w:id="16"/>
          </w:ins>
          <w:ins w:id="329" w:author="梁元" w:date="2019-05-14T19:56:46Z">
            <w:r>
              <w:rPr/>
              <w:fldChar w:fldCharType="end"/>
            </w:r>
          </w:ins>
        </w:p>
        <w:p>
          <w:pPr>
            <w:pStyle w:val="40"/>
            <w:tabs>
              <w:tab w:val="right" w:leader="dot" w:pos="8306"/>
            </w:tabs>
            <w:rPr>
              <w:ins w:id="330" w:author="梁元" w:date="2019-05-14T19:56:46Z"/>
            </w:rPr>
          </w:pPr>
          <w:ins w:id="331" w:author="梁元" w:date="2019-05-14T19:56:46Z">
            <w:r>
              <w:rPr/>
              <w:fldChar w:fldCharType="begin"/>
            </w:r>
          </w:ins>
          <w:ins w:id="332" w:author="梁元" w:date="2019-05-14T19:56:46Z">
            <w:r>
              <w:rPr/>
              <w:instrText xml:space="preserve"> HYPERLINK \l _Toc24526_WPSOffice_Level2 </w:instrText>
            </w:r>
          </w:ins>
          <w:ins w:id="333" w:author="梁元" w:date="2019-05-14T19:56:46Z">
            <w:r>
              <w:rPr/>
              <w:fldChar w:fldCharType="separate"/>
            </w:r>
          </w:ins>
          <w:customXmlInsRangeStart w:id="335" w:author="梁元" w:date="2019-05-14T19:56:46Z"/>
          <w:sdt>
            <w:sdtPr>
              <w:rPr>
                <w:rFonts w:asciiTheme="minorHAnsi" w:hAnsiTheme="minorHAnsi" w:eastAsiaTheme="minorEastAsia" w:cstheme="minorBidi"/>
                <w:kern w:val="2"/>
                <w:sz w:val="24"/>
                <w:szCs w:val="22"/>
                <w:lang w:val="en-US" w:eastAsia="zh-CN" w:bidi="ar-SA"/>
              </w:rPr>
              <w:id w:val="147481979"/>
              <w:placeholder>
                <w:docPart w:val="{a17e9094-eaa7-4535-93b4-c7afb2d6aa44}"/>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35"/>
              <w:ins w:id="337" w:author="梁元" w:date="2019-05-14T19:56:46Z">
                <w:r>
                  <w:rPr>
                    <w:rFonts w:ascii="仿宋" w:hAnsi="仿宋" w:eastAsia="仿宋" w:cs="Times New Roman"/>
                  </w:rPr>
                  <w:t xml:space="preserve">2. </w:t>
                </w:r>
              </w:ins>
              <w:ins w:id="338" w:author="梁元" w:date="2019-05-14T19:56:46Z">
                <w:r>
                  <w:rPr>
                    <w:rFonts w:hint="eastAsia" w:ascii="仿宋" w:hAnsi="仿宋" w:eastAsia="仿宋" w:cstheme="majorBidi"/>
                  </w:rPr>
                  <w:t>通用大牛级解法</w:t>
                </w:r>
              </w:ins>
              <w:customXmlInsRangeStart w:id="340" w:author="梁元" w:date="2019-05-14T19:56:46Z"/>
            </w:sdtContent>
          </w:sdt>
          <w:customXmlInsRangeEnd w:id="340"/>
          <w:ins w:id="341" w:author="梁元" w:date="2019-05-14T19:56:46Z">
            <w:r>
              <w:rPr/>
              <w:tab/>
            </w:r>
          </w:ins>
          <w:ins w:id="342" w:author="梁元" w:date="2019-05-14T19:56:54Z">
            <w:bookmarkStart w:id="17" w:name="_Toc24526_WPSOffice_Level2Page"/>
            <w:r>
              <w:rPr/>
              <w:t>0</w:t>
            </w:r>
            <w:bookmarkEnd w:id="17"/>
          </w:ins>
          <w:ins w:id="343" w:author="梁元" w:date="2019-05-14T19:56:46Z">
            <w:r>
              <w:rPr/>
              <w:fldChar w:fldCharType="end"/>
            </w:r>
          </w:ins>
        </w:p>
        <w:p>
          <w:pPr>
            <w:pStyle w:val="40"/>
            <w:tabs>
              <w:tab w:val="right" w:leader="dot" w:pos="8306"/>
            </w:tabs>
            <w:rPr>
              <w:ins w:id="344" w:author="梁元" w:date="2019-05-14T19:56:46Z"/>
            </w:rPr>
          </w:pPr>
          <w:ins w:id="345" w:author="梁元" w:date="2019-05-14T19:56:46Z">
            <w:r>
              <w:rPr/>
              <w:fldChar w:fldCharType="begin"/>
            </w:r>
          </w:ins>
          <w:ins w:id="346" w:author="梁元" w:date="2019-05-14T19:56:46Z">
            <w:r>
              <w:rPr/>
              <w:instrText xml:space="preserve"> HYPERLINK \l _Toc17223_WPSOffice_Level2 </w:instrText>
            </w:r>
          </w:ins>
          <w:ins w:id="347" w:author="梁元" w:date="2019-05-14T19:56:46Z">
            <w:r>
              <w:rPr/>
              <w:fldChar w:fldCharType="separate"/>
            </w:r>
          </w:ins>
          <w:customXmlInsRangeStart w:id="349" w:author="梁元" w:date="2019-05-14T19:56:46Z"/>
          <w:sdt>
            <w:sdtPr>
              <w:rPr>
                <w:rFonts w:asciiTheme="minorHAnsi" w:hAnsiTheme="minorHAnsi" w:eastAsiaTheme="minorEastAsia" w:cstheme="minorBidi"/>
                <w:kern w:val="2"/>
                <w:sz w:val="24"/>
                <w:szCs w:val="22"/>
                <w:lang w:val="en-US" w:eastAsia="zh-CN" w:bidi="ar-SA"/>
              </w:rPr>
              <w:id w:val="147481979"/>
              <w:placeholder>
                <w:docPart w:val="{47e4f365-75fc-4ff8-8054-43ddf7e8d35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49"/>
              <w:ins w:id="351" w:author="梁元" w:date="2019-05-14T19:56:46Z">
                <w:r>
                  <w:rPr>
                    <w:rFonts w:ascii="仿宋" w:hAnsi="仿宋" w:eastAsia="仿宋" w:cstheme="majorBidi"/>
                  </w:rPr>
                  <w:t xml:space="preserve">3. </w:t>
                </w:r>
              </w:ins>
              <w:ins w:id="352" w:author="梁元" w:date="2019-05-14T19:56:46Z">
                <w:r>
                  <w:rPr>
                    <w:rFonts w:hint="eastAsia" w:ascii="仿宋" w:hAnsi="仿宋" w:eastAsia="仿宋" w:cstheme="majorBidi"/>
                  </w:rPr>
                  <w:t>解法对比及优缺点</w:t>
                </w:r>
              </w:ins>
              <w:customXmlInsRangeStart w:id="354" w:author="梁元" w:date="2019-05-14T19:56:46Z"/>
            </w:sdtContent>
          </w:sdt>
          <w:customXmlInsRangeEnd w:id="354"/>
          <w:ins w:id="355" w:author="梁元" w:date="2019-05-14T19:56:46Z">
            <w:r>
              <w:rPr/>
              <w:tab/>
            </w:r>
          </w:ins>
          <w:ins w:id="356" w:author="梁元" w:date="2019-05-14T19:56:54Z">
            <w:bookmarkStart w:id="18" w:name="_Toc17223_WPSOffice_Level2Page"/>
            <w:r>
              <w:rPr/>
              <w:t>1</w:t>
            </w:r>
            <w:bookmarkEnd w:id="18"/>
          </w:ins>
          <w:ins w:id="357" w:author="梁元" w:date="2019-05-14T19:56:46Z">
            <w:r>
              <w:rPr/>
              <w:fldChar w:fldCharType="end"/>
            </w:r>
          </w:ins>
        </w:p>
        <w:p>
          <w:pPr>
            <w:pStyle w:val="40"/>
            <w:tabs>
              <w:tab w:val="right" w:leader="dot" w:pos="8306"/>
            </w:tabs>
            <w:rPr>
              <w:ins w:id="358" w:author="梁元" w:date="2019-05-14T19:56:46Z"/>
            </w:rPr>
          </w:pPr>
          <w:ins w:id="359" w:author="梁元" w:date="2019-05-14T19:56:46Z">
            <w:r>
              <w:rPr/>
              <w:fldChar w:fldCharType="begin"/>
            </w:r>
          </w:ins>
          <w:ins w:id="360" w:author="梁元" w:date="2019-05-14T19:56:46Z">
            <w:r>
              <w:rPr/>
              <w:instrText xml:space="preserve"> HYPERLINK \l _Toc9172_WPSOffice_Level2 </w:instrText>
            </w:r>
          </w:ins>
          <w:ins w:id="361" w:author="梁元" w:date="2019-05-14T19:56:46Z">
            <w:r>
              <w:rPr/>
              <w:fldChar w:fldCharType="separate"/>
            </w:r>
          </w:ins>
          <w:customXmlInsRangeStart w:id="363" w:author="梁元" w:date="2019-05-14T19:56:46Z"/>
          <w:sdt>
            <w:sdtPr>
              <w:rPr>
                <w:rFonts w:asciiTheme="minorHAnsi" w:hAnsiTheme="minorHAnsi" w:eastAsiaTheme="minorEastAsia" w:cstheme="minorBidi"/>
                <w:kern w:val="2"/>
                <w:sz w:val="24"/>
                <w:szCs w:val="22"/>
                <w:lang w:val="en-US" w:eastAsia="zh-CN" w:bidi="ar-SA"/>
              </w:rPr>
              <w:id w:val="147481979"/>
              <w:placeholder>
                <w:docPart w:val="{c5f216c4-6ec1-4668-b99f-f30a530bb74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63"/>
              <w:ins w:id="365" w:author="梁元" w:date="2019-05-14T19:56:46Z">
                <w:r>
                  <w:rPr>
                    <w:rFonts w:ascii="仿宋" w:hAnsi="仿宋" w:eastAsia="仿宋" w:cstheme="majorBidi"/>
                  </w:rPr>
                  <w:t xml:space="preserve">4. </w:t>
                </w:r>
              </w:ins>
              <w:ins w:id="366" w:author="梁元" w:date="2019-05-14T19:56:46Z">
                <w:r>
                  <w:rPr>
                    <w:rFonts w:hint="eastAsia" w:ascii="仿宋" w:hAnsi="仿宋" w:eastAsia="仿宋" w:cstheme="majorBidi"/>
                  </w:rPr>
                  <w:t>延伸及扩展问题回答参考</w:t>
                </w:r>
              </w:ins>
              <w:customXmlInsRangeStart w:id="368" w:author="梁元" w:date="2019-05-14T19:56:46Z"/>
            </w:sdtContent>
          </w:sdt>
          <w:customXmlInsRangeEnd w:id="368"/>
          <w:ins w:id="369" w:author="梁元" w:date="2019-05-14T19:56:46Z">
            <w:r>
              <w:rPr/>
              <w:tab/>
            </w:r>
          </w:ins>
          <w:ins w:id="370" w:author="梁元" w:date="2019-05-14T19:56:54Z">
            <w:bookmarkStart w:id="19" w:name="_Toc9172_WPSOffice_Level2Page"/>
            <w:r>
              <w:rPr/>
              <w:t>2</w:t>
            </w:r>
            <w:bookmarkEnd w:id="19"/>
          </w:ins>
          <w:ins w:id="371" w:author="梁元" w:date="2019-05-14T19:56:46Z">
            <w:r>
              <w:rPr/>
              <w:fldChar w:fldCharType="end"/>
            </w:r>
          </w:ins>
        </w:p>
        <w:p>
          <w:pPr>
            <w:pStyle w:val="40"/>
            <w:tabs>
              <w:tab w:val="right" w:leader="dot" w:pos="8306"/>
            </w:tabs>
            <w:rPr>
              <w:ins w:id="372" w:author="梁元" w:date="2019-05-14T19:56:46Z"/>
            </w:rPr>
          </w:pPr>
          <w:ins w:id="373" w:author="梁元" w:date="2019-05-14T19:56:46Z">
            <w:r>
              <w:rPr/>
              <w:fldChar w:fldCharType="begin"/>
            </w:r>
          </w:ins>
          <w:ins w:id="374" w:author="梁元" w:date="2019-05-14T19:56:46Z">
            <w:r>
              <w:rPr/>
              <w:instrText xml:space="preserve"> HYPERLINK \l _Toc8654_WPSOffice_Level2 </w:instrText>
            </w:r>
          </w:ins>
          <w:ins w:id="375" w:author="梁元" w:date="2019-05-14T19:56:46Z">
            <w:r>
              <w:rPr/>
              <w:fldChar w:fldCharType="separate"/>
            </w:r>
          </w:ins>
          <w:customXmlInsRangeStart w:id="377" w:author="梁元" w:date="2019-05-14T19:56:46Z"/>
          <w:sdt>
            <w:sdtPr>
              <w:rPr>
                <w:rFonts w:asciiTheme="minorHAnsi" w:hAnsiTheme="minorHAnsi" w:eastAsiaTheme="minorEastAsia" w:cstheme="minorBidi"/>
                <w:kern w:val="2"/>
                <w:sz w:val="24"/>
                <w:szCs w:val="22"/>
                <w:lang w:val="en-US" w:eastAsia="zh-CN" w:bidi="ar-SA"/>
              </w:rPr>
              <w:id w:val="147481979"/>
              <w:placeholder>
                <w:docPart w:val="{1e6be4e6-d5ec-4bc3-b8b5-c7cc3c5c757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77"/>
              <w:ins w:id="379" w:author="梁元" w:date="2019-05-14T19:56:46Z">
                <w:r>
                  <w:rPr>
                    <w:rFonts w:ascii="仿宋" w:hAnsi="仿宋" w:eastAsia="仿宋" w:cstheme="majorBidi"/>
                  </w:rPr>
                  <w:t xml:space="preserve">5. </w:t>
                </w:r>
              </w:ins>
              <w:ins w:id="380" w:author="梁元" w:date="2019-05-14T19:56:46Z">
                <w:r>
                  <w:rPr>
                    <w:rFonts w:hint="eastAsia" w:ascii="仿宋" w:hAnsi="仿宋" w:eastAsia="仿宋" w:cstheme="majorBidi"/>
                  </w:rPr>
                  <w:t>项目中体现经验的点</w:t>
                </w:r>
              </w:ins>
              <w:customXmlInsRangeStart w:id="382" w:author="梁元" w:date="2019-05-14T19:56:46Z"/>
            </w:sdtContent>
          </w:sdt>
          <w:customXmlInsRangeEnd w:id="382"/>
          <w:ins w:id="383" w:author="梁元" w:date="2019-05-14T19:56:46Z">
            <w:r>
              <w:rPr/>
              <w:tab/>
            </w:r>
          </w:ins>
          <w:ins w:id="384" w:author="梁元" w:date="2019-05-14T19:56:54Z">
            <w:bookmarkStart w:id="20" w:name="_Toc8654_WPSOffice_Level2Page"/>
            <w:r>
              <w:rPr/>
              <w:t>2</w:t>
            </w:r>
            <w:bookmarkEnd w:id="20"/>
          </w:ins>
          <w:ins w:id="385" w:author="梁元" w:date="2019-05-14T19:56:46Z">
            <w:r>
              <w:rPr/>
              <w:fldChar w:fldCharType="end"/>
            </w:r>
          </w:ins>
        </w:p>
        <w:p>
          <w:pPr>
            <w:pStyle w:val="39"/>
            <w:tabs>
              <w:tab w:val="right" w:leader="dot" w:pos="8306"/>
            </w:tabs>
            <w:rPr>
              <w:ins w:id="386" w:author="梁元" w:date="2019-05-14T19:56:46Z"/>
            </w:rPr>
          </w:pPr>
          <w:ins w:id="387" w:author="梁元" w:date="2019-05-14T19:56:46Z">
            <w:r>
              <w:rPr>
                <w:b/>
                <w:bCs/>
              </w:rPr>
              <w:fldChar w:fldCharType="begin"/>
            </w:r>
          </w:ins>
          <w:ins w:id="388" w:author="梁元" w:date="2019-05-14T19:56:46Z">
            <w:r>
              <w:rPr/>
              <w:instrText xml:space="preserve"> HYPERLINK \l _Toc24526_WPSOffice_Level1 </w:instrText>
            </w:r>
          </w:ins>
          <w:ins w:id="389" w:author="梁元" w:date="2019-05-14T19:56:46Z">
            <w:r>
              <w:rPr>
                <w:b/>
                <w:bCs/>
              </w:rPr>
              <w:fldChar w:fldCharType="separate"/>
            </w:r>
          </w:ins>
          <w:customXmlInsRangeStart w:id="391"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99e4822d-1634-4c0b-8947-9be4b21769f1}"/>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391"/>
              <w:ins w:id="393" w:author="梁元" w:date="2019-05-14T19:56:46Z">
                <w:r>
                  <w:rPr>
                    <w:rFonts w:ascii="仿宋" w:hAnsi="仿宋" w:eastAsia="仿宋" w:cstheme="minorBidi"/>
                    <w:b/>
                    <w:bCs/>
                  </w:rPr>
                  <w:t xml:space="preserve">四、 </w:t>
                </w:r>
              </w:ins>
              <w:ins w:id="394" w:author="梁元" w:date="2019-05-14T19:56:46Z">
                <w:r>
                  <w:rPr>
                    <w:rFonts w:hint="eastAsia" w:ascii="仿宋" w:hAnsi="仿宋" w:eastAsia="仿宋" w:cstheme="minorBidi"/>
                    <w:b/>
                    <w:bCs/>
                  </w:rPr>
                  <w:t>封装一个全局的模态框</w:t>
                </w:r>
              </w:ins>
              <w:customXmlInsRangeStart w:id="396" w:author="梁元" w:date="2019-05-14T19:56:46Z"/>
            </w:sdtContent>
          </w:sdt>
          <w:customXmlInsRangeEnd w:id="396"/>
          <w:ins w:id="397" w:author="梁元" w:date="2019-05-14T19:56:46Z">
            <w:r>
              <w:rPr>
                <w:b/>
                <w:bCs/>
              </w:rPr>
              <w:tab/>
            </w:r>
          </w:ins>
          <w:ins w:id="398" w:author="梁元" w:date="2019-05-14T19:56:54Z">
            <w:bookmarkStart w:id="21" w:name="_Toc24526_WPSOffice_Level1Page"/>
            <w:r>
              <w:rPr>
                <w:b/>
                <w:bCs/>
              </w:rPr>
              <w:t>0</w:t>
            </w:r>
            <w:bookmarkEnd w:id="21"/>
          </w:ins>
          <w:ins w:id="399" w:author="梁元" w:date="2019-05-14T19:56:46Z">
            <w:r>
              <w:rPr>
                <w:b/>
                <w:bCs/>
              </w:rPr>
              <w:fldChar w:fldCharType="end"/>
            </w:r>
          </w:ins>
        </w:p>
        <w:p>
          <w:pPr>
            <w:pStyle w:val="40"/>
            <w:tabs>
              <w:tab w:val="right" w:leader="dot" w:pos="8306"/>
            </w:tabs>
            <w:rPr>
              <w:ins w:id="400" w:author="梁元" w:date="2019-05-14T19:56:46Z"/>
            </w:rPr>
          </w:pPr>
          <w:ins w:id="401" w:author="梁元" w:date="2019-05-14T19:56:46Z">
            <w:r>
              <w:rPr/>
              <w:fldChar w:fldCharType="begin"/>
            </w:r>
          </w:ins>
          <w:ins w:id="402" w:author="梁元" w:date="2019-05-14T19:56:46Z">
            <w:r>
              <w:rPr/>
              <w:instrText xml:space="preserve"> HYPERLINK \l _Toc22062_WPSOffice_Level2 </w:instrText>
            </w:r>
          </w:ins>
          <w:ins w:id="403" w:author="梁元" w:date="2019-05-14T19:56:46Z">
            <w:r>
              <w:rPr/>
              <w:fldChar w:fldCharType="separate"/>
            </w:r>
          </w:ins>
          <w:customXmlInsRangeStart w:id="405" w:author="梁元" w:date="2019-05-14T19:56:46Z"/>
          <w:sdt>
            <w:sdtPr>
              <w:rPr>
                <w:rFonts w:asciiTheme="minorHAnsi" w:hAnsiTheme="minorHAnsi" w:eastAsiaTheme="minorEastAsia" w:cstheme="minorBidi"/>
                <w:kern w:val="2"/>
                <w:sz w:val="24"/>
                <w:szCs w:val="22"/>
                <w:lang w:val="en-US" w:eastAsia="zh-CN" w:bidi="ar-SA"/>
              </w:rPr>
              <w:id w:val="147481979"/>
              <w:placeholder>
                <w:docPart w:val="{be884ff4-5325-41ba-94af-1314d9cb429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05"/>
              <w:ins w:id="407" w:author="梁元" w:date="2019-05-14T19:56:46Z">
                <w:r>
                  <w:rPr>
                    <w:rFonts w:ascii="仿宋" w:hAnsi="仿宋" w:eastAsia="仿宋" w:cstheme="majorBidi"/>
                  </w:rPr>
                  <w:t xml:space="preserve">1. </w:t>
                </w:r>
              </w:ins>
              <w:ins w:id="408" w:author="梁元" w:date="2019-05-14T19:56:46Z">
                <w:r>
                  <w:rPr>
                    <w:rFonts w:hint="eastAsia" w:ascii="仿宋" w:hAnsi="仿宋" w:eastAsia="仿宋" w:cstheme="majorBidi"/>
                  </w:rPr>
                  <w:t>通常解法</w:t>
                </w:r>
              </w:ins>
              <w:customXmlInsRangeStart w:id="410" w:author="梁元" w:date="2019-05-14T19:56:46Z"/>
            </w:sdtContent>
          </w:sdt>
          <w:customXmlInsRangeEnd w:id="410"/>
          <w:ins w:id="411" w:author="梁元" w:date="2019-05-14T19:56:46Z">
            <w:r>
              <w:rPr/>
              <w:tab/>
            </w:r>
          </w:ins>
          <w:ins w:id="412" w:author="梁元" w:date="2019-05-14T19:56:54Z">
            <w:bookmarkStart w:id="22" w:name="_Toc22062_WPSOffice_Level2Page"/>
            <w:r>
              <w:rPr/>
              <w:t>0</w:t>
            </w:r>
            <w:bookmarkEnd w:id="22"/>
          </w:ins>
          <w:ins w:id="413" w:author="梁元" w:date="2019-05-14T19:56:46Z">
            <w:r>
              <w:rPr/>
              <w:fldChar w:fldCharType="end"/>
            </w:r>
          </w:ins>
        </w:p>
        <w:p>
          <w:pPr>
            <w:pStyle w:val="40"/>
            <w:tabs>
              <w:tab w:val="right" w:leader="dot" w:pos="8306"/>
            </w:tabs>
            <w:rPr>
              <w:ins w:id="414" w:author="梁元" w:date="2019-05-14T19:56:46Z"/>
            </w:rPr>
          </w:pPr>
          <w:ins w:id="415" w:author="梁元" w:date="2019-05-14T19:56:46Z">
            <w:r>
              <w:rPr/>
              <w:fldChar w:fldCharType="begin"/>
            </w:r>
          </w:ins>
          <w:ins w:id="416" w:author="梁元" w:date="2019-05-14T19:56:46Z">
            <w:r>
              <w:rPr/>
              <w:instrText xml:space="preserve"> HYPERLINK \l _Toc18075_WPSOffice_Level2 </w:instrText>
            </w:r>
          </w:ins>
          <w:ins w:id="417" w:author="梁元" w:date="2019-05-14T19:56:46Z">
            <w:r>
              <w:rPr/>
              <w:fldChar w:fldCharType="separate"/>
            </w:r>
          </w:ins>
          <w:customXmlInsRangeStart w:id="419" w:author="梁元" w:date="2019-05-14T19:56:46Z"/>
          <w:sdt>
            <w:sdtPr>
              <w:rPr>
                <w:rFonts w:asciiTheme="minorHAnsi" w:hAnsiTheme="minorHAnsi" w:eastAsiaTheme="minorEastAsia" w:cstheme="minorBidi"/>
                <w:kern w:val="2"/>
                <w:sz w:val="24"/>
                <w:szCs w:val="22"/>
                <w:lang w:val="en-US" w:eastAsia="zh-CN" w:bidi="ar-SA"/>
              </w:rPr>
              <w:id w:val="147481979"/>
              <w:placeholder>
                <w:docPart w:val="{49f0837e-dc4b-4682-ba67-32b95b413c0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19"/>
              <w:ins w:id="421" w:author="梁元" w:date="2019-05-14T19:56:46Z">
                <w:r>
                  <w:rPr>
                    <w:rFonts w:ascii="仿宋" w:hAnsi="仿宋" w:eastAsia="仿宋" w:cstheme="majorBidi"/>
                  </w:rPr>
                  <w:t xml:space="preserve">2. </w:t>
                </w:r>
              </w:ins>
              <w:ins w:id="422" w:author="梁元" w:date="2019-05-14T19:56:46Z">
                <w:r>
                  <w:rPr>
                    <w:rFonts w:hint="eastAsia" w:ascii="仿宋" w:hAnsi="仿宋" w:eastAsia="仿宋" w:cstheme="majorBidi"/>
                  </w:rPr>
                  <w:t>通用大牛级解法</w:t>
                </w:r>
              </w:ins>
              <w:customXmlInsRangeStart w:id="424" w:author="梁元" w:date="2019-05-14T19:56:46Z"/>
            </w:sdtContent>
          </w:sdt>
          <w:customXmlInsRangeEnd w:id="424"/>
          <w:ins w:id="425" w:author="梁元" w:date="2019-05-14T19:56:46Z">
            <w:r>
              <w:rPr/>
              <w:tab/>
            </w:r>
          </w:ins>
          <w:ins w:id="426" w:author="梁元" w:date="2019-05-14T19:56:54Z">
            <w:bookmarkStart w:id="23" w:name="_Toc18075_WPSOffice_Level2Page"/>
            <w:r>
              <w:rPr/>
              <w:t>0</w:t>
            </w:r>
            <w:bookmarkEnd w:id="23"/>
          </w:ins>
          <w:ins w:id="427" w:author="梁元" w:date="2019-05-14T19:56:46Z">
            <w:r>
              <w:rPr/>
              <w:fldChar w:fldCharType="end"/>
            </w:r>
          </w:ins>
        </w:p>
        <w:p>
          <w:pPr>
            <w:pStyle w:val="40"/>
            <w:tabs>
              <w:tab w:val="right" w:leader="dot" w:pos="8306"/>
            </w:tabs>
            <w:rPr>
              <w:ins w:id="428" w:author="梁元" w:date="2019-05-14T19:56:46Z"/>
            </w:rPr>
          </w:pPr>
          <w:ins w:id="429" w:author="梁元" w:date="2019-05-14T19:56:46Z">
            <w:r>
              <w:rPr/>
              <w:fldChar w:fldCharType="begin"/>
            </w:r>
          </w:ins>
          <w:ins w:id="430" w:author="梁元" w:date="2019-05-14T19:56:46Z">
            <w:r>
              <w:rPr/>
              <w:instrText xml:space="preserve"> HYPERLINK \l _Toc17242_WPSOffice_Level2 </w:instrText>
            </w:r>
          </w:ins>
          <w:ins w:id="431" w:author="梁元" w:date="2019-05-14T19:56:46Z">
            <w:r>
              <w:rPr/>
              <w:fldChar w:fldCharType="separate"/>
            </w:r>
          </w:ins>
          <w:customXmlInsRangeStart w:id="433" w:author="梁元" w:date="2019-05-14T19:56:46Z"/>
          <w:sdt>
            <w:sdtPr>
              <w:rPr>
                <w:rFonts w:asciiTheme="minorHAnsi" w:hAnsiTheme="minorHAnsi" w:eastAsiaTheme="minorEastAsia" w:cstheme="minorBidi"/>
                <w:kern w:val="2"/>
                <w:sz w:val="24"/>
                <w:szCs w:val="22"/>
                <w:lang w:val="en-US" w:eastAsia="zh-CN" w:bidi="ar-SA"/>
              </w:rPr>
              <w:id w:val="147481979"/>
              <w:placeholder>
                <w:docPart w:val="{82962e48-0f31-4e09-92a0-7e7cfd8350c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33"/>
              <w:ins w:id="435" w:author="梁元" w:date="2019-05-14T19:56:46Z">
                <w:r>
                  <w:rPr>
                    <w:rFonts w:ascii="仿宋" w:hAnsi="仿宋" w:eastAsia="仿宋" w:cstheme="majorBidi"/>
                  </w:rPr>
                  <w:t xml:space="preserve">3. </w:t>
                </w:r>
              </w:ins>
              <w:ins w:id="436" w:author="梁元" w:date="2019-05-14T19:56:46Z">
                <w:r>
                  <w:rPr>
                    <w:rFonts w:hint="eastAsia" w:ascii="仿宋" w:hAnsi="仿宋" w:eastAsia="仿宋" w:cstheme="majorBidi"/>
                  </w:rPr>
                  <w:t>解法对比及优缺点</w:t>
                </w:r>
              </w:ins>
              <w:customXmlInsRangeStart w:id="438" w:author="梁元" w:date="2019-05-14T19:56:46Z"/>
            </w:sdtContent>
          </w:sdt>
          <w:customXmlInsRangeEnd w:id="438"/>
          <w:ins w:id="439" w:author="梁元" w:date="2019-05-14T19:56:46Z">
            <w:r>
              <w:rPr/>
              <w:tab/>
            </w:r>
          </w:ins>
          <w:ins w:id="440" w:author="梁元" w:date="2019-05-14T19:56:54Z">
            <w:bookmarkStart w:id="24" w:name="_Toc17242_WPSOffice_Level2Page"/>
            <w:r>
              <w:rPr/>
              <w:t>1</w:t>
            </w:r>
            <w:bookmarkEnd w:id="24"/>
          </w:ins>
          <w:ins w:id="441" w:author="梁元" w:date="2019-05-14T19:56:46Z">
            <w:r>
              <w:rPr/>
              <w:fldChar w:fldCharType="end"/>
            </w:r>
          </w:ins>
        </w:p>
        <w:p>
          <w:pPr>
            <w:pStyle w:val="40"/>
            <w:tabs>
              <w:tab w:val="right" w:leader="dot" w:pos="8306"/>
            </w:tabs>
            <w:rPr>
              <w:ins w:id="442" w:author="梁元" w:date="2019-05-14T19:56:46Z"/>
            </w:rPr>
          </w:pPr>
          <w:ins w:id="443" w:author="梁元" w:date="2019-05-14T19:56:46Z">
            <w:r>
              <w:rPr/>
              <w:fldChar w:fldCharType="begin"/>
            </w:r>
          </w:ins>
          <w:ins w:id="444" w:author="梁元" w:date="2019-05-14T19:56:46Z">
            <w:r>
              <w:rPr/>
              <w:instrText xml:space="preserve"> HYPERLINK \l _Toc16121_WPSOffice_Level2 </w:instrText>
            </w:r>
          </w:ins>
          <w:ins w:id="445" w:author="梁元" w:date="2019-05-14T19:56:46Z">
            <w:r>
              <w:rPr/>
              <w:fldChar w:fldCharType="separate"/>
            </w:r>
          </w:ins>
          <w:customXmlInsRangeStart w:id="447" w:author="梁元" w:date="2019-05-14T19:56:46Z"/>
          <w:sdt>
            <w:sdtPr>
              <w:rPr>
                <w:rFonts w:asciiTheme="minorHAnsi" w:hAnsiTheme="minorHAnsi" w:eastAsiaTheme="minorEastAsia" w:cstheme="minorBidi"/>
                <w:kern w:val="2"/>
                <w:sz w:val="24"/>
                <w:szCs w:val="22"/>
                <w:lang w:val="en-US" w:eastAsia="zh-CN" w:bidi="ar-SA"/>
              </w:rPr>
              <w:id w:val="147481979"/>
              <w:placeholder>
                <w:docPart w:val="{85849289-42ca-4f5d-9fe4-da2a5c0d559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47"/>
              <w:ins w:id="449" w:author="梁元" w:date="2019-05-14T19:56:46Z">
                <w:r>
                  <w:rPr>
                    <w:rFonts w:ascii="仿宋" w:hAnsi="仿宋" w:eastAsia="仿宋" w:cstheme="majorBidi"/>
                  </w:rPr>
                  <w:t xml:space="preserve">4. </w:t>
                </w:r>
              </w:ins>
              <w:ins w:id="450" w:author="梁元" w:date="2019-05-14T19:56:46Z">
                <w:r>
                  <w:rPr>
                    <w:rFonts w:hint="eastAsia" w:ascii="仿宋" w:hAnsi="仿宋" w:eastAsia="仿宋" w:cstheme="majorBidi"/>
                  </w:rPr>
                  <w:t>延伸及扩展问题回答参考</w:t>
                </w:r>
              </w:ins>
              <w:customXmlInsRangeStart w:id="452" w:author="梁元" w:date="2019-05-14T19:56:46Z"/>
            </w:sdtContent>
          </w:sdt>
          <w:customXmlInsRangeEnd w:id="452"/>
          <w:ins w:id="453" w:author="梁元" w:date="2019-05-14T19:56:46Z">
            <w:r>
              <w:rPr/>
              <w:tab/>
            </w:r>
          </w:ins>
          <w:ins w:id="454" w:author="梁元" w:date="2019-05-14T19:56:54Z">
            <w:bookmarkStart w:id="25" w:name="_Toc16121_WPSOffice_Level2Page"/>
            <w:r>
              <w:rPr/>
              <w:t>1</w:t>
            </w:r>
            <w:bookmarkEnd w:id="25"/>
          </w:ins>
          <w:ins w:id="455" w:author="梁元" w:date="2019-05-14T19:56:46Z">
            <w:r>
              <w:rPr/>
              <w:fldChar w:fldCharType="end"/>
            </w:r>
          </w:ins>
        </w:p>
        <w:p>
          <w:pPr>
            <w:pStyle w:val="40"/>
            <w:tabs>
              <w:tab w:val="right" w:leader="dot" w:pos="8306"/>
            </w:tabs>
            <w:rPr>
              <w:ins w:id="456" w:author="梁元" w:date="2019-05-14T19:56:46Z"/>
            </w:rPr>
          </w:pPr>
          <w:ins w:id="457" w:author="梁元" w:date="2019-05-14T19:56:46Z">
            <w:r>
              <w:rPr/>
              <w:fldChar w:fldCharType="begin"/>
            </w:r>
          </w:ins>
          <w:ins w:id="458" w:author="梁元" w:date="2019-05-14T19:56:46Z">
            <w:r>
              <w:rPr/>
              <w:instrText xml:space="preserve"> HYPERLINK \l _Toc8884_WPSOffice_Level2 </w:instrText>
            </w:r>
          </w:ins>
          <w:ins w:id="459" w:author="梁元" w:date="2019-05-14T19:56:46Z">
            <w:r>
              <w:rPr/>
              <w:fldChar w:fldCharType="separate"/>
            </w:r>
          </w:ins>
          <w:customXmlInsRangeStart w:id="461" w:author="梁元" w:date="2019-05-14T19:56:46Z"/>
          <w:sdt>
            <w:sdtPr>
              <w:rPr>
                <w:rFonts w:asciiTheme="minorHAnsi" w:hAnsiTheme="minorHAnsi" w:eastAsiaTheme="minorEastAsia" w:cstheme="minorBidi"/>
                <w:kern w:val="2"/>
                <w:sz w:val="24"/>
                <w:szCs w:val="22"/>
                <w:lang w:val="en-US" w:eastAsia="zh-CN" w:bidi="ar-SA"/>
              </w:rPr>
              <w:id w:val="147481979"/>
              <w:placeholder>
                <w:docPart w:val="{8351947f-0e88-4796-9738-a809d33991c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61"/>
              <w:ins w:id="463" w:author="梁元" w:date="2019-05-14T19:56:46Z">
                <w:r>
                  <w:rPr>
                    <w:rFonts w:hint="eastAsia" w:ascii="仿宋" w:hAnsi="仿宋" w:eastAsia="仿宋" w:cstheme="majorBidi"/>
                  </w:rPr>
                  <w:t>5</w:t>
                </w:r>
              </w:ins>
              <w:ins w:id="464" w:author="梁元" w:date="2019-05-14T19:56:46Z">
                <w:r>
                  <w:rPr>
                    <w:rFonts w:ascii="仿宋" w:hAnsi="仿宋" w:eastAsia="仿宋" w:cstheme="majorBidi"/>
                  </w:rPr>
                  <w:t>.</w:t>
                </w:r>
              </w:ins>
              <w:ins w:id="465" w:author="梁元" w:date="2019-05-14T19:56:46Z">
                <w:r>
                  <w:rPr>
                    <w:rFonts w:hint="eastAsia" w:ascii="仿宋" w:hAnsi="仿宋" w:eastAsia="仿宋" w:cstheme="majorBidi"/>
                  </w:rPr>
                  <w:t>项目中体现经验的点</w:t>
                </w:r>
              </w:ins>
              <w:customXmlInsRangeStart w:id="467" w:author="梁元" w:date="2019-05-14T19:56:46Z"/>
            </w:sdtContent>
          </w:sdt>
          <w:customXmlInsRangeEnd w:id="467"/>
          <w:ins w:id="468" w:author="梁元" w:date="2019-05-14T19:56:46Z">
            <w:r>
              <w:rPr/>
              <w:tab/>
            </w:r>
          </w:ins>
          <w:ins w:id="469" w:author="梁元" w:date="2019-05-14T19:56:54Z">
            <w:bookmarkStart w:id="26" w:name="_Toc8884_WPSOffice_Level2Page"/>
            <w:r>
              <w:rPr/>
              <w:t>2</w:t>
            </w:r>
            <w:bookmarkEnd w:id="26"/>
          </w:ins>
          <w:ins w:id="470" w:author="梁元" w:date="2019-05-14T19:56:46Z">
            <w:r>
              <w:rPr/>
              <w:fldChar w:fldCharType="end"/>
            </w:r>
          </w:ins>
        </w:p>
        <w:p>
          <w:pPr>
            <w:pStyle w:val="40"/>
            <w:tabs>
              <w:tab w:val="right" w:leader="dot" w:pos="8306"/>
            </w:tabs>
            <w:rPr>
              <w:ins w:id="471" w:author="梁元" w:date="2019-05-14T19:56:46Z"/>
            </w:rPr>
          </w:pPr>
          <w:ins w:id="472" w:author="梁元" w:date="2019-05-14T19:56:46Z">
            <w:r>
              <w:rPr/>
              <w:fldChar w:fldCharType="begin"/>
            </w:r>
          </w:ins>
          <w:ins w:id="473" w:author="梁元" w:date="2019-05-14T19:56:46Z">
            <w:r>
              <w:rPr/>
              <w:instrText xml:space="preserve"> HYPERLINK \l _Toc3919_WPSOffice_Level2 </w:instrText>
            </w:r>
          </w:ins>
          <w:ins w:id="474" w:author="梁元" w:date="2019-05-14T19:56:46Z">
            <w:r>
              <w:rPr/>
              <w:fldChar w:fldCharType="separate"/>
            </w:r>
          </w:ins>
          <w:customXmlInsRangeStart w:id="476" w:author="梁元" w:date="2019-05-14T19:56:46Z"/>
          <w:sdt>
            <w:sdtPr>
              <w:rPr>
                <w:rFonts w:asciiTheme="minorHAnsi" w:hAnsiTheme="minorHAnsi" w:eastAsiaTheme="minorEastAsia" w:cstheme="minorBidi"/>
                <w:kern w:val="2"/>
                <w:sz w:val="24"/>
                <w:szCs w:val="22"/>
                <w:lang w:val="en-US" w:eastAsia="zh-CN" w:bidi="ar-SA"/>
              </w:rPr>
              <w:id w:val="147481979"/>
              <w:placeholder>
                <w:docPart w:val="{95331e9d-6372-4844-acb1-77ff642dce7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76"/>
              <w:ins w:id="478" w:author="梁元" w:date="2019-05-14T19:56:46Z">
                <w:r>
                  <w:rPr>
                    <w:rFonts w:hint="eastAsia" w:ascii="仿宋" w:hAnsi="仿宋" w:eastAsia="仿宋" w:cstheme="majorBidi"/>
                  </w:rPr>
                  <w:t>6</w:t>
                </w:r>
              </w:ins>
              <w:ins w:id="479" w:author="梁元" w:date="2019-05-14T19:56:46Z">
                <w:r>
                  <w:rPr>
                    <w:rFonts w:ascii="仿宋" w:hAnsi="仿宋" w:eastAsia="仿宋" w:cstheme="majorBidi"/>
                  </w:rPr>
                  <w:t>.</w:t>
                </w:r>
              </w:ins>
              <w:ins w:id="480" w:author="梁元" w:date="2019-05-14T19:56:46Z">
                <w:r>
                  <w:rPr>
                    <w:rFonts w:hint="eastAsia" w:ascii="仿宋" w:hAnsi="仿宋" w:eastAsia="仿宋" w:cstheme="majorBidi"/>
                  </w:rPr>
                  <w:t>论坛参考</w:t>
                </w:r>
              </w:ins>
              <w:customXmlInsRangeStart w:id="482" w:author="梁元" w:date="2019-05-14T19:56:46Z"/>
            </w:sdtContent>
          </w:sdt>
          <w:customXmlInsRangeEnd w:id="482"/>
          <w:ins w:id="483" w:author="梁元" w:date="2019-05-14T19:56:46Z">
            <w:r>
              <w:rPr/>
              <w:tab/>
            </w:r>
          </w:ins>
          <w:ins w:id="484" w:author="梁元" w:date="2019-05-14T19:56:54Z">
            <w:bookmarkStart w:id="27" w:name="_Toc3919_WPSOffice_Level2Page"/>
            <w:r>
              <w:rPr/>
              <w:t>2</w:t>
            </w:r>
            <w:bookmarkEnd w:id="27"/>
          </w:ins>
          <w:ins w:id="485" w:author="梁元" w:date="2019-05-14T19:56:46Z">
            <w:r>
              <w:rPr/>
              <w:fldChar w:fldCharType="end"/>
            </w:r>
          </w:ins>
        </w:p>
        <w:p>
          <w:pPr>
            <w:pStyle w:val="39"/>
            <w:tabs>
              <w:tab w:val="right" w:leader="dot" w:pos="8306"/>
            </w:tabs>
            <w:rPr>
              <w:ins w:id="486" w:author="梁元" w:date="2019-05-14T19:56:46Z"/>
            </w:rPr>
          </w:pPr>
          <w:ins w:id="487" w:author="梁元" w:date="2019-05-14T19:56:46Z">
            <w:r>
              <w:rPr>
                <w:b/>
                <w:bCs/>
              </w:rPr>
              <w:fldChar w:fldCharType="begin"/>
            </w:r>
          </w:ins>
          <w:ins w:id="488" w:author="梁元" w:date="2019-05-14T19:56:46Z">
            <w:r>
              <w:rPr/>
              <w:instrText xml:space="preserve"> HYPERLINK \l _Toc25730_WPSOffice_Level1 </w:instrText>
            </w:r>
          </w:ins>
          <w:ins w:id="489" w:author="梁元" w:date="2019-05-14T19:56:46Z">
            <w:r>
              <w:rPr>
                <w:b/>
                <w:bCs/>
              </w:rPr>
              <w:fldChar w:fldCharType="separate"/>
            </w:r>
          </w:ins>
          <w:customXmlInsRangeStart w:id="491"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026c7a26-2e67-4ada-8024-c6693ebb4a38}"/>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491"/>
              <w:ins w:id="493" w:author="梁元" w:date="2019-05-14T19:56:46Z">
                <w:r>
                  <w:rPr>
                    <w:rFonts w:ascii="仿宋" w:hAnsi="仿宋" w:eastAsia="仿宋" w:cstheme="minorBidi"/>
                    <w:b/>
                    <w:bCs/>
                  </w:rPr>
                  <w:t>五、 如何解决vue组件之间的通讯?</w:t>
                </w:r>
              </w:ins>
              <w:customXmlInsRangeStart w:id="495" w:author="梁元" w:date="2019-05-14T19:56:46Z"/>
            </w:sdtContent>
          </w:sdt>
          <w:customXmlInsRangeEnd w:id="495"/>
          <w:ins w:id="496" w:author="梁元" w:date="2019-05-14T19:56:46Z">
            <w:r>
              <w:rPr>
                <w:b/>
                <w:bCs/>
              </w:rPr>
              <w:tab/>
            </w:r>
          </w:ins>
          <w:ins w:id="497" w:author="梁元" w:date="2019-05-14T19:56:54Z">
            <w:bookmarkStart w:id="28" w:name="_Toc25730_WPSOffice_Level1Page"/>
            <w:r>
              <w:rPr>
                <w:b/>
                <w:bCs/>
              </w:rPr>
              <w:t>0</w:t>
            </w:r>
            <w:bookmarkEnd w:id="28"/>
          </w:ins>
          <w:ins w:id="498" w:author="梁元" w:date="2019-05-14T19:56:46Z">
            <w:r>
              <w:rPr>
                <w:b/>
                <w:bCs/>
              </w:rPr>
              <w:fldChar w:fldCharType="end"/>
            </w:r>
          </w:ins>
        </w:p>
        <w:p>
          <w:pPr>
            <w:pStyle w:val="40"/>
            <w:tabs>
              <w:tab w:val="right" w:leader="dot" w:pos="8306"/>
            </w:tabs>
            <w:rPr>
              <w:ins w:id="499" w:author="梁元" w:date="2019-05-14T19:56:46Z"/>
            </w:rPr>
          </w:pPr>
          <w:ins w:id="500" w:author="梁元" w:date="2019-05-14T19:56:46Z">
            <w:r>
              <w:rPr/>
              <w:fldChar w:fldCharType="begin"/>
            </w:r>
          </w:ins>
          <w:ins w:id="501" w:author="梁元" w:date="2019-05-14T19:56:46Z">
            <w:r>
              <w:rPr/>
              <w:instrText xml:space="preserve"> HYPERLINK \l _Toc1465_WPSOffice_Level2 </w:instrText>
            </w:r>
          </w:ins>
          <w:ins w:id="502" w:author="梁元" w:date="2019-05-14T19:56:46Z">
            <w:r>
              <w:rPr/>
              <w:fldChar w:fldCharType="separate"/>
            </w:r>
          </w:ins>
          <w:customXmlInsRangeStart w:id="504" w:author="梁元" w:date="2019-05-14T19:56:46Z"/>
          <w:sdt>
            <w:sdtPr>
              <w:rPr>
                <w:rFonts w:asciiTheme="minorHAnsi" w:hAnsiTheme="minorHAnsi" w:eastAsiaTheme="minorEastAsia" w:cstheme="minorBidi"/>
                <w:kern w:val="2"/>
                <w:sz w:val="24"/>
                <w:szCs w:val="22"/>
                <w:lang w:val="en-US" w:eastAsia="zh-CN" w:bidi="ar-SA"/>
              </w:rPr>
              <w:id w:val="147481979"/>
              <w:placeholder>
                <w:docPart w:val="{6696f054-987f-4d66-a19c-32edb19d771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04"/>
              <w:ins w:id="506" w:author="梁元" w:date="2019-05-14T19:56:46Z">
                <w:r>
                  <w:rPr>
                    <w:rFonts w:ascii="仿宋" w:hAnsi="仿宋" w:eastAsia="仿宋" w:cstheme="majorBidi"/>
                  </w:rPr>
                  <w:t xml:space="preserve">1. </w:t>
                </w:r>
              </w:ins>
              <w:ins w:id="507" w:author="梁元" w:date="2019-05-14T19:56:46Z">
                <w:r>
                  <w:rPr>
                    <w:rFonts w:hint="eastAsia" w:ascii="仿宋" w:hAnsi="仿宋" w:eastAsia="仿宋" w:cstheme="majorBidi"/>
                  </w:rPr>
                  <w:t>通常解法</w:t>
                </w:r>
              </w:ins>
              <w:customXmlInsRangeStart w:id="509" w:author="梁元" w:date="2019-05-14T19:56:46Z"/>
            </w:sdtContent>
          </w:sdt>
          <w:customXmlInsRangeEnd w:id="509"/>
          <w:ins w:id="510" w:author="梁元" w:date="2019-05-14T19:56:46Z">
            <w:r>
              <w:rPr/>
              <w:tab/>
            </w:r>
          </w:ins>
          <w:ins w:id="511" w:author="梁元" w:date="2019-05-14T19:56:54Z">
            <w:bookmarkStart w:id="29" w:name="_Toc1465_WPSOffice_Level2Page"/>
            <w:r>
              <w:rPr/>
              <w:t>0</w:t>
            </w:r>
            <w:bookmarkEnd w:id="29"/>
          </w:ins>
          <w:ins w:id="512" w:author="梁元" w:date="2019-05-14T19:56:46Z">
            <w:r>
              <w:rPr/>
              <w:fldChar w:fldCharType="end"/>
            </w:r>
          </w:ins>
        </w:p>
        <w:p>
          <w:pPr>
            <w:pStyle w:val="40"/>
            <w:tabs>
              <w:tab w:val="right" w:leader="dot" w:pos="8306"/>
            </w:tabs>
            <w:rPr>
              <w:ins w:id="513" w:author="梁元" w:date="2019-05-14T19:56:46Z"/>
            </w:rPr>
          </w:pPr>
          <w:ins w:id="514" w:author="梁元" w:date="2019-05-14T19:56:46Z">
            <w:r>
              <w:rPr/>
              <w:fldChar w:fldCharType="begin"/>
            </w:r>
          </w:ins>
          <w:ins w:id="515" w:author="梁元" w:date="2019-05-14T19:56:46Z">
            <w:r>
              <w:rPr/>
              <w:instrText xml:space="preserve"> HYPERLINK \l _Toc30792_WPSOffice_Level2 </w:instrText>
            </w:r>
          </w:ins>
          <w:ins w:id="516" w:author="梁元" w:date="2019-05-14T19:56:46Z">
            <w:r>
              <w:rPr/>
              <w:fldChar w:fldCharType="separate"/>
            </w:r>
          </w:ins>
          <w:customXmlInsRangeStart w:id="518" w:author="梁元" w:date="2019-05-14T19:56:46Z"/>
          <w:sdt>
            <w:sdtPr>
              <w:rPr>
                <w:rFonts w:asciiTheme="minorHAnsi" w:hAnsiTheme="minorHAnsi" w:eastAsiaTheme="minorEastAsia" w:cstheme="minorBidi"/>
                <w:kern w:val="2"/>
                <w:sz w:val="24"/>
                <w:szCs w:val="22"/>
                <w:lang w:val="en-US" w:eastAsia="zh-CN" w:bidi="ar-SA"/>
              </w:rPr>
              <w:id w:val="147481979"/>
              <w:placeholder>
                <w:docPart w:val="{16d5b7d8-cb3c-4001-8b6e-c945b1b06d5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18"/>
              <w:ins w:id="520" w:author="梁元" w:date="2019-05-14T19:56:46Z">
                <w:r>
                  <w:rPr>
                    <w:rFonts w:ascii="仿宋" w:hAnsi="仿宋" w:eastAsia="仿宋" w:cs="Times New Roman"/>
                  </w:rPr>
                  <w:t xml:space="preserve">2. </w:t>
                </w:r>
              </w:ins>
              <w:ins w:id="521" w:author="梁元" w:date="2019-05-14T19:56:46Z">
                <w:r>
                  <w:rPr>
                    <w:rFonts w:hint="eastAsia" w:ascii="仿宋" w:hAnsi="仿宋" w:eastAsia="仿宋" w:cstheme="majorBidi"/>
                  </w:rPr>
                  <w:t>通用大牛级解法</w:t>
                </w:r>
              </w:ins>
              <w:customXmlInsRangeStart w:id="523" w:author="梁元" w:date="2019-05-14T19:56:46Z"/>
            </w:sdtContent>
          </w:sdt>
          <w:customXmlInsRangeEnd w:id="523"/>
          <w:ins w:id="524" w:author="梁元" w:date="2019-05-14T19:56:46Z">
            <w:r>
              <w:rPr/>
              <w:tab/>
            </w:r>
          </w:ins>
          <w:ins w:id="525" w:author="梁元" w:date="2019-05-14T19:56:54Z">
            <w:bookmarkStart w:id="30" w:name="_Toc30792_WPSOffice_Level2Page"/>
            <w:r>
              <w:rPr/>
              <w:t>1</w:t>
            </w:r>
            <w:bookmarkEnd w:id="30"/>
          </w:ins>
          <w:ins w:id="526" w:author="梁元" w:date="2019-05-14T19:56:46Z">
            <w:r>
              <w:rPr/>
              <w:fldChar w:fldCharType="end"/>
            </w:r>
          </w:ins>
        </w:p>
        <w:p>
          <w:pPr>
            <w:pStyle w:val="40"/>
            <w:tabs>
              <w:tab w:val="right" w:leader="dot" w:pos="8306"/>
            </w:tabs>
            <w:rPr>
              <w:ins w:id="527" w:author="梁元" w:date="2019-05-14T19:56:46Z"/>
            </w:rPr>
          </w:pPr>
          <w:ins w:id="528" w:author="梁元" w:date="2019-05-14T19:56:46Z">
            <w:r>
              <w:rPr/>
              <w:fldChar w:fldCharType="begin"/>
            </w:r>
          </w:ins>
          <w:ins w:id="529" w:author="梁元" w:date="2019-05-14T19:56:46Z">
            <w:r>
              <w:rPr/>
              <w:instrText xml:space="preserve"> HYPERLINK \l _Toc29668_WPSOffice_Level2 </w:instrText>
            </w:r>
          </w:ins>
          <w:ins w:id="530" w:author="梁元" w:date="2019-05-14T19:56:46Z">
            <w:r>
              <w:rPr/>
              <w:fldChar w:fldCharType="separate"/>
            </w:r>
          </w:ins>
          <w:customXmlInsRangeStart w:id="532" w:author="梁元" w:date="2019-05-14T19:56:46Z"/>
          <w:sdt>
            <w:sdtPr>
              <w:rPr>
                <w:rFonts w:asciiTheme="minorHAnsi" w:hAnsiTheme="minorHAnsi" w:eastAsiaTheme="minorEastAsia" w:cstheme="minorBidi"/>
                <w:kern w:val="2"/>
                <w:sz w:val="24"/>
                <w:szCs w:val="22"/>
                <w:lang w:val="en-US" w:eastAsia="zh-CN" w:bidi="ar-SA"/>
              </w:rPr>
              <w:id w:val="147481979"/>
              <w:placeholder>
                <w:docPart w:val="{1153f3be-a1ce-447d-94c5-8e16db81616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32"/>
              <w:ins w:id="534" w:author="梁元" w:date="2019-05-14T19:56:46Z">
                <w:r>
                  <w:rPr>
                    <w:rFonts w:ascii="仿宋" w:hAnsi="仿宋" w:eastAsia="仿宋" w:cstheme="majorBidi"/>
                  </w:rPr>
                  <w:t xml:space="preserve">3. </w:t>
                </w:r>
              </w:ins>
              <w:ins w:id="535" w:author="梁元" w:date="2019-05-14T19:56:46Z">
                <w:r>
                  <w:rPr>
                    <w:rFonts w:hint="eastAsia" w:ascii="仿宋" w:hAnsi="仿宋" w:eastAsia="仿宋" w:cstheme="majorBidi"/>
                  </w:rPr>
                  <w:t>解法对比及优缺点</w:t>
                </w:r>
              </w:ins>
              <w:customXmlInsRangeStart w:id="537" w:author="梁元" w:date="2019-05-14T19:56:46Z"/>
            </w:sdtContent>
          </w:sdt>
          <w:customXmlInsRangeEnd w:id="537"/>
          <w:ins w:id="538" w:author="梁元" w:date="2019-05-14T19:56:46Z">
            <w:r>
              <w:rPr/>
              <w:tab/>
            </w:r>
          </w:ins>
          <w:ins w:id="539" w:author="梁元" w:date="2019-05-14T19:56:54Z">
            <w:bookmarkStart w:id="31" w:name="_Toc29668_WPSOffice_Level2Page"/>
            <w:r>
              <w:rPr/>
              <w:t>2</w:t>
            </w:r>
            <w:bookmarkEnd w:id="31"/>
          </w:ins>
          <w:ins w:id="540" w:author="梁元" w:date="2019-05-14T19:56:46Z">
            <w:r>
              <w:rPr/>
              <w:fldChar w:fldCharType="end"/>
            </w:r>
          </w:ins>
        </w:p>
        <w:p>
          <w:pPr>
            <w:pStyle w:val="40"/>
            <w:tabs>
              <w:tab w:val="right" w:leader="dot" w:pos="8306"/>
            </w:tabs>
            <w:rPr>
              <w:ins w:id="541" w:author="梁元" w:date="2019-05-14T19:56:46Z"/>
            </w:rPr>
          </w:pPr>
          <w:ins w:id="542" w:author="梁元" w:date="2019-05-14T19:56:46Z">
            <w:r>
              <w:rPr/>
              <w:fldChar w:fldCharType="begin"/>
            </w:r>
          </w:ins>
          <w:ins w:id="543" w:author="梁元" w:date="2019-05-14T19:56:46Z">
            <w:r>
              <w:rPr/>
              <w:instrText xml:space="preserve"> HYPERLINK \l _Toc18727_WPSOffice_Level2 </w:instrText>
            </w:r>
          </w:ins>
          <w:ins w:id="544" w:author="梁元" w:date="2019-05-14T19:56:46Z">
            <w:r>
              <w:rPr/>
              <w:fldChar w:fldCharType="separate"/>
            </w:r>
          </w:ins>
          <w:customXmlInsRangeStart w:id="546" w:author="梁元" w:date="2019-05-14T19:56:46Z"/>
          <w:sdt>
            <w:sdtPr>
              <w:rPr>
                <w:rFonts w:asciiTheme="minorHAnsi" w:hAnsiTheme="minorHAnsi" w:eastAsiaTheme="minorEastAsia" w:cstheme="minorBidi"/>
                <w:kern w:val="2"/>
                <w:sz w:val="24"/>
                <w:szCs w:val="22"/>
                <w:lang w:val="en-US" w:eastAsia="zh-CN" w:bidi="ar-SA"/>
              </w:rPr>
              <w:id w:val="147481979"/>
              <w:placeholder>
                <w:docPart w:val="{4785db62-671a-4354-9138-f83d2823a32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46"/>
              <w:ins w:id="548" w:author="梁元" w:date="2019-05-14T19:56:46Z">
                <w:r>
                  <w:rPr>
                    <w:rFonts w:ascii="仿宋" w:hAnsi="仿宋" w:eastAsia="仿宋" w:cstheme="majorBidi"/>
                  </w:rPr>
                  <w:t xml:space="preserve">4. </w:t>
                </w:r>
              </w:ins>
              <w:ins w:id="549" w:author="梁元" w:date="2019-05-14T19:56:46Z">
                <w:r>
                  <w:rPr>
                    <w:rFonts w:hint="eastAsia" w:ascii="仿宋" w:hAnsi="仿宋" w:eastAsia="仿宋" w:cstheme="majorBidi"/>
                  </w:rPr>
                  <w:t>延伸及扩展问题回答参考</w:t>
                </w:r>
              </w:ins>
              <w:customXmlInsRangeStart w:id="551" w:author="梁元" w:date="2019-05-14T19:56:46Z"/>
            </w:sdtContent>
          </w:sdt>
          <w:customXmlInsRangeEnd w:id="551"/>
          <w:ins w:id="552" w:author="梁元" w:date="2019-05-14T19:56:46Z">
            <w:r>
              <w:rPr/>
              <w:tab/>
            </w:r>
          </w:ins>
          <w:ins w:id="553" w:author="梁元" w:date="2019-05-14T19:56:54Z">
            <w:bookmarkStart w:id="32" w:name="_Toc18727_WPSOffice_Level2Page"/>
            <w:r>
              <w:rPr/>
              <w:t>2</w:t>
            </w:r>
            <w:bookmarkEnd w:id="32"/>
          </w:ins>
          <w:ins w:id="554" w:author="梁元" w:date="2019-05-14T19:56:46Z">
            <w:r>
              <w:rPr/>
              <w:fldChar w:fldCharType="end"/>
            </w:r>
          </w:ins>
        </w:p>
        <w:p>
          <w:pPr>
            <w:pStyle w:val="40"/>
            <w:tabs>
              <w:tab w:val="right" w:leader="dot" w:pos="8306"/>
            </w:tabs>
            <w:rPr>
              <w:ins w:id="555" w:author="梁元" w:date="2019-05-14T19:56:46Z"/>
            </w:rPr>
          </w:pPr>
          <w:ins w:id="556" w:author="梁元" w:date="2019-05-14T19:56:46Z">
            <w:r>
              <w:rPr/>
              <w:fldChar w:fldCharType="begin"/>
            </w:r>
          </w:ins>
          <w:ins w:id="557" w:author="梁元" w:date="2019-05-14T19:56:46Z">
            <w:r>
              <w:rPr/>
              <w:instrText xml:space="preserve"> HYPERLINK \l _Toc27461_WPSOffice_Level2 </w:instrText>
            </w:r>
          </w:ins>
          <w:ins w:id="558" w:author="梁元" w:date="2019-05-14T19:56:46Z">
            <w:r>
              <w:rPr/>
              <w:fldChar w:fldCharType="separate"/>
            </w:r>
          </w:ins>
          <w:customXmlInsRangeStart w:id="560" w:author="梁元" w:date="2019-05-14T19:56:46Z"/>
          <w:sdt>
            <w:sdtPr>
              <w:rPr>
                <w:rFonts w:asciiTheme="minorHAnsi" w:hAnsiTheme="minorHAnsi" w:eastAsiaTheme="minorEastAsia" w:cstheme="minorBidi"/>
                <w:kern w:val="2"/>
                <w:sz w:val="24"/>
                <w:szCs w:val="22"/>
                <w:lang w:val="en-US" w:eastAsia="zh-CN" w:bidi="ar-SA"/>
              </w:rPr>
              <w:id w:val="147481979"/>
              <w:placeholder>
                <w:docPart w:val="{045a793d-ce3d-43b8-b1aa-a8696687600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60"/>
              <w:ins w:id="562" w:author="梁元" w:date="2019-05-14T19:56:46Z">
                <w:r>
                  <w:rPr>
                    <w:rFonts w:ascii="仿宋" w:hAnsi="仿宋" w:eastAsia="仿宋" w:cstheme="majorBidi"/>
                  </w:rPr>
                  <w:t xml:space="preserve">5. </w:t>
                </w:r>
              </w:ins>
              <w:ins w:id="563" w:author="梁元" w:date="2019-05-14T19:56:46Z">
                <w:r>
                  <w:rPr>
                    <w:rFonts w:hint="eastAsia" w:ascii="仿宋" w:hAnsi="仿宋" w:eastAsia="仿宋" w:cstheme="majorBidi"/>
                  </w:rPr>
                  <w:t>项目中体现经验的点</w:t>
                </w:r>
              </w:ins>
              <w:customXmlInsRangeStart w:id="565" w:author="梁元" w:date="2019-05-14T19:56:46Z"/>
            </w:sdtContent>
          </w:sdt>
          <w:customXmlInsRangeEnd w:id="565"/>
          <w:ins w:id="566" w:author="梁元" w:date="2019-05-14T19:56:46Z">
            <w:r>
              <w:rPr/>
              <w:tab/>
            </w:r>
          </w:ins>
          <w:ins w:id="567" w:author="梁元" w:date="2019-05-14T19:56:54Z">
            <w:bookmarkStart w:id="33" w:name="_Toc27461_WPSOffice_Level2Page"/>
            <w:r>
              <w:rPr/>
              <w:t>3</w:t>
            </w:r>
            <w:bookmarkEnd w:id="33"/>
          </w:ins>
          <w:ins w:id="568" w:author="梁元" w:date="2019-05-14T19:56:46Z">
            <w:r>
              <w:rPr/>
              <w:fldChar w:fldCharType="end"/>
            </w:r>
          </w:ins>
        </w:p>
        <w:p>
          <w:pPr>
            <w:pStyle w:val="40"/>
            <w:tabs>
              <w:tab w:val="right" w:leader="dot" w:pos="8306"/>
            </w:tabs>
            <w:rPr>
              <w:ins w:id="569" w:author="梁元" w:date="2019-05-14T19:56:46Z"/>
            </w:rPr>
          </w:pPr>
          <w:ins w:id="570" w:author="梁元" w:date="2019-05-14T19:56:46Z">
            <w:r>
              <w:rPr/>
              <w:fldChar w:fldCharType="begin"/>
            </w:r>
          </w:ins>
          <w:ins w:id="571" w:author="梁元" w:date="2019-05-14T19:56:46Z">
            <w:r>
              <w:rPr/>
              <w:instrText xml:space="preserve"> HYPERLINK \l _Toc28843_WPSOffice_Level2 </w:instrText>
            </w:r>
          </w:ins>
          <w:ins w:id="572" w:author="梁元" w:date="2019-05-14T19:56:46Z">
            <w:r>
              <w:rPr/>
              <w:fldChar w:fldCharType="separate"/>
            </w:r>
          </w:ins>
          <w:customXmlInsRangeStart w:id="574" w:author="梁元" w:date="2019-05-14T19:56:46Z"/>
          <w:sdt>
            <w:sdtPr>
              <w:rPr>
                <w:rFonts w:asciiTheme="minorHAnsi" w:hAnsiTheme="minorHAnsi" w:eastAsiaTheme="minorEastAsia" w:cstheme="minorBidi"/>
                <w:kern w:val="2"/>
                <w:sz w:val="24"/>
                <w:szCs w:val="22"/>
                <w:lang w:val="en-US" w:eastAsia="zh-CN" w:bidi="ar-SA"/>
              </w:rPr>
              <w:id w:val="147481979"/>
              <w:placeholder>
                <w:docPart w:val="{101d7387-1aea-4d43-a3b4-65bf4b921df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74"/>
              <w:ins w:id="576" w:author="梁元" w:date="2019-05-14T19:56:46Z">
                <w:r>
                  <w:rPr>
                    <w:rFonts w:ascii="仿宋" w:hAnsi="仿宋" w:eastAsia="仿宋" w:cstheme="majorBidi"/>
                  </w:rPr>
                  <w:t xml:space="preserve">6. </w:t>
                </w:r>
              </w:ins>
              <w:ins w:id="577" w:author="梁元" w:date="2019-05-14T19:56:46Z">
                <w:r>
                  <w:rPr>
                    <w:rFonts w:hint="eastAsia" w:ascii="仿宋" w:hAnsi="仿宋" w:eastAsia="仿宋" w:cstheme="majorBidi"/>
                  </w:rPr>
                  <w:t>论坛参考</w:t>
                </w:r>
              </w:ins>
              <w:customXmlInsRangeStart w:id="579" w:author="梁元" w:date="2019-05-14T19:56:46Z"/>
            </w:sdtContent>
          </w:sdt>
          <w:customXmlInsRangeEnd w:id="579"/>
          <w:ins w:id="580" w:author="梁元" w:date="2019-05-14T19:56:46Z">
            <w:r>
              <w:rPr/>
              <w:tab/>
            </w:r>
          </w:ins>
          <w:ins w:id="581" w:author="梁元" w:date="2019-05-14T19:56:54Z">
            <w:bookmarkStart w:id="34" w:name="_Toc28843_WPSOffice_Level2Page"/>
            <w:r>
              <w:rPr/>
              <w:t>3</w:t>
            </w:r>
            <w:bookmarkEnd w:id="34"/>
          </w:ins>
          <w:ins w:id="582" w:author="梁元" w:date="2019-05-14T19:56:46Z">
            <w:r>
              <w:rPr/>
              <w:fldChar w:fldCharType="end"/>
            </w:r>
          </w:ins>
        </w:p>
        <w:p>
          <w:pPr>
            <w:pStyle w:val="39"/>
            <w:tabs>
              <w:tab w:val="right" w:leader="dot" w:pos="8306"/>
            </w:tabs>
            <w:rPr>
              <w:ins w:id="583" w:author="梁元" w:date="2019-05-14T19:56:46Z"/>
            </w:rPr>
          </w:pPr>
          <w:ins w:id="584" w:author="梁元" w:date="2019-05-14T19:56:46Z">
            <w:r>
              <w:rPr>
                <w:b/>
                <w:bCs/>
              </w:rPr>
              <w:fldChar w:fldCharType="begin"/>
            </w:r>
          </w:ins>
          <w:ins w:id="585" w:author="梁元" w:date="2019-05-14T19:56:46Z">
            <w:r>
              <w:rPr/>
              <w:instrText xml:space="preserve"> HYPERLINK \l _Toc30904_WPSOffice_Level1 </w:instrText>
            </w:r>
          </w:ins>
          <w:ins w:id="586" w:author="梁元" w:date="2019-05-14T19:56:46Z">
            <w:r>
              <w:rPr>
                <w:b/>
                <w:bCs/>
              </w:rPr>
              <w:fldChar w:fldCharType="separate"/>
            </w:r>
          </w:ins>
          <w:customXmlInsRangeStart w:id="588"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33e0169a-299a-4a46-b185-45f2532f7377}"/>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588"/>
              <w:ins w:id="590" w:author="梁元" w:date="2019-05-14T19:56:46Z">
                <w:r>
                  <w:rPr>
                    <w:rFonts w:ascii="仿宋" w:hAnsi="仿宋" w:eastAsia="仿宋" w:cstheme="minorBidi"/>
                    <w:b/>
                    <w:bCs/>
                  </w:rPr>
                  <w:t xml:space="preserve">六、 </w:t>
                </w:r>
              </w:ins>
              <w:ins w:id="591" w:author="梁元" w:date="2019-05-14T19:56:46Z">
                <w:r>
                  <w:rPr>
                    <w:rFonts w:hint="eastAsia" w:ascii="仿宋" w:hAnsi="仿宋" w:eastAsia="仿宋" w:cstheme="minorBidi"/>
                    <w:b/>
                    <w:bCs/>
                  </w:rPr>
                  <w:t>在主流的</w:t>
                </w:r>
              </w:ins>
              <w:ins w:id="592" w:author="梁元" w:date="2019-05-14T19:56:46Z">
                <w:r>
                  <w:rPr>
                    <w:rFonts w:ascii="仿宋" w:hAnsi="仿宋" w:eastAsia="仿宋" w:cstheme="minorBidi"/>
                    <w:b/>
                    <w:bCs/>
                  </w:rPr>
                  <w:t>vue或react项目中跟后端的数据交互问题?</w:t>
                </w:r>
              </w:ins>
              <w:customXmlInsRangeStart w:id="594" w:author="梁元" w:date="2019-05-14T19:56:46Z"/>
            </w:sdtContent>
          </w:sdt>
          <w:customXmlInsRangeEnd w:id="594"/>
          <w:ins w:id="595" w:author="梁元" w:date="2019-05-14T19:56:46Z">
            <w:r>
              <w:rPr>
                <w:b/>
                <w:bCs/>
              </w:rPr>
              <w:tab/>
            </w:r>
          </w:ins>
          <w:ins w:id="596" w:author="梁元" w:date="2019-05-14T19:56:54Z">
            <w:bookmarkStart w:id="35" w:name="_Toc30904_WPSOffice_Level1Page"/>
            <w:r>
              <w:rPr>
                <w:b/>
                <w:bCs/>
              </w:rPr>
              <w:t>3</w:t>
            </w:r>
            <w:bookmarkEnd w:id="35"/>
          </w:ins>
          <w:ins w:id="597" w:author="梁元" w:date="2019-05-14T19:56:46Z">
            <w:r>
              <w:rPr>
                <w:b/>
                <w:bCs/>
              </w:rPr>
              <w:fldChar w:fldCharType="end"/>
            </w:r>
          </w:ins>
        </w:p>
        <w:p>
          <w:pPr>
            <w:pStyle w:val="40"/>
            <w:tabs>
              <w:tab w:val="right" w:leader="dot" w:pos="8306"/>
            </w:tabs>
            <w:rPr>
              <w:ins w:id="598" w:author="梁元" w:date="2019-05-14T19:56:46Z"/>
            </w:rPr>
          </w:pPr>
          <w:ins w:id="599" w:author="梁元" w:date="2019-05-14T19:56:46Z">
            <w:r>
              <w:rPr/>
              <w:fldChar w:fldCharType="begin"/>
            </w:r>
          </w:ins>
          <w:ins w:id="600" w:author="梁元" w:date="2019-05-14T19:56:46Z">
            <w:r>
              <w:rPr/>
              <w:instrText xml:space="preserve"> HYPERLINK \l _Toc26859_WPSOffice_Level2 </w:instrText>
            </w:r>
          </w:ins>
          <w:ins w:id="601" w:author="梁元" w:date="2019-05-14T19:56:46Z">
            <w:r>
              <w:rPr/>
              <w:fldChar w:fldCharType="separate"/>
            </w:r>
          </w:ins>
          <w:customXmlInsRangeStart w:id="603" w:author="梁元" w:date="2019-05-14T19:56:46Z"/>
          <w:sdt>
            <w:sdtPr>
              <w:rPr>
                <w:rFonts w:asciiTheme="minorHAnsi" w:hAnsiTheme="minorHAnsi" w:eastAsiaTheme="minorEastAsia" w:cstheme="minorBidi"/>
                <w:kern w:val="2"/>
                <w:sz w:val="24"/>
                <w:szCs w:val="22"/>
                <w:lang w:val="en-US" w:eastAsia="zh-CN" w:bidi="ar-SA"/>
              </w:rPr>
              <w:id w:val="147481979"/>
              <w:placeholder>
                <w:docPart w:val="{69f67e14-d2f8-477e-94eb-9ffaca93599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603"/>
              <w:ins w:id="605" w:author="梁元" w:date="2019-05-14T19:56:46Z">
                <w:r>
                  <w:rPr>
                    <w:rFonts w:ascii="仿宋" w:hAnsi="仿宋" w:eastAsia="仿宋" w:cstheme="majorBidi"/>
                  </w:rPr>
                  <w:t xml:space="preserve">1. </w:t>
                </w:r>
              </w:ins>
              <w:ins w:id="606" w:author="梁元" w:date="2019-05-14T19:56:46Z">
                <w:r>
                  <w:rPr>
                    <w:rFonts w:hint="eastAsia" w:ascii="仿宋" w:hAnsi="仿宋" w:eastAsia="仿宋" w:cstheme="majorBidi"/>
                  </w:rPr>
                  <w:t>通常解法</w:t>
                </w:r>
              </w:ins>
              <w:customXmlInsRangeStart w:id="608" w:author="梁元" w:date="2019-05-14T19:56:46Z"/>
            </w:sdtContent>
          </w:sdt>
          <w:customXmlInsRangeEnd w:id="608"/>
          <w:ins w:id="609" w:author="梁元" w:date="2019-05-14T19:56:46Z">
            <w:r>
              <w:rPr/>
              <w:tab/>
            </w:r>
          </w:ins>
          <w:ins w:id="610" w:author="梁元" w:date="2019-05-14T19:56:54Z">
            <w:bookmarkStart w:id="36" w:name="_Toc26859_WPSOffice_Level2Page"/>
            <w:r>
              <w:rPr/>
              <w:t>3</w:t>
            </w:r>
            <w:bookmarkEnd w:id="36"/>
          </w:ins>
          <w:ins w:id="611" w:author="梁元" w:date="2019-05-14T19:56:46Z">
            <w:r>
              <w:rPr/>
              <w:fldChar w:fldCharType="end"/>
            </w:r>
          </w:ins>
        </w:p>
        <w:p>
          <w:pPr>
            <w:pStyle w:val="40"/>
            <w:tabs>
              <w:tab w:val="right" w:leader="dot" w:pos="8306"/>
            </w:tabs>
            <w:rPr>
              <w:ins w:id="612" w:author="梁元" w:date="2019-05-14T19:56:46Z"/>
            </w:rPr>
          </w:pPr>
          <w:ins w:id="613" w:author="梁元" w:date="2019-05-14T19:56:46Z">
            <w:r>
              <w:rPr/>
              <w:fldChar w:fldCharType="begin"/>
            </w:r>
          </w:ins>
          <w:ins w:id="614" w:author="梁元" w:date="2019-05-14T19:56:46Z">
            <w:r>
              <w:rPr/>
              <w:instrText xml:space="preserve"> HYPERLINK \l _Toc17347_WPSOffice_Level2 </w:instrText>
            </w:r>
          </w:ins>
          <w:ins w:id="615" w:author="梁元" w:date="2019-05-14T19:56:46Z">
            <w:r>
              <w:rPr/>
              <w:fldChar w:fldCharType="separate"/>
            </w:r>
          </w:ins>
          <w:customXmlInsRangeStart w:id="617" w:author="梁元" w:date="2019-05-14T19:56:46Z"/>
          <w:sdt>
            <w:sdtPr>
              <w:rPr>
                <w:rFonts w:asciiTheme="minorHAnsi" w:hAnsiTheme="minorHAnsi" w:eastAsiaTheme="minorEastAsia" w:cstheme="minorBidi"/>
                <w:kern w:val="2"/>
                <w:sz w:val="24"/>
                <w:szCs w:val="22"/>
                <w:lang w:val="en-US" w:eastAsia="zh-CN" w:bidi="ar-SA"/>
              </w:rPr>
              <w:id w:val="147481979"/>
              <w:placeholder>
                <w:docPart w:val="{41bfc1c0-1695-4ca1-a04d-36c57431255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617"/>
              <w:ins w:id="619" w:author="梁元" w:date="2019-05-14T19:56:46Z">
                <w:r>
                  <w:rPr>
                    <w:rFonts w:ascii="仿宋" w:hAnsi="仿宋" w:eastAsia="仿宋" w:cs="Times New Roman"/>
                  </w:rPr>
                  <w:t xml:space="preserve">2. </w:t>
                </w:r>
              </w:ins>
              <w:ins w:id="620" w:author="梁元" w:date="2019-05-14T19:56:46Z">
                <w:r>
                  <w:rPr>
                    <w:rFonts w:hint="eastAsia" w:ascii="仿宋" w:hAnsi="仿宋" w:eastAsia="仿宋" w:cstheme="majorBidi"/>
                  </w:rPr>
                  <w:t>通用大牛级解法</w:t>
                </w:r>
              </w:ins>
              <w:customXmlInsRangeStart w:id="622" w:author="梁元" w:date="2019-05-14T19:56:46Z"/>
            </w:sdtContent>
          </w:sdt>
          <w:customXmlInsRangeEnd w:id="622"/>
          <w:ins w:id="623" w:author="梁元" w:date="2019-05-14T19:56:46Z">
            <w:r>
              <w:rPr/>
              <w:tab/>
            </w:r>
          </w:ins>
          <w:ins w:id="624" w:author="梁元" w:date="2019-05-14T19:56:54Z">
            <w:bookmarkStart w:id="37" w:name="_Toc17347_WPSOffice_Level2Page"/>
            <w:r>
              <w:rPr/>
              <w:t>3</w:t>
            </w:r>
            <w:bookmarkEnd w:id="37"/>
          </w:ins>
          <w:ins w:id="625" w:author="梁元" w:date="2019-05-14T19:56:46Z">
            <w:r>
              <w:rPr/>
              <w:fldChar w:fldCharType="end"/>
            </w:r>
          </w:ins>
        </w:p>
        <w:p>
          <w:pPr>
            <w:pStyle w:val="40"/>
            <w:tabs>
              <w:tab w:val="right" w:leader="dot" w:pos="8306"/>
            </w:tabs>
            <w:rPr>
              <w:ins w:id="626" w:author="梁元" w:date="2019-05-14T19:56:46Z"/>
            </w:rPr>
          </w:pPr>
          <w:ins w:id="627" w:author="梁元" w:date="2019-05-14T19:56:46Z">
            <w:r>
              <w:rPr/>
              <w:fldChar w:fldCharType="begin"/>
            </w:r>
          </w:ins>
          <w:ins w:id="628" w:author="梁元" w:date="2019-05-14T19:56:46Z">
            <w:r>
              <w:rPr/>
              <w:instrText xml:space="preserve"> HYPERLINK \l _Toc25651_WPSOffice_Level2 </w:instrText>
            </w:r>
          </w:ins>
          <w:ins w:id="629" w:author="梁元" w:date="2019-05-14T19:56:46Z">
            <w:r>
              <w:rPr/>
              <w:fldChar w:fldCharType="separate"/>
            </w:r>
          </w:ins>
          <w:customXmlInsRangeStart w:id="631" w:author="梁元" w:date="2019-05-14T19:56:46Z"/>
          <w:sdt>
            <w:sdtPr>
              <w:rPr>
                <w:rFonts w:asciiTheme="minorHAnsi" w:hAnsiTheme="minorHAnsi" w:eastAsiaTheme="minorEastAsia" w:cstheme="minorBidi"/>
                <w:kern w:val="2"/>
                <w:sz w:val="24"/>
                <w:szCs w:val="22"/>
                <w:lang w:val="en-US" w:eastAsia="zh-CN" w:bidi="ar-SA"/>
              </w:rPr>
              <w:id w:val="147481979"/>
              <w:placeholder>
                <w:docPart w:val="{f481fc94-a0fd-49cc-a7b0-fc3f15c201b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631"/>
              <w:ins w:id="633" w:author="梁元" w:date="2019-05-14T19:56:46Z">
                <w:r>
                  <w:rPr>
                    <w:rFonts w:ascii="仿宋" w:hAnsi="仿宋" w:eastAsia="仿宋" w:cstheme="majorBidi"/>
                  </w:rPr>
                  <w:t xml:space="preserve">3. </w:t>
                </w:r>
              </w:ins>
              <w:ins w:id="634" w:author="梁元" w:date="2019-05-14T19:56:46Z">
                <w:r>
                  <w:rPr>
                    <w:rFonts w:hint="eastAsia" w:ascii="仿宋" w:hAnsi="仿宋" w:eastAsia="仿宋" w:cstheme="majorBidi"/>
                  </w:rPr>
                  <w:t>解法对比及优缺点</w:t>
                </w:r>
              </w:ins>
              <w:customXmlInsRangeStart w:id="636" w:author="梁元" w:date="2019-05-14T19:56:46Z"/>
            </w:sdtContent>
          </w:sdt>
          <w:customXmlInsRangeEnd w:id="636"/>
          <w:ins w:id="637" w:author="梁元" w:date="2019-05-14T19:56:46Z">
            <w:r>
              <w:rPr/>
              <w:tab/>
            </w:r>
          </w:ins>
          <w:ins w:id="638" w:author="梁元" w:date="2019-05-14T19:56:54Z">
            <w:bookmarkStart w:id="38" w:name="_Toc25651_WPSOffice_Level2Page"/>
            <w:r>
              <w:rPr/>
              <w:t>4</w:t>
            </w:r>
            <w:bookmarkEnd w:id="38"/>
          </w:ins>
          <w:ins w:id="639" w:author="梁元" w:date="2019-05-14T19:56:46Z">
            <w:r>
              <w:rPr/>
              <w:fldChar w:fldCharType="end"/>
            </w:r>
          </w:ins>
        </w:p>
        <w:p>
          <w:pPr>
            <w:pStyle w:val="40"/>
            <w:tabs>
              <w:tab w:val="right" w:leader="dot" w:pos="8306"/>
            </w:tabs>
            <w:rPr>
              <w:ins w:id="640" w:author="梁元" w:date="2019-05-14T19:56:46Z"/>
            </w:rPr>
          </w:pPr>
          <w:ins w:id="641" w:author="梁元" w:date="2019-05-14T19:56:46Z">
            <w:r>
              <w:rPr/>
              <w:fldChar w:fldCharType="begin"/>
            </w:r>
          </w:ins>
          <w:ins w:id="642" w:author="梁元" w:date="2019-05-14T19:56:46Z">
            <w:r>
              <w:rPr/>
              <w:instrText xml:space="preserve"> HYPERLINK \l _Toc21168_WPSOffice_Level2 </w:instrText>
            </w:r>
          </w:ins>
          <w:ins w:id="643" w:author="梁元" w:date="2019-05-14T19:56:46Z">
            <w:r>
              <w:rPr/>
              <w:fldChar w:fldCharType="separate"/>
            </w:r>
          </w:ins>
          <w:customXmlInsRangeStart w:id="645" w:author="梁元" w:date="2019-05-14T19:56:46Z"/>
          <w:sdt>
            <w:sdtPr>
              <w:rPr>
                <w:rFonts w:asciiTheme="minorHAnsi" w:hAnsiTheme="minorHAnsi" w:eastAsiaTheme="minorEastAsia" w:cstheme="minorBidi"/>
                <w:kern w:val="2"/>
                <w:sz w:val="24"/>
                <w:szCs w:val="22"/>
                <w:lang w:val="en-US" w:eastAsia="zh-CN" w:bidi="ar-SA"/>
              </w:rPr>
              <w:id w:val="147481979"/>
              <w:placeholder>
                <w:docPart w:val="{71fb276d-40ea-4d6f-8cb8-f5dcc7e714c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645"/>
              <w:ins w:id="647" w:author="梁元" w:date="2019-05-14T19:56:46Z">
                <w:r>
                  <w:rPr>
                    <w:rFonts w:ascii="仿宋" w:hAnsi="仿宋" w:eastAsia="仿宋" w:cstheme="majorBidi"/>
                  </w:rPr>
                  <w:t xml:space="preserve">4. </w:t>
                </w:r>
              </w:ins>
              <w:ins w:id="648" w:author="梁元" w:date="2019-05-14T19:56:46Z">
                <w:r>
                  <w:rPr>
                    <w:rFonts w:hint="eastAsia" w:ascii="仿宋" w:hAnsi="仿宋" w:eastAsia="仿宋" w:cstheme="majorBidi"/>
                  </w:rPr>
                  <w:t>延伸及扩展问题回答参考</w:t>
                </w:r>
              </w:ins>
              <w:customXmlInsRangeStart w:id="650" w:author="梁元" w:date="2019-05-14T19:56:46Z"/>
            </w:sdtContent>
          </w:sdt>
          <w:customXmlInsRangeEnd w:id="650"/>
          <w:ins w:id="651" w:author="梁元" w:date="2019-05-14T19:56:46Z">
            <w:r>
              <w:rPr/>
              <w:tab/>
            </w:r>
          </w:ins>
          <w:ins w:id="652" w:author="梁元" w:date="2019-05-14T19:56:54Z">
            <w:bookmarkStart w:id="39" w:name="_Toc21168_WPSOffice_Level2Page"/>
            <w:r>
              <w:rPr/>
              <w:t>4</w:t>
            </w:r>
            <w:bookmarkEnd w:id="39"/>
          </w:ins>
          <w:ins w:id="653" w:author="梁元" w:date="2019-05-14T19:56:46Z">
            <w:r>
              <w:rPr/>
              <w:fldChar w:fldCharType="end"/>
            </w:r>
          </w:ins>
        </w:p>
        <w:p>
          <w:pPr>
            <w:pStyle w:val="40"/>
            <w:tabs>
              <w:tab w:val="right" w:leader="dot" w:pos="8306"/>
            </w:tabs>
            <w:rPr>
              <w:ins w:id="654" w:author="梁元" w:date="2019-05-14T19:56:46Z"/>
            </w:rPr>
          </w:pPr>
          <w:ins w:id="655" w:author="梁元" w:date="2019-05-14T19:56:46Z">
            <w:r>
              <w:rPr/>
              <w:fldChar w:fldCharType="begin"/>
            </w:r>
          </w:ins>
          <w:ins w:id="656" w:author="梁元" w:date="2019-05-14T19:56:46Z">
            <w:r>
              <w:rPr/>
              <w:instrText xml:space="preserve"> HYPERLINK \l _Toc12606_WPSOffice_Level2 </w:instrText>
            </w:r>
          </w:ins>
          <w:ins w:id="657" w:author="梁元" w:date="2019-05-14T19:56:46Z">
            <w:r>
              <w:rPr/>
              <w:fldChar w:fldCharType="separate"/>
            </w:r>
          </w:ins>
          <w:customXmlInsRangeStart w:id="659" w:author="梁元" w:date="2019-05-14T19:56:46Z"/>
          <w:sdt>
            <w:sdtPr>
              <w:rPr>
                <w:rFonts w:asciiTheme="minorHAnsi" w:hAnsiTheme="minorHAnsi" w:eastAsiaTheme="minorEastAsia" w:cstheme="minorBidi"/>
                <w:kern w:val="2"/>
                <w:sz w:val="24"/>
                <w:szCs w:val="22"/>
                <w:lang w:val="en-US" w:eastAsia="zh-CN" w:bidi="ar-SA"/>
              </w:rPr>
              <w:id w:val="147481979"/>
              <w:placeholder>
                <w:docPart w:val="{d52acf17-e196-4c79-977c-18b0d87b585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659"/>
              <w:ins w:id="661" w:author="梁元" w:date="2019-05-14T19:56:46Z">
                <w:r>
                  <w:rPr>
                    <w:rFonts w:ascii="仿宋" w:hAnsi="仿宋" w:eastAsia="仿宋" w:cstheme="majorBidi"/>
                  </w:rPr>
                  <w:t xml:space="preserve">5. </w:t>
                </w:r>
              </w:ins>
              <w:ins w:id="662" w:author="梁元" w:date="2019-05-14T19:56:46Z">
                <w:r>
                  <w:rPr>
                    <w:rFonts w:hint="eastAsia" w:ascii="仿宋" w:hAnsi="仿宋" w:eastAsia="仿宋" w:cstheme="majorBidi"/>
                  </w:rPr>
                  <w:t>项目中体现经验的点</w:t>
                </w:r>
              </w:ins>
              <w:customXmlInsRangeStart w:id="664" w:author="梁元" w:date="2019-05-14T19:56:46Z"/>
            </w:sdtContent>
          </w:sdt>
          <w:customXmlInsRangeEnd w:id="664"/>
          <w:ins w:id="665" w:author="梁元" w:date="2019-05-14T19:56:46Z">
            <w:r>
              <w:rPr/>
              <w:tab/>
            </w:r>
          </w:ins>
          <w:ins w:id="666" w:author="梁元" w:date="2019-05-14T19:56:54Z">
            <w:bookmarkStart w:id="40" w:name="_Toc12606_WPSOffice_Level2Page"/>
            <w:r>
              <w:rPr/>
              <w:t>4</w:t>
            </w:r>
            <w:bookmarkEnd w:id="40"/>
          </w:ins>
          <w:ins w:id="667" w:author="梁元" w:date="2019-05-14T19:56:46Z">
            <w:r>
              <w:rPr/>
              <w:fldChar w:fldCharType="end"/>
            </w:r>
          </w:ins>
        </w:p>
        <w:p>
          <w:pPr>
            <w:pStyle w:val="40"/>
            <w:tabs>
              <w:tab w:val="right" w:leader="dot" w:pos="8306"/>
            </w:tabs>
            <w:rPr>
              <w:ins w:id="668" w:author="梁元" w:date="2019-05-14T19:56:46Z"/>
            </w:rPr>
          </w:pPr>
          <w:ins w:id="669" w:author="梁元" w:date="2019-05-14T19:56:46Z">
            <w:r>
              <w:rPr/>
              <w:fldChar w:fldCharType="begin"/>
            </w:r>
          </w:ins>
          <w:ins w:id="670" w:author="梁元" w:date="2019-05-14T19:56:46Z">
            <w:r>
              <w:rPr/>
              <w:instrText xml:space="preserve"> HYPERLINK \l _Toc24880_WPSOffice_Level2 </w:instrText>
            </w:r>
          </w:ins>
          <w:ins w:id="671" w:author="梁元" w:date="2019-05-14T19:56:46Z">
            <w:r>
              <w:rPr/>
              <w:fldChar w:fldCharType="separate"/>
            </w:r>
          </w:ins>
          <w:customXmlInsRangeStart w:id="673" w:author="梁元" w:date="2019-05-14T19:56:46Z"/>
          <w:sdt>
            <w:sdtPr>
              <w:rPr>
                <w:rFonts w:asciiTheme="minorHAnsi" w:hAnsiTheme="minorHAnsi" w:eastAsiaTheme="minorEastAsia" w:cstheme="minorBidi"/>
                <w:kern w:val="2"/>
                <w:sz w:val="24"/>
                <w:szCs w:val="22"/>
                <w:lang w:val="en-US" w:eastAsia="zh-CN" w:bidi="ar-SA"/>
              </w:rPr>
              <w:id w:val="147481979"/>
              <w:placeholder>
                <w:docPart w:val="{12d28477-abb8-4f13-b645-7d157aeec28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673"/>
              <w:ins w:id="675" w:author="梁元" w:date="2019-05-14T19:56:46Z">
                <w:r>
                  <w:rPr>
                    <w:rFonts w:ascii="仿宋" w:hAnsi="仿宋" w:eastAsia="仿宋" w:cstheme="majorBidi"/>
                  </w:rPr>
                  <w:t xml:space="preserve">6. </w:t>
                </w:r>
              </w:ins>
              <w:ins w:id="676" w:author="梁元" w:date="2019-05-14T19:56:46Z">
                <w:r>
                  <w:rPr>
                    <w:rFonts w:hint="eastAsia" w:ascii="仿宋" w:hAnsi="仿宋" w:eastAsia="仿宋" w:cstheme="majorBidi"/>
                  </w:rPr>
                  <w:t>论坛参考</w:t>
                </w:r>
              </w:ins>
              <w:customXmlInsRangeStart w:id="678" w:author="梁元" w:date="2019-05-14T19:56:46Z"/>
            </w:sdtContent>
          </w:sdt>
          <w:customXmlInsRangeEnd w:id="678"/>
          <w:ins w:id="679" w:author="梁元" w:date="2019-05-14T19:56:46Z">
            <w:r>
              <w:rPr/>
              <w:tab/>
            </w:r>
          </w:ins>
          <w:ins w:id="680" w:author="梁元" w:date="2019-05-14T19:56:54Z">
            <w:bookmarkStart w:id="41" w:name="_Toc24880_WPSOffice_Level2Page"/>
            <w:r>
              <w:rPr/>
              <w:t>4</w:t>
            </w:r>
            <w:bookmarkEnd w:id="41"/>
          </w:ins>
          <w:ins w:id="681" w:author="梁元" w:date="2019-05-14T19:56:46Z">
            <w:r>
              <w:rPr/>
              <w:fldChar w:fldCharType="end"/>
            </w:r>
          </w:ins>
        </w:p>
        <w:p>
          <w:pPr>
            <w:pStyle w:val="39"/>
            <w:tabs>
              <w:tab w:val="right" w:leader="dot" w:pos="8306"/>
            </w:tabs>
            <w:rPr>
              <w:ins w:id="682" w:author="梁元" w:date="2019-05-14T19:56:46Z"/>
            </w:rPr>
          </w:pPr>
          <w:ins w:id="683" w:author="梁元" w:date="2019-05-14T19:56:46Z">
            <w:r>
              <w:rPr>
                <w:b/>
                <w:bCs/>
              </w:rPr>
              <w:fldChar w:fldCharType="begin"/>
            </w:r>
          </w:ins>
          <w:ins w:id="684" w:author="梁元" w:date="2019-05-14T19:56:46Z">
            <w:r>
              <w:rPr/>
              <w:instrText xml:space="preserve"> HYPERLINK \l _Toc29521_WPSOffice_Level1 </w:instrText>
            </w:r>
          </w:ins>
          <w:ins w:id="685" w:author="梁元" w:date="2019-05-14T19:56:46Z">
            <w:r>
              <w:rPr>
                <w:b/>
                <w:bCs/>
              </w:rPr>
              <w:fldChar w:fldCharType="separate"/>
            </w:r>
          </w:ins>
          <w:customXmlInsRangeStart w:id="687"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d8d19349-5389-48ab-86ff-97a6c810622a}"/>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687"/>
              <w:ins w:id="689" w:author="梁元" w:date="2019-05-14T19:56:46Z">
                <w:r>
                  <w:rPr>
                    <w:rFonts w:ascii="仿宋" w:hAnsi="仿宋" w:eastAsia="仿宋" w:cstheme="minorBidi"/>
                    <w:b/>
                    <w:bCs/>
                  </w:rPr>
                  <w:t xml:space="preserve">七、 </w:t>
                </w:r>
              </w:ins>
              <w:ins w:id="690" w:author="梁元" w:date="2019-05-14T19:56:46Z">
                <w:r>
                  <w:rPr>
                    <w:rFonts w:hint="eastAsia" w:ascii="仿宋" w:hAnsi="仿宋" w:eastAsia="仿宋" w:cstheme="minorBidi"/>
                    <w:b/>
                    <w:bCs/>
                  </w:rPr>
                  <w:t>你是如何解决前端开发数据作用域问题</w:t>
                </w:r>
              </w:ins>
              <w:ins w:id="691" w:author="梁元" w:date="2019-05-14T19:56:46Z">
                <w:r>
                  <w:rPr>
                    <w:rFonts w:ascii="仿宋" w:hAnsi="仿宋" w:eastAsia="仿宋" w:cstheme="minorBidi"/>
                    <w:b/>
                    <w:bCs/>
                  </w:rPr>
                  <w:t>?</w:t>
                </w:r>
              </w:ins>
              <w:customXmlInsRangeStart w:id="693" w:author="梁元" w:date="2019-05-14T19:56:46Z"/>
            </w:sdtContent>
          </w:sdt>
          <w:customXmlInsRangeEnd w:id="693"/>
          <w:ins w:id="694" w:author="梁元" w:date="2019-05-14T19:56:46Z">
            <w:r>
              <w:rPr>
                <w:b/>
                <w:bCs/>
              </w:rPr>
              <w:tab/>
            </w:r>
          </w:ins>
          <w:ins w:id="695" w:author="梁元" w:date="2019-05-14T19:56:54Z">
            <w:bookmarkStart w:id="42" w:name="_Toc29521_WPSOffice_Level1Page"/>
            <w:r>
              <w:rPr>
                <w:b/>
                <w:bCs/>
              </w:rPr>
              <w:t>4</w:t>
            </w:r>
            <w:bookmarkEnd w:id="42"/>
          </w:ins>
          <w:ins w:id="696" w:author="梁元" w:date="2019-05-14T19:56:46Z">
            <w:r>
              <w:rPr>
                <w:b/>
                <w:bCs/>
              </w:rPr>
              <w:fldChar w:fldCharType="end"/>
            </w:r>
          </w:ins>
        </w:p>
        <w:p>
          <w:pPr>
            <w:pStyle w:val="40"/>
            <w:tabs>
              <w:tab w:val="right" w:leader="dot" w:pos="8306"/>
            </w:tabs>
            <w:rPr>
              <w:ins w:id="697" w:author="梁元" w:date="2019-05-14T19:56:46Z"/>
            </w:rPr>
          </w:pPr>
          <w:ins w:id="698" w:author="梁元" w:date="2019-05-14T19:56:46Z">
            <w:r>
              <w:rPr/>
              <w:fldChar w:fldCharType="begin"/>
            </w:r>
          </w:ins>
          <w:ins w:id="699" w:author="梁元" w:date="2019-05-14T19:56:46Z">
            <w:r>
              <w:rPr/>
              <w:instrText xml:space="preserve"> HYPERLINK \l _Toc20853_WPSOffice_Level2 </w:instrText>
            </w:r>
          </w:ins>
          <w:ins w:id="700" w:author="梁元" w:date="2019-05-14T19:56:46Z">
            <w:r>
              <w:rPr/>
              <w:fldChar w:fldCharType="separate"/>
            </w:r>
          </w:ins>
          <w:customXmlInsRangeStart w:id="702" w:author="梁元" w:date="2019-05-14T19:56:46Z"/>
          <w:sdt>
            <w:sdtPr>
              <w:rPr>
                <w:rFonts w:asciiTheme="minorHAnsi" w:hAnsiTheme="minorHAnsi" w:eastAsiaTheme="minorEastAsia" w:cstheme="minorBidi"/>
                <w:kern w:val="2"/>
                <w:sz w:val="24"/>
                <w:szCs w:val="22"/>
                <w:lang w:val="en-US" w:eastAsia="zh-CN" w:bidi="ar-SA"/>
              </w:rPr>
              <w:id w:val="147481979"/>
              <w:placeholder>
                <w:docPart w:val="{87599459-312a-4c1e-a2c7-8e0d2dfee6e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702"/>
              <w:ins w:id="704" w:author="梁元" w:date="2019-05-14T19:56:46Z">
                <w:r>
                  <w:rPr>
                    <w:rFonts w:ascii="仿宋" w:hAnsi="仿宋" w:eastAsia="仿宋" w:cstheme="majorBidi"/>
                  </w:rPr>
                  <w:t xml:space="preserve">1. </w:t>
                </w:r>
              </w:ins>
              <w:ins w:id="705" w:author="梁元" w:date="2019-05-14T19:56:46Z">
                <w:r>
                  <w:rPr>
                    <w:rFonts w:hint="eastAsia" w:ascii="仿宋" w:hAnsi="仿宋" w:eastAsia="仿宋" w:cstheme="majorBidi"/>
                  </w:rPr>
                  <w:t>通常解法</w:t>
                </w:r>
              </w:ins>
              <w:customXmlInsRangeStart w:id="707" w:author="梁元" w:date="2019-05-14T19:56:46Z"/>
            </w:sdtContent>
          </w:sdt>
          <w:customXmlInsRangeEnd w:id="707"/>
          <w:ins w:id="708" w:author="梁元" w:date="2019-05-14T19:56:46Z">
            <w:r>
              <w:rPr/>
              <w:tab/>
            </w:r>
          </w:ins>
          <w:ins w:id="709" w:author="梁元" w:date="2019-05-14T19:56:54Z">
            <w:bookmarkStart w:id="43" w:name="_Toc20853_WPSOffice_Level2Page"/>
            <w:r>
              <w:rPr/>
              <w:t>4</w:t>
            </w:r>
            <w:bookmarkEnd w:id="43"/>
          </w:ins>
          <w:ins w:id="710" w:author="梁元" w:date="2019-05-14T19:56:46Z">
            <w:r>
              <w:rPr/>
              <w:fldChar w:fldCharType="end"/>
            </w:r>
          </w:ins>
        </w:p>
        <w:p>
          <w:pPr>
            <w:pStyle w:val="40"/>
            <w:tabs>
              <w:tab w:val="right" w:leader="dot" w:pos="8306"/>
            </w:tabs>
            <w:rPr>
              <w:ins w:id="711" w:author="梁元" w:date="2019-05-14T19:56:46Z"/>
            </w:rPr>
          </w:pPr>
          <w:ins w:id="712" w:author="梁元" w:date="2019-05-14T19:56:46Z">
            <w:r>
              <w:rPr/>
              <w:fldChar w:fldCharType="begin"/>
            </w:r>
          </w:ins>
          <w:ins w:id="713" w:author="梁元" w:date="2019-05-14T19:56:46Z">
            <w:r>
              <w:rPr/>
              <w:instrText xml:space="preserve"> HYPERLINK \l _Toc6018_WPSOffice_Level2 </w:instrText>
            </w:r>
          </w:ins>
          <w:ins w:id="714" w:author="梁元" w:date="2019-05-14T19:56:46Z">
            <w:r>
              <w:rPr/>
              <w:fldChar w:fldCharType="separate"/>
            </w:r>
          </w:ins>
          <w:customXmlInsRangeStart w:id="716" w:author="梁元" w:date="2019-05-14T19:56:46Z"/>
          <w:sdt>
            <w:sdtPr>
              <w:rPr>
                <w:rFonts w:asciiTheme="minorHAnsi" w:hAnsiTheme="minorHAnsi" w:eastAsiaTheme="minorEastAsia" w:cstheme="minorBidi"/>
                <w:kern w:val="2"/>
                <w:sz w:val="24"/>
                <w:szCs w:val="22"/>
                <w:lang w:val="en-US" w:eastAsia="zh-CN" w:bidi="ar-SA"/>
              </w:rPr>
              <w:id w:val="147481979"/>
              <w:placeholder>
                <w:docPart w:val="{be73b9f7-bd25-46a3-ae85-7500fe9993c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716"/>
              <w:ins w:id="718" w:author="梁元" w:date="2019-05-14T19:56:46Z">
                <w:r>
                  <w:rPr>
                    <w:rFonts w:ascii="仿宋" w:hAnsi="仿宋" w:eastAsia="仿宋" w:cstheme="majorBidi"/>
                  </w:rPr>
                  <w:t xml:space="preserve">2. </w:t>
                </w:r>
              </w:ins>
              <w:ins w:id="719" w:author="梁元" w:date="2019-05-14T19:56:46Z">
                <w:r>
                  <w:rPr>
                    <w:rFonts w:hint="eastAsia" w:ascii="仿宋" w:hAnsi="仿宋" w:eastAsia="仿宋" w:cstheme="majorBidi"/>
                  </w:rPr>
                  <w:t>通用大牛级解法</w:t>
                </w:r>
              </w:ins>
              <w:customXmlInsRangeStart w:id="721" w:author="梁元" w:date="2019-05-14T19:56:46Z"/>
            </w:sdtContent>
          </w:sdt>
          <w:customXmlInsRangeEnd w:id="721"/>
          <w:ins w:id="722" w:author="梁元" w:date="2019-05-14T19:56:46Z">
            <w:r>
              <w:rPr/>
              <w:tab/>
            </w:r>
          </w:ins>
          <w:ins w:id="723" w:author="梁元" w:date="2019-05-14T19:56:54Z">
            <w:bookmarkStart w:id="44" w:name="_Toc6018_WPSOffice_Level2Page"/>
            <w:r>
              <w:rPr/>
              <w:t>4</w:t>
            </w:r>
            <w:bookmarkEnd w:id="44"/>
          </w:ins>
          <w:ins w:id="724" w:author="梁元" w:date="2019-05-14T19:56:46Z">
            <w:r>
              <w:rPr/>
              <w:fldChar w:fldCharType="end"/>
            </w:r>
          </w:ins>
        </w:p>
        <w:p>
          <w:pPr>
            <w:pStyle w:val="40"/>
            <w:tabs>
              <w:tab w:val="right" w:leader="dot" w:pos="8306"/>
            </w:tabs>
            <w:rPr>
              <w:ins w:id="725" w:author="梁元" w:date="2019-05-14T19:56:46Z"/>
            </w:rPr>
          </w:pPr>
          <w:ins w:id="726" w:author="梁元" w:date="2019-05-14T19:56:46Z">
            <w:r>
              <w:rPr/>
              <w:fldChar w:fldCharType="begin"/>
            </w:r>
          </w:ins>
          <w:ins w:id="727" w:author="梁元" w:date="2019-05-14T19:56:46Z">
            <w:r>
              <w:rPr/>
              <w:instrText xml:space="preserve"> HYPERLINK \l _Toc31544_WPSOffice_Level2 </w:instrText>
            </w:r>
          </w:ins>
          <w:ins w:id="728" w:author="梁元" w:date="2019-05-14T19:56:46Z">
            <w:r>
              <w:rPr/>
              <w:fldChar w:fldCharType="separate"/>
            </w:r>
          </w:ins>
          <w:customXmlInsRangeStart w:id="730" w:author="梁元" w:date="2019-05-14T19:56:46Z"/>
          <w:sdt>
            <w:sdtPr>
              <w:rPr>
                <w:rFonts w:asciiTheme="minorHAnsi" w:hAnsiTheme="minorHAnsi" w:eastAsiaTheme="minorEastAsia" w:cstheme="minorBidi"/>
                <w:kern w:val="2"/>
                <w:sz w:val="24"/>
                <w:szCs w:val="22"/>
                <w:lang w:val="en-US" w:eastAsia="zh-CN" w:bidi="ar-SA"/>
              </w:rPr>
              <w:id w:val="147481979"/>
              <w:placeholder>
                <w:docPart w:val="{a357871a-3de5-4c9c-8ad4-4fc340fa426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730"/>
              <w:ins w:id="732" w:author="梁元" w:date="2019-05-14T19:56:46Z">
                <w:r>
                  <w:rPr>
                    <w:rFonts w:ascii="仿宋" w:hAnsi="仿宋" w:eastAsia="仿宋" w:cstheme="majorBidi"/>
                  </w:rPr>
                  <w:t xml:space="preserve">3. </w:t>
                </w:r>
              </w:ins>
              <w:ins w:id="733" w:author="梁元" w:date="2019-05-14T19:56:46Z">
                <w:r>
                  <w:rPr>
                    <w:rFonts w:hint="eastAsia" w:ascii="仿宋" w:hAnsi="仿宋" w:eastAsia="仿宋" w:cstheme="majorBidi"/>
                  </w:rPr>
                  <w:t>延伸及扩展问题回答参</w:t>
                </w:r>
              </w:ins>
              <w:customXmlInsRangeStart w:id="735" w:author="梁元" w:date="2019-05-14T19:56:46Z"/>
            </w:sdtContent>
          </w:sdt>
          <w:customXmlInsRangeEnd w:id="735"/>
          <w:ins w:id="736" w:author="梁元" w:date="2019-05-14T19:56:46Z">
            <w:r>
              <w:rPr/>
              <w:tab/>
            </w:r>
          </w:ins>
          <w:ins w:id="737" w:author="梁元" w:date="2019-05-14T19:56:54Z">
            <w:bookmarkStart w:id="45" w:name="_Toc31544_WPSOffice_Level2Page"/>
            <w:r>
              <w:rPr/>
              <w:t>5</w:t>
            </w:r>
            <w:bookmarkEnd w:id="45"/>
          </w:ins>
          <w:ins w:id="738" w:author="梁元" w:date="2019-05-14T19:56:46Z">
            <w:r>
              <w:rPr/>
              <w:fldChar w:fldCharType="end"/>
            </w:r>
          </w:ins>
        </w:p>
        <w:p>
          <w:pPr>
            <w:pStyle w:val="40"/>
            <w:tabs>
              <w:tab w:val="right" w:leader="dot" w:pos="8306"/>
            </w:tabs>
            <w:rPr>
              <w:ins w:id="739" w:author="梁元" w:date="2019-05-14T19:56:46Z"/>
            </w:rPr>
          </w:pPr>
          <w:ins w:id="740" w:author="梁元" w:date="2019-05-14T19:56:46Z">
            <w:r>
              <w:rPr/>
              <w:fldChar w:fldCharType="begin"/>
            </w:r>
          </w:ins>
          <w:ins w:id="741" w:author="梁元" w:date="2019-05-14T19:56:46Z">
            <w:r>
              <w:rPr/>
              <w:instrText xml:space="preserve"> HYPERLINK \l _Toc32563_WPSOffice_Level2 </w:instrText>
            </w:r>
          </w:ins>
          <w:ins w:id="742" w:author="梁元" w:date="2019-05-14T19:56:46Z">
            <w:r>
              <w:rPr/>
              <w:fldChar w:fldCharType="separate"/>
            </w:r>
          </w:ins>
          <w:customXmlInsRangeStart w:id="744" w:author="梁元" w:date="2019-05-14T19:56:46Z"/>
          <w:sdt>
            <w:sdtPr>
              <w:rPr>
                <w:rFonts w:asciiTheme="minorHAnsi" w:hAnsiTheme="minorHAnsi" w:eastAsiaTheme="minorEastAsia" w:cstheme="minorBidi"/>
                <w:kern w:val="2"/>
                <w:sz w:val="24"/>
                <w:szCs w:val="22"/>
                <w:lang w:val="en-US" w:eastAsia="zh-CN" w:bidi="ar-SA"/>
              </w:rPr>
              <w:id w:val="147481979"/>
              <w:placeholder>
                <w:docPart w:val="{5e276256-1a5e-4d9a-85cb-a1eb9495718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744"/>
              <w:ins w:id="746" w:author="梁元" w:date="2019-05-14T19:56:46Z">
                <w:r>
                  <w:rPr>
                    <w:rFonts w:ascii="仿宋" w:hAnsi="仿宋" w:eastAsia="仿宋" w:cstheme="majorBidi"/>
                  </w:rPr>
                  <w:t xml:space="preserve">4. </w:t>
                </w:r>
              </w:ins>
              <w:ins w:id="747" w:author="梁元" w:date="2019-05-14T19:56:46Z">
                <w:r>
                  <w:rPr>
                    <w:rFonts w:hint="eastAsia" w:ascii="仿宋" w:hAnsi="仿宋" w:eastAsia="仿宋" w:cstheme="majorBidi"/>
                  </w:rPr>
                  <w:t>项目中体现经验的点</w:t>
                </w:r>
              </w:ins>
              <w:customXmlInsRangeStart w:id="749" w:author="梁元" w:date="2019-05-14T19:56:46Z"/>
            </w:sdtContent>
          </w:sdt>
          <w:customXmlInsRangeEnd w:id="749"/>
          <w:ins w:id="750" w:author="梁元" w:date="2019-05-14T19:56:46Z">
            <w:r>
              <w:rPr/>
              <w:tab/>
            </w:r>
          </w:ins>
          <w:ins w:id="751" w:author="梁元" w:date="2019-05-14T19:56:54Z">
            <w:bookmarkStart w:id="46" w:name="_Toc32563_WPSOffice_Level2Page"/>
            <w:r>
              <w:rPr/>
              <w:t>6</w:t>
            </w:r>
            <w:bookmarkEnd w:id="46"/>
          </w:ins>
          <w:ins w:id="752" w:author="梁元" w:date="2019-05-14T19:56:46Z">
            <w:r>
              <w:rPr/>
              <w:fldChar w:fldCharType="end"/>
            </w:r>
          </w:ins>
        </w:p>
        <w:p>
          <w:pPr>
            <w:pStyle w:val="40"/>
            <w:tabs>
              <w:tab w:val="right" w:leader="dot" w:pos="8306"/>
            </w:tabs>
            <w:rPr>
              <w:ins w:id="753" w:author="梁元" w:date="2019-05-14T19:56:46Z"/>
            </w:rPr>
          </w:pPr>
          <w:ins w:id="754" w:author="梁元" w:date="2019-05-14T19:56:46Z">
            <w:r>
              <w:rPr/>
              <w:fldChar w:fldCharType="begin"/>
            </w:r>
          </w:ins>
          <w:ins w:id="755" w:author="梁元" w:date="2019-05-14T19:56:46Z">
            <w:r>
              <w:rPr/>
              <w:instrText xml:space="preserve"> HYPERLINK \l _Toc13281_WPSOffice_Level2 </w:instrText>
            </w:r>
          </w:ins>
          <w:ins w:id="756" w:author="梁元" w:date="2019-05-14T19:56:46Z">
            <w:r>
              <w:rPr/>
              <w:fldChar w:fldCharType="separate"/>
            </w:r>
          </w:ins>
          <w:customXmlInsRangeStart w:id="758" w:author="梁元" w:date="2019-05-14T19:56:46Z"/>
          <w:sdt>
            <w:sdtPr>
              <w:rPr>
                <w:rFonts w:asciiTheme="minorHAnsi" w:hAnsiTheme="minorHAnsi" w:eastAsiaTheme="minorEastAsia" w:cstheme="minorBidi"/>
                <w:kern w:val="2"/>
                <w:sz w:val="24"/>
                <w:szCs w:val="22"/>
                <w:lang w:val="en-US" w:eastAsia="zh-CN" w:bidi="ar-SA"/>
              </w:rPr>
              <w:id w:val="147481979"/>
              <w:placeholder>
                <w:docPart w:val="{c7506b9d-7e38-40bf-a5d9-15826176be3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758"/>
              <w:ins w:id="760" w:author="梁元" w:date="2019-05-14T19:56:46Z">
                <w:r>
                  <w:rPr>
                    <w:rFonts w:ascii="仿宋" w:hAnsi="仿宋" w:eastAsia="仿宋" w:cstheme="majorBidi"/>
                  </w:rPr>
                  <w:t xml:space="preserve">5. </w:t>
                </w:r>
              </w:ins>
              <w:ins w:id="761" w:author="梁元" w:date="2019-05-14T19:56:46Z">
                <w:r>
                  <w:rPr>
                    <w:rFonts w:hint="eastAsia" w:ascii="仿宋" w:hAnsi="仿宋" w:eastAsia="仿宋" w:cstheme="majorBidi"/>
                  </w:rPr>
                  <w:t>论坛参考</w:t>
                </w:r>
              </w:ins>
              <w:customXmlInsRangeStart w:id="763" w:author="梁元" w:date="2019-05-14T19:56:46Z"/>
            </w:sdtContent>
          </w:sdt>
          <w:customXmlInsRangeEnd w:id="763"/>
          <w:ins w:id="764" w:author="梁元" w:date="2019-05-14T19:56:46Z">
            <w:r>
              <w:rPr/>
              <w:tab/>
            </w:r>
          </w:ins>
          <w:ins w:id="765" w:author="梁元" w:date="2019-05-14T19:56:54Z">
            <w:bookmarkStart w:id="47" w:name="_Toc13281_WPSOffice_Level2Page"/>
            <w:r>
              <w:rPr/>
              <w:t>6</w:t>
            </w:r>
            <w:bookmarkEnd w:id="47"/>
          </w:ins>
          <w:ins w:id="766" w:author="梁元" w:date="2019-05-14T19:56:46Z">
            <w:r>
              <w:rPr/>
              <w:fldChar w:fldCharType="end"/>
            </w:r>
          </w:ins>
        </w:p>
        <w:p>
          <w:pPr>
            <w:pStyle w:val="39"/>
            <w:tabs>
              <w:tab w:val="right" w:leader="dot" w:pos="8306"/>
            </w:tabs>
            <w:rPr>
              <w:ins w:id="767" w:author="梁元" w:date="2019-05-14T19:56:46Z"/>
            </w:rPr>
          </w:pPr>
          <w:ins w:id="768" w:author="梁元" w:date="2019-05-14T19:56:46Z">
            <w:r>
              <w:rPr>
                <w:b/>
                <w:bCs/>
              </w:rPr>
              <w:fldChar w:fldCharType="begin"/>
            </w:r>
          </w:ins>
          <w:ins w:id="769" w:author="梁元" w:date="2019-05-14T19:56:46Z">
            <w:r>
              <w:rPr/>
              <w:instrText xml:space="preserve"> HYPERLINK \l _Toc17223_WPSOffice_Level1 </w:instrText>
            </w:r>
          </w:ins>
          <w:ins w:id="770" w:author="梁元" w:date="2019-05-14T19:56:46Z">
            <w:r>
              <w:rPr>
                <w:b/>
                <w:bCs/>
              </w:rPr>
              <w:fldChar w:fldCharType="separate"/>
            </w:r>
          </w:ins>
          <w:customXmlInsRangeStart w:id="772"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6ee238b1-cb1a-4216-9138-6cebd0377192}"/>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772"/>
              <w:ins w:id="774" w:author="梁元" w:date="2019-05-14T19:56:46Z">
                <w:r>
                  <w:rPr>
                    <w:rFonts w:ascii="仿宋" w:hAnsi="仿宋" w:eastAsia="仿宋" w:cstheme="minorBidi"/>
                    <w:b/>
                    <w:bCs/>
                  </w:rPr>
                  <w:t xml:space="preserve">八、 </w:t>
                </w:r>
              </w:ins>
              <w:ins w:id="775" w:author="梁元" w:date="2019-05-14T19:56:46Z">
                <w:r>
                  <w:rPr>
                    <w:rFonts w:hint="eastAsia" w:ascii="仿宋" w:hAnsi="仿宋" w:eastAsia="仿宋" w:cstheme="minorBidi"/>
                    <w:b/>
                    <w:bCs/>
                  </w:rPr>
                  <w:t>什么是同源策略</w:t>
                </w:r>
              </w:ins>
              <w:customXmlInsRangeStart w:id="777" w:author="梁元" w:date="2019-05-14T19:56:46Z"/>
            </w:sdtContent>
          </w:sdt>
          <w:customXmlInsRangeEnd w:id="777"/>
          <w:ins w:id="778" w:author="梁元" w:date="2019-05-14T19:56:46Z">
            <w:r>
              <w:rPr>
                <w:b/>
                <w:bCs/>
              </w:rPr>
              <w:tab/>
            </w:r>
          </w:ins>
          <w:ins w:id="779" w:author="梁元" w:date="2019-05-14T19:56:54Z">
            <w:bookmarkStart w:id="48" w:name="_Toc17223_WPSOffice_Level1Page"/>
            <w:r>
              <w:rPr>
                <w:b/>
                <w:bCs/>
              </w:rPr>
              <w:t>6</w:t>
            </w:r>
            <w:bookmarkEnd w:id="48"/>
          </w:ins>
          <w:ins w:id="780" w:author="梁元" w:date="2019-05-14T19:56:46Z">
            <w:r>
              <w:rPr>
                <w:b/>
                <w:bCs/>
              </w:rPr>
              <w:fldChar w:fldCharType="end"/>
            </w:r>
          </w:ins>
        </w:p>
        <w:p>
          <w:pPr>
            <w:pStyle w:val="40"/>
            <w:tabs>
              <w:tab w:val="right" w:leader="dot" w:pos="8306"/>
            </w:tabs>
            <w:rPr>
              <w:ins w:id="781" w:author="梁元" w:date="2019-05-14T19:56:46Z"/>
            </w:rPr>
          </w:pPr>
          <w:ins w:id="782" w:author="梁元" w:date="2019-05-14T19:56:46Z">
            <w:r>
              <w:rPr/>
              <w:fldChar w:fldCharType="begin"/>
            </w:r>
          </w:ins>
          <w:ins w:id="783" w:author="梁元" w:date="2019-05-14T19:56:46Z">
            <w:r>
              <w:rPr/>
              <w:instrText xml:space="preserve"> HYPERLINK \l _Toc10791_WPSOffice_Level2 </w:instrText>
            </w:r>
          </w:ins>
          <w:ins w:id="784" w:author="梁元" w:date="2019-05-14T19:56:46Z">
            <w:r>
              <w:rPr/>
              <w:fldChar w:fldCharType="separate"/>
            </w:r>
          </w:ins>
          <w:customXmlInsRangeStart w:id="786" w:author="梁元" w:date="2019-05-14T19:56:46Z"/>
          <w:sdt>
            <w:sdtPr>
              <w:rPr>
                <w:rFonts w:asciiTheme="minorHAnsi" w:hAnsiTheme="minorHAnsi" w:eastAsiaTheme="minorEastAsia" w:cstheme="minorBidi"/>
                <w:kern w:val="2"/>
                <w:sz w:val="24"/>
                <w:szCs w:val="22"/>
                <w:lang w:val="en-US" w:eastAsia="zh-CN" w:bidi="ar-SA"/>
              </w:rPr>
              <w:id w:val="147481979"/>
              <w:placeholder>
                <w:docPart w:val="{51c1a0a2-6637-44b3-95f5-b470a986bbe1}"/>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786"/>
              <w:ins w:id="788" w:author="梁元" w:date="2019-05-14T19:56:46Z">
                <w:r>
                  <w:rPr>
                    <w:rFonts w:ascii="仿宋" w:hAnsi="仿宋" w:eastAsia="仿宋" w:cstheme="majorBidi"/>
                  </w:rPr>
                  <w:t xml:space="preserve">1. </w:t>
                </w:r>
              </w:ins>
              <w:ins w:id="789" w:author="梁元" w:date="2019-05-14T19:56:46Z">
                <w:r>
                  <w:rPr>
                    <w:rFonts w:hint="eastAsia" w:ascii="仿宋" w:hAnsi="仿宋" w:eastAsia="仿宋" w:cstheme="majorBidi"/>
                  </w:rPr>
                  <w:t>通常解法</w:t>
                </w:r>
              </w:ins>
              <w:customXmlInsRangeStart w:id="791" w:author="梁元" w:date="2019-05-14T19:56:46Z"/>
            </w:sdtContent>
          </w:sdt>
          <w:customXmlInsRangeEnd w:id="791"/>
          <w:ins w:id="792" w:author="梁元" w:date="2019-05-14T19:56:46Z">
            <w:r>
              <w:rPr/>
              <w:tab/>
            </w:r>
          </w:ins>
          <w:ins w:id="793" w:author="梁元" w:date="2019-05-14T19:56:54Z">
            <w:bookmarkStart w:id="49" w:name="_Toc10791_WPSOffice_Level2Page"/>
            <w:r>
              <w:rPr/>
              <w:t>6</w:t>
            </w:r>
            <w:bookmarkEnd w:id="49"/>
          </w:ins>
          <w:ins w:id="794" w:author="梁元" w:date="2019-05-14T19:56:46Z">
            <w:r>
              <w:rPr/>
              <w:fldChar w:fldCharType="end"/>
            </w:r>
          </w:ins>
        </w:p>
        <w:p>
          <w:pPr>
            <w:pStyle w:val="40"/>
            <w:tabs>
              <w:tab w:val="right" w:leader="dot" w:pos="8306"/>
            </w:tabs>
            <w:rPr>
              <w:ins w:id="795" w:author="梁元" w:date="2019-05-14T19:56:46Z"/>
            </w:rPr>
          </w:pPr>
          <w:ins w:id="796" w:author="梁元" w:date="2019-05-14T19:56:46Z">
            <w:r>
              <w:rPr/>
              <w:fldChar w:fldCharType="begin"/>
            </w:r>
          </w:ins>
          <w:ins w:id="797" w:author="梁元" w:date="2019-05-14T19:56:46Z">
            <w:r>
              <w:rPr/>
              <w:instrText xml:space="preserve"> HYPERLINK \l _Toc18388_WPSOffice_Level2 </w:instrText>
            </w:r>
          </w:ins>
          <w:ins w:id="798" w:author="梁元" w:date="2019-05-14T19:56:46Z">
            <w:r>
              <w:rPr/>
              <w:fldChar w:fldCharType="separate"/>
            </w:r>
          </w:ins>
          <w:customXmlInsRangeStart w:id="800" w:author="梁元" w:date="2019-05-14T19:56:46Z"/>
          <w:sdt>
            <w:sdtPr>
              <w:rPr>
                <w:rFonts w:asciiTheme="minorHAnsi" w:hAnsiTheme="minorHAnsi" w:eastAsiaTheme="minorEastAsia" w:cstheme="minorBidi"/>
                <w:kern w:val="2"/>
                <w:sz w:val="24"/>
                <w:szCs w:val="22"/>
                <w:lang w:val="en-US" w:eastAsia="zh-CN" w:bidi="ar-SA"/>
              </w:rPr>
              <w:id w:val="147481979"/>
              <w:placeholder>
                <w:docPart w:val="{5cb7b30d-9529-44fb-8fff-2cb101ac220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800"/>
              <w:ins w:id="802" w:author="梁元" w:date="2019-05-14T19:56:46Z">
                <w:r>
                  <w:rPr>
                    <w:rFonts w:ascii="仿宋" w:hAnsi="仿宋" w:eastAsia="仿宋" w:cstheme="majorBidi"/>
                  </w:rPr>
                  <w:t xml:space="preserve">2. </w:t>
                </w:r>
              </w:ins>
              <w:ins w:id="803" w:author="梁元" w:date="2019-05-14T19:56:46Z">
                <w:r>
                  <w:rPr>
                    <w:rFonts w:hint="eastAsia" w:ascii="仿宋" w:hAnsi="仿宋" w:eastAsia="仿宋" w:cstheme="majorBidi"/>
                  </w:rPr>
                  <w:t>通用大牛级解法</w:t>
                </w:r>
              </w:ins>
              <w:customXmlInsRangeStart w:id="805" w:author="梁元" w:date="2019-05-14T19:56:46Z"/>
            </w:sdtContent>
          </w:sdt>
          <w:customXmlInsRangeEnd w:id="805"/>
          <w:ins w:id="806" w:author="梁元" w:date="2019-05-14T19:56:46Z">
            <w:r>
              <w:rPr/>
              <w:tab/>
            </w:r>
          </w:ins>
          <w:ins w:id="807" w:author="梁元" w:date="2019-05-14T19:56:54Z">
            <w:bookmarkStart w:id="50" w:name="_Toc18388_WPSOffice_Level2Page"/>
            <w:r>
              <w:rPr/>
              <w:t>7</w:t>
            </w:r>
            <w:bookmarkEnd w:id="50"/>
          </w:ins>
          <w:ins w:id="808" w:author="梁元" w:date="2019-05-14T19:56:46Z">
            <w:r>
              <w:rPr/>
              <w:fldChar w:fldCharType="end"/>
            </w:r>
          </w:ins>
        </w:p>
        <w:p>
          <w:pPr>
            <w:pStyle w:val="40"/>
            <w:tabs>
              <w:tab w:val="right" w:leader="dot" w:pos="8306"/>
            </w:tabs>
            <w:rPr>
              <w:ins w:id="809" w:author="梁元" w:date="2019-05-14T19:56:46Z"/>
            </w:rPr>
          </w:pPr>
          <w:ins w:id="810" w:author="梁元" w:date="2019-05-14T19:56:46Z">
            <w:r>
              <w:rPr/>
              <w:fldChar w:fldCharType="begin"/>
            </w:r>
          </w:ins>
          <w:ins w:id="811" w:author="梁元" w:date="2019-05-14T19:56:46Z">
            <w:r>
              <w:rPr/>
              <w:instrText xml:space="preserve"> HYPERLINK \l _Toc29955_WPSOffice_Level2 </w:instrText>
            </w:r>
          </w:ins>
          <w:ins w:id="812" w:author="梁元" w:date="2019-05-14T19:56:46Z">
            <w:r>
              <w:rPr/>
              <w:fldChar w:fldCharType="separate"/>
            </w:r>
          </w:ins>
          <w:customXmlInsRangeStart w:id="814" w:author="梁元" w:date="2019-05-14T19:56:46Z"/>
          <w:sdt>
            <w:sdtPr>
              <w:rPr>
                <w:rFonts w:asciiTheme="minorHAnsi" w:hAnsiTheme="minorHAnsi" w:eastAsiaTheme="minorEastAsia" w:cstheme="minorBidi"/>
                <w:kern w:val="2"/>
                <w:sz w:val="24"/>
                <w:szCs w:val="22"/>
                <w:lang w:val="en-US" w:eastAsia="zh-CN" w:bidi="ar-SA"/>
              </w:rPr>
              <w:id w:val="147481979"/>
              <w:placeholder>
                <w:docPart w:val="{124ebfcc-5779-4ba3-a441-9cbf2c21c20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814"/>
              <w:ins w:id="816" w:author="梁元" w:date="2019-05-14T19:56:46Z">
                <w:r>
                  <w:rPr>
                    <w:rFonts w:ascii="仿宋" w:hAnsi="仿宋" w:eastAsia="仿宋" w:cstheme="majorBidi"/>
                  </w:rPr>
                  <w:t xml:space="preserve">3. </w:t>
                </w:r>
              </w:ins>
              <w:ins w:id="817" w:author="梁元" w:date="2019-05-14T19:56:46Z">
                <w:r>
                  <w:rPr>
                    <w:rFonts w:hint="eastAsia" w:ascii="仿宋" w:hAnsi="仿宋" w:eastAsia="仿宋" w:cstheme="majorBidi"/>
                  </w:rPr>
                  <w:t>解法对比及优缺点</w:t>
                </w:r>
              </w:ins>
              <w:customXmlInsRangeStart w:id="819" w:author="梁元" w:date="2019-05-14T19:56:46Z"/>
            </w:sdtContent>
          </w:sdt>
          <w:customXmlInsRangeEnd w:id="819"/>
          <w:ins w:id="820" w:author="梁元" w:date="2019-05-14T19:56:46Z">
            <w:r>
              <w:rPr/>
              <w:tab/>
            </w:r>
          </w:ins>
          <w:ins w:id="821" w:author="梁元" w:date="2019-05-14T19:56:54Z">
            <w:bookmarkStart w:id="51" w:name="_Toc29955_WPSOffice_Level2Page"/>
            <w:r>
              <w:rPr/>
              <w:t>9</w:t>
            </w:r>
            <w:bookmarkEnd w:id="51"/>
          </w:ins>
          <w:ins w:id="822" w:author="梁元" w:date="2019-05-14T19:56:46Z">
            <w:r>
              <w:rPr/>
              <w:fldChar w:fldCharType="end"/>
            </w:r>
          </w:ins>
        </w:p>
        <w:p>
          <w:pPr>
            <w:pStyle w:val="40"/>
            <w:tabs>
              <w:tab w:val="right" w:leader="dot" w:pos="8306"/>
            </w:tabs>
            <w:rPr>
              <w:ins w:id="823" w:author="梁元" w:date="2019-05-14T19:56:46Z"/>
            </w:rPr>
          </w:pPr>
          <w:ins w:id="824" w:author="梁元" w:date="2019-05-14T19:56:46Z">
            <w:r>
              <w:rPr/>
              <w:fldChar w:fldCharType="begin"/>
            </w:r>
          </w:ins>
          <w:ins w:id="825" w:author="梁元" w:date="2019-05-14T19:56:46Z">
            <w:r>
              <w:rPr/>
              <w:instrText xml:space="preserve"> HYPERLINK \l _Toc965_WPSOffice_Level2 </w:instrText>
            </w:r>
          </w:ins>
          <w:ins w:id="826" w:author="梁元" w:date="2019-05-14T19:56:46Z">
            <w:r>
              <w:rPr/>
              <w:fldChar w:fldCharType="separate"/>
            </w:r>
          </w:ins>
          <w:customXmlInsRangeStart w:id="828" w:author="梁元" w:date="2019-05-14T19:56:46Z"/>
          <w:sdt>
            <w:sdtPr>
              <w:rPr>
                <w:rFonts w:asciiTheme="minorHAnsi" w:hAnsiTheme="minorHAnsi" w:eastAsiaTheme="minorEastAsia" w:cstheme="minorBidi"/>
                <w:kern w:val="2"/>
                <w:sz w:val="24"/>
                <w:szCs w:val="22"/>
                <w:lang w:val="en-US" w:eastAsia="zh-CN" w:bidi="ar-SA"/>
              </w:rPr>
              <w:id w:val="147481979"/>
              <w:placeholder>
                <w:docPart w:val="{de1a305f-2d62-4408-81de-c779ebece2e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828"/>
              <w:ins w:id="830" w:author="梁元" w:date="2019-05-14T19:56:46Z">
                <w:r>
                  <w:rPr>
                    <w:rFonts w:ascii="仿宋" w:hAnsi="仿宋" w:eastAsia="仿宋" w:cstheme="majorBidi"/>
                  </w:rPr>
                  <w:t xml:space="preserve">4. </w:t>
                </w:r>
              </w:ins>
              <w:ins w:id="831" w:author="梁元" w:date="2019-05-14T19:56:46Z">
                <w:r>
                  <w:rPr>
                    <w:rFonts w:hint="eastAsia" w:ascii="仿宋" w:hAnsi="仿宋" w:eastAsia="仿宋" w:cstheme="majorBidi"/>
                  </w:rPr>
                  <w:t>延伸及扩展问题回答参考</w:t>
                </w:r>
              </w:ins>
              <w:customXmlInsRangeStart w:id="833" w:author="梁元" w:date="2019-05-14T19:56:46Z"/>
            </w:sdtContent>
          </w:sdt>
          <w:customXmlInsRangeEnd w:id="833"/>
          <w:ins w:id="834" w:author="梁元" w:date="2019-05-14T19:56:46Z">
            <w:r>
              <w:rPr/>
              <w:tab/>
            </w:r>
          </w:ins>
          <w:ins w:id="835" w:author="梁元" w:date="2019-05-14T19:56:54Z">
            <w:bookmarkStart w:id="52" w:name="_Toc965_WPSOffice_Level2Page"/>
            <w:r>
              <w:rPr/>
              <w:t>9</w:t>
            </w:r>
            <w:bookmarkEnd w:id="52"/>
          </w:ins>
          <w:ins w:id="836" w:author="梁元" w:date="2019-05-14T19:56:46Z">
            <w:r>
              <w:rPr/>
              <w:fldChar w:fldCharType="end"/>
            </w:r>
          </w:ins>
        </w:p>
        <w:p>
          <w:pPr>
            <w:pStyle w:val="40"/>
            <w:tabs>
              <w:tab w:val="right" w:leader="dot" w:pos="8306"/>
            </w:tabs>
            <w:rPr>
              <w:ins w:id="837" w:author="梁元" w:date="2019-05-14T19:56:46Z"/>
            </w:rPr>
          </w:pPr>
          <w:ins w:id="838" w:author="梁元" w:date="2019-05-14T19:56:46Z">
            <w:r>
              <w:rPr/>
              <w:fldChar w:fldCharType="begin"/>
            </w:r>
          </w:ins>
          <w:ins w:id="839" w:author="梁元" w:date="2019-05-14T19:56:46Z">
            <w:r>
              <w:rPr/>
              <w:instrText xml:space="preserve"> HYPERLINK \l _Toc22977_WPSOffice_Level2 </w:instrText>
            </w:r>
          </w:ins>
          <w:ins w:id="840" w:author="梁元" w:date="2019-05-14T19:56:46Z">
            <w:r>
              <w:rPr/>
              <w:fldChar w:fldCharType="separate"/>
            </w:r>
          </w:ins>
          <w:customXmlInsRangeStart w:id="842" w:author="梁元" w:date="2019-05-14T19:56:46Z"/>
          <w:sdt>
            <w:sdtPr>
              <w:rPr>
                <w:rFonts w:asciiTheme="minorHAnsi" w:hAnsiTheme="minorHAnsi" w:eastAsiaTheme="minorEastAsia" w:cstheme="minorBidi"/>
                <w:kern w:val="2"/>
                <w:sz w:val="24"/>
                <w:szCs w:val="22"/>
                <w:lang w:val="en-US" w:eastAsia="zh-CN" w:bidi="ar-SA"/>
              </w:rPr>
              <w:id w:val="147481979"/>
              <w:placeholder>
                <w:docPart w:val="{74d31ae9-7e5c-4955-81d4-29b11395b714}"/>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842"/>
              <w:ins w:id="844" w:author="梁元" w:date="2019-05-14T19:56:46Z">
                <w:r>
                  <w:rPr>
                    <w:rFonts w:ascii="仿宋" w:hAnsi="仿宋" w:eastAsia="仿宋" w:cstheme="majorBidi"/>
                  </w:rPr>
                  <w:t xml:space="preserve">5. </w:t>
                </w:r>
              </w:ins>
              <w:ins w:id="845" w:author="梁元" w:date="2019-05-14T19:56:46Z">
                <w:r>
                  <w:rPr>
                    <w:rFonts w:hint="eastAsia" w:ascii="仿宋" w:hAnsi="仿宋" w:eastAsia="仿宋" w:cstheme="majorBidi"/>
                  </w:rPr>
                  <w:t>项目中体现经验的点</w:t>
                </w:r>
              </w:ins>
              <w:customXmlInsRangeStart w:id="847" w:author="梁元" w:date="2019-05-14T19:56:46Z"/>
            </w:sdtContent>
          </w:sdt>
          <w:customXmlInsRangeEnd w:id="847"/>
          <w:ins w:id="848" w:author="梁元" w:date="2019-05-14T19:56:46Z">
            <w:r>
              <w:rPr/>
              <w:tab/>
            </w:r>
          </w:ins>
          <w:ins w:id="849" w:author="梁元" w:date="2019-05-14T19:56:54Z">
            <w:bookmarkStart w:id="53" w:name="_Toc22977_WPSOffice_Level2Page"/>
            <w:r>
              <w:rPr/>
              <w:t>9</w:t>
            </w:r>
            <w:bookmarkEnd w:id="53"/>
          </w:ins>
          <w:ins w:id="850" w:author="梁元" w:date="2019-05-14T19:56:46Z">
            <w:r>
              <w:rPr/>
              <w:fldChar w:fldCharType="end"/>
            </w:r>
          </w:ins>
        </w:p>
        <w:p>
          <w:pPr>
            <w:pStyle w:val="40"/>
            <w:tabs>
              <w:tab w:val="right" w:leader="dot" w:pos="8306"/>
            </w:tabs>
            <w:rPr>
              <w:ins w:id="851" w:author="梁元" w:date="2019-05-14T19:56:46Z"/>
            </w:rPr>
          </w:pPr>
          <w:ins w:id="852" w:author="梁元" w:date="2019-05-14T19:56:46Z">
            <w:r>
              <w:rPr/>
              <w:fldChar w:fldCharType="begin"/>
            </w:r>
          </w:ins>
          <w:ins w:id="853" w:author="梁元" w:date="2019-05-14T19:56:46Z">
            <w:r>
              <w:rPr/>
              <w:instrText xml:space="preserve"> HYPERLINK \l _Toc16759_WPSOffice_Level2 </w:instrText>
            </w:r>
          </w:ins>
          <w:ins w:id="854" w:author="梁元" w:date="2019-05-14T19:56:46Z">
            <w:r>
              <w:rPr/>
              <w:fldChar w:fldCharType="separate"/>
            </w:r>
          </w:ins>
          <w:customXmlInsRangeStart w:id="856" w:author="梁元" w:date="2019-05-14T19:56:46Z"/>
          <w:sdt>
            <w:sdtPr>
              <w:rPr>
                <w:rFonts w:asciiTheme="minorHAnsi" w:hAnsiTheme="minorHAnsi" w:eastAsiaTheme="minorEastAsia" w:cstheme="minorBidi"/>
                <w:kern w:val="2"/>
                <w:sz w:val="24"/>
                <w:szCs w:val="22"/>
                <w:lang w:val="en-US" w:eastAsia="zh-CN" w:bidi="ar-SA"/>
              </w:rPr>
              <w:id w:val="147481979"/>
              <w:placeholder>
                <w:docPart w:val="{15976b07-2b54-46bc-a8e6-f5498bd5b30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856"/>
              <w:ins w:id="858" w:author="梁元" w:date="2019-05-14T19:56:46Z">
                <w:r>
                  <w:rPr>
                    <w:rFonts w:ascii="仿宋" w:hAnsi="仿宋" w:eastAsia="仿宋" w:cstheme="majorBidi"/>
                  </w:rPr>
                  <w:t xml:space="preserve">6. </w:t>
                </w:r>
              </w:ins>
              <w:ins w:id="859" w:author="梁元" w:date="2019-05-14T19:56:46Z">
                <w:r>
                  <w:rPr>
                    <w:rFonts w:hint="eastAsia" w:ascii="仿宋" w:hAnsi="仿宋" w:eastAsia="仿宋" w:cstheme="majorBidi"/>
                  </w:rPr>
                  <w:t>论坛参考</w:t>
                </w:r>
              </w:ins>
              <w:customXmlInsRangeStart w:id="861" w:author="梁元" w:date="2019-05-14T19:56:46Z"/>
            </w:sdtContent>
          </w:sdt>
          <w:customXmlInsRangeEnd w:id="861"/>
          <w:ins w:id="862" w:author="梁元" w:date="2019-05-14T19:56:46Z">
            <w:r>
              <w:rPr/>
              <w:tab/>
            </w:r>
          </w:ins>
          <w:ins w:id="863" w:author="梁元" w:date="2019-05-14T19:56:54Z">
            <w:bookmarkStart w:id="54" w:name="_Toc16759_WPSOffice_Level2Page"/>
            <w:r>
              <w:rPr/>
              <w:t>9</w:t>
            </w:r>
            <w:bookmarkEnd w:id="54"/>
          </w:ins>
          <w:ins w:id="864" w:author="梁元" w:date="2019-05-14T19:56:46Z">
            <w:r>
              <w:rPr/>
              <w:fldChar w:fldCharType="end"/>
            </w:r>
          </w:ins>
        </w:p>
        <w:p>
          <w:pPr>
            <w:pStyle w:val="39"/>
            <w:tabs>
              <w:tab w:val="right" w:leader="dot" w:pos="8306"/>
            </w:tabs>
            <w:rPr>
              <w:ins w:id="865" w:author="梁元" w:date="2019-05-14T19:56:46Z"/>
            </w:rPr>
          </w:pPr>
          <w:ins w:id="866" w:author="梁元" w:date="2019-05-14T19:56:46Z">
            <w:r>
              <w:rPr>
                <w:b/>
                <w:bCs/>
              </w:rPr>
              <w:fldChar w:fldCharType="begin"/>
            </w:r>
          </w:ins>
          <w:ins w:id="867" w:author="梁元" w:date="2019-05-14T19:56:46Z">
            <w:r>
              <w:rPr/>
              <w:instrText xml:space="preserve"> HYPERLINK \l _Toc9172_WPSOffice_Level1 </w:instrText>
            </w:r>
          </w:ins>
          <w:ins w:id="868" w:author="梁元" w:date="2019-05-14T19:56:46Z">
            <w:r>
              <w:rPr>
                <w:b/>
                <w:bCs/>
              </w:rPr>
              <w:fldChar w:fldCharType="separate"/>
            </w:r>
          </w:ins>
          <w:customXmlInsRangeStart w:id="870"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0531bda2-5883-4d1d-aef0-5c2f0085a9a8}"/>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870"/>
              <w:ins w:id="872" w:author="梁元" w:date="2019-05-14T19:56:46Z">
                <w:r>
                  <w:rPr>
                    <w:rFonts w:ascii="仿宋" w:hAnsi="仿宋" w:eastAsia="仿宋" w:cstheme="minorBidi"/>
                    <w:b/>
                    <w:bCs/>
                  </w:rPr>
                  <w:t>九、 Generator   async   promise  的区别?</w:t>
                </w:r>
              </w:ins>
              <w:customXmlInsRangeStart w:id="874" w:author="梁元" w:date="2019-05-14T19:56:46Z"/>
            </w:sdtContent>
          </w:sdt>
          <w:customXmlInsRangeEnd w:id="874"/>
          <w:ins w:id="875" w:author="梁元" w:date="2019-05-14T19:56:46Z">
            <w:r>
              <w:rPr>
                <w:b/>
                <w:bCs/>
              </w:rPr>
              <w:tab/>
            </w:r>
          </w:ins>
          <w:ins w:id="876" w:author="梁元" w:date="2019-05-14T19:56:54Z">
            <w:bookmarkStart w:id="55" w:name="_Toc9172_WPSOffice_Level1Page"/>
            <w:r>
              <w:rPr>
                <w:b/>
                <w:bCs/>
              </w:rPr>
              <w:t>10</w:t>
            </w:r>
            <w:bookmarkEnd w:id="55"/>
          </w:ins>
          <w:ins w:id="877" w:author="梁元" w:date="2019-05-14T19:56:46Z">
            <w:r>
              <w:rPr>
                <w:b/>
                <w:bCs/>
              </w:rPr>
              <w:fldChar w:fldCharType="end"/>
            </w:r>
          </w:ins>
        </w:p>
        <w:p>
          <w:pPr>
            <w:pStyle w:val="40"/>
            <w:tabs>
              <w:tab w:val="right" w:leader="dot" w:pos="8306"/>
            </w:tabs>
            <w:rPr>
              <w:ins w:id="878" w:author="梁元" w:date="2019-05-14T19:56:46Z"/>
            </w:rPr>
          </w:pPr>
          <w:ins w:id="879" w:author="梁元" w:date="2019-05-14T19:56:46Z">
            <w:r>
              <w:rPr/>
              <w:fldChar w:fldCharType="begin"/>
            </w:r>
          </w:ins>
          <w:ins w:id="880" w:author="梁元" w:date="2019-05-14T19:56:46Z">
            <w:r>
              <w:rPr/>
              <w:instrText xml:space="preserve"> HYPERLINK \l _Toc15362_WPSOffice_Level2 </w:instrText>
            </w:r>
          </w:ins>
          <w:ins w:id="881" w:author="梁元" w:date="2019-05-14T19:56:46Z">
            <w:r>
              <w:rPr/>
              <w:fldChar w:fldCharType="separate"/>
            </w:r>
          </w:ins>
          <w:customXmlInsRangeStart w:id="883" w:author="梁元" w:date="2019-05-14T19:56:46Z"/>
          <w:sdt>
            <w:sdtPr>
              <w:rPr>
                <w:rFonts w:asciiTheme="minorHAnsi" w:hAnsiTheme="minorHAnsi" w:eastAsiaTheme="minorEastAsia" w:cstheme="minorBidi"/>
                <w:kern w:val="2"/>
                <w:sz w:val="24"/>
                <w:szCs w:val="22"/>
                <w:lang w:val="en-US" w:eastAsia="zh-CN" w:bidi="ar-SA"/>
              </w:rPr>
              <w:id w:val="147481979"/>
              <w:placeholder>
                <w:docPart w:val="{bf87c95c-b082-4353-b32e-4bcd3518999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883"/>
              <w:ins w:id="885" w:author="梁元" w:date="2019-05-14T19:56:46Z">
                <w:r>
                  <w:rPr>
                    <w:rFonts w:ascii="仿宋" w:hAnsi="仿宋" w:eastAsia="仿宋" w:cstheme="majorBidi"/>
                  </w:rPr>
                  <w:t xml:space="preserve">1. </w:t>
                </w:r>
              </w:ins>
              <w:ins w:id="886" w:author="梁元" w:date="2019-05-14T19:56:46Z">
                <w:r>
                  <w:rPr>
                    <w:rFonts w:hint="eastAsia" w:ascii="仿宋" w:hAnsi="仿宋" w:eastAsia="仿宋" w:cstheme="majorBidi"/>
                  </w:rPr>
                  <w:t>通常解法</w:t>
                </w:r>
              </w:ins>
              <w:customXmlInsRangeStart w:id="888" w:author="梁元" w:date="2019-05-14T19:56:46Z"/>
            </w:sdtContent>
          </w:sdt>
          <w:customXmlInsRangeEnd w:id="888"/>
          <w:ins w:id="889" w:author="梁元" w:date="2019-05-14T19:56:46Z">
            <w:r>
              <w:rPr/>
              <w:tab/>
            </w:r>
          </w:ins>
          <w:ins w:id="890" w:author="梁元" w:date="2019-05-14T19:56:54Z">
            <w:bookmarkStart w:id="56" w:name="_Toc15362_WPSOffice_Level2Page"/>
            <w:r>
              <w:rPr/>
              <w:t>10</w:t>
            </w:r>
            <w:bookmarkEnd w:id="56"/>
          </w:ins>
          <w:ins w:id="891" w:author="梁元" w:date="2019-05-14T19:56:46Z">
            <w:r>
              <w:rPr/>
              <w:fldChar w:fldCharType="end"/>
            </w:r>
          </w:ins>
        </w:p>
        <w:p>
          <w:pPr>
            <w:pStyle w:val="40"/>
            <w:tabs>
              <w:tab w:val="right" w:leader="dot" w:pos="8306"/>
            </w:tabs>
            <w:rPr>
              <w:ins w:id="892" w:author="梁元" w:date="2019-05-14T19:56:46Z"/>
            </w:rPr>
          </w:pPr>
          <w:ins w:id="893" w:author="梁元" w:date="2019-05-14T19:56:46Z">
            <w:r>
              <w:rPr/>
              <w:fldChar w:fldCharType="begin"/>
            </w:r>
          </w:ins>
          <w:ins w:id="894" w:author="梁元" w:date="2019-05-14T19:56:46Z">
            <w:r>
              <w:rPr/>
              <w:instrText xml:space="preserve"> HYPERLINK \l _Toc11084_WPSOffice_Level2 </w:instrText>
            </w:r>
          </w:ins>
          <w:ins w:id="895" w:author="梁元" w:date="2019-05-14T19:56:46Z">
            <w:r>
              <w:rPr/>
              <w:fldChar w:fldCharType="separate"/>
            </w:r>
          </w:ins>
          <w:customXmlInsRangeStart w:id="897" w:author="梁元" w:date="2019-05-14T19:56:46Z"/>
          <w:sdt>
            <w:sdtPr>
              <w:rPr>
                <w:rFonts w:asciiTheme="minorHAnsi" w:hAnsiTheme="minorHAnsi" w:eastAsiaTheme="minorEastAsia" w:cstheme="minorBidi"/>
                <w:kern w:val="2"/>
                <w:sz w:val="24"/>
                <w:szCs w:val="22"/>
                <w:lang w:val="en-US" w:eastAsia="zh-CN" w:bidi="ar-SA"/>
              </w:rPr>
              <w:id w:val="147481979"/>
              <w:placeholder>
                <w:docPart w:val="{c34413b3-17f6-40b0-aa24-bf4089477de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897"/>
              <w:ins w:id="899" w:author="梁元" w:date="2019-05-14T19:56:46Z">
                <w:r>
                  <w:rPr>
                    <w:rFonts w:ascii="仿宋" w:hAnsi="仿宋" w:eastAsia="仿宋" w:cstheme="majorBidi"/>
                  </w:rPr>
                  <w:t xml:space="preserve">2. </w:t>
                </w:r>
              </w:ins>
              <w:ins w:id="900" w:author="梁元" w:date="2019-05-14T19:56:46Z">
                <w:r>
                  <w:rPr>
                    <w:rFonts w:hint="eastAsia" w:ascii="仿宋" w:hAnsi="仿宋" w:eastAsia="仿宋" w:cstheme="majorBidi"/>
                  </w:rPr>
                  <w:t>通用大牛级解法</w:t>
                </w:r>
              </w:ins>
              <w:customXmlInsRangeStart w:id="902" w:author="梁元" w:date="2019-05-14T19:56:46Z"/>
            </w:sdtContent>
          </w:sdt>
          <w:customXmlInsRangeEnd w:id="902"/>
          <w:ins w:id="903" w:author="梁元" w:date="2019-05-14T19:56:46Z">
            <w:r>
              <w:rPr/>
              <w:tab/>
            </w:r>
          </w:ins>
          <w:ins w:id="904" w:author="梁元" w:date="2019-05-14T19:56:54Z">
            <w:bookmarkStart w:id="57" w:name="_Toc11084_WPSOffice_Level2Page"/>
            <w:r>
              <w:rPr/>
              <w:t>10</w:t>
            </w:r>
            <w:bookmarkEnd w:id="57"/>
          </w:ins>
          <w:ins w:id="905" w:author="梁元" w:date="2019-05-14T19:56:46Z">
            <w:r>
              <w:rPr/>
              <w:fldChar w:fldCharType="end"/>
            </w:r>
          </w:ins>
        </w:p>
        <w:p>
          <w:pPr>
            <w:pStyle w:val="40"/>
            <w:tabs>
              <w:tab w:val="right" w:leader="dot" w:pos="8306"/>
            </w:tabs>
            <w:rPr>
              <w:ins w:id="906" w:author="梁元" w:date="2019-05-14T19:56:46Z"/>
            </w:rPr>
          </w:pPr>
          <w:ins w:id="907" w:author="梁元" w:date="2019-05-14T19:56:46Z">
            <w:r>
              <w:rPr/>
              <w:fldChar w:fldCharType="begin"/>
            </w:r>
          </w:ins>
          <w:ins w:id="908" w:author="梁元" w:date="2019-05-14T19:56:46Z">
            <w:r>
              <w:rPr/>
              <w:instrText xml:space="preserve"> HYPERLINK \l _Toc9437_WPSOffice_Level2 </w:instrText>
            </w:r>
          </w:ins>
          <w:ins w:id="909" w:author="梁元" w:date="2019-05-14T19:56:46Z">
            <w:r>
              <w:rPr/>
              <w:fldChar w:fldCharType="separate"/>
            </w:r>
          </w:ins>
          <w:customXmlInsRangeStart w:id="911" w:author="梁元" w:date="2019-05-14T19:56:46Z"/>
          <w:sdt>
            <w:sdtPr>
              <w:rPr>
                <w:rFonts w:asciiTheme="minorHAnsi" w:hAnsiTheme="minorHAnsi" w:eastAsiaTheme="minorEastAsia" w:cstheme="minorBidi"/>
                <w:kern w:val="2"/>
                <w:sz w:val="24"/>
                <w:szCs w:val="22"/>
                <w:lang w:val="en-US" w:eastAsia="zh-CN" w:bidi="ar-SA"/>
              </w:rPr>
              <w:id w:val="147481979"/>
              <w:placeholder>
                <w:docPart w:val="{259468f1-8a57-450a-9286-1fe2e3e8b6d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911"/>
              <w:ins w:id="913" w:author="梁元" w:date="2019-05-14T19:56:46Z">
                <w:r>
                  <w:rPr>
                    <w:rFonts w:ascii="仿宋" w:hAnsi="仿宋" w:eastAsia="仿宋" w:cstheme="majorBidi"/>
                  </w:rPr>
                  <w:t xml:space="preserve">3. </w:t>
                </w:r>
              </w:ins>
              <w:ins w:id="914" w:author="梁元" w:date="2019-05-14T19:56:46Z">
                <w:r>
                  <w:rPr>
                    <w:rFonts w:hint="eastAsia" w:ascii="仿宋" w:hAnsi="仿宋" w:eastAsia="仿宋" w:cstheme="majorBidi"/>
                  </w:rPr>
                  <w:t>解法对比及优缺点</w:t>
                </w:r>
              </w:ins>
              <w:customXmlInsRangeStart w:id="916" w:author="梁元" w:date="2019-05-14T19:56:46Z"/>
            </w:sdtContent>
          </w:sdt>
          <w:customXmlInsRangeEnd w:id="916"/>
          <w:ins w:id="917" w:author="梁元" w:date="2019-05-14T19:56:46Z">
            <w:r>
              <w:rPr/>
              <w:tab/>
            </w:r>
          </w:ins>
          <w:ins w:id="918" w:author="梁元" w:date="2019-05-14T19:56:54Z">
            <w:bookmarkStart w:id="58" w:name="_Toc9437_WPSOffice_Level2Page"/>
            <w:r>
              <w:rPr/>
              <w:t>13</w:t>
            </w:r>
            <w:bookmarkEnd w:id="58"/>
          </w:ins>
          <w:ins w:id="919" w:author="梁元" w:date="2019-05-14T19:56:46Z">
            <w:r>
              <w:rPr/>
              <w:fldChar w:fldCharType="end"/>
            </w:r>
          </w:ins>
        </w:p>
        <w:p>
          <w:pPr>
            <w:pStyle w:val="40"/>
            <w:tabs>
              <w:tab w:val="right" w:leader="dot" w:pos="8306"/>
            </w:tabs>
            <w:rPr>
              <w:ins w:id="920" w:author="梁元" w:date="2019-05-14T19:56:46Z"/>
            </w:rPr>
          </w:pPr>
          <w:ins w:id="921" w:author="梁元" w:date="2019-05-14T19:56:46Z">
            <w:r>
              <w:rPr/>
              <w:fldChar w:fldCharType="begin"/>
            </w:r>
          </w:ins>
          <w:ins w:id="922" w:author="梁元" w:date="2019-05-14T19:56:46Z">
            <w:r>
              <w:rPr/>
              <w:instrText xml:space="preserve"> HYPERLINK \l _Toc30030_WPSOffice_Level2 </w:instrText>
            </w:r>
          </w:ins>
          <w:ins w:id="923" w:author="梁元" w:date="2019-05-14T19:56:46Z">
            <w:r>
              <w:rPr/>
              <w:fldChar w:fldCharType="separate"/>
            </w:r>
          </w:ins>
          <w:customXmlInsRangeStart w:id="925" w:author="梁元" w:date="2019-05-14T19:56:46Z"/>
          <w:sdt>
            <w:sdtPr>
              <w:rPr>
                <w:rFonts w:asciiTheme="minorHAnsi" w:hAnsiTheme="minorHAnsi" w:eastAsiaTheme="minorEastAsia" w:cstheme="minorBidi"/>
                <w:kern w:val="2"/>
                <w:sz w:val="24"/>
                <w:szCs w:val="22"/>
                <w:lang w:val="en-US" w:eastAsia="zh-CN" w:bidi="ar-SA"/>
              </w:rPr>
              <w:id w:val="147481979"/>
              <w:placeholder>
                <w:docPart w:val="{59992b9f-7442-44ec-ae13-f4915858f46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925"/>
              <w:ins w:id="927" w:author="梁元" w:date="2019-05-14T19:56:46Z">
                <w:r>
                  <w:rPr>
                    <w:rFonts w:ascii="仿宋" w:hAnsi="仿宋" w:eastAsia="仿宋" w:cstheme="majorBidi"/>
                  </w:rPr>
                  <w:t xml:space="preserve">4. </w:t>
                </w:r>
              </w:ins>
              <w:ins w:id="928" w:author="梁元" w:date="2019-05-14T19:56:46Z">
                <w:r>
                  <w:rPr>
                    <w:rFonts w:hint="eastAsia" w:ascii="仿宋" w:hAnsi="仿宋" w:eastAsia="仿宋" w:cstheme="majorBidi"/>
                  </w:rPr>
                  <w:t>延伸及扩展问题回答参考</w:t>
                </w:r>
              </w:ins>
              <w:customXmlInsRangeStart w:id="930" w:author="梁元" w:date="2019-05-14T19:56:46Z"/>
            </w:sdtContent>
          </w:sdt>
          <w:customXmlInsRangeEnd w:id="930"/>
          <w:ins w:id="931" w:author="梁元" w:date="2019-05-14T19:56:46Z">
            <w:r>
              <w:rPr/>
              <w:tab/>
            </w:r>
          </w:ins>
          <w:ins w:id="932" w:author="梁元" w:date="2019-05-14T19:56:54Z">
            <w:bookmarkStart w:id="59" w:name="_Toc30030_WPSOffice_Level2Page"/>
            <w:r>
              <w:rPr/>
              <w:t>13</w:t>
            </w:r>
            <w:bookmarkEnd w:id="59"/>
          </w:ins>
          <w:ins w:id="933" w:author="梁元" w:date="2019-05-14T19:56:46Z">
            <w:r>
              <w:rPr/>
              <w:fldChar w:fldCharType="end"/>
            </w:r>
          </w:ins>
        </w:p>
        <w:p>
          <w:pPr>
            <w:pStyle w:val="40"/>
            <w:tabs>
              <w:tab w:val="right" w:leader="dot" w:pos="8306"/>
            </w:tabs>
            <w:rPr>
              <w:ins w:id="934" w:author="梁元" w:date="2019-05-14T19:56:46Z"/>
            </w:rPr>
          </w:pPr>
          <w:ins w:id="935" w:author="梁元" w:date="2019-05-14T19:56:46Z">
            <w:r>
              <w:rPr/>
              <w:fldChar w:fldCharType="begin"/>
            </w:r>
          </w:ins>
          <w:ins w:id="936" w:author="梁元" w:date="2019-05-14T19:56:46Z">
            <w:r>
              <w:rPr/>
              <w:instrText xml:space="preserve"> HYPERLINK \l _Toc21052_WPSOffice_Level2 </w:instrText>
            </w:r>
          </w:ins>
          <w:ins w:id="937" w:author="梁元" w:date="2019-05-14T19:56:46Z">
            <w:r>
              <w:rPr/>
              <w:fldChar w:fldCharType="separate"/>
            </w:r>
          </w:ins>
          <w:customXmlInsRangeStart w:id="939" w:author="梁元" w:date="2019-05-14T19:56:46Z"/>
          <w:sdt>
            <w:sdtPr>
              <w:rPr>
                <w:rFonts w:asciiTheme="minorHAnsi" w:hAnsiTheme="minorHAnsi" w:eastAsiaTheme="minorEastAsia" w:cstheme="minorBidi"/>
                <w:kern w:val="2"/>
                <w:sz w:val="24"/>
                <w:szCs w:val="22"/>
                <w:lang w:val="en-US" w:eastAsia="zh-CN" w:bidi="ar-SA"/>
              </w:rPr>
              <w:id w:val="147481979"/>
              <w:placeholder>
                <w:docPart w:val="{2f25726a-4b53-49e8-a366-4b5ade064881}"/>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939"/>
              <w:ins w:id="941" w:author="梁元" w:date="2019-05-14T19:56:46Z">
                <w:r>
                  <w:rPr>
                    <w:rFonts w:ascii="仿宋" w:hAnsi="仿宋" w:eastAsia="仿宋" w:cstheme="majorBidi"/>
                  </w:rPr>
                  <w:t xml:space="preserve">5. </w:t>
                </w:r>
              </w:ins>
              <w:ins w:id="942" w:author="梁元" w:date="2019-05-14T19:56:46Z">
                <w:r>
                  <w:rPr>
                    <w:rFonts w:hint="eastAsia" w:ascii="仿宋" w:hAnsi="仿宋" w:eastAsia="仿宋" w:cstheme="majorBidi"/>
                  </w:rPr>
                  <w:t>项目中体现经验的点</w:t>
                </w:r>
              </w:ins>
              <w:customXmlInsRangeStart w:id="944" w:author="梁元" w:date="2019-05-14T19:56:46Z"/>
            </w:sdtContent>
          </w:sdt>
          <w:customXmlInsRangeEnd w:id="944"/>
          <w:ins w:id="945" w:author="梁元" w:date="2019-05-14T19:56:46Z">
            <w:r>
              <w:rPr/>
              <w:tab/>
            </w:r>
          </w:ins>
          <w:ins w:id="946" w:author="梁元" w:date="2019-05-14T19:56:54Z">
            <w:bookmarkStart w:id="60" w:name="_Toc21052_WPSOffice_Level2Page"/>
            <w:r>
              <w:rPr/>
              <w:t>13</w:t>
            </w:r>
            <w:bookmarkEnd w:id="60"/>
          </w:ins>
          <w:ins w:id="947" w:author="梁元" w:date="2019-05-14T19:56:46Z">
            <w:r>
              <w:rPr/>
              <w:fldChar w:fldCharType="end"/>
            </w:r>
          </w:ins>
        </w:p>
        <w:p>
          <w:pPr>
            <w:pStyle w:val="40"/>
            <w:tabs>
              <w:tab w:val="right" w:leader="dot" w:pos="8306"/>
            </w:tabs>
            <w:rPr>
              <w:ins w:id="948" w:author="梁元" w:date="2019-05-14T19:56:46Z"/>
            </w:rPr>
          </w:pPr>
          <w:ins w:id="949" w:author="梁元" w:date="2019-05-14T19:56:46Z">
            <w:r>
              <w:rPr/>
              <w:fldChar w:fldCharType="begin"/>
            </w:r>
          </w:ins>
          <w:ins w:id="950" w:author="梁元" w:date="2019-05-14T19:56:46Z">
            <w:r>
              <w:rPr/>
              <w:instrText xml:space="preserve"> HYPERLINK \l _Toc32676_WPSOffice_Level2 </w:instrText>
            </w:r>
          </w:ins>
          <w:ins w:id="951" w:author="梁元" w:date="2019-05-14T19:56:46Z">
            <w:r>
              <w:rPr/>
              <w:fldChar w:fldCharType="separate"/>
            </w:r>
          </w:ins>
          <w:customXmlInsRangeStart w:id="953" w:author="梁元" w:date="2019-05-14T19:56:46Z"/>
          <w:sdt>
            <w:sdtPr>
              <w:rPr>
                <w:rFonts w:asciiTheme="minorHAnsi" w:hAnsiTheme="minorHAnsi" w:eastAsiaTheme="minorEastAsia" w:cstheme="minorBidi"/>
                <w:kern w:val="2"/>
                <w:sz w:val="24"/>
                <w:szCs w:val="22"/>
                <w:lang w:val="en-US" w:eastAsia="zh-CN" w:bidi="ar-SA"/>
              </w:rPr>
              <w:id w:val="147481979"/>
              <w:placeholder>
                <w:docPart w:val="{72380252-aa31-4825-8185-7f3606cc62a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953"/>
              <w:ins w:id="955" w:author="梁元" w:date="2019-05-14T19:56:46Z">
                <w:r>
                  <w:rPr>
                    <w:rFonts w:ascii="仿宋" w:hAnsi="仿宋" w:eastAsia="仿宋" w:cstheme="majorBidi"/>
                  </w:rPr>
                  <w:t xml:space="preserve">6. </w:t>
                </w:r>
              </w:ins>
              <w:ins w:id="956" w:author="梁元" w:date="2019-05-14T19:56:46Z">
                <w:r>
                  <w:rPr>
                    <w:rFonts w:hint="eastAsia" w:ascii="仿宋" w:hAnsi="仿宋" w:eastAsia="仿宋" w:cstheme="majorBidi"/>
                  </w:rPr>
                  <w:t>论坛参考</w:t>
                </w:r>
              </w:ins>
              <w:customXmlInsRangeStart w:id="958" w:author="梁元" w:date="2019-05-14T19:56:46Z"/>
            </w:sdtContent>
          </w:sdt>
          <w:customXmlInsRangeEnd w:id="958"/>
          <w:ins w:id="959" w:author="梁元" w:date="2019-05-14T19:56:46Z">
            <w:r>
              <w:rPr/>
              <w:tab/>
            </w:r>
          </w:ins>
          <w:ins w:id="960" w:author="梁元" w:date="2019-05-14T19:56:54Z">
            <w:bookmarkStart w:id="61" w:name="_Toc32676_WPSOffice_Level2Page"/>
            <w:r>
              <w:rPr/>
              <w:t>13</w:t>
            </w:r>
            <w:bookmarkEnd w:id="61"/>
          </w:ins>
          <w:ins w:id="961" w:author="梁元" w:date="2019-05-14T19:56:46Z">
            <w:r>
              <w:rPr/>
              <w:fldChar w:fldCharType="end"/>
            </w:r>
          </w:ins>
        </w:p>
        <w:p>
          <w:pPr>
            <w:pStyle w:val="39"/>
            <w:tabs>
              <w:tab w:val="right" w:leader="dot" w:pos="8306"/>
            </w:tabs>
            <w:rPr>
              <w:ins w:id="962" w:author="梁元" w:date="2019-05-14T19:56:46Z"/>
            </w:rPr>
          </w:pPr>
          <w:ins w:id="963" w:author="梁元" w:date="2019-05-14T19:56:46Z">
            <w:r>
              <w:rPr>
                <w:b/>
                <w:bCs/>
              </w:rPr>
              <w:fldChar w:fldCharType="begin"/>
            </w:r>
          </w:ins>
          <w:ins w:id="964" w:author="梁元" w:date="2019-05-14T19:56:46Z">
            <w:r>
              <w:rPr/>
              <w:instrText xml:space="preserve"> HYPERLINK \l _Toc8654_WPSOffice_Level1 </w:instrText>
            </w:r>
          </w:ins>
          <w:ins w:id="965" w:author="梁元" w:date="2019-05-14T19:56:46Z">
            <w:r>
              <w:rPr>
                <w:b/>
                <w:bCs/>
              </w:rPr>
              <w:fldChar w:fldCharType="separate"/>
            </w:r>
          </w:ins>
          <w:customXmlInsRangeStart w:id="967"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6837923e-d5aa-4f56-8846-a414a1d314e0}"/>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967"/>
              <w:ins w:id="969" w:author="梁元" w:date="2019-05-14T19:56:46Z">
                <w:r>
                  <w:rPr>
                    <w:rFonts w:ascii="仿宋" w:hAnsi="仿宋" w:eastAsia="仿宋" w:cstheme="minorBidi"/>
                    <w:b/>
                    <w:bCs/>
                  </w:rPr>
                  <w:t xml:space="preserve">十、 </w:t>
                </w:r>
              </w:ins>
              <w:ins w:id="970" w:author="梁元" w:date="2019-05-14T19:56:46Z">
                <w:r>
                  <w:rPr>
                    <w:rFonts w:hint="eastAsia" w:ascii="仿宋" w:hAnsi="仿宋" w:eastAsia="仿宋" w:cstheme="minorBidi"/>
                    <w:b/>
                    <w:bCs/>
                  </w:rPr>
                  <w:t>说一下前端存储</w:t>
                </w:r>
              </w:ins>
              <w:ins w:id="971" w:author="梁元" w:date="2019-05-14T19:56:46Z">
                <w:r>
                  <w:rPr>
                    <w:rFonts w:ascii="仿宋" w:hAnsi="仿宋" w:eastAsia="仿宋" w:cstheme="minorBidi"/>
                    <w:b/>
                    <w:bCs/>
                  </w:rPr>
                  <w:t>?</w:t>
                </w:r>
              </w:ins>
              <w:customXmlInsRangeStart w:id="973" w:author="梁元" w:date="2019-05-14T19:56:46Z"/>
            </w:sdtContent>
          </w:sdt>
          <w:customXmlInsRangeEnd w:id="973"/>
          <w:ins w:id="974" w:author="梁元" w:date="2019-05-14T19:56:46Z">
            <w:r>
              <w:rPr>
                <w:b/>
                <w:bCs/>
              </w:rPr>
              <w:tab/>
            </w:r>
          </w:ins>
          <w:ins w:id="975" w:author="梁元" w:date="2019-05-14T19:56:54Z">
            <w:bookmarkStart w:id="62" w:name="_Toc8654_WPSOffice_Level1Page"/>
            <w:r>
              <w:rPr>
                <w:b/>
                <w:bCs/>
              </w:rPr>
              <w:t>13</w:t>
            </w:r>
            <w:bookmarkEnd w:id="62"/>
          </w:ins>
          <w:ins w:id="976" w:author="梁元" w:date="2019-05-14T19:56:46Z">
            <w:r>
              <w:rPr>
                <w:b/>
                <w:bCs/>
              </w:rPr>
              <w:fldChar w:fldCharType="end"/>
            </w:r>
          </w:ins>
        </w:p>
        <w:p>
          <w:pPr>
            <w:pStyle w:val="40"/>
            <w:tabs>
              <w:tab w:val="right" w:leader="dot" w:pos="8306"/>
            </w:tabs>
            <w:rPr>
              <w:ins w:id="977" w:author="梁元" w:date="2019-05-14T19:56:46Z"/>
            </w:rPr>
          </w:pPr>
          <w:ins w:id="978" w:author="梁元" w:date="2019-05-14T19:56:46Z">
            <w:r>
              <w:rPr/>
              <w:fldChar w:fldCharType="begin"/>
            </w:r>
          </w:ins>
          <w:ins w:id="979" w:author="梁元" w:date="2019-05-14T19:56:46Z">
            <w:r>
              <w:rPr/>
              <w:instrText xml:space="preserve"> HYPERLINK \l _Toc24068_WPSOffice_Level2 </w:instrText>
            </w:r>
          </w:ins>
          <w:ins w:id="980" w:author="梁元" w:date="2019-05-14T19:56:46Z">
            <w:r>
              <w:rPr/>
              <w:fldChar w:fldCharType="separate"/>
            </w:r>
          </w:ins>
          <w:customXmlInsRangeStart w:id="982" w:author="梁元" w:date="2019-05-14T19:56:46Z"/>
          <w:sdt>
            <w:sdtPr>
              <w:rPr>
                <w:rFonts w:asciiTheme="minorHAnsi" w:hAnsiTheme="minorHAnsi" w:eastAsiaTheme="minorEastAsia" w:cstheme="minorBidi"/>
                <w:kern w:val="2"/>
                <w:sz w:val="24"/>
                <w:szCs w:val="22"/>
                <w:lang w:val="en-US" w:eastAsia="zh-CN" w:bidi="ar-SA"/>
              </w:rPr>
              <w:id w:val="147481979"/>
              <w:placeholder>
                <w:docPart w:val="{f713e245-0724-4239-ac2d-751d80fff00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982"/>
              <w:ins w:id="984" w:author="梁元" w:date="2019-05-14T19:56:46Z">
                <w:r>
                  <w:rPr>
                    <w:rFonts w:ascii="仿宋" w:hAnsi="仿宋" w:eastAsia="仿宋" w:cstheme="majorBidi"/>
                  </w:rPr>
                  <w:t xml:space="preserve">1. </w:t>
                </w:r>
              </w:ins>
              <w:ins w:id="985" w:author="梁元" w:date="2019-05-14T19:56:46Z">
                <w:r>
                  <w:rPr>
                    <w:rFonts w:hint="eastAsia" w:ascii="仿宋" w:hAnsi="仿宋" w:eastAsia="仿宋" w:cstheme="majorBidi"/>
                  </w:rPr>
                  <w:t>通常解法</w:t>
                </w:r>
              </w:ins>
              <w:customXmlInsRangeStart w:id="987" w:author="梁元" w:date="2019-05-14T19:56:46Z"/>
            </w:sdtContent>
          </w:sdt>
          <w:customXmlInsRangeEnd w:id="987"/>
          <w:ins w:id="988" w:author="梁元" w:date="2019-05-14T19:56:46Z">
            <w:r>
              <w:rPr/>
              <w:tab/>
            </w:r>
          </w:ins>
          <w:ins w:id="989" w:author="梁元" w:date="2019-05-14T19:56:54Z">
            <w:bookmarkStart w:id="63" w:name="_Toc24068_WPSOffice_Level2Page"/>
            <w:r>
              <w:rPr/>
              <w:t>13</w:t>
            </w:r>
            <w:bookmarkEnd w:id="63"/>
          </w:ins>
          <w:ins w:id="990" w:author="梁元" w:date="2019-05-14T19:56:46Z">
            <w:r>
              <w:rPr/>
              <w:fldChar w:fldCharType="end"/>
            </w:r>
          </w:ins>
        </w:p>
        <w:p>
          <w:pPr>
            <w:pStyle w:val="40"/>
            <w:tabs>
              <w:tab w:val="right" w:leader="dot" w:pos="8306"/>
            </w:tabs>
            <w:rPr>
              <w:ins w:id="991" w:author="梁元" w:date="2019-05-14T19:56:46Z"/>
            </w:rPr>
          </w:pPr>
          <w:ins w:id="992" w:author="梁元" w:date="2019-05-14T19:56:46Z">
            <w:r>
              <w:rPr/>
              <w:fldChar w:fldCharType="begin"/>
            </w:r>
          </w:ins>
          <w:ins w:id="993" w:author="梁元" w:date="2019-05-14T19:56:46Z">
            <w:r>
              <w:rPr/>
              <w:instrText xml:space="preserve"> HYPERLINK \l _Toc13711_WPSOffice_Level2 </w:instrText>
            </w:r>
          </w:ins>
          <w:ins w:id="994" w:author="梁元" w:date="2019-05-14T19:56:46Z">
            <w:r>
              <w:rPr/>
              <w:fldChar w:fldCharType="separate"/>
            </w:r>
          </w:ins>
          <w:customXmlInsRangeStart w:id="996" w:author="梁元" w:date="2019-05-14T19:56:46Z"/>
          <w:sdt>
            <w:sdtPr>
              <w:rPr>
                <w:rFonts w:asciiTheme="minorHAnsi" w:hAnsiTheme="minorHAnsi" w:eastAsiaTheme="minorEastAsia" w:cstheme="minorBidi"/>
                <w:kern w:val="2"/>
                <w:sz w:val="24"/>
                <w:szCs w:val="22"/>
                <w:lang w:val="en-US" w:eastAsia="zh-CN" w:bidi="ar-SA"/>
              </w:rPr>
              <w:id w:val="147481979"/>
              <w:placeholder>
                <w:docPart w:val="{7c048c10-50c7-4cb9-bf33-3bffc0c9508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996"/>
              <w:ins w:id="998" w:author="梁元" w:date="2019-05-14T19:56:46Z">
                <w:r>
                  <w:rPr>
                    <w:rFonts w:ascii="仿宋" w:hAnsi="仿宋" w:eastAsia="仿宋" w:cs="Times New Roman"/>
                  </w:rPr>
                  <w:t xml:space="preserve">2. </w:t>
                </w:r>
              </w:ins>
              <w:ins w:id="999" w:author="梁元" w:date="2019-05-14T19:56:46Z">
                <w:r>
                  <w:rPr>
                    <w:rFonts w:hint="eastAsia" w:ascii="仿宋" w:hAnsi="仿宋" w:eastAsia="仿宋" w:cstheme="majorBidi"/>
                  </w:rPr>
                  <w:t>通用大牛级解法</w:t>
                </w:r>
              </w:ins>
              <w:customXmlInsRangeStart w:id="1001" w:author="梁元" w:date="2019-05-14T19:56:46Z"/>
            </w:sdtContent>
          </w:sdt>
          <w:customXmlInsRangeEnd w:id="1001"/>
          <w:ins w:id="1002" w:author="梁元" w:date="2019-05-14T19:56:46Z">
            <w:r>
              <w:rPr/>
              <w:tab/>
            </w:r>
          </w:ins>
          <w:ins w:id="1003" w:author="梁元" w:date="2019-05-14T19:56:54Z">
            <w:bookmarkStart w:id="64" w:name="_Toc13711_WPSOffice_Level2Page"/>
            <w:r>
              <w:rPr/>
              <w:t>14</w:t>
            </w:r>
            <w:bookmarkEnd w:id="64"/>
          </w:ins>
          <w:ins w:id="1004" w:author="梁元" w:date="2019-05-14T19:56:46Z">
            <w:r>
              <w:rPr/>
              <w:fldChar w:fldCharType="end"/>
            </w:r>
          </w:ins>
        </w:p>
        <w:p>
          <w:pPr>
            <w:pStyle w:val="40"/>
            <w:tabs>
              <w:tab w:val="right" w:leader="dot" w:pos="8306"/>
            </w:tabs>
            <w:rPr>
              <w:ins w:id="1005" w:author="梁元" w:date="2019-05-14T19:56:46Z"/>
            </w:rPr>
          </w:pPr>
          <w:ins w:id="1006" w:author="梁元" w:date="2019-05-14T19:56:46Z">
            <w:r>
              <w:rPr/>
              <w:fldChar w:fldCharType="begin"/>
            </w:r>
          </w:ins>
          <w:ins w:id="1007" w:author="梁元" w:date="2019-05-14T19:56:46Z">
            <w:r>
              <w:rPr/>
              <w:instrText xml:space="preserve"> HYPERLINK \l _Toc9115_WPSOffice_Level2 </w:instrText>
            </w:r>
          </w:ins>
          <w:ins w:id="1008" w:author="梁元" w:date="2019-05-14T19:56:46Z">
            <w:r>
              <w:rPr/>
              <w:fldChar w:fldCharType="separate"/>
            </w:r>
          </w:ins>
          <w:customXmlInsRangeStart w:id="1010" w:author="梁元" w:date="2019-05-14T19:56:46Z"/>
          <w:sdt>
            <w:sdtPr>
              <w:rPr>
                <w:rFonts w:asciiTheme="minorHAnsi" w:hAnsiTheme="minorHAnsi" w:eastAsiaTheme="minorEastAsia" w:cstheme="minorBidi"/>
                <w:kern w:val="2"/>
                <w:sz w:val="24"/>
                <w:szCs w:val="22"/>
                <w:lang w:val="en-US" w:eastAsia="zh-CN" w:bidi="ar-SA"/>
              </w:rPr>
              <w:id w:val="147481979"/>
              <w:placeholder>
                <w:docPart w:val="{ba9f1d0b-e323-40a3-b9c2-acb7d6030a7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010"/>
              <w:ins w:id="1012" w:author="梁元" w:date="2019-05-14T19:56:46Z">
                <w:r>
                  <w:rPr>
                    <w:rFonts w:ascii="仿宋" w:hAnsi="仿宋" w:eastAsia="仿宋" w:cstheme="majorBidi"/>
                  </w:rPr>
                  <w:t xml:space="preserve">3. </w:t>
                </w:r>
              </w:ins>
              <w:ins w:id="1013" w:author="梁元" w:date="2019-05-14T19:56:46Z">
                <w:r>
                  <w:rPr>
                    <w:rFonts w:hint="eastAsia" w:ascii="仿宋" w:hAnsi="仿宋" w:eastAsia="仿宋" w:cstheme="majorBidi"/>
                  </w:rPr>
                  <w:t>解法对比及优缺点</w:t>
                </w:r>
              </w:ins>
              <w:customXmlInsRangeStart w:id="1015" w:author="梁元" w:date="2019-05-14T19:56:46Z"/>
            </w:sdtContent>
          </w:sdt>
          <w:customXmlInsRangeEnd w:id="1015"/>
          <w:ins w:id="1016" w:author="梁元" w:date="2019-05-14T19:56:46Z">
            <w:r>
              <w:rPr/>
              <w:tab/>
            </w:r>
          </w:ins>
          <w:ins w:id="1017" w:author="梁元" w:date="2019-05-14T19:56:54Z">
            <w:bookmarkStart w:id="65" w:name="_Toc9115_WPSOffice_Level2Page"/>
            <w:r>
              <w:rPr/>
              <w:t>15</w:t>
            </w:r>
            <w:bookmarkEnd w:id="65"/>
          </w:ins>
          <w:ins w:id="1018" w:author="梁元" w:date="2019-05-14T19:56:46Z">
            <w:r>
              <w:rPr/>
              <w:fldChar w:fldCharType="end"/>
            </w:r>
          </w:ins>
        </w:p>
        <w:p>
          <w:pPr>
            <w:pStyle w:val="40"/>
            <w:tabs>
              <w:tab w:val="right" w:leader="dot" w:pos="8306"/>
            </w:tabs>
            <w:rPr>
              <w:ins w:id="1019" w:author="梁元" w:date="2019-05-14T19:56:46Z"/>
            </w:rPr>
          </w:pPr>
          <w:ins w:id="1020" w:author="梁元" w:date="2019-05-14T19:56:46Z">
            <w:r>
              <w:rPr/>
              <w:fldChar w:fldCharType="begin"/>
            </w:r>
          </w:ins>
          <w:ins w:id="1021" w:author="梁元" w:date="2019-05-14T19:56:46Z">
            <w:r>
              <w:rPr/>
              <w:instrText xml:space="preserve"> HYPERLINK \l _Toc21855_WPSOffice_Level2 </w:instrText>
            </w:r>
          </w:ins>
          <w:ins w:id="1022" w:author="梁元" w:date="2019-05-14T19:56:46Z">
            <w:r>
              <w:rPr/>
              <w:fldChar w:fldCharType="separate"/>
            </w:r>
          </w:ins>
          <w:customXmlInsRangeStart w:id="1024" w:author="梁元" w:date="2019-05-14T19:56:46Z"/>
          <w:sdt>
            <w:sdtPr>
              <w:rPr>
                <w:rFonts w:asciiTheme="minorHAnsi" w:hAnsiTheme="minorHAnsi" w:eastAsiaTheme="minorEastAsia" w:cstheme="minorBidi"/>
                <w:kern w:val="2"/>
                <w:sz w:val="24"/>
                <w:szCs w:val="22"/>
                <w:lang w:val="en-US" w:eastAsia="zh-CN" w:bidi="ar-SA"/>
              </w:rPr>
              <w:id w:val="147481979"/>
              <w:placeholder>
                <w:docPart w:val="{a242b30d-18c1-4e89-9092-ee5c5b482d3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024"/>
              <w:ins w:id="1026" w:author="梁元" w:date="2019-05-14T19:56:46Z">
                <w:r>
                  <w:rPr>
                    <w:rFonts w:ascii="仿宋" w:hAnsi="仿宋" w:eastAsia="仿宋" w:cstheme="majorBidi"/>
                  </w:rPr>
                  <w:t xml:space="preserve">4. </w:t>
                </w:r>
              </w:ins>
              <w:ins w:id="1027" w:author="梁元" w:date="2019-05-14T19:56:46Z">
                <w:r>
                  <w:rPr>
                    <w:rFonts w:hint="eastAsia" w:ascii="仿宋" w:hAnsi="仿宋" w:eastAsia="仿宋" w:cstheme="majorBidi"/>
                  </w:rPr>
                  <w:t>延伸及扩展问题回答参考</w:t>
                </w:r>
              </w:ins>
              <w:customXmlInsRangeStart w:id="1029" w:author="梁元" w:date="2019-05-14T19:56:46Z"/>
            </w:sdtContent>
          </w:sdt>
          <w:customXmlInsRangeEnd w:id="1029"/>
          <w:ins w:id="1030" w:author="梁元" w:date="2019-05-14T19:56:46Z">
            <w:r>
              <w:rPr/>
              <w:tab/>
            </w:r>
          </w:ins>
          <w:ins w:id="1031" w:author="梁元" w:date="2019-05-14T19:56:54Z">
            <w:bookmarkStart w:id="66" w:name="_Toc21855_WPSOffice_Level2Page"/>
            <w:r>
              <w:rPr/>
              <w:t>15</w:t>
            </w:r>
            <w:bookmarkEnd w:id="66"/>
          </w:ins>
          <w:ins w:id="1032" w:author="梁元" w:date="2019-05-14T19:56:46Z">
            <w:r>
              <w:rPr/>
              <w:fldChar w:fldCharType="end"/>
            </w:r>
          </w:ins>
        </w:p>
        <w:p>
          <w:pPr>
            <w:pStyle w:val="40"/>
            <w:tabs>
              <w:tab w:val="right" w:leader="dot" w:pos="8306"/>
            </w:tabs>
            <w:rPr>
              <w:ins w:id="1033" w:author="梁元" w:date="2019-05-14T19:56:46Z"/>
            </w:rPr>
          </w:pPr>
          <w:ins w:id="1034" w:author="梁元" w:date="2019-05-14T19:56:46Z">
            <w:r>
              <w:rPr/>
              <w:fldChar w:fldCharType="begin"/>
            </w:r>
          </w:ins>
          <w:ins w:id="1035" w:author="梁元" w:date="2019-05-14T19:56:46Z">
            <w:r>
              <w:rPr/>
              <w:instrText xml:space="preserve"> HYPERLINK \l _Toc32396_WPSOffice_Level2 </w:instrText>
            </w:r>
          </w:ins>
          <w:ins w:id="1036" w:author="梁元" w:date="2019-05-14T19:56:46Z">
            <w:r>
              <w:rPr/>
              <w:fldChar w:fldCharType="separate"/>
            </w:r>
          </w:ins>
          <w:customXmlInsRangeStart w:id="1038" w:author="梁元" w:date="2019-05-14T19:56:46Z"/>
          <w:sdt>
            <w:sdtPr>
              <w:rPr>
                <w:rFonts w:asciiTheme="minorHAnsi" w:hAnsiTheme="minorHAnsi" w:eastAsiaTheme="minorEastAsia" w:cstheme="minorBidi"/>
                <w:kern w:val="2"/>
                <w:sz w:val="24"/>
                <w:szCs w:val="22"/>
                <w:lang w:val="en-US" w:eastAsia="zh-CN" w:bidi="ar-SA"/>
              </w:rPr>
              <w:id w:val="147481979"/>
              <w:placeholder>
                <w:docPart w:val="{6e3048c7-a8c6-4d80-be3a-f91d259e733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038"/>
              <w:ins w:id="1040" w:author="梁元" w:date="2019-05-14T19:56:46Z">
                <w:r>
                  <w:rPr>
                    <w:rFonts w:ascii="仿宋" w:hAnsi="仿宋" w:eastAsia="仿宋" w:cstheme="majorBidi"/>
                  </w:rPr>
                  <w:t xml:space="preserve">5. </w:t>
                </w:r>
              </w:ins>
              <w:ins w:id="1041" w:author="梁元" w:date="2019-05-14T19:56:46Z">
                <w:r>
                  <w:rPr>
                    <w:rFonts w:hint="eastAsia" w:ascii="仿宋" w:hAnsi="仿宋" w:eastAsia="仿宋" w:cstheme="majorBidi"/>
                  </w:rPr>
                  <w:t>项目中体现经验的点</w:t>
                </w:r>
              </w:ins>
              <w:customXmlInsRangeStart w:id="1043" w:author="梁元" w:date="2019-05-14T19:56:46Z"/>
            </w:sdtContent>
          </w:sdt>
          <w:customXmlInsRangeEnd w:id="1043"/>
          <w:ins w:id="1044" w:author="梁元" w:date="2019-05-14T19:56:46Z">
            <w:r>
              <w:rPr/>
              <w:tab/>
            </w:r>
          </w:ins>
          <w:ins w:id="1045" w:author="梁元" w:date="2019-05-14T19:56:54Z">
            <w:bookmarkStart w:id="67" w:name="_Toc32396_WPSOffice_Level2Page"/>
            <w:r>
              <w:rPr/>
              <w:t>15</w:t>
            </w:r>
            <w:bookmarkEnd w:id="67"/>
          </w:ins>
          <w:ins w:id="1046" w:author="梁元" w:date="2019-05-14T19:56:46Z">
            <w:r>
              <w:rPr/>
              <w:fldChar w:fldCharType="end"/>
            </w:r>
          </w:ins>
        </w:p>
        <w:p>
          <w:pPr>
            <w:pStyle w:val="40"/>
            <w:tabs>
              <w:tab w:val="right" w:leader="dot" w:pos="8306"/>
            </w:tabs>
            <w:rPr>
              <w:ins w:id="1047" w:author="梁元" w:date="2019-05-14T19:56:46Z"/>
            </w:rPr>
          </w:pPr>
          <w:ins w:id="1048" w:author="梁元" w:date="2019-05-14T19:56:46Z">
            <w:r>
              <w:rPr/>
              <w:fldChar w:fldCharType="begin"/>
            </w:r>
          </w:ins>
          <w:ins w:id="1049" w:author="梁元" w:date="2019-05-14T19:56:46Z">
            <w:r>
              <w:rPr/>
              <w:instrText xml:space="preserve"> HYPERLINK \l _Toc28930_WPSOffice_Level2 </w:instrText>
            </w:r>
          </w:ins>
          <w:ins w:id="1050" w:author="梁元" w:date="2019-05-14T19:56:46Z">
            <w:r>
              <w:rPr/>
              <w:fldChar w:fldCharType="separate"/>
            </w:r>
          </w:ins>
          <w:customXmlInsRangeStart w:id="1052" w:author="梁元" w:date="2019-05-14T19:56:46Z"/>
          <w:sdt>
            <w:sdtPr>
              <w:rPr>
                <w:rFonts w:asciiTheme="minorHAnsi" w:hAnsiTheme="minorHAnsi" w:eastAsiaTheme="minorEastAsia" w:cstheme="minorBidi"/>
                <w:kern w:val="2"/>
                <w:sz w:val="24"/>
                <w:szCs w:val="22"/>
                <w:lang w:val="en-US" w:eastAsia="zh-CN" w:bidi="ar-SA"/>
              </w:rPr>
              <w:id w:val="147481979"/>
              <w:placeholder>
                <w:docPart w:val="{075894a8-73a6-45c8-a34b-4e1caad50a9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052"/>
              <w:ins w:id="1054" w:author="梁元" w:date="2019-05-14T19:56:46Z">
                <w:r>
                  <w:rPr>
                    <w:rFonts w:ascii="仿宋" w:hAnsi="仿宋" w:eastAsia="仿宋" w:cstheme="majorBidi"/>
                  </w:rPr>
                  <w:t xml:space="preserve">6. </w:t>
                </w:r>
              </w:ins>
              <w:ins w:id="1055" w:author="梁元" w:date="2019-05-14T19:56:46Z">
                <w:r>
                  <w:rPr>
                    <w:rFonts w:hint="eastAsia" w:ascii="仿宋" w:hAnsi="仿宋" w:eastAsia="仿宋" w:cstheme="majorBidi"/>
                  </w:rPr>
                  <w:t>论坛参考</w:t>
                </w:r>
              </w:ins>
              <w:customXmlInsRangeStart w:id="1057" w:author="梁元" w:date="2019-05-14T19:56:46Z"/>
            </w:sdtContent>
          </w:sdt>
          <w:customXmlInsRangeEnd w:id="1057"/>
          <w:ins w:id="1058" w:author="梁元" w:date="2019-05-14T19:56:46Z">
            <w:r>
              <w:rPr/>
              <w:tab/>
            </w:r>
          </w:ins>
          <w:ins w:id="1059" w:author="梁元" w:date="2019-05-14T19:56:54Z">
            <w:bookmarkStart w:id="68" w:name="_Toc28930_WPSOffice_Level2Page"/>
            <w:r>
              <w:rPr/>
              <w:t>15</w:t>
            </w:r>
            <w:bookmarkEnd w:id="68"/>
          </w:ins>
          <w:ins w:id="1060" w:author="梁元" w:date="2019-05-14T19:56:46Z">
            <w:r>
              <w:rPr/>
              <w:fldChar w:fldCharType="end"/>
            </w:r>
          </w:ins>
        </w:p>
        <w:p>
          <w:pPr>
            <w:pStyle w:val="39"/>
            <w:tabs>
              <w:tab w:val="right" w:leader="dot" w:pos="8306"/>
            </w:tabs>
            <w:rPr>
              <w:ins w:id="1061" w:author="梁元" w:date="2019-05-14T19:56:46Z"/>
            </w:rPr>
          </w:pPr>
          <w:ins w:id="1062" w:author="梁元" w:date="2019-05-14T19:56:46Z">
            <w:r>
              <w:rPr>
                <w:b/>
                <w:bCs/>
              </w:rPr>
              <w:fldChar w:fldCharType="begin"/>
            </w:r>
          </w:ins>
          <w:ins w:id="1063" w:author="梁元" w:date="2019-05-14T19:56:46Z">
            <w:r>
              <w:rPr/>
              <w:instrText xml:space="preserve"> HYPERLINK \l _Toc22062_WPSOffice_Level1 </w:instrText>
            </w:r>
          </w:ins>
          <w:ins w:id="1064" w:author="梁元" w:date="2019-05-14T19:56:46Z">
            <w:r>
              <w:rPr>
                <w:b/>
                <w:bCs/>
              </w:rPr>
              <w:fldChar w:fldCharType="separate"/>
            </w:r>
          </w:ins>
          <w:customXmlInsRangeStart w:id="1066"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c8debcc8-9e4b-43c0-a08f-b6bb0f1a1c91}"/>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066"/>
              <w:ins w:id="1068" w:author="梁元" w:date="2019-05-14T19:56:46Z">
                <w:r>
                  <w:rPr>
                    <w:rFonts w:ascii="仿宋" w:hAnsi="仿宋" w:eastAsia="仿宋" w:cstheme="minorBidi"/>
                    <w:b/>
                    <w:bCs/>
                  </w:rPr>
                  <w:t xml:space="preserve">十一、 </w:t>
                </w:r>
              </w:ins>
              <w:ins w:id="1069" w:author="梁元" w:date="2019-05-14T19:56:46Z">
                <w:r>
                  <w:rPr>
                    <w:rFonts w:hint="eastAsia" w:ascii="仿宋" w:hAnsi="仿宋" w:eastAsia="仿宋" w:cstheme="minorBidi"/>
                    <w:b/>
                    <w:bCs/>
                  </w:rPr>
                  <w:t>解释一下</w:t>
                </w:r>
              </w:ins>
              <w:ins w:id="1070" w:author="梁元" w:date="2019-05-14T19:56:46Z">
                <w:r>
                  <w:rPr>
                    <w:rFonts w:ascii="仿宋" w:hAnsi="仿宋" w:eastAsia="仿宋" w:cstheme="minorBidi"/>
                    <w:b/>
                    <w:bCs/>
                  </w:rPr>
                  <w:t>javaScript</w:t>
                </w:r>
              </w:ins>
              <w:ins w:id="1071" w:author="梁元" w:date="2019-05-14T19:56:46Z">
                <w:r>
                  <w:rPr>
                    <w:rFonts w:hint="eastAsia" w:ascii="仿宋" w:hAnsi="仿宋" w:eastAsia="仿宋" w:cstheme="minorBidi"/>
                    <w:b/>
                    <w:bCs/>
                  </w:rPr>
                  <w:t>中的垃圾回收机制？</w:t>
                </w:r>
              </w:ins>
              <w:customXmlInsRangeStart w:id="1073" w:author="梁元" w:date="2019-05-14T19:56:46Z"/>
            </w:sdtContent>
          </w:sdt>
          <w:customXmlInsRangeEnd w:id="1073"/>
          <w:ins w:id="1074" w:author="梁元" w:date="2019-05-14T19:56:46Z">
            <w:r>
              <w:rPr>
                <w:b/>
                <w:bCs/>
              </w:rPr>
              <w:tab/>
            </w:r>
          </w:ins>
          <w:ins w:id="1075" w:author="梁元" w:date="2019-05-14T19:56:54Z">
            <w:bookmarkStart w:id="69" w:name="_Toc22062_WPSOffice_Level1Page"/>
            <w:r>
              <w:rPr>
                <w:b/>
                <w:bCs/>
              </w:rPr>
              <w:t>15</w:t>
            </w:r>
            <w:bookmarkEnd w:id="69"/>
          </w:ins>
          <w:ins w:id="1076" w:author="梁元" w:date="2019-05-14T19:56:46Z">
            <w:r>
              <w:rPr>
                <w:b/>
                <w:bCs/>
              </w:rPr>
              <w:fldChar w:fldCharType="end"/>
            </w:r>
          </w:ins>
        </w:p>
        <w:p>
          <w:pPr>
            <w:pStyle w:val="40"/>
            <w:tabs>
              <w:tab w:val="right" w:leader="dot" w:pos="8306"/>
            </w:tabs>
            <w:rPr>
              <w:ins w:id="1077" w:author="梁元" w:date="2019-05-14T19:56:46Z"/>
            </w:rPr>
          </w:pPr>
          <w:ins w:id="1078" w:author="梁元" w:date="2019-05-14T19:56:46Z">
            <w:r>
              <w:rPr/>
              <w:fldChar w:fldCharType="begin"/>
            </w:r>
          </w:ins>
          <w:ins w:id="1079" w:author="梁元" w:date="2019-05-14T19:56:46Z">
            <w:r>
              <w:rPr/>
              <w:instrText xml:space="preserve"> HYPERLINK \l _Toc4954_WPSOffice_Level2 </w:instrText>
            </w:r>
          </w:ins>
          <w:ins w:id="1080" w:author="梁元" w:date="2019-05-14T19:56:46Z">
            <w:r>
              <w:rPr/>
              <w:fldChar w:fldCharType="separate"/>
            </w:r>
          </w:ins>
          <w:customXmlInsRangeStart w:id="1082" w:author="梁元" w:date="2019-05-14T19:56:46Z"/>
          <w:sdt>
            <w:sdtPr>
              <w:rPr>
                <w:rFonts w:asciiTheme="minorHAnsi" w:hAnsiTheme="minorHAnsi" w:eastAsiaTheme="minorEastAsia" w:cstheme="minorBidi"/>
                <w:kern w:val="2"/>
                <w:sz w:val="24"/>
                <w:szCs w:val="22"/>
                <w:lang w:val="en-US" w:eastAsia="zh-CN" w:bidi="ar-SA"/>
              </w:rPr>
              <w:id w:val="147481979"/>
              <w:placeholder>
                <w:docPart w:val="{6dc73456-8b04-47a7-82bc-7a44514838c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082"/>
              <w:ins w:id="1084" w:author="梁元" w:date="2019-05-14T19:56:46Z">
                <w:r>
                  <w:rPr>
                    <w:rFonts w:ascii="仿宋" w:hAnsi="仿宋" w:eastAsia="仿宋" w:cstheme="majorBidi"/>
                  </w:rPr>
                  <w:t xml:space="preserve">1. </w:t>
                </w:r>
              </w:ins>
              <w:ins w:id="1085" w:author="梁元" w:date="2019-05-14T19:56:46Z">
                <w:r>
                  <w:rPr>
                    <w:rFonts w:hint="eastAsia" w:ascii="仿宋" w:hAnsi="仿宋" w:eastAsia="仿宋" w:cstheme="majorBidi"/>
                  </w:rPr>
                  <w:t>通常解法</w:t>
                </w:r>
              </w:ins>
              <w:customXmlInsRangeStart w:id="1087" w:author="梁元" w:date="2019-05-14T19:56:46Z"/>
            </w:sdtContent>
          </w:sdt>
          <w:customXmlInsRangeEnd w:id="1087"/>
          <w:ins w:id="1088" w:author="梁元" w:date="2019-05-14T19:56:46Z">
            <w:r>
              <w:rPr/>
              <w:tab/>
            </w:r>
          </w:ins>
          <w:ins w:id="1089" w:author="梁元" w:date="2019-05-14T19:56:54Z">
            <w:bookmarkStart w:id="70" w:name="_Toc4954_WPSOffice_Level2Page"/>
            <w:r>
              <w:rPr/>
              <w:t>16</w:t>
            </w:r>
            <w:bookmarkEnd w:id="70"/>
          </w:ins>
          <w:ins w:id="1090" w:author="梁元" w:date="2019-05-14T19:56:46Z">
            <w:r>
              <w:rPr/>
              <w:fldChar w:fldCharType="end"/>
            </w:r>
          </w:ins>
        </w:p>
        <w:p>
          <w:pPr>
            <w:pStyle w:val="40"/>
            <w:tabs>
              <w:tab w:val="right" w:leader="dot" w:pos="8306"/>
            </w:tabs>
            <w:rPr>
              <w:ins w:id="1091" w:author="梁元" w:date="2019-05-14T19:56:46Z"/>
            </w:rPr>
          </w:pPr>
          <w:ins w:id="1092" w:author="梁元" w:date="2019-05-14T19:56:46Z">
            <w:r>
              <w:rPr/>
              <w:fldChar w:fldCharType="begin"/>
            </w:r>
          </w:ins>
          <w:ins w:id="1093" w:author="梁元" w:date="2019-05-14T19:56:46Z">
            <w:r>
              <w:rPr/>
              <w:instrText xml:space="preserve"> HYPERLINK \l _Toc13338_WPSOffice_Level2 </w:instrText>
            </w:r>
          </w:ins>
          <w:ins w:id="1094" w:author="梁元" w:date="2019-05-14T19:56:46Z">
            <w:r>
              <w:rPr/>
              <w:fldChar w:fldCharType="separate"/>
            </w:r>
          </w:ins>
          <w:customXmlInsRangeStart w:id="1096" w:author="梁元" w:date="2019-05-14T19:56:46Z"/>
          <w:sdt>
            <w:sdtPr>
              <w:rPr>
                <w:rFonts w:asciiTheme="minorHAnsi" w:hAnsiTheme="minorHAnsi" w:eastAsiaTheme="minorEastAsia" w:cstheme="minorBidi"/>
                <w:kern w:val="2"/>
                <w:sz w:val="24"/>
                <w:szCs w:val="22"/>
                <w:lang w:val="en-US" w:eastAsia="zh-CN" w:bidi="ar-SA"/>
              </w:rPr>
              <w:id w:val="147481979"/>
              <w:placeholder>
                <w:docPart w:val="{3561cbac-ae2c-4071-a5c6-db5ee9d7f47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096"/>
              <w:ins w:id="1098" w:author="梁元" w:date="2019-05-14T19:56:46Z">
                <w:r>
                  <w:rPr>
                    <w:rFonts w:hint="eastAsia" w:ascii="仿宋" w:hAnsi="仿宋" w:eastAsia="仿宋" w:cstheme="majorBidi"/>
                  </w:rPr>
                  <w:t>2. 通用大牛级解法</w:t>
                </w:r>
              </w:ins>
              <w:customXmlInsRangeStart w:id="1100" w:author="梁元" w:date="2019-05-14T19:56:46Z"/>
            </w:sdtContent>
          </w:sdt>
          <w:customXmlInsRangeEnd w:id="1100"/>
          <w:ins w:id="1101" w:author="梁元" w:date="2019-05-14T19:56:46Z">
            <w:r>
              <w:rPr/>
              <w:tab/>
            </w:r>
          </w:ins>
          <w:ins w:id="1102" w:author="梁元" w:date="2019-05-14T19:56:54Z">
            <w:bookmarkStart w:id="71" w:name="_Toc13338_WPSOffice_Level2Page"/>
            <w:r>
              <w:rPr/>
              <w:t>16</w:t>
            </w:r>
            <w:bookmarkEnd w:id="71"/>
          </w:ins>
          <w:ins w:id="1103" w:author="梁元" w:date="2019-05-14T19:56:46Z">
            <w:r>
              <w:rPr/>
              <w:fldChar w:fldCharType="end"/>
            </w:r>
          </w:ins>
        </w:p>
        <w:p>
          <w:pPr>
            <w:pStyle w:val="40"/>
            <w:tabs>
              <w:tab w:val="right" w:leader="dot" w:pos="8306"/>
            </w:tabs>
            <w:rPr>
              <w:ins w:id="1104" w:author="梁元" w:date="2019-05-14T19:56:46Z"/>
            </w:rPr>
          </w:pPr>
          <w:ins w:id="1105" w:author="梁元" w:date="2019-05-14T19:56:46Z">
            <w:r>
              <w:rPr/>
              <w:fldChar w:fldCharType="begin"/>
            </w:r>
          </w:ins>
          <w:ins w:id="1106" w:author="梁元" w:date="2019-05-14T19:56:46Z">
            <w:r>
              <w:rPr/>
              <w:instrText xml:space="preserve"> HYPERLINK \l _Toc7092_WPSOffice_Level2 </w:instrText>
            </w:r>
          </w:ins>
          <w:ins w:id="1107" w:author="梁元" w:date="2019-05-14T19:56:46Z">
            <w:r>
              <w:rPr/>
              <w:fldChar w:fldCharType="separate"/>
            </w:r>
          </w:ins>
          <w:customXmlInsRangeStart w:id="1109" w:author="梁元" w:date="2019-05-14T19:56:46Z"/>
          <w:sdt>
            <w:sdtPr>
              <w:rPr>
                <w:rFonts w:asciiTheme="minorHAnsi" w:hAnsiTheme="minorHAnsi" w:eastAsiaTheme="minorEastAsia" w:cstheme="minorBidi"/>
                <w:kern w:val="2"/>
                <w:sz w:val="24"/>
                <w:szCs w:val="22"/>
                <w:lang w:val="en-US" w:eastAsia="zh-CN" w:bidi="ar-SA"/>
              </w:rPr>
              <w:id w:val="147481979"/>
              <w:placeholder>
                <w:docPart w:val="{2e5576c5-43e0-432f-87c2-58aba39d4bd4}"/>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109"/>
              <w:ins w:id="1111" w:author="梁元" w:date="2019-05-14T19:56:46Z">
                <w:r>
                  <w:rPr>
                    <w:rFonts w:ascii="仿宋" w:hAnsi="仿宋" w:eastAsia="仿宋" w:cstheme="majorBidi"/>
                  </w:rPr>
                  <w:t xml:space="preserve">3. </w:t>
                </w:r>
              </w:ins>
              <w:ins w:id="1112" w:author="梁元" w:date="2019-05-14T19:56:46Z">
                <w:r>
                  <w:rPr>
                    <w:rFonts w:hint="eastAsia" w:ascii="仿宋" w:hAnsi="仿宋" w:eastAsia="仿宋" w:cstheme="majorBidi"/>
                  </w:rPr>
                  <w:t>解法对比及优缺点</w:t>
                </w:r>
              </w:ins>
              <w:customXmlInsRangeStart w:id="1114" w:author="梁元" w:date="2019-05-14T19:56:46Z"/>
            </w:sdtContent>
          </w:sdt>
          <w:customXmlInsRangeEnd w:id="1114"/>
          <w:ins w:id="1115" w:author="梁元" w:date="2019-05-14T19:56:46Z">
            <w:r>
              <w:rPr/>
              <w:tab/>
            </w:r>
          </w:ins>
          <w:ins w:id="1116" w:author="梁元" w:date="2019-05-14T19:56:54Z">
            <w:bookmarkStart w:id="72" w:name="_Toc7092_WPSOffice_Level2Page"/>
            <w:r>
              <w:rPr/>
              <w:t>17</w:t>
            </w:r>
            <w:bookmarkEnd w:id="72"/>
          </w:ins>
          <w:ins w:id="1117" w:author="梁元" w:date="2019-05-14T19:56:46Z">
            <w:r>
              <w:rPr/>
              <w:fldChar w:fldCharType="end"/>
            </w:r>
          </w:ins>
        </w:p>
        <w:p>
          <w:pPr>
            <w:pStyle w:val="40"/>
            <w:tabs>
              <w:tab w:val="right" w:leader="dot" w:pos="8306"/>
            </w:tabs>
            <w:rPr>
              <w:ins w:id="1118" w:author="梁元" w:date="2019-05-14T19:56:46Z"/>
            </w:rPr>
          </w:pPr>
          <w:ins w:id="1119" w:author="梁元" w:date="2019-05-14T19:56:46Z">
            <w:r>
              <w:rPr/>
              <w:fldChar w:fldCharType="begin"/>
            </w:r>
          </w:ins>
          <w:ins w:id="1120" w:author="梁元" w:date="2019-05-14T19:56:46Z">
            <w:r>
              <w:rPr/>
              <w:instrText xml:space="preserve"> HYPERLINK \l _Toc9153_WPSOffice_Level2 </w:instrText>
            </w:r>
          </w:ins>
          <w:ins w:id="1121" w:author="梁元" w:date="2019-05-14T19:56:46Z">
            <w:r>
              <w:rPr/>
              <w:fldChar w:fldCharType="separate"/>
            </w:r>
          </w:ins>
          <w:customXmlInsRangeStart w:id="1123" w:author="梁元" w:date="2019-05-14T19:56:46Z"/>
          <w:sdt>
            <w:sdtPr>
              <w:rPr>
                <w:rFonts w:asciiTheme="minorHAnsi" w:hAnsiTheme="minorHAnsi" w:eastAsiaTheme="minorEastAsia" w:cstheme="minorBidi"/>
                <w:kern w:val="2"/>
                <w:sz w:val="24"/>
                <w:szCs w:val="22"/>
                <w:lang w:val="en-US" w:eastAsia="zh-CN" w:bidi="ar-SA"/>
              </w:rPr>
              <w:id w:val="147481979"/>
              <w:placeholder>
                <w:docPart w:val="{b539bf67-6eca-4319-85c7-f81e5a3259b7}"/>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123"/>
              <w:ins w:id="1125" w:author="梁元" w:date="2019-05-14T19:56:46Z">
                <w:r>
                  <w:rPr>
                    <w:rFonts w:ascii="仿宋" w:hAnsi="仿宋" w:eastAsia="仿宋" w:cstheme="majorBidi"/>
                  </w:rPr>
                  <w:t xml:space="preserve">4. </w:t>
                </w:r>
              </w:ins>
              <w:ins w:id="1126" w:author="梁元" w:date="2019-05-14T19:56:46Z">
                <w:r>
                  <w:rPr>
                    <w:rFonts w:hint="eastAsia" w:ascii="仿宋" w:hAnsi="仿宋" w:eastAsia="仿宋" w:cstheme="majorBidi"/>
                  </w:rPr>
                  <w:t>延伸及扩展问题回答参考</w:t>
                </w:r>
              </w:ins>
              <w:customXmlInsRangeStart w:id="1128" w:author="梁元" w:date="2019-05-14T19:56:46Z"/>
            </w:sdtContent>
          </w:sdt>
          <w:customXmlInsRangeEnd w:id="1128"/>
          <w:ins w:id="1129" w:author="梁元" w:date="2019-05-14T19:56:46Z">
            <w:r>
              <w:rPr/>
              <w:tab/>
            </w:r>
          </w:ins>
          <w:ins w:id="1130" w:author="梁元" w:date="2019-05-14T19:56:54Z">
            <w:bookmarkStart w:id="73" w:name="_Toc9153_WPSOffice_Level2Page"/>
            <w:r>
              <w:rPr/>
              <w:t>17</w:t>
            </w:r>
            <w:bookmarkEnd w:id="73"/>
          </w:ins>
          <w:ins w:id="1131" w:author="梁元" w:date="2019-05-14T19:56:46Z">
            <w:r>
              <w:rPr/>
              <w:fldChar w:fldCharType="end"/>
            </w:r>
          </w:ins>
        </w:p>
        <w:p>
          <w:pPr>
            <w:pStyle w:val="40"/>
            <w:tabs>
              <w:tab w:val="right" w:leader="dot" w:pos="8306"/>
            </w:tabs>
            <w:rPr>
              <w:ins w:id="1132" w:author="梁元" w:date="2019-05-14T19:56:46Z"/>
            </w:rPr>
          </w:pPr>
          <w:ins w:id="1133" w:author="梁元" w:date="2019-05-14T19:56:46Z">
            <w:r>
              <w:rPr/>
              <w:fldChar w:fldCharType="begin"/>
            </w:r>
          </w:ins>
          <w:ins w:id="1134" w:author="梁元" w:date="2019-05-14T19:56:46Z">
            <w:r>
              <w:rPr/>
              <w:instrText xml:space="preserve"> HYPERLINK \l _Toc14779_WPSOffice_Level2 </w:instrText>
            </w:r>
          </w:ins>
          <w:ins w:id="1135" w:author="梁元" w:date="2019-05-14T19:56:46Z">
            <w:r>
              <w:rPr/>
              <w:fldChar w:fldCharType="separate"/>
            </w:r>
          </w:ins>
          <w:customXmlInsRangeStart w:id="1137" w:author="梁元" w:date="2019-05-14T19:56:46Z"/>
          <w:sdt>
            <w:sdtPr>
              <w:rPr>
                <w:rFonts w:asciiTheme="minorHAnsi" w:hAnsiTheme="minorHAnsi" w:eastAsiaTheme="minorEastAsia" w:cstheme="minorBidi"/>
                <w:kern w:val="2"/>
                <w:sz w:val="24"/>
                <w:szCs w:val="22"/>
                <w:lang w:val="en-US" w:eastAsia="zh-CN" w:bidi="ar-SA"/>
              </w:rPr>
              <w:id w:val="147481979"/>
              <w:placeholder>
                <w:docPart w:val="{a5e3bc8f-da36-408a-b15a-c401c0e0c04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137"/>
              <w:ins w:id="1139" w:author="梁元" w:date="2019-05-14T19:56:46Z">
                <w:r>
                  <w:rPr>
                    <w:rFonts w:ascii="仿宋" w:hAnsi="仿宋" w:eastAsia="仿宋" w:cstheme="majorBidi"/>
                  </w:rPr>
                  <w:t xml:space="preserve">5. </w:t>
                </w:r>
              </w:ins>
              <w:ins w:id="1140" w:author="梁元" w:date="2019-05-14T19:56:46Z">
                <w:r>
                  <w:rPr>
                    <w:rFonts w:hint="eastAsia" w:ascii="仿宋" w:hAnsi="仿宋" w:eastAsia="仿宋" w:cstheme="majorBidi"/>
                  </w:rPr>
                  <w:t>项目中体现经验的点</w:t>
                </w:r>
              </w:ins>
              <w:customXmlInsRangeStart w:id="1142" w:author="梁元" w:date="2019-05-14T19:56:46Z"/>
            </w:sdtContent>
          </w:sdt>
          <w:customXmlInsRangeEnd w:id="1142"/>
          <w:ins w:id="1143" w:author="梁元" w:date="2019-05-14T19:56:46Z">
            <w:r>
              <w:rPr/>
              <w:tab/>
            </w:r>
          </w:ins>
          <w:ins w:id="1144" w:author="梁元" w:date="2019-05-14T19:56:54Z">
            <w:bookmarkStart w:id="74" w:name="_Toc14779_WPSOffice_Level2Page"/>
            <w:r>
              <w:rPr/>
              <w:t>18</w:t>
            </w:r>
            <w:bookmarkEnd w:id="74"/>
          </w:ins>
          <w:ins w:id="1145" w:author="梁元" w:date="2019-05-14T19:56:46Z">
            <w:r>
              <w:rPr/>
              <w:fldChar w:fldCharType="end"/>
            </w:r>
          </w:ins>
        </w:p>
        <w:p>
          <w:pPr>
            <w:pStyle w:val="40"/>
            <w:tabs>
              <w:tab w:val="right" w:leader="dot" w:pos="8306"/>
            </w:tabs>
            <w:rPr>
              <w:ins w:id="1146" w:author="梁元" w:date="2019-05-14T19:56:46Z"/>
            </w:rPr>
          </w:pPr>
          <w:ins w:id="1147" w:author="梁元" w:date="2019-05-14T19:56:46Z">
            <w:r>
              <w:rPr/>
              <w:fldChar w:fldCharType="begin"/>
            </w:r>
          </w:ins>
          <w:ins w:id="1148" w:author="梁元" w:date="2019-05-14T19:56:46Z">
            <w:r>
              <w:rPr/>
              <w:instrText xml:space="preserve"> HYPERLINK \l _Toc27997_WPSOffice_Level2 </w:instrText>
            </w:r>
          </w:ins>
          <w:ins w:id="1149" w:author="梁元" w:date="2019-05-14T19:56:46Z">
            <w:r>
              <w:rPr/>
              <w:fldChar w:fldCharType="separate"/>
            </w:r>
          </w:ins>
          <w:customXmlInsRangeStart w:id="1151" w:author="梁元" w:date="2019-05-14T19:56:46Z"/>
          <w:sdt>
            <w:sdtPr>
              <w:rPr>
                <w:rFonts w:asciiTheme="minorHAnsi" w:hAnsiTheme="minorHAnsi" w:eastAsiaTheme="minorEastAsia" w:cstheme="minorBidi"/>
                <w:kern w:val="2"/>
                <w:sz w:val="24"/>
                <w:szCs w:val="22"/>
                <w:lang w:val="en-US" w:eastAsia="zh-CN" w:bidi="ar-SA"/>
              </w:rPr>
              <w:id w:val="147481979"/>
              <w:placeholder>
                <w:docPart w:val="{c9053588-e3f0-44f3-8c7c-bfee24bdb80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151"/>
              <w:ins w:id="1153" w:author="梁元" w:date="2019-05-14T19:56:46Z">
                <w:r>
                  <w:rPr>
                    <w:rFonts w:ascii="仿宋" w:hAnsi="仿宋" w:eastAsia="仿宋" w:cstheme="majorBidi"/>
                  </w:rPr>
                  <w:t xml:space="preserve">6. </w:t>
                </w:r>
              </w:ins>
              <w:ins w:id="1154" w:author="梁元" w:date="2019-05-14T19:56:46Z">
                <w:r>
                  <w:rPr>
                    <w:rFonts w:hint="eastAsia" w:ascii="仿宋" w:hAnsi="仿宋" w:eastAsia="仿宋" w:cstheme="majorBidi"/>
                  </w:rPr>
                  <w:t>论坛参考</w:t>
                </w:r>
              </w:ins>
              <w:customXmlInsRangeStart w:id="1156" w:author="梁元" w:date="2019-05-14T19:56:46Z"/>
            </w:sdtContent>
          </w:sdt>
          <w:customXmlInsRangeEnd w:id="1156"/>
          <w:ins w:id="1157" w:author="梁元" w:date="2019-05-14T19:56:46Z">
            <w:r>
              <w:rPr/>
              <w:tab/>
            </w:r>
          </w:ins>
          <w:ins w:id="1158" w:author="梁元" w:date="2019-05-14T19:56:54Z">
            <w:bookmarkStart w:id="75" w:name="_Toc27997_WPSOffice_Level2Page"/>
            <w:r>
              <w:rPr/>
              <w:t>18</w:t>
            </w:r>
            <w:bookmarkEnd w:id="75"/>
          </w:ins>
          <w:ins w:id="1159" w:author="梁元" w:date="2019-05-14T19:56:46Z">
            <w:r>
              <w:rPr/>
              <w:fldChar w:fldCharType="end"/>
            </w:r>
          </w:ins>
        </w:p>
        <w:p>
          <w:pPr>
            <w:pStyle w:val="39"/>
            <w:tabs>
              <w:tab w:val="right" w:leader="dot" w:pos="8306"/>
            </w:tabs>
            <w:rPr>
              <w:ins w:id="1160" w:author="梁元" w:date="2019-05-14T19:56:46Z"/>
            </w:rPr>
          </w:pPr>
          <w:ins w:id="1161" w:author="梁元" w:date="2019-05-14T19:56:46Z">
            <w:r>
              <w:rPr>
                <w:b/>
                <w:bCs/>
              </w:rPr>
              <w:fldChar w:fldCharType="begin"/>
            </w:r>
          </w:ins>
          <w:ins w:id="1162" w:author="梁元" w:date="2019-05-14T19:56:46Z">
            <w:r>
              <w:rPr/>
              <w:instrText xml:space="preserve"> HYPERLINK \l _Toc18075_WPSOffice_Level1 </w:instrText>
            </w:r>
          </w:ins>
          <w:ins w:id="1163" w:author="梁元" w:date="2019-05-14T19:56:46Z">
            <w:r>
              <w:rPr>
                <w:b/>
                <w:bCs/>
              </w:rPr>
              <w:fldChar w:fldCharType="separate"/>
            </w:r>
          </w:ins>
          <w:customXmlInsRangeStart w:id="1165"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eccbd4ca-b4a7-4e76-8d4e-817a3f0b3c82}"/>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165"/>
              <w:ins w:id="1167" w:author="梁元" w:date="2019-05-14T19:56:46Z">
                <w:r>
                  <w:rPr>
                    <w:rFonts w:ascii="仿宋" w:hAnsi="仿宋" w:eastAsia="仿宋" w:cstheme="minorBidi"/>
                    <w:b/>
                    <w:bCs/>
                  </w:rPr>
                  <w:t xml:space="preserve">十二、 </w:t>
                </w:r>
              </w:ins>
              <w:ins w:id="1168" w:author="梁元" w:date="2019-05-14T19:56:46Z">
                <w:r>
                  <w:rPr>
                    <w:rFonts w:hint="eastAsia" w:ascii="仿宋" w:hAnsi="仿宋" w:eastAsia="仿宋" w:cstheme="minorBidi"/>
                    <w:b/>
                    <w:bCs/>
                  </w:rPr>
                  <w:t>解释一下React中的JSX语法？</w:t>
                </w:r>
              </w:ins>
              <w:customXmlInsRangeStart w:id="1170" w:author="梁元" w:date="2019-05-14T19:56:46Z"/>
            </w:sdtContent>
          </w:sdt>
          <w:customXmlInsRangeEnd w:id="1170"/>
          <w:ins w:id="1171" w:author="梁元" w:date="2019-05-14T19:56:46Z">
            <w:r>
              <w:rPr>
                <w:b/>
                <w:bCs/>
              </w:rPr>
              <w:tab/>
            </w:r>
          </w:ins>
          <w:ins w:id="1172" w:author="梁元" w:date="2019-05-14T19:56:54Z">
            <w:bookmarkStart w:id="76" w:name="_Toc18075_WPSOffice_Level1Page"/>
            <w:r>
              <w:rPr>
                <w:b/>
                <w:bCs/>
              </w:rPr>
              <w:t>18</w:t>
            </w:r>
            <w:bookmarkEnd w:id="76"/>
          </w:ins>
          <w:ins w:id="1173" w:author="梁元" w:date="2019-05-14T19:56:46Z">
            <w:r>
              <w:rPr>
                <w:b/>
                <w:bCs/>
              </w:rPr>
              <w:fldChar w:fldCharType="end"/>
            </w:r>
          </w:ins>
        </w:p>
        <w:p>
          <w:pPr>
            <w:pStyle w:val="40"/>
            <w:tabs>
              <w:tab w:val="right" w:leader="dot" w:pos="8306"/>
            </w:tabs>
            <w:rPr>
              <w:ins w:id="1174" w:author="梁元" w:date="2019-05-14T19:56:46Z"/>
            </w:rPr>
          </w:pPr>
          <w:ins w:id="1175" w:author="梁元" w:date="2019-05-14T19:56:46Z">
            <w:r>
              <w:rPr/>
              <w:fldChar w:fldCharType="begin"/>
            </w:r>
          </w:ins>
          <w:ins w:id="1176" w:author="梁元" w:date="2019-05-14T19:56:46Z">
            <w:r>
              <w:rPr/>
              <w:instrText xml:space="preserve"> HYPERLINK \l _Toc12785_WPSOffice_Level2 </w:instrText>
            </w:r>
          </w:ins>
          <w:ins w:id="1177" w:author="梁元" w:date="2019-05-14T19:56:46Z">
            <w:r>
              <w:rPr/>
              <w:fldChar w:fldCharType="separate"/>
            </w:r>
          </w:ins>
          <w:customXmlInsRangeStart w:id="1179" w:author="梁元" w:date="2019-05-14T19:56:46Z"/>
          <w:sdt>
            <w:sdtPr>
              <w:rPr>
                <w:rFonts w:asciiTheme="minorHAnsi" w:hAnsiTheme="minorHAnsi" w:eastAsiaTheme="minorEastAsia" w:cstheme="minorBidi"/>
                <w:kern w:val="2"/>
                <w:sz w:val="24"/>
                <w:szCs w:val="22"/>
                <w:lang w:val="en-US" w:eastAsia="zh-CN" w:bidi="ar-SA"/>
              </w:rPr>
              <w:id w:val="147481979"/>
              <w:placeholder>
                <w:docPart w:val="{3c22dbfa-f377-44f9-9d44-199b97f8e02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179"/>
              <w:ins w:id="1181" w:author="梁元" w:date="2019-05-14T19:56:46Z">
                <w:r>
                  <w:rPr>
                    <w:rFonts w:ascii="仿宋" w:hAnsi="仿宋" w:eastAsia="仿宋" w:cstheme="majorBidi"/>
                  </w:rPr>
                  <w:t xml:space="preserve">1. </w:t>
                </w:r>
              </w:ins>
              <w:ins w:id="1182" w:author="梁元" w:date="2019-05-14T19:56:46Z">
                <w:r>
                  <w:rPr>
                    <w:rFonts w:hint="eastAsia" w:ascii="仿宋" w:hAnsi="仿宋" w:eastAsia="仿宋" w:cstheme="majorBidi"/>
                  </w:rPr>
                  <w:t>通常解法</w:t>
                </w:r>
              </w:ins>
              <w:customXmlInsRangeStart w:id="1184" w:author="梁元" w:date="2019-05-14T19:56:46Z"/>
            </w:sdtContent>
          </w:sdt>
          <w:customXmlInsRangeEnd w:id="1184"/>
          <w:ins w:id="1185" w:author="梁元" w:date="2019-05-14T19:56:46Z">
            <w:r>
              <w:rPr/>
              <w:tab/>
            </w:r>
          </w:ins>
          <w:ins w:id="1186" w:author="梁元" w:date="2019-05-14T19:56:54Z">
            <w:bookmarkStart w:id="77" w:name="_Toc12785_WPSOffice_Level2Page"/>
            <w:r>
              <w:rPr/>
              <w:t>18</w:t>
            </w:r>
            <w:bookmarkEnd w:id="77"/>
          </w:ins>
          <w:ins w:id="1187" w:author="梁元" w:date="2019-05-14T19:56:46Z">
            <w:r>
              <w:rPr/>
              <w:fldChar w:fldCharType="end"/>
            </w:r>
          </w:ins>
        </w:p>
        <w:p>
          <w:pPr>
            <w:pStyle w:val="40"/>
            <w:tabs>
              <w:tab w:val="right" w:leader="dot" w:pos="8306"/>
            </w:tabs>
            <w:rPr>
              <w:ins w:id="1188" w:author="梁元" w:date="2019-05-14T19:56:46Z"/>
            </w:rPr>
          </w:pPr>
          <w:ins w:id="1189" w:author="梁元" w:date="2019-05-14T19:56:46Z">
            <w:r>
              <w:rPr/>
              <w:fldChar w:fldCharType="begin"/>
            </w:r>
          </w:ins>
          <w:ins w:id="1190" w:author="梁元" w:date="2019-05-14T19:56:46Z">
            <w:r>
              <w:rPr/>
              <w:instrText xml:space="preserve"> HYPERLINK \l _Toc17724_WPSOffice_Level2 </w:instrText>
            </w:r>
          </w:ins>
          <w:ins w:id="1191" w:author="梁元" w:date="2019-05-14T19:56:46Z">
            <w:r>
              <w:rPr/>
              <w:fldChar w:fldCharType="separate"/>
            </w:r>
          </w:ins>
          <w:customXmlInsRangeStart w:id="1193" w:author="梁元" w:date="2019-05-14T19:56:46Z"/>
          <w:sdt>
            <w:sdtPr>
              <w:rPr>
                <w:rFonts w:asciiTheme="minorHAnsi" w:hAnsiTheme="minorHAnsi" w:eastAsiaTheme="minorEastAsia" w:cstheme="minorBidi"/>
                <w:kern w:val="2"/>
                <w:sz w:val="24"/>
                <w:szCs w:val="22"/>
                <w:lang w:val="en-US" w:eastAsia="zh-CN" w:bidi="ar-SA"/>
              </w:rPr>
              <w:id w:val="147481979"/>
              <w:placeholder>
                <w:docPart w:val="{79ee7bda-09ab-4f02-a4c0-8c29452050b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193"/>
              <w:ins w:id="1195" w:author="梁元" w:date="2019-05-14T19:56:46Z">
                <w:r>
                  <w:rPr>
                    <w:rFonts w:ascii="仿宋" w:hAnsi="仿宋" w:eastAsia="仿宋" w:cstheme="majorBidi"/>
                  </w:rPr>
                  <w:t xml:space="preserve">2. </w:t>
                </w:r>
              </w:ins>
              <w:ins w:id="1196" w:author="梁元" w:date="2019-05-14T19:56:46Z">
                <w:r>
                  <w:rPr>
                    <w:rFonts w:hint="eastAsia" w:ascii="仿宋" w:hAnsi="仿宋" w:eastAsia="仿宋" w:cstheme="majorBidi"/>
                  </w:rPr>
                  <w:t>通用大牛级解法</w:t>
                </w:r>
              </w:ins>
              <w:customXmlInsRangeStart w:id="1198" w:author="梁元" w:date="2019-05-14T19:56:46Z"/>
            </w:sdtContent>
          </w:sdt>
          <w:customXmlInsRangeEnd w:id="1198"/>
          <w:ins w:id="1199" w:author="梁元" w:date="2019-05-14T19:56:46Z">
            <w:r>
              <w:rPr/>
              <w:tab/>
            </w:r>
          </w:ins>
          <w:ins w:id="1200" w:author="梁元" w:date="2019-05-14T19:56:54Z">
            <w:bookmarkStart w:id="78" w:name="_Toc17724_WPSOffice_Level2Page"/>
            <w:r>
              <w:rPr/>
              <w:t>19</w:t>
            </w:r>
            <w:bookmarkEnd w:id="78"/>
          </w:ins>
          <w:ins w:id="1201" w:author="梁元" w:date="2019-05-14T19:56:46Z">
            <w:r>
              <w:rPr/>
              <w:fldChar w:fldCharType="end"/>
            </w:r>
          </w:ins>
        </w:p>
        <w:p>
          <w:pPr>
            <w:pStyle w:val="40"/>
            <w:tabs>
              <w:tab w:val="right" w:leader="dot" w:pos="8306"/>
            </w:tabs>
            <w:rPr>
              <w:ins w:id="1202" w:author="梁元" w:date="2019-05-14T19:56:46Z"/>
            </w:rPr>
          </w:pPr>
          <w:ins w:id="1203" w:author="梁元" w:date="2019-05-14T19:56:46Z">
            <w:r>
              <w:rPr/>
              <w:fldChar w:fldCharType="begin"/>
            </w:r>
          </w:ins>
          <w:ins w:id="1204" w:author="梁元" w:date="2019-05-14T19:56:46Z">
            <w:r>
              <w:rPr/>
              <w:instrText xml:space="preserve"> HYPERLINK \l _Toc10749_WPSOffice_Level2 </w:instrText>
            </w:r>
          </w:ins>
          <w:ins w:id="1205" w:author="梁元" w:date="2019-05-14T19:56:46Z">
            <w:r>
              <w:rPr/>
              <w:fldChar w:fldCharType="separate"/>
            </w:r>
          </w:ins>
          <w:customXmlInsRangeStart w:id="1207" w:author="梁元" w:date="2019-05-14T19:56:46Z"/>
          <w:sdt>
            <w:sdtPr>
              <w:rPr>
                <w:rFonts w:asciiTheme="minorHAnsi" w:hAnsiTheme="minorHAnsi" w:eastAsiaTheme="minorEastAsia" w:cstheme="minorBidi"/>
                <w:kern w:val="2"/>
                <w:sz w:val="24"/>
                <w:szCs w:val="22"/>
                <w:lang w:val="en-US" w:eastAsia="zh-CN" w:bidi="ar-SA"/>
              </w:rPr>
              <w:id w:val="147481979"/>
              <w:placeholder>
                <w:docPart w:val="{35f40970-1173-407a-a724-83349b54945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207"/>
              <w:ins w:id="1209" w:author="梁元" w:date="2019-05-14T19:56:46Z">
                <w:r>
                  <w:rPr>
                    <w:rFonts w:ascii="仿宋" w:hAnsi="仿宋" w:eastAsia="仿宋" w:cstheme="majorBidi"/>
                  </w:rPr>
                  <w:t xml:space="preserve">3. </w:t>
                </w:r>
              </w:ins>
              <w:ins w:id="1210" w:author="梁元" w:date="2019-05-14T19:56:46Z">
                <w:r>
                  <w:rPr>
                    <w:rFonts w:hint="eastAsia" w:ascii="仿宋" w:hAnsi="仿宋" w:eastAsia="仿宋" w:cstheme="majorBidi"/>
                  </w:rPr>
                  <w:t>解法对比及优缺点</w:t>
                </w:r>
              </w:ins>
              <w:customXmlInsRangeStart w:id="1212" w:author="梁元" w:date="2019-05-14T19:56:46Z"/>
            </w:sdtContent>
          </w:sdt>
          <w:customXmlInsRangeEnd w:id="1212"/>
          <w:ins w:id="1213" w:author="梁元" w:date="2019-05-14T19:56:46Z">
            <w:r>
              <w:rPr/>
              <w:tab/>
            </w:r>
          </w:ins>
          <w:ins w:id="1214" w:author="梁元" w:date="2019-05-14T19:56:54Z">
            <w:bookmarkStart w:id="79" w:name="_Toc10749_WPSOffice_Level2Page"/>
            <w:r>
              <w:rPr/>
              <w:t>19</w:t>
            </w:r>
            <w:bookmarkEnd w:id="79"/>
          </w:ins>
          <w:ins w:id="1215" w:author="梁元" w:date="2019-05-14T19:56:46Z">
            <w:r>
              <w:rPr/>
              <w:fldChar w:fldCharType="end"/>
            </w:r>
          </w:ins>
        </w:p>
        <w:p>
          <w:pPr>
            <w:pStyle w:val="40"/>
            <w:tabs>
              <w:tab w:val="right" w:leader="dot" w:pos="8306"/>
            </w:tabs>
            <w:rPr>
              <w:ins w:id="1216" w:author="梁元" w:date="2019-05-14T19:56:46Z"/>
            </w:rPr>
          </w:pPr>
          <w:ins w:id="1217" w:author="梁元" w:date="2019-05-14T19:56:46Z">
            <w:r>
              <w:rPr/>
              <w:fldChar w:fldCharType="begin"/>
            </w:r>
          </w:ins>
          <w:ins w:id="1218" w:author="梁元" w:date="2019-05-14T19:56:46Z">
            <w:r>
              <w:rPr/>
              <w:instrText xml:space="preserve"> HYPERLINK \l _Toc6851_WPSOffice_Level2 </w:instrText>
            </w:r>
          </w:ins>
          <w:ins w:id="1219" w:author="梁元" w:date="2019-05-14T19:56:46Z">
            <w:r>
              <w:rPr/>
              <w:fldChar w:fldCharType="separate"/>
            </w:r>
          </w:ins>
          <w:customXmlInsRangeStart w:id="1221" w:author="梁元" w:date="2019-05-14T19:56:46Z"/>
          <w:sdt>
            <w:sdtPr>
              <w:rPr>
                <w:rFonts w:asciiTheme="minorHAnsi" w:hAnsiTheme="minorHAnsi" w:eastAsiaTheme="minorEastAsia" w:cstheme="minorBidi"/>
                <w:kern w:val="2"/>
                <w:sz w:val="24"/>
                <w:szCs w:val="22"/>
                <w:lang w:val="en-US" w:eastAsia="zh-CN" w:bidi="ar-SA"/>
              </w:rPr>
              <w:id w:val="147481979"/>
              <w:placeholder>
                <w:docPart w:val="{6cd41947-2a98-4866-93f5-cbe51ecc8a6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221"/>
              <w:ins w:id="1223" w:author="梁元" w:date="2019-05-14T19:56:46Z">
                <w:r>
                  <w:rPr>
                    <w:rFonts w:ascii="仿宋" w:hAnsi="仿宋" w:eastAsia="仿宋" w:cstheme="majorBidi"/>
                  </w:rPr>
                  <w:t xml:space="preserve">4. </w:t>
                </w:r>
              </w:ins>
              <w:ins w:id="1224" w:author="梁元" w:date="2019-05-14T19:56:46Z">
                <w:r>
                  <w:rPr>
                    <w:rFonts w:hint="eastAsia" w:ascii="仿宋" w:hAnsi="仿宋" w:eastAsia="仿宋" w:cstheme="majorBidi"/>
                  </w:rPr>
                  <w:t>延伸及扩展问题回答参考</w:t>
                </w:r>
              </w:ins>
              <w:customXmlInsRangeStart w:id="1226" w:author="梁元" w:date="2019-05-14T19:56:46Z"/>
            </w:sdtContent>
          </w:sdt>
          <w:customXmlInsRangeEnd w:id="1226"/>
          <w:ins w:id="1227" w:author="梁元" w:date="2019-05-14T19:56:46Z">
            <w:r>
              <w:rPr/>
              <w:tab/>
            </w:r>
          </w:ins>
          <w:ins w:id="1228" w:author="梁元" w:date="2019-05-14T19:56:54Z">
            <w:bookmarkStart w:id="80" w:name="_Toc6851_WPSOffice_Level2Page"/>
            <w:r>
              <w:rPr/>
              <w:t>20</w:t>
            </w:r>
            <w:bookmarkEnd w:id="80"/>
          </w:ins>
          <w:ins w:id="1229" w:author="梁元" w:date="2019-05-14T19:56:46Z">
            <w:r>
              <w:rPr/>
              <w:fldChar w:fldCharType="end"/>
            </w:r>
          </w:ins>
        </w:p>
        <w:p>
          <w:pPr>
            <w:pStyle w:val="40"/>
            <w:tabs>
              <w:tab w:val="right" w:leader="dot" w:pos="8306"/>
            </w:tabs>
            <w:rPr>
              <w:ins w:id="1230" w:author="梁元" w:date="2019-05-14T19:56:46Z"/>
            </w:rPr>
          </w:pPr>
          <w:ins w:id="1231" w:author="梁元" w:date="2019-05-14T19:56:46Z">
            <w:r>
              <w:rPr/>
              <w:fldChar w:fldCharType="begin"/>
            </w:r>
          </w:ins>
          <w:ins w:id="1232" w:author="梁元" w:date="2019-05-14T19:56:46Z">
            <w:r>
              <w:rPr/>
              <w:instrText xml:space="preserve"> HYPERLINK \l _Toc14978_WPSOffice_Level2 </w:instrText>
            </w:r>
          </w:ins>
          <w:ins w:id="1233" w:author="梁元" w:date="2019-05-14T19:56:46Z">
            <w:r>
              <w:rPr/>
              <w:fldChar w:fldCharType="separate"/>
            </w:r>
          </w:ins>
          <w:customXmlInsRangeStart w:id="1235" w:author="梁元" w:date="2019-05-14T19:56:46Z"/>
          <w:sdt>
            <w:sdtPr>
              <w:rPr>
                <w:rFonts w:asciiTheme="minorHAnsi" w:hAnsiTheme="minorHAnsi" w:eastAsiaTheme="minorEastAsia" w:cstheme="minorBidi"/>
                <w:kern w:val="2"/>
                <w:sz w:val="24"/>
                <w:szCs w:val="22"/>
                <w:lang w:val="en-US" w:eastAsia="zh-CN" w:bidi="ar-SA"/>
              </w:rPr>
              <w:id w:val="147481979"/>
              <w:placeholder>
                <w:docPart w:val="{30b5d3dd-3c09-4ddb-b326-469d915069a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235"/>
              <w:ins w:id="1237" w:author="梁元" w:date="2019-05-14T19:56:46Z">
                <w:r>
                  <w:rPr>
                    <w:rFonts w:ascii="仿宋" w:hAnsi="仿宋" w:eastAsia="仿宋" w:cstheme="majorBidi"/>
                  </w:rPr>
                  <w:t xml:space="preserve">5. </w:t>
                </w:r>
              </w:ins>
              <w:ins w:id="1238" w:author="梁元" w:date="2019-05-14T19:56:46Z">
                <w:r>
                  <w:rPr>
                    <w:rFonts w:hint="eastAsia" w:ascii="仿宋" w:hAnsi="仿宋" w:eastAsia="仿宋" w:cstheme="majorBidi"/>
                  </w:rPr>
                  <w:t>项目中体现经验的点</w:t>
                </w:r>
              </w:ins>
              <w:customXmlInsRangeStart w:id="1240" w:author="梁元" w:date="2019-05-14T19:56:46Z"/>
            </w:sdtContent>
          </w:sdt>
          <w:customXmlInsRangeEnd w:id="1240"/>
          <w:ins w:id="1241" w:author="梁元" w:date="2019-05-14T19:56:46Z">
            <w:r>
              <w:rPr/>
              <w:tab/>
            </w:r>
          </w:ins>
          <w:ins w:id="1242" w:author="梁元" w:date="2019-05-14T19:56:54Z">
            <w:bookmarkStart w:id="81" w:name="_Toc14978_WPSOffice_Level2Page"/>
            <w:r>
              <w:rPr/>
              <w:t>20</w:t>
            </w:r>
            <w:bookmarkEnd w:id="81"/>
          </w:ins>
          <w:ins w:id="1243" w:author="梁元" w:date="2019-05-14T19:56:46Z">
            <w:r>
              <w:rPr/>
              <w:fldChar w:fldCharType="end"/>
            </w:r>
          </w:ins>
        </w:p>
        <w:p>
          <w:pPr>
            <w:pStyle w:val="40"/>
            <w:tabs>
              <w:tab w:val="right" w:leader="dot" w:pos="8306"/>
            </w:tabs>
            <w:rPr>
              <w:ins w:id="1244" w:author="梁元" w:date="2019-05-14T19:56:46Z"/>
            </w:rPr>
          </w:pPr>
          <w:ins w:id="1245" w:author="梁元" w:date="2019-05-14T19:56:46Z">
            <w:r>
              <w:rPr/>
              <w:fldChar w:fldCharType="begin"/>
            </w:r>
          </w:ins>
          <w:ins w:id="1246" w:author="梁元" w:date="2019-05-14T19:56:46Z">
            <w:r>
              <w:rPr/>
              <w:instrText xml:space="preserve"> HYPERLINK \l _Toc22399_WPSOffice_Level2 </w:instrText>
            </w:r>
          </w:ins>
          <w:ins w:id="1247" w:author="梁元" w:date="2019-05-14T19:56:46Z">
            <w:r>
              <w:rPr/>
              <w:fldChar w:fldCharType="separate"/>
            </w:r>
          </w:ins>
          <w:customXmlInsRangeStart w:id="1249" w:author="梁元" w:date="2019-05-14T19:56:46Z"/>
          <w:sdt>
            <w:sdtPr>
              <w:rPr>
                <w:rFonts w:asciiTheme="minorHAnsi" w:hAnsiTheme="minorHAnsi" w:eastAsiaTheme="minorEastAsia" w:cstheme="minorBidi"/>
                <w:kern w:val="2"/>
                <w:sz w:val="24"/>
                <w:szCs w:val="22"/>
                <w:lang w:val="en-US" w:eastAsia="zh-CN" w:bidi="ar-SA"/>
              </w:rPr>
              <w:id w:val="147481979"/>
              <w:placeholder>
                <w:docPart w:val="{34b8462f-48d3-41a9-8a79-a07c3599e2b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249"/>
              <w:ins w:id="1251" w:author="梁元" w:date="2019-05-14T19:56:46Z">
                <w:r>
                  <w:rPr>
                    <w:rFonts w:ascii="仿宋" w:hAnsi="仿宋" w:eastAsia="仿宋" w:cstheme="majorBidi"/>
                  </w:rPr>
                  <w:t xml:space="preserve">6. </w:t>
                </w:r>
              </w:ins>
              <w:ins w:id="1252" w:author="梁元" w:date="2019-05-14T19:56:46Z">
                <w:r>
                  <w:rPr>
                    <w:rFonts w:hint="eastAsia" w:ascii="仿宋" w:hAnsi="仿宋" w:eastAsia="仿宋" w:cstheme="majorBidi"/>
                  </w:rPr>
                  <w:t>论坛参考</w:t>
                </w:r>
              </w:ins>
              <w:customXmlInsRangeStart w:id="1254" w:author="梁元" w:date="2019-05-14T19:56:46Z"/>
            </w:sdtContent>
          </w:sdt>
          <w:customXmlInsRangeEnd w:id="1254"/>
          <w:ins w:id="1255" w:author="梁元" w:date="2019-05-14T19:56:46Z">
            <w:r>
              <w:rPr/>
              <w:tab/>
            </w:r>
          </w:ins>
          <w:ins w:id="1256" w:author="梁元" w:date="2019-05-14T19:56:54Z">
            <w:bookmarkStart w:id="82" w:name="_Toc22399_WPSOffice_Level2Page"/>
            <w:r>
              <w:rPr/>
              <w:t>20</w:t>
            </w:r>
            <w:bookmarkEnd w:id="82"/>
          </w:ins>
          <w:ins w:id="1257" w:author="梁元" w:date="2019-05-14T19:56:46Z">
            <w:r>
              <w:rPr/>
              <w:fldChar w:fldCharType="end"/>
            </w:r>
          </w:ins>
        </w:p>
        <w:p>
          <w:pPr>
            <w:pStyle w:val="39"/>
            <w:tabs>
              <w:tab w:val="right" w:leader="dot" w:pos="8306"/>
            </w:tabs>
            <w:rPr>
              <w:ins w:id="1258" w:author="梁元" w:date="2019-05-14T19:56:46Z"/>
            </w:rPr>
          </w:pPr>
          <w:ins w:id="1259" w:author="梁元" w:date="2019-05-14T19:56:46Z">
            <w:r>
              <w:rPr>
                <w:b/>
                <w:bCs/>
              </w:rPr>
              <w:fldChar w:fldCharType="begin"/>
            </w:r>
          </w:ins>
          <w:ins w:id="1260" w:author="梁元" w:date="2019-05-14T19:56:46Z">
            <w:r>
              <w:rPr/>
              <w:instrText xml:space="preserve"> HYPERLINK \l _Toc17242_WPSOffice_Level1 </w:instrText>
            </w:r>
          </w:ins>
          <w:ins w:id="1261" w:author="梁元" w:date="2019-05-14T19:56:46Z">
            <w:r>
              <w:rPr>
                <w:b/>
                <w:bCs/>
              </w:rPr>
              <w:fldChar w:fldCharType="separate"/>
            </w:r>
          </w:ins>
          <w:customXmlInsRangeStart w:id="1263"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774075e4-1276-4268-a6e2-dca7d88f570a}"/>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263"/>
              <w:ins w:id="1265" w:author="梁元" w:date="2019-05-14T19:56:46Z">
                <w:r>
                  <w:rPr>
                    <w:rFonts w:ascii="仿宋" w:hAnsi="仿宋" w:eastAsia="仿宋" w:cstheme="minorBidi"/>
                    <w:b/>
                    <w:bCs/>
                  </w:rPr>
                  <w:t xml:space="preserve">十三、 </w:t>
                </w:r>
              </w:ins>
              <w:ins w:id="1266" w:author="梁元" w:date="2019-05-14T19:56:46Z">
                <w:r>
                  <w:rPr>
                    <w:rFonts w:hint="eastAsia" w:ascii="仿宋" w:hAnsi="仿宋" w:eastAsia="仿宋" w:cstheme="minorBidi"/>
                    <w:b/>
                    <w:bCs/>
                  </w:rPr>
                  <w:t>redux三大原则？</w:t>
                </w:r>
              </w:ins>
              <w:customXmlInsRangeStart w:id="1268" w:author="梁元" w:date="2019-05-14T19:56:46Z"/>
            </w:sdtContent>
          </w:sdt>
          <w:customXmlInsRangeEnd w:id="1268"/>
          <w:ins w:id="1269" w:author="梁元" w:date="2019-05-14T19:56:46Z">
            <w:r>
              <w:rPr>
                <w:b/>
                <w:bCs/>
              </w:rPr>
              <w:tab/>
            </w:r>
          </w:ins>
          <w:ins w:id="1270" w:author="梁元" w:date="2019-05-14T19:56:54Z">
            <w:bookmarkStart w:id="83" w:name="_Toc17242_WPSOffice_Level1Page"/>
            <w:r>
              <w:rPr>
                <w:b/>
                <w:bCs/>
              </w:rPr>
              <w:t>20</w:t>
            </w:r>
            <w:bookmarkEnd w:id="83"/>
          </w:ins>
          <w:ins w:id="1271" w:author="梁元" w:date="2019-05-14T19:56:46Z">
            <w:r>
              <w:rPr>
                <w:b/>
                <w:bCs/>
              </w:rPr>
              <w:fldChar w:fldCharType="end"/>
            </w:r>
          </w:ins>
        </w:p>
        <w:p>
          <w:pPr>
            <w:pStyle w:val="40"/>
            <w:tabs>
              <w:tab w:val="right" w:leader="dot" w:pos="8306"/>
            </w:tabs>
            <w:rPr>
              <w:ins w:id="1272" w:author="梁元" w:date="2019-05-14T19:56:46Z"/>
            </w:rPr>
          </w:pPr>
          <w:ins w:id="1273" w:author="梁元" w:date="2019-05-14T19:56:46Z">
            <w:r>
              <w:rPr/>
              <w:fldChar w:fldCharType="begin"/>
            </w:r>
          </w:ins>
          <w:ins w:id="1274" w:author="梁元" w:date="2019-05-14T19:56:46Z">
            <w:r>
              <w:rPr/>
              <w:instrText xml:space="preserve"> HYPERLINK \l _Toc21640_WPSOffice_Level2 </w:instrText>
            </w:r>
          </w:ins>
          <w:ins w:id="1275" w:author="梁元" w:date="2019-05-14T19:56:46Z">
            <w:r>
              <w:rPr/>
              <w:fldChar w:fldCharType="separate"/>
            </w:r>
          </w:ins>
          <w:customXmlInsRangeStart w:id="1277" w:author="梁元" w:date="2019-05-14T19:56:46Z"/>
          <w:sdt>
            <w:sdtPr>
              <w:rPr>
                <w:rFonts w:asciiTheme="minorHAnsi" w:hAnsiTheme="minorHAnsi" w:eastAsiaTheme="minorEastAsia" w:cstheme="minorBidi"/>
                <w:kern w:val="2"/>
                <w:sz w:val="24"/>
                <w:szCs w:val="22"/>
                <w:lang w:val="en-US" w:eastAsia="zh-CN" w:bidi="ar-SA"/>
              </w:rPr>
              <w:id w:val="147481979"/>
              <w:placeholder>
                <w:docPart w:val="{5164aec3-cce4-4bd6-b8f6-f2c8bed8245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277"/>
              <w:ins w:id="1279" w:author="梁元" w:date="2019-05-14T19:56:46Z">
                <w:r>
                  <w:rPr>
                    <w:rFonts w:hint="eastAsia" w:ascii="仿宋" w:hAnsi="仿宋" w:eastAsia="仿宋" w:cstheme="majorBidi"/>
                  </w:rPr>
                  <w:t>1. 单一数据源</w:t>
                </w:r>
              </w:ins>
              <w:customXmlInsRangeStart w:id="1281" w:author="梁元" w:date="2019-05-14T19:56:46Z"/>
            </w:sdtContent>
          </w:sdt>
          <w:customXmlInsRangeEnd w:id="1281"/>
          <w:ins w:id="1282" w:author="梁元" w:date="2019-05-14T19:56:46Z">
            <w:r>
              <w:rPr/>
              <w:tab/>
            </w:r>
          </w:ins>
          <w:ins w:id="1283" w:author="梁元" w:date="2019-05-14T19:56:54Z">
            <w:bookmarkStart w:id="84" w:name="_Toc21640_WPSOffice_Level2Page"/>
            <w:r>
              <w:rPr/>
              <w:t>20</w:t>
            </w:r>
            <w:bookmarkEnd w:id="84"/>
          </w:ins>
          <w:ins w:id="1284" w:author="梁元" w:date="2019-05-14T19:56:46Z">
            <w:r>
              <w:rPr/>
              <w:fldChar w:fldCharType="end"/>
            </w:r>
          </w:ins>
        </w:p>
        <w:p>
          <w:pPr>
            <w:pStyle w:val="40"/>
            <w:tabs>
              <w:tab w:val="right" w:leader="dot" w:pos="8306"/>
            </w:tabs>
            <w:rPr>
              <w:ins w:id="1285" w:author="梁元" w:date="2019-05-14T19:56:46Z"/>
            </w:rPr>
          </w:pPr>
          <w:ins w:id="1286" w:author="梁元" w:date="2019-05-14T19:56:46Z">
            <w:r>
              <w:rPr/>
              <w:fldChar w:fldCharType="begin"/>
            </w:r>
          </w:ins>
          <w:ins w:id="1287" w:author="梁元" w:date="2019-05-14T19:56:46Z">
            <w:r>
              <w:rPr/>
              <w:instrText xml:space="preserve"> HYPERLINK \l _Toc18267_WPSOffice_Level2 </w:instrText>
            </w:r>
          </w:ins>
          <w:ins w:id="1288" w:author="梁元" w:date="2019-05-14T19:56:46Z">
            <w:r>
              <w:rPr/>
              <w:fldChar w:fldCharType="separate"/>
            </w:r>
          </w:ins>
          <w:customXmlInsRangeStart w:id="1290" w:author="梁元" w:date="2019-05-14T19:56:46Z"/>
          <w:sdt>
            <w:sdtPr>
              <w:rPr>
                <w:rFonts w:asciiTheme="minorHAnsi" w:hAnsiTheme="minorHAnsi" w:eastAsiaTheme="minorEastAsia" w:cstheme="minorBidi"/>
                <w:kern w:val="2"/>
                <w:sz w:val="24"/>
                <w:szCs w:val="22"/>
                <w:lang w:val="en-US" w:eastAsia="zh-CN" w:bidi="ar-SA"/>
              </w:rPr>
              <w:id w:val="147481979"/>
              <w:placeholder>
                <w:docPart w:val="{b3fe71bc-5143-4ab1-ac65-6265d587488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290"/>
              <w:ins w:id="1292" w:author="梁元" w:date="2019-05-14T19:56:46Z">
                <w:r>
                  <w:rPr>
                    <w:rFonts w:hint="eastAsia" w:ascii="仿宋" w:hAnsi="仿宋" w:eastAsia="仿宋" w:cstheme="majorBidi"/>
                  </w:rPr>
                  <w:t>2. State 是只读的</w:t>
                </w:r>
              </w:ins>
              <w:customXmlInsRangeStart w:id="1294" w:author="梁元" w:date="2019-05-14T19:56:46Z"/>
            </w:sdtContent>
          </w:sdt>
          <w:customXmlInsRangeEnd w:id="1294"/>
          <w:ins w:id="1295" w:author="梁元" w:date="2019-05-14T19:56:46Z">
            <w:r>
              <w:rPr/>
              <w:tab/>
            </w:r>
          </w:ins>
          <w:ins w:id="1296" w:author="梁元" w:date="2019-05-14T19:56:54Z">
            <w:bookmarkStart w:id="85" w:name="_Toc18267_WPSOffice_Level2Page"/>
            <w:r>
              <w:rPr/>
              <w:t>21</w:t>
            </w:r>
            <w:bookmarkEnd w:id="85"/>
          </w:ins>
          <w:ins w:id="1297" w:author="梁元" w:date="2019-05-14T19:56:46Z">
            <w:r>
              <w:rPr/>
              <w:fldChar w:fldCharType="end"/>
            </w:r>
          </w:ins>
        </w:p>
        <w:p>
          <w:pPr>
            <w:pStyle w:val="40"/>
            <w:tabs>
              <w:tab w:val="right" w:leader="dot" w:pos="8306"/>
            </w:tabs>
            <w:rPr>
              <w:ins w:id="1298" w:author="梁元" w:date="2019-05-14T19:56:46Z"/>
            </w:rPr>
          </w:pPr>
          <w:ins w:id="1299" w:author="梁元" w:date="2019-05-14T19:56:46Z">
            <w:r>
              <w:rPr/>
              <w:fldChar w:fldCharType="begin"/>
            </w:r>
          </w:ins>
          <w:ins w:id="1300" w:author="梁元" w:date="2019-05-14T19:56:46Z">
            <w:r>
              <w:rPr/>
              <w:instrText xml:space="preserve"> HYPERLINK \l _Toc16202_WPSOffice_Level2 </w:instrText>
            </w:r>
          </w:ins>
          <w:ins w:id="1301" w:author="梁元" w:date="2019-05-14T19:56:46Z">
            <w:r>
              <w:rPr/>
              <w:fldChar w:fldCharType="separate"/>
            </w:r>
          </w:ins>
          <w:customXmlInsRangeStart w:id="1303" w:author="梁元" w:date="2019-05-14T19:56:46Z"/>
          <w:sdt>
            <w:sdtPr>
              <w:rPr>
                <w:rFonts w:asciiTheme="minorHAnsi" w:hAnsiTheme="minorHAnsi" w:eastAsiaTheme="minorEastAsia" w:cstheme="minorBidi"/>
                <w:kern w:val="2"/>
                <w:sz w:val="24"/>
                <w:szCs w:val="22"/>
                <w:lang w:val="en-US" w:eastAsia="zh-CN" w:bidi="ar-SA"/>
              </w:rPr>
              <w:id w:val="147481979"/>
              <w:placeholder>
                <w:docPart w:val="{4c8c79b1-820d-4c51-a0cd-dea9da2a888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303"/>
              <w:ins w:id="1305" w:author="梁元" w:date="2019-05-14T19:56:46Z">
                <w:r>
                  <w:rPr>
                    <w:rFonts w:hint="eastAsia" w:ascii="仿宋" w:hAnsi="仿宋" w:eastAsia="仿宋" w:cstheme="majorBidi"/>
                  </w:rPr>
                  <w:t>3. 使用纯函数来执行修改</w:t>
                </w:r>
              </w:ins>
              <w:customXmlInsRangeStart w:id="1307" w:author="梁元" w:date="2019-05-14T19:56:46Z"/>
            </w:sdtContent>
          </w:sdt>
          <w:customXmlInsRangeEnd w:id="1307"/>
          <w:ins w:id="1308" w:author="梁元" w:date="2019-05-14T19:56:46Z">
            <w:r>
              <w:rPr/>
              <w:tab/>
            </w:r>
          </w:ins>
          <w:ins w:id="1309" w:author="梁元" w:date="2019-05-14T19:56:54Z">
            <w:bookmarkStart w:id="86" w:name="_Toc16202_WPSOffice_Level2Page"/>
            <w:r>
              <w:rPr/>
              <w:t>21</w:t>
            </w:r>
            <w:bookmarkEnd w:id="86"/>
          </w:ins>
          <w:ins w:id="1310" w:author="梁元" w:date="2019-05-14T19:56:46Z">
            <w:r>
              <w:rPr/>
              <w:fldChar w:fldCharType="end"/>
            </w:r>
          </w:ins>
        </w:p>
        <w:p>
          <w:pPr>
            <w:pStyle w:val="40"/>
            <w:tabs>
              <w:tab w:val="right" w:leader="dot" w:pos="8306"/>
            </w:tabs>
            <w:rPr>
              <w:ins w:id="1311" w:author="梁元" w:date="2019-05-14T19:56:46Z"/>
            </w:rPr>
          </w:pPr>
          <w:ins w:id="1312" w:author="梁元" w:date="2019-05-14T19:56:46Z">
            <w:r>
              <w:rPr/>
              <w:fldChar w:fldCharType="begin"/>
            </w:r>
          </w:ins>
          <w:ins w:id="1313" w:author="梁元" w:date="2019-05-14T19:56:46Z">
            <w:r>
              <w:rPr/>
              <w:instrText xml:space="preserve"> HYPERLINK \l _Toc31672_WPSOffice_Level2 </w:instrText>
            </w:r>
          </w:ins>
          <w:ins w:id="1314" w:author="梁元" w:date="2019-05-14T19:56:46Z">
            <w:r>
              <w:rPr/>
              <w:fldChar w:fldCharType="separate"/>
            </w:r>
          </w:ins>
          <w:customXmlInsRangeStart w:id="1316" w:author="梁元" w:date="2019-05-14T19:56:46Z"/>
          <w:sdt>
            <w:sdtPr>
              <w:rPr>
                <w:rFonts w:asciiTheme="minorHAnsi" w:hAnsiTheme="minorHAnsi" w:eastAsiaTheme="minorEastAsia" w:cstheme="minorBidi"/>
                <w:kern w:val="2"/>
                <w:sz w:val="24"/>
                <w:szCs w:val="22"/>
                <w:lang w:val="en-US" w:eastAsia="zh-CN" w:bidi="ar-SA"/>
              </w:rPr>
              <w:id w:val="147481979"/>
              <w:placeholder>
                <w:docPart w:val="{3019ca2c-16ae-48bf-af15-fd32a22f249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316"/>
              <w:ins w:id="1318" w:author="梁元" w:date="2019-05-14T19:56:46Z">
                <w:r>
                  <w:rPr>
                    <w:rFonts w:hint="eastAsia" w:ascii="仿宋" w:hAnsi="仿宋" w:eastAsia="仿宋" w:cstheme="majorBidi"/>
                  </w:rPr>
                  <w:t>4. 延伸及扩展问题回答参考</w:t>
                </w:r>
              </w:ins>
              <w:customXmlInsRangeStart w:id="1320" w:author="梁元" w:date="2019-05-14T19:56:46Z"/>
            </w:sdtContent>
          </w:sdt>
          <w:customXmlInsRangeEnd w:id="1320"/>
          <w:ins w:id="1321" w:author="梁元" w:date="2019-05-14T19:56:46Z">
            <w:r>
              <w:rPr/>
              <w:tab/>
            </w:r>
          </w:ins>
          <w:ins w:id="1322" w:author="梁元" w:date="2019-05-14T19:56:54Z">
            <w:bookmarkStart w:id="87" w:name="_Toc31672_WPSOffice_Level2Page"/>
            <w:r>
              <w:rPr/>
              <w:t>23</w:t>
            </w:r>
            <w:bookmarkEnd w:id="87"/>
          </w:ins>
          <w:ins w:id="1323" w:author="梁元" w:date="2019-05-14T19:56:46Z">
            <w:r>
              <w:rPr/>
              <w:fldChar w:fldCharType="end"/>
            </w:r>
          </w:ins>
        </w:p>
        <w:p>
          <w:pPr>
            <w:pStyle w:val="40"/>
            <w:tabs>
              <w:tab w:val="right" w:leader="dot" w:pos="8306"/>
            </w:tabs>
            <w:rPr>
              <w:ins w:id="1324" w:author="梁元" w:date="2019-05-14T19:56:46Z"/>
            </w:rPr>
          </w:pPr>
          <w:ins w:id="1325" w:author="梁元" w:date="2019-05-14T19:56:46Z">
            <w:r>
              <w:rPr/>
              <w:fldChar w:fldCharType="begin"/>
            </w:r>
          </w:ins>
          <w:ins w:id="1326" w:author="梁元" w:date="2019-05-14T19:56:46Z">
            <w:r>
              <w:rPr/>
              <w:instrText xml:space="preserve"> HYPERLINK \l _Toc22892_WPSOffice_Level2 </w:instrText>
            </w:r>
          </w:ins>
          <w:ins w:id="1327" w:author="梁元" w:date="2019-05-14T19:56:46Z">
            <w:r>
              <w:rPr/>
              <w:fldChar w:fldCharType="separate"/>
            </w:r>
          </w:ins>
          <w:customXmlInsRangeStart w:id="1329" w:author="梁元" w:date="2019-05-14T19:56:46Z"/>
          <w:sdt>
            <w:sdtPr>
              <w:rPr>
                <w:rFonts w:asciiTheme="minorHAnsi" w:hAnsiTheme="minorHAnsi" w:eastAsiaTheme="minorEastAsia" w:cstheme="minorBidi"/>
                <w:kern w:val="2"/>
                <w:sz w:val="24"/>
                <w:szCs w:val="22"/>
                <w:lang w:val="en-US" w:eastAsia="zh-CN" w:bidi="ar-SA"/>
              </w:rPr>
              <w:id w:val="147481979"/>
              <w:placeholder>
                <w:docPart w:val="{e551c681-d97b-440f-8a2d-f4daced2908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329"/>
              <w:ins w:id="1331" w:author="梁元" w:date="2019-05-14T19:56:46Z">
                <w:r>
                  <w:rPr>
                    <w:rFonts w:hint="eastAsia" w:ascii="仿宋" w:hAnsi="仿宋" w:eastAsia="仿宋" w:cstheme="majorBidi"/>
                  </w:rPr>
                  <w:t>5. 项目中体现经验的点</w:t>
                </w:r>
              </w:ins>
              <w:customXmlInsRangeStart w:id="1333" w:author="梁元" w:date="2019-05-14T19:56:46Z"/>
            </w:sdtContent>
          </w:sdt>
          <w:customXmlInsRangeEnd w:id="1333"/>
          <w:ins w:id="1334" w:author="梁元" w:date="2019-05-14T19:56:46Z">
            <w:r>
              <w:rPr/>
              <w:tab/>
            </w:r>
          </w:ins>
          <w:ins w:id="1335" w:author="梁元" w:date="2019-05-14T19:56:54Z">
            <w:bookmarkStart w:id="88" w:name="_Toc22892_WPSOffice_Level2Page"/>
            <w:r>
              <w:rPr/>
              <w:t>23</w:t>
            </w:r>
            <w:bookmarkEnd w:id="88"/>
          </w:ins>
          <w:ins w:id="1336" w:author="梁元" w:date="2019-05-14T19:56:46Z">
            <w:r>
              <w:rPr/>
              <w:fldChar w:fldCharType="end"/>
            </w:r>
          </w:ins>
        </w:p>
        <w:p>
          <w:pPr>
            <w:pStyle w:val="40"/>
            <w:tabs>
              <w:tab w:val="right" w:leader="dot" w:pos="8306"/>
            </w:tabs>
            <w:rPr>
              <w:ins w:id="1337" w:author="梁元" w:date="2019-05-14T19:56:46Z"/>
            </w:rPr>
          </w:pPr>
          <w:ins w:id="1338" w:author="梁元" w:date="2019-05-14T19:56:46Z">
            <w:r>
              <w:rPr/>
              <w:fldChar w:fldCharType="begin"/>
            </w:r>
          </w:ins>
          <w:ins w:id="1339" w:author="梁元" w:date="2019-05-14T19:56:46Z">
            <w:r>
              <w:rPr/>
              <w:instrText xml:space="preserve"> HYPERLINK \l _Toc18509_WPSOffice_Level2 </w:instrText>
            </w:r>
          </w:ins>
          <w:ins w:id="1340" w:author="梁元" w:date="2019-05-14T19:56:46Z">
            <w:r>
              <w:rPr/>
              <w:fldChar w:fldCharType="separate"/>
            </w:r>
          </w:ins>
          <w:customXmlInsRangeStart w:id="1342" w:author="梁元" w:date="2019-05-14T19:56:46Z"/>
          <w:sdt>
            <w:sdtPr>
              <w:rPr>
                <w:rFonts w:asciiTheme="minorHAnsi" w:hAnsiTheme="minorHAnsi" w:eastAsiaTheme="minorEastAsia" w:cstheme="minorBidi"/>
                <w:kern w:val="2"/>
                <w:sz w:val="24"/>
                <w:szCs w:val="22"/>
                <w:lang w:val="en-US" w:eastAsia="zh-CN" w:bidi="ar-SA"/>
              </w:rPr>
              <w:id w:val="147481979"/>
              <w:placeholder>
                <w:docPart w:val="{89af311d-a872-42cf-b90a-aad07e07b8b4}"/>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342"/>
              <w:ins w:id="1344" w:author="梁元" w:date="2019-05-14T19:56:46Z">
                <w:r>
                  <w:rPr>
                    <w:rFonts w:hint="eastAsia" w:ascii="仿宋" w:hAnsi="仿宋" w:eastAsia="仿宋" w:cstheme="majorBidi"/>
                  </w:rPr>
                  <w:t>6. 论坛参考</w:t>
                </w:r>
              </w:ins>
              <w:customXmlInsRangeStart w:id="1346" w:author="梁元" w:date="2019-05-14T19:56:46Z"/>
            </w:sdtContent>
          </w:sdt>
          <w:customXmlInsRangeEnd w:id="1346"/>
          <w:ins w:id="1347" w:author="梁元" w:date="2019-05-14T19:56:46Z">
            <w:r>
              <w:rPr/>
              <w:tab/>
            </w:r>
          </w:ins>
          <w:ins w:id="1348" w:author="梁元" w:date="2019-05-14T19:56:54Z">
            <w:bookmarkStart w:id="89" w:name="_Toc18509_WPSOffice_Level2Page"/>
            <w:r>
              <w:rPr/>
              <w:t>23</w:t>
            </w:r>
            <w:bookmarkEnd w:id="89"/>
          </w:ins>
          <w:ins w:id="1349" w:author="梁元" w:date="2019-05-14T19:56:46Z">
            <w:r>
              <w:rPr/>
              <w:fldChar w:fldCharType="end"/>
            </w:r>
          </w:ins>
        </w:p>
        <w:p>
          <w:pPr>
            <w:pStyle w:val="39"/>
            <w:tabs>
              <w:tab w:val="right" w:leader="dot" w:pos="8306"/>
            </w:tabs>
            <w:rPr>
              <w:ins w:id="1350" w:author="梁元" w:date="2019-05-14T19:56:46Z"/>
            </w:rPr>
          </w:pPr>
          <w:ins w:id="1351" w:author="梁元" w:date="2019-05-14T19:56:46Z">
            <w:r>
              <w:rPr>
                <w:b/>
                <w:bCs/>
              </w:rPr>
              <w:fldChar w:fldCharType="begin"/>
            </w:r>
          </w:ins>
          <w:ins w:id="1352" w:author="梁元" w:date="2019-05-14T19:56:46Z">
            <w:r>
              <w:rPr/>
              <w:instrText xml:space="preserve"> HYPERLINK \l _Toc16121_WPSOffice_Level1 </w:instrText>
            </w:r>
          </w:ins>
          <w:ins w:id="1353" w:author="梁元" w:date="2019-05-14T19:56:46Z">
            <w:r>
              <w:rPr>
                <w:b/>
                <w:bCs/>
              </w:rPr>
              <w:fldChar w:fldCharType="separate"/>
            </w:r>
          </w:ins>
          <w:customXmlInsRangeStart w:id="1355"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b4a5d87c-54d4-45f2-ad6f-bd8ffb3fbaed}"/>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355"/>
              <w:ins w:id="1357" w:author="梁元" w:date="2019-05-14T19:56:46Z">
                <w:r>
                  <w:rPr>
                    <w:rFonts w:ascii="仿宋" w:hAnsi="仿宋" w:eastAsia="仿宋" w:cstheme="minorBidi"/>
                    <w:b/>
                    <w:bCs/>
                  </w:rPr>
                  <w:t xml:space="preserve">十四、 </w:t>
                </w:r>
              </w:ins>
              <w:ins w:id="1358" w:author="梁元" w:date="2019-05-14T19:56:46Z">
                <w:r>
                  <w:rPr>
                    <w:rFonts w:hint="eastAsia" w:ascii="仿宋" w:hAnsi="仿宋" w:eastAsia="仿宋" w:cstheme="minorBidi"/>
                    <w:b/>
                    <w:bCs/>
                  </w:rPr>
                  <w:t>redux</w:t>
                </w:r>
              </w:ins>
              <w:ins w:id="1359" w:author="梁元" w:date="2019-05-14T19:56:46Z">
                <w:r>
                  <w:rPr>
                    <w:rFonts w:ascii="仿宋" w:hAnsi="仿宋" w:eastAsia="仿宋" w:cstheme="minorBidi"/>
                    <w:b/>
                    <w:bCs/>
                  </w:rPr>
                  <w:t>-saga</w:t>
                </w:r>
              </w:ins>
              <w:ins w:id="1360" w:author="梁元" w:date="2019-05-14T19:56:46Z">
                <w:r>
                  <w:rPr>
                    <w:rFonts w:hint="eastAsia" w:ascii="仿宋" w:hAnsi="仿宋" w:eastAsia="仿宋" w:cstheme="minorBidi"/>
                    <w:b/>
                    <w:bCs/>
                  </w:rPr>
                  <w:t>中间件？</w:t>
                </w:r>
              </w:ins>
              <w:customXmlInsRangeStart w:id="1362" w:author="梁元" w:date="2019-05-14T19:56:46Z"/>
            </w:sdtContent>
          </w:sdt>
          <w:customXmlInsRangeEnd w:id="1362"/>
          <w:ins w:id="1363" w:author="梁元" w:date="2019-05-14T19:56:46Z">
            <w:r>
              <w:rPr>
                <w:b/>
                <w:bCs/>
              </w:rPr>
              <w:tab/>
            </w:r>
          </w:ins>
          <w:ins w:id="1364" w:author="梁元" w:date="2019-05-14T19:56:54Z">
            <w:bookmarkStart w:id="90" w:name="_Toc16121_WPSOffice_Level1Page"/>
            <w:r>
              <w:rPr>
                <w:b/>
                <w:bCs/>
              </w:rPr>
              <w:t>0</w:t>
            </w:r>
            <w:bookmarkEnd w:id="90"/>
          </w:ins>
          <w:ins w:id="1365" w:author="梁元" w:date="2019-05-14T19:56:46Z">
            <w:r>
              <w:rPr>
                <w:b/>
                <w:bCs/>
              </w:rPr>
              <w:fldChar w:fldCharType="end"/>
            </w:r>
          </w:ins>
        </w:p>
        <w:p>
          <w:pPr>
            <w:pStyle w:val="40"/>
            <w:tabs>
              <w:tab w:val="right" w:leader="dot" w:pos="8306"/>
            </w:tabs>
            <w:rPr>
              <w:ins w:id="1366" w:author="梁元" w:date="2019-05-14T19:56:46Z"/>
            </w:rPr>
          </w:pPr>
          <w:ins w:id="1367" w:author="梁元" w:date="2019-05-14T19:56:46Z">
            <w:r>
              <w:rPr/>
              <w:fldChar w:fldCharType="begin"/>
            </w:r>
          </w:ins>
          <w:ins w:id="1368" w:author="梁元" w:date="2019-05-14T19:56:46Z">
            <w:r>
              <w:rPr/>
              <w:instrText xml:space="preserve"> HYPERLINK \l _Toc24799_WPSOffice_Level2 </w:instrText>
            </w:r>
          </w:ins>
          <w:ins w:id="1369" w:author="梁元" w:date="2019-05-14T19:56:46Z">
            <w:r>
              <w:rPr/>
              <w:fldChar w:fldCharType="separate"/>
            </w:r>
          </w:ins>
          <w:customXmlInsRangeStart w:id="1371" w:author="梁元" w:date="2019-05-14T19:56:46Z"/>
          <w:sdt>
            <w:sdtPr>
              <w:rPr>
                <w:rFonts w:asciiTheme="minorHAnsi" w:hAnsiTheme="minorHAnsi" w:eastAsiaTheme="minorEastAsia" w:cstheme="minorBidi"/>
                <w:kern w:val="2"/>
                <w:sz w:val="24"/>
                <w:szCs w:val="22"/>
                <w:lang w:val="en-US" w:eastAsia="zh-CN" w:bidi="ar-SA"/>
              </w:rPr>
              <w:id w:val="147481979"/>
              <w:placeholder>
                <w:docPart w:val="{5a6ee651-0a2b-4dc4-b5d0-f1d4f6cae56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371"/>
              <w:ins w:id="1373" w:author="梁元" w:date="2019-05-14T19:56:46Z">
                <w:r>
                  <w:rPr>
                    <w:rFonts w:ascii="仿宋" w:hAnsi="仿宋" w:eastAsia="仿宋" w:cstheme="majorBidi"/>
                  </w:rPr>
                  <w:t xml:space="preserve">1. </w:t>
                </w:r>
              </w:ins>
              <w:ins w:id="1374" w:author="梁元" w:date="2019-05-14T19:56:46Z">
                <w:r>
                  <w:rPr>
                    <w:rFonts w:hint="eastAsia" w:ascii="仿宋" w:hAnsi="仿宋" w:eastAsia="仿宋" w:cstheme="majorBidi"/>
                  </w:rPr>
                  <w:t>通常解法</w:t>
                </w:r>
              </w:ins>
              <w:customXmlInsRangeStart w:id="1376" w:author="梁元" w:date="2019-05-14T19:56:46Z"/>
            </w:sdtContent>
          </w:sdt>
          <w:customXmlInsRangeEnd w:id="1376"/>
          <w:ins w:id="1377" w:author="梁元" w:date="2019-05-14T19:56:46Z">
            <w:r>
              <w:rPr/>
              <w:tab/>
            </w:r>
          </w:ins>
          <w:ins w:id="1378" w:author="梁元" w:date="2019-05-14T19:56:54Z">
            <w:bookmarkStart w:id="91" w:name="_Toc24799_WPSOffice_Level2Page"/>
            <w:r>
              <w:rPr/>
              <w:t>0</w:t>
            </w:r>
            <w:bookmarkEnd w:id="91"/>
          </w:ins>
          <w:ins w:id="1379" w:author="梁元" w:date="2019-05-14T19:56:46Z">
            <w:r>
              <w:rPr/>
              <w:fldChar w:fldCharType="end"/>
            </w:r>
          </w:ins>
        </w:p>
        <w:p>
          <w:pPr>
            <w:pStyle w:val="40"/>
            <w:tabs>
              <w:tab w:val="right" w:leader="dot" w:pos="8306"/>
            </w:tabs>
            <w:rPr>
              <w:ins w:id="1380" w:author="梁元" w:date="2019-05-14T19:56:46Z"/>
            </w:rPr>
          </w:pPr>
          <w:ins w:id="1381" w:author="梁元" w:date="2019-05-14T19:56:46Z">
            <w:r>
              <w:rPr/>
              <w:fldChar w:fldCharType="begin"/>
            </w:r>
          </w:ins>
          <w:ins w:id="1382" w:author="梁元" w:date="2019-05-14T19:56:46Z">
            <w:r>
              <w:rPr/>
              <w:instrText xml:space="preserve"> HYPERLINK \l _Toc12275_WPSOffice_Level2 </w:instrText>
            </w:r>
          </w:ins>
          <w:ins w:id="1383" w:author="梁元" w:date="2019-05-14T19:56:46Z">
            <w:r>
              <w:rPr/>
              <w:fldChar w:fldCharType="separate"/>
            </w:r>
          </w:ins>
          <w:customXmlInsRangeStart w:id="1385" w:author="梁元" w:date="2019-05-14T19:56:46Z"/>
          <w:sdt>
            <w:sdtPr>
              <w:rPr>
                <w:rFonts w:asciiTheme="minorHAnsi" w:hAnsiTheme="minorHAnsi" w:eastAsiaTheme="minorEastAsia" w:cstheme="minorBidi"/>
                <w:kern w:val="2"/>
                <w:sz w:val="24"/>
                <w:szCs w:val="22"/>
                <w:lang w:val="en-US" w:eastAsia="zh-CN" w:bidi="ar-SA"/>
              </w:rPr>
              <w:id w:val="147481979"/>
              <w:placeholder>
                <w:docPart w:val="{985fde3d-e871-4711-a4fc-2e11393e226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385"/>
              <w:ins w:id="1387" w:author="梁元" w:date="2019-05-14T19:56:46Z">
                <w:r>
                  <w:rPr>
                    <w:rFonts w:ascii="仿宋" w:hAnsi="仿宋" w:eastAsia="仿宋" w:cstheme="majorBidi"/>
                  </w:rPr>
                  <w:t xml:space="preserve">2. </w:t>
                </w:r>
              </w:ins>
              <w:ins w:id="1388" w:author="梁元" w:date="2019-05-14T19:56:46Z">
                <w:r>
                  <w:rPr>
                    <w:rFonts w:hint="eastAsia" w:ascii="仿宋" w:hAnsi="仿宋" w:eastAsia="仿宋" w:cstheme="majorBidi"/>
                  </w:rPr>
                  <w:t>通用大牛级解法</w:t>
                </w:r>
              </w:ins>
              <w:customXmlInsRangeStart w:id="1390" w:author="梁元" w:date="2019-05-14T19:56:46Z"/>
            </w:sdtContent>
          </w:sdt>
          <w:customXmlInsRangeEnd w:id="1390"/>
          <w:ins w:id="1391" w:author="梁元" w:date="2019-05-14T19:56:46Z">
            <w:r>
              <w:rPr/>
              <w:tab/>
            </w:r>
          </w:ins>
          <w:ins w:id="1392" w:author="梁元" w:date="2019-05-14T19:56:54Z">
            <w:bookmarkStart w:id="92" w:name="_Toc12275_WPSOffice_Level2Page"/>
            <w:r>
              <w:rPr/>
              <w:t>0</w:t>
            </w:r>
            <w:bookmarkEnd w:id="92"/>
          </w:ins>
          <w:ins w:id="1393" w:author="梁元" w:date="2019-05-14T19:56:46Z">
            <w:r>
              <w:rPr/>
              <w:fldChar w:fldCharType="end"/>
            </w:r>
          </w:ins>
        </w:p>
        <w:p>
          <w:pPr>
            <w:pStyle w:val="40"/>
            <w:tabs>
              <w:tab w:val="right" w:leader="dot" w:pos="8306"/>
            </w:tabs>
            <w:rPr>
              <w:ins w:id="1394" w:author="梁元" w:date="2019-05-14T19:56:46Z"/>
            </w:rPr>
          </w:pPr>
          <w:ins w:id="1395" w:author="梁元" w:date="2019-05-14T19:56:46Z">
            <w:r>
              <w:rPr/>
              <w:fldChar w:fldCharType="begin"/>
            </w:r>
          </w:ins>
          <w:ins w:id="1396" w:author="梁元" w:date="2019-05-14T19:56:46Z">
            <w:r>
              <w:rPr/>
              <w:instrText xml:space="preserve"> HYPERLINK \l _Toc24329_WPSOffice_Level2 </w:instrText>
            </w:r>
          </w:ins>
          <w:ins w:id="1397" w:author="梁元" w:date="2019-05-14T19:56:46Z">
            <w:r>
              <w:rPr/>
              <w:fldChar w:fldCharType="separate"/>
            </w:r>
          </w:ins>
          <w:customXmlInsRangeStart w:id="1399" w:author="梁元" w:date="2019-05-14T19:56:46Z"/>
          <w:sdt>
            <w:sdtPr>
              <w:rPr>
                <w:rFonts w:asciiTheme="minorHAnsi" w:hAnsiTheme="minorHAnsi" w:eastAsiaTheme="minorEastAsia" w:cstheme="minorBidi"/>
                <w:kern w:val="2"/>
                <w:sz w:val="24"/>
                <w:szCs w:val="22"/>
                <w:lang w:val="en-US" w:eastAsia="zh-CN" w:bidi="ar-SA"/>
              </w:rPr>
              <w:id w:val="147481979"/>
              <w:placeholder>
                <w:docPart w:val="{3d919a9a-cd87-4af0-924d-a154e7062d34}"/>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399"/>
              <w:ins w:id="1401" w:author="梁元" w:date="2019-05-14T19:56:46Z">
                <w:r>
                  <w:rPr>
                    <w:rFonts w:ascii="仿宋" w:hAnsi="仿宋" w:eastAsia="仿宋" w:cstheme="majorBidi"/>
                  </w:rPr>
                  <w:t xml:space="preserve">3. </w:t>
                </w:r>
              </w:ins>
              <w:ins w:id="1402" w:author="梁元" w:date="2019-05-14T19:56:46Z">
                <w:r>
                  <w:rPr>
                    <w:rFonts w:hint="eastAsia" w:ascii="仿宋" w:hAnsi="仿宋" w:eastAsia="仿宋" w:cstheme="majorBidi"/>
                  </w:rPr>
                  <w:t>解法对比及优缺点</w:t>
                </w:r>
              </w:ins>
              <w:customXmlInsRangeStart w:id="1404" w:author="梁元" w:date="2019-05-14T19:56:46Z"/>
            </w:sdtContent>
          </w:sdt>
          <w:customXmlInsRangeEnd w:id="1404"/>
          <w:ins w:id="1405" w:author="梁元" w:date="2019-05-14T19:56:46Z">
            <w:r>
              <w:rPr/>
              <w:tab/>
            </w:r>
          </w:ins>
          <w:ins w:id="1406" w:author="梁元" w:date="2019-05-14T19:56:54Z">
            <w:bookmarkStart w:id="93" w:name="_Toc24329_WPSOffice_Level2Page"/>
            <w:r>
              <w:rPr/>
              <w:t>1</w:t>
            </w:r>
            <w:bookmarkEnd w:id="93"/>
          </w:ins>
          <w:ins w:id="1407" w:author="梁元" w:date="2019-05-14T19:56:46Z">
            <w:r>
              <w:rPr/>
              <w:fldChar w:fldCharType="end"/>
            </w:r>
          </w:ins>
        </w:p>
        <w:p>
          <w:pPr>
            <w:pStyle w:val="40"/>
            <w:tabs>
              <w:tab w:val="right" w:leader="dot" w:pos="8306"/>
            </w:tabs>
            <w:rPr>
              <w:ins w:id="1408" w:author="梁元" w:date="2019-05-14T19:56:46Z"/>
            </w:rPr>
          </w:pPr>
          <w:ins w:id="1409" w:author="梁元" w:date="2019-05-14T19:56:46Z">
            <w:r>
              <w:rPr/>
              <w:fldChar w:fldCharType="begin"/>
            </w:r>
          </w:ins>
          <w:ins w:id="1410" w:author="梁元" w:date="2019-05-14T19:56:46Z">
            <w:r>
              <w:rPr/>
              <w:instrText xml:space="preserve"> HYPERLINK \l _Toc2241_WPSOffice_Level2 </w:instrText>
            </w:r>
          </w:ins>
          <w:ins w:id="1411" w:author="梁元" w:date="2019-05-14T19:56:46Z">
            <w:r>
              <w:rPr/>
              <w:fldChar w:fldCharType="separate"/>
            </w:r>
          </w:ins>
          <w:customXmlInsRangeStart w:id="1413" w:author="梁元" w:date="2019-05-14T19:56:46Z"/>
          <w:sdt>
            <w:sdtPr>
              <w:rPr>
                <w:rFonts w:asciiTheme="minorHAnsi" w:hAnsiTheme="minorHAnsi" w:eastAsiaTheme="minorEastAsia" w:cstheme="minorBidi"/>
                <w:kern w:val="2"/>
                <w:sz w:val="24"/>
                <w:szCs w:val="22"/>
                <w:lang w:val="en-US" w:eastAsia="zh-CN" w:bidi="ar-SA"/>
              </w:rPr>
              <w:id w:val="147481979"/>
              <w:placeholder>
                <w:docPart w:val="{8494b492-24e6-4b03-88f4-841b0f5df4f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413"/>
              <w:ins w:id="1415" w:author="梁元" w:date="2019-05-14T19:56:46Z">
                <w:r>
                  <w:rPr>
                    <w:rFonts w:ascii="仿宋" w:hAnsi="仿宋" w:eastAsia="仿宋" w:cstheme="majorBidi"/>
                  </w:rPr>
                  <w:t xml:space="preserve">4. </w:t>
                </w:r>
              </w:ins>
              <w:ins w:id="1416" w:author="梁元" w:date="2019-05-14T19:56:46Z">
                <w:r>
                  <w:rPr>
                    <w:rFonts w:hint="eastAsia" w:ascii="仿宋" w:hAnsi="仿宋" w:eastAsia="仿宋" w:cstheme="majorBidi"/>
                  </w:rPr>
                  <w:t>延伸及扩展问题回答参考</w:t>
                </w:r>
              </w:ins>
              <w:customXmlInsRangeStart w:id="1418" w:author="梁元" w:date="2019-05-14T19:56:46Z"/>
            </w:sdtContent>
          </w:sdt>
          <w:customXmlInsRangeEnd w:id="1418"/>
          <w:ins w:id="1419" w:author="梁元" w:date="2019-05-14T19:56:46Z">
            <w:r>
              <w:rPr/>
              <w:tab/>
            </w:r>
          </w:ins>
          <w:ins w:id="1420" w:author="梁元" w:date="2019-05-14T19:56:54Z">
            <w:bookmarkStart w:id="94" w:name="_Toc2241_WPSOffice_Level2Page"/>
            <w:r>
              <w:rPr/>
              <w:t>1</w:t>
            </w:r>
            <w:bookmarkEnd w:id="94"/>
          </w:ins>
          <w:ins w:id="1421" w:author="梁元" w:date="2019-05-14T19:56:46Z">
            <w:r>
              <w:rPr/>
              <w:fldChar w:fldCharType="end"/>
            </w:r>
          </w:ins>
        </w:p>
        <w:p>
          <w:pPr>
            <w:pStyle w:val="40"/>
            <w:tabs>
              <w:tab w:val="right" w:leader="dot" w:pos="8306"/>
            </w:tabs>
            <w:rPr>
              <w:ins w:id="1422" w:author="梁元" w:date="2019-05-14T19:56:46Z"/>
            </w:rPr>
          </w:pPr>
          <w:ins w:id="1423" w:author="梁元" w:date="2019-05-14T19:56:46Z">
            <w:r>
              <w:rPr/>
              <w:fldChar w:fldCharType="begin"/>
            </w:r>
          </w:ins>
          <w:ins w:id="1424" w:author="梁元" w:date="2019-05-14T19:56:46Z">
            <w:r>
              <w:rPr/>
              <w:instrText xml:space="preserve"> HYPERLINK \l _Toc735_WPSOffice_Level2 </w:instrText>
            </w:r>
          </w:ins>
          <w:ins w:id="1425" w:author="梁元" w:date="2019-05-14T19:56:46Z">
            <w:r>
              <w:rPr/>
              <w:fldChar w:fldCharType="separate"/>
            </w:r>
          </w:ins>
          <w:customXmlInsRangeStart w:id="1427" w:author="梁元" w:date="2019-05-14T19:56:46Z"/>
          <w:sdt>
            <w:sdtPr>
              <w:rPr>
                <w:rFonts w:asciiTheme="minorHAnsi" w:hAnsiTheme="minorHAnsi" w:eastAsiaTheme="minorEastAsia" w:cstheme="minorBidi"/>
                <w:kern w:val="2"/>
                <w:sz w:val="24"/>
                <w:szCs w:val="22"/>
                <w:lang w:val="en-US" w:eastAsia="zh-CN" w:bidi="ar-SA"/>
              </w:rPr>
              <w:id w:val="147481979"/>
              <w:placeholder>
                <w:docPart w:val="{39a97fd8-a95e-4175-ac09-205df367ab9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427"/>
              <w:ins w:id="1429" w:author="梁元" w:date="2019-05-14T19:56:46Z">
                <w:r>
                  <w:rPr>
                    <w:rFonts w:ascii="仿宋" w:hAnsi="仿宋" w:eastAsia="仿宋" w:cstheme="majorBidi"/>
                  </w:rPr>
                  <w:t xml:space="preserve">5. </w:t>
                </w:r>
              </w:ins>
              <w:ins w:id="1430" w:author="梁元" w:date="2019-05-14T19:56:46Z">
                <w:r>
                  <w:rPr>
                    <w:rFonts w:hint="eastAsia" w:ascii="仿宋" w:hAnsi="仿宋" w:eastAsia="仿宋" w:cstheme="majorBidi"/>
                  </w:rPr>
                  <w:t>项目中体现经验的点</w:t>
                </w:r>
              </w:ins>
              <w:customXmlInsRangeStart w:id="1432" w:author="梁元" w:date="2019-05-14T19:56:46Z"/>
            </w:sdtContent>
          </w:sdt>
          <w:customXmlInsRangeEnd w:id="1432"/>
          <w:ins w:id="1433" w:author="梁元" w:date="2019-05-14T19:56:46Z">
            <w:r>
              <w:rPr/>
              <w:tab/>
            </w:r>
          </w:ins>
          <w:ins w:id="1434" w:author="梁元" w:date="2019-05-14T19:56:54Z">
            <w:bookmarkStart w:id="95" w:name="_Toc735_WPSOffice_Level2Page"/>
            <w:r>
              <w:rPr/>
              <w:t>1</w:t>
            </w:r>
            <w:bookmarkEnd w:id="95"/>
          </w:ins>
          <w:ins w:id="1435" w:author="梁元" w:date="2019-05-14T19:56:46Z">
            <w:r>
              <w:rPr/>
              <w:fldChar w:fldCharType="end"/>
            </w:r>
          </w:ins>
        </w:p>
        <w:p>
          <w:pPr>
            <w:pStyle w:val="40"/>
            <w:tabs>
              <w:tab w:val="right" w:leader="dot" w:pos="8306"/>
            </w:tabs>
            <w:rPr>
              <w:ins w:id="1436" w:author="梁元" w:date="2019-05-14T19:56:46Z"/>
            </w:rPr>
          </w:pPr>
          <w:ins w:id="1437" w:author="梁元" w:date="2019-05-14T19:56:46Z">
            <w:r>
              <w:rPr/>
              <w:fldChar w:fldCharType="begin"/>
            </w:r>
          </w:ins>
          <w:ins w:id="1438" w:author="梁元" w:date="2019-05-14T19:56:46Z">
            <w:r>
              <w:rPr/>
              <w:instrText xml:space="preserve"> HYPERLINK \l _Toc6697_WPSOffice_Level2 </w:instrText>
            </w:r>
          </w:ins>
          <w:ins w:id="1439" w:author="梁元" w:date="2019-05-14T19:56:46Z">
            <w:r>
              <w:rPr/>
              <w:fldChar w:fldCharType="separate"/>
            </w:r>
          </w:ins>
          <w:customXmlInsRangeStart w:id="1441" w:author="梁元" w:date="2019-05-14T19:56:46Z"/>
          <w:sdt>
            <w:sdtPr>
              <w:rPr>
                <w:rFonts w:asciiTheme="minorHAnsi" w:hAnsiTheme="minorHAnsi" w:eastAsiaTheme="minorEastAsia" w:cstheme="minorBidi"/>
                <w:kern w:val="2"/>
                <w:sz w:val="24"/>
                <w:szCs w:val="22"/>
                <w:lang w:val="en-US" w:eastAsia="zh-CN" w:bidi="ar-SA"/>
              </w:rPr>
              <w:id w:val="147481979"/>
              <w:placeholder>
                <w:docPart w:val="{6718c085-ab8e-401c-8382-797d78b59dc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441"/>
              <w:ins w:id="1443" w:author="梁元" w:date="2019-05-14T19:56:46Z">
                <w:r>
                  <w:rPr>
                    <w:rFonts w:ascii="仿宋" w:hAnsi="仿宋" w:eastAsia="仿宋" w:cstheme="majorBidi"/>
                  </w:rPr>
                  <w:t xml:space="preserve">6. </w:t>
                </w:r>
              </w:ins>
              <w:ins w:id="1444" w:author="梁元" w:date="2019-05-14T19:56:46Z">
                <w:r>
                  <w:rPr>
                    <w:rFonts w:hint="eastAsia" w:ascii="仿宋" w:hAnsi="仿宋" w:eastAsia="仿宋" w:cstheme="majorBidi"/>
                  </w:rPr>
                  <w:t>论坛参考</w:t>
                </w:r>
              </w:ins>
              <w:customXmlInsRangeStart w:id="1446" w:author="梁元" w:date="2019-05-14T19:56:46Z"/>
            </w:sdtContent>
          </w:sdt>
          <w:customXmlInsRangeEnd w:id="1446"/>
          <w:ins w:id="1447" w:author="梁元" w:date="2019-05-14T19:56:46Z">
            <w:r>
              <w:rPr/>
              <w:tab/>
            </w:r>
          </w:ins>
          <w:ins w:id="1448" w:author="梁元" w:date="2019-05-14T19:56:54Z">
            <w:bookmarkStart w:id="96" w:name="_Toc6697_WPSOffice_Level2Page"/>
            <w:r>
              <w:rPr/>
              <w:t>2</w:t>
            </w:r>
            <w:bookmarkEnd w:id="96"/>
          </w:ins>
          <w:ins w:id="1449" w:author="梁元" w:date="2019-05-14T19:56:46Z">
            <w:r>
              <w:rPr/>
              <w:fldChar w:fldCharType="end"/>
            </w:r>
          </w:ins>
        </w:p>
        <w:p>
          <w:pPr>
            <w:pStyle w:val="39"/>
            <w:tabs>
              <w:tab w:val="right" w:leader="dot" w:pos="8306"/>
            </w:tabs>
            <w:rPr>
              <w:ins w:id="1450" w:author="梁元" w:date="2019-05-14T19:56:46Z"/>
            </w:rPr>
          </w:pPr>
          <w:ins w:id="1451" w:author="梁元" w:date="2019-05-14T19:56:46Z">
            <w:r>
              <w:rPr>
                <w:b/>
                <w:bCs/>
              </w:rPr>
              <w:fldChar w:fldCharType="begin"/>
            </w:r>
          </w:ins>
          <w:ins w:id="1452" w:author="梁元" w:date="2019-05-14T19:56:46Z">
            <w:r>
              <w:rPr/>
              <w:instrText xml:space="preserve"> HYPERLINK \l _Toc8884_WPSOffice_Level1 </w:instrText>
            </w:r>
          </w:ins>
          <w:ins w:id="1453" w:author="梁元" w:date="2019-05-14T19:56:46Z">
            <w:r>
              <w:rPr>
                <w:b/>
                <w:bCs/>
              </w:rPr>
              <w:fldChar w:fldCharType="separate"/>
            </w:r>
          </w:ins>
          <w:customXmlInsRangeStart w:id="1455" w:author="梁元" w:date="2019-05-14T19:56:46Z"/>
          <w:sdt>
            <w:sdtPr>
              <w:rPr>
                <w:rFonts w:asciiTheme="minorHAnsi" w:hAnsiTheme="minorHAnsi" w:eastAsiaTheme="minorEastAsia" w:cstheme="minorBidi"/>
                <w:b/>
                <w:bCs/>
                <w:kern w:val="2"/>
                <w:sz w:val="24"/>
                <w:szCs w:val="22"/>
                <w:lang w:val="en-US" w:eastAsia="zh-CN" w:bidi="ar-SA"/>
              </w:rPr>
              <w:id w:val="147481979"/>
              <w:placeholder>
                <w:docPart w:val="{fdb4c535-16ee-49be-aa2c-afb3a46aefe1}"/>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455"/>
              <w:ins w:id="1457" w:author="梁元" w:date="2019-05-14T19:56:46Z">
                <w:r>
                  <w:rPr>
                    <w:rFonts w:ascii="仿宋" w:hAnsi="仿宋" w:eastAsia="仿宋" w:cs="仿宋"/>
                    <w:b/>
                    <w:bCs/>
                  </w:rPr>
                  <w:t xml:space="preserve">十五、 </w:t>
                </w:r>
              </w:ins>
              <w:ins w:id="1458" w:author="梁元" w:date="2019-05-14T19:56:46Z">
                <w:r>
                  <w:rPr>
                    <w:rFonts w:hint="eastAsia" w:ascii="仿宋" w:hAnsi="仿宋" w:eastAsia="仿宋" w:cstheme="minorBidi"/>
                    <w:b/>
                    <w:bCs/>
                  </w:rPr>
                  <w:t>react-redux中的容器组件(container)和展示组件(component)？</w:t>
                </w:r>
              </w:ins>
              <w:customXmlInsRangeStart w:id="1460" w:author="梁元" w:date="2019-05-14T19:56:46Z"/>
            </w:sdtContent>
          </w:sdt>
          <w:customXmlInsRangeEnd w:id="1460"/>
          <w:ins w:id="1461" w:author="梁元" w:date="2019-05-14T19:56:46Z">
            <w:r>
              <w:rPr>
                <w:b/>
                <w:bCs/>
              </w:rPr>
              <w:tab/>
            </w:r>
          </w:ins>
          <w:ins w:id="1462" w:author="梁元" w:date="2019-05-14T19:56:54Z">
            <w:bookmarkStart w:id="97" w:name="_Toc8884_WPSOffice_Level1Page"/>
            <w:r>
              <w:rPr>
                <w:b/>
                <w:bCs/>
              </w:rPr>
              <w:t>2</w:t>
            </w:r>
            <w:bookmarkEnd w:id="97"/>
          </w:ins>
          <w:ins w:id="1463" w:author="梁元" w:date="2019-05-14T19:56:46Z">
            <w:r>
              <w:rPr>
                <w:b/>
                <w:bCs/>
              </w:rPr>
              <w:fldChar w:fldCharType="end"/>
            </w:r>
          </w:ins>
        </w:p>
        <w:p>
          <w:pPr>
            <w:pStyle w:val="40"/>
            <w:tabs>
              <w:tab w:val="right" w:leader="dot" w:pos="8306"/>
            </w:tabs>
            <w:rPr>
              <w:ins w:id="1464" w:author="梁元" w:date="2019-05-14T19:56:46Z"/>
            </w:rPr>
          </w:pPr>
          <w:ins w:id="1465" w:author="梁元" w:date="2019-05-14T19:56:46Z">
            <w:r>
              <w:rPr/>
              <w:fldChar w:fldCharType="begin"/>
            </w:r>
          </w:ins>
          <w:ins w:id="1466" w:author="梁元" w:date="2019-05-14T19:56:46Z">
            <w:r>
              <w:rPr/>
              <w:instrText xml:space="preserve"> HYPERLINK \l _Toc16655_WPSOffice_Level2 </w:instrText>
            </w:r>
          </w:ins>
          <w:ins w:id="1467" w:author="梁元" w:date="2019-05-14T19:56:46Z">
            <w:r>
              <w:rPr/>
              <w:fldChar w:fldCharType="separate"/>
            </w:r>
          </w:ins>
          <w:customXmlInsRangeStart w:id="1469" w:author="梁元" w:date="2019-05-14T19:56:46Z"/>
          <w:sdt>
            <w:sdtPr>
              <w:rPr>
                <w:rFonts w:asciiTheme="minorHAnsi" w:hAnsiTheme="minorHAnsi" w:eastAsiaTheme="minorEastAsia" w:cstheme="minorBidi"/>
                <w:kern w:val="2"/>
                <w:sz w:val="24"/>
                <w:szCs w:val="22"/>
                <w:lang w:val="en-US" w:eastAsia="zh-CN" w:bidi="ar-SA"/>
              </w:rPr>
              <w:id w:val="147481979"/>
              <w:placeholder>
                <w:docPart w:val="{2cd676ac-dba5-4a1c-ab56-b6db43c3292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469"/>
              <w:ins w:id="1471" w:author="梁元" w:date="2019-05-14T19:56:46Z">
                <w:r>
                  <w:rPr>
                    <w:rFonts w:hint="eastAsia" w:ascii="仿宋" w:hAnsi="仿宋" w:eastAsia="仿宋" w:cstheme="majorBidi"/>
                  </w:rPr>
                  <w:t>1. 组织应用的组件</w:t>
                </w:r>
              </w:ins>
              <w:customXmlInsRangeStart w:id="1473" w:author="梁元" w:date="2019-05-14T19:56:46Z"/>
            </w:sdtContent>
          </w:sdt>
          <w:customXmlInsRangeEnd w:id="1473"/>
          <w:ins w:id="1474" w:author="梁元" w:date="2019-05-14T19:56:46Z">
            <w:r>
              <w:rPr/>
              <w:tab/>
            </w:r>
          </w:ins>
          <w:ins w:id="1475" w:author="梁元" w:date="2019-05-14T19:56:54Z">
            <w:bookmarkStart w:id="98" w:name="_Toc16655_WPSOffice_Level2Page"/>
            <w:r>
              <w:rPr/>
              <w:t>2</w:t>
            </w:r>
            <w:bookmarkEnd w:id="98"/>
          </w:ins>
          <w:ins w:id="1476" w:author="梁元" w:date="2019-05-14T19:56:46Z">
            <w:r>
              <w:rPr/>
              <w:fldChar w:fldCharType="end"/>
            </w:r>
          </w:ins>
        </w:p>
        <w:p>
          <w:pPr>
            <w:pStyle w:val="40"/>
            <w:tabs>
              <w:tab w:val="right" w:leader="dot" w:pos="8306"/>
            </w:tabs>
            <w:rPr>
              <w:ins w:id="1477" w:author="梁元" w:date="2019-05-14T19:56:46Z"/>
            </w:rPr>
          </w:pPr>
          <w:ins w:id="1478" w:author="梁元" w:date="2019-05-14T19:56:46Z">
            <w:r>
              <w:rPr/>
              <w:fldChar w:fldCharType="begin"/>
            </w:r>
          </w:ins>
          <w:ins w:id="1479" w:author="梁元" w:date="2019-05-14T19:56:46Z">
            <w:r>
              <w:rPr/>
              <w:instrText xml:space="preserve"> HYPERLINK \l _Toc19708_WPSOffice_Level2 </w:instrText>
            </w:r>
          </w:ins>
          <w:ins w:id="1480" w:author="梁元" w:date="2019-05-14T19:56:46Z">
            <w:r>
              <w:rPr/>
              <w:fldChar w:fldCharType="separate"/>
            </w:r>
          </w:ins>
          <w:customXmlInsRangeStart w:id="1482" w:author="梁元" w:date="2019-05-14T19:56:46Z"/>
          <w:sdt>
            <w:sdtPr>
              <w:rPr>
                <w:rFonts w:asciiTheme="minorHAnsi" w:hAnsiTheme="minorHAnsi" w:eastAsiaTheme="minorEastAsia" w:cstheme="minorBidi"/>
                <w:kern w:val="2"/>
                <w:sz w:val="24"/>
                <w:szCs w:val="22"/>
                <w:lang w:val="en-US" w:eastAsia="zh-CN" w:bidi="ar-SA"/>
              </w:rPr>
              <w:id w:val="147481979"/>
              <w:placeholder>
                <w:docPart w:val="{427309bd-d855-43de-953e-b57d07ca307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482"/>
              <w:ins w:id="1484" w:author="梁元" w:date="2019-05-14T19:56:46Z">
                <w:r>
                  <w:rPr>
                    <w:rFonts w:hint="eastAsia" w:ascii="仿宋" w:hAnsi="仿宋" w:eastAsia="仿宋" w:cstheme="majorBidi"/>
                  </w:rPr>
                  <w:t>2. 连接Store与组件</w:t>
                </w:r>
              </w:ins>
              <w:customXmlInsRangeStart w:id="1486" w:author="梁元" w:date="2019-05-14T19:56:46Z"/>
            </w:sdtContent>
          </w:sdt>
          <w:customXmlInsRangeEnd w:id="1486"/>
          <w:ins w:id="1487" w:author="梁元" w:date="2019-05-14T19:56:46Z">
            <w:r>
              <w:rPr/>
              <w:tab/>
            </w:r>
          </w:ins>
          <w:ins w:id="1488" w:author="梁元" w:date="2019-05-14T19:56:54Z">
            <w:bookmarkStart w:id="99" w:name="_Toc19708_WPSOffice_Level2Page"/>
            <w:r>
              <w:rPr/>
              <w:t>2</w:t>
            </w:r>
            <w:bookmarkEnd w:id="99"/>
          </w:ins>
          <w:ins w:id="1489" w:author="梁元" w:date="2019-05-14T19:56:46Z">
            <w:r>
              <w:rPr/>
              <w:fldChar w:fldCharType="end"/>
            </w:r>
          </w:ins>
        </w:p>
        <w:p>
          <w:pPr>
            <w:pStyle w:val="40"/>
            <w:tabs>
              <w:tab w:val="right" w:leader="dot" w:pos="8306"/>
            </w:tabs>
            <w:rPr>
              <w:ins w:id="1490" w:author="梁元" w:date="2019-05-14T19:56:46Z"/>
            </w:rPr>
          </w:pPr>
          <w:ins w:id="1491" w:author="梁元" w:date="2019-05-14T19:56:46Z">
            <w:r>
              <w:rPr/>
              <w:fldChar w:fldCharType="begin"/>
            </w:r>
          </w:ins>
          <w:ins w:id="1492" w:author="梁元" w:date="2019-05-14T19:56:46Z">
            <w:r>
              <w:rPr/>
              <w:instrText xml:space="preserve"> HYPERLINK \l _Toc4739_WPSOffice_Level2 </w:instrText>
            </w:r>
          </w:ins>
          <w:ins w:id="1493" w:author="梁元" w:date="2019-05-14T19:56:46Z">
            <w:r>
              <w:rPr/>
              <w:fldChar w:fldCharType="separate"/>
            </w:r>
          </w:ins>
          <w:customXmlInsRangeStart w:id="1495" w:author="梁元" w:date="2019-05-14T19:56:46Z"/>
          <w:sdt>
            <w:sdtPr>
              <w:rPr>
                <w:rFonts w:asciiTheme="minorHAnsi" w:hAnsiTheme="minorHAnsi" w:eastAsiaTheme="minorEastAsia" w:cstheme="minorBidi"/>
                <w:kern w:val="2"/>
                <w:sz w:val="24"/>
                <w:szCs w:val="22"/>
                <w:lang w:val="en-US" w:eastAsia="zh-CN" w:bidi="ar-SA"/>
              </w:rPr>
              <w:id w:val="147481979"/>
              <w:placeholder>
                <w:docPart w:val="{c226cfd0-499a-44d5-9121-c5115a7046a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495"/>
              <w:ins w:id="1497" w:author="梁元" w:date="2019-05-14T19:56:46Z">
                <w:r>
                  <w:rPr>
                    <w:rFonts w:hint="eastAsia" w:ascii="仿宋" w:hAnsi="仿宋" w:eastAsia="仿宋" w:cstheme="majorBidi"/>
                  </w:rPr>
                  <w:t>3. 通常解法</w:t>
                </w:r>
              </w:ins>
              <w:customXmlInsRangeStart w:id="1499" w:author="梁元" w:date="2019-05-14T19:56:46Z"/>
            </w:sdtContent>
          </w:sdt>
          <w:customXmlInsRangeEnd w:id="1499"/>
          <w:ins w:id="1500" w:author="梁元" w:date="2019-05-14T19:56:46Z">
            <w:r>
              <w:rPr/>
              <w:tab/>
            </w:r>
          </w:ins>
          <w:ins w:id="1501" w:author="梁元" w:date="2019-05-14T19:56:54Z">
            <w:bookmarkStart w:id="100" w:name="_Toc4739_WPSOffice_Level2Page"/>
            <w:r>
              <w:rPr/>
              <w:t>3</w:t>
            </w:r>
            <w:bookmarkEnd w:id="100"/>
          </w:ins>
          <w:ins w:id="1502" w:author="梁元" w:date="2019-05-14T19:56:46Z">
            <w:r>
              <w:rPr/>
              <w:fldChar w:fldCharType="end"/>
            </w:r>
          </w:ins>
        </w:p>
        <w:p>
          <w:pPr>
            <w:pStyle w:val="40"/>
            <w:tabs>
              <w:tab w:val="right" w:leader="dot" w:pos="8306"/>
            </w:tabs>
            <w:rPr>
              <w:ins w:id="1503" w:author="梁元" w:date="2019-05-14T19:56:46Z"/>
            </w:rPr>
          </w:pPr>
          <w:ins w:id="1504" w:author="梁元" w:date="2019-05-14T19:56:46Z">
            <w:r>
              <w:rPr/>
              <w:fldChar w:fldCharType="begin"/>
            </w:r>
          </w:ins>
          <w:ins w:id="1505" w:author="梁元" w:date="2019-05-14T19:56:46Z">
            <w:r>
              <w:rPr/>
              <w:instrText xml:space="preserve"> HYPERLINK \l _Toc1145_WPSOffice_Level2 </w:instrText>
            </w:r>
          </w:ins>
          <w:ins w:id="1506" w:author="梁元" w:date="2019-05-14T19:56:46Z">
            <w:r>
              <w:rPr/>
              <w:fldChar w:fldCharType="separate"/>
            </w:r>
          </w:ins>
          <w:customXmlInsRangeStart w:id="1508" w:author="梁元" w:date="2019-05-14T19:56:46Z"/>
          <w:sdt>
            <w:sdtPr>
              <w:rPr>
                <w:rFonts w:asciiTheme="minorHAnsi" w:hAnsiTheme="minorHAnsi" w:eastAsiaTheme="minorEastAsia" w:cstheme="minorBidi"/>
                <w:kern w:val="2"/>
                <w:sz w:val="24"/>
                <w:szCs w:val="22"/>
                <w:lang w:val="en-US" w:eastAsia="zh-CN" w:bidi="ar-SA"/>
              </w:rPr>
              <w:id w:val="147481979"/>
              <w:placeholder>
                <w:docPart w:val="{78ba86ec-9a8f-41f3-8edd-3882e5def1e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508"/>
              <w:ins w:id="1510" w:author="梁元" w:date="2019-05-14T19:56:46Z">
                <w:r>
                  <w:rPr>
                    <w:rFonts w:hint="eastAsia" w:ascii="仿宋" w:hAnsi="仿宋" w:eastAsia="仿宋" w:cstheme="majorBidi"/>
                  </w:rPr>
                  <w:t>4. 延伸及扩展问题回答参考</w:t>
                </w:r>
              </w:ins>
              <w:customXmlInsRangeStart w:id="1512" w:author="梁元" w:date="2019-05-14T19:56:46Z"/>
            </w:sdtContent>
          </w:sdt>
          <w:customXmlInsRangeEnd w:id="1512"/>
          <w:ins w:id="1513" w:author="梁元" w:date="2019-05-14T19:56:46Z">
            <w:r>
              <w:rPr/>
              <w:tab/>
            </w:r>
          </w:ins>
          <w:ins w:id="1514" w:author="梁元" w:date="2019-05-14T19:56:54Z">
            <w:bookmarkStart w:id="101" w:name="_Toc1145_WPSOffice_Level2Page"/>
            <w:r>
              <w:rPr/>
              <w:t>4</w:t>
            </w:r>
            <w:bookmarkEnd w:id="101"/>
          </w:ins>
          <w:ins w:id="1515" w:author="梁元" w:date="2019-05-14T19:56:46Z">
            <w:r>
              <w:rPr/>
              <w:fldChar w:fldCharType="end"/>
            </w:r>
          </w:ins>
        </w:p>
        <w:p>
          <w:pPr>
            <w:pStyle w:val="40"/>
            <w:tabs>
              <w:tab w:val="right" w:leader="dot" w:pos="8306"/>
            </w:tabs>
            <w:rPr>
              <w:ins w:id="1516" w:author="梁元" w:date="2019-05-14T19:56:46Z"/>
            </w:rPr>
          </w:pPr>
          <w:ins w:id="1517" w:author="梁元" w:date="2019-05-14T19:56:46Z">
            <w:r>
              <w:rPr/>
              <w:fldChar w:fldCharType="begin"/>
            </w:r>
          </w:ins>
          <w:ins w:id="1518" w:author="梁元" w:date="2019-05-14T19:56:46Z">
            <w:r>
              <w:rPr/>
              <w:instrText xml:space="preserve"> HYPERLINK \l _Toc11178_WPSOffice_Level2 </w:instrText>
            </w:r>
          </w:ins>
          <w:ins w:id="1519" w:author="梁元" w:date="2019-05-14T19:56:46Z">
            <w:r>
              <w:rPr/>
              <w:fldChar w:fldCharType="separate"/>
            </w:r>
          </w:ins>
          <w:customXmlInsRangeStart w:id="1521" w:author="梁元" w:date="2019-05-14T19:56:46Z"/>
          <w:sdt>
            <w:sdtPr>
              <w:rPr>
                <w:rFonts w:asciiTheme="minorHAnsi" w:hAnsiTheme="minorHAnsi" w:eastAsiaTheme="minorEastAsia" w:cstheme="minorBidi"/>
                <w:kern w:val="2"/>
                <w:sz w:val="24"/>
                <w:szCs w:val="22"/>
                <w:lang w:val="en-US" w:eastAsia="zh-CN" w:bidi="ar-SA"/>
              </w:rPr>
              <w:id w:val="147481979"/>
              <w:placeholder>
                <w:docPart w:val="{149d9727-4dda-4a1c-88fa-c46ca464654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521"/>
              <w:ins w:id="1523" w:author="梁元" w:date="2019-05-14T19:56:46Z">
                <w:r>
                  <w:rPr>
                    <w:rFonts w:hint="eastAsia" w:ascii="仿宋" w:hAnsi="仿宋" w:eastAsia="仿宋" w:cstheme="majorBidi"/>
                  </w:rPr>
                  <w:t>5. 项目中体现经验的点</w:t>
                </w:r>
              </w:ins>
              <w:customXmlInsRangeStart w:id="1525" w:author="梁元" w:date="2019-05-14T19:56:46Z"/>
            </w:sdtContent>
          </w:sdt>
          <w:customXmlInsRangeEnd w:id="1525"/>
          <w:ins w:id="1526" w:author="梁元" w:date="2019-05-14T19:56:46Z">
            <w:r>
              <w:rPr/>
              <w:tab/>
            </w:r>
          </w:ins>
          <w:ins w:id="1527" w:author="梁元" w:date="2019-05-14T19:56:54Z">
            <w:bookmarkStart w:id="102" w:name="_Toc11178_WPSOffice_Level2Page"/>
            <w:r>
              <w:rPr/>
              <w:t>4</w:t>
            </w:r>
            <w:bookmarkEnd w:id="102"/>
          </w:ins>
          <w:ins w:id="1528" w:author="梁元" w:date="2019-05-14T19:56:46Z">
            <w:r>
              <w:rPr/>
              <w:fldChar w:fldCharType="end"/>
            </w:r>
          </w:ins>
        </w:p>
        <w:p>
          <w:pPr>
            <w:pStyle w:val="40"/>
            <w:tabs>
              <w:tab w:val="right" w:leader="dot" w:pos="8306"/>
            </w:tabs>
            <w:rPr>
              <w:ins w:id="1529" w:author="梁元" w:date="2019-05-14T19:56:46Z"/>
            </w:rPr>
          </w:pPr>
          <w:ins w:id="1530" w:author="梁元" w:date="2019-05-14T19:56:46Z">
            <w:r>
              <w:rPr/>
              <w:fldChar w:fldCharType="begin"/>
            </w:r>
          </w:ins>
          <w:ins w:id="1531" w:author="梁元" w:date="2019-05-14T19:56:46Z">
            <w:r>
              <w:rPr/>
              <w:instrText xml:space="preserve"> HYPERLINK \l _Toc12492_WPSOffice_Level2 </w:instrText>
            </w:r>
          </w:ins>
          <w:ins w:id="1532" w:author="梁元" w:date="2019-05-14T19:56:46Z">
            <w:r>
              <w:rPr/>
              <w:fldChar w:fldCharType="separate"/>
            </w:r>
          </w:ins>
          <w:customXmlInsRangeStart w:id="1534" w:author="梁元" w:date="2019-05-14T19:56:46Z"/>
          <w:sdt>
            <w:sdtPr>
              <w:rPr>
                <w:rFonts w:asciiTheme="minorHAnsi" w:hAnsiTheme="minorHAnsi" w:eastAsiaTheme="minorEastAsia" w:cstheme="minorBidi"/>
                <w:kern w:val="2"/>
                <w:sz w:val="24"/>
                <w:szCs w:val="22"/>
                <w:lang w:val="en-US" w:eastAsia="zh-CN" w:bidi="ar-SA"/>
              </w:rPr>
              <w:id w:val="147481979"/>
              <w:placeholder>
                <w:docPart w:val="{6fcb2c1a-201c-41f9-965f-02d4a6fceff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534"/>
              <w:ins w:id="1536" w:author="梁元" w:date="2019-05-14T19:56:46Z">
                <w:r>
                  <w:rPr>
                    <w:rFonts w:hint="eastAsia" w:ascii="仿宋" w:hAnsi="仿宋" w:eastAsia="仿宋" w:cstheme="majorBidi"/>
                  </w:rPr>
                  <w:t>6. 论坛参考</w:t>
                </w:r>
              </w:ins>
              <w:customXmlInsRangeStart w:id="1538" w:author="梁元" w:date="2019-05-14T19:56:46Z"/>
            </w:sdtContent>
          </w:sdt>
          <w:customXmlInsRangeEnd w:id="1538"/>
          <w:ins w:id="1539" w:author="梁元" w:date="2019-05-14T19:56:46Z">
            <w:r>
              <w:rPr/>
              <w:tab/>
            </w:r>
          </w:ins>
          <w:ins w:id="1540" w:author="梁元" w:date="2019-05-14T19:56:54Z">
            <w:bookmarkStart w:id="103" w:name="_Toc12492_WPSOffice_Level2Page"/>
            <w:r>
              <w:rPr/>
              <w:t>4</w:t>
            </w:r>
            <w:bookmarkEnd w:id="103"/>
          </w:ins>
          <w:ins w:id="1541" w:author="梁元" w:date="2019-05-14T19:56:46Z">
            <w:r>
              <w:rPr/>
              <w:fldChar w:fldCharType="end"/>
            </w:r>
          </w:ins>
        </w:p>
        <w:p>
          <w:pPr>
            <w:pStyle w:val="39"/>
            <w:tabs>
              <w:tab w:val="right" w:leader="dot" w:pos="8306"/>
            </w:tabs>
            <w:rPr>
              <w:ins w:id="1542" w:author="梁元" w:date="2019-05-14T19:56:47Z"/>
            </w:rPr>
          </w:pPr>
          <w:ins w:id="1543" w:author="梁元" w:date="2019-05-14T19:56:47Z">
            <w:r>
              <w:rPr>
                <w:b/>
                <w:bCs/>
              </w:rPr>
              <w:fldChar w:fldCharType="begin"/>
            </w:r>
          </w:ins>
          <w:ins w:id="1544" w:author="梁元" w:date="2019-05-14T19:56:47Z">
            <w:r>
              <w:rPr/>
              <w:instrText xml:space="preserve"> HYPERLINK \l _Toc12076_WPSOffice_Level1 </w:instrText>
            </w:r>
          </w:ins>
          <w:ins w:id="1545" w:author="梁元" w:date="2019-05-14T19:56:47Z">
            <w:r>
              <w:rPr>
                <w:b/>
                <w:bCs/>
              </w:rPr>
              <w:fldChar w:fldCharType="separate"/>
            </w:r>
          </w:ins>
          <w:customXmlInsRangeStart w:id="1547" w:author="梁元" w:date="2019-05-14T19:56:47Z"/>
          <w:sdt>
            <w:sdtPr>
              <w:rPr>
                <w:rFonts w:asciiTheme="minorHAnsi" w:hAnsiTheme="minorHAnsi" w:eastAsiaTheme="minorEastAsia" w:cstheme="minorBidi"/>
                <w:b/>
                <w:bCs/>
                <w:kern w:val="2"/>
                <w:sz w:val="24"/>
                <w:szCs w:val="22"/>
                <w:lang w:val="en-US" w:eastAsia="zh-CN" w:bidi="ar-SA"/>
              </w:rPr>
              <w:id w:val="147481976"/>
              <w:placeholder>
                <w:docPart w:val="{9d6fc2c5-64f4-4539-9a10-bc3c264c89a0}"/>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547"/>
              <w:ins w:id="1549" w:author="梁元" w:date="2019-05-14T19:56:47Z">
                <w:r>
                  <w:rPr>
                    <w:rFonts w:ascii="仿宋" w:hAnsi="仿宋" w:eastAsia="仿宋" w:cstheme="minorBidi"/>
                    <w:b/>
                    <w:bCs/>
                  </w:rPr>
                  <w:t xml:space="preserve">十六、 </w:t>
                </w:r>
              </w:ins>
              <w:ins w:id="1550" w:author="梁元" w:date="2019-05-14T19:56:47Z">
                <w:r>
                  <w:rPr>
                    <w:rFonts w:hint="eastAsia" w:ascii="仿宋" w:hAnsi="仿宋" w:eastAsia="仿宋" w:cstheme="minorBidi"/>
                    <w:b/>
                    <w:bCs/>
                  </w:rPr>
                  <w:t>简述前端性能优化的措施？</w:t>
                </w:r>
              </w:ins>
              <w:customXmlInsRangeStart w:id="1552" w:author="梁元" w:date="2019-05-14T19:56:47Z"/>
            </w:sdtContent>
          </w:sdt>
          <w:customXmlInsRangeEnd w:id="1552"/>
          <w:ins w:id="1553" w:author="梁元" w:date="2019-05-14T19:56:47Z">
            <w:r>
              <w:rPr>
                <w:b/>
                <w:bCs/>
              </w:rPr>
              <w:tab/>
            </w:r>
          </w:ins>
          <w:ins w:id="1554" w:author="梁元" w:date="2019-05-14T19:56:54Z">
            <w:bookmarkStart w:id="104" w:name="_Toc12076_WPSOffice_Level1Page"/>
            <w:r>
              <w:rPr>
                <w:b/>
                <w:bCs/>
              </w:rPr>
              <w:t>4</w:t>
            </w:r>
            <w:bookmarkEnd w:id="104"/>
          </w:ins>
          <w:ins w:id="1555" w:author="梁元" w:date="2019-05-14T19:56:47Z">
            <w:r>
              <w:rPr>
                <w:b/>
                <w:bCs/>
              </w:rPr>
              <w:fldChar w:fldCharType="end"/>
            </w:r>
          </w:ins>
        </w:p>
        <w:p>
          <w:pPr>
            <w:pStyle w:val="40"/>
            <w:tabs>
              <w:tab w:val="right" w:leader="dot" w:pos="8306"/>
            </w:tabs>
            <w:rPr>
              <w:ins w:id="1556" w:author="梁元" w:date="2019-05-14T19:56:47Z"/>
            </w:rPr>
          </w:pPr>
          <w:ins w:id="1557" w:author="梁元" w:date="2019-05-14T19:56:47Z">
            <w:r>
              <w:rPr/>
              <w:fldChar w:fldCharType="begin"/>
            </w:r>
          </w:ins>
          <w:ins w:id="1558" w:author="梁元" w:date="2019-05-14T19:56:47Z">
            <w:r>
              <w:rPr/>
              <w:instrText xml:space="preserve"> HYPERLINK \l _Toc23075_WPSOffice_Level2 </w:instrText>
            </w:r>
          </w:ins>
          <w:ins w:id="1559" w:author="梁元" w:date="2019-05-14T19:56:47Z">
            <w:r>
              <w:rPr/>
              <w:fldChar w:fldCharType="separate"/>
            </w:r>
          </w:ins>
          <w:customXmlInsRangeStart w:id="1561" w:author="梁元" w:date="2019-05-14T19:56:47Z"/>
          <w:sdt>
            <w:sdtPr>
              <w:rPr>
                <w:rFonts w:asciiTheme="minorHAnsi" w:hAnsiTheme="minorHAnsi" w:eastAsiaTheme="minorEastAsia" w:cstheme="minorBidi"/>
                <w:kern w:val="2"/>
                <w:sz w:val="24"/>
                <w:szCs w:val="22"/>
                <w:lang w:val="en-US" w:eastAsia="zh-CN" w:bidi="ar-SA"/>
              </w:rPr>
              <w:id w:val="147481976"/>
              <w:placeholder>
                <w:docPart w:val="{5a1bbb27-7652-4027-b469-8fdd6244493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561"/>
              <w:ins w:id="1563" w:author="梁元" w:date="2019-05-14T19:56:47Z">
                <w:r>
                  <w:rPr>
                    <w:rFonts w:ascii="仿宋" w:hAnsi="仿宋" w:eastAsia="仿宋" w:cstheme="majorBidi"/>
                  </w:rPr>
                  <w:t xml:space="preserve">1. </w:t>
                </w:r>
              </w:ins>
              <w:ins w:id="1564" w:author="梁元" w:date="2019-05-14T19:56:47Z">
                <w:r>
                  <w:rPr>
                    <w:rFonts w:hint="eastAsia" w:ascii="仿宋" w:hAnsi="仿宋" w:eastAsia="仿宋" w:cstheme="majorBidi"/>
                  </w:rPr>
                  <w:t>通常解法</w:t>
                </w:r>
              </w:ins>
              <w:customXmlInsRangeStart w:id="1566" w:author="梁元" w:date="2019-05-14T19:56:47Z"/>
            </w:sdtContent>
          </w:sdt>
          <w:customXmlInsRangeEnd w:id="1566"/>
          <w:ins w:id="1567" w:author="梁元" w:date="2019-05-14T19:56:47Z">
            <w:r>
              <w:rPr/>
              <w:tab/>
            </w:r>
          </w:ins>
          <w:ins w:id="1568" w:author="梁元" w:date="2019-05-14T19:56:54Z">
            <w:bookmarkStart w:id="105" w:name="_Toc23075_WPSOffice_Level2Page"/>
            <w:r>
              <w:rPr/>
              <w:t>4</w:t>
            </w:r>
            <w:bookmarkEnd w:id="105"/>
          </w:ins>
          <w:ins w:id="1569" w:author="梁元" w:date="2019-05-14T19:56:47Z">
            <w:r>
              <w:rPr/>
              <w:fldChar w:fldCharType="end"/>
            </w:r>
          </w:ins>
        </w:p>
        <w:p>
          <w:pPr>
            <w:pStyle w:val="40"/>
            <w:tabs>
              <w:tab w:val="right" w:leader="dot" w:pos="8306"/>
            </w:tabs>
            <w:rPr>
              <w:ins w:id="1570" w:author="梁元" w:date="2019-05-14T19:56:47Z"/>
            </w:rPr>
          </w:pPr>
          <w:ins w:id="1571" w:author="梁元" w:date="2019-05-14T19:56:47Z">
            <w:r>
              <w:rPr/>
              <w:fldChar w:fldCharType="begin"/>
            </w:r>
          </w:ins>
          <w:ins w:id="1572" w:author="梁元" w:date="2019-05-14T19:56:47Z">
            <w:r>
              <w:rPr/>
              <w:instrText xml:space="preserve"> HYPERLINK \l _Toc32729_WPSOffice_Level2 </w:instrText>
            </w:r>
          </w:ins>
          <w:ins w:id="1573" w:author="梁元" w:date="2019-05-14T19:56:47Z">
            <w:r>
              <w:rPr/>
              <w:fldChar w:fldCharType="separate"/>
            </w:r>
          </w:ins>
          <w:customXmlInsRangeStart w:id="1575" w:author="梁元" w:date="2019-05-14T19:56:47Z"/>
          <w:sdt>
            <w:sdtPr>
              <w:rPr>
                <w:rFonts w:asciiTheme="minorHAnsi" w:hAnsiTheme="minorHAnsi" w:eastAsiaTheme="minorEastAsia" w:cstheme="minorBidi"/>
                <w:kern w:val="2"/>
                <w:sz w:val="24"/>
                <w:szCs w:val="22"/>
                <w:lang w:val="en-US" w:eastAsia="zh-CN" w:bidi="ar-SA"/>
              </w:rPr>
              <w:id w:val="147481976"/>
              <w:placeholder>
                <w:docPart w:val="{c4059d1f-b25f-477d-b515-5076624d852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575"/>
              <w:ins w:id="1577" w:author="梁元" w:date="2019-05-14T19:56:47Z">
                <w:r>
                  <w:rPr>
                    <w:rFonts w:ascii="仿宋" w:hAnsi="仿宋" w:eastAsia="仿宋" w:cstheme="majorBidi"/>
                  </w:rPr>
                  <w:t xml:space="preserve">2. </w:t>
                </w:r>
              </w:ins>
              <w:ins w:id="1578" w:author="梁元" w:date="2019-05-14T19:56:47Z">
                <w:r>
                  <w:rPr>
                    <w:rFonts w:hint="eastAsia" w:ascii="仿宋" w:hAnsi="仿宋" w:eastAsia="仿宋" w:cstheme="majorBidi"/>
                  </w:rPr>
                  <w:t>通用大牛级解法</w:t>
                </w:r>
              </w:ins>
              <w:customXmlInsRangeStart w:id="1580" w:author="梁元" w:date="2019-05-14T19:56:47Z"/>
            </w:sdtContent>
          </w:sdt>
          <w:customXmlInsRangeEnd w:id="1580"/>
          <w:ins w:id="1581" w:author="梁元" w:date="2019-05-14T19:56:47Z">
            <w:r>
              <w:rPr/>
              <w:tab/>
            </w:r>
          </w:ins>
          <w:ins w:id="1582" w:author="梁元" w:date="2019-05-14T19:56:54Z">
            <w:bookmarkStart w:id="106" w:name="_Toc32729_WPSOffice_Level2Page"/>
            <w:r>
              <w:rPr/>
              <w:t>5</w:t>
            </w:r>
            <w:bookmarkEnd w:id="106"/>
          </w:ins>
          <w:ins w:id="1583" w:author="梁元" w:date="2019-05-14T19:56:47Z">
            <w:r>
              <w:rPr/>
              <w:fldChar w:fldCharType="end"/>
            </w:r>
          </w:ins>
        </w:p>
        <w:p>
          <w:pPr>
            <w:pStyle w:val="40"/>
            <w:tabs>
              <w:tab w:val="right" w:leader="dot" w:pos="8306"/>
            </w:tabs>
            <w:rPr>
              <w:ins w:id="1584" w:author="梁元" w:date="2019-05-14T19:56:47Z"/>
            </w:rPr>
          </w:pPr>
          <w:ins w:id="1585" w:author="梁元" w:date="2019-05-14T19:56:47Z">
            <w:r>
              <w:rPr/>
              <w:fldChar w:fldCharType="begin"/>
            </w:r>
          </w:ins>
          <w:ins w:id="1586" w:author="梁元" w:date="2019-05-14T19:56:47Z">
            <w:r>
              <w:rPr/>
              <w:instrText xml:space="preserve"> HYPERLINK \l _Toc13766_WPSOffice_Level2 </w:instrText>
            </w:r>
          </w:ins>
          <w:ins w:id="1587" w:author="梁元" w:date="2019-05-14T19:56:47Z">
            <w:r>
              <w:rPr/>
              <w:fldChar w:fldCharType="separate"/>
            </w:r>
          </w:ins>
          <w:customXmlInsRangeStart w:id="1589" w:author="梁元" w:date="2019-05-14T19:56:47Z"/>
          <w:sdt>
            <w:sdtPr>
              <w:rPr>
                <w:rFonts w:asciiTheme="minorHAnsi" w:hAnsiTheme="minorHAnsi" w:eastAsiaTheme="minorEastAsia" w:cstheme="minorBidi"/>
                <w:kern w:val="2"/>
                <w:sz w:val="24"/>
                <w:szCs w:val="22"/>
                <w:lang w:val="en-US" w:eastAsia="zh-CN" w:bidi="ar-SA"/>
              </w:rPr>
              <w:id w:val="147481976"/>
              <w:placeholder>
                <w:docPart w:val="{701e3026-11a8-4826-8937-bb61c7890dd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589"/>
              <w:ins w:id="1591" w:author="梁元" w:date="2019-05-14T19:56:47Z">
                <w:r>
                  <w:rPr>
                    <w:rFonts w:ascii="仿宋" w:hAnsi="仿宋" w:eastAsia="仿宋" w:cstheme="majorBidi"/>
                  </w:rPr>
                  <w:t xml:space="preserve">3. </w:t>
                </w:r>
              </w:ins>
              <w:ins w:id="1592" w:author="梁元" w:date="2019-05-14T19:56:47Z">
                <w:r>
                  <w:rPr>
                    <w:rFonts w:hint="eastAsia" w:ascii="仿宋" w:hAnsi="仿宋" w:eastAsia="仿宋" w:cstheme="majorBidi"/>
                  </w:rPr>
                  <w:t>解法对比及优缺点</w:t>
                </w:r>
              </w:ins>
              <w:customXmlInsRangeStart w:id="1594" w:author="梁元" w:date="2019-05-14T19:56:47Z"/>
            </w:sdtContent>
          </w:sdt>
          <w:customXmlInsRangeEnd w:id="1594"/>
          <w:ins w:id="1595" w:author="梁元" w:date="2019-05-14T19:56:47Z">
            <w:r>
              <w:rPr/>
              <w:tab/>
            </w:r>
          </w:ins>
          <w:ins w:id="1596" w:author="梁元" w:date="2019-05-14T19:56:54Z">
            <w:bookmarkStart w:id="107" w:name="_Toc13766_WPSOffice_Level2Page"/>
            <w:r>
              <w:rPr/>
              <w:t>6</w:t>
            </w:r>
            <w:bookmarkEnd w:id="107"/>
          </w:ins>
          <w:ins w:id="1597" w:author="梁元" w:date="2019-05-14T19:56:47Z">
            <w:r>
              <w:rPr/>
              <w:fldChar w:fldCharType="end"/>
            </w:r>
          </w:ins>
        </w:p>
        <w:p>
          <w:pPr>
            <w:pStyle w:val="40"/>
            <w:tabs>
              <w:tab w:val="right" w:leader="dot" w:pos="8306"/>
            </w:tabs>
            <w:rPr>
              <w:ins w:id="1598" w:author="梁元" w:date="2019-05-14T19:56:47Z"/>
            </w:rPr>
          </w:pPr>
          <w:ins w:id="1599" w:author="梁元" w:date="2019-05-14T19:56:47Z">
            <w:r>
              <w:rPr/>
              <w:fldChar w:fldCharType="begin"/>
            </w:r>
          </w:ins>
          <w:ins w:id="1600" w:author="梁元" w:date="2019-05-14T19:56:47Z">
            <w:r>
              <w:rPr/>
              <w:instrText xml:space="preserve"> HYPERLINK \l _Toc17598_WPSOffice_Level2 </w:instrText>
            </w:r>
          </w:ins>
          <w:ins w:id="1601" w:author="梁元" w:date="2019-05-14T19:56:47Z">
            <w:r>
              <w:rPr/>
              <w:fldChar w:fldCharType="separate"/>
            </w:r>
          </w:ins>
          <w:customXmlInsRangeStart w:id="1603" w:author="梁元" w:date="2019-05-14T19:56:47Z"/>
          <w:sdt>
            <w:sdtPr>
              <w:rPr>
                <w:rFonts w:asciiTheme="minorHAnsi" w:hAnsiTheme="minorHAnsi" w:eastAsiaTheme="minorEastAsia" w:cstheme="minorBidi"/>
                <w:kern w:val="2"/>
                <w:sz w:val="24"/>
                <w:szCs w:val="22"/>
                <w:lang w:val="en-US" w:eastAsia="zh-CN" w:bidi="ar-SA"/>
              </w:rPr>
              <w:id w:val="147481976"/>
              <w:placeholder>
                <w:docPart w:val="{6552ab02-07c5-42b9-8eb2-fcfcc8909f7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603"/>
              <w:ins w:id="1605" w:author="梁元" w:date="2019-05-14T19:56:47Z">
                <w:r>
                  <w:rPr>
                    <w:rFonts w:ascii="仿宋" w:hAnsi="仿宋" w:eastAsia="仿宋" w:cstheme="majorBidi"/>
                  </w:rPr>
                  <w:t xml:space="preserve">4. </w:t>
                </w:r>
              </w:ins>
              <w:ins w:id="1606" w:author="梁元" w:date="2019-05-14T19:56:47Z">
                <w:r>
                  <w:rPr>
                    <w:rFonts w:hint="eastAsia" w:ascii="仿宋" w:hAnsi="仿宋" w:eastAsia="仿宋" w:cstheme="majorBidi"/>
                  </w:rPr>
                  <w:t>延伸及扩展问题回答参考</w:t>
                </w:r>
              </w:ins>
              <w:customXmlInsRangeStart w:id="1608" w:author="梁元" w:date="2019-05-14T19:56:47Z"/>
            </w:sdtContent>
          </w:sdt>
          <w:customXmlInsRangeEnd w:id="1608"/>
          <w:ins w:id="1609" w:author="梁元" w:date="2019-05-14T19:56:47Z">
            <w:r>
              <w:rPr/>
              <w:tab/>
            </w:r>
          </w:ins>
          <w:ins w:id="1610" w:author="梁元" w:date="2019-05-14T19:56:54Z">
            <w:bookmarkStart w:id="108" w:name="_Toc17598_WPSOffice_Level2Page"/>
            <w:r>
              <w:rPr/>
              <w:t>6</w:t>
            </w:r>
            <w:bookmarkEnd w:id="108"/>
          </w:ins>
          <w:ins w:id="1611" w:author="梁元" w:date="2019-05-14T19:56:47Z">
            <w:r>
              <w:rPr/>
              <w:fldChar w:fldCharType="end"/>
            </w:r>
          </w:ins>
        </w:p>
        <w:p>
          <w:pPr>
            <w:pStyle w:val="40"/>
            <w:tabs>
              <w:tab w:val="right" w:leader="dot" w:pos="8306"/>
            </w:tabs>
            <w:rPr>
              <w:ins w:id="1612" w:author="梁元" w:date="2019-05-14T19:56:47Z"/>
            </w:rPr>
          </w:pPr>
          <w:ins w:id="1613" w:author="梁元" w:date="2019-05-14T19:56:47Z">
            <w:r>
              <w:rPr/>
              <w:fldChar w:fldCharType="begin"/>
            </w:r>
          </w:ins>
          <w:ins w:id="1614" w:author="梁元" w:date="2019-05-14T19:56:47Z">
            <w:r>
              <w:rPr/>
              <w:instrText xml:space="preserve"> HYPERLINK \l _Toc21453_WPSOffice_Level2 </w:instrText>
            </w:r>
          </w:ins>
          <w:ins w:id="1615" w:author="梁元" w:date="2019-05-14T19:56:47Z">
            <w:r>
              <w:rPr/>
              <w:fldChar w:fldCharType="separate"/>
            </w:r>
          </w:ins>
          <w:customXmlInsRangeStart w:id="1617" w:author="梁元" w:date="2019-05-14T19:56:47Z"/>
          <w:sdt>
            <w:sdtPr>
              <w:rPr>
                <w:rFonts w:asciiTheme="minorHAnsi" w:hAnsiTheme="minorHAnsi" w:eastAsiaTheme="minorEastAsia" w:cstheme="minorBidi"/>
                <w:kern w:val="2"/>
                <w:sz w:val="24"/>
                <w:szCs w:val="22"/>
                <w:lang w:val="en-US" w:eastAsia="zh-CN" w:bidi="ar-SA"/>
              </w:rPr>
              <w:id w:val="147481976"/>
              <w:placeholder>
                <w:docPart w:val="{5fb1ef5b-a00b-499d-9e62-fc543bf3f64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617"/>
              <w:ins w:id="1619" w:author="梁元" w:date="2019-05-14T19:56:47Z">
                <w:r>
                  <w:rPr>
                    <w:rFonts w:ascii="仿宋" w:hAnsi="仿宋" w:eastAsia="仿宋" w:cstheme="majorBidi"/>
                  </w:rPr>
                  <w:t xml:space="preserve">5. </w:t>
                </w:r>
              </w:ins>
              <w:ins w:id="1620" w:author="梁元" w:date="2019-05-14T19:56:47Z">
                <w:r>
                  <w:rPr>
                    <w:rFonts w:hint="eastAsia" w:ascii="仿宋" w:hAnsi="仿宋" w:eastAsia="仿宋" w:cstheme="majorBidi"/>
                  </w:rPr>
                  <w:t>项目中体现经验的点</w:t>
                </w:r>
              </w:ins>
              <w:customXmlInsRangeStart w:id="1622" w:author="梁元" w:date="2019-05-14T19:56:47Z"/>
            </w:sdtContent>
          </w:sdt>
          <w:customXmlInsRangeEnd w:id="1622"/>
          <w:ins w:id="1623" w:author="梁元" w:date="2019-05-14T19:56:47Z">
            <w:r>
              <w:rPr/>
              <w:tab/>
            </w:r>
          </w:ins>
          <w:ins w:id="1624" w:author="梁元" w:date="2019-05-14T19:56:54Z">
            <w:bookmarkStart w:id="109" w:name="_Toc21453_WPSOffice_Level2Page"/>
            <w:r>
              <w:rPr/>
              <w:t>8</w:t>
            </w:r>
            <w:bookmarkEnd w:id="109"/>
          </w:ins>
          <w:ins w:id="1625" w:author="梁元" w:date="2019-05-14T19:56:47Z">
            <w:r>
              <w:rPr/>
              <w:fldChar w:fldCharType="end"/>
            </w:r>
          </w:ins>
        </w:p>
        <w:p>
          <w:pPr>
            <w:pStyle w:val="40"/>
            <w:tabs>
              <w:tab w:val="right" w:leader="dot" w:pos="8306"/>
            </w:tabs>
            <w:rPr>
              <w:ins w:id="1626" w:author="梁元" w:date="2019-05-14T19:56:47Z"/>
            </w:rPr>
          </w:pPr>
          <w:ins w:id="1627" w:author="梁元" w:date="2019-05-14T19:56:47Z">
            <w:r>
              <w:rPr/>
              <w:fldChar w:fldCharType="begin"/>
            </w:r>
          </w:ins>
          <w:ins w:id="1628" w:author="梁元" w:date="2019-05-14T19:56:47Z">
            <w:r>
              <w:rPr/>
              <w:instrText xml:space="preserve"> HYPERLINK \l _Toc18477_WPSOffice_Level2 </w:instrText>
            </w:r>
          </w:ins>
          <w:ins w:id="1629" w:author="梁元" w:date="2019-05-14T19:56:47Z">
            <w:r>
              <w:rPr/>
              <w:fldChar w:fldCharType="separate"/>
            </w:r>
          </w:ins>
          <w:customXmlInsRangeStart w:id="1631" w:author="梁元" w:date="2019-05-14T19:56:47Z"/>
          <w:sdt>
            <w:sdtPr>
              <w:rPr>
                <w:rFonts w:asciiTheme="minorHAnsi" w:hAnsiTheme="minorHAnsi" w:eastAsiaTheme="minorEastAsia" w:cstheme="minorBidi"/>
                <w:kern w:val="2"/>
                <w:sz w:val="24"/>
                <w:szCs w:val="22"/>
                <w:lang w:val="en-US" w:eastAsia="zh-CN" w:bidi="ar-SA"/>
              </w:rPr>
              <w:id w:val="147481976"/>
              <w:placeholder>
                <w:docPart w:val="{511bf13f-c206-4b39-9893-3fb9ef04502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631"/>
              <w:ins w:id="1633" w:author="梁元" w:date="2019-05-14T19:56:47Z">
                <w:r>
                  <w:rPr>
                    <w:rFonts w:hint="eastAsia" w:ascii="仿宋" w:hAnsi="仿宋" w:eastAsia="仿宋" w:cstheme="majorBidi"/>
                  </w:rPr>
                  <w:t>6</w:t>
                </w:r>
              </w:ins>
              <w:ins w:id="1634" w:author="梁元" w:date="2019-05-14T19:56:47Z">
                <w:r>
                  <w:rPr>
                    <w:rFonts w:ascii="仿宋" w:hAnsi="仿宋" w:eastAsia="仿宋" w:cstheme="majorBidi"/>
                  </w:rPr>
                  <w:t>.</w:t>
                </w:r>
              </w:ins>
              <w:ins w:id="1635" w:author="梁元" w:date="2019-05-14T19:56:47Z">
                <w:r>
                  <w:rPr>
                    <w:rFonts w:hint="eastAsia" w:ascii="仿宋" w:hAnsi="仿宋" w:eastAsia="仿宋" w:cstheme="majorBidi"/>
                  </w:rPr>
                  <w:t>论坛参考</w:t>
                </w:r>
              </w:ins>
              <w:customXmlInsRangeStart w:id="1637" w:author="梁元" w:date="2019-05-14T19:56:47Z"/>
            </w:sdtContent>
          </w:sdt>
          <w:customXmlInsRangeEnd w:id="1637"/>
          <w:ins w:id="1638" w:author="梁元" w:date="2019-05-14T19:56:47Z">
            <w:r>
              <w:rPr/>
              <w:tab/>
            </w:r>
          </w:ins>
          <w:ins w:id="1639" w:author="梁元" w:date="2019-05-14T19:56:54Z">
            <w:bookmarkStart w:id="110" w:name="_Toc18477_WPSOffice_Level2Page"/>
            <w:r>
              <w:rPr/>
              <w:t>8</w:t>
            </w:r>
            <w:bookmarkEnd w:id="110"/>
          </w:ins>
          <w:ins w:id="1640" w:author="梁元" w:date="2019-05-14T19:56:47Z">
            <w:r>
              <w:rPr/>
              <w:fldChar w:fldCharType="end"/>
            </w:r>
          </w:ins>
        </w:p>
        <w:p>
          <w:pPr>
            <w:pStyle w:val="39"/>
            <w:tabs>
              <w:tab w:val="right" w:leader="dot" w:pos="8306"/>
            </w:tabs>
            <w:rPr>
              <w:ins w:id="1641" w:author="梁元" w:date="2019-05-14T19:56:47Z"/>
            </w:rPr>
          </w:pPr>
          <w:ins w:id="1642" w:author="梁元" w:date="2019-05-14T19:56:47Z">
            <w:r>
              <w:rPr>
                <w:b/>
                <w:bCs/>
              </w:rPr>
              <w:fldChar w:fldCharType="begin"/>
            </w:r>
          </w:ins>
          <w:ins w:id="1643" w:author="梁元" w:date="2019-05-14T19:56:47Z">
            <w:r>
              <w:rPr/>
              <w:instrText xml:space="preserve"> HYPERLINK \l _Toc23075_WPSOffice_Level1 </w:instrText>
            </w:r>
          </w:ins>
          <w:ins w:id="1644" w:author="梁元" w:date="2019-05-14T19:56:47Z">
            <w:r>
              <w:rPr>
                <w:b/>
                <w:bCs/>
              </w:rPr>
              <w:fldChar w:fldCharType="separate"/>
            </w:r>
          </w:ins>
          <w:customXmlInsRangeStart w:id="1646" w:author="梁元" w:date="2019-05-14T19:56:47Z"/>
          <w:sdt>
            <w:sdtPr>
              <w:rPr>
                <w:rFonts w:asciiTheme="minorHAnsi" w:hAnsiTheme="minorHAnsi" w:eastAsiaTheme="minorEastAsia" w:cstheme="minorBidi"/>
                <w:b/>
                <w:bCs/>
                <w:kern w:val="2"/>
                <w:sz w:val="24"/>
                <w:szCs w:val="22"/>
                <w:lang w:val="en-US" w:eastAsia="zh-CN" w:bidi="ar-SA"/>
              </w:rPr>
              <w:id w:val="147481976"/>
              <w:placeholder>
                <w:docPart w:val="{77412b47-8967-49d3-9bf6-4a21fa4430e1}"/>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646"/>
              <w:ins w:id="1648" w:author="梁元" w:date="2019-05-14T19:56:47Z">
                <w:r>
                  <w:rPr>
                    <w:rFonts w:ascii="仿宋" w:hAnsi="仿宋" w:eastAsia="仿宋" w:cstheme="minorBidi"/>
                    <w:b/>
                    <w:bCs/>
                  </w:rPr>
                  <w:t xml:space="preserve">十七、 </w:t>
                </w:r>
              </w:ins>
              <w:ins w:id="1649" w:author="梁元" w:date="2019-05-14T19:56:47Z">
                <w:r>
                  <w:rPr>
                    <w:rFonts w:hint="eastAsia" w:ascii="仿宋" w:hAnsi="仿宋" w:eastAsia="仿宋" w:cstheme="minorBidi"/>
                    <w:b/>
                    <w:bCs/>
                  </w:rPr>
                  <w:t>你是如何解决移动端适配问题？</w:t>
                </w:r>
              </w:ins>
              <w:customXmlInsRangeStart w:id="1651" w:author="梁元" w:date="2019-05-14T19:56:47Z"/>
            </w:sdtContent>
          </w:sdt>
          <w:customXmlInsRangeEnd w:id="1651"/>
          <w:ins w:id="1652" w:author="梁元" w:date="2019-05-14T19:56:47Z">
            <w:r>
              <w:rPr>
                <w:b/>
                <w:bCs/>
              </w:rPr>
              <w:tab/>
            </w:r>
          </w:ins>
          <w:ins w:id="1653" w:author="梁元" w:date="2019-05-14T19:56:54Z">
            <w:bookmarkStart w:id="111" w:name="_Toc23075_WPSOffice_Level1Page"/>
            <w:r>
              <w:rPr>
                <w:b/>
                <w:bCs/>
              </w:rPr>
              <w:t>8</w:t>
            </w:r>
            <w:bookmarkEnd w:id="111"/>
          </w:ins>
          <w:ins w:id="1654" w:author="梁元" w:date="2019-05-14T19:56:47Z">
            <w:r>
              <w:rPr>
                <w:b/>
                <w:bCs/>
              </w:rPr>
              <w:fldChar w:fldCharType="end"/>
            </w:r>
          </w:ins>
        </w:p>
        <w:p>
          <w:pPr>
            <w:pStyle w:val="40"/>
            <w:tabs>
              <w:tab w:val="right" w:leader="dot" w:pos="8306"/>
            </w:tabs>
            <w:rPr>
              <w:ins w:id="1655" w:author="梁元" w:date="2019-05-14T19:56:47Z"/>
            </w:rPr>
          </w:pPr>
          <w:ins w:id="1656" w:author="梁元" w:date="2019-05-14T19:56:47Z">
            <w:r>
              <w:rPr/>
              <w:fldChar w:fldCharType="begin"/>
            </w:r>
          </w:ins>
          <w:ins w:id="1657" w:author="梁元" w:date="2019-05-14T19:56:47Z">
            <w:r>
              <w:rPr/>
              <w:instrText xml:space="preserve"> HYPERLINK \l _Toc17944_WPSOffice_Level2 </w:instrText>
            </w:r>
          </w:ins>
          <w:ins w:id="1658" w:author="梁元" w:date="2019-05-14T19:56:47Z">
            <w:r>
              <w:rPr/>
              <w:fldChar w:fldCharType="separate"/>
            </w:r>
          </w:ins>
          <w:customXmlInsRangeStart w:id="1660" w:author="梁元" w:date="2019-05-14T19:56:47Z"/>
          <w:sdt>
            <w:sdtPr>
              <w:rPr>
                <w:rFonts w:asciiTheme="minorHAnsi" w:hAnsiTheme="minorHAnsi" w:eastAsiaTheme="minorEastAsia" w:cstheme="minorBidi"/>
                <w:kern w:val="2"/>
                <w:sz w:val="24"/>
                <w:szCs w:val="22"/>
                <w:lang w:val="en-US" w:eastAsia="zh-CN" w:bidi="ar-SA"/>
              </w:rPr>
              <w:id w:val="147481976"/>
              <w:placeholder>
                <w:docPart w:val="{b5423d04-c561-4bd0-9fb9-1f5bb222459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660"/>
              <w:ins w:id="1662" w:author="梁元" w:date="2019-05-14T19:56:47Z">
                <w:r>
                  <w:rPr>
                    <w:rFonts w:ascii="仿宋" w:hAnsi="仿宋" w:eastAsia="仿宋" w:cstheme="majorBidi"/>
                  </w:rPr>
                  <w:t xml:space="preserve">1. </w:t>
                </w:r>
              </w:ins>
              <w:ins w:id="1663" w:author="梁元" w:date="2019-05-14T19:56:47Z">
                <w:r>
                  <w:rPr>
                    <w:rFonts w:hint="eastAsia" w:ascii="仿宋" w:hAnsi="仿宋" w:eastAsia="仿宋" w:cstheme="majorBidi"/>
                  </w:rPr>
                  <w:t>通常解法</w:t>
                </w:r>
              </w:ins>
              <w:customXmlInsRangeStart w:id="1665" w:author="梁元" w:date="2019-05-14T19:56:47Z"/>
            </w:sdtContent>
          </w:sdt>
          <w:customXmlInsRangeEnd w:id="1665"/>
          <w:ins w:id="1666" w:author="梁元" w:date="2019-05-14T19:56:47Z">
            <w:r>
              <w:rPr/>
              <w:tab/>
            </w:r>
          </w:ins>
          <w:ins w:id="1667" w:author="梁元" w:date="2019-05-14T19:56:54Z">
            <w:bookmarkStart w:id="112" w:name="_Toc17944_WPSOffice_Level2Page"/>
            <w:r>
              <w:rPr/>
              <w:t>8</w:t>
            </w:r>
            <w:bookmarkEnd w:id="112"/>
          </w:ins>
          <w:ins w:id="1668" w:author="梁元" w:date="2019-05-14T19:56:47Z">
            <w:r>
              <w:rPr/>
              <w:fldChar w:fldCharType="end"/>
            </w:r>
          </w:ins>
        </w:p>
        <w:p>
          <w:pPr>
            <w:pStyle w:val="40"/>
            <w:tabs>
              <w:tab w:val="right" w:leader="dot" w:pos="8306"/>
            </w:tabs>
            <w:rPr>
              <w:ins w:id="1669" w:author="梁元" w:date="2019-05-14T19:56:47Z"/>
            </w:rPr>
          </w:pPr>
          <w:ins w:id="1670" w:author="梁元" w:date="2019-05-14T19:56:47Z">
            <w:r>
              <w:rPr/>
              <w:fldChar w:fldCharType="begin"/>
            </w:r>
          </w:ins>
          <w:ins w:id="1671" w:author="梁元" w:date="2019-05-14T19:56:47Z">
            <w:r>
              <w:rPr/>
              <w:instrText xml:space="preserve"> HYPERLINK \l _Toc15395_WPSOffice_Level2 </w:instrText>
            </w:r>
          </w:ins>
          <w:ins w:id="1672" w:author="梁元" w:date="2019-05-14T19:56:47Z">
            <w:r>
              <w:rPr/>
              <w:fldChar w:fldCharType="separate"/>
            </w:r>
          </w:ins>
          <w:customXmlInsRangeStart w:id="1674" w:author="梁元" w:date="2019-05-14T19:56:47Z"/>
          <w:sdt>
            <w:sdtPr>
              <w:rPr>
                <w:rFonts w:asciiTheme="minorHAnsi" w:hAnsiTheme="minorHAnsi" w:eastAsiaTheme="minorEastAsia" w:cstheme="minorBidi"/>
                <w:kern w:val="2"/>
                <w:sz w:val="24"/>
                <w:szCs w:val="22"/>
                <w:lang w:val="en-US" w:eastAsia="zh-CN" w:bidi="ar-SA"/>
              </w:rPr>
              <w:id w:val="147481976"/>
              <w:placeholder>
                <w:docPart w:val="{6350b5c7-5783-4000-a5a3-c5c8b6dd1a6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674"/>
              <w:ins w:id="1676" w:author="梁元" w:date="2019-05-14T19:56:47Z">
                <w:r>
                  <w:rPr>
                    <w:rFonts w:ascii="仿宋" w:hAnsi="仿宋" w:eastAsia="仿宋" w:cs="Times New Roman"/>
                  </w:rPr>
                  <w:t xml:space="preserve">2. </w:t>
                </w:r>
              </w:ins>
              <w:ins w:id="1677" w:author="梁元" w:date="2019-05-14T19:56:47Z">
                <w:r>
                  <w:rPr>
                    <w:rFonts w:hint="eastAsia" w:ascii="仿宋" w:hAnsi="仿宋" w:eastAsia="仿宋" w:cstheme="majorBidi"/>
                  </w:rPr>
                  <w:t>通用大牛级解法</w:t>
                </w:r>
              </w:ins>
              <w:customXmlInsRangeStart w:id="1679" w:author="梁元" w:date="2019-05-14T19:56:47Z"/>
            </w:sdtContent>
          </w:sdt>
          <w:customXmlInsRangeEnd w:id="1679"/>
          <w:ins w:id="1680" w:author="梁元" w:date="2019-05-14T19:56:47Z">
            <w:r>
              <w:rPr/>
              <w:tab/>
            </w:r>
          </w:ins>
          <w:ins w:id="1681" w:author="梁元" w:date="2019-05-14T19:56:54Z">
            <w:bookmarkStart w:id="113" w:name="_Toc15395_WPSOffice_Level2Page"/>
            <w:r>
              <w:rPr/>
              <w:t>9</w:t>
            </w:r>
            <w:bookmarkEnd w:id="113"/>
          </w:ins>
          <w:ins w:id="1682" w:author="梁元" w:date="2019-05-14T19:56:47Z">
            <w:r>
              <w:rPr/>
              <w:fldChar w:fldCharType="end"/>
            </w:r>
          </w:ins>
        </w:p>
        <w:p>
          <w:pPr>
            <w:pStyle w:val="40"/>
            <w:tabs>
              <w:tab w:val="right" w:leader="dot" w:pos="8306"/>
            </w:tabs>
            <w:rPr>
              <w:ins w:id="1683" w:author="梁元" w:date="2019-05-14T19:56:47Z"/>
            </w:rPr>
          </w:pPr>
          <w:ins w:id="1684" w:author="梁元" w:date="2019-05-14T19:56:47Z">
            <w:r>
              <w:rPr/>
              <w:fldChar w:fldCharType="begin"/>
            </w:r>
          </w:ins>
          <w:ins w:id="1685" w:author="梁元" w:date="2019-05-14T19:56:47Z">
            <w:r>
              <w:rPr/>
              <w:instrText xml:space="preserve"> HYPERLINK \l _Toc18378_WPSOffice_Level2 </w:instrText>
            </w:r>
          </w:ins>
          <w:ins w:id="1686" w:author="梁元" w:date="2019-05-14T19:56:47Z">
            <w:r>
              <w:rPr/>
              <w:fldChar w:fldCharType="separate"/>
            </w:r>
          </w:ins>
          <w:customXmlInsRangeStart w:id="1688" w:author="梁元" w:date="2019-05-14T19:56:47Z"/>
          <w:sdt>
            <w:sdtPr>
              <w:rPr>
                <w:rFonts w:asciiTheme="minorHAnsi" w:hAnsiTheme="minorHAnsi" w:eastAsiaTheme="minorEastAsia" w:cstheme="minorBidi"/>
                <w:kern w:val="2"/>
                <w:sz w:val="24"/>
                <w:szCs w:val="22"/>
                <w:lang w:val="en-US" w:eastAsia="zh-CN" w:bidi="ar-SA"/>
              </w:rPr>
              <w:id w:val="147481976"/>
              <w:placeholder>
                <w:docPart w:val="{1b4c038c-1e55-466d-9972-c056b86bdfa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688"/>
              <w:ins w:id="1690" w:author="梁元" w:date="2019-05-14T19:56:47Z">
                <w:r>
                  <w:rPr>
                    <w:rFonts w:ascii="仿宋" w:hAnsi="仿宋" w:eastAsia="仿宋" w:cstheme="majorBidi"/>
                  </w:rPr>
                  <w:t xml:space="preserve">3. </w:t>
                </w:r>
              </w:ins>
              <w:ins w:id="1691" w:author="梁元" w:date="2019-05-14T19:56:47Z">
                <w:r>
                  <w:rPr>
                    <w:rFonts w:hint="eastAsia" w:ascii="仿宋" w:hAnsi="仿宋" w:eastAsia="仿宋" w:cstheme="majorBidi"/>
                  </w:rPr>
                  <w:t>解法对比及优缺点</w:t>
                </w:r>
              </w:ins>
              <w:customXmlInsRangeStart w:id="1693" w:author="梁元" w:date="2019-05-14T19:56:47Z"/>
            </w:sdtContent>
          </w:sdt>
          <w:customXmlInsRangeEnd w:id="1693"/>
          <w:ins w:id="1694" w:author="梁元" w:date="2019-05-14T19:56:47Z">
            <w:r>
              <w:rPr/>
              <w:tab/>
            </w:r>
          </w:ins>
          <w:ins w:id="1695" w:author="梁元" w:date="2019-05-14T19:56:54Z">
            <w:bookmarkStart w:id="114" w:name="_Toc18378_WPSOffice_Level2Page"/>
            <w:r>
              <w:rPr/>
              <w:t>10</w:t>
            </w:r>
            <w:bookmarkEnd w:id="114"/>
          </w:ins>
          <w:ins w:id="1696" w:author="梁元" w:date="2019-05-14T19:56:47Z">
            <w:r>
              <w:rPr/>
              <w:fldChar w:fldCharType="end"/>
            </w:r>
          </w:ins>
        </w:p>
        <w:p>
          <w:pPr>
            <w:pStyle w:val="39"/>
            <w:tabs>
              <w:tab w:val="right" w:leader="dot" w:pos="8306"/>
            </w:tabs>
            <w:rPr>
              <w:ins w:id="1697" w:author="梁元" w:date="2019-05-14T19:56:47Z"/>
            </w:rPr>
          </w:pPr>
          <w:ins w:id="1698" w:author="梁元" w:date="2019-05-14T19:56:47Z">
            <w:r>
              <w:rPr>
                <w:b/>
                <w:bCs/>
              </w:rPr>
              <w:fldChar w:fldCharType="begin"/>
            </w:r>
          </w:ins>
          <w:ins w:id="1699" w:author="梁元" w:date="2019-05-14T19:56:47Z">
            <w:r>
              <w:rPr/>
              <w:instrText xml:space="preserve"> HYPERLINK \l _Toc32729_WPSOffice_Level1 </w:instrText>
            </w:r>
          </w:ins>
          <w:ins w:id="1700" w:author="梁元" w:date="2019-05-14T19:56:47Z">
            <w:r>
              <w:rPr>
                <w:b/>
                <w:bCs/>
              </w:rPr>
              <w:fldChar w:fldCharType="separate"/>
            </w:r>
          </w:ins>
          <w:customXmlInsRangeStart w:id="1702" w:author="梁元" w:date="2019-05-14T19:56:47Z"/>
          <w:sdt>
            <w:sdtPr>
              <w:rPr>
                <w:rFonts w:asciiTheme="minorHAnsi" w:hAnsiTheme="minorHAnsi" w:eastAsiaTheme="minorEastAsia" w:cstheme="minorBidi"/>
                <w:b/>
                <w:bCs/>
                <w:kern w:val="2"/>
                <w:sz w:val="24"/>
                <w:szCs w:val="22"/>
                <w:lang w:val="en-US" w:eastAsia="zh-CN" w:bidi="ar-SA"/>
              </w:rPr>
              <w:id w:val="147481976"/>
              <w:placeholder>
                <w:docPart w:val="{7deaeece-1028-4eda-88ed-665a3b696ec4}"/>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702"/>
              <w:ins w:id="1704" w:author="梁元" w:date="2019-05-14T19:56:47Z">
                <w:r>
                  <w:rPr>
                    <w:rFonts w:ascii="仿宋" w:hAnsi="仿宋" w:eastAsia="仿宋" w:cstheme="minorBidi"/>
                    <w:b/>
                    <w:bCs/>
                  </w:rPr>
                  <w:t xml:space="preserve">十八、 </w:t>
                </w:r>
              </w:ins>
              <w:ins w:id="1705" w:author="梁元" w:date="2019-05-14T19:56:47Z">
                <w:r>
                  <w:rPr>
                    <w:rFonts w:hint="eastAsia" w:ascii="仿宋" w:hAnsi="仿宋" w:eastAsia="仿宋" w:cstheme="minorBidi"/>
                    <w:b/>
                    <w:bCs/>
                  </w:rPr>
                  <w:t>谈谈对node对的看法？</w:t>
                </w:r>
              </w:ins>
              <w:customXmlInsRangeStart w:id="1707" w:author="梁元" w:date="2019-05-14T19:56:47Z"/>
            </w:sdtContent>
          </w:sdt>
          <w:customXmlInsRangeEnd w:id="1707"/>
          <w:ins w:id="1708" w:author="梁元" w:date="2019-05-14T19:56:47Z">
            <w:r>
              <w:rPr>
                <w:b/>
                <w:bCs/>
              </w:rPr>
              <w:tab/>
            </w:r>
          </w:ins>
          <w:ins w:id="1709" w:author="梁元" w:date="2019-05-14T19:56:54Z">
            <w:bookmarkStart w:id="115" w:name="_Toc32729_WPSOffice_Level1Page"/>
            <w:r>
              <w:rPr>
                <w:b/>
                <w:bCs/>
              </w:rPr>
              <w:t>11</w:t>
            </w:r>
            <w:bookmarkEnd w:id="115"/>
          </w:ins>
          <w:ins w:id="1710" w:author="梁元" w:date="2019-05-14T19:56:47Z">
            <w:r>
              <w:rPr>
                <w:b/>
                <w:bCs/>
              </w:rPr>
              <w:fldChar w:fldCharType="end"/>
            </w:r>
          </w:ins>
        </w:p>
        <w:p>
          <w:pPr>
            <w:pStyle w:val="40"/>
            <w:tabs>
              <w:tab w:val="right" w:leader="dot" w:pos="8306"/>
            </w:tabs>
            <w:rPr>
              <w:ins w:id="1711" w:author="梁元" w:date="2019-05-14T19:56:47Z"/>
            </w:rPr>
          </w:pPr>
          <w:ins w:id="1712" w:author="梁元" w:date="2019-05-14T19:56:47Z">
            <w:r>
              <w:rPr/>
              <w:fldChar w:fldCharType="begin"/>
            </w:r>
          </w:ins>
          <w:ins w:id="1713" w:author="梁元" w:date="2019-05-14T19:56:47Z">
            <w:r>
              <w:rPr/>
              <w:instrText xml:space="preserve"> HYPERLINK \l _Toc25992_WPSOffice_Level2 </w:instrText>
            </w:r>
          </w:ins>
          <w:ins w:id="1714" w:author="梁元" w:date="2019-05-14T19:56:47Z">
            <w:r>
              <w:rPr/>
              <w:fldChar w:fldCharType="separate"/>
            </w:r>
          </w:ins>
          <w:customXmlInsRangeStart w:id="1716" w:author="梁元" w:date="2019-05-14T19:56:47Z"/>
          <w:sdt>
            <w:sdtPr>
              <w:rPr>
                <w:rFonts w:asciiTheme="minorHAnsi" w:hAnsiTheme="minorHAnsi" w:eastAsiaTheme="minorEastAsia" w:cstheme="minorBidi"/>
                <w:kern w:val="2"/>
                <w:sz w:val="24"/>
                <w:szCs w:val="22"/>
                <w:lang w:val="en-US" w:eastAsia="zh-CN" w:bidi="ar-SA"/>
              </w:rPr>
              <w:id w:val="147481976"/>
              <w:placeholder>
                <w:docPart w:val="{7a316089-9c12-4ac7-af55-07073455024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716"/>
              <w:ins w:id="1718" w:author="梁元" w:date="2019-05-14T19:56:47Z">
                <w:r>
                  <w:rPr>
                    <w:rFonts w:ascii="仿宋" w:hAnsi="仿宋" w:eastAsia="仿宋" w:cstheme="majorBidi"/>
                  </w:rPr>
                  <w:t xml:space="preserve">1. </w:t>
                </w:r>
              </w:ins>
              <w:ins w:id="1719" w:author="梁元" w:date="2019-05-14T19:56:47Z">
                <w:r>
                  <w:rPr>
                    <w:rFonts w:hint="eastAsia" w:ascii="仿宋" w:hAnsi="仿宋" w:eastAsia="仿宋" w:cstheme="majorBidi"/>
                  </w:rPr>
                  <w:t>通常解法</w:t>
                </w:r>
              </w:ins>
              <w:customXmlInsRangeStart w:id="1721" w:author="梁元" w:date="2019-05-14T19:56:47Z"/>
            </w:sdtContent>
          </w:sdt>
          <w:customXmlInsRangeEnd w:id="1721"/>
          <w:ins w:id="1722" w:author="梁元" w:date="2019-05-14T19:56:47Z">
            <w:r>
              <w:rPr/>
              <w:tab/>
            </w:r>
          </w:ins>
          <w:ins w:id="1723" w:author="梁元" w:date="2019-05-14T19:56:54Z">
            <w:bookmarkStart w:id="116" w:name="_Toc25992_WPSOffice_Level2Page"/>
            <w:r>
              <w:rPr/>
              <w:t>11</w:t>
            </w:r>
            <w:bookmarkEnd w:id="116"/>
          </w:ins>
          <w:ins w:id="1724" w:author="梁元" w:date="2019-05-14T19:56:47Z">
            <w:r>
              <w:rPr/>
              <w:fldChar w:fldCharType="end"/>
            </w:r>
          </w:ins>
        </w:p>
        <w:p>
          <w:pPr>
            <w:pStyle w:val="40"/>
            <w:tabs>
              <w:tab w:val="right" w:leader="dot" w:pos="8306"/>
            </w:tabs>
            <w:rPr>
              <w:ins w:id="1725" w:author="梁元" w:date="2019-05-14T19:56:47Z"/>
            </w:rPr>
          </w:pPr>
          <w:ins w:id="1726" w:author="梁元" w:date="2019-05-14T19:56:47Z">
            <w:r>
              <w:rPr/>
              <w:fldChar w:fldCharType="begin"/>
            </w:r>
          </w:ins>
          <w:ins w:id="1727" w:author="梁元" w:date="2019-05-14T19:56:47Z">
            <w:r>
              <w:rPr/>
              <w:instrText xml:space="preserve"> HYPERLINK \l _Toc16112_WPSOffice_Level2 </w:instrText>
            </w:r>
          </w:ins>
          <w:ins w:id="1728" w:author="梁元" w:date="2019-05-14T19:56:47Z">
            <w:r>
              <w:rPr/>
              <w:fldChar w:fldCharType="separate"/>
            </w:r>
          </w:ins>
          <w:customXmlInsRangeStart w:id="1730" w:author="梁元" w:date="2019-05-14T19:56:47Z"/>
          <w:sdt>
            <w:sdtPr>
              <w:rPr>
                <w:rFonts w:asciiTheme="minorHAnsi" w:hAnsiTheme="minorHAnsi" w:eastAsiaTheme="minorEastAsia" w:cstheme="minorBidi"/>
                <w:kern w:val="2"/>
                <w:sz w:val="24"/>
                <w:szCs w:val="22"/>
                <w:lang w:val="en-US" w:eastAsia="zh-CN" w:bidi="ar-SA"/>
              </w:rPr>
              <w:id w:val="147481976"/>
              <w:placeholder>
                <w:docPart w:val="{5ac28023-1123-4472-a491-0a9354a585d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730"/>
              <w:ins w:id="1732" w:author="梁元" w:date="2019-05-14T19:56:47Z">
                <w:r>
                  <w:rPr>
                    <w:rFonts w:ascii="仿宋" w:hAnsi="仿宋" w:eastAsia="仿宋" w:cstheme="majorBidi"/>
                  </w:rPr>
                  <w:t xml:space="preserve">2. </w:t>
                </w:r>
              </w:ins>
              <w:ins w:id="1733" w:author="梁元" w:date="2019-05-14T19:56:47Z">
                <w:r>
                  <w:rPr>
                    <w:rFonts w:hint="eastAsia" w:ascii="仿宋" w:hAnsi="仿宋" w:eastAsia="仿宋" w:cstheme="majorBidi"/>
                  </w:rPr>
                  <w:t>通用大牛级解法</w:t>
                </w:r>
              </w:ins>
              <w:customXmlInsRangeStart w:id="1735" w:author="梁元" w:date="2019-05-14T19:56:47Z"/>
            </w:sdtContent>
          </w:sdt>
          <w:customXmlInsRangeEnd w:id="1735"/>
          <w:ins w:id="1736" w:author="梁元" w:date="2019-05-14T19:56:47Z">
            <w:r>
              <w:rPr/>
              <w:tab/>
            </w:r>
          </w:ins>
          <w:ins w:id="1737" w:author="梁元" w:date="2019-05-14T19:56:54Z">
            <w:bookmarkStart w:id="117" w:name="_Toc16112_WPSOffice_Level2Page"/>
            <w:r>
              <w:rPr/>
              <w:t>11</w:t>
            </w:r>
            <w:bookmarkEnd w:id="117"/>
          </w:ins>
          <w:ins w:id="1738" w:author="梁元" w:date="2019-05-14T19:56:47Z">
            <w:r>
              <w:rPr/>
              <w:fldChar w:fldCharType="end"/>
            </w:r>
          </w:ins>
        </w:p>
        <w:p>
          <w:pPr>
            <w:pStyle w:val="40"/>
            <w:tabs>
              <w:tab w:val="right" w:leader="dot" w:pos="8306"/>
            </w:tabs>
            <w:rPr>
              <w:ins w:id="1739" w:author="梁元" w:date="2019-05-14T19:56:47Z"/>
            </w:rPr>
          </w:pPr>
          <w:ins w:id="1740" w:author="梁元" w:date="2019-05-14T19:56:47Z">
            <w:r>
              <w:rPr/>
              <w:fldChar w:fldCharType="begin"/>
            </w:r>
          </w:ins>
          <w:ins w:id="1741" w:author="梁元" w:date="2019-05-14T19:56:47Z">
            <w:r>
              <w:rPr/>
              <w:instrText xml:space="preserve"> HYPERLINK \l _Toc3732_WPSOffice_Level2 </w:instrText>
            </w:r>
          </w:ins>
          <w:ins w:id="1742" w:author="梁元" w:date="2019-05-14T19:56:47Z">
            <w:r>
              <w:rPr/>
              <w:fldChar w:fldCharType="separate"/>
            </w:r>
          </w:ins>
          <w:customXmlInsRangeStart w:id="1744" w:author="梁元" w:date="2019-05-14T19:56:47Z"/>
          <w:sdt>
            <w:sdtPr>
              <w:rPr>
                <w:rFonts w:asciiTheme="minorHAnsi" w:hAnsiTheme="minorHAnsi" w:eastAsiaTheme="minorEastAsia" w:cstheme="minorBidi"/>
                <w:kern w:val="2"/>
                <w:sz w:val="24"/>
                <w:szCs w:val="22"/>
                <w:lang w:val="en-US" w:eastAsia="zh-CN" w:bidi="ar-SA"/>
              </w:rPr>
              <w:id w:val="147481976"/>
              <w:placeholder>
                <w:docPart w:val="{ab393665-d708-4847-b3bb-de75a31bc17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744"/>
              <w:ins w:id="1746" w:author="梁元" w:date="2019-05-14T19:56:47Z">
                <w:r>
                  <w:rPr>
                    <w:rFonts w:ascii="仿宋" w:hAnsi="仿宋" w:eastAsia="仿宋" w:cstheme="majorBidi"/>
                  </w:rPr>
                  <w:t xml:space="preserve">3. </w:t>
                </w:r>
              </w:ins>
              <w:ins w:id="1747" w:author="梁元" w:date="2019-05-14T19:56:47Z">
                <w:r>
                  <w:rPr>
                    <w:rFonts w:hint="eastAsia" w:ascii="仿宋" w:hAnsi="仿宋" w:eastAsia="仿宋" w:cstheme="majorBidi"/>
                  </w:rPr>
                  <w:t>解法对比及优缺点</w:t>
                </w:r>
              </w:ins>
              <w:customXmlInsRangeStart w:id="1749" w:author="梁元" w:date="2019-05-14T19:56:47Z"/>
            </w:sdtContent>
          </w:sdt>
          <w:customXmlInsRangeEnd w:id="1749"/>
          <w:ins w:id="1750" w:author="梁元" w:date="2019-05-14T19:56:47Z">
            <w:r>
              <w:rPr/>
              <w:tab/>
            </w:r>
          </w:ins>
          <w:ins w:id="1751" w:author="梁元" w:date="2019-05-14T19:56:54Z">
            <w:bookmarkStart w:id="118" w:name="_Toc3732_WPSOffice_Level2Page"/>
            <w:r>
              <w:rPr/>
              <w:t>12</w:t>
            </w:r>
            <w:bookmarkEnd w:id="118"/>
          </w:ins>
          <w:ins w:id="1752" w:author="梁元" w:date="2019-05-14T19:56:47Z">
            <w:r>
              <w:rPr/>
              <w:fldChar w:fldCharType="end"/>
            </w:r>
          </w:ins>
        </w:p>
        <w:p>
          <w:pPr>
            <w:pStyle w:val="40"/>
            <w:tabs>
              <w:tab w:val="right" w:leader="dot" w:pos="8306"/>
            </w:tabs>
            <w:rPr>
              <w:ins w:id="1753" w:author="梁元" w:date="2019-05-14T19:56:47Z"/>
            </w:rPr>
          </w:pPr>
          <w:ins w:id="1754" w:author="梁元" w:date="2019-05-14T19:56:47Z">
            <w:r>
              <w:rPr/>
              <w:fldChar w:fldCharType="begin"/>
            </w:r>
          </w:ins>
          <w:ins w:id="1755" w:author="梁元" w:date="2019-05-14T19:56:47Z">
            <w:r>
              <w:rPr/>
              <w:instrText xml:space="preserve"> HYPERLINK \l _Toc19073_WPSOffice_Level2 </w:instrText>
            </w:r>
          </w:ins>
          <w:ins w:id="1756" w:author="梁元" w:date="2019-05-14T19:56:47Z">
            <w:r>
              <w:rPr/>
              <w:fldChar w:fldCharType="separate"/>
            </w:r>
          </w:ins>
          <w:customXmlInsRangeStart w:id="1758" w:author="梁元" w:date="2019-05-14T19:56:47Z"/>
          <w:sdt>
            <w:sdtPr>
              <w:rPr>
                <w:rFonts w:asciiTheme="minorHAnsi" w:hAnsiTheme="minorHAnsi" w:eastAsiaTheme="minorEastAsia" w:cstheme="minorBidi"/>
                <w:kern w:val="2"/>
                <w:sz w:val="24"/>
                <w:szCs w:val="22"/>
                <w:lang w:val="en-US" w:eastAsia="zh-CN" w:bidi="ar-SA"/>
              </w:rPr>
              <w:id w:val="147481976"/>
              <w:placeholder>
                <w:docPart w:val="{5a000d4a-4894-4abe-8d2f-4833d9f7aee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758"/>
              <w:ins w:id="1760" w:author="梁元" w:date="2019-05-14T19:56:47Z">
                <w:r>
                  <w:rPr>
                    <w:rFonts w:ascii="仿宋" w:hAnsi="仿宋" w:eastAsia="仿宋" w:cstheme="majorBidi"/>
                  </w:rPr>
                  <w:t xml:space="preserve">4. </w:t>
                </w:r>
              </w:ins>
              <w:ins w:id="1761" w:author="梁元" w:date="2019-05-14T19:56:47Z">
                <w:r>
                  <w:rPr>
                    <w:rFonts w:hint="eastAsia" w:ascii="仿宋" w:hAnsi="仿宋" w:eastAsia="仿宋" w:cstheme="majorBidi"/>
                  </w:rPr>
                  <w:t>延伸及扩展问题回答参考</w:t>
                </w:r>
              </w:ins>
              <w:customXmlInsRangeStart w:id="1763" w:author="梁元" w:date="2019-05-14T19:56:47Z"/>
            </w:sdtContent>
          </w:sdt>
          <w:customXmlInsRangeEnd w:id="1763"/>
          <w:ins w:id="1764" w:author="梁元" w:date="2019-05-14T19:56:47Z">
            <w:r>
              <w:rPr/>
              <w:tab/>
            </w:r>
          </w:ins>
          <w:ins w:id="1765" w:author="梁元" w:date="2019-05-14T19:56:54Z">
            <w:bookmarkStart w:id="119" w:name="_Toc19073_WPSOffice_Level2Page"/>
            <w:r>
              <w:rPr/>
              <w:t>12</w:t>
            </w:r>
            <w:bookmarkEnd w:id="119"/>
          </w:ins>
          <w:ins w:id="1766" w:author="梁元" w:date="2019-05-14T19:56:47Z">
            <w:r>
              <w:rPr/>
              <w:fldChar w:fldCharType="end"/>
            </w:r>
          </w:ins>
        </w:p>
        <w:p>
          <w:pPr>
            <w:pStyle w:val="40"/>
            <w:tabs>
              <w:tab w:val="right" w:leader="dot" w:pos="8306"/>
            </w:tabs>
            <w:rPr>
              <w:ins w:id="1767" w:author="梁元" w:date="2019-05-14T19:56:47Z"/>
            </w:rPr>
          </w:pPr>
          <w:ins w:id="1768" w:author="梁元" w:date="2019-05-14T19:56:47Z">
            <w:r>
              <w:rPr/>
              <w:fldChar w:fldCharType="begin"/>
            </w:r>
          </w:ins>
          <w:ins w:id="1769" w:author="梁元" w:date="2019-05-14T19:56:47Z">
            <w:r>
              <w:rPr/>
              <w:instrText xml:space="preserve"> HYPERLINK \l _Toc6878_WPSOffice_Level2 </w:instrText>
            </w:r>
          </w:ins>
          <w:ins w:id="1770" w:author="梁元" w:date="2019-05-14T19:56:47Z">
            <w:r>
              <w:rPr/>
              <w:fldChar w:fldCharType="separate"/>
            </w:r>
          </w:ins>
          <w:customXmlInsRangeStart w:id="1772" w:author="梁元" w:date="2019-05-14T19:56:47Z"/>
          <w:sdt>
            <w:sdtPr>
              <w:rPr>
                <w:rFonts w:asciiTheme="minorHAnsi" w:hAnsiTheme="minorHAnsi" w:eastAsiaTheme="minorEastAsia" w:cstheme="minorBidi"/>
                <w:kern w:val="2"/>
                <w:sz w:val="24"/>
                <w:szCs w:val="22"/>
                <w:lang w:val="en-US" w:eastAsia="zh-CN" w:bidi="ar-SA"/>
              </w:rPr>
              <w:id w:val="147481976"/>
              <w:placeholder>
                <w:docPart w:val="{7d9f56e3-a75c-4d9c-8798-61b6a8ba434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772"/>
              <w:ins w:id="1774" w:author="梁元" w:date="2019-05-14T19:56:47Z">
                <w:r>
                  <w:rPr>
                    <w:rFonts w:ascii="仿宋" w:hAnsi="仿宋" w:eastAsia="仿宋" w:cstheme="majorBidi"/>
                  </w:rPr>
                  <w:t xml:space="preserve">5. </w:t>
                </w:r>
              </w:ins>
              <w:ins w:id="1775" w:author="梁元" w:date="2019-05-14T19:56:47Z">
                <w:r>
                  <w:rPr>
                    <w:rFonts w:ascii="Arial" w:hAnsi="Arial" w:cs="Arial" w:eastAsiaTheme="minorEastAsia"/>
                  </w:rPr>
                  <w:t>。</w:t>
                </w:r>
              </w:ins>
              <w:ins w:id="1776" w:author="梁元" w:date="2019-05-14T19:56:47Z">
                <w:r>
                  <w:rPr>
                    <w:rFonts w:hint="eastAsia" w:ascii="仿宋" w:hAnsi="仿宋" w:eastAsia="仿宋" w:cstheme="majorBidi"/>
                  </w:rPr>
                  <w:t>项目中体现经验的点</w:t>
                </w:r>
              </w:ins>
              <w:customXmlInsRangeStart w:id="1778" w:author="梁元" w:date="2019-05-14T19:56:47Z"/>
            </w:sdtContent>
          </w:sdt>
          <w:customXmlInsRangeEnd w:id="1778"/>
          <w:ins w:id="1779" w:author="梁元" w:date="2019-05-14T19:56:47Z">
            <w:r>
              <w:rPr/>
              <w:tab/>
            </w:r>
          </w:ins>
          <w:ins w:id="1780" w:author="梁元" w:date="2019-05-14T19:56:54Z">
            <w:bookmarkStart w:id="120" w:name="_Toc6878_WPSOffice_Level2Page"/>
            <w:r>
              <w:rPr/>
              <w:t>13</w:t>
            </w:r>
            <w:bookmarkEnd w:id="120"/>
          </w:ins>
          <w:ins w:id="1781" w:author="梁元" w:date="2019-05-14T19:56:47Z">
            <w:r>
              <w:rPr/>
              <w:fldChar w:fldCharType="end"/>
            </w:r>
          </w:ins>
        </w:p>
        <w:p>
          <w:pPr>
            <w:pStyle w:val="40"/>
            <w:tabs>
              <w:tab w:val="right" w:leader="dot" w:pos="8306"/>
            </w:tabs>
            <w:rPr>
              <w:ins w:id="1782" w:author="梁元" w:date="2019-05-14T19:56:47Z"/>
            </w:rPr>
          </w:pPr>
          <w:ins w:id="1783" w:author="梁元" w:date="2019-05-14T19:56:47Z">
            <w:r>
              <w:rPr/>
              <w:fldChar w:fldCharType="begin"/>
            </w:r>
          </w:ins>
          <w:ins w:id="1784" w:author="梁元" w:date="2019-05-14T19:56:47Z">
            <w:r>
              <w:rPr/>
              <w:instrText xml:space="preserve"> HYPERLINK \l _Toc20299_WPSOffice_Level2 </w:instrText>
            </w:r>
          </w:ins>
          <w:ins w:id="1785" w:author="梁元" w:date="2019-05-14T19:56:47Z">
            <w:r>
              <w:rPr/>
              <w:fldChar w:fldCharType="separate"/>
            </w:r>
          </w:ins>
          <w:customXmlInsRangeStart w:id="1787" w:author="梁元" w:date="2019-05-14T19:56:47Z"/>
          <w:sdt>
            <w:sdtPr>
              <w:rPr>
                <w:rFonts w:asciiTheme="minorHAnsi" w:hAnsiTheme="minorHAnsi" w:eastAsiaTheme="minorEastAsia" w:cstheme="minorBidi"/>
                <w:kern w:val="2"/>
                <w:sz w:val="24"/>
                <w:szCs w:val="22"/>
                <w:lang w:val="en-US" w:eastAsia="zh-CN" w:bidi="ar-SA"/>
              </w:rPr>
              <w:id w:val="147481976"/>
              <w:placeholder>
                <w:docPart w:val="{edebe634-672c-41be-bb14-8afba8ccd60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787"/>
              <w:ins w:id="1789" w:author="梁元" w:date="2019-05-14T19:56:47Z">
                <w:r>
                  <w:rPr>
                    <w:rFonts w:ascii="仿宋" w:hAnsi="仿宋" w:eastAsia="仿宋" w:cstheme="majorBidi"/>
                  </w:rPr>
                  <w:t xml:space="preserve">6. </w:t>
                </w:r>
              </w:ins>
              <w:ins w:id="1790" w:author="梁元" w:date="2019-05-14T19:56:47Z">
                <w:r>
                  <w:rPr>
                    <w:rFonts w:hint="eastAsia" w:ascii="仿宋" w:hAnsi="仿宋" w:eastAsia="仿宋" w:cstheme="majorBidi"/>
                  </w:rPr>
                  <w:t>论坛参考</w:t>
                </w:r>
              </w:ins>
              <w:customXmlInsRangeStart w:id="1792" w:author="梁元" w:date="2019-05-14T19:56:47Z"/>
            </w:sdtContent>
          </w:sdt>
          <w:customXmlInsRangeEnd w:id="1792"/>
          <w:ins w:id="1793" w:author="梁元" w:date="2019-05-14T19:56:47Z">
            <w:r>
              <w:rPr/>
              <w:tab/>
            </w:r>
          </w:ins>
          <w:ins w:id="1794" w:author="梁元" w:date="2019-05-14T19:56:54Z">
            <w:bookmarkStart w:id="121" w:name="_Toc20299_WPSOffice_Level2Page"/>
            <w:r>
              <w:rPr/>
              <w:t>13</w:t>
            </w:r>
            <w:bookmarkEnd w:id="121"/>
          </w:ins>
          <w:ins w:id="1795" w:author="梁元" w:date="2019-05-14T19:56:47Z">
            <w:r>
              <w:rPr/>
              <w:fldChar w:fldCharType="end"/>
            </w:r>
          </w:ins>
        </w:p>
        <w:p>
          <w:pPr>
            <w:pStyle w:val="39"/>
            <w:tabs>
              <w:tab w:val="right" w:leader="dot" w:pos="8306"/>
            </w:tabs>
            <w:rPr>
              <w:ins w:id="1796" w:author="梁元" w:date="2019-05-14T19:56:47Z"/>
            </w:rPr>
          </w:pPr>
          <w:ins w:id="1797" w:author="梁元" w:date="2019-05-14T19:56:47Z">
            <w:r>
              <w:rPr>
                <w:b/>
                <w:bCs/>
              </w:rPr>
              <w:fldChar w:fldCharType="begin"/>
            </w:r>
          </w:ins>
          <w:ins w:id="1798" w:author="梁元" w:date="2019-05-14T19:56:47Z">
            <w:r>
              <w:rPr/>
              <w:instrText xml:space="preserve"> HYPERLINK \l _Toc13766_WPSOffice_Level1 </w:instrText>
            </w:r>
          </w:ins>
          <w:ins w:id="1799" w:author="梁元" w:date="2019-05-14T19:56:47Z">
            <w:r>
              <w:rPr>
                <w:b/>
                <w:bCs/>
              </w:rPr>
              <w:fldChar w:fldCharType="separate"/>
            </w:r>
          </w:ins>
          <w:customXmlInsRangeStart w:id="1801" w:author="梁元" w:date="2019-05-14T19:56:47Z"/>
          <w:sdt>
            <w:sdtPr>
              <w:rPr>
                <w:rFonts w:asciiTheme="minorHAnsi" w:hAnsiTheme="minorHAnsi" w:eastAsiaTheme="minorEastAsia" w:cstheme="minorBidi"/>
                <w:b/>
                <w:bCs/>
                <w:kern w:val="2"/>
                <w:sz w:val="24"/>
                <w:szCs w:val="22"/>
                <w:lang w:val="en-US" w:eastAsia="zh-CN" w:bidi="ar-SA"/>
              </w:rPr>
              <w:id w:val="147481976"/>
              <w:placeholder>
                <w:docPart w:val="{2d59f602-abd6-4785-b35b-b2944fa1b503}"/>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801"/>
              <w:ins w:id="1803" w:author="梁元" w:date="2019-05-14T19:56:47Z">
                <w:r>
                  <w:rPr>
                    <w:rFonts w:ascii="仿宋" w:hAnsi="仿宋" w:eastAsia="仿宋" w:cstheme="minorBidi"/>
                    <w:b/>
                    <w:bCs/>
                  </w:rPr>
                  <w:t>十九、 V</w:t>
                </w:r>
              </w:ins>
              <w:ins w:id="1804" w:author="梁元" w:date="2019-05-14T19:56:47Z">
                <w:r>
                  <w:rPr>
                    <w:rFonts w:hint="eastAsia" w:ascii="仿宋" w:hAnsi="仿宋" w:eastAsia="仿宋" w:cstheme="minorBidi"/>
                    <w:b/>
                    <w:bCs/>
                  </w:rPr>
                  <w:t>ue的生命周期？</w:t>
                </w:r>
              </w:ins>
              <w:customXmlInsRangeStart w:id="1806" w:author="梁元" w:date="2019-05-14T19:56:47Z"/>
            </w:sdtContent>
          </w:sdt>
          <w:customXmlInsRangeEnd w:id="1806"/>
          <w:ins w:id="1807" w:author="梁元" w:date="2019-05-14T19:56:47Z">
            <w:r>
              <w:rPr>
                <w:b/>
                <w:bCs/>
              </w:rPr>
              <w:tab/>
            </w:r>
          </w:ins>
          <w:ins w:id="1808" w:author="梁元" w:date="2019-05-14T19:56:54Z">
            <w:bookmarkStart w:id="122" w:name="_Toc13766_WPSOffice_Level1Page"/>
            <w:r>
              <w:rPr>
                <w:b/>
                <w:bCs/>
              </w:rPr>
              <w:t>13</w:t>
            </w:r>
            <w:bookmarkEnd w:id="122"/>
          </w:ins>
          <w:ins w:id="1809" w:author="梁元" w:date="2019-05-14T19:56:47Z">
            <w:r>
              <w:rPr>
                <w:b/>
                <w:bCs/>
              </w:rPr>
              <w:fldChar w:fldCharType="end"/>
            </w:r>
          </w:ins>
        </w:p>
        <w:p>
          <w:pPr>
            <w:pStyle w:val="40"/>
            <w:tabs>
              <w:tab w:val="right" w:leader="dot" w:pos="8306"/>
            </w:tabs>
            <w:rPr>
              <w:ins w:id="1810" w:author="梁元" w:date="2019-05-14T19:56:47Z"/>
            </w:rPr>
          </w:pPr>
          <w:ins w:id="1811" w:author="梁元" w:date="2019-05-14T19:56:47Z">
            <w:r>
              <w:rPr/>
              <w:fldChar w:fldCharType="begin"/>
            </w:r>
          </w:ins>
          <w:ins w:id="1812" w:author="梁元" w:date="2019-05-14T19:56:47Z">
            <w:r>
              <w:rPr/>
              <w:instrText xml:space="preserve"> HYPERLINK \l _Toc27557_WPSOffice_Level2 </w:instrText>
            </w:r>
          </w:ins>
          <w:ins w:id="1813" w:author="梁元" w:date="2019-05-14T19:56:47Z">
            <w:r>
              <w:rPr/>
              <w:fldChar w:fldCharType="separate"/>
            </w:r>
          </w:ins>
          <w:customXmlInsRangeStart w:id="1815" w:author="梁元" w:date="2019-05-14T19:56:47Z"/>
          <w:sdt>
            <w:sdtPr>
              <w:rPr>
                <w:rFonts w:asciiTheme="minorHAnsi" w:hAnsiTheme="minorHAnsi" w:eastAsiaTheme="minorEastAsia" w:cstheme="minorBidi"/>
                <w:kern w:val="2"/>
                <w:sz w:val="24"/>
                <w:szCs w:val="22"/>
                <w:lang w:val="en-US" w:eastAsia="zh-CN" w:bidi="ar-SA"/>
              </w:rPr>
              <w:id w:val="147481976"/>
              <w:placeholder>
                <w:docPart w:val="{a8b88ffe-f178-46cc-bdd0-c05ee256dd0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815"/>
              <w:ins w:id="1817" w:author="梁元" w:date="2019-05-14T19:56:47Z">
                <w:r>
                  <w:rPr>
                    <w:rFonts w:ascii="仿宋" w:hAnsi="仿宋" w:eastAsia="仿宋" w:cstheme="majorBidi"/>
                  </w:rPr>
                  <w:t xml:space="preserve">1. </w:t>
                </w:r>
              </w:ins>
              <w:ins w:id="1818" w:author="梁元" w:date="2019-05-14T19:56:47Z">
                <w:r>
                  <w:rPr>
                    <w:rFonts w:hint="eastAsia" w:ascii="仿宋" w:hAnsi="仿宋" w:eastAsia="仿宋" w:cstheme="majorBidi"/>
                  </w:rPr>
                  <w:t>通常解法</w:t>
                </w:r>
              </w:ins>
              <w:customXmlInsRangeStart w:id="1820" w:author="梁元" w:date="2019-05-14T19:56:47Z"/>
            </w:sdtContent>
          </w:sdt>
          <w:customXmlInsRangeEnd w:id="1820"/>
          <w:ins w:id="1821" w:author="梁元" w:date="2019-05-14T19:56:47Z">
            <w:r>
              <w:rPr/>
              <w:tab/>
            </w:r>
          </w:ins>
          <w:ins w:id="1822" w:author="梁元" w:date="2019-05-14T19:56:54Z">
            <w:bookmarkStart w:id="123" w:name="_Toc27557_WPSOffice_Level2Page"/>
            <w:r>
              <w:rPr/>
              <w:t>13</w:t>
            </w:r>
            <w:bookmarkEnd w:id="123"/>
          </w:ins>
          <w:ins w:id="1823" w:author="梁元" w:date="2019-05-14T19:56:47Z">
            <w:r>
              <w:rPr/>
              <w:fldChar w:fldCharType="end"/>
            </w:r>
          </w:ins>
        </w:p>
        <w:p>
          <w:pPr>
            <w:pStyle w:val="40"/>
            <w:tabs>
              <w:tab w:val="right" w:leader="dot" w:pos="8306"/>
            </w:tabs>
            <w:rPr>
              <w:ins w:id="1824" w:author="梁元" w:date="2019-05-14T19:56:47Z"/>
            </w:rPr>
          </w:pPr>
          <w:ins w:id="1825" w:author="梁元" w:date="2019-05-14T19:56:47Z">
            <w:r>
              <w:rPr/>
              <w:fldChar w:fldCharType="begin"/>
            </w:r>
          </w:ins>
          <w:ins w:id="1826" w:author="梁元" w:date="2019-05-14T19:56:47Z">
            <w:r>
              <w:rPr/>
              <w:instrText xml:space="preserve"> HYPERLINK \l _Toc11044_WPSOffice_Level2 </w:instrText>
            </w:r>
          </w:ins>
          <w:ins w:id="1827" w:author="梁元" w:date="2019-05-14T19:56:47Z">
            <w:r>
              <w:rPr/>
              <w:fldChar w:fldCharType="separate"/>
            </w:r>
          </w:ins>
          <w:customXmlInsRangeStart w:id="1829" w:author="梁元" w:date="2019-05-14T19:56:47Z"/>
          <w:sdt>
            <w:sdtPr>
              <w:rPr>
                <w:rFonts w:asciiTheme="minorHAnsi" w:hAnsiTheme="minorHAnsi" w:eastAsiaTheme="minorEastAsia" w:cstheme="minorBidi"/>
                <w:kern w:val="2"/>
                <w:sz w:val="24"/>
                <w:szCs w:val="22"/>
                <w:lang w:val="en-US" w:eastAsia="zh-CN" w:bidi="ar-SA"/>
              </w:rPr>
              <w:id w:val="147481976"/>
              <w:placeholder>
                <w:docPart w:val="{4d81067b-6795-45d6-aeed-191bd2b375f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829"/>
              <w:ins w:id="1831" w:author="梁元" w:date="2019-05-14T19:56:47Z">
                <w:r>
                  <w:rPr>
                    <w:rFonts w:ascii="仿宋" w:hAnsi="仿宋" w:eastAsia="仿宋" w:cs="Times New Roman"/>
                  </w:rPr>
                  <w:t xml:space="preserve">2. </w:t>
                </w:r>
              </w:ins>
              <w:ins w:id="1832" w:author="梁元" w:date="2019-05-14T19:56:47Z">
                <w:r>
                  <w:rPr>
                    <w:rFonts w:hint="eastAsia" w:ascii="仿宋" w:hAnsi="仿宋" w:eastAsia="仿宋" w:cstheme="majorBidi"/>
                  </w:rPr>
                  <w:t>通用大牛级解法</w:t>
                </w:r>
              </w:ins>
              <w:customXmlInsRangeStart w:id="1834" w:author="梁元" w:date="2019-05-14T19:56:47Z"/>
            </w:sdtContent>
          </w:sdt>
          <w:customXmlInsRangeEnd w:id="1834"/>
          <w:ins w:id="1835" w:author="梁元" w:date="2019-05-14T19:56:47Z">
            <w:r>
              <w:rPr/>
              <w:tab/>
            </w:r>
          </w:ins>
          <w:ins w:id="1836" w:author="梁元" w:date="2019-05-14T19:56:54Z">
            <w:bookmarkStart w:id="124" w:name="_Toc11044_WPSOffice_Level2Page"/>
            <w:r>
              <w:rPr/>
              <w:t>14</w:t>
            </w:r>
            <w:bookmarkEnd w:id="124"/>
          </w:ins>
          <w:ins w:id="1837" w:author="梁元" w:date="2019-05-14T19:56:47Z">
            <w:r>
              <w:rPr/>
              <w:fldChar w:fldCharType="end"/>
            </w:r>
          </w:ins>
        </w:p>
        <w:p>
          <w:pPr>
            <w:pStyle w:val="40"/>
            <w:tabs>
              <w:tab w:val="right" w:leader="dot" w:pos="8306"/>
            </w:tabs>
            <w:rPr>
              <w:ins w:id="1838" w:author="梁元" w:date="2019-05-14T19:56:47Z"/>
            </w:rPr>
          </w:pPr>
          <w:ins w:id="1839" w:author="梁元" w:date="2019-05-14T19:56:47Z">
            <w:r>
              <w:rPr/>
              <w:fldChar w:fldCharType="begin"/>
            </w:r>
          </w:ins>
          <w:ins w:id="1840" w:author="梁元" w:date="2019-05-14T19:56:47Z">
            <w:r>
              <w:rPr/>
              <w:instrText xml:space="preserve"> HYPERLINK \l _Toc10934_WPSOffice_Level2 </w:instrText>
            </w:r>
          </w:ins>
          <w:ins w:id="1841" w:author="梁元" w:date="2019-05-14T19:56:47Z">
            <w:r>
              <w:rPr/>
              <w:fldChar w:fldCharType="separate"/>
            </w:r>
          </w:ins>
          <w:customXmlInsRangeStart w:id="1843" w:author="梁元" w:date="2019-05-14T19:56:47Z"/>
          <w:sdt>
            <w:sdtPr>
              <w:rPr>
                <w:rFonts w:asciiTheme="minorHAnsi" w:hAnsiTheme="minorHAnsi" w:eastAsiaTheme="minorEastAsia" w:cstheme="minorBidi"/>
                <w:kern w:val="2"/>
                <w:sz w:val="24"/>
                <w:szCs w:val="22"/>
                <w:lang w:val="en-US" w:eastAsia="zh-CN" w:bidi="ar-SA"/>
              </w:rPr>
              <w:id w:val="147481976"/>
              <w:placeholder>
                <w:docPart w:val="{2f50c1a9-34b1-4070-bb29-68da17ecd4c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843"/>
              <w:ins w:id="1845" w:author="梁元" w:date="2019-05-14T19:56:47Z">
                <w:r>
                  <w:rPr>
                    <w:rFonts w:ascii="仿宋" w:hAnsi="仿宋" w:eastAsia="仿宋" w:cstheme="majorBidi"/>
                  </w:rPr>
                  <w:t xml:space="preserve">3. </w:t>
                </w:r>
              </w:ins>
              <w:ins w:id="1846" w:author="梁元" w:date="2019-05-14T19:56:47Z">
                <w:r>
                  <w:rPr>
                    <w:rFonts w:hint="eastAsia" w:ascii="仿宋" w:hAnsi="仿宋" w:eastAsia="仿宋" w:cstheme="majorBidi"/>
                  </w:rPr>
                  <w:t>解法对比及优缺点</w:t>
                </w:r>
              </w:ins>
              <w:customXmlInsRangeStart w:id="1848" w:author="梁元" w:date="2019-05-14T19:56:47Z"/>
            </w:sdtContent>
          </w:sdt>
          <w:customXmlInsRangeEnd w:id="1848"/>
          <w:ins w:id="1849" w:author="梁元" w:date="2019-05-14T19:56:47Z">
            <w:r>
              <w:rPr/>
              <w:tab/>
            </w:r>
          </w:ins>
          <w:ins w:id="1850" w:author="梁元" w:date="2019-05-14T19:56:54Z">
            <w:bookmarkStart w:id="125" w:name="_Toc10934_WPSOffice_Level2Page"/>
            <w:r>
              <w:rPr/>
              <w:t>16</w:t>
            </w:r>
            <w:bookmarkEnd w:id="125"/>
          </w:ins>
          <w:ins w:id="1851" w:author="梁元" w:date="2019-05-14T19:56:47Z">
            <w:r>
              <w:rPr/>
              <w:fldChar w:fldCharType="end"/>
            </w:r>
          </w:ins>
        </w:p>
        <w:p>
          <w:pPr>
            <w:pStyle w:val="40"/>
            <w:tabs>
              <w:tab w:val="right" w:leader="dot" w:pos="8306"/>
            </w:tabs>
            <w:rPr>
              <w:ins w:id="1852" w:author="梁元" w:date="2019-05-14T19:56:47Z"/>
            </w:rPr>
          </w:pPr>
          <w:ins w:id="1853" w:author="梁元" w:date="2019-05-14T19:56:47Z">
            <w:r>
              <w:rPr/>
              <w:fldChar w:fldCharType="begin"/>
            </w:r>
          </w:ins>
          <w:ins w:id="1854" w:author="梁元" w:date="2019-05-14T19:56:47Z">
            <w:r>
              <w:rPr/>
              <w:instrText xml:space="preserve"> HYPERLINK \l _Toc16068_WPSOffice_Level2 </w:instrText>
            </w:r>
          </w:ins>
          <w:ins w:id="1855" w:author="梁元" w:date="2019-05-14T19:56:47Z">
            <w:r>
              <w:rPr/>
              <w:fldChar w:fldCharType="separate"/>
            </w:r>
          </w:ins>
          <w:customXmlInsRangeStart w:id="1857" w:author="梁元" w:date="2019-05-14T19:56:47Z"/>
          <w:sdt>
            <w:sdtPr>
              <w:rPr>
                <w:rFonts w:asciiTheme="minorHAnsi" w:hAnsiTheme="minorHAnsi" w:eastAsiaTheme="minorEastAsia" w:cstheme="minorBidi"/>
                <w:kern w:val="2"/>
                <w:sz w:val="24"/>
                <w:szCs w:val="22"/>
                <w:lang w:val="en-US" w:eastAsia="zh-CN" w:bidi="ar-SA"/>
              </w:rPr>
              <w:id w:val="147481976"/>
              <w:placeholder>
                <w:docPart w:val="{14f21918-7531-460e-927e-87bf2682743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857"/>
              <w:ins w:id="1859" w:author="梁元" w:date="2019-05-14T19:56:47Z">
                <w:r>
                  <w:rPr>
                    <w:rFonts w:ascii="仿宋" w:hAnsi="仿宋" w:eastAsia="仿宋" w:cstheme="majorBidi"/>
                  </w:rPr>
                  <w:t xml:space="preserve">4. </w:t>
                </w:r>
              </w:ins>
              <w:ins w:id="1860" w:author="梁元" w:date="2019-05-14T19:56:47Z">
                <w:r>
                  <w:rPr>
                    <w:rFonts w:hint="eastAsia" w:ascii="仿宋" w:hAnsi="仿宋" w:eastAsia="仿宋" w:cstheme="majorBidi"/>
                  </w:rPr>
                  <w:t>延伸及扩展问题回答参考</w:t>
                </w:r>
              </w:ins>
              <w:customXmlInsRangeStart w:id="1862" w:author="梁元" w:date="2019-05-14T19:56:47Z"/>
            </w:sdtContent>
          </w:sdt>
          <w:customXmlInsRangeEnd w:id="1862"/>
          <w:ins w:id="1863" w:author="梁元" w:date="2019-05-14T19:56:47Z">
            <w:r>
              <w:rPr/>
              <w:tab/>
            </w:r>
          </w:ins>
          <w:ins w:id="1864" w:author="梁元" w:date="2019-05-14T19:56:54Z">
            <w:bookmarkStart w:id="126" w:name="_Toc16068_WPSOffice_Level2Page"/>
            <w:r>
              <w:rPr/>
              <w:t>16</w:t>
            </w:r>
            <w:bookmarkEnd w:id="126"/>
          </w:ins>
          <w:ins w:id="1865" w:author="梁元" w:date="2019-05-14T19:56:47Z">
            <w:r>
              <w:rPr/>
              <w:fldChar w:fldCharType="end"/>
            </w:r>
          </w:ins>
        </w:p>
        <w:p>
          <w:pPr>
            <w:pStyle w:val="40"/>
            <w:tabs>
              <w:tab w:val="right" w:leader="dot" w:pos="8306"/>
            </w:tabs>
            <w:rPr>
              <w:ins w:id="1866" w:author="梁元" w:date="2019-05-14T19:56:47Z"/>
            </w:rPr>
          </w:pPr>
          <w:ins w:id="1867" w:author="梁元" w:date="2019-05-14T19:56:47Z">
            <w:r>
              <w:rPr/>
              <w:fldChar w:fldCharType="begin"/>
            </w:r>
          </w:ins>
          <w:ins w:id="1868" w:author="梁元" w:date="2019-05-14T19:56:47Z">
            <w:r>
              <w:rPr/>
              <w:instrText xml:space="preserve"> HYPERLINK \l _Toc9083_WPSOffice_Level2 </w:instrText>
            </w:r>
          </w:ins>
          <w:ins w:id="1869" w:author="梁元" w:date="2019-05-14T19:56:47Z">
            <w:r>
              <w:rPr/>
              <w:fldChar w:fldCharType="separate"/>
            </w:r>
          </w:ins>
          <w:customXmlInsRangeStart w:id="1871" w:author="梁元" w:date="2019-05-14T19:56:47Z"/>
          <w:sdt>
            <w:sdtPr>
              <w:rPr>
                <w:rFonts w:asciiTheme="minorHAnsi" w:hAnsiTheme="minorHAnsi" w:eastAsiaTheme="minorEastAsia" w:cstheme="minorBidi"/>
                <w:kern w:val="2"/>
                <w:sz w:val="24"/>
                <w:szCs w:val="22"/>
                <w:lang w:val="en-US" w:eastAsia="zh-CN" w:bidi="ar-SA"/>
              </w:rPr>
              <w:id w:val="147481976"/>
              <w:placeholder>
                <w:docPart w:val="{e58183fd-27b4-4b9f-8832-9c70f3eeb29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871"/>
              <w:ins w:id="1873" w:author="梁元" w:date="2019-05-14T19:56:47Z">
                <w:r>
                  <w:rPr>
                    <w:rFonts w:ascii="仿宋" w:hAnsi="仿宋" w:eastAsia="仿宋" w:cstheme="majorBidi"/>
                  </w:rPr>
                  <w:t xml:space="preserve">5. </w:t>
                </w:r>
              </w:ins>
              <w:ins w:id="1874" w:author="梁元" w:date="2019-05-14T19:56:47Z">
                <w:r>
                  <w:rPr>
                    <w:rFonts w:hint="eastAsia" w:ascii="仿宋" w:hAnsi="仿宋" w:eastAsia="仿宋" w:cstheme="majorBidi"/>
                  </w:rPr>
                  <w:t>项目中体现经验的点</w:t>
                </w:r>
              </w:ins>
              <w:customXmlInsRangeStart w:id="1876" w:author="梁元" w:date="2019-05-14T19:56:47Z"/>
            </w:sdtContent>
          </w:sdt>
          <w:customXmlInsRangeEnd w:id="1876"/>
          <w:ins w:id="1877" w:author="梁元" w:date="2019-05-14T19:56:47Z">
            <w:r>
              <w:rPr/>
              <w:tab/>
            </w:r>
          </w:ins>
          <w:ins w:id="1878" w:author="梁元" w:date="2019-05-14T19:56:54Z">
            <w:bookmarkStart w:id="127" w:name="_Toc9083_WPSOffice_Level2Page"/>
            <w:r>
              <w:rPr/>
              <w:t>16</w:t>
            </w:r>
            <w:bookmarkEnd w:id="127"/>
          </w:ins>
          <w:ins w:id="1879" w:author="梁元" w:date="2019-05-14T19:56:47Z">
            <w:r>
              <w:rPr/>
              <w:fldChar w:fldCharType="end"/>
            </w:r>
          </w:ins>
        </w:p>
        <w:p>
          <w:pPr>
            <w:pStyle w:val="40"/>
            <w:tabs>
              <w:tab w:val="right" w:leader="dot" w:pos="8306"/>
            </w:tabs>
            <w:rPr>
              <w:ins w:id="1880" w:author="梁元" w:date="2019-05-14T19:56:47Z"/>
            </w:rPr>
          </w:pPr>
          <w:ins w:id="1881" w:author="梁元" w:date="2019-05-14T19:56:47Z">
            <w:r>
              <w:rPr/>
              <w:fldChar w:fldCharType="begin"/>
            </w:r>
          </w:ins>
          <w:ins w:id="1882" w:author="梁元" w:date="2019-05-14T19:56:47Z">
            <w:r>
              <w:rPr/>
              <w:instrText xml:space="preserve"> HYPERLINK \l _Toc18209_WPSOffice_Level2 </w:instrText>
            </w:r>
          </w:ins>
          <w:ins w:id="1883" w:author="梁元" w:date="2019-05-14T19:56:47Z">
            <w:r>
              <w:rPr/>
              <w:fldChar w:fldCharType="separate"/>
            </w:r>
          </w:ins>
          <w:customXmlInsRangeStart w:id="1885" w:author="梁元" w:date="2019-05-14T19:56:47Z"/>
          <w:sdt>
            <w:sdtPr>
              <w:rPr>
                <w:rFonts w:asciiTheme="minorHAnsi" w:hAnsiTheme="minorHAnsi" w:eastAsiaTheme="minorEastAsia" w:cstheme="minorBidi"/>
                <w:kern w:val="2"/>
                <w:sz w:val="24"/>
                <w:szCs w:val="22"/>
                <w:lang w:val="en-US" w:eastAsia="zh-CN" w:bidi="ar-SA"/>
              </w:rPr>
              <w:id w:val="147481976"/>
              <w:placeholder>
                <w:docPart w:val="{cdfc2199-d095-4215-afe5-edf5287331a1}"/>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885"/>
              <w:ins w:id="1887" w:author="梁元" w:date="2019-05-14T19:56:47Z">
                <w:r>
                  <w:rPr>
                    <w:rFonts w:ascii="仿宋" w:hAnsi="仿宋" w:eastAsia="仿宋" w:cstheme="majorBidi"/>
                  </w:rPr>
                  <w:t xml:space="preserve">6. </w:t>
                </w:r>
              </w:ins>
              <w:ins w:id="1888" w:author="梁元" w:date="2019-05-14T19:56:47Z">
                <w:r>
                  <w:rPr>
                    <w:rFonts w:hint="eastAsia" w:ascii="仿宋" w:hAnsi="仿宋" w:eastAsia="仿宋" w:cstheme="majorBidi"/>
                  </w:rPr>
                  <w:t>论坛参考</w:t>
                </w:r>
              </w:ins>
              <w:customXmlInsRangeStart w:id="1890" w:author="梁元" w:date="2019-05-14T19:56:47Z"/>
            </w:sdtContent>
          </w:sdt>
          <w:customXmlInsRangeEnd w:id="1890"/>
          <w:ins w:id="1891" w:author="梁元" w:date="2019-05-14T19:56:47Z">
            <w:r>
              <w:rPr/>
              <w:tab/>
            </w:r>
          </w:ins>
          <w:ins w:id="1892" w:author="梁元" w:date="2019-05-14T19:56:54Z">
            <w:bookmarkStart w:id="128" w:name="_Toc18209_WPSOffice_Level2Page"/>
            <w:r>
              <w:rPr/>
              <w:t>16</w:t>
            </w:r>
            <w:bookmarkEnd w:id="128"/>
          </w:ins>
          <w:ins w:id="1893" w:author="梁元" w:date="2019-05-14T19:56:47Z">
            <w:r>
              <w:rPr/>
              <w:fldChar w:fldCharType="end"/>
            </w:r>
          </w:ins>
        </w:p>
        <w:p>
          <w:pPr>
            <w:pStyle w:val="39"/>
            <w:tabs>
              <w:tab w:val="right" w:leader="dot" w:pos="8306"/>
            </w:tabs>
            <w:rPr>
              <w:ins w:id="1894" w:author="梁元" w:date="2019-05-14T19:56:47Z"/>
            </w:rPr>
          </w:pPr>
          <w:ins w:id="1895" w:author="梁元" w:date="2019-05-14T19:56:47Z">
            <w:r>
              <w:rPr>
                <w:b/>
                <w:bCs/>
              </w:rPr>
              <w:fldChar w:fldCharType="begin"/>
            </w:r>
          </w:ins>
          <w:ins w:id="1896" w:author="梁元" w:date="2019-05-14T19:56:47Z">
            <w:r>
              <w:rPr/>
              <w:instrText xml:space="preserve"> HYPERLINK \l _Toc15395_WPSOffice_Level1 </w:instrText>
            </w:r>
          </w:ins>
          <w:ins w:id="1897" w:author="梁元" w:date="2019-05-14T19:56:47Z">
            <w:r>
              <w:rPr>
                <w:b/>
                <w:bCs/>
              </w:rPr>
              <w:fldChar w:fldCharType="separate"/>
            </w:r>
          </w:ins>
          <w:customXmlInsRangeStart w:id="1899" w:author="梁元" w:date="2019-05-14T19:56:47Z"/>
          <w:sdt>
            <w:sdtPr>
              <w:rPr>
                <w:rFonts w:asciiTheme="minorHAnsi" w:hAnsiTheme="minorHAnsi" w:eastAsiaTheme="minorEastAsia" w:cstheme="minorBidi"/>
                <w:b/>
                <w:bCs/>
                <w:kern w:val="2"/>
                <w:sz w:val="24"/>
                <w:szCs w:val="22"/>
                <w:lang w:val="en-US" w:eastAsia="zh-CN" w:bidi="ar-SA"/>
              </w:rPr>
              <w:id w:val="147481976"/>
              <w:placeholder>
                <w:docPart w:val="{0ed20593-476b-4302-b88a-d5bdb30edbce}"/>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899"/>
              <w:ins w:id="1901" w:author="梁元" w:date="2019-05-14T19:56:47Z">
                <w:r>
                  <w:rPr>
                    <w:rFonts w:ascii="仿宋" w:hAnsi="仿宋" w:eastAsia="仿宋" w:cstheme="minorBidi"/>
                    <w:b/>
                    <w:bCs/>
                  </w:rPr>
                  <w:t xml:space="preserve">二十、 </w:t>
                </w:r>
              </w:ins>
              <w:ins w:id="1902" w:author="梁元" w:date="2019-05-14T19:56:47Z">
                <w:r>
                  <w:rPr>
                    <w:rFonts w:hint="eastAsia" w:ascii="仿宋" w:hAnsi="仿宋" w:eastAsia="仿宋" w:cstheme="minorBidi"/>
                    <w:b/>
                    <w:bCs/>
                  </w:rPr>
                  <w:t>说一下vuex？</w:t>
                </w:r>
              </w:ins>
              <w:customXmlInsRangeStart w:id="1904" w:author="梁元" w:date="2019-05-14T19:56:47Z"/>
            </w:sdtContent>
          </w:sdt>
          <w:customXmlInsRangeEnd w:id="1904"/>
          <w:ins w:id="1905" w:author="梁元" w:date="2019-05-14T19:56:47Z">
            <w:r>
              <w:rPr>
                <w:b/>
                <w:bCs/>
              </w:rPr>
              <w:tab/>
            </w:r>
          </w:ins>
          <w:ins w:id="1906" w:author="梁元" w:date="2019-05-14T19:56:54Z">
            <w:bookmarkStart w:id="129" w:name="_Toc15395_WPSOffice_Level1Page"/>
            <w:r>
              <w:rPr>
                <w:b/>
                <w:bCs/>
              </w:rPr>
              <w:t>16</w:t>
            </w:r>
            <w:bookmarkEnd w:id="129"/>
          </w:ins>
          <w:ins w:id="1907" w:author="梁元" w:date="2019-05-14T19:56:47Z">
            <w:r>
              <w:rPr>
                <w:b/>
                <w:bCs/>
              </w:rPr>
              <w:fldChar w:fldCharType="end"/>
            </w:r>
          </w:ins>
        </w:p>
        <w:p>
          <w:pPr>
            <w:pStyle w:val="40"/>
            <w:tabs>
              <w:tab w:val="right" w:leader="dot" w:pos="8306"/>
            </w:tabs>
            <w:rPr>
              <w:ins w:id="1908" w:author="梁元" w:date="2019-05-14T19:56:47Z"/>
            </w:rPr>
          </w:pPr>
          <w:ins w:id="1909" w:author="梁元" w:date="2019-05-14T19:56:47Z">
            <w:r>
              <w:rPr/>
              <w:fldChar w:fldCharType="begin"/>
            </w:r>
          </w:ins>
          <w:ins w:id="1910" w:author="梁元" w:date="2019-05-14T19:56:47Z">
            <w:r>
              <w:rPr/>
              <w:instrText xml:space="preserve"> HYPERLINK \l _Toc2435_WPSOffice_Level2 </w:instrText>
            </w:r>
          </w:ins>
          <w:ins w:id="1911" w:author="梁元" w:date="2019-05-14T19:56:47Z">
            <w:r>
              <w:rPr/>
              <w:fldChar w:fldCharType="separate"/>
            </w:r>
          </w:ins>
          <w:customXmlInsRangeStart w:id="1913" w:author="梁元" w:date="2019-05-14T19:56:47Z"/>
          <w:sdt>
            <w:sdtPr>
              <w:rPr>
                <w:rFonts w:asciiTheme="minorHAnsi" w:hAnsiTheme="minorHAnsi" w:eastAsiaTheme="minorEastAsia" w:cstheme="minorBidi"/>
                <w:kern w:val="2"/>
                <w:sz w:val="24"/>
                <w:szCs w:val="22"/>
                <w:lang w:val="en-US" w:eastAsia="zh-CN" w:bidi="ar-SA"/>
              </w:rPr>
              <w:id w:val="147481976"/>
              <w:placeholder>
                <w:docPart w:val="{82b9b23b-7145-4f8f-a8f8-332e57b106a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913"/>
              <w:ins w:id="1915" w:author="梁元" w:date="2019-05-14T19:56:47Z">
                <w:r>
                  <w:rPr>
                    <w:rFonts w:ascii="仿宋" w:hAnsi="仿宋" w:eastAsia="仿宋" w:cstheme="majorBidi"/>
                  </w:rPr>
                  <w:t xml:space="preserve">1. </w:t>
                </w:r>
              </w:ins>
              <w:ins w:id="1916" w:author="梁元" w:date="2019-05-14T19:56:47Z">
                <w:r>
                  <w:rPr>
                    <w:rFonts w:hint="eastAsia" w:ascii="仿宋" w:hAnsi="仿宋" w:eastAsia="仿宋" w:cstheme="majorBidi"/>
                  </w:rPr>
                  <w:t>通常解法</w:t>
                </w:r>
              </w:ins>
              <w:customXmlInsRangeStart w:id="1918" w:author="梁元" w:date="2019-05-14T19:56:47Z"/>
            </w:sdtContent>
          </w:sdt>
          <w:customXmlInsRangeEnd w:id="1918"/>
          <w:ins w:id="1919" w:author="梁元" w:date="2019-05-14T19:56:47Z">
            <w:r>
              <w:rPr/>
              <w:tab/>
            </w:r>
          </w:ins>
          <w:ins w:id="1920" w:author="梁元" w:date="2019-05-14T19:56:54Z">
            <w:bookmarkStart w:id="130" w:name="_Toc2435_WPSOffice_Level2Page"/>
            <w:r>
              <w:rPr/>
              <w:t>17</w:t>
            </w:r>
            <w:bookmarkEnd w:id="130"/>
          </w:ins>
          <w:ins w:id="1921" w:author="梁元" w:date="2019-05-14T19:56:47Z">
            <w:r>
              <w:rPr/>
              <w:fldChar w:fldCharType="end"/>
            </w:r>
          </w:ins>
        </w:p>
        <w:p>
          <w:pPr>
            <w:pStyle w:val="40"/>
            <w:tabs>
              <w:tab w:val="right" w:leader="dot" w:pos="8306"/>
            </w:tabs>
            <w:rPr>
              <w:ins w:id="1922" w:author="梁元" w:date="2019-05-14T19:56:47Z"/>
            </w:rPr>
          </w:pPr>
          <w:ins w:id="1923" w:author="梁元" w:date="2019-05-14T19:56:47Z">
            <w:r>
              <w:rPr/>
              <w:fldChar w:fldCharType="begin"/>
            </w:r>
          </w:ins>
          <w:ins w:id="1924" w:author="梁元" w:date="2019-05-14T19:56:47Z">
            <w:r>
              <w:rPr/>
              <w:instrText xml:space="preserve"> HYPERLINK \l _Toc4686_WPSOffice_Level2 </w:instrText>
            </w:r>
          </w:ins>
          <w:ins w:id="1925" w:author="梁元" w:date="2019-05-14T19:56:47Z">
            <w:r>
              <w:rPr/>
              <w:fldChar w:fldCharType="separate"/>
            </w:r>
          </w:ins>
          <w:customXmlInsRangeStart w:id="1927" w:author="梁元" w:date="2019-05-14T19:56:47Z"/>
          <w:sdt>
            <w:sdtPr>
              <w:rPr>
                <w:rFonts w:asciiTheme="minorHAnsi" w:hAnsiTheme="minorHAnsi" w:eastAsiaTheme="minorEastAsia" w:cstheme="minorBidi"/>
                <w:kern w:val="2"/>
                <w:sz w:val="24"/>
                <w:szCs w:val="22"/>
                <w:lang w:val="en-US" w:eastAsia="zh-CN" w:bidi="ar-SA"/>
              </w:rPr>
              <w:id w:val="147481976"/>
              <w:placeholder>
                <w:docPart w:val="{961bb431-564c-4279-83f1-97335859786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927"/>
              <w:ins w:id="1929" w:author="梁元" w:date="2019-05-14T19:56:47Z">
                <w:r>
                  <w:rPr>
                    <w:rFonts w:hint="eastAsia" w:ascii="仿宋" w:hAnsi="仿宋" w:eastAsia="仿宋" w:cstheme="majorBidi"/>
                  </w:rPr>
                  <w:t>2. 通用大牛级解法</w:t>
                </w:r>
              </w:ins>
              <w:customXmlInsRangeStart w:id="1931" w:author="梁元" w:date="2019-05-14T19:56:47Z"/>
            </w:sdtContent>
          </w:sdt>
          <w:customXmlInsRangeEnd w:id="1931"/>
          <w:ins w:id="1932" w:author="梁元" w:date="2019-05-14T19:56:47Z">
            <w:r>
              <w:rPr/>
              <w:tab/>
            </w:r>
          </w:ins>
          <w:ins w:id="1933" w:author="梁元" w:date="2019-05-14T19:56:54Z">
            <w:bookmarkStart w:id="131" w:name="_Toc4686_WPSOffice_Level2Page"/>
            <w:r>
              <w:rPr/>
              <w:t>17</w:t>
            </w:r>
            <w:bookmarkEnd w:id="131"/>
          </w:ins>
          <w:ins w:id="1934" w:author="梁元" w:date="2019-05-14T19:56:47Z">
            <w:r>
              <w:rPr/>
              <w:fldChar w:fldCharType="end"/>
            </w:r>
          </w:ins>
        </w:p>
        <w:p>
          <w:pPr>
            <w:pStyle w:val="40"/>
            <w:tabs>
              <w:tab w:val="right" w:leader="dot" w:pos="8306"/>
            </w:tabs>
            <w:rPr>
              <w:ins w:id="1935" w:author="梁元" w:date="2019-05-14T19:56:47Z"/>
            </w:rPr>
          </w:pPr>
          <w:ins w:id="1936" w:author="梁元" w:date="2019-05-14T19:56:47Z">
            <w:r>
              <w:rPr/>
              <w:fldChar w:fldCharType="begin"/>
            </w:r>
          </w:ins>
          <w:ins w:id="1937" w:author="梁元" w:date="2019-05-14T19:56:47Z">
            <w:r>
              <w:rPr/>
              <w:instrText xml:space="preserve"> HYPERLINK \l _Toc16460_WPSOffice_Level2 </w:instrText>
            </w:r>
          </w:ins>
          <w:ins w:id="1938" w:author="梁元" w:date="2019-05-14T19:56:47Z">
            <w:r>
              <w:rPr/>
              <w:fldChar w:fldCharType="separate"/>
            </w:r>
          </w:ins>
          <w:customXmlInsRangeStart w:id="1940" w:author="梁元" w:date="2019-05-14T19:56:47Z"/>
          <w:sdt>
            <w:sdtPr>
              <w:rPr>
                <w:rFonts w:asciiTheme="minorHAnsi" w:hAnsiTheme="minorHAnsi" w:eastAsiaTheme="minorEastAsia" w:cstheme="minorBidi"/>
                <w:kern w:val="2"/>
                <w:sz w:val="24"/>
                <w:szCs w:val="22"/>
                <w:lang w:val="en-US" w:eastAsia="zh-CN" w:bidi="ar-SA"/>
              </w:rPr>
              <w:id w:val="147481976"/>
              <w:placeholder>
                <w:docPart w:val="{71e16e65-f93c-49bb-823c-25912c937227}"/>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940"/>
              <w:ins w:id="1942" w:author="梁元" w:date="2019-05-14T19:56:47Z">
                <w:r>
                  <w:rPr>
                    <w:rFonts w:ascii="仿宋" w:hAnsi="仿宋" w:eastAsia="仿宋" w:cstheme="majorBidi"/>
                  </w:rPr>
                  <w:t xml:space="preserve">3. </w:t>
                </w:r>
              </w:ins>
              <w:ins w:id="1943" w:author="梁元" w:date="2019-05-14T19:56:47Z">
                <w:r>
                  <w:rPr>
                    <w:rFonts w:hint="eastAsia" w:ascii="仿宋" w:hAnsi="仿宋" w:eastAsia="仿宋" w:cstheme="majorBidi"/>
                  </w:rPr>
                  <w:t>解法对比及优缺点</w:t>
                </w:r>
              </w:ins>
              <w:customXmlInsRangeStart w:id="1945" w:author="梁元" w:date="2019-05-14T19:56:47Z"/>
            </w:sdtContent>
          </w:sdt>
          <w:customXmlInsRangeEnd w:id="1945"/>
          <w:ins w:id="1946" w:author="梁元" w:date="2019-05-14T19:56:47Z">
            <w:r>
              <w:rPr/>
              <w:tab/>
            </w:r>
          </w:ins>
          <w:ins w:id="1947" w:author="梁元" w:date="2019-05-14T19:56:54Z">
            <w:bookmarkStart w:id="132" w:name="_Toc16460_WPSOffice_Level2Page"/>
            <w:r>
              <w:rPr/>
              <w:t>18</w:t>
            </w:r>
            <w:bookmarkEnd w:id="132"/>
          </w:ins>
          <w:ins w:id="1948" w:author="梁元" w:date="2019-05-14T19:56:47Z">
            <w:r>
              <w:rPr/>
              <w:fldChar w:fldCharType="end"/>
            </w:r>
          </w:ins>
        </w:p>
        <w:p>
          <w:pPr>
            <w:pStyle w:val="40"/>
            <w:tabs>
              <w:tab w:val="right" w:leader="dot" w:pos="8306"/>
            </w:tabs>
            <w:rPr>
              <w:ins w:id="1949" w:author="梁元" w:date="2019-05-14T19:56:47Z"/>
            </w:rPr>
          </w:pPr>
          <w:ins w:id="1950" w:author="梁元" w:date="2019-05-14T19:56:47Z">
            <w:r>
              <w:rPr/>
              <w:fldChar w:fldCharType="begin"/>
            </w:r>
          </w:ins>
          <w:ins w:id="1951" w:author="梁元" w:date="2019-05-14T19:56:47Z">
            <w:r>
              <w:rPr/>
              <w:instrText xml:space="preserve"> HYPERLINK \l _Toc29860_WPSOffice_Level2 </w:instrText>
            </w:r>
          </w:ins>
          <w:ins w:id="1952" w:author="梁元" w:date="2019-05-14T19:56:47Z">
            <w:r>
              <w:rPr/>
              <w:fldChar w:fldCharType="separate"/>
            </w:r>
          </w:ins>
          <w:customXmlInsRangeStart w:id="1954" w:author="梁元" w:date="2019-05-14T19:56:47Z"/>
          <w:sdt>
            <w:sdtPr>
              <w:rPr>
                <w:rFonts w:asciiTheme="minorHAnsi" w:hAnsiTheme="minorHAnsi" w:eastAsiaTheme="minorEastAsia" w:cstheme="minorBidi"/>
                <w:kern w:val="2"/>
                <w:sz w:val="24"/>
                <w:szCs w:val="22"/>
                <w:lang w:val="en-US" w:eastAsia="zh-CN" w:bidi="ar-SA"/>
              </w:rPr>
              <w:id w:val="147481976"/>
              <w:placeholder>
                <w:docPart w:val="{2aefbc6b-ba1f-4f00-a0fc-28a4e5cb595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954"/>
              <w:ins w:id="1956" w:author="梁元" w:date="2019-05-14T19:56:47Z">
                <w:r>
                  <w:rPr>
                    <w:rFonts w:ascii="仿宋" w:hAnsi="仿宋" w:eastAsia="仿宋" w:cstheme="majorBidi"/>
                  </w:rPr>
                  <w:t xml:space="preserve">4. </w:t>
                </w:r>
              </w:ins>
              <w:ins w:id="1957" w:author="梁元" w:date="2019-05-14T19:56:47Z">
                <w:r>
                  <w:rPr>
                    <w:rFonts w:hint="eastAsia" w:ascii="仿宋" w:hAnsi="仿宋" w:eastAsia="仿宋" w:cstheme="majorBidi"/>
                  </w:rPr>
                  <w:t>项目中体现经验的点</w:t>
                </w:r>
              </w:ins>
              <w:customXmlInsRangeStart w:id="1959" w:author="梁元" w:date="2019-05-14T19:56:47Z"/>
            </w:sdtContent>
          </w:sdt>
          <w:customXmlInsRangeEnd w:id="1959"/>
          <w:ins w:id="1960" w:author="梁元" w:date="2019-05-14T19:56:47Z">
            <w:r>
              <w:rPr/>
              <w:tab/>
            </w:r>
          </w:ins>
          <w:ins w:id="1961" w:author="梁元" w:date="2019-05-14T19:56:54Z">
            <w:bookmarkStart w:id="133" w:name="_Toc29860_WPSOffice_Level2Page"/>
            <w:r>
              <w:rPr/>
              <w:t>18</w:t>
            </w:r>
            <w:bookmarkEnd w:id="133"/>
          </w:ins>
          <w:ins w:id="1962" w:author="梁元" w:date="2019-05-14T19:56:47Z">
            <w:r>
              <w:rPr/>
              <w:fldChar w:fldCharType="end"/>
            </w:r>
          </w:ins>
        </w:p>
        <w:p>
          <w:pPr>
            <w:pStyle w:val="40"/>
            <w:tabs>
              <w:tab w:val="right" w:leader="dot" w:pos="8306"/>
            </w:tabs>
            <w:rPr>
              <w:ins w:id="1963" w:author="梁元" w:date="2019-05-14T19:56:47Z"/>
            </w:rPr>
          </w:pPr>
          <w:ins w:id="1964" w:author="梁元" w:date="2019-05-14T19:56:47Z">
            <w:r>
              <w:rPr/>
              <w:fldChar w:fldCharType="begin"/>
            </w:r>
          </w:ins>
          <w:ins w:id="1965" w:author="梁元" w:date="2019-05-14T19:56:47Z">
            <w:r>
              <w:rPr/>
              <w:instrText xml:space="preserve"> HYPERLINK \l _Toc5716_WPSOffice_Level2 </w:instrText>
            </w:r>
          </w:ins>
          <w:ins w:id="1966" w:author="梁元" w:date="2019-05-14T19:56:47Z">
            <w:r>
              <w:rPr/>
              <w:fldChar w:fldCharType="separate"/>
            </w:r>
          </w:ins>
          <w:customXmlInsRangeStart w:id="1968" w:author="梁元" w:date="2019-05-14T19:56:47Z"/>
          <w:sdt>
            <w:sdtPr>
              <w:rPr>
                <w:rFonts w:asciiTheme="minorHAnsi" w:hAnsiTheme="minorHAnsi" w:eastAsiaTheme="minorEastAsia" w:cstheme="minorBidi"/>
                <w:kern w:val="2"/>
                <w:sz w:val="24"/>
                <w:szCs w:val="22"/>
                <w:lang w:val="en-US" w:eastAsia="zh-CN" w:bidi="ar-SA"/>
              </w:rPr>
              <w:id w:val="147481976"/>
              <w:placeholder>
                <w:docPart w:val="{25233da6-5c5f-456e-9741-be6492f477b1}"/>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968"/>
              <w:ins w:id="1970" w:author="梁元" w:date="2019-05-14T19:56:47Z">
                <w:r>
                  <w:rPr>
                    <w:rFonts w:ascii="仿宋" w:hAnsi="仿宋" w:eastAsia="仿宋" w:cstheme="majorBidi"/>
                  </w:rPr>
                  <w:t xml:space="preserve">5. </w:t>
                </w:r>
              </w:ins>
              <w:ins w:id="1971" w:author="梁元" w:date="2019-05-14T19:56:47Z">
                <w:r>
                  <w:rPr>
                    <w:rFonts w:hint="eastAsia" w:ascii="仿宋" w:hAnsi="仿宋" w:eastAsia="仿宋" w:cstheme="majorBidi"/>
                  </w:rPr>
                  <w:t>论坛参考</w:t>
                </w:r>
              </w:ins>
              <w:customXmlInsRangeStart w:id="1973" w:author="梁元" w:date="2019-05-14T19:56:47Z"/>
            </w:sdtContent>
          </w:sdt>
          <w:customXmlInsRangeEnd w:id="1973"/>
          <w:ins w:id="1974" w:author="梁元" w:date="2019-05-14T19:56:47Z">
            <w:r>
              <w:rPr/>
              <w:tab/>
            </w:r>
          </w:ins>
          <w:ins w:id="1975" w:author="梁元" w:date="2019-05-14T19:56:54Z">
            <w:bookmarkStart w:id="134" w:name="_Toc5716_WPSOffice_Level2Page"/>
            <w:r>
              <w:rPr/>
              <w:t>18</w:t>
            </w:r>
            <w:bookmarkEnd w:id="134"/>
          </w:ins>
          <w:ins w:id="1976" w:author="梁元" w:date="2019-05-14T19:56:47Z">
            <w:r>
              <w:rPr/>
              <w:fldChar w:fldCharType="end"/>
            </w:r>
          </w:ins>
        </w:p>
        <w:p>
          <w:pPr>
            <w:pStyle w:val="39"/>
            <w:tabs>
              <w:tab w:val="right" w:leader="dot" w:pos="8306"/>
            </w:tabs>
            <w:rPr>
              <w:ins w:id="1977" w:author="梁元" w:date="2019-05-14T19:56:47Z"/>
            </w:rPr>
          </w:pPr>
          <w:ins w:id="1978" w:author="梁元" w:date="2019-05-14T19:56:47Z">
            <w:r>
              <w:rPr>
                <w:b/>
                <w:bCs/>
              </w:rPr>
              <w:fldChar w:fldCharType="begin"/>
            </w:r>
          </w:ins>
          <w:ins w:id="1979" w:author="梁元" w:date="2019-05-14T19:56:47Z">
            <w:r>
              <w:rPr/>
              <w:instrText xml:space="preserve"> HYPERLINK \l _Toc18378_WPSOffice_Level1 </w:instrText>
            </w:r>
          </w:ins>
          <w:ins w:id="1980" w:author="梁元" w:date="2019-05-14T19:56:47Z">
            <w:r>
              <w:rPr>
                <w:b/>
                <w:bCs/>
              </w:rPr>
              <w:fldChar w:fldCharType="separate"/>
            </w:r>
          </w:ins>
          <w:customXmlInsRangeStart w:id="1982" w:author="梁元" w:date="2019-05-14T19:56:47Z"/>
          <w:sdt>
            <w:sdtPr>
              <w:rPr>
                <w:rFonts w:asciiTheme="minorHAnsi" w:hAnsiTheme="minorHAnsi" w:eastAsiaTheme="minorEastAsia" w:cstheme="minorBidi"/>
                <w:b/>
                <w:bCs/>
                <w:kern w:val="2"/>
                <w:sz w:val="24"/>
                <w:szCs w:val="22"/>
                <w:lang w:val="en-US" w:eastAsia="zh-CN" w:bidi="ar-SA"/>
              </w:rPr>
              <w:id w:val="147481976"/>
              <w:placeholder>
                <w:docPart w:val="{39086b00-20ad-4f86-a0a0-6ca7285792f0}"/>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1982"/>
              <w:ins w:id="1984" w:author="梁元" w:date="2019-05-14T19:56:47Z">
                <w:r>
                  <w:rPr>
                    <w:rFonts w:ascii="仿宋" w:hAnsi="仿宋" w:eastAsia="仿宋" w:cstheme="minorBidi"/>
                    <w:b/>
                    <w:bCs/>
                  </w:rPr>
                  <w:t xml:space="preserve">二十一、 </w:t>
                </w:r>
              </w:ins>
              <w:ins w:id="1985" w:author="梁元" w:date="2019-05-14T19:56:47Z">
                <w:r>
                  <w:rPr>
                    <w:rFonts w:hint="eastAsia" w:ascii="仿宋" w:hAnsi="仿宋" w:eastAsia="仿宋" w:cstheme="minorBidi"/>
                    <w:b/>
                    <w:bCs/>
                  </w:rPr>
                  <w:t>小程序的组件？</w:t>
                </w:r>
              </w:ins>
              <w:customXmlInsRangeStart w:id="1987" w:author="梁元" w:date="2019-05-14T19:56:47Z"/>
            </w:sdtContent>
          </w:sdt>
          <w:customXmlInsRangeEnd w:id="1987"/>
          <w:ins w:id="1988" w:author="梁元" w:date="2019-05-14T19:56:47Z">
            <w:r>
              <w:rPr>
                <w:b/>
                <w:bCs/>
              </w:rPr>
              <w:tab/>
            </w:r>
          </w:ins>
          <w:ins w:id="1989" w:author="梁元" w:date="2019-05-14T19:56:54Z">
            <w:bookmarkStart w:id="135" w:name="_Toc18378_WPSOffice_Level1Page"/>
            <w:r>
              <w:rPr>
                <w:b/>
                <w:bCs/>
              </w:rPr>
              <w:t>18</w:t>
            </w:r>
            <w:bookmarkEnd w:id="135"/>
          </w:ins>
          <w:ins w:id="1990" w:author="梁元" w:date="2019-05-14T19:56:47Z">
            <w:r>
              <w:rPr>
                <w:b/>
                <w:bCs/>
              </w:rPr>
              <w:fldChar w:fldCharType="end"/>
            </w:r>
          </w:ins>
        </w:p>
        <w:p>
          <w:pPr>
            <w:pStyle w:val="40"/>
            <w:tabs>
              <w:tab w:val="right" w:leader="dot" w:pos="8306"/>
            </w:tabs>
            <w:rPr>
              <w:ins w:id="1991" w:author="梁元" w:date="2019-05-14T20:02:32Z"/>
            </w:rPr>
          </w:pPr>
          <w:ins w:id="1992" w:author="梁元" w:date="2019-05-14T20:02:32Z">
            <w:r>
              <w:rPr/>
              <w:fldChar w:fldCharType="begin"/>
            </w:r>
          </w:ins>
          <w:ins w:id="1993" w:author="梁元" w:date="2019-05-14T20:02:32Z">
            <w:r>
              <w:rPr/>
              <w:instrText xml:space="preserve"> HYPERLINK \l _Toc19315_WPSOffice_Level2 </w:instrText>
            </w:r>
          </w:ins>
          <w:ins w:id="1994" w:author="梁元" w:date="2019-05-14T20:02:32Z">
            <w:r>
              <w:rPr/>
              <w:fldChar w:fldCharType="separate"/>
            </w:r>
          </w:ins>
          <w:customXmlInsRangeStart w:id="1996" w:author="梁元" w:date="2019-05-14T20:02:32Z"/>
          <w:sdt>
            <w:sdtPr>
              <w:rPr>
                <w:rFonts w:asciiTheme="minorHAnsi" w:hAnsiTheme="minorHAnsi" w:eastAsiaTheme="minorEastAsia" w:cstheme="minorBidi"/>
                <w:kern w:val="2"/>
                <w:sz w:val="24"/>
                <w:szCs w:val="22"/>
                <w:lang w:val="en-US" w:eastAsia="zh-CN" w:bidi="ar-SA"/>
              </w:rPr>
              <w:id w:val="147481973"/>
              <w:placeholder>
                <w:docPart w:val="{ab2ae730-ba1f-4e11-ae69-d143612e08b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1996"/>
              <w:ins w:id="1998" w:author="梁元" w:date="2019-05-14T20:02:32Z">
                <w:r>
                  <w:rPr>
                    <w:rFonts w:ascii="仿宋" w:hAnsi="仿宋" w:eastAsia="仿宋" w:cstheme="majorBidi"/>
                  </w:rPr>
                  <w:t xml:space="preserve">7. </w:t>
                </w:r>
              </w:ins>
              <w:ins w:id="1999" w:author="梁元" w:date="2019-05-14T20:02:32Z">
                <w:r>
                  <w:rPr>
                    <w:rFonts w:hint="eastAsia" w:ascii="仿宋" w:hAnsi="仿宋" w:eastAsia="仿宋" w:cstheme="majorBidi"/>
                  </w:rPr>
                  <w:t>通常解法</w:t>
                </w:r>
              </w:ins>
              <w:customXmlInsRangeStart w:id="2001" w:author="梁元" w:date="2019-05-14T20:02:32Z"/>
            </w:sdtContent>
          </w:sdt>
          <w:customXmlInsRangeEnd w:id="2001"/>
          <w:ins w:id="2002" w:author="梁元" w:date="2019-05-14T20:02:32Z">
            <w:r>
              <w:rPr/>
              <w:tab/>
            </w:r>
          </w:ins>
          <w:ins w:id="2003" w:author="梁元" w:date="2019-05-14T20:02:32Z">
            <w:r>
              <w:rPr/>
              <w:t>8</w:t>
            </w:r>
          </w:ins>
          <w:ins w:id="2004" w:author="梁元" w:date="2019-05-14T20:02:32Z">
            <w:r>
              <w:rPr/>
              <w:fldChar w:fldCharType="end"/>
            </w:r>
          </w:ins>
        </w:p>
        <w:p>
          <w:pPr>
            <w:pStyle w:val="40"/>
            <w:tabs>
              <w:tab w:val="right" w:leader="dot" w:pos="8306"/>
            </w:tabs>
            <w:rPr>
              <w:ins w:id="2005" w:author="梁元" w:date="2019-05-14T20:02:32Z"/>
            </w:rPr>
          </w:pPr>
          <w:ins w:id="2006" w:author="梁元" w:date="2019-05-14T20:02:32Z">
            <w:r>
              <w:rPr/>
              <w:fldChar w:fldCharType="begin"/>
            </w:r>
          </w:ins>
          <w:ins w:id="2007" w:author="梁元" w:date="2019-05-14T20:02:32Z">
            <w:r>
              <w:rPr/>
              <w:instrText xml:space="preserve"> HYPERLINK \l _Toc3046_WPSOffice_Level2 </w:instrText>
            </w:r>
          </w:ins>
          <w:ins w:id="2008" w:author="梁元" w:date="2019-05-14T20:02:32Z">
            <w:r>
              <w:rPr/>
              <w:fldChar w:fldCharType="separate"/>
            </w:r>
          </w:ins>
          <w:customXmlInsRangeStart w:id="2010" w:author="梁元" w:date="2019-05-14T20:02:32Z"/>
          <w:sdt>
            <w:sdtPr>
              <w:rPr>
                <w:rFonts w:asciiTheme="minorHAnsi" w:hAnsiTheme="minorHAnsi" w:eastAsiaTheme="minorEastAsia" w:cstheme="minorBidi"/>
                <w:kern w:val="2"/>
                <w:sz w:val="24"/>
                <w:szCs w:val="22"/>
                <w:lang w:val="en-US" w:eastAsia="zh-CN" w:bidi="ar-SA"/>
              </w:rPr>
              <w:id w:val="147481973"/>
              <w:placeholder>
                <w:docPart w:val="{2d2788da-b5cb-4528-82ad-d092220f834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010"/>
              <w:ins w:id="2012" w:author="梁元" w:date="2019-05-14T20:02:32Z">
                <w:r>
                  <w:rPr>
                    <w:rFonts w:ascii="仿宋" w:hAnsi="仿宋" w:eastAsia="仿宋" w:cstheme="majorBidi"/>
                  </w:rPr>
                  <w:t xml:space="preserve">8. </w:t>
                </w:r>
              </w:ins>
              <w:ins w:id="2013" w:author="梁元" w:date="2019-05-14T20:02:32Z">
                <w:r>
                  <w:rPr>
                    <w:rFonts w:hint="eastAsia" w:ascii="仿宋" w:hAnsi="仿宋" w:eastAsia="仿宋" w:cstheme="majorBidi"/>
                  </w:rPr>
                  <w:t>通用大牛级解法</w:t>
                </w:r>
              </w:ins>
              <w:customXmlInsRangeStart w:id="2015" w:author="梁元" w:date="2019-05-14T20:02:32Z"/>
            </w:sdtContent>
          </w:sdt>
          <w:customXmlInsRangeEnd w:id="2015"/>
          <w:ins w:id="2016" w:author="梁元" w:date="2019-05-14T20:02:32Z">
            <w:r>
              <w:rPr/>
              <w:tab/>
            </w:r>
          </w:ins>
          <w:ins w:id="2017" w:author="梁元" w:date="2019-05-14T20:02:32Z">
            <w:r>
              <w:rPr/>
              <w:t>9</w:t>
            </w:r>
          </w:ins>
          <w:ins w:id="2018" w:author="梁元" w:date="2019-05-14T20:02:32Z">
            <w:r>
              <w:rPr/>
              <w:fldChar w:fldCharType="end"/>
            </w:r>
          </w:ins>
        </w:p>
        <w:p>
          <w:pPr>
            <w:pStyle w:val="40"/>
            <w:tabs>
              <w:tab w:val="right" w:leader="dot" w:pos="8306"/>
            </w:tabs>
            <w:rPr>
              <w:ins w:id="2019" w:author="梁元" w:date="2019-05-14T20:02:32Z"/>
            </w:rPr>
          </w:pPr>
          <w:ins w:id="2020" w:author="梁元" w:date="2019-05-14T20:02:32Z">
            <w:r>
              <w:rPr/>
              <w:fldChar w:fldCharType="begin"/>
            </w:r>
          </w:ins>
          <w:ins w:id="2021" w:author="梁元" w:date="2019-05-14T20:02:32Z">
            <w:r>
              <w:rPr/>
              <w:instrText xml:space="preserve"> HYPERLINK \l _Toc19700_WPSOffice_Level2 </w:instrText>
            </w:r>
          </w:ins>
          <w:ins w:id="2022" w:author="梁元" w:date="2019-05-14T20:02:32Z">
            <w:r>
              <w:rPr/>
              <w:fldChar w:fldCharType="separate"/>
            </w:r>
          </w:ins>
          <w:customXmlInsRangeStart w:id="2024" w:author="梁元" w:date="2019-05-14T20:02:32Z"/>
          <w:sdt>
            <w:sdtPr>
              <w:rPr>
                <w:rFonts w:asciiTheme="minorHAnsi" w:hAnsiTheme="minorHAnsi" w:eastAsiaTheme="minorEastAsia" w:cstheme="minorBidi"/>
                <w:kern w:val="2"/>
                <w:sz w:val="24"/>
                <w:szCs w:val="22"/>
                <w:lang w:val="en-US" w:eastAsia="zh-CN" w:bidi="ar-SA"/>
              </w:rPr>
              <w:id w:val="147481973"/>
              <w:placeholder>
                <w:docPart w:val="{7f982a48-7df9-4ea9-875d-3e360eb7b001}"/>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024"/>
              <w:ins w:id="2026" w:author="梁元" w:date="2019-05-14T20:02:32Z">
                <w:r>
                  <w:rPr>
                    <w:rFonts w:ascii="仿宋" w:hAnsi="仿宋" w:eastAsia="仿宋" w:cstheme="majorBidi"/>
                  </w:rPr>
                  <w:t xml:space="preserve">9. </w:t>
                </w:r>
              </w:ins>
              <w:ins w:id="2027" w:author="梁元" w:date="2019-05-14T20:02:32Z">
                <w:r>
                  <w:rPr>
                    <w:rFonts w:hint="eastAsia" w:ascii="仿宋" w:hAnsi="仿宋" w:eastAsia="仿宋" w:cstheme="majorBidi"/>
                  </w:rPr>
                  <w:t>解法对比及优缺点</w:t>
                </w:r>
              </w:ins>
              <w:customXmlInsRangeStart w:id="2029" w:author="梁元" w:date="2019-05-14T20:02:32Z"/>
            </w:sdtContent>
          </w:sdt>
          <w:customXmlInsRangeEnd w:id="2029"/>
          <w:ins w:id="2030" w:author="梁元" w:date="2019-05-14T20:02:32Z">
            <w:r>
              <w:rPr/>
              <w:tab/>
            </w:r>
          </w:ins>
          <w:ins w:id="2031" w:author="梁元" w:date="2019-05-14T20:02:32Z">
            <w:r>
              <w:rPr/>
              <w:t>9</w:t>
            </w:r>
          </w:ins>
          <w:ins w:id="2032" w:author="梁元" w:date="2019-05-14T20:02:32Z">
            <w:r>
              <w:rPr/>
              <w:fldChar w:fldCharType="end"/>
            </w:r>
          </w:ins>
        </w:p>
        <w:p>
          <w:pPr>
            <w:pStyle w:val="40"/>
            <w:tabs>
              <w:tab w:val="right" w:leader="dot" w:pos="8306"/>
            </w:tabs>
            <w:rPr>
              <w:ins w:id="2033" w:author="梁元" w:date="2019-05-14T20:02:32Z"/>
            </w:rPr>
          </w:pPr>
          <w:ins w:id="2034" w:author="梁元" w:date="2019-05-14T20:02:32Z">
            <w:r>
              <w:rPr/>
              <w:fldChar w:fldCharType="begin"/>
            </w:r>
          </w:ins>
          <w:ins w:id="2035" w:author="梁元" w:date="2019-05-14T20:02:32Z">
            <w:r>
              <w:rPr/>
              <w:instrText xml:space="preserve"> HYPERLINK \l _Toc31558_WPSOffice_Level2 </w:instrText>
            </w:r>
          </w:ins>
          <w:ins w:id="2036" w:author="梁元" w:date="2019-05-14T20:02:32Z">
            <w:r>
              <w:rPr/>
              <w:fldChar w:fldCharType="separate"/>
            </w:r>
          </w:ins>
          <w:customXmlInsRangeStart w:id="2038" w:author="梁元" w:date="2019-05-14T20:02:32Z"/>
          <w:sdt>
            <w:sdtPr>
              <w:rPr>
                <w:rFonts w:asciiTheme="minorHAnsi" w:hAnsiTheme="minorHAnsi" w:eastAsiaTheme="minorEastAsia" w:cstheme="minorBidi"/>
                <w:kern w:val="2"/>
                <w:sz w:val="24"/>
                <w:szCs w:val="22"/>
                <w:lang w:val="en-US" w:eastAsia="zh-CN" w:bidi="ar-SA"/>
              </w:rPr>
              <w:id w:val="147481973"/>
              <w:placeholder>
                <w:docPart w:val="{6e862dc9-82e7-4feb-8bdf-b4db78ba7cb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038"/>
              <w:ins w:id="2040" w:author="梁元" w:date="2019-05-14T20:02:32Z">
                <w:r>
                  <w:rPr>
                    <w:rFonts w:ascii="仿宋" w:hAnsi="仿宋" w:eastAsia="仿宋" w:cstheme="majorBidi"/>
                  </w:rPr>
                  <w:t xml:space="preserve">10. </w:t>
                </w:r>
              </w:ins>
              <w:ins w:id="2041" w:author="梁元" w:date="2019-05-14T20:02:32Z">
                <w:r>
                  <w:rPr>
                    <w:rFonts w:hint="eastAsia" w:ascii="仿宋" w:hAnsi="仿宋" w:eastAsia="仿宋" w:cstheme="majorBidi"/>
                  </w:rPr>
                  <w:t>延伸及扩展问题回答参考</w:t>
                </w:r>
              </w:ins>
              <w:customXmlInsRangeStart w:id="2043" w:author="梁元" w:date="2019-05-14T20:02:32Z"/>
            </w:sdtContent>
          </w:sdt>
          <w:customXmlInsRangeEnd w:id="2043"/>
          <w:ins w:id="2044" w:author="梁元" w:date="2019-05-14T20:02:32Z">
            <w:r>
              <w:rPr/>
              <w:tab/>
            </w:r>
          </w:ins>
          <w:ins w:id="2045" w:author="梁元" w:date="2019-05-14T20:02:32Z">
            <w:r>
              <w:rPr/>
              <w:t>10</w:t>
            </w:r>
          </w:ins>
          <w:ins w:id="2046" w:author="梁元" w:date="2019-05-14T20:02:32Z">
            <w:r>
              <w:rPr/>
              <w:fldChar w:fldCharType="end"/>
            </w:r>
          </w:ins>
        </w:p>
        <w:p>
          <w:pPr>
            <w:pStyle w:val="40"/>
            <w:tabs>
              <w:tab w:val="right" w:leader="dot" w:pos="8306"/>
            </w:tabs>
            <w:rPr>
              <w:ins w:id="2047" w:author="梁元" w:date="2019-05-14T20:02:32Z"/>
            </w:rPr>
          </w:pPr>
          <w:ins w:id="2048" w:author="梁元" w:date="2019-05-14T20:02:32Z">
            <w:r>
              <w:rPr/>
              <w:fldChar w:fldCharType="begin"/>
            </w:r>
          </w:ins>
          <w:ins w:id="2049" w:author="梁元" w:date="2019-05-14T20:02:32Z">
            <w:r>
              <w:rPr/>
              <w:instrText xml:space="preserve"> HYPERLINK \l _Toc29131_WPSOffice_Level2 </w:instrText>
            </w:r>
          </w:ins>
          <w:ins w:id="2050" w:author="梁元" w:date="2019-05-14T20:02:32Z">
            <w:r>
              <w:rPr/>
              <w:fldChar w:fldCharType="separate"/>
            </w:r>
          </w:ins>
          <w:customXmlInsRangeStart w:id="2052" w:author="梁元" w:date="2019-05-14T20:02:32Z"/>
          <w:sdt>
            <w:sdtPr>
              <w:rPr>
                <w:rFonts w:asciiTheme="minorHAnsi" w:hAnsiTheme="minorHAnsi" w:eastAsiaTheme="minorEastAsia" w:cstheme="minorBidi"/>
                <w:kern w:val="2"/>
                <w:sz w:val="24"/>
                <w:szCs w:val="22"/>
                <w:lang w:val="en-US" w:eastAsia="zh-CN" w:bidi="ar-SA"/>
              </w:rPr>
              <w:id w:val="147481973"/>
              <w:placeholder>
                <w:docPart w:val="{37b395b1-a7f3-42c9-9d00-d4f1efb79fe1}"/>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052"/>
              <w:ins w:id="2054" w:author="梁元" w:date="2019-05-14T20:02:32Z">
                <w:r>
                  <w:rPr>
                    <w:rFonts w:ascii="仿宋" w:hAnsi="仿宋" w:eastAsia="仿宋" w:cstheme="majorBidi"/>
                  </w:rPr>
                  <w:t xml:space="preserve">11. </w:t>
                </w:r>
              </w:ins>
              <w:ins w:id="2055" w:author="梁元" w:date="2019-05-14T20:02:32Z">
                <w:r>
                  <w:rPr>
                    <w:rFonts w:hint="eastAsia" w:ascii="仿宋" w:hAnsi="仿宋" w:eastAsia="仿宋" w:cstheme="majorBidi"/>
                  </w:rPr>
                  <w:t>项目中体现经验的点</w:t>
                </w:r>
              </w:ins>
              <w:customXmlInsRangeStart w:id="2057" w:author="梁元" w:date="2019-05-14T20:02:32Z"/>
            </w:sdtContent>
          </w:sdt>
          <w:customXmlInsRangeEnd w:id="2057"/>
          <w:ins w:id="2058" w:author="梁元" w:date="2019-05-14T20:02:32Z">
            <w:r>
              <w:rPr/>
              <w:tab/>
            </w:r>
          </w:ins>
          <w:ins w:id="2059" w:author="梁元" w:date="2019-05-14T20:02:32Z">
            <w:r>
              <w:rPr/>
              <w:t>10</w:t>
            </w:r>
          </w:ins>
          <w:ins w:id="2060" w:author="梁元" w:date="2019-05-14T20:02:32Z">
            <w:r>
              <w:rPr/>
              <w:fldChar w:fldCharType="end"/>
            </w:r>
          </w:ins>
        </w:p>
        <w:p>
          <w:pPr>
            <w:pStyle w:val="39"/>
            <w:tabs>
              <w:tab w:val="right" w:leader="dot" w:pos="8306"/>
            </w:tabs>
            <w:ind w:firstLine="400" w:firstLineChars="200"/>
            <w:rPr>
              <w:ins w:id="2062" w:author="梁元" w:date="2019-05-14T20:02:31Z"/>
              <w:b/>
              <w:bCs/>
            </w:rPr>
            <w:pPrChange w:id="2061" w:author="梁元" w:date="2019-05-14T20:02:38Z">
              <w:pPr>
                <w:pStyle w:val="39"/>
                <w:tabs>
                  <w:tab w:val="right" w:leader="dot" w:pos="8306"/>
                </w:tabs>
              </w:pPr>
            </w:pPrChange>
          </w:pPr>
          <w:ins w:id="2063" w:author="梁元" w:date="2019-05-14T20:02:32Z">
            <w:r>
              <w:rPr/>
              <w:fldChar w:fldCharType="begin"/>
            </w:r>
          </w:ins>
          <w:ins w:id="2064" w:author="梁元" w:date="2019-05-14T20:02:32Z">
            <w:r>
              <w:rPr/>
              <w:instrText xml:space="preserve"> HYPERLINK \l _Toc18431_WPSOffice_Level2 </w:instrText>
            </w:r>
          </w:ins>
          <w:ins w:id="2065" w:author="梁元" w:date="2019-05-14T20:02:32Z">
            <w:r>
              <w:rPr/>
              <w:fldChar w:fldCharType="separate"/>
            </w:r>
          </w:ins>
          <w:customXmlInsRangeStart w:id="2067" w:author="梁元" w:date="2019-05-14T20:02:32Z"/>
          <w:sdt>
            <w:sdtPr>
              <w:rPr>
                <w:rFonts w:asciiTheme="minorHAnsi" w:hAnsiTheme="minorHAnsi" w:eastAsiaTheme="minorEastAsia" w:cstheme="minorBidi"/>
                <w:kern w:val="2"/>
                <w:sz w:val="24"/>
                <w:szCs w:val="22"/>
                <w:lang w:val="en-US" w:eastAsia="zh-CN" w:bidi="ar-SA"/>
              </w:rPr>
              <w:id w:val="147481970"/>
              <w:placeholder>
                <w:docPart w:val="{7cf2af12-65b6-4c57-8ef0-a90bc00252e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067"/>
              <w:ins w:id="2069" w:author="梁元" w:date="2019-05-14T20:02:32Z">
                <w:r>
                  <w:rPr>
                    <w:rFonts w:ascii="仿宋" w:hAnsi="仿宋" w:eastAsia="仿宋" w:cstheme="majorBidi"/>
                  </w:rPr>
                  <w:t xml:space="preserve">12. </w:t>
                </w:r>
              </w:ins>
              <w:ins w:id="2070" w:author="梁元" w:date="2019-05-14T20:02:32Z">
                <w:r>
                  <w:rPr>
                    <w:rFonts w:hint="eastAsia" w:ascii="仿宋" w:hAnsi="仿宋" w:eastAsia="仿宋" w:cstheme="majorBidi"/>
                  </w:rPr>
                  <w:t>论坛参考</w:t>
                </w:r>
              </w:ins>
              <w:customXmlInsRangeStart w:id="2072" w:author="梁元" w:date="2019-05-14T20:02:32Z"/>
            </w:sdtContent>
          </w:sdt>
          <w:customXmlInsRangeEnd w:id="2072"/>
          <w:ins w:id="2073" w:author="梁元" w:date="2019-05-14T20:02:32Z">
            <w:r>
              <w:rPr/>
              <w:tab/>
            </w:r>
          </w:ins>
          <w:ins w:id="2074" w:author="梁元" w:date="2019-05-14T20:02:32Z">
            <w:r>
              <w:rPr/>
              <w:t>10</w:t>
            </w:r>
          </w:ins>
          <w:ins w:id="2075" w:author="梁元" w:date="2019-05-14T20:02:32Z">
            <w:r>
              <w:rPr/>
              <w:fldChar w:fldCharType="end"/>
            </w:r>
          </w:ins>
        </w:p>
        <w:p>
          <w:pPr>
            <w:pStyle w:val="39"/>
            <w:tabs>
              <w:tab w:val="right" w:leader="dot" w:pos="8306"/>
            </w:tabs>
            <w:rPr>
              <w:ins w:id="2076" w:author="梁元" w:date="2019-05-14T19:56:47Z"/>
            </w:rPr>
          </w:pPr>
          <w:ins w:id="2077" w:author="梁元" w:date="2019-05-14T19:56:47Z">
            <w:r>
              <w:rPr>
                <w:b/>
                <w:bCs/>
              </w:rPr>
              <w:fldChar w:fldCharType="begin"/>
            </w:r>
          </w:ins>
          <w:ins w:id="2078" w:author="梁元" w:date="2019-05-14T19:56:47Z">
            <w:r>
              <w:rPr/>
              <w:instrText xml:space="preserve"> HYPERLINK \l _Toc25582_WPSOffice_Level1 </w:instrText>
            </w:r>
          </w:ins>
          <w:ins w:id="2079" w:author="梁元" w:date="2019-05-14T19:56:47Z">
            <w:r>
              <w:rPr>
                <w:b/>
                <w:bCs/>
              </w:rPr>
              <w:fldChar w:fldCharType="separate"/>
            </w:r>
          </w:ins>
          <w:customXmlInsRangeStart w:id="2081" w:author="梁元" w:date="2019-05-14T19:56:47Z"/>
          <w:sdt>
            <w:sdtPr>
              <w:rPr>
                <w:rFonts w:asciiTheme="minorHAnsi" w:hAnsiTheme="minorHAnsi" w:eastAsiaTheme="minorEastAsia" w:cstheme="minorBidi"/>
                <w:b/>
                <w:bCs/>
                <w:kern w:val="2"/>
                <w:sz w:val="24"/>
                <w:szCs w:val="22"/>
                <w:lang w:val="en-US" w:eastAsia="zh-CN" w:bidi="ar-SA"/>
              </w:rPr>
              <w:id w:val="147481976"/>
              <w:placeholder>
                <w:docPart w:val="{41b6e676-5904-4392-8a3a-0071eb74662d}"/>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2081"/>
              <w:ins w:id="2083" w:author="梁元" w:date="2019-05-14T19:56:47Z">
                <w:r>
                  <w:rPr>
                    <w:rFonts w:ascii="仿宋" w:hAnsi="仿宋" w:eastAsia="仿宋" w:cstheme="minorBidi"/>
                    <w:b/>
                    <w:bCs/>
                  </w:rPr>
                  <w:t xml:space="preserve">二十二、 </w:t>
                </w:r>
              </w:ins>
              <w:ins w:id="2084" w:author="梁元" w:date="2019-05-14T19:56:47Z">
                <w:r>
                  <w:rPr>
                    <w:rFonts w:hint="eastAsia" w:ascii="仿宋" w:hAnsi="仿宋" w:eastAsia="仿宋" w:cstheme="minorBidi"/>
                    <w:b/>
                    <w:bCs/>
                  </w:rPr>
                  <w:t>如何理解http的缓存机制？</w:t>
                </w:r>
              </w:ins>
              <w:customXmlInsRangeStart w:id="2086" w:author="梁元" w:date="2019-05-14T19:56:47Z"/>
            </w:sdtContent>
          </w:sdt>
          <w:customXmlInsRangeEnd w:id="2086"/>
          <w:ins w:id="2087" w:author="梁元" w:date="2019-05-14T19:56:47Z">
            <w:r>
              <w:rPr>
                <w:b/>
                <w:bCs/>
              </w:rPr>
              <w:tab/>
            </w:r>
          </w:ins>
          <w:ins w:id="2088" w:author="梁元" w:date="2019-05-14T19:56:54Z">
            <w:bookmarkStart w:id="136" w:name="_Toc25582_WPSOffice_Level1Page"/>
            <w:r>
              <w:rPr>
                <w:b/>
                <w:bCs/>
              </w:rPr>
              <w:t>20</w:t>
            </w:r>
            <w:bookmarkEnd w:id="136"/>
          </w:ins>
          <w:ins w:id="2089" w:author="梁元" w:date="2019-05-14T19:56:47Z">
            <w:r>
              <w:rPr>
                <w:b/>
                <w:bCs/>
              </w:rPr>
              <w:fldChar w:fldCharType="end"/>
            </w:r>
          </w:ins>
        </w:p>
        <w:p>
          <w:pPr>
            <w:pStyle w:val="40"/>
            <w:tabs>
              <w:tab w:val="right" w:leader="dot" w:pos="8306"/>
            </w:tabs>
            <w:rPr>
              <w:ins w:id="2090" w:author="梁元" w:date="2019-05-14T19:56:47Z"/>
            </w:rPr>
          </w:pPr>
          <w:ins w:id="2091" w:author="梁元" w:date="2019-05-14T19:56:47Z">
            <w:r>
              <w:rPr/>
              <w:fldChar w:fldCharType="begin"/>
            </w:r>
          </w:ins>
          <w:ins w:id="2092" w:author="梁元" w:date="2019-05-14T19:56:47Z">
            <w:r>
              <w:rPr/>
              <w:instrText xml:space="preserve"> HYPERLINK \l _Toc18444_WPSOffice_Level2 </w:instrText>
            </w:r>
          </w:ins>
          <w:ins w:id="2093" w:author="梁元" w:date="2019-05-14T19:56:47Z">
            <w:r>
              <w:rPr/>
              <w:fldChar w:fldCharType="separate"/>
            </w:r>
          </w:ins>
          <w:customXmlInsRangeStart w:id="2095" w:author="梁元" w:date="2019-05-14T19:56:47Z"/>
          <w:sdt>
            <w:sdtPr>
              <w:rPr>
                <w:rFonts w:asciiTheme="minorHAnsi" w:hAnsiTheme="minorHAnsi" w:eastAsiaTheme="minorEastAsia" w:cstheme="minorBidi"/>
                <w:kern w:val="2"/>
                <w:sz w:val="24"/>
                <w:szCs w:val="22"/>
                <w:lang w:val="en-US" w:eastAsia="zh-CN" w:bidi="ar-SA"/>
              </w:rPr>
              <w:id w:val="147481976"/>
              <w:placeholder>
                <w:docPart w:val="{5df811b7-58fd-4b42-9fab-bed0320dcb7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095"/>
              <w:ins w:id="2097" w:author="梁元" w:date="2019-05-14T19:56:47Z">
                <w:r>
                  <w:rPr>
                    <w:rFonts w:ascii="仿宋" w:hAnsi="仿宋" w:eastAsia="仿宋" w:cstheme="majorBidi"/>
                  </w:rPr>
                  <w:t xml:space="preserve">1. </w:t>
                </w:r>
              </w:ins>
              <w:ins w:id="2098" w:author="梁元" w:date="2019-05-14T19:56:47Z">
                <w:r>
                  <w:rPr>
                    <w:rFonts w:hint="eastAsia" w:ascii="仿宋" w:hAnsi="仿宋" w:eastAsia="仿宋" w:cstheme="majorBidi"/>
                  </w:rPr>
                  <w:t>通常解法</w:t>
                </w:r>
              </w:ins>
              <w:customXmlInsRangeStart w:id="2100" w:author="梁元" w:date="2019-05-14T19:56:47Z"/>
            </w:sdtContent>
          </w:sdt>
          <w:customXmlInsRangeEnd w:id="2100"/>
          <w:ins w:id="2101" w:author="梁元" w:date="2019-05-14T19:56:47Z">
            <w:r>
              <w:rPr/>
              <w:tab/>
            </w:r>
          </w:ins>
          <w:ins w:id="2102" w:author="梁元" w:date="2019-05-14T19:56:54Z">
            <w:bookmarkStart w:id="137" w:name="_Toc18444_WPSOffice_Level2Page"/>
            <w:r>
              <w:rPr/>
              <w:t>20</w:t>
            </w:r>
            <w:bookmarkEnd w:id="137"/>
          </w:ins>
          <w:ins w:id="2103" w:author="梁元" w:date="2019-05-14T19:56:47Z">
            <w:r>
              <w:rPr/>
              <w:fldChar w:fldCharType="end"/>
            </w:r>
          </w:ins>
        </w:p>
        <w:p>
          <w:pPr>
            <w:pStyle w:val="40"/>
            <w:tabs>
              <w:tab w:val="right" w:leader="dot" w:pos="8306"/>
            </w:tabs>
            <w:rPr>
              <w:ins w:id="2104" w:author="梁元" w:date="2019-05-14T19:56:47Z"/>
            </w:rPr>
          </w:pPr>
          <w:ins w:id="2105" w:author="梁元" w:date="2019-05-14T19:56:47Z">
            <w:r>
              <w:rPr/>
              <w:fldChar w:fldCharType="begin"/>
            </w:r>
          </w:ins>
          <w:ins w:id="2106" w:author="梁元" w:date="2019-05-14T19:56:47Z">
            <w:r>
              <w:rPr/>
              <w:instrText xml:space="preserve"> HYPERLINK \l _Toc13756_WPSOffice_Level2 </w:instrText>
            </w:r>
          </w:ins>
          <w:ins w:id="2107" w:author="梁元" w:date="2019-05-14T19:56:47Z">
            <w:r>
              <w:rPr/>
              <w:fldChar w:fldCharType="separate"/>
            </w:r>
          </w:ins>
          <w:customXmlInsRangeStart w:id="2109" w:author="梁元" w:date="2019-05-14T19:56:47Z"/>
          <w:sdt>
            <w:sdtPr>
              <w:rPr>
                <w:rFonts w:asciiTheme="minorHAnsi" w:hAnsiTheme="minorHAnsi" w:eastAsiaTheme="minorEastAsia" w:cstheme="minorBidi"/>
                <w:kern w:val="2"/>
                <w:sz w:val="24"/>
                <w:szCs w:val="22"/>
                <w:lang w:val="en-US" w:eastAsia="zh-CN" w:bidi="ar-SA"/>
              </w:rPr>
              <w:id w:val="147481976"/>
              <w:placeholder>
                <w:docPart w:val="{df4f1976-5e48-475f-9d76-7ff423f0e35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109"/>
              <w:ins w:id="2111" w:author="梁元" w:date="2019-05-14T19:56:47Z">
                <w:r>
                  <w:rPr>
                    <w:rFonts w:ascii="仿宋" w:hAnsi="仿宋" w:eastAsia="仿宋" w:cstheme="majorBidi"/>
                  </w:rPr>
                  <w:t xml:space="preserve">2. </w:t>
                </w:r>
              </w:ins>
              <w:ins w:id="2112" w:author="梁元" w:date="2019-05-14T19:56:47Z">
                <w:r>
                  <w:rPr>
                    <w:rFonts w:hint="eastAsia" w:ascii="仿宋" w:hAnsi="仿宋" w:eastAsia="仿宋" w:cstheme="majorBidi"/>
                  </w:rPr>
                  <w:t>通用大牛级解法</w:t>
                </w:r>
              </w:ins>
              <w:customXmlInsRangeStart w:id="2114" w:author="梁元" w:date="2019-05-14T19:56:47Z"/>
            </w:sdtContent>
          </w:sdt>
          <w:customXmlInsRangeEnd w:id="2114"/>
          <w:ins w:id="2115" w:author="梁元" w:date="2019-05-14T19:56:47Z">
            <w:r>
              <w:rPr/>
              <w:tab/>
            </w:r>
          </w:ins>
          <w:ins w:id="2116" w:author="梁元" w:date="2019-05-14T19:56:54Z">
            <w:bookmarkStart w:id="138" w:name="_Toc13756_WPSOffice_Level2Page"/>
            <w:r>
              <w:rPr/>
              <w:t>22</w:t>
            </w:r>
            <w:bookmarkEnd w:id="138"/>
          </w:ins>
          <w:ins w:id="2117" w:author="梁元" w:date="2019-05-14T19:56:47Z">
            <w:r>
              <w:rPr/>
              <w:fldChar w:fldCharType="end"/>
            </w:r>
          </w:ins>
        </w:p>
        <w:p>
          <w:pPr>
            <w:pStyle w:val="40"/>
            <w:tabs>
              <w:tab w:val="right" w:leader="dot" w:pos="8306"/>
            </w:tabs>
            <w:rPr>
              <w:ins w:id="2118" w:author="梁元" w:date="2019-05-14T19:56:47Z"/>
            </w:rPr>
          </w:pPr>
          <w:ins w:id="2119" w:author="梁元" w:date="2019-05-14T19:56:47Z">
            <w:r>
              <w:rPr/>
              <w:fldChar w:fldCharType="begin"/>
            </w:r>
          </w:ins>
          <w:ins w:id="2120" w:author="梁元" w:date="2019-05-14T19:56:47Z">
            <w:r>
              <w:rPr/>
              <w:instrText xml:space="preserve"> HYPERLINK \l _Toc20115_WPSOffice_Level2 </w:instrText>
            </w:r>
          </w:ins>
          <w:ins w:id="2121" w:author="梁元" w:date="2019-05-14T19:56:47Z">
            <w:r>
              <w:rPr/>
              <w:fldChar w:fldCharType="separate"/>
            </w:r>
          </w:ins>
          <w:customXmlInsRangeStart w:id="2123" w:author="梁元" w:date="2019-05-14T19:56:47Z"/>
          <w:sdt>
            <w:sdtPr>
              <w:rPr>
                <w:rFonts w:asciiTheme="minorHAnsi" w:hAnsiTheme="minorHAnsi" w:eastAsiaTheme="minorEastAsia" w:cstheme="minorBidi"/>
                <w:kern w:val="2"/>
                <w:sz w:val="24"/>
                <w:szCs w:val="22"/>
                <w:lang w:val="en-US" w:eastAsia="zh-CN" w:bidi="ar-SA"/>
              </w:rPr>
              <w:id w:val="147481976"/>
              <w:placeholder>
                <w:docPart w:val="{1c084f55-331d-486b-9318-d410d858fab7}"/>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123"/>
              <w:ins w:id="2125" w:author="梁元" w:date="2019-05-14T19:56:47Z">
                <w:r>
                  <w:rPr>
                    <w:rFonts w:ascii="仿宋" w:hAnsi="仿宋" w:eastAsia="仿宋" w:cstheme="majorBidi"/>
                  </w:rPr>
                  <w:t xml:space="preserve">3. </w:t>
                </w:r>
              </w:ins>
              <w:ins w:id="2126" w:author="梁元" w:date="2019-05-14T19:56:47Z">
                <w:r>
                  <w:rPr>
                    <w:rFonts w:hint="eastAsia" w:ascii="仿宋" w:hAnsi="仿宋" w:eastAsia="仿宋" w:cstheme="majorBidi"/>
                  </w:rPr>
                  <w:t>解法对比及优缺点</w:t>
                </w:r>
              </w:ins>
              <w:customXmlInsRangeStart w:id="2128" w:author="梁元" w:date="2019-05-14T19:56:47Z"/>
            </w:sdtContent>
          </w:sdt>
          <w:customXmlInsRangeEnd w:id="2128"/>
          <w:ins w:id="2129" w:author="梁元" w:date="2019-05-14T19:56:47Z">
            <w:r>
              <w:rPr/>
              <w:tab/>
            </w:r>
          </w:ins>
          <w:ins w:id="2130" w:author="梁元" w:date="2019-05-14T19:56:54Z">
            <w:bookmarkStart w:id="139" w:name="_Toc20115_WPSOffice_Level2Page"/>
            <w:r>
              <w:rPr/>
              <w:t>24</w:t>
            </w:r>
            <w:bookmarkEnd w:id="139"/>
          </w:ins>
          <w:ins w:id="2131" w:author="梁元" w:date="2019-05-14T19:56:47Z">
            <w:r>
              <w:rPr/>
              <w:fldChar w:fldCharType="end"/>
            </w:r>
          </w:ins>
        </w:p>
        <w:p>
          <w:pPr>
            <w:pStyle w:val="40"/>
            <w:tabs>
              <w:tab w:val="right" w:leader="dot" w:pos="8306"/>
            </w:tabs>
            <w:rPr>
              <w:ins w:id="2132" w:author="梁元" w:date="2019-05-14T19:56:47Z"/>
            </w:rPr>
          </w:pPr>
          <w:ins w:id="2133" w:author="梁元" w:date="2019-05-14T19:56:47Z">
            <w:r>
              <w:rPr/>
              <w:fldChar w:fldCharType="begin"/>
            </w:r>
          </w:ins>
          <w:ins w:id="2134" w:author="梁元" w:date="2019-05-14T19:56:47Z">
            <w:r>
              <w:rPr/>
              <w:instrText xml:space="preserve"> HYPERLINK \l _Toc24326_WPSOffice_Level2 </w:instrText>
            </w:r>
          </w:ins>
          <w:ins w:id="2135" w:author="梁元" w:date="2019-05-14T19:56:47Z">
            <w:r>
              <w:rPr/>
              <w:fldChar w:fldCharType="separate"/>
            </w:r>
          </w:ins>
          <w:customXmlInsRangeStart w:id="2137" w:author="梁元" w:date="2019-05-14T19:56:47Z"/>
          <w:sdt>
            <w:sdtPr>
              <w:rPr>
                <w:rFonts w:asciiTheme="minorHAnsi" w:hAnsiTheme="minorHAnsi" w:eastAsiaTheme="minorEastAsia" w:cstheme="minorBidi"/>
                <w:kern w:val="2"/>
                <w:sz w:val="24"/>
                <w:szCs w:val="22"/>
                <w:lang w:val="en-US" w:eastAsia="zh-CN" w:bidi="ar-SA"/>
              </w:rPr>
              <w:id w:val="147481976"/>
              <w:placeholder>
                <w:docPart w:val="{ee3f5a6a-03a0-4405-8f26-0dc51461479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137"/>
              <w:ins w:id="2139" w:author="梁元" w:date="2019-05-14T19:56:47Z">
                <w:r>
                  <w:rPr>
                    <w:rFonts w:ascii="仿宋" w:hAnsi="仿宋" w:eastAsia="仿宋" w:cstheme="majorBidi"/>
                  </w:rPr>
                  <w:t xml:space="preserve">4. </w:t>
                </w:r>
              </w:ins>
              <w:ins w:id="2140" w:author="梁元" w:date="2019-05-14T19:56:47Z">
                <w:r>
                  <w:rPr>
                    <w:rFonts w:hint="eastAsia" w:ascii="仿宋" w:hAnsi="仿宋" w:eastAsia="仿宋" w:cstheme="majorBidi"/>
                  </w:rPr>
                  <w:t>延伸及扩展问题回答参考</w:t>
                </w:r>
              </w:ins>
              <w:customXmlInsRangeStart w:id="2142" w:author="梁元" w:date="2019-05-14T19:56:47Z"/>
            </w:sdtContent>
          </w:sdt>
          <w:customXmlInsRangeEnd w:id="2142"/>
          <w:ins w:id="2143" w:author="梁元" w:date="2019-05-14T19:56:47Z">
            <w:r>
              <w:rPr/>
              <w:tab/>
            </w:r>
          </w:ins>
          <w:ins w:id="2144" w:author="梁元" w:date="2019-05-14T19:56:54Z">
            <w:bookmarkStart w:id="140" w:name="_Toc24326_WPSOffice_Level2Page"/>
            <w:r>
              <w:rPr/>
              <w:t>24</w:t>
            </w:r>
            <w:bookmarkEnd w:id="140"/>
          </w:ins>
          <w:ins w:id="2145" w:author="梁元" w:date="2019-05-14T19:56:47Z">
            <w:r>
              <w:rPr/>
              <w:fldChar w:fldCharType="end"/>
            </w:r>
          </w:ins>
        </w:p>
        <w:p>
          <w:pPr>
            <w:pStyle w:val="40"/>
            <w:tabs>
              <w:tab w:val="right" w:leader="dot" w:pos="8306"/>
            </w:tabs>
            <w:rPr>
              <w:ins w:id="2146" w:author="梁元" w:date="2019-05-14T19:56:47Z"/>
            </w:rPr>
          </w:pPr>
          <w:ins w:id="2147" w:author="梁元" w:date="2019-05-14T19:56:47Z">
            <w:r>
              <w:rPr/>
              <w:fldChar w:fldCharType="begin"/>
            </w:r>
          </w:ins>
          <w:ins w:id="2148" w:author="梁元" w:date="2019-05-14T19:56:47Z">
            <w:r>
              <w:rPr/>
              <w:instrText xml:space="preserve"> HYPERLINK \l _Toc23224_WPSOffice_Level2 </w:instrText>
            </w:r>
          </w:ins>
          <w:ins w:id="2149" w:author="梁元" w:date="2019-05-14T19:56:47Z">
            <w:r>
              <w:rPr/>
              <w:fldChar w:fldCharType="separate"/>
            </w:r>
          </w:ins>
          <w:customXmlInsRangeStart w:id="2151" w:author="梁元" w:date="2019-05-14T19:56:47Z"/>
          <w:sdt>
            <w:sdtPr>
              <w:rPr>
                <w:rFonts w:asciiTheme="minorHAnsi" w:hAnsiTheme="minorHAnsi" w:eastAsiaTheme="minorEastAsia" w:cstheme="minorBidi"/>
                <w:kern w:val="2"/>
                <w:sz w:val="24"/>
                <w:szCs w:val="22"/>
                <w:lang w:val="en-US" w:eastAsia="zh-CN" w:bidi="ar-SA"/>
              </w:rPr>
              <w:id w:val="147481976"/>
              <w:placeholder>
                <w:docPart w:val="{11b7c15b-9ac9-45e6-8c96-b3860e38e37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151"/>
              <w:ins w:id="2153" w:author="梁元" w:date="2019-05-14T19:56:47Z">
                <w:r>
                  <w:rPr>
                    <w:rFonts w:ascii="仿宋" w:hAnsi="仿宋" w:eastAsia="仿宋" w:cstheme="majorBidi"/>
                  </w:rPr>
                  <w:t xml:space="preserve">5. </w:t>
                </w:r>
              </w:ins>
              <w:ins w:id="2154" w:author="梁元" w:date="2019-05-14T19:56:47Z">
                <w:r>
                  <w:rPr>
                    <w:rFonts w:hint="eastAsia" w:ascii="仿宋" w:hAnsi="仿宋" w:eastAsia="仿宋" w:cstheme="majorBidi"/>
                  </w:rPr>
                  <w:t>项目中体现经验的点</w:t>
                </w:r>
              </w:ins>
              <w:customXmlInsRangeStart w:id="2156" w:author="梁元" w:date="2019-05-14T19:56:47Z"/>
            </w:sdtContent>
          </w:sdt>
          <w:customXmlInsRangeEnd w:id="2156"/>
          <w:ins w:id="2157" w:author="梁元" w:date="2019-05-14T19:56:47Z">
            <w:r>
              <w:rPr/>
              <w:tab/>
            </w:r>
          </w:ins>
          <w:ins w:id="2158" w:author="梁元" w:date="2019-05-14T19:56:54Z">
            <w:bookmarkStart w:id="141" w:name="_Toc23224_WPSOffice_Level2Page"/>
            <w:r>
              <w:rPr/>
              <w:t>24</w:t>
            </w:r>
            <w:bookmarkEnd w:id="141"/>
          </w:ins>
          <w:ins w:id="2159" w:author="梁元" w:date="2019-05-14T19:56:47Z">
            <w:r>
              <w:rPr/>
              <w:fldChar w:fldCharType="end"/>
            </w:r>
          </w:ins>
        </w:p>
        <w:p>
          <w:pPr>
            <w:pStyle w:val="40"/>
            <w:tabs>
              <w:tab w:val="right" w:leader="dot" w:pos="8306"/>
            </w:tabs>
            <w:rPr>
              <w:ins w:id="2160" w:author="梁元" w:date="2019-05-14T19:56:47Z"/>
            </w:rPr>
          </w:pPr>
          <w:ins w:id="2161" w:author="梁元" w:date="2019-05-14T19:56:47Z">
            <w:r>
              <w:rPr/>
              <w:fldChar w:fldCharType="begin"/>
            </w:r>
          </w:ins>
          <w:ins w:id="2162" w:author="梁元" w:date="2019-05-14T19:56:47Z">
            <w:r>
              <w:rPr/>
              <w:instrText xml:space="preserve"> HYPERLINK \l _Toc26287_WPSOffice_Level2 </w:instrText>
            </w:r>
          </w:ins>
          <w:ins w:id="2163" w:author="梁元" w:date="2019-05-14T19:56:47Z">
            <w:r>
              <w:rPr/>
              <w:fldChar w:fldCharType="separate"/>
            </w:r>
          </w:ins>
          <w:customXmlInsRangeStart w:id="2165" w:author="梁元" w:date="2019-05-14T19:56:47Z"/>
          <w:sdt>
            <w:sdtPr>
              <w:rPr>
                <w:rFonts w:asciiTheme="minorHAnsi" w:hAnsiTheme="minorHAnsi" w:eastAsiaTheme="minorEastAsia" w:cstheme="minorBidi"/>
                <w:kern w:val="2"/>
                <w:sz w:val="24"/>
                <w:szCs w:val="22"/>
                <w:lang w:val="en-US" w:eastAsia="zh-CN" w:bidi="ar-SA"/>
              </w:rPr>
              <w:id w:val="147481976"/>
              <w:placeholder>
                <w:docPart w:val="{58129782-6baa-40b9-8cad-7ec3c65698a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165"/>
              <w:ins w:id="2167" w:author="梁元" w:date="2019-05-14T19:56:47Z">
                <w:r>
                  <w:rPr>
                    <w:rFonts w:hint="eastAsia" w:ascii="仿宋" w:hAnsi="仿宋" w:eastAsia="仿宋" w:cstheme="majorBidi"/>
                  </w:rPr>
                  <w:t>6</w:t>
                </w:r>
              </w:ins>
              <w:ins w:id="2168" w:author="梁元" w:date="2019-05-14T19:56:47Z">
                <w:r>
                  <w:rPr>
                    <w:rFonts w:ascii="仿宋" w:hAnsi="仿宋" w:eastAsia="仿宋" w:cstheme="majorBidi"/>
                  </w:rPr>
                  <w:t>.</w:t>
                </w:r>
              </w:ins>
              <w:ins w:id="2169" w:author="梁元" w:date="2019-05-14T19:56:47Z">
                <w:r>
                  <w:rPr>
                    <w:rFonts w:hint="eastAsia" w:ascii="仿宋" w:hAnsi="仿宋" w:eastAsia="仿宋" w:cstheme="majorBidi"/>
                  </w:rPr>
                  <w:t>论坛参考</w:t>
                </w:r>
              </w:ins>
              <w:customXmlInsRangeStart w:id="2171" w:author="梁元" w:date="2019-05-14T19:56:47Z"/>
            </w:sdtContent>
          </w:sdt>
          <w:customXmlInsRangeEnd w:id="2171"/>
          <w:ins w:id="2172" w:author="梁元" w:date="2019-05-14T19:56:47Z">
            <w:r>
              <w:rPr/>
              <w:tab/>
            </w:r>
          </w:ins>
          <w:ins w:id="2173" w:author="梁元" w:date="2019-05-14T19:56:54Z">
            <w:bookmarkStart w:id="142" w:name="_Toc26287_WPSOffice_Level2Page"/>
            <w:r>
              <w:rPr/>
              <w:t>25</w:t>
            </w:r>
            <w:bookmarkEnd w:id="142"/>
          </w:ins>
          <w:ins w:id="2174" w:author="梁元" w:date="2019-05-14T19:56:47Z">
            <w:r>
              <w:rPr/>
              <w:fldChar w:fldCharType="end"/>
            </w:r>
          </w:ins>
        </w:p>
        <w:p>
          <w:pPr>
            <w:pStyle w:val="39"/>
            <w:tabs>
              <w:tab w:val="right" w:leader="dot" w:pos="8306"/>
            </w:tabs>
            <w:rPr>
              <w:ins w:id="2175" w:author="梁元" w:date="2019-05-14T19:56:47Z"/>
            </w:rPr>
          </w:pPr>
          <w:ins w:id="2176" w:author="梁元" w:date="2019-05-14T19:56:47Z">
            <w:r>
              <w:rPr>
                <w:b/>
                <w:bCs/>
              </w:rPr>
              <w:fldChar w:fldCharType="begin"/>
            </w:r>
          </w:ins>
          <w:ins w:id="2177" w:author="梁元" w:date="2019-05-14T19:56:47Z">
            <w:r>
              <w:rPr/>
              <w:instrText xml:space="preserve"> HYPERLINK \l _Toc30948_WPSOffice_Level1 </w:instrText>
            </w:r>
          </w:ins>
          <w:ins w:id="2178" w:author="梁元" w:date="2019-05-14T19:56:47Z">
            <w:r>
              <w:rPr>
                <w:b/>
                <w:bCs/>
              </w:rPr>
              <w:fldChar w:fldCharType="separate"/>
            </w:r>
          </w:ins>
          <w:customXmlInsRangeStart w:id="2180" w:author="梁元" w:date="2019-05-14T19:56:47Z"/>
          <w:sdt>
            <w:sdtPr>
              <w:rPr>
                <w:rFonts w:asciiTheme="minorHAnsi" w:hAnsiTheme="minorHAnsi" w:eastAsiaTheme="minorEastAsia" w:cstheme="minorBidi"/>
                <w:b/>
                <w:bCs/>
                <w:kern w:val="2"/>
                <w:sz w:val="24"/>
                <w:szCs w:val="22"/>
                <w:lang w:val="en-US" w:eastAsia="zh-CN" w:bidi="ar-SA"/>
              </w:rPr>
              <w:id w:val="147481976"/>
              <w:placeholder>
                <w:docPart w:val="{d21501cb-c81d-49ff-a78c-8b16acb23cc8}"/>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2180"/>
              <w:ins w:id="2182" w:author="梁元" w:date="2019-05-14T19:56:47Z">
                <w:r>
                  <w:rPr>
                    <w:rFonts w:ascii="仿宋" w:hAnsi="仿宋" w:eastAsia="仿宋" w:cstheme="minorBidi"/>
                    <w:b/>
                    <w:bCs/>
                  </w:rPr>
                  <w:t xml:space="preserve">二十三、 </w:t>
                </w:r>
              </w:ins>
              <w:ins w:id="2183" w:author="梁元" w:date="2019-05-14T19:56:47Z">
                <w:r>
                  <w:rPr>
                    <w:rFonts w:hint="eastAsia" w:ascii="仿宋" w:hAnsi="仿宋" w:eastAsia="仿宋" w:cstheme="minorBidi"/>
                    <w:b/>
                    <w:bCs/>
                  </w:rPr>
                  <w:t>vue-router中路由组件传参的问题？</w:t>
                </w:r>
              </w:ins>
              <w:customXmlInsRangeStart w:id="2185" w:author="梁元" w:date="2019-05-14T19:56:47Z"/>
            </w:sdtContent>
          </w:sdt>
          <w:customXmlInsRangeEnd w:id="2185"/>
          <w:ins w:id="2186" w:author="梁元" w:date="2019-05-14T19:56:47Z">
            <w:r>
              <w:rPr>
                <w:b/>
                <w:bCs/>
              </w:rPr>
              <w:tab/>
            </w:r>
          </w:ins>
          <w:ins w:id="2187" w:author="梁元" w:date="2019-05-14T19:56:54Z">
            <w:bookmarkStart w:id="143" w:name="_Toc30948_WPSOffice_Level1Page"/>
            <w:r>
              <w:rPr>
                <w:b/>
                <w:bCs/>
              </w:rPr>
              <w:t>25</w:t>
            </w:r>
            <w:bookmarkEnd w:id="143"/>
          </w:ins>
          <w:ins w:id="2188" w:author="梁元" w:date="2019-05-14T19:56:47Z">
            <w:r>
              <w:rPr>
                <w:b/>
                <w:bCs/>
              </w:rPr>
              <w:fldChar w:fldCharType="end"/>
            </w:r>
          </w:ins>
        </w:p>
        <w:p>
          <w:pPr>
            <w:pStyle w:val="40"/>
            <w:tabs>
              <w:tab w:val="right" w:leader="dot" w:pos="8306"/>
            </w:tabs>
            <w:rPr>
              <w:ins w:id="2189" w:author="梁元" w:date="2019-05-14T19:56:47Z"/>
            </w:rPr>
          </w:pPr>
          <w:ins w:id="2190" w:author="梁元" w:date="2019-05-14T19:56:47Z">
            <w:r>
              <w:rPr/>
              <w:fldChar w:fldCharType="begin"/>
            </w:r>
          </w:ins>
          <w:ins w:id="2191" w:author="梁元" w:date="2019-05-14T19:56:47Z">
            <w:r>
              <w:rPr/>
              <w:instrText xml:space="preserve"> HYPERLINK \l _Toc29459_WPSOffice_Level2 </w:instrText>
            </w:r>
          </w:ins>
          <w:ins w:id="2192" w:author="梁元" w:date="2019-05-14T19:56:47Z">
            <w:r>
              <w:rPr/>
              <w:fldChar w:fldCharType="separate"/>
            </w:r>
          </w:ins>
          <w:customXmlInsRangeStart w:id="2194" w:author="梁元" w:date="2019-05-14T19:56:47Z"/>
          <w:sdt>
            <w:sdtPr>
              <w:rPr>
                <w:rFonts w:asciiTheme="minorHAnsi" w:hAnsiTheme="minorHAnsi" w:eastAsiaTheme="minorEastAsia" w:cstheme="minorBidi"/>
                <w:kern w:val="2"/>
                <w:sz w:val="24"/>
                <w:szCs w:val="22"/>
                <w:lang w:val="en-US" w:eastAsia="zh-CN" w:bidi="ar-SA"/>
              </w:rPr>
              <w:id w:val="147481976"/>
              <w:placeholder>
                <w:docPart w:val="{7ff35154-d7db-48a4-ac92-2b79bc5285f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194"/>
              <w:ins w:id="2196" w:author="梁元" w:date="2019-05-14T19:56:47Z">
                <w:r>
                  <w:rPr>
                    <w:rFonts w:ascii="仿宋" w:hAnsi="仿宋" w:eastAsia="仿宋" w:cstheme="majorBidi"/>
                  </w:rPr>
                  <w:t xml:space="preserve">1. </w:t>
                </w:r>
              </w:ins>
              <w:ins w:id="2197" w:author="梁元" w:date="2019-05-14T19:56:47Z">
                <w:r>
                  <w:rPr>
                    <w:rFonts w:hint="eastAsia" w:ascii="仿宋" w:hAnsi="仿宋" w:eastAsia="仿宋" w:cstheme="majorBidi"/>
                  </w:rPr>
                  <w:t>通常解法</w:t>
                </w:r>
              </w:ins>
              <w:customXmlInsRangeStart w:id="2199" w:author="梁元" w:date="2019-05-14T19:56:47Z"/>
            </w:sdtContent>
          </w:sdt>
          <w:customXmlInsRangeEnd w:id="2199"/>
          <w:ins w:id="2200" w:author="梁元" w:date="2019-05-14T19:56:47Z">
            <w:r>
              <w:rPr/>
              <w:tab/>
            </w:r>
          </w:ins>
          <w:ins w:id="2201" w:author="梁元" w:date="2019-05-14T19:56:54Z">
            <w:bookmarkStart w:id="144" w:name="_Toc29459_WPSOffice_Level2Page"/>
            <w:r>
              <w:rPr/>
              <w:t>25</w:t>
            </w:r>
            <w:bookmarkEnd w:id="144"/>
          </w:ins>
          <w:ins w:id="2202" w:author="梁元" w:date="2019-05-14T19:56:47Z">
            <w:r>
              <w:rPr/>
              <w:fldChar w:fldCharType="end"/>
            </w:r>
          </w:ins>
        </w:p>
        <w:p>
          <w:pPr>
            <w:pStyle w:val="40"/>
            <w:tabs>
              <w:tab w:val="right" w:leader="dot" w:pos="8306"/>
            </w:tabs>
            <w:rPr>
              <w:ins w:id="2203" w:author="梁元" w:date="2019-05-14T19:56:47Z"/>
            </w:rPr>
          </w:pPr>
          <w:ins w:id="2204" w:author="梁元" w:date="2019-05-14T19:56:47Z">
            <w:r>
              <w:rPr/>
              <w:fldChar w:fldCharType="begin"/>
            </w:r>
          </w:ins>
          <w:ins w:id="2205" w:author="梁元" w:date="2019-05-14T19:56:47Z">
            <w:r>
              <w:rPr/>
              <w:instrText xml:space="preserve"> HYPERLINK \l _Toc29880_WPSOffice_Level2 </w:instrText>
            </w:r>
          </w:ins>
          <w:ins w:id="2206" w:author="梁元" w:date="2019-05-14T19:56:47Z">
            <w:r>
              <w:rPr/>
              <w:fldChar w:fldCharType="separate"/>
            </w:r>
          </w:ins>
          <w:customXmlInsRangeStart w:id="2208" w:author="梁元" w:date="2019-05-14T19:56:47Z"/>
          <w:sdt>
            <w:sdtPr>
              <w:rPr>
                <w:rFonts w:asciiTheme="minorHAnsi" w:hAnsiTheme="minorHAnsi" w:eastAsiaTheme="minorEastAsia" w:cstheme="minorBidi"/>
                <w:kern w:val="2"/>
                <w:sz w:val="24"/>
                <w:szCs w:val="22"/>
                <w:lang w:val="en-US" w:eastAsia="zh-CN" w:bidi="ar-SA"/>
              </w:rPr>
              <w:id w:val="147481976"/>
              <w:placeholder>
                <w:docPart w:val="{e8418933-072d-4c6f-ab39-1e46eab41dc1}"/>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208"/>
              <w:ins w:id="2210" w:author="梁元" w:date="2019-05-14T19:56:47Z">
                <w:r>
                  <w:rPr>
                    <w:rFonts w:ascii="仿宋" w:hAnsi="仿宋" w:eastAsia="仿宋" w:cstheme="majorBidi"/>
                  </w:rPr>
                  <w:t xml:space="preserve">2. </w:t>
                </w:r>
              </w:ins>
              <w:ins w:id="2211" w:author="梁元" w:date="2019-05-14T19:56:47Z">
                <w:r>
                  <w:rPr>
                    <w:rFonts w:hint="eastAsia" w:ascii="仿宋" w:hAnsi="仿宋" w:eastAsia="仿宋" w:cstheme="majorBidi"/>
                  </w:rPr>
                  <w:t>通用大牛级解法</w:t>
                </w:r>
              </w:ins>
              <w:customXmlInsRangeStart w:id="2213" w:author="梁元" w:date="2019-05-14T19:56:47Z"/>
            </w:sdtContent>
          </w:sdt>
          <w:customXmlInsRangeEnd w:id="2213"/>
          <w:ins w:id="2214" w:author="梁元" w:date="2019-05-14T19:56:47Z">
            <w:r>
              <w:rPr/>
              <w:tab/>
            </w:r>
          </w:ins>
          <w:ins w:id="2215" w:author="梁元" w:date="2019-05-14T19:56:54Z">
            <w:bookmarkStart w:id="145" w:name="_Toc29880_WPSOffice_Level2Page"/>
            <w:r>
              <w:rPr/>
              <w:t>26</w:t>
            </w:r>
            <w:bookmarkEnd w:id="145"/>
          </w:ins>
          <w:ins w:id="2216" w:author="梁元" w:date="2019-05-14T19:56:47Z">
            <w:r>
              <w:rPr/>
              <w:fldChar w:fldCharType="end"/>
            </w:r>
          </w:ins>
        </w:p>
        <w:p>
          <w:pPr>
            <w:pStyle w:val="40"/>
            <w:tabs>
              <w:tab w:val="right" w:leader="dot" w:pos="8306"/>
            </w:tabs>
            <w:rPr>
              <w:ins w:id="2217" w:author="梁元" w:date="2019-05-14T19:56:47Z"/>
            </w:rPr>
          </w:pPr>
          <w:ins w:id="2218" w:author="梁元" w:date="2019-05-14T19:56:47Z">
            <w:r>
              <w:rPr/>
              <w:fldChar w:fldCharType="begin"/>
            </w:r>
          </w:ins>
          <w:ins w:id="2219" w:author="梁元" w:date="2019-05-14T19:56:47Z">
            <w:r>
              <w:rPr/>
              <w:instrText xml:space="preserve"> HYPERLINK \l _Toc5189_WPSOffice_Level2 </w:instrText>
            </w:r>
          </w:ins>
          <w:ins w:id="2220" w:author="梁元" w:date="2019-05-14T19:56:47Z">
            <w:r>
              <w:rPr/>
              <w:fldChar w:fldCharType="separate"/>
            </w:r>
          </w:ins>
          <w:customXmlInsRangeStart w:id="2222" w:author="梁元" w:date="2019-05-14T19:56:47Z"/>
          <w:sdt>
            <w:sdtPr>
              <w:rPr>
                <w:rFonts w:asciiTheme="minorHAnsi" w:hAnsiTheme="minorHAnsi" w:eastAsiaTheme="minorEastAsia" w:cstheme="minorBidi"/>
                <w:kern w:val="2"/>
                <w:sz w:val="24"/>
                <w:szCs w:val="22"/>
                <w:lang w:val="en-US" w:eastAsia="zh-CN" w:bidi="ar-SA"/>
              </w:rPr>
              <w:id w:val="147481976"/>
              <w:placeholder>
                <w:docPart w:val="{08f3dfe7-14f2-4f14-a6c3-c0ee405080d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222"/>
              <w:ins w:id="2224" w:author="梁元" w:date="2019-05-14T19:56:47Z">
                <w:r>
                  <w:rPr>
                    <w:rFonts w:ascii="仿宋" w:hAnsi="仿宋" w:eastAsia="仿宋" w:cstheme="majorBidi"/>
                  </w:rPr>
                  <w:t xml:space="preserve">3. </w:t>
                </w:r>
              </w:ins>
              <w:ins w:id="2225" w:author="梁元" w:date="2019-05-14T19:56:47Z">
                <w:r>
                  <w:rPr>
                    <w:rFonts w:hint="eastAsia" w:ascii="仿宋" w:hAnsi="仿宋" w:eastAsia="仿宋" w:cstheme="majorBidi"/>
                  </w:rPr>
                  <w:t>解法对比及优缺点</w:t>
                </w:r>
              </w:ins>
              <w:customXmlInsRangeStart w:id="2227" w:author="梁元" w:date="2019-05-14T19:56:47Z"/>
            </w:sdtContent>
          </w:sdt>
          <w:customXmlInsRangeEnd w:id="2227"/>
          <w:ins w:id="2228" w:author="梁元" w:date="2019-05-14T19:56:47Z">
            <w:r>
              <w:rPr/>
              <w:tab/>
            </w:r>
          </w:ins>
          <w:ins w:id="2229" w:author="梁元" w:date="2019-05-14T19:56:54Z">
            <w:bookmarkStart w:id="146" w:name="_Toc5189_WPSOffice_Level2Page"/>
            <w:r>
              <w:rPr/>
              <w:t>27</w:t>
            </w:r>
            <w:bookmarkEnd w:id="146"/>
          </w:ins>
          <w:ins w:id="2230" w:author="梁元" w:date="2019-05-14T19:56:47Z">
            <w:r>
              <w:rPr/>
              <w:fldChar w:fldCharType="end"/>
            </w:r>
          </w:ins>
        </w:p>
        <w:p>
          <w:pPr>
            <w:pStyle w:val="40"/>
            <w:tabs>
              <w:tab w:val="right" w:leader="dot" w:pos="8306"/>
            </w:tabs>
            <w:rPr>
              <w:ins w:id="2231" w:author="梁元" w:date="2019-05-14T19:56:47Z"/>
            </w:rPr>
          </w:pPr>
          <w:ins w:id="2232" w:author="梁元" w:date="2019-05-14T19:56:47Z">
            <w:r>
              <w:rPr/>
              <w:fldChar w:fldCharType="begin"/>
            </w:r>
          </w:ins>
          <w:ins w:id="2233" w:author="梁元" w:date="2019-05-14T19:56:47Z">
            <w:r>
              <w:rPr/>
              <w:instrText xml:space="preserve"> HYPERLINK \l _Toc2468_WPSOffice_Level2 </w:instrText>
            </w:r>
          </w:ins>
          <w:ins w:id="2234" w:author="梁元" w:date="2019-05-14T19:56:47Z">
            <w:r>
              <w:rPr/>
              <w:fldChar w:fldCharType="separate"/>
            </w:r>
          </w:ins>
          <w:customXmlInsRangeStart w:id="2236" w:author="梁元" w:date="2019-05-14T19:56:47Z"/>
          <w:sdt>
            <w:sdtPr>
              <w:rPr>
                <w:rFonts w:asciiTheme="minorHAnsi" w:hAnsiTheme="minorHAnsi" w:eastAsiaTheme="minorEastAsia" w:cstheme="minorBidi"/>
                <w:kern w:val="2"/>
                <w:sz w:val="24"/>
                <w:szCs w:val="22"/>
                <w:lang w:val="en-US" w:eastAsia="zh-CN" w:bidi="ar-SA"/>
              </w:rPr>
              <w:id w:val="147481976"/>
              <w:placeholder>
                <w:docPart w:val="{4e7678a0-1269-424f-8fd6-63d12f0f13a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236"/>
              <w:ins w:id="2238" w:author="梁元" w:date="2019-05-14T19:56:47Z">
                <w:r>
                  <w:rPr>
                    <w:rFonts w:ascii="仿宋" w:hAnsi="仿宋" w:eastAsia="仿宋" w:cstheme="majorBidi"/>
                  </w:rPr>
                  <w:t xml:space="preserve">4. </w:t>
                </w:r>
              </w:ins>
              <w:ins w:id="2239" w:author="梁元" w:date="2019-05-14T19:56:47Z">
                <w:r>
                  <w:rPr>
                    <w:rFonts w:hint="eastAsia" w:ascii="仿宋" w:hAnsi="仿宋" w:eastAsia="仿宋" w:cstheme="majorBidi"/>
                  </w:rPr>
                  <w:t>延伸及扩展问题回答参考</w:t>
                </w:r>
              </w:ins>
              <w:customXmlInsRangeStart w:id="2241" w:author="梁元" w:date="2019-05-14T19:56:47Z"/>
            </w:sdtContent>
          </w:sdt>
          <w:customXmlInsRangeEnd w:id="2241"/>
          <w:ins w:id="2242" w:author="梁元" w:date="2019-05-14T19:56:47Z">
            <w:r>
              <w:rPr/>
              <w:tab/>
            </w:r>
          </w:ins>
          <w:ins w:id="2243" w:author="梁元" w:date="2019-05-14T19:56:54Z">
            <w:bookmarkStart w:id="147" w:name="_Toc2468_WPSOffice_Level2Page"/>
            <w:r>
              <w:rPr/>
              <w:t>27</w:t>
            </w:r>
            <w:bookmarkEnd w:id="147"/>
          </w:ins>
          <w:ins w:id="2244" w:author="梁元" w:date="2019-05-14T19:56:47Z">
            <w:r>
              <w:rPr/>
              <w:fldChar w:fldCharType="end"/>
            </w:r>
          </w:ins>
        </w:p>
        <w:p>
          <w:pPr>
            <w:pStyle w:val="40"/>
            <w:tabs>
              <w:tab w:val="right" w:leader="dot" w:pos="8306"/>
            </w:tabs>
            <w:rPr>
              <w:ins w:id="2245" w:author="梁元" w:date="2019-05-14T19:56:47Z"/>
            </w:rPr>
          </w:pPr>
          <w:ins w:id="2246" w:author="梁元" w:date="2019-05-14T19:56:47Z">
            <w:r>
              <w:rPr/>
              <w:fldChar w:fldCharType="begin"/>
            </w:r>
          </w:ins>
          <w:ins w:id="2247" w:author="梁元" w:date="2019-05-14T19:56:47Z">
            <w:r>
              <w:rPr/>
              <w:instrText xml:space="preserve"> HYPERLINK \l _Toc117_WPSOffice_Level2 </w:instrText>
            </w:r>
          </w:ins>
          <w:ins w:id="2248" w:author="梁元" w:date="2019-05-14T19:56:47Z">
            <w:r>
              <w:rPr/>
              <w:fldChar w:fldCharType="separate"/>
            </w:r>
          </w:ins>
          <w:customXmlInsRangeStart w:id="2250" w:author="梁元" w:date="2019-05-14T19:56:47Z"/>
          <w:sdt>
            <w:sdtPr>
              <w:rPr>
                <w:rFonts w:asciiTheme="minorHAnsi" w:hAnsiTheme="minorHAnsi" w:eastAsiaTheme="minorEastAsia" w:cstheme="minorBidi"/>
                <w:kern w:val="2"/>
                <w:sz w:val="24"/>
                <w:szCs w:val="22"/>
                <w:lang w:val="en-US" w:eastAsia="zh-CN" w:bidi="ar-SA"/>
              </w:rPr>
              <w:id w:val="147481976"/>
              <w:placeholder>
                <w:docPart w:val="{c6d924ea-1ae7-4a43-9b62-cef6724443a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250"/>
              <w:ins w:id="2252" w:author="梁元" w:date="2019-05-14T19:56:47Z">
                <w:r>
                  <w:rPr>
                    <w:rFonts w:ascii="仿宋" w:hAnsi="仿宋" w:eastAsia="仿宋" w:cstheme="majorBidi"/>
                  </w:rPr>
                  <w:t xml:space="preserve">5. </w:t>
                </w:r>
              </w:ins>
              <w:ins w:id="2253" w:author="梁元" w:date="2019-05-14T19:56:47Z">
                <w:r>
                  <w:rPr>
                    <w:rFonts w:hint="eastAsia" w:ascii="仿宋" w:hAnsi="仿宋" w:eastAsia="仿宋" w:cstheme="majorBidi"/>
                  </w:rPr>
                  <w:t>项目中体现经验的点</w:t>
                </w:r>
              </w:ins>
              <w:customXmlInsRangeStart w:id="2255" w:author="梁元" w:date="2019-05-14T19:56:47Z"/>
            </w:sdtContent>
          </w:sdt>
          <w:customXmlInsRangeEnd w:id="2255"/>
          <w:ins w:id="2256" w:author="梁元" w:date="2019-05-14T19:56:47Z">
            <w:r>
              <w:rPr/>
              <w:tab/>
            </w:r>
          </w:ins>
          <w:ins w:id="2257" w:author="梁元" w:date="2019-05-14T19:56:54Z">
            <w:bookmarkStart w:id="148" w:name="_Toc117_WPSOffice_Level2Page"/>
            <w:r>
              <w:rPr/>
              <w:t>27</w:t>
            </w:r>
            <w:bookmarkEnd w:id="148"/>
          </w:ins>
          <w:ins w:id="2258" w:author="梁元" w:date="2019-05-14T19:56:47Z">
            <w:r>
              <w:rPr/>
              <w:fldChar w:fldCharType="end"/>
            </w:r>
          </w:ins>
        </w:p>
        <w:p>
          <w:pPr>
            <w:pStyle w:val="40"/>
            <w:tabs>
              <w:tab w:val="right" w:leader="dot" w:pos="8306"/>
            </w:tabs>
            <w:rPr>
              <w:ins w:id="2259" w:author="梁元" w:date="2019-05-14T19:56:47Z"/>
            </w:rPr>
          </w:pPr>
          <w:ins w:id="2260" w:author="梁元" w:date="2019-05-14T19:56:47Z">
            <w:r>
              <w:rPr/>
              <w:fldChar w:fldCharType="begin"/>
            </w:r>
          </w:ins>
          <w:ins w:id="2261" w:author="梁元" w:date="2019-05-14T19:56:47Z">
            <w:r>
              <w:rPr/>
              <w:instrText xml:space="preserve"> HYPERLINK \l _Toc10332_WPSOffice_Level2 </w:instrText>
            </w:r>
          </w:ins>
          <w:ins w:id="2262" w:author="梁元" w:date="2019-05-14T19:56:47Z">
            <w:r>
              <w:rPr/>
              <w:fldChar w:fldCharType="separate"/>
            </w:r>
          </w:ins>
          <w:customXmlInsRangeStart w:id="2264" w:author="梁元" w:date="2019-05-14T19:56:47Z"/>
          <w:sdt>
            <w:sdtPr>
              <w:rPr>
                <w:rFonts w:asciiTheme="minorHAnsi" w:hAnsiTheme="minorHAnsi" w:eastAsiaTheme="minorEastAsia" w:cstheme="minorBidi"/>
                <w:kern w:val="2"/>
                <w:sz w:val="24"/>
                <w:szCs w:val="22"/>
                <w:lang w:val="en-US" w:eastAsia="zh-CN" w:bidi="ar-SA"/>
              </w:rPr>
              <w:id w:val="147481976"/>
              <w:placeholder>
                <w:docPart w:val="{a6173cc3-baeb-49ec-89d3-9912d92bb1d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264"/>
              <w:ins w:id="2266" w:author="梁元" w:date="2019-05-14T19:56:47Z">
                <w:r>
                  <w:rPr>
                    <w:rFonts w:hint="eastAsia" w:ascii="仿宋" w:hAnsi="仿宋" w:eastAsia="仿宋" w:cstheme="majorBidi"/>
                  </w:rPr>
                  <w:t>6</w:t>
                </w:r>
              </w:ins>
              <w:ins w:id="2267" w:author="梁元" w:date="2019-05-14T19:56:47Z">
                <w:r>
                  <w:rPr>
                    <w:rFonts w:ascii="仿宋" w:hAnsi="仿宋" w:eastAsia="仿宋" w:cstheme="majorBidi"/>
                  </w:rPr>
                  <w:t>.</w:t>
                </w:r>
              </w:ins>
              <w:ins w:id="2268" w:author="梁元" w:date="2019-05-14T19:56:47Z">
                <w:r>
                  <w:rPr>
                    <w:rFonts w:hint="eastAsia" w:ascii="仿宋" w:hAnsi="仿宋" w:eastAsia="仿宋" w:cstheme="majorBidi"/>
                  </w:rPr>
                  <w:t>论坛参考</w:t>
                </w:r>
              </w:ins>
              <w:customXmlInsRangeStart w:id="2270" w:author="梁元" w:date="2019-05-14T19:56:47Z"/>
            </w:sdtContent>
          </w:sdt>
          <w:customXmlInsRangeEnd w:id="2270"/>
          <w:ins w:id="2271" w:author="梁元" w:date="2019-05-14T19:56:47Z">
            <w:r>
              <w:rPr/>
              <w:tab/>
            </w:r>
          </w:ins>
          <w:ins w:id="2272" w:author="梁元" w:date="2019-05-14T19:56:54Z">
            <w:bookmarkStart w:id="149" w:name="_Toc10332_WPSOffice_Level2Page"/>
            <w:r>
              <w:rPr/>
              <w:t>27</w:t>
            </w:r>
            <w:bookmarkEnd w:id="149"/>
          </w:ins>
          <w:ins w:id="2273" w:author="梁元" w:date="2019-05-14T19:56:47Z">
            <w:r>
              <w:rPr/>
              <w:fldChar w:fldCharType="end"/>
            </w:r>
          </w:ins>
        </w:p>
        <w:p>
          <w:pPr>
            <w:pStyle w:val="39"/>
            <w:tabs>
              <w:tab w:val="right" w:leader="dot" w:pos="8306"/>
            </w:tabs>
            <w:rPr>
              <w:ins w:id="2274" w:author="梁元" w:date="2019-05-14T19:56:47Z"/>
            </w:rPr>
          </w:pPr>
          <w:ins w:id="2275" w:author="梁元" w:date="2019-05-14T19:56:47Z">
            <w:r>
              <w:rPr>
                <w:b/>
                <w:bCs/>
              </w:rPr>
              <w:fldChar w:fldCharType="begin"/>
            </w:r>
          </w:ins>
          <w:ins w:id="2276" w:author="梁元" w:date="2019-05-14T19:56:47Z">
            <w:r>
              <w:rPr/>
              <w:instrText xml:space="preserve"> HYPERLINK \l _Toc18892_WPSOffice_Level1 </w:instrText>
            </w:r>
          </w:ins>
          <w:ins w:id="2277" w:author="梁元" w:date="2019-05-14T19:56:47Z">
            <w:r>
              <w:rPr>
                <w:b/>
                <w:bCs/>
              </w:rPr>
              <w:fldChar w:fldCharType="separate"/>
            </w:r>
          </w:ins>
          <w:customXmlInsRangeStart w:id="2279" w:author="梁元" w:date="2019-05-14T19:56:47Z"/>
          <w:sdt>
            <w:sdtPr>
              <w:rPr>
                <w:rFonts w:asciiTheme="minorHAnsi" w:hAnsiTheme="minorHAnsi" w:eastAsiaTheme="minorEastAsia" w:cstheme="minorBidi"/>
                <w:b/>
                <w:bCs/>
                <w:kern w:val="2"/>
                <w:sz w:val="24"/>
                <w:szCs w:val="22"/>
                <w:lang w:val="en-US" w:eastAsia="zh-CN" w:bidi="ar-SA"/>
              </w:rPr>
              <w:id w:val="147481976"/>
              <w:placeholder>
                <w:docPart w:val="{4c493439-b321-4f07-be75-af7ef2b72707}"/>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2279"/>
              <w:ins w:id="2281" w:author="梁元" w:date="2019-05-14T19:56:47Z">
                <w:r>
                  <w:rPr>
                    <w:rFonts w:ascii="仿宋" w:hAnsi="仿宋" w:eastAsia="仿宋" w:cstheme="minorBidi"/>
                    <w:b/>
                    <w:bCs/>
                  </w:rPr>
                  <w:t xml:space="preserve">二十四、 </w:t>
                </w:r>
              </w:ins>
              <w:ins w:id="2282" w:author="梁元" w:date="2019-05-14T19:56:47Z">
                <w:r>
                  <w:rPr>
                    <w:rFonts w:hint="eastAsia" w:ascii="仿宋" w:hAnsi="仿宋" w:eastAsia="仿宋" w:cstheme="minorBidi"/>
                    <w:b/>
                    <w:bCs/>
                  </w:rPr>
                  <w:t>解释一下</w:t>
                </w:r>
              </w:ins>
              <w:ins w:id="2283" w:author="梁元" w:date="2019-05-14T19:56:47Z">
                <w:r>
                  <w:rPr>
                    <w:rFonts w:ascii="仿宋" w:hAnsi="仿宋" w:eastAsia="仿宋" w:cstheme="minorBidi"/>
                    <w:b/>
                    <w:bCs/>
                  </w:rPr>
                  <w:t>javaScript</w:t>
                </w:r>
              </w:ins>
              <w:ins w:id="2284" w:author="梁元" w:date="2019-05-14T19:56:47Z">
                <w:r>
                  <w:rPr>
                    <w:rFonts w:hint="eastAsia" w:ascii="仿宋" w:hAnsi="仿宋" w:eastAsia="仿宋" w:cstheme="minorBidi"/>
                    <w:b/>
                    <w:bCs/>
                  </w:rPr>
                  <w:t>中的继承机制？</w:t>
                </w:r>
              </w:ins>
              <w:customXmlInsRangeStart w:id="2286" w:author="梁元" w:date="2019-05-14T19:56:47Z"/>
            </w:sdtContent>
          </w:sdt>
          <w:customXmlInsRangeEnd w:id="2286"/>
          <w:ins w:id="2287" w:author="梁元" w:date="2019-05-14T19:56:47Z">
            <w:r>
              <w:rPr>
                <w:b/>
                <w:bCs/>
              </w:rPr>
              <w:tab/>
            </w:r>
          </w:ins>
          <w:ins w:id="2288" w:author="梁元" w:date="2019-05-14T19:56:54Z">
            <w:bookmarkStart w:id="150" w:name="_Toc18892_WPSOffice_Level1Page"/>
            <w:r>
              <w:rPr>
                <w:b/>
                <w:bCs/>
              </w:rPr>
              <w:t>0</w:t>
            </w:r>
            <w:bookmarkEnd w:id="150"/>
          </w:ins>
          <w:ins w:id="2289" w:author="梁元" w:date="2019-05-14T19:56:47Z">
            <w:r>
              <w:rPr>
                <w:b/>
                <w:bCs/>
              </w:rPr>
              <w:fldChar w:fldCharType="end"/>
            </w:r>
          </w:ins>
        </w:p>
        <w:p>
          <w:pPr>
            <w:pStyle w:val="40"/>
            <w:tabs>
              <w:tab w:val="right" w:leader="dot" w:pos="8306"/>
            </w:tabs>
            <w:rPr>
              <w:ins w:id="2290" w:author="梁元" w:date="2019-05-14T19:56:47Z"/>
            </w:rPr>
          </w:pPr>
          <w:ins w:id="2291" w:author="梁元" w:date="2019-05-14T19:56:47Z">
            <w:r>
              <w:rPr/>
              <w:fldChar w:fldCharType="begin"/>
            </w:r>
          </w:ins>
          <w:ins w:id="2292" w:author="梁元" w:date="2019-05-14T19:56:47Z">
            <w:r>
              <w:rPr/>
              <w:instrText xml:space="preserve"> HYPERLINK \l _Toc10884_WPSOffice_Level2 </w:instrText>
            </w:r>
          </w:ins>
          <w:ins w:id="2293" w:author="梁元" w:date="2019-05-14T19:56:47Z">
            <w:r>
              <w:rPr/>
              <w:fldChar w:fldCharType="separate"/>
            </w:r>
          </w:ins>
          <w:customXmlInsRangeStart w:id="2295" w:author="梁元" w:date="2019-05-14T19:56:47Z"/>
          <w:sdt>
            <w:sdtPr>
              <w:rPr>
                <w:rFonts w:asciiTheme="minorHAnsi" w:hAnsiTheme="minorHAnsi" w:eastAsiaTheme="minorEastAsia" w:cstheme="minorBidi"/>
                <w:kern w:val="2"/>
                <w:sz w:val="24"/>
                <w:szCs w:val="22"/>
                <w:lang w:val="en-US" w:eastAsia="zh-CN" w:bidi="ar-SA"/>
              </w:rPr>
              <w:id w:val="147481976"/>
              <w:placeholder>
                <w:docPart w:val="{0d0236e6-796a-47b5-bd47-5db78d3fc56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295"/>
              <w:ins w:id="2297" w:author="梁元" w:date="2019-05-14T19:56:47Z">
                <w:r>
                  <w:rPr>
                    <w:rFonts w:ascii="仿宋" w:hAnsi="仿宋" w:eastAsia="仿宋" w:cstheme="majorBidi"/>
                  </w:rPr>
                  <w:t xml:space="preserve">1. </w:t>
                </w:r>
              </w:ins>
              <w:ins w:id="2298" w:author="梁元" w:date="2019-05-14T19:56:47Z">
                <w:r>
                  <w:rPr>
                    <w:rFonts w:hint="eastAsia" w:ascii="仿宋" w:hAnsi="仿宋" w:eastAsia="仿宋" w:cstheme="majorBidi"/>
                  </w:rPr>
                  <w:t>通常解法</w:t>
                </w:r>
              </w:ins>
              <w:customXmlInsRangeStart w:id="2300" w:author="梁元" w:date="2019-05-14T19:56:47Z"/>
            </w:sdtContent>
          </w:sdt>
          <w:customXmlInsRangeEnd w:id="2300"/>
          <w:ins w:id="2301" w:author="梁元" w:date="2019-05-14T19:56:47Z">
            <w:r>
              <w:rPr/>
              <w:tab/>
            </w:r>
          </w:ins>
          <w:ins w:id="2302" w:author="梁元" w:date="2019-05-14T19:56:54Z">
            <w:bookmarkStart w:id="151" w:name="_Toc10884_WPSOffice_Level2Page"/>
            <w:r>
              <w:rPr/>
              <w:t>0</w:t>
            </w:r>
            <w:bookmarkEnd w:id="151"/>
          </w:ins>
          <w:ins w:id="2303" w:author="梁元" w:date="2019-05-14T19:56:47Z">
            <w:r>
              <w:rPr/>
              <w:fldChar w:fldCharType="end"/>
            </w:r>
          </w:ins>
        </w:p>
        <w:p>
          <w:pPr>
            <w:pStyle w:val="40"/>
            <w:tabs>
              <w:tab w:val="right" w:leader="dot" w:pos="8306"/>
            </w:tabs>
            <w:rPr>
              <w:ins w:id="2304" w:author="梁元" w:date="2019-05-14T19:56:47Z"/>
            </w:rPr>
          </w:pPr>
          <w:ins w:id="2305" w:author="梁元" w:date="2019-05-14T19:56:47Z">
            <w:r>
              <w:rPr/>
              <w:fldChar w:fldCharType="begin"/>
            </w:r>
          </w:ins>
          <w:ins w:id="2306" w:author="梁元" w:date="2019-05-14T19:56:47Z">
            <w:r>
              <w:rPr/>
              <w:instrText xml:space="preserve"> HYPERLINK \l _Toc6561_WPSOffice_Level2 </w:instrText>
            </w:r>
          </w:ins>
          <w:ins w:id="2307" w:author="梁元" w:date="2019-05-14T19:56:47Z">
            <w:r>
              <w:rPr/>
              <w:fldChar w:fldCharType="separate"/>
            </w:r>
          </w:ins>
          <w:customXmlInsRangeStart w:id="2309" w:author="梁元" w:date="2019-05-14T19:56:47Z"/>
          <w:sdt>
            <w:sdtPr>
              <w:rPr>
                <w:rFonts w:asciiTheme="minorHAnsi" w:hAnsiTheme="minorHAnsi" w:eastAsiaTheme="minorEastAsia" w:cstheme="minorBidi"/>
                <w:kern w:val="2"/>
                <w:sz w:val="24"/>
                <w:szCs w:val="22"/>
                <w:lang w:val="en-US" w:eastAsia="zh-CN" w:bidi="ar-SA"/>
              </w:rPr>
              <w:id w:val="147481976"/>
              <w:placeholder>
                <w:docPart w:val="{b080b70c-d5f8-4b4e-b33b-5102d27dd7b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309"/>
              <w:ins w:id="2311" w:author="梁元" w:date="2019-05-14T19:56:47Z">
                <w:r>
                  <w:rPr>
                    <w:rFonts w:ascii="仿宋" w:hAnsi="仿宋" w:eastAsia="仿宋" w:cstheme="majorBidi"/>
                  </w:rPr>
                  <w:t xml:space="preserve">2. </w:t>
                </w:r>
              </w:ins>
              <w:ins w:id="2312" w:author="梁元" w:date="2019-05-14T19:56:47Z">
                <w:r>
                  <w:rPr>
                    <w:rFonts w:hint="eastAsia" w:ascii="仿宋" w:hAnsi="仿宋" w:eastAsia="仿宋" w:cstheme="majorBidi"/>
                  </w:rPr>
                  <w:t>通用大牛级解法</w:t>
                </w:r>
              </w:ins>
              <w:customXmlInsRangeStart w:id="2314" w:author="梁元" w:date="2019-05-14T19:56:47Z"/>
            </w:sdtContent>
          </w:sdt>
          <w:customXmlInsRangeEnd w:id="2314"/>
          <w:ins w:id="2315" w:author="梁元" w:date="2019-05-14T19:56:47Z">
            <w:r>
              <w:rPr/>
              <w:tab/>
            </w:r>
          </w:ins>
          <w:ins w:id="2316" w:author="梁元" w:date="2019-05-14T19:56:54Z">
            <w:bookmarkStart w:id="152" w:name="_Toc6561_WPSOffice_Level2Page"/>
            <w:r>
              <w:rPr/>
              <w:t>0</w:t>
            </w:r>
            <w:bookmarkEnd w:id="152"/>
          </w:ins>
          <w:ins w:id="2317" w:author="梁元" w:date="2019-05-14T19:56:47Z">
            <w:r>
              <w:rPr/>
              <w:fldChar w:fldCharType="end"/>
            </w:r>
          </w:ins>
        </w:p>
        <w:p>
          <w:pPr>
            <w:pStyle w:val="40"/>
            <w:tabs>
              <w:tab w:val="right" w:leader="dot" w:pos="8306"/>
            </w:tabs>
            <w:rPr>
              <w:ins w:id="2318" w:author="梁元" w:date="2019-05-14T19:56:47Z"/>
            </w:rPr>
          </w:pPr>
          <w:ins w:id="2319" w:author="梁元" w:date="2019-05-14T19:56:47Z">
            <w:r>
              <w:rPr/>
              <w:fldChar w:fldCharType="begin"/>
            </w:r>
          </w:ins>
          <w:ins w:id="2320" w:author="梁元" w:date="2019-05-14T19:56:47Z">
            <w:r>
              <w:rPr/>
              <w:instrText xml:space="preserve"> HYPERLINK \l _Toc512_WPSOffice_Level2 </w:instrText>
            </w:r>
          </w:ins>
          <w:ins w:id="2321" w:author="梁元" w:date="2019-05-14T19:56:47Z">
            <w:r>
              <w:rPr/>
              <w:fldChar w:fldCharType="separate"/>
            </w:r>
          </w:ins>
          <w:customXmlInsRangeStart w:id="2323" w:author="梁元" w:date="2019-05-14T19:56:47Z"/>
          <w:sdt>
            <w:sdtPr>
              <w:rPr>
                <w:rFonts w:asciiTheme="minorHAnsi" w:hAnsiTheme="minorHAnsi" w:eastAsiaTheme="minorEastAsia" w:cstheme="minorBidi"/>
                <w:kern w:val="2"/>
                <w:sz w:val="24"/>
                <w:szCs w:val="22"/>
                <w:lang w:val="en-US" w:eastAsia="zh-CN" w:bidi="ar-SA"/>
              </w:rPr>
              <w:id w:val="147481976"/>
              <w:placeholder>
                <w:docPart w:val="{107212da-1d23-4344-be80-0cc78b1322e7}"/>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323"/>
              <w:ins w:id="2325" w:author="梁元" w:date="2019-05-14T19:56:47Z">
                <w:r>
                  <w:rPr>
                    <w:rFonts w:ascii="仿宋" w:hAnsi="仿宋" w:eastAsia="仿宋" w:cstheme="majorBidi"/>
                  </w:rPr>
                  <w:t xml:space="preserve">3. </w:t>
                </w:r>
              </w:ins>
              <w:ins w:id="2326" w:author="梁元" w:date="2019-05-14T19:56:47Z">
                <w:r>
                  <w:rPr>
                    <w:rFonts w:hint="eastAsia" w:ascii="仿宋" w:hAnsi="仿宋" w:eastAsia="仿宋" w:cstheme="majorBidi"/>
                  </w:rPr>
                  <w:t>解法对比及优缺点</w:t>
                </w:r>
              </w:ins>
              <w:customXmlInsRangeStart w:id="2328" w:author="梁元" w:date="2019-05-14T19:56:47Z"/>
            </w:sdtContent>
          </w:sdt>
          <w:customXmlInsRangeEnd w:id="2328"/>
          <w:ins w:id="2329" w:author="梁元" w:date="2019-05-14T19:56:47Z">
            <w:r>
              <w:rPr/>
              <w:tab/>
            </w:r>
          </w:ins>
          <w:ins w:id="2330" w:author="梁元" w:date="2019-05-14T19:56:54Z">
            <w:bookmarkStart w:id="153" w:name="_Toc512_WPSOffice_Level2Page"/>
            <w:r>
              <w:rPr/>
              <w:t>2</w:t>
            </w:r>
            <w:bookmarkEnd w:id="153"/>
          </w:ins>
          <w:ins w:id="2331" w:author="梁元" w:date="2019-05-14T19:56:47Z">
            <w:r>
              <w:rPr/>
              <w:fldChar w:fldCharType="end"/>
            </w:r>
          </w:ins>
        </w:p>
        <w:p>
          <w:pPr>
            <w:pStyle w:val="40"/>
            <w:tabs>
              <w:tab w:val="right" w:leader="dot" w:pos="8306"/>
            </w:tabs>
            <w:rPr>
              <w:ins w:id="2332" w:author="梁元" w:date="2019-05-14T19:56:47Z"/>
            </w:rPr>
          </w:pPr>
          <w:ins w:id="2333" w:author="梁元" w:date="2019-05-14T19:56:47Z">
            <w:r>
              <w:rPr/>
              <w:fldChar w:fldCharType="begin"/>
            </w:r>
          </w:ins>
          <w:ins w:id="2334" w:author="梁元" w:date="2019-05-14T19:56:47Z">
            <w:r>
              <w:rPr/>
              <w:instrText xml:space="preserve"> HYPERLINK \l _Toc9324_WPSOffice_Level2 </w:instrText>
            </w:r>
          </w:ins>
          <w:ins w:id="2335" w:author="梁元" w:date="2019-05-14T19:56:47Z">
            <w:r>
              <w:rPr/>
              <w:fldChar w:fldCharType="separate"/>
            </w:r>
          </w:ins>
          <w:customXmlInsRangeStart w:id="2337" w:author="梁元" w:date="2019-05-14T19:56:47Z"/>
          <w:sdt>
            <w:sdtPr>
              <w:rPr>
                <w:rFonts w:asciiTheme="minorHAnsi" w:hAnsiTheme="minorHAnsi" w:eastAsiaTheme="minorEastAsia" w:cstheme="minorBidi"/>
                <w:kern w:val="2"/>
                <w:sz w:val="24"/>
                <w:szCs w:val="22"/>
                <w:lang w:val="en-US" w:eastAsia="zh-CN" w:bidi="ar-SA"/>
              </w:rPr>
              <w:id w:val="147481976"/>
              <w:placeholder>
                <w:docPart w:val="{487083dc-f080-479c-a2bd-d1e295aeac0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337"/>
              <w:ins w:id="2339" w:author="梁元" w:date="2019-05-14T19:56:47Z">
                <w:r>
                  <w:rPr>
                    <w:rFonts w:ascii="仿宋" w:hAnsi="仿宋" w:eastAsia="仿宋" w:cstheme="majorBidi"/>
                  </w:rPr>
                  <w:t xml:space="preserve">4. </w:t>
                </w:r>
              </w:ins>
              <w:ins w:id="2340" w:author="梁元" w:date="2019-05-14T19:56:47Z">
                <w:r>
                  <w:rPr>
                    <w:rFonts w:hint="eastAsia" w:ascii="仿宋" w:hAnsi="仿宋" w:eastAsia="仿宋" w:cstheme="majorBidi"/>
                  </w:rPr>
                  <w:t>延伸及扩展问题回答参考</w:t>
                </w:r>
              </w:ins>
              <w:customXmlInsRangeStart w:id="2342" w:author="梁元" w:date="2019-05-14T19:56:47Z"/>
            </w:sdtContent>
          </w:sdt>
          <w:customXmlInsRangeEnd w:id="2342"/>
          <w:ins w:id="2343" w:author="梁元" w:date="2019-05-14T19:56:47Z">
            <w:r>
              <w:rPr/>
              <w:tab/>
            </w:r>
          </w:ins>
          <w:ins w:id="2344" w:author="梁元" w:date="2019-05-14T19:56:54Z">
            <w:bookmarkStart w:id="154" w:name="_Toc9324_WPSOffice_Level2Page"/>
            <w:r>
              <w:rPr/>
              <w:t>2</w:t>
            </w:r>
            <w:bookmarkEnd w:id="154"/>
          </w:ins>
          <w:ins w:id="2345" w:author="梁元" w:date="2019-05-14T19:56:47Z">
            <w:r>
              <w:rPr/>
              <w:fldChar w:fldCharType="end"/>
            </w:r>
          </w:ins>
        </w:p>
        <w:p>
          <w:pPr>
            <w:pStyle w:val="40"/>
            <w:tabs>
              <w:tab w:val="right" w:leader="dot" w:pos="8306"/>
            </w:tabs>
            <w:rPr>
              <w:ins w:id="2346" w:author="梁元" w:date="2019-05-14T19:56:47Z"/>
            </w:rPr>
          </w:pPr>
          <w:ins w:id="2347" w:author="梁元" w:date="2019-05-14T19:56:47Z">
            <w:r>
              <w:rPr/>
              <w:fldChar w:fldCharType="begin"/>
            </w:r>
          </w:ins>
          <w:ins w:id="2348" w:author="梁元" w:date="2019-05-14T19:56:47Z">
            <w:r>
              <w:rPr/>
              <w:instrText xml:space="preserve"> HYPERLINK \l _Toc29821_WPSOffice_Level2 </w:instrText>
            </w:r>
          </w:ins>
          <w:ins w:id="2349" w:author="梁元" w:date="2019-05-14T19:56:47Z">
            <w:r>
              <w:rPr/>
              <w:fldChar w:fldCharType="separate"/>
            </w:r>
          </w:ins>
          <w:customXmlInsRangeStart w:id="2351" w:author="梁元" w:date="2019-05-14T19:56:47Z"/>
          <w:sdt>
            <w:sdtPr>
              <w:rPr>
                <w:rFonts w:asciiTheme="minorHAnsi" w:hAnsiTheme="minorHAnsi" w:eastAsiaTheme="minorEastAsia" w:cstheme="minorBidi"/>
                <w:kern w:val="2"/>
                <w:sz w:val="24"/>
                <w:szCs w:val="22"/>
                <w:lang w:val="en-US" w:eastAsia="zh-CN" w:bidi="ar-SA"/>
              </w:rPr>
              <w:id w:val="147481976"/>
              <w:placeholder>
                <w:docPart w:val="{898f5da6-d40c-4485-9e76-83b500cb43a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351"/>
              <w:ins w:id="2353" w:author="梁元" w:date="2019-05-14T19:56:47Z">
                <w:r>
                  <w:rPr>
                    <w:rFonts w:ascii="仿宋" w:hAnsi="仿宋" w:eastAsia="仿宋" w:cstheme="majorBidi"/>
                  </w:rPr>
                  <w:t xml:space="preserve">5. </w:t>
                </w:r>
              </w:ins>
              <w:ins w:id="2354" w:author="梁元" w:date="2019-05-14T19:56:47Z">
                <w:r>
                  <w:rPr>
                    <w:rFonts w:hint="eastAsia" w:ascii="仿宋" w:hAnsi="仿宋" w:eastAsia="仿宋" w:cstheme="majorBidi"/>
                  </w:rPr>
                  <w:t>项目中体现经验的点</w:t>
                </w:r>
              </w:ins>
              <w:customXmlInsRangeStart w:id="2356" w:author="梁元" w:date="2019-05-14T19:56:47Z"/>
            </w:sdtContent>
          </w:sdt>
          <w:customXmlInsRangeEnd w:id="2356"/>
          <w:ins w:id="2357" w:author="梁元" w:date="2019-05-14T19:56:47Z">
            <w:r>
              <w:rPr/>
              <w:tab/>
            </w:r>
          </w:ins>
          <w:ins w:id="2358" w:author="梁元" w:date="2019-05-14T19:56:54Z">
            <w:bookmarkStart w:id="155" w:name="_Toc29821_WPSOffice_Level2Page"/>
            <w:r>
              <w:rPr/>
              <w:t>4</w:t>
            </w:r>
            <w:bookmarkEnd w:id="155"/>
          </w:ins>
          <w:ins w:id="2359" w:author="梁元" w:date="2019-05-14T19:56:47Z">
            <w:r>
              <w:rPr/>
              <w:fldChar w:fldCharType="end"/>
            </w:r>
          </w:ins>
        </w:p>
        <w:p>
          <w:pPr>
            <w:pStyle w:val="40"/>
            <w:tabs>
              <w:tab w:val="right" w:leader="dot" w:pos="8306"/>
            </w:tabs>
            <w:rPr>
              <w:ins w:id="2360" w:author="梁元" w:date="2019-05-14T19:56:47Z"/>
            </w:rPr>
          </w:pPr>
          <w:ins w:id="2361" w:author="梁元" w:date="2019-05-14T19:56:47Z">
            <w:r>
              <w:rPr/>
              <w:fldChar w:fldCharType="begin"/>
            </w:r>
          </w:ins>
          <w:ins w:id="2362" w:author="梁元" w:date="2019-05-14T19:56:47Z">
            <w:r>
              <w:rPr/>
              <w:instrText xml:space="preserve"> HYPERLINK \l _Toc16513_WPSOffice_Level2 </w:instrText>
            </w:r>
          </w:ins>
          <w:ins w:id="2363" w:author="梁元" w:date="2019-05-14T19:56:47Z">
            <w:r>
              <w:rPr/>
              <w:fldChar w:fldCharType="separate"/>
            </w:r>
          </w:ins>
          <w:customXmlInsRangeStart w:id="2365" w:author="梁元" w:date="2019-05-14T19:56:47Z"/>
          <w:sdt>
            <w:sdtPr>
              <w:rPr>
                <w:rFonts w:asciiTheme="minorHAnsi" w:hAnsiTheme="minorHAnsi" w:eastAsiaTheme="minorEastAsia" w:cstheme="minorBidi"/>
                <w:kern w:val="2"/>
                <w:sz w:val="24"/>
                <w:szCs w:val="22"/>
                <w:lang w:val="en-US" w:eastAsia="zh-CN" w:bidi="ar-SA"/>
              </w:rPr>
              <w:id w:val="147481976"/>
              <w:placeholder>
                <w:docPart w:val="{1aaadd7d-337d-4941-9f2c-98f4d930a42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365"/>
              <w:ins w:id="2367" w:author="梁元" w:date="2019-05-14T19:56:47Z">
                <w:r>
                  <w:rPr>
                    <w:rFonts w:asciiTheme="majorHAnsi" w:hAnsiTheme="majorHAnsi" w:eastAsiaTheme="majorEastAsia" w:cstheme="majorBidi"/>
                  </w:rPr>
                  <w:t xml:space="preserve">6. </w:t>
                </w:r>
              </w:ins>
              <w:ins w:id="2368" w:author="梁元" w:date="2019-05-14T19:56:47Z">
                <w:r>
                  <w:rPr>
                    <w:rFonts w:hint="eastAsia" w:ascii="仿宋" w:hAnsi="仿宋" w:eastAsia="仿宋" w:cstheme="majorBidi"/>
                  </w:rPr>
                  <w:t>论坛参考</w:t>
                </w:r>
              </w:ins>
              <w:customXmlInsRangeStart w:id="2370" w:author="梁元" w:date="2019-05-14T19:56:47Z"/>
            </w:sdtContent>
          </w:sdt>
          <w:customXmlInsRangeEnd w:id="2370"/>
          <w:ins w:id="2371" w:author="梁元" w:date="2019-05-14T19:56:47Z">
            <w:r>
              <w:rPr/>
              <w:tab/>
            </w:r>
          </w:ins>
          <w:ins w:id="2372" w:author="梁元" w:date="2019-05-14T19:56:54Z">
            <w:bookmarkStart w:id="156" w:name="_Toc16513_WPSOffice_Level2Page"/>
            <w:r>
              <w:rPr/>
              <w:t>4</w:t>
            </w:r>
            <w:bookmarkEnd w:id="156"/>
          </w:ins>
          <w:ins w:id="2373" w:author="梁元" w:date="2019-05-14T19:56:47Z">
            <w:r>
              <w:rPr/>
              <w:fldChar w:fldCharType="end"/>
            </w:r>
          </w:ins>
        </w:p>
        <w:p>
          <w:pPr>
            <w:pStyle w:val="39"/>
            <w:tabs>
              <w:tab w:val="right" w:leader="dot" w:pos="8306"/>
            </w:tabs>
            <w:rPr>
              <w:ins w:id="2374" w:author="梁元" w:date="2019-05-14T19:56:47Z"/>
            </w:rPr>
          </w:pPr>
          <w:ins w:id="2375" w:author="梁元" w:date="2019-05-14T19:56:47Z">
            <w:r>
              <w:rPr>
                <w:b/>
                <w:bCs/>
              </w:rPr>
              <w:fldChar w:fldCharType="begin"/>
            </w:r>
          </w:ins>
          <w:ins w:id="2376" w:author="梁元" w:date="2019-05-14T19:56:47Z">
            <w:r>
              <w:rPr/>
              <w:instrText xml:space="preserve"> HYPERLINK \l _Toc16112_WPSOffice_Level1 </w:instrText>
            </w:r>
          </w:ins>
          <w:ins w:id="2377" w:author="梁元" w:date="2019-05-14T19:56:47Z">
            <w:r>
              <w:rPr>
                <w:b/>
                <w:bCs/>
              </w:rPr>
              <w:fldChar w:fldCharType="separate"/>
            </w:r>
          </w:ins>
          <w:customXmlInsRangeStart w:id="2379" w:author="梁元" w:date="2019-05-14T19:56:47Z"/>
          <w:sdt>
            <w:sdtPr>
              <w:rPr>
                <w:rFonts w:asciiTheme="minorHAnsi" w:hAnsiTheme="minorHAnsi" w:eastAsiaTheme="minorEastAsia" w:cstheme="minorBidi"/>
                <w:b/>
                <w:bCs/>
                <w:kern w:val="2"/>
                <w:sz w:val="24"/>
                <w:szCs w:val="22"/>
                <w:lang w:val="en-US" w:eastAsia="zh-CN" w:bidi="ar-SA"/>
              </w:rPr>
              <w:id w:val="147481976"/>
              <w:placeholder>
                <w:docPart w:val="{63a8a034-1de2-460c-854d-1d206dac8c7a}"/>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2379"/>
              <w:ins w:id="2381" w:author="梁元" w:date="2019-05-14T19:56:47Z">
                <w:r>
                  <w:rPr>
                    <w:rFonts w:ascii="仿宋" w:hAnsi="仿宋" w:eastAsia="仿宋" w:cstheme="minorBidi"/>
                    <w:b/>
                    <w:bCs/>
                  </w:rPr>
                  <w:t xml:space="preserve">二十五、 </w:t>
                </w:r>
              </w:ins>
              <w:ins w:id="2382" w:author="梁元" w:date="2019-05-14T19:56:47Z">
                <w:r>
                  <w:rPr>
                    <w:rFonts w:hint="eastAsia" w:ascii="仿宋" w:hAnsi="仿宋" w:eastAsia="仿宋" w:cstheme="minorBidi"/>
                    <w:b/>
                    <w:bCs/>
                  </w:rPr>
                  <w:t>解释一下经常使用的vue数据管理方案？</w:t>
                </w:r>
              </w:ins>
              <w:customXmlInsRangeStart w:id="2384" w:author="梁元" w:date="2019-05-14T19:56:47Z"/>
            </w:sdtContent>
          </w:sdt>
          <w:customXmlInsRangeEnd w:id="2384"/>
          <w:ins w:id="2385" w:author="梁元" w:date="2019-05-14T19:56:47Z">
            <w:r>
              <w:rPr>
                <w:b/>
                <w:bCs/>
              </w:rPr>
              <w:tab/>
            </w:r>
          </w:ins>
          <w:ins w:id="2386" w:author="梁元" w:date="2019-05-14T19:56:54Z">
            <w:bookmarkStart w:id="157" w:name="_Toc16112_WPSOffice_Level1Page"/>
            <w:r>
              <w:rPr>
                <w:b/>
                <w:bCs/>
              </w:rPr>
              <w:t>0</w:t>
            </w:r>
            <w:bookmarkEnd w:id="157"/>
          </w:ins>
          <w:ins w:id="2387" w:author="梁元" w:date="2019-05-14T19:56:47Z">
            <w:r>
              <w:rPr>
                <w:b/>
                <w:bCs/>
              </w:rPr>
              <w:fldChar w:fldCharType="end"/>
            </w:r>
          </w:ins>
        </w:p>
        <w:p>
          <w:pPr>
            <w:pStyle w:val="40"/>
            <w:tabs>
              <w:tab w:val="right" w:leader="dot" w:pos="8306"/>
            </w:tabs>
            <w:rPr>
              <w:ins w:id="2388" w:author="梁元" w:date="2019-05-14T19:56:47Z"/>
            </w:rPr>
          </w:pPr>
          <w:ins w:id="2389" w:author="梁元" w:date="2019-05-14T19:56:47Z">
            <w:r>
              <w:rPr/>
              <w:fldChar w:fldCharType="begin"/>
            </w:r>
          </w:ins>
          <w:ins w:id="2390" w:author="梁元" w:date="2019-05-14T19:56:47Z">
            <w:r>
              <w:rPr/>
              <w:instrText xml:space="preserve"> HYPERLINK \l _Toc16701_WPSOffice_Level2 </w:instrText>
            </w:r>
          </w:ins>
          <w:ins w:id="2391" w:author="梁元" w:date="2019-05-14T19:56:47Z">
            <w:r>
              <w:rPr/>
              <w:fldChar w:fldCharType="separate"/>
            </w:r>
          </w:ins>
          <w:customXmlInsRangeStart w:id="2393" w:author="梁元" w:date="2019-05-14T19:56:47Z"/>
          <w:sdt>
            <w:sdtPr>
              <w:rPr>
                <w:rFonts w:asciiTheme="minorHAnsi" w:hAnsiTheme="minorHAnsi" w:eastAsiaTheme="minorEastAsia" w:cstheme="minorBidi"/>
                <w:kern w:val="2"/>
                <w:sz w:val="24"/>
                <w:szCs w:val="22"/>
                <w:lang w:val="en-US" w:eastAsia="zh-CN" w:bidi="ar-SA"/>
              </w:rPr>
              <w:id w:val="147481976"/>
              <w:placeholder>
                <w:docPart w:val="{85ae6d01-3f4f-4ceb-892c-7e937f92897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393"/>
              <w:ins w:id="2395" w:author="梁元" w:date="2019-05-14T19:56:47Z">
                <w:r>
                  <w:rPr>
                    <w:rFonts w:ascii="仿宋" w:hAnsi="仿宋" w:eastAsia="仿宋" w:cstheme="majorBidi"/>
                  </w:rPr>
                  <w:t xml:space="preserve">1. </w:t>
                </w:r>
              </w:ins>
              <w:ins w:id="2396" w:author="梁元" w:date="2019-05-14T19:56:47Z">
                <w:r>
                  <w:rPr>
                    <w:rFonts w:hint="eastAsia" w:ascii="仿宋" w:hAnsi="仿宋" w:eastAsia="仿宋" w:cstheme="majorBidi"/>
                  </w:rPr>
                  <w:t>通常解法</w:t>
                </w:r>
              </w:ins>
              <w:customXmlInsRangeStart w:id="2398" w:author="梁元" w:date="2019-05-14T19:56:47Z"/>
            </w:sdtContent>
          </w:sdt>
          <w:customXmlInsRangeEnd w:id="2398"/>
          <w:ins w:id="2399" w:author="梁元" w:date="2019-05-14T19:56:47Z">
            <w:r>
              <w:rPr/>
              <w:tab/>
            </w:r>
          </w:ins>
          <w:ins w:id="2400" w:author="梁元" w:date="2019-05-14T19:56:54Z">
            <w:bookmarkStart w:id="158" w:name="_Toc16701_WPSOffice_Level2Page"/>
            <w:r>
              <w:rPr/>
              <w:t>0</w:t>
            </w:r>
            <w:bookmarkEnd w:id="158"/>
          </w:ins>
          <w:ins w:id="2401" w:author="梁元" w:date="2019-05-14T19:56:47Z">
            <w:r>
              <w:rPr/>
              <w:fldChar w:fldCharType="end"/>
            </w:r>
          </w:ins>
        </w:p>
        <w:p>
          <w:pPr>
            <w:pStyle w:val="40"/>
            <w:tabs>
              <w:tab w:val="right" w:leader="dot" w:pos="8306"/>
            </w:tabs>
            <w:rPr>
              <w:ins w:id="2402" w:author="梁元" w:date="2019-05-14T19:56:47Z"/>
            </w:rPr>
          </w:pPr>
          <w:ins w:id="2403" w:author="梁元" w:date="2019-05-14T19:56:47Z">
            <w:r>
              <w:rPr/>
              <w:fldChar w:fldCharType="begin"/>
            </w:r>
          </w:ins>
          <w:ins w:id="2404" w:author="梁元" w:date="2019-05-14T19:56:47Z">
            <w:r>
              <w:rPr/>
              <w:instrText xml:space="preserve"> HYPERLINK \l _Toc1118_WPSOffice_Level2 </w:instrText>
            </w:r>
          </w:ins>
          <w:ins w:id="2405" w:author="梁元" w:date="2019-05-14T19:56:47Z">
            <w:r>
              <w:rPr/>
              <w:fldChar w:fldCharType="separate"/>
            </w:r>
          </w:ins>
          <w:customXmlInsRangeStart w:id="2407" w:author="梁元" w:date="2019-05-14T19:56:47Z"/>
          <w:sdt>
            <w:sdtPr>
              <w:rPr>
                <w:rFonts w:asciiTheme="minorHAnsi" w:hAnsiTheme="minorHAnsi" w:eastAsiaTheme="minorEastAsia" w:cstheme="minorBidi"/>
                <w:kern w:val="2"/>
                <w:sz w:val="24"/>
                <w:szCs w:val="22"/>
                <w:lang w:val="en-US" w:eastAsia="zh-CN" w:bidi="ar-SA"/>
              </w:rPr>
              <w:id w:val="147481976"/>
              <w:placeholder>
                <w:docPart w:val="{0e68c4c8-ff5c-4586-ad61-0700064ca8b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407"/>
              <w:ins w:id="2409" w:author="梁元" w:date="2019-05-14T19:56:47Z">
                <w:r>
                  <w:rPr>
                    <w:rFonts w:ascii="仿宋" w:hAnsi="仿宋" w:eastAsia="仿宋" w:cstheme="majorBidi"/>
                  </w:rPr>
                  <w:t xml:space="preserve">2. </w:t>
                </w:r>
              </w:ins>
              <w:ins w:id="2410" w:author="梁元" w:date="2019-05-14T19:56:47Z">
                <w:r>
                  <w:rPr>
                    <w:rFonts w:hint="eastAsia" w:ascii="仿宋" w:hAnsi="仿宋" w:eastAsia="仿宋" w:cstheme="majorBidi"/>
                  </w:rPr>
                  <w:t>通用大牛级解法</w:t>
                </w:r>
              </w:ins>
              <w:customXmlInsRangeStart w:id="2412" w:author="梁元" w:date="2019-05-14T19:56:47Z"/>
            </w:sdtContent>
          </w:sdt>
          <w:customXmlInsRangeEnd w:id="2412"/>
          <w:ins w:id="2413" w:author="梁元" w:date="2019-05-14T19:56:47Z">
            <w:r>
              <w:rPr/>
              <w:tab/>
            </w:r>
          </w:ins>
          <w:ins w:id="2414" w:author="梁元" w:date="2019-05-14T19:56:54Z">
            <w:bookmarkStart w:id="159" w:name="_Toc1118_WPSOffice_Level2Page"/>
            <w:r>
              <w:rPr/>
              <w:t>0</w:t>
            </w:r>
            <w:bookmarkEnd w:id="159"/>
          </w:ins>
          <w:ins w:id="2415" w:author="梁元" w:date="2019-05-14T19:56:47Z">
            <w:r>
              <w:rPr/>
              <w:fldChar w:fldCharType="end"/>
            </w:r>
          </w:ins>
        </w:p>
        <w:p>
          <w:pPr>
            <w:pStyle w:val="40"/>
            <w:tabs>
              <w:tab w:val="right" w:leader="dot" w:pos="8306"/>
            </w:tabs>
            <w:rPr>
              <w:ins w:id="2416" w:author="梁元" w:date="2019-05-14T19:56:47Z"/>
            </w:rPr>
          </w:pPr>
          <w:ins w:id="2417" w:author="梁元" w:date="2019-05-14T19:56:47Z">
            <w:r>
              <w:rPr/>
              <w:fldChar w:fldCharType="begin"/>
            </w:r>
          </w:ins>
          <w:ins w:id="2418" w:author="梁元" w:date="2019-05-14T19:56:47Z">
            <w:r>
              <w:rPr/>
              <w:instrText xml:space="preserve"> HYPERLINK \l _Toc20462_WPSOffice_Level2 </w:instrText>
            </w:r>
          </w:ins>
          <w:ins w:id="2419" w:author="梁元" w:date="2019-05-14T19:56:47Z">
            <w:r>
              <w:rPr/>
              <w:fldChar w:fldCharType="separate"/>
            </w:r>
          </w:ins>
          <w:customXmlInsRangeStart w:id="2421" w:author="梁元" w:date="2019-05-14T19:56:47Z"/>
          <w:sdt>
            <w:sdtPr>
              <w:rPr>
                <w:rFonts w:asciiTheme="minorHAnsi" w:hAnsiTheme="minorHAnsi" w:eastAsiaTheme="minorEastAsia" w:cstheme="minorBidi"/>
                <w:kern w:val="2"/>
                <w:sz w:val="24"/>
                <w:szCs w:val="22"/>
                <w:lang w:val="en-US" w:eastAsia="zh-CN" w:bidi="ar-SA"/>
              </w:rPr>
              <w:id w:val="147481976"/>
              <w:placeholder>
                <w:docPart w:val="{3b81a048-26e2-48bb-bf34-90df7d4cf7a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421"/>
              <w:ins w:id="2423" w:author="梁元" w:date="2019-05-14T19:56:47Z">
                <w:r>
                  <w:rPr>
                    <w:rFonts w:ascii="仿宋" w:hAnsi="仿宋" w:eastAsia="仿宋" w:cstheme="majorBidi"/>
                  </w:rPr>
                  <w:t xml:space="preserve">3. </w:t>
                </w:r>
              </w:ins>
              <w:ins w:id="2424" w:author="梁元" w:date="2019-05-14T19:56:47Z">
                <w:r>
                  <w:rPr>
                    <w:rFonts w:hint="eastAsia" w:ascii="仿宋" w:hAnsi="仿宋" w:eastAsia="仿宋" w:cstheme="majorBidi"/>
                  </w:rPr>
                  <w:t>解法对比及优缺点</w:t>
                </w:r>
              </w:ins>
              <w:customXmlInsRangeStart w:id="2426" w:author="梁元" w:date="2019-05-14T19:56:47Z"/>
            </w:sdtContent>
          </w:sdt>
          <w:customXmlInsRangeEnd w:id="2426"/>
          <w:ins w:id="2427" w:author="梁元" w:date="2019-05-14T19:56:47Z">
            <w:r>
              <w:rPr/>
              <w:tab/>
            </w:r>
          </w:ins>
          <w:ins w:id="2428" w:author="梁元" w:date="2019-05-14T19:56:54Z">
            <w:bookmarkStart w:id="160" w:name="_Toc20462_WPSOffice_Level2Page"/>
            <w:r>
              <w:rPr/>
              <w:t>1</w:t>
            </w:r>
            <w:bookmarkEnd w:id="160"/>
          </w:ins>
          <w:ins w:id="2429" w:author="梁元" w:date="2019-05-14T19:56:47Z">
            <w:r>
              <w:rPr/>
              <w:fldChar w:fldCharType="end"/>
            </w:r>
          </w:ins>
        </w:p>
        <w:p>
          <w:pPr>
            <w:pStyle w:val="40"/>
            <w:tabs>
              <w:tab w:val="right" w:leader="dot" w:pos="8306"/>
            </w:tabs>
            <w:rPr>
              <w:ins w:id="2430" w:author="梁元" w:date="2019-05-14T19:56:47Z"/>
            </w:rPr>
          </w:pPr>
          <w:ins w:id="2431" w:author="梁元" w:date="2019-05-14T19:56:47Z">
            <w:r>
              <w:rPr/>
              <w:fldChar w:fldCharType="begin"/>
            </w:r>
          </w:ins>
          <w:ins w:id="2432" w:author="梁元" w:date="2019-05-14T19:56:47Z">
            <w:r>
              <w:rPr/>
              <w:instrText xml:space="preserve"> HYPERLINK \l _Toc16277_WPSOffice_Level2 </w:instrText>
            </w:r>
          </w:ins>
          <w:ins w:id="2433" w:author="梁元" w:date="2019-05-14T19:56:47Z">
            <w:r>
              <w:rPr/>
              <w:fldChar w:fldCharType="separate"/>
            </w:r>
          </w:ins>
          <w:customXmlInsRangeStart w:id="2435" w:author="梁元" w:date="2019-05-14T19:56:47Z"/>
          <w:sdt>
            <w:sdtPr>
              <w:rPr>
                <w:rFonts w:asciiTheme="minorHAnsi" w:hAnsiTheme="minorHAnsi" w:eastAsiaTheme="minorEastAsia" w:cstheme="minorBidi"/>
                <w:kern w:val="2"/>
                <w:sz w:val="24"/>
                <w:szCs w:val="22"/>
                <w:lang w:val="en-US" w:eastAsia="zh-CN" w:bidi="ar-SA"/>
              </w:rPr>
              <w:id w:val="147481976"/>
              <w:placeholder>
                <w:docPart w:val="{1ef87a97-4f72-4258-8e49-4d56a5236ee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435"/>
              <w:ins w:id="2437" w:author="梁元" w:date="2019-05-14T19:56:47Z">
                <w:r>
                  <w:rPr>
                    <w:rFonts w:hint="eastAsia" w:asciiTheme="majorHAnsi" w:hAnsiTheme="majorHAnsi" w:eastAsiaTheme="majorEastAsia" w:cstheme="majorBidi"/>
                  </w:rPr>
                  <w:t xml:space="preserve">4. </w:t>
                </w:r>
              </w:ins>
              <w:ins w:id="2438" w:author="梁元" w:date="2019-05-14T19:56:47Z">
                <w:r>
                  <w:rPr>
                    <w:rFonts w:hint="eastAsia" w:ascii="仿宋" w:hAnsi="仿宋" w:eastAsia="仿宋" w:cstheme="majorBidi"/>
                  </w:rPr>
                  <w:t>延伸及扩展问题回答参考</w:t>
                </w:r>
              </w:ins>
              <w:customXmlInsRangeStart w:id="2440" w:author="梁元" w:date="2019-05-14T19:56:47Z"/>
            </w:sdtContent>
          </w:sdt>
          <w:customXmlInsRangeEnd w:id="2440"/>
          <w:ins w:id="2441" w:author="梁元" w:date="2019-05-14T19:56:47Z">
            <w:r>
              <w:rPr/>
              <w:tab/>
            </w:r>
          </w:ins>
          <w:ins w:id="2442" w:author="梁元" w:date="2019-05-14T19:56:54Z">
            <w:bookmarkStart w:id="161" w:name="_Toc16277_WPSOffice_Level2Page"/>
            <w:r>
              <w:rPr/>
              <w:t>1</w:t>
            </w:r>
            <w:bookmarkEnd w:id="161"/>
          </w:ins>
          <w:ins w:id="2443" w:author="梁元" w:date="2019-05-14T19:56:47Z">
            <w:r>
              <w:rPr/>
              <w:fldChar w:fldCharType="end"/>
            </w:r>
          </w:ins>
        </w:p>
        <w:p>
          <w:pPr>
            <w:pStyle w:val="40"/>
            <w:tabs>
              <w:tab w:val="right" w:leader="dot" w:pos="8306"/>
            </w:tabs>
            <w:rPr>
              <w:ins w:id="2444" w:author="梁元" w:date="2019-05-14T19:56:47Z"/>
            </w:rPr>
          </w:pPr>
          <w:ins w:id="2445" w:author="梁元" w:date="2019-05-14T19:56:47Z">
            <w:r>
              <w:rPr/>
              <w:fldChar w:fldCharType="begin"/>
            </w:r>
          </w:ins>
          <w:ins w:id="2446" w:author="梁元" w:date="2019-05-14T19:56:47Z">
            <w:r>
              <w:rPr/>
              <w:instrText xml:space="preserve"> HYPERLINK \l _Toc1544_WPSOffice_Level2 </w:instrText>
            </w:r>
          </w:ins>
          <w:ins w:id="2447" w:author="梁元" w:date="2019-05-14T19:56:47Z">
            <w:r>
              <w:rPr/>
              <w:fldChar w:fldCharType="separate"/>
            </w:r>
          </w:ins>
          <w:customXmlInsRangeStart w:id="2449" w:author="梁元" w:date="2019-05-14T19:56:47Z"/>
          <w:sdt>
            <w:sdtPr>
              <w:rPr>
                <w:rFonts w:asciiTheme="minorHAnsi" w:hAnsiTheme="minorHAnsi" w:eastAsiaTheme="minorEastAsia" w:cstheme="minorBidi"/>
                <w:kern w:val="2"/>
                <w:sz w:val="24"/>
                <w:szCs w:val="22"/>
                <w:lang w:val="en-US" w:eastAsia="zh-CN" w:bidi="ar-SA"/>
              </w:rPr>
              <w:id w:val="147481976"/>
              <w:placeholder>
                <w:docPart w:val="{36720a76-bbd5-465c-9ad3-838b34af60f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449"/>
              <w:ins w:id="2451" w:author="梁元" w:date="2019-05-14T19:56:47Z">
                <w:r>
                  <w:rPr>
                    <w:rFonts w:ascii="仿宋" w:hAnsi="仿宋" w:eastAsia="仿宋" w:cstheme="majorBidi"/>
                  </w:rPr>
                  <w:t xml:space="preserve">5. </w:t>
                </w:r>
              </w:ins>
              <w:ins w:id="2452" w:author="梁元" w:date="2019-05-14T19:56:47Z">
                <w:r>
                  <w:rPr>
                    <w:rFonts w:hint="eastAsia" w:ascii="仿宋" w:hAnsi="仿宋" w:eastAsia="仿宋" w:cstheme="majorBidi"/>
                  </w:rPr>
                  <w:t>项目中体现经验的点</w:t>
                </w:r>
              </w:ins>
              <w:customXmlInsRangeStart w:id="2454" w:author="梁元" w:date="2019-05-14T19:56:47Z"/>
            </w:sdtContent>
          </w:sdt>
          <w:customXmlInsRangeEnd w:id="2454"/>
          <w:ins w:id="2455" w:author="梁元" w:date="2019-05-14T19:56:47Z">
            <w:r>
              <w:rPr/>
              <w:tab/>
            </w:r>
          </w:ins>
          <w:ins w:id="2456" w:author="梁元" w:date="2019-05-14T19:56:54Z">
            <w:bookmarkStart w:id="162" w:name="_Toc1544_WPSOffice_Level2Page"/>
            <w:r>
              <w:rPr/>
              <w:t>2</w:t>
            </w:r>
            <w:bookmarkEnd w:id="162"/>
          </w:ins>
          <w:ins w:id="2457" w:author="梁元" w:date="2019-05-14T19:56:47Z">
            <w:r>
              <w:rPr/>
              <w:fldChar w:fldCharType="end"/>
            </w:r>
          </w:ins>
        </w:p>
        <w:p>
          <w:pPr>
            <w:pStyle w:val="40"/>
            <w:tabs>
              <w:tab w:val="right" w:leader="dot" w:pos="8306"/>
            </w:tabs>
            <w:rPr>
              <w:ins w:id="2458" w:author="梁元" w:date="2019-05-14T19:56:47Z"/>
            </w:rPr>
          </w:pPr>
          <w:ins w:id="2459" w:author="梁元" w:date="2019-05-14T19:56:47Z">
            <w:r>
              <w:rPr/>
              <w:fldChar w:fldCharType="begin"/>
            </w:r>
          </w:ins>
          <w:ins w:id="2460" w:author="梁元" w:date="2019-05-14T19:56:47Z">
            <w:r>
              <w:rPr/>
              <w:instrText xml:space="preserve"> HYPERLINK \l _Toc3369_WPSOffice_Level2 </w:instrText>
            </w:r>
          </w:ins>
          <w:ins w:id="2461" w:author="梁元" w:date="2019-05-14T19:56:47Z">
            <w:r>
              <w:rPr/>
              <w:fldChar w:fldCharType="separate"/>
            </w:r>
          </w:ins>
          <w:customXmlInsRangeStart w:id="2463" w:author="梁元" w:date="2019-05-14T19:56:47Z"/>
          <w:sdt>
            <w:sdtPr>
              <w:rPr>
                <w:rFonts w:asciiTheme="minorHAnsi" w:hAnsiTheme="minorHAnsi" w:eastAsiaTheme="minorEastAsia" w:cstheme="minorBidi"/>
                <w:kern w:val="2"/>
                <w:sz w:val="24"/>
                <w:szCs w:val="22"/>
                <w:lang w:val="en-US" w:eastAsia="zh-CN" w:bidi="ar-SA"/>
              </w:rPr>
              <w:id w:val="147481976"/>
              <w:placeholder>
                <w:docPart w:val="{7dcf5832-71e4-4f44-88c9-3a411fbdeee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463"/>
              <w:ins w:id="2465" w:author="梁元" w:date="2019-05-14T19:56:47Z">
                <w:r>
                  <w:rPr>
                    <w:rFonts w:asciiTheme="majorHAnsi" w:hAnsiTheme="majorHAnsi" w:eastAsiaTheme="majorEastAsia" w:cstheme="majorBidi"/>
                  </w:rPr>
                  <w:t xml:space="preserve">6. </w:t>
                </w:r>
              </w:ins>
              <w:ins w:id="2466" w:author="梁元" w:date="2019-05-14T19:56:47Z">
                <w:r>
                  <w:rPr>
                    <w:rFonts w:hint="eastAsia" w:ascii="仿宋" w:hAnsi="仿宋" w:eastAsia="仿宋" w:cstheme="majorBidi"/>
                  </w:rPr>
                  <w:t>论坛参考</w:t>
                </w:r>
              </w:ins>
              <w:customXmlInsRangeStart w:id="2468" w:author="梁元" w:date="2019-05-14T19:56:47Z"/>
            </w:sdtContent>
          </w:sdt>
          <w:customXmlInsRangeEnd w:id="2468"/>
          <w:ins w:id="2469" w:author="梁元" w:date="2019-05-14T19:56:47Z">
            <w:r>
              <w:rPr/>
              <w:tab/>
            </w:r>
          </w:ins>
          <w:ins w:id="2470" w:author="梁元" w:date="2019-05-14T19:56:54Z">
            <w:bookmarkStart w:id="163" w:name="_Toc3369_WPSOffice_Level2Page"/>
            <w:r>
              <w:rPr/>
              <w:t>2</w:t>
            </w:r>
            <w:bookmarkEnd w:id="163"/>
          </w:ins>
          <w:ins w:id="2471" w:author="梁元" w:date="2019-05-14T19:56:47Z">
            <w:r>
              <w:rPr/>
              <w:fldChar w:fldCharType="end"/>
            </w:r>
          </w:ins>
        </w:p>
        <w:p>
          <w:pPr>
            <w:pStyle w:val="39"/>
            <w:tabs>
              <w:tab w:val="right" w:leader="dot" w:pos="8306"/>
            </w:tabs>
            <w:rPr>
              <w:ins w:id="2472" w:author="梁元" w:date="2019-05-14T19:56:47Z"/>
            </w:rPr>
          </w:pPr>
          <w:ins w:id="2473" w:author="梁元" w:date="2019-05-14T19:56:47Z">
            <w:r>
              <w:rPr>
                <w:b/>
                <w:bCs/>
              </w:rPr>
              <w:fldChar w:fldCharType="begin"/>
            </w:r>
          </w:ins>
          <w:ins w:id="2474" w:author="梁元" w:date="2019-05-14T19:56:47Z">
            <w:r>
              <w:rPr/>
              <w:instrText xml:space="preserve"> HYPERLINK \l _Toc3732_WPSOffice_Level1 </w:instrText>
            </w:r>
          </w:ins>
          <w:ins w:id="2475" w:author="梁元" w:date="2019-05-14T19:56:47Z">
            <w:r>
              <w:rPr>
                <w:b/>
                <w:bCs/>
              </w:rPr>
              <w:fldChar w:fldCharType="separate"/>
            </w:r>
          </w:ins>
          <w:customXmlInsRangeStart w:id="2477" w:author="梁元" w:date="2019-05-14T19:56:47Z"/>
          <w:sdt>
            <w:sdtPr>
              <w:rPr>
                <w:rFonts w:asciiTheme="minorHAnsi" w:hAnsiTheme="minorHAnsi" w:eastAsiaTheme="minorEastAsia" w:cstheme="minorBidi"/>
                <w:b/>
                <w:bCs/>
                <w:kern w:val="2"/>
                <w:sz w:val="24"/>
                <w:szCs w:val="22"/>
                <w:lang w:val="en-US" w:eastAsia="zh-CN" w:bidi="ar-SA"/>
              </w:rPr>
              <w:id w:val="147481976"/>
              <w:placeholder>
                <w:docPart w:val="{ceb54475-1929-44a5-831c-01def7894e38}"/>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2477"/>
              <w:ins w:id="2479" w:author="梁元" w:date="2019-05-14T19:56:47Z">
                <w:r>
                  <w:rPr>
                    <w:rFonts w:ascii="仿宋" w:hAnsi="仿宋" w:eastAsia="仿宋" w:cstheme="minorBidi"/>
                    <w:b/>
                    <w:bCs/>
                  </w:rPr>
                  <w:t>二十六、 Js</w:t>
                </w:r>
              </w:ins>
              <w:ins w:id="2480" w:author="梁元" w:date="2019-05-14T19:56:47Z">
                <w:r>
                  <w:rPr>
                    <w:rFonts w:hint="eastAsia" w:ascii="仿宋" w:hAnsi="仿宋" w:eastAsia="仿宋" w:cstheme="minorBidi"/>
                    <w:b/>
                    <w:bCs/>
                  </w:rPr>
                  <w:t>的运行原理？</w:t>
                </w:r>
              </w:ins>
              <w:customXmlInsRangeStart w:id="2482" w:author="梁元" w:date="2019-05-14T19:56:47Z"/>
            </w:sdtContent>
          </w:sdt>
          <w:customXmlInsRangeEnd w:id="2482"/>
          <w:ins w:id="2483" w:author="梁元" w:date="2019-05-14T19:56:47Z">
            <w:r>
              <w:rPr>
                <w:b/>
                <w:bCs/>
              </w:rPr>
              <w:tab/>
            </w:r>
          </w:ins>
          <w:ins w:id="2484" w:author="梁元" w:date="2019-05-14T19:56:54Z">
            <w:bookmarkStart w:id="164" w:name="_Toc3732_WPSOffice_Level1Page"/>
            <w:r>
              <w:rPr>
                <w:b/>
                <w:bCs/>
              </w:rPr>
              <w:t>2</w:t>
            </w:r>
            <w:bookmarkEnd w:id="164"/>
          </w:ins>
          <w:ins w:id="2485" w:author="梁元" w:date="2019-05-14T19:56:47Z">
            <w:r>
              <w:rPr>
                <w:b/>
                <w:bCs/>
              </w:rPr>
              <w:fldChar w:fldCharType="end"/>
            </w:r>
          </w:ins>
        </w:p>
        <w:p>
          <w:pPr>
            <w:pStyle w:val="40"/>
            <w:tabs>
              <w:tab w:val="right" w:leader="dot" w:pos="8306"/>
            </w:tabs>
            <w:rPr>
              <w:ins w:id="2486" w:author="梁元" w:date="2019-05-14T20:02:01Z"/>
            </w:rPr>
          </w:pPr>
          <w:ins w:id="2487" w:author="梁元" w:date="2019-05-14T20:02:01Z">
            <w:r>
              <w:rPr/>
              <w:fldChar w:fldCharType="begin"/>
            </w:r>
          </w:ins>
          <w:ins w:id="2488" w:author="梁元" w:date="2019-05-14T20:02:01Z">
            <w:r>
              <w:rPr/>
              <w:instrText xml:space="preserve"> HYPERLINK \l _Toc19315_WPSOffice_Level2 </w:instrText>
            </w:r>
          </w:ins>
          <w:ins w:id="2489" w:author="梁元" w:date="2019-05-14T20:02:01Z">
            <w:r>
              <w:rPr/>
              <w:fldChar w:fldCharType="separate"/>
            </w:r>
          </w:ins>
          <w:customXmlInsRangeStart w:id="2491" w:author="梁元" w:date="2019-05-14T20:02:01Z"/>
          <w:sdt>
            <w:sdtPr>
              <w:rPr>
                <w:rFonts w:asciiTheme="minorHAnsi" w:hAnsiTheme="minorHAnsi" w:eastAsiaTheme="minorEastAsia" w:cstheme="minorBidi"/>
                <w:kern w:val="2"/>
                <w:sz w:val="24"/>
                <w:szCs w:val="22"/>
                <w:lang w:val="en-US" w:eastAsia="zh-CN" w:bidi="ar-SA"/>
              </w:rPr>
              <w:id w:val="147481973"/>
              <w:placeholder>
                <w:docPart w:val="{80339b15-77b4-479d-ad82-9a80f1904e5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491"/>
              <w:ins w:id="2493" w:author="梁元" w:date="2019-05-14T20:02:01Z">
                <w:r>
                  <w:rPr>
                    <w:rFonts w:ascii="仿宋" w:hAnsi="仿宋" w:eastAsia="仿宋" w:cstheme="majorBidi"/>
                  </w:rPr>
                  <w:t xml:space="preserve">7. </w:t>
                </w:r>
              </w:ins>
              <w:ins w:id="2494" w:author="梁元" w:date="2019-05-14T20:02:01Z">
                <w:r>
                  <w:rPr>
                    <w:rFonts w:hint="eastAsia" w:ascii="仿宋" w:hAnsi="仿宋" w:eastAsia="仿宋" w:cstheme="majorBidi"/>
                  </w:rPr>
                  <w:t>通常解法</w:t>
                </w:r>
              </w:ins>
              <w:customXmlInsRangeStart w:id="2496" w:author="梁元" w:date="2019-05-14T20:02:01Z"/>
            </w:sdtContent>
          </w:sdt>
          <w:customXmlInsRangeEnd w:id="2496"/>
          <w:ins w:id="2497" w:author="梁元" w:date="2019-05-14T20:02:01Z">
            <w:r>
              <w:rPr/>
              <w:tab/>
            </w:r>
          </w:ins>
          <w:ins w:id="2498" w:author="梁元" w:date="2019-05-14T20:02:01Z">
            <w:r>
              <w:rPr/>
              <w:t>8</w:t>
            </w:r>
          </w:ins>
          <w:ins w:id="2499" w:author="梁元" w:date="2019-05-14T20:02:01Z">
            <w:r>
              <w:rPr/>
              <w:fldChar w:fldCharType="end"/>
            </w:r>
          </w:ins>
        </w:p>
        <w:p>
          <w:pPr>
            <w:pStyle w:val="40"/>
            <w:tabs>
              <w:tab w:val="right" w:leader="dot" w:pos="8306"/>
            </w:tabs>
            <w:rPr>
              <w:ins w:id="2500" w:author="梁元" w:date="2019-05-14T20:02:01Z"/>
            </w:rPr>
          </w:pPr>
          <w:ins w:id="2501" w:author="梁元" w:date="2019-05-14T20:02:01Z">
            <w:r>
              <w:rPr/>
              <w:fldChar w:fldCharType="begin"/>
            </w:r>
          </w:ins>
          <w:ins w:id="2502" w:author="梁元" w:date="2019-05-14T20:02:01Z">
            <w:r>
              <w:rPr/>
              <w:instrText xml:space="preserve"> HYPERLINK \l _Toc3046_WPSOffice_Level2 </w:instrText>
            </w:r>
          </w:ins>
          <w:ins w:id="2503" w:author="梁元" w:date="2019-05-14T20:02:01Z">
            <w:r>
              <w:rPr/>
              <w:fldChar w:fldCharType="separate"/>
            </w:r>
          </w:ins>
          <w:customXmlInsRangeStart w:id="2505" w:author="梁元" w:date="2019-05-14T20:02:01Z"/>
          <w:sdt>
            <w:sdtPr>
              <w:rPr>
                <w:rFonts w:asciiTheme="minorHAnsi" w:hAnsiTheme="minorHAnsi" w:eastAsiaTheme="minorEastAsia" w:cstheme="minorBidi"/>
                <w:kern w:val="2"/>
                <w:sz w:val="24"/>
                <w:szCs w:val="22"/>
                <w:lang w:val="en-US" w:eastAsia="zh-CN" w:bidi="ar-SA"/>
              </w:rPr>
              <w:id w:val="147481973"/>
              <w:placeholder>
                <w:docPart w:val="{55a4d615-d440-42f9-b05b-2acb76238a6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505"/>
              <w:ins w:id="2507" w:author="梁元" w:date="2019-05-14T20:02:01Z">
                <w:r>
                  <w:rPr>
                    <w:rFonts w:ascii="仿宋" w:hAnsi="仿宋" w:eastAsia="仿宋" w:cstheme="majorBidi"/>
                  </w:rPr>
                  <w:t xml:space="preserve">8. </w:t>
                </w:r>
              </w:ins>
              <w:ins w:id="2508" w:author="梁元" w:date="2019-05-14T20:02:01Z">
                <w:r>
                  <w:rPr>
                    <w:rFonts w:hint="eastAsia" w:ascii="仿宋" w:hAnsi="仿宋" w:eastAsia="仿宋" w:cstheme="majorBidi"/>
                  </w:rPr>
                  <w:t>通用大牛级解法</w:t>
                </w:r>
              </w:ins>
              <w:customXmlInsRangeStart w:id="2510" w:author="梁元" w:date="2019-05-14T20:02:01Z"/>
            </w:sdtContent>
          </w:sdt>
          <w:customXmlInsRangeEnd w:id="2510"/>
          <w:ins w:id="2511" w:author="梁元" w:date="2019-05-14T20:02:01Z">
            <w:r>
              <w:rPr/>
              <w:tab/>
            </w:r>
          </w:ins>
          <w:ins w:id="2512" w:author="梁元" w:date="2019-05-14T20:02:01Z">
            <w:r>
              <w:rPr/>
              <w:t>9</w:t>
            </w:r>
          </w:ins>
          <w:ins w:id="2513" w:author="梁元" w:date="2019-05-14T20:02:01Z">
            <w:r>
              <w:rPr/>
              <w:fldChar w:fldCharType="end"/>
            </w:r>
          </w:ins>
        </w:p>
        <w:p>
          <w:pPr>
            <w:pStyle w:val="40"/>
            <w:tabs>
              <w:tab w:val="right" w:leader="dot" w:pos="8306"/>
            </w:tabs>
            <w:rPr>
              <w:ins w:id="2514" w:author="梁元" w:date="2019-05-14T20:02:01Z"/>
            </w:rPr>
          </w:pPr>
          <w:ins w:id="2515" w:author="梁元" w:date="2019-05-14T20:02:01Z">
            <w:r>
              <w:rPr/>
              <w:fldChar w:fldCharType="begin"/>
            </w:r>
          </w:ins>
          <w:ins w:id="2516" w:author="梁元" w:date="2019-05-14T20:02:01Z">
            <w:r>
              <w:rPr/>
              <w:instrText xml:space="preserve"> HYPERLINK \l _Toc19700_WPSOffice_Level2 </w:instrText>
            </w:r>
          </w:ins>
          <w:ins w:id="2517" w:author="梁元" w:date="2019-05-14T20:02:01Z">
            <w:r>
              <w:rPr/>
              <w:fldChar w:fldCharType="separate"/>
            </w:r>
          </w:ins>
          <w:customXmlInsRangeStart w:id="2519" w:author="梁元" w:date="2019-05-14T20:02:01Z"/>
          <w:sdt>
            <w:sdtPr>
              <w:rPr>
                <w:rFonts w:asciiTheme="minorHAnsi" w:hAnsiTheme="minorHAnsi" w:eastAsiaTheme="minorEastAsia" w:cstheme="minorBidi"/>
                <w:kern w:val="2"/>
                <w:sz w:val="24"/>
                <w:szCs w:val="22"/>
                <w:lang w:val="en-US" w:eastAsia="zh-CN" w:bidi="ar-SA"/>
              </w:rPr>
              <w:id w:val="147481973"/>
              <w:placeholder>
                <w:docPart w:val="{67f260cb-6926-4037-9c8d-f56d083ede64}"/>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519"/>
              <w:ins w:id="2521" w:author="梁元" w:date="2019-05-14T20:02:01Z">
                <w:r>
                  <w:rPr>
                    <w:rFonts w:ascii="仿宋" w:hAnsi="仿宋" w:eastAsia="仿宋" w:cstheme="majorBidi"/>
                  </w:rPr>
                  <w:t xml:space="preserve">9. </w:t>
                </w:r>
              </w:ins>
              <w:ins w:id="2522" w:author="梁元" w:date="2019-05-14T20:02:01Z">
                <w:r>
                  <w:rPr>
                    <w:rFonts w:hint="eastAsia" w:ascii="仿宋" w:hAnsi="仿宋" w:eastAsia="仿宋" w:cstheme="majorBidi"/>
                  </w:rPr>
                  <w:t>解法对比及优缺点</w:t>
                </w:r>
              </w:ins>
              <w:customXmlInsRangeStart w:id="2524" w:author="梁元" w:date="2019-05-14T20:02:01Z"/>
            </w:sdtContent>
          </w:sdt>
          <w:customXmlInsRangeEnd w:id="2524"/>
          <w:ins w:id="2525" w:author="梁元" w:date="2019-05-14T20:02:01Z">
            <w:r>
              <w:rPr/>
              <w:tab/>
            </w:r>
          </w:ins>
          <w:ins w:id="2526" w:author="梁元" w:date="2019-05-14T20:02:01Z">
            <w:r>
              <w:rPr/>
              <w:t>9</w:t>
            </w:r>
          </w:ins>
          <w:ins w:id="2527" w:author="梁元" w:date="2019-05-14T20:02:01Z">
            <w:r>
              <w:rPr/>
              <w:fldChar w:fldCharType="end"/>
            </w:r>
          </w:ins>
        </w:p>
        <w:p>
          <w:pPr>
            <w:pStyle w:val="40"/>
            <w:tabs>
              <w:tab w:val="right" w:leader="dot" w:pos="8306"/>
            </w:tabs>
            <w:rPr>
              <w:ins w:id="2528" w:author="梁元" w:date="2019-05-14T20:02:01Z"/>
            </w:rPr>
          </w:pPr>
          <w:ins w:id="2529" w:author="梁元" w:date="2019-05-14T20:02:01Z">
            <w:r>
              <w:rPr/>
              <w:fldChar w:fldCharType="begin"/>
            </w:r>
          </w:ins>
          <w:ins w:id="2530" w:author="梁元" w:date="2019-05-14T20:02:01Z">
            <w:r>
              <w:rPr/>
              <w:instrText xml:space="preserve"> HYPERLINK \l _Toc31558_WPSOffice_Level2 </w:instrText>
            </w:r>
          </w:ins>
          <w:ins w:id="2531" w:author="梁元" w:date="2019-05-14T20:02:01Z">
            <w:r>
              <w:rPr/>
              <w:fldChar w:fldCharType="separate"/>
            </w:r>
          </w:ins>
          <w:customXmlInsRangeStart w:id="2533" w:author="梁元" w:date="2019-05-14T20:02:01Z"/>
          <w:sdt>
            <w:sdtPr>
              <w:rPr>
                <w:rFonts w:asciiTheme="minorHAnsi" w:hAnsiTheme="minorHAnsi" w:eastAsiaTheme="minorEastAsia" w:cstheme="minorBidi"/>
                <w:kern w:val="2"/>
                <w:sz w:val="24"/>
                <w:szCs w:val="22"/>
                <w:lang w:val="en-US" w:eastAsia="zh-CN" w:bidi="ar-SA"/>
              </w:rPr>
              <w:id w:val="147481973"/>
              <w:placeholder>
                <w:docPart w:val="{a6da621a-804f-4d3a-ba11-1f9489cc335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533"/>
              <w:ins w:id="2535" w:author="梁元" w:date="2019-05-14T20:02:01Z">
                <w:r>
                  <w:rPr>
                    <w:rFonts w:ascii="仿宋" w:hAnsi="仿宋" w:eastAsia="仿宋" w:cstheme="majorBidi"/>
                  </w:rPr>
                  <w:t xml:space="preserve">10. </w:t>
                </w:r>
              </w:ins>
              <w:ins w:id="2536" w:author="梁元" w:date="2019-05-14T20:02:01Z">
                <w:r>
                  <w:rPr>
                    <w:rFonts w:hint="eastAsia" w:ascii="仿宋" w:hAnsi="仿宋" w:eastAsia="仿宋" w:cstheme="majorBidi"/>
                  </w:rPr>
                  <w:t>延伸及扩展问题回答参考</w:t>
                </w:r>
              </w:ins>
              <w:customXmlInsRangeStart w:id="2538" w:author="梁元" w:date="2019-05-14T20:02:01Z"/>
            </w:sdtContent>
          </w:sdt>
          <w:customXmlInsRangeEnd w:id="2538"/>
          <w:ins w:id="2539" w:author="梁元" w:date="2019-05-14T20:02:01Z">
            <w:r>
              <w:rPr/>
              <w:tab/>
            </w:r>
          </w:ins>
          <w:ins w:id="2540" w:author="梁元" w:date="2019-05-14T20:02:01Z">
            <w:r>
              <w:rPr/>
              <w:t>10</w:t>
            </w:r>
          </w:ins>
          <w:ins w:id="2541" w:author="梁元" w:date="2019-05-14T20:02:01Z">
            <w:r>
              <w:rPr/>
              <w:fldChar w:fldCharType="end"/>
            </w:r>
          </w:ins>
        </w:p>
        <w:p>
          <w:pPr>
            <w:pStyle w:val="40"/>
            <w:tabs>
              <w:tab w:val="right" w:leader="dot" w:pos="8306"/>
            </w:tabs>
            <w:rPr>
              <w:ins w:id="2542" w:author="梁元" w:date="2019-05-14T20:02:01Z"/>
            </w:rPr>
          </w:pPr>
          <w:ins w:id="2543" w:author="梁元" w:date="2019-05-14T20:02:01Z">
            <w:r>
              <w:rPr/>
              <w:fldChar w:fldCharType="begin"/>
            </w:r>
          </w:ins>
          <w:ins w:id="2544" w:author="梁元" w:date="2019-05-14T20:02:01Z">
            <w:r>
              <w:rPr/>
              <w:instrText xml:space="preserve"> HYPERLINK \l _Toc29131_WPSOffice_Level2 </w:instrText>
            </w:r>
          </w:ins>
          <w:ins w:id="2545" w:author="梁元" w:date="2019-05-14T20:02:01Z">
            <w:r>
              <w:rPr/>
              <w:fldChar w:fldCharType="separate"/>
            </w:r>
          </w:ins>
          <w:customXmlInsRangeStart w:id="2547" w:author="梁元" w:date="2019-05-14T20:02:01Z"/>
          <w:sdt>
            <w:sdtPr>
              <w:rPr>
                <w:rFonts w:asciiTheme="minorHAnsi" w:hAnsiTheme="minorHAnsi" w:eastAsiaTheme="minorEastAsia" w:cstheme="minorBidi"/>
                <w:kern w:val="2"/>
                <w:sz w:val="24"/>
                <w:szCs w:val="22"/>
                <w:lang w:val="en-US" w:eastAsia="zh-CN" w:bidi="ar-SA"/>
              </w:rPr>
              <w:id w:val="147481973"/>
              <w:placeholder>
                <w:docPart w:val="{7d67c1aa-f0d4-4ba6-901b-6fb832ef9104}"/>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547"/>
              <w:ins w:id="2549" w:author="梁元" w:date="2019-05-14T20:02:01Z">
                <w:r>
                  <w:rPr>
                    <w:rFonts w:ascii="仿宋" w:hAnsi="仿宋" w:eastAsia="仿宋" w:cstheme="majorBidi"/>
                  </w:rPr>
                  <w:t xml:space="preserve">11. </w:t>
                </w:r>
              </w:ins>
              <w:ins w:id="2550" w:author="梁元" w:date="2019-05-14T20:02:01Z">
                <w:r>
                  <w:rPr>
                    <w:rFonts w:hint="eastAsia" w:ascii="仿宋" w:hAnsi="仿宋" w:eastAsia="仿宋" w:cstheme="majorBidi"/>
                  </w:rPr>
                  <w:t>项目中体现经验的点</w:t>
                </w:r>
              </w:ins>
              <w:customXmlInsRangeStart w:id="2552" w:author="梁元" w:date="2019-05-14T20:02:01Z"/>
            </w:sdtContent>
          </w:sdt>
          <w:customXmlInsRangeEnd w:id="2552"/>
          <w:ins w:id="2553" w:author="梁元" w:date="2019-05-14T20:02:01Z">
            <w:r>
              <w:rPr/>
              <w:tab/>
            </w:r>
          </w:ins>
          <w:ins w:id="2554" w:author="梁元" w:date="2019-05-14T20:02:01Z">
            <w:r>
              <w:rPr/>
              <w:t>10</w:t>
            </w:r>
          </w:ins>
          <w:ins w:id="2555" w:author="梁元" w:date="2019-05-14T20:02:01Z">
            <w:r>
              <w:rPr/>
              <w:fldChar w:fldCharType="end"/>
            </w:r>
          </w:ins>
        </w:p>
        <w:p>
          <w:pPr>
            <w:pStyle w:val="39"/>
            <w:tabs>
              <w:tab w:val="right" w:leader="dot" w:pos="8306"/>
            </w:tabs>
            <w:rPr>
              <w:ins w:id="2556" w:author="梁元" w:date="2019-05-14T20:02:03Z"/>
            </w:rPr>
          </w:pPr>
          <w:ins w:id="2557" w:author="梁元" w:date="2019-05-14T20:02:01Z">
            <w:r>
              <w:rPr/>
              <w:fldChar w:fldCharType="begin"/>
            </w:r>
          </w:ins>
          <w:ins w:id="2558" w:author="梁元" w:date="2019-05-14T20:02:01Z">
            <w:r>
              <w:rPr/>
              <w:instrText xml:space="preserve"> HYPERLINK \l _Toc18431_WPSOffice_Level2 </w:instrText>
            </w:r>
          </w:ins>
          <w:ins w:id="2559" w:author="梁元" w:date="2019-05-14T20:02:01Z">
            <w:r>
              <w:rPr/>
              <w:fldChar w:fldCharType="separate"/>
            </w:r>
          </w:ins>
          <w:customXmlInsRangeStart w:id="2561" w:author="梁元" w:date="2019-05-14T20:02:01Z"/>
          <w:sdt>
            <w:sdtPr>
              <w:rPr>
                <w:rFonts w:asciiTheme="minorHAnsi" w:hAnsiTheme="minorHAnsi" w:eastAsiaTheme="minorEastAsia" w:cstheme="minorBidi"/>
                <w:kern w:val="2"/>
                <w:sz w:val="24"/>
                <w:szCs w:val="22"/>
                <w:lang w:val="en-US" w:eastAsia="zh-CN" w:bidi="ar-SA"/>
              </w:rPr>
              <w:id w:val="147481970"/>
              <w:placeholder>
                <w:docPart w:val="{e8984d39-c9ca-4896-a837-378f2156180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561"/>
              <w:ins w:id="2563" w:author="梁元" w:date="2019-05-14T20:02:12Z">
                <w:r>
                  <w:rPr>
                    <w:rFonts w:hint="eastAsia" w:cstheme="minorBidi"/>
                    <w:kern w:val="2"/>
                    <w:sz w:val="24"/>
                    <w:szCs w:val="22"/>
                    <w:lang w:val="en-US" w:eastAsia="zh-CN" w:bidi="ar-SA"/>
                  </w:rPr>
                  <w:t xml:space="preserve"> </w:t>
                </w:r>
              </w:ins>
              <w:ins w:id="2564" w:author="梁元" w:date="2019-05-14T20:02:13Z">
                <w:r>
                  <w:rPr>
                    <w:rFonts w:hint="eastAsia" w:cstheme="minorBidi"/>
                    <w:kern w:val="2"/>
                    <w:sz w:val="24"/>
                    <w:szCs w:val="22"/>
                    <w:lang w:val="en-US" w:eastAsia="zh-CN" w:bidi="ar-SA"/>
                  </w:rPr>
                  <w:t xml:space="preserve">  </w:t>
                </w:r>
              </w:ins>
              <w:ins w:id="2565" w:author="梁元" w:date="2019-05-14T20:02:14Z">
                <w:r>
                  <w:rPr>
                    <w:rFonts w:hint="eastAsia" w:cstheme="minorBidi"/>
                    <w:kern w:val="2"/>
                    <w:sz w:val="24"/>
                    <w:szCs w:val="22"/>
                    <w:lang w:val="en-US" w:eastAsia="zh-CN" w:bidi="ar-SA"/>
                  </w:rPr>
                  <w:t xml:space="preserve"> </w:t>
                </w:r>
              </w:ins>
              <w:ins w:id="2566" w:author="梁元" w:date="2019-05-14T20:02:01Z">
                <w:r>
                  <w:rPr>
                    <w:rFonts w:ascii="仿宋" w:hAnsi="仿宋" w:eastAsia="仿宋" w:cstheme="majorBidi"/>
                  </w:rPr>
                  <w:t xml:space="preserve">12. </w:t>
                </w:r>
              </w:ins>
              <w:ins w:id="2567" w:author="梁元" w:date="2019-05-14T20:02:01Z">
                <w:r>
                  <w:rPr>
                    <w:rFonts w:hint="eastAsia" w:ascii="仿宋" w:hAnsi="仿宋" w:eastAsia="仿宋" w:cstheme="majorBidi"/>
                  </w:rPr>
                  <w:t>论坛参考</w:t>
                </w:r>
              </w:ins>
              <w:customXmlInsRangeStart w:id="2569" w:author="梁元" w:date="2019-05-14T20:02:01Z"/>
            </w:sdtContent>
          </w:sdt>
          <w:customXmlInsRangeEnd w:id="2569"/>
          <w:ins w:id="2570" w:author="梁元" w:date="2019-05-14T20:02:01Z">
            <w:r>
              <w:rPr/>
              <w:tab/>
            </w:r>
          </w:ins>
          <w:ins w:id="2571" w:author="梁元" w:date="2019-05-14T20:02:01Z">
            <w:r>
              <w:rPr/>
              <w:t>10</w:t>
            </w:r>
          </w:ins>
          <w:ins w:id="2572" w:author="梁元" w:date="2019-05-14T20:02:01Z">
            <w:r>
              <w:rPr/>
              <w:fldChar w:fldCharType="end"/>
            </w:r>
          </w:ins>
        </w:p>
        <w:p>
          <w:pPr>
            <w:pStyle w:val="39"/>
            <w:tabs>
              <w:tab w:val="right" w:leader="dot" w:pos="8306"/>
            </w:tabs>
            <w:rPr>
              <w:ins w:id="2573" w:author="梁元" w:date="2019-05-14T19:56:47Z"/>
            </w:rPr>
          </w:pPr>
          <w:ins w:id="2574" w:author="梁元" w:date="2019-05-14T19:56:47Z">
            <w:r>
              <w:rPr>
                <w:b/>
                <w:bCs/>
              </w:rPr>
              <w:fldChar w:fldCharType="begin"/>
            </w:r>
          </w:ins>
          <w:ins w:id="2575" w:author="梁元" w:date="2019-05-14T19:56:47Z">
            <w:r>
              <w:rPr/>
              <w:instrText xml:space="preserve"> HYPERLINK \l _Toc19073_WPSOffice_Level1 </w:instrText>
            </w:r>
          </w:ins>
          <w:ins w:id="2576" w:author="梁元" w:date="2019-05-14T19:56:47Z">
            <w:r>
              <w:rPr>
                <w:b/>
                <w:bCs/>
              </w:rPr>
              <w:fldChar w:fldCharType="separate"/>
            </w:r>
          </w:ins>
          <w:customXmlInsRangeStart w:id="2578" w:author="梁元" w:date="2019-05-14T19:56:47Z"/>
          <w:sdt>
            <w:sdtPr>
              <w:rPr>
                <w:rFonts w:asciiTheme="minorHAnsi" w:hAnsiTheme="minorHAnsi" w:eastAsiaTheme="minorEastAsia" w:cstheme="minorBidi"/>
                <w:b/>
                <w:bCs/>
                <w:kern w:val="2"/>
                <w:sz w:val="24"/>
                <w:szCs w:val="22"/>
                <w:lang w:val="en-US" w:eastAsia="zh-CN" w:bidi="ar-SA"/>
              </w:rPr>
              <w:id w:val="147481976"/>
              <w:placeholder>
                <w:docPart w:val="{0f08c8e2-0566-4282-96ab-f5a00d4ee3ac}"/>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2578"/>
              <w:ins w:id="2580" w:author="梁元" w:date="2019-05-14T19:56:47Z">
                <w:r>
                  <w:rPr>
                    <w:rFonts w:ascii="仿宋" w:hAnsi="仿宋" w:eastAsia="仿宋" w:cstheme="minorBidi"/>
                    <w:b/>
                    <w:bCs/>
                  </w:rPr>
                  <w:t xml:space="preserve">二十七、 </w:t>
                </w:r>
              </w:ins>
              <w:ins w:id="2581" w:author="梁元" w:date="2019-05-14T19:56:47Z">
                <w:r>
                  <w:rPr>
                    <w:rFonts w:hint="eastAsia" w:ascii="仿宋" w:hAnsi="仿宋" w:eastAsia="仿宋" w:cstheme="minorBidi"/>
                    <w:b/>
                    <w:bCs/>
                  </w:rPr>
                  <w:t>说一下前端安全？</w:t>
                </w:r>
              </w:ins>
              <w:customXmlInsRangeStart w:id="2583" w:author="梁元" w:date="2019-05-14T19:56:47Z"/>
            </w:sdtContent>
          </w:sdt>
          <w:customXmlInsRangeEnd w:id="2583"/>
          <w:ins w:id="2584" w:author="梁元" w:date="2019-05-14T19:56:47Z">
            <w:r>
              <w:rPr>
                <w:b/>
                <w:bCs/>
              </w:rPr>
              <w:tab/>
            </w:r>
          </w:ins>
          <w:ins w:id="2585" w:author="梁元" w:date="2019-05-14T19:56:54Z">
            <w:bookmarkStart w:id="165" w:name="_Toc19073_WPSOffice_Level1Page"/>
            <w:r>
              <w:rPr>
                <w:b/>
                <w:bCs/>
              </w:rPr>
              <w:t>5</w:t>
            </w:r>
            <w:bookmarkEnd w:id="165"/>
          </w:ins>
          <w:ins w:id="2586" w:author="梁元" w:date="2019-05-14T19:56:47Z">
            <w:r>
              <w:rPr>
                <w:b/>
                <w:bCs/>
              </w:rPr>
              <w:fldChar w:fldCharType="end"/>
            </w:r>
          </w:ins>
        </w:p>
        <w:p>
          <w:pPr>
            <w:pStyle w:val="40"/>
            <w:tabs>
              <w:tab w:val="right" w:leader="dot" w:pos="8306"/>
            </w:tabs>
            <w:rPr>
              <w:ins w:id="2587" w:author="梁元" w:date="2019-05-14T20:01:46Z"/>
            </w:rPr>
          </w:pPr>
          <w:ins w:id="2588" w:author="梁元" w:date="2019-05-14T20:01:46Z">
            <w:r>
              <w:rPr/>
              <w:fldChar w:fldCharType="begin"/>
            </w:r>
          </w:ins>
          <w:ins w:id="2589" w:author="梁元" w:date="2019-05-14T20:01:46Z">
            <w:r>
              <w:rPr/>
              <w:instrText xml:space="preserve"> HYPERLINK \l _Toc19315_WPSOffice_Level2 </w:instrText>
            </w:r>
          </w:ins>
          <w:ins w:id="2590" w:author="梁元" w:date="2019-05-14T20:01:46Z">
            <w:r>
              <w:rPr/>
              <w:fldChar w:fldCharType="separate"/>
            </w:r>
          </w:ins>
          <w:customXmlInsRangeStart w:id="2592" w:author="梁元" w:date="2019-05-14T20:01:46Z"/>
          <w:sdt>
            <w:sdtPr>
              <w:rPr>
                <w:rFonts w:asciiTheme="minorHAnsi" w:hAnsiTheme="minorHAnsi" w:eastAsiaTheme="minorEastAsia" w:cstheme="minorBidi"/>
                <w:kern w:val="2"/>
                <w:sz w:val="24"/>
                <w:szCs w:val="22"/>
                <w:lang w:val="en-US" w:eastAsia="zh-CN" w:bidi="ar-SA"/>
              </w:rPr>
              <w:id w:val="147481973"/>
              <w:placeholder>
                <w:docPart w:val="{e45fb23e-73dd-4885-804c-92378c5c544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592"/>
              <w:ins w:id="2594" w:author="梁元" w:date="2019-05-14T20:01:46Z">
                <w:r>
                  <w:rPr>
                    <w:rFonts w:ascii="仿宋" w:hAnsi="仿宋" w:eastAsia="仿宋" w:cstheme="majorBidi"/>
                  </w:rPr>
                  <w:t xml:space="preserve">7. </w:t>
                </w:r>
              </w:ins>
              <w:ins w:id="2595" w:author="梁元" w:date="2019-05-14T20:01:46Z">
                <w:r>
                  <w:rPr>
                    <w:rFonts w:hint="eastAsia" w:ascii="仿宋" w:hAnsi="仿宋" w:eastAsia="仿宋" w:cstheme="majorBidi"/>
                  </w:rPr>
                  <w:t>通常解法</w:t>
                </w:r>
              </w:ins>
              <w:customXmlInsRangeStart w:id="2597" w:author="梁元" w:date="2019-05-14T20:01:46Z"/>
            </w:sdtContent>
          </w:sdt>
          <w:customXmlInsRangeEnd w:id="2597"/>
          <w:ins w:id="2598" w:author="梁元" w:date="2019-05-14T20:01:46Z">
            <w:r>
              <w:rPr/>
              <w:tab/>
            </w:r>
          </w:ins>
          <w:ins w:id="2599" w:author="梁元" w:date="2019-05-14T20:01:46Z">
            <w:r>
              <w:rPr/>
              <w:t>8</w:t>
            </w:r>
          </w:ins>
          <w:ins w:id="2600" w:author="梁元" w:date="2019-05-14T20:01:46Z">
            <w:r>
              <w:rPr/>
              <w:fldChar w:fldCharType="end"/>
            </w:r>
          </w:ins>
        </w:p>
        <w:p>
          <w:pPr>
            <w:pStyle w:val="40"/>
            <w:tabs>
              <w:tab w:val="right" w:leader="dot" w:pos="8306"/>
            </w:tabs>
            <w:rPr>
              <w:ins w:id="2601" w:author="梁元" w:date="2019-05-14T20:01:46Z"/>
            </w:rPr>
          </w:pPr>
          <w:ins w:id="2602" w:author="梁元" w:date="2019-05-14T20:01:46Z">
            <w:r>
              <w:rPr/>
              <w:fldChar w:fldCharType="begin"/>
            </w:r>
          </w:ins>
          <w:ins w:id="2603" w:author="梁元" w:date="2019-05-14T20:01:46Z">
            <w:r>
              <w:rPr/>
              <w:instrText xml:space="preserve"> HYPERLINK \l _Toc3046_WPSOffice_Level2 </w:instrText>
            </w:r>
          </w:ins>
          <w:ins w:id="2604" w:author="梁元" w:date="2019-05-14T20:01:46Z">
            <w:r>
              <w:rPr/>
              <w:fldChar w:fldCharType="separate"/>
            </w:r>
          </w:ins>
          <w:customXmlInsRangeStart w:id="2606" w:author="梁元" w:date="2019-05-14T20:01:46Z"/>
          <w:sdt>
            <w:sdtPr>
              <w:rPr>
                <w:rFonts w:asciiTheme="minorHAnsi" w:hAnsiTheme="minorHAnsi" w:eastAsiaTheme="minorEastAsia" w:cstheme="minorBidi"/>
                <w:kern w:val="2"/>
                <w:sz w:val="24"/>
                <w:szCs w:val="22"/>
                <w:lang w:val="en-US" w:eastAsia="zh-CN" w:bidi="ar-SA"/>
              </w:rPr>
              <w:id w:val="147481973"/>
              <w:placeholder>
                <w:docPart w:val="{1f4caef7-9cf8-41fc-ac38-d546d39baa1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606"/>
              <w:ins w:id="2608" w:author="梁元" w:date="2019-05-14T20:01:46Z">
                <w:r>
                  <w:rPr>
                    <w:rFonts w:ascii="仿宋" w:hAnsi="仿宋" w:eastAsia="仿宋" w:cstheme="majorBidi"/>
                  </w:rPr>
                  <w:t xml:space="preserve">8. </w:t>
                </w:r>
              </w:ins>
              <w:ins w:id="2609" w:author="梁元" w:date="2019-05-14T20:01:46Z">
                <w:r>
                  <w:rPr>
                    <w:rFonts w:hint="eastAsia" w:ascii="仿宋" w:hAnsi="仿宋" w:eastAsia="仿宋" w:cstheme="majorBidi"/>
                  </w:rPr>
                  <w:t>通用大牛级解法</w:t>
                </w:r>
              </w:ins>
              <w:customXmlInsRangeStart w:id="2611" w:author="梁元" w:date="2019-05-14T20:01:46Z"/>
            </w:sdtContent>
          </w:sdt>
          <w:customXmlInsRangeEnd w:id="2611"/>
          <w:ins w:id="2612" w:author="梁元" w:date="2019-05-14T20:01:46Z">
            <w:r>
              <w:rPr/>
              <w:tab/>
            </w:r>
          </w:ins>
          <w:ins w:id="2613" w:author="梁元" w:date="2019-05-14T20:01:46Z">
            <w:r>
              <w:rPr/>
              <w:t>9</w:t>
            </w:r>
          </w:ins>
          <w:ins w:id="2614" w:author="梁元" w:date="2019-05-14T20:01:46Z">
            <w:r>
              <w:rPr/>
              <w:fldChar w:fldCharType="end"/>
            </w:r>
          </w:ins>
        </w:p>
        <w:p>
          <w:pPr>
            <w:pStyle w:val="40"/>
            <w:tabs>
              <w:tab w:val="right" w:leader="dot" w:pos="8306"/>
            </w:tabs>
            <w:rPr>
              <w:ins w:id="2615" w:author="梁元" w:date="2019-05-14T20:01:46Z"/>
            </w:rPr>
          </w:pPr>
          <w:ins w:id="2616" w:author="梁元" w:date="2019-05-14T20:01:46Z">
            <w:r>
              <w:rPr/>
              <w:fldChar w:fldCharType="begin"/>
            </w:r>
          </w:ins>
          <w:ins w:id="2617" w:author="梁元" w:date="2019-05-14T20:01:46Z">
            <w:r>
              <w:rPr/>
              <w:instrText xml:space="preserve"> HYPERLINK \l _Toc19700_WPSOffice_Level2 </w:instrText>
            </w:r>
          </w:ins>
          <w:ins w:id="2618" w:author="梁元" w:date="2019-05-14T20:01:46Z">
            <w:r>
              <w:rPr/>
              <w:fldChar w:fldCharType="separate"/>
            </w:r>
          </w:ins>
          <w:customXmlInsRangeStart w:id="2620" w:author="梁元" w:date="2019-05-14T20:01:46Z"/>
          <w:sdt>
            <w:sdtPr>
              <w:rPr>
                <w:rFonts w:asciiTheme="minorHAnsi" w:hAnsiTheme="minorHAnsi" w:eastAsiaTheme="minorEastAsia" w:cstheme="minorBidi"/>
                <w:kern w:val="2"/>
                <w:sz w:val="24"/>
                <w:szCs w:val="22"/>
                <w:lang w:val="en-US" w:eastAsia="zh-CN" w:bidi="ar-SA"/>
              </w:rPr>
              <w:id w:val="147481973"/>
              <w:placeholder>
                <w:docPart w:val="{e19d693c-619e-48c1-b719-6c46f2e5953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620"/>
              <w:ins w:id="2622" w:author="梁元" w:date="2019-05-14T20:01:46Z">
                <w:r>
                  <w:rPr>
                    <w:rFonts w:ascii="仿宋" w:hAnsi="仿宋" w:eastAsia="仿宋" w:cstheme="majorBidi"/>
                  </w:rPr>
                  <w:t xml:space="preserve">9. </w:t>
                </w:r>
              </w:ins>
              <w:ins w:id="2623" w:author="梁元" w:date="2019-05-14T20:01:46Z">
                <w:r>
                  <w:rPr>
                    <w:rFonts w:hint="eastAsia" w:ascii="仿宋" w:hAnsi="仿宋" w:eastAsia="仿宋" w:cstheme="majorBidi"/>
                  </w:rPr>
                  <w:t>解法对比及优缺点</w:t>
                </w:r>
              </w:ins>
              <w:customXmlInsRangeStart w:id="2625" w:author="梁元" w:date="2019-05-14T20:01:46Z"/>
            </w:sdtContent>
          </w:sdt>
          <w:customXmlInsRangeEnd w:id="2625"/>
          <w:ins w:id="2626" w:author="梁元" w:date="2019-05-14T20:01:46Z">
            <w:r>
              <w:rPr/>
              <w:tab/>
            </w:r>
          </w:ins>
          <w:ins w:id="2627" w:author="梁元" w:date="2019-05-14T20:01:46Z">
            <w:r>
              <w:rPr/>
              <w:t>9</w:t>
            </w:r>
          </w:ins>
          <w:ins w:id="2628" w:author="梁元" w:date="2019-05-14T20:01:46Z">
            <w:r>
              <w:rPr/>
              <w:fldChar w:fldCharType="end"/>
            </w:r>
          </w:ins>
        </w:p>
        <w:p>
          <w:pPr>
            <w:pStyle w:val="40"/>
            <w:tabs>
              <w:tab w:val="right" w:leader="dot" w:pos="8306"/>
            </w:tabs>
            <w:rPr>
              <w:ins w:id="2629" w:author="梁元" w:date="2019-05-14T20:01:46Z"/>
            </w:rPr>
          </w:pPr>
          <w:ins w:id="2630" w:author="梁元" w:date="2019-05-14T20:01:46Z">
            <w:r>
              <w:rPr/>
              <w:fldChar w:fldCharType="begin"/>
            </w:r>
          </w:ins>
          <w:ins w:id="2631" w:author="梁元" w:date="2019-05-14T20:01:46Z">
            <w:r>
              <w:rPr/>
              <w:instrText xml:space="preserve"> HYPERLINK \l _Toc31558_WPSOffice_Level2 </w:instrText>
            </w:r>
          </w:ins>
          <w:ins w:id="2632" w:author="梁元" w:date="2019-05-14T20:01:46Z">
            <w:r>
              <w:rPr/>
              <w:fldChar w:fldCharType="separate"/>
            </w:r>
          </w:ins>
          <w:customXmlInsRangeStart w:id="2634" w:author="梁元" w:date="2019-05-14T20:01:46Z"/>
          <w:sdt>
            <w:sdtPr>
              <w:rPr>
                <w:rFonts w:asciiTheme="minorHAnsi" w:hAnsiTheme="minorHAnsi" w:eastAsiaTheme="minorEastAsia" w:cstheme="minorBidi"/>
                <w:kern w:val="2"/>
                <w:sz w:val="24"/>
                <w:szCs w:val="22"/>
                <w:lang w:val="en-US" w:eastAsia="zh-CN" w:bidi="ar-SA"/>
              </w:rPr>
              <w:id w:val="147481973"/>
              <w:placeholder>
                <w:docPart w:val="{d7e02e04-7942-4199-9eb1-172c900e117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634"/>
              <w:ins w:id="2636" w:author="梁元" w:date="2019-05-14T20:01:46Z">
                <w:r>
                  <w:rPr>
                    <w:rFonts w:ascii="仿宋" w:hAnsi="仿宋" w:eastAsia="仿宋" w:cstheme="majorBidi"/>
                  </w:rPr>
                  <w:t xml:space="preserve">10. </w:t>
                </w:r>
              </w:ins>
              <w:ins w:id="2637" w:author="梁元" w:date="2019-05-14T20:01:46Z">
                <w:r>
                  <w:rPr>
                    <w:rFonts w:hint="eastAsia" w:ascii="仿宋" w:hAnsi="仿宋" w:eastAsia="仿宋" w:cstheme="majorBidi"/>
                  </w:rPr>
                  <w:t>延伸及扩展问题回答参考</w:t>
                </w:r>
              </w:ins>
              <w:customXmlInsRangeStart w:id="2639" w:author="梁元" w:date="2019-05-14T20:01:46Z"/>
            </w:sdtContent>
          </w:sdt>
          <w:customXmlInsRangeEnd w:id="2639"/>
          <w:ins w:id="2640" w:author="梁元" w:date="2019-05-14T20:01:46Z">
            <w:r>
              <w:rPr/>
              <w:tab/>
            </w:r>
          </w:ins>
          <w:ins w:id="2641" w:author="梁元" w:date="2019-05-14T20:01:46Z">
            <w:r>
              <w:rPr/>
              <w:t>10</w:t>
            </w:r>
          </w:ins>
          <w:ins w:id="2642" w:author="梁元" w:date="2019-05-14T20:01:46Z">
            <w:r>
              <w:rPr/>
              <w:fldChar w:fldCharType="end"/>
            </w:r>
          </w:ins>
        </w:p>
        <w:p>
          <w:pPr>
            <w:pStyle w:val="40"/>
            <w:tabs>
              <w:tab w:val="right" w:leader="dot" w:pos="8306"/>
            </w:tabs>
            <w:rPr>
              <w:ins w:id="2643" w:author="梁元" w:date="2019-05-14T20:01:46Z"/>
            </w:rPr>
          </w:pPr>
          <w:ins w:id="2644" w:author="梁元" w:date="2019-05-14T20:01:46Z">
            <w:r>
              <w:rPr/>
              <w:fldChar w:fldCharType="begin"/>
            </w:r>
          </w:ins>
          <w:ins w:id="2645" w:author="梁元" w:date="2019-05-14T20:01:46Z">
            <w:r>
              <w:rPr/>
              <w:instrText xml:space="preserve"> HYPERLINK \l _Toc29131_WPSOffice_Level2 </w:instrText>
            </w:r>
          </w:ins>
          <w:ins w:id="2646" w:author="梁元" w:date="2019-05-14T20:01:46Z">
            <w:r>
              <w:rPr/>
              <w:fldChar w:fldCharType="separate"/>
            </w:r>
          </w:ins>
          <w:customXmlInsRangeStart w:id="2648" w:author="梁元" w:date="2019-05-14T20:01:46Z"/>
          <w:sdt>
            <w:sdtPr>
              <w:rPr>
                <w:rFonts w:asciiTheme="minorHAnsi" w:hAnsiTheme="minorHAnsi" w:eastAsiaTheme="minorEastAsia" w:cstheme="minorBidi"/>
                <w:kern w:val="2"/>
                <w:sz w:val="24"/>
                <w:szCs w:val="22"/>
                <w:lang w:val="en-US" w:eastAsia="zh-CN" w:bidi="ar-SA"/>
              </w:rPr>
              <w:id w:val="147481973"/>
              <w:placeholder>
                <w:docPart w:val="{fe88ead1-1b6b-4fdb-a79a-a6111ad9def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648"/>
              <w:ins w:id="2650" w:author="梁元" w:date="2019-05-14T20:01:46Z">
                <w:r>
                  <w:rPr>
                    <w:rFonts w:ascii="仿宋" w:hAnsi="仿宋" w:eastAsia="仿宋" w:cstheme="majorBidi"/>
                  </w:rPr>
                  <w:t xml:space="preserve">11. </w:t>
                </w:r>
              </w:ins>
              <w:ins w:id="2651" w:author="梁元" w:date="2019-05-14T20:01:46Z">
                <w:r>
                  <w:rPr>
                    <w:rFonts w:hint="eastAsia" w:ascii="仿宋" w:hAnsi="仿宋" w:eastAsia="仿宋" w:cstheme="majorBidi"/>
                  </w:rPr>
                  <w:t>项目中体现经验的点</w:t>
                </w:r>
              </w:ins>
              <w:customXmlInsRangeStart w:id="2653" w:author="梁元" w:date="2019-05-14T20:01:46Z"/>
            </w:sdtContent>
          </w:sdt>
          <w:customXmlInsRangeEnd w:id="2653"/>
          <w:ins w:id="2654" w:author="梁元" w:date="2019-05-14T20:01:46Z">
            <w:r>
              <w:rPr/>
              <w:tab/>
            </w:r>
          </w:ins>
          <w:ins w:id="2655" w:author="梁元" w:date="2019-05-14T20:01:46Z">
            <w:r>
              <w:rPr/>
              <w:t>10</w:t>
            </w:r>
          </w:ins>
          <w:ins w:id="2656" w:author="梁元" w:date="2019-05-14T20:01:46Z">
            <w:r>
              <w:rPr/>
              <w:fldChar w:fldCharType="end"/>
            </w:r>
          </w:ins>
        </w:p>
        <w:p>
          <w:pPr>
            <w:pStyle w:val="39"/>
            <w:tabs>
              <w:tab w:val="right" w:leader="dot" w:pos="8306"/>
            </w:tabs>
            <w:rPr>
              <w:ins w:id="2657" w:author="梁元" w:date="2019-05-14T20:01:47Z"/>
            </w:rPr>
          </w:pPr>
          <w:ins w:id="2658" w:author="梁元" w:date="2019-05-14T20:01:46Z">
            <w:r>
              <w:rPr/>
              <w:fldChar w:fldCharType="begin"/>
            </w:r>
          </w:ins>
          <w:ins w:id="2659" w:author="梁元" w:date="2019-05-14T20:01:46Z">
            <w:r>
              <w:rPr/>
              <w:instrText xml:space="preserve"> HYPERLINK \l _Toc18431_WPSOffice_Level2 </w:instrText>
            </w:r>
          </w:ins>
          <w:ins w:id="2660" w:author="梁元" w:date="2019-05-14T20:01:46Z">
            <w:r>
              <w:rPr/>
              <w:fldChar w:fldCharType="separate"/>
            </w:r>
          </w:ins>
          <w:customXmlInsRangeStart w:id="2662" w:author="梁元" w:date="2019-05-14T20:01:46Z"/>
          <w:sdt>
            <w:sdtPr>
              <w:rPr>
                <w:rFonts w:asciiTheme="minorHAnsi" w:hAnsiTheme="minorHAnsi" w:eastAsiaTheme="minorEastAsia" w:cstheme="minorBidi"/>
                <w:kern w:val="2"/>
                <w:sz w:val="24"/>
                <w:szCs w:val="22"/>
                <w:lang w:val="en-US" w:eastAsia="zh-CN" w:bidi="ar-SA"/>
              </w:rPr>
              <w:id w:val="147481970"/>
              <w:placeholder>
                <w:docPart w:val="{f8f9939c-d699-4eb3-a5de-98bb20a35de4}"/>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662"/>
              <w:ins w:id="2664" w:author="梁元" w:date="2019-05-14T20:01:53Z">
                <w:r>
                  <w:rPr>
                    <w:rFonts w:hint="eastAsia" w:cstheme="minorBidi"/>
                    <w:kern w:val="2"/>
                    <w:sz w:val="24"/>
                    <w:szCs w:val="22"/>
                    <w:lang w:val="en-US" w:eastAsia="zh-CN" w:bidi="ar-SA"/>
                  </w:rPr>
                  <w:t xml:space="preserve">  </w:t>
                </w:r>
              </w:ins>
              <w:ins w:id="2665" w:author="梁元" w:date="2019-05-14T20:01:54Z">
                <w:r>
                  <w:rPr>
                    <w:rFonts w:hint="eastAsia" w:cstheme="minorBidi"/>
                    <w:kern w:val="2"/>
                    <w:sz w:val="24"/>
                    <w:szCs w:val="22"/>
                    <w:lang w:val="en-US" w:eastAsia="zh-CN" w:bidi="ar-SA"/>
                  </w:rPr>
                  <w:t xml:space="preserve"> </w:t>
                </w:r>
              </w:ins>
              <w:ins w:id="2666" w:author="梁元" w:date="2019-05-14T20:01:55Z">
                <w:r>
                  <w:rPr>
                    <w:rFonts w:hint="eastAsia" w:cstheme="minorBidi"/>
                    <w:kern w:val="2"/>
                    <w:sz w:val="24"/>
                    <w:szCs w:val="22"/>
                    <w:lang w:val="en-US" w:eastAsia="zh-CN" w:bidi="ar-SA"/>
                  </w:rPr>
                  <w:t xml:space="preserve"> </w:t>
                </w:r>
              </w:ins>
              <w:ins w:id="2667" w:author="梁元" w:date="2019-05-14T20:01:46Z">
                <w:r>
                  <w:rPr>
                    <w:rFonts w:ascii="仿宋" w:hAnsi="仿宋" w:eastAsia="仿宋" w:cstheme="majorBidi"/>
                  </w:rPr>
                  <w:t xml:space="preserve">12. </w:t>
                </w:r>
              </w:ins>
              <w:ins w:id="2668" w:author="梁元" w:date="2019-05-14T20:01:46Z">
                <w:r>
                  <w:rPr>
                    <w:rFonts w:hint="eastAsia" w:ascii="仿宋" w:hAnsi="仿宋" w:eastAsia="仿宋" w:cstheme="majorBidi"/>
                  </w:rPr>
                  <w:t>论坛参考</w:t>
                </w:r>
              </w:ins>
              <w:customXmlInsRangeStart w:id="2670" w:author="梁元" w:date="2019-05-14T20:01:46Z"/>
            </w:sdtContent>
          </w:sdt>
          <w:customXmlInsRangeEnd w:id="2670"/>
          <w:ins w:id="2671" w:author="梁元" w:date="2019-05-14T20:01:46Z">
            <w:r>
              <w:rPr/>
              <w:tab/>
            </w:r>
          </w:ins>
          <w:ins w:id="2672" w:author="梁元" w:date="2019-05-14T20:01:46Z">
            <w:r>
              <w:rPr/>
              <w:t>10</w:t>
            </w:r>
          </w:ins>
          <w:ins w:id="2673" w:author="梁元" w:date="2019-05-14T20:01:46Z">
            <w:r>
              <w:rPr/>
              <w:fldChar w:fldCharType="end"/>
            </w:r>
          </w:ins>
        </w:p>
        <w:p>
          <w:pPr>
            <w:pStyle w:val="39"/>
            <w:tabs>
              <w:tab w:val="right" w:leader="dot" w:pos="8306"/>
            </w:tabs>
            <w:rPr>
              <w:ins w:id="2674" w:author="梁元" w:date="2019-05-14T19:56:47Z"/>
            </w:rPr>
          </w:pPr>
          <w:ins w:id="2675" w:author="梁元" w:date="2019-05-14T19:56:47Z">
            <w:r>
              <w:rPr>
                <w:b/>
                <w:bCs/>
              </w:rPr>
              <w:fldChar w:fldCharType="begin"/>
            </w:r>
          </w:ins>
          <w:ins w:id="2676" w:author="梁元" w:date="2019-05-14T19:56:47Z">
            <w:r>
              <w:rPr/>
              <w:instrText xml:space="preserve"> HYPERLINK \l _Toc6878_WPSOffice_Level1 </w:instrText>
            </w:r>
          </w:ins>
          <w:ins w:id="2677" w:author="梁元" w:date="2019-05-14T19:56:47Z">
            <w:r>
              <w:rPr>
                <w:b/>
                <w:bCs/>
              </w:rPr>
              <w:fldChar w:fldCharType="separate"/>
            </w:r>
          </w:ins>
          <w:customXmlInsRangeStart w:id="2679" w:author="梁元" w:date="2019-05-14T19:56:47Z"/>
          <w:sdt>
            <w:sdtPr>
              <w:rPr>
                <w:rFonts w:asciiTheme="minorHAnsi" w:hAnsiTheme="minorHAnsi" w:eastAsiaTheme="minorEastAsia" w:cstheme="minorBidi"/>
                <w:b/>
                <w:bCs/>
                <w:kern w:val="2"/>
                <w:sz w:val="24"/>
                <w:szCs w:val="22"/>
                <w:lang w:val="en-US" w:eastAsia="zh-CN" w:bidi="ar-SA"/>
              </w:rPr>
              <w:id w:val="147481976"/>
              <w:placeholder>
                <w:docPart w:val="{e9529191-5d04-4063-8105-c98172ac1e17}"/>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2679"/>
              <w:ins w:id="2681" w:author="梁元" w:date="2019-05-14T19:56:47Z">
                <w:r>
                  <w:rPr>
                    <w:rFonts w:ascii="仿宋" w:hAnsi="仿宋" w:eastAsia="仿宋" w:cstheme="minorBidi"/>
                    <w:b/>
                    <w:bCs/>
                  </w:rPr>
                  <w:t>二十八、 P</w:t>
                </w:r>
              </w:ins>
              <w:ins w:id="2682" w:author="梁元" w:date="2019-05-14T19:56:47Z">
                <w:r>
                  <w:rPr>
                    <w:rFonts w:hint="eastAsia" w:ascii="仿宋" w:hAnsi="仿宋" w:eastAsia="仿宋" w:cstheme="minorBidi"/>
                    <w:b/>
                    <w:bCs/>
                  </w:rPr>
                  <w:t>romise对象的理解？</w:t>
                </w:r>
              </w:ins>
              <w:customXmlInsRangeStart w:id="2684" w:author="梁元" w:date="2019-05-14T19:56:47Z"/>
            </w:sdtContent>
          </w:sdt>
          <w:customXmlInsRangeEnd w:id="2684"/>
          <w:ins w:id="2685" w:author="梁元" w:date="2019-05-14T19:56:47Z">
            <w:r>
              <w:rPr>
                <w:b/>
                <w:bCs/>
              </w:rPr>
              <w:tab/>
            </w:r>
          </w:ins>
          <w:ins w:id="2686" w:author="梁元" w:date="2019-05-14T19:56:54Z">
            <w:bookmarkStart w:id="166" w:name="_Toc6878_WPSOffice_Level1Page"/>
            <w:r>
              <w:rPr>
                <w:b/>
                <w:bCs/>
              </w:rPr>
              <w:t>8</w:t>
            </w:r>
            <w:bookmarkEnd w:id="166"/>
          </w:ins>
          <w:ins w:id="2687" w:author="梁元" w:date="2019-05-14T19:56:47Z">
            <w:r>
              <w:rPr>
                <w:b/>
                <w:bCs/>
              </w:rPr>
              <w:fldChar w:fldCharType="end"/>
            </w:r>
          </w:ins>
        </w:p>
        <w:p>
          <w:pPr>
            <w:pStyle w:val="40"/>
            <w:tabs>
              <w:tab w:val="right" w:leader="dot" w:pos="8306"/>
            </w:tabs>
            <w:rPr>
              <w:ins w:id="2688" w:author="梁元" w:date="2019-05-14T19:56:47Z"/>
            </w:rPr>
          </w:pPr>
          <w:ins w:id="2689" w:author="梁元" w:date="2019-05-14T19:56:47Z">
            <w:r>
              <w:rPr/>
              <w:fldChar w:fldCharType="begin"/>
            </w:r>
          </w:ins>
          <w:ins w:id="2690" w:author="梁元" w:date="2019-05-14T19:56:47Z">
            <w:r>
              <w:rPr/>
              <w:instrText xml:space="preserve"> HYPERLINK \l _Toc18497_WPSOffice_Level2 </w:instrText>
            </w:r>
          </w:ins>
          <w:ins w:id="2691" w:author="梁元" w:date="2019-05-14T19:56:47Z">
            <w:r>
              <w:rPr/>
              <w:fldChar w:fldCharType="separate"/>
            </w:r>
          </w:ins>
          <w:customXmlInsRangeStart w:id="2693" w:author="梁元" w:date="2019-05-14T19:56:47Z"/>
          <w:sdt>
            <w:sdtPr>
              <w:rPr>
                <w:rFonts w:asciiTheme="minorHAnsi" w:hAnsiTheme="minorHAnsi" w:eastAsiaTheme="minorEastAsia" w:cstheme="minorBidi"/>
                <w:kern w:val="2"/>
                <w:sz w:val="24"/>
                <w:szCs w:val="22"/>
                <w:lang w:val="en-US" w:eastAsia="zh-CN" w:bidi="ar-SA"/>
              </w:rPr>
              <w:id w:val="147481976"/>
              <w:placeholder>
                <w:docPart w:val="{fe725daf-50af-417d-8d59-a8b3b0378ec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693"/>
              <w:ins w:id="2695" w:author="梁元" w:date="2019-05-14T19:56:47Z">
                <w:r>
                  <w:rPr>
                    <w:rFonts w:ascii="仿宋" w:hAnsi="仿宋" w:eastAsia="仿宋" w:cstheme="majorBidi"/>
                  </w:rPr>
                  <w:t xml:space="preserve">1. </w:t>
                </w:r>
              </w:ins>
              <w:ins w:id="2696" w:author="梁元" w:date="2019-05-14T19:56:47Z">
                <w:r>
                  <w:rPr>
                    <w:rFonts w:hint="eastAsia" w:ascii="仿宋" w:hAnsi="仿宋" w:eastAsia="仿宋" w:cstheme="majorBidi"/>
                  </w:rPr>
                  <w:t>通常解法</w:t>
                </w:r>
              </w:ins>
              <w:customXmlInsRangeStart w:id="2698" w:author="梁元" w:date="2019-05-14T19:56:47Z"/>
            </w:sdtContent>
          </w:sdt>
          <w:customXmlInsRangeEnd w:id="2698"/>
          <w:ins w:id="2699" w:author="梁元" w:date="2019-05-14T19:56:47Z">
            <w:r>
              <w:rPr/>
              <w:tab/>
            </w:r>
          </w:ins>
          <w:ins w:id="2700" w:author="梁元" w:date="2019-05-14T19:56:54Z">
            <w:bookmarkStart w:id="167" w:name="_Toc18497_WPSOffice_Level2Page"/>
            <w:r>
              <w:rPr/>
              <w:t>8</w:t>
            </w:r>
            <w:bookmarkEnd w:id="167"/>
          </w:ins>
          <w:ins w:id="2701" w:author="梁元" w:date="2019-05-14T19:56:47Z">
            <w:r>
              <w:rPr/>
              <w:fldChar w:fldCharType="end"/>
            </w:r>
          </w:ins>
        </w:p>
        <w:p>
          <w:pPr>
            <w:pStyle w:val="40"/>
            <w:tabs>
              <w:tab w:val="right" w:leader="dot" w:pos="8306"/>
            </w:tabs>
            <w:rPr>
              <w:ins w:id="2702" w:author="梁元" w:date="2019-05-14T19:56:47Z"/>
            </w:rPr>
          </w:pPr>
          <w:ins w:id="2703" w:author="梁元" w:date="2019-05-14T19:56:47Z">
            <w:r>
              <w:rPr/>
              <w:fldChar w:fldCharType="begin"/>
            </w:r>
          </w:ins>
          <w:ins w:id="2704" w:author="梁元" w:date="2019-05-14T19:56:47Z">
            <w:r>
              <w:rPr/>
              <w:instrText xml:space="preserve"> HYPERLINK \l _Toc30855_WPSOffice_Level2 </w:instrText>
            </w:r>
          </w:ins>
          <w:ins w:id="2705" w:author="梁元" w:date="2019-05-14T19:56:47Z">
            <w:r>
              <w:rPr/>
              <w:fldChar w:fldCharType="separate"/>
            </w:r>
          </w:ins>
          <w:customXmlInsRangeStart w:id="2707" w:author="梁元" w:date="2019-05-14T19:56:47Z"/>
          <w:sdt>
            <w:sdtPr>
              <w:rPr>
                <w:rFonts w:asciiTheme="minorHAnsi" w:hAnsiTheme="minorHAnsi" w:eastAsiaTheme="minorEastAsia" w:cstheme="minorBidi"/>
                <w:kern w:val="2"/>
                <w:sz w:val="24"/>
                <w:szCs w:val="22"/>
                <w:lang w:val="en-US" w:eastAsia="zh-CN" w:bidi="ar-SA"/>
              </w:rPr>
              <w:id w:val="147481976"/>
              <w:placeholder>
                <w:docPart w:val="{4d92fe07-e7c1-4ef2-b9ee-14a8d3355ac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707"/>
              <w:ins w:id="2709" w:author="梁元" w:date="2019-05-14T19:56:47Z">
                <w:r>
                  <w:rPr>
                    <w:rFonts w:ascii="仿宋" w:hAnsi="仿宋" w:eastAsia="仿宋" w:cstheme="majorBidi"/>
                  </w:rPr>
                  <w:t xml:space="preserve">2. </w:t>
                </w:r>
              </w:ins>
              <w:ins w:id="2710" w:author="梁元" w:date="2019-05-14T19:56:47Z">
                <w:r>
                  <w:rPr>
                    <w:rFonts w:hint="eastAsia" w:ascii="仿宋" w:hAnsi="仿宋" w:eastAsia="仿宋" w:cstheme="majorBidi"/>
                  </w:rPr>
                  <w:t>通用大牛级解法</w:t>
                </w:r>
              </w:ins>
              <w:customXmlInsRangeStart w:id="2712" w:author="梁元" w:date="2019-05-14T19:56:47Z"/>
            </w:sdtContent>
          </w:sdt>
          <w:customXmlInsRangeEnd w:id="2712"/>
          <w:ins w:id="2713" w:author="梁元" w:date="2019-05-14T19:56:47Z">
            <w:r>
              <w:rPr/>
              <w:tab/>
            </w:r>
          </w:ins>
          <w:ins w:id="2714" w:author="梁元" w:date="2019-05-14T19:56:54Z">
            <w:bookmarkStart w:id="168" w:name="_Toc30855_WPSOffice_Level2Page"/>
            <w:r>
              <w:rPr/>
              <w:t>9</w:t>
            </w:r>
            <w:bookmarkEnd w:id="168"/>
          </w:ins>
          <w:ins w:id="2715" w:author="梁元" w:date="2019-05-14T19:56:47Z">
            <w:r>
              <w:rPr/>
              <w:fldChar w:fldCharType="end"/>
            </w:r>
          </w:ins>
        </w:p>
        <w:p>
          <w:pPr>
            <w:pStyle w:val="40"/>
            <w:tabs>
              <w:tab w:val="right" w:leader="dot" w:pos="8306"/>
            </w:tabs>
            <w:rPr>
              <w:ins w:id="2716" w:author="梁元" w:date="2019-05-14T19:56:47Z"/>
            </w:rPr>
          </w:pPr>
          <w:ins w:id="2717" w:author="梁元" w:date="2019-05-14T19:56:47Z">
            <w:r>
              <w:rPr/>
              <w:fldChar w:fldCharType="begin"/>
            </w:r>
          </w:ins>
          <w:ins w:id="2718" w:author="梁元" w:date="2019-05-14T19:56:47Z">
            <w:r>
              <w:rPr/>
              <w:instrText xml:space="preserve"> HYPERLINK \l _Toc32251_WPSOffice_Level2 </w:instrText>
            </w:r>
          </w:ins>
          <w:ins w:id="2719" w:author="梁元" w:date="2019-05-14T19:56:47Z">
            <w:r>
              <w:rPr/>
              <w:fldChar w:fldCharType="separate"/>
            </w:r>
          </w:ins>
          <w:customXmlInsRangeStart w:id="2721" w:author="梁元" w:date="2019-05-14T19:56:47Z"/>
          <w:sdt>
            <w:sdtPr>
              <w:rPr>
                <w:rFonts w:asciiTheme="minorHAnsi" w:hAnsiTheme="minorHAnsi" w:eastAsiaTheme="minorEastAsia" w:cstheme="minorBidi"/>
                <w:kern w:val="2"/>
                <w:sz w:val="24"/>
                <w:szCs w:val="22"/>
                <w:lang w:val="en-US" w:eastAsia="zh-CN" w:bidi="ar-SA"/>
              </w:rPr>
              <w:id w:val="147481976"/>
              <w:placeholder>
                <w:docPart w:val="{9423da10-0850-4815-a5cf-b202fb43ec3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721"/>
              <w:ins w:id="2723" w:author="梁元" w:date="2019-05-14T19:56:47Z">
                <w:r>
                  <w:rPr>
                    <w:rFonts w:ascii="仿宋" w:hAnsi="仿宋" w:eastAsia="仿宋" w:cstheme="majorBidi"/>
                  </w:rPr>
                  <w:t xml:space="preserve">3. </w:t>
                </w:r>
              </w:ins>
              <w:ins w:id="2724" w:author="梁元" w:date="2019-05-14T19:56:47Z">
                <w:r>
                  <w:rPr>
                    <w:rFonts w:hint="eastAsia" w:ascii="仿宋" w:hAnsi="仿宋" w:eastAsia="仿宋" w:cstheme="majorBidi"/>
                  </w:rPr>
                  <w:t>解法对比及优缺点</w:t>
                </w:r>
              </w:ins>
              <w:customXmlInsRangeStart w:id="2726" w:author="梁元" w:date="2019-05-14T19:56:47Z"/>
            </w:sdtContent>
          </w:sdt>
          <w:customXmlInsRangeEnd w:id="2726"/>
          <w:ins w:id="2727" w:author="梁元" w:date="2019-05-14T19:56:47Z">
            <w:r>
              <w:rPr/>
              <w:tab/>
            </w:r>
          </w:ins>
          <w:ins w:id="2728" w:author="梁元" w:date="2019-05-14T19:56:54Z">
            <w:bookmarkStart w:id="169" w:name="_Toc32251_WPSOffice_Level2Page"/>
            <w:r>
              <w:rPr/>
              <w:t>9</w:t>
            </w:r>
            <w:bookmarkEnd w:id="169"/>
          </w:ins>
          <w:ins w:id="2729" w:author="梁元" w:date="2019-05-14T19:56:47Z">
            <w:r>
              <w:rPr/>
              <w:fldChar w:fldCharType="end"/>
            </w:r>
          </w:ins>
        </w:p>
        <w:p>
          <w:pPr>
            <w:pStyle w:val="40"/>
            <w:tabs>
              <w:tab w:val="right" w:leader="dot" w:pos="8306"/>
            </w:tabs>
            <w:rPr>
              <w:ins w:id="2730" w:author="梁元" w:date="2019-05-14T19:56:47Z"/>
            </w:rPr>
          </w:pPr>
          <w:ins w:id="2731" w:author="梁元" w:date="2019-05-14T19:56:47Z">
            <w:r>
              <w:rPr/>
              <w:fldChar w:fldCharType="begin"/>
            </w:r>
          </w:ins>
          <w:ins w:id="2732" w:author="梁元" w:date="2019-05-14T19:56:47Z">
            <w:r>
              <w:rPr/>
              <w:instrText xml:space="preserve"> HYPERLINK \l _Toc26451_WPSOffice_Level2 </w:instrText>
            </w:r>
          </w:ins>
          <w:ins w:id="2733" w:author="梁元" w:date="2019-05-14T19:56:47Z">
            <w:r>
              <w:rPr/>
              <w:fldChar w:fldCharType="separate"/>
            </w:r>
          </w:ins>
          <w:customXmlInsRangeStart w:id="2735" w:author="梁元" w:date="2019-05-14T19:56:47Z"/>
          <w:sdt>
            <w:sdtPr>
              <w:rPr>
                <w:rFonts w:asciiTheme="minorHAnsi" w:hAnsiTheme="minorHAnsi" w:eastAsiaTheme="minorEastAsia" w:cstheme="minorBidi"/>
                <w:kern w:val="2"/>
                <w:sz w:val="24"/>
                <w:szCs w:val="22"/>
                <w:lang w:val="en-US" w:eastAsia="zh-CN" w:bidi="ar-SA"/>
              </w:rPr>
              <w:id w:val="147481976"/>
              <w:placeholder>
                <w:docPart w:val="{f7fe4ffb-78f5-479e-a0cd-0986c7535131}"/>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735"/>
              <w:ins w:id="2737" w:author="梁元" w:date="2019-05-14T19:56:47Z">
                <w:r>
                  <w:rPr>
                    <w:rFonts w:ascii="仿宋" w:hAnsi="仿宋" w:eastAsia="仿宋" w:cstheme="majorBidi"/>
                  </w:rPr>
                  <w:t xml:space="preserve">4. </w:t>
                </w:r>
              </w:ins>
              <w:ins w:id="2738" w:author="梁元" w:date="2019-05-14T19:56:47Z">
                <w:r>
                  <w:rPr>
                    <w:rFonts w:hint="eastAsia" w:ascii="仿宋" w:hAnsi="仿宋" w:eastAsia="仿宋" w:cstheme="majorBidi"/>
                  </w:rPr>
                  <w:t>延伸及扩展问题回答参考</w:t>
                </w:r>
              </w:ins>
              <w:customXmlInsRangeStart w:id="2740" w:author="梁元" w:date="2019-05-14T19:56:47Z"/>
            </w:sdtContent>
          </w:sdt>
          <w:customXmlInsRangeEnd w:id="2740"/>
          <w:ins w:id="2741" w:author="梁元" w:date="2019-05-14T19:56:47Z">
            <w:r>
              <w:rPr/>
              <w:tab/>
            </w:r>
          </w:ins>
          <w:ins w:id="2742" w:author="梁元" w:date="2019-05-14T19:56:54Z">
            <w:bookmarkStart w:id="170" w:name="_Toc26451_WPSOffice_Level2Page"/>
            <w:r>
              <w:rPr/>
              <w:t>10</w:t>
            </w:r>
            <w:bookmarkEnd w:id="170"/>
          </w:ins>
          <w:ins w:id="2743" w:author="梁元" w:date="2019-05-14T19:56:47Z">
            <w:r>
              <w:rPr/>
              <w:fldChar w:fldCharType="end"/>
            </w:r>
          </w:ins>
        </w:p>
        <w:p>
          <w:pPr>
            <w:pStyle w:val="40"/>
            <w:tabs>
              <w:tab w:val="right" w:leader="dot" w:pos="8306"/>
            </w:tabs>
            <w:rPr>
              <w:ins w:id="2744" w:author="梁元" w:date="2019-05-14T19:56:47Z"/>
            </w:rPr>
          </w:pPr>
          <w:ins w:id="2745" w:author="梁元" w:date="2019-05-14T19:56:47Z">
            <w:r>
              <w:rPr/>
              <w:fldChar w:fldCharType="begin"/>
            </w:r>
          </w:ins>
          <w:ins w:id="2746" w:author="梁元" w:date="2019-05-14T19:56:47Z">
            <w:r>
              <w:rPr/>
              <w:instrText xml:space="preserve"> HYPERLINK \l _Toc15599_WPSOffice_Level2 </w:instrText>
            </w:r>
          </w:ins>
          <w:ins w:id="2747" w:author="梁元" w:date="2019-05-14T19:56:47Z">
            <w:r>
              <w:rPr/>
              <w:fldChar w:fldCharType="separate"/>
            </w:r>
          </w:ins>
          <w:customXmlInsRangeStart w:id="2749" w:author="梁元" w:date="2019-05-14T19:56:47Z"/>
          <w:sdt>
            <w:sdtPr>
              <w:rPr>
                <w:rFonts w:asciiTheme="minorHAnsi" w:hAnsiTheme="minorHAnsi" w:eastAsiaTheme="minorEastAsia" w:cstheme="minorBidi"/>
                <w:kern w:val="2"/>
                <w:sz w:val="24"/>
                <w:szCs w:val="22"/>
                <w:lang w:val="en-US" w:eastAsia="zh-CN" w:bidi="ar-SA"/>
              </w:rPr>
              <w:id w:val="147481976"/>
              <w:placeholder>
                <w:docPart w:val="{f7fd4ff1-e591-40eb-adb3-1330b57479d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749"/>
              <w:ins w:id="2751" w:author="梁元" w:date="2019-05-14T19:56:47Z">
                <w:r>
                  <w:rPr>
                    <w:rFonts w:ascii="仿宋" w:hAnsi="仿宋" w:eastAsia="仿宋" w:cstheme="majorBidi"/>
                  </w:rPr>
                  <w:t xml:space="preserve">5. </w:t>
                </w:r>
              </w:ins>
              <w:ins w:id="2752" w:author="梁元" w:date="2019-05-14T19:56:47Z">
                <w:r>
                  <w:rPr>
                    <w:rFonts w:hint="eastAsia" w:ascii="仿宋" w:hAnsi="仿宋" w:eastAsia="仿宋" w:cstheme="majorBidi"/>
                  </w:rPr>
                  <w:t>项目中体现经验的点</w:t>
                </w:r>
              </w:ins>
              <w:customXmlInsRangeStart w:id="2754" w:author="梁元" w:date="2019-05-14T19:56:47Z"/>
            </w:sdtContent>
          </w:sdt>
          <w:customXmlInsRangeEnd w:id="2754"/>
          <w:ins w:id="2755" w:author="梁元" w:date="2019-05-14T19:56:47Z">
            <w:r>
              <w:rPr/>
              <w:tab/>
            </w:r>
          </w:ins>
          <w:ins w:id="2756" w:author="梁元" w:date="2019-05-14T19:56:54Z">
            <w:bookmarkStart w:id="171" w:name="_Toc15599_WPSOffice_Level2Page"/>
            <w:r>
              <w:rPr/>
              <w:t>10</w:t>
            </w:r>
            <w:bookmarkEnd w:id="171"/>
          </w:ins>
          <w:ins w:id="2757" w:author="梁元" w:date="2019-05-14T19:56:47Z">
            <w:r>
              <w:rPr/>
              <w:fldChar w:fldCharType="end"/>
            </w:r>
          </w:ins>
        </w:p>
        <w:p>
          <w:pPr>
            <w:pStyle w:val="40"/>
            <w:tabs>
              <w:tab w:val="right" w:leader="dot" w:pos="8306"/>
            </w:tabs>
            <w:rPr>
              <w:ins w:id="2758" w:author="梁元" w:date="2019-05-14T19:56:47Z"/>
            </w:rPr>
          </w:pPr>
          <w:ins w:id="2759" w:author="梁元" w:date="2019-05-14T19:56:47Z">
            <w:r>
              <w:rPr/>
              <w:fldChar w:fldCharType="begin"/>
            </w:r>
          </w:ins>
          <w:ins w:id="2760" w:author="梁元" w:date="2019-05-14T19:56:47Z">
            <w:r>
              <w:rPr/>
              <w:instrText xml:space="preserve"> HYPERLINK \l _Toc24098_WPSOffice_Level2 </w:instrText>
            </w:r>
          </w:ins>
          <w:ins w:id="2761" w:author="梁元" w:date="2019-05-14T19:56:47Z">
            <w:r>
              <w:rPr/>
              <w:fldChar w:fldCharType="separate"/>
            </w:r>
          </w:ins>
          <w:customXmlInsRangeStart w:id="2763" w:author="梁元" w:date="2019-05-14T19:56:47Z"/>
          <w:sdt>
            <w:sdtPr>
              <w:rPr>
                <w:rFonts w:asciiTheme="minorHAnsi" w:hAnsiTheme="minorHAnsi" w:eastAsiaTheme="minorEastAsia" w:cstheme="minorBidi"/>
                <w:kern w:val="2"/>
                <w:sz w:val="24"/>
                <w:szCs w:val="22"/>
                <w:lang w:val="en-US" w:eastAsia="zh-CN" w:bidi="ar-SA"/>
              </w:rPr>
              <w:id w:val="147481976"/>
              <w:placeholder>
                <w:docPart w:val="{8a574564-bcd0-4daf-bea4-a1a9647981a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763"/>
              <w:ins w:id="2765" w:author="梁元" w:date="2019-05-14T19:56:47Z">
                <w:r>
                  <w:rPr>
                    <w:rFonts w:ascii="仿宋" w:hAnsi="仿宋" w:eastAsia="仿宋" w:cstheme="majorBidi"/>
                  </w:rPr>
                  <w:t xml:space="preserve">6. </w:t>
                </w:r>
              </w:ins>
              <w:ins w:id="2766" w:author="梁元" w:date="2019-05-14T19:56:47Z">
                <w:r>
                  <w:rPr>
                    <w:rFonts w:hint="eastAsia" w:ascii="仿宋" w:hAnsi="仿宋" w:eastAsia="仿宋" w:cstheme="majorBidi"/>
                  </w:rPr>
                  <w:t>论坛参考</w:t>
                </w:r>
              </w:ins>
              <w:customXmlInsRangeStart w:id="2768" w:author="梁元" w:date="2019-05-14T19:56:47Z"/>
            </w:sdtContent>
          </w:sdt>
          <w:customXmlInsRangeEnd w:id="2768"/>
          <w:ins w:id="2769" w:author="梁元" w:date="2019-05-14T19:56:47Z">
            <w:r>
              <w:rPr/>
              <w:tab/>
            </w:r>
          </w:ins>
          <w:ins w:id="2770" w:author="梁元" w:date="2019-05-14T19:56:54Z">
            <w:bookmarkStart w:id="172" w:name="_Toc24098_WPSOffice_Level2Page"/>
            <w:r>
              <w:rPr/>
              <w:t>10</w:t>
            </w:r>
            <w:bookmarkEnd w:id="172"/>
          </w:ins>
          <w:ins w:id="2771" w:author="梁元" w:date="2019-05-14T19:56:47Z">
            <w:r>
              <w:rPr/>
              <w:fldChar w:fldCharType="end"/>
            </w:r>
          </w:ins>
        </w:p>
        <w:p>
          <w:pPr>
            <w:pStyle w:val="39"/>
            <w:tabs>
              <w:tab w:val="right" w:leader="dot" w:pos="8306"/>
            </w:tabs>
            <w:rPr>
              <w:ins w:id="2772" w:author="梁元" w:date="2019-05-14T19:56:47Z"/>
            </w:rPr>
          </w:pPr>
          <w:ins w:id="2773" w:author="梁元" w:date="2019-05-14T19:56:47Z">
            <w:r>
              <w:rPr>
                <w:b/>
                <w:bCs/>
              </w:rPr>
              <w:fldChar w:fldCharType="begin"/>
            </w:r>
          </w:ins>
          <w:ins w:id="2774" w:author="梁元" w:date="2019-05-14T19:56:47Z">
            <w:r>
              <w:rPr/>
              <w:instrText xml:space="preserve"> HYPERLINK \l _Toc20299_WPSOffice_Level1 </w:instrText>
            </w:r>
          </w:ins>
          <w:ins w:id="2775" w:author="梁元" w:date="2019-05-14T19:56:47Z">
            <w:r>
              <w:rPr>
                <w:b/>
                <w:bCs/>
              </w:rPr>
              <w:fldChar w:fldCharType="separate"/>
            </w:r>
          </w:ins>
          <w:customXmlInsRangeStart w:id="2777" w:author="梁元" w:date="2019-05-14T19:56:47Z"/>
          <w:sdt>
            <w:sdtPr>
              <w:rPr>
                <w:rFonts w:asciiTheme="minorHAnsi" w:hAnsiTheme="minorHAnsi" w:eastAsiaTheme="minorEastAsia" w:cstheme="minorBidi"/>
                <w:b/>
                <w:bCs/>
                <w:kern w:val="2"/>
                <w:sz w:val="24"/>
                <w:szCs w:val="22"/>
                <w:lang w:val="en-US" w:eastAsia="zh-CN" w:bidi="ar-SA"/>
              </w:rPr>
              <w:id w:val="147481976"/>
              <w:placeholder>
                <w:docPart w:val="{926aaa3b-7a35-4968-a4da-1e187333da2d}"/>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2777"/>
              <w:ins w:id="2779" w:author="梁元" w:date="2019-05-14T19:56:47Z">
                <w:r>
                  <w:rPr>
                    <w:rFonts w:hint="eastAsia" w:ascii="仿宋" w:hAnsi="仿宋" w:eastAsia="仿宋" w:cstheme="minorBidi"/>
                    <w:b/>
                    <w:bCs/>
                  </w:rPr>
                  <w:t>二十九、 解释一下移动端多倍屏1px像素问题：陈蔓杰</w:t>
                </w:r>
              </w:ins>
              <w:customXmlInsRangeStart w:id="2781" w:author="梁元" w:date="2019-05-14T19:56:47Z"/>
            </w:sdtContent>
          </w:sdt>
          <w:customXmlInsRangeEnd w:id="2781"/>
          <w:ins w:id="2782" w:author="梁元" w:date="2019-05-14T19:56:47Z">
            <w:r>
              <w:rPr>
                <w:b/>
                <w:bCs/>
              </w:rPr>
              <w:tab/>
            </w:r>
          </w:ins>
          <w:ins w:id="2783" w:author="梁元" w:date="2019-05-14T19:56:54Z">
            <w:bookmarkStart w:id="173" w:name="_Toc20299_WPSOffice_Level1Page"/>
            <w:r>
              <w:rPr>
                <w:b/>
                <w:bCs/>
              </w:rPr>
              <w:t>0</w:t>
            </w:r>
            <w:bookmarkEnd w:id="173"/>
          </w:ins>
          <w:ins w:id="2784" w:author="梁元" w:date="2019-05-14T19:56:47Z">
            <w:r>
              <w:rPr>
                <w:b/>
                <w:bCs/>
              </w:rPr>
              <w:fldChar w:fldCharType="end"/>
            </w:r>
          </w:ins>
        </w:p>
        <w:p>
          <w:pPr>
            <w:pStyle w:val="40"/>
            <w:tabs>
              <w:tab w:val="right" w:leader="dot" w:pos="8306"/>
            </w:tabs>
            <w:rPr>
              <w:ins w:id="2785" w:author="梁元" w:date="2019-05-14T19:56:48Z"/>
            </w:rPr>
          </w:pPr>
          <w:ins w:id="2786" w:author="梁元" w:date="2019-05-14T19:56:47Z">
            <w:r>
              <w:rPr/>
              <w:fldChar w:fldCharType="begin"/>
            </w:r>
          </w:ins>
          <w:ins w:id="2787" w:author="梁元" w:date="2019-05-14T19:56:47Z">
            <w:r>
              <w:rPr/>
              <w:instrText xml:space="preserve"> HYPERLINK \l _Toc17443_WPSOffice_Level2 </w:instrText>
            </w:r>
          </w:ins>
          <w:ins w:id="2788" w:author="梁元" w:date="2019-05-14T19:56:47Z">
            <w:r>
              <w:rPr/>
              <w:fldChar w:fldCharType="separate"/>
            </w:r>
          </w:ins>
          <w:customXmlInsRangeStart w:id="2790" w:author="梁元" w:date="2019-05-14T19:56:47Z"/>
          <w:sdt>
            <w:sdtPr>
              <w:rPr>
                <w:rFonts w:asciiTheme="minorHAnsi" w:hAnsiTheme="minorHAnsi" w:eastAsiaTheme="minorEastAsia" w:cstheme="minorBidi"/>
                <w:kern w:val="2"/>
                <w:sz w:val="24"/>
                <w:szCs w:val="22"/>
                <w:lang w:val="en-US" w:eastAsia="zh-CN" w:bidi="ar-SA"/>
              </w:rPr>
              <w:id w:val="147481973"/>
              <w:placeholder>
                <w:docPart w:val="{1c2c41a3-d34e-4454-843d-5dc00b351cf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790"/>
              <w:ins w:id="2792" w:author="梁元" w:date="2019-05-14T19:56:48Z">
                <w:r>
                  <w:rPr>
                    <w:rFonts w:ascii="仿宋" w:hAnsi="仿宋" w:eastAsia="仿宋" w:cstheme="majorBidi"/>
                  </w:rPr>
                  <w:t xml:space="preserve">1. </w:t>
                </w:r>
              </w:ins>
              <w:ins w:id="2793" w:author="梁元" w:date="2019-05-14T19:56:48Z">
                <w:r>
                  <w:rPr>
                    <w:rFonts w:hint="eastAsia" w:ascii="仿宋" w:hAnsi="仿宋" w:eastAsia="仿宋" w:cstheme="majorBidi"/>
                  </w:rPr>
                  <w:t>通常解法</w:t>
                </w:r>
              </w:ins>
              <w:customXmlInsRangeStart w:id="2795" w:author="梁元" w:date="2019-05-14T19:56:47Z"/>
            </w:sdtContent>
          </w:sdt>
          <w:customXmlInsRangeEnd w:id="2795"/>
          <w:ins w:id="2796" w:author="梁元" w:date="2019-05-14T19:56:48Z">
            <w:r>
              <w:rPr/>
              <w:tab/>
            </w:r>
          </w:ins>
          <w:ins w:id="2797" w:author="梁元" w:date="2019-05-14T19:56:54Z">
            <w:bookmarkStart w:id="174" w:name="_Toc17443_WPSOffice_Level2Page"/>
            <w:r>
              <w:rPr/>
              <w:t>0</w:t>
            </w:r>
            <w:bookmarkEnd w:id="174"/>
          </w:ins>
          <w:ins w:id="2798" w:author="梁元" w:date="2019-05-14T19:56:48Z">
            <w:r>
              <w:rPr/>
              <w:fldChar w:fldCharType="end"/>
            </w:r>
          </w:ins>
        </w:p>
        <w:p>
          <w:pPr>
            <w:pStyle w:val="40"/>
            <w:tabs>
              <w:tab w:val="right" w:leader="dot" w:pos="8306"/>
            </w:tabs>
            <w:rPr>
              <w:ins w:id="2799" w:author="梁元" w:date="2019-05-14T19:56:48Z"/>
            </w:rPr>
          </w:pPr>
          <w:ins w:id="2800" w:author="梁元" w:date="2019-05-14T19:56:48Z">
            <w:r>
              <w:rPr/>
              <w:fldChar w:fldCharType="begin"/>
            </w:r>
          </w:ins>
          <w:ins w:id="2801" w:author="梁元" w:date="2019-05-14T19:56:48Z">
            <w:r>
              <w:rPr/>
              <w:instrText xml:space="preserve"> HYPERLINK \l _Toc1055_WPSOffice_Level2 </w:instrText>
            </w:r>
          </w:ins>
          <w:ins w:id="2802" w:author="梁元" w:date="2019-05-14T19:56:48Z">
            <w:r>
              <w:rPr/>
              <w:fldChar w:fldCharType="separate"/>
            </w:r>
          </w:ins>
          <w:customXmlInsRangeStart w:id="2804" w:author="梁元" w:date="2019-05-14T19:56:48Z"/>
          <w:sdt>
            <w:sdtPr>
              <w:rPr>
                <w:rFonts w:asciiTheme="minorHAnsi" w:hAnsiTheme="minorHAnsi" w:eastAsiaTheme="minorEastAsia" w:cstheme="minorBidi"/>
                <w:kern w:val="2"/>
                <w:sz w:val="24"/>
                <w:szCs w:val="22"/>
                <w:lang w:val="en-US" w:eastAsia="zh-CN" w:bidi="ar-SA"/>
              </w:rPr>
              <w:id w:val="147481973"/>
              <w:placeholder>
                <w:docPart w:val="{8c3186da-c882-4da6-b4ef-e303ff113f17}"/>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804"/>
              <w:ins w:id="2806" w:author="梁元" w:date="2019-05-14T19:56:48Z">
                <w:r>
                  <w:rPr>
                    <w:rFonts w:ascii="仿宋" w:hAnsi="仿宋" w:eastAsia="仿宋" w:cstheme="majorBidi"/>
                  </w:rPr>
                  <w:t xml:space="preserve">2. </w:t>
                </w:r>
              </w:ins>
              <w:ins w:id="2807" w:author="梁元" w:date="2019-05-14T19:56:48Z">
                <w:r>
                  <w:rPr>
                    <w:rFonts w:hint="eastAsia" w:ascii="仿宋" w:hAnsi="仿宋" w:eastAsia="仿宋" w:cstheme="majorBidi"/>
                  </w:rPr>
                  <w:t>通用大牛级解法</w:t>
                </w:r>
              </w:ins>
              <w:customXmlInsRangeStart w:id="2809" w:author="梁元" w:date="2019-05-14T19:56:48Z"/>
            </w:sdtContent>
          </w:sdt>
          <w:customXmlInsRangeEnd w:id="2809"/>
          <w:ins w:id="2810" w:author="梁元" w:date="2019-05-14T19:56:48Z">
            <w:r>
              <w:rPr/>
              <w:tab/>
            </w:r>
          </w:ins>
          <w:ins w:id="2811" w:author="梁元" w:date="2019-05-14T19:56:54Z">
            <w:bookmarkStart w:id="175" w:name="_Toc1055_WPSOffice_Level2Page"/>
            <w:r>
              <w:rPr/>
              <w:t>1</w:t>
            </w:r>
            <w:bookmarkEnd w:id="175"/>
          </w:ins>
          <w:ins w:id="2812" w:author="梁元" w:date="2019-05-14T19:56:48Z">
            <w:r>
              <w:rPr/>
              <w:fldChar w:fldCharType="end"/>
            </w:r>
          </w:ins>
        </w:p>
        <w:p>
          <w:pPr>
            <w:pStyle w:val="40"/>
            <w:tabs>
              <w:tab w:val="right" w:leader="dot" w:pos="8306"/>
            </w:tabs>
            <w:rPr>
              <w:ins w:id="2813" w:author="梁元" w:date="2019-05-14T19:56:48Z"/>
            </w:rPr>
          </w:pPr>
          <w:ins w:id="2814" w:author="梁元" w:date="2019-05-14T19:56:48Z">
            <w:r>
              <w:rPr/>
              <w:fldChar w:fldCharType="begin"/>
            </w:r>
          </w:ins>
          <w:ins w:id="2815" w:author="梁元" w:date="2019-05-14T19:56:48Z">
            <w:r>
              <w:rPr/>
              <w:instrText xml:space="preserve"> HYPERLINK \l _Toc17826_WPSOffice_Level2 </w:instrText>
            </w:r>
          </w:ins>
          <w:ins w:id="2816" w:author="梁元" w:date="2019-05-14T19:56:48Z">
            <w:r>
              <w:rPr/>
              <w:fldChar w:fldCharType="separate"/>
            </w:r>
          </w:ins>
          <w:customXmlInsRangeStart w:id="2818" w:author="梁元" w:date="2019-05-14T19:56:48Z"/>
          <w:sdt>
            <w:sdtPr>
              <w:rPr>
                <w:rFonts w:asciiTheme="minorHAnsi" w:hAnsiTheme="minorHAnsi" w:eastAsiaTheme="minorEastAsia" w:cstheme="minorBidi"/>
                <w:kern w:val="2"/>
                <w:sz w:val="24"/>
                <w:szCs w:val="22"/>
                <w:lang w:val="en-US" w:eastAsia="zh-CN" w:bidi="ar-SA"/>
              </w:rPr>
              <w:id w:val="147481973"/>
              <w:placeholder>
                <w:docPart w:val="{e23972f0-5434-4e52-8642-031ada303754}"/>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818"/>
              <w:ins w:id="2820" w:author="梁元" w:date="2019-05-14T19:56:48Z">
                <w:r>
                  <w:rPr>
                    <w:rFonts w:asciiTheme="majorHAnsi" w:hAnsiTheme="majorHAnsi" w:eastAsiaTheme="majorEastAsia" w:cstheme="majorBidi"/>
                  </w:rPr>
                  <w:t xml:space="preserve">3. </w:t>
                </w:r>
              </w:ins>
              <w:ins w:id="2821" w:author="梁元" w:date="2019-05-14T19:56:48Z">
                <w:r>
                  <w:rPr>
                    <w:rFonts w:hint="eastAsia" w:ascii="仿宋" w:hAnsi="仿宋" w:eastAsia="仿宋" w:cstheme="majorBidi"/>
                  </w:rPr>
                  <w:t>解法对比及优缺点</w:t>
                </w:r>
              </w:ins>
              <w:customXmlInsRangeStart w:id="2823" w:author="梁元" w:date="2019-05-14T19:56:48Z"/>
            </w:sdtContent>
          </w:sdt>
          <w:customXmlInsRangeEnd w:id="2823"/>
          <w:ins w:id="2824" w:author="梁元" w:date="2019-05-14T19:56:48Z">
            <w:r>
              <w:rPr/>
              <w:tab/>
            </w:r>
          </w:ins>
          <w:ins w:id="2825" w:author="梁元" w:date="2019-05-14T19:56:54Z">
            <w:bookmarkStart w:id="176" w:name="_Toc17826_WPSOffice_Level2Page"/>
            <w:r>
              <w:rPr/>
              <w:t>2</w:t>
            </w:r>
            <w:bookmarkEnd w:id="176"/>
          </w:ins>
          <w:ins w:id="2826" w:author="梁元" w:date="2019-05-14T19:56:48Z">
            <w:r>
              <w:rPr/>
              <w:fldChar w:fldCharType="end"/>
            </w:r>
          </w:ins>
        </w:p>
        <w:p>
          <w:pPr>
            <w:pStyle w:val="40"/>
            <w:tabs>
              <w:tab w:val="right" w:leader="dot" w:pos="8306"/>
            </w:tabs>
            <w:rPr>
              <w:ins w:id="2827" w:author="梁元" w:date="2019-05-14T19:56:48Z"/>
            </w:rPr>
          </w:pPr>
          <w:ins w:id="2828" w:author="梁元" w:date="2019-05-14T19:56:48Z">
            <w:r>
              <w:rPr/>
              <w:fldChar w:fldCharType="begin"/>
            </w:r>
          </w:ins>
          <w:ins w:id="2829" w:author="梁元" w:date="2019-05-14T19:56:48Z">
            <w:r>
              <w:rPr/>
              <w:instrText xml:space="preserve"> HYPERLINK \l _Toc5061_WPSOffice_Level2 </w:instrText>
            </w:r>
          </w:ins>
          <w:ins w:id="2830" w:author="梁元" w:date="2019-05-14T19:56:48Z">
            <w:r>
              <w:rPr/>
              <w:fldChar w:fldCharType="separate"/>
            </w:r>
          </w:ins>
          <w:customXmlInsRangeStart w:id="2832" w:author="梁元" w:date="2019-05-14T19:56:48Z"/>
          <w:sdt>
            <w:sdtPr>
              <w:rPr>
                <w:rFonts w:asciiTheme="minorHAnsi" w:hAnsiTheme="minorHAnsi" w:eastAsiaTheme="minorEastAsia" w:cstheme="minorBidi"/>
                <w:kern w:val="2"/>
                <w:sz w:val="24"/>
                <w:szCs w:val="22"/>
                <w:lang w:val="en-US" w:eastAsia="zh-CN" w:bidi="ar-SA"/>
              </w:rPr>
              <w:id w:val="147481973"/>
              <w:placeholder>
                <w:docPart w:val="{84a1c4a7-5658-4dff-bb31-39b735df9f8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832"/>
              <w:ins w:id="2834" w:author="梁元" w:date="2019-05-14T19:56:48Z">
                <w:r>
                  <w:rPr>
                    <w:rFonts w:hint="eastAsia" w:asciiTheme="majorHAnsi" w:hAnsiTheme="majorHAnsi" w:eastAsiaTheme="majorEastAsia" w:cstheme="majorBidi"/>
                  </w:rPr>
                  <w:t xml:space="preserve">4. </w:t>
                </w:r>
              </w:ins>
              <w:ins w:id="2835" w:author="梁元" w:date="2019-05-14T19:56:48Z">
                <w:r>
                  <w:rPr>
                    <w:rFonts w:hint="eastAsia" w:ascii="仿宋" w:hAnsi="仿宋" w:eastAsia="仿宋" w:cstheme="majorBidi"/>
                  </w:rPr>
                  <w:t>延伸及扩展问题回答参考</w:t>
                </w:r>
              </w:ins>
              <w:customXmlInsRangeStart w:id="2837" w:author="梁元" w:date="2019-05-14T19:56:48Z"/>
            </w:sdtContent>
          </w:sdt>
          <w:customXmlInsRangeEnd w:id="2837"/>
          <w:ins w:id="2838" w:author="梁元" w:date="2019-05-14T19:56:48Z">
            <w:r>
              <w:rPr/>
              <w:tab/>
            </w:r>
          </w:ins>
          <w:ins w:id="2839" w:author="梁元" w:date="2019-05-14T19:56:54Z">
            <w:bookmarkStart w:id="177" w:name="_Toc5061_WPSOffice_Level2Page"/>
            <w:r>
              <w:rPr/>
              <w:t>2</w:t>
            </w:r>
            <w:bookmarkEnd w:id="177"/>
          </w:ins>
          <w:ins w:id="2840" w:author="梁元" w:date="2019-05-14T19:56:48Z">
            <w:r>
              <w:rPr/>
              <w:fldChar w:fldCharType="end"/>
            </w:r>
          </w:ins>
        </w:p>
        <w:p>
          <w:pPr>
            <w:pStyle w:val="40"/>
            <w:tabs>
              <w:tab w:val="right" w:leader="dot" w:pos="8306"/>
            </w:tabs>
            <w:rPr>
              <w:ins w:id="2841" w:author="梁元" w:date="2019-05-14T19:56:48Z"/>
            </w:rPr>
          </w:pPr>
          <w:ins w:id="2842" w:author="梁元" w:date="2019-05-14T19:56:48Z">
            <w:r>
              <w:rPr/>
              <w:fldChar w:fldCharType="begin"/>
            </w:r>
          </w:ins>
          <w:ins w:id="2843" w:author="梁元" w:date="2019-05-14T19:56:48Z">
            <w:r>
              <w:rPr/>
              <w:instrText xml:space="preserve"> HYPERLINK \l _Toc27913_WPSOffice_Level2 </w:instrText>
            </w:r>
          </w:ins>
          <w:ins w:id="2844" w:author="梁元" w:date="2019-05-14T19:56:48Z">
            <w:r>
              <w:rPr/>
              <w:fldChar w:fldCharType="separate"/>
            </w:r>
          </w:ins>
          <w:customXmlInsRangeStart w:id="2846" w:author="梁元" w:date="2019-05-14T19:56:48Z"/>
          <w:sdt>
            <w:sdtPr>
              <w:rPr>
                <w:rFonts w:asciiTheme="minorHAnsi" w:hAnsiTheme="minorHAnsi" w:eastAsiaTheme="minorEastAsia" w:cstheme="minorBidi"/>
                <w:kern w:val="2"/>
                <w:sz w:val="24"/>
                <w:szCs w:val="22"/>
                <w:lang w:val="en-US" w:eastAsia="zh-CN" w:bidi="ar-SA"/>
              </w:rPr>
              <w:id w:val="147481973"/>
              <w:placeholder>
                <w:docPart w:val="{3ec83831-239b-474e-933a-7cd673a4e39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846"/>
              <w:ins w:id="2848" w:author="梁元" w:date="2019-05-14T19:56:48Z">
                <w:r>
                  <w:rPr>
                    <w:rFonts w:hint="eastAsia" w:asciiTheme="majorHAnsi" w:hAnsiTheme="majorHAnsi" w:eastAsiaTheme="majorEastAsia" w:cstheme="majorBidi"/>
                  </w:rPr>
                  <w:t xml:space="preserve">5. </w:t>
                </w:r>
              </w:ins>
              <w:ins w:id="2849" w:author="梁元" w:date="2019-05-14T19:56:48Z">
                <w:r>
                  <w:rPr>
                    <w:rFonts w:hint="eastAsia" w:ascii="仿宋" w:hAnsi="仿宋" w:eastAsia="仿宋" w:cstheme="majorBidi"/>
                  </w:rPr>
                  <w:t>项目中体现经验的点</w:t>
                </w:r>
              </w:ins>
              <w:customXmlInsRangeStart w:id="2851" w:author="梁元" w:date="2019-05-14T19:56:48Z"/>
            </w:sdtContent>
          </w:sdt>
          <w:customXmlInsRangeEnd w:id="2851"/>
          <w:ins w:id="2852" w:author="梁元" w:date="2019-05-14T19:56:48Z">
            <w:r>
              <w:rPr/>
              <w:tab/>
            </w:r>
          </w:ins>
          <w:ins w:id="2853" w:author="梁元" w:date="2019-05-14T19:56:54Z">
            <w:bookmarkStart w:id="178" w:name="_Toc27913_WPSOffice_Level2Page"/>
            <w:r>
              <w:rPr/>
              <w:t>2</w:t>
            </w:r>
            <w:bookmarkEnd w:id="178"/>
          </w:ins>
          <w:ins w:id="2854" w:author="梁元" w:date="2019-05-14T19:56:48Z">
            <w:r>
              <w:rPr/>
              <w:fldChar w:fldCharType="end"/>
            </w:r>
          </w:ins>
        </w:p>
        <w:p>
          <w:pPr>
            <w:pStyle w:val="40"/>
            <w:tabs>
              <w:tab w:val="right" w:leader="dot" w:pos="8306"/>
            </w:tabs>
            <w:rPr>
              <w:ins w:id="2855" w:author="梁元" w:date="2019-05-14T19:56:48Z"/>
            </w:rPr>
          </w:pPr>
          <w:ins w:id="2856" w:author="梁元" w:date="2019-05-14T19:56:48Z">
            <w:r>
              <w:rPr/>
              <w:fldChar w:fldCharType="begin"/>
            </w:r>
          </w:ins>
          <w:ins w:id="2857" w:author="梁元" w:date="2019-05-14T19:56:48Z">
            <w:r>
              <w:rPr/>
              <w:instrText xml:space="preserve"> HYPERLINK \l _Toc25379_WPSOffice_Level2 </w:instrText>
            </w:r>
          </w:ins>
          <w:ins w:id="2858" w:author="梁元" w:date="2019-05-14T19:56:48Z">
            <w:r>
              <w:rPr/>
              <w:fldChar w:fldCharType="separate"/>
            </w:r>
          </w:ins>
          <w:customXmlInsRangeStart w:id="2860" w:author="梁元" w:date="2019-05-14T19:56:48Z"/>
          <w:sdt>
            <w:sdtPr>
              <w:rPr>
                <w:rFonts w:asciiTheme="minorHAnsi" w:hAnsiTheme="minorHAnsi" w:eastAsiaTheme="minorEastAsia" w:cstheme="minorBidi"/>
                <w:kern w:val="2"/>
                <w:sz w:val="24"/>
                <w:szCs w:val="22"/>
                <w:lang w:val="en-US" w:eastAsia="zh-CN" w:bidi="ar-SA"/>
              </w:rPr>
              <w:id w:val="147481973"/>
              <w:placeholder>
                <w:docPart w:val="{5383aedb-4816-4d6a-ae7c-d69337d95a7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860"/>
              <w:ins w:id="2862" w:author="梁元" w:date="2019-05-14T19:56:48Z">
                <w:r>
                  <w:rPr>
                    <w:rFonts w:asciiTheme="majorHAnsi" w:hAnsiTheme="majorHAnsi" w:eastAsiaTheme="majorEastAsia" w:cstheme="majorBidi"/>
                  </w:rPr>
                  <w:t xml:space="preserve">6. </w:t>
                </w:r>
              </w:ins>
              <w:ins w:id="2863" w:author="梁元" w:date="2019-05-14T19:56:48Z">
                <w:r>
                  <w:rPr>
                    <w:rFonts w:hint="eastAsia" w:ascii="仿宋" w:hAnsi="仿宋" w:eastAsia="仿宋" w:cstheme="majorBidi"/>
                  </w:rPr>
                  <w:t>论坛参考</w:t>
                </w:r>
              </w:ins>
              <w:customXmlInsRangeStart w:id="2865" w:author="梁元" w:date="2019-05-14T19:56:48Z"/>
            </w:sdtContent>
          </w:sdt>
          <w:customXmlInsRangeEnd w:id="2865"/>
          <w:ins w:id="2866" w:author="梁元" w:date="2019-05-14T19:56:48Z">
            <w:r>
              <w:rPr/>
              <w:tab/>
            </w:r>
          </w:ins>
          <w:ins w:id="2867" w:author="梁元" w:date="2019-05-14T19:56:54Z">
            <w:bookmarkStart w:id="179" w:name="_Toc25379_WPSOffice_Level2Page"/>
            <w:r>
              <w:rPr/>
              <w:t>2</w:t>
            </w:r>
            <w:bookmarkEnd w:id="179"/>
          </w:ins>
          <w:ins w:id="2868" w:author="梁元" w:date="2019-05-14T19:56:48Z">
            <w:r>
              <w:rPr/>
              <w:fldChar w:fldCharType="end"/>
            </w:r>
          </w:ins>
        </w:p>
        <w:p>
          <w:pPr>
            <w:pStyle w:val="39"/>
            <w:tabs>
              <w:tab w:val="right" w:leader="dot" w:pos="8306"/>
            </w:tabs>
            <w:rPr>
              <w:ins w:id="2869" w:author="梁元" w:date="2019-05-14T19:56:48Z"/>
            </w:rPr>
          </w:pPr>
          <w:ins w:id="2870" w:author="梁元" w:date="2019-05-14T19:56:48Z">
            <w:r>
              <w:rPr>
                <w:b/>
                <w:bCs/>
              </w:rPr>
              <w:fldChar w:fldCharType="begin"/>
            </w:r>
          </w:ins>
          <w:ins w:id="2871" w:author="梁元" w:date="2019-05-14T19:56:48Z">
            <w:r>
              <w:rPr/>
              <w:instrText xml:space="preserve"> HYPERLINK \l _Toc1055_WPSOffice_Level1 </w:instrText>
            </w:r>
          </w:ins>
          <w:ins w:id="2872" w:author="梁元" w:date="2019-05-14T19:56:48Z">
            <w:r>
              <w:rPr>
                <w:b/>
                <w:bCs/>
              </w:rPr>
              <w:fldChar w:fldCharType="separate"/>
            </w:r>
          </w:ins>
          <w:customXmlInsRangeStart w:id="2874" w:author="梁元" w:date="2019-05-14T19:56:48Z"/>
          <w:sdt>
            <w:sdtPr>
              <w:rPr>
                <w:rFonts w:asciiTheme="minorHAnsi" w:hAnsiTheme="minorHAnsi" w:eastAsiaTheme="minorEastAsia" w:cstheme="minorBidi"/>
                <w:b/>
                <w:bCs/>
                <w:kern w:val="2"/>
                <w:sz w:val="24"/>
                <w:szCs w:val="22"/>
                <w:lang w:val="en-US" w:eastAsia="zh-CN" w:bidi="ar-SA"/>
              </w:rPr>
              <w:id w:val="147481973"/>
              <w:placeholder>
                <w:docPart w:val="{7510bf8c-fa1e-4eb7-a181-99c7e6742a58}"/>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2874"/>
              <w:ins w:id="2876" w:author="梁元" w:date="2019-05-14T19:56:48Z">
                <w:r>
                  <w:rPr>
                    <w:rFonts w:ascii="仿宋" w:hAnsi="仿宋" w:eastAsia="仿宋" w:cstheme="minorBidi"/>
                    <w:b/>
                    <w:bCs/>
                  </w:rPr>
                  <w:t xml:space="preserve">三十、 </w:t>
                </w:r>
              </w:ins>
              <w:ins w:id="2877" w:author="梁元" w:date="2019-05-14T19:56:48Z">
                <w:r>
                  <w:rPr>
                    <w:rFonts w:hint="eastAsia" w:ascii="仿宋" w:hAnsi="仿宋" w:eastAsia="仿宋" w:cstheme="minorBidi"/>
                    <w:b/>
                    <w:bCs/>
                  </w:rPr>
                  <w:t>解释一下经常使用的数据类型检测：陈蔓杰</w:t>
                </w:r>
              </w:ins>
              <w:customXmlInsRangeStart w:id="2879" w:author="梁元" w:date="2019-05-14T19:56:48Z"/>
            </w:sdtContent>
          </w:sdt>
          <w:customXmlInsRangeEnd w:id="2879"/>
          <w:ins w:id="2880" w:author="梁元" w:date="2019-05-14T19:56:48Z">
            <w:r>
              <w:rPr>
                <w:b/>
                <w:bCs/>
              </w:rPr>
              <w:tab/>
            </w:r>
          </w:ins>
          <w:ins w:id="2881" w:author="梁元" w:date="2019-05-14T19:56:54Z">
            <w:bookmarkStart w:id="180" w:name="_Toc1055_WPSOffice_Level1Page"/>
            <w:r>
              <w:rPr>
                <w:b/>
                <w:bCs/>
              </w:rPr>
              <w:t>4</w:t>
            </w:r>
            <w:bookmarkEnd w:id="180"/>
          </w:ins>
          <w:ins w:id="2882" w:author="梁元" w:date="2019-05-14T19:56:48Z">
            <w:r>
              <w:rPr>
                <w:b/>
                <w:bCs/>
              </w:rPr>
              <w:fldChar w:fldCharType="end"/>
            </w:r>
          </w:ins>
        </w:p>
        <w:p>
          <w:pPr>
            <w:pStyle w:val="40"/>
            <w:tabs>
              <w:tab w:val="right" w:leader="dot" w:pos="8306"/>
            </w:tabs>
            <w:rPr>
              <w:ins w:id="2883" w:author="梁元" w:date="2019-05-14T19:56:48Z"/>
            </w:rPr>
          </w:pPr>
          <w:ins w:id="2884" w:author="梁元" w:date="2019-05-14T19:56:48Z">
            <w:r>
              <w:rPr/>
              <w:fldChar w:fldCharType="begin"/>
            </w:r>
          </w:ins>
          <w:ins w:id="2885" w:author="梁元" w:date="2019-05-14T19:56:48Z">
            <w:r>
              <w:rPr/>
              <w:instrText xml:space="preserve"> HYPERLINK \l _Toc21589_WPSOffice_Level2 </w:instrText>
            </w:r>
          </w:ins>
          <w:ins w:id="2886" w:author="梁元" w:date="2019-05-14T19:56:48Z">
            <w:r>
              <w:rPr/>
              <w:fldChar w:fldCharType="separate"/>
            </w:r>
          </w:ins>
          <w:customXmlInsRangeStart w:id="2888" w:author="梁元" w:date="2019-05-14T19:56:48Z"/>
          <w:sdt>
            <w:sdtPr>
              <w:rPr>
                <w:rFonts w:asciiTheme="minorHAnsi" w:hAnsiTheme="minorHAnsi" w:eastAsiaTheme="minorEastAsia" w:cstheme="minorBidi"/>
                <w:kern w:val="2"/>
                <w:sz w:val="24"/>
                <w:szCs w:val="22"/>
                <w:lang w:val="en-US" w:eastAsia="zh-CN" w:bidi="ar-SA"/>
              </w:rPr>
              <w:id w:val="147481973"/>
              <w:placeholder>
                <w:docPart w:val="{b2f9fb99-a8f5-4ed1-882d-2c46b73e45c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888"/>
              <w:ins w:id="2890" w:author="梁元" w:date="2019-05-14T19:56:48Z">
                <w:r>
                  <w:rPr>
                    <w:rFonts w:ascii="仿宋" w:hAnsi="仿宋" w:eastAsia="仿宋" w:cstheme="majorBidi"/>
                  </w:rPr>
                  <w:t xml:space="preserve">1. </w:t>
                </w:r>
              </w:ins>
              <w:ins w:id="2891" w:author="梁元" w:date="2019-05-14T19:56:48Z">
                <w:r>
                  <w:rPr>
                    <w:rFonts w:hint="eastAsia" w:ascii="仿宋" w:hAnsi="仿宋" w:eastAsia="仿宋" w:cstheme="majorBidi"/>
                  </w:rPr>
                  <w:t>通常解法</w:t>
                </w:r>
              </w:ins>
              <w:customXmlInsRangeStart w:id="2893" w:author="梁元" w:date="2019-05-14T19:56:48Z"/>
            </w:sdtContent>
          </w:sdt>
          <w:customXmlInsRangeEnd w:id="2893"/>
          <w:ins w:id="2894" w:author="梁元" w:date="2019-05-14T19:56:48Z">
            <w:r>
              <w:rPr/>
              <w:tab/>
            </w:r>
          </w:ins>
          <w:ins w:id="2895" w:author="梁元" w:date="2019-05-14T19:56:54Z">
            <w:bookmarkStart w:id="181" w:name="_Toc21589_WPSOffice_Level2Page"/>
            <w:r>
              <w:rPr/>
              <w:t>4</w:t>
            </w:r>
            <w:bookmarkEnd w:id="181"/>
          </w:ins>
          <w:ins w:id="2896" w:author="梁元" w:date="2019-05-14T19:56:48Z">
            <w:r>
              <w:rPr/>
              <w:fldChar w:fldCharType="end"/>
            </w:r>
          </w:ins>
        </w:p>
        <w:p>
          <w:pPr>
            <w:pStyle w:val="40"/>
            <w:tabs>
              <w:tab w:val="right" w:leader="dot" w:pos="8306"/>
            </w:tabs>
            <w:rPr>
              <w:ins w:id="2897" w:author="梁元" w:date="2019-05-14T19:56:48Z"/>
            </w:rPr>
          </w:pPr>
          <w:ins w:id="2898" w:author="梁元" w:date="2019-05-14T19:56:48Z">
            <w:r>
              <w:rPr/>
              <w:fldChar w:fldCharType="begin"/>
            </w:r>
          </w:ins>
          <w:ins w:id="2899" w:author="梁元" w:date="2019-05-14T19:56:48Z">
            <w:r>
              <w:rPr/>
              <w:instrText xml:space="preserve"> HYPERLINK \l _Toc15017_WPSOffice_Level2 </w:instrText>
            </w:r>
          </w:ins>
          <w:ins w:id="2900" w:author="梁元" w:date="2019-05-14T19:56:48Z">
            <w:r>
              <w:rPr/>
              <w:fldChar w:fldCharType="separate"/>
            </w:r>
          </w:ins>
          <w:customXmlInsRangeStart w:id="2902" w:author="梁元" w:date="2019-05-14T19:56:48Z"/>
          <w:sdt>
            <w:sdtPr>
              <w:rPr>
                <w:rFonts w:asciiTheme="minorHAnsi" w:hAnsiTheme="minorHAnsi" w:eastAsiaTheme="minorEastAsia" w:cstheme="minorBidi"/>
                <w:kern w:val="2"/>
                <w:sz w:val="24"/>
                <w:szCs w:val="22"/>
                <w:lang w:val="en-US" w:eastAsia="zh-CN" w:bidi="ar-SA"/>
              </w:rPr>
              <w:id w:val="147481973"/>
              <w:placeholder>
                <w:docPart w:val="{0ecb50d3-b46b-4d7a-aa1f-56938300662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902"/>
              <w:ins w:id="2904" w:author="梁元" w:date="2019-05-14T19:56:48Z">
                <w:r>
                  <w:rPr>
                    <w:rFonts w:hint="eastAsia" w:ascii="仿宋" w:hAnsi="仿宋" w:eastAsia="仿宋" w:cstheme="majorBidi"/>
                  </w:rPr>
                  <w:t>2. 通用大牛级解法</w:t>
                </w:r>
              </w:ins>
              <w:customXmlInsRangeStart w:id="2906" w:author="梁元" w:date="2019-05-14T19:56:48Z"/>
            </w:sdtContent>
          </w:sdt>
          <w:customXmlInsRangeEnd w:id="2906"/>
          <w:ins w:id="2907" w:author="梁元" w:date="2019-05-14T19:56:48Z">
            <w:r>
              <w:rPr/>
              <w:tab/>
            </w:r>
          </w:ins>
          <w:ins w:id="2908" w:author="梁元" w:date="2019-05-14T19:56:54Z">
            <w:bookmarkStart w:id="182" w:name="_Toc15017_WPSOffice_Level2Page"/>
            <w:r>
              <w:rPr/>
              <w:t>4</w:t>
            </w:r>
            <w:bookmarkEnd w:id="182"/>
          </w:ins>
          <w:ins w:id="2909" w:author="梁元" w:date="2019-05-14T19:56:48Z">
            <w:r>
              <w:rPr/>
              <w:fldChar w:fldCharType="end"/>
            </w:r>
          </w:ins>
        </w:p>
        <w:p>
          <w:pPr>
            <w:pStyle w:val="40"/>
            <w:tabs>
              <w:tab w:val="right" w:leader="dot" w:pos="8306"/>
            </w:tabs>
            <w:rPr>
              <w:ins w:id="2910" w:author="梁元" w:date="2019-05-14T19:56:48Z"/>
            </w:rPr>
          </w:pPr>
          <w:ins w:id="2911" w:author="梁元" w:date="2019-05-14T19:56:48Z">
            <w:r>
              <w:rPr/>
              <w:fldChar w:fldCharType="begin"/>
            </w:r>
          </w:ins>
          <w:ins w:id="2912" w:author="梁元" w:date="2019-05-14T19:56:48Z">
            <w:r>
              <w:rPr/>
              <w:instrText xml:space="preserve"> HYPERLINK \l _Toc31907_WPSOffice_Level2 </w:instrText>
            </w:r>
          </w:ins>
          <w:ins w:id="2913" w:author="梁元" w:date="2019-05-14T19:56:48Z">
            <w:r>
              <w:rPr/>
              <w:fldChar w:fldCharType="separate"/>
            </w:r>
          </w:ins>
          <w:customXmlInsRangeStart w:id="2915" w:author="梁元" w:date="2019-05-14T19:56:48Z"/>
          <w:sdt>
            <w:sdtPr>
              <w:rPr>
                <w:rFonts w:asciiTheme="minorHAnsi" w:hAnsiTheme="minorHAnsi" w:eastAsiaTheme="minorEastAsia" w:cstheme="minorBidi"/>
                <w:kern w:val="2"/>
                <w:sz w:val="24"/>
                <w:szCs w:val="22"/>
                <w:lang w:val="en-US" w:eastAsia="zh-CN" w:bidi="ar-SA"/>
              </w:rPr>
              <w:id w:val="147481973"/>
              <w:placeholder>
                <w:docPart w:val="{4faf34a5-362c-41f5-af43-445bd2a83ab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915"/>
              <w:ins w:id="2917" w:author="梁元" w:date="2019-05-14T19:56:48Z">
                <w:r>
                  <w:rPr>
                    <w:rFonts w:hint="eastAsia" w:ascii="仿宋" w:hAnsi="仿宋" w:eastAsia="仿宋" w:cstheme="majorBidi"/>
                  </w:rPr>
                  <w:t>3. 解法对比及优缺点</w:t>
                </w:r>
              </w:ins>
              <w:customXmlInsRangeStart w:id="2919" w:author="梁元" w:date="2019-05-14T19:56:48Z"/>
            </w:sdtContent>
          </w:sdt>
          <w:customXmlInsRangeEnd w:id="2919"/>
          <w:ins w:id="2920" w:author="梁元" w:date="2019-05-14T19:56:48Z">
            <w:r>
              <w:rPr/>
              <w:tab/>
            </w:r>
          </w:ins>
          <w:ins w:id="2921" w:author="梁元" w:date="2019-05-14T19:56:54Z">
            <w:bookmarkStart w:id="183" w:name="_Toc31907_WPSOffice_Level2Page"/>
            <w:r>
              <w:rPr/>
              <w:t>6</w:t>
            </w:r>
            <w:bookmarkEnd w:id="183"/>
          </w:ins>
          <w:ins w:id="2922" w:author="梁元" w:date="2019-05-14T19:56:48Z">
            <w:r>
              <w:rPr/>
              <w:fldChar w:fldCharType="end"/>
            </w:r>
          </w:ins>
        </w:p>
        <w:p>
          <w:pPr>
            <w:pStyle w:val="40"/>
            <w:tabs>
              <w:tab w:val="right" w:leader="dot" w:pos="8306"/>
            </w:tabs>
            <w:rPr>
              <w:ins w:id="2923" w:author="梁元" w:date="2019-05-14T19:56:48Z"/>
            </w:rPr>
          </w:pPr>
          <w:ins w:id="2924" w:author="梁元" w:date="2019-05-14T19:56:48Z">
            <w:r>
              <w:rPr/>
              <w:fldChar w:fldCharType="begin"/>
            </w:r>
          </w:ins>
          <w:ins w:id="2925" w:author="梁元" w:date="2019-05-14T19:56:48Z">
            <w:r>
              <w:rPr/>
              <w:instrText xml:space="preserve"> HYPERLINK \l _Toc12230_WPSOffice_Level2 </w:instrText>
            </w:r>
          </w:ins>
          <w:ins w:id="2926" w:author="梁元" w:date="2019-05-14T19:56:48Z">
            <w:r>
              <w:rPr/>
              <w:fldChar w:fldCharType="separate"/>
            </w:r>
          </w:ins>
          <w:customXmlInsRangeStart w:id="2928" w:author="梁元" w:date="2019-05-14T19:56:48Z"/>
          <w:sdt>
            <w:sdtPr>
              <w:rPr>
                <w:rFonts w:asciiTheme="minorHAnsi" w:hAnsiTheme="minorHAnsi" w:eastAsiaTheme="minorEastAsia" w:cstheme="minorBidi"/>
                <w:kern w:val="2"/>
                <w:sz w:val="24"/>
                <w:szCs w:val="22"/>
                <w:lang w:val="en-US" w:eastAsia="zh-CN" w:bidi="ar-SA"/>
              </w:rPr>
              <w:id w:val="147481973"/>
              <w:placeholder>
                <w:docPart w:val="{927a1b9a-8f8d-49a6-8f46-48813621a7a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928"/>
              <w:ins w:id="2930" w:author="梁元" w:date="2019-05-14T19:56:48Z">
                <w:r>
                  <w:rPr>
                    <w:rFonts w:hint="eastAsia" w:ascii="仿宋" w:hAnsi="仿宋" w:eastAsia="仿宋" w:cstheme="majorBidi"/>
                  </w:rPr>
                  <w:t>4. 延伸及扩展问题回答参考</w:t>
                </w:r>
              </w:ins>
              <w:customXmlInsRangeStart w:id="2932" w:author="梁元" w:date="2019-05-14T19:56:48Z"/>
            </w:sdtContent>
          </w:sdt>
          <w:customXmlInsRangeEnd w:id="2932"/>
          <w:ins w:id="2933" w:author="梁元" w:date="2019-05-14T19:56:48Z">
            <w:r>
              <w:rPr/>
              <w:tab/>
            </w:r>
          </w:ins>
          <w:ins w:id="2934" w:author="梁元" w:date="2019-05-14T19:56:54Z">
            <w:bookmarkStart w:id="184" w:name="_Toc12230_WPSOffice_Level2Page"/>
            <w:r>
              <w:rPr/>
              <w:t>6</w:t>
            </w:r>
            <w:bookmarkEnd w:id="184"/>
          </w:ins>
          <w:ins w:id="2935" w:author="梁元" w:date="2019-05-14T19:56:48Z">
            <w:r>
              <w:rPr/>
              <w:fldChar w:fldCharType="end"/>
            </w:r>
          </w:ins>
        </w:p>
        <w:p>
          <w:pPr>
            <w:pStyle w:val="40"/>
            <w:tabs>
              <w:tab w:val="right" w:leader="dot" w:pos="8306"/>
            </w:tabs>
            <w:rPr>
              <w:ins w:id="2936" w:author="梁元" w:date="2019-05-14T19:56:48Z"/>
            </w:rPr>
          </w:pPr>
          <w:ins w:id="2937" w:author="梁元" w:date="2019-05-14T19:56:48Z">
            <w:r>
              <w:rPr/>
              <w:fldChar w:fldCharType="begin"/>
            </w:r>
          </w:ins>
          <w:ins w:id="2938" w:author="梁元" w:date="2019-05-14T19:56:48Z">
            <w:r>
              <w:rPr/>
              <w:instrText xml:space="preserve"> HYPERLINK \l _Toc25434_WPSOffice_Level2 </w:instrText>
            </w:r>
          </w:ins>
          <w:ins w:id="2939" w:author="梁元" w:date="2019-05-14T19:56:48Z">
            <w:r>
              <w:rPr/>
              <w:fldChar w:fldCharType="separate"/>
            </w:r>
          </w:ins>
          <w:customXmlInsRangeStart w:id="2941" w:author="梁元" w:date="2019-05-14T19:56:48Z"/>
          <w:sdt>
            <w:sdtPr>
              <w:rPr>
                <w:rFonts w:asciiTheme="minorHAnsi" w:hAnsiTheme="minorHAnsi" w:eastAsiaTheme="minorEastAsia" w:cstheme="minorBidi"/>
                <w:kern w:val="2"/>
                <w:sz w:val="24"/>
                <w:szCs w:val="22"/>
                <w:lang w:val="en-US" w:eastAsia="zh-CN" w:bidi="ar-SA"/>
              </w:rPr>
              <w:id w:val="147481973"/>
              <w:placeholder>
                <w:docPart w:val="{34d56665-1552-4492-aad6-20cbb99c2fc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941"/>
              <w:ins w:id="2943" w:author="梁元" w:date="2019-05-14T19:56:48Z">
                <w:r>
                  <w:rPr>
                    <w:rFonts w:ascii="仿宋" w:hAnsi="仿宋" w:eastAsia="仿宋" w:cstheme="majorBidi"/>
                  </w:rPr>
                  <w:t xml:space="preserve">5. </w:t>
                </w:r>
              </w:ins>
              <w:ins w:id="2944" w:author="梁元" w:date="2019-05-14T19:56:48Z">
                <w:r>
                  <w:rPr>
                    <w:rFonts w:hint="eastAsia" w:ascii="仿宋" w:hAnsi="仿宋" w:eastAsia="仿宋" w:cstheme="majorBidi"/>
                  </w:rPr>
                  <w:t>项目中体现经验的点</w:t>
                </w:r>
              </w:ins>
              <w:customXmlInsRangeStart w:id="2946" w:author="梁元" w:date="2019-05-14T19:56:48Z"/>
            </w:sdtContent>
          </w:sdt>
          <w:customXmlInsRangeEnd w:id="2946"/>
          <w:ins w:id="2947" w:author="梁元" w:date="2019-05-14T19:56:48Z">
            <w:r>
              <w:rPr/>
              <w:tab/>
            </w:r>
          </w:ins>
          <w:ins w:id="2948" w:author="梁元" w:date="2019-05-14T19:56:54Z">
            <w:bookmarkStart w:id="185" w:name="_Toc25434_WPSOffice_Level2Page"/>
            <w:r>
              <w:rPr/>
              <w:t>7</w:t>
            </w:r>
            <w:bookmarkEnd w:id="185"/>
          </w:ins>
          <w:ins w:id="2949" w:author="梁元" w:date="2019-05-14T19:56:48Z">
            <w:r>
              <w:rPr/>
              <w:fldChar w:fldCharType="end"/>
            </w:r>
          </w:ins>
        </w:p>
        <w:p>
          <w:pPr>
            <w:pStyle w:val="40"/>
            <w:tabs>
              <w:tab w:val="right" w:leader="dot" w:pos="8306"/>
            </w:tabs>
            <w:rPr>
              <w:ins w:id="2950" w:author="梁元" w:date="2019-05-14T19:56:48Z"/>
            </w:rPr>
          </w:pPr>
          <w:ins w:id="2951" w:author="梁元" w:date="2019-05-14T19:56:48Z">
            <w:r>
              <w:rPr/>
              <w:fldChar w:fldCharType="begin"/>
            </w:r>
          </w:ins>
          <w:ins w:id="2952" w:author="梁元" w:date="2019-05-14T19:56:48Z">
            <w:r>
              <w:rPr/>
              <w:instrText xml:space="preserve"> HYPERLINK \l _Toc30992_WPSOffice_Level2 </w:instrText>
            </w:r>
          </w:ins>
          <w:ins w:id="2953" w:author="梁元" w:date="2019-05-14T19:56:48Z">
            <w:r>
              <w:rPr/>
              <w:fldChar w:fldCharType="separate"/>
            </w:r>
          </w:ins>
          <w:customXmlInsRangeStart w:id="2955" w:author="梁元" w:date="2019-05-14T19:56:48Z"/>
          <w:sdt>
            <w:sdtPr>
              <w:rPr>
                <w:rFonts w:asciiTheme="minorHAnsi" w:hAnsiTheme="minorHAnsi" w:eastAsiaTheme="minorEastAsia" w:cstheme="minorBidi"/>
                <w:kern w:val="2"/>
                <w:sz w:val="24"/>
                <w:szCs w:val="22"/>
                <w:lang w:val="en-US" w:eastAsia="zh-CN" w:bidi="ar-SA"/>
              </w:rPr>
              <w:id w:val="147481973"/>
              <w:placeholder>
                <w:docPart w:val="{1e4d843e-7146-4106-92d0-7a1e7ce77b2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955"/>
              <w:ins w:id="2957" w:author="梁元" w:date="2019-05-14T19:56:48Z">
                <w:r>
                  <w:rPr>
                    <w:rFonts w:asciiTheme="majorHAnsi" w:hAnsiTheme="majorHAnsi" w:eastAsiaTheme="majorEastAsia" w:cstheme="majorBidi"/>
                  </w:rPr>
                  <w:t xml:space="preserve">6. </w:t>
                </w:r>
              </w:ins>
              <w:ins w:id="2958" w:author="梁元" w:date="2019-05-14T19:56:48Z">
                <w:r>
                  <w:rPr>
                    <w:rFonts w:hint="eastAsia" w:ascii="仿宋" w:hAnsi="仿宋" w:eastAsia="仿宋" w:cstheme="majorBidi"/>
                  </w:rPr>
                  <w:t>论坛参考</w:t>
                </w:r>
              </w:ins>
              <w:customXmlInsRangeStart w:id="2960" w:author="梁元" w:date="2019-05-14T19:56:48Z"/>
            </w:sdtContent>
          </w:sdt>
          <w:customXmlInsRangeEnd w:id="2960"/>
          <w:ins w:id="2961" w:author="梁元" w:date="2019-05-14T19:56:48Z">
            <w:r>
              <w:rPr/>
              <w:tab/>
            </w:r>
          </w:ins>
          <w:ins w:id="2962" w:author="梁元" w:date="2019-05-14T19:56:54Z">
            <w:bookmarkStart w:id="186" w:name="_Toc30992_WPSOffice_Level2Page"/>
            <w:r>
              <w:rPr/>
              <w:t>7</w:t>
            </w:r>
            <w:bookmarkEnd w:id="186"/>
          </w:ins>
          <w:ins w:id="2963" w:author="梁元" w:date="2019-05-14T19:56:48Z">
            <w:r>
              <w:rPr/>
              <w:fldChar w:fldCharType="end"/>
            </w:r>
          </w:ins>
        </w:p>
        <w:p>
          <w:pPr>
            <w:pStyle w:val="39"/>
            <w:tabs>
              <w:tab w:val="right" w:leader="dot" w:pos="8306"/>
            </w:tabs>
            <w:rPr>
              <w:ins w:id="2964" w:author="梁元" w:date="2019-05-14T19:56:48Z"/>
            </w:rPr>
          </w:pPr>
          <w:ins w:id="2965" w:author="梁元" w:date="2019-05-14T19:56:48Z">
            <w:r>
              <w:rPr>
                <w:b/>
                <w:bCs/>
              </w:rPr>
              <w:fldChar w:fldCharType="begin"/>
            </w:r>
          </w:ins>
          <w:ins w:id="2966" w:author="梁元" w:date="2019-05-14T19:56:48Z">
            <w:r>
              <w:rPr/>
              <w:instrText xml:space="preserve"> HYPERLINK \l _Toc17826_WPSOffice_Level1 </w:instrText>
            </w:r>
          </w:ins>
          <w:ins w:id="2967" w:author="梁元" w:date="2019-05-14T19:56:48Z">
            <w:r>
              <w:rPr>
                <w:b/>
                <w:bCs/>
              </w:rPr>
              <w:fldChar w:fldCharType="separate"/>
            </w:r>
          </w:ins>
          <w:customXmlInsRangeStart w:id="2969" w:author="梁元" w:date="2019-05-14T19:56:48Z"/>
          <w:sdt>
            <w:sdtPr>
              <w:rPr>
                <w:rFonts w:asciiTheme="minorHAnsi" w:hAnsiTheme="minorHAnsi" w:eastAsiaTheme="minorEastAsia" w:cstheme="minorBidi"/>
                <w:b/>
                <w:bCs/>
                <w:kern w:val="2"/>
                <w:sz w:val="24"/>
                <w:szCs w:val="22"/>
                <w:lang w:val="en-US" w:eastAsia="zh-CN" w:bidi="ar-SA"/>
              </w:rPr>
              <w:id w:val="147481973"/>
              <w:placeholder>
                <w:docPart w:val="{aaa40635-2c60-465a-a382-298ced17bbaa}"/>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2969"/>
              <w:ins w:id="2971" w:author="梁元" w:date="2019-05-14T19:56:48Z">
                <w:r>
                  <w:rPr>
                    <w:rFonts w:ascii="仿宋" w:hAnsi="仿宋" w:eastAsia="仿宋" w:cstheme="minorBidi"/>
                    <w:b/>
                    <w:bCs/>
                  </w:rPr>
                  <w:t xml:space="preserve">三十一、 </w:t>
                </w:r>
              </w:ins>
              <w:ins w:id="2972" w:author="梁元" w:date="2019-05-14T19:56:48Z">
                <w:r>
                  <w:rPr>
                    <w:rFonts w:hint="eastAsia" w:ascii="仿宋" w:hAnsi="仿宋" w:eastAsia="仿宋" w:cstheme="minorBidi"/>
                    <w:b/>
                    <w:bCs/>
                  </w:rPr>
                  <w:t>什么是MVVM？：刘于项目经理</w:t>
                </w:r>
              </w:ins>
              <w:customXmlInsRangeStart w:id="2974" w:author="梁元" w:date="2019-05-14T19:56:48Z"/>
            </w:sdtContent>
          </w:sdt>
          <w:customXmlInsRangeEnd w:id="2974"/>
          <w:ins w:id="2975" w:author="梁元" w:date="2019-05-14T19:56:48Z">
            <w:r>
              <w:rPr>
                <w:b/>
                <w:bCs/>
              </w:rPr>
              <w:tab/>
            </w:r>
          </w:ins>
          <w:ins w:id="2976" w:author="梁元" w:date="2019-05-14T19:56:54Z">
            <w:bookmarkStart w:id="187" w:name="_Toc17826_WPSOffice_Level1Page"/>
            <w:r>
              <w:rPr>
                <w:b/>
                <w:bCs/>
              </w:rPr>
              <w:t>7</w:t>
            </w:r>
            <w:bookmarkEnd w:id="187"/>
          </w:ins>
          <w:ins w:id="2977" w:author="梁元" w:date="2019-05-14T19:56:48Z">
            <w:r>
              <w:rPr>
                <w:b/>
                <w:bCs/>
              </w:rPr>
              <w:fldChar w:fldCharType="end"/>
            </w:r>
          </w:ins>
        </w:p>
        <w:p>
          <w:pPr>
            <w:pStyle w:val="39"/>
            <w:tabs>
              <w:tab w:val="right" w:leader="dot" w:pos="8306"/>
            </w:tabs>
            <w:ind w:firstLine="402" w:firstLineChars="200"/>
            <w:rPr>
              <w:ins w:id="2979" w:author="梁元" w:date="2019-05-14T19:56:48Z"/>
            </w:rPr>
            <w:pPrChange w:id="2978" w:author="梁元" w:date="2019-05-14T20:01:31Z">
              <w:pPr>
                <w:pStyle w:val="39"/>
                <w:tabs>
                  <w:tab w:val="right" w:leader="dot" w:pos="8306"/>
                </w:tabs>
              </w:pPr>
            </w:pPrChange>
          </w:pPr>
          <w:ins w:id="2980" w:author="梁元" w:date="2019-05-14T19:56:48Z">
            <w:r>
              <w:rPr>
                <w:b/>
                <w:bCs/>
              </w:rPr>
              <w:fldChar w:fldCharType="begin"/>
            </w:r>
          </w:ins>
          <w:ins w:id="2981" w:author="梁元" w:date="2019-05-14T19:56:48Z">
            <w:r>
              <w:rPr/>
              <w:instrText xml:space="preserve"> HYPERLINK \l _Toc5061_WPSOffice_Level1 </w:instrText>
            </w:r>
          </w:ins>
          <w:ins w:id="2982" w:author="梁元" w:date="2019-05-14T19:56:48Z">
            <w:r>
              <w:rPr>
                <w:b/>
                <w:bCs/>
              </w:rPr>
              <w:fldChar w:fldCharType="separate"/>
            </w:r>
          </w:ins>
          <w:customXmlInsRangeStart w:id="2984" w:author="梁元" w:date="2019-05-14T19:56:48Z"/>
          <w:sdt>
            <w:sdtPr>
              <w:rPr>
                <w:rFonts w:asciiTheme="minorHAnsi" w:hAnsiTheme="minorHAnsi" w:eastAsiaTheme="minorEastAsia" w:cstheme="minorBidi"/>
                <w:b/>
                <w:bCs/>
                <w:kern w:val="2"/>
                <w:sz w:val="24"/>
                <w:szCs w:val="22"/>
                <w:lang w:val="en-US" w:eastAsia="zh-CN" w:bidi="ar-SA"/>
              </w:rPr>
              <w:id w:val="147481973"/>
              <w:placeholder>
                <w:docPart w:val="{cd168bbf-5ba6-4bd5-9f48-a967ec6337ca}"/>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2984"/>
              <w:ins w:id="2986" w:author="梁元" w:date="2019-05-14T19:56:48Z">
                <w:r>
                  <w:rPr>
                    <w:rFonts w:ascii="仿宋" w:hAnsi="仿宋" w:eastAsia="仿宋" w:cstheme="majorBidi"/>
                    <w:b/>
                    <w:bCs/>
                  </w:rPr>
                  <w:t xml:space="preserve">1. </w:t>
                </w:r>
              </w:ins>
              <w:ins w:id="2987" w:author="梁元" w:date="2019-05-14T19:56:48Z">
                <w:r>
                  <w:rPr>
                    <w:rFonts w:hint="eastAsia" w:ascii="仿宋" w:hAnsi="仿宋" w:eastAsia="仿宋" w:cstheme="majorBidi"/>
                    <w:b/>
                    <w:bCs/>
                  </w:rPr>
                  <w:t>通常解法</w:t>
                </w:r>
              </w:ins>
              <w:customXmlInsRangeStart w:id="2989" w:author="梁元" w:date="2019-05-14T19:56:48Z"/>
            </w:sdtContent>
          </w:sdt>
          <w:customXmlInsRangeEnd w:id="2989"/>
          <w:ins w:id="2990" w:author="梁元" w:date="2019-05-14T19:56:48Z">
            <w:r>
              <w:rPr>
                <w:b/>
                <w:bCs/>
              </w:rPr>
              <w:tab/>
            </w:r>
          </w:ins>
          <w:ins w:id="2991" w:author="梁元" w:date="2019-05-14T19:56:54Z">
            <w:bookmarkStart w:id="188" w:name="_Toc5061_WPSOffice_Level1Page"/>
            <w:r>
              <w:rPr>
                <w:b/>
                <w:bCs/>
              </w:rPr>
              <w:t>7</w:t>
            </w:r>
            <w:bookmarkEnd w:id="188"/>
          </w:ins>
          <w:ins w:id="2992" w:author="梁元" w:date="2019-05-14T19:56:48Z">
            <w:r>
              <w:rPr>
                <w:b/>
                <w:bCs/>
              </w:rPr>
              <w:fldChar w:fldCharType="end"/>
            </w:r>
          </w:ins>
        </w:p>
        <w:p>
          <w:pPr>
            <w:pStyle w:val="40"/>
            <w:tabs>
              <w:tab w:val="right" w:leader="dot" w:pos="8306"/>
            </w:tabs>
            <w:rPr>
              <w:ins w:id="2993" w:author="梁元" w:date="2019-05-14T19:56:48Z"/>
            </w:rPr>
          </w:pPr>
          <w:ins w:id="2994" w:author="梁元" w:date="2019-05-14T19:56:48Z">
            <w:r>
              <w:rPr/>
              <w:fldChar w:fldCharType="begin"/>
            </w:r>
          </w:ins>
          <w:ins w:id="2995" w:author="梁元" w:date="2019-05-14T19:56:48Z">
            <w:r>
              <w:rPr/>
              <w:instrText xml:space="preserve"> HYPERLINK \l _Toc8263_WPSOffice_Level2 </w:instrText>
            </w:r>
          </w:ins>
          <w:ins w:id="2996" w:author="梁元" w:date="2019-05-14T19:56:48Z">
            <w:r>
              <w:rPr/>
              <w:fldChar w:fldCharType="separate"/>
            </w:r>
          </w:ins>
          <w:customXmlInsRangeStart w:id="2998" w:author="梁元" w:date="2019-05-14T19:56:48Z"/>
          <w:sdt>
            <w:sdtPr>
              <w:rPr>
                <w:rFonts w:asciiTheme="minorHAnsi" w:hAnsiTheme="minorHAnsi" w:eastAsiaTheme="minorEastAsia" w:cstheme="minorBidi"/>
                <w:kern w:val="2"/>
                <w:sz w:val="24"/>
                <w:szCs w:val="22"/>
                <w:lang w:val="en-US" w:eastAsia="zh-CN" w:bidi="ar-SA"/>
              </w:rPr>
              <w:id w:val="147481973"/>
              <w:placeholder>
                <w:docPart w:val="{0dd9470e-4209-494d-b452-aaa2bb13bce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2998"/>
              <w:ins w:id="3000" w:author="梁元" w:date="2019-05-14T19:56:48Z">
                <w:r>
                  <w:rPr>
                    <w:rFonts w:ascii="仿宋" w:hAnsi="仿宋" w:eastAsia="仿宋" w:cstheme="majorBidi"/>
                  </w:rPr>
                  <w:t xml:space="preserve">2. </w:t>
                </w:r>
              </w:ins>
              <w:ins w:id="3001" w:author="梁元" w:date="2019-05-14T19:56:48Z">
                <w:r>
                  <w:rPr>
                    <w:rFonts w:hint="eastAsia" w:ascii="仿宋" w:hAnsi="仿宋" w:eastAsia="仿宋" w:cstheme="majorBidi"/>
                  </w:rPr>
                  <w:t>解法对比及优缺点</w:t>
                </w:r>
              </w:ins>
              <w:customXmlInsRangeStart w:id="3003" w:author="梁元" w:date="2019-05-14T19:56:48Z"/>
            </w:sdtContent>
          </w:sdt>
          <w:customXmlInsRangeEnd w:id="3003"/>
          <w:ins w:id="3004" w:author="梁元" w:date="2019-05-14T19:56:48Z">
            <w:r>
              <w:rPr/>
              <w:tab/>
            </w:r>
          </w:ins>
          <w:ins w:id="3005" w:author="梁元" w:date="2019-05-14T19:56:54Z">
            <w:bookmarkStart w:id="189" w:name="_Toc8263_WPSOffice_Level2Page"/>
            <w:r>
              <w:rPr/>
              <w:t>8</w:t>
            </w:r>
            <w:bookmarkEnd w:id="189"/>
          </w:ins>
          <w:ins w:id="3006" w:author="梁元" w:date="2019-05-14T19:56:48Z">
            <w:r>
              <w:rPr/>
              <w:fldChar w:fldCharType="end"/>
            </w:r>
          </w:ins>
        </w:p>
        <w:p>
          <w:pPr>
            <w:pStyle w:val="40"/>
            <w:tabs>
              <w:tab w:val="right" w:leader="dot" w:pos="8306"/>
            </w:tabs>
            <w:rPr>
              <w:ins w:id="3007" w:author="梁元" w:date="2019-05-14T19:56:48Z"/>
            </w:rPr>
          </w:pPr>
          <w:ins w:id="3008" w:author="梁元" w:date="2019-05-14T19:56:48Z">
            <w:r>
              <w:rPr/>
              <w:fldChar w:fldCharType="begin"/>
            </w:r>
          </w:ins>
          <w:ins w:id="3009" w:author="梁元" w:date="2019-05-14T19:56:48Z">
            <w:r>
              <w:rPr/>
              <w:instrText xml:space="preserve"> HYPERLINK \l _Toc17548_WPSOffice_Level2 </w:instrText>
            </w:r>
          </w:ins>
          <w:ins w:id="3010" w:author="梁元" w:date="2019-05-14T19:56:48Z">
            <w:r>
              <w:rPr/>
              <w:fldChar w:fldCharType="separate"/>
            </w:r>
          </w:ins>
          <w:customXmlInsRangeStart w:id="3012" w:author="梁元" w:date="2019-05-14T19:56:48Z"/>
          <w:sdt>
            <w:sdtPr>
              <w:rPr>
                <w:rFonts w:asciiTheme="minorHAnsi" w:hAnsiTheme="minorHAnsi" w:eastAsiaTheme="minorEastAsia" w:cstheme="minorBidi"/>
                <w:kern w:val="2"/>
                <w:sz w:val="24"/>
                <w:szCs w:val="22"/>
                <w:lang w:val="en-US" w:eastAsia="zh-CN" w:bidi="ar-SA"/>
              </w:rPr>
              <w:id w:val="147481973"/>
              <w:placeholder>
                <w:docPart w:val="{6c873b84-37a3-4da3-aef4-33864ba4569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012"/>
              <w:ins w:id="3014" w:author="梁元" w:date="2019-05-14T19:56:48Z">
                <w:r>
                  <w:rPr>
                    <w:rFonts w:ascii="仿宋" w:hAnsi="仿宋" w:eastAsia="仿宋" w:cstheme="majorBidi"/>
                  </w:rPr>
                  <w:t xml:space="preserve">3. </w:t>
                </w:r>
              </w:ins>
              <w:ins w:id="3015" w:author="梁元" w:date="2019-05-14T19:56:48Z">
                <w:r>
                  <w:rPr>
                    <w:rFonts w:hint="eastAsia" w:ascii="仿宋" w:hAnsi="仿宋" w:eastAsia="仿宋" w:cstheme="majorBidi"/>
                  </w:rPr>
                  <w:t>项目中体现经验的点</w:t>
                </w:r>
              </w:ins>
              <w:customXmlInsRangeStart w:id="3017" w:author="梁元" w:date="2019-05-14T19:56:48Z"/>
            </w:sdtContent>
          </w:sdt>
          <w:customXmlInsRangeEnd w:id="3017"/>
          <w:ins w:id="3018" w:author="梁元" w:date="2019-05-14T19:56:48Z">
            <w:r>
              <w:rPr/>
              <w:tab/>
            </w:r>
          </w:ins>
          <w:ins w:id="3019" w:author="梁元" w:date="2019-05-14T19:56:54Z">
            <w:bookmarkStart w:id="190" w:name="_Toc17548_WPSOffice_Level2Page"/>
            <w:r>
              <w:rPr/>
              <w:t>8</w:t>
            </w:r>
            <w:bookmarkEnd w:id="190"/>
          </w:ins>
          <w:ins w:id="3020" w:author="梁元" w:date="2019-05-14T19:56:48Z">
            <w:r>
              <w:rPr/>
              <w:fldChar w:fldCharType="end"/>
            </w:r>
          </w:ins>
        </w:p>
        <w:p>
          <w:pPr>
            <w:pStyle w:val="40"/>
            <w:tabs>
              <w:tab w:val="right" w:leader="dot" w:pos="8306"/>
            </w:tabs>
            <w:rPr>
              <w:ins w:id="3021" w:author="梁元" w:date="2019-05-14T19:56:48Z"/>
            </w:rPr>
          </w:pPr>
          <w:ins w:id="3022" w:author="梁元" w:date="2019-05-14T19:56:48Z">
            <w:r>
              <w:rPr/>
              <w:fldChar w:fldCharType="begin"/>
            </w:r>
          </w:ins>
          <w:ins w:id="3023" w:author="梁元" w:date="2019-05-14T19:56:48Z">
            <w:r>
              <w:rPr/>
              <w:instrText xml:space="preserve"> HYPERLINK \l _Toc20789_WPSOffice_Level2 </w:instrText>
            </w:r>
          </w:ins>
          <w:ins w:id="3024" w:author="梁元" w:date="2019-05-14T19:56:48Z">
            <w:r>
              <w:rPr/>
              <w:fldChar w:fldCharType="separate"/>
            </w:r>
          </w:ins>
          <w:customXmlInsRangeStart w:id="3026" w:author="梁元" w:date="2019-05-14T19:56:48Z"/>
          <w:sdt>
            <w:sdtPr>
              <w:rPr>
                <w:rFonts w:asciiTheme="minorHAnsi" w:hAnsiTheme="minorHAnsi" w:eastAsiaTheme="minorEastAsia" w:cstheme="minorBidi"/>
                <w:kern w:val="2"/>
                <w:sz w:val="24"/>
                <w:szCs w:val="22"/>
                <w:lang w:val="en-US" w:eastAsia="zh-CN" w:bidi="ar-SA"/>
              </w:rPr>
              <w:id w:val="147481973"/>
              <w:placeholder>
                <w:docPart w:val="{9900eadf-712f-4b6f-89ea-68e89c79b09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026"/>
              <w:ins w:id="3028" w:author="梁元" w:date="2019-05-14T19:56:48Z">
                <w:r>
                  <w:rPr>
                    <w:rFonts w:ascii="仿宋" w:hAnsi="仿宋" w:eastAsia="仿宋" w:cstheme="majorBidi"/>
                  </w:rPr>
                  <w:t xml:space="preserve">4. </w:t>
                </w:r>
              </w:ins>
              <w:ins w:id="3029" w:author="梁元" w:date="2019-05-14T19:56:48Z">
                <w:r>
                  <w:rPr>
                    <w:rFonts w:hint="eastAsia" w:ascii="仿宋" w:hAnsi="仿宋" w:eastAsia="仿宋" w:cstheme="majorBidi"/>
                  </w:rPr>
                  <w:t>论坛参考</w:t>
                </w:r>
              </w:ins>
              <w:customXmlInsRangeStart w:id="3031" w:author="梁元" w:date="2019-05-14T19:56:48Z"/>
            </w:sdtContent>
          </w:sdt>
          <w:customXmlInsRangeEnd w:id="3031"/>
          <w:ins w:id="3032" w:author="梁元" w:date="2019-05-14T19:56:48Z">
            <w:r>
              <w:rPr/>
              <w:tab/>
            </w:r>
          </w:ins>
          <w:ins w:id="3033" w:author="梁元" w:date="2019-05-14T19:56:54Z">
            <w:bookmarkStart w:id="191" w:name="_Toc20789_WPSOffice_Level2Page"/>
            <w:r>
              <w:rPr/>
              <w:t>8</w:t>
            </w:r>
            <w:bookmarkEnd w:id="191"/>
          </w:ins>
          <w:ins w:id="3034" w:author="梁元" w:date="2019-05-14T19:56:48Z">
            <w:r>
              <w:rPr/>
              <w:fldChar w:fldCharType="end"/>
            </w:r>
          </w:ins>
        </w:p>
        <w:p>
          <w:pPr>
            <w:pStyle w:val="39"/>
            <w:tabs>
              <w:tab w:val="right" w:leader="dot" w:pos="8306"/>
            </w:tabs>
            <w:rPr>
              <w:ins w:id="3035" w:author="梁元" w:date="2019-05-14T19:56:48Z"/>
            </w:rPr>
          </w:pPr>
          <w:ins w:id="3036" w:author="梁元" w:date="2019-05-14T19:56:48Z">
            <w:r>
              <w:rPr>
                <w:b/>
                <w:bCs/>
              </w:rPr>
              <w:fldChar w:fldCharType="begin"/>
            </w:r>
          </w:ins>
          <w:ins w:id="3037" w:author="梁元" w:date="2019-05-14T19:56:48Z">
            <w:r>
              <w:rPr/>
              <w:instrText xml:space="preserve"> HYPERLINK \l _Toc25379_WPSOffice_Level1 </w:instrText>
            </w:r>
          </w:ins>
          <w:ins w:id="3038" w:author="梁元" w:date="2019-05-14T19:56:48Z">
            <w:r>
              <w:rPr>
                <w:b/>
                <w:bCs/>
              </w:rPr>
              <w:fldChar w:fldCharType="separate"/>
            </w:r>
          </w:ins>
          <w:customXmlInsRangeStart w:id="3040" w:author="梁元" w:date="2019-05-14T19:56:48Z"/>
          <w:sdt>
            <w:sdtPr>
              <w:rPr>
                <w:rFonts w:asciiTheme="minorHAnsi" w:hAnsiTheme="minorHAnsi" w:eastAsiaTheme="minorEastAsia" w:cstheme="minorBidi"/>
                <w:b/>
                <w:bCs/>
                <w:kern w:val="2"/>
                <w:sz w:val="24"/>
                <w:szCs w:val="22"/>
                <w:lang w:val="en-US" w:eastAsia="zh-CN" w:bidi="ar-SA"/>
              </w:rPr>
              <w:id w:val="147481973"/>
              <w:placeholder>
                <w:docPart w:val="{f7b8ae00-a929-4155-94ce-bbd21ec3661f}"/>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3040"/>
              <w:ins w:id="3042" w:author="梁元" w:date="2019-05-14T19:56:48Z">
                <w:r>
                  <w:rPr>
                    <w:rFonts w:ascii="仿宋" w:hAnsi="仿宋" w:eastAsia="仿宋" w:cstheme="minorBidi"/>
                    <w:b/>
                    <w:bCs/>
                  </w:rPr>
                  <w:t xml:space="preserve">三十二、 </w:t>
                </w:r>
              </w:ins>
              <w:ins w:id="3043" w:author="梁元" w:date="2019-05-14T19:56:48Z">
                <w:r>
                  <w:rPr>
                    <w:rFonts w:hint="eastAsia" w:ascii="仿宋" w:hAnsi="仿宋" w:eastAsia="仿宋" w:cstheme="minorBidi"/>
                    <w:b/>
                    <w:bCs/>
                  </w:rPr>
                  <w:t>Vue的响应原理：陈蔓杰项目经理</w:t>
                </w:r>
              </w:ins>
              <w:customXmlInsRangeStart w:id="3045" w:author="梁元" w:date="2019-05-14T19:56:48Z"/>
            </w:sdtContent>
          </w:sdt>
          <w:customXmlInsRangeEnd w:id="3045"/>
          <w:ins w:id="3046" w:author="梁元" w:date="2019-05-14T19:56:48Z">
            <w:r>
              <w:rPr>
                <w:b/>
                <w:bCs/>
              </w:rPr>
              <w:tab/>
            </w:r>
          </w:ins>
          <w:ins w:id="3047" w:author="梁元" w:date="2019-05-14T19:56:54Z">
            <w:bookmarkStart w:id="192" w:name="_Toc25379_WPSOffice_Level1Page"/>
            <w:r>
              <w:rPr>
                <w:b/>
                <w:bCs/>
              </w:rPr>
              <w:t>8</w:t>
            </w:r>
            <w:bookmarkEnd w:id="192"/>
          </w:ins>
          <w:ins w:id="3048" w:author="梁元" w:date="2019-05-14T19:56:48Z">
            <w:r>
              <w:rPr>
                <w:b/>
                <w:bCs/>
              </w:rPr>
              <w:fldChar w:fldCharType="end"/>
            </w:r>
          </w:ins>
        </w:p>
        <w:p>
          <w:pPr>
            <w:pStyle w:val="40"/>
            <w:tabs>
              <w:tab w:val="right" w:leader="dot" w:pos="8306"/>
            </w:tabs>
            <w:rPr>
              <w:ins w:id="3049" w:author="梁元" w:date="2019-05-14T19:56:48Z"/>
            </w:rPr>
          </w:pPr>
          <w:ins w:id="3050" w:author="梁元" w:date="2019-05-14T19:56:48Z">
            <w:r>
              <w:rPr/>
              <w:fldChar w:fldCharType="begin"/>
            </w:r>
          </w:ins>
          <w:ins w:id="3051" w:author="梁元" w:date="2019-05-14T19:56:48Z">
            <w:r>
              <w:rPr/>
              <w:instrText xml:space="preserve"> HYPERLINK \l _Toc10562_WPSOffice_Level2 </w:instrText>
            </w:r>
          </w:ins>
          <w:ins w:id="3052" w:author="梁元" w:date="2019-05-14T19:56:48Z">
            <w:r>
              <w:rPr/>
              <w:fldChar w:fldCharType="separate"/>
            </w:r>
          </w:ins>
          <w:customXmlInsRangeStart w:id="3054" w:author="梁元" w:date="2019-05-14T19:56:48Z"/>
          <w:sdt>
            <w:sdtPr>
              <w:rPr>
                <w:rFonts w:asciiTheme="minorHAnsi" w:hAnsiTheme="minorHAnsi" w:eastAsiaTheme="minorEastAsia" w:cstheme="minorBidi"/>
                <w:kern w:val="2"/>
                <w:sz w:val="24"/>
                <w:szCs w:val="22"/>
                <w:lang w:val="en-US" w:eastAsia="zh-CN" w:bidi="ar-SA"/>
              </w:rPr>
              <w:id w:val="147481973"/>
              <w:placeholder>
                <w:docPart w:val="{2f59946e-ad51-471b-9e6f-81709c5371c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054"/>
              <w:ins w:id="3056" w:author="梁元" w:date="2019-05-14T19:56:48Z">
                <w:r>
                  <w:rPr>
                    <w:rFonts w:ascii="仿宋" w:hAnsi="仿宋" w:eastAsia="仿宋" w:cstheme="majorBidi"/>
                  </w:rPr>
                  <w:t xml:space="preserve">1. </w:t>
                </w:r>
              </w:ins>
              <w:ins w:id="3057" w:author="梁元" w:date="2019-05-14T19:56:48Z">
                <w:r>
                  <w:rPr>
                    <w:rFonts w:hint="eastAsia" w:ascii="仿宋" w:hAnsi="仿宋" w:eastAsia="仿宋" w:cstheme="majorBidi"/>
                  </w:rPr>
                  <w:t>通常解法</w:t>
                </w:r>
              </w:ins>
              <w:customXmlInsRangeStart w:id="3059" w:author="梁元" w:date="2019-05-14T19:56:48Z"/>
            </w:sdtContent>
          </w:sdt>
          <w:customXmlInsRangeEnd w:id="3059"/>
          <w:ins w:id="3060" w:author="梁元" w:date="2019-05-14T19:56:48Z">
            <w:r>
              <w:rPr/>
              <w:tab/>
            </w:r>
          </w:ins>
          <w:ins w:id="3061" w:author="梁元" w:date="2019-05-14T19:56:54Z">
            <w:bookmarkStart w:id="193" w:name="_Toc10562_WPSOffice_Level2Page"/>
            <w:r>
              <w:rPr/>
              <w:t>8</w:t>
            </w:r>
            <w:bookmarkEnd w:id="193"/>
          </w:ins>
          <w:ins w:id="3062" w:author="梁元" w:date="2019-05-14T19:56:48Z">
            <w:r>
              <w:rPr/>
              <w:fldChar w:fldCharType="end"/>
            </w:r>
          </w:ins>
        </w:p>
        <w:p>
          <w:pPr>
            <w:pStyle w:val="40"/>
            <w:tabs>
              <w:tab w:val="right" w:leader="dot" w:pos="8306"/>
            </w:tabs>
            <w:rPr>
              <w:ins w:id="3063" w:author="梁元" w:date="2019-05-14T19:56:48Z"/>
            </w:rPr>
          </w:pPr>
          <w:ins w:id="3064" w:author="梁元" w:date="2019-05-14T19:56:48Z">
            <w:r>
              <w:rPr/>
              <w:fldChar w:fldCharType="begin"/>
            </w:r>
          </w:ins>
          <w:ins w:id="3065" w:author="梁元" w:date="2019-05-14T19:56:48Z">
            <w:r>
              <w:rPr/>
              <w:instrText xml:space="preserve"> HYPERLINK \l _Toc10162_WPSOffice_Level2 </w:instrText>
            </w:r>
          </w:ins>
          <w:ins w:id="3066" w:author="梁元" w:date="2019-05-14T19:56:48Z">
            <w:r>
              <w:rPr/>
              <w:fldChar w:fldCharType="separate"/>
            </w:r>
          </w:ins>
          <w:customXmlInsRangeStart w:id="3068" w:author="梁元" w:date="2019-05-14T19:56:48Z"/>
          <w:sdt>
            <w:sdtPr>
              <w:rPr>
                <w:rFonts w:asciiTheme="minorHAnsi" w:hAnsiTheme="minorHAnsi" w:eastAsiaTheme="minorEastAsia" w:cstheme="minorBidi"/>
                <w:kern w:val="2"/>
                <w:sz w:val="24"/>
                <w:szCs w:val="22"/>
                <w:lang w:val="en-US" w:eastAsia="zh-CN" w:bidi="ar-SA"/>
              </w:rPr>
              <w:id w:val="147481973"/>
              <w:placeholder>
                <w:docPart w:val="{ceb7044e-5f7d-4e63-9f2c-8dcf7e056cb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068"/>
              <w:ins w:id="3070" w:author="梁元" w:date="2019-05-14T19:56:48Z">
                <w:r>
                  <w:rPr>
                    <w:rFonts w:ascii="仿宋" w:hAnsi="仿宋" w:eastAsia="仿宋" w:cstheme="majorBidi"/>
                  </w:rPr>
                  <w:t xml:space="preserve">2. </w:t>
                </w:r>
              </w:ins>
              <w:ins w:id="3071" w:author="梁元" w:date="2019-05-14T19:56:48Z">
                <w:r>
                  <w:rPr>
                    <w:rFonts w:hint="eastAsia" w:ascii="仿宋" w:hAnsi="仿宋" w:eastAsia="仿宋" w:cstheme="majorBidi"/>
                  </w:rPr>
                  <w:t>通用大牛级解法</w:t>
                </w:r>
              </w:ins>
              <w:customXmlInsRangeStart w:id="3073" w:author="梁元" w:date="2019-05-14T19:56:48Z"/>
            </w:sdtContent>
          </w:sdt>
          <w:customXmlInsRangeEnd w:id="3073"/>
          <w:ins w:id="3074" w:author="梁元" w:date="2019-05-14T19:56:48Z">
            <w:r>
              <w:rPr/>
              <w:tab/>
            </w:r>
          </w:ins>
          <w:ins w:id="3075" w:author="梁元" w:date="2019-05-14T19:56:54Z">
            <w:bookmarkStart w:id="194" w:name="_Toc10162_WPSOffice_Level2Page"/>
            <w:r>
              <w:rPr/>
              <w:t>9</w:t>
            </w:r>
            <w:bookmarkEnd w:id="194"/>
          </w:ins>
          <w:ins w:id="3076" w:author="梁元" w:date="2019-05-14T19:56:48Z">
            <w:r>
              <w:rPr/>
              <w:fldChar w:fldCharType="end"/>
            </w:r>
          </w:ins>
        </w:p>
        <w:p>
          <w:pPr>
            <w:pStyle w:val="40"/>
            <w:tabs>
              <w:tab w:val="right" w:leader="dot" w:pos="8306"/>
            </w:tabs>
            <w:rPr>
              <w:ins w:id="3077" w:author="梁元" w:date="2019-05-14T19:56:48Z"/>
            </w:rPr>
          </w:pPr>
          <w:ins w:id="3078" w:author="梁元" w:date="2019-05-14T19:56:48Z">
            <w:r>
              <w:rPr/>
              <w:fldChar w:fldCharType="begin"/>
            </w:r>
          </w:ins>
          <w:ins w:id="3079" w:author="梁元" w:date="2019-05-14T19:56:48Z">
            <w:r>
              <w:rPr/>
              <w:instrText xml:space="preserve"> HYPERLINK \l _Toc22157_WPSOffice_Level2 </w:instrText>
            </w:r>
          </w:ins>
          <w:ins w:id="3080" w:author="梁元" w:date="2019-05-14T19:56:48Z">
            <w:r>
              <w:rPr/>
              <w:fldChar w:fldCharType="separate"/>
            </w:r>
          </w:ins>
          <w:customXmlInsRangeStart w:id="3082" w:author="梁元" w:date="2019-05-14T19:56:48Z"/>
          <w:sdt>
            <w:sdtPr>
              <w:rPr>
                <w:rFonts w:asciiTheme="minorHAnsi" w:hAnsiTheme="minorHAnsi" w:eastAsiaTheme="minorEastAsia" w:cstheme="minorBidi"/>
                <w:kern w:val="2"/>
                <w:sz w:val="24"/>
                <w:szCs w:val="22"/>
                <w:lang w:val="en-US" w:eastAsia="zh-CN" w:bidi="ar-SA"/>
              </w:rPr>
              <w:id w:val="147481973"/>
              <w:placeholder>
                <w:docPart w:val="{e13c2e10-b9d9-463b-abaa-93e95421846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082"/>
              <w:ins w:id="3084" w:author="梁元" w:date="2019-05-14T19:56:48Z">
                <w:r>
                  <w:rPr>
                    <w:rFonts w:ascii="仿宋" w:hAnsi="仿宋" w:eastAsia="仿宋" w:cstheme="majorBidi"/>
                  </w:rPr>
                  <w:t xml:space="preserve">3. </w:t>
                </w:r>
              </w:ins>
              <w:ins w:id="3085" w:author="梁元" w:date="2019-05-14T19:56:48Z">
                <w:r>
                  <w:rPr>
                    <w:rFonts w:hint="eastAsia" w:ascii="仿宋" w:hAnsi="仿宋" w:eastAsia="仿宋" w:cstheme="majorBidi"/>
                  </w:rPr>
                  <w:t>解法对比及优缺点</w:t>
                </w:r>
              </w:ins>
              <w:customXmlInsRangeStart w:id="3087" w:author="梁元" w:date="2019-05-14T19:56:48Z"/>
            </w:sdtContent>
          </w:sdt>
          <w:customXmlInsRangeEnd w:id="3087"/>
          <w:ins w:id="3088" w:author="梁元" w:date="2019-05-14T19:56:48Z">
            <w:r>
              <w:rPr/>
              <w:tab/>
            </w:r>
          </w:ins>
          <w:ins w:id="3089" w:author="梁元" w:date="2019-05-14T19:56:54Z">
            <w:bookmarkStart w:id="195" w:name="_Toc22157_WPSOffice_Level2Page"/>
            <w:r>
              <w:rPr/>
              <w:t>10</w:t>
            </w:r>
            <w:bookmarkEnd w:id="195"/>
          </w:ins>
          <w:ins w:id="3090" w:author="梁元" w:date="2019-05-14T19:56:48Z">
            <w:r>
              <w:rPr/>
              <w:fldChar w:fldCharType="end"/>
            </w:r>
          </w:ins>
        </w:p>
        <w:p>
          <w:pPr>
            <w:pStyle w:val="40"/>
            <w:tabs>
              <w:tab w:val="right" w:leader="dot" w:pos="8306"/>
            </w:tabs>
            <w:rPr>
              <w:ins w:id="3091" w:author="梁元" w:date="2019-05-14T19:56:48Z"/>
            </w:rPr>
          </w:pPr>
          <w:ins w:id="3092" w:author="梁元" w:date="2019-05-14T19:56:48Z">
            <w:r>
              <w:rPr/>
              <w:fldChar w:fldCharType="begin"/>
            </w:r>
          </w:ins>
          <w:ins w:id="3093" w:author="梁元" w:date="2019-05-14T19:56:48Z">
            <w:r>
              <w:rPr/>
              <w:instrText xml:space="preserve"> HYPERLINK \l _Toc20904_WPSOffice_Level2 </w:instrText>
            </w:r>
          </w:ins>
          <w:ins w:id="3094" w:author="梁元" w:date="2019-05-14T19:56:48Z">
            <w:r>
              <w:rPr/>
              <w:fldChar w:fldCharType="separate"/>
            </w:r>
          </w:ins>
          <w:customXmlInsRangeStart w:id="3096" w:author="梁元" w:date="2019-05-14T19:56:48Z"/>
          <w:sdt>
            <w:sdtPr>
              <w:rPr>
                <w:rFonts w:asciiTheme="minorHAnsi" w:hAnsiTheme="minorHAnsi" w:eastAsiaTheme="minorEastAsia" w:cstheme="minorBidi"/>
                <w:kern w:val="2"/>
                <w:sz w:val="24"/>
                <w:szCs w:val="22"/>
                <w:lang w:val="en-US" w:eastAsia="zh-CN" w:bidi="ar-SA"/>
              </w:rPr>
              <w:id w:val="147481973"/>
              <w:placeholder>
                <w:docPart w:val="{e507c24e-8241-4c43-9e60-32cda51bdcf4}"/>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096"/>
              <w:ins w:id="3098" w:author="梁元" w:date="2019-05-14T19:56:48Z">
                <w:r>
                  <w:rPr>
                    <w:rFonts w:ascii="仿宋" w:hAnsi="仿宋" w:eastAsia="仿宋" w:cstheme="majorBidi"/>
                  </w:rPr>
                  <w:t xml:space="preserve">4. </w:t>
                </w:r>
              </w:ins>
              <w:ins w:id="3099" w:author="梁元" w:date="2019-05-14T19:56:48Z">
                <w:r>
                  <w:rPr>
                    <w:rFonts w:hint="eastAsia" w:ascii="仿宋" w:hAnsi="仿宋" w:eastAsia="仿宋" w:cstheme="majorBidi"/>
                  </w:rPr>
                  <w:t>项目中体现经验的点</w:t>
                </w:r>
              </w:ins>
              <w:customXmlInsRangeStart w:id="3101" w:author="梁元" w:date="2019-05-14T19:56:48Z"/>
            </w:sdtContent>
          </w:sdt>
          <w:customXmlInsRangeEnd w:id="3101"/>
          <w:ins w:id="3102" w:author="梁元" w:date="2019-05-14T19:56:48Z">
            <w:r>
              <w:rPr/>
              <w:tab/>
            </w:r>
          </w:ins>
          <w:ins w:id="3103" w:author="梁元" w:date="2019-05-14T19:56:54Z">
            <w:bookmarkStart w:id="196" w:name="_Toc20904_WPSOffice_Level2Page"/>
            <w:r>
              <w:rPr/>
              <w:t>10</w:t>
            </w:r>
            <w:bookmarkEnd w:id="196"/>
          </w:ins>
          <w:ins w:id="3104" w:author="梁元" w:date="2019-05-14T19:56:48Z">
            <w:r>
              <w:rPr/>
              <w:fldChar w:fldCharType="end"/>
            </w:r>
          </w:ins>
        </w:p>
        <w:p>
          <w:pPr>
            <w:pStyle w:val="40"/>
            <w:tabs>
              <w:tab w:val="right" w:leader="dot" w:pos="8306"/>
            </w:tabs>
            <w:rPr>
              <w:ins w:id="3105" w:author="梁元" w:date="2019-05-14T19:56:48Z"/>
            </w:rPr>
          </w:pPr>
          <w:ins w:id="3106" w:author="梁元" w:date="2019-05-14T19:56:48Z">
            <w:r>
              <w:rPr/>
              <w:fldChar w:fldCharType="begin"/>
            </w:r>
          </w:ins>
          <w:ins w:id="3107" w:author="梁元" w:date="2019-05-14T19:56:48Z">
            <w:r>
              <w:rPr/>
              <w:instrText xml:space="preserve"> HYPERLINK \l _Toc30403_WPSOffice_Level2 </w:instrText>
            </w:r>
          </w:ins>
          <w:ins w:id="3108" w:author="梁元" w:date="2019-05-14T19:56:48Z">
            <w:r>
              <w:rPr/>
              <w:fldChar w:fldCharType="separate"/>
            </w:r>
          </w:ins>
          <w:customXmlInsRangeStart w:id="3110" w:author="梁元" w:date="2019-05-14T19:56:48Z"/>
          <w:sdt>
            <w:sdtPr>
              <w:rPr>
                <w:rFonts w:asciiTheme="minorHAnsi" w:hAnsiTheme="minorHAnsi" w:eastAsiaTheme="minorEastAsia" w:cstheme="minorBidi"/>
                <w:kern w:val="2"/>
                <w:sz w:val="24"/>
                <w:szCs w:val="22"/>
                <w:lang w:val="en-US" w:eastAsia="zh-CN" w:bidi="ar-SA"/>
              </w:rPr>
              <w:id w:val="147481973"/>
              <w:placeholder>
                <w:docPart w:val="{965e135a-9764-4b71-9f30-dca101764fc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110"/>
              <w:ins w:id="3112" w:author="梁元" w:date="2019-05-14T19:56:48Z">
                <w:r>
                  <w:rPr>
                    <w:rFonts w:ascii="仿宋" w:hAnsi="仿宋" w:eastAsia="仿宋" w:cstheme="majorBidi"/>
                  </w:rPr>
                  <w:t xml:space="preserve">5. </w:t>
                </w:r>
              </w:ins>
              <w:ins w:id="3113" w:author="梁元" w:date="2019-05-14T19:56:48Z">
                <w:r>
                  <w:rPr>
                    <w:rFonts w:hint="eastAsia" w:ascii="仿宋" w:hAnsi="仿宋" w:eastAsia="仿宋" w:cstheme="majorBidi"/>
                  </w:rPr>
                  <w:t>论坛参考</w:t>
                </w:r>
              </w:ins>
              <w:customXmlInsRangeStart w:id="3115" w:author="梁元" w:date="2019-05-14T19:56:48Z"/>
            </w:sdtContent>
          </w:sdt>
          <w:customXmlInsRangeEnd w:id="3115"/>
          <w:ins w:id="3116" w:author="梁元" w:date="2019-05-14T19:56:48Z">
            <w:r>
              <w:rPr/>
              <w:tab/>
            </w:r>
          </w:ins>
          <w:ins w:id="3117" w:author="梁元" w:date="2019-05-14T19:56:54Z">
            <w:bookmarkStart w:id="197" w:name="_Toc30403_WPSOffice_Level2Page"/>
            <w:r>
              <w:rPr/>
              <w:t>10</w:t>
            </w:r>
            <w:bookmarkEnd w:id="197"/>
          </w:ins>
          <w:ins w:id="3118" w:author="梁元" w:date="2019-05-14T19:56:48Z">
            <w:r>
              <w:rPr/>
              <w:fldChar w:fldCharType="end"/>
            </w:r>
          </w:ins>
        </w:p>
        <w:p>
          <w:pPr>
            <w:pStyle w:val="39"/>
            <w:tabs>
              <w:tab w:val="right" w:leader="dot" w:pos="8306"/>
            </w:tabs>
            <w:rPr>
              <w:ins w:id="3119" w:author="梁元" w:date="2019-05-14T19:56:48Z"/>
            </w:rPr>
          </w:pPr>
          <w:ins w:id="3120" w:author="梁元" w:date="2019-05-14T19:56:48Z">
            <w:r>
              <w:rPr>
                <w:b/>
                <w:bCs/>
              </w:rPr>
              <w:fldChar w:fldCharType="begin"/>
            </w:r>
          </w:ins>
          <w:ins w:id="3121" w:author="梁元" w:date="2019-05-14T19:56:48Z">
            <w:r>
              <w:rPr/>
              <w:instrText xml:space="preserve"> HYPERLINK \l _Toc21589_WPSOffice_Level1 </w:instrText>
            </w:r>
          </w:ins>
          <w:ins w:id="3122" w:author="梁元" w:date="2019-05-14T19:56:48Z">
            <w:r>
              <w:rPr>
                <w:b/>
                <w:bCs/>
              </w:rPr>
              <w:fldChar w:fldCharType="separate"/>
            </w:r>
          </w:ins>
          <w:customXmlInsRangeStart w:id="3124" w:author="梁元" w:date="2019-05-14T19:56:48Z"/>
          <w:sdt>
            <w:sdtPr>
              <w:rPr>
                <w:rFonts w:asciiTheme="minorHAnsi" w:hAnsiTheme="minorHAnsi" w:eastAsiaTheme="minorEastAsia" w:cstheme="minorBidi"/>
                <w:b/>
                <w:bCs/>
                <w:kern w:val="2"/>
                <w:sz w:val="24"/>
                <w:szCs w:val="22"/>
                <w:lang w:val="en-US" w:eastAsia="zh-CN" w:bidi="ar-SA"/>
              </w:rPr>
              <w:id w:val="147481973"/>
              <w:placeholder>
                <w:docPart w:val="{91ca5010-24ac-4e93-876a-e5e533fdb797}"/>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3124"/>
              <w:ins w:id="3126" w:author="梁元" w:date="2019-05-14T19:56:48Z">
                <w:r>
                  <w:rPr>
                    <w:rFonts w:ascii="仿宋" w:hAnsi="仿宋" w:eastAsia="仿宋" w:cstheme="minorBidi"/>
                    <w:b/>
                    <w:bCs/>
                  </w:rPr>
                  <w:t xml:space="preserve">三十三、 </w:t>
                </w:r>
              </w:ins>
              <w:ins w:id="3127" w:author="梁元" w:date="2019-05-14T19:56:48Z">
                <w:r>
                  <w:rPr>
                    <w:rFonts w:hint="eastAsia" w:ascii="仿宋" w:hAnsi="仿宋" w:eastAsia="仿宋" w:cstheme="minorBidi"/>
                    <w:b/>
                    <w:bCs/>
                  </w:rPr>
                  <w:t>高阶组件原理：陈蔓杰项目经理</w:t>
                </w:r>
              </w:ins>
              <w:customXmlInsRangeStart w:id="3129" w:author="梁元" w:date="2019-05-14T19:56:48Z"/>
            </w:sdtContent>
          </w:sdt>
          <w:customXmlInsRangeEnd w:id="3129"/>
          <w:ins w:id="3130" w:author="梁元" w:date="2019-05-14T19:56:48Z">
            <w:r>
              <w:rPr>
                <w:b/>
                <w:bCs/>
              </w:rPr>
              <w:tab/>
            </w:r>
          </w:ins>
          <w:ins w:id="3131" w:author="梁元" w:date="2019-05-14T19:56:54Z">
            <w:bookmarkStart w:id="198" w:name="_Toc21589_WPSOffice_Level1Page"/>
            <w:r>
              <w:rPr>
                <w:b/>
                <w:bCs/>
              </w:rPr>
              <w:t>10</w:t>
            </w:r>
            <w:bookmarkEnd w:id="198"/>
          </w:ins>
          <w:ins w:id="3132" w:author="梁元" w:date="2019-05-14T19:56:48Z">
            <w:r>
              <w:rPr>
                <w:b/>
                <w:bCs/>
              </w:rPr>
              <w:fldChar w:fldCharType="end"/>
            </w:r>
          </w:ins>
        </w:p>
        <w:p>
          <w:pPr>
            <w:pStyle w:val="40"/>
            <w:tabs>
              <w:tab w:val="right" w:leader="dot" w:pos="8306"/>
            </w:tabs>
            <w:rPr>
              <w:ins w:id="3133" w:author="梁元" w:date="2019-05-14T19:56:48Z"/>
            </w:rPr>
          </w:pPr>
          <w:ins w:id="3134" w:author="梁元" w:date="2019-05-14T19:56:48Z">
            <w:r>
              <w:rPr/>
              <w:fldChar w:fldCharType="begin"/>
            </w:r>
          </w:ins>
          <w:ins w:id="3135" w:author="梁元" w:date="2019-05-14T19:56:48Z">
            <w:r>
              <w:rPr/>
              <w:instrText xml:space="preserve"> HYPERLINK \l _Toc31715_WPSOffice_Level2 </w:instrText>
            </w:r>
          </w:ins>
          <w:ins w:id="3136" w:author="梁元" w:date="2019-05-14T19:56:48Z">
            <w:r>
              <w:rPr/>
              <w:fldChar w:fldCharType="separate"/>
            </w:r>
          </w:ins>
          <w:customXmlInsRangeStart w:id="3138" w:author="梁元" w:date="2019-05-14T19:56:48Z"/>
          <w:sdt>
            <w:sdtPr>
              <w:rPr>
                <w:rFonts w:asciiTheme="minorHAnsi" w:hAnsiTheme="minorHAnsi" w:eastAsiaTheme="minorEastAsia" w:cstheme="minorBidi"/>
                <w:kern w:val="2"/>
                <w:sz w:val="24"/>
                <w:szCs w:val="22"/>
                <w:lang w:val="en-US" w:eastAsia="zh-CN" w:bidi="ar-SA"/>
              </w:rPr>
              <w:id w:val="147481973"/>
              <w:placeholder>
                <w:docPart w:val="{bf966127-8197-475a-a843-8a58a27817c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138"/>
              <w:ins w:id="3140" w:author="梁元" w:date="2019-05-14T19:56:48Z">
                <w:r>
                  <w:rPr>
                    <w:rFonts w:ascii="仿宋" w:hAnsi="仿宋" w:eastAsia="仿宋" w:cstheme="majorBidi"/>
                  </w:rPr>
                  <w:t xml:space="preserve">1. </w:t>
                </w:r>
              </w:ins>
              <w:ins w:id="3141" w:author="梁元" w:date="2019-05-14T19:56:48Z">
                <w:r>
                  <w:rPr>
                    <w:rFonts w:hint="eastAsia" w:ascii="仿宋" w:hAnsi="仿宋" w:eastAsia="仿宋" w:cstheme="majorBidi"/>
                  </w:rPr>
                  <w:t>通常解法</w:t>
                </w:r>
              </w:ins>
              <w:customXmlInsRangeStart w:id="3143" w:author="梁元" w:date="2019-05-14T19:56:48Z"/>
            </w:sdtContent>
          </w:sdt>
          <w:customXmlInsRangeEnd w:id="3143"/>
          <w:ins w:id="3144" w:author="梁元" w:date="2019-05-14T19:56:48Z">
            <w:r>
              <w:rPr/>
              <w:tab/>
            </w:r>
          </w:ins>
          <w:ins w:id="3145" w:author="梁元" w:date="2019-05-14T19:56:54Z">
            <w:bookmarkStart w:id="199" w:name="_Toc31715_WPSOffice_Level2Page"/>
            <w:r>
              <w:rPr/>
              <w:t>10</w:t>
            </w:r>
            <w:bookmarkEnd w:id="199"/>
          </w:ins>
          <w:ins w:id="3146" w:author="梁元" w:date="2019-05-14T19:56:48Z">
            <w:r>
              <w:rPr/>
              <w:fldChar w:fldCharType="end"/>
            </w:r>
          </w:ins>
        </w:p>
        <w:p>
          <w:pPr>
            <w:pStyle w:val="40"/>
            <w:tabs>
              <w:tab w:val="right" w:leader="dot" w:pos="8306"/>
            </w:tabs>
            <w:rPr>
              <w:ins w:id="3147" w:author="梁元" w:date="2019-05-14T19:56:48Z"/>
            </w:rPr>
          </w:pPr>
          <w:ins w:id="3148" w:author="梁元" w:date="2019-05-14T19:56:48Z">
            <w:r>
              <w:rPr/>
              <w:fldChar w:fldCharType="begin"/>
            </w:r>
          </w:ins>
          <w:ins w:id="3149" w:author="梁元" w:date="2019-05-14T19:56:48Z">
            <w:r>
              <w:rPr/>
              <w:instrText xml:space="preserve"> HYPERLINK \l _Toc10270_WPSOffice_Level2 </w:instrText>
            </w:r>
          </w:ins>
          <w:ins w:id="3150" w:author="梁元" w:date="2019-05-14T19:56:48Z">
            <w:r>
              <w:rPr/>
              <w:fldChar w:fldCharType="separate"/>
            </w:r>
          </w:ins>
          <w:customXmlInsRangeStart w:id="3152" w:author="梁元" w:date="2019-05-14T19:56:48Z"/>
          <w:sdt>
            <w:sdtPr>
              <w:rPr>
                <w:rFonts w:asciiTheme="minorHAnsi" w:hAnsiTheme="minorHAnsi" w:eastAsiaTheme="minorEastAsia" w:cstheme="minorBidi"/>
                <w:kern w:val="2"/>
                <w:sz w:val="24"/>
                <w:szCs w:val="22"/>
                <w:lang w:val="en-US" w:eastAsia="zh-CN" w:bidi="ar-SA"/>
              </w:rPr>
              <w:id w:val="147481973"/>
              <w:placeholder>
                <w:docPart w:val="{1d1715c8-3e35-4332-b99a-7718921de5c1}"/>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152"/>
              <w:ins w:id="3154" w:author="梁元" w:date="2019-05-14T19:56:48Z">
                <w:r>
                  <w:rPr>
                    <w:rFonts w:ascii="仿宋" w:hAnsi="仿宋" w:eastAsia="仿宋" w:cs="Times New Roman"/>
                  </w:rPr>
                  <w:t xml:space="preserve">2. </w:t>
                </w:r>
              </w:ins>
              <w:ins w:id="3155" w:author="梁元" w:date="2019-05-14T19:56:48Z">
                <w:r>
                  <w:rPr>
                    <w:rFonts w:hint="eastAsia" w:ascii="仿宋" w:hAnsi="仿宋" w:eastAsia="仿宋" w:cstheme="majorBidi"/>
                  </w:rPr>
                  <w:t>通用大牛级解法</w:t>
                </w:r>
              </w:ins>
              <w:customXmlInsRangeStart w:id="3157" w:author="梁元" w:date="2019-05-14T19:56:48Z"/>
            </w:sdtContent>
          </w:sdt>
          <w:customXmlInsRangeEnd w:id="3157"/>
          <w:ins w:id="3158" w:author="梁元" w:date="2019-05-14T19:56:48Z">
            <w:r>
              <w:rPr/>
              <w:tab/>
            </w:r>
          </w:ins>
          <w:ins w:id="3159" w:author="梁元" w:date="2019-05-14T19:56:54Z">
            <w:bookmarkStart w:id="200" w:name="_Toc10270_WPSOffice_Level2Page"/>
            <w:r>
              <w:rPr/>
              <w:t>10</w:t>
            </w:r>
            <w:bookmarkEnd w:id="200"/>
          </w:ins>
          <w:ins w:id="3160" w:author="梁元" w:date="2019-05-14T19:56:48Z">
            <w:r>
              <w:rPr/>
              <w:fldChar w:fldCharType="end"/>
            </w:r>
          </w:ins>
        </w:p>
        <w:p>
          <w:pPr>
            <w:pStyle w:val="40"/>
            <w:tabs>
              <w:tab w:val="right" w:leader="dot" w:pos="8306"/>
            </w:tabs>
            <w:rPr>
              <w:ins w:id="3161" w:author="梁元" w:date="2019-05-14T19:56:48Z"/>
            </w:rPr>
          </w:pPr>
          <w:ins w:id="3162" w:author="梁元" w:date="2019-05-14T19:56:48Z">
            <w:r>
              <w:rPr/>
              <w:fldChar w:fldCharType="begin"/>
            </w:r>
          </w:ins>
          <w:ins w:id="3163" w:author="梁元" w:date="2019-05-14T19:56:48Z">
            <w:r>
              <w:rPr/>
              <w:instrText xml:space="preserve"> HYPERLINK \l _Toc26059_WPSOffice_Level2 </w:instrText>
            </w:r>
          </w:ins>
          <w:ins w:id="3164" w:author="梁元" w:date="2019-05-14T19:56:48Z">
            <w:r>
              <w:rPr/>
              <w:fldChar w:fldCharType="separate"/>
            </w:r>
          </w:ins>
          <w:customXmlInsRangeStart w:id="3166" w:author="梁元" w:date="2019-05-14T19:56:48Z"/>
          <w:sdt>
            <w:sdtPr>
              <w:rPr>
                <w:rFonts w:asciiTheme="minorHAnsi" w:hAnsiTheme="minorHAnsi" w:eastAsiaTheme="minorEastAsia" w:cstheme="minorBidi"/>
                <w:kern w:val="2"/>
                <w:sz w:val="24"/>
                <w:szCs w:val="22"/>
                <w:lang w:val="en-US" w:eastAsia="zh-CN" w:bidi="ar-SA"/>
              </w:rPr>
              <w:id w:val="147481973"/>
              <w:placeholder>
                <w:docPart w:val="{59d2d279-d8db-4db9-93c7-c60f0fb92ea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166"/>
              <w:ins w:id="3168" w:author="梁元" w:date="2019-05-14T19:56:48Z">
                <w:r>
                  <w:rPr>
                    <w:rFonts w:ascii="仿宋" w:hAnsi="仿宋" w:eastAsia="仿宋" w:cstheme="majorBidi"/>
                  </w:rPr>
                  <w:t xml:space="preserve">3. </w:t>
                </w:r>
              </w:ins>
              <w:ins w:id="3169" w:author="梁元" w:date="2019-05-14T19:56:48Z">
                <w:r>
                  <w:rPr>
                    <w:rFonts w:hint="eastAsia" w:ascii="仿宋" w:hAnsi="仿宋" w:eastAsia="仿宋" w:cstheme="majorBidi"/>
                  </w:rPr>
                  <w:t>解法对比及优缺点</w:t>
                </w:r>
              </w:ins>
              <w:customXmlInsRangeStart w:id="3171" w:author="梁元" w:date="2019-05-14T19:56:48Z"/>
            </w:sdtContent>
          </w:sdt>
          <w:customXmlInsRangeEnd w:id="3171"/>
          <w:ins w:id="3172" w:author="梁元" w:date="2019-05-14T19:56:48Z">
            <w:r>
              <w:rPr/>
              <w:tab/>
            </w:r>
          </w:ins>
          <w:ins w:id="3173" w:author="梁元" w:date="2019-05-14T19:56:54Z">
            <w:bookmarkStart w:id="201" w:name="_Toc26059_WPSOffice_Level2Page"/>
            <w:r>
              <w:rPr/>
              <w:t>12</w:t>
            </w:r>
            <w:bookmarkEnd w:id="201"/>
          </w:ins>
          <w:ins w:id="3174" w:author="梁元" w:date="2019-05-14T19:56:48Z">
            <w:r>
              <w:rPr/>
              <w:fldChar w:fldCharType="end"/>
            </w:r>
          </w:ins>
        </w:p>
        <w:p>
          <w:pPr>
            <w:pStyle w:val="40"/>
            <w:tabs>
              <w:tab w:val="right" w:leader="dot" w:pos="8306"/>
            </w:tabs>
            <w:rPr>
              <w:ins w:id="3175" w:author="梁元" w:date="2019-05-14T19:56:48Z"/>
            </w:rPr>
          </w:pPr>
          <w:ins w:id="3176" w:author="梁元" w:date="2019-05-14T19:56:48Z">
            <w:r>
              <w:rPr/>
              <w:fldChar w:fldCharType="begin"/>
            </w:r>
          </w:ins>
          <w:ins w:id="3177" w:author="梁元" w:date="2019-05-14T19:56:48Z">
            <w:r>
              <w:rPr/>
              <w:instrText xml:space="preserve"> HYPERLINK \l _Toc17948_WPSOffice_Level2 </w:instrText>
            </w:r>
          </w:ins>
          <w:ins w:id="3178" w:author="梁元" w:date="2019-05-14T19:56:48Z">
            <w:r>
              <w:rPr/>
              <w:fldChar w:fldCharType="separate"/>
            </w:r>
          </w:ins>
          <w:customXmlInsRangeStart w:id="3180" w:author="梁元" w:date="2019-05-14T19:56:48Z"/>
          <w:sdt>
            <w:sdtPr>
              <w:rPr>
                <w:rFonts w:asciiTheme="minorHAnsi" w:hAnsiTheme="minorHAnsi" w:eastAsiaTheme="minorEastAsia" w:cstheme="minorBidi"/>
                <w:kern w:val="2"/>
                <w:sz w:val="24"/>
                <w:szCs w:val="22"/>
                <w:lang w:val="en-US" w:eastAsia="zh-CN" w:bidi="ar-SA"/>
              </w:rPr>
              <w:id w:val="147481973"/>
              <w:placeholder>
                <w:docPart w:val="{d5a95470-0b0c-4952-8124-314d709933d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180"/>
              <w:ins w:id="3182" w:author="梁元" w:date="2019-05-14T19:56:48Z">
                <w:r>
                  <w:rPr>
                    <w:rFonts w:ascii="仿宋" w:hAnsi="仿宋" w:eastAsia="仿宋" w:cstheme="majorBidi"/>
                  </w:rPr>
                  <w:t xml:space="preserve">4. </w:t>
                </w:r>
              </w:ins>
              <w:ins w:id="3183" w:author="梁元" w:date="2019-05-14T19:56:48Z">
                <w:r>
                  <w:rPr>
                    <w:rFonts w:hint="eastAsia" w:ascii="仿宋" w:hAnsi="仿宋" w:eastAsia="仿宋" w:cstheme="majorBidi"/>
                  </w:rPr>
                  <w:t>项目中体现经验的点</w:t>
                </w:r>
              </w:ins>
              <w:customXmlInsRangeStart w:id="3185" w:author="梁元" w:date="2019-05-14T19:56:48Z"/>
            </w:sdtContent>
          </w:sdt>
          <w:customXmlInsRangeEnd w:id="3185"/>
          <w:ins w:id="3186" w:author="梁元" w:date="2019-05-14T19:56:48Z">
            <w:r>
              <w:rPr/>
              <w:tab/>
            </w:r>
          </w:ins>
          <w:ins w:id="3187" w:author="梁元" w:date="2019-05-14T19:56:54Z">
            <w:bookmarkStart w:id="202" w:name="_Toc17948_WPSOffice_Level2Page"/>
            <w:r>
              <w:rPr/>
              <w:t>12</w:t>
            </w:r>
            <w:bookmarkEnd w:id="202"/>
          </w:ins>
          <w:ins w:id="3188" w:author="梁元" w:date="2019-05-14T19:56:48Z">
            <w:r>
              <w:rPr/>
              <w:fldChar w:fldCharType="end"/>
            </w:r>
          </w:ins>
        </w:p>
        <w:p>
          <w:pPr>
            <w:pStyle w:val="40"/>
            <w:tabs>
              <w:tab w:val="right" w:leader="dot" w:pos="8306"/>
            </w:tabs>
            <w:rPr>
              <w:ins w:id="3189" w:author="梁元" w:date="2019-05-14T19:56:48Z"/>
            </w:rPr>
          </w:pPr>
          <w:ins w:id="3190" w:author="梁元" w:date="2019-05-14T19:56:48Z">
            <w:r>
              <w:rPr/>
              <w:fldChar w:fldCharType="begin"/>
            </w:r>
          </w:ins>
          <w:ins w:id="3191" w:author="梁元" w:date="2019-05-14T19:56:48Z">
            <w:r>
              <w:rPr/>
              <w:instrText xml:space="preserve"> HYPERLINK \l _Toc30671_WPSOffice_Level2 </w:instrText>
            </w:r>
          </w:ins>
          <w:ins w:id="3192" w:author="梁元" w:date="2019-05-14T19:56:48Z">
            <w:r>
              <w:rPr/>
              <w:fldChar w:fldCharType="separate"/>
            </w:r>
          </w:ins>
          <w:customXmlInsRangeStart w:id="3194" w:author="梁元" w:date="2019-05-14T19:56:48Z"/>
          <w:sdt>
            <w:sdtPr>
              <w:rPr>
                <w:rFonts w:asciiTheme="minorHAnsi" w:hAnsiTheme="minorHAnsi" w:eastAsiaTheme="minorEastAsia" w:cstheme="minorBidi"/>
                <w:kern w:val="2"/>
                <w:sz w:val="24"/>
                <w:szCs w:val="22"/>
                <w:lang w:val="en-US" w:eastAsia="zh-CN" w:bidi="ar-SA"/>
              </w:rPr>
              <w:id w:val="147481973"/>
              <w:placeholder>
                <w:docPart w:val="{b35cf0f9-7ab6-4227-85ec-f17fb0058bb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194"/>
              <w:ins w:id="3196" w:author="梁元" w:date="2019-05-14T19:56:48Z">
                <w:r>
                  <w:rPr>
                    <w:rFonts w:ascii="仿宋" w:hAnsi="仿宋" w:eastAsia="仿宋" w:cstheme="majorBidi"/>
                  </w:rPr>
                  <w:t xml:space="preserve">5. </w:t>
                </w:r>
              </w:ins>
              <w:ins w:id="3197" w:author="梁元" w:date="2019-05-14T19:56:48Z">
                <w:r>
                  <w:rPr>
                    <w:rFonts w:hint="eastAsia" w:ascii="仿宋" w:hAnsi="仿宋" w:eastAsia="仿宋" w:cstheme="majorBidi"/>
                  </w:rPr>
                  <w:t>论坛参考</w:t>
                </w:r>
              </w:ins>
              <w:customXmlInsRangeStart w:id="3199" w:author="梁元" w:date="2019-05-14T19:56:48Z"/>
            </w:sdtContent>
          </w:sdt>
          <w:customXmlInsRangeEnd w:id="3199"/>
          <w:ins w:id="3200" w:author="梁元" w:date="2019-05-14T19:56:48Z">
            <w:r>
              <w:rPr/>
              <w:tab/>
            </w:r>
          </w:ins>
          <w:ins w:id="3201" w:author="梁元" w:date="2019-05-14T19:56:54Z">
            <w:bookmarkStart w:id="203" w:name="_Toc30671_WPSOffice_Level2Page"/>
            <w:r>
              <w:rPr/>
              <w:t>13</w:t>
            </w:r>
            <w:bookmarkEnd w:id="203"/>
          </w:ins>
          <w:ins w:id="3202" w:author="梁元" w:date="2019-05-14T19:56:48Z">
            <w:r>
              <w:rPr/>
              <w:fldChar w:fldCharType="end"/>
            </w:r>
          </w:ins>
        </w:p>
        <w:p>
          <w:pPr>
            <w:pStyle w:val="39"/>
            <w:tabs>
              <w:tab w:val="right" w:leader="dot" w:pos="8306"/>
            </w:tabs>
            <w:rPr>
              <w:ins w:id="3203" w:author="梁元" w:date="2019-05-14T19:56:48Z"/>
            </w:rPr>
          </w:pPr>
          <w:ins w:id="3204" w:author="梁元" w:date="2019-05-14T19:56:48Z">
            <w:r>
              <w:rPr>
                <w:b/>
                <w:bCs/>
              </w:rPr>
              <w:fldChar w:fldCharType="begin"/>
            </w:r>
          </w:ins>
          <w:ins w:id="3205" w:author="梁元" w:date="2019-05-14T19:56:48Z">
            <w:r>
              <w:rPr/>
              <w:instrText xml:space="preserve"> HYPERLINK \l _Toc15017_WPSOffice_Level1 </w:instrText>
            </w:r>
          </w:ins>
          <w:ins w:id="3206" w:author="梁元" w:date="2019-05-14T19:56:48Z">
            <w:r>
              <w:rPr>
                <w:b/>
                <w:bCs/>
              </w:rPr>
              <w:fldChar w:fldCharType="separate"/>
            </w:r>
          </w:ins>
          <w:customXmlInsRangeStart w:id="3208" w:author="梁元" w:date="2019-05-14T19:56:48Z"/>
          <w:sdt>
            <w:sdtPr>
              <w:rPr>
                <w:rFonts w:asciiTheme="minorHAnsi" w:hAnsiTheme="minorHAnsi" w:eastAsiaTheme="minorEastAsia" w:cstheme="minorBidi"/>
                <w:b/>
                <w:bCs/>
                <w:kern w:val="2"/>
                <w:sz w:val="24"/>
                <w:szCs w:val="22"/>
                <w:lang w:val="en-US" w:eastAsia="zh-CN" w:bidi="ar-SA"/>
              </w:rPr>
              <w:id w:val="147481973"/>
              <w:placeholder>
                <w:docPart w:val="{0dd48349-356b-462d-b671-9cf796a0b4c9}"/>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3208"/>
              <w:ins w:id="3210" w:author="梁元" w:date="2019-05-14T19:56:48Z">
                <w:r>
                  <w:rPr>
                    <w:rFonts w:ascii="仿宋" w:hAnsi="仿宋" w:eastAsia="仿宋" w:cstheme="minorBidi"/>
                    <w:b/>
                    <w:bCs/>
                  </w:rPr>
                  <w:t>三十四、 R</w:t>
                </w:r>
              </w:ins>
              <w:ins w:id="3211" w:author="梁元" w:date="2019-05-14T19:56:48Z">
                <w:r>
                  <w:rPr>
                    <w:rFonts w:hint="eastAsia" w:ascii="仿宋" w:hAnsi="仿宋" w:eastAsia="仿宋" w:cstheme="minorBidi"/>
                    <w:b/>
                    <w:bCs/>
                  </w:rPr>
                  <w:t>eact与Vue的区别与联系原理：陈蔓杰项目经理</w:t>
                </w:r>
              </w:ins>
              <w:customXmlInsRangeStart w:id="3213" w:author="梁元" w:date="2019-05-14T19:56:48Z"/>
            </w:sdtContent>
          </w:sdt>
          <w:customXmlInsRangeEnd w:id="3213"/>
          <w:ins w:id="3214" w:author="梁元" w:date="2019-05-14T19:56:48Z">
            <w:r>
              <w:rPr>
                <w:b/>
                <w:bCs/>
              </w:rPr>
              <w:tab/>
            </w:r>
          </w:ins>
          <w:ins w:id="3215" w:author="梁元" w:date="2019-05-14T19:56:54Z">
            <w:bookmarkStart w:id="204" w:name="_Toc15017_WPSOffice_Level1Page"/>
            <w:r>
              <w:rPr>
                <w:b/>
                <w:bCs/>
              </w:rPr>
              <w:t>13</w:t>
            </w:r>
            <w:bookmarkEnd w:id="204"/>
          </w:ins>
          <w:ins w:id="3216" w:author="梁元" w:date="2019-05-14T19:56:48Z">
            <w:r>
              <w:rPr>
                <w:b/>
                <w:bCs/>
              </w:rPr>
              <w:fldChar w:fldCharType="end"/>
            </w:r>
          </w:ins>
        </w:p>
        <w:p>
          <w:pPr>
            <w:pStyle w:val="40"/>
            <w:tabs>
              <w:tab w:val="right" w:leader="dot" w:pos="8306"/>
            </w:tabs>
            <w:rPr>
              <w:ins w:id="3217" w:author="梁元" w:date="2019-05-14T19:56:48Z"/>
            </w:rPr>
          </w:pPr>
          <w:ins w:id="3218" w:author="梁元" w:date="2019-05-14T19:56:48Z">
            <w:r>
              <w:rPr/>
              <w:fldChar w:fldCharType="begin"/>
            </w:r>
          </w:ins>
          <w:ins w:id="3219" w:author="梁元" w:date="2019-05-14T19:56:48Z">
            <w:r>
              <w:rPr/>
              <w:instrText xml:space="preserve"> HYPERLINK \l _Toc20141_WPSOffice_Level2 </w:instrText>
            </w:r>
          </w:ins>
          <w:ins w:id="3220" w:author="梁元" w:date="2019-05-14T19:56:48Z">
            <w:r>
              <w:rPr/>
              <w:fldChar w:fldCharType="separate"/>
            </w:r>
          </w:ins>
          <w:customXmlInsRangeStart w:id="3222" w:author="梁元" w:date="2019-05-14T19:56:48Z"/>
          <w:sdt>
            <w:sdtPr>
              <w:rPr>
                <w:rFonts w:asciiTheme="minorHAnsi" w:hAnsiTheme="minorHAnsi" w:eastAsiaTheme="minorEastAsia" w:cstheme="minorBidi"/>
                <w:kern w:val="2"/>
                <w:sz w:val="24"/>
                <w:szCs w:val="22"/>
                <w:lang w:val="en-US" w:eastAsia="zh-CN" w:bidi="ar-SA"/>
              </w:rPr>
              <w:id w:val="147481973"/>
              <w:placeholder>
                <w:docPart w:val="{c4149470-b934-45fa-9a20-9a8965f3b07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222"/>
              <w:ins w:id="3224" w:author="梁元" w:date="2019-05-14T19:56:48Z">
                <w:r>
                  <w:rPr>
                    <w:rFonts w:ascii="仿宋" w:hAnsi="仿宋" w:eastAsia="仿宋" w:cstheme="majorBidi"/>
                  </w:rPr>
                  <w:t xml:space="preserve">1. </w:t>
                </w:r>
              </w:ins>
              <w:ins w:id="3225" w:author="梁元" w:date="2019-05-14T19:56:48Z">
                <w:r>
                  <w:rPr>
                    <w:rFonts w:hint="eastAsia" w:ascii="仿宋" w:hAnsi="仿宋" w:eastAsia="仿宋" w:cstheme="majorBidi"/>
                  </w:rPr>
                  <w:t>通常解法</w:t>
                </w:r>
              </w:ins>
              <w:customXmlInsRangeStart w:id="3227" w:author="梁元" w:date="2019-05-14T19:56:48Z"/>
            </w:sdtContent>
          </w:sdt>
          <w:customXmlInsRangeEnd w:id="3227"/>
          <w:ins w:id="3228" w:author="梁元" w:date="2019-05-14T19:56:48Z">
            <w:r>
              <w:rPr/>
              <w:tab/>
            </w:r>
          </w:ins>
          <w:ins w:id="3229" w:author="梁元" w:date="2019-05-14T19:56:54Z">
            <w:bookmarkStart w:id="205" w:name="_Toc20141_WPSOffice_Level2Page"/>
            <w:r>
              <w:rPr/>
              <w:t>13</w:t>
            </w:r>
            <w:bookmarkEnd w:id="205"/>
          </w:ins>
          <w:ins w:id="3230" w:author="梁元" w:date="2019-05-14T19:56:48Z">
            <w:r>
              <w:rPr/>
              <w:fldChar w:fldCharType="end"/>
            </w:r>
          </w:ins>
        </w:p>
        <w:p>
          <w:pPr>
            <w:pStyle w:val="40"/>
            <w:tabs>
              <w:tab w:val="right" w:leader="dot" w:pos="8306"/>
            </w:tabs>
            <w:rPr>
              <w:ins w:id="3231" w:author="梁元" w:date="2019-05-14T19:56:48Z"/>
            </w:rPr>
          </w:pPr>
          <w:ins w:id="3232" w:author="梁元" w:date="2019-05-14T19:56:48Z">
            <w:r>
              <w:rPr/>
              <w:fldChar w:fldCharType="begin"/>
            </w:r>
          </w:ins>
          <w:ins w:id="3233" w:author="梁元" w:date="2019-05-14T19:56:48Z">
            <w:r>
              <w:rPr/>
              <w:instrText xml:space="preserve"> HYPERLINK \l _Toc6750_WPSOffice_Level2 </w:instrText>
            </w:r>
          </w:ins>
          <w:ins w:id="3234" w:author="梁元" w:date="2019-05-14T19:56:48Z">
            <w:r>
              <w:rPr/>
              <w:fldChar w:fldCharType="separate"/>
            </w:r>
          </w:ins>
          <w:customXmlInsRangeStart w:id="3236" w:author="梁元" w:date="2019-05-14T19:56:48Z"/>
          <w:sdt>
            <w:sdtPr>
              <w:rPr>
                <w:rFonts w:asciiTheme="minorHAnsi" w:hAnsiTheme="minorHAnsi" w:eastAsiaTheme="minorEastAsia" w:cstheme="minorBidi"/>
                <w:kern w:val="2"/>
                <w:sz w:val="24"/>
                <w:szCs w:val="22"/>
                <w:lang w:val="en-US" w:eastAsia="zh-CN" w:bidi="ar-SA"/>
              </w:rPr>
              <w:id w:val="147481973"/>
              <w:placeholder>
                <w:docPart w:val="{956f9ec4-6b71-4fd7-86bf-33cb42ea53a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236"/>
              <w:ins w:id="3238" w:author="梁元" w:date="2019-05-14T19:56:48Z">
                <w:r>
                  <w:rPr>
                    <w:rFonts w:ascii="仿宋" w:hAnsi="仿宋" w:eastAsia="仿宋" w:cstheme="majorBidi"/>
                  </w:rPr>
                  <w:t xml:space="preserve">2. </w:t>
                </w:r>
              </w:ins>
              <w:ins w:id="3239" w:author="梁元" w:date="2019-05-14T19:56:48Z">
                <w:r>
                  <w:rPr>
                    <w:rFonts w:hint="eastAsia" w:ascii="仿宋" w:hAnsi="仿宋" w:eastAsia="仿宋" w:cstheme="majorBidi"/>
                  </w:rPr>
                  <w:t>通用大牛级解法</w:t>
                </w:r>
              </w:ins>
              <w:customXmlInsRangeStart w:id="3241" w:author="梁元" w:date="2019-05-14T19:56:48Z"/>
            </w:sdtContent>
          </w:sdt>
          <w:customXmlInsRangeEnd w:id="3241"/>
          <w:ins w:id="3242" w:author="梁元" w:date="2019-05-14T19:56:48Z">
            <w:r>
              <w:rPr/>
              <w:tab/>
            </w:r>
          </w:ins>
          <w:ins w:id="3243" w:author="梁元" w:date="2019-05-14T19:56:54Z">
            <w:bookmarkStart w:id="206" w:name="_Toc6750_WPSOffice_Level2Page"/>
            <w:r>
              <w:rPr/>
              <w:t>13</w:t>
            </w:r>
            <w:bookmarkEnd w:id="206"/>
          </w:ins>
          <w:ins w:id="3244" w:author="梁元" w:date="2019-05-14T19:56:48Z">
            <w:r>
              <w:rPr/>
              <w:fldChar w:fldCharType="end"/>
            </w:r>
          </w:ins>
        </w:p>
        <w:p>
          <w:pPr>
            <w:pStyle w:val="40"/>
            <w:tabs>
              <w:tab w:val="right" w:leader="dot" w:pos="8306"/>
            </w:tabs>
            <w:rPr>
              <w:ins w:id="3245" w:author="梁元" w:date="2019-05-14T19:56:48Z"/>
            </w:rPr>
          </w:pPr>
          <w:ins w:id="3246" w:author="梁元" w:date="2019-05-14T19:56:48Z">
            <w:r>
              <w:rPr/>
              <w:fldChar w:fldCharType="begin"/>
            </w:r>
          </w:ins>
          <w:ins w:id="3247" w:author="梁元" w:date="2019-05-14T19:56:48Z">
            <w:r>
              <w:rPr/>
              <w:instrText xml:space="preserve"> HYPERLINK \l _Toc18910_WPSOffice_Level2 </w:instrText>
            </w:r>
          </w:ins>
          <w:ins w:id="3248" w:author="梁元" w:date="2019-05-14T19:56:48Z">
            <w:r>
              <w:rPr/>
              <w:fldChar w:fldCharType="separate"/>
            </w:r>
          </w:ins>
          <w:customXmlInsRangeStart w:id="3250" w:author="梁元" w:date="2019-05-14T19:56:48Z"/>
          <w:sdt>
            <w:sdtPr>
              <w:rPr>
                <w:rFonts w:asciiTheme="minorHAnsi" w:hAnsiTheme="minorHAnsi" w:eastAsiaTheme="minorEastAsia" w:cstheme="minorBidi"/>
                <w:kern w:val="2"/>
                <w:sz w:val="24"/>
                <w:szCs w:val="22"/>
                <w:lang w:val="en-US" w:eastAsia="zh-CN" w:bidi="ar-SA"/>
              </w:rPr>
              <w:id w:val="147481973"/>
              <w:placeholder>
                <w:docPart w:val="{302791a6-8f20-4808-b6ae-3d1564d6f6a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250"/>
              <w:ins w:id="3252" w:author="梁元" w:date="2019-05-14T19:56:48Z">
                <w:r>
                  <w:rPr>
                    <w:rFonts w:ascii="仿宋" w:hAnsi="仿宋" w:eastAsia="仿宋" w:cstheme="majorBidi"/>
                  </w:rPr>
                  <w:t xml:space="preserve">3. </w:t>
                </w:r>
              </w:ins>
              <w:ins w:id="3253" w:author="梁元" w:date="2019-05-14T19:56:48Z">
                <w:r>
                  <w:rPr>
                    <w:rFonts w:hint="eastAsia" w:ascii="仿宋" w:hAnsi="仿宋" w:eastAsia="仿宋" w:cstheme="majorBidi"/>
                  </w:rPr>
                  <w:t>解法对比及优缺点</w:t>
                </w:r>
              </w:ins>
              <w:customXmlInsRangeStart w:id="3255" w:author="梁元" w:date="2019-05-14T19:56:48Z"/>
            </w:sdtContent>
          </w:sdt>
          <w:customXmlInsRangeEnd w:id="3255"/>
          <w:ins w:id="3256" w:author="梁元" w:date="2019-05-14T19:56:48Z">
            <w:r>
              <w:rPr/>
              <w:tab/>
            </w:r>
          </w:ins>
          <w:ins w:id="3257" w:author="梁元" w:date="2019-05-14T19:56:54Z">
            <w:bookmarkStart w:id="207" w:name="_Toc18910_WPSOffice_Level2Page"/>
            <w:r>
              <w:rPr/>
              <w:t>15</w:t>
            </w:r>
            <w:bookmarkEnd w:id="207"/>
          </w:ins>
          <w:ins w:id="3258" w:author="梁元" w:date="2019-05-14T19:56:48Z">
            <w:r>
              <w:rPr/>
              <w:fldChar w:fldCharType="end"/>
            </w:r>
          </w:ins>
        </w:p>
        <w:p>
          <w:pPr>
            <w:pStyle w:val="40"/>
            <w:tabs>
              <w:tab w:val="right" w:leader="dot" w:pos="8306"/>
            </w:tabs>
            <w:rPr>
              <w:ins w:id="3259" w:author="梁元" w:date="2019-05-14T19:56:48Z"/>
            </w:rPr>
          </w:pPr>
          <w:ins w:id="3260" w:author="梁元" w:date="2019-05-14T19:56:48Z">
            <w:r>
              <w:rPr/>
              <w:fldChar w:fldCharType="begin"/>
            </w:r>
          </w:ins>
          <w:ins w:id="3261" w:author="梁元" w:date="2019-05-14T19:56:48Z">
            <w:r>
              <w:rPr/>
              <w:instrText xml:space="preserve"> HYPERLINK \l _Toc14679_WPSOffice_Level2 </w:instrText>
            </w:r>
          </w:ins>
          <w:ins w:id="3262" w:author="梁元" w:date="2019-05-14T19:56:48Z">
            <w:r>
              <w:rPr/>
              <w:fldChar w:fldCharType="separate"/>
            </w:r>
          </w:ins>
          <w:customXmlInsRangeStart w:id="3264" w:author="梁元" w:date="2019-05-14T19:56:48Z"/>
          <w:sdt>
            <w:sdtPr>
              <w:rPr>
                <w:rFonts w:asciiTheme="minorHAnsi" w:hAnsiTheme="minorHAnsi" w:eastAsiaTheme="minorEastAsia" w:cstheme="minorBidi"/>
                <w:kern w:val="2"/>
                <w:sz w:val="24"/>
                <w:szCs w:val="22"/>
                <w:lang w:val="en-US" w:eastAsia="zh-CN" w:bidi="ar-SA"/>
              </w:rPr>
              <w:id w:val="147481973"/>
              <w:placeholder>
                <w:docPart w:val="{5aaf7f1a-8083-4681-b5e5-4da32ed8de8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264"/>
              <w:ins w:id="3266" w:author="梁元" w:date="2019-05-14T19:56:48Z">
                <w:r>
                  <w:rPr>
                    <w:rFonts w:ascii="仿宋" w:hAnsi="仿宋" w:eastAsia="仿宋" w:cstheme="majorBidi"/>
                  </w:rPr>
                  <w:t xml:space="preserve">4. </w:t>
                </w:r>
              </w:ins>
              <w:ins w:id="3267" w:author="梁元" w:date="2019-05-14T19:56:48Z">
                <w:r>
                  <w:rPr>
                    <w:rFonts w:hint="eastAsia" w:ascii="仿宋" w:hAnsi="仿宋" w:eastAsia="仿宋" w:cstheme="majorBidi"/>
                  </w:rPr>
                  <w:t>项目中体现经验的点</w:t>
                </w:r>
              </w:ins>
              <w:customXmlInsRangeStart w:id="3269" w:author="梁元" w:date="2019-05-14T19:56:48Z"/>
            </w:sdtContent>
          </w:sdt>
          <w:customXmlInsRangeEnd w:id="3269"/>
          <w:ins w:id="3270" w:author="梁元" w:date="2019-05-14T19:56:48Z">
            <w:r>
              <w:rPr/>
              <w:tab/>
            </w:r>
          </w:ins>
          <w:ins w:id="3271" w:author="梁元" w:date="2019-05-14T19:56:54Z">
            <w:bookmarkStart w:id="208" w:name="_Toc14679_WPSOffice_Level2Page"/>
            <w:r>
              <w:rPr/>
              <w:t>15</w:t>
            </w:r>
            <w:bookmarkEnd w:id="208"/>
          </w:ins>
          <w:ins w:id="3272" w:author="梁元" w:date="2019-05-14T19:56:48Z">
            <w:r>
              <w:rPr/>
              <w:fldChar w:fldCharType="end"/>
            </w:r>
          </w:ins>
        </w:p>
        <w:p>
          <w:pPr>
            <w:pStyle w:val="40"/>
            <w:tabs>
              <w:tab w:val="right" w:leader="dot" w:pos="8306"/>
            </w:tabs>
            <w:rPr>
              <w:ins w:id="3273" w:author="梁元" w:date="2019-05-14T19:56:48Z"/>
            </w:rPr>
          </w:pPr>
          <w:ins w:id="3274" w:author="梁元" w:date="2019-05-14T19:56:48Z">
            <w:r>
              <w:rPr/>
              <w:fldChar w:fldCharType="begin"/>
            </w:r>
          </w:ins>
          <w:ins w:id="3275" w:author="梁元" w:date="2019-05-14T19:56:48Z">
            <w:r>
              <w:rPr/>
              <w:instrText xml:space="preserve"> HYPERLINK \l _Toc4077_WPSOffice_Level2 </w:instrText>
            </w:r>
          </w:ins>
          <w:ins w:id="3276" w:author="梁元" w:date="2019-05-14T19:56:48Z">
            <w:r>
              <w:rPr/>
              <w:fldChar w:fldCharType="separate"/>
            </w:r>
          </w:ins>
          <w:customXmlInsRangeStart w:id="3278" w:author="梁元" w:date="2019-05-14T19:56:48Z"/>
          <w:sdt>
            <w:sdtPr>
              <w:rPr>
                <w:rFonts w:asciiTheme="minorHAnsi" w:hAnsiTheme="minorHAnsi" w:eastAsiaTheme="minorEastAsia" w:cstheme="minorBidi"/>
                <w:kern w:val="2"/>
                <w:sz w:val="24"/>
                <w:szCs w:val="22"/>
                <w:lang w:val="en-US" w:eastAsia="zh-CN" w:bidi="ar-SA"/>
              </w:rPr>
              <w:id w:val="147481973"/>
              <w:placeholder>
                <w:docPart w:val="{f497bedb-f147-44d2-a5e4-4b592038362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278"/>
              <w:ins w:id="3280" w:author="梁元" w:date="2019-05-14T19:56:48Z">
                <w:r>
                  <w:rPr>
                    <w:rFonts w:ascii="仿宋" w:hAnsi="仿宋" w:eastAsia="仿宋" w:cstheme="majorBidi"/>
                  </w:rPr>
                  <w:t xml:space="preserve">5. </w:t>
                </w:r>
              </w:ins>
              <w:ins w:id="3281" w:author="梁元" w:date="2019-05-14T19:56:48Z">
                <w:r>
                  <w:rPr>
                    <w:rFonts w:hint="eastAsia" w:ascii="仿宋" w:hAnsi="仿宋" w:eastAsia="仿宋" w:cstheme="majorBidi"/>
                  </w:rPr>
                  <w:t>论坛参考</w:t>
                </w:r>
              </w:ins>
              <w:customXmlInsRangeStart w:id="3283" w:author="梁元" w:date="2019-05-14T19:56:48Z"/>
            </w:sdtContent>
          </w:sdt>
          <w:customXmlInsRangeEnd w:id="3283"/>
          <w:ins w:id="3284" w:author="梁元" w:date="2019-05-14T19:56:48Z">
            <w:r>
              <w:rPr/>
              <w:tab/>
            </w:r>
          </w:ins>
          <w:ins w:id="3285" w:author="梁元" w:date="2019-05-14T19:56:54Z">
            <w:bookmarkStart w:id="209" w:name="_Toc4077_WPSOffice_Level2Page"/>
            <w:r>
              <w:rPr/>
              <w:t>15</w:t>
            </w:r>
            <w:bookmarkEnd w:id="209"/>
          </w:ins>
          <w:ins w:id="3286" w:author="梁元" w:date="2019-05-14T19:56:48Z">
            <w:r>
              <w:rPr/>
              <w:fldChar w:fldCharType="end"/>
            </w:r>
          </w:ins>
        </w:p>
        <w:p>
          <w:pPr>
            <w:pStyle w:val="39"/>
            <w:tabs>
              <w:tab w:val="right" w:leader="dot" w:pos="8306"/>
            </w:tabs>
            <w:rPr>
              <w:ins w:id="3287" w:author="梁元" w:date="2019-05-14T19:56:48Z"/>
            </w:rPr>
          </w:pPr>
          <w:ins w:id="3288" w:author="梁元" w:date="2019-05-14T19:56:48Z">
            <w:r>
              <w:rPr>
                <w:b/>
                <w:bCs/>
              </w:rPr>
              <w:fldChar w:fldCharType="begin"/>
            </w:r>
          </w:ins>
          <w:ins w:id="3289" w:author="梁元" w:date="2019-05-14T19:56:48Z">
            <w:r>
              <w:rPr/>
              <w:instrText xml:space="preserve"> HYPERLINK \l _Toc31907_WPSOffice_Level1 </w:instrText>
            </w:r>
          </w:ins>
          <w:ins w:id="3290" w:author="梁元" w:date="2019-05-14T19:56:48Z">
            <w:r>
              <w:rPr>
                <w:b/>
                <w:bCs/>
              </w:rPr>
              <w:fldChar w:fldCharType="separate"/>
            </w:r>
          </w:ins>
          <w:customXmlInsRangeStart w:id="3292" w:author="梁元" w:date="2019-05-14T19:56:48Z"/>
          <w:sdt>
            <w:sdtPr>
              <w:rPr>
                <w:rFonts w:asciiTheme="minorHAnsi" w:hAnsiTheme="minorHAnsi" w:eastAsiaTheme="minorEastAsia" w:cstheme="minorBidi"/>
                <w:b/>
                <w:bCs/>
                <w:kern w:val="2"/>
                <w:sz w:val="24"/>
                <w:szCs w:val="22"/>
                <w:lang w:val="en-US" w:eastAsia="zh-CN" w:bidi="ar-SA"/>
              </w:rPr>
              <w:id w:val="147481973"/>
              <w:placeholder>
                <w:docPart w:val="{c919baee-eb9d-4a23-aa7f-277ebd914df9}"/>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3292"/>
              <w:ins w:id="3294" w:author="梁元" w:date="2019-05-14T19:56:48Z">
                <w:r>
                  <w:rPr>
                    <w:rFonts w:ascii="仿宋" w:hAnsi="仿宋" w:eastAsia="仿宋" w:cstheme="minorBidi"/>
                    <w:b/>
                    <w:bCs/>
                  </w:rPr>
                  <w:t xml:space="preserve">三十五、 </w:t>
                </w:r>
              </w:ins>
              <w:ins w:id="3295" w:author="梁元" w:date="2019-05-14T19:56:48Z">
                <w:r>
                  <w:rPr>
                    <w:rFonts w:hint="eastAsia" w:ascii="仿宋" w:hAnsi="仿宋" w:eastAsia="仿宋" w:cstheme="minorBidi"/>
                    <w:b/>
                    <w:bCs/>
                  </w:rPr>
                  <w:t>解释一下跨域有几种方法？</w:t>
                </w:r>
              </w:ins>
              <w:customXmlInsRangeStart w:id="3297" w:author="梁元" w:date="2019-05-14T19:56:48Z"/>
            </w:sdtContent>
          </w:sdt>
          <w:customXmlInsRangeEnd w:id="3297"/>
          <w:ins w:id="3298" w:author="梁元" w:date="2019-05-14T19:56:48Z">
            <w:r>
              <w:rPr>
                <w:b/>
                <w:bCs/>
              </w:rPr>
              <w:tab/>
            </w:r>
          </w:ins>
          <w:ins w:id="3299" w:author="梁元" w:date="2019-05-14T19:56:54Z">
            <w:bookmarkStart w:id="210" w:name="_Toc31907_WPSOffice_Level1Page"/>
            <w:r>
              <w:rPr>
                <w:b/>
                <w:bCs/>
              </w:rPr>
              <w:t>15</w:t>
            </w:r>
            <w:bookmarkEnd w:id="210"/>
          </w:ins>
          <w:ins w:id="3300" w:author="梁元" w:date="2019-05-14T19:56:48Z">
            <w:r>
              <w:rPr>
                <w:b/>
                <w:bCs/>
              </w:rPr>
              <w:fldChar w:fldCharType="end"/>
            </w:r>
          </w:ins>
        </w:p>
        <w:p>
          <w:pPr>
            <w:pStyle w:val="40"/>
            <w:tabs>
              <w:tab w:val="right" w:leader="dot" w:pos="8306"/>
            </w:tabs>
            <w:rPr>
              <w:ins w:id="3301" w:author="梁元" w:date="2019-05-14T20:01:10Z"/>
            </w:rPr>
          </w:pPr>
          <w:ins w:id="3302" w:author="梁元" w:date="2019-05-14T20:01:10Z">
            <w:r>
              <w:rPr/>
              <w:fldChar w:fldCharType="begin"/>
            </w:r>
          </w:ins>
          <w:ins w:id="3303" w:author="梁元" w:date="2019-05-14T20:01:10Z">
            <w:r>
              <w:rPr/>
              <w:instrText xml:space="preserve"> HYPERLINK \l _Toc19315_WPSOffice_Level2 </w:instrText>
            </w:r>
          </w:ins>
          <w:ins w:id="3304" w:author="梁元" w:date="2019-05-14T20:01:10Z">
            <w:r>
              <w:rPr/>
              <w:fldChar w:fldCharType="separate"/>
            </w:r>
          </w:ins>
          <w:customXmlInsRangeStart w:id="3306" w:author="梁元" w:date="2019-05-14T20:01:10Z"/>
          <w:sdt>
            <w:sdtPr>
              <w:rPr>
                <w:rFonts w:asciiTheme="minorHAnsi" w:hAnsiTheme="minorHAnsi" w:eastAsiaTheme="minorEastAsia" w:cstheme="minorBidi"/>
                <w:kern w:val="2"/>
                <w:sz w:val="24"/>
                <w:szCs w:val="22"/>
                <w:lang w:val="en-US" w:eastAsia="zh-CN" w:bidi="ar-SA"/>
              </w:rPr>
              <w:id w:val="147481973"/>
              <w:placeholder>
                <w:docPart w:val="{404aff0e-39bb-4e20-a699-28e3834dc96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306"/>
              <w:ins w:id="3308" w:author="梁元" w:date="2019-05-14T20:01:10Z">
                <w:r>
                  <w:rPr>
                    <w:rFonts w:ascii="仿宋" w:hAnsi="仿宋" w:eastAsia="仿宋" w:cstheme="majorBidi"/>
                  </w:rPr>
                  <w:t xml:space="preserve">7. </w:t>
                </w:r>
              </w:ins>
              <w:ins w:id="3309" w:author="梁元" w:date="2019-05-14T20:01:10Z">
                <w:r>
                  <w:rPr>
                    <w:rFonts w:hint="eastAsia" w:ascii="仿宋" w:hAnsi="仿宋" w:eastAsia="仿宋" w:cstheme="majorBidi"/>
                  </w:rPr>
                  <w:t>通常解法</w:t>
                </w:r>
              </w:ins>
              <w:customXmlInsRangeStart w:id="3311" w:author="梁元" w:date="2019-05-14T20:01:10Z"/>
            </w:sdtContent>
          </w:sdt>
          <w:customXmlInsRangeEnd w:id="3311"/>
          <w:ins w:id="3312" w:author="梁元" w:date="2019-05-14T20:01:10Z">
            <w:r>
              <w:rPr/>
              <w:tab/>
            </w:r>
          </w:ins>
          <w:ins w:id="3313" w:author="梁元" w:date="2019-05-14T20:01:10Z">
            <w:r>
              <w:rPr/>
              <w:t>8</w:t>
            </w:r>
          </w:ins>
          <w:ins w:id="3314" w:author="梁元" w:date="2019-05-14T20:01:10Z">
            <w:r>
              <w:rPr/>
              <w:fldChar w:fldCharType="end"/>
            </w:r>
          </w:ins>
        </w:p>
        <w:p>
          <w:pPr>
            <w:pStyle w:val="40"/>
            <w:tabs>
              <w:tab w:val="right" w:leader="dot" w:pos="8306"/>
            </w:tabs>
            <w:rPr>
              <w:ins w:id="3315" w:author="梁元" w:date="2019-05-14T20:01:10Z"/>
            </w:rPr>
          </w:pPr>
          <w:ins w:id="3316" w:author="梁元" w:date="2019-05-14T20:01:10Z">
            <w:r>
              <w:rPr/>
              <w:fldChar w:fldCharType="begin"/>
            </w:r>
          </w:ins>
          <w:ins w:id="3317" w:author="梁元" w:date="2019-05-14T20:01:10Z">
            <w:r>
              <w:rPr/>
              <w:instrText xml:space="preserve"> HYPERLINK \l _Toc3046_WPSOffice_Level2 </w:instrText>
            </w:r>
          </w:ins>
          <w:ins w:id="3318" w:author="梁元" w:date="2019-05-14T20:01:10Z">
            <w:r>
              <w:rPr/>
              <w:fldChar w:fldCharType="separate"/>
            </w:r>
          </w:ins>
          <w:customXmlInsRangeStart w:id="3320" w:author="梁元" w:date="2019-05-14T20:01:10Z"/>
          <w:sdt>
            <w:sdtPr>
              <w:rPr>
                <w:rFonts w:asciiTheme="minorHAnsi" w:hAnsiTheme="minorHAnsi" w:eastAsiaTheme="minorEastAsia" w:cstheme="minorBidi"/>
                <w:kern w:val="2"/>
                <w:sz w:val="24"/>
                <w:szCs w:val="22"/>
                <w:lang w:val="en-US" w:eastAsia="zh-CN" w:bidi="ar-SA"/>
              </w:rPr>
              <w:id w:val="147481973"/>
              <w:placeholder>
                <w:docPart w:val="{ba7960be-e612-41b1-b092-3fd8cf17fa0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320"/>
              <w:ins w:id="3322" w:author="梁元" w:date="2019-05-14T20:01:10Z">
                <w:r>
                  <w:rPr>
                    <w:rFonts w:ascii="仿宋" w:hAnsi="仿宋" w:eastAsia="仿宋" w:cstheme="majorBidi"/>
                  </w:rPr>
                  <w:t xml:space="preserve">8. </w:t>
                </w:r>
              </w:ins>
              <w:ins w:id="3323" w:author="梁元" w:date="2019-05-14T20:01:10Z">
                <w:r>
                  <w:rPr>
                    <w:rFonts w:hint="eastAsia" w:ascii="仿宋" w:hAnsi="仿宋" w:eastAsia="仿宋" w:cstheme="majorBidi"/>
                  </w:rPr>
                  <w:t>通用大牛级解法</w:t>
                </w:r>
              </w:ins>
              <w:customXmlInsRangeStart w:id="3325" w:author="梁元" w:date="2019-05-14T20:01:10Z"/>
            </w:sdtContent>
          </w:sdt>
          <w:customXmlInsRangeEnd w:id="3325"/>
          <w:ins w:id="3326" w:author="梁元" w:date="2019-05-14T20:01:10Z">
            <w:r>
              <w:rPr/>
              <w:tab/>
            </w:r>
          </w:ins>
          <w:ins w:id="3327" w:author="梁元" w:date="2019-05-14T20:01:10Z">
            <w:r>
              <w:rPr/>
              <w:t>9</w:t>
            </w:r>
          </w:ins>
          <w:ins w:id="3328" w:author="梁元" w:date="2019-05-14T20:01:10Z">
            <w:r>
              <w:rPr/>
              <w:fldChar w:fldCharType="end"/>
            </w:r>
          </w:ins>
        </w:p>
        <w:p>
          <w:pPr>
            <w:pStyle w:val="40"/>
            <w:tabs>
              <w:tab w:val="right" w:leader="dot" w:pos="8306"/>
            </w:tabs>
            <w:rPr>
              <w:ins w:id="3329" w:author="梁元" w:date="2019-05-14T20:01:10Z"/>
            </w:rPr>
          </w:pPr>
          <w:ins w:id="3330" w:author="梁元" w:date="2019-05-14T20:01:10Z">
            <w:r>
              <w:rPr/>
              <w:fldChar w:fldCharType="begin"/>
            </w:r>
          </w:ins>
          <w:ins w:id="3331" w:author="梁元" w:date="2019-05-14T20:01:10Z">
            <w:r>
              <w:rPr/>
              <w:instrText xml:space="preserve"> HYPERLINK \l _Toc19700_WPSOffice_Level2 </w:instrText>
            </w:r>
          </w:ins>
          <w:ins w:id="3332" w:author="梁元" w:date="2019-05-14T20:01:10Z">
            <w:r>
              <w:rPr/>
              <w:fldChar w:fldCharType="separate"/>
            </w:r>
          </w:ins>
          <w:customXmlInsRangeStart w:id="3334" w:author="梁元" w:date="2019-05-14T20:01:10Z"/>
          <w:sdt>
            <w:sdtPr>
              <w:rPr>
                <w:rFonts w:asciiTheme="minorHAnsi" w:hAnsiTheme="minorHAnsi" w:eastAsiaTheme="minorEastAsia" w:cstheme="minorBidi"/>
                <w:kern w:val="2"/>
                <w:sz w:val="24"/>
                <w:szCs w:val="22"/>
                <w:lang w:val="en-US" w:eastAsia="zh-CN" w:bidi="ar-SA"/>
              </w:rPr>
              <w:id w:val="147481973"/>
              <w:placeholder>
                <w:docPart w:val="{aeac41ce-cea4-4fdd-a922-43f77f2d551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334"/>
              <w:ins w:id="3336" w:author="梁元" w:date="2019-05-14T20:01:10Z">
                <w:r>
                  <w:rPr>
                    <w:rFonts w:ascii="仿宋" w:hAnsi="仿宋" w:eastAsia="仿宋" w:cstheme="majorBidi"/>
                  </w:rPr>
                  <w:t xml:space="preserve">9. </w:t>
                </w:r>
              </w:ins>
              <w:ins w:id="3337" w:author="梁元" w:date="2019-05-14T20:01:10Z">
                <w:r>
                  <w:rPr>
                    <w:rFonts w:hint="eastAsia" w:ascii="仿宋" w:hAnsi="仿宋" w:eastAsia="仿宋" w:cstheme="majorBidi"/>
                  </w:rPr>
                  <w:t>解法对比及优缺点</w:t>
                </w:r>
              </w:ins>
              <w:customXmlInsRangeStart w:id="3339" w:author="梁元" w:date="2019-05-14T20:01:10Z"/>
            </w:sdtContent>
          </w:sdt>
          <w:customXmlInsRangeEnd w:id="3339"/>
          <w:ins w:id="3340" w:author="梁元" w:date="2019-05-14T20:01:10Z">
            <w:r>
              <w:rPr/>
              <w:tab/>
            </w:r>
          </w:ins>
          <w:ins w:id="3341" w:author="梁元" w:date="2019-05-14T20:01:10Z">
            <w:r>
              <w:rPr/>
              <w:t>9</w:t>
            </w:r>
          </w:ins>
          <w:ins w:id="3342" w:author="梁元" w:date="2019-05-14T20:01:10Z">
            <w:r>
              <w:rPr/>
              <w:fldChar w:fldCharType="end"/>
            </w:r>
          </w:ins>
        </w:p>
        <w:p>
          <w:pPr>
            <w:pStyle w:val="40"/>
            <w:tabs>
              <w:tab w:val="right" w:leader="dot" w:pos="8306"/>
            </w:tabs>
            <w:rPr>
              <w:ins w:id="3343" w:author="梁元" w:date="2019-05-14T20:01:10Z"/>
            </w:rPr>
          </w:pPr>
          <w:ins w:id="3344" w:author="梁元" w:date="2019-05-14T20:01:10Z">
            <w:r>
              <w:rPr/>
              <w:fldChar w:fldCharType="begin"/>
            </w:r>
          </w:ins>
          <w:ins w:id="3345" w:author="梁元" w:date="2019-05-14T20:01:10Z">
            <w:r>
              <w:rPr/>
              <w:instrText xml:space="preserve"> HYPERLINK \l _Toc31558_WPSOffice_Level2 </w:instrText>
            </w:r>
          </w:ins>
          <w:ins w:id="3346" w:author="梁元" w:date="2019-05-14T20:01:10Z">
            <w:r>
              <w:rPr/>
              <w:fldChar w:fldCharType="separate"/>
            </w:r>
          </w:ins>
          <w:customXmlInsRangeStart w:id="3348" w:author="梁元" w:date="2019-05-14T20:01:10Z"/>
          <w:sdt>
            <w:sdtPr>
              <w:rPr>
                <w:rFonts w:asciiTheme="minorHAnsi" w:hAnsiTheme="minorHAnsi" w:eastAsiaTheme="minorEastAsia" w:cstheme="minorBidi"/>
                <w:kern w:val="2"/>
                <w:sz w:val="24"/>
                <w:szCs w:val="22"/>
                <w:lang w:val="en-US" w:eastAsia="zh-CN" w:bidi="ar-SA"/>
              </w:rPr>
              <w:id w:val="147481973"/>
              <w:placeholder>
                <w:docPart w:val="{bf48d5bf-6679-466d-8f72-4ecc03cc27f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348"/>
              <w:ins w:id="3350" w:author="梁元" w:date="2019-05-14T20:01:10Z">
                <w:r>
                  <w:rPr>
                    <w:rFonts w:ascii="仿宋" w:hAnsi="仿宋" w:eastAsia="仿宋" w:cstheme="majorBidi"/>
                  </w:rPr>
                  <w:t xml:space="preserve">10. </w:t>
                </w:r>
              </w:ins>
              <w:ins w:id="3351" w:author="梁元" w:date="2019-05-14T20:01:10Z">
                <w:r>
                  <w:rPr>
                    <w:rFonts w:hint="eastAsia" w:ascii="仿宋" w:hAnsi="仿宋" w:eastAsia="仿宋" w:cstheme="majorBidi"/>
                  </w:rPr>
                  <w:t>延伸及扩展问题回答参考</w:t>
                </w:r>
              </w:ins>
              <w:customXmlInsRangeStart w:id="3353" w:author="梁元" w:date="2019-05-14T20:01:10Z"/>
            </w:sdtContent>
          </w:sdt>
          <w:customXmlInsRangeEnd w:id="3353"/>
          <w:ins w:id="3354" w:author="梁元" w:date="2019-05-14T20:01:10Z">
            <w:r>
              <w:rPr/>
              <w:tab/>
            </w:r>
          </w:ins>
          <w:ins w:id="3355" w:author="梁元" w:date="2019-05-14T20:01:10Z">
            <w:r>
              <w:rPr/>
              <w:t>10</w:t>
            </w:r>
          </w:ins>
          <w:ins w:id="3356" w:author="梁元" w:date="2019-05-14T20:01:10Z">
            <w:r>
              <w:rPr/>
              <w:fldChar w:fldCharType="end"/>
            </w:r>
          </w:ins>
        </w:p>
        <w:p>
          <w:pPr>
            <w:pStyle w:val="40"/>
            <w:tabs>
              <w:tab w:val="right" w:leader="dot" w:pos="8306"/>
            </w:tabs>
            <w:rPr>
              <w:ins w:id="3357" w:author="梁元" w:date="2019-05-14T20:01:10Z"/>
            </w:rPr>
          </w:pPr>
          <w:ins w:id="3358" w:author="梁元" w:date="2019-05-14T20:01:10Z">
            <w:r>
              <w:rPr/>
              <w:fldChar w:fldCharType="begin"/>
            </w:r>
          </w:ins>
          <w:ins w:id="3359" w:author="梁元" w:date="2019-05-14T20:01:10Z">
            <w:r>
              <w:rPr/>
              <w:instrText xml:space="preserve"> HYPERLINK \l _Toc29131_WPSOffice_Level2 </w:instrText>
            </w:r>
          </w:ins>
          <w:ins w:id="3360" w:author="梁元" w:date="2019-05-14T20:01:10Z">
            <w:r>
              <w:rPr/>
              <w:fldChar w:fldCharType="separate"/>
            </w:r>
          </w:ins>
          <w:customXmlInsRangeStart w:id="3362" w:author="梁元" w:date="2019-05-14T20:01:10Z"/>
          <w:sdt>
            <w:sdtPr>
              <w:rPr>
                <w:rFonts w:asciiTheme="minorHAnsi" w:hAnsiTheme="minorHAnsi" w:eastAsiaTheme="minorEastAsia" w:cstheme="minorBidi"/>
                <w:kern w:val="2"/>
                <w:sz w:val="24"/>
                <w:szCs w:val="22"/>
                <w:lang w:val="en-US" w:eastAsia="zh-CN" w:bidi="ar-SA"/>
              </w:rPr>
              <w:id w:val="147481973"/>
              <w:placeholder>
                <w:docPart w:val="{12bb396f-90c5-4fa4-b74c-be488beed37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362"/>
              <w:ins w:id="3364" w:author="梁元" w:date="2019-05-14T20:01:10Z">
                <w:r>
                  <w:rPr>
                    <w:rFonts w:ascii="仿宋" w:hAnsi="仿宋" w:eastAsia="仿宋" w:cstheme="majorBidi"/>
                  </w:rPr>
                  <w:t xml:space="preserve">11. </w:t>
                </w:r>
              </w:ins>
              <w:ins w:id="3365" w:author="梁元" w:date="2019-05-14T20:01:10Z">
                <w:r>
                  <w:rPr>
                    <w:rFonts w:hint="eastAsia" w:ascii="仿宋" w:hAnsi="仿宋" w:eastAsia="仿宋" w:cstheme="majorBidi"/>
                  </w:rPr>
                  <w:t>项目中体现经验的点</w:t>
                </w:r>
              </w:ins>
              <w:customXmlInsRangeStart w:id="3367" w:author="梁元" w:date="2019-05-14T20:01:10Z"/>
            </w:sdtContent>
          </w:sdt>
          <w:customXmlInsRangeEnd w:id="3367"/>
          <w:ins w:id="3368" w:author="梁元" w:date="2019-05-14T20:01:10Z">
            <w:r>
              <w:rPr/>
              <w:tab/>
            </w:r>
          </w:ins>
          <w:ins w:id="3369" w:author="梁元" w:date="2019-05-14T20:01:10Z">
            <w:r>
              <w:rPr/>
              <w:t>10</w:t>
            </w:r>
          </w:ins>
          <w:ins w:id="3370" w:author="梁元" w:date="2019-05-14T20:01:10Z">
            <w:r>
              <w:rPr/>
              <w:fldChar w:fldCharType="end"/>
            </w:r>
          </w:ins>
        </w:p>
        <w:p>
          <w:pPr>
            <w:pStyle w:val="39"/>
            <w:tabs>
              <w:tab w:val="right" w:leader="dot" w:pos="8306"/>
            </w:tabs>
            <w:rPr>
              <w:ins w:id="3371" w:author="梁元" w:date="2019-05-14T20:01:12Z"/>
            </w:rPr>
          </w:pPr>
          <w:ins w:id="3372" w:author="梁元" w:date="2019-05-14T20:01:10Z">
            <w:r>
              <w:rPr/>
              <w:fldChar w:fldCharType="begin"/>
            </w:r>
          </w:ins>
          <w:ins w:id="3373" w:author="梁元" w:date="2019-05-14T20:01:10Z">
            <w:r>
              <w:rPr/>
              <w:instrText xml:space="preserve"> HYPERLINK \l _Toc18431_WPSOffice_Level2 </w:instrText>
            </w:r>
          </w:ins>
          <w:ins w:id="3374" w:author="梁元" w:date="2019-05-14T20:01:10Z">
            <w:r>
              <w:rPr/>
              <w:fldChar w:fldCharType="separate"/>
            </w:r>
          </w:ins>
          <w:customXmlInsRangeStart w:id="3376" w:author="梁元" w:date="2019-05-14T20:01:10Z"/>
          <w:sdt>
            <w:sdtPr>
              <w:rPr>
                <w:rFonts w:asciiTheme="minorHAnsi" w:hAnsiTheme="minorHAnsi" w:eastAsiaTheme="minorEastAsia" w:cstheme="minorBidi"/>
                <w:kern w:val="2"/>
                <w:sz w:val="24"/>
                <w:szCs w:val="22"/>
                <w:lang w:val="en-US" w:eastAsia="zh-CN" w:bidi="ar-SA"/>
              </w:rPr>
              <w:id w:val="147481970"/>
              <w:placeholder>
                <w:docPart w:val="{a1fbddb8-1ffc-4fa6-9d94-70da0767076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376"/>
              <w:ins w:id="3378" w:author="梁元" w:date="2019-05-14T20:01:16Z">
                <w:r>
                  <w:rPr>
                    <w:rFonts w:hint="eastAsia" w:cstheme="minorBidi"/>
                    <w:kern w:val="2"/>
                    <w:sz w:val="24"/>
                    <w:szCs w:val="22"/>
                    <w:lang w:val="en-US" w:eastAsia="zh-CN" w:bidi="ar-SA"/>
                  </w:rPr>
                  <w:t xml:space="preserve"> </w:t>
                </w:r>
              </w:ins>
              <w:ins w:id="3379" w:author="梁元" w:date="2019-05-14T20:01:17Z">
                <w:r>
                  <w:rPr>
                    <w:rFonts w:hint="eastAsia" w:cstheme="minorBidi"/>
                    <w:kern w:val="2"/>
                    <w:sz w:val="24"/>
                    <w:szCs w:val="22"/>
                    <w:lang w:val="en-US" w:eastAsia="zh-CN" w:bidi="ar-SA"/>
                  </w:rPr>
                  <w:t xml:space="preserve">  </w:t>
                </w:r>
              </w:ins>
              <w:ins w:id="3380" w:author="梁元" w:date="2019-05-14T20:01:18Z">
                <w:r>
                  <w:rPr>
                    <w:rFonts w:hint="eastAsia" w:cstheme="minorBidi"/>
                    <w:kern w:val="2"/>
                    <w:sz w:val="24"/>
                    <w:szCs w:val="22"/>
                    <w:lang w:val="en-US" w:eastAsia="zh-CN" w:bidi="ar-SA"/>
                  </w:rPr>
                  <w:t xml:space="preserve"> </w:t>
                </w:r>
              </w:ins>
              <w:ins w:id="3381" w:author="梁元" w:date="2019-05-14T20:01:10Z">
                <w:r>
                  <w:rPr>
                    <w:rFonts w:ascii="仿宋" w:hAnsi="仿宋" w:eastAsia="仿宋" w:cstheme="majorBidi"/>
                  </w:rPr>
                  <w:t xml:space="preserve">12. </w:t>
                </w:r>
              </w:ins>
              <w:ins w:id="3382" w:author="梁元" w:date="2019-05-14T20:01:10Z">
                <w:r>
                  <w:rPr>
                    <w:rFonts w:hint="eastAsia" w:ascii="仿宋" w:hAnsi="仿宋" w:eastAsia="仿宋" w:cstheme="majorBidi"/>
                  </w:rPr>
                  <w:t>论坛参考</w:t>
                </w:r>
              </w:ins>
              <w:customXmlInsRangeStart w:id="3384" w:author="梁元" w:date="2019-05-14T20:01:10Z"/>
            </w:sdtContent>
          </w:sdt>
          <w:customXmlInsRangeEnd w:id="3384"/>
          <w:ins w:id="3385" w:author="梁元" w:date="2019-05-14T20:01:10Z">
            <w:r>
              <w:rPr/>
              <w:tab/>
            </w:r>
          </w:ins>
          <w:ins w:id="3386" w:author="梁元" w:date="2019-05-14T20:01:10Z">
            <w:r>
              <w:rPr/>
              <w:t>10</w:t>
            </w:r>
          </w:ins>
          <w:ins w:id="3387" w:author="梁元" w:date="2019-05-14T20:01:10Z">
            <w:r>
              <w:rPr/>
              <w:fldChar w:fldCharType="end"/>
            </w:r>
          </w:ins>
        </w:p>
        <w:p>
          <w:pPr>
            <w:pStyle w:val="39"/>
            <w:tabs>
              <w:tab w:val="right" w:leader="dot" w:pos="8306"/>
            </w:tabs>
            <w:rPr>
              <w:ins w:id="3388" w:author="梁元" w:date="2019-05-14T19:56:48Z"/>
            </w:rPr>
          </w:pPr>
          <w:ins w:id="3389" w:author="梁元" w:date="2019-05-14T19:56:48Z">
            <w:r>
              <w:rPr>
                <w:b/>
                <w:bCs/>
              </w:rPr>
              <w:fldChar w:fldCharType="begin"/>
            </w:r>
          </w:ins>
          <w:ins w:id="3390" w:author="梁元" w:date="2019-05-14T19:56:48Z">
            <w:r>
              <w:rPr/>
              <w:instrText xml:space="preserve"> HYPERLINK \l _Toc8263_WPSOffice_Level1 </w:instrText>
            </w:r>
          </w:ins>
          <w:ins w:id="3391" w:author="梁元" w:date="2019-05-14T19:56:48Z">
            <w:r>
              <w:rPr>
                <w:b/>
                <w:bCs/>
              </w:rPr>
              <w:fldChar w:fldCharType="separate"/>
            </w:r>
          </w:ins>
          <w:customXmlInsRangeStart w:id="3393" w:author="梁元" w:date="2019-05-14T19:56:48Z"/>
          <w:sdt>
            <w:sdtPr>
              <w:rPr>
                <w:rFonts w:asciiTheme="minorHAnsi" w:hAnsiTheme="minorHAnsi" w:eastAsiaTheme="minorEastAsia" w:cstheme="minorBidi"/>
                <w:b/>
                <w:bCs/>
                <w:kern w:val="2"/>
                <w:sz w:val="24"/>
                <w:szCs w:val="22"/>
                <w:lang w:val="en-US" w:eastAsia="zh-CN" w:bidi="ar-SA"/>
              </w:rPr>
              <w:id w:val="147481973"/>
              <w:placeholder>
                <w:docPart w:val="{8d8e2c09-355e-4106-b176-f50692995672}"/>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3393"/>
              <w:ins w:id="3395" w:author="梁元" w:date="2019-05-14T19:56:48Z">
                <w:r>
                  <w:rPr>
                    <w:rFonts w:ascii="仿宋" w:hAnsi="仿宋" w:eastAsia="仿宋" w:cstheme="minorBidi"/>
                    <w:b/>
                    <w:bCs/>
                  </w:rPr>
                  <w:t xml:space="preserve">三十六、 </w:t>
                </w:r>
              </w:ins>
              <w:ins w:id="3396" w:author="梁元" w:date="2019-05-14T19:56:48Z">
                <w:r>
                  <w:rPr>
                    <w:rFonts w:hint="eastAsia" w:ascii="仿宋" w:hAnsi="仿宋" w:eastAsia="仿宋" w:cstheme="minorBidi"/>
                    <w:b/>
                    <w:bCs/>
                  </w:rPr>
                  <w:t>解释一下jsonp的原理？</w:t>
                </w:r>
              </w:ins>
              <w:customXmlInsRangeStart w:id="3398" w:author="梁元" w:date="2019-05-14T19:56:48Z"/>
            </w:sdtContent>
          </w:sdt>
          <w:customXmlInsRangeEnd w:id="3398"/>
          <w:ins w:id="3399" w:author="梁元" w:date="2019-05-14T19:56:48Z">
            <w:r>
              <w:rPr>
                <w:b/>
                <w:bCs/>
              </w:rPr>
              <w:tab/>
            </w:r>
          </w:ins>
          <w:ins w:id="3400" w:author="梁元" w:date="2019-05-14T19:56:54Z">
            <w:bookmarkStart w:id="211" w:name="_Toc8263_WPSOffice_Level1Page"/>
            <w:r>
              <w:rPr>
                <w:b/>
                <w:bCs/>
              </w:rPr>
              <w:t>0</w:t>
            </w:r>
            <w:bookmarkEnd w:id="211"/>
          </w:ins>
          <w:ins w:id="3401" w:author="梁元" w:date="2019-05-14T19:56:48Z">
            <w:r>
              <w:rPr>
                <w:b/>
                <w:bCs/>
              </w:rPr>
              <w:fldChar w:fldCharType="end"/>
            </w:r>
          </w:ins>
        </w:p>
        <w:p>
          <w:pPr>
            <w:pStyle w:val="40"/>
            <w:tabs>
              <w:tab w:val="right" w:leader="dot" w:pos="8306"/>
            </w:tabs>
            <w:rPr>
              <w:ins w:id="3402" w:author="梁元" w:date="2019-05-14T19:56:48Z"/>
            </w:rPr>
          </w:pPr>
          <w:ins w:id="3403" w:author="梁元" w:date="2019-05-14T19:56:48Z">
            <w:r>
              <w:rPr/>
              <w:fldChar w:fldCharType="begin"/>
            </w:r>
          </w:ins>
          <w:ins w:id="3404" w:author="梁元" w:date="2019-05-14T19:56:48Z">
            <w:r>
              <w:rPr/>
              <w:instrText xml:space="preserve"> HYPERLINK \l _Toc93_WPSOffice_Level2 </w:instrText>
            </w:r>
          </w:ins>
          <w:ins w:id="3405" w:author="梁元" w:date="2019-05-14T19:56:48Z">
            <w:r>
              <w:rPr/>
              <w:fldChar w:fldCharType="separate"/>
            </w:r>
          </w:ins>
          <w:customXmlInsRangeStart w:id="3407" w:author="梁元" w:date="2019-05-14T19:56:48Z"/>
          <w:sdt>
            <w:sdtPr>
              <w:rPr>
                <w:rFonts w:asciiTheme="minorHAnsi" w:hAnsiTheme="minorHAnsi" w:eastAsiaTheme="minorEastAsia" w:cstheme="minorBidi"/>
                <w:kern w:val="2"/>
                <w:sz w:val="24"/>
                <w:szCs w:val="22"/>
                <w:lang w:val="en-US" w:eastAsia="zh-CN" w:bidi="ar-SA"/>
              </w:rPr>
              <w:id w:val="147481973"/>
              <w:placeholder>
                <w:docPart w:val="{4c56583f-37ee-46a6-96ca-9cbf3071b9c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407"/>
              <w:ins w:id="3409" w:author="梁元" w:date="2019-05-14T19:56:48Z">
                <w:r>
                  <w:rPr>
                    <w:rFonts w:ascii="仿宋" w:hAnsi="仿宋" w:eastAsia="仿宋" w:cstheme="majorBidi"/>
                  </w:rPr>
                  <w:t xml:space="preserve">7. </w:t>
                </w:r>
              </w:ins>
              <w:ins w:id="3410" w:author="梁元" w:date="2019-05-14T19:56:48Z">
                <w:r>
                  <w:rPr>
                    <w:rFonts w:hint="eastAsia" w:ascii="仿宋" w:hAnsi="仿宋" w:eastAsia="仿宋" w:cstheme="majorBidi"/>
                  </w:rPr>
                  <w:t>通常解法</w:t>
                </w:r>
              </w:ins>
              <w:customXmlInsRangeStart w:id="3412" w:author="梁元" w:date="2019-05-14T19:56:48Z"/>
            </w:sdtContent>
          </w:sdt>
          <w:customXmlInsRangeEnd w:id="3412"/>
          <w:ins w:id="3413" w:author="梁元" w:date="2019-05-14T19:56:48Z">
            <w:r>
              <w:rPr/>
              <w:tab/>
            </w:r>
          </w:ins>
          <w:ins w:id="3414" w:author="梁元" w:date="2019-05-14T19:56:54Z">
            <w:bookmarkStart w:id="212" w:name="_Toc93_WPSOffice_Level2Page"/>
            <w:r>
              <w:rPr/>
              <w:t>0</w:t>
            </w:r>
            <w:bookmarkEnd w:id="212"/>
          </w:ins>
          <w:ins w:id="3415" w:author="梁元" w:date="2019-05-14T19:56:48Z">
            <w:r>
              <w:rPr/>
              <w:fldChar w:fldCharType="end"/>
            </w:r>
          </w:ins>
        </w:p>
        <w:p>
          <w:pPr>
            <w:pStyle w:val="40"/>
            <w:tabs>
              <w:tab w:val="right" w:leader="dot" w:pos="8306"/>
            </w:tabs>
            <w:rPr>
              <w:ins w:id="3416" w:author="梁元" w:date="2019-05-14T19:56:48Z"/>
            </w:rPr>
          </w:pPr>
          <w:ins w:id="3417" w:author="梁元" w:date="2019-05-14T19:56:48Z">
            <w:r>
              <w:rPr/>
              <w:fldChar w:fldCharType="begin"/>
            </w:r>
          </w:ins>
          <w:ins w:id="3418" w:author="梁元" w:date="2019-05-14T19:56:48Z">
            <w:r>
              <w:rPr/>
              <w:instrText xml:space="preserve"> HYPERLINK \l _Toc26853_WPSOffice_Level2 </w:instrText>
            </w:r>
          </w:ins>
          <w:ins w:id="3419" w:author="梁元" w:date="2019-05-14T19:56:48Z">
            <w:r>
              <w:rPr/>
              <w:fldChar w:fldCharType="separate"/>
            </w:r>
          </w:ins>
          <w:customXmlInsRangeStart w:id="3421" w:author="梁元" w:date="2019-05-14T19:56:48Z"/>
          <w:sdt>
            <w:sdtPr>
              <w:rPr>
                <w:rFonts w:asciiTheme="minorHAnsi" w:hAnsiTheme="minorHAnsi" w:eastAsiaTheme="minorEastAsia" w:cstheme="minorBidi"/>
                <w:kern w:val="2"/>
                <w:sz w:val="24"/>
                <w:szCs w:val="22"/>
                <w:lang w:val="en-US" w:eastAsia="zh-CN" w:bidi="ar-SA"/>
              </w:rPr>
              <w:id w:val="147481973"/>
              <w:placeholder>
                <w:docPart w:val="{9fe06468-803e-462d-898f-09cf55755b2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421"/>
              <w:ins w:id="3423" w:author="梁元" w:date="2019-05-14T19:56:48Z">
                <w:r>
                  <w:rPr>
                    <w:rFonts w:ascii="仿宋" w:hAnsi="仿宋" w:eastAsia="仿宋" w:cstheme="majorBidi"/>
                  </w:rPr>
                  <w:t xml:space="preserve">8. </w:t>
                </w:r>
              </w:ins>
              <w:ins w:id="3424" w:author="梁元" w:date="2019-05-14T19:56:48Z">
                <w:r>
                  <w:rPr>
                    <w:rFonts w:hint="eastAsia" w:ascii="仿宋" w:hAnsi="仿宋" w:eastAsia="仿宋" w:cstheme="majorBidi"/>
                  </w:rPr>
                  <w:t>通用大牛级解法</w:t>
                </w:r>
              </w:ins>
              <w:customXmlInsRangeStart w:id="3426" w:author="梁元" w:date="2019-05-14T19:56:48Z"/>
            </w:sdtContent>
          </w:sdt>
          <w:customXmlInsRangeEnd w:id="3426"/>
          <w:ins w:id="3427" w:author="梁元" w:date="2019-05-14T19:56:48Z">
            <w:r>
              <w:rPr/>
              <w:tab/>
            </w:r>
          </w:ins>
          <w:ins w:id="3428" w:author="梁元" w:date="2019-05-14T19:56:54Z">
            <w:bookmarkStart w:id="213" w:name="_Toc26853_WPSOffice_Level2Page"/>
            <w:r>
              <w:rPr/>
              <w:t>0</w:t>
            </w:r>
            <w:bookmarkEnd w:id="213"/>
          </w:ins>
          <w:ins w:id="3429" w:author="梁元" w:date="2019-05-14T19:56:48Z">
            <w:r>
              <w:rPr/>
              <w:fldChar w:fldCharType="end"/>
            </w:r>
          </w:ins>
        </w:p>
        <w:p>
          <w:pPr>
            <w:pStyle w:val="40"/>
            <w:tabs>
              <w:tab w:val="right" w:leader="dot" w:pos="8306"/>
            </w:tabs>
            <w:rPr>
              <w:ins w:id="3430" w:author="梁元" w:date="2019-05-14T19:56:48Z"/>
            </w:rPr>
          </w:pPr>
          <w:ins w:id="3431" w:author="梁元" w:date="2019-05-14T19:56:48Z">
            <w:r>
              <w:rPr/>
              <w:fldChar w:fldCharType="begin"/>
            </w:r>
          </w:ins>
          <w:ins w:id="3432" w:author="梁元" w:date="2019-05-14T19:56:48Z">
            <w:r>
              <w:rPr/>
              <w:instrText xml:space="preserve"> HYPERLINK \l _Toc32375_WPSOffice_Level2 </w:instrText>
            </w:r>
          </w:ins>
          <w:ins w:id="3433" w:author="梁元" w:date="2019-05-14T19:56:48Z">
            <w:r>
              <w:rPr/>
              <w:fldChar w:fldCharType="separate"/>
            </w:r>
          </w:ins>
          <w:customXmlInsRangeStart w:id="3435" w:author="梁元" w:date="2019-05-14T19:56:48Z"/>
          <w:sdt>
            <w:sdtPr>
              <w:rPr>
                <w:rFonts w:asciiTheme="minorHAnsi" w:hAnsiTheme="minorHAnsi" w:eastAsiaTheme="minorEastAsia" w:cstheme="minorBidi"/>
                <w:kern w:val="2"/>
                <w:sz w:val="24"/>
                <w:szCs w:val="22"/>
                <w:lang w:val="en-US" w:eastAsia="zh-CN" w:bidi="ar-SA"/>
              </w:rPr>
              <w:id w:val="147481973"/>
              <w:placeholder>
                <w:docPart w:val="{41aabede-738b-4217-bb66-a9f4d17c479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435"/>
              <w:ins w:id="3437" w:author="梁元" w:date="2019-05-14T19:56:48Z">
                <w:r>
                  <w:rPr>
                    <w:rFonts w:ascii="仿宋" w:hAnsi="仿宋" w:eastAsia="仿宋" w:cstheme="majorBidi"/>
                  </w:rPr>
                  <w:t xml:space="preserve">9. </w:t>
                </w:r>
              </w:ins>
              <w:ins w:id="3438" w:author="梁元" w:date="2019-05-14T19:56:48Z">
                <w:r>
                  <w:rPr>
                    <w:rFonts w:hint="eastAsia" w:ascii="仿宋" w:hAnsi="仿宋" w:eastAsia="仿宋" w:cstheme="majorBidi"/>
                  </w:rPr>
                  <w:t>解法对比及优缺点</w:t>
                </w:r>
              </w:ins>
              <w:customXmlInsRangeStart w:id="3440" w:author="梁元" w:date="2019-05-14T19:56:48Z"/>
            </w:sdtContent>
          </w:sdt>
          <w:customXmlInsRangeEnd w:id="3440"/>
          <w:ins w:id="3441" w:author="梁元" w:date="2019-05-14T19:56:48Z">
            <w:r>
              <w:rPr/>
              <w:tab/>
            </w:r>
          </w:ins>
          <w:ins w:id="3442" w:author="梁元" w:date="2019-05-14T19:56:54Z">
            <w:bookmarkStart w:id="214" w:name="_Toc32375_WPSOffice_Level2Page"/>
            <w:r>
              <w:rPr/>
              <w:t>1</w:t>
            </w:r>
            <w:bookmarkEnd w:id="214"/>
          </w:ins>
          <w:ins w:id="3443" w:author="梁元" w:date="2019-05-14T19:56:48Z">
            <w:r>
              <w:rPr/>
              <w:fldChar w:fldCharType="end"/>
            </w:r>
          </w:ins>
        </w:p>
        <w:p>
          <w:pPr>
            <w:pStyle w:val="40"/>
            <w:tabs>
              <w:tab w:val="right" w:leader="dot" w:pos="8306"/>
            </w:tabs>
            <w:rPr>
              <w:ins w:id="3444" w:author="梁元" w:date="2019-05-14T19:56:48Z"/>
            </w:rPr>
          </w:pPr>
          <w:ins w:id="3445" w:author="梁元" w:date="2019-05-14T19:56:48Z">
            <w:r>
              <w:rPr/>
              <w:fldChar w:fldCharType="begin"/>
            </w:r>
          </w:ins>
          <w:ins w:id="3446" w:author="梁元" w:date="2019-05-14T19:56:48Z">
            <w:r>
              <w:rPr/>
              <w:instrText xml:space="preserve"> HYPERLINK \l _Toc6708_WPSOffice_Level2 </w:instrText>
            </w:r>
          </w:ins>
          <w:ins w:id="3447" w:author="梁元" w:date="2019-05-14T19:56:48Z">
            <w:r>
              <w:rPr/>
              <w:fldChar w:fldCharType="separate"/>
            </w:r>
          </w:ins>
          <w:customXmlInsRangeStart w:id="3449" w:author="梁元" w:date="2019-05-14T19:56:48Z"/>
          <w:sdt>
            <w:sdtPr>
              <w:rPr>
                <w:rFonts w:asciiTheme="minorHAnsi" w:hAnsiTheme="minorHAnsi" w:eastAsiaTheme="minorEastAsia" w:cstheme="minorBidi"/>
                <w:kern w:val="2"/>
                <w:sz w:val="24"/>
                <w:szCs w:val="22"/>
                <w:lang w:val="en-US" w:eastAsia="zh-CN" w:bidi="ar-SA"/>
              </w:rPr>
              <w:id w:val="147481973"/>
              <w:placeholder>
                <w:docPart w:val="{0cf728b3-a930-488f-9021-0191cfd20d3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449"/>
              <w:ins w:id="3451" w:author="梁元" w:date="2019-05-14T19:56:48Z">
                <w:r>
                  <w:rPr>
                    <w:rFonts w:hint="eastAsia" w:asciiTheme="majorHAnsi" w:hAnsiTheme="majorHAnsi" w:eastAsiaTheme="majorEastAsia" w:cstheme="majorBidi"/>
                  </w:rPr>
                  <w:t xml:space="preserve">10. </w:t>
                </w:r>
              </w:ins>
              <w:ins w:id="3452" w:author="梁元" w:date="2019-05-14T19:56:48Z">
                <w:r>
                  <w:rPr>
                    <w:rFonts w:hint="eastAsia" w:ascii="仿宋" w:hAnsi="仿宋" w:eastAsia="仿宋" w:cstheme="majorBidi"/>
                  </w:rPr>
                  <w:t>延伸及扩展问题回答参考</w:t>
                </w:r>
              </w:ins>
              <w:customXmlInsRangeStart w:id="3454" w:author="梁元" w:date="2019-05-14T19:56:48Z"/>
            </w:sdtContent>
          </w:sdt>
          <w:customXmlInsRangeEnd w:id="3454"/>
          <w:ins w:id="3455" w:author="梁元" w:date="2019-05-14T19:56:48Z">
            <w:r>
              <w:rPr/>
              <w:tab/>
            </w:r>
          </w:ins>
          <w:ins w:id="3456" w:author="梁元" w:date="2019-05-14T19:56:54Z">
            <w:bookmarkStart w:id="215" w:name="_Toc6708_WPSOffice_Level2Page"/>
            <w:r>
              <w:rPr/>
              <w:t>1</w:t>
            </w:r>
            <w:bookmarkEnd w:id="215"/>
          </w:ins>
          <w:ins w:id="3457" w:author="梁元" w:date="2019-05-14T19:56:48Z">
            <w:r>
              <w:rPr/>
              <w:fldChar w:fldCharType="end"/>
            </w:r>
          </w:ins>
        </w:p>
        <w:p>
          <w:pPr>
            <w:pStyle w:val="40"/>
            <w:tabs>
              <w:tab w:val="right" w:leader="dot" w:pos="8306"/>
            </w:tabs>
            <w:rPr>
              <w:ins w:id="3458" w:author="梁元" w:date="2019-05-14T19:56:48Z"/>
            </w:rPr>
          </w:pPr>
          <w:ins w:id="3459" w:author="梁元" w:date="2019-05-14T19:56:48Z">
            <w:r>
              <w:rPr/>
              <w:fldChar w:fldCharType="begin"/>
            </w:r>
          </w:ins>
          <w:ins w:id="3460" w:author="梁元" w:date="2019-05-14T19:56:48Z">
            <w:r>
              <w:rPr/>
              <w:instrText xml:space="preserve"> HYPERLINK \l _Toc5077_WPSOffice_Level2 </w:instrText>
            </w:r>
          </w:ins>
          <w:ins w:id="3461" w:author="梁元" w:date="2019-05-14T19:56:48Z">
            <w:r>
              <w:rPr/>
              <w:fldChar w:fldCharType="separate"/>
            </w:r>
          </w:ins>
          <w:customXmlInsRangeStart w:id="3463" w:author="梁元" w:date="2019-05-14T19:56:48Z"/>
          <w:sdt>
            <w:sdtPr>
              <w:rPr>
                <w:rFonts w:asciiTheme="minorHAnsi" w:hAnsiTheme="minorHAnsi" w:eastAsiaTheme="minorEastAsia" w:cstheme="minorBidi"/>
                <w:kern w:val="2"/>
                <w:sz w:val="24"/>
                <w:szCs w:val="22"/>
                <w:lang w:val="en-US" w:eastAsia="zh-CN" w:bidi="ar-SA"/>
              </w:rPr>
              <w:id w:val="147481973"/>
              <w:placeholder>
                <w:docPart w:val="{a34c87d4-02cc-4169-a0c2-31b61d5c538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463"/>
              <w:ins w:id="3465" w:author="梁元" w:date="2019-05-14T19:56:48Z">
                <w:r>
                  <w:rPr>
                    <w:rFonts w:ascii="仿宋" w:hAnsi="仿宋" w:eastAsia="仿宋" w:cstheme="majorBidi"/>
                  </w:rPr>
                  <w:t xml:space="preserve">11. </w:t>
                </w:r>
              </w:ins>
              <w:ins w:id="3466" w:author="梁元" w:date="2019-05-14T19:56:48Z">
                <w:r>
                  <w:rPr>
                    <w:rFonts w:hint="eastAsia" w:ascii="仿宋" w:hAnsi="仿宋" w:eastAsia="仿宋" w:cstheme="majorBidi"/>
                  </w:rPr>
                  <w:t>项目中体现经验的点</w:t>
                </w:r>
              </w:ins>
              <w:customXmlInsRangeStart w:id="3468" w:author="梁元" w:date="2019-05-14T19:56:48Z"/>
            </w:sdtContent>
          </w:sdt>
          <w:customXmlInsRangeEnd w:id="3468"/>
          <w:ins w:id="3469" w:author="梁元" w:date="2019-05-14T19:56:48Z">
            <w:r>
              <w:rPr/>
              <w:tab/>
            </w:r>
          </w:ins>
          <w:ins w:id="3470" w:author="梁元" w:date="2019-05-14T19:56:54Z">
            <w:bookmarkStart w:id="216" w:name="_Toc5077_WPSOffice_Level2Page"/>
            <w:r>
              <w:rPr/>
              <w:t>2</w:t>
            </w:r>
            <w:bookmarkEnd w:id="216"/>
          </w:ins>
          <w:ins w:id="3471" w:author="梁元" w:date="2019-05-14T19:56:48Z">
            <w:r>
              <w:rPr/>
              <w:fldChar w:fldCharType="end"/>
            </w:r>
          </w:ins>
        </w:p>
        <w:p>
          <w:pPr>
            <w:pStyle w:val="40"/>
            <w:tabs>
              <w:tab w:val="right" w:leader="dot" w:pos="8306"/>
            </w:tabs>
            <w:rPr>
              <w:ins w:id="3472" w:author="梁元" w:date="2019-05-14T19:56:48Z"/>
            </w:rPr>
          </w:pPr>
          <w:ins w:id="3473" w:author="梁元" w:date="2019-05-14T19:56:48Z">
            <w:r>
              <w:rPr/>
              <w:fldChar w:fldCharType="begin"/>
            </w:r>
          </w:ins>
          <w:ins w:id="3474" w:author="梁元" w:date="2019-05-14T19:56:48Z">
            <w:r>
              <w:rPr/>
              <w:instrText xml:space="preserve"> HYPERLINK \l _Toc23002_WPSOffice_Level2 </w:instrText>
            </w:r>
          </w:ins>
          <w:ins w:id="3475" w:author="梁元" w:date="2019-05-14T19:56:48Z">
            <w:r>
              <w:rPr/>
              <w:fldChar w:fldCharType="separate"/>
            </w:r>
          </w:ins>
          <w:customXmlInsRangeStart w:id="3477" w:author="梁元" w:date="2019-05-14T19:56:48Z"/>
          <w:sdt>
            <w:sdtPr>
              <w:rPr>
                <w:rFonts w:asciiTheme="minorHAnsi" w:hAnsiTheme="minorHAnsi" w:eastAsiaTheme="minorEastAsia" w:cstheme="minorBidi"/>
                <w:kern w:val="2"/>
                <w:sz w:val="24"/>
                <w:szCs w:val="22"/>
                <w:lang w:val="en-US" w:eastAsia="zh-CN" w:bidi="ar-SA"/>
              </w:rPr>
              <w:id w:val="147481973"/>
              <w:placeholder>
                <w:docPart w:val="{9091c47a-7cab-438c-acbb-4b4c9fbc9e2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477"/>
              <w:ins w:id="3479" w:author="梁元" w:date="2019-05-14T19:56:48Z">
                <w:r>
                  <w:rPr>
                    <w:rFonts w:asciiTheme="majorHAnsi" w:hAnsiTheme="majorHAnsi" w:eastAsiaTheme="majorEastAsia" w:cstheme="majorBidi"/>
                  </w:rPr>
                  <w:t xml:space="preserve">12. </w:t>
                </w:r>
              </w:ins>
              <w:ins w:id="3480" w:author="梁元" w:date="2019-05-14T19:56:48Z">
                <w:r>
                  <w:rPr>
                    <w:rFonts w:hint="eastAsia" w:ascii="仿宋" w:hAnsi="仿宋" w:eastAsia="仿宋" w:cstheme="majorBidi"/>
                  </w:rPr>
                  <w:t>论坛参考</w:t>
                </w:r>
              </w:ins>
              <w:customXmlInsRangeStart w:id="3482" w:author="梁元" w:date="2019-05-14T19:56:48Z"/>
            </w:sdtContent>
          </w:sdt>
          <w:customXmlInsRangeEnd w:id="3482"/>
          <w:ins w:id="3483" w:author="梁元" w:date="2019-05-14T19:56:48Z">
            <w:r>
              <w:rPr/>
              <w:tab/>
            </w:r>
          </w:ins>
          <w:ins w:id="3484" w:author="梁元" w:date="2019-05-14T19:56:55Z">
            <w:bookmarkStart w:id="217" w:name="_Toc23002_WPSOffice_Level2Page"/>
            <w:r>
              <w:rPr/>
              <w:t>2</w:t>
            </w:r>
            <w:bookmarkEnd w:id="217"/>
          </w:ins>
          <w:ins w:id="3485" w:author="梁元" w:date="2019-05-14T19:56:48Z">
            <w:r>
              <w:rPr/>
              <w:fldChar w:fldCharType="end"/>
            </w:r>
          </w:ins>
        </w:p>
        <w:p>
          <w:pPr>
            <w:pStyle w:val="39"/>
            <w:tabs>
              <w:tab w:val="right" w:leader="dot" w:pos="8306"/>
            </w:tabs>
            <w:rPr>
              <w:ins w:id="3486" w:author="梁元" w:date="2019-05-14T19:56:48Z"/>
            </w:rPr>
          </w:pPr>
          <w:ins w:id="3487" w:author="梁元" w:date="2019-05-14T19:56:48Z">
            <w:r>
              <w:rPr>
                <w:b/>
                <w:bCs/>
              </w:rPr>
              <w:fldChar w:fldCharType="begin"/>
            </w:r>
          </w:ins>
          <w:ins w:id="3488" w:author="梁元" w:date="2019-05-14T19:56:48Z">
            <w:r>
              <w:rPr/>
              <w:instrText xml:space="preserve"> HYPERLINK \l _Toc17548_WPSOffice_Level1 </w:instrText>
            </w:r>
          </w:ins>
          <w:ins w:id="3489" w:author="梁元" w:date="2019-05-14T19:56:48Z">
            <w:r>
              <w:rPr>
                <w:b/>
                <w:bCs/>
              </w:rPr>
              <w:fldChar w:fldCharType="separate"/>
            </w:r>
          </w:ins>
          <w:customXmlInsRangeStart w:id="3491" w:author="梁元" w:date="2019-05-14T19:56:48Z"/>
          <w:sdt>
            <w:sdtPr>
              <w:rPr>
                <w:rFonts w:asciiTheme="minorHAnsi" w:hAnsiTheme="minorHAnsi" w:eastAsiaTheme="minorEastAsia" w:cstheme="minorBidi"/>
                <w:b/>
                <w:bCs/>
                <w:kern w:val="2"/>
                <w:sz w:val="24"/>
                <w:szCs w:val="22"/>
                <w:lang w:val="en-US" w:eastAsia="zh-CN" w:bidi="ar-SA"/>
              </w:rPr>
              <w:id w:val="147481973"/>
              <w:placeholder>
                <w:docPart w:val="{dc8d9c5d-16a7-43c9-a091-23ecbcc32370}"/>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3491"/>
              <w:ins w:id="3493" w:author="梁元" w:date="2019-05-14T19:56:48Z">
                <w:r>
                  <w:rPr>
                    <w:rFonts w:ascii="仿宋" w:hAnsi="仿宋" w:eastAsia="仿宋" w:cstheme="minorBidi"/>
                    <w:b/>
                    <w:bCs/>
                  </w:rPr>
                  <w:t xml:space="preserve">三十七、 </w:t>
                </w:r>
              </w:ins>
              <w:ins w:id="3494" w:author="梁元" w:date="2019-05-14T19:56:48Z">
                <w:r>
                  <w:rPr>
                    <w:rFonts w:hint="eastAsia" w:ascii="仿宋" w:hAnsi="仿宋" w:eastAsia="仿宋" w:cstheme="minorBidi"/>
                    <w:b/>
                    <w:bCs/>
                  </w:rPr>
                  <w:t>Cookie的？</w:t>
                </w:r>
              </w:ins>
              <w:customXmlInsRangeStart w:id="3496" w:author="梁元" w:date="2019-05-14T19:56:48Z"/>
            </w:sdtContent>
          </w:sdt>
          <w:customXmlInsRangeEnd w:id="3496"/>
          <w:ins w:id="3497" w:author="梁元" w:date="2019-05-14T19:56:48Z">
            <w:r>
              <w:rPr>
                <w:b/>
                <w:bCs/>
              </w:rPr>
              <w:tab/>
            </w:r>
          </w:ins>
          <w:ins w:id="3498" w:author="梁元" w:date="2019-05-14T19:56:55Z">
            <w:bookmarkStart w:id="218" w:name="_Toc17548_WPSOffice_Level1Page"/>
            <w:r>
              <w:rPr>
                <w:b/>
                <w:bCs/>
              </w:rPr>
              <w:t>2</w:t>
            </w:r>
            <w:bookmarkEnd w:id="218"/>
          </w:ins>
          <w:ins w:id="3499" w:author="梁元" w:date="2019-05-14T19:56:48Z">
            <w:r>
              <w:rPr>
                <w:b/>
                <w:bCs/>
              </w:rPr>
              <w:fldChar w:fldCharType="end"/>
            </w:r>
          </w:ins>
        </w:p>
        <w:p>
          <w:pPr>
            <w:pStyle w:val="40"/>
            <w:tabs>
              <w:tab w:val="right" w:leader="dot" w:pos="8306"/>
            </w:tabs>
            <w:rPr>
              <w:ins w:id="3500" w:author="梁元" w:date="2019-05-14T19:56:48Z"/>
            </w:rPr>
          </w:pPr>
          <w:ins w:id="3501" w:author="梁元" w:date="2019-05-14T19:56:48Z">
            <w:r>
              <w:rPr/>
              <w:fldChar w:fldCharType="begin"/>
            </w:r>
          </w:ins>
          <w:ins w:id="3502" w:author="梁元" w:date="2019-05-14T19:56:48Z">
            <w:r>
              <w:rPr/>
              <w:instrText xml:space="preserve"> HYPERLINK \l _Toc25280_WPSOffice_Level2 </w:instrText>
            </w:r>
          </w:ins>
          <w:ins w:id="3503" w:author="梁元" w:date="2019-05-14T19:56:48Z">
            <w:r>
              <w:rPr/>
              <w:fldChar w:fldCharType="separate"/>
            </w:r>
          </w:ins>
          <w:customXmlInsRangeStart w:id="3505" w:author="梁元" w:date="2019-05-14T19:56:48Z"/>
          <w:sdt>
            <w:sdtPr>
              <w:rPr>
                <w:rFonts w:asciiTheme="minorHAnsi" w:hAnsiTheme="minorHAnsi" w:eastAsiaTheme="minorEastAsia" w:cstheme="minorBidi"/>
                <w:kern w:val="2"/>
                <w:sz w:val="24"/>
                <w:szCs w:val="22"/>
                <w:lang w:val="en-US" w:eastAsia="zh-CN" w:bidi="ar-SA"/>
              </w:rPr>
              <w:id w:val="147481973"/>
              <w:placeholder>
                <w:docPart w:val="{6dd651ae-2a37-4265-8ffd-66d9b1e99dc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505"/>
              <w:ins w:id="3507" w:author="梁元" w:date="2019-05-14T19:56:48Z">
                <w:r>
                  <w:rPr>
                    <w:rFonts w:ascii="仿宋" w:hAnsi="仿宋" w:eastAsia="仿宋" w:cstheme="majorBidi"/>
                  </w:rPr>
                  <w:t xml:space="preserve">6. </w:t>
                </w:r>
              </w:ins>
              <w:ins w:id="3508" w:author="梁元" w:date="2019-05-14T19:56:48Z">
                <w:r>
                  <w:rPr>
                    <w:rFonts w:hint="eastAsia" w:ascii="仿宋" w:hAnsi="仿宋" w:eastAsia="仿宋" w:cstheme="majorBidi"/>
                  </w:rPr>
                  <w:t>通常解法</w:t>
                </w:r>
              </w:ins>
              <w:customXmlInsRangeStart w:id="3510" w:author="梁元" w:date="2019-05-14T19:56:48Z"/>
            </w:sdtContent>
          </w:sdt>
          <w:customXmlInsRangeEnd w:id="3510"/>
          <w:ins w:id="3511" w:author="梁元" w:date="2019-05-14T19:56:48Z">
            <w:r>
              <w:rPr/>
              <w:tab/>
            </w:r>
          </w:ins>
          <w:ins w:id="3512" w:author="梁元" w:date="2019-05-14T19:56:55Z">
            <w:bookmarkStart w:id="219" w:name="_Toc25280_WPSOffice_Level2Page"/>
            <w:r>
              <w:rPr/>
              <w:t>3</w:t>
            </w:r>
            <w:bookmarkEnd w:id="219"/>
          </w:ins>
          <w:ins w:id="3513" w:author="梁元" w:date="2019-05-14T19:56:48Z">
            <w:r>
              <w:rPr/>
              <w:fldChar w:fldCharType="end"/>
            </w:r>
          </w:ins>
        </w:p>
        <w:p>
          <w:pPr>
            <w:pStyle w:val="40"/>
            <w:tabs>
              <w:tab w:val="right" w:leader="dot" w:pos="8306"/>
            </w:tabs>
            <w:rPr>
              <w:ins w:id="3514" w:author="梁元" w:date="2019-05-14T19:56:48Z"/>
            </w:rPr>
          </w:pPr>
          <w:ins w:id="3515" w:author="梁元" w:date="2019-05-14T19:56:48Z">
            <w:r>
              <w:rPr/>
              <w:fldChar w:fldCharType="begin"/>
            </w:r>
          </w:ins>
          <w:ins w:id="3516" w:author="梁元" w:date="2019-05-14T19:56:48Z">
            <w:r>
              <w:rPr/>
              <w:instrText xml:space="preserve"> HYPERLINK \l _Toc7201_WPSOffice_Level2 </w:instrText>
            </w:r>
          </w:ins>
          <w:ins w:id="3517" w:author="梁元" w:date="2019-05-14T19:56:48Z">
            <w:r>
              <w:rPr/>
              <w:fldChar w:fldCharType="separate"/>
            </w:r>
          </w:ins>
          <w:customXmlInsRangeStart w:id="3519" w:author="梁元" w:date="2019-05-14T19:56:48Z"/>
          <w:sdt>
            <w:sdtPr>
              <w:rPr>
                <w:rFonts w:asciiTheme="minorHAnsi" w:hAnsiTheme="minorHAnsi" w:eastAsiaTheme="minorEastAsia" w:cstheme="minorBidi"/>
                <w:kern w:val="2"/>
                <w:sz w:val="24"/>
                <w:szCs w:val="22"/>
                <w:lang w:val="en-US" w:eastAsia="zh-CN" w:bidi="ar-SA"/>
              </w:rPr>
              <w:id w:val="147481973"/>
              <w:placeholder>
                <w:docPart w:val="{efea9f09-4d68-4d5d-a8f0-68d83eaa81d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519"/>
              <w:ins w:id="3521" w:author="梁元" w:date="2019-05-14T19:56:48Z">
                <w:r>
                  <w:rPr>
                    <w:rFonts w:ascii="仿宋" w:hAnsi="仿宋" w:eastAsia="仿宋" w:cs="Times New Roman"/>
                  </w:rPr>
                  <w:t xml:space="preserve">7. </w:t>
                </w:r>
              </w:ins>
              <w:ins w:id="3522" w:author="梁元" w:date="2019-05-14T19:56:48Z">
                <w:r>
                  <w:rPr>
                    <w:rFonts w:hint="eastAsia" w:ascii="仿宋" w:hAnsi="仿宋" w:eastAsia="仿宋" w:cstheme="majorBidi"/>
                  </w:rPr>
                  <w:t>通用大牛级解法</w:t>
                </w:r>
              </w:ins>
              <w:customXmlInsRangeStart w:id="3524" w:author="梁元" w:date="2019-05-14T19:56:48Z"/>
            </w:sdtContent>
          </w:sdt>
          <w:customXmlInsRangeEnd w:id="3524"/>
          <w:ins w:id="3525" w:author="梁元" w:date="2019-05-14T19:56:48Z">
            <w:r>
              <w:rPr/>
              <w:tab/>
            </w:r>
          </w:ins>
          <w:ins w:id="3526" w:author="梁元" w:date="2019-05-14T19:56:55Z">
            <w:bookmarkStart w:id="220" w:name="_Toc7201_WPSOffice_Level2Page"/>
            <w:r>
              <w:rPr/>
              <w:t>3</w:t>
            </w:r>
            <w:bookmarkEnd w:id="220"/>
          </w:ins>
          <w:ins w:id="3527" w:author="梁元" w:date="2019-05-14T19:56:48Z">
            <w:r>
              <w:rPr/>
              <w:fldChar w:fldCharType="end"/>
            </w:r>
          </w:ins>
        </w:p>
        <w:p>
          <w:pPr>
            <w:pStyle w:val="40"/>
            <w:tabs>
              <w:tab w:val="right" w:leader="dot" w:pos="8306"/>
            </w:tabs>
            <w:rPr>
              <w:ins w:id="3528" w:author="梁元" w:date="2019-05-14T19:56:48Z"/>
            </w:rPr>
          </w:pPr>
          <w:ins w:id="3529" w:author="梁元" w:date="2019-05-14T19:56:48Z">
            <w:r>
              <w:rPr/>
              <w:fldChar w:fldCharType="begin"/>
            </w:r>
          </w:ins>
          <w:ins w:id="3530" w:author="梁元" w:date="2019-05-14T19:56:48Z">
            <w:r>
              <w:rPr/>
              <w:instrText xml:space="preserve"> HYPERLINK \l _Toc5994_WPSOffice_Level2 </w:instrText>
            </w:r>
          </w:ins>
          <w:ins w:id="3531" w:author="梁元" w:date="2019-05-14T19:56:48Z">
            <w:r>
              <w:rPr/>
              <w:fldChar w:fldCharType="separate"/>
            </w:r>
          </w:ins>
          <w:customXmlInsRangeStart w:id="3533" w:author="梁元" w:date="2019-05-14T19:56:48Z"/>
          <w:sdt>
            <w:sdtPr>
              <w:rPr>
                <w:rFonts w:asciiTheme="minorHAnsi" w:hAnsiTheme="minorHAnsi" w:eastAsiaTheme="minorEastAsia" w:cstheme="minorBidi"/>
                <w:kern w:val="2"/>
                <w:sz w:val="24"/>
                <w:szCs w:val="22"/>
                <w:lang w:val="en-US" w:eastAsia="zh-CN" w:bidi="ar-SA"/>
              </w:rPr>
              <w:id w:val="147481973"/>
              <w:placeholder>
                <w:docPart w:val="{46053fd3-5f60-439d-be2b-c7d0b81020e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533"/>
              <w:ins w:id="3535" w:author="梁元" w:date="2019-05-14T19:56:48Z">
                <w:r>
                  <w:rPr>
                    <w:rFonts w:ascii="仿宋" w:hAnsi="仿宋" w:eastAsia="仿宋" w:cstheme="majorBidi"/>
                  </w:rPr>
                  <w:t xml:space="preserve">8. </w:t>
                </w:r>
              </w:ins>
              <w:ins w:id="3536" w:author="梁元" w:date="2019-05-14T19:56:48Z">
                <w:r>
                  <w:rPr>
                    <w:rFonts w:hint="eastAsia" w:ascii="仿宋" w:hAnsi="仿宋" w:eastAsia="仿宋" w:cstheme="majorBidi"/>
                  </w:rPr>
                  <w:t>解法对比及优缺点</w:t>
                </w:r>
              </w:ins>
              <w:customXmlInsRangeStart w:id="3538" w:author="梁元" w:date="2019-05-14T19:56:48Z"/>
            </w:sdtContent>
          </w:sdt>
          <w:customXmlInsRangeEnd w:id="3538"/>
          <w:ins w:id="3539" w:author="梁元" w:date="2019-05-14T19:56:48Z">
            <w:r>
              <w:rPr/>
              <w:tab/>
            </w:r>
          </w:ins>
          <w:ins w:id="3540" w:author="梁元" w:date="2019-05-14T19:56:55Z">
            <w:bookmarkStart w:id="221" w:name="_Toc5994_WPSOffice_Level2Page"/>
            <w:r>
              <w:rPr/>
              <w:t>5</w:t>
            </w:r>
            <w:bookmarkEnd w:id="221"/>
          </w:ins>
          <w:ins w:id="3541" w:author="梁元" w:date="2019-05-14T19:56:48Z">
            <w:r>
              <w:rPr/>
              <w:fldChar w:fldCharType="end"/>
            </w:r>
          </w:ins>
        </w:p>
        <w:p>
          <w:pPr>
            <w:pStyle w:val="40"/>
            <w:tabs>
              <w:tab w:val="right" w:leader="dot" w:pos="8306"/>
            </w:tabs>
            <w:rPr>
              <w:ins w:id="3542" w:author="梁元" w:date="2019-05-14T19:56:48Z"/>
            </w:rPr>
          </w:pPr>
          <w:ins w:id="3543" w:author="梁元" w:date="2019-05-14T19:56:48Z">
            <w:r>
              <w:rPr/>
              <w:fldChar w:fldCharType="begin"/>
            </w:r>
          </w:ins>
          <w:ins w:id="3544" w:author="梁元" w:date="2019-05-14T19:56:48Z">
            <w:r>
              <w:rPr/>
              <w:instrText xml:space="preserve"> HYPERLINK \l _Toc5407_WPSOffice_Level2 </w:instrText>
            </w:r>
          </w:ins>
          <w:ins w:id="3545" w:author="梁元" w:date="2019-05-14T19:56:48Z">
            <w:r>
              <w:rPr/>
              <w:fldChar w:fldCharType="separate"/>
            </w:r>
          </w:ins>
          <w:customXmlInsRangeStart w:id="3547" w:author="梁元" w:date="2019-05-14T19:56:48Z"/>
          <w:sdt>
            <w:sdtPr>
              <w:rPr>
                <w:rFonts w:asciiTheme="minorHAnsi" w:hAnsiTheme="minorHAnsi" w:eastAsiaTheme="minorEastAsia" w:cstheme="minorBidi"/>
                <w:kern w:val="2"/>
                <w:sz w:val="24"/>
                <w:szCs w:val="22"/>
                <w:lang w:val="en-US" w:eastAsia="zh-CN" w:bidi="ar-SA"/>
              </w:rPr>
              <w:id w:val="147481973"/>
              <w:placeholder>
                <w:docPart w:val="{5a1c66f3-8a3f-4ba7-9ff1-4ea28f2bfb3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547"/>
              <w:ins w:id="3549" w:author="梁元" w:date="2019-05-14T19:56:48Z">
                <w:r>
                  <w:rPr>
                    <w:rFonts w:ascii="仿宋" w:hAnsi="仿宋" w:eastAsia="仿宋" w:cstheme="majorBidi"/>
                  </w:rPr>
                  <w:t xml:space="preserve">9. </w:t>
                </w:r>
              </w:ins>
              <w:ins w:id="3550" w:author="梁元" w:date="2019-05-14T19:56:48Z">
                <w:r>
                  <w:rPr>
                    <w:rFonts w:hint="eastAsia" w:ascii="仿宋" w:hAnsi="仿宋" w:eastAsia="仿宋" w:cstheme="majorBidi"/>
                  </w:rPr>
                  <w:t>项目中体现经验的点</w:t>
                </w:r>
              </w:ins>
              <w:customXmlInsRangeStart w:id="3552" w:author="梁元" w:date="2019-05-14T19:56:48Z"/>
            </w:sdtContent>
          </w:sdt>
          <w:customXmlInsRangeEnd w:id="3552"/>
          <w:ins w:id="3553" w:author="梁元" w:date="2019-05-14T19:56:48Z">
            <w:r>
              <w:rPr/>
              <w:tab/>
            </w:r>
          </w:ins>
          <w:ins w:id="3554" w:author="梁元" w:date="2019-05-14T19:56:55Z">
            <w:bookmarkStart w:id="222" w:name="_Toc5407_WPSOffice_Level2Page"/>
            <w:r>
              <w:rPr/>
              <w:t>5</w:t>
            </w:r>
            <w:bookmarkEnd w:id="222"/>
          </w:ins>
          <w:ins w:id="3555" w:author="梁元" w:date="2019-05-14T19:56:48Z">
            <w:r>
              <w:rPr/>
              <w:fldChar w:fldCharType="end"/>
            </w:r>
          </w:ins>
        </w:p>
        <w:p>
          <w:pPr>
            <w:pStyle w:val="40"/>
            <w:tabs>
              <w:tab w:val="right" w:leader="dot" w:pos="8306"/>
            </w:tabs>
            <w:rPr>
              <w:ins w:id="3556" w:author="梁元" w:date="2019-05-14T19:56:48Z"/>
            </w:rPr>
          </w:pPr>
          <w:ins w:id="3557" w:author="梁元" w:date="2019-05-14T19:56:48Z">
            <w:r>
              <w:rPr/>
              <w:fldChar w:fldCharType="begin"/>
            </w:r>
          </w:ins>
          <w:ins w:id="3558" w:author="梁元" w:date="2019-05-14T19:56:48Z">
            <w:r>
              <w:rPr/>
              <w:instrText xml:space="preserve"> HYPERLINK \l _Toc15712_WPSOffice_Level2 </w:instrText>
            </w:r>
          </w:ins>
          <w:ins w:id="3559" w:author="梁元" w:date="2019-05-14T19:56:48Z">
            <w:r>
              <w:rPr/>
              <w:fldChar w:fldCharType="separate"/>
            </w:r>
          </w:ins>
          <w:customXmlInsRangeStart w:id="3561" w:author="梁元" w:date="2019-05-14T19:56:48Z"/>
          <w:sdt>
            <w:sdtPr>
              <w:rPr>
                <w:rFonts w:asciiTheme="minorHAnsi" w:hAnsiTheme="minorHAnsi" w:eastAsiaTheme="minorEastAsia" w:cstheme="minorBidi"/>
                <w:kern w:val="2"/>
                <w:sz w:val="24"/>
                <w:szCs w:val="22"/>
                <w:lang w:val="en-US" w:eastAsia="zh-CN" w:bidi="ar-SA"/>
              </w:rPr>
              <w:id w:val="147481973"/>
              <w:placeholder>
                <w:docPart w:val="{e79bf114-fb84-4f93-816e-63d8f462109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561"/>
              <w:ins w:id="3563" w:author="梁元" w:date="2019-05-14T19:56:48Z">
                <w:r>
                  <w:rPr>
                    <w:rFonts w:ascii="仿宋" w:hAnsi="仿宋" w:eastAsia="仿宋" w:cstheme="majorBidi"/>
                  </w:rPr>
                  <w:t xml:space="preserve">10. </w:t>
                </w:r>
              </w:ins>
              <w:ins w:id="3564" w:author="梁元" w:date="2019-05-14T19:56:48Z">
                <w:r>
                  <w:rPr>
                    <w:rFonts w:hint="eastAsia" w:ascii="仿宋" w:hAnsi="仿宋" w:eastAsia="仿宋" w:cstheme="majorBidi"/>
                  </w:rPr>
                  <w:t>论坛参考</w:t>
                </w:r>
              </w:ins>
              <w:customXmlInsRangeStart w:id="3566" w:author="梁元" w:date="2019-05-14T19:56:48Z"/>
            </w:sdtContent>
          </w:sdt>
          <w:customXmlInsRangeEnd w:id="3566"/>
          <w:ins w:id="3567" w:author="梁元" w:date="2019-05-14T19:56:48Z">
            <w:r>
              <w:rPr/>
              <w:tab/>
            </w:r>
          </w:ins>
          <w:ins w:id="3568" w:author="梁元" w:date="2019-05-14T19:56:55Z">
            <w:bookmarkStart w:id="223" w:name="_Toc15712_WPSOffice_Level2Page"/>
            <w:r>
              <w:rPr/>
              <w:t>5</w:t>
            </w:r>
            <w:bookmarkEnd w:id="223"/>
          </w:ins>
          <w:ins w:id="3569" w:author="梁元" w:date="2019-05-14T19:56:48Z">
            <w:r>
              <w:rPr/>
              <w:fldChar w:fldCharType="end"/>
            </w:r>
          </w:ins>
        </w:p>
        <w:p>
          <w:pPr>
            <w:pStyle w:val="39"/>
            <w:tabs>
              <w:tab w:val="right" w:leader="dot" w:pos="8306"/>
            </w:tabs>
            <w:rPr>
              <w:ins w:id="3570" w:author="梁元" w:date="2019-05-14T19:56:48Z"/>
            </w:rPr>
          </w:pPr>
          <w:ins w:id="3571" w:author="梁元" w:date="2019-05-14T19:56:48Z">
            <w:r>
              <w:rPr>
                <w:b/>
                <w:bCs/>
              </w:rPr>
              <w:fldChar w:fldCharType="begin"/>
            </w:r>
          </w:ins>
          <w:ins w:id="3572" w:author="梁元" w:date="2019-05-14T19:56:48Z">
            <w:r>
              <w:rPr/>
              <w:instrText xml:space="preserve"> HYPERLINK \l _Toc20789_WPSOffice_Level1 </w:instrText>
            </w:r>
          </w:ins>
          <w:ins w:id="3573" w:author="梁元" w:date="2019-05-14T19:56:48Z">
            <w:r>
              <w:rPr>
                <w:b/>
                <w:bCs/>
              </w:rPr>
              <w:fldChar w:fldCharType="separate"/>
            </w:r>
          </w:ins>
          <w:customXmlInsRangeStart w:id="3575" w:author="梁元" w:date="2019-05-14T19:56:48Z"/>
          <w:sdt>
            <w:sdtPr>
              <w:rPr>
                <w:rFonts w:asciiTheme="minorHAnsi" w:hAnsiTheme="minorHAnsi" w:eastAsiaTheme="minorEastAsia" w:cstheme="minorBidi"/>
                <w:b/>
                <w:bCs/>
                <w:kern w:val="2"/>
                <w:sz w:val="24"/>
                <w:szCs w:val="22"/>
                <w:lang w:val="en-US" w:eastAsia="zh-CN" w:bidi="ar-SA"/>
              </w:rPr>
              <w:id w:val="147481973"/>
              <w:placeholder>
                <w:docPart w:val="{ce25f7b2-6197-440d-b81a-a1b00a5d09b4}"/>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3575"/>
              <w:ins w:id="3577" w:author="梁元" w:date="2019-05-14T19:56:48Z">
                <w:r>
                  <w:rPr>
                    <w:rFonts w:ascii="仿宋" w:hAnsi="仿宋" w:eastAsia="仿宋" w:cstheme="minorBidi"/>
                    <w:b/>
                    <w:bCs/>
                  </w:rPr>
                  <w:t xml:space="preserve">三十八、 </w:t>
                </w:r>
              </w:ins>
              <w:ins w:id="3578" w:author="梁元" w:date="2019-05-14T19:56:48Z">
                <w:r>
                  <w:rPr>
                    <w:rFonts w:hint="eastAsia" w:ascii="仿宋" w:hAnsi="仿宋" w:eastAsia="仿宋" w:cstheme="minorBidi"/>
                    <w:b/>
                    <w:bCs/>
                  </w:rPr>
                  <w:t>说一下vue实现双向绑定原理？</w:t>
                </w:r>
              </w:ins>
              <w:customXmlInsRangeStart w:id="3580" w:author="梁元" w:date="2019-05-14T19:56:48Z"/>
            </w:sdtContent>
          </w:sdt>
          <w:customXmlInsRangeEnd w:id="3580"/>
          <w:ins w:id="3581" w:author="梁元" w:date="2019-05-14T19:56:48Z">
            <w:r>
              <w:rPr>
                <w:b/>
                <w:bCs/>
              </w:rPr>
              <w:tab/>
            </w:r>
          </w:ins>
          <w:ins w:id="3582" w:author="梁元" w:date="2019-05-14T19:56:55Z">
            <w:bookmarkStart w:id="224" w:name="_Toc20789_WPSOffice_Level1Page"/>
            <w:r>
              <w:rPr>
                <w:b/>
                <w:bCs/>
              </w:rPr>
              <w:t>5</w:t>
            </w:r>
            <w:bookmarkEnd w:id="224"/>
          </w:ins>
          <w:ins w:id="3583" w:author="梁元" w:date="2019-05-14T19:56:48Z">
            <w:r>
              <w:rPr>
                <w:b/>
                <w:bCs/>
              </w:rPr>
              <w:fldChar w:fldCharType="end"/>
            </w:r>
          </w:ins>
        </w:p>
        <w:p>
          <w:pPr>
            <w:pStyle w:val="40"/>
            <w:tabs>
              <w:tab w:val="right" w:leader="dot" w:pos="8306"/>
            </w:tabs>
            <w:rPr>
              <w:ins w:id="3584" w:author="梁元" w:date="2019-05-14T20:00:38Z"/>
            </w:rPr>
          </w:pPr>
          <w:ins w:id="3585" w:author="梁元" w:date="2019-05-14T20:00:38Z">
            <w:r>
              <w:rPr/>
              <w:fldChar w:fldCharType="begin"/>
            </w:r>
          </w:ins>
          <w:ins w:id="3586" w:author="梁元" w:date="2019-05-14T20:00:38Z">
            <w:r>
              <w:rPr/>
              <w:instrText xml:space="preserve"> HYPERLINK \l _Toc19315_WPSOffice_Level2 </w:instrText>
            </w:r>
          </w:ins>
          <w:ins w:id="3587" w:author="梁元" w:date="2019-05-14T20:00:38Z">
            <w:r>
              <w:rPr/>
              <w:fldChar w:fldCharType="separate"/>
            </w:r>
          </w:ins>
          <w:customXmlInsRangeStart w:id="3589" w:author="梁元" w:date="2019-05-14T20:00:38Z"/>
          <w:sdt>
            <w:sdtPr>
              <w:rPr>
                <w:rFonts w:asciiTheme="minorHAnsi" w:hAnsiTheme="minorHAnsi" w:eastAsiaTheme="minorEastAsia" w:cstheme="minorBidi"/>
                <w:kern w:val="2"/>
                <w:sz w:val="24"/>
                <w:szCs w:val="22"/>
                <w:lang w:val="en-US" w:eastAsia="zh-CN" w:bidi="ar-SA"/>
              </w:rPr>
              <w:id w:val="147481973"/>
              <w:placeholder>
                <w:docPart w:val="{0246fe52-dbbf-4e93-b4a4-7fe704b58a1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589"/>
              <w:ins w:id="3591" w:author="梁元" w:date="2019-05-14T20:00:38Z">
                <w:r>
                  <w:rPr>
                    <w:rFonts w:ascii="仿宋" w:hAnsi="仿宋" w:eastAsia="仿宋" w:cstheme="majorBidi"/>
                  </w:rPr>
                  <w:t xml:space="preserve">7. </w:t>
                </w:r>
              </w:ins>
              <w:ins w:id="3592" w:author="梁元" w:date="2019-05-14T20:00:38Z">
                <w:r>
                  <w:rPr>
                    <w:rFonts w:hint="eastAsia" w:ascii="仿宋" w:hAnsi="仿宋" w:eastAsia="仿宋" w:cstheme="majorBidi"/>
                  </w:rPr>
                  <w:t>通常解法</w:t>
                </w:r>
              </w:ins>
              <w:customXmlInsRangeStart w:id="3594" w:author="梁元" w:date="2019-05-14T20:00:38Z"/>
            </w:sdtContent>
          </w:sdt>
          <w:customXmlInsRangeEnd w:id="3594"/>
          <w:ins w:id="3595" w:author="梁元" w:date="2019-05-14T20:00:38Z">
            <w:r>
              <w:rPr/>
              <w:tab/>
            </w:r>
          </w:ins>
          <w:ins w:id="3596" w:author="梁元" w:date="2019-05-14T20:00:38Z">
            <w:r>
              <w:rPr/>
              <w:t>8</w:t>
            </w:r>
          </w:ins>
          <w:ins w:id="3597" w:author="梁元" w:date="2019-05-14T20:00:38Z">
            <w:r>
              <w:rPr/>
              <w:fldChar w:fldCharType="end"/>
            </w:r>
          </w:ins>
        </w:p>
        <w:p>
          <w:pPr>
            <w:pStyle w:val="40"/>
            <w:tabs>
              <w:tab w:val="right" w:leader="dot" w:pos="8306"/>
            </w:tabs>
            <w:rPr>
              <w:ins w:id="3598" w:author="梁元" w:date="2019-05-14T20:00:38Z"/>
            </w:rPr>
          </w:pPr>
          <w:ins w:id="3599" w:author="梁元" w:date="2019-05-14T20:00:38Z">
            <w:r>
              <w:rPr/>
              <w:fldChar w:fldCharType="begin"/>
            </w:r>
          </w:ins>
          <w:ins w:id="3600" w:author="梁元" w:date="2019-05-14T20:00:38Z">
            <w:r>
              <w:rPr/>
              <w:instrText xml:space="preserve"> HYPERLINK \l _Toc3046_WPSOffice_Level2 </w:instrText>
            </w:r>
          </w:ins>
          <w:ins w:id="3601" w:author="梁元" w:date="2019-05-14T20:00:38Z">
            <w:r>
              <w:rPr/>
              <w:fldChar w:fldCharType="separate"/>
            </w:r>
          </w:ins>
          <w:customXmlInsRangeStart w:id="3603" w:author="梁元" w:date="2019-05-14T20:00:38Z"/>
          <w:sdt>
            <w:sdtPr>
              <w:rPr>
                <w:rFonts w:asciiTheme="minorHAnsi" w:hAnsiTheme="minorHAnsi" w:eastAsiaTheme="minorEastAsia" w:cstheme="minorBidi"/>
                <w:kern w:val="2"/>
                <w:sz w:val="24"/>
                <w:szCs w:val="22"/>
                <w:lang w:val="en-US" w:eastAsia="zh-CN" w:bidi="ar-SA"/>
              </w:rPr>
              <w:id w:val="147481973"/>
              <w:placeholder>
                <w:docPart w:val="{3a32d689-ccc3-4ed3-b7a6-edb07dbc4ec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603"/>
              <w:ins w:id="3605" w:author="梁元" w:date="2019-05-14T20:00:38Z">
                <w:r>
                  <w:rPr>
                    <w:rFonts w:ascii="仿宋" w:hAnsi="仿宋" w:eastAsia="仿宋" w:cstheme="majorBidi"/>
                  </w:rPr>
                  <w:t xml:space="preserve">8. </w:t>
                </w:r>
              </w:ins>
              <w:ins w:id="3606" w:author="梁元" w:date="2019-05-14T20:00:38Z">
                <w:r>
                  <w:rPr>
                    <w:rFonts w:hint="eastAsia" w:ascii="仿宋" w:hAnsi="仿宋" w:eastAsia="仿宋" w:cstheme="majorBidi"/>
                  </w:rPr>
                  <w:t>通用大牛级解法</w:t>
                </w:r>
              </w:ins>
              <w:customXmlInsRangeStart w:id="3608" w:author="梁元" w:date="2019-05-14T20:00:38Z"/>
            </w:sdtContent>
          </w:sdt>
          <w:customXmlInsRangeEnd w:id="3608"/>
          <w:ins w:id="3609" w:author="梁元" w:date="2019-05-14T20:00:38Z">
            <w:r>
              <w:rPr/>
              <w:tab/>
            </w:r>
          </w:ins>
          <w:ins w:id="3610" w:author="梁元" w:date="2019-05-14T20:00:38Z">
            <w:r>
              <w:rPr/>
              <w:t>9</w:t>
            </w:r>
          </w:ins>
          <w:ins w:id="3611" w:author="梁元" w:date="2019-05-14T20:00:38Z">
            <w:r>
              <w:rPr/>
              <w:fldChar w:fldCharType="end"/>
            </w:r>
          </w:ins>
        </w:p>
        <w:p>
          <w:pPr>
            <w:pStyle w:val="40"/>
            <w:tabs>
              <w:tab w:val="right" w:leader="dot" w:pos="8306"/>
            </w:tabs>
            <w:rPr>
              <w:ins w:id="3612" w:author="梁元" w:date="2019-05-14T20:00:38Z"/>
            </w:rPr>
          </w:pPr>
          <w:ins w:id="3613" w:author="梁元" w:date="2019-05-14T20:00:38Z">
            <w:r>
              <w:rPr/>
              <w:fldChar w:fldCharType="begin"/>
            </w:r>
          </w:ins>
          <w:ins w:id="3614" w:author="梁元" w:date="2019-05-14T20:00:38Z">
            <w:r>
              <w:rPr/>
              <w:instrText xml:space="preserve"> HYPERLINK \l _Toc19700_WPSOffice_Level2 </w:instrText>
            </w:r>
          </w:ins>
          <w:ins w:id="3615" w:author="梁元" w:date="2019-05-14T20:00:38Z">
            <w:r>
              <w:rPr/>
              <w:fldChar w:fldCharType="separate"/>
            </w:r>
          </w:ins>
          <w:customXmlInsRangeStart w:id="3617" w:author="梁元" w:date="2019-05-14T20:00:38Z"/>
          <w:sdt>
            <w:sdtPr>
              <w:rPr>
                <w:rFonts w:asciiTheme="minorHAnsi" w:hAnsiTheme="minorHAnsi" w:eastAsiaTheme="minorEastAsia" w:cstheme="minorBidi"/>
                <w:kern w:val="2"/>
                <w:sz w:val="24"/>
                <w:szCs w:val="22"/>
                <w:lang w:val="en-US" w:eastAsia="zh-CN" w:bidi="ar-SA"/>
              </w:rPr>
              <w:id w:val="147481973"/>
              <w:placeholder>
                <w:docPart w:val="{ccbcb877-da92-4497-9f4d-52f860755c2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617"/>
              <w:ins w:id="3619" w:author="梁元" w:date="2019-05-14T20:00:38Z">
                <w:r>
                  <w:rPr>
                    <w:rFonts w:ascii="仿宋" w:hAnsi="仿宋" w:eastAsia="仿宋" w:cstheme="majorBidi"/>
                  </w:rPr>
                  <w:t xml:space="preserve">9. </w:t>
                </w:r>
              </w:ins>
              <w:ins w:id="3620" w:author="梁元" w:date="2019-05-14T20:00:38Z">
                <w:r>
                  <w:rPr>
                    <w:rFonts w:hint="eastAsia" w:ascii="仿宋" w:hAnsi="仿宋" w:eastAsia="仿宋" w:cstheme="majorBidi"/>
                  </w:rPr>
                  <w:t>解法对比及优缺点</w:t>
                </w:r>
              </w:ins>
              <w:customXmlInsRangeStart w:id="3622" w:author="梁元" w:date="2019-05-14T20:00:38Z"/>
            </w:sdtContent>
          </w:sdt>
          <w:customXmlInsRangeEnd w:id="3622"/>
          <w:ins w:id="3623" w:author="梁元" w:date="2019-05-14T20:00:38Z">
            <w:r>
              <w:rPr/>
              <w:tab/>
            </w:r>
          </w:ins>
          <w:ins w:id="3624" w:author="梁元" w:date="2019-05-14T20:00:38Z">
            <w:r>
              <w:rPr/>
              <w:t>9</w:t>
            </w:r>
          </w:ins>
          <w:ins w:id="3625" w:author="梁元" w:date="2019-05-14T20:00:38Z">
            <w:r>
              <w:rPr/>
              <w:fldChar w:fldCharType="end"/>
            </w:r>
          </w:ins>
        </w:p>
        <w:p>
          <w:pPr>
            <w:pStyle w:val="40"/>
            <w:tabs>
              <w:tab w:val="right" w:leader="dot" w:pos="8306"/>
            </w:tabs>
            <w:rPr>
              <w:ins w:id="3626" w:author="梁元" w:date="2019-05-14T20:00:38Z"/>
            </w:rPr>
          </w:pPr>
          <w:ins w:id="3627" w:author="梁元" w:date="2019-05-14T20:00:38Z">
            <w:r>
              <w:rPr/>
              <w:fldChar w:fldCharType="begin"/>
            </w:r>
          </w:ins>
          <w:ins w:id="3628" w:author="梁元" w:date="2019-05-14T20:00:38Z">
            <w:r>
              <w:rPr/>
              <w:instrText xml:space="preserve"> HYPERLINK \l _Toc31558_WPSOffice_Level2 </w:instrText>
            </w:r>
          </w:ins>
          <w:ins w:id="3629" w:author="梁元" w:date="2019-05-14T20:00:38Z">
            <w:r>
              <w:rPr/>
              <w:fldChar w:fldCharType="separate"/>
            </w:r>
          </w:ins>
          <w:customXmlInsRangeStart w:id="3631" w:author="梁元" w:date="2019-05-14T20:00:38Z"/>
          <w:sdt>
            <w:sdtPr>
              <w:rPr>
                <w:rFonts w:asciiTheme="minorHAnsi" w:hAnsiTheme="minorHAnsi" w:eastAsiaTheme="minorEastAsia" w:cstheme="minorBidi"/>
                <w:kern w:val="2"/>
                <w:sz w:val="24"/>
                <w:szCs w:val="22"/>
                <w:lang w:val="en-US" w:eastAsia="zh-CN" w:bidi="ar-SA"/>
              </w:rPr>
              <w:id w:val="147481973"/>
              <w:placeholder>
                <w:docPart w:val="{c9f4a7b5-8b5e-41f8-a9ac-8ab836c3840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631"/>
              <w:ins w:id="3633" w:author="梁元" w:date="2019-05-14T20:00:38Z">
                <w:r>
                  <w:rPr>
                    <w:rFonts w:ascii="仿宋" w:hAnsi="仿宋" w:eastAsia="仿宋" w:cstheme="majorBidi"/>
                  </w:rPr>
                  <w:t xml:space="preserve">10. </w:t>
                </w:r>
              </w:ins>
              <w:ins w:id="3634" w:author="梁元" w:date="2019-05-14T20:00:38Z">
                <w:r>
                  <w:rPr>
                    <w:rFonts w:hint="eastAsia" w:ascii="仿宋" w:hAnsi="仿宋" w:eastAsia="仿宋" w:cstheme="majorBidi"/>
                  </w:rPr>
                  <w:t>延伸及扩展问题回答参考</w:t>
                </w:r>
              </w:ins>
              <w:customXmlInsRangeStart w:id="3636" w:author="梁元" w:date="2019-05-14T20:00:38Z"/>
            </w:sdtContent>
          </w:sdt>
          <w:customXmlInsRangeEnd w:id="3636"/>
          <w:ins w:id="3637" w:author="梁元" w:date="2019-05-14T20:00:38Z">
            <w:r>
              <w:rPr/>
              <w:tab/>
            </w:r>
          </w:ins>
          <w:ins w:id="3638" w:author="梁元" w:date="2019-05-14T20:00:38Z">
            <w:r>
              <w:rPr/>
              <w:t>10</w:t>
            </w:r>
          </w:ins>
          <w:ins w:id="3639" w:author="梁元" w:date="2019-05-14T20:00:38Z">
            <w:r>
              <w:rPr/>
              <w:fldChar w:fldCharType="end"/>
            </w:r>
          </w:ins>
        </w:p>
        <w:p>
          <w:pPr>
            <w:pStyle w:val="40"/>
            <w:tabs>
              <w:tab w:val="right" w:leader="dot" w:pos="8306"/>
            </w:tabs>
            <w:rPr>
              <w:ins w:id="3640" w:author="梁元" w:date="2019-05-14T20:00:38Z"/>
            </w:rPr>
          </w:pPr>
          <w:ins w:id="3641" w:author="梁元" w:date="2019-05-14T20:00:38Z">
            <w:r>
              <w:rPr/>
              <w:fldChar w:fldCharType="begin"/>
            </w:r>
          </w:ins>
          <w:ins w:id="3642" w:author="梁元" w:date="2019-05-14T20:00:38Z">
            <w:r>
              <w:rPr/>
              <w:instrText xml:space="preserve"> HYPERLINK \l _Toc29131_WPSOffice_Level2 </w:instrText>
            </w:r>
          </w:ins>
          <w:ins w:id="3643" w:author="梁元" w:date="2019-05-14T20:00:38Z">
            <w:r>
              <w:rPr/>
              <w:fldChar w:fldCharType="separate"/>
            </w:r>
          </w:ins>
          <w:customXmlInsRangeStart w:id="3645" w:author="梁元" w:date="2019-05-14T20:00:38Z"/>
          <w:sdt>
            <w:sdtPr>
              <w:rPr>
                <w:rFonts w:asciiTheme="minorHAnsi" w:hAnsiTheme="minorHAnsi" w:eastAsiaTheme="minorEastAsia" w:cstheme="minorBidi"/>
                <w:kern w:val="2"/>
                <w:sz w:val="24"/>
                <w:szCs w:val="22"/>
                <w:lang w:val="en-US" w:eastAsia="zh-CN" w:bidi="ar-SA"/>
              </w:rPr>
              <w:id w:val="147481973"/>
              <w:placeholder>
                <w:docPart w:val="{6c8b15df-f7e5-4685-bcaa-e8a50128585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645"/>
              <w:ins w:id="3647" w:author="梁元" w:date="2019-05-14T20:00:38Z">
                <w:r>
                  <w:rPr>
                    <w:rFonts w:ascii="仿宋" w:hAnsi="仿宋" w:eastAsia="仿宋" w:cstheme="majorBidi"/>
                  </w:rPr>
                  <w:t xml:space="preserve">11. </w:t>
                </w:r>
              </w:ins>
              <w:ins w:id="3648" w:author="梁元" w:date="2019-05-14T20:00:38Z">
                <w:r>
                  <w:rPr>
                    <w:rFonts w:hint="eastAsia" w:ascii="仿宋" w:hAnsi="仿宋" w:eastAsia="仿宋" w:cstheme="majorBidi"/>
                  </w:rPr>
                  <w:t>项目中体现经验的点</w:t>
                </w:r>
              </w:ins>
              <w:customXmlInsRangeStart w:id="3650" w:author="梁元" w:date="2019-05-14T20:00:38Z"/>
            </w:sdtContent>
          </w:sdt>
          <w:customXmlInsRangeEnd w:id="3650"/>
          <w:ins w:id="3651" w:author="梁元" w:date="2019-05-14T20:00:38Z">
            <w:r>
              <w:rPr/>
              <w:tab/>
            </w:r>
          </w:ins>
          <w:ins w:id="3652" w:author="梁元" w:date="2019-05-14T20:00:38Z">
            <w:r>
              <w:rPr/>
              <w:t>10</w:t>
            </w:r>
          </w:ins>
          <w:ins w:id="3653" w:author="梁元" w:date="2019-05-14T20:00:38Z">
            <w:r>
              <w:rPr/>
              <w:fldChar w:fldCharType="end"/>
            </w:r>
          </w:ins>
        </w:p>
        <w:p>
          <w:pPr>
            <w:pStyle w:val="39"/>
            <w:tabs>
              <w:tab w:val="right" w:leader="dot" w:pos="8306"/>
            </w:tabs>
            <w:rPr>
              <w:ins w:id="3654" w:author="梁元" w:date="2019-05-14T20:00:39Z"/>
            </w:rPr>
          </w:pPr>
          <w:ins w:id="3655" w:author="梁元" w:date="2019-05-14T20:00:38Z">
            <w:r>
              <w:rPr/>
              <w:fldChar w:fldCharType="begin"/>
            </w:r>
          </w:ins>
          <w:ins w:id="3656" w:author="梁元" w:date="2019-05-14T20:00:38Z">
            <w:r>
              <w:rPr/>
              <w:instrText xml:space="preserve"> HYPERLINK \l _Toc18431_WPSOffice_Level2 </w:instrText>
            </w:r>
          </w:ins>
          <w:ins w:id="3657" w:author="梁元" w:date="2019-05-14T20:00:38Z">
            <w:r>
              <w:rPr/>
              <w:fldChar w:fldCharType="separate"/>
            </w:r>
          </w:ins>
          <w:customXmlInsRangeStart w:id="3659" w:author="梁元" w:date="2019-05-14T20:00:38Z"/>
          <w:sdt>
            <w:sdtPr>
              <w:rPr>
                <w:rFonts w:asciiTheme="minorHAnsi" w:hAnsiTheme="minorHAnsi" w:eastAsiaTheme="minorEastAsia" w:cstheme="minorBidi"/>
                <w:kern w:val="2"/>
                <w:sz w:val="24"/>
                <w:szCs w:val="22"/>
                <w:lang w:val="en-US" w:eastAsia="zh-CN" w:bidi="ar-SA"/>
              </w:rPr>
              <w:id w:val="147481970"/>
              <w:placeholder>
                <w:docPart w:val="{f401f231-1c09-4596-8448-1d6ae4b9731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659"/>
              <w:ins w:id="3661" w:author="梁元" w:date="2019-05-14T20:00:51Z">
                <w:r>
                  <w:rPr>
                    <w:rFonts w:hint="eastAsia" w:cstheme="minorBidi"/>
                    <w:kern w:val="2"/>
                    <w:sz w:val="24"/>
                    <w:szCs w:val="22"/>
                    <w:lang w:val="en-US" w:eastAsia="zh-CN" w:bidi="ar-SA"/>
                  </w:rPr>
                  <w:t xml:space="preserve"> </w:t>
                </w:r>
              </w:ins>
              <w:ins w:id="3662" w:author="梁元" w:date="2019-05-14T20:00:52Z">
                <w:r>
                  <w:rPr>
                    <w:rFonts w:hint="eastAsia" w:cstheme="minorBidi"/>
                    <w:kern w:val="2"/>
                    <w:sz w:val="24"/>
                    <w:szCs w:val="22"/>
                    <w:lang w:val="en-US" w:eastAsia="zh-CN" w:bidi="ar-SA"/>
                  </w:rPr>
                  <w:t xml:space="preserve">  </w:t>
                </w:r>
              </w:ins>
              <w:ins w:id="3663" w:author="梁元" w:date="2019-05-14T20:00:53Z">
                <w:r>
                  <w:rPr>
                    <w:rFonts w:hint="eastAsia" w:cstheme="minorBidi"/>
                    <w:kern w:val="2"/>
                    <w:sz w:val="24"/>
                    <w:szCs w:val="22"/>
                    <w:lang w:val="en-US" w:eastAsia="zh-CN" w:bidi="ar-SA"/>
                  </w:rPr>
                  <w:t xml:space="preserve"> </w:t>
                </w:r>
              </w:ins>
              <w:ins w:id="3664" w:author="梁元" w:date="2019-05-14T20:00:38Z">
                <w:r>
                  <w:rPr>
                    <w:rFonts w:ascii="仿宋" w:hAnsi="仿宋" w:eastAsia="仿宋" w:cstheme="majorBidi"/>
                  </w:rPr>
                  <w:t xml:space="preserve">12. </w:t>
                </w:r>
              </w:ins>
              <w:ins w:id="3665" w:author="梁元" w:date="2019-05-14T20:00:38Z">
                <w:r>
                  <w:rPr>
                    <w:rFonts w:hint="eastAsia" w:ascii="仿宋" w:hAnsi="仿宋" w:eastAsia="仿宋" w:cstheme="majorBidi"/>
                  </w:rPr>
                  <w:t>论坛参考</w:t>
                </w:r>
              </w:ins>
              <w:customXmlInsRangeStart w:id="3667" w:author="梁元" w:date="2019-05-14T20:00:38Z"/>
            </w:sdtContent>
          </w:sdt>
          <w:customXmlInsRangeEnd w:id="3667"/>
          <w:ins w:id="3668" w:author="梁元" w:date="2019-05-14T20:00:38Z">
            <w:r>
              <w:rPr/>
              <w:tab/>
            </w:r>
          </w:ins>
          <w:ins w:id="3669" w:author="梁元" w:date="2019-05-14T20:00:38Z">
            <w:r>
              <w:rPr/>
              <w:t>10</w:t>
            </w:r>
          </w:ins>
          <w:ins w:id="3670" w:author="梁元" w:date="2019-05-14T20:00:38Z">
            <w:r>
              <w:rPr/>
              <w:fldChar w:fldCharType="end"/>
            </w:r>
          </w:ins>
        </w:p>
        <w:p>
          <w:pPr>
            <w:pStyle w:val="39"/>
            <w:tabs>
              <w:tab w:val="right" w:leader="dot" w:pos="8306"/>
            </w:tabs>
            <w:rPr>
              <w:ins w:id="3671" w:author="梁元" w:date="2019-05-14T19:56:48Z"/>
            </w:rPr>
          </w:pPr>
          <w:ins w:id="3672" w:author="梁元" w:date="2019-05-14T19:56:48Z">
            <w:r>
              <w:rPr>
                <w:b/>
                <w:bCs/>
              </w:rPr>
              <w:fldChar w:fldCharType="begin"/>
            </w:r>
          </w:ins>
          <w:ins w:id="3673" w:author="梁元" w:date="2019-05-14T19:56:48Z">
            <w:r>
              <w:rPr/>
              <w:instrText xml:space="preserve"> HYPERLINK \l _Toc10562_WPSOffice_Level1 </w:instrText>
            </w:r>
          </w:ins>
          <w:ins w:id="3674" w:author="梁元" w:date="2019-05-14T19:56:48Z">
            <w:r>
              <w:rPr>
                <w:b/>
                <w:bCs/>
              </w:rPr>
              <w:fldChar w:fldCharType="separate"/>
            </w:r>
          </w:ins>
          <w:customXmlInsRangeStart w:id="3676" w:author="梁元" w:date="2019-05-14T19:56:48Z"/>
          <w:sdt>
            <w:sdtPr>
              <w:rPr>
                <w:rFonts w:asciiTheme="minorHAnsi" w:hAnsiTheme="minorHAnsi" w:eastAsiaTheme="minorEastAsia" w:cstheme="minorBidi"/>
                <w:b/>
                <w:bCs/>
                <w:kern w:val="2"/>
                <w:sz w:val="24"/>
                <w:szCs w:val="22"/>
                <w:lang w:val="en-US" w:eastAsia="zh-CN" w:bidi="ar-SA"/>
              </w:rPr>
              <w:id w:val="147481973"/>
              <w:placeholder>
                <w:docPart w:val="{a4be1359-9145-46fa-801b-799edab73924}"/>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3676"/>
              <w:ins w:id="3678" w:author="梁元" w:date="2019-05-14T19:56:48Z">
                <w:r>
                  <w:rPr>
                    <w:rFonts w:ascii="仿宋" w:hAnsi="仿宋" w:eastAsia="仿宋" w:cstheme="minorBidi"/>
                    <w:b/>
                    <w:bCs/>
                  </w:rPr>
                  <w:t xml:space="preserve">三十九、 </w:t>
                </w:r>
              </w:ins>
              <w:ins w:id="3679" w:author="梁元" w:date="2019-05-14T19:56:48Z">
                <w:r>
                  <w:rPr>
                    <w:rFonts w:hint="eastAsia" w:ascii="仿宋" w:hAnsi="仿宋" w:eastAsia="仿宋" w:cstheme="minorBidi"/>
                    <w:b/>
                    <w:bCs/>
                  </w:rPr>
                  <w:t>解释一下 XSS与CSRF区别？</w:t>
                </w:r>
              </w:ins>
              <w:customXmlInsRangeStart w:id="3681" w:author="梁元" w:date="2019-05-14T19:56:48Z"/>
            </w:sdtContent>
          </w:sdt>
          <w:customXmlInsRangeEnd w:id="3681"/>
          <w:ins w:id="3682" w:author="梁元" w:date="2019-05-14T19:56:48Z">
            <w:r>
              <w:rPr>
                <w:b/>
                <w:bCs/>
              </w:rPr>
              <w:tab/>
            </w:r>
          </w:ins>
          <w:ins w:id="3683" w:author="梁元" w:date="2019-05-14T19:56:55Z">
            <w:bookmarkStart w:id="225" w:name="_Toc10562_WPSOffice_Level1Page"/>
            <w:r>
              <w:rPr>
                <w:b/>
                <w:bCs/>
              </w:rPr>
              <w:t>8</w:t>
            </w:r>
            <w:bookmarkEnd w:id="225"/>
          </w:ins>
          <w:ins w:id="3684" w:author="梁元" w:date="2019-05-14T19:56:48Z">
            <w:r>
              <w:rPr>
                <w:b/>
                <w:bCs/>
              </w:rPr>
              <w:fldChar w:fldCharType="end"/>
            </w:r>
          </w:ins>
        </w:p>
        <w:p>
          <w:pPr>
            <w:pStyle w:val="40"/>
            <w:tabs>
              <w:tab w:val="right" w:leader="dot" w:pos="8306"/>
            </w:tabs>
            <w:rPr>
              <w:ins w:id="3685" w:author="梁元" w:date="2019-05-14T19:56:48Z"/>
            </w:rPr>
          </w:pPr>
          <w:ins w:id="3686" w:author="梁元" w:date="2019-05-14T19:56:48Z">
            <w:r>
              <w:rPr/>
              <w:fldChar w:fldCharType="begin"/>
            </w:r>
          </w:ins>
          <w:ins w:id="3687" w:author="梁元" w:date="2019-05-14T19:56:48Z">
            <w:r>
              <w:rPr/>
              <w:instrText xml:space="preserve"> HYPERLINK \l _Toc19315_WPSOffice_Level2 </w:instrText>
            </w:r>
          </w:ins>
          <w:ins w:id="3688" w:author="梁元" w:date="2019-05-14T19:56:48Z">
            <w:r>
              <w:rPr/>
              <w:fldChar w:fldCharType="separate"/>
            </w:r>
          </w:ins>
          <w:customXmlInsRangeStart w:id="3690" w:author="梁元" w:date="2019-05-14T19:56:48Z"/>
          <w:sdt>
            <w:sdtPr>
              <w:rPr>
                <w:rFonts w:asciiTheme="minorHAnsi" w:hAnsiTheme="minorHAnsi" w:eastAsiaTheme="minorEastAsia" w:cstheme="minorBidi"/>
                <w:kern w:val="2"/>
                <w:sz w:val="24"/>
                <w:szCs w:val="22"/>
                <w:lang w:val="en-US" w:eastAsia="zh-CN" w:bidi="ar-SA"/>
              </w:rPr>
              <w:id w:val="147481973"/>
              <w:placeholder>
                <w:docPart w:val="{cd130c27-10c9-4497-9ef7-43d241a5058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690"/>
              <w:ins w:id="3692" w:author="梁元" w:date="2019-05-14T19:56:48Z">
                <w:r>
                  <w:rPr>
                    <w:rFonts w:ascii="仿宋" w:hAnsi="仿宋" w:eastAsia="仿宋" w:cstheme="majorBidi"/>
                  </w:rPr>
                  <w:t xml:space="preserve">7. </w:t>
                </w:r>
              </w:ins>
              <w:ins w:id="3693" w:author="梁元" w:date="2019-05-14T19:56:48Z">
                <w:r>
                  <w:rPr>
                    <w:rFonts w:hint="eastAsia" w:ascii="仿宋" w:hAnsi="仿宋" w:eastAsia="仿宋" w:cstheme="majorBidi"/>
                  </w:rPr>
                  <w:t>通常解法</w:t>
                </w:r>
              </w:ins>
              <w:customXmlInsRangeStart w:id="3695" w:author="梁元" w:date="2019-05-14T19:56:48Z"/>
            </w:sdtContent>
          </w:sdt>
          <w:customXmlInsRangeEnd w:id="3695"/>
          <w:ins w:id="3696" w:author="梁元" w:date="2019-05-14T19:56:48Z">
            <w:r>
              <w:rPr/>
              <w:tab/>
            </w:r>
          </w:ins>
          <w:ins w:id="3697" w:author="梁元" w:date="2019-05-14T19:56:55Z">
            <w:bookmarkStart w:id="226" w:name="_Toc19315_WPSOffice_Level2Page"/>
            <w:r>
              <w:rPr/>
              <w:t>8</w:t>
            </w:r>
            <w:bookmarkEnd w:id="226"/>
          </w:ins>
          <w:ins w:id="3698" w:author="梁元" w:date="2019-05-14T19:56:48Z">
            <w:r>
              <w:rPr/>
              <w:fldChar w:fldCharType="end"/>
            </w:r>
          </w:ins>
        </w:p>
        <w:p>
          <w:pPr>
            <w:pStyle w:val="40"/>
            <w:tabs>
              <w:tab w:val="right" w:leader="dot" w:pos="8306"/>
            </w:tabs>
            <w:rPr>
              <w:ins w:id="3699" w:author="梁元" w:date="2019-05-14T19:56:48Z"/>
            </w:rPr>
          </w:pPr>
          <w:ins w:id="3700" w:author="梁元" w:date="2019-05-14T19:56:48Z">
            <w:r>
              <w:rPr/>
              <w:fldChar w:fldCharType="begin"/>
            </w:r>
          </w:ins>
          <w:ins w:id="3701" w:author="梁元" w:date="2019-05-14T19:56:48Z">
            <w:r>
              <w:rPr/>
              <w:instrText xml:space="preserve"> HYPERLINK \l _Toc3046_WPSOffice_Level2 </w:instrText>
            </w:r>
          </w:ins>
          <w:ins w:id="3702" w:author="梁元" w:date="2019-05-14T19:56:48Z">
            <w:r>
              <w:rPr/>
              <w:fldChar w:fldCharType="separate"/>
            </w:r>
          </w:ins>
          <w:customXmlInsRangeStart w:id="3704" w:author="梁元" w:date="2019-05-14T19:56:48Z"/>
          <w:sdt>
            <w:sdtPr>
              <w:rPr>
                <w:rFonts w:asciiTheme="minorHAnsi" w:hAnsiTheme="minorHAnsi" w:eastAsiaTheme="minorEastAsia" w:cstheme="minorBidi"/>
                <w:kern w:val="2"/>
                <w:sz w:val="24"/>
                <w:szCs w:val="22"/>
                <w:lang w:val="en-US" w:eastAsia="zh-CN" w:bidi="ar-SA"/>
              </w:rPr>
              <w:id w:val="147481973"/>
              <w:placeholder>
                <w:docPart w:val="{abc64cbd-4cfe-4cf0-804a-296af296d56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704"/>
              <w:ins w:id="3706" w:author="梁元" w:date="2019-05-14T19:56:48Z">
                <w:r>
                  <w:rPr>
                    <w:rFonts w:ascii="仿宋" w:hAnsi="仿宋" w:eastAsia="仿宋" w:cstheme="majorBidi"/>
                  </w:rPr>
                  <w:t xml:space="preserve">8. </w:t>
                </w:r>
              </w:ins>
              <w:ins w:id="3707" w:author="梁元" w:date="2019-05-14T19:56:48Z">
                <w:r>
                  <w:rPr>
                    <w:rFonts w:hint="eastAsia" w:ascii="仿宋" w:hAnsi="仿宋" w:eastAsia="仿宋" w:cstheme="majorBidi"/>
                  </w:rPr>
                  <w:t>通用大牛级解法</w:t>
                </w:r>
              </w:ins>
              <w:customXmlInsRangeStart w:id="3709" w:author="梁元" w:date="2019-05-14T19:56:48Z"/>
            </w:sdtContent>
          </w:sdt>
          <w:customXmlInsRangeEnd w:id="3709"/>
          <w:ins w:id="3710" w:author="梁元" w:date="2019-05-14T19:56:48Z">
            <w:r>
              <w:rPr/>
              <w:tab/>
            </w:r>
          </w:ins>
          <w:ins w:id="3711" w:author="梁元" w:date="2019-05-14T19:56:55Z">
            <w:bookmarkStart w:id="227" w:name="_Toc3046_WPSOffice_Level2Page"/>
            <w:r>
              <w:rPr/>
              <w:t>9</w:t>
            </w:r>
            <w:bookmarkEnd w:id="227"/>
          </w:ins>
          <w:ins w:id="3712" w:author="梁元" w:date="2019-05-14T19:56:48Z">
            <w:r>
              <w:rPr/>
              <w:fldChar w:fldCharType="end"/>
            </w:r>
          </w:ins>
        </w:p>
        <w:p>
          <w:pPr>
            <w:pStyle w:val="40"/>
            <w:tabs>
              <w:tab w:val="right" w:leader="dot" w:pos="8306"/>
            </w:tabs>
            <w:rPr>
              <w:ins w:id="3713" w:author="梁元" w:date="2019-05-14T19:56:48Z"/>
            </w:rPr>
          </w:pPr>
          <w:ins w:id="3714" w:author="梁元" w:date="2019-05-14T19:56:48Z">
            <w:r>
              <w:rPr/>
              <w:fldChar w:fldCharType="begin"/>
            </w:r>
          </w:ins>
          <w:ins w:id="3715" w:author="梁元" w:date="2019-05-14T19:56:48Z">
            <w:r>
              <w:rPr/>
              <w:instrText xml:space="preserve"> HYPERLINK \l _Toc19700_WPSOffice_Level2 </w:instrText>
            </w:r>
          </w:ins>
          <w:ins w:id="3716" w:author="梁元" w:date="2019-05-14T19:56:48Z">
            <w:r>
              <w:rPr/>
              <w:fldChar w:fldCharType="separate"/>
            </w:r>
          </w:ins>
          <w:customXmlInsRangeStart w:id="3718" w:author="梁元" w:date="2019-05-14T19:56:48Z"/>
          <w:sdt>
            <w:sdtPr>
              <w:rPr>
                <w:rFonts w:asciiTheme="minorHAnsi" w:hAnsiTheme="minorHAnsi" w:eastAsiaTheme="minorEastAsia" w:cstheme="minorBidi"/>
                <w:kern w:val="2"/>
                <w:sz w:val="24"/>
                <w:szCs w:val="22"/>
                <w:lang w:val="en-US" w:eastAsia="zh-CN" w:bidi="ar-SA"/>
              </w:rPr>
              <w:id w:val="147481973"/>
              <w:placeholder>
                <w:docPart w:val="{5e88f755-5a42-4a21-9f55-01ed57d0c42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718"/>
              <w:ins w:id="3720" w:author="梁元" w:date="2019-05-14T19:56:48Z">
                <w:r>
                  <w:rPr>
                    <w:rFonts w:ascii="仿宋" w:hAnsi="仿宋" w:eastAsia="仿宋" w:cstheme="majorBidi"/>
                  </w:rPr>
                  <w:t xml:space="preserve">9. </w:t>
                </w:r>
              </w:ins>
              <w:ins w:id="3721" w:author="梁元" w:date="2019-05-14T19:56:48Z">
                <w:r>
                  <w:rPr>
                    <w:rFonts w:hint="eastAsia" w:ascii="仿宋" w:hAnsi="仿宋" w:eastAsia="仿宋" w:cstheme="majorBidi"/>
                  </w:rPr>
                  <w:t>解法对比及优缺点</w:t>
                </w:r>
              </w:ins>
              <w:customXmlInsRangeStart w:id="3723" w:author="梁元" w:date="2019-05-14T19:56:48Z"/>
            </w:sdtContent>
          </w:sdt>
          <w:customXmlInsRangeEnd w:id="3723"/>
          <w:ins w:id="3724" w:author="梁元" w:date="2019-05-14T19:56:48Z">
            <w:r>
              <w:rPr/>
              <w:tab/>
            </w:r>
          </w:ins>
          <w:ins w:id="3725" w:author="梁元" w:date="2019-05-14T19:56:55Z">
            <w:bookmarkStart w:id="228" w:name="_Toc19700_WPSOffice_Level2Page"/>
            <w:r>
              <w:rPr/>
              <w:t>9</w:t>
            </w:r>
            <w:bookmarkEnd w:id="228"/>
          </w:ins>
          <w:ins w:id="3726" w:author="梁元" w:date="2019-05-14T19:56:48Z">
            <w:r>
              <w:rPr/>
              <w:fldChar w:fldCharType="end"/>
            </w:r>
          </w:ins>
        </w:p>
        <w:p>
          <w:pPr>
            <w:pStyle w:val="40"/>
            <w:tabs>
              <w:tab w:val="right" w:leader="dot" w:pos="8306"/>
            </w:tabs>
            <w:rPr>
              <w:ins w:id="3727" w:author="梁元" w:date="2019-05-14T19:56:48Z"/>
            </w:rPr>
          </w:pPr>
          <w:ins w:id="3728" w:author="梁元" w:date="2019-05-14T19:56:48Z">
            <w:r>
              <w:rPr/>
              <w:fldChar w:fldCharType="begin"/>
            </w:r>
          </w:ins>
          <w:ins w:id="3729" w:author="梁元" w:date="2019-05-14T19:56:48Z">
            <w:r>
              <w:rPr/>
              <w:instrText xml:space="preserve"> HYPERLINK \l _Toc31558_WPSOffice_Level2 </w:instrText>
            </w:r>
          </w:ins>
          <w:ins w:id="3730" w:author="梁元" w:date="2019-05-14T19:56:48Z">
            <w:r>
              <w:rPr/>
              <w:fldChar w:fldCharType="separate"/>
            </w:r>
          </w:ins>
          <w:customXmlInsRangeStart w:id="3732" w:author="梁元" w:date="2019-05-14T19:56:48Z"/>
          <w:sdt>
            <w:sdtPr>
              <w:rPr>
                <w:rFonts w:asciiTheme="minorHAnsi" w:hAnsiTheme="minorHAnsi" w:eastAsiaTheme="minorEastAsia" w:cstheme="minorBidi"/>
                <w:kern w:val="2"/>
                <w:sz w:val="24"/>
                <w:szCs w:val="22"/>
                <w:lang w:val="en-US" w:eastAsia="zh-CN" w:bidi="ar-SA"/>
              </w:rPr>
              <w:id w:val="147481973"/>
              <w:placeholder>
                <w:docPart w:val="{0f712e50-9e8d-410c-a3eb-d85cae45653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732"/>
              <w:ins w:id="3734" w:author="梁元" w:date="2019-05-14T19:56:48Z">
                <w:r>
                  <w:rPr>
                    <w:rFonts w:ascii="仿宋" w:hAnsi="仿宋" w:eastAsia="仿宋" w:cstheme="majorBidi"/>
                  </w:rPr>
                  <w:t xml:space="preserve">10. </w:t>
                </w:r>
              </w:ins>
              <w:ins w:id="3735" w:author="梁元" w:date="2019-05-14T19:56:48Z">
                <w:r>
                  <w:rPr>
                    <w:rFonts w:hint="eastAsia" w:ascii="仿宋" w:hAnsi="仿宋" w:eastAsia="仿宋" w:cstheme="majorBidi"/>
                  </w:rPr>
                  <w:t>延伸及扩展问题回答参考</w:t>
                </w:r>
              </w:ins>
              <w:customXmlInsRangeStart w:id="3737" w:author="梁元" w:date="2019-05-14T19:56:48Z"/>
            </w:sdtContent>
          </w:sdt>
          <w:customXmlInsRangeEnd w:id="3737"/>
          <w:ins w:id="3738" w:author="梁元" w:date="2019-05-14T19:56:48Z">
            <w:r>
              <w:rPr/>
              <w:tab/>
            </w:r>
          </w:ins>
          <w:ins w:id="3739" w:author="梁元" w:date="2019-05-14T19:56:55Z">
            <w:bookmarkStart w:id="229" w:name="_Toc31558_WPSOffice_Level2Page"/>
            <w:r>
              <w:rPr/>
              <w:t>10</w:t>
            </w:r>
            <w:bookmarkEnd w:id="229"/>
          </w:ins>
          <w:ins w:id="3740" w:author="梁元" w:date="2019-05-14T19:56:48Z">
            <w:r>
              <w:rPr/>
              <w:fldChar w:fldCharType="end"/>
            </w:r>
          </w:ins>
        </w:p>
        <w:p>
          <w:pPr>
            <w:pStyle w:val="40"/>
            <w:tabs>
              <w:tab w:val="right" w:leader="dot" w:pos="8306"/>
            </w:tabs>
            <w:rPr>
              <w:ins w:id="3741" w:author="梁元" w:date="2019-05-14T19:56:49Z"/>
            </w:rPr>
          </w:pPr>
          <w:ins w:id="3742" w:author="梁元" w:date="2019-05-14T19:56:48Z">
            <w:r>
              <w:rPr/>
              <w:fldChar w:fldCharType="begin"/>
            </w:r>
          </w:ins>
          <w:ins w:id="3743" w:author="梁元" w:date="2019-05-14T19:56:48Z">
            <w:r>
              <w:rPr/>
              <w:instrText xml:space="preserve"> HYPERLINK \l _Toc29131_WPSOffice_Level2 </w:instrText>
            </w:r>
          </w:ins>
          <w:ins w:id="3744" w:author="梁元" w:date="2019-05-14T19:56:48Z">
            <w:r>
              <w:rPr/>
              <w:fldChar w:fldCharType="separate"/>
            </w:r>
          </w:ins>
          <w:customXmlInsRangeStart w:id="3746" w:author="梁元" w:date="2019-05-14T19:56:48Z"/>
          <w:sdt>
            <w:sdtPr>
              <w:rPr>
                <w:rFonts w:asciiTheme="minorHAnsi" w:hAnsiTheme="minorHAnsi" w:eastAsiaTheme="minorEastAsia" w:cstheme="minorBidi"/>
                <w:kern w:val="2"/>
                <w:sz w:val="24"/>
                <w:szCs w:val="22"/>
                <w:lang w:val="en-US" w:eastAsia="zh-CN" w:bidi="ar-SA"/>
              </w:rPr>
              <w:id w:val="147481973"/>
              <w:placeholder>
                <w:docPart w:val="{9de4d6af-5683-4eb1-a25b-4bc2c425bbe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746"/>
              <w:ins w:id="3748" w:author="梁元" w:date="2019-05-14T19:56:48Z">
                <w:r>
                  <w:rPr>
                    <w:rFonts w:ascii="仿宋" w:hAnsi="仿宋" w:eastAsia="仿宋" w:cstheme="majorBidi"/>
                  </w:rPr>
                  <w:t xml:space="preserve">11. </w:t>
                </w:r>
              </w:ins>
              <w:ins w:id="3749" w:author="梁元" w:date="2019-05-14T19:56:49Z">
                <w:r>
                  <w:rPr>
                    <w:rFonts w:hint="eastAsia" w:ascii="仿宋" w:hAnsi="仿宋" w:eastAsia="仿宋" w:cstheme="majorBidi"/>
                  </w:rPr>
                  <w:t>项目中体现经验的点</w:t>
                </w:r>
              </w:ins>
              <w:customXmlInsRangeStart w:id="3751" w:author="梁元" w:date="2019-05-14T19:56:48Z"/>
            </w:sdtContent>
          </w:sdt>
          <w:customXmlInsRangeEnd w:id="3751"/>
          <w:ins w:id="3752" w:author="梁元" w:date="2019-05-14T19:56:49Z">
            <w:r>
              <w:rPr/>
              <w:tab/>
            </w:r>
          </w:ins>
          <w:ins w:id="3753" w:author="梁元" w:date="2019-05-14T19:56:55Z">
            <w:bookmarkStart w:id="230" w:name="_Toc29131_WPSOffice_Level2Page"/>
            <w:r>
              <w:rPr/>
              <w:t>10</w:t>
            </w:r>
            <w:bookmarkEnd w:id="230"/>
          </w:ins>
          <w:ins w:id="3754" w:author="梁元" w:date="2019-05-14T19:56:49Z">
            <w:r>
              <w:rPr/>
              <w:fldChar w:fldCharType="end"/>
            </w:r>
          </w:ins>
        </w:p>
        <w:p>
          <w:pPr>
            <w:pStyle w:val="40"/>
            <w:tabs>
              <w:tab w:val="right" w:leader="dot" w:pos="8306"/>
            </w:tabs>
            <w:rPr>
              <w:ins w:id="3755" w:author="梁元" w:date="2019-05-14T19:56:49Z"/>
            </w:rPr>
          </w:pPr>
          <w:ins w:id="3756" w:author="梁元" w:date="2019-05-14T19:56:49Z">
            <w:r>
              <w:rPr/>
              <w:fldChar w:fldCharType="begin"/>
            </w:r>
          </w:ins>
          <w:ins w:id="3757" w:author="梁元" w:date="2019-05-14T19:56:49Z">
            <w:r>
              <w:rPr/>
              <w:instrText xml:space="preserve"> HYPERLINK \l _Toc18431_WPSOffice_Level2 </w:instrText>
            </w:r>
          </w:ins>
          <w:ins w:id="3758" w:author="梁元" w:date="2019-05-14T19:56:49Z">
            <w:r>
              <w:rPr/>
              <w:fldChar w:fldCharType="separate"/>
            </w:r>
          </w:ins>
          <w:customXmlInsRangeStart w:id="3760" w:author="梁元" w:date="2019-05-14T19:56:49Z"/>
          <w:sdt>
            <w:sdtPr>
              <w:rPr>
                <w:rFonts w:asciiTheme="minorHAnsi" w:hAnsiTheme="minorHAnsi" w:eastAsiaTheme="minorEastAsia" w:cstheme="minorBidi"/>
                <w:kern w:val="2"/>
                <w:sz w:val="24"/>
                <w:szCs w:val="22"/>
                <w:lang w:val="en-US" w:eastAsia="zh-CN" w:bidi="ar-SA"/>
              </w:rPr>
              <w:id w:val="147481970"/>
              <w:placeholder>
                <w:docPart w:val="{d1298025-10b2-49b3-9a1c-6fef4a741a9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760"/>
              <w:ins w:id="3762" w:author="梁元" w:date="2019-05-14T19:56:49Z">
                <w:r>
                  <w:rPr>
                    <w:rFonts w:ascii="仿宋" w:hAnsi="仿宋" w:eastAsia="仿宋" w:cstheme="majorBidi"/>
                  </w:rPr>
                  <w:t xml:space="preserve">12. </w:t>
                </w:r>
              </w:ins>
              <w:ins w:id="3763" w:author="梁元" w:date="2019-05-14T19:56:49Z">
                <w:r>
                  <w:rPr>
                    <w:rFonts w:hint="eastAsia" w:ascii="仿宋" w:hAnsi="仿宋" w:eastAsia="仿宋" w:cstheme="majorBidi"/>
                  </w:rPr>
                  <w:t>论坛参考</w:t>
                </w:r>
              </w:ins>
              <w:customXmlInsRangeStart w:id="3765" w:author="梁元" w:date="2019-05-14T19:56:49Z"/>
            </w:sdtContent>
          </w:sdt>
          <w:customXmlInsRangeEnd w:id="3765"/>
          <w:ins w:id="3766" w:author="梁元" w:date="2019-05-14T19:56:49Z">
            <w:r>
              <w:rPr/>
              <w:tab/>
            </w:r>
          </w:ins>
          <w:ins w:id="3767" w:author="梁元" w:date="2019-05-14T19:56:55Z">
            <w:bookmarkStart w:id="231" w:name="_Toc18431_WPSOffice_Level2Page"/>
            <w:r>
              <w:rPr/>
              <w:t>10</w:t>
            </w:r>
            <w:bookmarkEnd w:id="231"/>
          </w:ins>
          <w:ins w:id="3768" w:author="梁元" w:date="2019-05-14T19:56:49Z">
            <w:r>
              <w:rPr/>
              <w:fldChar w:fldCharType="end"/>
            </w:r>
          </w:ins>
        </w:p>
        <w:p>
          <w:pPr>
            <w:pStyle w:val="39"/>
            <w:tabs>
              <w:tab w:val="right" w:leader="dot" w:pos="8306"/>
            </w:tabs>
            <w:rPr>
              <w:ins w:id="3769" w:author="梁元" w:date="2019-05-14T19:56:49Z"/>
            </w:rPr>
          </w:pPr>
          <w:ins w:id="3770" w:author="梁元" w:date="2019-05-14T19:56:49Z">
            <w:r>
              <w:rPr>
                <w:b/>
                <w:bCs/>
              </w:rPr>
              <w:fldChar w:fldCharType="begin"/>
            </w:r>
          </w:ins>
          <w:ins w:id="3771" w:author="梁元" w:date="2019-05-14T19:56:49Z">
            <w:r>
              <w:rPr/>
              <w:instrText xml:space="preserve"> HYPERLINK \l _Toc11804_WPSOffice_Level1 </w:instrText>
            </w:r>
          </w:ins>
          <w:ins w:id="3772" w:author="梁元" w:date="2019-05-14T19:56:49Z">
            <w:r>
              <w:rPr>
                <w:b/>
                <w:bCs/>
              </w:rPr>
              <w:fldChar w:fldCharType="separate"/>
            </w:r>
          </w:ins>
          <w:customXmlInsRangeStart w:id="3774" w:author="梁元" w:date="2019-05-14T19:56:49Z"/>
          <w:sdt>
            <w:sdtPr>
              <w:rPr>
                <w:rFonts w:asciiTheme="minorHAnsi" w:hAnsiTheme="minorHAnsi" w:eastAsiaTheme="minorEastAsia" w:cstheme="minorBidi"/>
                <w:b/>
                <w:bCs/>
                <w:kern w:val="2"/>
                <w:sz w:val="24"/>
                <w:szCs w:val="22"/>
                <w:lang w:val="en-US" w:eastAsia="zh-CN" w:bidi="ar-SA"/>
              </w:rPr>
              <w:id w:val="147481970"/>
              <w:placeholder>
                <w:docPart w:val="{6b417c06-2541-4525-804c-3988ab76963f}"/>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3774"/>
              <w:ins w:id="3776" w:author="梁元" w:date="2019-05-14T19:56:49Z">
                <w:r>
                  <w:rPr>
                    <w:rFonts w:ascii="仿宋" w:hAnsi="仿宋" w:eastAsia="仿宋" w:cstheme="minorBidi"/>
                    <w:b/>
                    <w:bCs/>
                  </w:rPr>
                  <w:t xml:space="preserve">四十、 </w:t>
                </w:r>
              </w:ins>
              <w:ins w:id="3777" w:author="梁元" w:date="2019-05-14T19:56:49Z">
                <w:r>
                  <w:rPr>
                    <w:rFonts w:hint="eastAsia" w:ascii="仿宋" w:hAnsi="仿宋" w:eastAsia="仿宋" w:cstheme="minorBidi"/>
                    <w:b/>
                    <w:bCs/>
                  </w:rPr>
                  <w:t>解释一下函数节流？</w:t>
                </w:r>
              </w:ins>
              <w:customXmlInsRangeStart w:id="3779" w:author="梁元" w:date="2019-05-14T19:56:49Z"/>
            </w:sdtContent>
          </w:sdt>
          <w:customXmlInsRangeEnd w:id="3779"/>
          <w:ins w:id="3780" w:author="梁元" w:date="2019-05-14T19:56:49Z">
            <w:r>
              <w:rPr>
                <w:b/>
                <w:bCs/>
              </w:rPr>
              <w:tab/>
            </w:r>
          </w:ins>
          <w:ins w:id="3781" w:author="梁元" w:date="2019-05-14T19:56:55Z">
            <w:bookmarkStart w:id="232" w:name="_Toc11804_WPSOffice_Level1Page"/>
            <w:r>
              <w:rPr>
                <w:b/>
                <w:bCs/>
              </w:rPr>
              <w:t>0</w:t>
            </w:r>
            <w:bookmarkEnd w:id="232"/>
          </w:ins>
          <w:ins w:id="3782" w:author="梁元" w:date="2019-05-14T19:56:49Z">
            <w:r>
              <w:rPr>
                <w:b/>
                <w:bCs/>
              </w:rPr>
              <w:fldChar w:fldCharType="end"/>
            </w:r>
          </w:ins>
        </w:p>
        <w:p>
          <w:pPr>
            <w:pStyle w:val="40"/>
            <w:tabs>
              <w:tab w:val="right" w:leader="dot" w:pos="8306"/>
            </w:tabs>
            <w:rPr>
              <w:ins w:id="3783" w:author="梁元" w:date="2019-05-14T19:56:49Z"/>
            </w:rPr>
          </w:pPr>
          <w:ins w:id="3784" w:author="梁元" w:date="2019-05-14T19:56:49Z">
            <w:r>
              <w:rPr/>
              <w:fldChar w:fldCharType="begin"/>
            </w:r>
          </w:ins>
          <w:ins w:id="3785" w:author="梁元" w:date="2019-05-14T19:56:49Z">
            <w:r>
              <w:rPr/>
              <w:instrText xml:space="preserve"> HYPERLINK \l _Toc11804_WPSOffice_Level2 </w:instrText>
            </w:r>
          </w:ins>
          <w:ins w:id="3786" w:author="梁元" w:date="2019-05-14T19:56:49Z">
            <w:r>
              <w:rPr/>
              <w:fldChar w:fldCharType="separate"/>
            </w:r>
          </w:ins>
          <w:customXmlInsRangeStart w:id="3788" w:author="梁元" w:date="2019-05-14T19:56:49Z"/>
          <w:sdt>
            <w:sdtPr>
              <w:rPr>
                <w:rFonts w:asciiTheme="minorHAnsi" w:hAnsiTheme="minorHAnsi" w:eastAsiaTheme="minorEastAsia" w:cstheme="minorBidi"/>
                <w:kern w:val="2"/>
                <w:sz w:val="24"/>
                <w:szCs w:val="22"/>
                <w:lang w:val="en-US" w:eastAsia="zh-CN" w:bidi="ar-SA"/>
              </w:rPr>
              <w:id w:val="147481970"/>
              <w:placeholder>
                <w:docPart w:val="{3d7bd69d-b293-466d-a145-8a81ce841b4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788"/>
              <w:ins w:id="3790" w:author="梁元" w:date="2019-05-14T19:56:49Z">
                <w:r>
                  <w:rPr>
                    <w:rFonts w:ascii="仿宋" w:hAnsi="仿宋" w:eastAsia="仿宋" w:cstheme="majorBidi"/>
                  </w:rPr>
                  <w:t xml:space="preserve">7. </w:t>
                </w:r>
              </w:ins>
              <w:ins w:id="3791" w:author="梁元" w:date="2019-05-14T19:56:49Z">
                <w:r>
                  <w:rPr>
                    <w:rFonts w:hint="eastAsia" w:ascii="仿宋" w:hAnsi="仿宋" w:eastAsia="仿宋" w:cstheme="majorBidi"/>
                  </w:rPr>
                  <w:t>通常解法</w:t>
                </w:r>
              </w:ins>
              <w:customXmlInsRangeStart w:id="3793" w:author="梁元" w:date="2019-05-14T19:56:49Z"/>
            </w:sdtContent>
          </w:sdt>
          <w:customXmlInsRangeEnd w:id="3793"/>
          <w:ins w:id="3794" w:author="梁元" w:date="2019-05-14T19:56:49Z">
            <w:r>
              <w:rPr/>
              <w:tab/>
            </w:r>
          </w:ins>
          <w:ins w:id="3795" w:author="梁元" w:date="2019-05-14T19:56:55Z">
            <w:bookmarkStart w:id="233" w:name="_Toc11804_WPSOffice_Level2Page"/>
            <w:r>
              <w:rPr/>
              <w:t>0</w:t>
            </w:r>
            <w:bookmarkEnd w:id="233"/>
          </w:ins>
          <w:ins w:id="3796" w:author="梁元" w:date="2019-05-14T19:56:49Z">
            <w:r>
              <w:rPr/>
              <w:fldChar w:fldCharType="end"/>
            </w:r>
          </w:ins>
        </w:p>
        <w:p>
          <w:pPr>
            <w:pStyle w:val="40"/>
            <w:tabs>
              <w:tab w:val="right" w:leader="dot" w:pos="8306"/>
            </w:tabs>
            <w:rPr>
              <w:ins w:id="3797" w:author="梁元" w:date="2019-05-14T19:56:49Z"/>
            </w:rPr>
          </w:pPr>
          <w:ins w:id="3798" w:author="梁元" w:date="2019-05-14T19:56:49Z">
            <w:r>
              <w:rPr/>
              <w:fldChar w:fldCharType="begin"/>
            </w:r>
          </w:ins>
          <w:ins w:id="3799" w:author="梁元" w:date="2019-05-14T19:56:49Z">
            <w:r>
              <w:rPr/>
              <w:instrText xml:space="preserve"> HYPERLINK \l _Toc2922_WPSOffice_Level2 </w:instrText>
            </w:r>
          </w:ins>
          <w:ins w:id="3800" w:author="梁元" w:date="2019-05-14T19:56:49Z">
            <w:r>
              <w:rPr/>
              <w:fldChar w:fldCharType="separate"/>
            </w:r>
          </w:ins>
          <w:customXmlInsRangeStart w:id="3802" w:author="梁元" w:date="2019-05-14T19:56:49Z"/>
          <w:sdt>
            <w:sdtPr>
              <w:rPr>
                <w:rFonts w:asciiTheme="minorHAnsi" w:hAnsiTheme="minorHAnsi" w:eastAsiaTheme="minorEastAsia" w:cstheme="minorBidi"/>
                <w:kern w:val="2"/>
                <w:sz w:val="24"/>
                <w:szCs w:val="22"/>
                <w:lang w:val="en-US" w:eastAsia="zh-CN" w:bidi="ar-SA"/>
              </w:rPr>
              <w:id w:val="147481970"/>
              <w:placeholder>
                <w:docPart w:val="{11c47ccc-cf08-47fe-94bd-9a1e7d278b0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802"/>
              <w:ins w:id="3804" w:author="梁元" w:date="2019-05-14T19:56:49Z">
                <w:r>
                  <w:rPr>
                    <w:rFonts w:ascii="仿宋" w:hAnsi="仿宋" w:eastAsia="仿宋" w:cstheme="majorBidi"/>
                  </w:rPr>
                  <w:t xml:space="preserve">8. </w:t>
                </w:r>
              </w:ins>
              <w:ins w:id="3805" w:author="梁元" w:date="2019-05-14T19:56:49Z">
                <w:r>
                  <w:rPr>
                    <w:rFonts w:hint="eastAsia" w:ascii="仿宋" w:hAnsi="仿宋" w:eastAsia="仿宋" w:cstheme="majorBidi"/>
                  </w:rPr>
                  <w:t>通用大牛级解法</w:t>
                </w:r>
              </w:ins>
              <w:customXmlInsRangeStart w:id="3807" w:author="梁元" w:date="2019-05-14T19:56:49Z"/>
            </w:sdtContent>
          </w:sdt>
          <w:customXmlInsRangeEnd w:id="3807"/>
          <w:ins w:id="3808" w:author="梁元" w:date="2019-05-14T19:56:49Z">
            <w:r>
              <w:rPr/>
              <w:tab/>
            </w:r>
          </w:ins>
          <w:ins w:id="3809" w:author="梁元" w:date="2019-05-14T19:56:55Z">
            <w:bookmarkStart w:id="234" w:name="_Toc2922_WPSOffice_Level2Page"/>
            <w:r>
              <w:rPr/>
              <w:t>0</w:t>
            </w:r>
            <w:bookmarkEnd w:id="234"/>
          </w:ins>
          <w:ins w:id="3810" w:author="梁元" w:date="2019-05-14T19:56:49Z">
            <w:r>
              <w:rPr/>
              <w:fldChar w:fldCharType="end"/>
            </w:r>
          </w:ins>
        </w:p>
        <w:p>
          <w:pPr>
            <w:pStyle w:val="40"/>
            <w:tabs>
              <w:tab w:val="right" w:leader="dot" w:pos="8306"/>
            </w:tabs>
            <w:rPr>
              <w:ins w:id="3811" w:author="梁元" w:date="2019-05-14T19:56:49Z"/>
            </w:rPr>
          </w:pPr>
          <w:ins w:id="3812" w:author="梁元" w:date="2019-05-14T19:56:49Z">
            <w:r>
              <w:rPr/>
              <w:fldChar w:fldCharType="begin"/>
            </w:r>
          </w:ins>
          <w:ins w:id="3813" w:author="梁元" w:date="2019-05-14T19:56:49Z">
            <w:r>
              <w:rPr/>
              <w:instrText xml:space="preserve"> HYPERLINK \l _Toc29125_WPSOffice_Level2 </w:instrText>
            </w:r>
          </w:ins>
          <w:ins w:id="3814" w:author="梁元" w:date="2019-05-14T19:56:49Z">
            <w:r>
              <w:rPr/>
              <w:fldChar w:fldCharType="separate"/>
            </w:r>
          </w:ins>
          <w:customXmlInsRangeStart w:id="3816" w:author="梁元" w:date="2019-05-14T19:56:49Z"/>
          <w:sdt>
            <w:sdtPr>
              <w:rPr>
                <w:rFonts w:asciiTheme="minorHAnsi" w:hAnsiTheme="minorHAnsi" w:eastAsiaTheme="minorEastAsia" w:cstheme="minorBidi"/>
                <w:kern w:val="2"/>
                <w:sz w:val="24"/>
                <w:szCs w:val="22"/>
                <w:lang w:val="en-US" w:eastAsia="zh-CN" w:bidi="ar-SA"/>
              </w:rPr>
              <w:id w:val="147481970"/>
              <w:placeholder>
                <w:docPart w:val="{2cf043d4-68fe-4746-ae4c-fdb4279b4e21}"/>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816"/>
              <w:ins w:id="3818" w:author="梁元" w:date="2019-05-14T19:56:49Z">
                <w:r>
                  <w:rPr>
                    <w:rFonts w:ascii="仿宋" w:hAnsi="仿宋" w:eastAsia="仿宋" w:cstheme="majorBidi"/>
                  </w:rPr>
                  <w:t xml:space="preserve">9. </w:t>
                </w:r>
              </w:ins>
              <w:ins w:id="3819" w:author="梁元" w:date="2019-05-14T19:56:49Z">
                <w:r>
                  <w:rPr>
                    <w:rFonts w:hint="eastAsia" w:ascii="仿宋" w:hAnsi="仿宋" w:eastAsia="仿宋" w:cstheme="majorBidi"/>
                  </w:rPr>
                  <w:t>解法对比及优缺点</w:t>
                </w:r>
              </w:ins>
              <w:customXmlInsRangeStart w:id="3821" w:author="梁元" w:date="2019-05-14T19:56:49Z"/>
            </w:sdtContent>
          </w:sdt>
          <w:customXmlInsRangeEnd w:id="3821"/>
          <w:ins w:id="3822" w:author="梁元" w:date="2019-05-14T19:56:49Z">
            <w:r>
              <w:rPr/>
              <w:tab/>
            </w:r>
          </w:ins>
          <w:ins w:id="3823" w:author="梁元" w:date="2019-05-14T19:56:55Z">
            <w:bookmarkStart w:id="235" w:name="_Toc29125_WPSOffice_Level2Page"/>
            <w:r>
              <w:rPr/>
              <w:t>1</w:t>
            </w:r>
            <w:bookmarkEnd w:id="235"/>
          </w:ins>
          <w:ins w:id="3824" w:author="梁元" w:date="2019-05-14T19:56:49Z">
            <w:r>
              <w:rPr/>
              <w:fldChar w:fldCharType="end"/>
            </w:r>
          </w:ins>
        </w:p>
        <w:p>
          <w:pPr>
            <w:pStyle w:val="40"/>
            <w:tabs>
              <w:tab w:val="right" w:leader="dot" w:pos="8306"/>
            </w:tabs>
            <w:rPr>
              <w:ins w:id="3825" w:author="梁元" w:date="2019-05-14T19:56:49Z"/>
            </w:rPr>
          </w:pPr>
          <w:ins w:id="3826" w:author="梁元" w:date="2019-05-14T19:56:49Z">
            <w:r>
              <w:rPr/>
              <w:fldChar w:fldCharType="begin"/>
            </w:r>
          </w:ins>
          <w:ins w:id="3827" w:author="梁元" w:date="2019-05-14T19:56:49Z">
            <w:r>
              <w:rPr/>
              <w:instrText xml:space="preserve"> HYPERLINK \l _Toc5459_WPSOffice_Level2 </w:instrText>
            </w:r>
          </w:ins>
          <w:ins w:id="3828" w:author="梁元" w:date="2019-05-14T19:56:49Z">
            <w:r>
              <w:rPr/>
              <w:fldChar w:fldCharType="separate"/>
            </w:r>
          </w:ins>
          <w:customXmlInsRangeStart w:id="3830" w:author="梁元" w:date="2019-05-14T19:56:49Z"/>
          <w:sdt>
            <w:sdtPr>
              <w:rPr>
                <w:rFonts w:asciiTheme="minorHAnsi" w:hAnsiTheme="minorHAnsi" w:eastAsiaTheme="minorEastAsia" w:cstheme="minorBidi"/>
                <w:kern w:val="2"/>
                <w:sz w:val="24"/>
                <w:szCs w:val="22"/>
                <w:lang w:val="en-US" w:eastAsia="zh-CN" w:bidi="ar-SA"/>
              </w:rPr>
              <w:id w:val="147481970"/>
              <w:placeholder>
                <w:docPart w:val="{30ea3bb9-0ee9-4d85-a222-1bb54e72588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830"/>
              <w:ins w:id="3832" w:author="梁元" w:date="2019-05-14T19:56:49Z">
                <w:r>
                  <w:rPr>
                    <w:rFonts w:ascii="仿宋" w:hAnsi="仿宋" w:eastAsia="仿宋" w:cstheme="majorBidi"/>
                  </w:rPr>
                  <w:t xml:space="preserve">10. </w:t>
                </w:r>
              </w:ins>
              <w:ins w:id="3833" w:author="梁元" w:date="2019-05-14T19:56:49Z">
                <w:r>
                  <w:rPr>
                    <w:rFonts w:hint="eastAsia" w:ascii="仿宋" w:hAnsi="仿宋" w:eastAsia="仿宋" w:cstheme="majorBidi"/>
                  </w:rPr>
                  <w:t>延伸及扩展问题回答参考</w:t>
                </w:r>
              </w:ins>
              <w:customXmlInsRangeStart w:id="3835" w:author="梁元" w:date="2019-05-14T19:56:49Z"/>
            </w:sdtContent>
          </w:sdt>
          <w:customXmlInsRangeEnd w:id="3835"/>
          <w:ins w:id="3836" w:author="梁元" w:date="2019-05-14T19:56:49Z">
            <w:r>
              <w:rPr/>
              <w:tab/>
            </w:r>
          </w:ins>
          <w:ins w:id="3837" w:author="梁元" w:date="2019-05-14T19:56:55Z">
            <w:bookmarkStart w:id="236" w:name="_Toc5459_WPSOffice_Level2Page"/>
            <w:r>
              <w:rPr/>
              <w:t>1</w:t>
            </w:r>
            <w:bookmarkEnd w:id="236"/>
          </w:ins>
          <w:ins w:id="3838" w:author="梁元" w:date="2019-05-14T19:56:49Z">
            <w:r>
              <w:rPr/>
              <w:fldChar w:fldCharType="end"/>
            </w:r>
          </w:ins>
        </w:p>
        <w:p>
          <w:pPr>
            <w:pStyle w:val="40"/>
            <w:tabs>
              <w:tab w:val="right" w:leader="dot" w:pos="8306"/>
            </w:tabs>
            <w:rPr>
              <w:ins w:id="3839" w:author="梁元" w:date="2019-05-14T19:56:49Z"/>
            </w:rPr>
          </w:pPr>
          <w:ins w:id="3840" w:author="梁元" w:date="2019-05-14T19:56:49Z">
            <w:r>
              <w:rPr/>
              <w:fldChar w:fldCharType="begin"/>
            </w:r>
          </w:ins>
          <w:ins w:id="3841" w:author="梁元" w:date="2019-05-14T19:56:49Z">
            <w:r>
              <w:rPr/>
              <w:instrText xml:space="preserve"> HYPERLINK \l _Toc29306_WPSOffice_Level2 </w:instrText>
            </w:r>
          </w:ins>
          <w:ins w:id="3842" w:author="梁元" w:date="2019-05-14T19:56:49Z">
            <w:r>
              <w:rPr/>
              <w:fldChar w:fldCharType="separate"/>
            </w:r>
          </w:ins>
          <w:customXmlInsRangeStart w:id="3844" w:author="梁元" w:date="2019-05-14T19:56:49Z"/>
          <w:sdt>
            <w:sdtPr>
              <w:rPr>
                <w:rFonts w:asciiTheme="minorHAnsi" w:hAnsiTheme="minorHAnsi" w:eastAsiaTheme="minorEastAsia" w:cstheme="minorBidi"/>
                <w:kern w:val="2"/>
                <w:sz w:val="24"/>
                <w:szCs w:val="22"/>
                <w:lang w:val="en-US" w:eastAsia="zh-CN" w:bidi="ar-SA"/>
              </w:rPr>
              <w:id w:val="147481970"/>
              <w:placeholder>
                <w:docPart w:val="{b884d87c-39e4-46ce-a161-a78eb744e711}"/>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844"/>
              <w:ins w:id="3846" w:author="梁元" w:date="2019-05-14T19:56:49Z">
                <w:r>
                  <w:rPr>
                    <w:rFonts w:ascii="仿宋" w:hAnsi="仿宋" w:eastAsia="仿宋" w:cstheme="majorBidi"/>
                  </w:rPr>
                  <w:t xml:space="preserve">11. </w:t>
                </w:r>
              </w:ins>
              <w:ins w:id="3847" w:author="梁元" w:date="2019-05-14T19:56:49Z">
                <w:r>
                  <w:rPr>
                    <w:rFonts w:hint="eastAsia" w:ascii="仿宋" w:hAnsi="仿宋" w:eastAsia="仿宋" w:cstheme="majorBidi"/>
                  </w:rPr>
                  <w:t>项目中体现经验的点</w:t>
                </w:r>
              </w:ins>
              <w:customXmlInsRangeStart w:id="3849" w:author="梁元" w:date="2019-05-14T19:56:49Z"/>
            </w:sdtContent>
          </w:sdt>
          <w:customXmlInsRangeEnd w:id="3849"/>
          <w:ins w:id="3850" w:author="梁元" w:date="2019-05-14T19:56:49Z">
            <w:r>
              <w:rPr/>
              <w:tab/>
            </w:r>
          </w:ins>
          <w:ins w:id="3851" w:author="梁元" w:date="2019-05-14T19:56:55Z">
            <w:bookmarkStart w:id="237" w:name="_Toc29306_WPSOffice_Level2Page"/>
            <w:r>
              <w:rPr/>
              <w:t>1</w:t>
            </w:r>
            <w:bookmarkEnd w:id="237"/>
          </w:ins>
          <w:ins w:id="3852" w:author="梁元" w:date="2019-05-14T19:56:49Z">
            <w:r>
              <w:rPr/>
              <w:fldChar w:fldCharType="end"/>
            </w:r>
          </w:ins>
        </w:p>
        <w:p>
          <w:pPr>
            <w:pStyle w:val="40"/>
            <w:tabs>
              <w:tab w:val="right" w:leader="dot" w:pos="8306"/>
            </w:tabs>
            <w:rPr>
              <w:ins w:id="3853" w:author="梁元" w:date="2019-05-14T19:56:49Z"/>
            </w:rPr>
          </w:pPr>
          <w:ins w:id="3854" w:author="梁元" w:date="2019-05-14T19:56:49Z">
            <w:r>
              <w:rPr/>
              <w:fldChar w:fldCharType="begin"/>
            </w:r>
          </w:ins>
          <w:ins w:id="3855" w:author="梁元" w:date="2019-05-14T19:56:49Z">
            <w:r>
              <w:rPr/>
              <w:instrText xml:space="preserve"> HYPERLINK \l _Toc24702_WPSOffice_Level2 </w:instrText>
            </w:r>
          </w:ins>
          <w:ins w:id="3856" w:author="梁元" w:date="2019-05-14T19:56:49Z">
            <w:r>
              <w:rPr/>
              <w:fldChar w:fldCharType="separate"/>
            </w:r>
          </w:ins>
          <w:customXmlInsRangeStart w:id="3858" w:author="梁元" w:date="2019-05-14T19:56:49Z"/>
          <w:sdt>
            <w:sdtPr>
              <w:rPr>
                <w:rFonts w:asciiTheme="minorHAnsi" w:hAnsiTheme="minorHAnsi" w:eastAsiaTheme="minorEastAsia" w:cstheme="minorBidi"/>
                <w:kern w:val="2"/>
                <w:sz w:val="24"/>
                <w:szCs w:val="22"/>
                <w:lang w:val="en-US" w:eastAsia="zh-CN" w:bidi="ar-SA"/>
              </w:rPr>
              <w:id w:val="147481970"/>
              <w:placeholder>
                <w:docPart w:val="{0cf73c3b-fe4e-4858-84a7-fceedd2d0f5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858"/>
              <w:ins w:id="3860" w:author="梁元" w:date="2019-05-14T19:56:49Z">
                <w:r>
                  <w:rPr>
                    <w:rFonts w:ascii="仿宋" w:hAnsi="仿宋" w:eastAsia="仿宋" w:cstheme="majorBidi"/>
                  </w:rPr>
                  <w:t xml:space="preserve">12. </w:t>
                </w:r>
              </w:ins>
              <w:ins w:id="3861" w:author="梁元" w:date="2019-05-14T19:56:49Z">
                <w:r>
                  <w:rPr>
                    <w:rFonts w:hint="eastAsia" w:ascii="仿宋" w:hAnsi="仿宋" w:eastAsia="仿宋" w:cstheme="majorBidi"/>
                  </w:rPr>
                  <w:t>论坛参考</w:t>
                </w:r>
              </w:ins>
              <w:customXmlInsRangeStart w:id="3863" w:author="梁元" w:date="2019-05-14T19:56:49Z"/>
            </w:sdtContent>
          </w:sdt>
          <w:customXmlInsRangeEnd w:id="3863"/>
          <w:ins w:id="3864" w:author="梁元" w:date="2019-05-14T19:56:49Z">
            <w:r>
              <w:rPr/>
              <w:tab/>
            </w:r>
          </w:ins>
          <w:ins w:id="3865" w:author="梁元" w:date="2019-05-14T19:56:55Z">
            <w:bookmarkStart w:id="238" w:name="_Toc24702_WPSOffice_Level2Page"/>
            <w:r>
              <w:rPr/>
              <w:t>1</w:t>
            </w:r>
            <w:bookmarkEnd w:id="238"/>
          </w:ins>
          <w:ins w:id="3866" w:author="梁元" w:date="2019-05-14T19:56:49Z">
            <w:r>
              <w:rPr/>
              <w:fldChar w:fldCharType="end"/>
            </w:r>
          </w:ins>
        </w:p>
        <w:p>
          <w:pPr>
            <w:pStyle w:val="39"/>
            <w:tabs>
              <w:tab w:val="right" w:leader="dot" w:pos="8306"/>
            </w:tabs>
            <w:rPr>
              <w:ins w:id="3867" w:author="梁元" w:date="2019-05-14T19:56:49Z"/>
            </w:rPr>
          </w:pPr>
          <w:ins w:id="3868" w:author="梁元" w:date="2019-05-14T19:56:49Z">
            <w:r>
              <w:rPr>
                <w:b/>
                <w:bCs/>
              </w:rPr>
              <w:fldChar w:fldCharType="begin"/>
            </w:r>
          </w:ins>
          <w:ins w:id="3869" w:author="梁元" w:date="2019-05-14T19:56:49Z">
            <w:r>
              <w:rPr/>
              <w:instrText xml:space="preserve"> HYPERLINK \l _Toc2922_WPSOffice_Level1 </w:instrText>
            </w:r>
          </w:ins>
          <w:ins w:id="3870" w:author="梁元" w:date="2019-05-14T19:56:49Z">
            <w:r>
              <w:rPr>
                <w:b/>
                <w:bCs/>
              </w:rPr>
              <w:fldChar w:fldCharType="separate"/>
            </w:r>
          </w:ins>
          <w:customXmlInsRangeStart w:id="3872" w:author="梁元" w:date="2019-05-14T19:56:49Z"/>
          <w:sdt>
            <w:sdtPr>
              <w:rPr>
                <w:rFonts w:asciiTheme="minorHAnsi" w:hAnsiTheme="minorHAnsi" w:eastAsiaTheme="minorEastAsia" w:cstheme="minorBidi"/>
                <w:b/>
                <w:bCs/>
                <w:kern w:val="2"/>
                <w:sz w:val="24"/>
                <w:szCs w:val="22"/>
                <w:lang w:val="en-US" w:eastAsia="zh-CN" w:bidi="ar-SA"/>
              </w:rPr>
              <w:id w:val="147481970"/>
              <w:placeholder>
                <w:docPart w:val="{be82ceb4-79a0-4cc8-a6fb-6bdf192fa829}"/>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3872"/>
              <w:ins w:id="3874" w:author="梁元" w:date="2019-05-14T19:56:49Z">
                <w:r>
                  <w:rPr>
                    <w:rFonts w:ascii="仿宋" w:hAnsi="仿宋" w:eastAsia="仿宋" w:cstheme="minorBidi"/>
                    <w:b/>
                    <w:bCs/>
                  </w:rPr>
                  <w:t xml:space="preserve">四十一、 </w:t>
                </w:r>
              </w:ins>
              <w:ins w:id="3875" w:author="梁元" w:date="2019-05-14T19:56:49Z">
                <w:r>
                  <w:rPr>
                    <w:rFonts w:hint="eastAsia" w:ascii="仿宋" w:hAnsi="仿宋" w:eastAsia="仿宋" w:cstheme="minorBidi"/>
                    <w:b/>
                    <w:bCs/>
                  </w:rPr>
                  <w:t>解释事件“捕获”，“冒泡”执行原理？</w:t>
                </w:r>
              </w:ins>
              <w:customXmlInsRangeStart w:id="3877" w:author="梁元" w:date="2019-05-14T19:56:49Z"/>
            </w:sdtContent>
          </w:sdt>
          <w:customXmlInsRangeEnd w:id="3877"/>
          <w:ins w:id="3878" w:author="梁元" w:date="2019-05-14T19:56:49Z">
            <w:r>
              <w:rPr>
                <w:b/>
                <w:bCs/>
              </w:rPr>
              <w:tab/>
            </w:r>
          </w:ins>
          <w:ins w:id="3879" w:author="梁元" w:date="2019-05-14T19:56:55Z">
            <w:bookmarkStart w:id="239" w:name="_Toc2922_WPSOffice_Level1Page"/>
            <w:r>
              <w:rPr>
                <w:b/>
                <w:bCs/>
              </w:rPr>
              <w:t>2</w:t>
            </w:r>
            <w:bookmarkEnd w:id="239"/>
          </w:ins>
          <w:ins w:id="3880" w:author="梁元" w:date="2019-05-14T19:56:49Z">
            <w:r>
              <w:rPr>
                <w:b/>
                <w:bCs/>
              </w:rPr>
              <w:fldChar w:fldCharType="end"/>
            </w:r>
          </w:ins>
        </w:p>
        <w:p>
          <w:pPr>
            <w:pStyle w:val="40"/>
            <w:tabs>
              <w:tab w:val="right" w:leader="dot" w:pos="8306"/>
            </w:tabs>
            <w:rPr>
              <w:ins w:id="3881" w:author="梁元" w:date="2019-05-14T20:00:08Z"/>
            </w:rPr>
          </w:pPr>
          <w:ins w:id="3882" w:author="梁元" w:date="2019-05-14T20:00:08Z">
            <w:r>
              <w:rPr/>
              <w:fldChar w:fldCharType="begin"/>
            </w:r>
          </w:ins>
          <w:ins w:id="3883" w:author="梁元" w:date="2019-05-14T20:00:08Z">
            <w:r>
              <w:rPr/>
              <w:instrText xml:space="preserve"> HYPERLINK \l _Toc31030_WPSOffice_Level2 </w:instrText>
            </w:r>
          </w:ins>
          <w:ins w:id="3884" w:author="梁元" w:date="2019-05-14T20:00:08Z">
            <w:r>
              <w:rPr/>
              <w:fldChar w:fldCharType="separate"/>
            </w:r>
          </w:ins>
          <w:customXmlInsRangeStart w:id="3886" w:author="梁元" w:date="2019-05-14T20:00:08Z"/>
          <w:sdt>
            <w:sdtPr>
              <w:rPr>
                <w:rFonts w:asciiTheme="minorHAnsi" w:hAnsiTheme="minorHAnsi" w:eastAsiaTheme="minorEastAsia" w:cstheme="minorBidi"/>
                <w:kern w:val="2"/>
                <w:sz w:val="24"/>
                <w:szCs w:val="22"/>
                <w:lang w:val="en-US" w:eastAsia="zh-CN" w:bidi="ar-SA"/>
              </w:rPr>
              <w:id w:val="147481966"/>
              <w:placeholder>
                <w:docPart w:val="{5abcb06f-d38e-42a2-8240-47cd115f05f7}"/>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886"/>
              <w:ins w:id="3888" w:author="梁元" w:date="2019-05-14T20:00:08Z">
                <w:r>
                  <w:rPr>
                    <w:rFonts w:ascii="仿宋" w:hAnsi="仿宋" w:eastAsia="仿宋" w:cstheme="majorBidi"/>
                  </w:rPr>
                  <w:t xml:space="preserve">19. </w:t>
                </w:r>
              </w:ins>
              <w:ins w:id="3889" w:author="梁元" w:date="2019-05-14T20:00:08Z">
                <w:r>
                  <w:rPr>
                    <w:rFonts w:hint="eastAsia" w:ascii="仿宋" w:hAnsi="仿宋" w:eastAsia="仿宋" w:cstheme="majorBidi"/>
                  </w:rPr>
                  <w:t>通常解法</w:t>
                </w:r>
              </w:ins>
              <w:customXmlInsRangeStart w:id="3891" w:author="梁元" w:date="2019-05-14T20:00:08Z"/>
            </w:sdtContent>
          </w:sdt>
          <w:customXmlInsRangeEnd w:id="3891"/>
          <w:ins w:id="3892" w:author="梁元" w:date="2019-05-14T20:00:08Z">
            <w:r>
              <w:rPr/>
              <w:tab/>
            </w:r>
          </w:ins>
          <w:ins w:id="3893" w:author="梁元" w:date="2019-05-14T20:00:08Z">
            <w:r>
              <w:rPr/>
              <w:t>35</w:t>
            </w:r>
          </w:ins>
          <w:ins w:id="3894" w:author="梁元" w:date="2019-05-14T20:00:08Z">
            <w:r>
              <w:rPr/>
              <w:fldChar w:fldCharType="end"/>
            </w:r>
          </w:ins>
        </w:p>
        <w:p>
          <w:pPr>
            <w:pStyle w:val="40"/>
            <w:tabs>
              <w:tab w:val="right" w:leader="dot" w:pos="8306"/>
            </w:tabs>
            <w:rPr>
              <w:ins w:id="3895" w:author="梁元" w:date="2019-05-14T20:00:08Z"/>
            </w:rPr>
          </w:pPr>
          <w:ins w:id="3896" w:author="梁元" w:date="2019-05-14T20:00:08Z">
            <w:r>
              <w:rPr/>
              <w:fldChar w:fldCharType="begin"/>
            </w:r>
          </w:ins>
          <w:ins w:id="3897" w:author="梁元" w:date="2019-05-14T20:00:08Z">
            <w:r>
              <w:rPr/>
              <w:instrText xml:space="preserve"> HYPERLINK \l _Toc26240_WPSOffice_Level2 </w:instrText>
            </w:r>
          </w:ins>
          <w:ins w:id="3898" w:author="梁元" w:date="2019-05-14T20:00:08Z">
            <w:r>
              <w:rPr/>
              <w:fldChar w:fldCharType="separate"/>
            </w:r>
          </w:ins>
          <w:customXmlInsRangeStart w:id="3900" w:author="梁元" w:date="2019-05-14T20:00:08Z"/>
          <w:sdt>
            <w:sdtPr>
              <w:rPr>
                <w:rFonts w:asciiTheme="minorHAnsi" w:hAnsiTheme="minorHAnsi" w:eastAsiaTheme="minorEastAsia" w:cstheme="minorBidi"/>
                <w:kern w:val="2"/>
                <w:sz w:val="24"/>
                <w:szCs w:val="22"/>
                <w:lang w:val="en-US" w:eastAsia="zh-CN" w:bidi="ar-SA"/>
              </w:rPr>
              <w:id w:val="147481966"/>
              <w:placeholder>
                <w:docPart w:val="{0291c691-bd1c-4307-886c-5a5801b77df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900"/>
              <w:ins w:id="3902" w:author="梁元" w:date="2019-05-14T20:00:08Z">
                <w:r>
                  <w:rPr>
                    <w:rFonts w:ascii="仿宋" w:hAnsi="仿宋" w:eastAsia="仿宋" w:cs="Times New Roman"/>
                  </w:rPr>
                  <w:t xml:space="preserve">20. </w:t>
                </w:r>
              </w:ins>
              <w:ins w:id="3903" w:author="梁元" w:date="2019-05-14T20:00:08Z">
                <w:r>
                  <w:rPr>
                    <w:rFonts w:hint="eastAsia" w:ascii="仿宋" w:hAnsi="仿宋" w:eastAsia="仿宋" w:cstheme="majorBidi"/>
                  </w:rPr>
                  <w:t>通用大牛级解法</w:t>
                </w:r>
              </w:ins>
              <w:customXmlInsRangeStart w:id="3905" w:author="梁元" w:date="2019-05-14T20:00:08Z"/>
            </w:sdtContent>
          </w:sdt>
          <w:customXmlInsRangeEnd w:id="3905"/>
          <w:ins w:id="3906" w:author="梁元" w:date="2019-05-14T20:00:08Z">
            <w:r>
              <w:rPr/>
              <w:tab/>
            </w:r>
          </w:ins>
          <w:ins w:id="3907" w:author="梁元" w:date="2019-05-14T20:00:08Z">
            <w:r>
              <w:rPr/>
              <w:t>35</w:t>
            </w:r>
          </w:ins>
          <w:ins w:id="3908" w:author="梁元" w:date="2019-05-14T20:00:08Z">
            <w:r>
              <w:rPr/>
              <w:fldChar w:fldCharType="end"/>
            </w:r>
          </w:ins>
        </w:p>
        <w:p>
          <w:pPr>
            <w:pStyle w:val="40"/>
            <w:tabs>
              <w:tab w:val="right" w:leader="dot" w:pos="8306"/>
            </w:tabs>
            <w:rPr>
              <w:ins w:id="3909" w:author="梁元" w:date="2019-05-14T20:00:08Z"/>
            </w:rPr>
          </w:pPr>
          <w:ins w:id="3910" w:author="梁元" w:date="2019-05-14T20:00:08Z">
            <w:r>
              <w:rPr/>
              <w:fldChar w:fldCharType="begin"/>
            </w:r>
          </w:ins>
          <w:ins w:id="3911" w:author="梁元" w:date="2019-05-14T20:00:08Z">
            <w:r>
              <w:rPr/>
              <w:instrText xml:space="preserve"> HYPERLINK \l _Toc24565_WPSOffice_Level2 </w:instrText>
            </w:r>
          </w:ins>
          <w:ins w:id="3912" w:author="梁元" w:date="2019-05-14T20:00:08Z">
            <w:r>
              <w:rPr/>
              <w:fldChar w:fldCharType="separate"/>
            </w:r>
          </w:ins>
          <w:customXmlInsRangeStart w:id="3914" w:author="梁元" w:date="2019-05-14T20:00:08Z"/>
          <w:sdt>
            <w:sdtPr>
              <w:rPr>
                <w:rFonts w:asciiTheme="minorHAnsi" w:hAnsiTheme="minorHAnsi" w:eastAsiaTheme="minorEastAsia" w:cstheme="minorBidi"/>
                <w:kern w:val="2"/>
                <w:sz w:val="24"/>
                <w:szCs w:val="22"/>
                <w:lang w:val="en-US" w:eastAsia="zh-CN" w:bidi="ar-SA"/>
              </w:rPr>
              <w:id w:val="147481966"/>
              <w:placeholder>
                <w:docPart w:val="{76b8fce9-4480-4d9e-984c-af031370f02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914"/>
              <w:ins w:id="3916" w:author="梁元" w:date="2019-05-14T20:00:08Z">
                <w:r>
                  <w:rPr>
                    <w:rFonts w:ascii="仿宋" w:hAnsi="仿宋" w:eastAsia="仿宋" w:cstheme="majorBidi"/>
                  </w:rPr>
                  <w:t xml:space="preserve">21. </w:t>
                </w:r>
              </w:ins>
              <w:ins w:id="3917" w:author="梁元" w:date="2019-05-14T20:00:08Z">
                <w:r>
                  <w:rPr>
                    <w:rFonts w:hint="eastAsia" w:ascii="仿宋" w:hAnsi="仿宋" w:eastAsia="仿宋" w:cstheme="majorBidi"/>
                  </w:rPr>
                  <w:t>解法对比及优缺点</w:t>
                </w:r>
              </w:ins>
              <w:customXmlInsRangeStart w:id="3919" w:author="梁元" w:date="2019-05-14T20:00:08Z"/>
            </w:sdtContent>
          </w:sdt>
          <w:customXmlInsRangeEnd w:id="3919"/>
          <w:ins w:id="3920" w:author="梁元" w:date="2019-05-14T20:00:08Z">
            <w:r>
              <w:rPr/>
              <w:tab/>
            </w:r>
          </w:ins>
          <w:ins w:id="3921" w:author="梁元" w:date="2019-05-14T20:00:08Z">
            <w:r>
              <w:rPr/>
              <w:t>38</w:t>
            </w:r>
          </w:ins>
          <w:ins w:id="3922" w:author="梁元" w:date="2019-05-14T20:00:08Z">
            <w:r>
              <w:rPr/>
              <w:fldChar w:fldCharType="end"/>
            </w:r>
          </w:ins>
        </w:p>
        <w:p>
          <w:pPr>
            <w:pStyle w:val="40"/>
            <w:tabs>
              <w:tab w:val="right" w:leader="dot" w:pos="8306"/>
            </w:tabs>
            <w:rPr>
              <w:ins w:id="3923" w:author="梁元" w:date="2019-05-14T20:00:08Z"/>
            </w:rPr>
          </w:pPr>
          <w:ins w:id="3924" w:author="梁元" w:date="2019-05-14T20:00:08Z">
            <w:r>
              <w:rPr/>
              <w:fldChar w:fldCharType="begin"/>
            </w:r>
          </w:ins>
          <w:ins w:id="3925" w:author="梁元" w:date="2019-05-14T20:00:08Z">
            <w:r>
              <w:rPr/>
              <w:instrText xml:space="preserve"> HYPERLINK \l _Toc11916_WPSOffice_Level2 </w:instrText>
            </w:r>
          </w:ins>
          <w:ins w:id="3926" w:author="梁元" w:date="2019-05-14T20:00:08Z">
            <w:r>
              <w:rPr/>
              <w:fldChar w:fldCharType="separate"/>
            </w:r>
          </w:ins>
          <w:customXmlInsRangeStart w:id="3928" w:author="梁元" w:date="2019-05-14T20:00:08Z"/>
          <w:sdt>
            <w:sdtPr>
              <w:rPr>
                <w:rFonts w:asciiTheme="minorHAnsi" w:hAnsiTheme="minorHAnsi" w:eastAsiaTheme="minorEastAsia" w:cstheme="minorBidi"/>
                <w:kern w:val="2"/>
                <w:sz w:val="24"/>
                <w:szCs w:val="22"/>
                <w:lang w:val="en-US" w:eastAsia="zh-CN" w:bidi="ar-SA"/>
              </w:rPr>
              <w:id w:val="147481966"/>
              <w:placeholder>
                <w:docPart w:val="{5422145c-6668-4867-8ffb-624baa22203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928"/>
              <w:ins w:id="3930" w:author="梁元" w:date="2019-05-14T20:00:08Z">
                <w:r>
                  <w:rPr>
                    <w:rFonts w:ascii="仿宋" w:hAnsi="仿宋" w:eastAsia="仿宋" w:cstheme="majorBidi"/>
                  </w:rPr>
                  <w:t xml:space="preserve">22. </w:t>
                </w:r>
              </w:ins>
              <w:ins w:id="3931" w:author="梁元" w:date="2019-05-14T20:00:08Z">
                <w:r>
                  <w:rPr>
                    <w:rFonts w:hint="eastAsia" w:ascii="仿宋" w:hAnsi="仿宋" w:eastAsia="仿宋" w:cstheme="majorBidi"/>
                  </w:rPr>
                  <w:t>延伸及扩展问题回答参考</w:t>
                </w:r>
              </w:ins>
              <w:customXmlInsRangeStart w:id="3933" w:author="梁元" w:date="2019-05-14T20:00:08Z"/>
            </w:sdtContent>
          </w:sdt>
          <w:customXmlInsRangeEnd w:id="3933"/>
          <w:ins w:id="3934" w:author="梁元" w:date="2019-05-14T20:00:08Z">
            <w:r>
              <w:rPr/>
              <w:tab/>
            </w:r>
          </w:ins>
          <w:ins w:id="3935" w:author="梁元" w:date="2019-05-14T20:00:08Z">
            <w:r>
              <w:rPr/>
              <w:t>38</w:t>
            </w:r>
          </w:ins>
          <w:ins w:id="3936" w:author="梁元" w:date="2019-05-14T20:00:08Z">
            <w:r>
              <w:rPr/>
              <w:fldChar w:fldCharType="end"/>
            </w:r>
          </w:ins>
        </w:p>
        <w:p>
          <w:pPr>
            <w:pStyle w:val="40"/>
            <w:tabs>
              <w:tab w:val="right" w:leader="dot" w:pos="8306"/>
            </w:tabs>
            <w:rPr>
              <w:ins w:id="3937" w:author="梁元" w:date="2019-05-14T20:00:08Z"/>
            </w:rPr>
          </w:pPr>
          <w:ins w:id="3938" w:author="梁元" w:date="2019-05-14T20:00:08Z">
            <w:r>
              <w:rPr/>
              <w:fldChar w:fldCharType="begin"/>
            </w:r>
          </w:ins>
          <w:ins w:id="3939" w:author="梁元" w:date="2019-05-14T20:00:08Z">
            <w:r>
              <w:rPr/>
              <w:instrText xml:space="preserve"> HYPERLINK \l _Toc21778_WPSOffice_Level2 </w:instrText>
            </w:r>
          </w:ins>
          <w:ins w:id="3940" w:author="梁元" w:date="2019-05-14T20:00:08Z">
            <w:r>
              <w:rPr/>
              <w:fldChar w:fldCharType="separate"/>
            </w:r>
          </w:ins>
          <w:customXmlInsRangeStart w:id="3942" w:author="梁元" w:date="2019-05-14T20:00:08Z"/>
          <w:sdt>
            <w:sdtPr>
              <w:rPr>
                <w:rFonts w:asciiTheme="minorHAnsi" w:hAnsiTheme="minorHAnsi" w:eastAsiaTheme="minorEastAsia" w:cstheme="minorBidi"/>
                <w:kern w:val="2"/>
                <w:sz w:val="24"/>
                <w:szCs w:val="22"/>
                <w:lang w:val="en-US" w:eastAsia="zh-CN" w:bidi="ar-SA"/>
              </w:rPr>
              <w:id w:val="147481966"/>
              <w:placeholder>
                <w:docPart w:val="{4fc24b68-eaf1-4294-91de-b3add0d934d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942"/>
              <w:ins w:id="3944" w:author="梁元" w:date="2019-05-14T20:00:08Z">
                <w:r>
                  <w:rPr>
                    <w:rFonts w:ascii="仿宋" w:hAnsi="仿宋" w:eastAsia="仿宋" w:cstheme="majorBidi"/>
                  </w:rPr>
                  <w:t xml:space="preserve">23. </w:t>
                </w:r>
              </w:ins>
              <w:ins w:id="3945" w:author="梁元" w:date="2019-05-14T20:00:08Z">
                <w:r>
                  <w:rPr>
                    <w:rFonts w:hint="eastAsia" w:ascii="仿宋" w:hAnsi="仿宋" w:eastAsia="仿宋" w:cstheme="majorBidi"/>
                  </w:rPr>
                  <w:t>项目中体现经验的点</w:t>
                </w:r>
              </w:ins>
              <w:customXmlInsRangeStart w:id="3947" w:author="梁元" w:date="2019-05-14T20:00:08Z"/>
            </w:sdtContent>
          </w:sdt>
          <w:customXmlInsRangeEnd w:id="3947"/>
          <w:ins w:id="3948" w:author="梁元" w:date="2019-05-14T20:00:08Z">
            <w:r>
              <w:rPr/>
              <w:tab/>
            </w:r>
          </w:ins>
          <w:ins w:id="3949" w:author="梁元" w:date="2019-05-14T20:00:08Z">
            <w:r>
              <w:rPr/>
              <w:t>38</w:t>
            </w:r>
          </w:ins>
          <w:ins w:id="3950" w:author="梁元" w:date="2019-05-14T20:00:08Z">
            <w:r>
              <w:rPr/>
              <w:fldChar w:fldCharType="end"/>
            </w:r>
          </w:ins>
        </w:p>
        <w:p>
          <w:pPr>
            <w:pStyle w:val="39"/>
            <w:tabs>
              <w:tab w:val="right" w:leader="dot" w:pos="8306"/>
            </w:tabs>
            <w:rPr>
              <w:ins w:id="3951" w:author="梁元" w:date="2019-05-14T20:00:11Z"/>
            </w:rPr>
          </w:pPr>
          <w:ins w:id="3952" w:author="梁元" w:date="2019-05-14T20:00:08Z">
            <w:r>
              <w:rPr/>
              <w:fldChar w:fldCharType="begin"/>
            </w:r>
          </w:ins>
          <w:ins w:id="3953" w:author="梁元" w:date="2019-05-14T20:00:08Z">
            <w:r>
              <w:rPr/>
              <w:instrText xml:space="preserve"> HYPERLINK \l _Toc8464_WPSOffice_Level2 </w:instrText>
            </w:r>
          </w:ins>
          <w:ins w:id="3954" w:author="梁元" w:date="2019-05-14T20:00:08Z">
            <w:r>
              <w:rPr/>
              <w:fldChar w:fldCharType="separate"/>
            </w:r>
          </w:ins>
          <w:customXmlInsRangeStart w:id="3956" w:author="梁元" w:date="2019-05-14T20:00:08Z"/>
          <w:sdt>
            <w:sdtPr>
              <w:rPr>
                <w:rFonts w:asciiTheme="minorHAnsi" w:hAnsiTheme="minorHAnsi" w:eastAsiaTheme="minorEastAsia" w:cstheme="minorBidi"/>
                <w:kern w:val="2"/>
                <w:sz w:val="24"/>
                <w:szCs w:val="22"/>
                <w:lang w:val="en-US" w:eastAsia="zh-CN" w:bidi="ar-SA"/>
              </w:rPr>
              <w:id w:val="147481966"/>
              <w:placeholder>
                <w:docPart w:val="{11a80f58-7218-44c7-8a93-d625b9419e7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956"/>
              <w:ins w:id="3958" w:author="梁元" w:date="2019-05-14T20:00:17Z">
                <w:r>
                  <w:rPr>
                    <w:rFonts w:hint="eastAsia" w:cstheme="minorBidi"/>
                    <w:kern w:val="2"/>
                    <w:sz w:val="24"/>
                    <w:szCs w:val="22"/>
                    <w:lang w:val="en-US" w:eastAsia="zh-CN" w:bidi="ar-SA"/>
                  </w:rPr>
                  <w:t xml:space="preserve">  </w:t>
                </w:r>
              </w:ins>
              <w:ins w:id="3959" w:author="梁元" w:date="2019-05-14T20:00:18Z">
                <w:r>
                  <w:rPr>
                    <w:rFonts w:hint="eastAsia" w:cstheme="minorBidi"/>
                    <w:kern w:val="2"/>
                    <w:sz w:val="24"/>
                    <w:szCs w:val="22"/>
                    <w:lang w:val="en-US" w:eastAsia="zh-CN" w:bidi="ar-SA"/>
                  </w:rPr>
                  <w:t xml:space="preserve"> </w:t>
                </w:r>
              </w:ins>
              <w:ins w:id="3960" w:author="梁元" w:date="2019-05-14T20:00:08Z">
                <w:r>
                  <w:rPr>
                    <w:rFonts w:ascii="仿宋" w:hAnsi="仿宋" w:eastAsia="仿宋" w:cstheme="majorBidi"/>
                  </w:rPr>
                  <w:t xml:space="preserve">24. </w:t>
                </w:r>
              </w:ins>
              <w:ins w:id="3961" w:author="梁元" w:date="2019-05-14T20:00:08Z">
                <w:r>
                  <w:rPr>
                    <w:rFonts w:hint="eastAsia" w:ascii="仿宋" w:hAnsi="仿宋" w:eastAsia="仿宋" w:cstheme="majorBidi"/>
                  </w:rPr>
                  <w:t>论坛参考</w:t>
                </w:r>
              </w:ins>
              <w:customXmlInsRangeStart w:id="3963" w:author="梁元" w:date="2019-05-14T20:00:08Z"/>
            </w:sdtContent>
          </w:sdt>
          <w:customXmlInsRangeEnd w:id="3963"/>
          <w:ins w:id="3964" w:author="梁元" w:date="2019-05-14T20:00:08Z">
            <w:r>
              <w:rPr/>
              <w:tab/>
            </w:r>
          </w:ins>
          <w:ins w:id="3965" w:author="梁元" w:date="2019-05-14T20:00:08Z">
            <w:r>
              <w:rPr/>
              <w:t>38</w:t>
            </w:r>
          </w:ins>
          <w:ins w:id="3966" w:author="梁元" w:date="2019-05-14T20:00:08Z">
            <w:r>
              <w:rPr/>
              <w:fldChar w:fldCharType="end"/>
            </w:r>
          </w:ins>
        </w:p>
        <w:p>
          <w:pPr>
            <w:pStyle w:val="39"/>
            <w:tabs>
              <w:tab w:val="right" w:leader="dot" w:pos="8306"/>
            </w:tabs>
            <w:rPr>
              <w:ins w:id="3967" w:author="梁元" w:date="2019-05-14T19:56:49Z"/>
            </w:rPr>
          </w:pPr>
          <w:ins w:id="3968" w:author="梁元" w:date="2019-05-14T19:56:49Z">
            <w:r>
              <w:rPr>
                <w:b/>
                <w:bCs/>
              </w:rPr>
              <w:fldChar w:fldCharType="begin"/>
            </w:r>
          </w:ins>
          <w:ins w:id="3969" w:author="梁元" w:date="2019-05-14T19:56:49Z">
            <w:r>
              <w:rPr/>
              <w:instrText xml:space="preserve"> HYPERLINK \l _Toc29125_WPSOffice_Level1 </w:instrText>
            </w:r>
          </w:ins>
          <w:ins w:id="3970" w:author="梁元" w:date="2019-05-14T19:56:49Z">
            <w:r>
              <w:rPr>
                <w:b/>
                <w:bCs/>
              </w:rPr>
              <w:fldChar w:fldCharType="separate"/>
            </w:r>
          </w:ins>
          <w:customXmlInsRangeStart w:id="3972" w:author="梁元" w:date="2019-05-14T19:56:49Z"/>
          <w:sdt>
            <w:sdtPr>
              <w:rPr>
                <w:rFonts w:asciiTheme="minorHAnsi" w:hAnsiTheme="minorHAnsi" w:eastAsiaTheme="minorEastAsia" w:cstheme="minorBidi"/>
                <w:b/>
                <w:bCs/>
                <w:kern w:val="2"/>
                <w:sz w:val="24"/>
                <w:szCs w:val="22"/>
                <w:lang w:val="en-US" w:eastAsia="zh-CN" w:bidi="ar-SA"/>
              </w:rPr>
              <w:id w:val="147481970"/>
              <w:placeholder>
                <w:docPart w:val="{21da7b5f-12d6-455f-ace6-a9acc4b8877f}"/>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3972"/>
              <w:ins w:id="3974" w:author="梁元" w:date="2019-05-14T19:56:49Z">
                <w:r>
                  <w:rPr>
                    <w:rFonts w:ascii="仿宋" w:hAnsi="仿宋" w:eastAsia="仿宋" w:cstheme="minorBidi"/>
                    <w:b/>
                    <w:bCs/>
                  </w:rPr>
                  <w:t xml:space="preserve">四十二、 </w:t>
                </w:r>
              </w:ins>
              <w:ins w:id="3975" w:author="梁元" w:date="2019-05-14T19:56:49Z">
                <w:r>
                  <w:rPr>
                    <w:rFonts w:hint="eastAsia" w:ascii="仿宋" w:hAnsi="仿宋" w:eastAsia="仿宋" w:cstheme="minorBidi"/>
                    <w:b/>
                    <w:bCs/>
                  </w:rPr>
                  <w:t>解释一下页面重构操作？</w:t>
                </w:r>
              </w:ins>
              <w:customXmlInsRangeStart w:id="3977" w:author="梁元" w:date="2019-05-14T19:56:49Z"/>
            </w:sdtContent>
          </w:sdt>
          <w:customXmlInsRangeEnd w:id="3977"/>
          <w:ins w:id="3978" w:author="梁元" w:date="2019-05-14T19:56:49Z">
            <w:r>
              <w:rPr>
                <w:b/>
                <w:bCs/>
              </w:rPr>
              <w:tab/>
            </w:r>
          </w:ins>
          <w:ins w:id="3979" w:author="梁元" w:date="2019-05-14T19:56:55Z">
            <w:bookmarkStart w:id="240" w:name="_Toc29125_WPSOffice_Level1Page"/>
            <w:r>
              <w:rPr>
                <w:b/>
                <w:bCs/>
              </w:rPr>
              <w:t>5</w:t>
            </w:r>
            <w:bookmarkEnd w:id="240"/>
          </w:ins>
          <w:ins w:id="3980" w:author="梁元" w:date="2019-05-14T19:56:49Z">
            <w:r>
              <w:rPr>
                <w:b/>
                <w:bCs/>
              </w:rPr>
              <w:fldChar w:fldCharType="end"/>
            </w:r>
          </w:ins>
        </w:p>
        <w:p>
          <w:pPr>
            <w:pStyle w:val="40"/>
            <w:tabs>
              <w:tab w:val="right" w:leader="dot" w:pos="8306"/>
            </w:tabs>
            <w:rPr>
              <w:ins w:id="3981" w:author="梁元" w:date="2019-05-14T19:56:49Z"/>
            </w:rPr>
          </w:pPr>
          <w:ins w:id="3982" w:author="梁元" w:date="2019-05-14T19:56:49Z">
            <w:r>
              <w:rPr/>
              <w:fldChar w:fldCharType="begin"/>
            </w:r>
          </w:ins>
          <w:ins w:id="3983" w:author="梁元" w:date="2019-05-14T19:56:49Z">
            <w:r>
              <w:rPr/>
              <w:instrText xml:space="preserve"> HYPERLINK \l _Toc12090_WPSOffice_Level2 </w:instrText>
            </w:r>
          </w:ins>
          <w:ins w:id="3984" w:author="梁元" w:date="2019-05-14T19:56:49Z">
            <w:r>
              <w:rPr/>
              <w:fldChar w:fldCharType="separate"/>
            </w:r>
          </w:ins>
          <w:customXmlInsRangeStart w:id="3986" w:author="梁元" w:date="2019-05-14T19:56:49Z"/>
          <w:sdt>
            <w:sdtPr>
              <w:rPr>
                <w:rFonts w:asciiTheme="minorHAnsi" w:hAnsiTheme="minorHAnsi" w:eastAsiaTheme="minorEastAsia" w:cstheme="minorBidi"/>
                <w:kern w:val="2"/>
                <w:sz w:val="24"/>
                <w:szCs w:val="22"/>
                <w:lang w:val="en-US" w:eastAsia="zh-CN" w:bidi="ar-SA"/>
              </w:rPr>
              <w:id w:val="147481970"/>
              <w:placeholder>
                <w:docPart w:val="{4684e8f3-6ed2-46e6-a7a5-7a03a9a4787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3986"/>
              <w:ins w:id="3988" w:author="梁元" w:date="2019-05-14T19:56:49Z">
                <w:r>
                  <w:rPr>
                    <w:rFonts w:ascii="仿宋" w:hAnsi="仿宋" w:eastAsia="仿宋" w:cstheme="majorBidi"/>
                  </w:rPr>
                  <w:t xml:space="preserve">7. </w:t>
                </w:r>
              </w:ins>
              <w:ins w:id="3989" w:author="梁元" w:date="2019-05-14T19:56:49Z">
                <w:r>
                  <w:rPr>
                    <w:rFonts w:hint="eastAsia" w:ascii="仿宋" w:hAnsi="仿宋" w:eastAsia="仿宋" w:cstheme="majorBidi"/>
                  </w:rPr>
                  <w:t>通常解法</w:t>
                </w:r>
              </w:ins>
              <w:customXmlInsRangeStart w:id="3991" w:author="梁元" w:date="2019-05-14T19:56:49Z"/>
            </w:sdtContent>
          </w:sdt>
          <w:customXmlInsRangeEnd w:id="3991"/>
          <w:ins w:id="3992" w:author="梁元" w:date="2019-05-14T19:56:49Z">
            <w:r>
              <w:rPr/>
              <w:tab/>
            </w:r>
          </w:ins>
          <w:ins w:id="3993" w:author="梁元" w:date="2019-05-14T19:56:55Z">
            <w:bookmarkStart w:id="241" w:name="_Toc12090_WPSOffice_Level2Page"/>
            <w:r>
              <w:rPr/>
              <w:t>5</w:t>
            </w:r>
            <w:bookmarkEnd w:id="241"/>
          </w:ins>
          <w:ins w:id="3994" w:author="梁元" w:date="2019-05-14T19:56:49Z">
            <w:r>
              <w:rPr/>
              <w:fldChar w:fldCharType="end"/>
            </w:r>
          </w:ins>
        </w:p>
        <w:p>
          <w:pPr>
            <w:pStyle w:val="40"/>
            <w:tabs>
              <w:tab w:val="right" w:leader="dot" w:pos="8306"/>
            </w:tabs>
            <w:rPr>
              <w:ins w:id="3995" w:author="梁元" w:date="2019-05-14T19:56:49Z"/>
            </w:rPr>
          </w:pPr>
          <w:ins w:id="3996" w:author="梁元" w:date="2019-05-14T19:56:49Z">
            <w:r>
              <w:rPr/>
              <w:fldChar w:fldCharType="begin"/>
            </w:r>
          </w:ins>
          <w:ins w:id="3997" w:author="梁元" w:date="2019-05-14T19:56:49Z">
            <w:r>
              <w:rPr/>
              <w:instrText xml:space="preserve"> HYPERLINK \l _Toc15650_WPSOffice_Level2 </w:instrText>
            </w:r>
          </w:ins>
          <w:ins w:id="3998" w:author="梁元" w:date="2019-05-14T19:56:49Z">
            <w:r>
              <w:rPr/>
              <w:fldChar w:fldCharType="separate"/>
            </w:r>
          </w:ins>
          <w:customXmlInsRangeStart w:id="4000" w:author="梁元" w:date="2019-05-14T19:56:49Z"/>
          <w:sdt>
            <w:sdtPr>
              <w:rPr>
                <w:rFonts w:asciiTheme="minorHAnsi" w:hAnsiTheme="minorHAnsi" w:eastAsiaTheme="minorEastAsia" w:cstheme="minorBidi"/>
                <w:kern w:val="2"/>
                <w:sz w:val="24"/>
                <w:szCs w:val="22"/>
                <w:lang w:val="en-US" w:eastAsia="zh-CN" w:bidi="ar-SA"/>
              </w:rPr>
              <w:id w:val="147481970"/>
              <w:placeholder>
                <w:docPart w:val="{7530c121-cca4-4c19-b0e0-04f318f5c1b4}"/>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000"/>
              <w:ins w:id="4002" w:author="梁元" w:date="2019-05-14T19:56:49Z">
                <w:r>
                  <w:rPr>
                    <w:rFonts w:ascii="仿宋" w:hAnsi="仿宋" w:eastAsia="仿宋" w:cstheme="majorBidi"/>
                  </w:rPr>
                  <w:t xml:space="preserve">8. </w:t>
                </w:r>
              </w:ins>
              <w:ins w:id="4003" w:author="梁元" w:date="2019-05-14T19:56:49Z">
                <w:r>
                  <w:rPr>
                    <w:rFonts w:hint="eastAsia" w:ascii="仿宋" w:hAnsi="仿宋" w:eastAsia="仿宋" w:cstheme="majorBidi"/>
                  </w:rPr>
                  <w:t>通用大牛级解法</w:t>
                </w:r>
              </w:ins>
              <w:customXmlInsRangeStart w:id="4005" w:author="梁元" w:date="2019-05-14T19:56:49Z"/>
            </w:sdtContent>
          </w:sdt>
          <w:customXmlInsRangeEnd w:id="4005"/>
          <w:ins w:id="4006" w:author="梁元" w:date="2019-05-14T19:56:49Z">
            <w:r>
              <w:rPr/>
              <w:tab/>
            </w:r>
          </w:ins>
          <w:ins w:id="4007" w:author="梁元" w:date="2019-05-14T19:56:55Z">
            <w:bookmarkStart w:id="242" w:name="_Toc15650_WPSOffice_Level2Page"/>
            <w:r>
              <w:rPr/>
              <w:t>5</w:t>
            </w:r>
            <w:bookmarkEnd w:id="242"/>
          </w:ins>
          <w:ins w:id="4008" w:author="梁元" w:date="2019-05-14T19:56:49Z">
            <w:r>
              <w:rPr/>
              <w:fldChar w:fldCharType="end"/>
            </w:r>
          </w:ins>
        </w:p>
        <w:p>
          <w:pPr>
            <w:pStyle w:val="40"/>
            <w:tabs>
              <w:tab w:val="right" w:leader="dot" w:pos="8306"/>
            </w:tabs>
            <w:rPr>
              <w:ins w:id="4009" w:author="梁元" w:date="2019-05-14T19:56:49Z"/>
            </w:rPr>
          </w:pPr>
          <w:ins w:id="4010" w:author="梁元" w:date="2019-05-14T19:56:49Z">
            <w:r>
              <w:rPr/>
              <w:fldChar w:fldCharType="begin"/>
            </w:r>
          </w:ins>
          <w:ins w:id="4011" w:author="梁元" w:date="2019-05-14T19:56:49Z">
            <w:r>
              <w:rPr/>
              <w:instrText xml:space="preserve"> HYPERLINK \l _Toc6082_WPSOffice_Level2 </w:instrText>
            </w:r>
          </w:ins>
          <w:ins w:id="4012" w:author="梁元" w:date="2019-05-14T19:56:49Z">
            <w:r>
              <w:rPr/>
              <w:fldChar w:fldCharType="separate"/>
            </w:r>
          </w:ins>
          <w:customXmlInsRangeStart w:id="4014" w:author="梁元" w:date="2019-05-14T19:56:49Z"/>
          <w:sdt>
            <w:sdtPr>
              <w:rPr>
                <w:rFonts w:asciiTheme="minorHAnsi" w:hAnsiTheme="minorHAnsi" w:eastAsiaTheme="minorEastAsia" w:cstheme="minorBidi"/>
                <w:kern w:val="2"/>
                <w:sz w:val="24"/>
                <w:szCs w:val="22"/>
                <w:lang w:val="en-US" w:eastAsia="zh-CN" w:bidi="ar-SA"/>
              </w:rPr>
              <w:id w:val="147481970"/>
              <w:placeholder>
                <w:docPart w:val="{8f832c69-9195-4e2b-a4b0-658a682e363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014"/>
              <w:ins w:id="4016" w:author="梁元" w:date="2019-05-14T19:56:49Z">
                <w:r>
                  <w:rPr>
                    <w:rFonts w:ascii="仿宋" w:hAnsi="仿宋" w:eastAsia="仿宋" w:cstheme="majorBidi"/>
                  </w:rPr>
                  <w:t xml:space="preserve">9. </w:t>
                </w:r>
              </w:ins>
              <w:ins w:id="4017" w:author="梁元" w:date="2019-05-14T19:56:49Z">
                <w:r>
                  <w:rPr>
                    <w:rFonts w:hint="eastAsia" w:ascii="仿宋" w:hAnsi="仿宋" w:eastAsia="仿宋" w:cstheme="majorBidi"/>
                  </w:rPr>
                  <w:t>解法对比及优缺点</w:t>
                </w:r>
              </w:ins>
              <w:customXmlInsRangeStart w:id="4019" w:author="梁元" w:date="2019-05-14T19:56:49Z"/>
            </w:sdtContent>
          </w:sdt>
          <w:customXmlInsRangeEnd w:id="4019"/>
          <w:ins w:id="4020" w:author="梁元" w:date="2019-05-14T19:56:49Z">
            <w:r>
              <w:rPr/>
              <w:tab/>
            </w:r>
          </w:ins>
          <w:ins w:id="4021" w:author="梁元" w:date="2019-05-14T19:56:55Z">
            <w:bookmarkStart w:id="243" w:name="_Toc6082_WPSOffice_Level2Page"/>
            <w:r>
              <w:rPr/>
              <w:t>6</w:t>
            </w:r>
            <w:bookmarkEnd w:id="243"/>
          </w:ins>
          <w:ins w:id="4022" w:author="梁元" w:date="2019-05-14T19:56:49Z">
            <w:r>
              <w:rPr/>
              <w:fldChar w:fldCharType="end"/>
            </w:r>
          </w:ins>
        </w:p>
        <w:p>
          <w:pPr>
            <w:pStyle w:val="40"/>
            <w:tabs>
              <w:tab w:val="right" w:leader="dot" w:pos="8306"/>
            </w:tabs>
            <w:rPr>
              <w:ins w:id="4023" w:author="梁元" w:date="2019-05-14T19:56:49Z"/>
            </w:rPr>
          </w:pPr>
          <w:ins w:id="4024" w:author="梁元" w:date="2019-05-14T19:56:49Z">
            <w:r>
              <w:rPr/>
              <w:fldChar w:fldCharType="begin"/>
            </w:r>
          </w:ins>
          <w:ins w:id="4025" w:author="梁元" w:date="2019-05-14T19:56:49Z">
            <w:r>
              <w:rPr/>
              <w:instrText xml:space="preserve"> HYPERLINK \l _Toc25287_WPSOffice_Level2 </w:instrText>
            </w:r>
          </w:ins>
          <w:ins w:id="4026" w:author="梁元" w:date="2019-05-14T19:56:49Z">
            <w:r>
              <w:rPr/>
              <w:fldChar w:fldCharType="separate"/>
            </w:r>
          </w:ins>
          <w:customXmlInsRangeStart w:id="4028" w:author="梁元" w:date="2019-05-14T19:56:49Z"/>
          <w:sdt>
            <w:sdtPr>
              <w:rPr>
                <w:rFonts w:asciiTheme="minorHAnsi" w:hAnsiTheme="minorHAnsi" w:eastAsiaTheme="minorEastAsia" w:cstheme="minorBidi"/>
                <w:kern w:val="2"/>
                <w:sz w:val="24"/>
                <w:szCs w:val="22"/>
                <w:lang w:val="en-US" w:eastAsia="zh-CN" w:bidi="ar-SA"/>
              </w:rPr>
              <w:id w:val="147481970"/>
              <w:placeholder>
                <w:docPart w:val="{2c1c496c-0f61-4db2-a548-b863a093068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028"/>
              <w:ins w:id="4030" w:author="梁元" w:date="2019-05-14T19:56:49Z">
                <w:r>
                  <w:rPr>
                    <w:rFonts w:ascii="仿宋" w:hAnsi="仿宋" w:eastAsia="仿宋" w:cstheme="majorBidi"/>
                  </w:rPr>
                  <w:t xml:space="preserve">10. </w:t>
                </w:r>
              </w:ins>
              <w:ins w:id="4031" w:author="梁元" w:date="2019-05-14T19:56:49Z">
                <w:r>
                  <w:rPr>
                    <w:rFonts w:hint="eastAsia" w:ascii="仿宋" w:hAnsi="仿宋" w:eastAsia="仿宋" w:cstheme="majorBidi"/>
                  </w:rPr>
                  <w:t>延伸及扩展问题回答参考</w:t>
                </w:r>
              </w:ins>
              <w:customXmlInsRangeStart w:id="4033" w:author="梁元" w:date="2019-05-14T19:56:49Z"/>
            </w:sdtContent>
          </w:sdt>
          <w:customXmlInsRangeEnd w:id="4033"/>
          <w:ins w:id="4034" w:author="梁元" w:date="2019-05-14T19:56:49Z">
            <w:r>
              <w:rPr/>
              <w:tab/>
            </w:r>
          </w:ins>
          <w:ins w:id="4035" w:author="梁元" w:date="2019-05-14T19:56:55Z">
            <w:bookmarkStart w:id="244" w:name="_Toc25287_WPSOffice_Level2Page"/>
            <w:r>
              <w:rPr/>
              <w:t>6</w:t>
            </w:r>
            <w:bookmarkEnd w:id="244"/>
          </w:ins>
          <w:ins w:id="4036" w:author="梁元" w:date="2019-05-14T19:56:49Z">
            <w:r>
              <w:rPr/>
              <w:fldChar w:fldCharType="end"/>
            </w:r>
          </w:ins>
        </w:p>
        <w:p>
          <w:pPr>
            <w:pStyle w:val="40"/>
            <w:tabs>
              <w:tab w:val="right" w:leader="dot" w:pos="8306"/>
            </w:tabs>
            <w:rPr>
              <w:ins w:id="4037" w:author="梁元" w:date="2019-05-14T19:56:49Z"/>
            </w:rPr>
          </w:pPr>
          <w:ins w:id="4038" w:author="梁元" w:date="2019-05-14T19:56:49Z">
            <w:r>
              <w:rPr/>
              <w:fldChar w:fldCharType="begin"/>
            </w:r>
          </w:ins>
          <w:ins w:id="4039" w:author="梁元" w:date="2019-05-14T19:56:49Z">
            <w:r>
              <w:rPr/>
              <w:instrText xml:space="preserve"> HYPERLINK \l _Toc31036_WPSOffice_Level2 </w:instrText>
            </w:r>
          </w:ins>
          <w:ins w:id="4040" w:author="梁元" w:date="2019-05-14T19:56:49Z">
            <w:r>
              <w:rPr/>
              <w:fldChar w:fldCharType="separate"/>
            </w:r>
          </w:ins>
          <w:customXmlInsRangeStart w:id="4042" w:author="梁元" w:date="2019-05-14T19:56:49Z"/>
          <w:sdt>
            <w:sdtPr>
              <w:rPr>
                <w:rFonts w:asciiTheme="minorHAnsi" w:hAnsiTheme="minorHAnsi" w:eastAsiaTheme="minorEastAsia" w:cstheme="minorBidi"/>
                <w:kern w:val="2"/>
                <w:sz w:val="24"/>
                <w:szCs w:val="22"/>
                <w:lang w:val="en-US" w:eastAsia="zh-CN" w:bidi="ar-SA"/>
              </w:rPr>
              <w:id w:val="147481970"/>
              <w:placeholder>
                <w:docPart w:val="{64527fe0-5eaf-4f81-a548-6defaba3b82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042"/>
              <w:ins w:id="4044" w:author="梁元" w:date="2019-05-14T19:56:49Z">
                <w:r>
                  <w:rPr>
                    <w:rFonts w:ascii="仿宋" w:hAnsi="仿宋" w:eastAsia="仿宋" w:cstheme="majorBidi"/>
                  </w:rPr>
                  <w:t xml:space="preserve">11. </w:t>
                </w:r>
              </w:ins>
              <w:ins w:id="4045" w:author="梁元" w:date="2019-05-14T19:56:49Z">
                <w:r>
                  <w:rPr>
                    <w:rFonts w:hint="eastAsia" w:ascii="仿宋" w:hAnsi="仿宋" w:eastAsia="仿宋" w:cstheme="majorBidi"/>
                  </w:rPr>
                  <w:t>项目中体现经验的点</w:t>
                </w:r>
              </w:ins>
              <w:customXmlInsRangeStart w:id="4047" w:author="梁元" w:date="2019-05-14T19:56:49Z"/>
            </w:sdtContent>
          </w:sdt>
          <w:customXmlInsRangeEnd w:id="4047"/>
          <w:ins w:id="4048" w:author="梁元" w:date="2019-05-14T19:56:49Z">
            <w:r>
              <w:rPr/>
              <w:tab/>
            </w:r>
          </w:ins>
          <w:ins w:id="4049" w:author="梁元" w:date="2019-05-14T19:56:55Z">
            <w:bookmarkStart w:id="245" w:name="_Toc31036_WPSOffice_Level2Page"/>
            <w:r>
              <w:rPr/>
              <w:t>6</w:t>
            </w:r>
            <w:bookmarkEnd w:id="245"/>
          </w:ins>
          <w:ins w:id="4050" w:author="梁元" w:date="2019-05-14T19:56:49Z">
            <w:r>
              <w:rPr/>
              <w:fldChar w:fldCharType="end"/>
            </w:r>
          </w:ins>
        </w:p>
        <w:p>
          <w:pPr>
            <w:pStyle w:val="40"/>
            <w:tabs>
              <w:tab w:val="right" w:leader="dot" w:pos="8306"/>
            </w:tabs>
            <w:rPr>
              <w:ins w:id="4051" w:author="梁元" w:date="2019-05-14T19:56:49Z"/>
            </w:rPr>
          </w:pPr>
          <w:ins w:id="4052" w:author="梁元" w:date="2019-05-14T19:56:49Z">
            <w:r>
              <w:rPr/>
              <w:fldChar w:fldCharType="begin"/>
            </w:r>
          </w:ins>
          <w:ins w:id="4053" w:author="梁元" w:date="2019-05-14T19:56:49Z">
            <w:r>
              <w:rPr/>
              <w:instrText xml:space="preserve"> HYPERLINK \l _Toc30402_WPSOffice_Level2 </w:instrText>
            </w:r>
          </w:ins>
          <w:ins w:id="4054" w:author="梁元" w:date="2019-05-14T19:56:49Z">
            <w:r>
              <w:rPr/>
              <w:fldChar w:fldCharType="separate"/>
            </w:r>
          </w:ins>
          <w:customXmlInsRangeStart w:id="4056" w:author="梁元" w:date="2019-05-14T19:56:49Z"/>
          <w:sdt>
            <w:sdtPr>
              <w:rPr>
                <w:rFonts w:asciiTheme="minorHAnsi" w:hAnsiTheme="minorHAnsi" w:eastAsiaTheme="minorEastAsia" w:cstheme="minorBidi"/>
                <w:kern w:val="2"/>
                <w:sz w:val="24"/>
                <w:szCs w:val="22"/>
                <w:lang w:val="en-US" w:eastAsia="zh-CN" w:bidi="ar-SA"/>
              </w:rPr>
              <w:id w:val="147481970"/>
              <w:placeholder>
                <w:docPart w:val="{4920c13e-71c5-473b-97fc-d2f3d0537e7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056"/>
              <w:ins w:id="4058" w:author="梁元" w:date="2019-05-14T19:56:49Z">
                <w:r>
                  <w:rPr>
                    <w:rFonts w:ascii="仿宋" w:hAnsi="仿宋" w:eastAsia="仿宋" w:cstheme="majorBidi"/>
                  </w:rPr>
                  <w:t xml:space="preserve">12. </w:t>
                </w:r>
              </w:ins>
              <w:ins w:id="4059" w:author="梁元" w:date="2019-05-14T19:56:49Z">
                <w:r>
                  <w:rPr>
                    <w:rFonts w:hint="eastAsia" w:ascii="仿宋" w:hAnsi="仿宋" w:eastAsia="仿宋" w:cstheme="majorBidi"/>
                  </w:rPr>
                  <w:t>论坛参考</w:t>
                </w:r>
              </w:ins>
              <w:customXmlInsRangeStart w:id="4061" w:author="梁元" w:date="2019-05-14T19:56:49Z"/>
            </w:sdtContent>
          </w:sdt>
          <w:customXmlInsRangeEnd w:id="4061"/>
          <w:ins w:id="4062" w:author="梁元" w:date="2019-05-14T19:56:49Z">
            <w:r>
              <w:rPr/>
              <w:tab/>
            </w:r>
          </w:ins>
          <w:ins w:id="4063" w:author="梁元" w:date="2019-05-14T19:56:55Z">
            <w:bookmarkStart w:id="246" w:name="_Toc30402_WPSOffice_Level2Page"/>
            <w:r>
              <w:rPr/>
              <w:t>6</w:t>
            </w:r>
            <w:bookmarkEnd w:id="246"/>
          </w:ins>
          <w:ins w:id="4064" w:author="梁元" w:date="2019-05-14T19:56:49Z">
            <w:r>
              <w:rPr/>
              <w:fldChar w:fldCharType="end"/>
            </w:r>
          </w:ins>
        </w:p>
        <w:p>
          <w:pPr>
            <w:pStyle w:val="39"/>
            <w:tabs>
              <w:tab w:val="right" w:leader="dot" w:pos="8306"/>
            </w:tabs>
            <w:rPr>
              <w:ins w:id="4065" w:author="梁元" w:date="2019-05-14T19:56:49Z"/>
            </w:rPr>
          </w:pPr>
          <w:ins w:id="4066" w:author="梁元" w:date="2019-05-14T19:56:49Z">
            <w:r>
              <w:rPr>
                <w:b/>
                <w:bCs/>
              </w:rPr>
              <w:fldChar w:fldCharType="begin"/>
            </w:r>
          </w:ins>
          <w:ins w:id="4067" w:author="梁元" w:date="2019-05-14T19:56:49Z">
            <w:r>
              <w:rPr/>
              <w:instrText xml:space="preserve"> HYPERLINK \l _Toc5459_WPSOffice_Level1 </w:instrText>
            </w:r>
          </w:ins>
          <w:ins w:id="4068" w:author="梁元" w:date="2019-05-14T19:56:49Z">
            <w:r>
              <w:rPr>
                <w:b/>
                <w:bCs/>
              </w:rPr>
              <w:fldChar w:fldCharType="separate"/>
            </w:r>
          </w:ins>
          <w:customXmlInsRangeStart w:id="4070" w:author="梁元" w:date="2019-05-14T19:56:49Z"/>
          <w:sdt>
            <w:sdtPr>
              <w:rPr>
                <w:rFonts w:asciiTheme="minorHAnsi" w:hAnsiTheme="minorHAnsi" w:eastAsiaTheme="minorEastAsia" w:cstheme="minorBidi"/>
                <w:b/>
                <w:bCs/>
                <w:kern w:val="2"/>
                <w:sz w:val="24"/>
                <w:szCs w:val="22"/>
                <w:lang w:val="en-US" w:eastAsia="zh-CN" w:bidi="ar-SA"/>
              </w:rPr>
              <w:id w:val="147481970"/>
              <w:placeholder>
                <w:docPart w:val="{808e58d5-21e9-491b-a993-07909b0e06ef}"/>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4070"/>
              <w:ins w:id="4072" w:author="梁元" w:date="2019-05-14T19:56:49Z">
                <w:r>
                  <w:rPr>
                    <w:rFonts w:ascii="仿宋" w:hAnsi="仿宋" w:eastAsia="仿宋" w:cstheme="minorBidi"/>
                    <w:b/>
                    <w:bCs/>
                  </w:rPr>
                  <w:t xml:space="preserve">四十四、 </w:t>
                </w:r>
              </w:ins>
              <w:ins w:id="4073" w:author="梁元" w:date="2019-05-14T19:56:49Z">
                <w:r>
                  <w:rPr>
                    <w:rFonts w:hint="eastAsia" w:ascii="仿宋" w:hAnsi="仿宋" w:eastAsia="仿宋" w:cstheme="minorBidi"/>
                    <w:b/>
                    <w:bCs/>
                  </w:rPr>
                  <w:t>谈谈对fetch对的看法？</w:t>
                </w:r>
              </w:ins>
              <w:customXmlInsRangeStart w:id="4075" w:author="梁元" w:date="2019-05-14T19:56:49Z"/>
            </w:sdtContent>
          </w:sdt>
          <w:customXmlInsRangeEnd w:id="4075"/>
          <w:ins w:id="4076" w:author="梁元" w:date="2019-05-14T19:56:49Z">
            <w:r>
              <w:rPr>
                <w:b/>
                <w:bCs/>
              </w:rPr>
              <w:tab/>
            </w:r>
          </w:ins>
          <w:ins w:id="4077" w:author="梁元" w:date="2019-05-14T19:56:55Z">
            <w:bookmarkStart w:id="247" w:name="_Toc5459_WPSOffice_Level1Page"/>
            <w:r>
              <w:rPr>
                <w:b/>
                <w:bCs/>
              </w:rPr>
              <w:t>7</w:t>
            </w:r>
            <w:bookmarkEnd w:id="247"/>
          </w:ins>
          <w:ins w:id="4078" w:author="梁元" w:date="2019-05-14T19:56:49Z">
            <w:r>
              <w:rPr>
                <w:b/>
                <w:bCs/>
              </w:rPr>
              <w:fldChar w:fldCharType="end"/>
            </w:r>
          </w:ins>
        </w:p>
        <w:p>
          <w:pPr>
            <w:pStyle w:val="40"/>
            <w:tabs>
              <w:tab w:val="right" w:leader="dot" w:pos="8306"/>
            </w:tabs>
            <w:rPr>
              <w:ins w:id="4079" w:author="梁元" w:date="2019-05-14T19:56:49Z"/>
            </w:rPr>
          </w:pPr>
          <w:ins w:id="4080" w:author="梁元" w:date="2019-05-14T19:56:49Z">
            <w:r>
              <w:rPr/>
              <w:fldChar w:fldCharType="begin"/>
            </w:r>
          </w:ins>
          <w:ins w:id="4081" w:author="梁元" w:date="2019-05-14T19:56:49Z">
            <w:r>
              <w:rPr/>
              <w:instrText xml:space="preserve"> HYPERLINK \l _Toc1326_WPSOffice_Level2 </w:instrText>
            </w:r>
          </w:ins>
          <w:ins w:id="4082" w:author="梁元" w:date="2019-05-14T19:56:49Z">
            <w:r>
              <w:rPr/>
              <w:fldChar w:fldCharType="separate"/>
            </w:r>
          </w:ins>
          <w:customXmlInsRangeStart w:id="4084" w:author="梁元" w:date="2019-05-14T19:56:49Z"/>
          <w:sdt>
            <w:sdtPr>
              <w:rPr>
                <w:rFonts w:asciiTheme="minorHAnsi" w:hAnsiTheme="minorHAnsi" w:eastAsiaTheme="minorEastAsia" w:cstheme="minorBidi"/>
                <w:kern w:val="2"/>
                <w:sz w:val="24"/>
                <w:szCs w:val="22"/>
                <w:lang w:val="en-US" w:eastAsia="zh-CN" w:bidi="ar-SA"/>
              </w:rPr>
              <w:id w:val="147481970"/>
              <w:placeholder>
                <w:docPart w:val="{c7ed8087-43f1-4119-ba1d-339f78f5775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084"/>
              <w:ins w:id="4086" w:author="梁元" w:date="2019-05-14T19:56:49Z">
                <w:r>
                  <w:rPr>
                    <w:rFonts w:ascii="仿宋" w:hAnsi="仿宋" w:eastAsia="仿宋" w:cstheme="majorBidi"/>
                  </w:rPr>
                  <w:t xml:space="preserve">7. </w:t>
                </w:r>
              </w:ins>
              <w:ins w:id="4087" w:author="梁元" w:date="2019-05-14T19:56:49Z">
                <w:r>
                  <w:rPr>
                    <w:rFonts w:hint="eastAsia" w:ascii="仿宋" w:hAnsi="仿宋" w:eastAsia="仿宋" w:cstheme="majorBidi"/>
                  </w:rPr>
                  <w:t>通常解法</w:t>
                </w:r>
              </w:ins>
              <w:customXmlInsRangeStart w:id="4089" w:author="梁元" w:date="2019-05-14T19:56:49Z"/>
            </w:sdtContent>
          </w:sdt>
          <w:customXmlInsRangeEnd w:id="4089"/>
          <w:ins w:id="4090" w:author="梁元" w:date="2019-05-14T19:56:49Z">
            <w:r>
              <w:rPr/>
              <w:tab/>
            </w:r>
          </w:ins>
          <w:ins w:id="4091" w:author="梁元" w:date="2019-05-14T19:56:55Z">
            <w:bookmarkStart w:id="248" w:name="_Toc1326_WPSOffice_Level2Page"/>
            <w:r>
              <w:rPr/>
              <w:t>7</w:t>
            </w:r>
            <w:bookmarkEnd w:id="248"/>
          </w:ins>
          <w:ins w:id="4092" w:author="梁元" w:date="2019-05-14T19:56:49Z">
            <w:r>
              <w:rPr/>
              <w:fldChar w:fldCharType="end"/>
            </w:r>
          </w:ins>
        </w:p>
        <w:p>
          <w:pPr>
            <w:pStyle w:val="40"/>
            <w:tabs>
              <w:tab w:val="right" w:leader="dot" w:pos="8306"/>
            </w:tabs>
            <w:rPr>
              <w:ins w:id="4093" w:author="梁元" w:date="2019-05-14T19:56:49Z"/>
            </w:rPr>
          </w:pPr>
          <w:ins w:id="4094" w:author="梁元" w:date="2019-05-14T19:56:49Z">
            <w:r>
              <w:rPr/>
              <w:fldChar w:fldCharType="begin"/>
            </w:r>
          </w:ins>
          <w:ins w:id="4095" w:author="梁元" w:date="2019-05-14T19:56:49Z">
            <w:r>
              <w:rPr/>
              <w:instrText xml:space="preserve"> HYPERLINK \l _Toc10213_WPSOffice_Level2 </w:instrText>
            </w:r>
          </w:ins>
          <w:ins w:id="4096" w:author="梁元" w:date="2019-05-14T19:56:49Z">
            <w:r>
              <w:rPr/>
              <w:fldChar w:fldCharType="separate"/>
            </w:r>
          </w:ins>
          <w:customXmlInsRangeStart w:id="4098" w:author="梁元" w:date="2019-05-14T19:56:49Z"/>
          <w:sdt>
            <w:sdtPr>
              <w:rPr>
                <w:rFonts w:asciiTheme="minorHAnsi" w:hAnsiTheme="minorHAnsi" w:eastAsiaTheme="minorEastAsia" w:cstheme="minorBidi"/>
                <w:kern w:val="2"/>
                <w:sz w:val="24"/>
                <w:szCs w:val="22"/>
                <w:lang w:val="en-US" w:eastAsia="zh-CN" w:bidi="ar-SA"/>
              </w:rPr>
              <w:id w:val="147481970"/>
              <w:placeholder>
                <w:docPart w:val="{514116e2-b6b7-4fdf-81da-d52f5fd2487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098"/>
              <w:ins w:id="4100" w:author="梁元" w:date="2019-05-14T19:56:49Z">
                <w:r>
                  <w:rPr>
                    <w:rFonts w:ascii="仿宋" w:hAnsi="仿宋" w:eastAsia="仿宋" w:cstheme="majorBidi"/>
                  </w:rPr>
                  <w:t xml:space="preserve">8. </w:t>
                </w:r>
              </w:ins>
              <w:ins w:id="4101" w:author="梁元" w:date="2019-05-14T19:56:49Z">
                <w:r>
                  <w:rPr>
                    <w:rFonts w:hint="eastAsia" w:ascii="仿宋" w:hAnsi="仿宋" w:eastAsia="仿宋" w:cstheme="majorBidi"/>
                  </w:rPr>
                  <w:t>通用大牛级解法</w:t>
                </w:r>
              </w:ins>
              <w:customXmlInsRangeStart w:id="4103" w:author="梁元" w:date="2019-05-14T19:56:49Z"/>
            </w:sdtContent>
          </w:sdt>
          <w:customXmlInsRangeEnd w:id="4103"/>
          <w:ins w:id="4104" w:author="梁元" w:date="2019-05-14T19:56:49Z">
            <w:r>
              <w:rPr/>
              <w:tab/>
            </w:r>
          </w:ins>
          <w:ins w:id="4105" w:author="梁元" w:date="2019-05-14T19:56:55Z">
            <w:bookmarkStart w:id="249" w:name="_Toc10213_WPSOffice_Level2Page"/>
            <w:r>
              <w:rPr/>
              <w:t>7</w:t>
            </w:r>
            <w:bookmarkEnd w:id="249"/>
          </w:ins>
          <w:ins w:id="4106" w:author="梁元" w:date="2019-05-14T19:56:49Z">
            <w:r>
              <w:rPr/>
              <w:fldChar w:fldCharType="end"/>
            </w:r>
          </w:ins>
        </w:p>
        <w:p>
          <w:pPr>
            <w:pStyle w:val="40"/>
            <w:tabs>
              <w:tab w:val="right" w:leader="dot" w:pos="8306"/>
            </w:tabs>
            <w:rPr>
              <w:ins w:id="4107" w:author="梁元" w:date="2019-05-14T19:56:49Z"/>
            </w:rPr>
          </w:pPr>
          <w:ins w:id="4108" w:author="梁元" w:date="2019-05-14T19:56:49Z">
            <w:r>
              <w:rPr/>
              <w:fldChar w:fldCharType="begin"/>
            </w:r>
          </w:ins>
          <w:ins w:id="4109" w:author="梁元" w:date="2019-05-14T19:56:49Z">
            <w:r>
              <w:rPr/>
              <w:instrText xml:space="preserve"> HYPERLINK \l _Toc27900_WPSOffice_Level2 </w:instrText>
            </w:r>
          </w:ins>
          <w:ins w:id="4110" w:author="梁元" w:date="2019-05-14T19:56:49Z">
            <w:r>
              <w:rPr/>
              <w:fldChar w:fldCharType="separate"/>
            </w:r>
          </w:ins>
          <w:customXmlInsRangeStart w:id="4112" w:author="梁元" w:date="2019-05-14T19:56:49Z"/>
          <w:sdt>
            <w:sdtPr>
              <w:rPr>
                <w:rFonts w:asciiTheme="minorHAnsi" w:hAnsiTheme="minorHAnsi" w:eastAsiaTheme="minorEastAsia" w:cstheme="minorBidi"/>
                <w:kern w:val="2"/>
                <w:sz w:val="24"/>
                <w:szCs w:val="22"/>
                <w:lang w:val="en-US" w:eastAsia="zh-CN" w:bidi="ar-SA"/>
              </w:rPr>
              <w:id w:val="147481970"/>
              <w:placeholder>
                <w:docPart w:val="{1805fe1b-5693-4e33-b649-a6b93676f8f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112"/>
              <w:ins w:id="4114" w:author="梁元" w:date="2019-05-14T19:56:49Z">
                <w:r>
                  <w:rPr>
                    <w:rFonts w:ascii="仿宋" w:hAnsi="仿宋" w:eastAsia="仿宋" w:cstheme="majorBidi"/>
                  </w:rPr>
                  <w:t xml:space="preserve">9. </w:t>
                </w:r>
              </w:ins>
              <w:ins w:id="4115" w:author="梁元" w:date="2019-05-14T19:56:49Z">
                <w:r>
                  <w:rPr>
                    <w:rFonts w:hint="eastAsia" w:ascii="仿宋" w:hAnsi="仿宋" w:eastAsia="仿宋" w:cstheme="majorBidi"/>
                  </w:rPr>
                  <w:t>解法对比及优缺点</w:t>
                </w:r>
              </w:ins>
              <w:customXmlInsRangeStart w:id="4117" w:author="梁元" w:date="2019-05-14T19:56:49Z"/>
            </w:sdtContent>
          </w:sdt>
          <w:customXmlInsRangeEnd w:id="4117"/>
          <w:ins w:id="4118" w:author="梁元" w:date="2019-05-14T19:56:49Z">
            <w:r>
              <w:rPr/>
              <w:tab/>
            </w:r>
          </w:ins>
          <w:ins w:id="4119" w:author="梁元" w:date="2019-05-14T19:56:55Z">
            <w:bookmarkStart w:id="250" w:name="_Toc27900_WPSOffice_Level2Page"/>
            <w:r>
              <w:rPr/>
              <w:t>8</w:t>
            </w:r>
            <w:bookmarkEnd w:id="250"/>
          </w:ins>
          <w:ins w:id="4120" w:author="梁元" w:date="2019-05-14T19:56:49Z">
            <w:r>
              <w:rPr/>
              <w:fldChar w:fldCharType="end"/>
            </w:r>
          </w:ins>
        </w:p>
        <w:p>
          <w:pPr>
            <w:pStyle w:val="40"/>
            <w:tabs>
              <w:tab w:val="right" w:leader="dot" w:pos="8306"/>
            </w:tabs>
            <w:rPr>
              <w:ins w:id="4121" w:author="梁元" w:date="2019-05-14T19:56:49Z"/>
            </w:rPr>
          </w:pPr>
          <w:ins w:id="4122" w:author="梁元" w:date="2019-05-14T19:56:49Z">
            <w:r>
              <w:rPr/>
              <w:fldChar w:fldCharType="begin"/>
            </w:r>
          </w:ins>
          <w:ins w:id="4123" w:author="梁元" w:date="2019-05-14T19:56:49Z">
            <w:r>
              <w:rPr/>
              <w:instrText xml:space="preserve"> HYPERLINK \l _Toc4212_WPSOffice_Level2 </w:instrText>
            </w:r>
          </w:ins>
          <w:ins w:id="4124" w:author="梁元" w:date="2019-05-14T19:56:49Z">
            <w:r>
              <w:rPr/>
              <w:fldChar w:fldCharType="separate"/>
            </w:r>
          </w:ins>
          <w:customXmlInsRangeStart w:id="4126" w:author="梁元" w:date="2019-05-14T19:56:49Z"/>
          <w:sdt>
            <w:sdtPr>
              <w:rPr>
                <w:rFonts w:asciiTheme="minorHAnsi" w:hAnsiTheme="minorHAnsi" w:eastAsiaTheme="minorEastAsia" w:cstheme="minorBidi"/>
                <w:kern w:val="2"/>
                <w:sz w:val="24"/>
                <w:szCs w:val="22"/>
                <w:lang w:val="en-US" w:eastAsia="zh-CN" w:bidi="ar-SA"/>
              </w:rPr>
              <w:id w:val="147481970"/>
              <w:placeholder>
                <w:docPart w:val="{74813632-e212-47e2-a726-ba6c4c062e8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126"/>
              <w:ins w:id="4128" w:author="梁元" w:date="2019-05-14T19:56:49Z">
                <w:r>
                  <w:rPr>
                    <w:rFonts w:ascii="仿宋" w:hAnsi="仿宋" w:eastAsia="仿宋" w:cstheme="majorBidi"/>
                  </w:rPr>
                  <w:t xml:space="preserve">10. </w:t>
                </w:r>
              </w:ins>
              <w:ins w:id="4129" w:author="梁元" w:date="2019-05-14T19:56:49Z">
                <w:r>
                  <w:rPr>
                    <w:rFonts w:hint="eastAsia" w:ascii="仿宋" w:hAnsi="仿宋" w:eastAsia="仿宋" w:cstheme="majorBidi"/>
                  </w:rPr>
                  <w:t>延伸及扩展问题回答参考</w:t>
                </w:r>
              </w:ins>
              <w:customXmlInsRangeStart w:id="4131" w:author="梁元" w:date="2019-05-14T19:56:49Z"/>
            </w:sdtContent>
          </w:sdt>
          <w:customXmlInsRangeEnd w:id="4131"/>
          <w:ins w:id="4132" w:author="梁元" w:date="2019-05-14T19:56:49Z">
            <w:r>
              <w:rPr/>
              <w:tab/>
            </w:r>
          </w:ins>
          <w:ins w:id="4133" w:author="梁元" w:date="2019-05-14T19:56:55Z">
            <w:bookmarkStart w:id="251" w:name="_Toc4212_WPSOffice_Level2Page"/>
            <w:r>
              <w:rPr/>
              <w:t>8</w:t>
            </w:r>
            <w:bookmarkEnd w:id="251"/>
          </w:ins>
          <w:ins w:id="4134" w:author="梁元" w:date="2019-05-14T19:56:49Z">
            <w:r>
              <w:rPr/>
              <w:fldChar w:fldCharType="end"/>
            </w:r>
          </w:ins>
        </w:p>
        <w:p>
          <w:pPr>
            <w:pStyle w:val="40"/>
            <w:tabs>
              <w:tab w:val="right" w:leader="dot" w:pos="8306"/>
            </w:tabs>
            <w:rPr>
              <w:ins w:id="4135" w:author="梁元" w:date="2019-05-14T19:56:49Z"/>
            </w:rPr>
          </w:pPr>
          <w:ins w:id="4136" w:author="梁元" w:date="2019-05-14T19:56:49Z">
            <w:r>
              <w:rPr/>
              <w:fldChar w:fldCharType="begin"/>
            </w:r>
          </w:ins>
          <w:ins w:id="4137" w:author="梁元" w:date="2019-05-14T19:56:49Z">
            <w:r>
              <w:rPr/>
              <w:instrText xml:space="preserve"> HYPERLINK \l _Toc7814_WPSOffice_Level2 </w:instrText>
            </w:r>
          </w:ins>
          <w:ins w:id="4138" w:author="梁元" w:date="2019-05-14T19:56:49Z">
            <w:r>
              <w:rPr/>
              <w:fldChar w:fldCharType="separate"/>
            </w:r>
          </w:ins>
          <w:customXmlInsRangeStart w:id="4140" w:author="梁元" w:date="2019-05-14T19:56:49Z"/>
          <w:sdt>
            <w:sdtPr>
              <w:rPr>
                <w:rFonts w:asciiTheme="minorHAnsi" w:hAnsiTheme="minorHAnsi" w:eastAsiaTheme="minorEastAsia" w:cstheme="minorBidi"/>
                <w:kern w:val="2"/>
                <w:sz w:val="24"/>
                <w:szCs w:val="22"/>
                <w:lang w:val="en-US" w:eastAsia="zh-CN" w:bidi="ar-SA"/>
              </w:rPr>
              <w:id w:val="147481970"/>
              <w:placeholder>
                <w:docPart w:val="{7a4f04d8-64a9-4f2e-af0b-df4dd246b95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140"/>
              <w:ins w:id="4142" w:author="梁元" w:date="2019-05-14T19:56:49Z">
                <w:r>
                  <w:rPr>
                    <w:rFonts w:ascii="仿宋" w:hAnsi="仿宋" w:eastAsia="仿宋" w:cstheme="majorBidi"/>
                  </w:rPr>
                  <w:t xml:space="preserve">11. </w:t>
                </w:r>
              </w:ins>
              <w:ins w:id="4143" w:author="梁元" w:date="2019-05-14T19:56:49Z">
                <w:r>
                  <w:rPr>
                    <w:rFonts w:ascii="Arial" w:hAnsi="Arial" w:cs="Arial" w:eastAsiaTheme="minorEastAsia"/>
                  </w:rPr>
                  <w:t>。</w:t>
                </w:r>
              </w:ins>
              <w:ins w:id="4144" w:author="梁元" w:date="2019-05-14T19:56:49Z">
                <w:r>
                  <w:rPr>
                    <w:rFonts w:hint="eastAsia" w:ascii="仿宋" w:hAnsi="仿宋" w:eastAsia="仿宋" w:cstheme="majorBidi"/>
                  </w:rPr>
                  <w:t>项目中体现经验的点</w:t>
                </w:r>
              </w:ins>
              <w:customXmlInsRangeStart w:id="4146" w:author="梁元" w:date="2019-05-14T19:56:49Z"/>
            </w:sdtContent>
          </w:sdt>
          <w:customXmlInsRangeEnd w:id="4146"/>
          <w:ins w:id="4147" w:author="梁元" w:date="2019-05-14T19:56:49Z">
            <w:r>
              <w:rPr/>
              <w:tab/>
            </w:r>
          </w:ins>
          <w:ins w:id="4148" w:author="梁元" w:date="2019-05-14T19:56:55Z">
            <w:bookmarkStart w:id="252" w:name="_Toc7814_WPSOffice_Level2Page"/>
            <w:r>
              <w:rPr/>
              <w:t>8</w:t>
            </w:r>
            <w:bookmarkEnd w:id="252"/>
          </w:ins>
          <w:ins w:id="4149" w:author="梁元" w:date="2019-05-14T19:56:49Z">
            <w:r>
              <w:rPr/>
              <w:fldChar w:fldCharType="end"/>
            </w:r>
          </w:ins>
        </w:p>
        <w:p>
          <w:pPr>
            <w:pStyle w:val="40"/>
            <w:tabs>
              <w:tab w:val="right" w:leader="dot" w:pos="8306"/>
            </w:tabs>
            <w:rPr>
              <w:ins w:id="4150" w:author="梁元" w:date="2019-05-14T19:56:49Z"/>
            </w:rPr>
          </w:pPr>
          <w:ins w:id="4151" w:author="梁元" w:date="2019-05-14T19:56:49Z">
            <w:r>
              <w:rPr/>
              <w:fldChar w:fldCharType="begin"/>
            </w:r>
          </w:ins>
          <w:ins w:id="4152" w:author="梁元" w:date="2019-05-14T19:56:49Z">
            <w:r>
              <w:rPr/>
              <w:instrText xml:space="preserve"> HYPERLINK \l _Toc22734_WPSOffice_Level2 </w:instrText>
            </w:r>
          </w:ins>
          <w:ins w:id="4153" w:author="梁元" w:date="2019-05-14T19:56:49Z">
            <w:r>
              <w:rPr/>
              <w:fldChar w:fldCharType="separate"/>
            </w:r>
          </w:ins>
          <w:customXmlInsRangeStart w:id="4155" w:author="梁元" w:date="2019-05-14T19:56:49Z"/>
          <w:sdt>
            <w:sdtPr>
              <w:rPr>
                <w:rFonts w:asciiTheme="minorHAnsi" w:hAnsiTheme="minorHAnsi" w:eastAsiaTheme="minorEastAsia" w:cstheme="minorBidi"/>
                <w:kern w:val="2"/>
                <w:sz w:val="24"/>
                <w:szCs w:val="22"/>
                <w:lang w:val="en-US" w:eastAsia="zh-CN" w:bidi="ar-SA"/>
              </w:rPr>
              <w:id w:val="147481970"/>
              <w:placeholder>
                <w:docPart w:val="{d8a43a2d-24a5-41a5-95e6-21a3a467dd6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155"/>
              <w:ins w:id="4157" w:author="梁元" w:date="2019-05-14T19:56:49Z">
                <w:r>
                  <w:rPr>
                    <w:rFonts w:ascii="仿宋" w:hAnsi="仿宋" w:eastAsia="仿宋" w:cstheme="majorBidi"/>
                  </w:rPr>
                  <w:t xml:space="preserve">12. </w:t>
                </w:r>
              </w:ins>
              <w:ins w:id="4158" w:author="梁元" w:date="2019-05-14T19:56:49Z">
                <w:r>
                  <w:rPr>
                    <w:rFonts w:hint="eastAsia" w:ascii="仿宋" w:hAnsi="仿宋" w:eastAsia="仿宋" w:cstheme="majorBidi"/>
                  </w:rPr>
                  <w:t>论坛参考</w:t>
                </w:r>
              </w:ins>
              <w:customXmlInsRangeStart w:id="4160" w:author="梁元" w:date="2019-05-14T19:56:49Z"/>
            </w:sdtContent>
          </w:sdt>
          <w:customXmlInsRangeEnd w:id="4160"/>
          <w:ins w:id="4161" w:author="梁元" w:date="2019-05-14T19:56:49Z">
            <w:r>
              <w:rPr/>
              <w:tab/>
            </w:r>
          </w:ins>
          <w:ins w:id="4162" w:author="梁元" w:date="2019-05-14T19:56:55Z">
            <w:bookmarkStart w:id="253" w:name="_Toc22734_WPSOffice_Level2Page"/>
            <w:r>
              <w:rPr/>
              <w:t>8</w:t>
            </w:r>
            <w:bookmarkEnd w:id="253"/>
          </w:ins>
          <w:ins w:id="4163" w:author="梁元" w:date="2019-05-14T19:56:49Z">
            <w:r>
              <w:rPr/>
              <w:fldChar w:fldCharType="end"/>
            </w:r>
          </w:ins>
        </w:p>
        <w:p>
          <w:pPr>
            <w:pStyle w:val="39"/>
            <w:tabs>
              <w:tab w:val="right" w:leader="dot" w:pos="8306"/>
            </w:tabs>
            <w:rPr>
              <w:ins w:id="4164" w:author="梁元" w:date="2019-05-14T19:56:49Z"/>
            </w:rPr>
          </w:pPr>
          <w:ins w:id="4165" w:author="梁元" w:date="2019-05-14T19:56:49Z">
            <w:r>
              <w:rPr>
                <w:b/>
                <w:bCs/>
              </w:rPr>
              <w:fldChar w:fldCharType="begin"/>
            </w:r>
          </w:ins>
          <w:ins w:id="4166" w:author="梁元" w:date="2019-05-14T19:56:49Z">
            <w:r>
              <w:rPr/>
              <w:instrText xml:space="preserve"> HYPERLINK \l _Toc29306_WPSOffice_Level1 </w:instrText>
            </w:r>
          </w:ins>
          <w:ins w:id="4167" w:author="梁元" w:date="2019-05-14T19:56:49Z">
            <w:r>
              <w:rPr>
                <w:b/>
                <w:bCs/>
              </w:rPr>
              <w:fldChar w:fldCharType="separate"/>
            </w:r>
          </w:ins>
          <w:customXmlInsRangeStart w:id="4169" w:author="梁元" w:date="2019-05-14T19:56:49Z"/>
          <w:sdt>
            <w:sdtPr>
              <w:rPr>
                <w:rFonts w:asciiTheme="minorHAnsi" w:hAnsiTheme="minorHAnsi" w:eastAsiaTheme="minorEastAsia" w:cstheme="minorBidi"/>
                <w:b/>
                <w:bCs/>
                <w:kern w:val="2"/>
                <w:sz w:val="24"/>
                <w:szCs w:val="22"/>
                <w:lang w:val="en-US" w:eastAsia="zh-CN" w:bidi="ar-SA"/>
              </w:rPr>
              <w:id w:val="147481970"/>
              <w:placeholder>
                <w:docPart w:val="{a101e9b7-78b4-4283-8080-ec50a3db3ac6}"/>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4169"/>
              <w:ins w:id="4171" w:author="梁元" w:date="2019-05-14T19:56:49Z">
                <w:r>
                  <w:rPr>
                    <w:rFonts w:ascii="仿宋" w:hAnsi="仿宋" w:eastAsia="仿宋" w:cstheme="minorBidi"/>
                    <w:b/>
                    <w:bCs/>
                  </w:rPr>
                  <w:t xml:space="preserve">四十五、 </w:t>
                </w:r>
              </w:ins>
              <w:ins w:id="4172" w:author="梁元" w:date="2019-05-14T19:56:49Z">
                <w:r>
                  <w:rPr>
                    <w:rFonts w:hint="eastAsia" w:ascii="仿宋" w:hAnsi="仿宋" w:eastAsia="仿宋" w:cstheme="minorBidi"/>
                    <w:b/>
                    <w:bCs/>
                  </w:rPr>
                  <w:t>解释一下同源策略？</w:t>
                </w:r>
              </w:ins>
              <w:customXmlInsRangeStart w:id="4174" w:author="梁元" w:date="2019-05-14T19:56:49Z"/>
            </w:sdtContent>
          </w:sdt>
          <w:customXmlInsRangeEnd w:id="4174"/>
          <w:ins w:id="4175" w:author="梁元" w:date="2019-05-14T19:56:49Z">
            <w:r>
              <w:rPr>
                <w:b/>
                <w:bCs/>
              </w:rPr>
              <w:tab/>
            </w:r>
          </w:ins>
          <w:ins w:id="4176" w:author="梁元" w:date="2019-05-14T19:56:55Z">
            <w:bookmarkStart w:id="254" w:name="_Toc29306_WPSOffice_Level1Page"/>
            <w:r>
              <w:rPr>
                <w:b/>
                <w:bCs/>
              </w:rPr>
              <w:t>9</w:t>
            </w:r>
            <w:bookmarkEnd w:id="254"/>
          </w:ins>
          <w:ins w:id="4177" w:author="梁元" w:date="2019-05-14T19:56:49Z">
            <w:r>
              <w:rPr>
                <w:b/>
                <w:bCs/>
              </w:rPr>
              <w:fldChar w:fldCharType="end"/>
            </w:r>
          </w:ins>
        </w:p>
        <w:p>
          <w:pPr>
            <w:pStyle w:val="40"/>
            <w:tabs>
              <w:tab w:val="right" w:leader="dot" w:pos="8306"/>
            </w:tabs>
            <w:rPr>
              <w:ins w:id="4178" w:author="梁元" w:date="2019-05-14T19:56:49Z"/>
            </w:rPr>
          </w:pPr>
          <w:ins w:id="4179" w:author="梁元" w:date="2019-05-14T19:56:49Z">
            <w:r>
              <w:rPr/>
              <w:fldChar w:fldCharType="begin"/>
            </w:r>
          </w:ins>
          <w:ins w:id="4180" w:author="梁元" w:date="2019-05-14T19:56:49Z">
            <w:r>
              <w:rPr/>
              <w:instrText xml:space="preserve"> HYPERLINK \l _Toc21159_WPSOffice_Level2 </w:instrText>
            </w:r>
          </w:ins>
          <w:ins w:id="4181" w:author="梁元" w:date="2019-05-14T19:56:49Z">
            <w:r>
              <w:rPr/>
              <w:fldChar w:fldCharType="separate"/>
            </w:r>
          </w:ins>
          <w:customXmlInsRangeStart w:id="4183" w:author="梁元" w:date="2019-05-14T19:56:49Z"/>
          <w:sdt>
            <w:sdtPr>
              <w:rPr>
                <w:rFonts w:asciiTheme="minorHAnsi" w:hAnsiTheme="minorHAnsi" w:eastAsiaTheme="minorEastAsia" w:cstheme="minorBidi"/>
                <w:kern w:val="2"/>
                <w:sz w:val="24"/>
                <w:szCs w:val="22"/>
                <w:lang w:val="en-US" w:eastAsia="zh-CN" w:bidi="ar-SA"/>
              </w:rPr>
              <w:id w:val="147481970"/>
              <w:placeholder>
                <w:docPart w:val="{017dd688-3cc6-44ff-86f2-ef3e080a41c7}"/>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183"/>
              <w:ins w:id="4185" w:author="梁元" w:date="2019-05-14T19:56:49Z">
                <w:r>
                  <w:rPr>
                    <w:rFonts w:ascii="仿宋" w:hAnsi="仿宋" w:eastAsia="仿宋" w:cstheme="majorBidi"/>
                  </w:rPr>
                  <w:t xml:space="preserve">7. </w:t>
                </w:r>
              </w:ins>
              <w:ins w:id="4186" w:author="梁元" w:date="2019-05-14T19:56:49Z">
                <w:r>
                  <w:rPr>
                    <w:rFonts w:hint="eastAsia" w:ascii="仿宋" w:hAnsi="仿宋" w:eastAsia="仿宋" w:cstheme="majorBidi"/>
                  </w:rPr>
                  <w:t>通常解法</w:t>
                </w:r>
              </w:ins>
              <w:customXmlInsRangeStart w:id="4188" w:author="梁元" w:date="2019-05-14T19:56:49Z"/>
            </w:sdtContent>
          </w:sdt>
          <w:customXmlInsRangeEnd w:id="4188"/>
          <w:ins w:id="4189" w:author="梁元" w:date="2019-05-14T19:56:49Z">
            <w:r>
              <w:rPr/>
              <w:tab/>
            </w:r>
          </w:ins>
          <w:ins w:id="4190" w:author="梁元" w:date="2019-05-14T19:56:55Z">
            <w:bookmarkStart w:id="255" w:name="_Toc21159_WPSOffice_Level2Page"/>
            <w:r>
              <w:rPr/>
              <w:t>9</w:t>
            </w:r>
            <w:bookmarkEnd w:id="255"/>
          </w:ins>
          <w:ins w:id="4191" w:author="梁元" w:date="2019-05-14T19:56:49Z">
            <w:r>
              <w:rPr/>
              <w:fldChar w:fldCharType="end"/>
            </w:r>
          </w:ins>
        </w:p>
        <w:p>
          <w:pPr>
            <w:pStyle w:val="40"/>
            <w:tabs>
              <w:tab w:val="right" w:leader="dot" w:pos="8306"/>
            </w:tabs>
            <w:rPr>
              <w:ins w:id="4192" w:author="梁元" w:date="2019-05-14T19:56:49Z"/>
            </w:rPr>
          </w:pPr>
          <w:ins w:id="4193" w:author="梁元" w:date="2019-05-14T19:56:49Z">
            <w:r>
              <w:rPr/>
              <w:fldChar w:fldCharType="begin"/>
            </w:r>
          </w:ins>
          <w:ins w:id="4194" w:author="梁元" w:date="2019-05-14T19:56:49Z">
            <w:r>
              <w:rPr/>
              <w:instrText xml:space="preserve"> HYPERLINK \l _Toc10362_WPSOffice_Level2 </w:instrText>
            </w:r>
          </w:ins>
          <w:ins w:id="4195" w:author="梁元" w:date="2019-05-14T19:56:49Z">
            <w:r>
              <w:rPr/>
              <w:fldChar w:fldCharType="separate"/>
            </w:r>
          </w:ins>
          <w:customXmlInsRangeStart w:id="4197" w:author="梁元" w:date="2019-05-14T19:56:49Z"/>
          <w:sdt>
            <w:sdtPr>
              <w:rPr>
                <w:rFonts w:asciiTheme="minorHAnsi" w:hAnsiTheme="minorHAnsi" w:eastAsiaTheme="minorEastAsia" w:cstheme="minorBidi"/>
                <w:kern w:val="2"/>
                <w:sz w:val="24"/>
                <w:szCs w:val="22"/>
                <w:lang w:val="en-US" w:eastAsia="zh-CN" w:bidi="ar-SA"/>
              </w:rPr>
              <w:id w:val="147481970"/>
              <w:placeholder>
                <w:docPart w:val="{31c3a179-a90c-4996-99c8-4c153c08e2e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197"/>
              <w:ins w:id="4199" w:author="梁元" w:date="2019-05-14T19:56:49Z">
                <w:r>
                  <w:rPr>
                    <w:rFonts w:ascii="仿宋" w:hAnsi="仿宋" w:eastAsia="仿宋" w:cs="Times New Roman"/>
                  </w:rPr>
                  <w:t xml:space="preserve">8. </w:t>
                </w:r>
              </w:ins>
              <w:ins w:id="4200" w:author="梁元" w:date="2019-05-14T19:56:49Z">
                <w:r>
                  <w:rPr>
                    <w:rFonts w:hint="eastAsia" w:ascii="仿宋" w:hAnsi="仿宋" w:eastAsia="仿宋" w:cstheme="majorBidi"/>
                  </w:rPr>
                  <w:t>通用大牛级解法</w:t>
                </w:r>
              </w:ins>
              <w:customXmlInsRangeStart w:id="4202" w:author="梁元" w:date="2019-05-14T19:56:49Z"/>
            </w:sdtContent>
          </w:sdt>
          <w:customXmlInsRangeEnd w:id="4202"/>
          <w:ins w:id="4203" w:author="梁元" w:date="2019-05-14T19:56:49Z">
            <w:r>
              <w:rPr/>
              <w:tab/>
            </w:r>
          </w:ins>
          <w:ins w:id="4204" w:author="梁元" w:date="2019-05-14T19:56:55Z">
            <w:bookmarkStart w:id="256" w:name="_Toc10362_WPSOffice_Level2Page"/>
            <w:r>
              <w:rPr/>
              <w:t>9</w:t>
            </w:r>
            <w:bookmarkEnd w:id="256"/>
          </w:ins>
          <w:ins w:id="4205" w:author="梁元" w:date="2019-05-14T19:56:49Z">
            <w:r>
              <w:rPr/>
              <w:fldChar w:fldCharType="end"/>
            </w:r>
          </w:ins>
        </w:p>
        <w:p>
          <w:pPr>
            <w:pStyle w:val="40"/>
            <w:tabs>
              <w:tab w:val="right" w:leader="dot" w:pos="8306"/>
            </w:tabs>
            <w:rPr>
              <w:ins w:id="4206" w:author="梁元" w:date="2019-05-14T19:56:49Z"/>
            </w:rPr>
          </w:pPr>
          <w:ins w:id="4207" w:author="梁元" w:date="2019-05-14T19:56:49Z">
            <w:r>
              <w:rPr/>
              <w:fldChar w:fldCharType="begin"/>
            </w:r>
          </w:ins>
          <w:ins w:id="4208" w:author="梁元" w:date="2019-05-14T19:56:49Z">
            <w:r>
              <w:rPr/>
              <w:instrText xml:space="preserve"> HYPERLINK \l _Toc25751_WPSOffice_Level2 </w:instrText>
            </w:r>
          </w:ins>
          <w:ins w:id="4209" w:author="梁元" w:date="2019-05-14T19:56:49Z">
            <w:r>
              <w:rPr/>
              <w:fldChar w:fldCharType="separate"/>
            </w:r>
          </w:ins>
          <w:customXmlInsRangeStart w:id="4211" w:author="梁元" w:date="2019-05-14T19:56:49Z"/>
          <w:sdt>
            <w:sdtPr>
              <w:rPr>
                <w:rFonts w:asciiTheme="minorHAnsi" w:hAnsiTheme="minorHAnsi" w:eastAsiaTheme="minorEastAsia" w:cstheme="minorBidi"/>
                <w:kern w:val="2"/>
                <w:sz w:val="24"/>
                <w:szCs w:val="22"/>
                <w:lang w:val="en-US" w:eastAsia="zh-CN" w:bidi="ar-SA"/>
              </w:rPr>
              <w:id w:val="147481970"/>
              <w:placeholder>
                <w:docPart w:val="{86c734ff-8b43-45d7-aceb-066d52c0d41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211"/>
              <w:ins w:id="4213" w:author="梁元" w:date="2019-05-14T19:56:49Z">
                <w:r>
                  <w:rPr>
                    <w:rFonts w:ascii="仿宋" w:hAnsi="仿宋" w:eastAsia="仿宋" w:cstheme="majorBidi"/>
                  </w:rPr>
                  <w:t xml:space="preserve">9. </w:t>
                </w:r>
              </w:ins>
              <w:ins w:id="4214" w:author="梁元" w:date="2019-05-14T19:56:49Z">
                <w:r>
                  <w:rPr>
                    <w:rFonts w:hint="eastAsia" w:ascii="仿宋" w:hAnsi="仿宋" w:eastAsia="仿宋" w:cstheme="majorBidi"/>
                  </w:rPr>
                  <w:t>解法对比及优缺点</w:t>
                </w:r>
              </w:ins>
              <w:customXmlInsRangeStart w:id="4216" w:author="梁元" w:date="2019-05-14T19:56:49Z"/>
            </w:sdtContent>
          </w:sdt>
          <w:customXmlInsRangeEnd w:id="4216"/>
          <w:ins w:id="4217" w:author="梁元" w:date="2019-05-14T19:56:49Z">
            <w:r>
              <w:rPr/>
              <w:tab/>
            </w:r>
          </w:ins>
          <w:ins w:id="4218" w:author="梁元" w:date="2019-05-14T19:56:55Z">
            <w:bookmarkStart w:id="257" w:name="_Toc25751_WPSOffice_Level2Page"/>
            <w:r>
              <w:rPr/>
              <w:t>11</w:t>
            </w:r>
            <w:bookmarkEnd w:id="257"/>
          </w:ins>
          <w:ins w:id="4219" w:author="梁元" w:date="2019-05-14T19:56:49Z">
            <w:r>
              <w:rPr/>
              <w:fldChar w:fldCharType="end"/>
            </w:r>
          </w:ins>
        </w:p>
        <w:p>
          <w:pPr>
            <w:pStyle w:val="40"/>
            <w:tabs>
              <w:tab w:val="right" w:leader="dot" w:pos="8306"/>
            </w:tabs>
            <w:rPr>
              <w:ins w:id="4220" w:author="梁元" w:date="2019-05-14T19:56:49Z"/>
            </w:rPr>
          </w:pPr>
          <w:ins w:id="4221" w:author="梁元" w:date="2019-05-14T19:56:49Z">
            <w:r>
              <w:rPr/>
              <w:fldChar w:fldCharType="begin"/>
            </w:r>
          </w:ins>
          <w:ins w:id="4222" w:author="梁元" w:date="2019-05-14T19:56:49Z">
            <w:r>
              <w:rPr/>
              <w:instrText xml:space="preserve"> HYPERLINK \l _Toc8305_WPSOffice_Level2 </w:instrText>
            </w:r>
          </w:ins>
          <w:ins w:id="4223" w:author="梁元" w:date="2019-05-14T19:56:49Z">
            <w:r>
              <w:rPr/>
              <w:fldChar w:fldCharType="separate"/>
            </w:r>
          </w:ins>
          <w:customXmlInsRangeStart w:id="4225" w:author="梁元" w:date="2019-05-14T19:56:49Z"/>
          <w:sdt>
            <w:sdtPr>
              <w:rPr>
                <w:rFonts w:asciiTheme="minorHAnsi" w:hAnsiTheme="minorHAnsi" w:eastAsiaTheme="minorEastAsia" w:cstheme="minorBidi"/>
                <w:kern w:val="2"/>
                <w:sz w:val="24"/>
                <w:szCs w:val="22"/>
                <w:lang w:val="en-US" w:eastAsia="zh-CN" w:bidi="ar-SA"/>
              </w:rPr>
              <w:id w:val="147481970"/>
              <w:placeholder>
                <w:docPart w:val="{4d07e453-d40a-491d-b5fe-02a8abf633f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225"/>
              <w:ins w:id="4227" w:author="梁元" w:date="2019-05-14T19:56:49Z">
                <w:r>
                  <w:rPr>
                    <w:rFonts w:ascii="仿宋" w:hAnsi="仿宋" w:eastAsia="仿宋" w:cstheme="majorBidi"/>
                  </w:rPr>
                  <w:t xml:space="preserve">10. </w:t>
                </w:r>
              </w:ins>
              <w:ins w:id="4228" w:author="梁元" w:date="2019-05-14T19:56:49Z">
                <w:r>
                  <w:rPr>
                    <w:rFonts w:hint="eastAsia" w:ascii="仿宋" w:hAnsi="仿宋" w:eastAsia="仿宋" w:cstheme="majorBidi"/>
                  </w:rPr>
                  <w:t>延伸及扩展问题回答参考</w:t>
                </w:r>
              </w:ins>
              <w:customXmlInsRangeStart w:id="4230" w:author="梁元" w:date="2019-05-14T19:56:49Z"/>
            </w:sdtContent>
          </w:sdt>
          <w:customXmlInsRangeEnd w:id="4230"/>
          <w:ins w:id="4231" w:author="梁元" w:date="2019-05-14T19:56:49Z">
            <w:r>
              <w:rPr/>
              <w:tab/>
            </w:r>
          </w:ins>
          <w:ins w:id="4232" w:author="梁元" w:date="2019-05-14T19:56:55Z">
            <w:bookmarkStart w:id="258" w:name="_Toc8305_WPSOffice_Level2Page"/>
            <w:r>
              <w:rPr/>
              <w:t>11</w:t>
            </w:r>
            <w:bookmarkEnd w:id="258"/>
          </w:ins>
          <w:ins w:id="4233" w:author="梁元" w:date="2019-05-14T19:56:49Z">
            <w:r>
              <w:rPr/>
              <w:fldChar w:fldCharType="end"/>
            </w:r>
          </w:ins>
        </w:p>
        <w:p>
          <w:pPr>
            <w:pStyle w:val="40"/>
            <w:tabs>
              <w:tab w:val="right" w:leader="dot" w:pos="8306"/>
            </w:tabs>
            <w:rPr>
              <w:ins w:id="4234" w:author="梁元" w:date="2019-05-14T19:56:49Z"/>
            </w:rPr>
          </w:pPr>
          <w:ins w:id="4235" w:author="梁元" w:date="2019-05-14T19:56:49Z">
            <w:r>
              <w:rPr/>
              <w:fldChar w:fldCharType="begin"/>
            </w:r>
          </w:ins>
          <w:ins w:id="4236" w:author="梁元" w:date="2019-05-14T19:56:49Z">
            <w:r>
              <w:rPr/>
              <w:instrText xml:space="preserve"> HYPERLINK \l _Toc24963_WPSOffice_Level2 </w:instrText>
            </w:r>
          </w:ins>
          <w:ins w:id="4237" w:author="梁元" w:date="2019-05-14T19:56:49Z">
            <w:r>
              <w:rPr/>
              <w:fldChar w:fldCharType="separate"/>
            </w:r>
          </w:ins>
          <w:customXmlInsRangeStart w:id="4239" w:author="梁元" w:date="2019-05-14T19:56:49Z"/>
          <w:sdt>
            <w:sdtPr>
              <w:rPr>
                <w:rFonts w:asciiTheme="minorHAnsi" w:hAnsiTheme="minorHAnsi" w:eastAsiaTheme="minorEastAsia" w:cstheme="minorBidi"/>
                <w:kern w:val="2"/>
                <w:sz w:val="24"/>
                <w:szCs w:val="22"/>
                <w:lang w:val="en-US" w:eastAsia="zh-CN" w:bidi="ar-SA"/>
              </w:rPr>
              <w:id w:val="147481970"/>
              <w:placeholder>
                <w:docPart w:val="{38873982-db31-4ab5-869a-f7fad11a478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239"/>
              <w:ins w:id="4241" w:author="梁元" w:date="2019-05-14T19:56:49Z">
                <w:r>
                  <w:rPr>
                    <w:rFonts w:ascii="仿宋" w:hAnsi="仿宋" w:eastAsia="仿宋" w:cstheme="majorBidi"/>
                  </w:rPr>
                  <w:t xml:space="preserve">11. </w:t>
                </w:r>
              </w:ins>
              <w:ins w:id="4242" w:author="梁元" w:date="2019-05-14T19:56:49Z">
                <w:r>
                  <w:rPr>
                    <w:rFonts w:hint="eastAsia" w:ascii="仿宋" w:hAnsi="仿宋" w:eastAsia="仿宋" w:cstheme="majorBidi"/>
                  </w:rPr>
                  <w:t>项目中体现经验的点</w:t>
                </w:r>
              </w:ins>
              <w:customXmlInsRangeStart w:id="4244" w:author="梁元" w:date="2019-05-14T19:56:49Z"/>
            </w:sdtContent>
          </w:sdt>
          <w:customXmlInsRangeEnd w:id="4244"/>
          <w:ins w:id="4245" w:author="梁元" w:date="2019-05-14T19:56:49Z">
            <w:r>
              <w:rPr/>
              <w:tab/>
            </w:r>
          </w:ins>
          <w:ins w:id="4246" w:author="梁元" w:date="2019-05-14T19:56:55Z">
            <w:bookmarkStart w:id="259" w:name="_Toc24963_WPSOffice_Level2Page"/>
            <w:r>
              <w:rPr/>
              <w:t>12</w:t>
            </w:r>
            <w:bookmarkEnd w:id="259"/>
          </w:ins>
          <w:ins w:id="4247" w:author="梁元" w:date="2019-05-14T19:56:49Z">
            <w:r>
              <w:rPr/>
              <w:fldChar w:fldCharType="end"/>
            </w:r>
          </w:ins>
        </w:p>
        <w:p>
          <w:pPr>
            <w:pStyle w:val="40"/>
            <w:tabs>
              <w:tab w:val="right" w:leader="dot" w:pos="8306"/>
            </w:tabs>
            <w:rPr>
              <w:ins w:id="4248" w:author="梁元" w:date="2019-05-14T19:56:49Z"/>
            </w:rPr>
          </w:pPr>
          <w:ins w:id="4249" w:author="梁元" w:date="2019-05-14T19:56:49Z">
            <w:r>
              <w:rPr/>
              <w:fldChar w:fldCharType="begin"/>
            </w:r>
          </w:ins>
          <w:ins w:id="4250" w:author="梁元" w:date="2019-05-14T19:56:49Z">
            <w:r>
              <w:rPr/>
              <w:instrText xml:space="preserve"> HYPERLINK \l _Toc12506_WPSOffice_Level2 </w:instrText>
            </w:r>
          </w:ins>
          <w:ins w:id="4251" w:author="梁元" w:date="2019-05-14T19:56:49Z">
            <w:r>
              <w:rPr/>
              <w:fldChar w:fldCharType="separate"/>
            </w:r>
          </w:ins>
          <w:customXmlInsRangeStart w:id="4253" w:author="梁元" w:date="2019-05-14T19:56:49Z"/>
          <w:sdt>
            <w:sdtPr>
              <w:rPr>
                <w:rFonts w:asciiTheme="minorHAnsi" w:hAnsiTheme="minorHAnsi" w:eastAsiaTheme="minorEastAsia" w:cstheme="minorBidi"/>
                <w:kern w:val="2"/>
                <w:sz w:val="24"/>
                <w:szCs w:val="22"/>
                <w:lang w:val="en-US" w:eastAsia="zh-CN" w:bidi="ar-SA"/>
              </w:rPr>
              <w:id w:val="147481970"/>
              <w:placeholder>
                <w:docPart w:val="{23406f66-f606-483a-acc5-7780fba34ea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253"/>
              <w:ins w:id="4255" w:author="梁元" w:date="2019-05-14T19:56:49Z">
                <w:r>
                  <w:rPr>
                    <w:rFonts w:ascii="仿宋" w:hAnsi="仿宋" w:eastAsia="仿宋" w:cstheme="majorBidi"/>
                  </w:rPr>
                  <w:t xml:space="preserve">12. </w:t>
                </w:r>
              </w:ins>
              <w:ins w:id="4256" w:author="梁元" w:date="2019-05-14T19:56:49Z">
                <w:r>
                  <w:rPr>
                    <w:rFonts w:hint="eastAsia" w:ascii="仿宋" w:hAnsi="仿宋" w:eastAsia="仿宋" w:cstheme="majorBidi"/>
                  </w:rPr>
                  <w:t>论坛参考</w:t>
                </w:r>
              </w:ins>
              <w:customXmlInsRangeStart w:id="4258" w:author="梁元" w:date="2019-05-14T19:56:49Z"/>
            </w:sdtContent>
          </w:sdt>
          <w:customXmlInsRangeEnd w:id="4258"/>
          <w:ins w:id="4259" w:author="梁元" w:date="2019-05-14T19:56:49Z">
            <w:r>
              <w:rPr/>
              <w:tab/>
            </w:r>
          </w:ins>
          <w:ins w:id="4260" w:author="梁元" w:date="2019-05-14T19:56:55Z">
            <w:bookmarkStart w:id="260" w:name="_Toc12506_WPSOffice_Level2Page"/>
            <w:r>
              <w:rPr/>
              <w:t>12</w:t>
            </w:r>
            <w:bookmarkEnd w:id="260"/>
          </w:ins>
          <w:ins w:id="4261" w:author="梁元" w:date="2019-05-14T19:56:49Z">
            <w:r>
              <w:rPr/>
              <w:fldChar w:fldCharType="end"/>
            </w:r>
          </w:ins>
        </w:p>
        <w:p>
          <w:pPr>
            <w:pStyle w:val="39"/>
            <w:tabs>
              <w:tab w:val="right" w:leader="dot" w:pos="8306"/>
            </w:tabs>
            <w:rPr>
              <w:ins w:id="4262" w:author="梁元" w:date="2019-05-14T19:59:40Z"/>
              <w:b/>
              <w:bCs/>
            </w:rPr>
          </w:pPr>
          <w:ins w:id="4263" w:author="梁元" w:date="2019-05-14T19:56:49Z">
            <w:r>
              <w:rPr>
                <w:b/>
                <w:bCs/>
              </w:rPr>
              <w:fldChar w:fldCharType="begin"/>
            </w:r>
          </w:ins>
          <w:ins w:id="4264" w:author="梁元" w:date="2019-05-14T19:56:49Z">
            <w:r>
              <w:rPr/>
              <w:instrText xml:space="preserve"> HYPERLINK \l _Toc25287_WPSOffice_Level1 </w:instrText>
            </w:r>
          </w:ins>
          <w:ins w:id="4265" w:author="梁元" w:date="2019-05-14T19:56:49Z">
            <w:r>
              <w:rPr>
                <w:b/>
                <w:bCs/>
              </w:rPr>
              <w:fldChar w:fldCharType="separate"/>
            </w:r>
          </w:ins>
          <w:customXmlInsRangeStart w:id="4267" w:author="梁元" w:date="2019-05-14T19:56:49Z"/>
          <w:sdt>
            <w:sdtPr>
              <w:rPr>
                <w:rFonts w:asciiTheme="minorHAnsi" w:hAnsiTheme="minorHAnsi" w:eastAsiaTheme="minorEastAsia" w:cstheme="minorBidi"/>
                <w:b/>
                <w:bCs/>
                <w:kern w:val="2"/>
                <w:sz w:val="24"/>
                <w:szCs w:val="22"/>
                <w:lang w:val="en-US" w:eastAsia="zh-CN" w:bidi="ar-SA"/>
              </w:rPr>
              <w:id w:val="147481970"/>
              <w:placeholder>
                <w:docPart w:val="{d50cf0e8-e515-4e5a-8438-753ad54312a4}"/>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4267"/>
              <w:ins w:id="4269" w:author="梁元" w:date="2019-05-14T19:56:49Z">
                <w:r>
                  <w:rPr>
                    <w:rFonts w:ascii="仿宋" w:hAnsi="仿宋" w:eastAsia="仿宋" w:cstheme="minorBidi"/>
                    <w:b/>
                    <w:bCs/>
                  </w:rPr>
                  <w:t xml:space="preserve">四十六、 </w:t>
                </w:r>
              </w:ins>
              <w:ins w:id="4270" w:author="梁元" w:date="2019-05-14T19:56:49Z">
                <w:r>
                  <w:rPr>
                    <w:rFonts w:hint="eastAsia" w:ascii="仿宋" w:hAnsi="仿宋" w:eastAsia="仿宋" w:cstheme="minorBidi"/>
                    <w:b/>
                    <w:bCs/>
                  </w:rPr>
                  <w:t>说一下jsonp工作原理？</w:t>
                </w:r>
              </w:ins>
              <w:customXmlInsRangeStart w:id="4272" w:author="梁元" w:date="2019-05-14T19:56:49Z"/>
            </w:sdtContent>
          </w:sdt>
          <w:customXmlInsRangeEnd w:id="4272"/>
          <w:ins w:id="4273" w:author="梁元" w:date="2019-05-14T19:56:49Z">
            <w:r>
              <w:rPr>
                <w:b/>
                <w:bCs/>
              </w:rPr>
              <w:tab/>
            </w:r>
          </w:ins>
          <w:ins w:id="4274" w:author="梁元" w:date="2019-05-14T19:56:55Z">
            <w:bookmarkStart w:id="261" w:name="_Toc25287_WPSOffice_Level1Page"/>
            <w:r>
              <w:rPr>
                <w:b/>
                <w:bCs/>
              </w:rPr>
              <w:t>12</w:t>
            </w:r>
            <w:bookmarkEnd w:id="261"/>
          </w:ins>
          <w:ins w:id="4275" w:author="梁元" w:date="2019-05-14T19:56:49Z">
            <w:r>
              <w:rPr>
                <w:b/>
                <w:bCs/>
              </w:rPr>
              <w:fldChar w:fldCharType="end"/>
            </w:r>
          </w:ins>
        </w:p>
        <w:p>
          <w:pPr>
            <w:pStyle w:val="40"/>
            <w:tabs>
              <w:tab w:val="right" w:leader="dot" w:pos="8306"/>
            </w:tabs>
            <w:rPr>
              <w:ins w:id="4276" w:author="梁元" w:date="2019-05-14T19:59:40Z"/>
            </w:rPr>
          </w:pPr>
          <w:ins w:id="4277" w:author="梁元" w:date="2019-05-14T19:59:40Z">
            <w:r>
              <w:rPr/>
              <w:fldChar w:fldCharType="begin"/>
            </w:r>
          </w:ins>
          <w:ins w:id="4278" w:author="梁元" w:date="2019-05-14T19:59:40Z">
            <w:r>
              <w:rPr/>
              <w:instrText xml:space="preserve"> HYPERLINK \l _Toc31030_WPSOffice_Level2 </w:instrText>
            </w:r>
          </w:ins>
          <w:ins w:id="4279" w:author="梁元" w:date="2019-05-14T19:59:40Z">
            <w:r>
              <w:rPr/>
              <w:fldChar w:fldCharType="separate"/>
            </w:r>
          </w:ins>
          <w:customXmlInsRangeStart w:id="4281" w:author="梁元" w:date="2019-05-14T19:59:40Z"/>
          <w:sdt>
            <w:sdtPr>
              <w:rPr>
                <w:rFonts w:asciiTheme="minorHAnsi" w:hAnsiTheme="minorHAnsi" w:eastAsiaTheme="minorEastAsia" w:cstheme="minorBidi"/>
                <w:kern w:val="2"/>
                <w:sz w:val="24"/>
                <w:szCs w:val="22"/>
                <w:lang w:val="en-US" w:eastAsia="zh-CN" w:bidi="ar-SA"/>
              </w:rPr>
              <w:id w:val="147481966"/>
              <w:placeholder>
                <w:docPart w:val="{757133ca-a4d2-40a4-b195-a5cd2dc024e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281"/>
              <w:ins w:id="4283" w:author="梁元" w:date="2019-05-14T19:59:40Z">
                <w:r>
                  <w:rPr>
                    <w:rFonts w:ascii="仿宋" w:hAnsi="仿宋" w:eastAsia="仿宋" w:cstheme="majorBidi"/>
                  </w:rPr>
                  <w:t xml:space="preserve">19. </w:t>
                </w:r>
              </w:ins>
              <w:ins w:id="4284" w:author="梁元" w:date="2019-05-14T19:59:40Z">
                <w:r>
                  <w:rPr>
                    <w:rFonts w:hint="eastAsia" w:ascii="仿宋" w:hAnsi="仿宋" w:eastAsia="仿宋" w:cstheme="majorBidi"/>
                  </w:rPr>
                  <w:t>通常解法</w:t>
                </w:r>
              </w:ins>
              <w:customXmlInsRangeStart w:id="4286" w:author="梁元" w:date="2019-05-14T19:59:40Z"/>
            </w:sdtContent>
          </w:sdt>
          <w:customXmlInsRangeEnd w:id="4286"/>
          <w:ins w:id="4287" w:author="梁元" w:date="2019-05-14T19:59:40Z">
            <w:r>
              <w:rPr/>
              <w:tab/>
            </w:r>
          </w:ins>
          <w:ins w:id="4288" w:author="梁元" w:date="2019-05-14T19:59:40Z">
            <w:r>
              <w:rPr/>
              <w:t>35</w:t>
            </w:r>
          </w:ins>
          <w:ins w:id="4289" w:author="梁元" w:date="2019-05-14T19:59:40Z">
            <w:r>
              <w:rPr/>
              <w:fldChar w:fldCharType="end"/>
            </w:r>
          </w:ins>
        </w:p>
        <w:p>
          <w:pPr>
            <w:pStyle w:val="40"/>
            <w:tabs>
              <w:tab w:val="right" w:leader="dot" w:pos="8306"/>
            </w:tabs>
            <w:rPr>
              <w:ins w:id="4290" w:author="梁元" w:date="2019-05-14T19:59:40Z"/>
            </w:rPr>
          </w:pPr>
          <w:ins w:id="4291" w:author="梁元" w:date="2019-05-14T19:59:40Z">
            <w:r>
              <w:rPr/>
              <w:fldChar w:fldCharType="begin"/>
            </w:r>
          </w:ins>
          <w:ins w:id="4292" w:author="梁元" w:date="2019-05-14T19:59:40Z">
            <w:r>
              <w:rPr/>
              <w:instrText xml:space="preserve"> HYPERLINK \l _Toc26240_WPSOffice_Level2 </w:instrText>
            </w:r>
          </w:ins>
          <w:ins w:id="4293" w:author="梁元" w:date="2019-05-14T19:59:40Z">
            <w:r>
              <w:rPr/>
              <w:fldChar w:fldCharType="separate"/>
            </w:r>
          </w:ins>
          <w:customXmlInsRangeStart w:id="4295" w:author="梁元" w:date="2019-05-14T19:59:40Z"/>
          <w:sdt>
            <w:sdtPr>
              <w:rPr>
                <w:rFonts w:asciiTheme="minorHAnsi" w:hAnsiTheme="minorHAnsi" w:eastAsiaTheme="minorEastAsia" w:cstheme="minorBidi"/>
                <w:kern w:val="2"/>
                <w:sz w:val="24"/>
                <w:szCs w:val="22"/>
                <w:lang w:val="en-US" w:eastAsia="zh-CN" w:bidi="ar-SA"/>
              </w:rPr>
              <w:id w:val="147481966"/>
              <w:placeholder>
                <w:docPart w:val="{210d0c7c-839b-4d8c-968d-cf3f909649e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295"/>
              <w:ins w:id="4297" w:author="梁元" w:date="2019-05-14T19:59:40Z">
                <w:r>
                  <w:rPr>
                    <w:rFonts w:ascii="仿宋" w:hAnsi="仿宋" w:eastAsia="仿宋" w:cs="Times New Roman"/>
                  </w:rPr>
                  <w:t xml:space="preserve">20. </w:t>
                </w:r>
              </w:ins>
              <w:ins w:id="4298" w:author="梁元" w:date="2019-05-14T19:59:40Z">
                <w:r>
                  <w:rPr>
                    <w:rFonts w:hint="eastAsia" w:ascii="仿宋" w:hAnsi="仿宋" w:eastAsia="仿宋" w:cstheme="majorBidi"/>
                  </w:rPr>
                  <w:t>通用大牛级解法</w:t>
                </w:r>
              </w:ins>
              <w:customXmlInsRangeStart w:id="4300" w:author="梁元" w:date="2019-05-14T19:59:40Z"/>
            </w:sdtContent>
          </w:sdt>
          <w:customXmlInsRangeEnd w:id="4300"/>
          <w:ins w:id="4301" w:author="梁元" w:date="2019-05-14T19:59:40Z">
            <w:r>
              <w:rPr/>
              <w:tab/>
            </w:r>
          </w:ins>
          <w:ins w:id="4302" w:author="梁元" w:date="2019-05-14T19:59:40Z">
            <w:r>
              <w:rPr/>
              <w:t>35</w:t>
            </w:r>
          </w:ins>
          <w:ins w:id="4303" w:author="梁元" w:date="2019-05-14T19:59:40Z">
            <w:r>
              <w:rPr/>
              <w:fldChar w:fldCharType="end"/>
            </w:r>
          </w:ins>
        </w:p>
        <w:p>
          <w:pPr>
            <w:pStyle w:val="40"/>
            <w:tabs>
              <w:tab w:val="right" w:leader="dot" w:pos="8306"/>
            </w:tabs>
            <w:rPr>
              <w:ins w:id="4304" w:author="梁元" w:date="2019-05-14T19:59:40Z"/>
            </w:rPr>
          </w:pPr>
          <w:ins w:id="4305" w:author="梁元" w:date="2019-05-14T19:59:40Z">
            <w:r>
              <w:rPr/>
              <w:fldChar w:fldCharType="begin"/>
            </w:r>
          </w:ins>
          <w:ins w:id="4306" w:author="梁元" w:date="2019-05-14T19:59:40Z">
            <w:r>
              <w:rPr/>
              <w:instrText xml:space="preserve"> HYPERLINK \l _Toc24565_WPSOffice_Level2 </w:instrText>
            </w:r>
          </w:ins>
          <w:ins w:id="4307" w:author="梁元" w:date="2019-05-14T19:59:40Z">
            <w:r>
              <w:rPr/>
              <w:fldChar w:fldCharType="separate"/>
            </w:r>
          </w:ins>
          <w:customXmlInsRangeStart w:id="4309" w:author="梁元" w:date="2019-05-14T19:59:40Z"/>
          <w:sdt>
            <w:sdtPr>
              <w:rPr>
                <w:rFonts w:asciiTheme="minorHAnsi" w:hAnsiTheme="minorHAnsi" w:eastAsiaTheme="minorEastAsia" w:cstheme="minorBidi"/>
                <w:kern w:val="2"/>
                <w:sz w:val="24"/>
                <w:szCs w:val="22"/>
                <w:lang w:val="en-US" w:eastAsia="zh-CN" w:bidi="ar-SA"/>
              </w:rPr>
              <w:id w:val="147481966"/>
              <w:placeholder>
                <w:docPart w:val="{893bbaf7-56c4-4488-b93c-fd8b1035046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309"/>
              <w:ins w:id="4311" w:author="梁元" w:date="2019-05-14T19:59:40Z">
                <w:r>
                  <w:rPr>
                    <w:rFonts w:ascii="仿宋" w:hAnsi="仿宋" w:eastAsia="仿宋" w:cstheme="majorBidi"/>
                  </w:rPr>
                  <w:t xml:space="preserve">21. </w:t>
                </w:r>
              </w:ins>
              <w:ins w:id="4312" w:author="梁元" w:date="2019-05-14T19:59:40Z">
                <w:r>
                  <w:rPr>
                    <w:rFonts w:hint="eastAsia" w:ascii="仿宋" w:hAnsi="仿宋" w:eastAsia="仿宋" w:cstheme="majorBidi"/>
                  </w:rPr>
                  <w:t>解法对比及优缺点</w:t>
                </w:r>
              </w:ins>
              <w:customXmlInsRangeStart w:id="4314" w:author="梁元" w:date="2019-05-14T19:59:40Z"/>
            </w:sdtContent>
          </w:sdt>
          <w:customXmlInsRangeEnd w:id="4314"/>
          <w:ins w:id="4315" w:author="梁元" w:date="2019-05-14T19:59:40Z">
            <w:r>
              <w:rPr/>
              <w:tab/>
            </w:r>
          </w:ins>
          <w:ins w:id="4316" w:author="梁元" w:date="2019-05-14T19:59:40Z">
            <w:r>
              <w:rPr/>
              <w:t>38</w:t>
            </w:r>
          </w:ins>
          <w:ins w:id="4317" w:author="梁元" w:date="2019-05-14T19:59:40Z">
            <w:r>
              <w:rPr/>
              <w:fldChar w:fldCharType="end"/>
            </w:r>
          </w:ins>
        </w:p>
        <w:p>
          <w:pPr>
            <w:pStyle w:val="40"/>
            <w:tabs>
              <w:tab w:val="right" w:leader="dot" w:pos="8306"/>
            </w:tabs>
            <w:rPr>
              <w:ins w:id="4318" w:author="梁元" w:date="2019-05-14T19:59:40Z"/>
            </w:rPr>
          </w:pPr>
          <w:ins w:id="4319" w:author="梁元" w:date="2019-05-14T19:59:40Z">
            <w:r>
              <w:rPr/>
              <w:fldChar w:fldCharType="begin"/>
            </w:r>
          </w:ins>
          <w:ins w:id="4320" w:author="梁元" w:date="2019-05-14T19:59:40Z">
            <w:r>
              <w:rPr/>
              <w:instrText xml:space="preserve"> HYPERLINK \l _Toc11916_WPSOffice_Level2 </w:instrText>
            </w:r>
          </w:ins>
          <w:ins w:id="4321" w:author="梁元" w:date="2019-05-14T19:59:40Z">
            <w:r>
              <w:rPr/>
              <w:fldChar w:fldCharType="separate"/>
            </w:r>
          </w:ins>
          <w:customXmlInsRangeStart w:id="4323" w:author="梁元" w:date="2019-05-14T19:59:40Z"/>
          <w:sdt>
            <w:sdtPr>
              <w:rPr>
                <w:rFonts w:asciiTheme="minorHAnsi" w:hAnsiTheme="minorHAnsi" w:eastAsiaTheme="minorEastAsia" w:cstheme="minorBidi"/>
                <w:kern w:val="2"/>
                <w:sz w:val="24"/>
                <w:szCs w:val="22"/>
                <w:lang w:val="en-US" w:eastAsia="zh-CN" w:bidi="ar-SA"/>
              </w:rPr>
              <w:id w:val="147481966"/>
              <w:placeholder>
                <w:docPart w:val="{d88b04e7-6ec3-4500-abb5-75ca8a86af6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323"/>
              <w:ins w:id="4325" w:author="梁元" w:date="2019-05-14T19:59:40Z">
                <w:r>
                  <w:rPr>
                    <w:rFonts w:ascii="仿宋" w:hAnsi="仿宋" w:eastAsia="仿宋" w:cstheme="majorBidi"/>
                  </w:rPr>
                  <w:t xml:space="preserve">22. </w:t>
                </w:r>
              </w:ins>
              <w:ins w:id="4326" w:author="梁元" w:date="2019-05-14T19:59:40Z">
                <w:r>
                  <w:rPr>
                    <w:rFonts w:hint="eastAsia" w:ascii="仿宋" w:hAnsi="仿宋" w:eastAsia="仿宋" w:cstheme="majorBidi"/>
                  </w:rPr>
                  <w:t>延伸及扩展问题回答参考</w:t>
                </w:r>
              </w:ins>
              <w:customXmlInsRangeStart w:id="4328" w:author="梁元" w:date="2019-05-14T19:59:40Z"/>
            </w:sdtContent>
          </w:sdt>
          <w:customXmlInsRangeEnd w:id="4328"/>
          <w:ins w:id="4329" w:author="梁元" w:date="2019-05-14T19:59:40Z">
            <w:r>
              <w:rPr/>
              <w:tab/>
            </w:r>
          </w:ins>
          <w:ins w:id="4330" w:author="梁元" w:date="2019-05-14T19:59:40Z">
            <w:r>
              <w:rPr/>
              <w:t>38</w:t>
            </w:r>
          </w:ins>
          <w:ins w:id="4331" w:author="梁元" w:date="2019-05-14T19:59:40Z">
            <w:r>
              <w:rPr/>
              <w:fldChar w:fldCharType="end"/>
            </w:r>
          </w:ins>
        </w:p>
        <w:p>
          <w:pPr>
            <w:pStyle w:val="40"/>
            <w:tabs>
              <w:tab w:val="right" w:leader="dot" w:pos="8306"/>
            </w:tabs>
            <w:rPr>
              <w:ins w:id="4332" w:author="梁元" w:date="2019-05-14T19:59:40Z"/>
            </w:rPr>
          </w:pPr>
          <w:ins w:id="4333" w:author="梁元" w:date="2019-05-14T19:59:40Z">
            <w:r>
              <w:rPr/>
              <w:fldChar w:fldCharType="begin"/>
            </w:r>
          </w:ins>
          <w:ins w:id="4334" w:author="梁元" w:date="2019-05-14T19:59:40Z">
            <w:r>
              <w:rPr/>
              <w:instrText xml:space="preserve"> HYPERLINK \l _Toc21778_WPSOffice_Level2 </w:instrText>
            </w:r>
          </w:ins>
          <w:ins w:id="4335" w:author="梁元" w:date="2019-05-14T19:59:40Z">
            <w:r>
              <w:rPr/>
              <w:fldChar w:fldCharType="separate"/>
            </w:r>
          </w:ins>
          <w:customXmlInsRangeStart w:id="4337" w:author="梁元" w:date="2019-05-14T19:59:40Z"/>
          <w:sdt>
            <w:sdtPr>
              <w:rPr>
                <w:rFonts w:asciiTheme="minorHAnsi" w:hAnsiTheme="minorHAnsi" w:eastAsiaTheme="minorEastAsia" w:cstheme="minorBidi"/>
                <w:kern w:val="2"/>
                <w:sz w:val="24"/>
                <w:szCs w:val="22"/>
                <w:lang w:val="en-US" w:eastAsia="zh-CN" w:bidi="ar-SA"/>
              </w:rPr>
              <w:id w:val="147481966"/>
              <w:placeholder>
                <w:docPart w:val="{e678cad8-b846-47c8-9f80-47f5dea7879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337"/>
              <w:ins w:id="4339" w:author="梁元" w:date="2019-05-14T19:59:40Z">
                <w:r>
                  <w:rPr>
                    <w:rFonts w:ascii="仿宋" w:hAnsi="仿宋" w:eastAsia="仿宋" w:cstheme="majorBidi"/>
                  </w:rPr>
                  <w:t xml:space="preserve">23. </w:t>
                </w:r>
              </w:ins>
              <w:ins w:id="4340" w:author="梁元" w:date="2019-05-14T19:59:40Z">
                <w:r>
                  <w:rPr>
                    <w:rFonts w:hint="eastAsia" w:ascii="仿宋" w:hAnsi="仿宋" w:eastAsia="仿宋" w:cstheme="majorBidi"/>
                  </w:rPr>
                  <w:t>项目中体现经验的点</w:t>
                </w:r>
              </w:ins>
              <w:customXmlInsRangeStart w:id="4342" w:author="梁元" w:date="2019-05-14T19:59:40Z"/>
            </w:sdtContent>
          </w:sdt>
          <w:customXmlInsRangeEnd w:id="4342"/>
          <w:ins w:id="4343" w:author="梁元" w:date="2019-05-14T19:59:40Z">
            <w:r>
              <w:rPr/>
              <w:tab/>
            </w:r>
          </w:ins>
          <w:ins w:id="4344" w:author="梁元" w:date="2019-05-14T19:59:40Z">
            <w:r>
              <w:rPr/>
              <w:t>38</w:t>
            </w:r>
          </w:ins>
          <w:ins w:id="4345" w:author="梁元" w:date="2019-05-14T19:59:40Z">
            <w:r>
              <w:rPr/>
              <w:fldChar w:fldCharType="end"/>
            </w:r>
          </w:ins>
        </w:p>
        <w:p>
          <w:pPr>
            <w:pStyle w:val="39"/>
            <w:tabs>
              <w:tab w:val="right" w:leader="dot" w:pos="8306"/>
            </w:tabs>
            <w:rPr>
              <w:ins w:id="4346" w:author="梁元" w:date="2019-05-14T19:56:49Z"/>
              <w:b/>
              <w:bCs/>
            </w:rPr>
          </w:pPr>
          <w:ins w:id="4347" w:author="梁元" w:date="2019-05-14T19:59:40Z">
            <w:r>
              <w:rPr/>
              <w:fldChar w:fldCharType="begin"/>
            </w:r>
          </w:ins>
          <w:ins w:id="4348" w:author="梁元" w:date="2019-05-14T19:59:40Z">
            <w:r>
              <w:rPr/>
              <w:instrText xml:space="preserve"> HYPERLINK \l _Toc8464_WPSOffice_Level2 </w:instrText>
            </w:r>
          </w:ins>
          <w:ins w:id="4349" w:author="梁元" w:date="2019-05-14T19:59:40Z">
            <w:r>
              <w:rPr/>
              <w:fldChar w:fldCharType="separate"/>
            </w:r>
          </w:ins>
          <w:customXmlInsRangeStart w:id="4351" w:author="梁元" w:date="2019-05-14T19:59:40Z"/>
          <w:sdt>
            <w:sdtPr>
              <w:rPr>
                <w:rFonts w:asciiTheme="minorHAnsi" w:hAnsiTheme="minorHAnsi" w:eastAsiaTheme="minorEastAsia" w:cstheme="minorBidi"/>
                <w:kern w:val="2"/>
                <w:sz w:val="24"/>
                <w:szCs w:val="22"/>
                <w:lang w:val="en-US" w:eastAsia="zh-CN" w:bidi="ar-SA"/>
              </w:rPr>
              <w:id w:val="147481966"/>
              <w:placeholder>
                <w:docPart w:val="{8f4bfd82-fdcb-43ab-81fb-d54912009af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351"/>
              <w:ins w:id="4353" w:author="梁元" w:date="2019-05-14T19:59:47Z">
                <w:r>
                  <w:rPr>
                    <w:rFonts w:hint="eastAsia" w:cstheme="minorBidi"/>
                    <w:kern w:val="2"/>
                    <w:sz w:val="24"/>
                    <w:szCs w:val="22"/>
                    <w:lang w:val="en-US" w:eastAsia="zh-CN" w:bidi="ar-SA"/>
                  </w:rPr>
                  <w:t xml:space="preserve">  </w:t>
                </w:r>
              </w:ins>
              <w:ins w:id="4354" w:author="梁元" w:date="2019-05-14T19:59:48Z">
                <w:r>
                  <w:rPr>
                    <w:rFonts w:hint="eastAsia" w:cstheme="minorBidi"/>
                    <w:kern w:val="2"/>
                    <w:sz w:val="24"/>
                    <w:szCs w:val="22"/>
                    <w:lang w:val="en-US" w:eastAsia="zh-CN" w:bidi="ar-SA"/>
                  </w:rPr>
                  <w:t xml:space="preserve"> </w:t>
                </w:r>
              </w:ins>
              <w:ins w:id="4355" w:author="梁元" w:date="2019-05-14T19:59:49Z">
                <w:r>
                  <w:rPr>
                    <w:rFonts w:hint="eastAsia" w:cstheme="minorBidi"/>
                    <w:kern w:val="2"/>
                    <w:sz w:val="24"/>
                    <w:szCs w:val="22"/>
                    <w:lang w:val="en-US" w:eastAsia="zh-CN" w:bidi="ar-SA"/>
                  </w:rPr>
                  <w:t xml:space="preserve"> </w:t>
                </w:r>
              </w:ins>
              <w:ins w:id="4356" w:author="梁元" w:date="2019-05-14T19:59:40Z">
                <w:r>
                  <w:rPr>
                    <w:rFonts w:ascii="仿宋" w:hAnsi="仿宋" w:eastAsia="仿宋" w:cstheme="majorBidi"/>
                  </w:rPr>
                  <w:t xml:space="preserve">24. </w:t>
                </w:r>
              </w:ins>
              <w:ins w:id="4357" w:author="梁元" w:date="2019-05-14T19:59:40Z">
                <w:r>
                  <w:rPr>
                    <w:rFonts w:hint="eastAsia" w:ascii="仿宋" w:hAnsi="仿宋" w:eastAsia="仿宋" w:cstheme="majorBidi"/>
                  </w:rPr>
                  <w:t>论坛参考</w:t>
                </w:r>
              </w:ins>
              <w:customXmlInsRangeStart w:id="4359" w:author="梁元" w:date="2019-05-14T19:59:40Z"/>
            </w:sdtContent>
          </w:sdt>
          <w:customXmlInsRangeEnd w:id="4359"/>
          <w:ins w:id="4360" w:author="梁元" w:date="2019-05-14T19:59:40Z">
            <w:r>
              <w:rPr/>
              <w:tab/>
            </w:r>
          </w:ins>
          <w:ins w:id="4361" w:author="梁元" w:date="2019-05-14T19:59:40Z">
            <w:r>
              <w:rPr/>
              <w:t>38</w:t>
            </w:r>
          </w:ins>
          <w:ins w:id="4362" w:author="梁元" w:date="2019-05-14T19:59:40Z">
            <w:r>
              <w:rPr/>
              <w:fldChar w:fldCharType="end"/>
            </w:r>
          </w:ins>
        </w:p>
        <w:p>
          <w:pPr>
            <w:pStyle w:val="39"/>
            <w:tabs>
              <w:tab w:val="right" w:leader="dot" w:pos="8306"/>
            </w:tabs>
            <w:rPr>
              <w:ins w:id="4363" w:author="梁元" w:date="2019-05-14T19:56:49Z"/>
            </w:rPr>
          </w:pPr>
          <w:ins w:id="4364" w:author="梁元" w:date="2019-05-14T19:56:49Z">
            <w:r>
              <w:rPr>
                <w:b/>
                <w:bCs/>
              </w:rPr>
              <w:fldChar w:fldCharType="begin"/>
            </w:r>
          </w:ins>
          <w:ins w:id="4365" w:author="梁元" w:date="2019-05-14T19:56:49Z">
            <w:r>
              <w:rPr/>
              <w:instrText xml:space="preserve"> HYPERLINK \l _Toc31036_WPSOffice_Level1 </w:instrText>
            </w:r>
          </w:ins>
          <w:ins w:id="4366" w:author="梁元" w:date="2019-05-14T19:56:49Z">
            <w:r>
              <w:rPr>
                <w:b/>
                <w:bCs/>
              </w:rPr>
              <w:fldChar w:fldCharType="separate"/>
            </w:r>
          </w:ins>
          <w:customXmlInsRangeStart w:id="4368" w:author="梁元" w:date="2019-05-14T19:56:49Z"/>
          <w:sdt>
            <w:sdtPr>
              <w:rPr>
                <w:rFonts w:asciiTheme="minorHAnsi" w:hAnsiTheme="minorHAnsi" w:eastAsiaTheme="minorEastAsia" w:cstheme="minorBidi"/>
                <w:b/>
                <w:bCs/>
                <w:kern w:val="2"/>
                <w:sz w:val="24"/>
                <w:szCs w:val="22"/>
                <w:lang w:val="en-US" w:eastAsia="zh-CN" w:bidi="ar-SA"/>
              </w:rPr>
              <w:id w:val="147481970"/>
              <w:placeholder>
                <w:docPart w:val="{8a7a5cdc-d2f9-434d-aab5-48f06b27cefb}"/>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4368"/>
              <w:ins w:id="4370" w:author="梁元" w:date="2019-05-14T19:56:49Z">
                <w:r>
                  <w:rPr>
                    <w:rFonts w:ascii="仿宋" w:hAnsi="仿宋" w:eastAsia="仿宋" w:cstheme="minorBidi"/>
                    <w:b/>
                    <w:bCs/>
                  </w:rPr>
                  <w:t xml:space="preserve">四十七、 </w:t>
                </w:r>
              </w:ins>
              <w:ins w:id="4371" w:author="梁元" w:date="2019-05-14T19:56:49Z">
                <w:r>
                  <w:rPr>
                    <w:rFonts w:hint="eastAsia" w:ascii="仿宋" w:hAnsi="仿宋" w:eastAsia="仿宋" w:cstheme="minorBidi"/>
                    <w:b/>
                    <w:bCs/>
                  </w:rPr>
                  <w:t>JavaScript作用域链？</w:t>
                </w:r>
              </w:ins>
              <w:customXmlInsRangeStart w:id="4373" w:author="梁元" w:date="2019-05-14T19:56:49Z"/>
            </w:sdtContent>
          </w:sdt>
          <w:customXmlInsRangeEnd w:id="4373"/>
          <w:ins w:id="4374" w:author="梁元" w:date="2019-05-14T19:56:49Z">
            <w:r>
              <w:rPr>
                <w:b/>
                <w:bCs/>
              </w:rPr>
              <w:tab/>
            </w:r>
          </w:ins>
          <w:ins w:id="4375" w:author="梁元" w:date="2019-05-14T19:56:55Z">
            <w:bookmarkStart w:id="262" w:name="_Toc31036_WPSOffice_Level1Page"/>
            <w:r>
              <w:rPr>
                <w:b/>
                <w:bCs/>
              </w:rPr>
              <w:t>13</w:t>
            </w:r>
            <w:bookmarkEnd w:id="262"/>
          </w:ins>
          <w:ins w:id="4376" w:author="梁元" w:date="2019-05-14T19:56:49Z">
            <w:r>
              <w:rPr>
                <w:b/>
                <w:bCs/>
              </w:rPr>
              <w:fldChar w:fldCharType="end"/>
            </w:r>
          </w:ins>
        </w:p>
        <w:p>
          <w:pPr>
            <w:pStyle w:val="40"/>
            <w:tabs>
              <w:tab w:val="right" w:leader="dot" w:pos="8306"/>
            </w:tabs>
            <w:rPr>
              <w:ins w:id="4377" w:author="梁元" w:date="2019-05-14T19:59:26Z"/>
            </w:rPr>
          </w:pPr>
          <w:ins w:id="4378" w:author="梁元" w:date="2019-05-14T19:59:26Z">
            <w:r>
              <w:rPr/>
              <w:fldChar w:fldCharType="begin"/>
            </w:r>
          </w:ins>
          <w:ins w:id="4379" w:author="梁元" w:date="2019-05-14T19:59:26Z">
            <w:r>
              <w:rPr/>
              <w:instrText xml:space="preserve"> HYPERLINK \l _Toc31030_WPSOffice_Level2 </w:instrText>
            </w:r>
          </w:ins>
          <w:ins w:id="4380" w:author="梁元" w:date="2019-05-14T19:59:26Z">
            <w:r>
              <w:rPr/>
              <w:fldChar w:fldCharType="separate"/>
            </w:r>
          </w:ins>
          <w:customXmlInsRangeStart w:id="4382" w:author="梁元" w:date="2019-05-14T19:59:26Z"/>
          <w:sdt>
            <w:sdtPr>
              <w:rPr>
                <w:rFonts w:asciiTheme="minorHAnsi" w:hAnsiTheme="minorHAnsi" w:eastAsiaTheme="minorEastAsia" w:cstheme="minorBidi"/>
                <w:kern w:val="2"/>
                <w:sz w:val="24"/>
                <w:szCs w:val="22"/>
                <w:lang w:val="en-US" w:eastAsia="zh-CN" w:bidi="ar-SA"/>
              </w:rPr>
              <w:id w:val="147481966"/>
              <w:placeholder>
                <w:docPart w:val="{d0a41a2d-da35-426a-9400-7a74a00155e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382"/>
              <w:ins w:id="4384" w:author="梁元" w:date="2019-05-14T19:59:26Z">
                <w:r>
                  <w:rPr>
                    <w:rFonts w:ascii="仿宋" w:hAnsi="仿宋" w:eastAsia="仿宋" w:cstheme="majorBidi"/>
                  </w:rPr>
                  <w:t xml:space="preserve">19. </w:t>
                </w:r>
              </w:ins>
              <w:ins w:id="4385" w:author="梁元" w:date="2019-05-14T19:59:26Z">
                <w:r>
                  <w:rPr>
                    <w:rFonts w:hint="eastAsia" w:ascii="仿宋" w:hAnsi="仿宋" w:eastAsia="仿宋" w:cstheme="majorBidi"/>
                  </w:rPr>
                  <w:t>通常解法</w:t>
                </w:r>
              </w:ins>
              <w:customXmlInsRangeStart w:id="4387" w:author="梁元" w:date="2019-05-14T19:59:26Z"/>
            </w:sdtContent>
          </w:sdt>
          <w:customXmlInsRangeEnd w:id="4387"/>
          <w:ins w:id="4388" w:author="梁元" w:date="2019-05-14T19:59:26Z">
            <w:r>
              <w:rPr/>
              <w:tab/>
            </w:r>
          </w:ins>
          <w:ins w:id="4389" w:author="梁元" w:date="2019-05-14T19:59:26Z">
            <w:r>
              <w:rPr/>
              <w:t>35</w:t>
            </w:r>
          </w:ins>
          <w:ins w:id="4390" w:author="梁元" w:date="2019-05-14T19:59:26Z">
            <w:r>
              <w:rPr/>
              <w:fldChar w:fldCharType="end"/>
            </w:r>
          </w:ins>
        </w:p>
        <w:p>
          <w:pPr>
            <w:pStyle w:val="40"/>
            <w:tabs>
              <w:tab w:val="right" w:leader="dot" w:pos="8306"/>
            </w:tabs>
            <w:rPr>
              <w:ins w:id="4391" w:author="梁元" w:date="2019-05-14T19:59:26Z"/>
            </w:rPr>
          </w:pPr>
          <w:ins w:id="4392" w:author="梁元" w:date="2019-05-14T19:59:26Z">
            <w:r>
              <w:rPr/>
              <w:fldChar w:fldCharType="begin"/>
            </w:r>
          </w:ins>
          <w:ins w:id="4393" w:author="梁元" w:date="2019-05-14T19:59:26Z">
            <w:r>
              <w:rPr/>
              <w:instrText xml:space="preserve"> HYPERLINK \l _Toc26240_WPSOffice_Level2 </w:instrText>
            </w:r>
          </w:ins>
          <w:ins w:id="4394" w:author="梁元" w:date="2019-05-14T19:59:26Z">
            <w:r>
              <w:rPr/>
              <w:fldChar w:fldCharType="separate"/>
            </w:r>
          </w:ins>
          <w:customXmlInsRangeStart w:id="4396" w:author="梁元" w:date="2019-05-14T19:59:26Z"/>
          <w:sdt>
            <w:sdtPr>
              <w:rPr>
                <w:rFonts w:asciiTheme="minorHAnsi" w:hAnsiTheme="minorHAnsi" w:eastAsiaTheme="minorEastAsia" w:cstheme="minorBidi"/>
                <w:kern w:val="2"/>
                <w:sz w:val="24"/>
                <w:szCs w:val="22"/>
                <w:lang w:val="en-US" w:eastAsia="zh-CN" w:bidi="ar-SA"/>
              </w:rPr>
              <w:id w:val="147481966"/>
              <w:placeholder>
                <w:docPart w:val="{41e6a15c-ac14-4003-87d2-1d729a38796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396"/>
              <w:ins w:id="4398" w:author="梁元" w:date="2019-05-14T19:59:26Z">
                <w:r>
                  <w:rPr>
                    <w:rFonts w:ascii="仿宋" w:hAnsi="仿宋" w:eastAsia="仿宋" w:cs="Times New Roman"/>
                  </w:rPr>
                  <w:t xml:space="preserve">20. </w:t>
                </w:r>
              </w:ins>
              <w:ins w:id="4399" w:author="梁元" w:date="2019-05-14T19:59:26Z">
                <w:r>
                  <w:rPr>
                    <w:rFonts w:hint="eastAsia" w:ascii="仿宋" w:hAnsi="仿宋" w:eastAsia="仿宋" w:cstheme="majorBidi"/>
                  </w:rPr>
                  <w:t>通用大牛级解法</w:t>
                </w:r>
              </w:ins>
              <w:customXmlInsRangeStart w:id="4401" w:author="梁元" w:date="2019-05-14T19:59:26Z"/>
            </w:sdtContent>
          </w:sdt>
          <w:customXmlInsRangeEnd w:id="4401"/>
          <w:ins w:id="4402" w:author="梁元" w:date="2019-05-14T19:59:26Z">
            <w:r>
              <w:rPr/>
              <w:tab/>
            </w:r>
          </w:ins>
          <w:ins w:id="4403" w:author="梁元" w:date="2019-05-14T19:59:26Z">
            <w:r>
              <w:rPr/>
              <w:t>35</w:t>
            </w:r>
          </w:ins>
          <w:ins w:id="4404" w:author="梁元" w:date="2019-05-14T19:59:26Z">
            <w:r>
              <w:rPr/>
              <w:fldChar w:fldCharType="end"/>
            </w:r>
          </w:ins>
        </w:p>
        <w:p>
          <w:pPr>
            <w:pStyle w:val="40"/>
            <w:tabs>
              <w:tab w:val="right" w:leader="dot" w:pos="8306"/>
            </w:tabs>
            <w:rPr>
              <w:ins w:id="4405" w:author="梁元" w:date="2019-05-14T19:59:26Z"/>
            </w:rPr>
          </w:pPr>
          <w:ins w:id="4406" w:author="梁元" w:date="2019-05-14T19:59:26Z">
            <w:r>
              <w:rPr/>
              <w:fldChar w:fldCharType="begin"/>
            </w:r>
          </w:ins>
          <w:ins w:id="4407" w:author="梁元" w:date="2019-05-14T19:59:26Z">
            <w:r>
              <w:rPr/>
              <w:instrText xml:space="preserve"> HYPERLINK \l _Toc24565_WPSOffice_Level2 </w:instrText>
            </w:r>
          </w:ins>
          <w:ins w:id="4408" w:author="梁元" w:date="2019-05-14T19:59:26Z">
            <w:r>
              <w:rPr/>
              <w:fldChar w:fldCharType="separate"/>
            </w:r>
          </w:ins>
          <w:customXmlInsRangeStart w:id="4410" w:author="梁元" w:date="2019-05-14T19:59:26Z"/>
          <w:sdt>
            <w:sdtPr>
              <w:rPr>
                <w:rFonts w:asciiTheme="minorHAnsi" w:hAnsiTheme="minorHAnsi" w:eastAsiaTheme="minorEastAsia" w:cstheme="minorBidi"/>
                <w:kern w:val="2"/>
                <w:sz w:val="24"/>
                <w:szCs w:val="22"/>
                <w:lang w:val="en-US" w:eastAsia="zh-CN" w:bidi="ar-SA"/>
              </w:rPr>
              <w:id w:val="147481966"/>
              <w:placeholder>
                <w:docPart w:val="{cf556488-36b6-46de-9e48-6d3d68a1af9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410"/>
              <w:ins w:id="4412" w:author="梁元" w:date="2019-05-14T19:59:26Z">
                <w:r>
                  <w:rPr>
                    <w:rFonts w:ascii="仿宋" w:hAnsi="仿宋" w:eastAsia="仿宋" w:cstheme="majorBidi"/>
                  </w:rPr>
                  <w:t xml:space="preserve">21. </w:t>
                </w:r>
              </w:ins>
              <w:ins w:id="4413" w:author="梁元" w:date="2019-05-14T19:59:26Z">
                <w:r>
                  <w:rPr>
                    <w:rFonts w:hint="eastAsia" w:ascii="仿宋" w:hAnsi="仿宋" w:eastAsia="仿宋" w:cstheme="majorBidi"/>
                  </w:rPr>
                  <w:t>解法对比及优缺点</w:t>
                </w:r>
              </w:ins>
              <w:customXmlInsRangeStart w:id="4415" w:author="梁元" w:date="2019-05-14T19:59:26Z"/>
            </w:sdtContent>
          </w:sdt>
          <w:customXmlInsRangeEnd w:id="4415"/>
          <w:ins w:id="4416" w:author="梁元" w:date="2019-05-14T19:59:26Z">
            <w:r>
              <w:rPr/>
              <w:tab/>
            </w:r>
          </w:ins>
          <w:ins w:id="4417" w:author="梁元" w:date="2019-05-14T19:59:26Z">
            <w:r>
              <w:rPr/>
              <w:t>38</w:t>
            </w:r>
          </w:ins>
          <w:ins w:id="4418" w:author="梁元" w:date="2019-05-14T19:59:26Z">
            <w:r>
              <w:rPr/>
              <w:fldChar w:fldCharType="end"/>
            </w:r>
          </w:ins>
        </w:p>
        <w:p>
          <w:pPr>
            <w:pStyle w:val="40"/>
            <w:tabs>
              <w:tab w:val="right" w:leader="dot" w:pos="8306"/>
            </w:tabs>
            <w:rPr>
              <w:ins w:id="4419" w:author="梁元" w:date="2019-05-14T19:59:26Z"/>
            </w:rPr>
          </w:pPr>
          <w:ins w:id="4420" w:author="梁元" w:date="2019-05-14T19:59:26Z">
            <w:r>
              <w:rPr/>
              <w:fldChar w:fldCharType="begin"/>
            </w:r>
          </w:ins>
          <w:ins w:id="4421" w:author="梁元" w:date="2019-05-14T19:59:26Z">
            <w:r>
              <w:rPr/>
              <w:instrText xml:space="preserve"> HYPERLINK \l _Toc11916_WPSOffice_Level2 </w:instrText>
            </w:r>
          </w:ins>
          <w:ins w:id="4422" w:author="梁元" w:date="2019-05-14T19:59:26Z">
            <w:r>
              <w:rPr/>
              <w:fldChar w:fldCharType="separate"/>
            </w:r>
          </w:ins>
          <w:customXmlInsRangeStart w:id="4424" w:author="梁元" w:date="2019-05-14T19:59:26Z"/>
          <w:sdt>
            <w:sdtPr>
              <w:rPr>
                <w:rFonts w:asciiTheme="minorHAnsi" w:hAnsiTheme="minorHAnsi" w:eastAsiaTheme="minorEastAsia" w:cstheme="minorBidi"/>
                <w:kern w:val="2"/>
                <w:sz w:val="24"/>
                <w:szCs w:val="22"/>
                <w:lang w:val="en-US" w:eastAsia="zh-CN" w:bidi="ar-SA"/>
              </w:rPr>
              <w:id w:val="147481966"/>
              <w:placeholder>
                <w:docPart w:val="{e808065e-7c41-4e2a-9472-be08f9c67ac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424"/>
              <w:ins w:id="4426" w:author="梁元" w:date="2019-05-14T19:59:26Z">
                <w:r>
                  <w:rPr>
                    <w:rFonts w:ascii="仿宋" w:hAnsi="仿宋" w:eastAsia="仿宋" w:cstheme="majorBidi"/>
                  </w:rPr>
                  <w:t xml:space="preserve">22. </w:t>
                </w:r>
              </w:ins>
              <w:ins w:id="4427" w:author="梁元" w:date="2019-05-14T19:59:26Z">
                <w:r>
                  <w:rPr>
                    <w:rFonts w:hint="eastAsia" w:ascii="仿宋" w:hAnsi="仿宋" w:eastAsia="仿宋" w:cstheme="majorBidi"/>
                  </w:rPr>
                  <w:t>延伸及扩展问题回答参考</w:t>
                </w:r>
              </w:ins>
              <w:customXmlInsRangeStart w:id="4429" w:author="梁元" w:date="2019-05-14T19:59:26Z"/>
            </w:sdtContent>
          </w:sdt>
          <w:customXmlInsRangeEnd w:id="4429"/>
          <w:ins w:id="4430" w:author="梁元" w:date="2019-05-14T19:59:26Z">
            <w:r>
              <w:rPr/>
              <w:tab/>
            </w:r>
          </w:ins>
          <w:ins w:id="4431" w:author="梁元" w:date="2019-05-14T19:59:26Z">
            <w:r>
              <w:rPr/>
              <w:t>38</w:t>
            </w:r>
          </w:ins>
          <w:ins w:id="4432" w:author="梁元" w:date="2019-05-14T19:59:26Z">
            <w:r>
              <w:rPr/>
              <w:fldChar w:fldCharType="end"/>
            </w:r>
          </w:ins>
        </w:p>
        <w:p>
          <w:pPr>
            <w:pStyle w:val="40"/>
            <w:tabs>
              <w:tab w:val="right" w:leader="dot" w:pos="8306"/>
            </w:tabs>
            <w:rPr>
              <w:ins w:id="4433" w:author="梁元" w:date="2019-05-14T19:59:26Z"/>
            </w:rPr>
          </w:pPr>
          <w:ins w:id="4434" w:author="梁元" w:date="2019-05-14T19:59:26Z">
            <w:r>
              <w:rPr/>
              <w:fldChar w:fldCharType="begin"/>
            </w:r>
          </w:ins>
          <w:ins w:id="4435" w:author="梁元" w:date="2019-05-14T19:59:26Z">
            <w:r>
              <w:rPr/>
              <w:instrText xml:space="preserve"> HYPERLINK \l _Toc21778_WPSOffice_Level2 </w:instrText>
            </w:r>
          </w:ins>
          <w:ins w:id="4436" w:author="梁元" w:date="2019-05-14T19:59:26Z">
            <w:r>
              <w:rPr/>
              <w:fldChar w:fldCharType="separate"/>
            </w:r>
          </w:ins>
          <w:customXmlInsRangeStart w:id="4438" w:author="梁元" w:date="2019-05-14T19:59:26Z"/>
          <w:sdt>
            <w:sdtPr>
              <w:rPr>
                <w:rFonts w:asciiTheme="minorHAnsi" w:hAnsiTheme="minorHAnsi" w:eastAsiaTheme="minorEastAsia" w:cstheme="minorBidi"/>
                <w:kern w:val="2"/>
                <w:sz w:val="24"/>
                <w:szCs w:val="22"/>
                <w:lang w:val="en-US" w:eastAsia="zh-CN" w:bidi="ar-SA"/>
              </w:rPr>
              <w:id w:val="147481966"/>
              <w:placeholder>
                <w:docPart w:val="{f2520a95-6c08-44ab-b162-dff90917028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438"/>
              <w:ins w:id="4440" w:author="梁元" w:date="2019-05-14T19:59:26Z">
                <w:r>
                  <w:rPr>
                    <w:rFonts w:ascii="仿宋" w:hAnsi="仿宋" w:eastAsia="仿宋" w:cstheme="majorBidi"/>
                  </w:rPr>
                  <w:t xml:space="preserve">23. </w:t>
                </w:r>
              </w:ins>
              <w:ins w:id="4441" w:author="梁元" w:date="2019-05-14T19:59:26Z">
                <w:r>
                  <w:rPr>
                    <w:rFonts w:hint="eastAsia" w:ascii="仿宋" w:hAnsi="仿宋" w:eastAsia="仿宋" w:cstheme="majorBidi"/>
                  </w:rPr>
                  <w:t>项目中体现经验的点</w:t>
                </w:r>
              </w:ins>
              <w:customXmlInsRangeStart w:id="4443" w:author="梁元" w:date="2019-05-14T19:59:26Z"/>
            </w:sdtContent>
          </w:sdt>
          <w:customXmlInsRangeEnd w:id="4443"/>
          <w:ins w:id="4444" w:author="梁元" w:date="2019-05-14T19:59:26Z">
            <w:r>
              <w:rPr/>
              <w:tab/>
            </w:r>
          </w:ins>
          <w:ins w:id="4445" w:author="梁元" w:date="2019-05-14T19:59:26Z">
            <w:r>
              <w:rPr/>
              <w:t>38</w:t>
            </w:r>
          </w:ins>
          <w:ins w:id="4446" w:author="梁元" w:date="2019-05-14T19:59:26Z">
            <w:r>
              <w:rPr/>
              <w:fldChar w:fldCharType="end"/>
            </w:r>
          </w:ins>
        </w:p>
        <w:p>
          <w:pPr>
            <w:pStyle w:val="39"/>
            <w:tabs>
              <w:tab w:val="right" w:leader="dot" w:pos="8306"/>
            </w:tabs>
            <w:rPr>
              <w:ins w:id="4447" w:author="梁元" w:date="2019-05-14T19:59:25Z"/>
              <w:b/>
              <w:bCs/>
            </w:rPr>
          </w:pPr>
          <w:ins w:id="4448" w:author="梁元" w:date="2019-05-14T19:59:26Z">
            <w:r>
              <w:rPr/>
              <w:fldChar w:fldCharType="begin"/>
            </w:r>
          </w:ins>
          <w:ins w:id="4449" w:author="梁元" w:date="2019-05-14T19:59:26Z">
            <w:r>
              <w:rPr/>
              <w:instrText xml:space="preserve"> HYPERLINK \l _Toc8464_WPSOffice_Level2 </w:instrText>
            </w:r>
          </w:ins>
          <w:ins w:id="4450" w:author="梁元" w:date="2019-05-14T19:59:26Z">
            <w:r>
              <w:rPr/>
              <w:fldChar w:fldCharType="separate"/>
            </w:r>
          </w:ins>
          <w:customXmlInsRangeStart w:id="4452" w:author="梁元" w:date="2019-05-14T19:59:26Z"/>
          <w:sdt>
            <w:sdtPr>
              <w:rPr>
                <w:rFonts w:asciiTheme="minorHAnsi" w:hAnsiTheme="minorHAnsi" w:eastAsiaTheme="minorEastAsia" w:cstheme="minorBidi"/>
                <w:kern w:val="2"/>
                <w:sz w:val="24"/>
                <w:szCs w:val="22"/>
                <w:lang w:val="en-US" w:eastAsia="zh-CN" w:bidi="ar-SA"/>
              </w:rPr>
              <w:id w:val="147481966"/>
              <w:placeholder>
                <w:docPart w:val="{33344b6e-78d2-495c-a02c-52a66368be1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452"/>
              <w:ins w:id="4454" w:author="梁元" w:date="2019-05-14T19:59:34Z">
                <w:r>
                  <w:rPr>
                    <w:rFonts w:hint="eastAsia" w:cstheme="minorBidi"/>
                    <w:kern w:val="2"/>
                    <w:sz w:val="24"/>
                    <w:szCs w:val="22"/>
                    <w:lang w:val="en-US" w:eastAsia="zh-CN" w:bidi="ar-SA"/>
                  </w:rPr>
                  <w:t xml:space="preserve">  </w:t>
                </w:r>
              </w:ins>
              <w:ins w:id="4455" w:author="梁元" w:date="2019-05-14T19:59:35Z">
                <w:r>
                  <w:rPr>
                    <w:rFonts w:hint="eastAsia" w:cstheme="minorBidi"/>
                    <w:kern w:val="2"/>
                    <w:sz w:val="24"/>
                    <w:szCs w:val="22"/>
                    <w:lang w:val="en-US" w:eastAsia="zh-CN" w:bidi="ar-SA"/>
                  </w:rPr>
                  <w:t xml:space="preserve"> </w:t>
                </w:r>
              </w:ins>
              <w:ins w:id="4456" w:author="梁元" w:date="2019-05-14T19:59:36Z">
                <w:r>
                  <w:rPr>
                    <w:rFonts w:hint="eastAsia" w:cstheme="minorBidi"/>
                    <w:kern w:val="2"/>
                    <w:sz w:val="24"/>
                    <w:szCs w:val="22"/>
                    <w:lang w:val="en-US" w:eastAsia="zh-CN" w:bidi="ar-SA"/>
                  </w:rPr>
                  <w:t xml:space="preserve"> </w:t>
                </w:r>
              </w:ins>
              <w:ins w:id="4457" w:author="梁元" w:date="2019-05-14T19:59:26Z">
                <w:r>
                  <w:rPr>
                    <w:rFonts w:ascii="仿宋" w:hAnsi="仿宋" w:eastAsia="仿宋" w:cstheme="majorBidi"/>
                  </w:rPr>
                  <w:t xml:space="preserve">24. </w:t>
                </w:r>
              </w:ins>
              <w:ins w:id="4458" w:author="梁元" w:date="2019-05-14T19:59:26Z">
                <w:r>
                  <w:rPr>
                    <w:rFonts w:hint="eastAsia" w:ascii="仿宋" w:hAnsi="仿宋" w:eastAsia="仿宋" w:cstheme="majorBidi"/>
                  </w:rPr>
                  <w:t>论坛参考</w:t>
                </w:r>
              </w:ins>
              <w:customXmlInsRangeStart w:id="4460" w:author="梁元" w:date="2019-05-14T19:59:26Z"/>
            </w:sdtContent>
          </w:sdt>
          <w:customXmlInsRangeEnd w:id="4460"/>
          <w:ins w:id="4461" w:author="梁元" w:date="2019-05-14T19:59:26Z">
            <w:r>
              <w:rPr/>
              <w:tab/>
            </w:r>
          </w:ins>
          <w:ins w:id="4462" w:author="梁元" w:date="2019-05-14T19:59:26Z">
            <w:r>
              <w:rPr/>
              <w:t>38</w:t>
            </w:r>
          </w:ins>
          <w:ins w:id="4463" w:author="梁元" w:date="2019-05-14T19:59:26Z">
            <w:r>
              <w:rPr/>
              <w:fldChar w:fldCharType="end"/>
            </w:r>
          </w:ins>
        </w:p>
        <w:p>
          <w:pPr>
            <w:pStyle w:val="39"/>
            <w:tabs>
              <w:tab w:val="right" w:leader="dot" w:pos="8306"/>
            </w:tabs>
            <w:rPr>
              <w:ins w:id="4464" w:author="梁元" w:date="2019-05-14T19:56:49Z"/>
            </w:rPr>
          </w:pPr>
          <w:ins w:id="4465" w:author="梁元" w:date="2019-05-14T19:56:49Z">
            <w:r>
              <w:rPr>
                <w:b/>
                <w:bCs/>
              </w:rPr>
              <w:fldChar w:fldCharType="begin"/>
            </w:r>
          </w:ins>
          <w:ins w:id="4466" w:author="梁元" w:date="2019-05-14T19:56:49Z">
            <w:r>
              <w:rPr/>
              <w:instrText xml:space="preserve"> HYPERLINK \l _Toc30402_WPSOffice_Level1 </w:instrText>
            </w:r>
          </w:ins>
          <w:ins w:id="4467" w:author="梁元" w:date="2019-05-14T19:56:49Z">
            <w:r>
              <w:rPr>
                <w:b/>
                <w:bCs/>
              </w:rPr>
              <w:fldChar w:fldCharType="separate"/>
            </w:r>
          </w:ins>
          <w:customXmlInsRangeStart w:id="4469" w:author="梁元" w:date="2019-05-14T19:56:49Z"/>
          <w:sdt>
            <w:sdtPr>
              <w:rPr>
                <w:rFonts w:asciiTheme="minorHAnsi" w:hAnsiTheme="minorHAnsi" w:eastAsiaTheme="minorEastAsia" w:cstheme="minorBidi"/>
                <w:b/>
                <w:bCs/>
                <w:kern w:val="2"/>
                <w:sz w:val="24"/>
                <w:szCs w:val="22"/>
                <w:lang w:val="en-US" w:eastAsia="zh-CN" w:bidi="ar-SA"/>
              </w:rPr>
              <w:id w:val="147481970"/>
              <w:placeholder>
                <w:docPart w:val="{6771da1b-57ef-434e-8ad1-ffd252137ed3}"/>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4469"/>
              <w:ins w:id="4471" w:author="梁元" w:date="2019-05-14T19:56:49Z">
                <w:r>
                  <w:rPr>
                    <w:rFonts w:ascii="仿宋" w:hAnsi="仿宋" w:eastAsia="仿宋" w:cs="仿宋"/>
                    <w:b/>
                    <w:bCs/>
                  </w:rPr>
                  <w:t xml:space="preserve">四十八、 </w:t>
                </w:r>
              </w:ins>
              <w:ins w:id="4472" w:author="梁元" w:date="2019-05-14T19:56:49Z">
                <w:r>
                  <w:rPr>
                    <w:rFonts w:hint="eastAsia" w:ascii="仿宋" w:hAnsi="仿宋" w:eastAsia="仿宋" w:cstheme="minorBidi"/>
                    <w:b/>
                    <w:bCs/>
                  </w:rPr>
                  <w:t>谈谈RESTful？</w:t>
                </w:r>
              </w:ins>
              <w:customXmlInsRangeStart w:id="4474" w:author="梁元" w:date="2019-05-14T19:56:49Z"/>
            </w:sdtContent>
          </w:sdt>
          <w:customXmlInsRangeEnd w:id="4474"/>
          <w:ins w:id="4475" w:author="梁元" w:date="2019-05-14T19:56:49Z">
            <w:r>
              <w:rPr>
                <w:b/>
                <w:bCs/>
              </w:rPr>
              <w:tab/>
            </w:r>
          </w:ins>
          <w:ins w:id="4476" w:author="梁元" w:date="2019-05-14T19:56:55Z">
            <w:bookmarkStart w:id="263" w:name="_Toc30402_WPSOffice_Level1Page"/>
            <w:r>
              <w:rPr>
                <w:b/>
                <w:bCs/>
              </w:rPr>
              <w:t>15</w:t>
            </w:r>
            <w:bookmarkEnd w:id="263"/>
          </w:ins>
          <w:ins w:id="4477" w:author="梁元" w:date="2019-05-14T19:56:49Z">
            <w:r>
              <w:rPr>
                <w:b/>
                <w:bCs/>
              </w:rPr>
              <w:fldChar w:fldCharType="end"/>
            </w:r>
          </w:ins>
        </w:p>
        <w:p>
          <w:pPr>
            <w:pStyle w:val="40"/>
            <w:tabs>
              <w:tab w:val="right" w:leader="dot" w:pos="8306"/>
            </w:tabs>
            <w:rPr>
              <w:ins w:id="4478" w:author="梁元" w:date="2019-05-14T19:56:49Z"/>
            </w:rPr>
          </w:pPr>
          <w:ins w:id="4479" w:author="梁元" w:date="2019-05-14T19:56:49Z">
            <w:r>
              <w:rPr/>
              <w:fldChar w:fldCharType="begin"/>
            </w:r>
          </w:ins>
          <w:ins w:id="4480" w:author="梁元" w:date="2019-05-14T19:56:49Z">
            <w:r>
              <w:rPr/>
              <w:instrText xml:space="preserve"> HYPERLINK \l _Toc31200_WPSOffice_Level2 </w:instrText>
            </w:r>
          </w:ins>
          <w:ins w:id="4481" w:author="梁元" w:date="2019-05-14T19:56:49Z">
            <w:r>
              <w:rPr/>
              <w:fldChar w:fldCharType="separate"/>
            </w:r>
          </w:ins>
          <w:customXmlInsRangeStart w:id="4483" w:author="梁元" w:date="2019-05-14T19:56:49Z"/>
          <w:sdt>
            <w:sdtPr>
              <w:rPr>
                <w:rFonts w:asciiTheme="minorHAnsi" w:hAnsiTheme="minorHAnsi" w:eastAsiaTheme="minorEastAsia" w:cstheme="minorBidi"/>
                <w:kern w:val="2"/>
                <w:sz w:val="24"/>
                <w:szCs w:val="22"/>
                <w:lang w:val="en-US" w:eastAsia="zh-CN" w:bidi="ar-SA"/>
              </w:rPr>
              <w:id w:val="147481970"/>
              <w:placeholder>
                <w:docPart w:val="{8b08911b-18e7-4209-83ec-ccefbc3eb35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483"/>
              <w:ins w:id="4485" w:author="梁元" w:date="2019-05-14T19:56:49Z">
                <w:r>
                  <w:rPr>
                    <w:rFonts w:hint="eastAsia" w:ascii="仿宋" w:hAnsi="仿宋" w:eastAsia="仿宋" w:cstheme="majorBidi"/>
                  </w:rPr>
                  <w:t>7. 组织应用的组件</w:t>
                </w:r>
              </w:ins>
              <w:customXmlInsRangeStart w:id="4487" w:author="梁元" w:date="2019-05-14T19:56:49Z"/>
            </w:sdtContent>
          </w:sdt>
          <w:customXmlInsRangeEnd w:id="4487"/>
          <w:ins w:id="4488" w:author="梁元" w:date="2019-05-14T19:56:49Z">
            <w:r>
              <w:rPr/>
              <w:tab/>
            </w:r>
          </w:ins>
          <w:ins w:id="4489" w:author="梁元" w:date="2019-05-14T19:56:55Z">
            <w:bookmarkStart w:id="264" w:name="_Toc31200_WPSOffice_Level2Page"/>
            <w:r>
              <w:rPr/>
              <w:t>16</w:t>
            </w:r>
            <w:bookmarkEnd w:id="264"/>
          </w:ins>
          <w:ins w:id="4490" w:author="梁元" w:date="2019-05-14T19:56:49Z">
            <w:r>
              <w:rPr/>
              <w:fldChar w:fldCharType="end"/>
            </w:r>
          </w:ins>
        </w:p>
        <w:p>
          <w:pPr>
            <w:pStyle w:val="40"/>
            <w:tabs>
              <w:tab w:val="right" w:leader="dot" w:pos="8306"/>
            </w:tabs>
            <w:rPr>
              <w:ins w:id="4491" w:author="梁元" w:date="2019-05-14T19:56:49Z"/>
            </w:rPr>
          </w:pPr>
          <w:ins w:id="4492" w:author="梁元" w:date="2019-05-14T19:56:49Z">
            <w:r>
              <w:rPr/>
              <w:fldChar w:fldCharType="begin"/>
            </w:r>
          </w:ins>
          <w:ins w:id="4493" w:author="梁元" w:date="2019-05-14T19:56:49Z">
            <w:r>
              <w:rPr/>
              <w:instrText xml:space="preserve"> HYPERLINK \l _Toc28058_WPSOffice_Level2 </w:instrText>
            </w:r>
          </w:ins>
          <w:ins w:id="4494" w:author="梁元" w:date="2019-05-14T19:56:49Z">
            <w:r>
              <w:rPr/>
              <w:fldChar w:fldCharType="separate"/>
            </w:r>
          </w:ins>
          <w:customXmlInsRangeStart w:id="4496" w:author="梁元" w:date="2019-05-14T19:56:49Z"/>
          <w:sdt>
            <w:sdtPr>
              <w:rPr>
                <w:rFonts w:asciiTheme="minorHAnsi" w:hAnsiTheme="minorHAnsi" w:eastAsiaTheme="minorEastAsia" w:cstheme="minorBidi"/>
                <w:kern w:val="2"/>
                <w:sz w:val="24"/>
                <w:szCs w:val="22"/>
                <w:lang w:val="en-US" w:eastAsia="zh-CN" w:bidi="ar-SA"/>
              </w:rPr>
              <w:id w:val="147481970"/>
              <w:placeholder>
                <w:docPart w:val="{7cd9b58a-de35-4a2a-ae04-ab85cea89f4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496"/>
              <w:ins w:id="4498" w:author="梁元" w:date="2019-05-14T19:56:49Z">
                <w:r>
                  <w:rPr>
                    <w:rFonts w:hint="eastAsia" w:ascii="仿宋" w:hAnsi="仿宋" w:eastAsia="仿宋" w:cstheme="majorBidi"/>
                  </w:rPr>
                  <w:t>8. 连接Store与组件</w:t>
                </w:r>
              </w:ins>
              <w:customXmlInsRangeStart w:id="4500" w:author="梁元" w:date="2019-05-14T19:56:49Z"/>
            </w:sdtContent>
          </w:sdt>
          <w:customXmlInsRangeEnd w:id="4500"/>
          <w:ins w:id="4501" w:author="梁元" w:date="2019-05-14T19:56:49Z">
            <w:r>
              <w:rPr/>
              <w:tab/>
            </w:r>
          </w:ins>
          <w:ins w:id="4502" w:author="梁元" w:date="2019-05-14T19:56:55Z">
            <w:bookmarkStart w:id="265" w:name="_Toc28058_WPSOffice_Level2Page"/>
            <w:r>
              <w:rPr/>
              <w:t>16</w:t>
            </w:r>
            <w:bookmarkEnd w:id="265"/>
          </w:ins>
          <w:ins w:id="4503" w:author="梁元" w:date="2019-05-14T19:56:49Z">
            <w:r>
              <w:rPr/>
              <w:fldChar w:fldCharType="end"/>
            </w:r>
          </w:ins>
        </w:p>
        <w:p>
          <w:pPr>
            <w:pStyle w:val="40"/>
            <w:tabs>
              <w:tab w:val="right" w:leader="dot" w:pos="8306"/>
            </w:tabs>
            <w:rPr>
              <w:ins w:id="4504" w:author="梁元" w:date="2019-05-14T19:56:49Z"/>
            </w:rPr>
          </w:pPr>
          <w:ins w:id="4505" w:author="梁元" w:date="2019-05-14T19:56:49Z">
            <w:r>
              <w:rPr/>
              <w:fldChar w:fldCharType="begin"/>
            </w:r>
          </w:ins>
          <w:ins w:id="4506" w:author="梁元" w:date="2019-05-14T19:56:49Z">
            <w:r>
              <w:rPr/>
              <w:instrText xml:space="preserve"> HYPERLINK \l _Toc2618_WPSOffice_Level2 </w:instrText>
            </w:r>
          </w:ins>
          <w:ins w:id="4507" w:author="梁元" w:date="2019-05-14T19:56:49Z">
            <w:r>
              <w:rPr/>
              <w:fldChar w:fldCharType="separate"/>
            </w:r>
          </w:ins>
          <w:customXmlInsRangeStart w:id="4509" w:author="梁元" w:date="2019-05-14T19:56:49Z"/>
          <w:sdt>
            <w:sdtPr>
              <w:rPr>
                <w:rFonts w:asciiTheme="minorHAnsi" w:hAnsiTheme="minorHAnsi" w:eastAsiaTheme="minorEastAsia" w:cstheme="minorBidi"/>
                <w:kern w:val="2"/>
                <w:sz w:val="24"/>
                <w:szCs w:val="22"/>
                <w:lang w:val="en-US" w:eastAsia="zh-CN" w:bidi="ar-SA"/>
              </w:rPr>
              <w:id w:val="147481970"/>
              <w:placeholder>
                <w:docPart w:val="{83f64658-1c89-42cc-afee-598fc69421a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509"/>
              <w:ins w:id="4511" w:author="梁元" w:date="2019-05-14T19:56:49Z">
                <w:r>
                  <w:rPr>
                    <w:rFonts w:hint="eastAsia" w:ascii="仿宋" w:hAnsi="仿宋" w:eastAsia="仿宋" w:cstheme="majorBidi"/>
                  </w:rPr>
                  <w:t>9. 通常解法</w:t>
                </w:r>
              </w:ins>
              <w:customXmlInsRangeStart w:id="4513" w:author="梁元" w:date="2019-05-14T19:56:49Z"/>
            </w:sdtContent>
          </w:sdt>
          <w:customXmlInsRangeEnd w:id="4513"/>
          <w:ins w:id="4514" w:author="梁元" w:date="2019-05-14T19:56:49Z">
            <w:r>
              <w:rPr/>
              <w:tab/>
            </w:r>
          </w:ins>
          <w:ins w:id="4515" w:author="梁元" w:date="2019-05-14T19:56:55Z">
            <w:bookmarkStart w:id="266" w:name="_Toc2618_WPSOffice_Level2Page"/>
            <w:r>
              <w:rPr/>
              <w:t>16</w:t>
            </w:r>
            <w:bookmarkEnd w:id="266"/>
          </w:ins>
          <w:ins w:id="4516" w:author="梁元" w:date="2019-05-14T19:56:49Z">
            <w:r>
              <w:rPr/>
              <w:fldChar w:fldCharType="end"/>
            </w:r>
          </w:ins>
        </w:p>
        <w:p>
          <w:pPr>
            <w:pStyle w:val="40"/>
            <w:tabs>
              <w:tab w:val="right" w:leader="dot" w:pos="8306"/>
            </w:tabs>
            <w:rPr>
              <w:ins w:id="4517" w:author="梁元" w:date="2019-05-14T19:56:49Z"/>
            </w:rPr>
          </w:pPr>
          <w:ins w:id="4518" w:author="梁元" w:date="2019-05-14T19:56:49Z">
            <w:r>
              <w:rPr/>
              <w:fldChar w:fldCharType="begin"/>
            </w:r>
          </w:ins>
          <w:ins w:id="4519" w:author="梁元" w:date="2019-05-14T19:56:49Z">
            <w:r>
              <w:rPr/>
              <w:instrText xml:space="preserve"> HYPERLINK \l _Toc24672_WPSOffice_Level2 </w:instrText>
            </w:r>
          </w:ins>
          <w:ins w:id="4520" w:author="梁元" w:date="2019-05-14T19:56:49Z">
            <w:r>
              <w:rPr/>
              <w:fldChar w:fldCharType="separate"/>
            </w:r>
          </w:ins>
          <w:customXmlInsRangeStart w:id="4522" w:author="梁元" w:date="2019-05-14T19:56:49Z"/>
          <w:sdt>
            <w:sdtPr>
              <w:rPr>
                <w:rFonts w:asciiTheme="minorHAnsi" w:hAnsiTheme="minorHAnsi" w:eastAsiaTheme="minorEastAsia" w:cstheme="minorBidi"/>
                <w:kern w:val="2"/>
                <w:sz w:val="24"/>
                <w:szCs w:val="22"/>
                <w:lang w:val="en-US" w:eastAsia="zh-CN" w:bidi="ar-SA"/>
              </w:rPr>
              <w:id w:val="147481970"/>
              <w:placeholder>
                <w:docPart w:val="{b72da343-5f8f-4798-bd1d-3d0cdee0446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522"/>
              <w:ins w:id="4524" w:author="梁元" w:date="2019-05-14T19:56:49Z">
                <w:r>
                  <w:rPr>
                    <w:rFonts w:hint="eastAsia" w:ascii="仿宋" w:hAnsi="仿宋" w:eastAsia="仿宋" w:cstheme="majorBidi"/>
                  </w:rPr>
                  <w:t>10. 延伸及扩展问题回答参考</w:t>
                </w:r>
              </w:ins>
              <w:customXmlInsRangeStart w:id="4526" w:author="梁元" w:date="2019-05-14T19:56:49Z"/>
            </w:sdtContent>
          </w:sdt>
          <w:customXmlInsRangeEnd w:id="4526"/>
          <w:ins w:id="4527" w:author="梁元" w:date="2019-05-14T19:56:49Z">
            <w:r>
              <w:rPr/>
              <w:tab/>
            </w:r>
          </w:ins>
          <w:ins w:id="4528" w:author="梁元" w:date="2019-05-14T19:56:55Z">
            <w:bookmarkStart w:id="267" w:name="_Toc24672_WPSOffice_Level2Page"/>
            <w:r>
              <w:rPr/>
              <w:t>17</w:t>
            </w:r>
            <w:bookmarkEnd w:id="267"/>
          </w:ins>
          <w:ins w:id="4529" w:author="梁元" w:date="2019-05-14T19:56:49Z">
            <w:r>
              <w:rPr/>
              <w:fldChar w:fldCharType="end"/>
            </w:r>
          </w:ins>
        </w:p>
        <w:p>
          <w:pPr>
            <w:pStyle w:val="40"/>
            <w:tabs>
              <w:tab w:val="right" w:leader="dot" w:pos="8306"/>
            </w:tabs>
            <w:rPr>
              <w:ins w:id="4530" w:author="梁元" w:date="2019-05-14T19:56:49Z"/>
            </w:rPr>
          </w:pPr>
          <w:ins w:id="4531" w:author="梁元" w:date="2019-05-14T19:56:49Z">
            <w:r>
              <w:rPr/>
              <w:fldChar w:fldCharType="begin"/>
            </w:r>
          </w:ins>
          <w:ins w:id="4532" w:author="梁元" w:date="2019-05-14T19:56:49Z">
            <w:r>
              <w:rPr/>
              <w:instrText xml:space="preserve"> HYPERLINK \l _Toc24462_WPSOffice_Level2 </w:instrText>
            </w:r>
          </w:ins>
          <w:ins w:id="4533" w:author="梁元" w:date="2019-05-14T19:56:49Z">
            <w:r>
              <w:rPr/>
              <w:fldChar w:fldCharType="separate"/>
            </w:r>
          </w:ins>
          <w:customXmlInsRangeStart w:id="4535" w:author="梁元" w:date="2019-05-14T19:56:49Z"/>
          <w:sdt>
            <w:sdtPr>
              <w:rPr>
                <w:rFonts w:asciiTheme="minorHAnsi" w:hAnsiTheme="minorHAnsi" w:eastAsiaTheme="minorEastAsia" w:cstheme="minorBidi"/>
                <w:kern w:val="2"/>
                <w:sz w:val="24"/>
                <w:szCs w:val="22"/>
                <w:lang w:val="en-US" w:eastAsia="zh-CN" w:bidi="ar-SA"/>
              </w:rPr>
              <w:id w:val="147481970"/>
              <w:placeholder>
                <w:docPart w:val="{47d3d29f-4401-469e-bee4-afe15f37d46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535"/>
              <w:ins w:id="4537" w:author="梁元" w:date="2019-05-14T19:56:49Z">
                <w:r>
                  <w:rPr>
                    <w:rFonts w:hint="eastAsia" w:ascii="仿宋" w:hAnsi="仿宋" w:eastAsia="仿宋" w:cstheme="majorBidi"/>
                  </w:rPr>
                  <w:t>11. 项目中体现经验的点</w:t>
                </w:r>
              </w:ins>
              <w:customXmlInsRangeStart w:id="4539" w:author="梁元" w:date="2019-05-14T19:56:49Z"/>
            </w:sdtContent>
          </w:sdt>
          <w:customXmlInsRangeEnd w:id="4539"/>
          <w:ins w:id="4540" w:author="梁元" w:date="2019-05-14T19:56:49Z">
            <w:r>
              <w:rPr/>
              <w:tab/>
            </w:r>
          </w:ins>
          <w:ins w:id="4541" w:author="梁元" w:date="2019-05-14T19:56:55Z">
            <w:bookmarkStart w:id="268" w:name="_Toc24462_WPSOffice_Level2Page"/>
            <w:r>
              <w:rPr/>
              <w:t>17</w:t>
            </w:r>
            <w:bookmarkEnd w:id="268"/>
          </w:ins>
          <w:ins w:id="4542" w:author="梁元" w:date="2019-05-14T19:56:49Z">
            <w:r>
              <w:rPr/>
              <w:fldChar w:fldCharType="end"/>
            </w:r>
          </w:ins>
        </w:p>
        <w:p>
          <w:pPr>
            <w:pStyle w:val="40"/>
            <w:tabs>
              <w:tab w:val="right" w:leader="dot" w:pos="8306"/>
            </w:tabs>
            <w:rPr>
              <w:ins w:id="4543" w:author="梁元" w:date="2019-05-14T19:56:49Z"/>
            </w:rPr>
          </w:pPr>
          <w:ins w:id="4544" w:author="梁元" w:date="2019-05-14T19:56:49Z">
            <w:r>
              <w:rPr/>
              <w:fldChar w:fldCharType="begin"/>
            </w:r>
          </w:ins>
          <w:ins w:id="4545" w:author="梁元" w:date="2019-05-14T19:56:49Z">
            <w:r>
              <w:rPr/>
              <w:instrText xml:space="preserve"> HYPERLINK \l _Toc3094_WPSOffice_Level2 </w:instrText>
            </w:r>
          </w:ins>
          <w:ins w:id="4546" w:author="梁元" w:date="2019-05-14T19:56:49Z">
            <w:r>
              <w:rPr/>
              <w:fldChar w:fldCharType="separate"/>
            </w:r>
          </w:ins>
          <w:customXmlInsRangeStart w:id="4548" w:author="梁元" w:date="2019-05-14T19:56:49Z"/>
          <w:sdt>
            <w:sdtPr>
              <w:rPr>
                <w:rFonts w:asciiTheme="minorHAnsi" w:hAnsiTheme="minorHAnsi" w:eastAsiaTheme="minorEastAsia" w:cstheme="minorBidi"/>
                <w:kern w:val="2"/>
                <w:sz w:val="24"/>
                <w:szCs w:val="22"/>
                <w:lang w:val="en-US" w:eastAsia="zh-CN" w:bidi="ar-SA"/>
              </w:rPr>
              <w:id w:val="147481970"/>
              <w:placeholder>
                <w:docPart w:val="{e604167c-011e-4be4-bdac-5380e5a4837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548"/>
              <w:ins w:id="4550" w:author="梁元" w:date="2019-05-14T19:56:49Z">
                <w:r>
                  <w:rPr>
                    <w:rFonts w:hint="eastAsia" w:ascii="仿宋" w:hAnsi="仿宋" w:eastAsia="仿宋" w:cstheme="majorBidi"/>
                  </w:rPr>
                  <w:t>12. 论坛参考</w:t>
                </w:r>
              </w:ins>
              <w:customXmlInsRangeStart w:id="4552" w:author="梁元" w:date="2019-05-14T19:56:49Z"/>
            </w:sdtContent>
          </w:sdt>
          <w:customXmlInsRangeEnd w:id="4552"/>
          <w:ins w:id="4553" w:author="梁元" w:date="2019-05-14T19:56:49Z">
            <w:r>
              <w:rPr/>
              <w:tab/>
            </w:r>
          </w:ins>
          <w:ins w:id="4554" w:author="梁元" w:date="2019-05-14T19:56:55Z">
            <w:bookmarkStart w:id="269" w:name="_Toc3094_WPSOffice_Level2Page"/>
            <w:r>
              <w:rPr/>
              <w:t>17</w:t>
            </w:r>
            <w:bookmarkEnd w:id="269"/>
          </w:ins>
          <w:ins w:id="4555" w:author="梁元" w:date="2019-05-14T19:56:49Z">
            <w:r>
              <w:rPr/>
              <w:fldChar w:fldCharType="end"/>
            </w:r>
          </w:ins>
        </w:p>
        <w:p>
          <w:pPr>
            <w:pStyle w:val="39"/>
            <w:tabs>
              <w:tab w:val="right" w:leader="dot" w:pos="8306"/>
            </w:tabs>
            <w:rPr>
              <w:ins w:id="4556" w:author="梁元" w:date="2019-05-14T19:56:49Z"/>
            </w:rPr>
          </w:pPr>
          <w:ins w:id="4557" w:author="梁元" w:date="2019-05-14T19:56:49Z">
            <w:r>
              <w:rPr>
                <w:b/>
                <w:bCs/>
              </w:rPr>
              <w:fldChar w:fldCharType="begin"/>
            </w:r>
          </w:ins>
          <w:ins w:id="4558" w:author="梁元" w:date="2019-05-14T19:56:49Z">
            <w:r>
              <w:rPr/>
              <w:instrText xml:space="preserve"> HYPERLINK \l _Toc1326_WPSOffice_Level1 </w:instrText>
            </w:r>
          </w:ins>
          <w:ins w:id="4559" w:author="梁元" w:date="2019-05-14T19:56:49Z">
            <w:r>
              <w:rPr>
                <w:b/>
                <w:bCs/>
              </w:rPr>
              <w:fldChar w:fldCharType="separate"/>
            </w:r>
          </w:ins>
          <w:customXmlInsRangeStart w:id="4561" w:author="梁元" w:date="2019-05-14T19:56:49Z"/>
          <w:sdt>
            <w:sdtPr>
              <w:rPr>
                <w:rFonts w:asciiTheme="minorHAnsi" w:hAnsiTheme="minorHAnsi" w:eastAsiaTheme="minorEastAsia" w:cstheme="minorBidi"/>
                <w:b/>
                <w:bCs/>
                <w:kern w:val="2"/>
                <w:sz w:val="24"/>
                <w:szCs w:val="22"/>
                <w:lang w:val="en-US" w:eastAsia="zh-CN" w:bidi="ar-SA"/>
              </w:rPr>
              <w:id w:val="147481970"/>
              <w:placeholder>
                <w:docPart w:val="{e9d454a1-ddcb-4b68-b130-9a0b00a7a066}"/>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4561"/>
              <w:ins w:id="4563" w:author="梁元" w:date="2019-05-14T19:56:49Z">
                <w:r>
                  <w:rPr>
                    <w:rFonts w:ascii="仿宋" w:hAnsi="仿宋" w:eastAsia="仿宋" w:cstheme="minorBidi"/>
                    <w:b/>
                    <w:bCs/>
                  </w:rPr>
                  <w:t xml:space="preserve">四十九、 </w:t>
                </w:r>
              </w:ins>
              <w:ins w:id="4564" w:author="梁元" w:date="2019-05-14T19:56:49Z">
                <w:r>
                  <w:rPr>
                    <w:rFonts w:hint="eastAsia" w:ascii="仿宋" w:hAnsi="仿宋" w:eastAsia="仿宋" w:cstheme="minorBidi"/>
                    <w:b/>
                    <w:bCs/>
                  </w:rPr>
                  <w:t>简述cookie？</w:t>
                </w:r>
              </w:ins>
              <w:customXmlInsRangeStart w:id="4566" w:author="梁元" w:date="2019-05-14T19:56:49Z"/>
            </w:sdtContent>
          </w:sdt>
          <w:customXmlInsRangeEnd w:id="4566"/>
          <w:ins w:id="4567" w:author="梁元" w:date="2019-05-14T19:56:49Z">
            <w:r>
              <w:rPr>
                <w:b/>
                <w:bCs/>
              </w:rPr>
              <w:tab/>
            </w:r>
          </w:ins>
          <w:ins w:id="4568" w:author="梁元" w:date="2019-05-14T19:56:55Z">
            <w:bookmarkStart w:id="270" w:name="_Toc1326_WPSOffice_Level1Page"/>
            <w:r>
              <w:rPr>
                <w:b/>
                <w:bCs/>
              </w:rPr>
              <w:t>17</w:t>
            </w:r>
            <w:bookmarkEnd w:id="270"/>
          </w:ins>
          <w:ins w:id="4569" w:author="梁元" w:date="2019-05-14T19:56:49Z">
            <w:r>
              <w:rPr>
                <w:b/>
                <w:bCs/>
              </w:rPr>
              <w:fldChar w:fldCharType="end"/>
            </w:r>
          </w:ins>
        </w:p>
        <w:p>
          <w:pPr>
            <w:pStyle w:val="40"/>
            <w:tabs>
              <w:tab w:val="right" w:leader="dot" w:pos="8306"/>
            </w:tabs>
            <w:rPr>
              <w:ins w:id="4570" w:author="梁元" w:date="2019-05-14T19:56:49Z"/>
            </w:rPr>
          </w:pPr>
          <w:ins w:id="4571" w:author="梁元" w:date="2019-05-14T19:56:49Z">
            <w:r>
              <w:rPr/>
              <w:fldChar w:fldCharType="begin"/>
            </w:r>
          </w:ins>
          <w:ins w:id="4572" w:author="梁元" w:date="2019-05-14T19:56:49Z">
            <w:r>
              <w:rPr/>
              <w:instrText xml:space="preserve"> HYPERLINK \l _Toc15222_WPSOffice_Level2 </w:instrText>
            </w:r>
          </w:ins>
          <w:ins w:id="4573" w:author="梁元" w:date="2019-05-14T19:56:49Z">
            <w:r>
              <w:rPr/>
              <w:fldChar w:fldCharType="separate"/>
            </w:r>
          </w:ins>
          <w:customXmlInsRangeStart w:id="4575" w:author="梁元" w:date="2019-05-14T19:56:49Z"/>
          <w:sdt>
            <w:sdtPr>
              <w:rPr>
                <w:rFonts w:asciiTheme="minorHAnsi" w:hAnsiTheme="minorHAnsi" w:eastAsiaTheme="minorEastAsia" w:cstheme="minorBidi"/>
                <w:kern w:val="2"/>
                <w:sz w:val="24"/>
                <w:szCs w:val="22"/>
                <w:lang w:val="en-US" w:eastAsia="zh-CN" w:bidi="ar-SA"/>
              </w:rPr>
              <w:id w:val="147481970"/>
              <w:placeholder>
                <w:docPart w:val="{cde4e6ca-0f3f-4b0b-8c62-4312b647317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575"/>
              <w:ins w:id="4577" w:author="梁元" w:date="2019-05-14T19:56:49Z">
                <w:r>
                  <w:rPr>
                    <w:rFonts w:ascii="仿宋" w:hAnsi="仿宋" w:eastAsia="仿宋" w:cstheme="majorBidi"/>
                  </w:rPr>
                  <w:t xml:space="preserve">6. </w:t>
                </w:r>
              </w:ins>
              <w:ins w:id="4578" w:author="梁元" w:date="2019-05-14T19:56:49Z">
                <w:r>
                  <w:rPr>
                    <w:rFonts w:hint="eastAsia" w:ascii="仿宋" w:hAnsi="仿宋" w:eastAsia="仿宋" w:cstheme="majorBidi"/>
                  </w:rPr>
                  <w:t>通常解法</w:t>
                </w:r>
              </w:ins>
              <w:customXmlInsRangeStart w:id="4580" w:author="梁元" w:date="2019-05-14T19:56:49Z"/>
            </w:sdtContent>
          </w:sdt>
          <w:customXmlInsRangeEnd w:id="4580"/>
          <w:ins w:id="4581" w:author="梁元" w:date="2019-05-14T19:56:49Z">
            <w:r>
              <w:rPr/>
              <w:tab/>
            </w:r>
          </w:ins>
          <w:ins w:id="4582" w:author="梁元" w:date="2019-05-14T19:56:55Z">
            <w:bookmarkStart w:id="271" w:name="_Toc15222_WPSOffice_Level2Page"/>
            <w:r>
              <w:rPr/>
              <w:t>18</w:t>
            </w:r>
            <w:bookmarkEnd w:id="271"/>
          </w:ins>
          <w:ins w:id="4583" w:author="梁元" w:date="2019-05-14T19:56:49Z">
            <w:r>
              <w:rPr/>
              <w:fldChar w:fldCharType="end"/>
            </w:r>
          </w:ins>
        </w:p>
        <w:p>
          <w:pPr>
            <w:pStyle w:val="40"/>
            <w:tabs>
              <w:tab w:val="right" w:leader="dot" w:pos="8306"/>
            </w:tabs>
            <w:rPr>
              <w:ins w:id="4584" w:author="梁元" w:date="2019-05-14T19:56:49Z"/>
            </w:rPr>
          </w:pPr>
          <w:ins w:id="4585" w:author="梁元" w:date="2019-05-14T19:56:49Z">
            <w:r>
              <w:rPr/>
              <w:fldChar w:fldCharType="begin"/>
            </w:r>
          </w:ins>
          <w:ins w:id="4586" w:author="梁元" w:date="2019-05-14T19:56:49Z">
            <w:r>
              <w:rPr/>
              <w:instrText xml:space="preserve"> HYPERLINK \l _Toc13538_WPSOffice_Level2 </w:instrText>
            </w:r>
          </w:ins>
          <w:ins w:id="4587" w:author="梁元" w:date="2019-05-14T19:56:49Z">
            <w:r>
              <w:rPr/>
              <w:fldChar w:fldCharType="separate"/>
            </w:r>
          </w:ins>
          <w:customXmlInsRangeStart w:id="4589" w:author="梁元" w:date="2019-05-14T19:56:49Z"/>
          <w:sdt>
            <w:sdtPr>
              <w:rPr>
                <w:rFonts w:asciiTheme="minorHAnsi" w:hAnsiTheme="minorHAnsi" w:eastAsiaTheme="minorEastAsia" w:cstheme="minorBidi"/>
                <w:kern w:val="2"/>
                <w:sz w:val="24"/>
                <w:szCs w:val="22"/>
                <w:lang w:val="en-US" w:eastAsia="zh-CN" w:bidi="ar-SA"/>
              </w:rPr>
              <w:id w:val="147481970"/>
              <w:placeholder>
                <w:docPart w:val="{84fddae1-0b03-4c61-ac98-35df94552ae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589"/>
              <w:ins w:id="4591" w:author="梁元" w:date="2019-05-14T19:56:49Z">
                <w:r>
                  <w:rPr>
                    <w:rFonts w:ascii="仿宋" w:hAnsi="仿宋" w:eastAsia="仿宋" w:cstheme="majorBidi"/>
                  </w:rPr>
                  <w:t xml:space="preserve">7. </w:t>
                </w:r>
              </w:ins>
              <w:ins w:id="4592" w:author="梁元" w:date="2019-05-14T19:56:49Z">
                <w:r>
                  <w:rPr>
                    <w:rFonts w:hint="eastAsia" w:ascii="仿宋" w:hAnsi="仿宋" w:eastAsia="仿宋" w:cstheme="majorBidi"/>
                  </w:rPr>
                  <w:t>通用大牛级解法</w:t>
                </w:r>
              </w:ins>
              <w:customXmlInsRangeStart w:id="4594" w:author="梁元" w:date="2019-05-14T19:56:49Z"/>
            </w:sdtContent>
          </w:sdt>
          <w:customXmlInsRangeEnd w:id="4594"/>
          <w:ins w:id="4595" w:author="梁元" w:date="2019-05-14T19:56:49Z">
            <w:r>
              <w:rPr/>
              <w:tab/>
            </w:r>
          </w:ins>
          <w:ins w:id="4596" w:author="梁元" w:date="2019-05-14T19:56:55Z">
            <w:bookmarkStart w:id="272" w:name="_Toc13538_WPSOffice_Level2Page"/>
            <w:r>
              <w:rPr/>
              <w:t>19</w:t>
            </w:r>
            <w:bookmarkEnd w:id="272"/>
          </w:ins>
          <w:ins w:id="4597" w:author="梁元" w:date="2019-05-14T19:56:49Z">
            <w:r>
              <w:rPr/>
              <w:fldChar w:fldCharType="end"/>
            </w:r>
          </w:ins>
        </w:p>
        <w:p>
          <w:pPr>
            <w:pStyle w:val="40"/>
            <w:tabs>
              <w:tab w:val="right" w:leader="dot" w:pos="8306"/>
            </w:tabs>
            <w:rPr>
              <w:ins w:id="4598" w:author="梁元" w:date="2019-05-14T19:56:49Z"/>
            </w:rPr>
          </w:pPr>
          <w:ins w:id="4599" w:author="梁元" w:date="2019-05-14T19:56:49Z">
            <w:r>
              <w:rPr/>
              <w:fldChar w:fldCharType="begin"/>
            </w:r>
          </w:ins>
          <w:ins w:id="4600" w:author="梁元" w:date="2019-05-14T19:56:49Z">
            <w:r>
              <w:rPr/>
              <w:instrText xml:space="preserve"> HYPERLINK \l _Toc32427_WPSOffice_Level2 </w:instrText>
            </w:r>
          </w:ins>
          <w:ins w:id="4601" w:author="梁元" w:date="2019-05-14T19:56:49Z">
            <w:r>
              <w:rPr/>
              <w:fldChar w:fldCharType="separate"/>
            </w:r>
          </w:ins>
          <w:customXmlInsRangeStart w:id="4603" w:author="梁元" w:date="2019-05-14T19:56:49Z"/>
          <w:sdt>
            <w:sdtPr>
              <w:rPr>
                <w:rFonts w:asciiTheme="minorHAnsi" w:hAnsiTheme="minorHAnsi" w:eastAsiaTheme="minorEastAsia" w:cstheme="minorBidi"/>
                <w:kern w:val="2"/>
                <w:sz w:val="24"/>
                <w:szCs w:val="22"/>
                <w:lang w:val="en-US" w:eastAsia="zh-CN" w:bidi="ar-SA"/>
              </w:rPr>
              <w:id w:val="147481970"/>
              <w:placeholder>
                <w:docPart w:val="{84f812bd-4369-405c-970e-1fbe5ef7436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603"/>
              <w:ins w:id="4605" w:author="梁元" w:date="2019-05-14T19:56:49Z">
                <w:r>
                  <w:rPr>
                    <w:rFonts w:ascii="仿宋" w:hAnsi="仿宋" w:eastAsia="仿宋" w:cstheme="majorBidi"/>
                  </w:rPr>
                  <w:t xml:space="preserve">8. </w:t>
                </w:r>
              </w:ins>
              <w:ins w:id="4606" w:author="梁元" w:date="2019-05-14T19:56:49Z">
                <w:r>
                  <w:rPr>
                    <w:rFonts w:hint="eastAsia" w:ascii="仿宋" w:hAnsi="仿宋" w:eastAsia="仿宋" w:cstheme="majorBidi"/>
                  </w:rPr>
                  <w:t>解法对比及优缺点</w:t>
                </w:r>
              </w:ins>
              <w:customXmlInsRangeStart w:id="4608" w:author="梁元" w:date="2019-05-14T19:56:49Z"/>
            </w:sdtContent>
          </w:sdt>
          <w:customXmlInsRangeEnd w:id="4608"/>
          <w:ins w:id="4609" w:author="梁元" w:date="2019-05-14T19:56:49Z">
            <w:r>
              <w:rPr/>
              <w:tab/>
            </w:r>
          </w:ins>
          <w:ins w:id="4610" w:author="梁元" w:date="2019-05-14T19:56:55Z">
            <w:bookmarkStart w:id="273" w:name="_Toc32427_WPSOffice_Level2Page"/>
            <w:r>
              <w:rPr/>
              <w:t>20</w:t>
            </w:r>
            <w:bookmarkEnd w:id="273"/>
          </w:ins>
          <w:ins w:id="4611" w:author="梁元" w:date="2019-05-14T19:56:49Z">
            <w:r>
              <w:rPr/>
              <w:fldChar w:fldCharType="end"/>
            </w:r>
          </w:ins>
        </w:p>
        <w:p>
          <w:pPr>
            <w:pStyle w:val="40"/>
            <w:tabs>
              <w:tab w:val="right" w:leader="dot" w:pos="8306"/>
            </w:tabs>
            <w:rPr>
              <w:ins w:id="4612" w:author="梁元" w:date="2019-05-14T19:56:49Z"/>
            </w:rPr>
          </w:pPr>
          <w:ins w:id="4613" w:author="梁元" w:date="2019-05-14T19:56:49Z">
            <w:r>
              <w:rPr/>
              <w:fldChar w:fldCharType="begin"/>
            </w:r>
          </w:ins>
          <w:ins w:id="4614" w:author="梁元" w:date="2019-05-14T19:56:49Z">
            <w:r>
              <w:rPr/>
              <w:instrText xml:space="preserve"> HYPERLINK \l _Toc22807_WPSOffice_Level2 </w:instrText>
            </w:r>
          </w:ins>
          <w:ins w:id="4615" w:author="梁元" w:date="2019-05-14T19:56:49Z">
            <w:r>
              <w:rPr/>
              <w:fldChar w:fldCharType="separate"/>
            </w:r>
          </w:ins>
          <w:customXmlInsRangeStart w:id="4617" w:author="梁元" w:date="2019-05-14T19:56:49Z"/>
          <w:sdt>
            <w:sdtPr>
              <w:rPr>
                <w:rFonts w:asciiTheme="minorHAnsi" w:hAnsiTheme="minorHAnsi" w:eastAsiaTheme="minorEastAsia" w:cstheme="minorBidi"/>
                <w:kern w:val="2"/>
                <w:sz w:val="24"/>
                <w:szCs w:val="22"/>
                <w:lang w:val="en-US" w:eastAsia="zh-CN" w:bidi="ar-SA"/>
              </w:rPr>
              <w:id w:val="147481970"/>
              <w:placeholder>
                <w:docPart w:val="{558ae351-08d0-408a-bdb6-671633b6279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617"/>
              <w:ins w:id="4619" w:author="梁元" w:date="2019-05-14T19:56:49Z">
                <w:r>
                  <w:rPr>
                    <w:rFonts w:ascii="仿宋" w:hAnsi="仿宋" w:eastAsia="仿宋" w:cstheme="majorBidi"/>
                  </w:rPr>
                  <w:t xml:space="preserve">9. </w:t>
                </w:r>
              </w:ins>
              <w:ins w:id="4620" w:author="梁元" w:date="2019-05-14T19:56:49Z">
                <w:r>
                  <w:rPr>
                    <w:rFonts w:hint="eastAsia" w:ascii="仿宋" w:hAnsi="仿宋" w:eastAsia="仿宋" w:cstheme="majorBidi"/>
                  </w:rPr>
                  <w:t>延伸及扩展问题回答参考</w:t>
                </w:r>
              </w:ins>
              <w:customXmlInsRangeStart w:id="4622" w:author="梁元" w:date="2019-05-14T19:56:49Z"/>
            </w:sdtContent>
          </w:sdt>
          <w:customXmlInsRangeEnd w:id="4622"/>
          <w:ins w:id="4623" w:author="梁元" w:date="2019-05-14T19:56:49Z">
            <w:r>
              <w:rPr/>
              <w:tab/>
            </w:r>
          </w:ins>
          <w:ins w:id="4624" w:author="梁元" w:date="2019-05-14T19:56:55Z">
            <w:bookmarkStart w:id="274" w:name="_Toc22807_WPSOffice_Level2Page"/>
            <w:r>
              <w:rPr/>
              <w:t>20</w:t>
            </w:r>
            <w:bookmarkEnd w:id="274"/>
          </w:ins>
          <w:ins w:id="4625" w:author="梁元" w:date="2019-05-14T19:56:49Z">
            <w:r>
              <w:rPr/>
              <w:fldChar w:fldCharType="end"/>
            </w:r>
          </w:ins>
        </w:p>
        <w:p>
          <w:pPr>
            <w:pStyle w:val="40"/>
            <w:tabs>
              <w:tab w:val="right" w:leader="dot" w:pos="8306"/>
            </w:tabs>
            <w:rPr>
              <w:ins w:id="4626" w:author="梁元" w:date="2019-05-14T19:56:49Z"/>
            </w:rPr>
          </w:pPr>
          <w:ins w:id="4627" w:author="梁元" w:date="2019-05-14T19:56:49Z">
            <w:r>
              <w:rPr/>
              <w:fldChar w:fldCharType="begin"/>
            </w:r>
          </w:ins>
          <w:ins w:id="4628" w:author="梁元" w:date="2019-05-14T19:56:49Z">
            <w:r>
              <w:rPr/>
              <w:instrText xml:space="preserve"> HYPERLINK \l _Toc21677_WPSOffice_Level2 </w:instrText>
            </w:r>
          </w:ins>
          <w:ins w:id="4629" w:author="梁元" w:date="2019-05-14T19:56:49Z">
            <w:r>
              <w:rPr/>
              <w:fldChar w:fldCharType="separate"/>
            </w:r>
          </w:ins>
          <w:customXmlInsRangeStart w:id="4631" w:author="梁元" w:date="2019-05-14T19:56:49Z"/>
          <w:sdt>
            <w:sdtPr>
              <w:rPr>
                <w:rFonts w:asciiTheme="minorHAnsi" w:hAnsiTheme="minorHAnsi" w:eastAsiaTheme="minorEastAsia" w:cstheme="minorBidi"/>
                <w:kern w:val="2"/>
                <w:sz w:val="24"/>
                <w:szCs w:val="22"/>
                <w:lang w:val="en-US" w:eastAsia="zh-CN" w:bidi="ar-SA"/>
              </w:rPr>
              <w:id w:val="147481970"/>
              <w:placeholder>
                <w:docPart w:val="{092612d9-d73a-4363-b9df-c1e1843afef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631"/>
              <w:ins w:id="4633" w:author="梁元" w:date="2019-05-14T19:56:49Z">
                <w:r>
                  <w:rPr>
                    <w:rFonts w:ascii="仿宋" w:hAnsi="仿宋" w:eastAsia="仿宋" w:cstheme="majorBidi"/>
                  </w:rPr>
                  <w:t xml:space="preserve">10. </w:t>
                </w:r>
              </w:ins>
              <w:ins w:id="4634" w:author="梁元" w:date="2019-05-14T19:56:49Z">
                <w:r>
                  <w:rPr>
                    <w:rFonts w:hint="eastAsia" w:ascii="仿宋" w:hAnsi="仿宋" w:eastAsia="仿宋" w:cstheme="majorBidi"/>
                  </w:rPr>
                  <w:t>项目中体现经验的点</w:t>
                </w:r>
              </w:ins>
              <w:customXmlInsRangeStart w:id="4636" w:author="梁元" w:date="2019-05-14T19:56:49Z"/>
            </w:sdtContent>
          </w:sdt>
          <w:customXmlInsRangeEnd w:id="4636"/>
          <w:ins w:id="4637" w:author="梁元" w:date="2019-05-14T19:56:49Z">
            <w:r>
              <w:rPr/>
              <w:tab/>
            </w:r>
          </w:ins>
          <w:ins w:id="4638" w:author="梁元" w:date="2019-05-14T19:56:55Z">
            <w:bookmarkStart w:id="275" w:name="_Toc21677_WPSOffice_Level2Page"/>
            <w:r>
              <w:rPr/>
              <w:t>21</w:t>
            </w:r>
            <w:bookmarkEnd w:id="275"/>
          </w:ins>
          <w:ins w:id="4639" w:author="梁元" w:date="2019-05-14T19:56:49Z">
            <w:r>
              <w:rPr/>
              <w:fldChar w:fldCharType="end"/>
            </w:r>
          </w:ins>
        </w:p>
        <w:p>
          <w:pPr>
            <w:pStyle w:val="40"/>
            <w:tabs>
              <w:tab w:val="right" w:leader="dot" w:pos="8306"/>
            </w:tabs>
            <w:rPr>
              <w:ins w:id="4640" w:author="梁元" w:date="2019-05-14T19:56:49Z"/>
            </w:rPr>
          </w:pPr>
          <w:ins w:id="4641" w:author="梁元" w:date="2019-05-14T19:56:49Z">
            <w:r>
              <w:rPr/>
              <w:fldChar w:fldCharType="begin"/>
            </w:r>
          </w:ins>
          <w:ins w:id="4642" w:author="梁元" w:date="2019-05-14T19:56:49Z">
            <w:r>
              <w:rPr/>
              <w:instrText xml:space="preserve"> HYPERLINK \l _Toc27335_WPSOffice_Level2 </w:instrText>
            </w:r>
          </w:ins>
          <w:ins w:id="4643" w:author="梁元" w:date="2019-05-14T19:56:49Z">
            <w:r>
              <w:rPr/>
              <w:fldChar w:fldCharType="separate"/>
            </w:r>
          </w:ins>
          <w:customXmlInsRangeStart w:id="4645" w:author="梁元" w:date="2019-05-14T19:56:49Z"/>
          <w:sdt>
            <w:sdtPr>
              <w:rPr>
                <w:rFonts w:asciiTheme="minorHAnsi" w:hAnsiTheme="minorHAnsi" w:eastAsiaTheme="minorEastAsia" w:cstheme="minorBidi"/>
                <w:kern w:val="2"/>
                <w:sz w:val="24"/>
                <w:szCs w:val="22"/>
                <w:lang w:val="en-US" w:eastAsia="zh-CN" w:bidi="ar-SA"/>
              </w:rPr>
              <w:id w:val="147481970"/>
              <w:placeholder>
                <w:docPart w:val="{d8d7c9c1-6ca4-4768-adc5-562cafc576e4}"/>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645"/>
              <w:ins w:id="4647" w:author="梁元" w:date="2019-05-14T19:56:49Z">
                <w:r>
                  <w:rPr>
                    <w:rFonts w:hint="eastAsia" w:ascii="仿宋" w:hAnsi="仿宋" w:eastAsia="仿宋" w:cstheme="majorBidi"/>
                  </w:rPr>
                  <w:t>6</w:t>
                </w:r>
              </w:ins>
              <w:ins w:id="4648" w:author="梁元" w:date="2019-05-14T19:56:49Z">
                <w:r>
                  <w:rPr>
                    <w:rFonts w:ascii="仿宋" w:hAnsi="仿宋" w:eastAsia="仿宋" w:cstheme="majorBidi"/>
                  </w:rPr>
                  <w:t>.</w:t>
                </w:r>
              </w:ins>
              <w:ins w:id="4649" w:author="梁元" w:date="2019-05-14T19:56:49Z">
                <w:r>
                  <w:rPr>
                    <w:rFonts w:hint="eastAsia" w:ascii="仿宋" w:hAnsi="仿宋" w:eastAsia="仿宋" w:cstheme="majorBidi"/>
                  </w:rPr>
                  <w:t>论坛参考</w:t>
                </w:r>
              </w:ins>
              <w:customXmlInsRangeStart w:id="4651" w:author="梁元" w:date="2019-05-14T19:56:49Z"/>
            </w:sdtContent>
          </w:sdt>
          <w:customXmlInsRangeEnd w:id="4651"/>
          <w:ins w:id="4652" w:author="梁元" w:date="2019-05-14T19:56:49Z">
            <w:r>
              <w:rPr/>
              <w:tab/>
            </w:r>
          </w:ins>
          <w:ins w:id="4653" w:author="梁元" w:date="2019-05-14T19:56:55Z">
            <w:bookmarkStart w:id="276" w:name="_Toc27335_WPSOffice_Level2Page"/>
            <w:r>
              <w:rPr/>
              <w:t>21</w:t>
            </w:r>
            <w:bookmarkEnd w:id="276"/>
          </w:ins>
          <w:ins w:id="4654" w:author="梁元" w:date="2019-05-14T19:56:49Z">
            <w:r>
              <w:rPr/>
              <w:fldChar w:fldCharType="end"/>
            </w:r>
          </w:ins>
        </w:p>
        <w:p>
          <w:pPr>
            <w:pStyle w:val="39"/>
            <w:tabs>
              <w:tab w:val="right" w:leader="dot" w:pos="8306"/>
            </w:tabs>
            <w:rPr>
              <w:ins w:id="4655" w:author="梁元" w:date="2019-05-14T19:56:49Z"/>
            </w:rPr>
          </w:pPr>
          <w:ins w:id="4656" w:author="梁元" w:date="2019-05-14T19:56:49Z">
            <w:r>
              <w:rPr>
                <w:b/>
                <w:bCs/>
              </w:rPr>
              <w:fldChar w:fldCharType="begin"/>
            </w:r>
          </w:ins>
          <w:ins w:id="4657" w:author="梁元" w:date="2019-05-14T19:56:49Z">
            <w:r>
              <w:rPr/>
              <w:instrText xml:space="preserve"> HYPERLINK \l _Toc10213_WPSOffice_Level1 </w:instrText>
            </w:r>
          </w:ins>
          <w:ins w:id="4658" w:author="梁元" w:date="2019-05-14T19:56:49Z">
            <w:r>
              <w:rPr>
                <w:b/>
                <w:bCs/>
              </w:rPr>
              <w:fldChar w:fldCharType="separate"/>
            </w:r>
          </w:ins>
          <w:customXmlInsRangeStart w:id="4660" w:author="梁元" w:date="2019-05-14T19:56:49Z"/>
          <w:sdt>
            <w:sdtPr>
              <w:rPr>
                <w:rFonts w:asciiTheme="minorHAnsi" w:hAnsiTheme="minorHAnsi" w:eastAsiaTheme="minorEastAsia" w:cstheme="minorBidi"/>
                <w:b/>
                <w:bCs/>
                <w:kern w:val="2"/>
                <w:sz w:val="24"/>
                <w:szCs w:val="22"/>
                <w:lang w:val="en-US" w:eastAsia="zh-CN" w:bidi="ar-SA"/>
              </w:rPr>
              <w:id w:val="147481970"/>
              <w:placeholder>
                <w:docPart w:val="{9814adc5-346a-4e12-9c69-483bd81153d3}"/>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4660"/>
              <w:ins w:id="4662" w:author="梁元" w:date="2019-05-14T19:56:49Z">
                <w:r>
                  <w:rPr>
                    <w:rFonts w:ascii="仿宋" w:hAnsi="仿宋" w:eastAsia="仿宋" w:cstheme="minorBidi"/>
                    <w:b/>
                    <w:bCs/>
                  </w:rPr>
                  <w:t xml:space="preserve">五十、 </w:t>
                </w:r>
              </w:ins>
              <w:ins w:id="4663" w:author="梁元" w:date="2019-05-14T19:56:49Z">
                <w:r>
                  <w:rPr>
                    <w:rFonts w:hint="eastAsia" w:ascii="仿宋" w:hAnsi="仿宋" w:eastAsia="仿宋" w:cstheme="minorBidi"/>
                    <w:b/>
                    <w:bCs/>
                  </w:rPr>
                  <w:t>谈谈vuejs变化检测问题？</w:t>
                </w:r>
              </w:ins>
              <w:customXmlInsRangeStart w:id="4665" w:author="梁元" w:date="2019-05-14T19:56:49Z"/>
            </w:sdtContent>
          </w:sdt>
          <w:customXmlInsRangeEnd w:id="4665"/>
          <w:ins w:id="4666" w:author="梁元" w:date="2019-05-14T19:56:49Z">
            <w:r>
              <w:rPr>
                <w:b/>
                <w:bCs/>
              </w:rPr>
              <w:tab/>
            </w:r>
          </w:ins>
          <w:ins w:id="4667" w:author="梁元" w:date="2019-05-14T19:56:55Z">
            <w:bookmarkStart w:id="277" w:name="_Toc10213_WPSOffice_Level1Page"/>
            <w:r>
              <w:rPr>
                <w:b/>
                <w:bCs/>
              </w:rPr>
              <w:t>21</w:t>
            </w:r>
            <w:bookmarkEnd w:id="277"/>
          </w:ins>
          <w:ins w:id="4668" w:author="梁元" w:date="2019-05-14T19:56:49Z">
            <w:r>
              <w:rPr>
                <w:b/>
                <w:bCs/>
              </w:rPr>
              <w:fldChar w:fldCharType="end"/>
            </w:r>
          </w:ins>
        </w:p>
        <w:p>
          <w:pPr>
            <w:pStyle w:val="40"/>
            <w:tabs>
              <w:tab w:val="right" w:leader="dot" w:pos="8306"/>
            </w:tabs>
            <w:rPr>
              <w:ins w:id="4669" w:author="梁元" w:date="2019-05-14T19:59:13Z"/>
            </w:rPr>
          </w:pPr>
          <w:ins w:id="4670" w:author="梁元" w:date="2019-05-14T19:59:13Z">
            <w:r>
              <w:rPr/>
              <w:fldChar w:fldCharType="begin"/>
            </w:r>
          </w:ins>
          <w:ins w:id="4671" w:author="梁元" w:date="2019-05-14T19:59:13Z">
            <w:r>
              <w:rPr/>
              <w:instrText xml:space="preserve"> HYPERLINK \l _Toc31030_WPSOffice_Level2 </w:instrText>
            </w:r>
          </w:ins>
          <w:ins w:id="4672" w:author="梁元" w:date="2019-05-14T19:59:13Z">
            <w:r>
              <w:rPr/>
              <w:fldChar w:fldCharType="separate"/>
            </w:r>
          </w:ins>
          <w:customXmlInsRangeStart w:id="4674" w:author="梁元" w:date="2019-05-14T19:59:13Z"/>
          <w:sdt>
            <w:sdtPr>
              <w:rPr>
                <w:rFonts w:asciiTheme="minorHAnsi" w:hAnsiTheme="minorHAnsi" w:eastAsiaTheme="minorEastAsia" w:cstheme="minorBidi"/>
                <w:kern w:val="2"/>
                <w:sz w:val="24"/>
                <w:szCs w:val="22"/>
                <w:lang w:val="en-US" w:eastAsia="zh-CN" w:bidi="ar-SA"/>
              </w:rPr>
              <w:id w:val="147481966"/>
              <w:placeholder>
                <w:docPart w:val="{abfbdb1b-6b06-4168-b58f-9781be26a047}"/>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674"/>
              <w:ins w:id="4676" w:author="梁元" w:date="2019-05-14T19:59:13Z">
                <w:r>
                  <w:rPr>
                    <w:rFonts w:ascii="仿宋" w:hAnsi="仿宋" w:eastAsia="仿宋" w:cstheme="majorBidi"/>
                  </w:rPr>
                  <w:t xml:space="preserve">19. </w:t>
                </w:r>
              </w:ins>
              <w:ins w:id="4677" w:author="梁元" w:date="2019-05-14T19:59:13Z">
                <w:r>
                  <w:rPr>
                    <w:rFonts w:hint="eastAsia" w:ascii="仿宋" w:hAnsi="仿宋" w:eastAsia="仿宋" w:cstheme="majorBidi"/>
                  </w:rPr>
                  <w:t>通常解法</w:t>
                </w:r>
              </w:ins>
              <w:customXmlInsRangeStart w:id="4679" w:author="梁元" w:date="2019-05-14T19:59:13Z"/>
            </w:sdtContent>
          </w:sdt>
          <w:customXmlInsRangeEnd w:id="4679"/>
          <w:ins w:id="4680" w:author="梁元" w:date="2019-05-14T19:59:13Z">
            <w:r>
              <w:rPr/>
              <w:tab/>
            </w:r>
          </w:ins>
          <w:ins w:id="4681" w:author="梁元" w:date="2019-05-14T19:59:13Z">
            <w:r>
              <w:rPr/>
              <w:t>35</w:t>
            </w:r>
          </w:ins>
          <w:ins w:id="4682" w:author="梁元" w:date="2019-05-14T19:59:13Z">
            <w:r>
              <w:rPr/>
              <w:fldChar w:fldCharType="end"/>
            </w:r>
          </w:ins>
        </w:p>
        <w:p>
          <w:pPr>
            <w:pStyle w:val="40"/>
            <w:tabs>
              <w:tab w:val="right" w:leader="dot" w:pos="8306"/>
            </w:tabs>
            <w:rPr>
              <w:ins w:id="4683" w:author="梁元" w:date="2019-05-14T19:59:13Z"/>
            </w:rPr>
          </w:pPr>
          <w:ins w:id="4684" w:author="梁元" w:date="2019-05-14T19:59:13Z">
            <w:r>
              <w:rPr/>
              <w:fldChar w:fldCharType="begin"/>
            </w:r>
          </w:ins>
          <w:ins w:id="4685" w:author="梁元" w:date="2019-05-14T19:59:13Z">
            <w:r>
              <w:rPr/>
              <w:instrText xml:space="preserve"> HYPERLINK \l _Toc26240_WPSOffice_Level2 </w:instrText>
            </w:r>
          </w:ins>
          <w:ins w:id="4686" w:author="梁元" w:date="2019-05-14T19:59:13Z">
            <w:r>
              <w:rPr/>
              <w:fldChar w:fldCharType="separate"/>
            </w:r>
          </w:ins>
          <w:customXmlInsRangeStart w:id="4688" w:author="梁元" w:date="2019-05-14T19:59:13Z"/>
          <w:sdt>
            <w:sdtPr>
              <w:rPr>
                <w:rFonts w:asciiTheme="minorHAnsi" w:hAnsiTheme="minorHAnsi" w:eastAsiaTheme="minorEastAsia" w:cstheme="minorBidi"/>
                <w:kern w:val="2"/>
                <w:sz w:val="24"/>
                <w:szCs w:val="22"/>
                <w:lang w:val="en-US" w:eastAsia="zh-CN" w:bidi="ar-SA"/>
              </w:rPr>
              <w:id w:val="147481966"/>
              <w:placeholder>
                <w:docPart w:val="{7857bda7-db65-4a44-8699-e78752e2e6b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688"/>
              <w:ins w:id="4690" w:author="梁元" w:date="2019-05-14T19:59:13Z">
                <w:r>
                  <w:rPr>
                    <w:rFonts w:ascii="仿宋" w:hAnsi="仿宋" w:eastAsia="仿宋" w:cs="Times New Roman"/>
                  </w:rPr>
                  <w:t xml:space="preserve">20. </w:t>
                </w:r>
              </w:ins>
              <w:ins w:id="4691" w:author="梁元" w:date="2019-05-14T19:59:13Z">
                <w:r>
                  <w:rPr>
                    <w:rFonts w:hint="eastAsia" w:ascii="仿宋" w:hAnsi="仿宋" w:eastAsia="仿宋" w:cstheme="majorBidi"/>
                  </w:rPr>
                  <w:t>通用大牛级解法</w:t>
                </w:r>
              </w:ins>
              <w:customXmlInsRangeStart w:id="4693" w:author="梁元" w:date="2019-05-14T19:59:13Z"/>
            </w:sdtContent>
          </w:sdt>
          <w:customXmlInsRangeEnd w:id="4693"/>
          <w:ins w:id="4694" w:author="梁元" w:date="2019-05-14T19:59:13Z">
            <w:r>
              <w:rPr/>
              <w:tab/>
            </w:r>
          </w:ins>
          <w:ins w:id="4695" w:author="梁元" w:date="2019-05-14T19:59:13Z">
            <w:r>
              <w:rPr/>
              <w:t>35</w:t>
            </w:r>
          </w:ins>
          <w:ins w:id="4696" w:author="梁元" w:date="2019-05-14T19:59:13Z">
            <w:r>
              <w:rPr/>
              <w:fldChar w:fldCharType="end"/>
            </w:r>
          </w:ins>
        </w:p>
        <w:p>
          <w:pPr>
            <w:pStyle w:val="40"/>
            <w:tabs>
              <w:tab w:val="right" w:leader="dot" w:pos="8306"/>
            </w:tabs>
            <w:rPr>
              <w:ins w:id="4697" w:author="梁元" w:date="2019-05-14T19:59:13Z"/>
            </w:rPr>
          </w:pPr>
          <w:ins w:id="4698" w:author="梁元" w:date="2019-05-14T19:59:13Z">
            <w:r>
              <w:rPr/>
              <w:fldChar w:fldCharType="begin"/>
            </w:r>
          </w:ins>
          <w:ins w:id="4699" w:author="梁元" w:date="2019-05-14T19:59:13Z">
            <w:r>
              <w:rPr/>
              <w:instrText xml:space="preserve"> HYPERLINK \l _Toc24565_WPSOffice_Level2 </w:instrText>
            </w:r>
          </w:ins>
          <w:ins w:id="4700" w:author="梁元" w:date="2019-05-14T19:59:13Z">
            <w:r>
              <w:rPr/>
              <w:fldChar w:fldCharType="separate"/>
            </w:r>
          </w:ins>
          <w:customXmlInsRangeStart w:id="4702" w:author="梁元" w:date="2019-05-14T19:59:13Z"/>
          <w:sdt>
            <w:sdtPr>
              <w:rPr>
                <w:rFonts w:asciiTheme="minorHAnsi" w:hAnsiTheme="minorHAnsi" w:eastAsiaTheme="minorEastAsia" w:cstheme="minorBidi"/>
                <w:kern w:val="2"/>
                <w:sz w:val="24"/>
                <w:szCs w:val="22"/>
                <w:lang w:val="en-US" w:eastAsia="zh-CN" w:bidi="ar-SA"/>
              </w:rPr>
              <w:id w:val="147481966"/>
              <w:placeholder>
                <w:docPart w:val="{83ec94b1-66b3-40fb-b838-60e1476f3a9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702"/>
              <w:ins w:id="4704" w:author="梁元" w:date="2019-05-14T19:59:13Z">
                <w:r>
                  <w:rPr>
                    <w:rFonts w:ascii="仿宋" w:hAnsi="仿宋" w:eastAsia="仿宋" w:cstheme="majorBidi"/>
                  </w:rPr>
                  <w:t xml:space="preserve">21. </w:t>
                </w:r>
              </w:ins>
              <w:ins w:id="4705" w:author="梁元" w:date="2019-05-14T19:59:13Z">
                <w:r>
                  <w:rPr>
                    <w:rFonts w:hint="eastAsia" w:ascii="仿宋" w:hAnsi="仿宋" w:eastAsia="仿宋" w:cstheme="majorBidi"/>
                  </w:rPr>
                  <w:t>解法对比及优缺点</w:t>
                </w:r>
              </w:ins>
              <w:customXmlInsRangeStart w:id="4707" w:author="梁元" w:date="2019-05-14T19:59:13Z"/>
            </w:sdtContent>
          </w:sdt>
          <w:customXmlInsRangeEnd w:id="4707"/>
          <w:ins w:id="4708" w:author="梁元" w:date="2019-05-14T19:59:13Z">
            <w:r>
              <w:rPr/>
              <w:tab/>
            </w:r>
          </w:ins>
          <w:ins w:id="4709" w:author="梁元" w:date="2019-05-14T19:59:13Z">
            <w:r>
              <w:rPr/>
              <w:t>38</w:t>
            </w:r>
          </w:ins>
          <w:ins w:id="4710" w:author="梁元" w:date="2019-05-14T19:59:13Z">
            <w:r>
              <w:rPr/>
              <w:fldChar w:fldCharType="end"/>
            </w:r>
          </w:ins>
        </w:p>
        <w:p>
          <w:pPr>
            <w:pStyle w:val="40"/>
            <w:tabs>
              <w:tab w:val="right" w:leader="dot" w:pos="8306"/>
            </w:tabs>
            <w:rPr>
              <w:ins w:id="4711" w:author="梁元" w:date="2019-05-14T19:59:13Z"/>
            </w:rPr>
          </w:pPr>
          <w:ins w:id="4712" w:author="梁元" w:date="2019-05-14T19:59:13Z">
            <w:r>
              <w:rPr/>
              <w:fldChar w:fldCharType="begin"/>
            </w:r>
          </w:ins>
          <w:ins w:id="4713" w:author="梁元" w:date="2019-05-14T19:59:13Z">
            <w:r>
              <w:rPr/>
              <w:instrText xml:space="preserve"> HYPERLINK \l _Toc11916_WPSOffice_Level2 </w:instrText>
            </w:r>
          </w:ins>
          <w:ins w:id="4714" w:author="梁元" w:date="2019-05-14T19:59:13Z">
            <w:r>
              <w:rPr/>
              <w:fldChar w:fldCharType="separate"/>
            </w:r>
          </w:ins>
          <w:customXmlInsRangeStart w:id="4716" w:author="梁元" w:date="2019-05-14T19:59:13Z"/>
          <w:sdt>
            <w:sdtPr>
              <w:rPr>
                <w:rFonts w:asciiTheme="minorHAnsi" w:hAnsiTheme="minorHAnsi" w:eastAsiaTheme="minorEastAsia" w:cstheme="minorBidi"/>
                <w:kern w:val="2"/>
                <w:sz w:val="24"/>
                <w:szCs w:val="22"/>
                <w:lang w:val="en-US" w:eastAsia="zh-CN" w:bidi="ar-SA"/>
              </w:rPr>
              <w:id w:val="147481966"/>
              <w:placeholder>
                <w:docPart w:val="{22f0ffc9-f16f-4574-8afe-faf618f9219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716"/>
              <w:ins w:id="4718" w:author="梁元" w:date="2019-05-14T19:59:13Z">
                <w:r>
                  <w:rPr>
                    <w:rFonts w:ascii="仿宋" w:hAnsi="仿宋" w:eastAsia="仿宋" w:cstheme="majorBidi"/>
                  </w:rPr>
                  <w:t xml:space="preserve">22. </w:t>
                </w:r>
              </w:ins>
              <w:ins w:id="4719" w:author="梁元" w:date="2019-05-14T19:59:13Z">
                <w:r>
                  <w:rPr>
                    <w:rFonts w:hint="eastAsia" w:ascii="仿宋" w:hAnsi="仿宋" w:eastAsia="仿宋" w:cstheme="majorBidi"/>
                  </w:rPr>
                  <w:t>延伸及扩展问题回答参考</w:t>
                </w:r>
              </w:ins>
              <w:customXmlInsRangeStart w:id="4721" w:author="梁元" w:date="2019-05-14T19:59:13Z"/>
            </w:sdtContent>
          </w:sdt>
          <w:customXmlInsRangeEnd w:id="4721"/>
          <w:ins w:id="4722" w:author="梁元" w:date="2019-05-14T19:59:13Z">
            <w:r>
              <w:rPr/>
              <w:tab/>
            </w:r>
          </w:ins>
          <w:ins w:id="4723" w:author="梁元" w:date="2019-05-14T19:59:13Z">
            <w:r>
              <w:rPr/>
              <w:t>38</w:t>
            </w:r>
          </w:ins>
          <w:ins w:id="4724" w:author="梁元" w:date="2019-05-14T19:59:13Z">
            <w:r>
              <w:rPr/>
              <w:fldChar w:fldCharType="end"/>
            </w:r>
          </w:ins>
        </w:p>
        <w:p>
          <w:pPr>
            <w:pStyle w:val="40"/>
            <w:tabs>
              <w:tab w:val="right" w:leader="dot" w:pos="8306"/>
            </w:tabs>
            <w:rPr>
              <w:ins w:id="4725" w:author="梁元" w:date="2019-05-14T19:59:13Z"/>
            </w:rPr>
          </w:pPr>
          <w:ins w:id="4726" w:author="梁元" w:date="2019-05-14T19:59:13Z">
            <w:r>
              <w:rPr/>
              <w:fldChar w:fldCharType="begin"/>
            </w:r>
          </w:ins>
          <w:ins w:id="4727" w:author="梁元" w:date="2019-05-14T19:59:13Z">
            <w:r>
              <w:rPr/>
              <w:instrText xml:space="preserve"> HYPERLINK \l _Toc21778_WPSOffice_Level2 </w:instrText>
            </w:r>
          </w:ins>
          <w:ins w:id="4728" w:author="梁元" w:date="2019-05-14T19:59:13Z">
            <w:r>
              <w:rPr/>
              <w:fldChar w:fldCharType="separate"/>
            </w:r>
          </w:ins>
          <w:customXmlInsRangeStart w:id="4730" w:author="梁元" w:date="2019-05-14T19:59:13Z"/>
          <w:sdt>
            <w:sdtPr>
              <w:rPr>
                <w:rFonts w:asciiTheme="minorHAnsi" w:hAnsiTheme="minorHAnsi" w:eastAsiaTheme="minorEastAsia" w:cstheme="minorBidi"/>
                <w:kern w:val="2"/>
                <w:sz w:val="24"/>
                <w:szCs w:val="22"/>
                <w:lang w:val="en-US" w:eastAsia="zh-CN" w:bidi="ar-SA"/>
              </w:rPr>
              <w:id w:val="147481966"/>
              <w:placeholder>
                <w:docPart w:val="{9bb78740-5ece-45a9-8948-85c43bca7c0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730"/>
              <w:ins w:id="4732" w:author="梁元" w:date="2019-05-14T19:59:13Z">
                <w:r>
                  <w:rPr>
                    <w:rFonts w:ascii="仿宋" w:hAnsi="仿宋" w:eastAsia="仿宋" w:cstheme="majorBidi"/>
                  </w:rPr>
                  <w:t xml:space="preserve">23. </w:t>
                </w:r>
              </w:ins>
              <w:ins w:id="4733" w:author="梁元" w:date="2019-05-14T19:59:13Z">
                <w:r>
                  <w:rPr>
                    <w:rFonts w:hint="eastAsia" w:ascii="仿宋" w:hAnsi="仿宋" w:eastAsia="仿宋" w:cstheme="majorBidi"/>
                  </w:rPr>
                  <w:t>项目中体现经验的点</w:t>
                </w:r>
              </w:ins>
              <w:customXmlInsRangeStart w:id="4735" w:author="梁元" w:date="2019-05-14T19:59:13Z"/>
            </w:sdtContent>
          </w:sdt>
          <w:customXmlInsRangeEnd w:id="4735"/>
          <w:ins w:id="4736" w:author="梁元" w:date="2019-05-14T19:59:13Z">
            <w:r>
              <w:rPr/>
              <w:tab/>
            </w:r>
          </w:ins>
          <w:ins w:id="4737" w:author="梁元" w:date="2019-05-14T19:59:13Z">
            <w:r>
              <w:rPr/>
              <w:t>38</w:t>
            </w:r>
          </w:ins>
          <w:ins w:id="4738" w:author="梁元" w:date="2019-05-14T19:59:13Z">
            <w:r>
              <w:rPr/>
              <w:fldChar w:fldCharType="end"/>
            </w:r>
          </w:ins>
        </w:p>
        <w:p>
          <w:pPr>
            <w:pStyle w:val="39"/>
            <w:tabs>
              <w:tab w:val="right" w:leader="dot" w:pos="8306"/>
            </w:tabs>
            <w:ind w:firstLine="420"/>
            <w:rPr>
              <w:ins w:id="4740" w:author="梁元" w:date="2019-05-14T19:59:16Z"/>
            </w:rPr>
            <w:pPrChange w:id="4739" w:author="梁元" w:date="2019-05-14T19:59:20Z">
              <w:pPr>
                <w:pStyle w:val="39"/>
                <w:tabs>
                  <w:tab w:val="right" w:leader="dot" w:pos="8306"/>
                </w:tabs>
              </w:pPr>
            </w:pPrChange>
          </w:pPr>
          <w:ins w:id="4741" w:author="梁元" w:date="2019-05-14T19:59:13Z">
            <w:r>
              <w:rPr/>
              <w:fldChar w:fldCharType="begin"/>
            </w:r>
          </w:ins>
          <w:ins w:id="4742" w:author="梁元" w:date="2019-05-14T19:59:13Z">
            <w:r>
              <w:rPr/>
              <w:instrText xml:space="preserve"> HYPERLINK \l _Toc8464_WPSOffice_Level2 </w:instrText>
            </w:r>
          </w:ins>
          <w:ins w:id="4743" w:author="梁元" w:date="2019-05-14T19:59:13Z">
            <w:r>
              <w:rPr/>
              <w:fldChar w:fldCharType="separate"/>
            </w:r>
          </w:ins>
          <w:customXmlInsRangeStart w:id="4745" w:author="梁元" w:date="2019-05-14T19:59:13Z"/>
          <w:sdt>
            <w:sdtPr>
              <w:rPr>
                <w:rFonts w:asciiTheme="minorHAnsi" w:hAnsiTheme="minorHAnsi" w:eastAsiaTheme="minorEastAsia" w:cstheme="minorBidi"/>
                <w:kern w:val="2"/>
                <w:sz w:val="24"/>
                <w:szCs w:val="22"/>
                <w:lang w:val="en-US" w:eastAsia="zh-CN" w:bidi="ar-SA"/>
              </w:rPr>
              <w:id w:val="147481966"/>
              <w:placeholder>
                <w:docPart w:val="{dc4accdd-19a9-4a1e-9477-473a8374764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745"/>
              <w:ins w:id="4747" w:author="梁元" w:date="2019-05-14T19:59:13Z">
                <w:r>
                  <w:rPr>
                    <w:rFonts w:ascii="仿宋" w:hAnsi="仿宋" w:eastAsia="仿宋" w:cstheme="majorBidi"/>
                  </w:rPr>
                  <w:t xml:space="preserve">24. </w:t>
                </w:r>
              </w:ins>
              <w:ins w:id="4748" w:author="梁元" w:date="2019-05-14T19:59:13Z">
                <w:r>
                  <w:rPr>
                    <w:rFonts w:hint="eastAsia" w:ascii="仿宋" w:hAnsi="仿宋" w:eastAsia="仿宋" w:cstheme="majorBidi"/>
                  </w:rPr>
                  <w:t>论坛参考</w:t>
                </w:r>
              </w:ins>
              <w:customXmlInsRangeStart w:id="4750" w:author="梁元" w:date="2019-05-14T19:59:13Z"/>
            </w:sdtContent>
          </w:sdt>
          <w:customXmlInsRangeEnd w:id="4750"/>
          <w:ins w:id="4751" w:author="梁元" w:date="2019-05-14T19:59:13Z">
            <w:r>
              <w:rPr/>
              <w:tab/>
            </w:r>
          </w:ins>
          <w:ins w:id="4752" w:author="梁元" w:date="2019-05-14T19:59:13Z">
            <w:r>
              <w:rPr/>
              <w:t>38</w:t>
            </w:r>
          </w:ins>
          <w:ins w:id="4753" w:author="梁元" w:date="2019-05-14T19:59:13Z">
            <w:r>
              <w:rPr/>
              <w:fldChar w:fldCharType="end"/>
            </w:r>
          </w:ins>
        </w:p>
        <w:p>
          <w:pPr>
            <w:pStyle w:val="39"/>
            <w:tabs>
              <w:tab w:val="right" w:leader="dot" w:pos="8306"/>
            </w:tabs>
            <w:rPr>
              <w:ins w:id="4754" w:author="梁元" w:date="2019-05-14T19:56:49Z"/>
            </w:rPr>
          </w:pPr>
          <w:ins w:id="4755" w:author="梁元" w:date="2019-05-14T19:56:49Z">
            <w:r>
              <w:rPr>
                <w:b/>
                <w:bCs/>
              </w:rPr>
              <w:fldChar w:fldCharType="begin"/>
            </w:r>
          </w:ins>
          <w:ins w:id="4756" w:author="梁元" w:date="2019-05-14T19:56:49Z">
            <w:r>
              <w:rPr/>
              <w:instrText xml:space="preserve"> HYPERLINK \l _Toc27900_WPSOffice_Level1 </w:instrText>
            </w:r>
          </w:ins>
          <w:ins w:id="4757" w:author="梁元" w:date="2019-05-14T19:56:49Z">
            <w:r>
              <w:rPr>
                <w:b/>
                <w:bCs/>
              </w:rPr>
              <w:fldChar w:fldCharType="separate"/>
            </w:r>
          </w:ins>
          <w:customXmlInsRangeStart w:id="4759" w:author="梁元" w:date="2019-05-14T19:56:49Z"/>
          <w:sdt>
            <w:sdtPr>
              <w:rPr>
                <w:rFonts w:asciiTheme="minorHAnsi" w:hAnsiTheme="minorHAnsi" w:eastAsiaTheme="minorEastAsia" w:cstheme="minorBidi"/>
                <w:b/>
                <w:bCs/>
                <w:kern w:val="2"/>
                <w:sz w:val="24"/>
                <w:szCs w:val="22"/>
                <w:lang w:val="en-US" w:eastAsia="zh-CN" w:bidi="ar-SA"/>
              </w:rPr>
              <w:id w:val="147481970"/>
              <w:placeholder>
                <w:docPart w:val="{b3d46ef7-b391-43bd-9a04-9628a1512e5e}"/>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4759"/>
              <w:ins w:id="4761" w:author="梁元" w:date="2019-05-14T19:56:49Z">
                <w:r>
                  <w:rPr>
                    <w:rFonts w:ascii="仿宋" w:hAnsi="仿宋" w:eastAsia="仿宋" w:cstheme="minorBidi"/>
                    <w:b/>
                    <w:bCs/>
                  </w:rPr>
                  <w:t xml:space="preserve">五十一、 </w:t>
                </w:r>
              </w:ins>
              <w:ins w:id="4762" w:author="梁元" w:date="2019-05-14T19:56:49Z">
                <w:r>
                  <w:rPr>
                    <w:rFonts w:hint="eastAsia" w:ascii="仿宋" w:hAnsi="仿宋" w:eastAsia="仿宋" w:cstheme="minorBidi"/>
                    <w:b/>
                    <w:bCs/>
                  </w:rPr>
                  <w:t>谈谈对nodejs对的看法？</w:t>
                </w:r>
              </w:ins>
              <w:customXmlInsRangeStart w:id="4764" w:author="梁元" w:date="2019-05-14T19:56:49Z"/>
            </w:sdtContent>
          </w:sdt>
          <w:customXmlInsRangeEnd w:id="4764"/>
          <w:ins w:id="4765" w:author="梁元" w:date="2019-05-14T19:56:49Z">
            <w:r>
              <w:rPr>
                <w:b/>
                <w:bCs/>
              </w:rPr>
              <w:tab/>
            </w:r>
          </w:ins>
          <w:ins w:id="4766" w:author="梁元" w:date="2019-05-14T19:56:55Z">
            <w:bookmarkStart w:id="278" w:name="_Toc27900_WPSOffice_Level1Page"/>
            <w:r>
              <w:rPr>
                <w:b/>
                <w:bCs/>
              </w:rPr>
              <w:t>24</w:t>
            </w:r>
            <w:bookmarkEnd w:id="278"/>
          </w:ins>
          <w:ins w:id="4767" w:author="梁元" w:date="2019-05-14T19:56:49Z">
            <w:r>
              <w:rPr>
                <w:b/>
                <w:bCs/>
              </w:rPr>
              <w:fldChar w:fldCharType="end"/>
            </w:r>
          </w:ins>
        </w:p>
        <w:p>
          <w:pPr>
            <w:pStyle w:val="40"/>
            <w:tabs>
              <w:tab w:val="right" w:leader="dot" w:pos="8306"/>
            </w:tabs>
            <w:rPr>
              <w:ins w:id="4768" w:author="梁元" w:date="2019-05-14T19:56:49Z"/>
            </w:rPr>
          </w:pPr>
          <w:ins w:id="4769" w:author="梁元" w:date="2019-05-14T19:56:49Z">
            <w:r>
              <w:rPr/>
              <w:fldChar w:fldCharType="begin"/>
            </w:r>
          </w:ins>
          <w:ins w:id="4770" w:author="梁元" w:date="2019-05-14T19:56:49Z">
            <w:r>
              <w:rPr/>
              <w:instrText xml:space="preserve"> HYPERLINK \l _Toc17854_WPSOffice_Level2 </w:instrText>
            </w:r>
          </w:ins>
          <w:ins w:id="4771" w:author="梁元" w:date="2019-05-14T19:56:49Z">
            <w:r>
              <w:rPr/>
              <w:fldChar w:fldCharType="separate"/>
            </w:r>
          </w:ins>
          <w:customXmlInsRangeStart w:id="4773" w:author="梁元" w:date="2019-05-14T19:56:49Z"/>
          <w:sdt>
            <w:sdtPr>
              <w:rPr>
                <w:rFonts w:asciiTheme="minorHAnsi" w:hAnsiTheme="minorHAnsi" w:eastAsiaTheme="minorEastAsia" w:cstheme="minorBidi"/>
                <w:kern w:val="2"/>
                <w:sz w:val="24"/>
                <w:szCs w:val="22"/>
                <w:lang w:val="en-US" w:eastAsia="zh-CN" w:bidi="ar-SA"/>
              </w:rPr>
              <w:id w:val="147481970"/>
              <w:placeholder>
                <w:docPart w:val="{62169bbc-3be0-4af1-b4eb-f6d6f7208917}"/>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773"/>
              <w:ins w:id="4775" w:author="梁元" w:date="2019-05-14T19:56:49Z">
                <w:r>
                  <w:rPr>
                    <w:rFonts w:ascii="仿宋" w:hAnsi="仿宋" w:eastAsia="仿宋" w:cstheme="majorBidi"/>
                  </w:rPr>
                  <w:t xml:space="preserve">13. </w:t>
                </w:r>
              </w:ins>
              <w:ins w:id="4776" w:author="梁元" w:date="2019-05-14T19:56:49Z">
                <w:r>
                  <w:rPr>
                    <w:rFonts w:hint="eastAsia" w:ascii="仿宋" w:hAnsi="仿宋" w:eastAsia="仿宋" w:cstheme="majorBidi"/>
                  </w:rPr>
                  <w:t>通常解法</w:t>
                </w:r>
              </w:ins>
              <w:customXmlInsRangeStart w:id="4778" w:author="梁元" w:date="2019-05-14T19:56:49Z"/>
            </w:sdtContent>
          </w:sdt>
          <w:customXmlInsRangeEnd w:id="4778"/>
          <w:ins w:id="4779" w:author="梁元" w:date="2019-05-14T19:56:49Z">
            <w:r>
              <w:rPr/>
              <w:tab/>
            </w:r>
          </w:ins>
          <w:ins w:id="4780" w:author="梁元" w:date="2019-05-14T19:56:55Z">
            <w:bookmarkStart w:id="279" w:name="_Toc17854_WPSOffice_Level2Page"/>
            <w:r>
              <w:rPr/>
              <w:t>24</w:t>
            </w:r>
            <w:bookmarkEnd w:id="279"/>
          </w:ins>
          <w:ins w:id="4781" w:author="梁元" w:date="2019-05-14T19:56:49Z">
            <w:r>
              <w:rPr/>
              <w:fldChar w:fldCharType="end"/>
            </w:r>
          </w:ins>
        </w:p>
        <w:p>
          <w:pPr>
            <w:pStyle w:val="40"/>
            <w:tabs>
              <w:tab w:val="right" w:leader="dot" w:pos="8306"/>
            </w:tabs>
            <w:rPr>
              <w:ins w:id="4782" w:author="梁元" w:date="2019-05-14T19:56:50Z"/>
            </w:rPr>
          </w:pPr>
          <w:ins w:id="4783" w:author="梁元" w:date="2019-05-14T19:56:49Z">
            <w:r>
              <w:rPr/>
              <w:fldChar w:fldCharType="begin"/>
            </w:r>
          </w:ins>
          <w:ins w:id="4784" w:author="梁元" w:date="2019-05-14T19:56:49Z">
            <w:r>
              <w:rPr/>
              <w:instrText xml:space="preserve"> HYPERLINK \l _Toc1788_WPSOffice_Level2 </w:instrText>
            </w:r>
          </w:ins>
          <w:ins w:id="4785" w:author="梁元" w:date="2019-05-14T19:56:49Z">
            <w:r>
              <w:rPr/>
              <w:fldChar w:fldCharType="separate"/>
            </w:r>
          </w:ins>
          <w:customXmlInsRangeStart w:id="4787" w:author="梁元" w:date="2019-05-14T19:56:49Z"/>
          <w:sdt>
            <w:sdtPr>
              <w:rPr>
                <w:rFonts w:asciiTheme="minorHAnsi" w:hAnsiTheme="minorHAnsi" w:eastAsiaTheme="minorEastAsia" w:cstheme="minorBidi"/>
                <w:kern w:val="2"/>
                <w:sz w:val="24"/>
                <w:szCs w:val="22"/>
                <w:lang w:val="en-US" w:eastAsia="zh-CN" w:bidi="ar-SA"/>
              </w:rPr>
              <w:id w:val="147481970"/>
              <w:placeholder>
                <w:docPart w:val="{22eb595d-ae27-4755-ad83-bc4d429239a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787"/>
              <w:ins w:id="4789" w:author="梁元" w:date="2019-05-14T19:56:50Z">
                <w:r>
                  <w:rPr>
                    <w:rFonts w:ascii="仿宋" w:hAnsi="仿宋" w:eastAsia="仿宋" w:cstheme="majorBidi"/>
                  </w:rPr>
                  <w:t xml:space="preserve">14. </w:t>
                </w:r>
              </w:ins>
              <w:ins w:id="4790" w:author="梁元" w:date="2019-05-14T19:56:50Z">
                <w:r>
                  <w:rPr>
                    <w:rFonts w:hint="eastAsia" w:ascii="仿宋" w:hAnsi="仿宋" w:eastAsia="仿宋" w:cstheme="majorBidi"/>
                  </w:rPr>
                  <w:t>通用大牛级解法</w:t>
                </w:r>
              </w:ins>
              <w:customXmlInsRangeStart w:id="4792" w:author="梁元" w:date="2019-05-14T19:56:49Z"/>
            </w:sdtContent>
          </w:sdt>
          <w:customXmlInsRangeEnd w:id="4792"/>
          <w:ins w:id="4793" w:author="梁元" w:date="2019-05-14T19:56:50Z">
            <w:r>
              <w:rPr/>
              <w:tab/>
            </w:r>
          </w:ins>
          <w:ins w:id="4794" w:author="梁元" w:date="2019-05-14T19:56:55Z">
            <w:bookmarkStart w:id="280" w:name="_Toc1788_WPSOffice_Level2Page"/>
            <w:r>
              <w:rPr/>
              <w:t>25</w:t>
            </w:r>
            <w:bookmarkEnd w:id="280"/>
          </w:ins>
          <w:ins w:id="4795" w:author="梁元" w:date="2019-05-14T19:56:50Z">
            <w:r>
              <w:rPr/>
              <w:fldChar w:fldCharType="end"/>
            </w:r>
          </w:ins>
        </w:p>
        <w:p>
          <w:pPr>
            <w:pStyle w:val="40"/>
            <w:tabs>
              <w:tab w:val="right" w:leader="dot" w:pos="8306"/>
            </w:tabs>
            <w:rPr>
              <w:ins w:id="4796" w:author="梁元" w:date="2019-05-14T19:56:50Z"/>
            </w:rPr>
          </w:pPr>
          <w:ins w:id="4797" w:author="梁元" w:date="2019-05-14T19:56:50Z">
            <w:r>
              <w:rPr/>
              <w:fldChar w:fldCharType="begin"/>
            </w:r>
          </w:ins>
          <w:ins w:id="4798" w:author="梁元" w:date="2019-05-14T19:56:50Z">
            <w:r>
              <w:rPr/>
              <w:instrText xml:space="preserve"> HYPERLINK \l _Toc3395_WPSOffice_Level2 </w:instrText>
            </w:r>
          </w:ins>
          <w:ins w:id="4799" w:author="梁元" w:date="2019-05-14T19:56:50Z">
            <w:r>
              <w:rPr/>
              <w:fldChar w:fldCharType="separate"/>
            </w:r>
          </w:ins>
          <w:customXmlInsRangeStart w:id="4801" w:author="梁元" w:date="2019-05-14T19:56:50Z"/>
          <w:sdt>
            <w:sdtPr>
              <w:rPr>
                <w:rFonts w:asciiTheme="minorHAnsi" w:hAnsiTheme="minorHAnsi" w:eastAsiaTheme="minorEastAsia" w:cstheme="minorBidi"/>
                <w:kern w:val="2"/>
                <w:sz w:val="24"/>
                <w:szCs w:val="22"/>
                <w:lang w:val="en-US" w:eastAsia="zh-CN" w:bidi="ar-SA"/>
              </w:rPr>
              <w:id w:val="147481966"/>
              <w:placeholder>
                <w:docPart w:val="{85524a3a-6e88-49ed-a434-920080f3302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801"/>
              <w:ins w:id="4803" w:author="梁元" w:date="2019-05-14T19:56:50Z">
                <w:r>
                  <w:rPr>
                    <w:rFonts w:ascii="仿宋" w:hAnsi="仿宋" w:eastAsia="仿宋" w:cstheme="majorBidi"/>
                  </w:rPr>
                  <w:t xml:space="preserve">15. </w:t>
                </w:r>
              </w:ins>
              <w:ins w:id="4804" w:author="梁元" w:date="2019-05-14T19:56:50Z">
                <w:r>
                  <w:rPr>
                    <w:rFonts w:hint="eastAsia" w:ascii="仿宋" w:hAnsi="仿宋" w:eastAsia="仿宋" w:cstheme="majorBidi"/>
                  </w:rPr>
                  <w:t>解法对比及优缺点</w:t>
                </w:r>
              </w:ins>
              <w:customXmlInsRangeStart w:id="4806" w:author="梁元" w:date="2019-05-14T19:56:50Z"/>
            </w:sdtContent>
          </w:sdt>
          <w:customXmlInsRangeEnd w:id="4806"/>
          <w:ins w:id="4807" w:author="梁元" w:date="2019-05-14T19:56:50Z">
            <w:r>
              <w:rPr/>
              <w:tab/>
            </w:r>
          </w:ins>
          <w:ins w:id="4808" w:author="梁元" w:date="2019-05-14T19:56:55Z">
            <w:bookmarkStart w:id="281" w:name="_Toc3395_WPSOffice_Level2Page"/>
            <w:r>
              <w:rPr/>
              <w:t>25</w:t>
            </w:r>
            <w:bookmarkEnd w:id="281"/>
          </w:ins>
          <w:ins w:id="4809" w:author="梁元" w:date="2019-05-14T19:56:50Z">
            <w:r>
              <w:rPr/>
              <w:fldChar w:fldCharType="end"/>
            </w:r>
          </w:ins>
        </w:p>
        <w:p>
          <w:pPr>
            <w:pStyle w:val="40"/>
            <w:tabs>
              <w:tab w:val="right" w:leader="dot" w:pos="8306"/>
            </w:tabs>
            <w:rPr>
              <w:ins w:id="4810" w:author="梁元" w:date="2019-05-14T19:56:50Z"/>
            </w:rPr>
          </w:pPr>
          <w:ins w:id="4811" w:author="梁元" w:date="2019-05-14T19:56:50Z">
            <w:r>
              <w:rPr/>
              <w:fldChar w:fldCharType="begin"/>
            </w:r>
          </w:ins>
          <w:ins w:id="4812" w:author="梁元" w:date="2019-05-14T19:56:50Z">
            <w:r>
              <w:rPr/>
              <w:instrText xml:space="preserve"> HYPERLINK \l _Toc22552_WPSOffice_Level2 </w:instrText>
            </w:r>
          </w:ins>
          <w:ins w:id="4813" w:author="梁元" w:date="2019-05-14T19:56:50Z">
            <w:r>
              <w:rPr/>
              <w:fldChar w:fldCharType="separate"/>
            </w:r>
          </w:ins>
          <w:customXmlInsRangeStart w:id="4815" w:author="梁元" w:date="2019-05-14T19:56:50Z"/>
          <w:sdt>
            <w:sdtPr>
              <w:rPr>
                <w:rFonts w:asciiTheme="minorHAnsi" w:hAnsiTheme="minorHAnsi" w:eastAsiaTheme="minorEastAsia" w:cstheme="minorBidi"/>
                <w:kern w:val="2"/>
                <w:sz w:val="24"/>
                <w:szCs w:val="22"/>
                <w:lang w:val="en-US" w:eastAsia="zh-CN" w:bidi="ar-SA"/>
              </w:rPr>
              <w:id w:val="147481966"/>
              <w:placeholder>
                <w:docPart w:val="{eef31baa-82b6-4a9a-bd31-d9f55231548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815"/>
              <w:ins w:id="4817" w:author="梁元" w:date="2019-05-14T19:56:50Z">
                <w:r>
                  <w:rPr>
                    <w:rFonts w:ascii="仿宋" w:hAnsi="仿宋" w:eastAsia="仿宋" w:cstheme="majorBidi"/>
                  </w:rPr>
                  <w:t xml:space="preserve">16. </w:t>
                </w:r>
              </w:ins>
              <w:ins w:id="4818" w:author="梁元" w:date="2019-05-14T19:56:50Z">
                <w:r>
                  <w:rPr>
                    <w:rFonts w:hint="eastAsia" w:ascii="仿宋" w:hAnsi="仿宋" w:eastAsia="仿宋" w:cstheme="majorBidi"/>
                  </w:rPr>
                  <w:t>延伸及扩展问题回答参考</w:t>
                </w:r>
              </w:ins>
              <w:customXmlInsRangeStart w:id="4820" w:author="梁元" w:date="2019-05-14T19:56:50Z"/>
            </w:sdtContent>
          </w:sdt>
          <w:customXmlInsRangeEnd w:id="4820"/>
          <w:ins w:id="4821" w:author="梁元" w:date="2019-05-14T19:56:50Z">
            <w:r>
              <w:rPr/>
              <w:tab/>
            </w:r>
          </w:ins>
          <w:ins w:id="4822" w:author="梁元" w:date="2019-05-14T19:56:55Z">
            <w:bookmarkStart w:id="282" w:name="_Toc22552_WPSOffice_Level2Page"/>
            <w:r>
              <w:rPr/>
              <w:t>26</w:t>
            </w:r>
            <w:bookmarkEnd w:id="282"/>
          </w:ins>
          <w:ins w:id="4823" w:author="梁元" w:date="2019-05-14T19:56:50Z">
            <w:r>
              <w:rPr/>
              <w:fldChar w:fldCharType="end"/>
            </w:r>
          </w:ins>
        </w:p>
        <w:p>
          <w:pPr>
            <w:pStyle w:val="40"/>
            <w:tabs>
              <w:tab w:val="right" w:leader="dot" w:pos="8306"/>
            </w:tabs>
            <w:rPr>
              <w:ins w:id="4824" w:author="梁元" w:date="2019-05-14T19:56:50Z"/>
            </w:rPr>
          </w:pPr>
          <w:ins w:id="4825" w:author="梁元" w:date="2019-05-14T19:56:50Z">
            <w:r>
              <w:rPr/>
              <w:fldChar w:fldCharType="begin"/>
            </w:r>
          </w:ins>
          <w:ins w:id="4826" w:author="梁元" w:date="2019-05-14T19:56:50Z">
            <w:r>
              <w:rPr/>
              <w:instrText xml:space="preserve"> HYPERLINK \l _Toc20786_WPSOffice_Level2 </w:instrText>
            </w:r>
          </w:ins>
          <w:ins w:id="4827" w:author="梁元" w:date="2019-05-14T19:56:50Z">
            <w:r>
              <w:rPr/>
              <w:fldChar w:fldCharType="separate"/>
            </w:r>
          </w:ins>
          <w:customXmlInsRangeStart w:id="4829" w:author="梁元" w:date="2019-05-14T19:56:50Z"/>
          <w:sdt>
            <w:sdtPr>
              <w:rPr>
                <w:rFonts w:asciiTheme="minorHAnsi" w:hAnsiTheme="minorHAnsi" w:eastAsiaTheme="minorEastAsia" w:cstheme="minorBidi"/>
                <w:kern w:val="2"/>
                <w:sz w:val="24"/>
                <w:szCs w:val="22"/>
                <w:lang w:val="en-US" w:eastAsia="zh-CN" w:bidi="ar-SA"/>
              </w:rPr>
              <w:id w:val="147481966"/>
              <w:placeholder>
                <w:docPart w:val="{a1dc65c3-3f41-460c-a4c4-0948c5804a0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829"/>
              <w:ins w:id="4831" w:author="梁元" w:date="2019-05-14T19:56:50Z">
                <w:r>
                  <w:rPr>
                    <w:rFonts w:ascii="仿宋" w:hAnsi="仿宋" w:eastAsia="仿宋" w:cstheme="majorBidi"/>
                  </w:rPr>
                  <w:t xml:space="preserve">17. </w:t>
                </w:r>
              </w:ins>
              <w:ins w:id="4832" w:author="梁元" w:date="2019-05-14T19:56:50Z">
                <w:r>
                  <w:rPr>
                    <w:rFonts w:ascii="Arial" w:hAnsi="Arial" w:cs="Arial" w:eastAsiaTheme="minorEastAsia"/>
                  </w:rPr>
                  <w:t>。</w:t>
                </w:r>
              </w:ins>
              <w:ins w:id="4833" w:author="梁元" w:date="2019-05-14T19:56:50Z">
                <w:r>
                  <w:rPr>
                    <w:rFonts w:hint="eastAsia" w:ascii="仿宋" w:hAnsi="仿宋" w:eastAsia="仿宋" w:cstheme="majorBidi"/>
                  </w:rPr>
                  <w:t>项目中体现经验的点</w:t>
                </w:r>
              </w:ins>
              <w:customXmlInsRangeStart w:id="4835" w:author="梁元" w:date="2019-05-14T19:56:50Z"/>
            </w:sdtContent>
          </w:sdt>
          <w:customXmlInsRangeEnd w:id="4835"/>
          <w:ins w:id="4836" w:author="梁元" w:date="2019-05-14T19:56:50Z">
            <w:r>
              <w:rPr/>
              <w:tab/>
            </w:r>
          </w:ins>
          <w:ins w:id="4837" w:author="梁元" w:date="2019-05-14T19:56:55Z">
            <w:bookmarkStart w:id="283" w:name="_Toc20786_WPSOffice_Level2Page"/>
            <w:r>
              <w:rPr/>
              <w:t>26</w:t>
            </w:r>
            <w:bookmarkEnd w:id="283"/>
          </w:ins>
          <w:ins w:id="4838" w:author="梁元" w:date="2019-05-14T19:56:50Z">
            <w:r>
              <w:rPr/>
              <w:fldChar w:fldCharType="end"/>
            </w:r>
          </w:ins>
        </w:p>
        <w:p>
          <w:pPr>
            <w:pStyle w:val="40"/>
            <w:tabs>
              <w:tab w:val="right" w:leader="dot" w:pos="8306"/>
            </w:tabs>
            <w:rPr>
              <w:ins w:id="4839" w:author="梁元" w:date="2019-05-14T19:56:50Z"/>
            </w:rPr>
          </w:pPr>
          <w:ins w:id="4840" w:author="梁元" w:date="2019-05-14T19:56:50Z">
            <w:r>
              <w:rPr/>
              <w:fldChar w:fldCharType="begin"/>
            </w:r>
          </w:ins>
          <w:ins w:id="4841" w:author="梁元" w:date="2019-05-14T19:56:50Z">
            <w:r>
              <w:rPr/>
              <w:instrText xml:space="preserve"> HYPERLINK \l _Toc20420_WPSOffice_Level2 </w:instrText>
            </w:r>
          </w:ins>
          <w:ins w:id="4842" w:author="梁元" w:date="2019-05-14T19:56:50Z">
            <w:r>
              <w:rPr/>
              <w:fldChar w:fldCharType="separate"/>
            </w:r>
          </w:ins>
          <w:customXmlInsRangeStart w:id="4844" w:author="梁元" w:date="2019-05-14T19:56:50Z"/>
          <w:sdt>
            <w:sdtPr>
              <w:rPr>
                <w:rFonts w:asciiTheme="minorHAnsi" w:hAnsiTheme="minorHAnsi" w:eastAsiaTheme="minorEastAsia" w:cstheme="minorBidi"/>
                <w:kern w:val="2"/>
                <w:sz w:val="24"/>
                <w:szCs w:val="22"/>
                <w:lang w:val="en-US" w:eastAsia="zh-CN" w:bidi="ar-SA"/>
              </w:rPr>
              <w:id w:val="147481966"/>
              <w:placeholder>
                <w:docPart w:val="{c0e1cf31-8063-4fe3-a59f-941d675548f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844"/>
              <w:ins w:id="4846" w:author="梁元" w:date="2019-05-14T19:56:50Z">
                <w:r>
                  <w:rPr>
                    <w:rFonts w:ascii="仿宋" w:hAnsi="仿宋" w:eastAsia="仿宋" w:cstheme="majorBidi"/>
                  </w:rPr>
                  <w:t xml:space="preserve">18. </w:t>
                </w:r>
              </w:ins>
              <w:ins w:id="4847" w:author="梁元" w:date="2019-05-14T19:56:50Z">
                <w:r>
                  <w:rPr>
                    <w:rFonts w:hint="eastAsia" w:ascii="仿宋" w:hAnsi="仿宋" w:eastAsia="仿宋" w:cstheme="majorBidi"/>
                  </w:rPr>
                  <w:t>论坛参考</w:t>
                </w:r>
              </w:ins>
              <w:customXmlInsRangeStart w:id="4849" w:author="梁元" w:date="2019-05-14T19:56:50Z"/>
            </w:sdtContent>
          </w:sdt>
          <w:customXmlInsRangeEnd w:id="4849"/>
          <w:ins w:id="4850" w:author="梁元" w:date="2019-05-14T19:56:50Z">
            <w:r>
              <w:rPr/>
              <w:tab/>
            </w:r>
          </w:ins>
          <w:ins w:id="4851" w:author="梁元" w:date="2019-05-14T19:56:55Z">
            <w:bookmarkStart w:id="284" w:name="_Toc20420_WPSOffice_Level2Page"/>
            <w:r>
              <w:rPr/>
              <w:t>26</w:t>
            </w:r>
            <w:bookmarkEnd w:id="284"/>
          </w:ins>
          <w:ins w:id="4852" w:author="梁元" w:date="2019-05-14T19:56:50Z">
            <w:r>
              <w:rPr/>
              <w:fldChar w:fldCharType="end"/>
            </w:r>
          </w:ins>
        </w:p>
        <w:p>
          <w:pPr>
            <w:pStyle w:val="39"/>
            <w:tabs>
              <w:tab w:val="right" w:leader="dot" w:pos="8306"/>
            </w:tabs>
            <w:rPr>
              <w:ins w:id="4853" w:author="梁元" w:date="2019-05-14T19:56:50Z"/>
            </w:rPr>
          </w:pPr>
          <w:ins w:id="4854" w:author="梁元" w:date="2019-05-14T19:56:50Z">
            <w:r>
              <w:rPr>
                <w:b/>
                <w:bCs/>
              </w:rPr>
              <w:fldChar w:fldCharType="begin"/>
            </w:r>
          </w:ins>
          <w:ins w:id="4855" w:author="梁元" w:date="2019-05-14T19:56:50Z">
            <w:r>
              <w:rPr/>
              <w:instrText xml:space="preserve"> HYPERLINK \l _Toc22552_WPSOffice_Level1 </w:instrText>
            </w:r>
          </w:ins>
          <w:ins w:id="4856" w:author="梁元" w:date="2019-05-14T19:56:50Z">
            <w:r>
              <w:rPr>
                <w:b/>
                <w:bCs/>
              </w:rPr>
              <w:fldChar w:fldCharType="separate"/>
            </w:r>
          </w:ins>
          <w:customXmlInsRangeStart w:id="4858" w:author="梁元" w:date="2019-05-14T19:56:50Z"/>
          <w:sdt>
            <w:sdtPr>
              <w:rPr>
                <w:rFonts w:asciiTheme="minorHAnsi" w:hAnsiTheme="minorHAnsi" w:eastAsiaTheme="minorEastAsia" w:cstheme="minorBidi"/>
                <w:b/>
                <w:bCs/>
                <w:kern w:val="2"/>
                <w:sz w:val="24"/>
                <w:szCs w:val="22"/>
                <w:lang w:val="en-US" w:eastAsia="zh-CN" w:bidi="ar-SA"/>
              </w:rPr>
              <w:id w:val="147481966"/>
              <w:placeholder>
                <w:docPart w:val="{1ceb11c2-49f3-4073-b4a6-5e52c7094290}"/>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4858"/>
              <w:ins w:id="4860" w:author="梁元" w:date="2019-05-14T19:56:50Z">
                <w:r>
                  <w:rPr>
                    <w:rFonts w:ascii="仿宋" w:hAnsi="仿宋" w:eastAsia="仿宋" w:cstheme="minorBidi"/>
                    <w:b/>
                    <w:bCs/>
                  </w:rPr>
                  <w:t xml:space="preserve">五十二、 </w:t>
                </w:r>
              </w:ins>
              <w:ins w:id="4861" w:author="梁元" w:date="2019-05-14T19:56:50Z">
                <w:r>
                  <w:rPr>
                    <w:rFonts w:hint="eastAsia" w:ascii="仿宋" w:hAnsi="仿宋" w:eastAsia="仿宋" w:cstheme="minorBidi"/>
                    <w:b/>
                    <w:bCs/>
                  </w:rPr>
                  <w:t>谈谈</w:t>
                </w:r>
              </w:ins>
              <w:ins w:id="4862" w:author="梁元" w:date="2019-05-14T19:56:50Z">
                <w:r>
                  <w:rPr>
                    <w:rFonts w:ascii="仿宋" w:hAnsi="仿宋" w:eastAsia="仿宋" w:cstheme="minorBidi"/>
                    <w:b/>
                    <w:bCs/>
                  </w:rPr>
                  <w:t>V</w:t>
                </w:r>
              </w:ins>
              <w:ins w:id="4863" w:author="梁元" w:date="2019-05-14T19:56:50Z">
                <w:r>
                  <w:rPr>
                    <w:rFonts w:hint="eastAsia" w:ascii="仿宋" w:hAnsi="仿宋" w:eastAsia="仿宋" w:cstheme="minorBidi"/>
                    <w:b/>
                    <w:bCs/>
                  </w:rPr>
                  <w:t>uejs？</w:t>
                </w:r>
              </w:ins>
              <w:customXmlInsRangeStart w:id="4865" w:author="梁元" w:date="2019-05-14T19:56:50Z"/>
            </w:sdtContent>
          </w:sdt>
          <w:customXmlInsRangeEnd w:id="4865"/>
          <w:ins w:id="4866" w:author="梁元" w:date="2019-05-14T19:56:50Z">
            <w:r>
              <w:rPr>
                <w:b/>
                <w:bCs/>
              </w:rPr>
              <w:tab/>
            </w:r>
          </w:ins>
          <w:ins w:id="4867" w:author="梁元" w:date="2019-05-14T19:56:55Z">
            <w:bookmarkStart w:id="285" w:name="_Toc22552_WPSOffice_Level1Page"/>
            <w:r>
              <w:rPr>
                <w:b/>
                <w:bCs/>
              </w:rPr>
              <w:t>26</w:t>
            </w:r>
            <w:bookmarkEnd w:id="285"/>
          </w:ins>
          <w:ins w:id="4868" w:author="梁元" w:date="2019-05-14T19:56:50Z">
            <w:r>
              <w:rPr>
                <w:b/>
                <w:bCs/>
              </w:rPr>
              <w:fldChar w:fldCharType="end"/>
            </w:r>
          </w:ins>
        </w:p>
        <w:p>
          <w:pPr>
            <w:pStyle w:val="40"/>
            <w:tabs>
              <w:tab w:val="right" w:leader="dot" w:pos="8306"/>
            </w:tabs>
            <w:rPr>
              <w:ins w:id="4869" w:author="梁元" w:date="2019-05-14T19:56:50Z"/>
            </w:rPr>
          </w:pPr>
          <w:ins w:id="4870" w:author="梁元" w:date="2019-05-14T19:56:50Z">
            <w:r>
              <w:rPr/>
              <w:fldChar w:fldCharType="begin"/>
            </w:r>
          </w:ins>
          <w:ins w:id="4871" w:author="梁元" w:date="2019-05-14T19:56:50Z">
            <w:r>
              <w:rPr/>
              <w:instrText xml:space="preserve"> HYPERLINK \l _Toc15774_WPSOffice_Level2 </w:instrText>
            </w:r>
          </w:ins>
          <w:ins w:id="4872" w:author="梁元" w:date="2019-05-14T19:56:50Z">
            <w:r>
              <w:rPr/>
              <w:fldChar w:fldCharType="separate"/>
            </w:r>
          </w:ins>
          <w:customXmlInsRangeStart w:id="4874" w:author="梁元" w:date="2019-05-14T19:56:50Z"/>
          <w:sdt>
            <w:sdtPr>
              <w:rPr>
                <w:rFonts w:asciiTheme="minorHAnsi" w:hAnsiTheme="minorHAnsi" w:eastAsiaTheme="minorEastAsia" w:cstheme="minorBidi"/>
                <w:kern w:val="2"/>
                <w:sz w:val="24"/>
                <w:szCs w:val="22"/>
                <w:lang w:val="en-US" w:eastAsia="zh-CN" w:bidi="ar-SA"/>
              </w:rPr>
              <w:id w:val="147481966"/>
              <w:placeholder>
                <w:docPart w:val="{f6bf7dea-ea75-4c86-a8a5-ba63894bf90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874"/>
              <w:ins w:id="4876" w:author="梁元" w:date="2019-05-14T19:56:50Z">
                <w:r>
                  <w:rPr>
                    <w:rFonts w:ascii="仿宋" w:hAnsi="仿宋" w:eastAsia="仿宋" w:cstheme="majorBidi"/>
                  </w:rPr>
                  <w:t xml:space="preserve">13. </w:t>
                </w:r>
              </w:ins>
              <w:ins w:id="4877" w:author="梁元" w:date="2019-05-14T19:56:50Z">
                <w:r>
                  <w:rPr>
                    <w:rFonts w:hint="eastAsia" w:ascii="仿宋" w:hAnsi="仿宋" w:eastAsia="仿宋" w:cstheme="majorBidi"/>
                  </w:rPr>
                  <w:t>通常解法</w:t>
                </w:r>
              </w:ins>
              <w:customXmlInsRangeStart w:id="4879" w:author="梁元" w:date="2019-05-14T19:56:50Z"/>
            </w:sdtContent>
          </w:sdt>
          <w:customXmlInsRangeEnd w:id="4879"/>
          <w:ins w:id="4880" w:author="梁元" w:date="2019-05-14T19:56:50Z">
            <w:r>
              <w:rPr/>
              <w:tab/>
            </w:r>
          </w:ins>
          <w:ins w:id="4881" w:author="梁元" w:date="2019-05-14T19:56:55Z">
            <w:bookmarkStart w:id="286" w:name="_Toc15774_WPSOffice_Level2Page"/>
            <w:r>
              <w:rPr/>
              <w:t>26</w:t>
            </w:r>
            <w:bookmarkEnd w:id="286"/>
          </w:ins>
          <w:ins w:id="4882" w:author="梁元" w:date="2019-05-14T19:56:50Z">
            <w:r>
              <w:rPr/>
              <w:fldChar w:fldCharType="end"/>
            </w:r>
          </w:ins>
        </w:p>
        <w:p>
          <w:pPr>
            <w:pStyle w:val="40"/>
            <w:tabs>
              <w:tab w:val="right" w:leader="dot" w:pos="8306"/>
            </w:tabs>
            <w:rPr>
              <w:ins w:id="4883" w:author="梁元" w:date="2019-05-14T19:56:50Z"/>
            </w:rPr>
          </w:pPr>
          <w:ins w:id="4884" w:author="梁元" w:date="2019-05-14T19:56:50Z">
            <w:r>
              <w:rPr/>
              <w:fldChar w:fldCharType="begin"/>
            </w:r>
          </w:ins>
          <w:ins w:id="4885" w:author="梁元" w:date="2019-05-14T19:56:50Z">
            <w:r>
              <w:rPr/>
              <w:instrText xml:space="preserve"> HYPERLINK \l _Toc465_WPSOffice_Level2 </w:instrText>
            </w:r>
          </w:ins>
          <w:ins w:id="4886" w:author="梁元" w:date="2019-05-14T19:56:50Z">
            <w:r>
              <w:rPr/>
              <w:fldChar w:fldCharType="separate"/>
            </w:r>
          </w:ins>
          <w:customXmlInsRangeStart w:id="4888" w:author="梁元" w:date="2019-05-14T19:56:50Z"/>
          <w:sdt>
            <w:sdtPr>
              <w:rPr>
                <w:rFonts w:asciiTheme="minorHAnsi" w:hAnsiTheme="minorHAnsi" w:eastAsiaTheme="minorEastAsia" w:cstheme="minorBidi"/>
                <w:kern w:val="2"/>
                <w:sz w:val="24"/>
                <w:szCs w:val="22"/>
                <w:lang w:val="en-US" w:eastAsia="zh-CN" w:bidi="ar-SA"/>
              </w:rPr>
              <w:id w:val="147481966"/>
              <w:placeholder>
                <w:docPart w:val="{e58644c4-4627-453e-ba68-ada69fe3efd8}"/>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888"/>
              <w:ins w:id="4890" w:author="梁元" w:date="2019-05-14T19:56:50Z">
                <w:r>
                  <w:rPr>
                    <w:rFonts w:ascii="仿宋" w:hAnsi="仿宋" w:eastAsia="仿宋" w:cs="Times New Roman"/>
                  </w:rPr>
                  <w:t xml:space="preserve">14. </w:t>
                </w:r>
              </w:ins>
              <w:ins w:id="4891" w:author="梁元" w:date="2019-05-14T19:56:50Z">
                <w:r>
                  <w:rPr>
                    <w:rFonts w:hint="eastAsia" w:ascii="仿宋" w:hAnsi="仿宋" w:eastAsia="仿宋" w:cstheme="majorBidi"/>
                  </w:rPr>
                  <w:t>通用大牛级解法</w:t>
                </w:r>
              </w:ins>
              <w:customXmlInsRangeStart w:id="4893" w:author="梁元" w:date="2019-05-14T19:56:50Z"/>
            </w:sdtContent>
          </w:sdt>
          <w:customXmlInsRangeEnd w:id="4893"/>
          <w:ins w:id="4894" w:author="梁元" w:date="2019-05-14T19:56:50Z">
            <w:r>
              <w:rPr/>
              <w:tab/>
            </w:r>
          </w:ins>
          <w:ins w:id="4895" w:author="梁元" w:date="2019-05-14T19:56:55Z">
            <w:bookmarkStart w:id="287" w:name="_Toc465_WPSOffice_Level2Page"/>
            <w:r>
              <w:rPr/>
              <w:t>27</w:t>
            </w:r>
            <w:bookmarkEnd w:id="287"/>
          </w:ins>
          <w:ins w:id="4896" w:author="梁元" w:date="2019-05-14T19:56:50Z">
            <w:r>
              <w:rPr/>
              <w:fldChar w:fldCharType="end"/>
            </w:r>
          </w:ins>
        </w:p>
        <w:p>
          <w:pPr>
            <w:pStyle w:val="40"/>
            <w:tabs>
              <w:tab w:val="right" w:leader="dot" w:pos="8306"/>
            </w:tabs>
            <w:rPr>
              <w:ins w:id="4897" w:author="梁元" w:date="2019-05-14T19:56:50Z"/>
            </w:rPr>
          </w:pPr>
          <w:ins w:id="4898" w:author="梁元" w:date="2019-05-14T19:56:50Z">
            <w:r>
              <w:rPr/>
              <w:fldChar w:fldCharType="begin"/>
            </w:r>
          </w:ins>
          <w:ins w:id="4899" w:author="梁元" w:date="2019-05-14T19:56:50Z">
            <w:r>
              <w:rPr/>
              <w:instrText xml:space="preserve"> HYPERLINK \l _Toc27814_WPSOffice_Level2 </w:instrText>
            </w:r>
          </w:ins>
          <w:ins w:id="4900" w:author="梁元" w:date="2019-05-14T19:56:50Z">
            <w:r>
              <w:rPr/>
              <w:fldChar w:fldCharType="separate"/>
            </w:r>
          </w:ins>
          <w:customXmlInsRangeStart w:id="4902" w:author="梁元" w:date="2019-05-14T19:56:50Z"/>
          <w:sdt>
            <w:sdtPr>
              <w:rPr>
                <w:rFonts w:asciiTheme="minorHAnsi" w:hAnsiTheme="minorHAnsi" w:eastAsiaTheme="minorEastAsia" w:cstheme="minorBidi"/>
                <w:kern w:val="2"/>
                <w:sz w:val="24"/>
                <w:szCs w:val="22"/>
                <w:lang w:val="en-US" w:eastAsia="zh-CN" w:bidi="ar-SA"/>
              </w:rPr>
              <w:id w:val="147481966"/>
              <w:placeholder>
                <w:docPart w:val="{a362907c-0888-4339-89cd-bdeaea0f8d81}"/>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902"/>
              <w:ins w:id="4904" w:author="梁元" w:date="2019-05-14T19:56:50Z">
                <w:r>
                  <w:rPr>
                    <w:rFonts w:ascii="仿宋" w:hAnsi="仿宋" w:eastAsia="仿宋" w:cstheme="majorBidi"/>
                  </w:rPr>
                  <w:t xml:space="preserve">15. </w:t>
                </w:r>
              </w:ins>
              <w:ins w:id="4905" w:author="梁元" w:date="2019-05-14T19:56:50Z">
                <w:r>
                  <w:rPr>
                    <w:rFonts w:hint="eastAsia" w:ascii="仿宋" w:hAnsi="仿宋" w:eastAsia="仿宋" w:cstheme="majorBidi"/>
                  </w:rPr>
                  <w:t>解法对比及优缺点</w:t>
                </w:r>
              </w:ins>
              <w:customXmlInsRangeStart w:id="4907" w:author="梁元" w:date="2019-05-14T19:56:50Z"/>
            </w:sdtContent>
          </w:sdt>
          <w:customXmlInsRangeEnd w:id="4907"/>
          <w:ins w:id="4908" w:author="梁元" w:date="2019-05-14T19:56:50Z">
            <w:r>
              <w:rPr/>
              <w:tab/>
            </w:r>
          </w:ins>
          <w:ins w:id="4909" w:author="梁元" w:date="2019-05-14T19:56:55Z">
            <w:bookmarkStart w:id="288" w:name="_Toc27814_WPSOffice_Level2Page"/>
            <w:r>
              <w:rPr/>
              <w:t>29</w:t>
            </w:r>
            <w:bookmarkEnd w:id="288"/>
          </w:ins>
          <w:ins w:id="4910" w:author="梁元" w:date="2019-05-14T19:56:50Z">
            <w:r>
              <w:rPr/>
              <w:fldChar w:fldCharType="end"/>
            </w:r>
          </w:ins>
        </w:p>
        <w:p>
          <w:pPr>
            <w:pStyle w:val="40"/>
            <w:tabs>
              <w:tab w:val="right" w:leader="dot" w:pos="8306"/>
            </w:tabs>
            <w:rPr>
              <w:ins w:id="4911" w:author="梁元" w:date="2019-05-14T19:56:50Z"/>
            </w:rPr>
          </w:pPr>
          <w:ins w:id="4912" w:author="梁元" w:date="2019-05-14T19:56:50Z">
            <w:r>
              <w:rPr/>
              <w:fldChar w:fldCharType="begin"/>
            </w:r>
          </w:ins>
          <w:ins w:id="4913" w:author="梁元" w:date="2019-05-14T19:56:50Z">
            <w:r>
              <w:rPr/>
              <w:instrText xml:space="preserve"> HYPERLINK \l _Toc9162_WPSOffice_Level2 </w:instrText>
            </w:r>
          </w:ins>
          <w:ins w:id="4914" w:author="梁元" w:date="2019-05-14T19:56:50Z">
            <w:r>
              <w:rPr/>
              <w:fldChar w:fldCharType="separate"/>
            </w:r>
          </w:ins>
          <w:customXmlInsRangeStart w:id="4916" w:author="梁元" w:date="2019-05-14T19:56:50Z"/>
          <w:sdt>
            <w:sdtPr>
              <w:rPr>
                <w:rFonts w:asciiTheme="minorHAnsi" w:hAnsiTheme="minorHAnsi" w:eastAsiaTheme="minorEastAsia" w:cstheme="minorBidi"/>
                <w:kern w:val="2"/>
                <w:sz w:val="24"/>
                <w:szCs w:val="22"/>
                <w:lang w:val="en-US" w:eastAsia="zh-CN" w:bidi="ar-SA"/>
              </w:rPr>
              <w:id w:val="147481966"/>
              <w:placeholder>
                <w:docPart w:val="{32d22a9c-4786-4399-93b2-e5d2a50f2b2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916"/>
              <w:ins w:id="4918" w:author="梁元" w:date="2019-05-14T19:56:50Z">
                <w:r>
                  <w:rPr>
                    <w:rFonts w:ascii="仿宋" w:hAnsi="仿宋" w:eastAsia="仿宋" w:cstheme="majorBidi"/>
                  </w:rPr>
                  <w:t xml:space="preserve">16. </w:t>
                </w:r>
              </w:ins>
              <w:ins w:id="4919" w:author="梁元" w:date="2019-05-14T19:56:50Z">
                <w:r>
                  <w:rPr>
                    <w:rFonts w:hint="eastAsia" w:ascii="仿宋" w:hAnsi="仿宋" w:eastAsia="仿宋" w:cstheme="majorBidi"/>
                  </w:rPr>
                  <w:t>延伸及扩展问题回答参考</w:t>
                </w:r>
              </w:ins>
              <w:customXmlInsRangeStart w:id="4921" w:author="梁元" w:date="2019-05-14T19:56:50Z"/>
            </w:sdtContent>
          </w:sdt>
          <w:customXmlInsRangeEnd w:id="4921"/>
          <w:ins w:id="4922" w:author="梁元" w:date="2019-05-14T19:56:50Z">
            <w:r>
              <w:rPr/>
              <w:tab/>
            </w:r>
          </w:ins>
          <w:ins w:id="4923" w:author="梁元" w:date="2019-05-14T19:56:55Z">
            <w:bookmarkStart w:id="289" w:name="_Toc9162_WPSOffice_Level2Page"/>
            <w:r>
              <w:rPr/>
              <w:t>29</w:t>
            </w:r>
            <w:bookmarkEnd w:id="289"/>
          </w:ins>
          <w:ins w:id="4924" w:author="梁元" w:date="2019-05-14T19:56:50Z">
            <w:r>
              <w:rPr/>
              <w:fldChar w:fldCharType="end"/>
            </w:r>
          </w:ins>
        </w:p>
        <w:p>
          <w:pPr>
            <w:pStyle w:val="40"/>
            <w:tabs>
              <w:tab w:val="right" w:leader="dot" w:pos="8306"/>
            </w:tabs>
            <w:rPr>
              <w:ins w:id="4925" w:author="梁元" w:date="2019-05-14T19:56:50Z"/>
            </w:rPr>
          </w:pPr>
          <w:ins w:id="4926" w:author="梁元" w:date="2019-05-14T19:56:50Z">
            <w:r>
              <w:rPr/>
              <w:fldChar w:fldCharType="begin"/>
            </w:r>
          </w:ins>
          <w:ins w:id="4927" w:author="梁元" w:date="2019-05-14T19:56:50Z">
            <w:r>
              <w:rPr/>
              <w:instrText xml:space="preserve"> HYPERLINK \l _Toc32162_WPSOffice_Level2 </w:instrText>
            </w:r>
          </w:ins>
          <w:ins w:id="4928" w:author="梁元" w:date="2019-05-14T19:56:50Z">
            <w:r>
              <w:rPr/>
              <w:fldChar w:fldCharType="separate"/>
            </w:r>
          </w:ins>
          <w:customXmlInsRangeStart w:id="4930" w:author="梁元" w:date="2019-05-14T19:56:50Z"/>
          <w:sdt>
            <w:sdtPr>
              <w:rPr>
                <w:rFonts w:asciiTheme="minorHAnsi" w:hAnsiTheme="minorHAnsi" w:eastAsiaTheme="minorEastAsia" w:cstheme="minorBidi"/>
                <w:kern w:val="2"/>
                <w:sz w:val="24"/>
                <w:szCs w:val="22"/>
                <w:lang w:val="en-US" w:eastAsia="zh-CN" w:bidi="ar-SA"/>
              </w:rPr>
              <w:id w:val="147481966"/>
              <w:placeholder>
                <w:docPart w:val="{53acbb38-599c-42c7-b062-02a04f1a46e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930"/>
              <w:ins w:id="4932" w:author="梁元" w:date="2019-05-14T19:56:50Z">
                <w:r>
                  <w:rPr>
                    <w:rFonts w:ascii="仿宋" w:hAnsi="仿宋" w:eastAsia="仿宋" w:cstheme="majorBidi"/>
                  </w:rPr>
                  <w:t xml:space="preserve">17. </w:t>
                </w:r>
              </w:ins>
              <w:ins w:id="4933" w:author="梁元" w:date="2019-05-14T19:56:50Z">
                <w:r>
                  <w:rPr>
                    <w:rFonts w:hint="eastAsia" w:ascii="仿宋" w:hAnsi="仿宋" w:eastAsia="仿宋" w:cstheme="majorBidi"/>
                  </w:rPr>
                  <w:t>项目中体现经验的点</w:t>
                </w:r>
              </w:ins>
              <w:customXmlInsRangeStart w:id="4935" w:author="梁元" w:date="2019-05-14T19:56:50Z"/>
            </w:sdtContent>
          </w:sdt>
          <w:customXmlInsRangeEnd w:id="4935"/>
          <w:ins w:id="4936" w:author="梁元" w:date="2019-05-14T19:56:50Z">
            <w:r>
              <w:rPr/>
              <w:tab/>
            </w:r>
          </w:ins>
          <w:ins w:id="4937" w:author="梁元" w:date="2019-05-14T19:56:55Z">
            <w:bookmarkStart w:id="290" w:name="_Toc32162_WPSOffice_Level2Page"/>
            <w:r>
              <w:rPr/>
              <w:t>29</w:t>
            </w:r>
            <w:bookmarkEnd w:id="290"/>
          </w:ins>
          <w:ins w:id="4938" w:author="梁元" w:date="2019-05-14T19:56:50Z">
            <w:r>
              <w:rPr/>
              <w:fldChar w:fldCharType="end"/>
            </w:r>
          </w:ins>
        </w:p>
        <w:p>
          <w:pPr>
            <w:pStyle w:val="40"/>
            <w:tabs>
              <w:tab w:val="right" w:leader="dot" w:pos="8306"/>
            </w:tabs>
            <w:rPr>
              <w:ins w:id="4939" w:author="梁元" w:date="2019-05-14T19:56:50Z"/>
            </w:rPr>
          </w:pPr>
          <w:ins w:id="4940" w:author="梁元" w:date="2019-05-14T19:56:50Z">
            <w:r>
              <w:rPr/>
              <w:fldChar w:fldCharType="begin"/>
            </w:r>
          </w:ins>
          <w:ins w:id="4941" w:author="梁元" w:date="2019-05-14T19:56:50Z">
            <w:r>
              <w:rPr/>
              <w:instrText xml:space="preserve"> HYPERLINK \l _Toc32702_WPSOffice_Level2 </w:instrText>
            </w:r>
          </w:ins>
          <w:ins w:id="4942" w:author="梁元" w:date="2019-05-14T19:56:50Z">
            <w:r>
              <w:rPr/>
              <w:fldChar w:fldCharType="separate"/>
            </w:r>
          </w:ins>
          <w:customXmlInsRangeStart w:id="4944" w:author="梁元" w:date="2019-05-14T19:56:50Z"/>
          <w:sdt>
            <w:sdtPr>
              <w:rPr>
                <w:rFonts w:asciiTheme="minorHAnsi" w:hAnsiTheme="minorHAnsi" w:eastAsiaTheme="minorEastAsia" w:cstheme="minorBidi"/>
                <w:kern w:val="2"/>
                <w:sz w:val="24"/>
                <w:szCs w:val="22"/>
                <w:lang w:val="en-US" w:eastAsia="zh-CN" w:bidi="ar-SA"/>
              </w:rPr>
              <w:id w:val="147481966"/>
              <w:placeholder>
                <w:docPart w:val="{074e16ed-f096-49d6-bdee-cbc8e4dcbda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944"/>
              <w:ins w:id="4946" w:author="梁元" w:date="2019-05-14T19:56:50Z">
                <w:r>
                  <w:rPr>
                    <w:rFonts w:ascii="仿宋" w:hAnsi="仿宋" w:eastAsia="仿宋" w:cstheme="majorBidi"/>
                  </w:rPr>
                  <w:t xml:space="preserve">18. </w:t>
                </w:r>
              </w:ins>
              <w:ins w:id="4947" w:author="梁元" w:date="2019-05-14T19:56:50Z">
                <w:r>
                  <w:rPr>
                    <w:rFonts w:hint="eastAsia" w:ascii="仿宋" w:hAnsi="仿宋" w:eastAsia="仿宋" w:cstheme="majorBidi"/>
                  </w:rPr>
                  <w:t>论坛参考</w:t>
                </w:r>
              </w:ins>
              <w:customXmlInsRangeStart w:id="4949" w:author="梁元" w:date="2019-05-14T19:56:50Z"/>
            </w:sdtContent>
          </w:sdt>
          <w:customXmlInsRangeEnd w:id="4949"/>
          <w:ins w:id="4950" w:author="梁元" w:date="2019-05-14T19:56:50Z">
            <w:r>
              <w:rPr/>
              <w:tab/>
            </w:r>
          </w:ins>
          <w:ins w:id="4951" w:author="梁元" w:date="2019-05-14T19:56:55Z">
            <w:bookmarkStart w:id="291" w:name="_Toc32702_WPSOffice_Level2Page"/>
            <w:r>
              <w:rPr/>
              <w:t>29</w:t>
            </w:r>
            <w:bookmarkEnd w:id="291"/>
          </w:ins>
          <w:ins w:id="4952" w:author="梁元" w:date="2019-05-14T19:56:50Z">
            <w:r>
              <w:rPr/>
              <w:fldChar w:fldCharType="end"/>
            </w:r>
          </w:ins>
        </w:p>
        <w:p>
          <w:pPr>
            <w:pStyle w:val="39"/>
            <w:tabs>
              <w:tab w:val="right" w:leader="dot" w:pos="8306"/>
            </w:tabs>
            <w:rPr>
              <w:ins w:id="4953" w:author="梁元" w:date="2019-05-14T19:56:50Z"/>
            </w:rPr>
          </w:pPr>
          <w:ins w:id="4954" w:author="梁元" w:date="2019-05-14T19:56:50Z">
            <w:r>
              <w:rPr>
                <w:b/>
                <w:bCs/>
              </w:rPr>
              <w:fldChar w:fldCharType="begin"/>
            </w:r>
          </w:ins>
          <w:ins w:id="4955" w:author="梁元" w:date="2019-05-14T19:56:50Z">
            <w:r>
              <w:rPr/>
              <w:instrText xml:space="preserve"> HYPERLINK \l _Toc27814_WPSOffice_Level1 </w:instrText>
            </w:r>
          </w:ins>
          <w:ins w:id="4956" w:author="梁元" w:date="2019-05-14T19:56:50Z">
            <w:r>
              <w:rPr>
                <w:b/>
                <w:bCs/>
              </w:rPr>
              <w:fldChar w:fldCharType="separate"/>
            </w:r>
          </w:ins>
          <w:customXmlInsRangeStart w:id="4958" w:author="梁元" w:date="2019-05-14T19:56:50Z"/>
          <w:sdt>
            <w:sdtPr>
              <w:rPr>
                <w:rFonts w:asciiTheme="minorHAnsi" w:hAnsiTheme="minorHAnsi" w:eastAsiaTheme="minorEastAsia" w:cstheme="minorBidi"/>
                <w:b/>
                <w:bCs/>
                <w:kern w:val="2"/>
                <w:sz w:val="24"/>
                <w:szCs w:val="22"/>
                <w:lang w:val="en-US" w:eastAsia="zh-CN" w:bidi="ar-SA"/>
              </w:rPr>
              <w:id w:val="147481966"/>
              <w:placeholder>
                <w:docPart w:val="{deee703b-4986-4a52-8baa-f9aed30586e3}"/>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4958"/>
              <w:ins w:id="4960" w:author="梁元" w:date="2019-05-14T19:56:50Z">
                <w:r>
                  <w:rPr>
                    <w:rFonts w:ascii="仿宋" w:hAnsi="仿宋" w:eastAsia="仿宋" w:cstheme="minorBidi"/>
                    <w:b/>
                    <w:bCs/>
                  </w:rPr>
                  <w:t xml:space="preserve">五十三、 </w:t>
                </w:r>
              </w:ins>
              <w:ins w:id="4961" w:author="梁元" w:date="2019-05-14T19:56:50Z">
                <w:r>
                  <w:rPr>
                    <w:rFonts w:hint="eastAsia" w:ascii="仿宋" w:hAnsi="仿宋" w:eastAsia="仿宋" w:cstheme="minorBidi"/>
                    <w:b/>
                    <w:bCs/>
                  </w:rPr>
                  <w:t>说一下keep-alive？</w:t>
                </w:r>
              </w:ins>
              <w:customXmlInsRangeStart w:id="4963" w:author="梁元" w:date="2019-05-14T19:56:50Z"/>
            </w:sdtContent>
          </w:sdt>
          <w:customXmlInsRangeEnd w:id="4963"/>
          <w:ins w:id="4964" w:author="梁元" w:date="2019-05-14T19:56:50Z">
            <w:r>
              <w:rPr>
                <w:b/>
                <w:bCs/>
              </w:rPr>
              <w:tab/>
            </w:r>
          </w:ins>
          <w:ins w:id="4965" w:author="梁元" w:date="2019-05-14T19:56:55Z">
            <w:bookmarkStart w:id="292" w:name="_Toc27814_WPSOffice_Level1Page"/>
            <w:r>
              <w:rPr>
                <w:b/>
                <w:bCs/>
              </w:rPr>
              <w:t>29</w:t>
            </w:r>
            <w:bookmarkEnd w:id="292"/>
          </w:ins>
          <w:ins w:id="4966" w:author="梁元" w:date="2019-05-14T19:56:50Z">
            <w:r>
              <w:rPr>
                <w:b/>
                <w:bCs/>
              </w:rPr>
              <w:fldChar w:fldCharType="end"/>
            </w:r>
          </w:ins>
        </w:p>
        <w:p>
          <w:pPr>
            <w:pStyle w:val="40"/>
            <w:tabs>
              <w:tab w:val="right" w:leader="dot" w:pos="8306"/>
            </w:tabs>
            <w:rPr>
              <w:ins w:id="4967" w:author="梁元" w:date="2019-05-14T19:58:46Z"/>
            </w:rPr>
          </w:pPr>
          <w:ins w:id="4968" w:author="梁元" w:date="2019-05-14T19:58:46Z">
            <w:r>
              <w:rPr/>
              <w:fldChar w:fldCharType="begin"/>
            </w:r>
          </w:ins>
          <w:ins w:id="4969" w:author="梁元" w:date="2019-05-14T19:58:46Z">
            <w:r>
              <w:rPr/>
              <w:instrText xml:space="preserve"> HYPERLINK \l _Toc31030_WPSOffice_Level2 </w:instrText>
            </w:r>
          </w:ins>
          <w:ins w:id="4970" w:author="梁元" w:date="2019-05-14T19:58:46Z">
            <w:r>
              <w:rPr/>
              <w:fldChar w:fldCharType="separate"/>
            </w:r>
          </w:ins>
          <w:customXmlInsRangeStart w:id="4972" w:author="梁元" w:date="2019-05-14T19:58:46Z"/>
          <w:sdt>
            <w:sdtPr>
              <w:rPr>
                <w:rFonts w:asciiTheme="minorHAnsi" w:hAnsiTheme="minorHAnsi" w:eastAsiaTheme="minorEastAsia" w:cstheme="minorBidi"/>
                <w:kern w:val="2"/>
                <w:sz w:val="24"/>
                <w:szCs w:val="22"/>
                <w:lang w:val="en-US" w:eastAsia="zh-CN" w:bidi="ar-SA"/>
              </w:rPr>
              <w:id w:val="147481966"/>
              <w:placeholder>
                <w:docPart w:val="{4f60f81f-5fe3-4449-97ce-5f84b8a866d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972"/>
              <w:ins w:id="4974" w:author="梁元" w:date="2019-05-14T19:58:46Z">
                <w:r>
                  <w:rPr>
                    <w:rFonts w:ascii="仿宋" w:hAnsi="仿宋" w:eastAsia="仿宋" w:cstheme="majorBidi"/>
                  </w:rPr>
                  <w:t xml:space="preserve">19. </w:t>
                </w:r>
              </w:ins>
              <w:ins w:id="4975" w:author="梁元" w:date="2019-05-14T19:58:46Z">
                <w:r>
                  <w:rPr>
                    <w:rFonts w:hint="eastAsia" w:ascii="仿宋" w:hAnsi="仿宋" w:eastAsia="仿宋" w:cstheme="majorBidi"/>
                  </w:rPr>
                  <w:t>通常解法</w:t>
                </w:r>
              </w:ins>
              <w:customXmlInsRangeStart w:id="4977" w:author="梁元" w:date="2019-05-14T19:58:46Z"/>
            </w:sdtContent>
          </w:sdt>
          <w:customXmlInsRangeEnd w:id="4977"/>
          <w:ins w:id="4978" w:author="梁元" w:date="2019-05-14T19:58:46Z">
            <w:r>
              <w:rPr/>
              <w:tab/>
            </w:r>
          </w:ins>
          <w:ins w:id="4979" w:author="梁元" w:date="2019-05-14T19:58:46Z">
            <w:r>
              <w:rPr/>
              <w:t>35</w:t>
            </w:r>
          </w:ins>
          <w:ins w:id="4980" w:author="梁元" w:date="2019-05-14T19:58:46Z">
            <w:r>
              <w:rPr/>
              <w:fldChar w:fldCharType="end"/>
            </w:r>
          </w:ins>
        </w:p>
        <w:p>
          <w:pPr>
            <w:pStyle w:val="40"/>
            <w:tabs>
              <w:tab w:val="right" w:leader="dot" w:pos="8306"/>
            </w:tabs>
            <w:rPr>
              <w:ins w:id="4981" w:author="梁元" w:date="2019-05-14T19:58:46Z"/>
            </w:rPr>
          </w:pPr>
          <w:ins w:id="4982" w:author="梁元" w:date="2019-05-14T19:58:46Z">
            <w:r>
              <w:rPr/>
              <w:fldChar w:fldCharType="begin"/>
            </w:r>
          </w:ins>
          <w:ins w:id="4983" w:author="梁元" w:date="2019-05-14T19:58:46Z">
            <w:r>
              <w:rPr/>
              <w:instrText xml:space="preserve"> HYPERLINK \l _Toc26240_WPSOffice_Level2 </w:instrText>
            </w:r>
          </w:ins>
          <w:ins w:id="4984" w:author="梁元" w:date="2019-05-14T19:58:46Z">
            <w:r>
              <w:rPr/>
              <w:fldChar w:fldCharType="separate"/>
            </w:r>
          </w:ins>
          <w:customXmlInsRangeStart w:id="4986" w:author="梁元" w:date="2019-05-14T19:58:46Z"/>
          <w:sdt>
            <w:sdtPr>
              <w:rPr>
                <w:rFonts w:asciiTheme="minorHAnsi" w:hAnsiTheme="minorHAnsi" w:eastAsiaTheme="minorEastAsia" w:cstheme="minorBidi"/>
                <w:kern w:val="2"/>
                <w:sz w:val="24"/>
                <w:szCs w:val="22"/>
                <w:lang w:val="en-US" w:eastAsia="zh-CN" w:bidi="ar-SA"/>
              </w:rPr>
              <w:id w:val="147481966"/>
              <w:placeholder>
                <w:docPart w:val="{db5d4b34-7c9c-40ea-aa68-0f107db8a277}"/>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4986"/>
              <w:ins w:id="4988" w:author="梁元" w:date="2019-05-14T19:58:46Z">
                <w:r>
                  <w:rPr>
                    <w:rFonts w:ascii="仿宋" w:hAnsi="仿宋" w:eastAsia="仿宋" w:cs="Times New Roman"/>
                  </w:rPr>
                  <w:t xml:space="preserve">20. </w:t>
                </w:r>
              </w:ins>
              <w:ins w:id="4989" w:author="梁元" w:date="2019-05-14T19:58:46Z">
                <w:r>
                  <w:rPr>
                    <w:rFonts w:hint="eastAsia" w:ascii="仿宋" w:hAnsi="仿宋" w:eastAsia="仿宋" w:cstheme="majorBidi"/>
                  </w:rPr>
                  <w:t>通用大牛级解法</w:t>
                </w:r>
              </w:ins>
              <w:customXmlInsRangeStart w:id="4991" w:author="梁元" w:date="2019-05-14T19:58:46Z"/>
            </w:sdtContent>
          </w:sdt>
          <w:customXmlInsRangeEnd w:id="4991"/>
          <w:ins w:id="4992" w:author="梁元" w:date="2019-05-14T19:58:46Z">
            <w:r>
              <w:rPr/>
              <w:tab/>
            </w:r>
          </w:ins>
          <w:ins w:id="4993" w:author="梁元" w:date="2019-05-14T19:58:46Z">
            <w:r>
              <w:rPr/>
              <w:t>35</w:t>
            </w:r>
          </w:ins>
          <w:ins w:id="4994" w:author="梁元" w:date="2019-05-14T19:58:46Z">
            <w:r>
              <w:rPr/>
              <w:fldChar w:fldCharType="end"/>
            </w:r>
          </w:ins>
        </w:p>
        <w:p>
          <w:pPr>
            <w:pStyle w:val="40"/>
            <w:tabs>
              <w:tab w:val="right" w:leader="dot" w:pos="8306"/>
            </w:tabs>
            <w:rPr>
              <w:ins w:id="4995" w:author="梁元" w:date="2019-05-14T19:58:46Z"/>
            </w:rPr>
          </w:pPr>
          <w:ins w:id="4996" w:author="梁元" w:date="2019-05-14T19:58:46Z">
            <w:r>
              <w:rPr/>
              <w:fldChar w:fldCharType="begin"/>
            </w:r>
          </w:ins>
          <w:ins w:id="4997" w:author="梁元" w:date="2019-05-14T19:58:46Z">
            <w:r>
              <w:rPr/>
              <w:instrText xml:space="preserve"> HYPERLINK \l _Toc24565_WPSOffice_Level2 </w:instrText>
            </w:r>
          </w:ins>
          <w:ins w:id="4998" w:author="梁元" w:date="2019-05-14T19:58:46Z">
            <w:r>
              <w:rPr/>
              <w:fldChar w:fldCharType="separate"/>
            </w:r>
          </w:ins>
          <w:customXmlInsRangeStart w:id="5000" w:author="梁元" w:date="2019-05-14T19:58:46Z"/>
          <w:sdt>
            <w:sdtPr>
              <w:rPr>
                <w:rFonts w:asciiTheme="minorHAnsi" w:hAnsiTheme="minorHAnsi" w:eastAsiaTheme="minorEastAsia" w:cstheme="minorBidi"/>
                <w:kern w:val="2"/>
                <w:sz w:val="24"/>
                <w:szCs w:val="22"/>
                <w:lang w:val="en-US" w:eastAsia="zh-CN" w:bidi="ar-SA"/>
              </w:rPr>
              <w:id w:val="147481966"/>
              <w:placeholder>
                <w:docPart w:val="{e8555fb7-d925-4f26-8ca7-0f10595b555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000"/>
              <w:ins w:id="5002" w:author="梁元" w:date="2019-05-14T19:58:46Z">
                <w:r>
                  <w:rPr>
                    <w:rFonts w:ascii="仿宋" w:hAnsi="仿宋" w:eastAsia="仿宋" w:cstheme="majorBidi"/>
                  </w:rPr>
                  <w:t xml:space="preserve">21. </w:t>
                </w:r>
              </w:ins>
              <w:ins w:id="5003" w:author="梁元" w:date="2019-05-14T19:58:46Z">
                <w:r>
                  <w:rPr>
                    <w:rFonts w:hint="eastAsia" w:ascii="仿宋" w:hAnsi="仿宋" w:eastAsia="仿宋" w:cstheme="majorBidi"/>
                  </w:rPr>
                  <w:t>解法对比及优缺点</w:t>
                </w:r>
              </w:ins>
              <w:customXmlInsRangeStart w:id="5005" w:author="梁元" w:date="2019-05-14T19:58:46Z"/>
            </w:sdtContent>
          </w:sdt>
          <w:customXmlInsRangeEnd w:id="5005"/>
          <w:ins w:id="5006" w:author="梁元" w:date="2019-05-14T19:58:46Z">
            <w:r>
              <w:rPr/>
              <w:tab/>
            </w:r>
          </w:ins>
          <w:ins w:id="5007" w:author="梁元" w:date="2019-05-14T19:58:46Z">
            <w:r>
              <w:rPr/>
              <w:t>38</w:t>
            </w:r>
          </w:ins>
          <w:ins w:id="5008" w:author="梁元" w:date="2019-05-14T19:58:46Z">
            <w:r>
              <w:rPr/>
              <w:fldChar w:fldCharType="end"/>
            </w:r>
          </w:ins>
        </w:p>
        <w:p>
          <w:pPr>
            <w:pStyle w:val="40"/>
            <w:tabs>
              <w:tab w:val="right" w:leader="dot" w:pos="8306"/>
            </w:tabs>
            <w:rPr>
              <w:ins w:id="5009" w:author="梁元" w:date="2019-05-14T19:58:46Z"/>
            </w:rPr>
          </w:pPr>
          <w:ins w:id="5010" w:author="梁元" w:date="2019-05-14T19:58:46Z">
            <w:r>
              <w:rPr/>
              <w:fldChar w:fldCharType="begin"/>
            </w:r>
          </w:ins>
          <w:ins w:id="5011" w:author="梁元" w:date="2019-05-14T19:58:46Z">
            <w:r>
              <w:rPr/>
              <w:instrText xml:space="preserve"> HYPERLINK \l _Toc11916_WPSOffice_Level2 </w:instrText>
            </w:r>
          </w:ins>
          <w:ins w:id="5012" w:author="梁元" w:date="2019-05-14T19:58:46Z">
            <w:r>
              <w:rPr/>
              <w:fldChar w:fldCharType="separate"/>
            </w:r>
          </w:ins>
          <w:customXmlInsRangeStart w:id="5014" w:author="梁元" w:date="2019-05-14T19:58:46Z"/>
          <w:sdt>
            <w:sdtPr>
              <w:rPr>
                <w:rFonts w:asciiTheme="minorHAnsi" w:hAnsiTheme="minorHAnsi" w:eastAsiaTheme="minorEastAsia" w:cstheme="minorBidi"/>
                <w:kern w:val="2"/>
                <w:sz w:val="24"/>
                <w:szCs w:val="22"/>
                <w:lang w:val="en-US" w:eastAsia="zh-CN" w:bidi="ar-SA"/>
              </w:rPr>
              <w:id w:val="147481966"/>
              <w:placeholder>
                <w:docPart w:val="{b62224ec-1f69-4299-8ba2-5a4acdf1fb2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014"/>
              <w:ins w:id="5016" w:author="梁元" w:date="2019-05-14T19:58:46Z">
                <w:r>
                  <w:rPr>
                    <w:rFonts w:ascii="仿宋" w:hAnsi="仿宋" w:eastAsia="仿宋" w:cstheme="majorBidi"/>
                  </w:rPr>
                  <w:t xml:space="preserve">22. </w:t>
                </w:r>
              </w:ins>
              <w:ins w:id="5017" w:author="梁元" w:date="2019-05-14T19:58:46Z">
                <w:r>
                  <w:rPr>
                    <w:rFonts w:hint="eastAsia" w:ascii="仿宋" w:hAnsi="仿宋" w:eastAsia="仿宋" w:cstheme="majorBidi"/>
                  </w:rPr>
                  <w:t>延伸及扩展问题回答参考</w:t>
                </w:r>
              </w:ins>
              <w:customXmlInsRangeStart w:id="5019" w:author="梁元" w:date="2019-05-14T19:58:46Z"/>
            </w:sdtContent>
          </w:sdt>
          <w:customXmlInsRangeEnd w:id="5019"/>
          <w:ins w:id="5020" w:author="梁元" w:date="2019-05-14T19:58:46Z">
            <w:r>
              <w:rPr/>
              <w:tab/>
            </w:r>
          </w:ins>
          <w:ins w:id="5021" w:author="梁元" w:date="2019-05-14T19:58:46Z">
            <w:r>
              <w:rPr/>
              <w:t>38</w:t>
            </w:r>
          </w:ins>
          <w:ins w:id="5022" w:author="梁元" w:date="2019-05-14T19:58:46Z">
            <w:r>
              <w:rPr/>
              <w:fldChar w:fldCharType="end"/>
            </w:r>
          </w:ins>
        </w:p>
        <w:p>
          <w:pPr>
            <w:pStyle w:val="40"/>
            <w:tabs>
              <w:tab w:val="right" w:leader="dot" w:pos="8306"/>
            </w:tabs>
            <w:rPr>
              <w:ins w:id="5023" w:author="梁元" w:date="2019-05-14T19:58:46Z"/>
            </w:rPr>
          </w:pPr>
          <w:ins w:id="5024" w:author="梁元" w:date="2019-05-14T19:58:46Z">
            <w:r>
              <w:rPr/>
              <w:fldChar w:fldCharType="begin"/>
            </w:r>
          </w:ins>
          <w:ins w:id="5025" w:author="梁元" w:date="2019-05-14T19:58:46Z">
            <w:r>
              <w:rPr/>
              <w:instrText xml:space="preserve"> HYPERLINK \l _Toc21778_WPSOffice_Level2 </w:instrText>
            </w:r>
          </w:ins>
          <w:ins w:id="5026" w:author="梁元" w:date="2019-05-14T19:58:46Z">
            <w:r>
              <w:rPr/>
              <w:fldChar w:fldCharType="separate"/>
            </w:r>
          </w:ins>
          <w:customXmlInsRangeStart w:id="5028" w:author="梁元" w:date="2019-05-14T19:58:46Z"/>
          <w:sdt>
            <w:sdtPr>
              <w:rPr>
                <w:rFonts w:asciiTheme="minorHAnsi" w:hAnsiTheme="minorHAnsi" w:eastAsiaTheme="minorEastAsia" w:cstheme="minorBidi"/>
                <w:kern w:val="2"/>
                <w:sz w:val="24"/>
                <w:szCs w:val="22"/>
                <w:lang w:val="en-US" w:eastAsia="zh-CN" w:bidi="ar-SA"/>
              </w:rPr>
              <w:id w:val="147481966"/>
              <w:placeholder>
                <w:docPart w:val="{22d0df28-6e63-4c3d-ac8b-bc1690f2a63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028"/>
              <w:ins w:id="5030" w:author="梁元" w:date="2019-05-14T19:58:46Z">
                <w:r>
                  <w:rPr>
                    <w:rFonts w:ascii="仿宋" w:hAnsi="仿宋" w:eastAsia="仿宋" w:cstheme="majorBidi"/>
                  </w:rPr>
                  <w:t xml:space="preserve">23. </w:t>
                </w:r>
              </w:ins>
              <w:ins w:id="5031" w:author="梁元" w:date="2019-05-14T19:58:46Z">
                <w:r>
                  <w:rPr>
                    <w:rFonts w:hint="eastAsia" w:ascii="仿宋" w:hAnsi="仿宋" w:eastAsia="仿宋" w:cstheme="majorBidi"/>
                  </w:rPr>
                  <w:t>项目中体现经验的点</w:t>
                </w:r>
              </w:ins>
              <w:customXmlInsRangeStart w:id="5033" w:author="梁元" w:date="2019-05-14T19:58:46Z"/>
            </w:sdtContent>
          </w:sdt>
          <w:customXmlInsRangeEnd w:id="5033"/>
          <w:ins w:id="5034" w:author="梁元" w:date="2019-05-14T19:58:46Z">
            <w:r>
              <w:rPr/>
              <w:tab/>
            </w:r>
          </w:ins>
          <w:ins w:id="5035" w:author="梁元" w:date="2019-05-14T19:58:46Z">
            <w:r>
              <w:rPr/>
              <w:t>38</w:t>
            </w:r>
          </w:ins>
          <w:ins w:id="5036" w:author="梁元" w:date="2019-05-14T19:58:46Z">
            <w:r>
              <w:rPr/>
              <w:fldChar w:fldCharType="end"/>
            </w:r>
          </w:ins>
        </w:p>
        <w:p>
          <w:pPr>
            <w:pStyle w:val="39"/>
            <w:tabs>
              <w:tab w:val="right" w:leader="dot" w:pos="8306"/>
            </w:tabs>
            <w:ind w:firstLine="400" w:firstLineChars="200"/>
            <w:rPr>
              <w:ins w:id="5038" w:author="梁元" w:date="2019-05-14T19:58:45Z"/>
              <w:b/>
              <w:bCs/>
            </w:rPr>
            <w:pPrChange w:id="5037" w:author="梁元" w:date="2019-05-14T19:58:50Z">
              <w:pPr>
                <w:pStyle w:val="39"/>
                <w:tabs>
                  <w:tab w:val="right" w:leader="dot" w:pos="8306"/>
                </w:tabs>
              </w:pPr>
            </w:pPrChange>
          </w:pPr>
          <w:ins w:id="5039" w:author="梁元" w:date="2019-05-14T19:58:46Z">
            <w:r>
              <w:rPr/>
              <w:fldChar w:fldCharType="begin"/>
            </w:r>
          </w:ins>
          <w:ins w:id="5040" w:author="梁元" w:date="2019-05-14T19:58:46Z">
            <w:r>
              <w:rPr/>
              <w:instrText xml:space="preserve"> HYPERLINK \l _Toc8464_WPSOffice_Level2 </w:instrText>
            </w:r>
          </w:ins>
          <w:ins w:id="5041" w:author="梁元" w:date="2019-05-14T19:58:46Z">
            <w:r>
              <w:rPr/>
              <w:fldChar w:fldCharType="separate"/>
            </w:r>
          </w:ins>
          <w:customXmlInsRangeStart w:id="5043" w:author="梁元" w:date="2019-05-14T19:58:46Z"/>
          <w:sdt>
            <w:sdtPr>
              <w:rPr>
                <w:rFonts w:asciiTheme="minorHAnsi" w:hAnsiTheme="minorHAnsi" w:eastAsiaTheme="minorEastAsia" w:cstheme="minorBidi"/>
                <w:kern w:val="2"/>
                <w:sz w:val="24"/>
                <w:szCs w:val="22"/>
                <w:lang w:val="en-US" w:eastAsia="zh-CN" w:bidi="ar-SA"/>
              </w:rPr>
              <w:id w:val="147481966"/>
              <w:placeholder>
                <w:docPart w:val="{f892b814-638a-4e5b-846a-c82714b86bc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043"/>
              <w:ins w:id="5045" w:author="梁元" w:date="2019-05-14T19:58:46Z">
                <w:r>
                  <w:rPr>
                    <w:rFonts w:ascii="仿宋" w:hAnsi="仿宋" w:eastAsia="仿宋" w:cstheme="majorBidi"/>
                  </w:rPr>
                  <w:t xml:space="preserve">24. </w:t>
                </w:r>
              </w:ins>
              <w:ins w:id="5046" w:author="梁元" w:date="2019-05-14T19:58:46Z">
                <w:r>
                  <w:rPr>
                    <w:rFonts w:hint="eastAsia" w:ascii="仿宋" w:hAnsi="仿宋" w:eastAsia="仿宋" w:cstheme="majorBidi"/>
                  </w:rPr>
                  <w:t>论坛参考</w:t>
                </w:r>
              </w:ins>
              <w:customXmlInsRangeStart w:id="5048" w:author="梁元" w:date="2019-05-14T19:58:46Z"/>
            </w:sdtContent>
          </w:sdt>
          <w:customXmlInsRangeEnd w:id="5048"/>
          <w:ins w:id="5049" w:author="梁元" w:date="2019-05-14T19:58:46Z">
            <w:r>
              <w:rPr/>
              <w:tab/>
            </w:r>
          </w:ins>
          <w:ins w:id="5050" w:author="梁元" w:date="2019-05-14T19:58:46Z">
            <w:r>
              <w:rPr/>
              <w:t>38</w:t>
            </w:r>
          </w:ins>
          <w:ins w:id="5051" w:author="梁元" w:date="2019-05-14T19:58:46Z">
            <w:r>
              <w:rPr/>
              <w:fldChar w:fldCharType="end"/>
            </w:r>
          </w:ins>
        </w:p>
        <w:p>
          <w:pPr>
            <w:pStyle w:val="39"/>
            <w:tabs>
              <w:tab w:val="right" w:leader="dot" w:pos="8306"/>
            </w:tabs>
            <w:rPr>
              <w:ins w:id="5052" w:author="梁元" w:date="2019-05-14T19:56:50Z"/>
            </w:rPr>
          </w:pPr>
          <w:ins w:id="5053" w:author="梁元" w:date="2019-05-14T19:56:50Z">
            <w:r>
              <w:rPr>
                <w:b/>
                <w:bCs/>
              </w:rPr>
              <w:fldChar w:fldCharType="begin"/>
            </w:r>
          </w:ins>
          <w:ins w:id="5054" w:author="梁元" w:date="2019-05-14T19:56:50Z">
            <w:r>
              <w:rPr/>
              <w:instrText xml:space="preserve"> HYPERLINK \l _Toc9162_WPSOffice_Level1 </w:instrText>
            </w:r>
          </w:ins>
          <w:ins w:id="5055" w:author="梁元" w:date="2019-05-14T19:56:50Z">
            <w:r>
              <w:rPr>
                <w:b/>
                <w:bCs/>
              </w:rPr>
              <w:fldChar w:fldCharType="separate"/>
            </w:r>
          </w:ins>
          <w:customXmlInsRangeStart w:id="5057" w:author="梁元" w:date="2019-05-14T19:56:50Z"/>
          <w:sdt>
            <w:sdtPr>
              <w:rPr>
                <w:rFonts w:asciiTheme="minorHAnsi" w:hAnsiTheme="minorHAnsi" w:eastAsiaTheme="minorEastAsia" w:cstheme="minorBidi"/>
                <w:b/>
                <w:bCs/>
                <w:kern w:val="2"/>
                <w:sz w:val="24"/>
                <w:szCs w:val="22"/>
                <w:lang w:val="en-US" w:eastAsia="zh-CN" w:bidi="ar-SA"/>
              </w:rPr>
              <w:id w:val="147481966"/>
              <w:placeholder>
                <w:docPart w:val="{ac9ec256-4a5e-4deb-910f-31668396a806}"/>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5057"/>
              <w:ins w:id="5059" w:author="梁元" w:date="2019-05-14T19:56:50Z">
                <w:r>
                  <w:rPr>
                    <w:rFonts w:ascii="仿宋" w:hAnsi="仿宋" w:eastAsia="仿宋" w:cstheme="minorBidi"/>
                    <w:b/>
                    <w:bCs/>
                  </w:rPr>
                  <w:t xml:space="preserve">五十四、 </w:t>
                </w:r>
              </w:ins>
              <w:ins w:id="5060" w:author="梁元" w:date="2019-05-14T19:56:50Z">
                <w:r>
                  <w:rPr>
                    <w:rFonts w:hint="eastAsia" w:ascii="仿宋" w:hAnsi="仿宋" w:eastAsia="仿宋" w:cstheme="minorBidi"/>
                    <w:b/>
                    <w:bCs/>
                  </w:rPr>
                  <w:t>谈谈vue脚手架？</w:t>
                </w:r>
              </w:ins>
              <w:customXmlInsRangeStart w:id="5062" w:author="梁元" w:date="2019-05-14T19:56:50Z"/>
            </w:sdtContent>
          </w:sdt>
          <w:customXmlInsRangeEnd w:id="5062"/>
          <w:ins w:id="5063" w:author="梁元" w:date="2019-05-14T19:56:50Z">
            <w:r>
              <w:rPr>
                <w:b/>
                <w:bCs/>
              </w:rPr>
              <w:tab/>
            </w:r>
          </w:ins>
          <w:ins w:id="5064" w:author="梁元" w:date="2019-05-14T19:56:55Z">
            <w:bookmarkStart w:id="293" w:name="_Toc9162_WPSOffice_Level1Page"/>
            <w:r>
              <w:rPr>
                <w:b/>
                <w:bCs/>
              </w:rPr>
              <w:t>31</w:t>
            </w:r>
            <w:bookmarkEnd w:id="293"/>
          </w:ins>
          <w:ins w:id="5065" w:author="梁元" w:date="2019-05-14T19:56:50Z">
            <w:r>
              <w:rPr>
                <w:b/>
                <w:bCs/>
              </w:rPr>
              <w:fldChar w:fldCharType="end"/>
            </w:r>
          </w:ins>
        </w:p>
        <w:p>
          <w:pPr>
            <w:pStyle w:val="40"/>
            <w:tabs>
              <w:tab w:val="right" w:leader="dot" w:pos="8306"/>
            </w:tabs>
            <w:rPr>
              <w:ins w:id="5066" w:author="梁元" w:date="2019-05-14T19:58:53Z"/>
            </w:rPr>
          </w:pPr>
          <w:ins w:id="5067" w:author="梁元" w:date="2019-05-14T19:58:53Z">
            <w:r>
              <w:rPr/>
              <w:fldChar w:fldCharType="begin"/>
            </w:r>
          </w:ins>
          <w:ins w:id="5068" w:author="梁元" w:date="2019-05-14T19:58:53Z">
            <w:r>
              <w:rPr/>
              <w:instrText xml:space="preserve"> HYPERLINK \l _Toc31030_WPSOffice_Level2 </w:instrText>
            </w:r>
          </w:ins>
          <w:ins w:id="5069" w:author="梁元" w:date="2019-05-14T19:58:53Z">
            <w:r>
              <w:rPr/>
              <w:fldChar w:fldCharType="separate"/>
            </w:r>
          </w:ins>
          <w:customXmlInsRangeStart w:id="5071" w:author="梁元" w:date="2019-05-14T19:58:53Z"/>
          <w:sdt>
            <w:sdtPr>
              <w:rPr>
                <w:rFonts w:asciiTheme="minorHAnsi" w:hAnsiTheme="minorHAnsi" w:eastAsiaTheme="minorEastAsia" w:cstheme="minorBidi"/>
                <w:kern w:val="2"/>
                <w:sz w:val="24"/>
                <w:szCs w:val="22"/>
                <w:lang w:val="en-US" w:eastAsia="zh-CN" w:bidi="ar-SA"/>
              </w:rPr>
              <w:id w:val="147481966"/>
              <w:placeholder>
                <w:docPart w:val="{74334a0c-869c-4ef9-bd21-bea5ab77b30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071"/>
              <w:ins w:id="5073" w:author="梁元" w:date="2019-05-14T19:58:53Z">
                <w:r>
                  <w:rPr>
                    <w:rFonts w:ascii="仿宋" w:hAnsi="仿宋" w:eastAsia="仿宋" w:cstheme="majorBidi"/>
                  </w:rPr>
                  <w:t xml:space="preserve">19. </w:t>
                </w:r>
              </w:ins>
              <w:ins w:id="5074" w:author="梁元" w:date="2019-05-14T19:58:53Z">
                <w:r>
                  <w:rPr>
                    <w:rFonts w:hint="eastAsia" w:ascii="仿宋" w:hAnsi="仿宋" w:eastAsia="仿宋" w:cstheme="majorBidi"/>
                  </w:rPr>
                  <w:t>通常解法</w:t>
                </w:r>
              </w:ins>
              <w:customXmlInsRangeStart w:id="5076" w:author="梁元" w:date="2019-05-14T19:58:53Z"/>
            </w:sdtContent>
          </w:sdt>
          <w:customXmlInsRangeEnd w:id="5076"/>
          <w:ins w:id="5077" w:author="梁元" w:date="2019-05-14T19:58:53Z">
            <w:r>
              <w:rPr/>
              <w:tab/>
            </w:r>
          </w:ins>
          <w:ins w:id="5078" w:author="梁元" w:date="2019-05-14T19:58:53Z">
            <w:r>
              <w:rPr/>
              <w:t>35</w:t>
            </w:r>
          </w:ins>
          <w:ins w:id="5079" w:author="梁元" w:date="2019-05-14T19:58:53Z">
            <w:r>
              <w:rPr/>
              <w:fldChar w:fldCharType="end"/>
            </w:r>
          </w:ins>
        </w:p>
        <w:p>
          <w:pPr>
            <w:pStyle w:val="40"/>
            <w:tabs>
              <w:tab w:val="right" w:leader="dot" w:pos="8306"/>
            </w:tabs>
            <w:rPr>
              <w:ins w:id="5080" w:author="梁元" w:date="2019-05-14T19:58:53Z"/>
            </w:rPr>
          </w:pPr>
          <w:ins w:id="5081" w:author="梁元" w:date="2019-05-14T19:58:53Z">
            <w:r>
              <w:rPr/>
              <w:fldChar w:fldCharType="begin"/>
            </w:r>
          </w:ins>
          <w:ins w:id="5082" w:author="梁元" w:date="2019-05-14T19:58:53Z">
            <w:r>
              <w:rPr/>
              <w:instrText xml:space="preserve"> HYPERLINK \l _Toc26240_WPSOffice_Level2 </w:instrText>
            </w:r>
          </w:ins>
          <w:ins w:id="5083" w:author="梁元" w:date="2019-05-14T19:58:53Z">
            <w:r>
              <w:rPr/>
              <w:fldChar w:fldCharType="separate"/>
            </w:r>
          </w:ins>
          <w:customXmlInsRangeStart w:id="5085" w:author="梁元" w:date="2019-05-14T19:58:53Z"/>
          <w:sdt>
            <w:sdtPr>
              <w:rPr>
                <w:rFonts w:asciiTheme="minorHAnsi" w:hAnsiTheme="minorHAnsi" w:eastAsiaTheme="minorEastAsia" w:cstheme="minorBidi"/>
                <w:kern w:val="2"/>
                <w:sz w:val="24"/>
                <w:szCs w:val="22"/>
                <w:lang w:val="en-US" w:eastAsia="zh-CN" w:bidi="ar-SA"/>
              </w:rPr>
              <w:id w:val="147481966"/>
              <w:placeholder>
                <w:docPart w:val="{5646824a-3927-4801-b26f-e7a1fcd402d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085"/>
              <w:ins w:id="5087" w:author="梁元" w:date="2019-05-14T19:58:53Z">
                <w:r>
                  <w:rPr>
                    <w:rFonts w:ascii="仿宋" w:hAnsi="仿宋" w:eastAsia="仿宋" w:cs="Times New Roman"/>
                  </w:rPr>
                  <w:t xml:space="preserve">20. </w:t>
                </w:r>
              </w:ins>
              <w:ins w:id="5088" w:author="梁元" w:date="2019-05-14T19:58:53Z">
                <w:r>
                  <w:rPr>
                    <w:rFonts w:hint="eastAsia" w:ascii="仿宋" w:hAnsi="仿宋" w:eastAsia="仿宋" w:cstheme="majorBidi"/>
                  </w:rPr>
                  <w:t>通用大牛级解法</w:t>
                </w:r>
              </w:ins>
              <w:customXmlInsRangeStart w:id="5090" w:author="梁元" w:date="2019-05-14T19:58:53Z"/>
            </w:sdtContent>
          </w:sdt>
          <w:customXmlInsRangeEnd w:id="5090"/>
          <w:ins w:id="5091" w:author="梁元" w:date="2019-05-14T19:58:53Z">
            <w:r>
              <w:rPr/>
              <w:tab/>
            </w:r>
          </w:ins>
          <w:ins w:id="5092" w:author="梁元" w:date="2019-05-14T19:58:53Z">
            <w:r>
              <w:rPr/>
              <w:t>35</w:t>
            </w:r>
          </w:ins>
          <w:ins w:id="5093" w:author="梁元" w:date="2019-05-14T19:58:53Z">
            <w:r>
              <w:rPr/>
              <w:fldChar w:fldCharType="end"/>
            </w:r>
          </w:ins>
        </w:p>
        <w:p>
          <w:pPr>
            <w:pStyle w:val="40"/>
            <w:tabs>
              <w:tab w:val="right" w:leader="dot" w:pos="8306"/>
            </w:tabs>
            <w:rPr>
              <w:ins w:id="5094" w:author="梁元" w:date="2019-05-14T19:58:53Z"/>
            </w:rPr>
          </w:pPr>
          <w:ins w:id="5095" w:author="梁元" w:date="2019-05-14T19:58:53Z">
            <w:r>
              <w:rPr/>
              <w:fldChar w:fldCharType="begin"/>
            </w:r>
          </w:ins>
          <w:ins w:id="5096" w:author="梁元" w:date="2019-05-14T19:58:53Z">
            <w:r>
              <w:rPr/>
              <w:instrText xml:space="preserve"> HYPERLINK \l _Toc24565_WPSOffice_Level2 </w:instrText>
            </w:r>
          </w:ins>
          <w:ins w:id="5097" w:author="梁元" w:date="2019-05-14T19:58:53Z">
            <w:r>
              <w:rPr/>
              <w:fldChar w:fldCharType="separate"/>
            </w:r>
          </w:ins>
          <w:customXmlInsRangeStart w:id="5099" w:author="梁元" w:date="2019-05-14T19:58:53Z"/>
          <w:sdt>
            <w:sdtPr>
              <w:rPr>
                <w:rFonts w:asciiTheme="minorHAnsi" w:hAnsiTheme="minorHAnsi" w:eastAsiaTheme="minorEastAsia" w:cstheme="minorBidi"/>
                <w:kern w:val="2"/>
                <w:sz w:val="24"/>
                <w:szCs w:val="22"/>
                <w:lang w:val="en-US" w:eastAsia="zh-CN" w:bidi="ar-SA"/>
              </w:rPr>
              <w:id w:val="147481966"/>
              <w:placeholder>
                <w:docPart w:val="{e6cce257-e227-466a-86c0-3b42e565927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099"/>
              <w:ins w:id="5101" w:author="梁元" w:date="2019-05-14T19:58:53Z">
                <w:r>
                  <w:rPr>
                    <w:rFonts w:ascii="仿宋" w:hAnsi="仿宋" w:eastAsia="仿宋" w:cstheme="majorBidi"/>
                  </w:rPr>
                  <w:t xml:space="preserve">21. </w:t>
                </w:r>
              </w:ins>
              <w:ins w:id="5102" w:author="梁元" w:date="2019-05-14T19:58:53Z">
                <w:r>
                  <w:rPr>
                    <w:rFonts w:hint="eastAsia" w:ascii="仿宋" w:hAnsi="仿宋" w:eastAsia="仿宋" w:cstheme="majorBidi"/>
                  </w:rPr>
                  <w:t>解法对比及优缺点</w:t>
                </w:r>
              </w:ins>
              <w:customXmlInsRangeStart w:id="5104" w:author="梁元" w:date="2019-05-14T19:58:53Z"/>
            </w:sdtContent>
          </w:sdt>
          <w:customXmlInsRangeEnd w:id="5104"/>
          <w:ins w:id="5105" w:author="梁元" w:date="2019-05-14T19:58:53Z">
            <w:r>
              <w:rPr/>
              <w:tab/>
            </w:r>
          </w:ins>
          <w:ins w:id="5106" w:author="梁元" w:date="2019-05-14T19:58:53Z">
            <w:r>
              <w:rPr/>
              <w:t>38</w:t>
            </w:r>
          </w:ins>
          <w:ins w:id="5107" w:author="梁元" w:date="2019-05-14T19:58:53Z">
            <w:r>
              <w:rPr/>
              <w:fldChar w:fldCharType="end"/>
            </w:r>
          </w:ins>
        </w:p>
        <w:p>
          <w:pPr>
            <w:pStyle w:val="40"/>
            <w:tabs>
              <w:tab w:val="right" w:leader="dot" w:pos="8306"/>
            </w:tabs>
            <w:rPr>
              <w:ins w:id="5108" w:author="梁元" w:date="2019-05-14T19:58:53Z"/>
            </w:rPr>
          </w:pPr>
          <w:ins w:id="5109" w:author="梁元" w:date="2019-05-14T19:58:53Z">
            <w:r>
              <w:rPr/>
              <w:fldChar w:fldCharType="begin"/>
            </w:r>
          </w:ins>
          <w:ins w:id="5110" w:author="梁元" w:date="2019-05-14T19:58:53Z">
            <w:r>
              <w:rPr/>
              <w:instrText xml:space="preserve"> HYPERLINK \l _Toc11916_WPSOffice_Level2 </w:instrText>
            </w:r>
          </w:ins>
          <w:ins w:id="5111" w:author="梁元" w:date="2019-05-14T19:58:53Z">
            <w:r>
              <w:rPr/>
              <w:fldChar w:fldCharType="separate"/>
            </w:r>
          </w:ins>
          <w:customXmlInsRangeStart w:id="5113" w:author="梁元" w:date="2019-05-14T19:58:53Z"/>
          <w:sdt>
            <w:sdtPr>
              <w:rPr>
                <w:rFonts w:asciiTheme="minorHAnsi" w:hAnsiTheme="minorHAnsi" w:eastAsiaTheme="minorEastAsia" w:cstheme="minorBidi"/>
                <w:kern w:val="2"/>
                <w:sz w:val="24"/>
                <w:szCs w:val="22"/>
                <w:lang w:val="en-US" w:eastAsia="zh-CN" w:bidi="ar-SA"/>
              </w:rPr>
              <w:id w:val="147481966"/>
              <w:placeholder>
                <w:docPart w:val="{3dc5be89-4050-413c-92a7-76e262e0d90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113"/>
              <w:ins w:id="5115" w:author="梁元" w:date="2019-05-14T19:58:53Z">
                <w:r>
                  <w:rPr>
                    <w:rFonts w:ascii="仿宋" w:hAnsi="仿宋" w:eastAsia="仿宋" w:cstheme="majorBidi"/>
                  </w:rPr>
                  <w:t xml:space="preserve">22. </w:t>
                </w:r>
              </w:ins>
              <w:ins w:id="5116" w:author="梁元" w:date="2019-05-14T19:58:53Z">
                <w:r>
                  <w:rPr>
                    <w:rFonts w:hint="eastAsia" w:ascii="仿宋" w:hAnsi="仿宋" w:eastAsia="仿宋" w:cstheme="majorBidi"/>
                  </w:rPr>
                  <w:t>延伸及扩展问题回答参考</w:t>
                </w:r>
              </w:ins>
              <w:customXmlInsRangeStart w:id="5118" w:author="梁元" w:date="2019-05-14T19:58:53Z"/>
            </w:sdtContent>
          </w:sdt>
          <w:customXmlInsRangeEnd w:id="5118"/>
          <w:ins w:id="5119" w:author="梁元" w:date="2019-05-14T19:58:53Z">
            <w:r>
              <w:rPr/>
              <w:tab/>
            </w:r>
          </w:ins>
          <w:ins w:id="5120" w:author="梁元" w:date="2019-05-14T19:58:53Z">
            <w:r>
              <w:rPr/>
              <w:t>38</w:t>
            </w:r>
          </w:ins>
          <w:ins w:id="5121" w:author="梁元" w:date="2019-05-14T19:58:53Z">
            <w:r>
              <w:rPr/>
              <w:fldChar w:fldCharType="end"/>
            </w:r>
          </w:ins>
        </w:p>
        <w:p>
          <w:pPr>
            <w:pStyle w:val="40"/>
            <w:tabs>
              <w:tab w:val="right" w:leader="dot" w:pos="8306"/>
            </w:tabs>
            <w:rPr>
              <w:ins w:id="5122" w:author="梁元" w:date="2019-05-14T19:58:53Z"/>
            </w:rPr>
          </w:pPr>
          <w:ins w:id="5123" w:author="梁元" w:date="2019-05-14T19:58:53Z">
            <w:r>
              <w:rPr/>
              <w:fldChar w:fldCharType="begin"/>
            </w:r>
          </w:ins>
          <w:ins w:id="5124" w:author="梁元" w:date="2019-05-14T19:58:53Z">
            <w:r>
              <w:rPr/>
              <w:instrText xml:space="preserve"> HYPERLINK \l _Toc21778_WPSOffice_Level2 </w:instrText>
            </w:r>
          </w:ins>
          <w:ins w:id="5125" w:author="梁元" w:date="2019-05-14T19:58:53Z">
            <w:r>
              <w:rPr/>
              <w:fldChar w:fldCharType="separate"/>
            </w:r>
          </w:ins>
          <w:customXmlInsRangeStart w:id="5127" w:author="梁元" w:date="2019-05-14T19:58:53Z"/>
          <w:sdt>
            <w:sdtPr>
              <w:rPr>
                <w:rFonts w:asciiTheme="minorHAnsi" w:hAnsiTheme="minorHAnsi" w:eastAsiaTheme="minorEastAsia" w:cstheme="minorBidi"/>
                <w:kern w:val="2"/>
                <w:sz w:val="24"/>
                <w:szCs w:val="22"/>
                <w:lang w:val="en-US" w:eastAsia="zh-CN" w:bidi="ar-SA"/>
              </w:rPr>
              <w:id w:val="147481966"/>
              <w:placeholder>
                <w:docPart w:val="{6a23b8f4-d3d2-425b-9e64-52674191d48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127"/>
              <w:ins w:id="5129" w:author="梁元" w:date="2019-05-14T19:58:53Z">
                <w:r>
                  <w:rPr>
                    <w:rFonts w:ascii="仿宋" w:hAnsi="仿宋" w:eastAsia="仿宋" w:cstheme="majorBidi"/>
                  </w:rPr>
                  <w:t xml:space="preserve">23. </w:t>
                </w:r>
              </w:ins>
              <w:ins w:id="5130" w:author="梁元" w:date="2019-05-14T19:58:53Z">
                <w:r>
                  <w:rPr>
                    <w:rFonts w:hint="eastAsia" w:ascii="仿宋" w:hAnsi="仿宋" w:eastAsia="仿宋" w:cstheme="majorBidi"/>
                  </w:rPr>
                  <w:t>项目中体现经验的点</w:t>
                </w:r>
              </w:ins>
              <w:customXmlInsRangeStart w:id="5132" w:author="梁元" w:date="2019-05-14T19:58:53Z"/>
            </w:sdtContent>
          </w:sdt>
          <w:customXmlInsRangeEnd w:id="5132"/>
          <w:ins w:id="5133" w:author="梁元" w:date="2019-05-14T19:58:53Z">
            <w:r>
              <w:rPr/>
              <w:tab/>
            </w:r>
          </w:ins>
          <w:ins w:id="5134" w:author="梁元" w:date="2019-05-14T19:58:53Z">
            <w:r>
              <w:rPr/>
              <w:t>38</w:t>
            </w:r>
          </w:ins>
          <w:ins w:id="5135" w:author="梁元" w:date="2019-05-14T19:58:53Z">
            <w:r>
              <w:rPr/>
              <w:fldChar w:fldCharType="end"/>
            </w:r>
          </w:ins>
        </w:p>
        <w:p>
          <w:pPr>
            <w:pStyle w:val="39"/>
            <w:tabs>
              <w:tab w:val="right" w:leader="dot" w:pos="8306"/>
            </w:tabs>
            <w:ind w:firstLine="400" w:firstLineChars="200"/>
            <w:rPr>
              <w:ins w:id="5137" w:author="梁元" w:date="2019-05-14T19:58:53Z"/>
              <w:b/>
              <w:bCs/>
            </w:rPr>
            <w:pPrChange w:id="5136" w:author="梁元" w:date="2019-05-14T19:58:57Z">
              <w:pPr>
                <w:pStyle w:val="39"/>
                <w:tabs>
                  <w:tab w:val="right" w:leader="dot" w:pos="8306"/>
                </w:tabs>
              </w:pPr>
            </w:pPrChange>
          </w:pPr>
          <w:ins w:id="5138" w:author="梁元" w:date="2019-05-14T19:58:53Z">
            <w:r>
              <w:rPr/>
              <w:fldChar w:fldCharType="begin"/>
            </w:r>
          </w:ins>
          <w:ins w:id="5139" w:author="梁元" w:date="2019-05-14T19:58:53Z">
            <w:r>
              <w:rPr/>
              <w:instrText xml:space="preserve"> HYPERLINK \l _Toc8464_WPSOffice_Level2 </w:instrText>
            </w:r>
          </w:ins>
          <w:ins w:id="5140" w:author="梁元" w:date="2019-05-14T19:58:53Z">
            <w:r>
              <w:rPr/>
              <w:fldChar w:fldCharType="separate"/>
            </w:r>
          </w:ins>
          <w:customXmlInsRangeStart w:id="5142" w:author="梁元" w:date="2019-05-14T19:58:53Z"/>
          <w:sdt>
            <w:sdtPr>
              <w:rPr>
                <w:rFonts w:asciiTheme="minorHAnsi" w:hAnsiTheme="minorHAnsi" w:eastAsiaTheme="minorEastAsia" w:cstheme="minorBidi"/>
                <w:kern w:val="2"/>
                <w:sz w:val="24"/>
                <w:szCs w:val="22"/>
                <w:lang w:val="en-US" w:eastAsia="zh-CN" w:bidi="ar-SA"/>
              </w:rPr>
              <w:id w:val="147481966"/>
              <w:placeholder>
                <w:docPart w:val="{8c635a58-a138-42b2-87e0-ae260bdd1d87}"/>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142"/>
              <w:ins w:id="5144" w:author="梁元" w:date="2019-05-14T19:58:53Z">
                <w:r>
                  <w:rPr>
                    <w:rFonts w:ascii="仿宋" w:hAnsi="仿宋" w:eastAsia="仿宋" w:cstheme="majorBidi"/>
                  </w:rPr>
                  <w:t xml:space="preserve">24. </w:t>
                </w:r>
              </w:ins>
              <w:ins w:id="5145" w:author="梁元" w:date="2019-05-14T19:58:53Z">
                <w:r>
                  <w:rPr>
                    <w:rFonts w:hint="eastAsia" w:ascii="仿宋" w:hAnsi="仿宋" w:eastAsia="仿宋" w:cstheme="majorBidi"/>
                  </w:rPr>
                  <w:t>论坛参考</w:t>
                </w:r>
              </w:ins>
              <w:customXmlInsRangeStart w:id="5147" w:author="梁元" w:date="2019-05-14T19:58:53Z"/>
            </w:sdtContent>
          </w:sdt>
          <w:customXmlInsRangeEnd w:id="5147"/>
          <w:ins w:id="5148" w:author="梁元" w:date="2019-05-14T19:58:53Z">
            <w:r>
              <w:rPr/>
              <w:tab/>
            </w:r>
          </w:ins>
          <w:ins w:id="5149" w:author="梁元" w:date="2019-05-14T19:58:53Z">
            <w:r>
              <w:rPr/>
              <w:t>38</w:t>
            </w:r>
          </w:ins>
          <w:ins w:id="5150" w:author="梁元" w:date="2019-05-14T19:58:53Z">
            <w:r>
              <w:rPr/>
              <w:fldChar w:fldCharType="end"/>
            </w:r>
          </w:ins>
        </w:p>
        <w:p>
          <w:pPr>
            <w:pStyle w:val="39"/>
            <w:tabs>
              <w:tab w:val="right" w:leader="dot" w:pos="8306"/>
            </w:tabs>
            <w:rPr>
              <w:ins w:id="5151" w:author="梁元" w:date="2019-05-14T19:56:50Z"/>
            </w:rPr>
          </w:pPr>
          <w:ins w:id="5152" w:author="梁元" w:date="2019-05-14T19:56:50Z">
            <w:r>
              <w:rPr>
                <w:b/>
                <w:bCs/>
              </w:rPr>
              <w:fldChar w:fldCharType="begin"/>
            </w:r>
          </w:ins>
          <w:ins w:id="5153" w:author="梁元" w:date="2019-05-14T19:56:50Z">
            <w:r>
              <w:rPr/>
              <w:instrText xml:space="preserve"> HYPERLINK \l _Toc32162_WPSOffice_Level1 </w:instrText>
            </w:r>
          </w:ins>
          <w:ins w:id="5154" w:author="梁元" w:date="2019-05-14T19:56:50Z">
            <w:r>
              <w:rPr>
                <w:b/>
                <w:bCs/>
              </w:rPr>
              <w:fldChar w:fldCharType="separate"/>
            </w:r>
          </w:ins>
          <w:customXmlInsRangeStart w:id="5156" w:author="梁元" w:date="2019-05-14T19:56:50Z"/>
          <w:sdt>
            <w:sdtPr>
              <w:rPr>
                <w:rFonts w:asciiTheme="minorHAnsi" w:hAnsiTheme="minorHAnsi" w:eastAsiaTheme="minorEastAsia" w:cstheme="minorBidi"/>
                <w:b/>
                <w:bCs/>
                <w:kern w:val="2"/>
                <w:sz w:val="24"/>
                <w:szCs w:val="22"/>
                <w:lang w:val="en-US" w:eastAsia="zh-CN" w:bidi="ar-SA"/>
              </w:rPr>
              <w:id w:val="147481966"/>
              <w:placeholder>
                <w:docPart w:val="{37bec2bd-6aae-46b9-8311-d583839baac7}"/>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5156"/>
              <w:ins w:id="5158" w:author="梁元" w:date="2019-05-14T19:56:50Z">
                <w:r>
                  <w:rPr>
                    <w:rFonts w:ascii="仿宋" w:hAnsi="仿宋" w:eastAsia="仿宋" w:cstheme="minorBidi"/>
                    <w:b/>
                    <w:bCs/>
                  </w:rPr>
                  <w:t xml:space="preserve">五十五、 </w:t>
                </w:r>
              </w:ins>
              <w:ins w:id="5159" w:author="梁元" w:date="2019-05-14T19:56:50Z">
                <w:r>
                  <w:rPr>
                    <w:rFonts w:hint="eastAsia" w:ascii="仿宋" w:hAnsi="仿宋" w:eastAsia="仿宋" w:cstheme="minorBidi"/>
                    <w:b/>
                    <w:bCs/>
                  </w:rPr>
                  <w:t>谈谈对node对的看法？</w:t>
                </w:r>
              </w:ins>
              <w:customXmlInsRangeStart w:id="5161" w:author="梁元" w:date="2019-05-14T19:56:50Z"/>
            </w:sdtContent>
          </w:sdt>
          <w:customXmlInsRangeEnd w:id="5161"/>
          <w:ins w:id="5162" w:author="梁元" w:date="2019-05-14T19:56:50Z">
            <w:r>
              <w:rPr>
                <w:b/>
                <w:bCs/>
              </w:rPr>
              <w:tab/>
            </w:r>
          </w:ins>
          <w:ins w:id="5163" w:author="梁元" w:date="2019-05-14T19:56:55Z">
            <w:bookmarkStart w:id="294" w:name="_Toc32162_WPSOffice_Level1Page"/>
            <w:r>
              <w:rPr>
                <w:b/>
                <w:bCs/>
              </w:rPr>
              <w:t>33</w:t>
            </w:r>
            <w:bookmarkEnd w:id="294"/>
          </w:ins>
          <w:ins w:id="5164" w:author="梁元" w:date="2019-05-14T19:56:50Z">
            <w:r>
              <w:rPr>
                <w:b/>
                <w:bCs/>
              </w:rPr>
              <w:fldChar w:fldCharType="end"/>
            </w:r>
          </w:ins>
        </w:p>
        <w:p>
          <w:pPr>
            <w:pStyle w:val="40"/>
            <w:tabs>
              <w:tab w:val="right" w:leader="dot" w:pos="8306"/>
            </w:tabs>
            <w:rPr>
              <w:ins w:id="5165" w:author="梁元" w:date="2019-05-14T19:56:50Z"/>
            </w:rPr>
          </w:pPr>
          <w:ins w:id="5166" w:author="梁元" w:date="2019-05-14T19:56:50Z">
            <w:r>
              <w:rPr/>
              <w:fldChar w:fldCharType="begin"/>
            </w:r>
          </w:ins>
          <w:ins w:id="5167" w:author="梁元" w:date="2019-05-14T19:56:50Z">
            <w:r>
              <w:rPr/>
              <w:instrText xml:space="preserve"> HYPERLINK \l _Toc25139_WPSOffice_Level2 </w:instrText>
            </w:r>
          </w:ins>
          <w:ins w:id="5168" w:author="梁元" w:date="2019-05-14T19:56:50Z">
            <w:r>
              <w:rPr/>
              <w:fldChar w:fldCharType="separate"/>
            </w:r>
          </w:ins>
          <w:customXmlInsRangeStart w:id="5170" w:author="梁元" w:date="2019-05-14T19:56:50Z"/>
          <w:sdt>
            <w:sdtPr>
              <w:rPr>
                <w:rFonts w:asciiTheme="minorHAnsi" w:hAnsiTheme="minorHAnsi" w:eastAsiaTheme="minorEastAsia" w:cstheme="minorBidi"/>
                <w:kern w:val="2"/>
                <w:sz w:val="24"/>
                <w:szCs w:val="22"/>
                <w:lang w:val="en-US" w:eastAsia="zh-CN" w:bidi="ar-SA"/>
              </w:rPr>
              <w:id w:val="147481966"/>
              <w:placeholder>
                <w:docPart w:val="{00f24203-cf0d-4ca3-becd-9d2e2438913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170"/>
              <w:ins w:id="5172" w:author="梁元" w:date="2019-05-14T19:56:50Z">
                <w:r>
                  <w:rPr>
                    <w:rFonts w:ascii="仿宋" w:hAnsi="仿宋" w:eastAsia="仿宋" w:cstheme="majorBidi"/>
                  </w:rPr>
                  <w:t xml:space="preserve">19. </w:t>
                </w:r>
              </w:ins>
              <w:ins w:id="5173" w:author="梁元" w:date="2019-05-14T19:56:50Z">
                <w:r>
                  <w:rPr>
                    <w:rFonts w:hint="eastAsia" w:ascii="仿宋" w:hAnsi="仿宋" w:eastAsia="仿宋" w:cstheme="majorBidi"/>
                  </w:rPr>
                  <w:t>通常解法</w:t>
                </w:r>
              </w:ins>
              <w:customXmlInsRangeStart w:id="5175" w:author="梁元" w:date="2019-05-14T19:56:50Z"/>
            </w:sdtContent>
          </w:sdt>
          <w:customXmlInsRangeEnd w:id="5175"/>
          <w:ins w:id="5176" w:author="梁元" w:date="2019-05-14T19:56:50Z">
            <w:r>
              <w:rPr/>
              <w:tab/>
            </w:r>
          </w:ins>
          <w:ins w:id="5177" w:author="梁元" w:date="2019-05-14T19:56:55Z">
            <w:bookmarkStart w:id="295" w:name="_Toc25139_WPSOffice_Level2Page"/>
            <w:r>
              <w:rPr/>
              <w:t>33</w:t>
            </w:r>
            <w:bookmarkEnd w:id="295"/>
          </w:ins>
          <w:ins w:id="5178" w:author="梁元" w:date="2019-05-14T19:56:50Z">
            <w:r>
              <w:rPr/>
              <w:fldChar w:fldCharType="end"/>
            </w:r>
          </w:ins>
        </w:p>
        <w:p>
          <w:pPr>
            <w:pStyle w:val="40"/>
            <w:tabs>
              <w:tab w:val="right" w:leader="dot" w:pos="8306"/>
            </w:tabs>
            <w:rPr>
              <w:ins w:id="5179" w:author="梁元" w:date="2019-05-14T19:56:50Z"/>
            </w:rPr>
          </w:pPr>
          <w:ins w:id="5180" w:author="梁元" w:date="2019-05-14T19:56:50Z">
            <w:r>
              <w:rPr/>
              <w:fldChar w:fldCharType="begin"/>
            </w:r>
          </w:ins>
          <w:ins w:id="5181" w:author="梁元" w:date="2019-05-14T19:56:50Z">
            <w:r>
              <w:rPr/>
              <w:instrText xml:space="preserve"> HYPERLINK \l _Toc31080_WPSOffice_Level2 </w:instrText>
            </w:r>
          </w:ins>
          <w:ins w:id="5182" w:author="梁元" w:date="2019-05-14T19:56:50Z">
            <w:r>
              <w:rPr/>
              <w:fldChar w:fldCharType="separate"/>
            </w:r>
          </w:ins>
          <w:customXmlInsRangeStart w:id="5184" w:author="梁元" w:date="2019-05-14T19:56:50Z"/>
          <w:sdt>
            <w:sdtPr>
              <w:rPr>
                <w:rFonts w:asciiTheme="minorHAnsi" w:hAnsiTheme="minorHAnsi" w:eastAsiaTheme="minorEastAsia" w:cstheme="minorBidi"/>
                <w:kern w:val="2"/>
                <w:sz w:val="24"/>
                <w:szCs w:val="22"/>
                <w:lang w:val="en-US" w:eastAsia="zh-CN" w:bidi="ar-SA"/>
              </w:rPr>
              <w:id w:val="147481966"/>
              <w:placeholder>
                <w:docPart w:val="{28304c72-02e4-4c82-86f2-3c5b94638f6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184"/>
              <w:ins w:id="5186" w:author="梁元" w:date="2019-05-14T19:56:50Z">
                <w:r>
                  <w:rPr>
                    <w:rFonts w:ascii="仿宋" w:hAnsi="仿宋" w:eastAsia="仿宋" w:cstheme="majorBidi"/>
                  </w:rPr>
                  <w:t xml:space="preserve">20. </w:t>
                </w:r>
              </w:ins>
              <w:ins w:id="5187" w:author="梁元" w:date="2019-05-14T19:56:50Z">
                <w:r>
                  <w:rPr>
                    <w:rFonts w:hint="eastAsia" w:ascii="仿宋" w:hAnsi="仿宋" w:eastAsia="仿宋" w:cstheme="majorBidi"/>
                  </w:rPr>
                  <w:t>通用大牛级解法</w:t>
                </w:r>
              </w:ins>
              <w:customXmlInsRangeStart w:id="5189" w:author="梁元" w:date="2019-05-14T19:56:50Z"/>
            </w:sdtContent>
          </w:sdt>
          <w:customXmlInsRangeEnd w:id="5189"/>
          <w:ins w:id="5190" w:author="梁元" w:date="2019-05-14T19:56:50Z">
            <w:r>
              <w:rPr/>
              <w:tab/>
            </w:r>
          </w:ins>
          <w:ins w:id="5191" w:author="梁元" w:date="2019-05-14T19:56:55Z">
            <w:bookmarkStart w:id="296" w:name="_Toc31080_WPSOffice_Level2Page"/>
            <w:r>
              <w:rPr/>
              <w:t>33</w:t>
            </w:r>
            <w:bookmarkEnd w:id="296"/>
          </w:ins>
          <w:ins w:id="5192" w:author="梁元" w:date="2019-05-14T19:56:50Z">
            <w:r>
              <w:rPr/>
              <w:fldChar w:fldCharType="end"/>
            </w:r>
          </w:ins>
        </w:p>
        <w:p>
          <w:pPr>
            <w:pStyle w:val="40"/>
            <w:tabs>
              <w:tab w:val="right" w:leader="dot" w:pos="8306"/>
            </w:tabs>
            <w:rPr>
              <w:ins w:id="5193" w:author="梁元" w:date="2019-05-14T19:56:50Z"/>
            </w:rPr>
          </w:pPr>
          <w:ins w:id="5194" w:author="梁元" w:date="2019-05-14T19:56:50Z">
            <w:r>
              <w:rPr/>
              <w:fldChar w:fldCharType="begin"/>
            </w:r>
          </w:ins>
          <w:ins w:id="5195" w:author="梁元" w:date="2019-05-14T19:56:50Z">
            <w:r>
              <w:rPr/>
              <w:instrText xml:space="preserve"> HYPERLINK \l _Toc19772_WPSOffice_Level2 </w:instrText>
            </w:r>
          </w:ins>
          <w:ins w:id="5196" w:author="梁元" w:date="2019-05-14T19:56:50Z">
            <w:r>
              <w:rPr/>
              <w:fldChar w:fldCharType="separate"/>
            </w:r>
          </w:ins>
          <w:customXmlInsRangeStart w:id="5198" w:author="梁元" w:date="2019-05-14T19:56:50Z"/>
          <w:sdt>
            <w:sdtPr>
              <w:rPr>
                <w:rFonts w:asciiTheme="minorHAnsi" w:hAnsiTheme="minorHAnsi" w:eastAsiaTheme="minorEastAsia" w:cstheme="minorBidi"/>
                <w:kern w:val="2"/>
                <w:sz w:val="24"/>
                <w:szCs w:val="22"/>
                <w:lang w:val="en-US" w:eastAsia="zh-CN" w:bidi="ar-SA"/>
              </w:rPr>
              <w:id w:val="147481966"/>
              <w:placeholder>
                <w:docPart w:val="{8556451d-853f-429c-ac17-a713142b72ad}"/>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198"/>
              <w:ins w:id="5200" w:author="梁元" w:date="2019-05-14T19:56:50Z">
                <w:r>
                  <w:rPr>
                    <w:rFonts w:ascii="仿宋" w:hAnsi="仿宋" w:eastAsia="仿宋" w:cstheme="majorBidi"/>
                  </w:rPr>
                  <w:t xml:space="preserve">21. </w:t>
                </w:r>
              </w:ins>
              <w:ins w:id="5201" w:author="梁元" w:date="2019-05-14T19:56:50Z">
                <w:r>
                  <w:rPr>
                    <w:rFonts w:hint="eastAsia" w:ascii="仿宋" w:hAnsi="仿宋" w:eastAsia="仿宋" w:cstheme="majorBidi"/>
                  </w:rPr>
                  <w:t>解法对比及优缺点</w:t>
                </w:r>
              </w:ins>
              <w:customXmlInsRangeStart w:id="5203" w:author="梁元" w:date="2019-05-14T19:56:50Z"/>
            </w:sdtContent>
          </w:sdt>
          <w:customXmlInsRangeEnd w:id="5203"/>
          <w:ins w:id="5204" w:author="梁元" w:date="2019-05-14T19:56:50Z">
            <w:r>
              <w:rPr/>
              <w:tab/>
            </w:r>
          </w:ins>
          <w:ins w:id="5205" w:author="梁元" w:date="2019-05-14T19:56:55Z">
            <w:bookmarkStart w:id="297" w:name="_Toc19772_WPSOffice_Level2Page"/>
            <w:r>
              <w:rPr/>
              <w:t>34</w:t>
            </w:r>
            <w:bookmarkEnd w:id="297"/>
          </w:ins>
          <w:ins w:id="5206" w:author="梁元" w:date="2019-05-14T19:56:50Z">
            <w:r>
              <w:rPr/>
              <w:fldChar w:fldCharType="end"/>
            </w:r>
          </w:ins>
        </w:p>
        <w:p>
          <w:pPr>
            <w:pStyle w:val="40"/>
            <w:tabs>
              <w:tab w:val="right" w:leader="dot" w:pos="8306"/>
            </w:tabs>
            <w:rPr>
              <w:ins w:id="5207" w:author="梁元" w:date="2019-05-14T19:56:50Z"/>
            </w:rPr>
          </w:pPr>
          <w:ins w:id="5208" w:author="梁元" w:date="2019-05-14T19:56:50Z">
            <w:r>
              <w:rPr/>
              <w:fldChar w:fldCharType="begin"/>
            </w:r>
          </w:ins>
          <w:ins w:id="5209" w:author="梁元" w:date="2019-05-14T19:56:50Z">
            <w:r>
              <w:rPr/>
              <w:instrText xml:space="preserve"> HYPERLINK \l _Toc17872_WPSOffice_Level2 </w:instrText>
            </w:r>
          </w:ins>
          <w:ins w:id="5210" w:author="梁元" w:date="2019-05-14T19:56:50Z">
            <w:r>
              <w:rPr/>
              <w:fldChar w:fldCharType="separate"/>
            </w:r>
          </w:ins>
          <w:customXmlInsRangeStart w:id="5212" w:author="梁元" w:date="2019-05-14T19:56:50Z"/>
          <w:sdt>
            <w:sdtPr>
              <w:rPr>
                <w:rFonts w:asciiTheme="minorHAnsi" w:hAnsiTheme="minorHAnsi" w:eastAsiaTheme="minorEastAsia" w:cstheme="minorBidi"/>
                <w:kern w:val="2"/>
                <w:sz w:val="24"/>
                <w:szCs w:val="22"/>
                <w:lang w:val="en-US" w:eastAsia="zh-CN" w:bidi="ar-SA"/>
              </w:rPr>
              <w:id w:val="147481966"/>
              <w:placeholder>
                <w:docPart w:val="{c092111d-5c0f-42b3-94a2-43bd0dc57f0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212"/>
              <w:ins w:id="5214" w:author="梁元" w:date="2019-05-14T19:56:50Z">
                <w:r>
                  <w:rPr>
                    <w:rFonts w:ascii="仿宋" w:hAnsi="仿宋" w:eastAsia="仿宋" w:cstheme="majorBidi"/>
                  </w:rPr>
                  <w:t xml:space="preserve">22. </w:t>
                </w:r>
              </w:ins>
              <w:ins w:id="5215" w:author="梁元" w:date="2019-05-14T19:56:50Z">
                <w:r>
                  <w:rPr>
                    <w:rFonts w:hint="eastAsia" w:ascii="仿宋" w:hAnsi="仿宋" w:eastAsia="仿宋" w:cstheme="majorBidi"/>
                  </w:rPr>
                  <w:t>延伸及扩展问题回答参考</w:t>
                </w:r>
              </w:ins>
              <w:customXmlInsRangeStart w:id="5217" w:author="梁元" w:date="2019-05-14T19:56:50Z"/>
            </w:sdtContent>
          </w:sdt>
          <w:customXmlInsRangeEnd w:id="5217"/>
          <w:ins w:id="5218" w:author="梁元" w:date="2019-05-14T19:56:50Z">
            <w:r>
              <w:rPr/>
              <w:tab/>
            </w:r>
          </w:ins>
          <w:ins w:id="5219" w:author="梁元" w:date="2019-05-14T19:56:55Z">
            <w:bookmarkStart w:id="298" w:name="_Toc17872_WPSOffice_Level2Page"/>
            <w:r>
              <w:rPr/>
              <w:t>34</w:t>
            </w:r>
            <w:bookmarkEnd w:id="298"/>
          </w:ins>
          <w:ins w:id="5220" w:author="梁元" w:date="2019-05-14T19:56:50Z">
            <w:r>
              <w:rPr/>
              <w:fldChar w:fldCharType="end"/>
            </w:r>
          </w:ins>
        </w:p>
        <w:p>
          <w:pPr>
            <w:pStyle w:val="40"/>
            <w:tabs>
              <w:tab w:val="right" w:leader="dot" w:pos="8306"/>
            </w:tabs>
            <w:rPr>
              <w:ins w:id="5221" w:author="梁元" w:date="2019-05-14T19:56:50Z"/>
            </w:rPr>
          </w:pPr>
          <w:ins w:id="5222" w:author="梁元" w:date="2019-05-14T19:56:50Z">
            <w:r>
              <w:rPr/>
              <w:fldChar w:fldCharType="begin"/>
            </w:r>
          </w:ins>
          <w:ins w:id="5223" w:author="梁元" w:date="2019-05-14T19:56:50Z">
            <w:r>
              <w:rPr/>
              <w:instrText xml:space="preserve"> HYPERLINK \l _Toc32405_WPSOffice_Level2 </w:instrText>
            </w:r>
          </w:ins>
          <w:ins w:id="5224" w:author="梁元" w:date="2019-05-14T19:56:50Z">
            <w:r>
              <w:rPr/>
              <w:fldChar w:fldCharType="separate"/>
            </w:r>
          </w:ins>
          <w:customXmlInsRangeStart w:id="5226" w:author="梁元" w:date="2019-05-14T19:56:50Z"/>
          <w:sdt>
            <w:sdtPr>
              <w:rPr>
                <w:rFonts w:asciiTheme="minorHAnsi" w:hAnsiTheme="minorHAnsi" w:eastAsiaTheme="minorEastAsia" w:cstheme="minorBidi"/>
                <w:kern w:val="2"/>
                <w:sz w:val="24"/>
                <w:szCs w:val="22"/>
                <w:lang w:val="en-US" w:eastAsia="zh-CN" w:bidi="ar-SA"/>
              </w:rPr>
              <w:id w:val="147481966"/>
              <w:placeholder>
                <w:docPart w:val="{48f25628-7c5c-473e-a917-2d3bcef361e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226"/>
              <w:ins w:id="5228" w:author="梁元" w:date="2019-05-14T19:56:50Z">
                <w:r>
                  <w:rPr>
                    <w:rFonts w:ascii="仿宋" w:hAnsi="仿宋" w:eastAsia="仿宋" w:cstheme="majorBidi"/>
                  </w:rPr>
                  <w:t xml:space="preserve">23. </w:t>
                </w:r>
              </w:ins>
              <w:ins w:id="5229" w:author="梁元" w:date="2019-05-14T19:56:50Z">
                <w:r>
                  <w:rPr>
                    <w:rFonts w:ascii="Arial" w:hAnsi="Arial" w:cs="Arial" w:eastAsiaTheme="minorEastAsia"/>
                  </w:rPr>
                  <w:t>。</w:t>
                </w:r>
              </w:ins>
              <w:ins w:id="5230" w:author="梁元" w:date="2019-05-14T19:56:50Z">
                <w:r>
                  <w:rPr>
                    <w:rFonts w:hint="eastAsia" w:ascii="仿宋" w:hAnsi="仿宋" w:eastAsia="仿宋" w:cstheme="majorBidi"/>
                  </w:rPr>
                  <w:t>项目中体现经验的点</w:t>
                </w:r>
              </w:ins>
              <w:customXmlInsRangeStart w:id="5232" w:author="梁元" w:date="2019-05-14T19:56:50Z"/>
            </w:sdtContent>
          </w:sdt>
          <w:customXmlInsRangeEnd w:id="5232"/>
          <w:ins w:id="5233" w:author="梁元" w:date="2019-05-14T19:56:50Z">
            <w:r>
              <w:rPr/>
              <w:tab/>
            </w:r>
          </w:ins>
          <w:ins w:id="5234" w:author="梁元" w:date="2019-05-14T19:56:55Z">
            <w:bookmarkStart w:id="299" w:name="_Toc32405_WPSOffice_Level2Page"/>
            <w:r>
              <w:rPr/>
              <w:t>35</w:t>
            </w:r>
            <w:bookmarkEnd w:id="299"/>
          </w:ins>
          <w:ins w:id="5235" w:author="梁元" w:date="2019-05-14T19:56:50Z">
            <w:r>
              <w:rPr/>
              <w:fldChar w:fldCharType="end"/>
            </w:r>
          </w:ins>
        </w:p>
        <w:p>
          <w:pPr>
            <w:pStyle w:val="40"/>
            <w:tabs>
              <w:tab w:val="right" w:leader="dot" w:pos="8306"/>
            </w:tabs>
            <w:rPr>
              <w:ins w:id="5236" w:author="梁元" w:date="2019-05-14T19:56:50Z"/>
            </w:rPr>
          </w:pPr>
          <w:ins w:id="5237" w:author="梁元" w:date="2019-05-14T19:56:50Z">
            <w:r>
              <w:rPr/>
              <w:fldChar w:fldCharType="begin"/>
            </w:r>
          </w:ins>
          <w:ins w:id="5238" w:author="梁元" w:date="2019-05-14T19:56:50Z">
            <w:r>
              <w:rPr/>
              <w:instrText xml:space="preserve"> HYPERLINK \l _Toc12470_WPSOffice_Level2 </w:instrText>
            </w:r>
          </w:ins>
          <w:ins w:id="5239" w:author="梁元" w:date="2019-05-14T19:56:50Z">
            <w:r>
              <w:rPr/>
              <w:fldChar w:fldCharType="separate"/>
            </w:r>
          </w:ins>
          <w:customXmlInsRangeStart w:id="5241" w:author="梁元" w:date="2019-05-14T19:56:50Z"/>
          <w:sdt>
            <w:sdtPr>
              <w:rPr>
                <w:rFonts w:asciiTheme="minorHAnsi" w:hAnsiTheme="minorHAnsi" w:eastAsiaTheme="minorEastAsia" w:cstheme="minorBidi"/>
                <w:kern w:val="2"/>
                <w:sz w:val="24"/>
                <w:szCs w:val="22"/>
                <w:lang w:val="en-US" w:eastAsia="zh-CN" w:bidi="ar-SA"/>
              </w:rPr>
              <w:id w:val="147481966"/>
              <w:placeholder>
                <w:docPart w:val="{e42e1c08-425b-4a14-b97d-e6d13d5617a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241"/>
              <w:ins w:id="5243" w:author="梁元" w:date="2019-05-14T19:56:50Z">
                <w:r>
                  <w:rPr>
                    <w:rFonts w:ascii="仿宋" w:hAnsi="仿宋" w:eastAsia="仿宋" w:cstheme="majorBidi"/>
                  </w:rPr>
                  <w:t xml:space="preserve">24. </w:t>
                </w:r>
              </w:ins>
              <w:ins w:id="5244" w:author="梁元" w:date="2019-05-14T19:56:50Z">
                <w:r>
                  <w:rPr>
                    <w:rFonts w:hint="eastAsia" w:ascii="仿宋" w:hAnsi="仿宋" w:eastAsia="仿宋" w:cstheme="majorBidi"/>
                  </w:rPr>
                  <w:t>论坛参考</w:t>
                </w:r>
              </w:ins>
              <w:customXmlInsRangeStart w:id="5246" w:author="梁元" w:date="2019-05-14T19:56:50Z"/>
            </w:sdtContent>
          </w:sdt>
          <w:customXmlInsRangeEnd w:id="5246"/>
          <w:ins w:id="5247" w:author="梁元" w:date="2019-05-14T19:56:50Z">
            <w:r>
              <w:rPr/>
              <w:tab/>
            </w:r>
          </w:ins>
          <w:ins w:id="5248" w:author="梁元" w:date="2019-05-14T19:56:55Z">
            <w:bookmarkStart w:id="300" w:name="_Toc12470_WPSOffice_Level2Page"/>
            <w:r>
              <w:rPr/>
              <w:t>35</w:t>
            </w:r>
            <w:bookmarkEnd w:id="300"/>
          </w:ins>
          <w:ins w:id="5249" w:author="梁元" w:date="2019-05-14T19:56:50Z">
            <w:r>
              <w:rPr/>
              <w:fldChar w:fldCharType="end"/>
            </w:r>
          </w:ins>
        </w:p>
        <w:p>
          <w:pPr>
            <w:pStyle w:val="39"/>
            <w:tabs>
              <w:tab w:val="right" w:leader="dot" w:pos="8306"/>
            </w:tabs>
            <w:rPr>
              <w:ins w:id="5250" w:author="梁元" w:date="2019-05-14T19:56:50Z"/>
            </w:rPr>
          </w:pPr>
          <w:ins w:id="5251" w:author="梁元" w:date="2019-05-14T19:56:50Z">
            <w:r>
              <w:rPr>
                <w:b/>
                <w:bCs/>
              </w:rPr>
              <w:fldChar w:fldCharType="begin"/>
            </w:r>
          </w:ins>
          <w:ins w:id="5252" w:author="梁元" w:date="2019-05-14T19:56:50Z">
            <w:r>
              <w:rPr/>
              <w:instrText xml:space="preserve"> HYPERLINK \l _Toc32702_WPSOffice_Level1 </w:instrText>
            </w:r>
          </w:ins>
          <w:ins w:id="5253" w:author="梁元" w:date="2019-05-14T19:56:50Z">
            <w:r>
              <w:rPr>
                <w:b/>
                <w:bCs/>
              </w:rPr>
              <w:fldChar w:fldCharType="separate"/>
            </w:r>
          </w:ins>
          <w:customXmlInsRangeStart w:id="5255" w:author="梁元" w:date="2019-05-14T19:56:50Z"/>
          <w:sdt>
            <w:sdtPr>
              <w:rPr>
                <w:rFonts w:asciiTheme="minorHAnsi" w:hAnsiTheme="minorHAnsi" w:eastAsiaTheme="minorEastAsia" w:cstheme="minorBidi"/>
                <w:b/>
                <w:bCs/>
                <w:kern w:val="2"/>
                <w:sz w:val="24"/>
                <w:szCs w:val="22"/>
                <w:lang w:val="en-US" w:eastAsia="zh-CN" w:bidi="ar-SA"/>
              </w:rPr>
              <w:id w:val="147481966"/>
              <w:placeholder>
                <w:docPart w:val="{20d6dd46-221d-4e05-85ae-0dad11713623}"/>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5255"/>
              <w:ins w:id="5257" w:author="梁元" w:date="2019-05-14T19:56:50Z">
                <w:r>
                  <w:rPr>
                    <w:rFonts w:ascii="仿宋" w:hAnsi="仿宋" w:eastAsia="仿宋" w:cstheme="minorBidi"/>
                    <w:b/>
                    <w:bCs/>
                  </w:rPr>
                  <w:t>五十六、 V</w:t>
                </w:r>
              </w:ins>
              <w:ins w:id="5258" w:author="梁元" w:date="2019-05-14T19:56:50Z">
                <w:r>
                  <w:rPr>
                    <w:rFonts w:hint="eastAsia" w:ascii="仿宋" w:hAnsi="仿宋" w:eastAsia="仿宋" w:cstheme="minorBidi"/>
                    <w:b/>
                    <w:bCs/>
                  </w:rPr>
                  <w:t>ue的脚手架？</w:t>
                </w:r>
              </w:ins>
              <w:customXmlInsRangeStart w:id="5260" w:author="梁元" w:date="2019-05-14T19:56:50Z"/>
            </w:sdtContent>
          </w:sdt>
          <w:customXmlInsRangeEnd w:id="5260"/>
          <w:ins w:id="5261" w:author="梁元" w:date="2019-05-14T19:56:50Z">
            <w:r>
              <w:rPr>
                <w:b/>
                <w:bCs/>
              </w:rPr>
              <w:tab/>
            </w:r>
          </w:ins>
          <w:ins w:id="5262" w:author="梁元" w:date="2019-05-14T19:56:55Z">
            <w:bookmarkStart w:id="301" w:name="_Toc32702_WPSOffice_Level1Page"/>
            <w:r>
              <w:rPr>
                <w:b/>
                <w:bCs/>
              </w:rPr>
              <w:t>35</w:t>
            </w:r>
            <w:bookmarkEnd w:id="301"/>
          </w:ins>
          <w:ins w:id="5263" w:author="梁元" w:date="2019-05-14T19:56:50Z">
            <w:r>
              <w:rPr>
                <w:b/>
                <w:bCs/>
              </w:rPr>
              <w:fldChar w:fldCharType="end"/>
            </w:r>
          </w:ins>
        </w:p>
        <w:p>
          <w:pPr>
            <w:pStyle w:val="40"/>
            <w:tabs>
              <w:tab w:val="right" w:leader="dot" w:pos="8306"/>
            </w:tabs>
            <w:rPr>
              <w:ins w:id="5264" w:author="梁元" w:date="2019-05-14T19:56:50Z"/>
            </w:rPr>
          </w:pPr>
          <w:ins w:id="5265" w:author="梁元" w:date="2019-05-14T19:56:50Z">
            <w:r>
              <w:rPr/>
              <w:fldChar w:fldCharType="begin"/>
            </w:r>
          </w:ins>
          <w:ins w:id="5266" w:author="梁元" w:date="2019-05-14T19:56:50Z">
            <w:r>
              <w:rPr/>
              <w:instrText xml:space="preserve"> HYPERLINK \l _Toc31030_WPSOffice_Level2 </w:instrText>
            </w:r>
          </w:ins>
          <w:ins w:id="5267" w:author="梁元" w:date="2019-05-14T19:56:50Z">
            <w:r>
              <w:rPr/>
              <w:fldChar w:fldCharType="separate"/>
            </w:r>
          </w:ins>
          <w:customXmlInsRangeStart w:id="5269" w:author="梁元" w:date="2019-05-14T19:56:50Z"/>
          <w:sdt>
            <w:sdtPr>
              <w:rPr>
                <w:rFonts w:asciiTheme="minorHAnsi" w:hAnsiTheme="minorHAnsi" w:eastAsiaTheme="minorEastAsia" w:cstheme="minorBidi"/>
                <w:kern w:val="2"/>
                <w:sz w:val="24"/>
                <w:szCs w:val="22"/>
                <w:lang w:val="en-US" w:eastAsia="zh-CN" w:bidi="ar-SA"/>
              </w:rPr>
              <w:id w:val="147481966"/>
              <w:placeholder>
                <w:docPart w:val="{800ac743-f68e-4794-b0d1-71eebfa9bea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269"/>
              <w:ins w:id="5271" w:author="梁元" w:date="2019-05-14T19:56:50Z">
                <w:r>
                  <w:rPr>
                    <w:rFonts w:ascii="仿宋" w:hAnsi="仿宋" w:eastAsia="仿宋" w:cstheme="majorBidi"/>
                  </w:rPr>
                  <w:t xml:space="preserve">19. </w:t>
                </w:r>
              </w:ins>
              <w:ins w:id="5272" w:author="梁元" w:date="2019-05-14T19:56:50Z">
                <w:r>
                  <w:rPr>
                    <w:rFonts w:hint="eastAsia" w:ascii="仿宋" w:hAnsi="仿宋" w:eastAsia="仿宋" w:cstheme="majorBidi"/>
                  </w:rPr>
                  <w:t>通常解法</w:t>
                </w:r>
              </w:ins>
              <w:customXmlInsRangeStart w:id="5274" w:author="梁元" w:date="2019-05-14T19:56:50Z"/>
            </w:sdtContent>
          </w:sdt>
          <w:customXmlInsRangeEnd w:id="5274"/>
          <w:ins w:id="5275" w:author="梁元" w:date="2019-05-14T19:56:50Z">
            <w:r>
              <w:rPr/>
              <w:tab/>
            </w:r>
          </w:ins>
          <w:ins w:id="5276" w:author="梁元" w:date="2019-05-14T19:56:55Z">
            <w:bookmarkStart w:id="302" w:name="_Toc31030_WPSOffice_Level2Page"/>
            <w:r>
              <w:rPr/>
              <w:t>35</w:t>
            </w:r>
            <w:bookmarkEnd w:id="302"/>
          </w:ins>
          <w:ins w:id="5277" w:author="梁元" w:date="2019-05-14T19:56:50Z">
            <w:r>
              <w:rPr/>
              <w:fldChar w:fldCharType="end"/>
            </w:r>
          </w:ins>
        </w:p>
        <w:p>
          <w:pPr>
            <w:pStyle w:val="40"/>
            <w:tabs>
              <w:tab w:val="right" w:leader="dot" w:pos="8306"/>
            </w:tabs>
            <w:rPr>
              <w:ins w:id="5278" w:author="梁元" w:date="2019-05-14T19:56:50Z"/>
            </w:rPr>
          </w:pPr>
          <w:ins w:id="5279" w:author="梁元" w:date="2019-05-14T19:56:50Z">
            <w:r>
              <w:rPr/>
              <w:fldChar w:fldCharType="begin"/>
            </w:r>
          </w:ins>
          <w:ins w:id="5280" w:author="梁元" w:date="2019-05-14T19:56:50Z">
            <w:r>
              <w:rPr/>
              <w:instrText xml:space="preserve"> HYPERLINK \l _Toc26240_WPSOffice_Level2 </w:instrText>
            </w:r>
          </w:ins>
          <w:ins w:id="5281" w:author="梁元" w:date="2019-05-14T19:56:50Z">
            <w:r>
              <w:rPr/>
              <w:fldChar w:fldCharType="separate"/>
            </w:r>
          </w:ins>
          <w:customXmlInsRangeStart w:id="5283" w:author="梁元" w:date="2019-05-14T19:56:50Z"/>
          <w:sdt>
            <w:sdtPr>
              <w:rPr>
                <w:rFonts w:asciiTheme="minorHAnsi" w:hAnsiTheme="minorHAnsi" w:eastAsiaTheme="minorEastAsia" w:cstheme="minorBidi"/>
                <w:kern w:val="2"/>
                <w:sz w:val="24"/>
                <w:szCs w:val="22"/>
                <w:lang w:val="en-US" w:eastAsia="zh-CN" w:bidi="ar-SA"/>
              </w:rPr>
              <w:id w:val="147481966"/>
              <w:placeholder>
                <w:docPart w:val="{9fda1ad6-f2c4-46f3-8140-ab5e33e55549}"/>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283"/>
              <w:ins w:id="5285" w:author="梁元" w:date="2019-05-14T19:56:50Z">
                <w:r>
                  <w:rPr>
                    <w:rFonts w:ascii="仿宋" w:hAnsi="仿宋" w:eastAsia="仿宋" w:cs="Times New Roman"/>
                  </w:rPr>
                  <w:t xml:space="preserve">20. </w:t>
                </w:r>
              </w:ins>
              <w:ins w:id="5286" w:author="梁元" w:date="2019-05-14T19:56:50Z">
                <w:r>
                  <w:rPr>
                    <w:rFonts w:hint="eastAsia" w:ascii="仿宋" w:hAnsi="仿宋" w:eastAsia="仿宋" w:cstheme="majorBidi"/>
                  </w:rPr>
                  <w:t>通用大牛级解法</w:t>
                </w:r>
              </w:ins>
              <w:customXmlInsRangeStart w:id="5288" w:author="梁元" w:date="2019-05-14T19:56:50Z"/>
            </w:sdtContent>
          </w:sdt>
          <w:customXmlInsRangeEnd w:id="5288"/>
          <w:ins w:id="5289" w:author="梁元" w:date="2019-05-14T19:56:50Z">
            <w:r>
              <w:rPr/>
              <w:tab/>
            </w:r>
          </w:ins>
          <w:ins w:id="5290" w:author="梁元" w:date="2019-05-14T19:56:55Z">
            <w:bookmarkStart w:id="303" w:name="_Toc26240_WPSOffice_Level2Page"/>
            <w:r>
              <w:rPr/>
              <w:t>35</w:t>
            </w:r>
            <w:bookmarkEnd w:id="303"/>
          </w:ins>
          <w:ins w:id="5291" w:author="梁元" w:date="2019-05-14T19:56:50Z">
            <w:r>
              <w:rPr/>
              <w:fldChar w:fldCharType="end"/>
            </w:r>
          </w:ins>
        </w:p>
        <w:p>
          <w:pPr>
            <w:pStyle w:val="40"/>
            <w:tabs>
              <w:tab w:val="right" w:leader="dot" w:pos="8306"/>
            </w:tabs>
            <w:rPr>
              <w:ins w:id="5292" w:author="梁元" w:date="2019-05-14T19:56:50Z"/>
            </w:rPr>
          </w:pPr>
          <w:ins w:id="5293" w:author="梁元" w:date="2019-05-14T19:56:50Z">
            <w:r>
              <w:rPr/>
              <w:fldChar w:fldCharType="begin"/>
            </w:r>
          </w:ins>
          <w:ins w:id="5294" w:author="梁元" w:date="2019-05-14T19:56:50Z">
            <w:r>
              <w:rPr/>
              <w:instrText xml:space="preserve"> HYPERLINK \l _Toc24565_WPSOffice_Level2 </w:instrText>
            </w:r>
          </w:ins>
          <w:ins w:id="5295" w:author="梁元" w:date="2019-05-14T19:56:50Z">
            <w:r>
              <w:rPr/>
              <w:fldChar w:fldCharType="separate"/>
            </w:r>
          </w:ins>
          <w:customXmlInsRangeStart w:id="5297" w:author="梁元" w:date="2019-05-14T19:56:50Z"/>
          <w:sdt>
            <w:sdtPr>
              <w:rPr>
                <w:rFonts w:asciiTheme="minorHAnsi" w:hAnsiTheme="minorHAnsi" w:eastAsiaTheme="minorEastAsia" w:cstheme="minorBidi"/>
                <w:kern w:val="2"/>
                <w:sz w:val="24"/>
                <w:szCs w:val="22"/>
                <w:lang w:val="en-US" w:eastAsia="zh-CN" w:bidi="ar-SA"/>
              </w:rPr>
              <w:id w:val="147481966"/>
              <w:placeholder>
                <w:docPart w:val="{2f005a79-7355-4b91-9970-937d8ad0fca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297"/>
              <w:ins w:id="5299" w:author="梁元" w:date="2019-05-14T19:56:50Z">
                <w:r>
                  <w:rPr>
                    <w:rFonts w:ascii="仿宋" w:hAnsi="仿宋" w:eastAsia="仿宋" w:cstheme="majorBidi"/>
                  </w:rPr>
                  <w:t xml:space="preserve">21. </w:t>
                </w:r>
              </w:ins>
              <w:ins w:id="5300" w:author="梁元" w:date="2019-05-14T19:56:50Z">
                <w:r>
                  <w:rPr>
                    <w:rFonts w:hint="eastAsia" w:ascii="仿宋" w:hAnsi="仿宋" w:eastAsia="仿宋" w:cstheme="majorBidi"/>
                  </w:rPr>
                  <w:t>解法对比及优缺点</w:t>
                </w:r>
              </w:ins>
              <w:customXmlInsRangeStart w:id="5302" w:author="梁元" w:date="2019-05-14T19:56:50Z"/>
            </w:sdtContent>
          </w:sdt>
          <w:customXmlInsRangeEnd w:id="5302"/>
          <w:ins w:id="5303" w:author="梁元" w:date="2019-05-14T19:56:50Z">
            <w:r>
              <w:rPr/>
              <w:tab/>
            </w:r>
          </w:ins>
          <w:ins w:id="5304" w:author="梁元" w:date="2019-05-14T19:56:55Z">
            <w:bookmarkStart w:id="304" w:name="_Toc24565_WPSOffice_Level2Page"/>
            <w:r>
              <w:rPr/>
              <w:t>38</w:t>
            </w:r>
            <w:bookmarkEnd w:id="304"/>
          </w:ins>
          <w:ins w:id="5305" w:author="梁元" w:date="2019-05-14T19:56:50Z">
            <w:r>
              <w:rPr/>
              <w:fldChar w:fldCharType="end"/>
            </w:r>
          </w:ins>
        </w:p>
        <w:p>
          <w:pPr>
            <w:pStyle w:val="40"/>
            <w:tabs>
              <w:tab w:val="right" w:leader="dot" w:pos="8306"/>
            </w:tabs>
            <w:rPr>
              <w:ins w:id="5306" w:author="梁元" w:date="2019-05-14T19:56:50Z"/>
            </w:rPr>
          </w:pPr>
          <w:ins w:id="5307" w:author="梁元" w:date="2019-05-14T19:56:50Z">
            <w:r>
              <w:rPr/>
              <w:fldChar w:fldCharType="begin"/>
            </w:r>
          </w:ins>
          <w:ins w:id="5308" w:author="梁元" w:date="2019-05-14T19:56:50Z">
            <w:r>
              <w:rPr/>
              <w:instrText xml:space="preserve"> HYPERLINK \l _Toc11916_WPSOffice_Level2 </w:instrText>
            </w:r>
          </w:ins>
          <w:ins w:id="5309" w:author="梁元" w:date="2019-05-14T19:56:50Z">
            <w:r>
              <w:rPr/>
              <w:fldChar w:fldCharType="separate"/>
            </w:r>
          </w:ins>
          <w:customXmlInsRangeStart w:id="5311" w:author="梁元" w:date="2019-05-14T19:56:50Z"/>
          <w:sdt>
            <w:sdtPr>
              <w:rPr>
                <w:rFonts w:asciiTheme="minorHAnsi" w:hAnsiTheme="minorHAnsi" w:eastAsiaTheme="minorEastAsia" w:cstheme="minorBidi"/>
                <w:kern w:val="2"/>
                <w:sz w:val="24"/>
                <w:szCs w:val="22"/>
                <w:lang w:val="en-US" w:eastAsia="zh-CN" w:bidi="ar-SA"/>
              </w:rPr>
              <w:id w:val="147481966"/>
              <w:placeholder>
                <w:docPart w:val="{3c99f7d1-ad54-4a4f-9ed3-9c7096c3343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311"/>
              <w:ins w:id="5313" w:author="梁元" w:date="2019-05-14T19:56:50Z">
                <w:r>
                  <w:rPr>
                    <w:rFonts w:ascii="仿宋" w:hAnsi="仿宋" w:eastAsia="仿宋" w:cstheme="majorBidi"/>
                  </w:rPr>
                  <w:t xml:space="preserve">22. </w:t>
                </w:r>
              </w:ins>
              <w:ins w:id="5314" w:author="梁元" w:date="2019-05-14T19:56:50Z">
                <w:r>
                  <w:rPr>
                    <w:rFonts w:hint="eastAsia" w:ascii="仿宋" w:hAnsi="仿宋" w:eastAsia="仿宋" w:cstheme="majorBidi"/>
                  </w:rPr>
                  <w:t>延伸及扩展问题回答参考</w:t>
                </w:r>
              </w:ins>
              <w:customXmlInsRangeStart w:id="5316" w:author="梁元" w:date="2019-05-14T19:56:50Z"/>
            </w:sdtContent>
          </w:sdt>
          <w:customXmlInsRangeEnd w:id="5316"/>
          <w:ins w:id="5317" w:author="梁元" w:date="2019-05-14T19:56:50Z">
            <w:r>
              <w:rPr/>
              <w:tab/>
            </w:r>
          </w:ins>
          <w:ins w:id="5318" w:author="梁元" w:date="2019-05-14T19:56:55Z">
            <w:bookmarkStart w:id="305" w:name="_Toc11916_WPSOffice_Level2Page"/>
            <w:r>
              <w:rPr/>
              <w:t>38</w:t>
            </w:r>
            <w:bookmarkEnd w:id="305"/>
          </w:ins>
          <w:ins w:id="5319" w:author="梁元" w:date="2019-05-14T19:56:50Z">
            <w:r>
              <w:rPr/>
              <w:fldChar w:fldCharType="end"/>
            </w:r>
          </w:ins>
        </w:p>
        <w:p>
          <w:pPr>
            <w:pStyle w:val="40"/>
            <w:tabs>
              <w:tab w:val="right" w:leader="dot" w:pos="8306"/>
            </w:tabs>
            <w:rPr>
              <w:ins w:id="5320" w:author="梁元" w:date="2019-05-14T19:56:50Z"/>
            </w:rPr>
          </w:pPr>
          <w:ins w:id="5321" w:author="梁元" w:date="2019-05-14T19:56:50Z">
            <w:r>
              <w:rPr/>
              <w:fldChar w:fldCharType="begin"/>
            </w:r>
          </w:ins>
          <w:ins w:id="5322" w:author="梁元" w:date="2019-05-14T19:56:50Z">
            <w:r>
              <w:rPr/>
              <w:instrText xml:space="preserve"> HYPERLINK \l _Toc21778_WPSOffice_Level2 </w:instrText>
            </w:r>
          </w:ins>
          <w:ins w:id="5323" w:author="梁元" w:date="2019-05-14T19:56:50Z">
            <w:r>
              <w:rPr/>
              <w:fldChar w:fldCharType="separate"/>
            </w:r>
          </w:ins>
          <w:customXmlInsRangeStart w:id="5325" w:author="梁元" w:date="2019-05-14T19:56:50Z"/>
          <w:sdt>
            <w:sdtPr>
              <w:rPr>
                <w:rFonts w:asciiTheme="minorHAnsi" w:hAnsiTheme="minorHAnsi" w:eastAsiaTheme="minorEastAsia" w:cstheme="minorBidi"/>
                <w:kern w:val="2"/>
                <w:sz w:val="24"/>
                <w:szCs w:val="22"/>
                <w:lang w:val="en-US" w:eastAsia="zh-CN" w:bidi="ar-SA"/>
              </w:rPr>
              <w:id w:val="147481966"/>
              <w:placeholder>
                <w:docPart w:val="{73c02770-9ff1-4d61-be1c-8bba53666f7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325"/>
              <w:ins w:id="5327" w:author="梁元" w:date="2019-05-14T19:56:50Z">
                <w:r>
                  <w:rPr>
                    <w:rFonts w:ascii="仿宋" w:hAnsi="仿宋" w:eastAsia="仿宋" w:cstheme="majorBidi"/>
                  </w:rPr>
                  <w:t xml:space="preserve">23. </w:t>
                </w:r>
              </w:ins>
              <w:ins w:id="5328" w:author="梁元" w:date="2019-05-14T19:56:50Z">
                <w:r>
                  <w:rPr>
                    <w:rFonts w:hint="eastAsia" w:ascii="仿宋" w:hAnsi="仿宋" w:eastAsia="仿宋" w:cstheme="majorBidi"/>
                  </w:rPr>
                  <w:t>项目中体现经验的点</w:t>
                </w:r>
              </w:ins>
              <w:customXmlInsRangeStart w:id="5330" w:author="梁元" w:date="2019-05-14T19:56:50Z"/>
            </w:sdtContent>
          </w:sdt>
          <w:customXmlInsRangeEnd w:id="5330"/>
          <w:ins w:id="5331" w:author="梁元" w:date="2019-05-14T19:56:50Z">
            <w:r>
              <w:rPr/>
              <w:tab/>
            </w:r>
          </w:ins>
          <w:ins w:id="5332" w:author="梁元" w:date="2019-05-14T19:56:55Z">
            <w:bookmarkStart w:id="306" w:name="_Toc21778_WPSOffice_Level2Page"/>
            <w:r>
              <w:rPr/>
              <w:t>38</w:t>
            </w:r>
            <w:bookmarkEnd w:id="306"/>
          </w:ins>
          <w:ins w:id="5333" w:author="梁元" w:date="2019-05-14T19:56:50Z">
            <w:r>
              <w:rPr/>
              <w:fldChar w:fldCharType="end"/>
            </w:r>
          </w:ins>
        </w:p>
        <w:p>
          <w:pPr>
            <w:pStyle w:val="40"/>
            <w:tabs>
              <w:tab w:val="right" w:leader="dot" w:pos="8306"/>
            </w:tabs>
            <w:rPr>
              <w:ins w:id="5334" w:author="梁元" w:date="2019-05-14T19:56:50Z"/>
            </w:rPr>
          </w:pPr>
          <w:ins w:id="5335" w:author="梁元" w:date="2019-05-14T19:56:50Z">
            <w:r>
              <w:rPr/>
              <w:fldChar w:fldCharType="begin"/>
            </w:r>
          </w:ins>
          <w:ins w:id="5336" w:author="梁元" w:date="2019-05-14T19:56:50Z">
            <w:r>
              <w:rPr/>
              <w:instrText xml:space="preserve"> HYPERLINK \l _Toc8464_WPSOffice_Level2 </w:instrText>
            </w:r>
          </w:ins>
          <w:ins w:id="5337" w:author="梁元" w:date="2019-05-14T19:56:50Z">
            <w:r>
              <w:rPr/>
              <w:fldChar w:fldCharType="separate"/>
            </w:r>
          </w:ins>
          <w:customXmlInsRangeStart w:id="5339" w:author="梁元" w:date="2019-05-14T19:56:50Z"/>
          <w:sdt>
            <w:sdtPr>
              <w:rPr>
                <w:rFonts w:asciiTheme="minorHAnsi" w:hAnsiTheme="minorHAnsi" w:eastAsiaTheme="minorEastAsia" w:cstheme="minorBidi"/>
                <w:kern w:val="2"/>
                <w:sz w:val="24"/>
                <w:szCs w:val="22"/>
                <w:lang w:val="en-US" w:eastAsia="zh-CN" w:bidi="ar-SA"/>
              </w:rPr>
              <w:id w:val="147481966"/>
              <w:placeholder>
                <w:docPart w:val="{d90a29e5-3d2f-481c-9b30-bec55ebe3722}"/>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339"/>
              <w:ins w:id="5341" w:author="梁元" w:date="2019-05-14T19:56:50Z">
                <w:r>
                  <w:rPr>
                    <w:rFonts w:ascii="仿宋" w:hAnsi="仿宋" w:eastAsia="仿宋" w:cstheme="majorBidi"/>
                  </w:rPr>
                  <w:t xml:space="preserve">24. </w:t>
                </w:r>
              </w:ins>
              <w:ins w:id="5342" w:author="梁元" w:date="2019-05-14T19:56:50Z">
                <w:r>
                  <w:rPr>
                    <w:rFonts w:hint="eastAsia" w:ascii="仿宋" w:hAnsi="仿宋" w:eastAsia="仿宋" w:cstheme="majorBidi"/>
                  </w:rPr>
                  <w:t>论坛参考</w:t>
                </w:r>
              </w:ins>
              <w:customXmlInsRangeStart w:id="5344" w:author="梁元" w:date="2019-05-14T19:56:50Z"/>
            </w:sdtContent>
          </w:sdt>
          <w:customXmlInsRangeEnd w:id="5344"/>
          <w:ins w:id="5345" w:author="梁元" w:date="2019-05-14T19:56:50Z">
            <w:r>
              <w:rPr/>
              <w:tab/>
            </w:r>
          </w:ins>
          <w:ins w:id="5346" w:author="梁元" w:date="2019-05-14T19:56:55Z">
            <w:bookmarkStart w:id="307" w:name="_Toc8464_WPSOffice_Level2Page"/>
            <w:r>
              <w:rPr/>
              <w:t>38</w:t>
            </w:r>
            <w:bookmarkEnd w:id="307"/>
          </w:ins>
          <w:ins w:id="5347" w:author="梁元" w:date="2019-05-14T19:56:50Z">
            <w:r>
              <w:rPr/>
              <w:fldChar w:fldCharType="end"/>
            </w:r>
          </w:ins>
        </w:p>
        <w:p>
          <w:pPr>
            <w:pStyle w:val="39"/>
            <w:tabs>
              <w:tab w:val="right" w:leader="dot" w:pos="8306"/>
            </w:tabs>
            <w:rPr>
              <w:ins w:id="5348" w:author="梁元" w:date="2019-05-14T19:56:50Z"/>
            </w:rPr>
          </w:pPr>
          <w:ins w:id="5349" w:author="梁元" w:date="2019-05-14T19:56:50Z">
            <w:r>
              <w:rPr>
                <w:b/>
                <w:bCs/>
              </w:rPr>
              <w:fldChar w:fldCharType="begin"/>
            </w:r>
          </w:ins>
          <w:ins w:id="5350" w:author="梁元" w:date="2019-05-14T19:56:50Z">
            <w:r>
              <w:rPr/>
              <w:instrText xml:space="preserve"> HYPERLINK \l _Toc32405_WPSOffice_Level1 </w:instrText>
            </w:r>
          </w:ins>
          <w:ins w:id="5351" w:author="梁元" w:date="2019-05-14T19:56:50Z">
            <w:r>
              <w:rPr>
                <w:b/>
                <w:bCs/>
              </w:rPr>
              <w:fldChar w:fldCharType="separate"/>
            </w:r>
          </w:ins>
          <w:customXmlInsRangeStart w:id="5353" w:author="梁元" w:date="2019-05-14T19:56:50Z"/>
          <w:sdt>
            <w:sdtPr>
              <w:rPr>
                <w:rFonts w:asciiTheme="minorHAnsi" w:hAnsiTheme="minorHAnsi" w:eastAsiaTheme="minorEastAsia" w:cstheme="minorBidi"/>
                <w:b/>
                <w:bCs/>
                <w:kern w:val="2"/>
                <w:sz w:val="24"/>
                <w:szCs w:val="22"/>
                <w:lang w:val="en-US" w:eastAsia="zh-CN" w:bidi="ar-SA"/>
              </w:rPr>
              <w:id w:val="147481966"/>
              <w:placeholder>
                <w:docPart w:val="{cdebbc00-2081-435e-9a40-a67737a49de3}"/>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5353"/>
              <w:ins w:id="5355" w:author="梁元" w:date="2019-05-14T19:56:50Z">
                <w:r>
                  <w:rPr>
                    <w:rFonts w:ascii="仿宋" w:hAnsi="仿宋" w:eastAsia="仿宋" w:cstheme="minorBidi"/>
                    <w:b/>
                    <w:bCs/>
                  </w:rPr>
                  <w:t xml:space="preserve">五十七、 </w:t>
                </w:r>
              </w:ins>
              <w:ins w:id="5356" w:author="梁元" w:date="2019-05-14T19:56:50Z">
                <w:r>
                  <w:rPr>
                    <w:rFonts w:hint="eastAsia" w:ascii="仿宋" w:hAnsi="仿宋" w:eastAsia="仿宋" w:cstheme="minorBidi"/>
                    <w:b/>
                    <w:bCs/>
                  </w:rPr>
                  <w:t>说一下seo？</w:t>
                </w:r>
              </w:ins>
              <w:customXmlInsRangeStart w:id="5358" w:author="梁元" w:date="2019-05-14T19:56:50Z"/>
            </w:sdtContent>
          </w:sdt>
          <w:customXmlInsRangeEnd w:id="5358"/>
          <w:ins w:id="5359" w:author="梁元" w:date="2019-05-14T19:56:50Z">
            <w:r>
              <w:rPr>
                <w:b/>
                <w:bCs/>
              </w:rPr>
              <w:tab/>
            </w:r>
          </w:ins>
          <w:ins w:id="5360" w:author="梁元" w:date="2019-05-14T19:56:55Z">
            <w:bookmarkStart w:id="308" w:name="_Toc32405_WPSOffice_Level1Page"/>
            <w:r>
              <w:rPr>
                <w:b/>
                <w:bCs/>
              </w:rPr>
              <w:t>38</w:t>
            </w:r>
            <w:bookmarkEnd w:id="308"/>
          </w:ins>
          <w:ins w:id="5361" w:author="梁元" w:date="2019-05-14T19:56:50Z">
            <w:r>
              <w:rPr>
                <w:b/>
                <w:bCs/>
              </w:rPr>
              <w:fldChar w:fldCharType="end"/>
            </w:r>
          </w:ins>
        </w:p>
        <w:p>
          <w:pPr>
            <w:pStyle w:val="40"/>
            <w:tabs>
              <w:tab w:val="right" w:leader="dot" w:pos="8306"/>
            </w:tabs>
            <w:rPr>
              <w:ins w:id="5362" w:author="梁元" w:date="2019-05-14T19:58:24Z"/>
            </w:rPr>
          </w:pPr>
          <w:ins w:id="5363" w:author="梁元" w:date="2019-05-14T19:58:24Z">
            <w:r>
              <w:rPr/>
              <w:fldChar w:fldCharType="begin"/>
            </w:r>
          </w:ins>
          <w:ins w:id="5364" w:author="梁元" w:date="2019-05-14T19:58:24Z">
            <w:r>
              <w:rPr/>
              <w:instrText xml:space="preserve"> HYPERLINK \l _Toc31030_WPSOffice_Level2 </w:instrText>
            </w:r>
          </w:ins>
          <w:ins w:id="5365" w:author="梁元" w:date="2019-05-14T19:58:24Z">
            <w:r>
              <w:rPr/>
              <w:fldChar w:fldCharType="separate"/>
            </w:r>
          </w:ins>
          <w:customXmlInsRangeStart w:id="5367" w:author="梁元" w:date="2019-05-14T19:58:24Z"/>
          <w:sdt>
            <w:sdtPr>
              <w:rPr>
                <w:rFonts w:asciiTheme="minorHAnsi" w:hAnsiTheme="minorHAnsi" w:eastAsiaTheme="minorEastAsia" w:cstheme="minorBidi"/>
                <w:kern w:val="2"/>
                <w:sz w:val="24"/>
                <w:szCs w:val="22"/>
                <w:lang w:val="en-US" w:eastAsia="zh-CN" w:bidi="ar-SA"/>
              </w:rPr>
              <w:id w:val="147481966"/>
              <w:placeholder>
                <w:docPart w:val="{24a867ac-8273-44f5-a776-8cf4c8bcc3b5}"/>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367"/>
              <w:ins w:id="5369" w:author="梁元" w:date="2019-05-14T19:58:24Z">
                <w:r>
                  <w:rPr>
                    <w:rFonts w:ascii="仿宋" w:hAnsi="仿宋" w:eastAsia="仿宋" w:cstheme="majorBidi"/>
                  </w:rPr>
                  <w:t xml:space="preserve">19. </w:t>
                </w:r>
              </w:ins>
              <w:ins w:id="5370" w:author="梁元" w:date="2019-05-14T19:58:24Z">
                <w:r>
                  <w:rPr>
                    <w:rFonts w:hint="eastAsia" w:ascii="仿宋" w:hAnsi="仿宋" w:eastAsia="仿宋" w:cstheme="majorBidi"/>
                  </w:rPr>
                  <w:t>通常解法</w:t>
                </w:r>
              </w:ins>
              <w:customXmlInsRangeStart w:id="5372" w:author="梁元" w:date="2019-05-14T19:58:24Z"/>
            </w:sdtContent>
          </w:sdt>
          <w:customXmlInsRangeEnd w:id="5372"/>
          <w:ins w:id="5373" w:author="梁元" w:date="2019-05-14T19:58:24Z">
            <w:r>
              <w:rPr/>
              <w:tab/>
            </w:r>
          </w:ins>
          <w:ins w:id="5374" w:author="梁元" w:date="2019-05-14T19:58:24Z">
            <w:r>
              <w:rPr/>
              <w:t>35</w:t>
            </w:r>
          </w:ins>
          <w:ins w:id="5375" w:author="梁元" w:date="2019-05-14T19:58:24Z">
            <w:r>
              <w:rPr/>
              <w:fldChar w:fldCharType="end"/>
            </w:r>
          </w:ins>
        </w:p>
        <w:p>
          <w:pPr>
            <w:pStyle w:val="40"/>
            <w:tabs>
              <w:tab w:val="right" w:leader="dot" w:pos="8306"/>
            </w:tabs>
            <w:rPr>
              <w:ins w:id="5376" w:author="梁元" w:date="2019-05-14T19:58:24Z"/>
            </w:rPr>
          </w:pPr>
          <w:ins w:id="5377" w:author="梁元" w:date="2019-05-14T19:58:24Z">
            <w:r>
              <w:rPr/>
              <w:fldChar w:fldCharType="begin"/>
            </w:r>
          </w:ins>
          <w:ins w:id="5378" w:author="梁元" w:date="2019-05-14T19:58:24Z">
            <w:r>
              <w:rPr/>
              <w:instrText xml:space="preserve"> HYPERLINK \l _Toc26240_WPSOffice_Level2 </w:instrText>
            </w:r>
          </w:ins>
          <w:ins w:id="5379" w:author="梁元" w:date="2019-05-14T19:58:24Z">
            <w:r>
              <w:rPr/>
              <w:fldChar w:fldCharType="separate"/>
            </w:r>
          </w:ins>
          <w:customXmlInsRangeStart w:id="5381" w:author="梁元" w:date="2019-05-14T19:58:24Z"/>
          <w:sdt>
            <w:sdtPr>
              <w:rPr>
                <w:rFonts w:asciiTheme="minorHAnsi" w:hAnsiTheme="minorHAnsi" w:eastAsiaTheme="minorEastAsia" w:cstheme="minorBidi"/>
                <w:kern w:val="2"/>
                <w:sz w:val="24"/>
                <w:szCs w:val="22"/>
                <w:lang w:val="en-US" w:eastAsia="zh-CN" w:bidi="ar-SA"/>
              </w:rPr>
              <w:id w:val="147481966"/>
              <w:placeholder>
                <w:docPart w:val="{2f4bf8e5-a2f1-461b-a374-3f45a6cb8cc6}"/>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381"/>
              <w:ins w:id="5383" w:author="梁元" w:date="2019-05-14T19:58:24Z">
                <w:r>
                  <w:rPr>
                    <w:rFonts w:ascii="仿宋" w:hAnsi="仿宋" w:eastAsia="仿宋" w:cs="Times New Roman"/>
                  </w:rPr>
                  <w:t xml:space="preserve">20. </w:t>
                </w:r>
              </w:ins>
              <w:ins w:id="5384" w:author="梁元" w:date="2019-05-14T19:58:24Z">
                <w:r>
                  <w:rPr>
                    <w:rFonts w:hint="eastAsia" w:ascii="仿宋" w:hAnsi="仿宋" w:eastAsia="仿宋" w:cstheme="majorBidi"/>
                  </w:rPr>
                  <w:t>通用大牛级解法</w:t>
                </w:r>
              </w:ins>
              <w:customXmlInsRangeStart w:id="5386" w:author="梁元" w:date="2019-05-14T19:58:24Z"/>
            </w:sdtContent>
          </w:sdt>
          <w:customXmlInsRangeEnd w:id="5386"/>
          <w:ins w:id="5387" w:author="梁元" w:date="2019-05-14T19:58:24Z">
            <w:r>
              <w:rPr/>
              <w:tab/>
            </w:r>
          </w:ins>
          <w:ins w:id="5388" w:author="梁元" w:date="2019-05-14T19:58:24Z">
            <w:r>
              <w:rPr/>
              <w:t>35</w:t>
            </w:r>
          </w:ins>
          <w:ins w:id="5389" w:author="梁元" w:date="2019-05-14T19:58:24Z">
            <w:r>
              <w:rPr/>
              <w:fldChar w:fldCharType="end"/>
            </w:r>
          </w:ins>
        </w:p>
        <w:p>
          <w:pPr>
            <w:pStyle w:val="40"/>
            <w:tabs>
              <w:tab w:val="right" w:leader="dot" w:pos="8306"/>
            </w:tabs>
            <w:rPr>
              <w:ins w:id="5390" w:author="梁元" w:date="2019-05-14T19:58:24Z"/>
            </w:rPr>
          </w:pPr>
          <w:ins w:id="5391" w:author="梁元" w:date="2019-05-14T19:58:24Z">
            <w:r>
              <w:rPr/>
              <w:fldChar w:fldCharType="begin"/>
            </w:r>
          </w:ins>
          <w:ins w:id="5392" w:author="梁元" w:date="2019-05-14T19:58:24Z">
            <w:r>
              <w:rPr/>
              <w:instrText xml:space="preserve"> HYPERLINK \l _Toc24565_WPSOffice_Level2 </w:instrText>
            </w:r>
          </w:ins>
          <w:ins w:id="5393" w:author="梁元" w:date="2019-05-14T19:58:24Z">
            <w:r>
              <w:rPr/>
              <w:fldChar w:fldCharType="separate"/>
            </w:r>
          </w:ins>
          <w:customXmlInsRangeStart w:id="5395" w:author="梁元" w:date="2019-05-14T19:58:24Z"/>
          <w:sdt>
            <w:sdtPr>
              <w:rPr>
                <w:rFonts w:asciiTheme="minorHAnsi" w:hAnsiTheme="minorHAnsi" w:eastAsiaTheme="minorEastAsia" w:cstheme="minorBidi"/>
                <w:kern w:val="2"/>
                <w:sz w:val="24"/>
                <w:szCs w:val="22"/>
                <w:lang w:val="en-US" w:eastAsia="zh-CN" w:bidi="ar-SA"/>
              </w:rPr>
              <w:id w:val="147481966"/>
              <w:placeholder>
                <w:docPart w:val="{2fe21788-6ef4-480d-9088-39645a93e547}"/>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395"/>
              <w:ins w:id="5397" w:author="梁元" w:date="2019-05-14T19:58:24Z">
                <w:r>
                  <w:rPr>
                    <w:rFonts w:ascii="仿宋" w:hAnsi="仿宋" w:eastAsia="仿宋" w:cstheme="majorBidi"/>
                  </w:rPr>
                  <w:t xml:space="preserve">21. </w:t>
                </w:r>
              </w:ins>
              <w:ins w:id="5398" w:author="梁元" w:date="2019-05-14T19:58:24Z">
                <w:r>
                  <w:rPr>
                    <w:rFonts w:hint="eastAsia" w:ascii="仿宋" w:hAnsi="仿宋" w:eastAsia="仿宋" w:cstheme="majorBidi"/>
                  </w:rPr>
                  <w:t>解法对比及优缺点</w:t>
                </w:r>
              </w:ins>
              <w:customXmlInsRangeStart w:id="5400" w:author="梁元" w:date="2019-05-14T19:58:24Z"/>
            </w:sdtContent>
          </w:sdt>
          <w:customXmlInsRangeEnd w:id="5400"/>
          <w:ins w:id="5401" w:author="梁元" w:date="2019-05-14T19:58:24Z">
            <w:r>
              <w:rPr/>
              <w:tab/>
            </w:r>
          </w:ins>
          <w:ins w:id="5402" w:author="梁元" w:date="2019-05-14T19:58:24Z">
            <w:r>
              <w:rPr/>
              <w:t>38</w:t>
            </w:r>
          </w:ins>
          <w:ins w:id="5403" w:author="梁元" w:date="2019-05-14T19:58:24Z">
            <w:r>
              <w:rPr/>
              <w:fldChar w:fldCharType="end"/>
            </w:r>
          </w:ins>
        </w:p>
        <w:p>
          <w:pPr>
            <w:pStyle w:val="40"/>
            <w:tabs>
              <w:tab w:val="right" w:leader="dot" w:pos="8306"/>
            </w:tabs>
            <w:rPr>
              <w:ins w:id="5404" w:author="梁元" w:date="2019-05-14T19:58:24Z"/>
            </w:rPr>
          </w:pPr>
          <w:ins w:id="5405" w:author="梁元" w:date="2019-05-14T19:58:24Z">
            <w:r>
              <w:rPr/>
              <w:fldChar w:fldCharType="begin"/>
            </w:r>
          </w:ins>
          <w:ins w:id="5406" w:author="梁元" w:date="2019-05-14T19:58:24Z">
            <w:r>
              <w:rPr/>
              <w:instrText xml:space="preserve"> HYPERLINK \l _Toc11916_WPSOffice_Level2 </w:instrText>
            </w:r>
          </w:ins>
          <w:ins w:id="5407" w:author="梁元" w:date="2019-05-14T19:58:24Z">
            <w:r>
              <w:rPr/>
              <w:fldChar w:fldCharType="separate"/>
            </w:r>
          </w:ins>
          <w:customXmlInsRangeStart w:id="5409" w:author="梁元" w:date="2019-05-14T19:58:24Z"/>
          <w:sdt>
            <w:sdtPr>
              <w:rPr>
                <w:rFonts w:asciiTheme="minorHAnsi" w:hAnsiTheme="minorHAnsi" w:eastAsiaTheme="minorEastAsia" w:cstheme="minorBidi"/>
                <w:kern w:val="2"/>
                <w:sz w:val="24"/>
                <w:szCs w:val="22"/>
                <w:lang w:val="en-US" w:eastAsia="zh-CN" w:bidi="ar-SA"/>
              </w:rPr>
              <w:id w:val="147481966"/>
              <w:placeholder>
                <w:docPart w:val="{e3a8b43a-3af4-40c8-a930-225f73bd917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409"/>
              <w:ins w:id="5411" w:author="梁元" w:date="2019-05-14T19:58:24Z">
                <w:r>
                  <w:rPr>
                    <w:rFonts w:ascii="仿宋" w:hAnsi="仿宋" w:eastAsia="仿宋" w:cstheme="majorBidi"/>
                  </w:rPr>
                  <w:t xml:space="preserve">22. </w:t>
                </w:r>
              </w:ins>
              <w:ins w:id="5412" w:author="梁元" w:date="2019-05-14T19:58:24Z">
                <w:r>
                  <w:rPr>
                    <w:rFonts w:hint="eastAsia" w:ascii="仿宋" w:hAnsi="仿宋" w:eastAsia="仿宋" w:cstheme="majorBidi"/>
                  </w:rPr>
                  <w:t>延伸及扩展问题回答参考</w:t>
                </w:r>
              </w:ins>
              <w:customXmlInsRangeStart w:id="5414" w:author="梁元" w:date="2019-05-14T19:58:24Z"/>
            </w:sdtContent>
          </w:sdt>
          <w:customXmlInsRangeEnd w:id="5414"/>
          <w:ins w:id="5415" w:author="梁元" w:date="2019-05-14T19:58:24Z">
            <w:r>
              <w:rPr/>
              <w:tab/>
            </w:r>
          </w:ins>
          <w:ins w:id="5416" w:author="梁元" w:date="2019-05-14T19:58:24Z">
            <w:r>
              <w:rPr/>
              <w:t>38</w:t>
            </w:r>
          </w:ins>
          <w:ins w:id="5417" w:author="梁元" w:date="2019-05-14T19:58:24Z">
            <w:r>
              <w:rPr/>
              <w:fldChar w:fldCharType="end"/>
            </w:r>
          </w:ins>
        </w:p>
        <w:p>
          <w:pPr>
            <w:pStyle w:val="40"/>
            <w:tabs>
              <w:tab w:val="right" w:leader="dot" w:pos="8306"/>
            </w:tabs>
            <w:rPr>
              <w:ins w:id="5418" w:author="梁元" w:date="2019-05-14T19:58:24Z"/>
            </w:rPr>
          </w:pPr>
          <w:ins w:id="5419" w:author="梁元" w:date="2019-05-14T19:58:24Z">
            <w:r>
              <w:rPr/>
              <w:fldChar w:fldCharType="begin"/>
            </w:r>
          </w:ins>
          <w:ins w:id="5420" w:author="梁元" w:date="2019-05-14T19:58:24Z">
            <w:r>
              <w:rPr/>
              <w:instrText xml:space="preserve"> HYPERLINK \l _Toc21778_WPSOffice_Level2 </w:instrText>
            </w:r>
          </w:ins>
          <w:ins w:id="5421" w:author="梁元" w:date="2019-05-14T19:58:24Z">
            <w:r>
              <w:rPr/>
              <w:fldChar w:fldCharType="separate"/>
            </w:r>
          </w:ins>
          <w:customXmlInsRangeStart w:id="5423" w:author="梁元" w:date="2019-05-14T19:58:24Z"/>
          <w:sdt>
            <w:sdtPr>
              <w:rPr>
                <w:rFonts w:asciiTheme="minorHAnsi" w:hAnsiTheme="minorHAnsi" w:eastAsiaTheme="minorEastAsia" w:cstheme="minorBidi"/>
                <w:kern w:val="2"/>
                <w:sz w:val="24"/>
                <w:szCs w:val="22"/>
                <w:lang w:val="en-US" w:eastAsia="zh-CN" w:bidi="ar-SA"/>
              </w:rPr>
              <w:id w:val="147481966"/>
              <w:placeholder>
                <w:docPart w:val="{86dd786a-8667-490e-ac14-b9c326eb7fc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423"/>
              <w:ins w:id="5425" w:author="梁元" w:date="2019-05-14T19:58:24Z">
                <w:r>
                  <w:rPr>
                    <w:rFonts w:ascii="仿宋" w:hAnsi="仿宋" w:eastAsia="仿宋" w:cstheme="majorBidi"/>
                  </w:rPr>
                  <w:t xml:space="preserve">23. </w:t>
                </w:r>
              </w:ins>
              <w:ins w:id="5426" w:author="梁元" w:date="2019-05-14T19:58:24Z">
                <w:r>
                  <w:rPr>
                    <w:rFonts w:hint="eastAsia" w:ascii="仿宋" w:hAnsi="仿宋" w:eastAsia="仿宋" w:cstheme="majorBidi"/>
                  </w:rPr>
                  <w:t>项目中体现经验的点</w:t>
                </w:r>
              </w:ins>
              <w:customXmlInsRangeStart w:id="5428" w:author="梁元" w:date="2019-05-14T19:58:24Z"/>
            </w:sdtContent>
          </w:sdt>
          <w:customXmlInsRangeEnd w:id="5428"/>
          <w:ins w:id="5429" w:author="梁元" w:date="2019-05-14T19:58:24Z">
            <w:r>
              <w:rPr/>
              <w:tab/>
            </w:r>
          </w:ins>
          <w:ins w:id="5430" w:author="梁元" w:date="2019-05-14T19:58:24Z">
            <w:r>
              <w:rPr/>
              <w:t>38</w:t>
            </w:r>
          </w:ins>
          <w:ins w:id="5431" w:author="梁元" w:date="2019-05-14T19:58:24Z">
            <w:r>
              <w:rPr/>
              <w:fldChar w:fldCharType="end"/>
            </w:r>
          </w:ins>
        </w:p>
        <w:p>
          <w:pPr>
            <w:pStyle w:val="39"/>
            <w:tabs>
              <w:tab w:val="right" w:leader="dot" w:pos="8306"/>
            </w:tabs>
            <w:ind w:firstLine="400" w:firstLineChars="200"/>
            <w:rPr>
              <w:ins w:id="5433" w:author="梁元" w:date="2019-05-14T19:58:23Z"/>
              <w:b/>
              <w:bCs/>
            </w:rPr>
            <w:pPrChange w:id="5432" w:author="梁元" w:date="2019-05-14T19:58:33Z">
              <w:pPr>
                <w:pStyle w:val="39"/>
                <w:tabs>
                  <w:tab w:val="right" w:leader="dot" w:pos="8306"/>
                </w:tabs>
              </w:pPr>
            </w:pPrChange>
          </w:pPr>
          <w:ins w:id="5434" w:author="梁元" w:date="2019-05-14T19:58:24Z">
            <w:r>
              <w:rPr/>
              <w:fldChar w:fldCharType="begin"/>
            </w:r>
          </w:ins>
          <w:ins w:id="5435" w:author="梁元" w:date="2019-05-14T19:58:24Z">
            <w:r>
              <w:rPr/>
              <w:instrText xml:space="preserve"> HYPERLINK \l _Toc8464_WPSOffice_Level2 </w:instrText>
            </w:r>
          </w:ins>
          <w:ins w:id="5436" w:author="梁元" w:date="2019-05-14T19:58:24Z">
            <w:r>
              <w:rPr/>
              <w:fldChar w:fldCharType="separate"/>
            </w:r>
          </w:ins>
          <w:customXmlInsRangeStart w:id="5438" w:author="梁元" w:date="2019-05-14T19:58:24Z"/>
          <w:sdt>
            <w:sdtPr>
              <w:rPr>
                <w:rFonts w:asciiTheme="minorHAnsi" w:hAnsiTheme="minorHAnsi" w:eastAsiaTheme="minorEastAsia" w:cstheme="minorBidi"/>
                <w:kern w:val="2"/>
                <w:sz w:val="24"/>
                <w:szCs w:val="22"/>
                <w:lang w:val="en-US" w:eastAsia="zh-CN" w:bidi="ar-SA"/>
              </w:rPr>
              <w:id w:val="147481966"/>
              <w:placeholder>
                <w:docPart w:val="{9b0b55e4-3953-4794-bff5-7712ee685b0e}"/>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438"/>
              <w:ins w:id="5440" w:author="梁元" w:date="2019-05-14T19:58:24Z">
                <w:r>
                  <w:rPr>
                    <w:rFonts w:ascii="仿宋" w:hAnsi="仿宋" w:eastAsia="仿宋" w:cstheme="majorBidi"/>
                  </w:rPr>
                  <w:t xml:space="preserve">24. </w:t>
                </w:r>
              </w:ins>
              <w:ins w:id="5441" w:author="梁元" w:date="2019-05-14T19:58:24Z">
                <w:r>
                  <w:rPr>
                    <w:rFonts w:hint="eastAsia" w:ascii="仿宋" w:hAnsi="仿宋" w:eastAsia="仿宋" w:cstheme="majorBidi"/>
                  </w:rPr>
                  <w:t>论坛参考</w:t>
                </w:r>
              </w:ins>
              <w:customXmlInsRangeStart w:id="5443" w:author="梁元" w:date="2019-05-14T19:58:24Z"/>
            </w:sdtContent>
          </w:sdt>
          <w:customXmlInsRangeEnd w:id="5443"/>
          <w:ins w:id="5444" w:author="梁元" w:date="2019-05-14T19:58:24Z">
            <w:r>
              <w:rPr/>
              <w:tab/>
            </w:r>
          </w:ins>
          <w:ins w:id="5445" w:author="梁元" w:date="2019-05-14T19:58:24Z">
            <w:r>
              <w:rPr/>
              <w:t>38</w:t>
            </w:r>
          </w:ins>
          <w:ins w:id="5446" w:author="梁元" w:date="2019-05-14T19:58:24Z">
            <w:r>
              <w:rPr/>
              <w:fldChar w:fldCharType="end"/>
            </w:r>
          </w:ins>
        </w:p>
        <w:p>
          <w:pPr>
            <w:pStyle w:val="39"/>
            <w:tabs>
              <w:tab w:val="right" w:leader="dot" w:pos="8306"/>
            </w:tabs>
            <w:rPr>
              <w:ins w:id="5447" w:author="梁元" w:date="2019-05-14T19:56:50Z"/>
            </w:rPr>
          </w:pPr>
          <w:ins w:id="5448" w:author="梁元" w:date="2019-05-14T19:56:50Z">
            <w:r>
              <w:rPr>
                <w:b/>
                <w:bCs/>
              </w:rPr>
              <w:fldChar w:fldCharType="begin"/>
            </w:r>
          </w:ins>
          <w:ins w:id="5449" w:author="梁元" w:date="2019-05-14T19:56:50Z">
            <w:r>
              <w:rPr/>
              <w:instrText xml:space="preserve"> HYPERLINK \l _Toc12470_WPSOffice_Level1 </w:instrText>
            </w:r>
          </w:ins>
          <w:ins w:id="5450" w:author="梁元" w:date="2019-05-14T19:56:50Z">
            <w:r>
              <w:rPr>
                <w:b/>
                <w:bCs/>
              </w:rPr>
              <w:fldChar w:fldCharType="separate"/>
            </w:r>
          </w:ins>
          <w:customXmlInsRangeStart w:id="5452" w:author="梁元" w:date="2019-05-14T19:56:50Z"/>
          <w:sdt>
            <w:sdtPr>
              <w:rPr>
                <w:rFonts w:asciiTheme="minorHAnsi" w:hAnsiTheme="minorHAnsi" w:eastAsiaTheme="minorEastAsia" w:cstheme="minorBidi"/>
                <w:b/>
                <w:bCs/>
                <w:kern w:val="2"/>
                <w:sz w:val="24"/>
                <w:szCs w:val="22"/>
                <w:lang w:val="en-US" w:eastAsia="zh-CN" w:bidi="ar-SA"/>
              </w:rPr>
              <w:id w:val="147481966"/>
              <w:placeholder>
                <w:docPart w:val="{4bc93355-0241-43e7-a8e1-389b0d051816}"/>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5452"/>
              <w:ins w:id="5454" w:author="梁元" w:date="2019-05-14T19:56:50Z">
                <w:r>
                  <w:rPr>
                    <w:rFonts w:ascii="仿宋" w:hAnsi="仿宋" w:eastAsia="仿宋" w:cstheme="minorBidi"/>
                    <w:b/>
                    <w:bCs/>
                  </w:rPr>
                  <w:t xml:space="preserve">五十八、 </w:t>
                </w:r>
              </w:ins>
              <w:ins w:id="5455" w:author="梁元" w:date="2019-05-14T19:56:50Z">
                <w:r>
                  <w:rPr>
                    <w:rFonts w:hint="eastAsia" w:ascii="仿宋" w:hAnsi="仿宋" w:eastAsia="仿宋" w:cstheme="minorBidi"/>
                    <w:b/>
                    <w:bCs/>
                  </w:rPr>
                  <w:t>谈谈对vuexcookie对的看法？</w:t>
                </w:r>
              </w:ins>
              <w:customXmlInsRangeStart w:id="5457" w:author="梁元" w:date="2019-05-14T19:56:50Z"/>
            </w:sdtContent>
          </w:sdt>
          <w:customXmlInsRangeEnd w:id="5457"/>
          <w:ins w:id="5458" w:author="梁元" w:date="2019-05-14T19:56:50Z">
            <w:r>
              <w:rPr>
                <w:b/>
                <w:bCs/>
              </w:rPr>
              <w:tab/>
            </w:r>
          </w:ins>
          <w:ins w:id="5459" w:author="梁元" w:date="2019-05-14T19:56:55Z">
            <w:bookmarkStart w:id="309" w:name="_Toc12470_WPSOffice_Level1Page"/>
            <w:r>
              <w:rPr>
                <w:b/>
                <w:bCs/>
              </w:rPr>
              <w:t>40</w:t>
            </w:r>
            <w:bookmarkEnd w:id="309"/>
          </w:ins>
          <w:ins w:id="5460" w:author="梁元" w:date="2019-05-14T19:56:50Z">
            <w:r>
              <w:rPr>
                <w:b/>
                <w:bCs/>
              </w:rPr>
              <w:fldChar w:fldCharType="end"/>
            </w:r>
          </w:ins>
        </w:p>
        <w:p>
          <w:pPr>
            <w:pStyle w:val="40"/>
            <w:tabs>
              <w:tab w:val="right" w:leader="dot" w:pos="8306"/>
            </w:tabs>
            <w:rPr>
              <w:ins w:id="5461" w:author="梁元" w:date="2019-05-14T19:56:50Z"/>
            </w:rPr>
          </w:pPr>
          <w:ins w:id="5462" w:author="梁元" w:date="2019-05-14T19:56:50Z">
            <w:r>
              <w:rPr/>
              <w:fldChar w:fldCharType="begin"/>
            </w:r>
          </w:ins>
          <w:ins w:id="5463" w:author="梁元" w:date="2019-05-14T19:56:50Z">
            <w:r>
              <w:rPr/>
              <w:instrText xml:space="preserve"> HYPERLINK \l _Toc23320_WPSOffice_Level2 </w:instrText>
            </w:r>
          </w:ins>
          <w:ins w:id="5464" w:author="梁元" w:date="2019-05-14T19:56:50Z">
            <w:r>
              <w:rPr/>
              <w:fldChar w:fldCharType="separate"/>
            </w:r>
          </w:ins>
          <w:customXmlInsRangeStart w:id="5466" w:author="梁元" w:date="2019-05-14T19:56:50Z"/>
          <w:sdt>
            <w:sdtPr>
              <w:rPr>
                <w:rFonts w:asciiTheme="minorHAnsi" w:hAnsiTheme="minorHAnsi" w:eastAsiaTheme="minorEastAsia" w:cstheme="minorBidi"/>
                <w:kern w:val="2"/>
                <w:sz w:val="24"/>
                <w:szCs w:val="22"/>
                <w:lang w:val="en-US" w:eastAsia="zh-CN" w:bidi="ar-SA"/>
              </w:rPr>
              <w:id w:val="147481966"/>
              <w:placeholder>
                <w:docPart w:val="{9646dc4c-84c1-43f7-a3e1-37d560148ef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466"/>
              <w:ins w:id="5468" w:author="梁元" w:date="2019-05-14T19:56:50Z">
                <w:r>
                  <w:rPr>
                    <w:rFonts w:ascii="仿宋" w:hAnsi="仿宋" w:eastAsia="仿宋" w:cstheme="majorBidi"/>
                  </w:rPr>
                  <w:t xml:space="preserve">25. </w:t>
                </w:r>
              </w:ins>
              <w:ins w:id="5469" w:author="梁元" w:date="2019-05-14T19:56:50Z">
                <w:r>
                  <w:rPr>
                    <w:rFonts w:hint="eastAsia" w:ascii="仿宋" w:hAnsi="仿宋" w:eastAsia="仿宋" w:cstheme="majorBidi"/>
                  </w:rPr>
                  <w:t>通常解法</w:t>
                </w:r>
              </w:ins>
              <w:customXmlInsRangeStart w:id="5471" w:author="梁元" w:date="2019-05-14T19:56:50Z"/>
            </w:sdtContent>
          </w:sdt>
          <w:customXmlInsRangeEnd w:id="5471"/>
          <w:ins w:id="5472" w:author="梁元" w:date="2019-05-14T19:56:50Z">
            <w:r>
              <w:rPr/>
              <w:tab/>
            </w:r>
          </w:ins>
          <w:ins w:id="5473" w:author="梁元" w:date="2019-05-14T19:56:55Z">
            <w:bookmarkStart w:id="310" w:name="_Toc23320_WPSOffice_Level2Page"/>
            <w:r>
              <w:rPr/>
              <w:t>40</w:t>
            </w:r>
            <w:bookmarkEnd w:id="310"/>
          </w:ins>
          <w:ins w:id="5474" w:author="梁元" w:date="2019-05-14T19:56:50Z">
            <w:r>
              <w:rPr/>
              <w:fldChar w:fldCharType="end"/>
            </w:r>
          </w:ins>
        </w:p>
        <w:p>
          <w:pPr>
            <w:pStyle w:val="40"/>
            <w:tabs>
              <w:tab w:val="right" w:leader="dot" w:pos="8306"/>
            </w:tabs>
            <w:rPr>
              <w:ins w:id="5475" w:author="梁元" w:date="2019-05-14T19:56:50Z"/>
            </w:rPr>
          </w:pPr>
          <w:ins w:id="5476" w:author="梁元" w:date="2019-05-14T19:56:50Z">
            <w:r>
              <w:rPr/>
              <w:fldChar w:fldCharType="begin"/>
            </w:r>
          </w:ins>
          <w:ins w:id="5477" w:author="梁元" w:date="2019-05-14T19:56:50Z">
            <w:r>
              <w:rPr/>
              <w:instrText xml:space="preserve"> HYPERLINK \l _Toc31977_WPSOffice_Level2 </w:instrText>
            </w:r>
          </w:ins>
          <w:ins w:id="5478" w:author="梁元" w:date="2019-05-14T19:56:50Z">
            <w:r>
              <w:rPr/>
              <w:fldChar w:fldCharType="separate"/>
            </w:r>
          </w:ins>
          <w:customXmlInsRangeStart w:id="5480" w:author="梁元" w:date="2019-05-14T19:56:50Z"/>
          <w:sdt>
            <w:sdtPr>
              <w:rPr>
                <w:rFonts w:asciiTheme="minorHAnsi" w:hAnsiTheme="minorHAnsi" w:eastAsiaTheme="minorEastAsia" w:cstheme="minorBidi"/>
                <w:kern w:val="2"/>
                <w:sz w:val="24"/>
                <w:szCs w:val="22"/>
                <w:lang w:val="en-US" w:eastAsia="zh-CN" w:bidi="ar-SA"/>
              </w:rPr>
              <w:id w:val="147481966"/>
              <w:placeholder>
                <w:docPart w:val="{d7655b72-76b9-442e-b923-745edbf79510}"/>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480"/>
              <w:ins w:id="5482" w:author="梁元" w:date="2019-05-14T19:56:50Z">
                <w:r>
                  <w:rPr>
                    <w:rFonts w:ascii="仿宋" w:hAnsi="仿宋" w:eastAsia="仿宋" w:cstheme="majorBidi"/>
                  </w:rPr>
                  <w:t xml:space="preserve">26. </w:t>
                </w:r>
              </w:ins>
              <w:ins w:id="5483" w:author="梁元" w:date="2019-05-14T19:56:50Z">
                <w:r>
                  <w:rPr>
                    <w:rFonts w:hint="eastAsia" w:ascii="仿宋" w:hAnsi="仿宋" w:eastAsia="仿宋" w:cstheme="majorBidi"/>
                  </w:rPr>
                  <w:t>通用大牛级解法</w:t>
                </w:r>
              </w:ins>
              <w:customXmlInsRangeStart w:id="5485" w:author="梁元" w:date="2019-05-14T19:56:50Z"/>
            </w:sdtContent>
          </w:sdt>
          <w:customXmlInsRangeEnd w:id="5485"/>
          <w:ins w:id="5486" w:author="梁元" w:date="2019-05-14T19:56:50Z">
            <w:r>
              <w:rPr/>
              <w:tab/>
            </w:r>
          </w:ins>
          <w:ins w:id="5487" w:author="梁元" w:date="2019-05-14T19:56:55Z">
            <w:bookmarkStart w:id="311" w:name="_Toc31977_WPSOffice_Level2Page"/>
            <w:r>
              <w:rPr/>
              <w:t>40</w:t>
            </w:r>
            <w:bookmarkEnd w:id="311"/>
          </w:ins>
          <w:ins w:id="5488" w:author="梁元" w:date="2019-05-14T19:56:50Z">
            <w:r>
              <w:rPr/>
              <w:fldChar w:fldCharType="end"/>
            </w:r>
          </w:ins>
        </w:p>
        <w:p>
          <w:pPr>
            <w:pStyle w:val="40"/>
            <w:tabs>
              <w:tab w:val="right" w:leader="dot" w:pos="8306"/>
            </w:tabs>
            <w:rPr>
              <w:ins w:id="5489" w:author="梁元" w:date="2019-05-14T19:56:50Z"/>
            </w:rPr>
          </w:pPr>
          <w:ins w:id="5490" w:author="梁元" w:date="2019-05-14T19:56:50Z">
            <w:r>
              <w:rPr/>
              <w:fldChar w:fldCharType="begin"/>
            </w:r>
          </w:ins>
          <w:ins w:id="5491" w:author="梁元" w:date="2019-05-14T19:56:50Z">
            <w:r>
              <w:rPr/>
              <w:instrText xml:space="preserve"> HYPERLINK \l _Toc27109_WPSOffice_Level2 </w:instrText>
            </w:r>
          </w:ins>
          <w:ins w:id="5492" w:author="梁元" w:date="2019-05-14T19:56:50Z">
            <w:r>
              <w:rPr/>
              <w:fldChar w:fldCharType="separate"/>
            </w:r>
          </w:ins>
          <w:customXmlInsRangeStart w:id="5494" w:author="梁元" w:date="2019-05-14T19:56:50Z"/>
          <w:sdt>
            <w:sdtPr>
              <w:rPr>
                <w:rFonts w:asciiTheme="minorHAnsi" w:hAnsiTheme="minorHAnsi" w:eastAsiaTheme="minorEastAsia" w:cstheme="minorBidi"/>
                <w:kern w:val="2"/>
                <w:sz w:val="24"/>
                <w:szCs w:val="22"/>
                <w:lang w:val="en-US" w:eastAsia="zh-CN" w:bidi="ar-SA"/>
              </w:rPr>
              <w:id w:val="147481966"/>
              <w:placeholder>
                <w:docPart w:val="{96474a3a-e648-4398-a19a-d6317b3d457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494"/>
              <w:ins w:id="5496" w:author="梁元" w:date="2019-05-14T19:56:50Z">
                <w:r>
                  <w:rPr>
                    <w:rFonts w:ascii="仿宋" w:hAnsi="仿宋" w:eastAsia="仿宋" w:cstheme="majorBidi"/>
                  </w:rPr>
                  <w:t xml:space="preserve">27. </w:t>
                </w:r>
              </w:ins>
              <w:ins w:id="5497" w:author="梁元" w:date="2019-05-14T19:56:50Z">
                <w:r>
                  <w:rPr>
                    <w:rFonts w:hint="eastAsia" w:ascii="仿宋" w:hAnsi="仿宋" w:eastAsia="仿宋" w:cstheme="majorBidi"/>
                  </w:rPr>
                  <w:t>解法对比及优缺点</w:t>
                </w:r>
              </w:ins>
              <w:customXmlInsRangeStart w:id="5499" w:author="梁元" w:date="2019-05-14T19:56:50Z"/>
            </w:sdtContent>
          </w:sdt>
          <w:customXmlInsRangeEnd w:id="5499"/>
          <w:ins w:id="5500" w:author="梁元" w:date="2019-05-14T19:56:50Z">
            <w:r>
              <w:rPr/>
              <w:tab/>
            </w:r>
          </w:ins>
          <w:ins w:id="5501" w:author="梁元" w:date="2019-05-14T19:56:55Z">
            <w:bookmarkStart w:id="312" w:name="_Toc27109_WPSOffice_Level2Page"/>
            <w:r>
              <w:rPr/>
              <w:t>41</w:t>
            </w:r>
            <w:bookmarkEnd w:id="312"/>
          </w:ins>
          <w:ins w:id="5502" w:author="梁元" w:date="2019-05-14T19:56:50Z">
            <w:r>
              <w:rPr/>
              <w:fldChar w:fldCharType="end"/>
            </w:r>
          </w:ins>
        </w:p>
        <w:p>
          <w:pPr>
            <w:pStyle w:val="40"/>
            <w:tabs>
              <w:tab w:val="right" w:leader="dot" w:pos="8306"/>
            </w:tabs>
            <w:rPr>
              <w:ins w:id="5503" w:author="梁元" w:date="2019-05-14T19:56:50Z"/>
            </w:rPr>
          </w:pPr>
          <w:ins w:id="5504" w:author="梁元" w:date="2019-05-14T19:56:50Z">
            <w:r>
              <w:rPr/>
              <w:fldChar w:fldCharType="begin"/>
            </w:r>
          </w:ins>
          <w:ins w:id="5505" w:author="梁元" w:date="2019-05-14T19:56:50Z">
            <w:r>
              <w:rPr/>
              <w:instrText xml:space="preserve"> HYPERLINK \l _Toc9491_WPSOffice_Level2 </w:instrText>
            </w:r>
          </w:ins>
          <w:ins w:id="5506" w:author="梁元" w:date="2019-05-14T19:56:50Z">
            <w:r>
              <w:rPr/>
              <w:fldChar w:fldCharType="separate"/>
            </w:r>
          </w:ins>
          <w:customXmlInsRangeStart w:id="5508" w:author="梁元" w:date="2019-05-14T19:56:50Z"/>
          <w:sdt>
            <w:sdtPr>
              <w:rPr>
                <w:rFonts w:asciiTheme="minorHAnsi" w:hAnsiTheme="minorHAnsi" w:eastAsiaTheme="minorEastAsia" w:cstheme="minorBidi"/>
                <w:kern w:val="2"/>
                <w:sz w:val="24"/>
                <w:szCs w:val="22"/>
                <w:lang w:val="en-US" w:eastAsia="zh-CN" w:bidi="ar-SA"/>
              </w:rPr>
              <w:id w:val="147481966"/>
              <w:placeholder>
                <w:docPart w:val="{1794e9c4-785f-43fb-b75d-4e90b9a136d1}"/>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508"/>
              <w:ins w:id="5510" w:author="梁元" w:date="2019-05-14T19:56:50Z">
                <w:r>
                  <w:rPr>
                    <w:rFonts w:ascii="仿宋" w:hAnsi="仿宋" w:eastAsia="仿宋" w:cstheme="majorBidi"/>
                  </w:rPr>
                  <w:t xml:space="preserve">28. </w:t>
                </w:r>
              </w:ins>
              <w:ins w:id="5511" w:author="梁元" w:date="2019-05-14T19:56:50Z">
                <w:r>
                  <w:rPr>
                    <w:rFonts w:hint="eastAsia" w:ascii="仿宋" w:hAnsi="仿宋" w:eastAsia="仿宋" w:cstheme="majorBidi"/>
                  </w:rPr>
                  <w:t>延伸及扩展问题回答参考</w:t>
                </w:r>
              </w:ins>
              <w:customXmlInsRangeStart w:id="5513" w:author="梁元" w:date="2019-05-14T19:56:50Z"/>
            </w:sdtContent>
          </w:sdt>
          <w:customXmlInsRangeEnd w:id="5513"/>
          <w:ins w:id="5514" w:author="梁元" w:date="2019-05-14T19:56:50Z">
            <w:r>
              <w:rPr/>
              <w:tab/>
            </w:r>
          </w:ins>
          <w:ins w:id="5515" w:author="梁元" w:date="2019-05-14T19:56:55Z">
            <w:bookmarkStart w:id="313" w:name="_Toc9491_WPSOffice_Level2Page"/>
            <w:r>
              <w:rPr/>
              <w:t>41</w:t>
            </w:r>
            <w:bookmarkEnd w:id="313"/>
          </w:ins>
          <w:ins w:id="5516" w:author="梁元" w:date="2019-05-14T19:56:50Z">
            <w:r>
              <w:rPr/>
              <w:fldChar w:fldCharType="end"/>
            </w:r>
          </w:ins>
        </w:p>
        <w:p>
          <w:pPr>
            <w:pStyle w:val="40"/>
            <w:tabs>
              <w:tab w:val="right" w:leader="dot" w:pos="8306"/>
            </w:tabs>
            <w:rPr>
              <w:ins w:id="5517" w:author="梁元" w:date="2019-05-14T19:56:50Z"/>
            </w:rPr>
          </w:pPr>
          <w:ins w:id="5518" w:author="梁元" w:date="2019-05-14T19:56:50Z">
            <w:r>
              <w:rPr/>
              <w:fldChar w:fldCharType="begin"/>
            </w:r>
          </w:ins>
          <w:ins w:id="5519" w:author="梁元" w:date="2019-05-14T19:56:50Z">
            <w:r>
              <w:rPr/>
              <w:instrText xml:space="preserve"> HYPERLINK \l _Toc16599_WPSOffice_Level2 </w:instrText>
            </w:r>
          </w:ins>
          <w:ins w:id="5520" w:author="梁元" w:date="2019-05-14T19:56:50Z">
            <w:r>
              <w:rPr/>
              <w:fldChar w:fldCharType="separate"/>
            </w:r>
          </w:ins>
          <w:customXmlInsRangeStart w:id="5522" w:author="梁元" w:date="2019-05-14T19:56:50Z"/>
          <w:sdt>
            <w:sdtPr>
              <w:rPr>
                <w:rFonts w:asciiTheme="minorHAnsi" w:hAnsiTheme="minorHAnsi" w:eastAsiaTheme="minorEastAsia" w:cstheme="minorBidi"/>
                <w:kern w:val="2"/>
                <w:sz w:val="24"/>
                <w:szCs w:val="22"/>
                <w:lang w:val="en-US" w:eastAsia="zh-CN" w:bidi="ar-SA"/>
              </w:rPr>
              <w:id w:val="147481966"/>
              <w:placeholder>
                <w:docPart w:val="{9c254ce6-25a0-48c0-9543-6f95de29c81b}"/>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522"/>
              <w:ins w:id="5524" w:author="梁元" w:date="2019-05-14T19:56:50Z">
                <w:r>
                  <w:rPr>
                    <w:rFonts w:ascii="仿宋" w:hAnsi="仿宋" w:eastAsia="仿宋" w:cstheme="majorBidi"/>
                  </w:rPr>
                  <w:t xml:space="preserve">29. </w:t>
                </w:r>
              </w:ins>
              <w:ins w:id="5525" w:author="梁元" w:date="2019-05-14T19:56:50Z">
                <w:r>
                  <w:rPr>
                    <w:rFonts w:ascii="Arial" w:hAnsi="Arial" w:cs="Arial" w:eastAsiaTheme="minorEastAsia"/>
                  </w:rPr>
                  <w:t>。</w:t>
                </w:r>
              </w:ins>
              <w:ins w:id="5526" w:author="梁元" w:date="2019-05-14T19:56:50Z">
                <w:r>
                  <w:rPr>
                    <w:rFonts w:hint="eastAsia" w:ascii="仿宋" w:hAnsi="仿宋" w:eastAsia="仿宋" w:cstheme="majorBidi"/>
                  </w:rPr>
                  <w:t>项目中体现经验的点</w:t>
                </w:r>
              </w:ins>
              <w:customXmlInsRangeStart w:id="5528" w:author="梁元" w:date="2019-05-14T19:56:50Z"/>
            </w:sdtContent>
          </w:sdt>
          <w:customXmlInsRangeEnd w:id="5528"/>
          <w:ins w:id="5529" w:author="梁元" w:date="2019-05-14T19:56:50Z">
            <w:r>
              <w:rPr/>
              <w:tab/>
            </w:r>
          </w:ins>
          <w:ins w:id="5530" w:author="梁元" w:date="2019-05-14T19:56:55Z">
            <w:bookmarkStart w:id="314" w:name="_Toc16599_WPSOffice_Level2Page"/>
            <w:r>
              <w:rPr/>
              <w:t>41</w:t>
            </w:r>
            <w:bookmarkEnd w:id="314"/>
          </w:ins>
          <w:ins w:id="5531" w:author="梁元" w:date="2019-05-14T19:56:50Z">
            <w:r>
              <w:rPr/>
              <w:fldChar w:fldCharType="end"/>
            </w:r>
          </w:ins>
        </w:p>
        <w:p>
          <w:pPr>
            <w:pStyle w:val="40"/>
            <w:tabs>
              <w:tab w:val="right" w:leader="dot" w:pos="8306"/>
            </w:tabs>
            <w:rPr>
              <w:ins w:id="5532" w:author="梁元" w:date="2019-05-14T19:56:50Z"/>
            </w:rPr>
          </w:pPr>
          <w:ins w:id="5533" w:author="梁元" w:date="2019-05-14T19:56:50Z">
            <w:r>
              <w:rPr/>
              <w:fldChar w:fldCharType="begin"/>
            </w:r>
          </w:ins>
          <w:ins w:id="5534" w:author="梁元" w:date="2019-05-14T19:56:50Z">
            <w:r>
              <w:rPr/>
              <w:instrText xml:space="preserve"> HYPERLINK \l _Toc1897_WPSOffice_Level2 </w:instrText>
            </w:r>
          </w:ins>
          <w:ins w:id="5535" w:author="梁元" w:date="2019-05-14T19:56:50Z">
            <w:r>
              <w:rPr/>
              <w:fldChar w:fldCharType="separate"/>
            </w:r>
          </w:ins>
          <w:customXmlInsRangeStart w:id="5537" w:author="梁元" w:date="2019-05-14T19:56:50Z"/>
          <w:sdt>
            <w:sdtPr>
              <w:rPr>
                <w:rFonts w:asciiTheme="minorHAnsi" w:hAnsiTheme="minorHAnsi" w:eastAsiaTheme="minorEastAsia" w:cstheme="minorBidi"/>
                <w:kern w:val="2"/>
                <w:sz w:val="24"/>
                <w:szCs w:val="22"/>
                <w:lang w:val="en-US" w:eastAsia="zh-CN" w:bidi="ar-SA"/>
              </w:rPr>
              <w:id w:val="147481966"/>
              <w:placeholder>
                <w:docPart w:val="{63fdf179-40c5-4b87-94dd-da4f47d721e3}"/>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537"/>
              <w:ins w:id="5539" w:author="梁元" w:date="2019-05-14T19:56:50Z">
                <w:r>
                  <w:rPr>
                    <w:rFonts w:ascii="仿宋" w:hAnsi="仿宋" w:eastAsia="仿宋" w:cstheme="majorBidi"/>
                  </w:rPr>
                  <w:t xml:space="preserve">30. </w:t>
                </w:r>
              </w:ins>
              <w:ins w:id="5540" w:author="梁元" w:date="2019-05-14T19:56:50Z">
                <w:r>
                  <w:rPr>
                    <w:rFonts w:hint="eastAsia" w:ascii="仿宋" w:hAnsi="仿宋" w:eastAsia="仿宋" w:cstheme="majorBidi"/>
                  </w:rPr>
                  <w:t>论坛参考</w:t>
                </w:r>
              </w:ins>
              <w:customXmlInsRangeStart w:id="5542" w:author="梁元" w:date="2019-05-14T19:56:50Z"/>
            </w:sdtContent>
          </w:sdt>
          <w:customXmlInsRangeEnd w:id="5542"/>
          <w:ins w:id="5543" w:author="梁元" w:date="2019-05-14T19:56:50Z">
            <w:r>
              <w:rPr/>
              <w:tab/>
            </w:r>
          </w:ins>
          <w:ins w:id="5544" w:author="梁元" w:date="2019-05-14T19:56:55Z">
            <w:bookmarkStart w:id="315" w:name="_Toc1897_WPSOffice_Level2Page"/>
            <w:r>
              <w:rPr/>
              <w:t>42</w:t>
            </w:r>
            <w:bookmarkEnd w:id="315"/>
          </w:ins>
          <w:ins w:id="5545" w:author="梁元" w:date="2019-05-14T19:56:50Z">
            <w:r>
              <w:rPr/>
              <w:fldChar w:fldCharType="end"/>
            </w:r>
          </w:ins>
        </w:p>
        <w:p>
          <w:pPr>
            <w:pStyle w:val="39"/>
            <w:tabs>
              <w:tab w:val="right" w:leader="dot" w:pos="8306"/>
            </w:tabs>
            <w:rPr>
              <w:ins w:id="5546" w:author="梁元" w:date="2019-05-14T19:56:50Z"/>
            </w:rPr>
          </w:pPr>
          <w:ins w:id="5547" w:author="梁元" w:date="2019-05-14T19:56:50Z">
            <w:r>
              <w:rPr>
                <w:b/>
                <w:bCs/>
              </w:rPr>
              <w:fldChar w:fldCharType="begin"/>
            </w:r>
          </w:ins>
          <w:ins w:id="5548" w:author="梁元" w:date="2019-05-14T19:56:50Z">
            <w:r>
              <w:rPr/>
              <w:instrText xml:space="preserve"> HYPERLINK \l _Toc31030_WPSOffice_Level1 </w:instrText>
            </w:r>
          </w:ins>
          <w:ins w:id="5549" w:author="梁元" w:date="2019-05-14T19:56:50Z">
            <w:r>
              <w:rPr>
                <w:b/>
                <w:bCs/>
              </w:rPr>
              <w:fldChar w:fldCharType="separate"/>
            </w:r>
          </w:ins>
          <w:customXmlInsRangeStart w:id="5551" w:author="梁元" w:date="2019-05-14T19:56:50Z"/>
          <w:sdt>
            <w:sdtPr>
              <w:rPr>
                <w:rFonts w:asciiTheme="minorHAnsi" w:hAnsiTheme="minorHAnsi" w:eastAsiaTheme="minorEastAsia" w:cstheme="minorBidi"/>
                <w:b/>
                <w:bCs/>
                <w:kern w:val="2"/>
                <w:sz w:val="24"/>
                <w:szCs w:val="22"/>
                <w:lang w:val="en-US" w:eastAsia="zh-CN" w:bidi="ar-SA"/>
              </w:rPr>
              <w:id w:val="147481966"/>
              <w:placeholder>
                <w:docPart w:val="{01319ced-4c5f-4ffe-b29a-219bab2aba66}"/>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5551"/>
              <w:ins w:id="5553" w:author="梁元" w:date="2019-05-14T19:56:50Z">
                <w:r>
                  <w:rPr>
                    <w:rFonts w:ascii="仿宋" w:hAnsi="仿宋" w:eastAsia="仿宋" w:cstheme="minorBidi"/>
                    <w:b/>
                    <w:bCs/>
                  </w:rPr>
                  <w:t xml:space="preserve">五十九、 </w:t>
                </w:r>
              </w:ins>
              <w:ins w:id="5554" w:author="梁元" w:date="2019-05-14T19:56:50Z">
                <w:r>
                  <w:rPr>
                    <w:rFonts w:hint="eastAsia" w:ascii="仿宋" w:hAnsi="仿宋" w:eastAsia="仿宋" w:cstheme="minorBidi"/>
                    <w:b/>
                    <w:bCs/>
                  </w:rPr>
                  <w:t>说一下promise？</w:t>
                </w:r>
              </w:ins>
              <w:customXmlInsRangeStart w:id="5556" w:author="梁元" w:date="2019-05-14T19:56:50Z"/>
            </w:sdtContent>
          </w:sdt>
          <w:customXmlInsRangeEnd w:id="5556"/>
          <w:ins w:id="5557" w:author="梁元" w:date="2019-05-14T19:56:50Z">
            <w:r>
              <w:rPr>
                <w:b/>
                <w:bCs/>
              </w:rPr>
              <w:tab/>
            </w:r>
          </w:ins>
          <w:ins w:id="5558" w:author="梁元" w:date="2019-05-14T19:56:55Z">
            <w:bookmarkStart w:id="316" w:name="_Toc31030_WPSOffice_Level1Page"/>
            <w:r>
              <w:rPr>
                <w:b/>
                <w:bCs/>
              </w:rPr>
              <w:t>42</w:t>
            </w:r>
            <w:bookmarkEnd w:id="316"/>
          </w:ins>
          <w:ins w:id="5559" w:author="梁元" w:date="2019-05-14T19:56:50Z">
            <w:r>
              <w:rPr>
                <w:b/>
                <w:bCs/>
              </w:rPr>
              <w:fldChar w:fldCharType="end"/>
            </w:r>
          </w:ins>
        </w:p>
        <w:p>
          <w:pPr>
            <w:pStyle w:val="40"/>
            <w:tabs>
              <w:tab w:val="right" w:leader="dot" w:pos="8306"/>
            </w:tabs>
            <w:rPr>
              <w:ins w:id="5560" w:author="梁元" w:date="2019-05-14T19:56:50Z"/>
            </w:rPr>
          </w:pPr>
          <w:ins w:id="5561" w:author="梁元" w:date="2019-05-14T19:56:50Z">
            <w:r>
              <w:rPr/>
              <w:fldChar w:fldCharType="begin"/>
            </w:r>
          </w:ins>
          <w:ins w:id="5562" w:author="梁元" w:date="2019-05-14T19:56:50Z">
            <w:r>
              <w:rPr/>
              <w:instrText xml:space="preserve"> HYPERLINK \l _Toc12079_WPSOffice_Level2 </w:instrText>
            </w:r>
          </w:ins>
          <w:ins w:id="5563" w:author="梁元" w:date="2019-05-14T19:56:50Z">
            <w:r>
              <w:rPr/>
              <w:fldChar w:fldCharType="separate"/>
            </w:r>
          </w:ins>
          <w:customXmlInsRangeStart w:id="5565" w:author="梁元" w:date="2019-05-14T19:56:50Z"/>
          <w:sdt>
            <w:sdtPr>
              <w:rPr>
                <w:rFonts w:asciiTheme="minorHAnsi" w:hAnsiTheme="minorHAnsi" w:eastAsiaTheme="minorEastAsia" w:cstheme="minorBidi"/>
                <w:kern w:val="2"/>
                <w:sz w:val="24"/>
                <w:szCs w:val="22"/>
                <w:lang w:val="en-US" w:eastAsia="zh-CN" w:bidi="ar-SA"/>
              </w:rPr>
              <w:id w:val="147481966"/>
              <w:placeholder>
                <w:docPart w:val="{e1b578db-15a1-4dc2-b2ab-7c8b95fd5947}"/>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565"/>
              <w:ins w:id="5567" w:author="梁元" w:date="2019-05-14T19:56:50Z">
                <w:r>
                  <w:rPr>
                    <w:rFonts w:ascii="仿宋" w:hAnsi="仿宋" w:eastAsia="仿宋" w:cstheme="majorBidi"/>
                  </w:rPr>
                  <w:t xml:space="preserve">25. </w:t>
                </w:r>
              </w:ins>
              <w:ins w:id="5568" w:author="梁元" w:date="2019-05-14T19:56:50Z">
                <w:r>
                  <w:rPr>
                    <w:rFonts w:hint="eastAsia" w:ascii="仿宋" w:hAnsi="仿宋" w:eastAsia="仿宋" w:cstheme="majorBidi"/>
                  </w:rPr>
                  <w:t>通常解法</w:t>
                </w:r>
              </w:ins>
              <w:customXmlInsRangeStart w:id="5570" w:author="梁元" w:date="2019-05-14T19:56:50Z"/>
            </w:sdtContent>
          </w:sdt>
          <w:customXmlInsRangeEnd w:id="5570"/>
          <w:ins w:id="5571" w:author="梁元" w:date="2019-05-14T19:56:50Z">
            <w:r>
              <w:rPr/>
              <w:tab/>
            </w:r>
          </w:ins>
          <w:ins w:id="5572" w:author="梁元" w:date="2019-05-14T19:56:55Z">
            <w:bookmarkStart w:id="317" w:name="_Toc12079_WPSOffice_Level2Page"/>
            <w:r>
              <w:rPr/>
              <w:t>42</w:t>
            </w:r>
            <w:bookmarkEnd w:id="317"/>
          </w:ins>
          <w:ins w:id="5573" w:author="梁元" w:date="2019-05-14T19:56:50Z">
            <w:r>
              <w:rPr/>
              <w:fldChar w:fldCharType="end"/>
            </w:r>
          </w:ins>
        </w:p>
        <w:p>
          <w:pPr>
            <w:pStyle w:val="40"/>
            <w:tabs>
              <w:tab w:val="right" w:leader="dot" w:pos="8306"/>
            </w:tabs>
            <w:rPr>
              <w:ins w:id="5574" w:author="梁元" w:date="2019-05-14T19:56:50Z"/>
            </w:rPr>
          </w:pPr>
          <w:ins w:id="5575" w:author="梁元" w:date="2019-05-14T19:56:50Z">
            <w:r>
              <w:rPr/>
              <w:fldChar w:fldCharType="begin"/>
            </w:r>
          </w:ins>
          <w:ins w:id="5576" w:author="梁元" w:date="2019-05-14T19:56:50Z">
            <w:r>
              <w:rPr/>
              <w:instrText xml:space="preserve"> HYPERLINK \l _Toc6095_WPSOffice_Level2 </w:instrText>
            </w:r>
          </w:ins>
          <w:ins w:id="5577" w:author="梁元" w:date="2019-05-14T19:56:50Z">
            <w:r>
              <w:rPr/>
              <w:fldChar w:fldCharType="separate"/>
            </w:r>
          </w:ins>
          <w:customXmlInsRangeStart w:id="5579" w:author="梁元" w:date="2019-05-14T19:56:50Z"/>
          <w:sdt>
            <w:sdtPr>
              <w:rPr>
                <w:rFonts w:asciiTheme="minorHAnsi" w:hAnsiTheme="minorHAnsi" w:eastAsiaTheme="minorEastAsia" w:cstheme="minorBidi"/>
                <w:kern w:val="2"/>
                <w:sz w:val="24"/>
                <w:szCs w:val="22"/>
                <w:lang w:val="en-US" w:eastAsia="zh-CN" w:bidi="ar-SA"/>
              </w:rPr>
              <w:id w:val="147481966"/>
              <w:placeholder>
                <w:docPart w:val="{25f68069-b64c-4546-8bf0-0462b33d95df}"/>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579"/>
              <w:ins w:id="5581" w:author="梁元" w:date="2019-05-14T19:56:50Z">
                <w:r>
                  <w:rPr>
                    <w:rFonts w:ascii="仿宋" w:hAnsi="仿宋" w:eastAsia="仿宋" w:cs="Times New Roman"/>
                  </w:rPr>
                  <w:t xml:space="preserve">26. </w:t>
                </w:r>
              </w:ins>
              <w:ins w:id="5582" w:author="梁元" w:date="2019-05-14T19:56:50Z">
                <w:r>
                  <w:rPr>
                    <w:rFonts w:hint="eastAsia" w:ascii="仿宋" w:hAnsi="仿宋" w:eastAsia="仿宋" w:cstheme="majorBidi"/>
                  </w:rPr>
                  <w:t>通用大牛级解法</w:t>
                </w:r>
              </w:ins>
              <w:customXmlInsRangeStart w:id="5584" w:author="梁元" w:date="2019-05-14T19:56:50Z"/>
            </w:sdtContent>
          </w:sdt>
          <w:customXmlInsRangeEnd w:id="5584"/>
          <w:ins w:id="5585" w:author="梁元" w:date="2019-05-14T19:56:50Z">
            <w:r>
              <w:rPr/>
              <w:tab/>
            </w:r>
          </w:ins>
          <w:ins w:id="5586" w:author="梁元" w:date="2019-05-14T19:56:55Z">
            <w:bookmarkStart w:id="318" w:name="_Toc6095_WPSOffice_Level2Page"/>
            <w:r>
              <w:rPr/>
              <w:t>42</w:t>
            </w:r>
            <w:bookmarkEnd w:id="318"/>
          </w:ins>
          <w:ins w:id="5587" w:author="梁元" w:date="2019-05-14T19:56:50Z">
            <w:r>
              <w:rPr/>
              <w:fldChar w:fldCharType="end"/>
            </w:r>
          </w:ins>
        </w:p>
        <w:p>
          <w:pPr>
            <w:pStyle w:val="40"/>
            <w:tabs>
              <w:tab w:val="right" w:leader="dot" w:pos="8306"/>
            </w:tabs>
            <w:rPr>
              <w:ins w:id="5588" w:author="梁元" w:date="2019-05-14T19:56:50Z"/>
            </w:rPr>
          </w:pPr>
          <w:ins w:id="5589" w:author="梁元" w:date="2019-05-14T19:56:50Z">
            <w:r>
              <w:rPr/>
              <w:fldChar w:fldCharType="begin"/>
            </w:r>
          </w:ins>
          <w:ins w:id="5590" w:author="梁元" w:date="2019-05-14T19:56:50Z">
            <w:r>
              <w:rPr/>
              <w:instrText xml:space="preserve"> HYPERLINK \l _Toc3590_WPSOffice_Level2 </w:instrText>
            </w:r>
          </w:ins>
          <w:ins w:id="5591" w:author="梁元" w:date="2019-05-14T19:56:50Z">
            <w:r>
              <w:rPr/>
              <w:fldChar w:fldCharType="separate"/>
            </w:r>
          </w:ins>
          <w:customXmlInsRangeStart w:id="5593" w:author="梁元" w:date="2019-05-14T19:56:50Z"/>
          <w:sdt>
            <w:sdtPr>
              <w:rPr>
                <w:rFonts w:asciiTheme="minorHAnsi" w:hAnsiTheme="minorHAnsi" w:eastAsiaTheme="minorEastAsia" w:cstheme="minorBidi"/>
                <w:kern w:val="2"/>
                <w:sz w:val="24"/>
                <w:szCs w:val="22"/>
                <w:lang w:val="en-US" w:eastAsia="zh-CN" w:bidi="ar-SA"/>
              </w:rPr>
              <w:id w:val="147481966"/>
              <w:placeholder>
                <w:docPart w:val="{19886e4d-821e-440f-8828-03075bafeda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593"/>
              <w:ins w:id="5595" w:author="梁元" w:date="2019-05-14T19:56:50Z">
                <w:r>
                  <w:rPr>
                    <w:rFonts w:ascii="仿宋" w:hAnsi="仿宋" w:eastAsia="仿宋" w:cstheme="majorBidi"/>
                  </w:rPr>
                  <w:t xml:space="preserve">27. </w:t>
                </w:r>
              </w:ins>
              <w:ins w:id="5596" w:author="梁元" w:date="2019-05-14T19:56:50Z">
                <w:r>
                  <w:rPr>
                    <w:rFonts w:hint="eastAsia" w:ascii="仿宋" w:hAnsi="仿宋" w:eastAsia="仿宋" w:cstheme="majorBidi"/>
                  </w:rPr>
                  <w:t>解法对比及优缺点</w:t>
                </w:r>
              </w:ins>
              <w:customXmlInsRangeStart w:id="5598" w:author="梁元" w:date="2019-05-14T19:56:50Z"/>
            </w:sdtContent>
          </w:sdt>
          <w:customXmlInsRangeEnd w:id="5598"/>
          <w:ins w:id="5599" w:author="梁元" w:date="2019-05-14T19:56:50Z">
            <w:r>
              <w:rPr/>
              <w:tab/>
            </w:r>
          </w:ins>
          <w:ins w:id="5600" w:author="梁元" w:date="2019-05-14T19:56:55Z">
            <w:bookmarkStart w:id="319" w:name="_Toc3590_WPSOffice_Level2Page"/>
            <w:r>
              <w:rPr/>
              <w:t>45</w:t>
            </w:r>
            <w:bookmarkEnd w:id="319"/>
          </w:ins>
          <w:ins w:id="5601" w:author="梁元" w:date="2019-05-14T19:56:50Z">
            <w:r>
              <w:rPr/>
              <w:fldChar w:fldCharType="end"/>
            </w:r>
          </w:ins>
        </w:p>
        <w:p>
          <w:pPr>
            <w:pStyle w:val="40"/>
            <w:tabs>
              <w:tab w:val="right" w:leader="dot" w:pos="8306"/>
            </w:tabs>
            <w:rPr>
              <w:ins w:id="5602" w:author="梁元" w:date="2019-05-14T19:56:50Z"/>
            </w:rPr>
          </w:pPr>
          <w:ins w:id="5603" w:author="梁元" w:date="2019-05-14T19:56:50Z">
            <w:r>
              <w:rPr/>
              <w:fldChar w:fldCharType="begin"/>
            </w:r>
          </w:ins>
          <w:ins w:id="5604" w:author="梁元" w:date="2019-05-14T19:56:50Z">
            <w:r>
              <w:rPr/>
              <w:instrText xml:space="preserve"> HYPERLINK \l _Toc27469_WPSOffice_Level2 </w:instrText>
            </w:r>
          </w:ins>
          <w:ins w:id="5605" w:author="梁元" w:date="2019-05-14T19:56:50Z">
            <w:r>
              <w:rPr/>
              <w:fldChar w:fldCharType="separate"/>
            </w:r>
          </w:ins>
          <w:customXmlInsRangeStart w:id="5607" w:author="梁元" w:date="2019-05-14T19:56:50Z"/>
          <w:sdt>
            <w:sdtPr>
              <w:rPr>
                <w:rFonts w:asciiTheme="minorHAnsi" w:hAnsiTheme="minorHAnsi" w:eastAsiaTheme="minorEastAsia" w:cstheme="minorBidi"/>
                <w:kern w:val="2"/>
                <w:sz w:val="24"/>
                <w:szCs w:val="22"/>
                <w:lang w:val="en-US" w:eastAsia="zh-CN" w:bidi="ar-SA"/>
              </w:rPr>
              <w:id w:val="147481966"/>
              <w:placeholder>
                <w:docPart w:val="{c1a39f2c-8194-434c-b623-87308f9d4a81}"/>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607"/>
              <w:ins w:id="5609" w:author="梁元" w:date="2019-05-14T19:56:50Z">
                <w:r>
                  <w:rPr>
                    <w:rFonts w:ascii="仿宋" w:hAnsi="仿宋" w:eastAsia="仿宋" w:cstheme="majorBidi"/>
                  </w:rPr>
                  <w:t xml:space="preserve">28. </w:t>
                </w:r>
              </w:ins>
              <w:ins w:id="5610" w:author="梁元" w:date="2019-05-14T19:56:50Z">
                <w:r>
                  <w:rPr>
                    <w:rFonts w:hint="eastAsia" w:ascii="仿宋" w:hAnsi="仿宋" w:eastAsia="仿宋" w:cstheme="majorBidi"/>
                  </w:rPr>
                  <w:t>延伸及扩展问题回答参考</w:t>
                </w:r>
              </w:ins>
              <w:customXmlInsRangeStart w:id="5612" w:author="梁元" w:date="2019-05-14T19:56:50Z"/>
            </w:sdtContent>
          </w:sdt>
          <w:customXmlInsRangeEnd w:id="5612"/>
          <w:ins w:id="5613" w:author="梁元" w:date="2019-05-14T19:56:50Z">
            <w:r>
              <w:rPr/>
              <w:tab/>
            </w:r>
          </w:ins>
          <w:ins w:id="5614" w:author="梁元" w:date="2019-05-14T19:56:55Z">
            <w:bookmarkStart w:id="320" w:name="_Toc27469_WPSOffice_Level2Page"/>
            <w:r>
              <w:rPr/>
              <w:t>45</w:t>
            </w:r>
            <w:bookmarkEnd w:id="320"/>
          </w:ins>
          <w:ins w:id="5615" w:author="梁元" w:date="2019-05-14T19:56:50Z">
            <w:r>
              <w:rPr/>
              <w:fldChar w:fldCharType="end"/>
            </w:r>
          </w:ins>
        </w:p>
        <w:p>
          <w:pPr>
            <w:pStyle w:val="40"/>
            <w:tabs>
              <w:tab w:val="right" w:leader="dot" w:pos="8306"/>
            </w:tabs>
            <w:rPr>
              <w:ins w:id="5616" w:author="梁元" w:date="2019-05-14T19:56:50Z"/>
            </w:rPr>
          </w:pPr>
          <w:ins w:id="5617" w:author="梁元" w:date="2019-05-14T19:56:50Z">
            <w:r>
              <w:rPr/>
              <w:fldChar w:fldCharType="begin"/>
            </w:r>
          </w:ins>
          <w:ins w:id="5618" w:author="梁元" w:date="2019-05-14T19:56:50Z">
            <w:r>
              <w:rPr/>
              <w:instrText xml:space="preserve"> HYPERLINK \l _Toc25378_WPSOffice_Level2 </w:instrText>
            </w:r>
          </w:ins>
          <w:ins w:id="5619" w:author="梁元" w:date="2019-05-14T19:56:50Z">
            <w:r>
              <w:rPr/>
              <w:fldChar w:fldCharType="separate"/>
            </w:r>
          </w:ins>
          <w:customXmlInsRangeStart w:id="5621" w:author="梁元" w:date="2019-05-14T19:56:50Z"/>
          <w:sdt>
            <w:sdtPr>
              <w:rPr>
                <w:rFonts w:asciiTheme="minorHAnsi" w:hAnsiTheme="minorHAnsi" w:eastAsiaTheme="minorEastAsia" w:cstheme="minorBidi"/>
                <w:kern w:val="2"/>
                <w:sz w:val="24"/>
                <w:szCs w:val="22"/>
                <w:lang w:val="en-US" w:eastAsia="zh-CN" w:bidi="ar-SA"/>
              </w:rPr>
              <w:id w:val="147481966"/>
              <w:placeholder>
                <w:docPart w:val="{cffa410a-3946-4eeb-898e-ceea3042298a}"/>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621"/>
              <w:ins w:id="5623" w:author="梁元" w:date="2019-05-14T19:56:50Z">
                <w:r>
                  <w:rPr>
                    <w:rFonts w:ascii="仿宋" w:hAnsi="仿宋" w:eastAsia="仿宋" w:cstheme="majorBidi"/>
                  </w:rPr>
                  <w:t xml:space="preserve">29. </w:t>
                </w:r>
              </w:ins>
              <w:ins w:id="5624" w:author="梁元" w:date="2019-05-14T19:56:50Z">
                <w:r>
                  <w:rPr>
                    <w:rFonts w:hint="eastAsia" w:ascii="仿宋" w:hAnsi="仿宋" w:eastAsia="仿宋" w:cstheme="majorBidi"/>
                  </w:rPr>
                  <w:t>项目中体现经验的点</w:t>
                </w:r>
              </w:ins>
              <w:customXmlInsRangeStart w:id="5626" w:author="梁元" w:date="2019-05-14T19:56:50Z"/>
            </w:sdtContent>
          </w:sdt>
          <w:customXmlInsRangeEnd w:id="5626"/>
          <w:ins w:id="5627" w:author="梁元" w:date="2019-05-14T19:56:50Z">
            <w:r>
              <w:rPr/>
              <w:tab/>
            </w:r>
          </w:ins>
          <w:ins w:id="5628" w:author="梁元" w:date="2019-05-14T19:56:55Z">
            <w:bookmarkStart w:id="321" w:name="_Toc25378_WPSOffice_Level2Page"/>
            <w:r>
              <w:rPr/>
              <w:t>45</w:t>
            </w:r>
            <w:bookmarkEnd w:id="321"/>
          </w:ins>
          <w:ins w:id="5629" w:author="梁元" w:date="2019-05-14T19:56:50Z">
            <w:r>
              <w:rPr/>
              <w:fldChar w:fldCharType="end"/>
            </w:r>
          </w:ins>
        </w:p>
        <w:p>
          <w:pPr>
            <w:pStyle w:val="40"/>
            <w:tabs>
              <w:tab w:val="right" w:leader="dot" w:pos="8306"/>
            </w:tabs>
            <w:rPr>
              <w:ins w:id="5630" w:author="梁元" w:date="2019-05-14T19:56:50Z"/>
            </w:rPr>
          </w:pPr>
          <w:ins w:id="5631" w:author="梁元" w:date="2019-05-14T19:56:50Z">
            <w:r>
              <w:rPr/>
              <w:fldChar w:fldCharType="begin"/>
            </w:r>
          </w:ins>
          <w:ins w:id="5632" w:author="梁元" w:date="2019-05-14T19:56:50Z">
            <w:r>
              <w:rPr/>
              <w:instrText xml:space="preserve"> HYPERLINK \l _Toc7769_WPSOffice_Level2 </w:instrText>
            </w:r>
          </w:ins>
          <w:ins w:id="5633" w:author="梁元" w:date="2019-05-14T19:56:50Z">
            <w:r>
              <w:rPr/>
              <w:fldChar w:fldCharType="separate"/>
            </w:r>
          </w:ins>
          <w:customXmlInsRangeStart w:id="5635" w:author="梁元" w:date="2019-05-14T19:56:50Z"/>
          <w:sdt>
            <w:sdtPr>
              <w:rPr>
                <w:rFonts w:asciiTheme="minorHAnsi" w:hAnsiTheme="minorHAnsi" w:eastAsiaTheme="minorEastAsia" w:cstheme="minorBidi"/>
                <w:kern w:val="2"/>
                <w:sz w:val="24"/>
                <w:szCs w:val="22"/>
                <w:lang w:val="en-US" w:eastAsia="zh-CN" w:bidi="ar-SA"/>
              </w:rPr>
              <w:id w:val="147481966"/>
              <w:placeholder>
                <w:docPart w:val="{3bbf40a3-450c-4693-83b4-e07aeb688d4c}"/>
              </w:placeholder>
              <w15:color w:val="509DF3"/>
            </w:sdtPr>
            <w:sdtEndPr>
              <w:rPr>
                <w:rFonts w:asciiTheme="minorHAnsi" w:hAnsiTheme="minorHAnsi" w:eastAsiaTheme="minorEastAsia" w:cstheme="minorBidi"/>
                <w:kern w:val="2"/>
                <w:sz w:val="24"/>
                <w:szCs w:val="22"/>
                <w:lang w:val="en-US" w:eastAsia="zh-CN" w:bidi="ar-SA"/>
              </w:rPr>
            </w:sdtEndPr>
            <w:sdtContent>
              <w:customXmlInsRangeEnd w:id="5635"/>
              <w:ins w:id="5637" w:author="梁元" w:date="2019-05-14T19:56:50Z">
                <w:r>
                  <w:rPr>
                    <w:rFonts w:ascii="仿宋" w:hAnsi="仿宋" w:eastAsia="仿宋" w:cstheme="majorBidi"/>
                  </w:rPr>
                  <w:t xml:space="preserve">30. </w:t>
                </w:r>
              </w:ins>
              <w:ins w:id="5638" w:author="梁元" w:date="2019-05-14T19:56:50Z">
                <w:r>
                  <w:rPr>
                    <w:rFonts w:hint="eastAsia" w:ascii="仿宋" w:hAnsi="仿宋" w:eastAsia="仿宋" w:cstheme="majorBidi"/>
                  </w:rPr>
                  <w:t>论坛参考</w:t>
                </w:r>
              </w:ins>
              <w:customXmlInsRangeStart w:id="5640" w:author="梁元" w:date="2019-05-14T19:56:50Z"/>
            </w:sdtContent>
          </w:sdt>
          <w:customXmlInsRangeEnd w:id="5640"/>
          <w:ins w:id="5641" w:author="梁元" w:date="2019-05-14T19:56:50Z">
            <w:r>
              <w:rPr/>
              <w:tab/>
            </w:r>
          </w:ins>
          <w:ins w:id="5642" w:author="梁元" w:date="2019-05-14T19:56:55Z">
            <w:bookmarkStart w:id="322" w:name="_Toc7769_WPSOffice_Level2Page"/>
            <w:r>
              <w:rPr/>
              <w:t>45</w:t>
            </w:r>
            <w:bookmarkEnd w:id="322"/>
          </w:ins>
          <w:ins w:id="5643" w:author="梁元" w:date="2019-05-14T19:56:50Z">
            <w:r>
              <w:rPr/>
              <w:fldChar w:fldCharType="end"/>
            </w:r>
          </w:ins>
        </w:p>
        <w:p>
          <w:pPr>
            <w:pStyle w:val="39"/>
            <w:tabs>
              <w:tab w:val="right" w:leader="dot" w:pos="8306"/>
            </w:tabs>
            <w:rPr>
              <w:ins w:id="5644" w:author="梁元" w:date="2019-05-14T19:56:50Z"/>
            </w:rPr>
          </w:pPr>
          <w:ins w:id="5645" w:author="梁元" w:date="2019-05-14T19:56:50Z">
            <w:r>
              <w:rPr>
                <w:b/>
                <w:bCs/>
              </w:rPr>
              <w:fldChar w:fldCharType="begin"/>
            </w:r>
          </w:ins>
          <w:ins w:id="5646" w:author="梁元" w:date="2019-05-14T19:56:50Z">
            <w:r>
              <w:rPr/>
              <w:instrText xml:space="preserve"> HYPERLINK \l _Toc8464_WPSOffice_Level1 </w:instrText>
            </w:r>
          </w:ins>
          <w:ins w:id="5647" w:author="梁元" w:date="2019-05-14T19:56:50Z">
            <w:r>
              <w:rPr>
                <w:b/>
                <w:bCs/>
              </w:rPr>
              <w:fldChar w:fldCharType="separate"/>
            </w:r>
          </w:ins>
          <w:customXmlInsRangeStart w:id="5649" w:author="梁元" w:date="2019-05-14T19:56:50Z"/>
          <w:sdt>
            <w:sdtPr>
              <w:rPr>
                <w:rFonts w:asciiTheme="minorHAnsi" w:hAnsiTheme="minorHAnsi" w:eastAsiaTheme="minorEastAsia" w:cstheme="minorBidi"/>
                <w:b/>
                <w:bCs/>
                <w:kern w:val="2"/>
                <w:sz w:val="24"/>
                <w:szCs w:val="22"/>
                <w:lang w:val="en-US" w:eastAsia="zh-CN" w:bidi="ar-SA"/>
              </w:rPr>
              <w:id w:val="147481966"/>
              <w:placeholder>
                <w:docPart w:val="{c24cea7c-93ee-4679-b9d8-7d4aeb52fe42}"/>
              </w:placeholder>
              <w15:color w:val="509DF3"/>
            </w:sdtPr>
            <w:sdtEndPr>
              <w:rPr>
                <w:rFonts w:asciiTheme="minorHAnsi" w:hAnsiTheme="minorHAnsi" w:eastAsiaTheme="minorEastAsia" w:cstheme="minorBidi"/>
                <w:b/>
                <w:bCs/>
                <w:kern w:val="2"/>
                <w:sz w:val="24"/>
                <w:szCs w:val="22"/>
                <w:lang w:val="en-US" w:eastAsia="zh-CN" w:bidi="ar-SA"/>
              </w:rPr>
            </w:sdtEndPr>
            <w:sdtContent>
              <w:customXmlInsRangeEnd w:id="5649"/>
              <w:ins w:id="5651" w:author="梁元" w:date="2019-05-14T19:56:50Z">
                <w:r>
                  <w:rPr>
                    <w:rFonts w:ascii="仿宋" w:hAnsi="仿宋" w:eastAsia="仿宋" w:cstheme="minorBidi"/>
                    <w:b/>
                    <w:bCs/>
                  </w:rPr>
                  <w:t xml:space="preserve">六十、 </w:t>
                </w:r>
              </w:ins>
              <w:ins w:id="5652" w:author="梁元" w:date="2019-05-14T19:56:50Z">
                <w:r>
                  <w:rPr>
                    <w:rFonts w:hint="eastAsia" w:ascii="仿宋" w:hAnsi="仿宋" w:eastAsia="仿宋" w:cstheme="minorBidi"/>
                    <w:b/>
                    <w:bCs/>
                  </w:rPr>
                  <w:t>说一下jsonp？</w:t>
                </w:r>
              </w:ins>
              <w:customXmlInsRangeStart w:id="5654" w:author="梁元" w:date="2019-05-14T19:56:50Z"/>
            </w:sdtContent>
          </w:sdt>
          <w:customXmlInsRangeEnd w:id="5654"/>
          <w:ins w:id="5655" w:author="梁元" w:date="2019-05-14T19:56:50Z">
            <w:r>
              <w:rPr>
                <w:b/>
                <w:bCs/>
              </w:rPr>
              <w:tab/>
            </w:r>
          </w:ins>
          <w:ins w:id="5656" w:author="梁元" w:date="2019-05-14T19:56:55Z">
            <w:bookmarkStart w:id="323" w:name="_Toc8464_WPSOffice_Level1Page"/>
            <w:r>
              <w:rPr>
                <w:b/>
                <w:bCs/>
              </w:rPr>
              <w:t>45</w:t>
            </w:r>
            <w:bookmarkEnd w:id="323"/>
          </w:ins>
          <w:ins w:id="5657" w:author="梁元" w:date="2019-05-14T19:56:50Z">
            <w:r>
              <w:rPr>
                <w:b/>
                <w:bCs/>
              </w:rPr>
              <w:fldChar w:fldCharType="end"/>
            </w:r>
            <w:bookmarkEnd w:id="0"/>
          </w:ins>
        </w:p>
        <w:customXmlInsRangeStart w:id="5659" w:author="梁元" w:date="2019-05-14T19:56:51Z"/>
      </w:sdtContent>
    </w:sdt>
    <w:customXmlInsRangeEnd w:id="5659"/>
    <w:p>
      <w:pPr>
        <w:spacing w:before="0" w:beforeLines="0" w:after="0" w:afterLines="0" w:line="240" w:lineRule="auto"/>
        <w:ind w:left="0" w:leftChars="0" w:right="0" w:rightChars="0" w:firstLine="0" w:firstLineChars="0"/>
        <w:jc w:val="center"/>
        <w:rPr>
          <w:ins w:id="5660" w:author="梁元" w:date="2019-05-14T19:56:46Z"/>
          <w:rFonts w:ascii="宋体" w:hAnsi="宋体" w:eastAsia="宋体"/>
          <w:sz w:val="21"/>
        </w:rPr>
      </w:pPr>
    </w:p>
    <w:customXmlInsRangeStart w:id="5661" w:author="冷雪凝" w:date="2019-05-14T12:04:54Z"/>
    <w:customXmlDelRangeStart w:id="5662" w:author="梁元" w:date="2019-05-14T19:56:45Z"/>
    <w:sdt>
      <w:sdtPr>
        <w:rPr>
          <w:rFonts w:ascii="宋体" w:hAnsi="宋体" w:eastAsia="宋体" w:cstheme="minorBidi"/>
          <w:color w:val="000000" w:themeColor="text1"/>
          <w:kern w:val="2"/>
          <w:sz w:val="21"/>
          <w:szCs w:val="22"/>
          <w:lang w:val="en-US" w:eastAsia="zh-CN" w:bidi="ar-SA"/>
          <w:rPrChange w:id="5663" w:author="梁元" w:date="2019-05-14T19:51:36Z">
            <w:rPr>
              <w:rFonts w:ascii="宋体" w:hAnsi="宋体" w:eastAsia="宋体" w:cstheme="minorBidi"/>
              <w:kern w:val="2"/>
              <w:sz w:val="21"/>
              <w:szCs w:val="22"/>
              <w:lang w:val="en-US" w:eastAsia="zh-CN" w:bidi="ar-SA"/>
            </w:rPr>
          </w:rPrChange>
          <w14:textFill>
            <w14:solidFill>
              <w14:schemeClr w14:val="tx1"/>
            </w14:solidFill>
          </w14:textFill>
        </w:rPr>
        <w:id w:val="147476131"/>
        <w15:color w:val="DBDBDB"/>
        <w:docPartObj>
          <w:docPartGallery w:val="Table of Contents"/>
          <w:docPartUnique/>
        </w:docPartObj>
      </w:sdtPr>
      <w:sdtEndPr>
        <w:rPr>
          <w:rFonts w:asciiTheme="minorHAnsi" w:hAnsiTheme="minorHAnsi" w:eastAsiaTheme="minorEastAsia" w:cstheme="minorBidi"/>
          <w:b w:val="0"/>
          <w:bCs w:val="0"/>
          <w:color w:val="000000" w:themeColor="text1"/>
          <w:kern w:val="2"/>
          <w:sz w:val="20"/>
          <w:szCs w:val="20"/>
          <w:lang w:val="en-US" w:eastAsia="zh-CN" w:bidi="ar-SA"/>
          <w14:textFill>
            <w14:solidFill>
              <w14:schemeClr w14:val="tx1"/>
            </w14:solidFill>
          </w14:textFill>
        </w:rPr>
      </w:sdtEndPr>
      <w:sdtContent>
        <w:customXmlDelRangeEnd w:id="5662"/>
        <w:customXmlInsRangeEnd w:id="5661"/>
        <w:p>
          <w:pPr>
            <w:spacing w:before="0" w:beforeLines="0" w:after="0" w:afterLines="0" w:line="240" w:lineRule="auto"/>
            <w:ind w:left="0" w:leftChars="0" w:right="0" w:rightChars="0" w:firstLine="0" w:firstLineChars="0"/>
            <w:jc w:val="center"/>
            <w:rPr>
              <w:ins w:id="5668" w:author="冷雪凝" w:date="2019-05-14T12:04:53Z"/>
              <w:del w:id="5669" w:author="梁元" w:date="2019-05-14T19:56:45Z"/>
              <w:b w:val="0"/>
              <w:bCs w:val="0"/>
              <w:color w:val="000000" w:themeColor="text1"/>
              <w14:textFill>
                <w14:solidFill>
                  <w14:schemeClr w14:val="tx1"/>
                </w14:solidFill>
              </w14:textFill>
            </w:rPr>
          </w:pPr>
          <w:ins w:id="5675" w:author="冷雪凝" w:date="2019-05-14T12:04:53Z">
            <w:del w:id="5676" w:author="梁元" w:date="2019-05-14T19:56:45Z">
              <w:r>
                <w:rPr>
                  <w:rFonts w:ascii="宋体" w:hAnsi="宋体" w:eastAsia="宋体"/>
                  <w:b w:val="0"/>
                  <w:bCs w:val="0"/>
                  <w:color w:val="000000" w:themeColor="text1"/>
                  <w:sz w:val="21"/>
                  <w14:textFill>
                    <w14:solidFill>
                      <w14:schemeClr w14:val="tx1"/>
                    </w14:solidFill>
                  </w14:textFill>
                </w:rPr>
                <w:delText>目录</w:delText>
              </w:r>
            </w:del>
          </w:ins>
        </w:p>
        <w:p>
          <w:pPr>
            <w:pStyle w:val="39"/>
            <w:tabs>
              <w:tab w:val="right" w:leader="dot" w:pos="8306"/>
            </w:tabs>
            <w:rPr>
              <w:ins w:id="5677" w:author="冷雪凝" w:date="2019-05-14T12:04:53Z"/>
              <w:del w:id="5678" w:author="梁元" w:date="2019-05-14T19:56:45Z"/>
              <w:b/>
              <w:bCs/>
              <w:color w:val="000000" w:themeColor="text1"/>
              <w:sz w:val="21"/>
              <w:szCs w:val="21"/>
              <w:rPrChange w:id="5679" w:author="冷雪凝" w:date="2019-05-14T12:30:38Z">
                <w:rPr>
                  <w:ins w:id="5680" w:author="冷雪凝" w:date="2019-05-14T12:04:53Z"/>
                  <w:del w:id="5681" w:author="梁元" w:date="2019-05-14T19:56:45Z"/>
                  <w:b w:val="0"/>
                  <w:bCs w:val="0"/>
                  <w:color w:val="000000" w:themeColor="text1"/>
                  <w14:textFill>
                    <w14:solidFill>
                      <w14:schemeClr w14:val="tx1"/>
                    </w14:solidFill>
                  </w14:textFill>
                </w:rPr>
              </w:rPrChange>
              <w14:textFill>
                <w14:solidFill>
                  <w14:schemeClr w14:val="tx1"/>
                </w14:solidFill>
              </w14:textFill>
            </w:rPr>
          </w:pPr>
          <w:ins w:id="5682" w:author="冷雪凝" w:date="2019-05-14T12:04:53Z">
            <w:del w:id="5683" w:author="梁元" w:date="2019-05-14T19:56:45Z">
              <w:r>
                <w:rPr>
                  <w:b w:val="0"/>
                  <w:bCs w:val="0"/>
                  <w:color w:val="000000" w:themeColor="text1"/>
                  <w14:textFill>
                    <w14:solidFill>
                      <w14:schemeClr w14:val="tx1"/>
                    </w14:solidFill>
                  </w14:textFill>
                </w:rPr>
                <w:fldChar w:fldCharType="begin"/>
              </w:r>
            </w:del>
          </w:ins>
          <w:ins w:id="5684" w:author="冷雪凝" w:date="2019-05-14T12:04:53Z">
            <w:del w:id="5685" w:author="梁元" w:date="2019-05-14T19:56:45Z">
              <w:r>
                <w:rPr>
                  <w:b w:val="0"/>
                  <w:bCs w:val="0"/>
                  <w:color w:val="000000" w:themeColor="text1"/>
                  <w14:textFill>
                    <w14:solidFill>
                      <w14:schemeClr w14:val="tx1"/>
                    </w14:solidFill>
                  </w14:textFill>
                </w:rPr>
                <w:delInstrText xml:space="preserve"> HYPERLINK \l _Toc8690_WPSOffice_Level1 </w:delInstrText>
              </w:r>
            </w:del>
          </w:ins>
          <w:ins w:id="5686" w:author="冷雪凝" w:date="2019-05-14T12:04:53Z">
            <w:del w:id="5687" w:author="梁元" w:date="2019-05-14T19:56:45Z">
              <w:r>
                <w:rPr>
                  <w:b w:val="0"/>
                  <w:bCs w:val="0"/>
                  <w:color w:val="000000" w:themeColor="text1"/>
                  <w14:textFill>
                    <w14:solidFill>
                      <w14:schemeClr w14:val="tx1"/>
                    </w14:solidFill>
                  </w14:textFill>
                </w:rPr>
                <w:fldChar w:fldCharType="separate"/>
              </w:r>
            </w:del>
          </w:ins>
          <w:customXmlInsRangeStart w:id="5690" w:author="冷雪凝" w:date="2019-05-14T12:04:53Z"/>
          <w:customXmlDelRangeStart w:id="5691" w:author="梁元" w:date="2019-05-14T19:56:45Z"/>
          <w:sdt>
            <w:sdtPr>
              <w:rPr>
                <w:rFonts w:asciiTheme="minorHAnsi" w:hAnsiTheme="minorHAnsi" w:eastAsiaTheme="minorEastAsia" w:cstheme="minorBidi"/>
                <w:b/>
                <w:bCs/>
                <w:color w:val="000000" w:themeColor="text1"/>
                <w:kern w:val="2"/>
                <w:sz w:val="28"/>
                <w:szCs w:val="24"/>
                <w:lang w:val="en-US" w:eastAsia="zh-CN" w:bidi="ar-SA"/>
                <w14:textFill>
                  <w14:solidFill>
                    <w14:schemeClr w14:val="tx1"/>
                  </w14:solidFill>
                </w14:textFill>
              </w:rPr>
              <w:id w:val="147476134"/>
              <w:placeholder>
                <w:docPart w:val="{219476ea-b7ec-4d6b-8c70-dcdb9e183bc7}"/>
              </w:placeholder>
              <w15:color w:val="509DF3"/>
            </w:sdtPr>
            <w:sdtEndPr>
              <w:rPr>
                <w:rFonts w:asciiTheme="minorHAnsi" w:hAnsiTheme="minorHAnsi" w:eastAsiaTheme="minorEastAsia" w:cstheme="minorBidi"/>
                <w:b/>
                <w:bCs/>
                <w:color w:val="000000" w:themeColor="text1"/>
                <w:kern w:val="2"/>
                <w:sz w:val="28"/>
                <w:szCs w:val="24"/>
                <w:lang w:val="en-US" w:eastAsia="zh-CN" w:bidi="ar-SA"/>
                <w14:textFill>
                  <w14:solidFill>
                    <w14:schemeClr w14:val="tx1"/>
                  </w14:solidFill>
                </w14:textFill>
              </w:rPr>
            </w:sdtEndPr>
            <w:sdtContent>
              <w:customXmlDelRangeEnd w:id="5691"/>
              <w:customXmlInsRangeEnd w:id="5690"/>
              <w:ins w:id="5694" w:author="冷雪凝" w:date="2019-05-14T12:04:53Z">
                <w:del w:id="5695" w:author="梁元" w:date="2019-05-14T19:56:45Z">
                  <w:r>
                    <w:rPr>
                      <w:rFonts w:ascii="仿宋" w:hAnsi="仿宋" w:eastAsia="仿宋" w:cstheme="minorBidi"/>
                      <w:b w:val="0"/>
                      <w:bCs w:val="0"/>
                      <w:color w:val="000000" w:themeColor="text1"/>
                      <w14:textFill>
                        <w14:solidFill>
                          <w14:schemeClr w14:val="tx1"/>
                        </w14:solidFill>
                      </w14:textFill>
                    </w:rPr>
                    <w:delText xml:space="preserve">一、 </w:delText>
                  </w:r>
                </w:del>
              </w:ins>
              <w:ins w:id="5696" w:author="冷雪凝" w:date="2019-05-14T12:04:53Z">
                <w:del w:id="5697" w:author="梁元" w:date="2019-05-14T19:56:45Z">
                  <w:r>
                    <w:rPr>
                      <w:rFonts w:hint="eastAsia" w:ascii="仿宋" w:hAnsi="仿宋" w:eastAsia="仿宋" w:cstheme="minorBidi"/>
                      <w:b w:val="0"/>
                      <w:bCs w:val="0"/>
                      <w:color w:val="000000" w:themeColor="text1"/>
                      <w14:textFill>
                        <w14:solidFill>
                          <w14:schemeClr w14:val="tx1"/>
                        </w14:solidFill>
                      </w14:textFill>
                    </w:rPr>
                    <w:delText>SPA开发打包生成的bun</w:delText>
                  </w:r>
                </w:del>
              </w:ins>
              <w:ins w:id="5698" w:author="冷雪凝" w:date="2019-05-14T12:04:53Z">
                <w:del w:id="5699" w:author="梁元" w:date="2019-05-14T19:56:45Z">
                  <w:r>
                    <w:rPr>
                      <w:rFonts w:ascii="仿宋" w:hAnsi="仿宋" w:eastAsia="仿宋" w:cstheme="minorBidi"/>
                      <w:b w:val="0"/>
                      <w:bCs w:val="0"/>
                      <w:color w:val="000000" w:themeColor="text1"/>
                      <w14:textFill>
                        <w14:solidFill>
                          <w14:schemeClr w14:val="tx1"/>
                        </w14:solidFill>
                      </w14:textFill>
                    </w:rPr>
                    <w:delText>dle</w:delText>
                  </w:r>
                </w:del>
              </w:ins>
              <w:ins w:id="5700" w:author="冷雪凝" w:date="2019-05-14T12:04:53Z">
                <w:del w:id="5701" w:author="梁元" w:date="2019-05-14T19:56:45Z">
                  <w:r>
                    <w:rPr>
                      <w:rFonts w:hint="eastAsia" w:ascii="仿宋" w:hAnsi="仿宋" w:eastAsia="仿宋" w:cstheme="minorBidi"/>
                      <w:b w:val="0"/>
                      <w:bCs w:val="0"/>
                      <w:color w:val="000000" w:themeColor="text1"/>
                      <w14:textFill>
                        <w14:solidFill>
                          <w14:schemeClr w14:val="tx1"/>
                        </w14:solidFill>
                      </w14:textFill>
                    </w:rPr>
                    <w:delText>太大如何解决</w:delText>
                  </w:r>
                </w:del>
              </w:ins>
              <w:customXmlInsRangeStart w:id="5704" w:author="冷雪凝" w:date="2019-05-14T12:04:53Z"/>
              <w:customXmlDelRangeStart w:id="5705" w:author="梁元" w:date="2019-05-14T19:56:45Z"/>
            </w:sdtContent>
          </w:sdt>
          <w:customXmlDelRangeEnd w:id="5705"/>
          <w:customXmlInsRangeEnd w:id="5704"/>
          <w:ins w:id="5706" w:author="冷雪凝" w:date="2019-05-14T12:04:53Z">
            <w:del w:id="5707" w:author="梁元" w:date="2019-05-14T19:56:45Z">
              <w:r>
                <w:rPr>
                  <w:b w:val="0"/>
                  <w:bCs w:val="0"/>
                  <w:color w:val="000000" w:themeColor="text1"/>
                  <w14:textFill>
                    <w14:solidFill>
                      <w14:schemeClr w14:val="tx1"/>
                    </w14:solidFill>
                  </w14:textFill>
                </w:rPr>
                <w:tab/>
              </w:r>
            </w:del>
          </w:ins>
          <w:ins w:id="5708" w:author="冷雪凝" w:date="2019-05-14T12:04:55Z">
            <w:del w:id="5709" w:author="梁元" w:date="2019-05-14T19:56:45Z">
              <w:r>
                <w:rPr>
                  <w:b w:val="0"/>
                  <w:bCs w:val="0"/>
                  <w:color w:val="000000" w:themeColor="text1"/>
                  <w14:textFill>
                    <w14:solidFill>
                      <w14:schemeClr w14:val="tx1"/>
                    </w14:solidFill>
                  </w14:textFill>
                </w:rPr>
                <w:delText>5</w:delText>
              </w:r>
            </w:del>
          </w:ins>
          <w:ins w:id="5710" w:author="冷雪凝" w:date="2019-05-14T12:04:53Z">
            <w:del w:id="5711"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ind w:firstLine="420"/>
            <w:rPr>
              <w:ins w:id="5713" w:author="冷雪凝" w:date="2019-05-14T12:04:53Z"/>
              <w:del w:id="5714" w:author="梁元" w:date="2019-05-14T19:56:45Z"/>
              <w:b w:val="0"/>
              <w:bCs w:val="0"/>
              <w:color w:val="000000" w:themeColor="text1"/>
              <w14:textFill>
                <w14:solidFill>
                  <w14:schemeClr w14:val="tx1"/>
                </w14:solidFill>
              </w14:textFill>
            </w:rPr>
            <w:pPrChange w:id="5712" w:author="冷雪凝" w:date="2019-05-14T12:08:30Z">
              <w:pPr>
                <w:pStyle w:val="39"/>
                <w:tabs>
                  <w:tab w:val="right" w:leader="dot" w:pos="8306"/>
                </w:tabs>
              </w:pPr>
            </w:pPrChange>
          </w:pPr>
          <w:ins w:id="5715" w:author="冷雪凝" w:date="2019-05-14T12:04:53Z">
            <w:del w:id="5716" w:author="梁元" w:date="2019-05-14T19:56:45Z">
              <w:r>
                <w:rPr>
                  <w:b w:val="0"/>
                  <w:bCs w:val="0"/>
                  <w:color w:val="000000" w:themeColor="text1"/>
                  <w14:textFill>
                    <w14:solidFill>
                      <w14:schemeClr w14:val="tx1"/>
                    </w14:solidFill>
                  </w14:textFill>
                </w:rPr>
                <w:fldChar w:fldCharType="begin"/>
              </w:r>
            </w:del>
          </w:ins>
          <w:ins w:id="5717" w:author="冷雪凝" w:date="2019-05-14T12:04:53Z">
            <w:del w:id="5718" w:author="梁元" w:date="2019-05-14T19:56:45Z">
              <w:r>
                <w:rPr>
                  <w:b w:val="0"/>
                  <w:bCs w:val="0"/>
                  <w:color w:val="000000" w:themeColor="text1"/>
                  <w14:textFill>
                    <w14:solidFill>
                      <w14:schemeClr w14:val="tx1"/>
                    </w14:solidFill>
                  </w14:textFill>
                </w:rPr>
                <w:delInstrText xml:space="preserve"> HYPERLINK \l _Toc9112_WPSOffice_Level1 </w:delInstrText>
              </w:r>
            </w:del>
          </w:ins>
          <w:ins w:id="5719" w:author="冷雪凝" w:date="2019-05-14T12:04:53Z">
            <w:del w:id="5720" w:author="梁元" w:date="2019-05-14T19:56:45Z">
              <w:r>
                <w:rPr>
                  <w:b w:val="0"/>
                  <w:bCs w:val="0"/>
                  <w:color w:val="000000" w:themeColor="text1"/>
                  <w14:textFill>
                    <w14:solidFill>
                      <w14:schemeClr w14:val="tx1"/>
                    </w14:solidFill>
                  </w14:textFill>
                </w:rPr>
                <w:fldChar w:fldCharType="separate"/>
              </w:r>
            </w:del>
          </w:ins>
          <w:customXmlInsRangeStart w:id="5723" w:author="冷雪凝" w:date="2019-05-14T12:04:53Z"/>
          <w:customXmlDelRangeStart w:id="572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fb9f0845-1981-43c8-a6e9-7580877a38ed}"/>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5724"/>
              <w:customXmlInsRangeEnd w:id="5723"/>
              <w:ins w:id="5727" w:author="冷雪凝" w:date="2019-05-14T12:04:53Z">
                <w:del w:id="5728"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5729" w:author="冷雪凝" w:date="2019-05-14T12:04:53Z">
                <w:del w:id="5730"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5733" w:author="冷雪凝" w:date="2019-05-14T12:04:53Z"/>
              <w:customXmlDelRangeStart w:id="5734" w:author="梁元" w:date="2019-05-14T19:56:45Z"/>
            </w:sdtContent>
          </w:sdt>
          <w:customXmlDelRangeEnd w:id="5734"/>
          <w:customXmlInsRangeEnd w:id="5733"/>
          <w:ins w:id="5735" w:author="冷雪凝" w:date="2019-05-14T12:04:53Z">
            <w:del w:id="5736" w:author="梁元" w:date="2019-05-14T19:56:45Z">
              <w:r>
                <w:rPr>
                  <w:b w:val="0"/>
                  <w:bCs w:val="0"/>
                  <w:color w:val="000000" w:themeColor="text1"/>
                  <w14:textFill>
                    <w14:solidFill>
                      <w14:schemeClr w14:val="tx1"/>
                    </w14:solidFill>
                  </w14:textFill>
                </w:rPr>
                <w:tab/>
              </w:r>
            </w:del>
          </w:ins>
          <w:ins w:id="5737" w:author="冷雪凝" w:date="2019-05-14T12:04:55Z">
            <w:del w:id="5738" w:author="梁元" w:date="2019-05-14T19:56:45Z">
              <w:r>
                <w:rPr>
                  <w:b w:val="0"/>
                  <w:bCs w:val="0"/>
                  <w:color w:val="000000" w:themeColor="text1"/>
                  <w14:textFill>
                    <w14:solidFill>
                      <w14:schemeClr w14:val="tx1"/>
                    </w14:solidFill>
                  </w14:textFill>
                </w:rPr>
                <w:delText>6</w:delText>
              </w:r>
            </w:del>
          </w:ins>
          <w:ins w:id="5739" w:author="冷雪凝" w:date="2019-05-14T12:04:53Z">
            <w:del w:id="5740"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ind w:firstLine="420"/>
            <w:rPr>
              <w:ins w:id="5742" w:author="冷雪凝" w:date="2019-05-14T12:04:53Z"/>
              <w:del w:id="5743" w:author="梁元" w:date="2019-05-14T19:56:45Z"/>
              <w:b w:val="0"/>
              <w:bCs w:val="0"/>
              <w:color w:val="000000" w:themeColor="text1"/>
              <w14:textFill>
                <w14:solidFill>
                  <w14:schemeClr w14:val="tx1"/>
                </w14:solidFill>
              </w14:textFill>
            </w:rPr>
            <w:pPrChange w:id="5741" w:author="冷雪凝" w:date="2019-05-14T12:08:30Z">
              <w:pPr>
                <w:pStyle w:val="39"/>
                <w:tabs>
                  <w:tab w:val="right" w:leader="dot" w:pos="8306"/>
                </w:tabs>
              </w:pPr>
            </w:pPrChange>
          </w:pPr>
          <w:ins w:id="5744" w:author="冷雪凝" w:date="2019-05-14T12:04:53Z">
            <w:del w:id="5745" w:author="梁元" w:date="2019-05-14T19:56:45Z">
              <w:r>
                <w:rPr>
                  <w:b w:val="0"/>
                  <w:bCs w:val="0"/>
                  <w:color w:val="000000" w:themeColor="text1"/>
                  <w14:textFill>
                    <w14:solidFill>
                      <w14:schemeClr w14:val="tx1"/>
                    </w14:solidFill>
                  </w14:textFill>
                </w:rPr>
                <w:fldChar w:fldCharType="begin"/>
              </w:r>
            </w:del>
          </w:ins>
          <w:ins w:id="5746" w:author="冷雪凝" w:date="2019-05-14T12:04:53Z">
            <w:del w:id="5747" w:author="梁元" w:date="2019-05-14T19:56:45Z">
              <w:r>
                <w:rPr>
                  <w:b w:val="0"/>
                  <w:bCs w:val="0"/>
                  <w:color w:val="000000" w:themeColor="text1"/>
                  <w14:textFill>
                    <w14:solidFill>
                      <w14:schemeClr w14:val="tx1"/>
                    </w14:solidFill>
                  </w14:textFill>
                </w:rPr>
                <w:delInstrText xml:space="preserve"> HYPERLINK \l _Toc659_WPSOffice_Level1 </w:delInstrText>
              </w:r>
            </w:del>
          </w:ins>
          <w:ins w:id="5748" w:author="冷雪凝" w:date="2019-05-14T12:04:53Z">
            <w:del w:id="5749" w:author="梁元" w:date="2019-05-14T19:56:45Z">
              <w:r>
                <w:rPr>
                  <w:b w:val="0"/>
                  <w:bCs w:val="0"/>
                  <w:color w:val="000000" w:themeColor="text1"/>
                  <w14:textFill>
                    <w14:solidFill>
                      <w14:schemeClr w14:val="tx1"/>
                    </w14:solidFill>
                  </w14:textFill>
                </w:rPr>
                <w:fldChar w:fldCharType="separate"/>
              </w:r>
            </w:del>
          </w:ins>
          <w:customXmlInsRangeStart w:id="5752" w:author="冷雪凝" w:date="2019-05-14T12:04:53Z"/>
          <w:customXmlDelRangeStart w:id="575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c00a7b31-4ce5-4626-a077-25b779cb609b}"/>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5753"/>
              <w:customXmlInsRangeEnd w:id="5752"/>
              <w:ins w:id="5756" w:author="冷雪凝" w:date="2019-05-14T12:04:53Z">
                <w:del w:id="5757" w:author="梁元" w:date="2019-05-14T19:56:45Z">
                  <w:r>
                    <w:rPr>
                      <w:rFonts w:ascii="仿宋" w:hAnsi="仿宋" w:eastAsia="仿宋" w:cs="Times New Roman"/>
                      <w:b w:val="0"/>
                      <w:bCs w:val="0"/>
                      <w:color w:val="000000" w:themeColor="text1"/>
                      <w14:textFill>
                        <w14:solidFill>
                          <w14:schemeClr w14:val="tx1"/>
                        </w14:solidFill>
                      </w14:textFill>
                    </w:rPr>
                    <w:delText xml:space="preserve">2. </w:delText>
                  </w:r>
                </w:del>
              </w:ins>
              <w:ins w:id="5758" w:author="冷雪凝" w:date="2019-05-14T12:04:53Z">
                <w:del w:id="5759"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5762" w:author="冷雪凝" w:date="2019-05-14T12:04:53Z"/>
              <w:customXmlDelRangeStart w:id="5763" w:author="梁元" w:date="2019-05-14T19:56:45Z"/>
            </w:sdtContent>
          </w:sdt>
          <w:customXmlDelRangeEnd w:id="5763"/>
          <w:customXmlInsRangeEnd w:id="5762"/>
          <w:ins w:id="5764" w:author="冷雪凝" w:date="2019-05-14T12:04:53Z">
            <w:del w:id="5765" w:author="梁元" w:date="2019-05-14T19:56:45Z">
              <w:r>
                <w:rPr>
                  <w:b w:val="0"/>
                  <w:bCs w:val="0"/>
                  <w:color w:val="000000" w:themeColor="text1"/>
                  <w14:textFill>
                    <w14:solidFill>
                      <w14:schemeClr w14:val="tx1"/>
                    </w14:solidFill>
                  </w14:textFill>
                </w:rPr>
                <w:tab/>
              </w:r>
            </w:del>
          </w:ins>
          <w:ins w:id="5766" w:author="冷雪凝" w:date="2019-05-14T12:04:55Z">
            <w:del w:id="5767" w:author="梁元" w:date="2019-05-14T19:56:45Z">
              <w:r>
                <w:rPr>
                  <w:b w:val="0"/>
                  <w:bCs w:val="0"/>
                  <w:color w:val="000000" w:themeColor="text1"/>
                  <w14:textFill>
                    <w14:solidFill>
                      <w14:schemeClr w14:val="tx1"/>
                    </w14:solidFill>
                  </w14:textFill>
                </w:rPr>
                <w:delText>6</w:delText>
              </w:r>
            </w:del>
          </w:ins>
          <w:ins w:id="5768" w:author="冷雪凝" w:date="2019-05-14T12:04:53Z">
            <w:del w:id="5769"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ind w:firstLine="420"/>
            <w:rPr>
              <w:ins w:id="5771" w:author="冷雪凝" w:date="2019-05-14T12:04:53Z"/>
              <w:del w:id="5772" w:author="梁元" w:date="2019-05-14T19:56:45Z"/>
              <w:b w:val="0"/>
              <w:bCs w:val="0"/>
              <w:color w:val="000000" w:themeColor="text1"/>
              <w14:textFill>
                <w14:solidFill>
                  <w14:schemeClr w14:val="tx1"/>
                </w14:solidFill>
              </w14:textFill>
            </w:rPr>
            <w:pPrChange w:id="5770" w:author="冷雪凝" w:date="2019-05-14T12:08:30Z">
              <w:pPr>
                <w:pStyle w:val="39"/>
                <w:tabs>
                  <w:tab w:val="right" w:leader="dot" w:pos="8306"/>
                </w:tabs>
              </w:pPr>
            </w:pPrChange>
          </w:pPr>
          <w:ins w:id="5773" w:author="冷雪凝" w:date="2019-05-14T12:04:53Z">
            <w:del w:id="5774" w:author="梁元" w:date="2019-05-14T19:56:45Z">
              <w:r>
                <w:rPr>
                  <w:b w:val="0"/>
                  <w:bCs w:val="0"/>
                  <w:color w:val="000000" w:themeColor="text1"/>
                  <w14:textFill>
                    <w14:solidFill>
                      <w14:schemeClr w14:val="tx1"/>
                    </w14:solidFill>
                  </w14:textFill>
                </w:rPr>
                <w:fldChar w:fldCharType="begin"/>
              </w:r>
            </w:del>
          </w:ins>
          <w:ins w:id="5775" w:author="冷雪凝" w:date="2019-05-14T12:04:53Z">
            <w:del w:id="5776" w:author="梁元" w:date="2019-05-14T19:56:45Z">
              <w:r>
                <w:rPr>
                  <w:b w:val="0"/>
                  <w:bCs w:val="0"/>
                  <w:color w:val="000000" w:themeColor="text1"/>
                  <w14:textFill>
                    <w14:solidFill>
                      <w14:schemeClr w14:val="tx1"/>
                    </w14:solidFill>
                  </w14:textFill>
                </w:rPr>
                <w:delInstrText xml:space="preserve"> HYPERLINK \l _Toc30125_WPSOffice_Level1 </w:delInstrText>
              </w:r>
            </w:del>
          </w:ins>
          <w:ins w:id="5777" w:author="冷雪凝" w:date="2019-05-14T12:04:53Z">
            <w:del w:id="5778" w:author="梁元" w:date="2019-05-14T19:56:45Z">
              <w:r>
                <w:rPr>
                  <w:b w:val="0"/>
                  <w:bCs w:val="0"/>
                  <w:color w:val="000000" w:themeColor="text1"/>
                  <w14:textFill>
                    <w14:solidFill>
                      <w14:schemeClr w14:val="tx1"/>
                    </w14:solidFill>
                  </w14:textFill>
                </w:rPr>
                <w:fldChar w:fldCharType="separate"/>
              </w:r>
            </w:del>
          </w:ins>
          <w:customXmlInsRangeStart w:id="5781" w:author="冷雪凝" w:date="2019-05-14T12:04:53Z"/>
          <w:customXmlDelRangeStart w:id="578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1d828717-d79e-41c4-9457-59ee4396c18b}"/>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5782"/>
              <w:customXmlInsRangeEnd w:id="5781"/>
              <w:ins w:id="5785" w:author="冷雪凝" w:date="2019-05-14T12:04:53Z">
                <w:del w:id="5786"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5787" w:author="冷雪凝" w:date="2019-05-14T12:04:53Z">
                <w:del w:id="5788"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5791" w:author="冷雪凝" w:date="2019-05-14T12:04:53Z"/>
              <w:customXmlDelRangeStart w:id="5792" w:author="梁元" w:date="2019-05-14T19:56:45Z"/>
            </w:sdtContent>
          </w:sdt>
          <w:customXmlDelRangeEnd w:id="5792"/>
          <w:customXmlInsRangeEnd w:id="5791"/>
          <w:ins w:id="5793" w:author="冷雪凝" w:date="2019-05-14T12:04:53Z">
            <w:del w:id="5794" w:author="梁元" w:date="2019-05-14T19:56:45Z">
              <w:r>
                <w:rPr>
                  <w:b w:val="0"/>
                  <w:bCs w:val="0"/>
                  <w:color w:val="000000" w:themeColor="text1"/>
                  <w14:textFill>
                    <w14:solidFill>
                      <w14:schemeClr w14:val="tx1"/>
                    </w14:solidFill>
                  </w14:textFill>
                </w:rPr>
                <w:tab/>
              </w:r>
            </w:del>
          </w:ins>
          <w:ins w:id="5795" w:author="冷雪凝" w:date="2019-05-14T12:04:55Z">
            <w:del w:id="5796" w:author="梁元" w:date="2019-05-14T19:56:45Z">
              <w:r>
                <w:rPr>
                  <w:b w:val="0"/>
                  <w:bCs w:val="0"/>
                  <w:color w:val="000000" w:themeColor="text1"/>
                  <w14:textFill>
                    <w14:solidFill>
                      <w14:schemeClr w14:val="tx1"/>
                    </w14:solidFill>
                  </w14:textFill>
                </w:rPr>
                <w:delText>6</w:delText>
              </w:r>
            </w:del>
          </w:ins>
          <w:ins w:id="5797" w:author="冷雪凝" w:date="2019-05-14T12:04:53Z">
            <w:del w:id="5798"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ind w:firstLine="420"/>
            <w:rPr>
              <w:ins w:id="5800" w:author="冷雪凝" w:date="2019-05-14T12:04:53Z"/>
              <w:del w:id="5801" w:author="梁元" w:date="2019-05-14T19:56:45Z"/>
              <w:b w:val="0"/>
              <w:bCs w:val="0"/>
              <w:color w:val="000000" w:themeColor="text1"/>
              <w14:textFill>
                <w14:solidFill>
                  <w14:schemeClr w14:val="tx1"/>
                </w14:solidFill>
              </w14:textFill>
            </w:rPr>
            <w:pPrChange w:id="5799" w:author="冷雪凝" w:date="2019-05-14T12:08:30Z">
              <w:pPr>
                <w:pStyle w:val="39"/>
                <w:tabs>
                  <w:tab w:val="right" w:leader="dot" w:pos="8306"/>
                </w:tabs>
              </w:pPr>
            </w:pPrChange>
          </w:pPr>
          <w:ins w:id="5802" w:author="冷雪凝" w:date="2019-05-14T12:04:53Z">
            <w:del w:id="5803" w:author="梁元" w:date="2019-05-14T19:56:45Z">
              <w:r>
                <w:rPr>
                  <w:b w:val="0"/>
                  <w:bCs w:val="0"/>
                  <w:color w:val="000000" w:themeColor="text1"/>
                  <w14:textFill>
                    <w14:solidFill>
                      <w14:schemeClr w14:val="tx1"/>
                    </w14:solidFill>
                  </w14:textFill>
                </w:rPr>
                <w:fldChar w:fldCharType="begin"/>
              </w:r>
            </w:del>
          </w:ins>
          <w:ins w:id="5804" w:author="冷雪凝" w:date="2019-05-14T12:04:53Z">
            <w:del w:id="5805" w:author="梁元" w:date="2019-05-14T19:56:45Z">
              <w:r>
                <w:rPr>
                  <w:b w:val="0"/>
                  <w:bCs w:val="0"/>
                  <w:color w:val="000000" w:themeColor="text1"/>
                  <w14:textFill>
                    <w14:solidFill>
                      <w14:schemeClr w14:val="tx1"/>
                    </w14:solidFill>
                  </w14:textFill>
                </w:rPr>
                <w:delInstrText xml:space="preserve"> HYPERLINK \l _Toc31922_WPSOffice_Level1 </w:delInstrText>
              </w:r>
            </w:del>
          </w:ins>
          <w:ins w:id="5806" w:author="冷雪凝" w:date="2019-05-14T12:04:53Z">
            <w:del w:id="5807" w:author="梁元" w:date="2019-05-14T19:56:45Z">
              <w:r>
                <w:rPr>
                  <w:b w:val="0"/>
                  <w:bCs w:val="0"/>
                  <w:color w:val="000000" w:themeColor="text1"/>
                  <w14:textFill>
                    <w14:solidFill>
                      <w14:schemeClr w14:val="tx1"/>
                    </w14:solidFill>
                  </w14:textFill>
                </w:rPr>
                <w:fldChar w:fldCharType="separate"/>
              </w:r>
            </w:del>
          </w:ins>
          <w:customXmlInsRangeStart w:id="5810" w:author="冷雪凝" w:date="2019-05-14T12:04:53Z"/>
          <w:customXmlDelRangeStart w:id="581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11d3e069-0c0b-4450-b2d0-9e0021307c8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5811"/>
              <w:customXmlInsRangeEnd w:id="5810"/>
              <w:ins w:id="5814" w:author="冷雪凝" w:date="2019-05-14T12:04:53Z">
                <w:del w:id="5815"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5816" w:author="冷雪凝" w:date="2019-05-14T12:04:53Z">
                <w:del w:id="5817"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5820" w:author="冷雪凝" w:date="2019-05-14T12:04:53Z"/>
              <w:customXmlDelRangeStart w:id="5821" w:author="梁元" w:date="2019-05-14T19:56:45Z"/>
            </w:sdtContent>
          </w:sdt>
          <w:customXmlDelRangeEnd w:id="5821"/>
          <w:customXmlInsRangeEnd w:id="5820"/>
          <w:ins w:id="5822" w:author="冷雪凝" w:date="2019-05-14T12:04:53Z">
            <w:del w:id="5823" w:author="梁元" w:date="2019-05-14T19:56:45Z">
              <w:r>
                <w:rPr>
                  <w:b w:val="0"/>
                  <w:bCs w:val="0"/>
                  <w:color w:val="000000" w:themeColor="text1"/>
                  <w14:textFill>
                    <w14:solidFill>
                      <w14:schemeClr w14:val="tx1"/>
                    </w14:solidFill>
                  </w14:textFill>
                </w:rPr>
                <w:tab/>
              </w:r>
            </w:del>
          </w:ins>
          <w:ins w:id="5824" w:author="冷雪凝" w:date="2019-05-14T12:04:55Z">
            <w:del w:id="5825" w:author="梁元" w:date="2019-05-14T19:56:45Z">
              <w:r>
                <w:rPr>
                  <w:b w:val="0"/>
                  <w:bCs w:val="0"/>
                  <w:color w:val="000000" w:themeColor="text1"/>
                  <w14:textFill>
                    <w14:solidFill>
                      <w14:schemeClr w14:val="tx1"/>
                    </w14:solidFill>
                  </w14:textFill>
                </w:rPr>
                <w:delText>7</w:delText>
              </w:r>
            </w:del>
          </w:ins>
          <w:ins w:id="5826" w:author="冷雪凝" w:date="2019-05-14T12:04:53Z">
            <w:del w:id="5827"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ind w:firstLine="420"/>
            <w:rPr>
              <w:ins w:id="5829" w:author="冷雪凝" w:date="2019-05-14T12:04:53Z"/>
              <w:del w:id="5830" w:author="梁元" w:date="2019-05-14T19:56:45Z"/>
              <w:b w:val="0"/>
              <w:bCs w:val="0"/>
              <w:color w:val="000000" w:themeColor="text1"/>
              <w14:textFill>
                <w14:solidFill>
                  <w14:schemeClr w14:val="tx1"/>
                </w14:solidFill>
              </w14:textFill>
            </w:rPr>
            <w:pPrChange w:id="5828" w:author="冷雪凝" w:date="2019-05-14T12:08:30Z">
              <w:pPr>
                <w:pStyle w:val="39"/>
                <w:tabs>
                  <w:tab w:val="right" w:leader="dot" w:pos="8306"/>
                </w:tabs>
              </w:pPr>
            </w:pPrChange>
          </w:pPr>
          <w:ins w:id="5831" w:author="冷雪凝" w:date="2019-05-14T12:04:53Z">
            <w:del w:id="5832" w:author="梁元" w:date="2019-05-14T19:56:45Z">
              <w:r>
                <w:rPr>
                  <w:b w:val="0"/>
                  <w:bCs w:val="0"/>
                  <w:color w:val="000000" w:themeColor="text1"/>
                  <w14:textFill>
                    <w14:solidFill>
                      <w14:schemeClr w14:val="tx1"/>
                    </w14:solidFill>
                  </w14:textFill>
                </w:rPr>
                <w:fldChar w:fldCharType="begin"/>
              </w:r>
            </w:del>
          </w:ins>
          <w:ins w:id="5833" w:author="冷雪凝" w:date="2019-05-14T12:04:53Z">
            <w:del w:id="5834" w:author="梁元" w:date="2019-05-14T19:56:45Z">
              <w:r>
                <w:rPr>
                  <w:b w:val="0"/>
                  <w:bCs w:val="0"/>
                  <w:color w:val="000000" w:themeColor="text1"/>
                  <w14:textFill>
                    <w14:solidFill>
                      <w14:schemeClr w14:val="tx1"/>
                    </w14:solidFill>
                  </w14:textFill>
                </w:rPr>
                <w:delInstrText xml:space="preserve"> HYPERLINK \l _Toc21847_WPSOffice_Level1 </w:delInstrText>
              </w:r>
            </w:del>
          </w:ins>
          <w:ins w:id="5835" w:author="冷雪凝" w:date="2019-05-14T12:04:53Z">
            <w:del w:id="5836" w:author="梁元" w:date="2019-05-14T19:56:45Z">
              <w:r>
                <w:rPr>
                  <w:b w:val="0"/>
                  <w:bCs w:val="0"/>
                  <w:color w:val="000000" w:themeColor="text1"/>
                  <w14:textFill>
                    <w14:solidFill>
                      <w14:schemeClr w14:val="tx1"/>
                    </w14:solidFill>
                  </w14:textFill>
                </w:rPr>
                <w:fldChar w:fldCharType="separate"/>
              </w:r>
            </w:del>
          </w:ins>
          <w:customXmlInsRangeStart w:id="5839" w:author="冷雪凝" w:date="2019-05-14T12:04:53Z"/>
          <w:customXmlDelRangeStart w:id="584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185a9a9f-3818-48be-9060-f18fd9a2cb9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5840"/>
              <w:customXmlInsRangeEnd w:id="5839"/>
              <w:ins w:id="5843" w:author="冷雪凝" w:date="2019-05-14T12:04:53Z">
                <w:del w:id="5844"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5845" w:author="冷雪凝" w:date="2019-05-14T12:04:53Z">
                <w:del w:id="5846"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5849" w:author="冷雪凝" w:date="2019-05-14T12:04:53Z"/>
              <w:customXmlDelRangeStart w:id="5850" w:author="梁元" w:date="2019-05-14T19:56:45Z"/>
            </w:sdtContent>
          </w:sdt>
          <w:customXmlDelRangeEnd w:id="5850"/>
          <w:customXmlInsRangeEnd w:id="5849"/>
          <w:ins w:id="5851" w:author="冷雪凝" w:date="2019-05-14T12:04:53Z">
            <w:del w:id="5852" w:author="梁元" w:date="2019-05-14T19:56:45Z">
              <w:r>
                <w:rPr>
                  <w:b w:val="0"/>
                  <w:bCs w:val="0"/>
                  <w:color w:val="000000" w:themeColor="text1"/>
                  <w14:textFill>
                    <w14:solidFill>
                      <w14:schemeClr w14:val="tx1"/>
                    </w14:solidFill>
                  </w14:textFill>
                </w:rPr>
                <w:tab/>
              </w:r>
            </w:del>
          </w:ins>
          <w:ins w:id="5853" w:author="冷雪凝" w:date="2019-05-14T12:04:55Z">
            <w:del w:id="5854" w:author="梁元" w:date="2019-05-14T19:56:45Z">
              <w:r>
                <w:rPr>
                  <w:b w:val="0"/>
                  <w:bCs w:val="0"/>
                  <w:color w:val="000000" w:themeColor="text1"/>
                  <w14:textFill>
                    <w14:solidFill>
                      <w14:schemeClr w14:val="tx1"/>
                    </w14:solidFill>
                  </w14:textFill>
                </w:rPr>
                <w:delText>7</w:delText>
              </w:r>
            </w:del>
          </w:ins>
          <w:ins w:id="5855" w:author="冷雪凝" w:date="2019-05-14T12:04:53Z">
            <w:del w:id="5856"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ind w:firstLine="420"/>
            <w:rPr>
              <w:ins w:id="5858" w:author="冷雪凝" w:date="2019-05-14T12:04:53Z"/>
              <w:del w:id="5859" w:author="梁元" w:date="2019-05-14T19:56:45Z"/>
              <w:b w:val="0"/>
              <w:bCs w:val="0"/>
              <w:color w:val="000000" w:themeColor="text1"/>
              <w14:textFill>
                <w14:solidFill>
                  <w14:schemeClr w14:val="tx1"/>
                </w14:solidFill>
              </w14:textFill>
            </w:rPr>
            <w:pPrChange w:id="5857" w:author="冷雪凝" w:date="2019-05-14T12:08:30Z">
              <w:pPr>
                <w:pStyle w:val="39"/>
                <w:tabs>
                  <w:tab w:val="right" w:leader="dot" w:pos="8306"/>
                </w:tabs>
              </w:pPr>
            </w:pPrChange>
          </w:pPr>
          <w:ins w:id="5860" w:author="冷雪凝" w:date="2019-05-14T12:04:53Z">
            <w:del w:id="5861" w:author="梁元" w:date="2019-05-14T19:56:45Z">
              <w:r>
                <w:rPr>
                  <w:b w:val="0"/>
                  <w:bCs w:val="0"/>
                  <w:color w:val="000000" w:themeColor="text1"/>
                  <w14:textFill>
                    <w14:solidFill>
                      <w14:schemeClr w14:val="tx1"/>
                    </w14:solidFill>
                  </w14:textFill>
                </w:rPr>
                <w:fldChar w:fldCharType="begin"/>
              </w:r>
            </w:del>
          </w:ins>
          <w:ins w:id="5862" w:author="冷雪凝" w:date="2019-05-14T12:04:53Z">
            <w:del w:id="5863" w:author="梁元" w:date="2019-05-14T19:56:45Z">
              <w:r>
                <w:rPr>
                  <w:b w:val="0"/>
                  <w:bCs w:val="0"/>
                  <w:color w:val="000000" w:themeColor="text1"/>
                  <w14:textFill>
                    <w14:solidFill>
                      <w14:schemeClr w14:val="tx1"/>
                    </w14:solidFill>
                  </w14:textFill>
                </w:rPr>
                <w:delInstrText xml:space="preserve"> HYPERLINK \l _Toc5691_WPSOffice_Level1 </w:delInstrText>
              </w:r>
            </w:del>
          </w:ins>
          <w:ins w:id="5864" w:author="冷雪凝" w:date="2019-05-14T12:04:53Z">
            <w:del w:id="5865" w:author="梁元" w:date="2019-05-14T19:56:45Z">
              <w:r>
                <w:rPr>
                  <w:b w:val="0"/>
                  <w:bCs w:val="0"/>
                  <w:color w:val="000000" w:themeColor="text1"/>
                  <w14:textFill>
                    <w14:solidFill>
                      <w14:schemeClr w14:val="tx1"/>
                    </w14:solidFill>
                  </w14:textFill>
                </w:rPr>
                <w:fldChar w:fldCharType="separate"/>
              </w:r>
            </w:del>
          </w:ins>
          <w:customXmlInsRangeStart w:id="5868" w:author="冷雪凝" w:date="2019-05-14T12:04:53Z"/>
          <w:customXmlDelRangeStart w:id="5869"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350d5312-dc5a-4073-b4c1-c5c82088891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5869"/>
              <w:customXmlInsRangeEnd w:id="5868"/>
              <w:ins w:id="5872" w:author="冷雪凝" w:date="2019-05-14T12:04:53Z">
                <w:del w:id="5873" w:author="梁元" w:date="2019-05-14T19:56:45Z">
                  <w:r>
                    <w:rPr>
                      <w:rFonts w:ascii="仿宋" w:hAnsi="仿宋" w:eastAsia="仿宋" w:cstheme="majorBidi"/>
                      <w:b w:val="0"/>
                      <w:bCs w:val="0"/>
                      <w:color w:val="000000" w:themeColor="text1"/>
                      <w14:textFill>
                        <w14:solidFill>
                          <w14:schemeClr w14:val="tx1"/>
                        </w14:solidFill>
                      </w14:textFill>
                    </w:rPr>
                    <w:delText xml:space="preserve">6. </w:delText>
                  </w:r>
                </w:del>
              </w:ins>
              <w:ins w:id="5874" w:author="冷雪凝" w:date="2019-05-14T12:04:53Z">
                <w:del w:id="5875"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5878" w:author="冷雪凝" w:date="2019-05-14T12:04:53Z"/>
              <w:customXmlDelRangeStart w:id="5879" w:author="梁元" w:date="2019-05-14T19:56:45Z"/>
            </w:sdtContent>
          </w:sdt>
          <w:customXmlDelRangeEnd w:id="5879"/>
          <w:customXmlInsRangeEnd w:id="5878"/>
          <w:ins w:id="5880" w:author="冷雪凝" w:date="2019-05-14T12:04:53Z">
            <w:del w:id="5881" w:author="梁元" w:date="2019-05-14T19:56:45Z">
              <w:r>
                <w:rPr>
                  <w:b w:val="0"/>
                  <w:bCs w:val="0"/>
                  <w:color w:val="000000" w:themeColor="text1"/>
                  <w14:textFill>
                    <w14:solidFill>
                      <w14:schemeClr w14:val="tx1"/>
                    </w14:solidFill>
                  </w14:textFill>
                </w:rPr>
                <w:tab/>
              </w:r>
            </w:del>
          </w:ins>
          <w:ins w:id="5882" w:author="冷雪凝" w:date="2019-05-14T12:04:55Z">
            <w:del w:id="5883" w:author="梁元" w:date="2019-05-14T19:56:45Z">
              <w:r>
                <w:rPr>
                  <w:b w:val="0"/>
                  <w:bCs w:val="0"/>
                  <w:color w:val="000000" w:themeColor="text1"/>
                  <w14:textFill>
                    <w14:solidFill>
                      <w14:schemeClr w14:val="tx1"/>
                    </w14:solidFill>
                  </w14:textFill>
                </w:rPr>
                <w:delText>7</w:delText>
              </w:r>
            </w:del>
          </w:ins>
          <w:ins w:id="5884" w:author="冷雪凝" w:date="2019-05-14T12:04:53Z">
            <w:del w:id="5885"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5886" w:author="冷雪凝" w:date="2019-05-14T12:04:53Z"/>
              <w:del w:id="5887" w:author="梁元" w:date="2019-05-14T19:56:45Z"/>
              <w:b/>
              <w:bCs/>
              <w:color w:val="000000" w:themeColor="text1"/>
              <w:sz w:val="21"/>
              <w:szCs w:val="21"/>
              <w:rPrChange w:id="5888" w:author="冷雪凝" w:date="2019-05-14T12:30:38Z">
                <w:rPr>
                  <w:ins w:id="5889" w:author="冷雪凝" w:date="2019-05-14T12:04:53Z"/>
                  <w:del w:id="5890" w:author="梁元" w:date="2019-05-14T19:56:45Z"/>
                  <w:b w:val="0"/>
                  <w:bCs w:val="0"/>
                  <w:color w:val="000000" w:themeColor="text1"/>
                  <w14:textFill>
                    <w14:solidFill>
                      <w14:schemeClr w14:val="tx1"/>
                    </w14:solidFill>
                  </w14:textFill>
                </w:rPr>
              </w:rPrChange>
              <w14:textFill>
                <w14:solidFill>
                  <w14:schemeClr w14:val="tx1"/>
                </w14:solidFill>
              </w14:textFill>
            </w:rPr>
          </w:pPr>
          <w:ins w:id="5891" w:author="冷雪凝" w:date="2019-05-14T12:04:53Z">
            <w:del w:id="5892" w:author="梁元" w:date="2019-05-14T19:56:45Z">
              <w:r>
                <w:rPr>
                  <w:b/>
                  <w:bCs/>
                  <w:color w:val="000000" w:themeColor="text1"/>
                  <w:sz w:val="21"/>
                  <w:szCs w:val="21"/>
                  <w:rPrChange w:id="5893" w:author="冷雪凝" w:date="2019-05-14T12:30:38Z">
                    <w:rPr>
                      <w:b w:val="0"/>
                      <w:bCs w:val="0"/>
                      <w:color w:val="000000" w:themeColor="text1"/>
                      <w14:textFill>
                        <w14:solidFill>
                          <w14:schemeClr w14:val="tx1"/>
                        </w14:solidFill>
                      </w14:textFill>
                    </w:rPr>
                  </w:rPrChange>
                  <w14:textFill>
                    <w14:solidFill>
                      <w14:schemeClr w14:val="tx1"/>
                    </w14:solidFill>
                  </w14:textFill>
                </w:rPr>
                <w:fldChar w:fldCharType="begin"/>
              </w:r>
            </w:del>
          </w:ins>
          <w:ins w:id="5896" w:author="冷雪凝" w:date="2019-05-14T12:04:53Z">
            <w:del w:id="5897" w:author="梁元" w:date="2019-05-14T19:56:45Z">
              <w:r>
                <w:rPr>
                  <w:b/>
                  <w:bCs/>
                  <w:color w:val="000000" w:themeColor="text1"/>
                  <w:sz w:val="21"/>
                  <w:szCs w:val="21"/>
                  <w:rPrChange w:id="5898" w:author="冷雪凝" w:date="2019-05-14T12:30:38Z">
                    <w:rPr>
                      <w:b w:val="0"/>
                      <w:bCs w:val="0"/>
                      <w:color w:val="000000" w:themeColor="text1"/>
                      <w14:textFill>
                        <w14:solidFill>
                          <w14:schemeClr w14:val="tx1"/>
                        </w14:solidFill>
                      </w14:textFill>
                    </w:rPr>
                  </w:rPrChange>
                  <w14:textFill>
                    <w14:solidFill>
                      <w14:schemeClr w14:val="tx1"/>
                    </w14:solidFill>
                  </w14:textFill>
                </w:rPr>
                <w:delInstrText xml:space="preserve"> HYPERLINK \l _Toc30533_WPSOffice_Level1 </w:delInstrText>
              </w:r>
            </w:del>
          </w:ins>
          <w:ins w:id="5901" w:author="冷雪凝" w:date="2019-05-14T12:04:53Z">
            <w:del w:id="5902" w:author="梁元" w:date="2019-05-14T19:56:45Z">
              <w:r>
                <w:rPr>
                  <w:b/>
                  <w:bCs/>
                  <w:color w:val="000000" w:themeColor="text1"/>
                  <w:sz w:val="21"/>
                  <w:szCs w:val="21"/>
                  <w:rPrChange w:id="5903" w:author="冷雪凝" w:date="2019-05-14T12:30:38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5908" w:author="冷雪凝" w:date="2019-05-14T12:04:53Z"/>
          <w:customXmlDelRangeStart w:id="5909" w:author="梁元" w:date="2019-05-14T19:56:45Z"/>
          <w:sdt>
            <w:sdtPr>
              <w:rPr>
                <w:rFonts w:asciiTheme="minorHAnsi" w:hAnsiTheme="minorHAnsi" w:eastAsiaTheme="minorEastAsia" w:cstheme="minorBidi"/>
                <w:b/>
                <w:bCs/>
                <w:color w:val="000000" w:themeColor="text1"/>
                <w:kern w:val="2"/>
                <w:sz w:val="28"/>
                <w:szCs w:val="24"/>
                <w:lang w:val="en-US" w:eastAsia="zh-CN" w:bidi="ar-SA"/>
                <w14:textFill>
                  <w14:solidFill>
                    <w14:schemeClr w14:val="tx1"/>
                  </w14:solidFill>
                </w14:textFill>
              </w:rPr>
              <w:id w:val="147476134"/>
              <w:placeholder>
                <w:docPart w:val="{2331f1ae-7d1b-4e8e-8d8e-55ac15c64adb}"/>
              </w:placeholder>
              <w15:color w:val="509DF3"/>
            </w:sdtPr>
            <w:sdtEndPr>
              <w:rPr>
                <w:rFonts w:asciiTheme="minorHAnsi" w:hAnsiTheme="minorHAnsi" w:eastAsiaTheme="minorEastAsia" w:cstheme="minorBidi"/>
                <w:b/>
                <w:bCs/>
                <w:color w:val="000000" w:themeColor="text1"/>
                <w:kern w:val="2"/>
                <w:sz w:val="28"/>
                <w:szCs w:val="24"/>
                <w:lang w:val="en-US" w:eastAsia="zh-CN" w:bidi="ar-SA"/>
                <w14:textFill>
                  <w14:solidFill>
                    <w14:schemeClr w14:val="tx1"/>
                  </w14:solidFill>
                </w14:textFill>
              </w:rPr>
            </w:sdtEndPr>
            <w:sdtContent>
              <w:customXmlDelRangeEnd w:id="5909"/>
              <w:customXmlInsRangeEnd w:id="5908"/>
              <w:ins w:id="5912" w:author="冷雪凝" w:date="2019-05-14T12:04:53Z">
                <w:del w:id="5913" w:author="梁元" w:date="2019-05-14T19:56:45Z">
                  <w:r>
                    <w:rPr>
                      <w:rFonts w:ascii="仿宋" w:hAnsi="仿宋" w:eastAsia="仿宋" w:cstheme="minorBidi"/>
                      <w:b/>
                      <w:bCs/>
                      <w:color w:val="000000" w:themeColor="text1"/>
                      <w:sz w:val="21"/>
                      <w:szCs w:val="21"/>
                      <w:rPrChange w:id="5914" w:author="冷雪凝" w:date="2019-05-14T12:30:38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二、 </w:delText>
                  </w:r>
                </w:del>
              </w:ins>
              <w:ins w:id="5917" w:author="冷雪凝" w:date="2019-05-14T12:04:53Z">
                <w:del w:id="5918" w:author="梁元" w:date="2019-05-14T19:56:45Z">
                  <w:r>
                    <w:rPr>
                      <w:rFonts w:hint="eastAsia" w:ascii="仿宋" w:hAnsi="仿宋" w:eastAsia="仿宋" w:cstheme="minorBidi"/>
                      <w:b/>
                      <w:bCs/>
                      <w:color w:val="000000" w:themeColor="text1"/>
                      <w:sz w:val="21"/>
                      <w:szCs w:val="21"/>
                      <w:rPrChange w:id="5919" w:author="冷雪凝" w:date="2019-05-14T12:30:38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说说</w:delText>
                  </w:r>
                </w:del>
              </w:ins>
              <w:ins w:id="5922" w:author="冷雪凝" w:date="2019-05-14T12:04:53Z">
                <w:del w:id="5923" w:author="梁元" w:date="2019-05-14T19:56:45Z">
                  <w:r>
                    <w:rPr>
                      <w:rFonts w:ascii="仿宋" w:hAnsi="仿宋" w:eastAsia="仿宋" w:cstheme="minorBidi"/>
                      <w:b/>
                      <w:bCs/>
                      <w:color w:val="000000" w:themeColor="text1"/>
                      <w:sz w:val="21"/>
                      <w:szCs w:val="21"/>
                      <w:rPrChange w:id="5924" w:author="冷雪凝" w:date="2019-05-14T12:30:38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R</w:delText>
                  </w:r>
                </w:del>
              </w:ins>
              <w:ins w:id="5927" w:author="冷雪凝" w:date="2019-05-14T12:04:53Z">
                <w:del w:id="5928" w:author="梁元" w:date="2019-05-14T19:56:45Z">
                  <w:r>
                    <w:rPr>
                      <w:rFonts w:hint="eastAsia" w:ascii="仿宋" w:hAnsi="仿宋" w:eastAsia="仿宋" w:cstheme="minorBidi"/>
                      <w:b/>
                      <w:bCs/>
                      <w:color w:val="000000" w:themeColor="text1"/>
                      <w:sz w:val="21"/>
                      <w:szCs w:val="21"/>
                      <w:rPrChange w:id="5929" w:author="冷雪凝" w:date="2019-05-14T12:30:38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eact生命周期？</w:delText>
                  </w:r>
                </w:del>
              </w:ins>
              <w:customXmlInsRangeStart w:id="5934" w:author="冷雪凝" w:date="2019-05-14T12:04:53Z"/>
              <w:customXmlDelRangeStart w:id="5935" w:author="梁元" w:date="2019-05-14T19:56:45Z"/>
            </w:sdtContent>
          </w:sdt>
          <w:customXmlDelRangeEnd w:id="5935"/>
          <w:customXmlInsRangeEnd w:id="5934"/>
          <w:ins w:id="5936" w:author="冷雪凝" w:date="2019-05-14T12:04:53Z">
            <w:del w:id="5937" w:author="梁元" w:date="2019-05-14T19:56:45Z">
              <w:r>
                <w:rPr>
                  <w:b/>
                  <w:bCs/>
                  <w:color w:val="000000" w:themeColor="text1"/>
                  <w:sz w:val="21"/>
                  <w:szCs w:val="21"/>
                  <w:rPrChange w:id="5938" w:author="冷雪凝" w:date="2019-05-14T12:30:38Z">
                    <w:rPr>
                      <w:b w:val="0"/>
                      <w:bCs w:val="0"/>
                      <w:color w:val="000000" w:themeColor="text1"/>
                      <w14:textFill>
                        <w14:solidFill>
                          <w14:schemeClr w14:val="tx1"/>
                        </w14:solidFill>
                      </w14:textFill>
                    </w:rPr>
                  </w:rPrChange>
                  <w14:textFill>
                    <w14:solidFill>
                      <w14:schemeClr w14:val="tx1"/>
                    </w14:solidFill>
                  </w14:textFill>
                </w:rPr>
                <w:tab/>
              </w:r>
            </w:del>
          </w:ins>
          <w:ins w:id="5941" w:author="冷雪凝" w:date="2019-05-14T12:04:55Z">
            <w:del w:id="5942" w:author="梁元" w:date="2019-05-14T19:56:45Z">
              <w:r>
                <w:rPr>
                  <w:b/>
                  <w:bCs/>
                  <w:color w:val="000000" w:themeColor="text1"/>
                  <w:sz w:val="21"/>
                  <w:szCs w:val="21"/>
                  <w:rPrChange w:id="5943" w:author="冷雪凝" w:date="2019-05-14T12:30:38Z">
                    <w:rPr>
                      <w:b w:val="0"/>
                      <w:bCs w:val="0"/>
                      <w:color w:val="000000" w:themeColor="text1"/>
                      <w14:textFill>
                        <w14:solidFill>
                          <w14:schemeClr w14:val="tx1"/>
                        </w14:solidFill>
                      </w14:textFill>
                    </w:rPr>
                  </w:rPrChange>
                  <w14:textFill>
                    <w14:solidFill>
                      <w14:schemeClr w14:val="tx1"/>
                    </w14:solidFill>
                  </w14:textFill>
                </w:rPr>
                <w:delText>7</w:delText>
              </w:r>
            </w:del>
          </w:ins>
          <w:ins w:id="5946" w:author="冷雪凝" w:date="2019-05-14T12:04:53Z">
            <w:del w:id="5947" w:author="梁元" w:date="2019-05-14T19:56:45Z">
              <w:r>
                <w:rPr>
                  <w:b/>
                  <w:bCs/>
                  <w:color w:val="000000" w:themeColor="text1"/>
                  <w:sz w:val="21"/>
                  <w:szCs w:val="21"/>
                  <w:rPrChange w:id="5948" w:author="冷雪凝" w:date="2019-05-14T12:30:38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5951" w:author="冷雪凝" w:date="2019-05-14T12:04:53Z"/>
              <w:del w:id="5952" w:author="梁元" w:date="2019-05-14T19:56:45Z"/>
              <w:b w:val="0"/>
              <w:bCs w:val="0"/>
              <w:color w:val="000000" w:themeColor="text1"/>
              <w14:textFill>
                <w14:solidFill>
                  <w14:schemeClr w14:val="tx1"/>
                </w14:solidFill>
              </w14:textFill>
            </w:rPr>
          </w:pPr>
          <w:ins w:id="5953" w:author="冷雪凝" w:date="2019-05-14T12:04:53Z">
            <w:del w:id="5954" w:author="梁元" w:date="2019-05-14T19:56:45Z">
              <w:r>
                <w:rPr>
                  <w:b w:val="0"/>
                  <w:bCs w:val="0"/>
                  <w:color w:val="000000" w:themeColor="text1"/>
                  <w14:textFill>
                    <w14:solidFill>
                      <w14:schemeClr w14:val="tx1"/>
                    </w14:solidFill>
                  </w14:textFill>
                </w:rPr>
                <w:fldChar w:fldCharType="begin"/>
              </w:r>
            </w:del>
          </w:ins>
          <w:ins w:id="5955" w:author="冷雪凝" w:date="2019-05-14T12:04:53Z">
            <w:del w:id="5956" w:author="梁元" w:date="2019-05-14T19:56:45Z">
              <w:r>
                <w:rPr>
                  <w:b w:val="0"/>
                  <w:bCs w:val="0"/>
                  <w:color w:val="000000" w:themeColor="text1"/>
                  <w14:textFill>
                    <w14:solidFill>
                      <w14:schemeClr w14:val="tx1"/>
                    </w14:solidFill>
                  </w14:textFill>
                </w:rPr>
                <w:delInstrText xml:space="preserve"> HYPERLINK \l _Toc659_WPSOffice_Level2 </w:delInstrText>
              </w:r>
            </w:del>
          </w:ins>
          <w:ins w:id="5957" w:author="冷雪凝" w:date="2019-05-14T12:04:53Z">
            <w:del w:id="5958" w:author="梁元" w:date="2019-05-14T19:56:45Z">
              <w:r>
                <w:rPr>
                  <w:b w:val="0"/>
                  <w:bCs w:val="0"/>
                  <w:color w:val="000000" w:themeColor="text1"/>
                  <w14:textFill>
                    <w14:solidFill>
                      <w14:schemeClr w14:val="tx1"/>
                    </w14:solidFill>
                  </w14:textFill>
                </w:rPr>
                <w:fldChar w:fldCharType="separate"/>
              </w:r>
            </w:del>
          </w:ins>
          <w:customXmlInsRangeStart w:id="5961" w:author="冷雪凝" w:date="2019-05-14T12:04:53Z"/>
          <w:customXmlDelRangeStart w:id="596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612a19cb-4447-466c-9b8b-a583d5423144}"/>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5962"/>
              <w:customXmlInsRangeEnd w:id="5961"/>
              <w:ins w:id="5965" w:author="冷雪凝" w:date="2019-05-14T12:04:53Z">
                <w:del w:id="5966"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5967" w:author="冷雪凝" w:date="2019-05-14T12:04:53Z">
                <w:del w:id="5968"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5971" w:author="冷雪凝" w:date="2019-05-14T12:04:53Z"/>
              <w:customXmlDelRangeStart w:id="5972" w:author="梁元" w:date="2019-05-14T19:56:45Z"/>
            </w:sdtContent>
          </w:sdt>
          <w:customXmlDelRangeEnd w:id="5972"/>
          <w:customXmlInsRangeEnd w:id="5971"/>
          <w:ins w:id="5973" w:author="冷雪凝" w:date="2019-05-14T12:04:53Z">
            <w:del w:id="5974" w:author="梁元" w:date="2019-05-14T19:56:45Z">
              <w:r>
                <w:rPr>
                  <w:b w:val="0"/>
                  <w:bCs w:val="0"/>
                  <w:color w:val="000000" w:themeColor="text1"/>
                  <w14:textFill>
                    <w14:solidFill>
                      <w14:schemeClr w14:val="tx1"/>
                    </w14:solidFill>
                  </w14:textFill>
                </w:rPr>
                <w:tab/>
              </w:r>
            </w:del>
          </w:ins>
          <w:ins w:id="5975" w:author="冷雪凝" w:date="2019-05-14T12:04:55Z">
            <w:del w:id="5976" w:author="梁元" w:date="2019-05-14T19:56:45Z">
              <w:r>
                <w:rPr>
                  <w:b w:val="0"/>
                  <w:bCs w:val="0"/>
                  <w:color w:val="000000" w:themeColor="text1"/>
                  <w14:textFill>
                    <w14:solidFill>
                      <w14:schemeClr w14:val="tx1"/>
                    </w14:solidFill>
                  </w14:textFill>
                </w:rPr>
                <w:delText>7</w:delText>
              </w:r>
            </w:del>
          </w:ins>
          <w:ins w:id="5977" w:author="冷雪凝" w:date="2019-05-14T12:04:53Z">
            <w:del w:id="597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5979" w:author="冷雪凝" w:date="2019-05-14T12:04:53Z"/>
              <w:del w:id="5980" w:author="梁元" w:date="2019-05-14T19:56:45Z"/>
              <w:b w:val="0"/>
              <w:bCs w:val="0"/>
              <w:color w:val="000000" w:themeColor="text1"/>
              <w14:textFill>
                <w14:solidFill>
                  <w14:schemeClr w14:val="tx1"/>
                </w14:solidFill>
              </w14:textFill>
            </w:rPr>
          </w:pPr>
          <w:ins w:id="5981" w:author="冷雪凝" w:date="2019-05-14T12:04:53Z">
            <w:del w:id="5982" w:author="梁元" w:date="2019-05-14T19:56:45Z">
              <w:r>
                <w:rPr>
                  <w:b w:val="0"/>
                  <w:bCs w:val="0"/>
                  <w:color w:val="000000" w:themeColor="text1"/>
                  <w14:textFill>
                    <w14:solidFill>
                      <w14:schemeClr w14:val="tx1"/>
                    </w14:solidFill>
                  </w14:textFill>
                </w:rPr>
                <w:fldChar w:fldCharType="begin"/>
              </w:r>
            </w:del>
          </w:ins>
          <w:ins w:id="5983" w:author="冷雪凝" w:date="2019-05-14T12:04:53Z">
            <w:del w:id="5984" w:author="梁元" w:date="2019-05-14T19:56:45Z">
              <w:r>
                <w:rPr>
                  <w:b w:val="0"/>
                  <w:bCs w:val="0"/>
                  <w:color w:val="000000" w:themeColor="text1"/>
                  <w14:textFill>
                    <w14:solidFill>
                      <w14:schemeClr w14:val="tx1"/>
                    </w14:solidFill>
                  </w14:textFill>
                </w:rPr>
                <w:delInstrText xml:space="preserve"> HYPERLINK \l _Toc30125_WPSOffice_Level2 </w:delInstrText>
              </w:r>
            </w:del>
          </w:ins>
          <w:ins w:id="5985" w:author="冷雪凝" w:date="2019-05-14T12:04:53Z">
            <w:del w:id="5986" w:author="梁元" w:date="2019-05-14T19:56:45Z">
              <w:r>
                <w:rPr>
                  <w:b w:val="0"/>
                  <w:bCs w:val="0"/>
                  <w:color w:val="000000" w:themeColor="text1"/>
                  <w14:textFill>
                    <w14:solidFill>
                      <w14:schemeClr w14:val="tx1"/>
                    </w14:solidFill>
                  </w14:textFill>
                </w:rPr>
                <w:fldChar w:fldCharType="separate"/>
              </w:r>
            </w:del>
          </w:ins>
          <w:customXmlInsRangeStart w:id="5989" w:author="冷雪凝" w:date="2019-05-14T12:04:53Z"/>
          <w:customXmlDelRangeStart w:id="599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87f5dc33-a092-4fa6-ad26-eedf13eed9d6}"/>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5990"/>
              <w:customXmlInsRangeEnd w:id="5989"/>
              <w:ins w:id="5993" w:author="冷雪凝" w:date="2019-05-14T12:04:53Z">
                <w:del w:id="5994"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5995" w:author="冷雪凝" w:date="2019-05-14T12:04:53Z">
                <w:del w:id="5996"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5999" w:author="冷雪凝" w:date="2019-05-14T12:04:53Z"/>
              <w:customXmlDelRangeStart w:id="6000" w:author="梁元" w:date="2019-05-14T19:56:45Z"/>
            </w:sdtContent>
          </w:sdt>
          <w:customXmlDelRangeEnd w:id="6000"/>
          <w:customXmlInsRangeEnd w:id="5999"/>
          <w:ins w:id="6001" w:author="冷雪凝" w:date="2019-05-14T12:04:53Z">
            <w:del w:id="6002" w:author="梁元" w:date="2019-05-14T19:56:45Z">
              <w:r>
                <w:rPr>
                  <w:b w:val="0"/>
                  <w:bCs w:val="0"/>
                  <w:color w:val="000000" w:themeColor="text1"/>
                  <w14:textFill>
                    <w14:solidFill>
                      <w14:schemeClr w14:val="tx1"/>
                    </w14:solidFill>
                  </w14:textFill>
                </w:rPr>
                <w:tab/>
              </w:r>
            </w:del>
          </w:ins>
          <w:ins w:id="6003" w:author="冷雪凝" w:date="2019-05-14T12:04:55Z">
            <w:del w:id="6004" w:author="梁元" w:date="2019-05-14T19:56:45Z">
              <w:r>
                <w:rPr>
                  <w:b w:val="0"/>
                  <w:bCs w:val="0"/>
                  <w:color w:val="000000" w:themeColor="text1"/>
                  <w14:textFill>
                    <w14:solidFill>
                      <w14:schemeClr w14:val="tx1"/>
                    </w14:solidFill>
                  </w14:textFill>
                </w:rPr>
                <w:delText>8</w:delText>
              </w:r>
            </w:del>
          </w:ins>
          <w:ins w:id="6005" w:author="冷雪凝" w:date="2019-05-14T12:04:53Z">
            <w:del w:id="600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007" w:author="冷雪凝" w:date="2019-05-14T12:04:53Z"/>
              <w:del w:id="6008" w:author="梁元" w:date="2019-05-14T19:56:45Z"/>
              <w:b w:val="0"/>
              <w:bCs w:val="0"/>
              <w:color w:val="000000" w:themeColor="text1"/>
              <w14:textFill>
                <w14:solidFill>
                  <w14:schemeClr w14:val="tx1"/>
                </w14:solidFill>
              </w14:textFill>
            </w:rPr>
          </w:pPr>
          <w:ins w:id="6009" w:author="冷雪凝" w:date="2019-05-14T12:04:53Z">
            <w:del w:id="6010" w:author="梁元" w:date="2019-05-14T19:56:45Z">
              <w:r>
                <w:rPr>
                  <w:b w:val="0"/>
                  <w:bCs w:val="0"/>
                  <w:color w:val="000000" w:themeColor="text1"/>
                  <w14:textFill>
                    <w14:solidFill>
                      <w14:schemeClr w14:val="tx1"/>
                    </w14:solidFill>
                  </w14:textFill>
                </w:rPr>
                <w:fldChar w:fldCharType="begin"/>
              </w:r>
            </w:del>
          </w:ins>
          <w:ins w:id="6011" w:author="冷雪凝" w:date="2019-05-14T12:04:53Z">
            <w:del w:id="6012" w:author="梁元" w:date="2019-05-14T19:56:45Z">
              <w:r>
                <w:rPr>
                  <w:b w:val="0"/>
                  <w:bCs w:val="0"/>
                  <w:color w:val="000000" w:themeColor="text1"/>
                  <w14:textFill>
                    <w14:solidFill>
                      <w14:schemeClr w14:val="tx1"/>
                    </w14:solidFill>
                  </w14:textFill>
                </w:rPr>
                <w:delInstrText xml:space="preserve"> HYPERLINK \l _Toc31922_WPSOffice_Level2 </w:delInstrText>
              </w:r>
            </w:del>
          </w:ins>
          <w:ins w:id="6013" w:author="冷雪凝" w:date="2019-05-14T12:04:53Z">
            <w:del w:id="6014" w:author="梁元" w:date="2019-05-14T19:56:45Z">
              <w:r>
                <w:rPr>
                  <w:b w:val="0"/>
                  <w:bCs w:val="0"/>
                  <w:color w:val="000000" w:themeColor="text1"/>
                  <w14:textFill>
                    <w14:solidFill>
                      <w14:schemeClr w14:val="tx1"/>
                    </w14:solidFill>
                  </w14:textFill>
                </w:rPr>
                <w:fldChar w:fldCharType="separate"/>
              </w:r>
            </w:del>
          </w:ins>
          <w:customXmlInsRangeStart w:id="6017" w:author="冷雪凝" w:date="2019-05-14T12:04:53Z"/>
          <w:customXmlDelRangeStart w:id="601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359ea0d3-4546-4a05-932a-e9cf3e7b1fbb}"/>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018"/>
              <w:customXmlInsRangeEnd w:id="6017"/>
              <w:ins w:id="6021" w:author="冷雪凝" w:date="2019-05-14T12:04:53Z">
                <w:del w:id="6022"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6023" w:author="冷雪凝" w:date="2019-05-14T12:04:53Z">
                <w:del w:id="6024"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6027" w:author="冷雪凝" w:date="2019-05-14T12:04:53Z"/>
              <w:customXmlDelRangeStart w:id="6028" w:author="梁元" w:date="2019-05-14T19:56:45Z"/>
            </w:sdtContent>
          </w:sdt>
          <w:customXmlDelRangeEnd w:id="6028"/>
          <w:customXmlInsRangeEnd w:id="6027"/>
          <w:ins w:id="6029" w:author="冷雪凝" w:date="2019-05-14T12:04:53Z">
            <w:del w:id="6030" w:author="梁元" w:date="2019-05-14T19:56:45Z">
              <w:r>
                <w:rPr>
                  <w:b w:val="0"/>
                  <w:bCs w:val="0"/>
                  <w:color w:val="000000" w:themeColor="text1"/>
                  <w14:textFill>
                    <w14:solidFill>
                      <w14:schemeClr w14:val="tx1"/>
                    </w14:solidFill>
                  </w14:textFill>
                </w:rPr>
                <w:tab/>
              </w:r>
            </w:del>
          </w:ins>
          <w:ins w:id="6031" w:author="冷雪凝" w:date="2019-05-14T12:04:55Z">
            <w:del w:id="6032" w:author="梁元" w:date="2019-05-14T19:56:45Z">
              <w:r>
                <w:rPr>
                  <w:b w:val="0"/>
                  <w:bCs w:val="0"/>
                  <w:color w:val="000000" w:themeColor="text1"/>
                  <w14:textFill>
                    <w14:solidFill>
                      <w14:schemeClr w14:val="tx1"/>
                    </w14:solidFill>
                  </w14:textFill>
                </w:rPr>
                <w:delText>8</w:delText>
              </w:r>
            </w:del>
          </w:ins>
          <w:ins w:id="6033" w:author="冷雪凝" w:date="2019-05-14T12:04:53Z">
            <w:del w:id="603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035" w:author="冷雪凝" w:date="2019-05-14T12:04:53Z"/>
              <w:del w:id="6036" w:author="梁元" w:date="2019-05-14T19:56:45Z"/>
              <w:b w:val="0"/>
              <w:bCs w:val="0"/>
              <w:color w:val="000000" w:themeColor="text1"/>
              <w14:textFill>
                <w14:solidFill>
                  <w14:schemeClr w14:val="tx1"/>
                </w14:solidFill>
              </w14:textFill>
            </w:rPr>
          </w:pPr>
          <w:ins w:id="6037" w:author="冷雪凝" w:date="2019-05-14T12:04:53Z">
            <w:del w:id="6038" w:author="梁元" w:date="2019-05-14T19:56:45Z">
              <w:r>
                <w:rPr>
                  <w:b w:val="0"/>
                  <w:bCs w:val="0"/>
                  <w:color w:val="000000" w:themeColor="text1"/>
                  <w14:textFill>
                    <w14:solidFill>
                      <w14:schemeClr w14:val="tx1"/>
                    </w14:solidFill>
                  </w14:textFill>
                </w:rPr>
                <w:fldChar w:fldCharType="begin"/>
              </w:r>
            </w:del>
          </w:ins>
          <w:ins w:id="6039" w:author="冷雪凝" w:date="2019-05-14T12:04:53Z">
            <w:del w:id="6040" w:author="梁元" w:date="2019-05-14T19:56:45Z">
              <w:r>
                <w:rPr>
                  <w:b w:val="0"/>
                  <w:bCs w:val="0"/>
                  <w:color w:val="000000" w:themeColor="text1"/>
                  <w14:textFill>
                    <w14:solidFill>
                      <w14:schemeClr w14:val="tx1"/>
                    </w14:solidFill>
                  </w14:textFill>
                </w:rPr>
                <w:delInstrText xml:space="preserve"> HYPERLINK \l _Toc21847_WPSOffice_Level2 </w:delInstrText>
              </w:r>
            </w:del>
          </w:ins>
          <w:ins w:id="6041" w:author="冷雪凝" w:date="2019-05-14T12:04:53Z">
            <w:del w:id="6042" w:author="梁元" w:date="2019-05-14T19:56:45Z">
              <w:r>
                <w:rPr>
                  <w:b w:val="0"/>
                  <w:bCs w:val="0"/>
                  <w:color w:val="000000" w:themeColor="text1"/>
                  <w14:textFill>
                    <w14:solidFill>
                      <w14:schemeClr w14:val="tx1"/>
                    </w14:solidFill>
                  </w14:textFill>
                </w:rPr>
                <w:fldChar w:fldCharType="separate"/>
              </w:r>
            </w:del>
          </w:ins>
          <w:customXmlInsRangeStart w:id="6045" w:author="冷雪凝" w:date="2019-05-14T12:04:53Z"/>
          <w:customXmlDelRangeStart w:id="604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36834c1e-721f-4d52-af58-f05a1a8e5b4b}"/>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046"/>
              <w:customXmlInsRangeEnd w:id="6045"/>
              <w:ins w:id="6049" w:author="冷雪凝" w:date="2019-05-14T12:04:53Z">
                <w:del w:id="6050"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6051" w:author="冷雪凝" w:date="2019-05-14T12:04:53Z">
                <w:del w:id="6052"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6055" w:author="冷雪凝" w:date="2019-05-14T12:04:53Z"/>
              <w:customXmlDelRangeStart w:id="6056" w:author="梁元" w:date="2019-05-14T19:56:45Z"/>
            </w:sdtContent>
          </w:sdt>
          <w:customXmlDelRangeEnd w:id="6056"/>
          <w:customXmlInsRangeEnd w:id="6055"/>
          <w:ins w:id="6057" w:author="冷雪凝" w:date="2019-05-14T12:04:53Z">
            <w:del w:id="6058" w:author="梁元" w:date="2019-05-14T19:56:45Z">
              <w:r>
                <w:rPr>
                  <w:b w:val="0"/>
                  <w:bCs w:val="0"/>
                  <w:color w:val="000000" w:themeColor="text1"/>
                  <w14:textFill>
                    <w14:solidFill>
                      <w14:schemeClr w14:val="tx1"/>
                    </w14:solidFill>
                  </w14:textFill>
                </w:rPr>
                <w:tab/>
              </w:r>
            </w:del>
          </w:ins>
          <w:ins w:id="6059" w:author="冷雪凝" w:date="2019-05-14T12:04:55Z">
            <w:del w:id="6060" w:author="梁元" w:date="2019-05-14T19:56:45Z">
              <w:r>
                <w:rPr>
                  <w:b w:val="0"/>
                  <w:bCs w:val="0"/>
                  <w:color w:val="000000" w:themeColor="text1"/>
                  <w14:textFill>
                    <w14:solidFill>
                      <w14:schemeClr w14:val="tx1"/>
                    </w14:solidFill>
                  </w14:textFill>
                </w:rPr>
                <w:delText>9</w:delText>
              </w:r>
            </w:del>
          </w:ins>
          <w:ins w:id="6061" w:author="冷雪凝" w:date="2019-05-14T12:04:53Z">
            <w:del w:id="606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063" w:author="冷雪凝" w:date="2019-05-14T12:04:53Z"/>
              <w:del w:id="6064" w:author="梁元" w:date="2019-05-14T19:56:45Z"/>
              <w:b w:val="0"/>
              <w:bCs w:val="0"/>
              <w:color w:val="000000" w:themeColor="text1"/>
              <w14:textFill>
                <w14:solidFill>
                  <w14:schemeClr w14:val="tx1"/>
                </w14:solidFill>
              </w14:textFill>
            </w:rPr>
          </w:pPr>
          <w:ins w:id="6065" w:author="冷雪凝" w:date="2019-05-14T12:04:53Z">
            <w:del w:id="6066" w:author="梁元" w:date="2019-05-14T19:56:45Z">
              <w:r>
                <w:rPr>
                  <w:b w:val="0"/>
                  <w:bCs w:val="0"/>
                  <w:color w:val="000000" w:themeColor="text1"/>
                  <w14:textFill>
                    <w14:solidFill>
                      <w14:schemeClr w14:val="tx1"/>
                    </w14:solidFill>
                  </w14:textFill>
                </w:rPr>
                <w:fldChar w:fldCharType="begin"/>
              </w:r>
            </w:del>
          </w:ins>
          <w:ins w:id="6067" w:author="冷雪凝" w:date="2019-05-14T12:04:53Z">
            <w:del w:id="6068" w:author="梁元" w:date="2019-05-14T19:56:45Z">
              <w:r>
                <w:rPr>
                  <w:b w:val="0"/>
                  <w:bCs w:val="0"/>
                  <w:color w:val="000000" w:themeColor="text1"/>
                  <w14:textFill>
                    <w14:solidFill>
                      <w14:schemeClr w14:val="tx1"/>
                    </w14:solidFill>
                  </w14:textFill>
                </w:rPr>
                <w:delInstrText xml:space="preserve"> HYPERLINK \l _Toc5691_WPSOffice_Level2 </w:delInstrText>
              </w:r>
            </w:del>
          </w:ins>
          <w:ins w:id="6069" w:author="冷雪凝" w:date="2019-05-14T12:04:53Z">
            <w:del w:id="6070" w:author="梁元" w:date="2019-05-14T19:56:45Z">
              <w:r>
                <w:rPr>
                  <w:b w:val="0"/>
                  <w:bCs w:val="0"/>
                  <w:color w:val="000000" w:themeColor="text1"/>
                  <w14:textFill>
                    <w14:solidFill>
                      <w14:schemeClr w14:val="tx1"/>
                    </w14:solidFill>
                  </w14:textFill>
                </w:rPr>
                <w:fldChar w:fldCharType="separate"/>
              </w:r>
            </w:del>
          </w:ins>
          <w:customXmlInsRangeStart w:id="6073" w:author="冷雪凝" w:date="2019-05-14T12:04:53Z"/>
          <w:customXmlDelRangeStart w:id="607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2c2ad367-ff4a-4f90-b247-ada7209fdd2b}"/>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074"/>
              <w:customXmlInsRangeEnd w:id="6073"/>
              <w:ins w:id="6077" w:author="冷雪凝" w:date="2019-05-14T12:04:53Z">
                <w:del w:id="6078"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6079" w:author="冷雪凝" w:date="2019-05-14T12:04:53Z">
                <w:del w:id="6080"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6083" w:author="冷雪凝" w:date="2019-05-14T12:04:53Z"/>
              <w:customXmlDelRangeStart w:id="6084" w:author="梁元" w:date="2019-05-14T19:56:45Z"/>
            </w:sdtContent>
          </w:sdt>
          <w:customXmlDelRangeEnd w:id="6084"/>
          <w:customXmlInsRangeEnd w:id="6083"/>
          <w:ins w:id="6085" w:author="冷雪凝" w:date="2019-05-14T12:04:53Z">
            <w:del w:id="6086" w:author="梁元" w:date="2019-05-14T19:56:45Z">
              <w:r>
                <w:rPr>
                  <w:b w:val="0"/>
                  <w:bCs w:val="0"/>
                  <w:color w:val="000000" w:themeColor="text1"/>
                  <w14:textFill>
                    <w14:solidFill>
                      <w14:schemeClr w14:val="tx1"/>
                    </w14:solidFill>
                  </w14:textFill>
                </w:rPr>
                <w:tab/>
              </w:r>
            </w:del>
          </w:ins>
          <w:ins w:id="6087" w:author="冷雪凝" w:date="2019-05-14T12:04:55Z">
            <w:del w:id="6088" w:author="梁元" w:date="2019-05-14T19:56:45Z">
              <w:r>
                <w:rPr>
                  <w:b w:val="0"/>
                  <w:bCs w:val="0"/>
                  <w:color w:val="000000" w:themeColor="text1"/>
                  <w14:textFill>
                    <w14:solidFill>
                      <w14:schemeClr w14:val="tx1"/>
                    </w14:solidFill>
                  </w14:textFill>
                </w:rPr>
                <w:delText>9</w:delText>
              </w:r>
            </w:del>
          </w:ins>
          <w:ins w:id="6089" w:author="冷雪凝" w:date="2019-05-14T12:04:53Z">
            <w:del w:id="6090"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091" w:author="冷雪凝" w:date="2019-05-14T12:04:53Z"/>
              <w:del w:id="6092" w:author="梁元" w:date="2019-05-14T19:56:45Z"/>
              <w:b w:val="0"/>
              <w:bCs w:val="0"/>
              <w:color w:val="000000" w:themeColor="text1"/>
              <w14:textFill>
                <w14:solidFill>
                  <w14:schemeClr w14:val="tx1"/>
                </w14:solidFill>
              </w14:textFill>
            </w:rPr>
          </w:pPr>
          <w:ins w:id="6093" w:author="冷雪凝" w:date="2019-05-14T12:04:53Z">
            <w:del w:id="6094" w:author="梁元" w:date="2019-05-14T19:56:45Z">
              <w:r>
                <w:rPr>
                  <w:b w:val="0"/>
                  <w:bCs w:val="0"/>
                  <w:color w:val="000000" w:themeColor="text1"/>
                  <w14:textFill>
                    <w14:solidFill>
                      <w14:schemeClr w14:val="tx1"/>
                    </w14:solidFill>
                  </w14:textFill>
                </w:rPr>
                <w:fldChar w:fldCharType="begin"/>
              </w:r>
            </w:del>
          </w:ins>
          <w:ins w:id="6095" w:author="冷雪凝" w:date="2019-05-14T12:04:53Z">
            <w:del w:id="6096" w:author="梁元" w:date="2019-05-14T19:56:45Z">
              <w:r>
                <w:rPr>
                  <w:b w:val="0"/>
                  <w:bCs w:val="0"/>
                  <w:color w:val="000000" w:themeColor="text1"/>
                  <w14:textFill>
                    <w14:solidFill>
                      <w14:schemeClr w14:val="tx1"/>
                    </w14:solidFill>
                  </w14:textFill>
                </w:rPr>
                <w:delInstrText xml:space="preserve"> HYPERLINK \l _Toc30533_WPSOffice_Level2 </w:delInstrText>
              </w:r>
            </w:del>
          </w:ins>
          <w:ins w:id="6097" w:author="冷雪凝" w:date="2019-05-14T12:04:53Z">
            <w:del w:id="6098" w:author="梁元" w:date="2019-05-14T19:56:45Z">
              <w:r>
                <w:rPr>
                  <w:b w:val="0"/>
                  <w:bCs w:val="0"/>
                  <w:color w:val="000000" w:themeColor="text1"/>
                  <w14:textFill>
                    <w14:solidFill>
                      <w14:schemeClr w14:val="tx1"/>
                    </w14:solidFill>
                  </w14:textFill>
                </w:rPr>
                <w:fldChar w:fldCharType="separate"/>
              </w:r>
            </w:del>
          </w:ins>
          <w:customXmlInsRangeStart w:id="6101" w:author="冷雪凝" w:date="2019-05-14T12:04:53Z"/>
          <w:customXmlDelRangeStart w:id="610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803fb418-6fda-45b9-9c73-deebd3402210}"/>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102"/>
              <w:customXmlInsRangeEnd w:id="6101"/>
              <w:ins w:id="6105" w:author="冷雪凝" w:date="2019-05-14T12:04:53Z">
                <w:del w:id="6106" w:author="梁元" w:date="2019-05-14T19:56:45Z">
                  <w:r>
                    <w:rPr>
                      <w:rFonts w:ascii="仿宋" w:hAnsi="仿宋" w:eastAsia="仿宋" w:cstheme="majorBidi"/>
                      <w:b w:val="0"/>
                      <w:bCs w:val="0"/>
                      <w:color w:val="000000" w:themeColor="text1"/>
                      <w14:textFill>
                        <w14:solidFill>
                          <w14:schemeClr w14:val="tx1"/>
                        </w14:solidFill>
                      </w14:textFill>
                    </w:rPr>
                    <w:delText xml:space="preserve">6. </w:delText>
                  </w:r>
                </w:del>
              </w:ins>
              <w:ins w:id="6107" w:author="冷雪凝" w:date="2019-05-14T12:04:53Z">
                <w:del w:id="6108"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6111" w:author="冷雪凝" w:date="2019-05-14T12:04:53Z"/>
              <w:customXmlDelRangeStart w:id="6112" w:author="梁元" w:date="2019-05-14T19:56:45Z"/>
            </w:sdtContent>
          </w:sdt>
          <w:customXmlDelRangeEnd w:id="6112"/>
          <w:customXmlInsRangeEnd w:id="6111"/>
          <w:ins w:id="6113" w:author="冷雪凝" w:date="2019-05-14T12:04:53Z">
            <w:del w:id="6114" w:author="梁元" w:date="2019-05-14T19:56:45Z">
              <w:r>
                <w:rPr>
                  <w:b w:val="0"/>
                  <w:bCs w:val="0"/>
                  <w:color w:val="000000" w:themeColor="text1"/>
                  <w14:textFill>
                    <w14:solidFill>
                      <w14:schemeClr w14:val="tx1"/>
                    </w14:solidFill>
                  </w14:textFill>
                </w:rPr>
                <w:tab/>
              </w:r>
            </w:del>
          </w:ins>
          <w:ins w:id="6115" w:author="冷雪凝" w:date="2019-05-14T12:04:55Z">
            <w:del w:id="6116" w:author="梁元" w:date="2019-05-14T19:56:45Z">
              <w:r>
                <w:rPr>
                  <w:b w:val="0"/>
                  <w:bCs w:val="0"/>
                  <w:color w:val="000000" w:themeColor="text1"/>
                  <w14:textFill>
                    <w14:solidFill>
                      <w14:schemeClr w14:val="tx1"/>
                    </w14:solidFill>
                  </w14:textFill>
                </w:rPr>
                <w:delText>9</w:delText>
              </w:r>
            </w:del>
          </w:ins>
          <w:ins w:id="6117" w:author="冷雪凝" w:date="2019-05-14T12:04:53Z">
            <w:del w:id="6118"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6119" w:author="冷雪凝" w:date="2019-05-14T12:04:53Z"/>
              <w:del w:id="6120" w:author="梁元" w:date="2019-05-14T19:56:45Z"/>
              <w:b/>
              <w:bCs/>
              <w:color w:val="000000" w:themeColor="text1"/>
              <w:sz w:val="21"/>
              <w:szCs w:val="21"/>
              <w:rPrChange w:id="6121" w:author="冷雪凝" w:date="2019-05-14T12:30:38Z">
                <w:rPr>
                  <w:ins w:id="6122" w:author="冷雪凝" w:date="2019-05-14T12:04:53Z"/>
                  <w:del w:id="6123" w:author="梁元" w:date="2019-05-14T19:56:45Z"/>
                  <w:b w:val="0"/>
                  <w:bCs w:val="0"/>
                  <w:color w:val="000000" w:themeColor="text1"/>
                  <w14:textFill>
                    <w14:solidFill>
                      <w14:schemeClr w14:val="tx1"/>
                    </w14:solidFill>
                  </w14:textFill>
                </w:rPr>
              </w:rPrChange>
              <w14:textFill>
                <w14:solidFill>
                  <w14:schemeClr w14:val="tx1"/>
                </w14:solidFill>
              </w14:textFill>
            </w:rPr>
          </w:pPr>
          <w:ins w:id="6124" w:author="冷雪凝" w:date="2019-05-14T12:04:53Z">
            <w:del w:id="6125" w:author="梁元" w:date="2019-05-14T19:56:45Z">
              <w:r>
                <w:rPr>
                  <w:b/>
                  <w:bCs/>
                  <w:color w:val="000000" w:themeColor="text1"/>
                  <w:sz w:val="21"/>
                  <w:szCs w:val="21"/>
                  <w:rPrChange w:id="6126" w:author="冷雪凝" w:date="2019-05-14T12:30:38Z">
                    <w:rPr>
                      <w:b w:val="0"/>
                      <w:bCs w:val="0"/>
                      <w:color w:val="000000" w:themeColor="text1"/>
                      <w14:textFill>
                        <w14:solidFill>
                          <w14:schemeClr w14:val="tx1"/>
                        </w14:solidFill>
                      </w14:textFill>
                    </w:rPr>
                  </w:rPrChange>
                  <w14:textFill>
                    <w14:solidFill>
                      <w14:schemeClr w14:val="tx1"/>
                    </w14:solidFill>
                  </w14:textFill>
                </w:rPr>
                <w:fldChar w:fldCharType="begin"/>
              </w:r>
            </w:del>
          </w:ins>
          <w:ins w:id="6129" w:author="冷雪凝" w:date="2019-05-14T12:04:53Z">
            <w:del w:id="6130" w:author="梁元" w:date="2019-05-14T19:56:45Z">
              <w:r>
                <w:rPr>
                  <w:b/>
                  <w:bCs/>
                  <w:color w:val="000000" w:themeColor="text1"/>
                  <w:sz w:val="21"/>
                  <w:szCs w:val="21"/>
                  <w:rPrChange w:id="6131" w:author="冷雪凝" w:date="2019-05-14T12:30:38Z">
                    <w:rPr>
                      <w:b w:val="0"/>
                      <w:bCs w:val="0"/>
                      <w:color w:val="000000" w:themeColor="text1"/>
                      <w14:textFill>
                        <w14:solidFill>
                          <w14:schemeClr w14:val="tx1"/>
                        </w14:solidFill>
                      </w14:textFill>
                    </w:rPr>
                  </w:rPrChange>
                  <w14:textFill>
                    <w14:solidFill>
                      <w14:schemeClr w14:val="tx1"/>
                    </w14:solidFill>
                  </w14:textFill>
                </w:rPr>
                <w:delInstrText xml:space="preserve"> HYPERLINK \l _Toc7284_WPSOffice_Level1 </w:delInstrText>
              </w:r>
            </w:del>
          </w:ins>
          <w:ins w:id="6134" w:author="冷雪凝" w:date="2019-05-14T12:04:53Z">
            <w:del w:id="6135" w:author="梁元" w:date="2019-05-14T19:56:45Z">
              <w:r>
                <w:rPr>
                  <w:b/>
                  <w:bCs/>
                  <w:color w:val="000000" w:themeColor="text1"/>
                  <w:sz w:val="21"/>
                  <w:szCs w:val="21"/>
                  <w:rPrChange w:id="6136" w:author="冷雪凝" w:date="2019-05-14T12:30:38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6141" w:author="冷雪凝" w:date="2019-05-14T12:04:53Z"/>
          <w:customXmlDelRangeStart w:id="6142" w:author="梁元" w:date="2019-05-14T19:56:45Z"/>
          <w:sdt>
            <w:sdtPr>
              <w:rPr>
                <w:rFonts w:asciiTheme="minorHAnsi" w:hAnsiTheme="minorHAnsi" w:eastAsiaTheme="minorEastAsia" w:cstheme="minorBidi"/>
                <w:b/>
                <w:bCs/>
                <w:color w:val="000000" w:themeColor="text1"/>
                <w:kern w:val="2"/>
                <w:sz w:val="28"/>
                <w:szCs w:val="24"/>
                <w:lang w:val="en-US" w:eastAsia="zh-CN" w:bidi="ar-SA"/>
                <w14:textFill>
                  <w14:solidFill>
                    <w14:schemeClr w14:val="tx1"/>
                  </w14:solidFill>
                </w14:textFill>
              </w:rPr>
              <w:id w:val="147476134"/>
              <w:placeholder>
                <w:docPart w:val="{525c7b0c-0cfc-4702-81bf-ddb915752e25}"/>
              </w:placeholder>
              <w15:color w:val="509DF3"/>
            </w:sdtPr>
            <w:sdtEndPr>
              <w:rPr>
                <w:rFonts w:asciiTheme="minorHAnsi" w:hAnsiTheme="minorHAnsi" w:eastAsiaTheme="minorEastAsia" w:cstheme="minorBidi"/>
                <w:b/>
                <w:bCs/>
                <w:color w:val="000000" w:themeColor="text1"/>
                <w:kern w:val="2"/>
                <w:sz w:val="28"/>
                <w:szCs w:val="24"/>
                <w:lang w:val="en-US" w:eastAsia="zh-CN" w:bidi="ar-SA"/>
                <w14:textFill>
                  <w14:solidFill>
                    <w14:schemeClr w14:val="tx1"/>
                  </w14:solidFill>
                </w14:textFill>
              </w:rPr>
            </w:sdtEndPr>
            <w:sdtContent>
              <w:customXmlDelRangeEnd w:id="6142"/>
              <w:customXmlInsRangeEnd w:id="6141"/>
              <w:ins w:id="6145" w:author="冷雪凝" w:date="2019-05-14T12:04:53Z">
                <w:del w:id="6146" w:author="梁元" w:date="2019-05-14T19:56:45Z">
                  <w:r>
                    <w:rPr>
                      <w:rFonts w:ascii="仿宋" w:hAnsi="仿宋" w:eastAsia="仿宋" w:cstheme="minorBidi"/>
                      <w:b/>
                      <w:bCs/>
                      <w:color w:val="000000" w:themeColor="text1"/>
                      <w:sz w:val="21"/>
                      <w:szCs w:val="21"/>
                      <w14:textFill>
                        <w14:solidFill>
                          <w14:schemeClr w14:val="tx1"/>
                        </w14:solidFill>
                      </w14:textFill>
                    </w:rPr>
                    <w:delText xml:space="preserve">三、 </w:delText>
                  </w:r>
                </w:del>
              </w:ins>
              <w:ins w:id="6147" w:author="冷雪凝" w:date="2019-05-14T12:04:53Z">
                <w:del w:id="6148" w:author="梁元" w:date="2019-05-14T19:56:45Z">
                  <w:r>
                    <w:rPr>
                      <w:rFonts w:hint="eastAsia" w:ascii="仿宋" w:hAnsi="仿宋" w:eastAsia="仿宋" w:cstheme="minorBidi"/>
                      <w:b/>
                      <w:bCs/>
                      <w:color w:val="000000" w:themeColor="text1"/>
                      <w:sz w:val="21"/>
                      <w:szCs w:val="21"/>
                      <w14:textFill>
                        <w14:solidFill>
                          <w14:schemeClr w14:val="tx1"/>
                        </w14:solidFill>
                      </w14:textFill>
                    </w:rPr>
                    <w:delText>如何实现发布订阅模式</w:delText>
                  </w:r>
                </w:del>
              </w:ins>
              <w:customXmlInsRangeStart w:id="6151" w:author="冷雪凝" w:date="2019-05-14T12:04:53Z"/>
              <w:customXmlDelRangeStart w:id="6152" w:author="梁元" w:date="2019-05-14T19:56:45Z"/>
            </w:sdtContent>
          </w:sdt>
          <w:customXmlDelRangeEnd w:id="6152"/>
          <w:customXmlInsRangeEnd w:id="6151"/>
          <w:ins w:id="6153" w:author="冷雪凝" w:date="2019-05-14T12:04:53Z">
            <w:del w:id="6154" w:author="梁元" w:date="2019-05-14T19:56:45Z">
              <w:r>
                <w:rPr>
                  <w:b/>
                  <w:bCs/>
                  <w:color w:val="000000" w:themeColor="text1"/>
                  <w:sz w:val="21"/>
                  <w:szCs w:val="21"/>
                  <w:rPrChange w:id="6155" w:author="冷雪凝" w:date="2019-05-14T12:30:38Z">
                    <w:rPr>
                      <w:b w:val="0"/>
                      <w:bCs w:val="0"/>
                      <w:color w:val="000000" w:themeColor="text1"/>
                      <w14:textFill>
                        <w14:solidFill>
                          <w14:schemeClr w14:val="tx1"/>
                        </w14:solidFill>
                      </w14:textFill>
                    </w:rPr>
                  </w:rPrChange>
                  <w14:textFill>
                    <w14:solidFill>
                      <w14:schemeClr w14:val="tx1"/>
                    </w14:solidFill>
                  </w14:textFill>
                </w:rPr>
                <w:tab/>
              </w:r>
            </w:del>
          </w:ins>
          <w:ins w:id="6158" w:author="冷雪凝" w:date="2019-05-14T12:04:55Z">
            <w:del w:id="6159" w:author="梁元" w:date="2019-05-14T19:56:45Z">
              <w:r>
                <w:rPr>
                  <w:b/>
                  <w:bCs/>
                  <w:color w:val="000000" w:themeColor="text1"/>
                  <w:sz w:val="21"/>
                  <w:szCs w:val="21"/>
                  <w:rPrChange w:id="6160" w:author="冷雪凝" w:date="2019-05-14T12:30:38Z">
                    <w:rPr>
                      <w:b w:val="0"/>
                      <w:bCs w:val="0"/>
                      <w:color w:val="000000" w:themeColor="text1"/>
                      <w14:textFill>
                        <w14:solidFill>
                          <w14:schemeClr w14:val="tx1"/>
                        </w14:solidFill>
                      </w14:textFill>
                    </w:rPr>
                  </w:rPrChange>
                  <w14:textFill>
                    <w14:solidFill>
                      <w14:schemeClr w14:val="tx1"/>
                    </w14:solidFill>
                  </w14:textFill>
                </w:rPr>
                <w:delText>0</w:delText>
              </w:r>
            </w:del>
          </w:ins>
          <w:ins w:id="6163" w:author="冷雪凝" w:date="2019-05-14T12:04:53Z">
            <w:del w:id="6164" w:author="梁元" w:date="2019-05-14T19:56:45Z">
              <w:r>
                <w:rPr>
                  <w:b/>
                  <w:bCs/>
                  <w:color w:val="000000" w:themeColor="text1"/>
                  <w:sz w:val="21"/>
                  <w:szCs w:val="21"/>
                  <w:rPrChange w:id="6165" w:author="冷雪凝" w:date="2019-05-14T12:30:38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6168" w:author="冷雪凝" w:date="2019-05-14T12:04:53Z"/>
              <w:del w:id="6169" w:author="梁元" w:date="2019-05-14T19:56:45Z"/>
              <w:b w:val="0"/>
              <w:bCs w:val="0"/>
              <w:color w:val="000000" w:themeColor="text1"/>
              <w14:textFill>
                <w14:solidFill>
                  <w14:schemeClr w14:val="tx1"/>
                </w14:solidFill>
              </w14:textFill>
            </w:rPr>
          </w:pPr>
          <w:ins w:id="6170" w:author="冷雪凝" w:date="2019-05-14T12:04:53Z">
            <w:del w:id="6171" w:author="梁元" w:date="2019-05-14T19:56:45Z">
              <w:r>
                <w:rPr>
                  <w:b w:val="0"/>
                  <w:bCs w:val="0"/>
                  <w:color w:val="000000" w:themeColor="text1"/>
                  <w14:textFill>
                    <w14:solidFill>
                      <w14:schemeClr w14:val="tx1"/>
                    </w14:solidFill>
                  </w14:textFill>
                </w:rPr>
                <w:fldChar w:fldCharType="begin"/>
              </w:r>
            </w:del>
          </w:ins>
          <w:ins w:id="6172" w:author="冷雪凝" w:date="2019-05-14T12:04:53Z">
            <w:del w:id="6173" w:author="梁元" w:date="2019-05-14T19:56:45Z">
              <w:r>
                <w:rPr>
                  <w:b w:val="0"/>
                  <w:bCs w:val="0"/>
                  <w:color w:val="000000" w:themeColor="text1"/>
                  <w14:textFill>
                    <w14:solidFill>
                      <w14:schemeClr w14:val="tx1"/>
                    </w14:solidFill>
                  </w14:textFill>
                </w:rPr>
                <w:delInstrText xml:space="preserve"> HYPERLINK \l _Toc7284_WPSOffice_Level2 </w:delInstrText>
              </w:r>
            </w:del>
          </w:ins>
          <w:ins w:id="6174" w:author="冷雪凝" w:date="2019-05-14T12:04:53Z">
            <w:del w:id="6175" w:author="梁元" w:date="2019-05-14T19:56:45Z">
              <w:r>
                <w:rPr>
                  <w:b w:val="0"/>
                  <w:bCs w:val="0"/>
                  <w:color w:val="000000" w:themeColor="text1"/>
                  <w14:textFill>
                    <w14:solidFill>
                      <w14:schemeClr w14:val="tx1"/>
                    </w14:solidFill>
                  </w14:textFill>
                </w:rPr>
                <w:fldChar w:fldCharType="separate"/>
              </w:r>
            </w:del>
          </w:ins>
          <w:customXmlInsRangeStart w:id="6178" w:author="冷雪凝" w:date="2019-05-14T12:04:53Z"/>
          <w:customXmlDelRangeStart w:id="6179"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5bcc45e4-2003-4596-8d33-716e6d6dc26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179"/>
              <w:customXmlInsRangeEnd w:id="6178"/>
              <w:ins w:id="6182" w:author="冷雪凝" w:date="2019-05-14T12:04:53Z">
                <w:del w:id="6183"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6184" w:author="冷雪凝" w:date="2019-05-14T12:04:53Z">
                <w:del w:id="6185"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6188" w:author="冷雪凝" w:date="2019-05-14T12:04:53Z"/>
              <w:customXmlDelRangeStart w:id="6189" w:author="梁元" w:date="2019-05-14T19:56:45Z"/>
            </w:sdtContent>
          </w:sdt>
          <w:customXmlDelRangeEnd w:id="6189"/>
          <w:customXmlInsRangeEnd w:id="6188"/>
          <w:ins w:id="6190" w:author="冷雪凝" w:date="2019-05-14T12:04:53Z">
            <w:del w:id="6191" w:author="梁元" w:date="2019-05-14T19:56:45Z">
              <w:r>
                <w:rPr>
                  <w:b w:val="0"/>
                  <w:bCs w:val="0"/>
                  <w:color w:val="000000" w:themeColor="text1"/>
                  <w14:textFill>
                    <w14:solidFill>
                      <w14:schemeClr w14:val="tx1"/>
                    </w14:solidFill>
                  </w14:textFill>
                </w:rPr>
                <w:tab/>
              </w:r>
            </w:del>
          </w:ins>
          <w:ins w:id="6192" w:author="冷雪凝" w:date="2019-05-14T12:04:55Z">
            <w:del w:id="6193" w:author="梁元" w:date="2019-05-14T19:56:45Z">
              <w:r>
                <w:rPr>
                  <w:b w:val="0"/>
                  <w:bCs w:val="0"/>
                  <w:color w:val="000000" w:themeColor="text1"/>
                  <w14:textFill>
                    <w14:solidFill>
                      <w14:schemeClr w14:val="tx1"/>
                    </w14:solidFill>
                  </w14:textFill>
                </w:rPr>
                <w:delText>0</w:delText>
              </w:r>
            </w:del>
          </w:ins>
          <w:ins w:id="6194" w:author="冷雪凝" w:date="2019-05-14T12:04:53Z">
            <w:del w:id="6195"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196" w:author="冷雪凝" w:date="2019-05-14T12:04:53Z"/>
              <w:del w:id="6197" w:author="梁元" w:date="2019-05-14T19:56:45Z"/>
              <w:b w:val="0"/>
              <w:bCs w:val="0"/>
              <w:color w:val="000000" w:themeColor="text1"/>
              <w14:textFill>
                <w14:solidFill>
                  <w14:schemeClr w14:val="tx1"/>
                </w14:solidFill>
              </w14:textFill>
            </w:rPr>
          </w:pPr>
          <w:ins w:id="6198" w:author="冷雪凝" w:date="2019-05-14T12:04:53Z">
            <w:del w:id="6199" w:author="梁元" w:date="2019-05-14T19:56:45Z">
              <w:r>
                <w:rPr>
                  <w:b w:val="0"/>
                  <w:bCs w:val="0"/>
                  <w:color w:val="000000" w:themeColor="text1"/>
                  <w14:textFill>
                    <w14:solidFill>
                      <w14:schemeClr w14:val="tx1"/>
                    </w14:solidFill>
                  </w14:textFill>
                </w:rPr>
                <w:fldChar w:fldCharType="begin"/>
              </w:r>
            </w:del>
          </w:ins>
          <w:ins w:id="6200" w:author="冷雪凝" w:date="2019-05-14T12:04:53Z">
            <w:del w:id="6201" w:author="梁元" w:date="2019-05-14T19:56:45Z">
              <w:r>
                <w:rPr>
                  <w:b w:val="0"/>
                  <w:bCs w:val="0"/>
                  <w:color w:val="000000" w:themeColor="text1"/>
                  <w14:textFill>
                    <w14:solidFill>
                      <w14:schemeClr w14:val="tx1"/>
                    </w14:solidFill>
                  </w14:textFill>
                </w:rPr>
                <w:delInstrText xml:space="preserve"> HYPERLINK \l _Toc31152_WPSOffice_Level2 </w:delInstrText>
              </w:r>
            </w:del>
          </w:ins>
          <w:ins w:id="6202" w:author="冷雪凝" w:date="2019-05-14T12:04:53Z">
            <w:del w:id="6203" w:author="梁元" w:date="2019-05-14T19:56:45Z">
              <w:r>
                <w:rPr>
                  <w:b w:val="0"/>
                  <w:bCs w:val="0"/>
                  <w:color w:val="000000" w:themeColor="text1"/>
                  <w14:textFill>
                    <w14:solidFill>
                      <w14:schemeClr w14:val="tx1"/>
                    </w14:solidFill>
                  </w14:textFill>
                </w:rPr>
                <w:fldChar w:fldCharType="separate"/>
              </w:r>
            </w:del>
          </w:ins>
          <w:customXmlInsRangeStart w:id="6206" w:author="冷雪凝" w:date="2019-05-14T12:04:53Z"/>
          <w:customXmlDelRangeStart w:id="6207"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3aeaa200-9cee-4667-8e2b-5b1fa2939b6e}"/>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207"/>
              <w:customXmlInsRangeEnd w:id="6206"/>
              <w:ins w:id="6210" w:author="冷雪凝" w:date="2019-05-14T12:04:53Z">
                <w:del w:id="6211" w:author="梁元" w:date="2019-05-14T19:56:45Z">
                  <w:r>
                    <w:rPr>
                      <w:rFonts w:ascii="仿宋" w:hAnsi="仿宋" w:eastAsia="仿宋" w:cs="Times New Roman"/>
                      <w:b w:val="0"/>
                      <w:bCs w:val="0"/>
                      <w:color w:val="000000" w:themeColor="text1"/>
                      <w14:textFill>
                        <w14:solidFill>
                          <w14:schemeClr w14:val="tx1"/>
                        </w14:solidFill>
                      </w14:textFill>
                    </w:rPr>
                    <w:delText xml:space="preserve">2. </w:delText>
                  </w:r>
                </w:del>
              </w:ins>
              <w:ins w:id="6212" w:author="冷雪凝" w:date="2019-05-14T12:04:53Z">
                <w:del w:id="6213"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6216" w:author="冷雪凝" w:date="2019-05-14T12:04:53Z"/>
              <w:customXmlDelRangeStart w:id="6217" w:author="梁元" w:date="2019-05-14T19:56:45Z"/>
            </w:sdtContent>
          </w:sdt>
          <w:customXmlDelRangeEnd w:id="6217"/>
          <w:customXmlInsRangeEnd w:id="6216"/>
          <w:ins w:id="6218" w:author="冷雪凝" w:date="2019-05-14T12:04:53Z">
            <w:del w:id="6219" w:author="梁元" w:date="2019-05-14T19:56:45Z">
              <w:r>
                <w:rPr>
                  <w:b w:val="0"/>
                  <w:bCs w:val="0"/>
                  <w:color w:val="000000" w:themeColor="text1"/>
                  <w14:textFill>
                    <w14:solidFill>
                      <w14:schemeClr w14:val="tx1"/>
                    </w14:solidFill>
                  </w14:textFill>
                </w:rPr>
                <w:tab/>
              </w:r>
            </w:del>
          </w:ins>
          <w:ins w:id="6220" w:author="冷雪凝" w:date="2019-05-14T12:04:55Z">
            <w:del w:id="6221" w:author="梁元" w:date="2019-05-14T19:56:45Z">
              <w:r>
                <w:rPr>
                  <w:b w:val="0"/>
                  <w:bCs w:val="0"/>
                  <w:color w:val="000000" w:themeColor="text1"/>
                  <w14:textFill>
                    <w14:solidFill>
                      <w14:schemeClr w14:val="tx1"/>
                    </w14:solidFill>
                  </w14:textFill>
                </w:rPr>
                <w:delText>1</w:delText>
              </w:r>
            </w:del>
          </w:ins>
          <w:ins w:id="6222" w:author="冷雪凝" w:date="2019-05-14T12:04:53Z">
            <w:del w:id="6223"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224" w:author="冷雪凝" w:date="2019-05-14T12:04:53Z"/>
              <w:del w:id="6225" w:author="梁元" w:date="2019-05-14T19:56:45Z"/>
              <w:b w:val="0"/>
              <w:bCs w:val="0"/>
              <w:color w:val="000000" w:themeColor="text1"/>
              <w14:textFill>
                <w14:solidFill>
                  <w14:schemeClr w14:val="tx1"/>
                </w14:solidFill>
              </w14:textFill>
            </w:rPr>
          </w:pPr>
          <w:ins w:id="6226" w:author="冷雪凝" w:date="2019-05-14T12:04:53Z">
            <w:del w:id="6227" w:author="梁元" w:date="2019-05-14T19:56:45Z">
              <w:r>
                <w:rPr>
                  <w:b w:val="0"/>
                  <w:bCs w:val="0"/>
                  <w:color w:val="000000" w:themeColor="text1"/>
                  <w14:textFill>
                    <w14:solidFill>
                      <w14:schemeClr w14:val="tx1"/>
                    </w14:solidFill>
                  </w14:textFill>
                </w:rPr>
                <w:fldChar w:fldCharType="begin"/>
              </w:r>
            </w:del>
          </w:ins>
          <w:ins w:id="6228" w:author="冷雪凝" w:date="2019-05-14T12:04:53Z">
            <w:del w:id="6229" w:author="梁元" w:date="2019-05-14T19:56:45Z">
              <w:r>
                <w:rPr>
                  <w:b w:val="0"/>
                  <w:bCs w:val="0"/>
                  <w:color w:val="000000" w:themeColor="text1"/>
                  <w14:textFill>
                    <w14:solidFill>
                      <w14:schemeClr w14:val="tx1"/>
                    </w14:solidFill>
                  </w14:textFill>
                </w:rPr>
                <w:delInstrText xml:space="preserve"> HYPERLINK \l _Toc25189_WPSOffice_Level2 </w:delInstrText>
              </w:r>
            </w:del>
          </w:ins>
          <w:ins w:id="6230" w:author="冷雪凝" w:date="2019-05-14T12:04:53Z">
            <w:del w:id="6231" w:author="梁元" w:date="2019-05-14T19:56:45Z">
              <w:r>
                <w:rPr>
                  <w:b w:val="0"/>
                  <w:bCs w:val="0"/>
                  <w:color w:val="000000" w:themeColor="text1"/>
                  <w14:textFill>
                    <w14:solidFill>
                      <w14:schemeClr w14:val="tx1"/>
                    </w14:solidFill>
                  </w14:textFill>
                </w:rPr>
                <w:fldChar w:fldCharType="separate"/>
              </w:r>
            </w:del>
          </w:ins>
          <w:customXmlInsRangeStart w:id="6234" w:author="冷雪凝" w:date="2019-05-14T12:04:53Z"/>
          <w:customXmlDelRangeStart w:id="6235"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18ab822c-bfa8-4fbd-9ecc-e22885177d3d}"/>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235"/>
              <w:customXmlInsRangeEnd w:id="6234"/>
              <w:ins w:id="6238" w:author="冷雪凝" w:date="2019-05-14T12:04:53Z">
                <w:del w:id="6239"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6240" w:author="冷雪凝" w:date="2019-05-14T12:04:53Z">
                <w:del w:id="6241"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6244" w:author="冷雪凝" w:date="2019-05-14T12:04:53Z"/>
              <w:customXmlDelRangeStart w:id="6245" w:author="梁元" w:date="2019-05-14T19:56:45Z"/>
            </w:sdtContent>
          </w:sdt>
          <w:customXmlDelRangeEnd w:id="6245"/>
          <w:customXmlInsRangeEnd w:id="6244"/>
          <w:ins w:id="6246" w:author="冷雪凝" w:date="2019-05-14T12:04:53Z">
            <w:del w:id="6247" w:author="梁元" w:date="2019-05-14T19:56:45Z">
              <w:r>
                <w:rPr>
                  <w:b w:val="0"/>
                  <w:bCs w:val="0"/>
                  <w:color w:val="000000" w:themeColor="text1"/>
                  <w14:textFill>
                    <w14:solidFill>
                      <w14:schemeClr w14:val="tx1"/>
                    </w14:solidFill>
                  </w14:textFill>
                </w:rPr>
                <w:tab/>
              </w:r>
            </w:del>
          </w:ins>
          <w:ins w:id="6248" w:author="冷雪凝" w:date="2019-05-14T12:04:55Z">
            <w:del w:id="6249" w:author="梁元" w:date="2019-05-14T19:56:45Z">
              <w:r>
                <w:rPr>
                  <w:b w:val="0"/>
                  <w:bCs w:val="0"/>
                  <w:color w:val="000000" w:themeColor="text1"/>
                  <w14:textFill>
                    <w14:solidFill>
                      <w14:schemeClr w14:val="tx1"/>
                    </w14:solidFill>
                  </w14:textFill>
                </w:rPr>
                <w:delText>1</w:delText>
              </w:r>
            </w:del>
          </w:ins>
          <w:ins w:id="6250" w:author="冷雪凝" w:date="2019-05-14T12:04:53Z">
            <w:del w:id="6251"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252" w:author="冷雪凝" w:date="2019-05-14T12:04:53Z"/>
              <w:del w:id="6253" w:author="梁元" w:date="2019-05-14T19:56:45Z"/>
              <w:b w:val="0"/>
              <w:bCs w:val="0"/>
              <w:color w:val="000000" w:themeColor="text1"/>
              <w14:textFill>
                <w14:solidFill>
                  <w14:schemeClr w14:val="tx1"/>
                </w14:solidFill>
              </w14:textFill>
            </w:rPr>
          </w:pPr>
          <w:ins w:id="6254" w:author="冷雪凝" w:date="2019-05-14T12:04:53Z">
            <w:del w:id="6255" w:author="梁元" w:date="2019-05-14T19:56:45Z">
              <w:r>
                <w:rPr>
                  <w:b w:val="0"/>
                  <w:bCs w:val="0"/>
                  <w:color w:val="000000" w:themeColor="text1"/>
                  <w14:textFill>
                    <w14:solidFill>
                      <w14:schemeClr w14:val="tx1"/>
                    </w14:solidFill>
                  </w14:textFill>
                </w:rPr>
                <w:fldChar w:fldCharType="begin"/>
              </w:r>
            </w:del>
          </w:ins>
          <w:ins w:id="6256" w:author="冷雪凝" w:date="2019-05-14T12:04:53Z">
            <w:del w:id="6257" w:author="梁元" w:date="2019-05-14T19:56:45Z">
              <w:r>
                <w:rPr>
                  <w:b w:val="0"/>
                  <w:bCs w:val="0"/>
                  <w:color w:val="000000" w:themeColor="text1"/>
                  <w14:textFill>
                    <w14:solidFill>
                      <w14:schemeClr w14:val="tx1"/>
                    </w14:solidFill>
                  </w14:textFill>
                </w:rPr>
                <w:delInstrText xml:space="preserve"> HYPERLINK \l _Toc8878_WPSOffice_Level2 </w:delInstrText>
              </w:r>
            </w:del>
          </w:ins>
          <w:ins w:id="6258" w:author="冷雪凝" w:date="2019-05-14T12:04:53Z">
            <w:del w:id="6259" w:author="梁元" w:date="2019-05-14T19:56:45Z">
              <w:r>
                <w:rPr>
                  <w:b w:val="0"/>
                  <w:bCs w:val="0"/>
                  <w:color w:val="000000" w:themeColor="text1"/>
                  <w14:textFill>
                    <w14:solidFill>
                      <w14:schemeClr w14:val="tx1"/>
                    </w14:solidFill>
                  </w14:textFill>
                </w:rPr>
                <w:fldChar w:fldCharType="separate"/>
              </w:r>
            </w:del>
          </w:ins>
          <w:customXmlInsRangeStart w:id="6262" w:author="冷雪凝" w:date="2019-05-14T12:04:53Z"/>
          <w:customXmlDelRangeStart w:id="626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339d5719-3d6a-440b-ae07-39ca903cefc5}"/>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263"/>
              <w:customXmlInsRangeEnd w:id="6262"/>
              <w:ins w:id="6266" w:author="冷雪凝" w:date="2019-05-14T12:04:53Z">
                <w:del w:id="6267"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6268" w:author="冷雪凝" w:date="2019-05-14T12:04:53Z">
                <w:del w:id="6269"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6272" w:author="冷雪凝" w:date="2019-05-14T12:04:53Z"/>
              <w:customXmlDelRangeStart w:id="6273" w:author="梁元" w:date="2019-05-14T19:56:45Z"/>
            </w:sdtContent>
          </w:sdt>
          <w:customXmlDelRangeEnd w:id="6273"/>
          <w:customXmlInsRangeEnd w:id="6272"/>
          <w:ins w:id="6274" w:author="冷雪凝" w:date="2019-05-14T12:04:53Z">
            <w:del w:id="6275" w:author="梁元" w:date="2019-05-14T19:56:45Z">
              <w:r>
                <w:rPr>
                  <w:b w:val="0"/>
                  <w:bCs w:val="0"/>
                  <w:color w:val="000000" w:themeColor="text1"/>
                  <w14:textFill>
                    <w14:solidFill>
                      <w14:schemeClr w14:val="tx1"/>
                    </w14:solidFill>
                  </w14:textFill>
                </w:rPr>
                <w:tab/>
              </w:r>
            </w:del>
          </w:ins>
          <w:ins w:id="6276" w:author="冷雪凝" w:date="2019-05-14T12:04:55Z">
            <w:del w:id="6277" w:author="梁元" w:date="2019-05-14T19:56:45Z">
              <w:r>
                <w:rPr>
                  <w:b w:val="0"/>
                  <w:bCs w:val="0"/>
                  <w:color w:val="000000" w:themeColor="text1"/>
                  <w14:textFill>
                    <w14:solidFill>
                      <w14:schemeClr w14:val="tx1"/>
                    </w14:solidFill>
                  </w14:textFill>
                </w:rPr>
                <w:delText>2</w:delText>
              </w:r>
            </w:del>
          </w:ins>
          <w:ins w:id="6278" w:author="冷雪凝" w:date="2019-05-14T12:04:53Z">
            <w:del w:id="6279"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280" w:author="冷雪凝" w:date="2019-05-14T12:04:53Z"/>
              <w:del w:id="6281" w:author="梁元" w:date="2019-05-14T19:56:45Z"/>
              <w:b w:val="0"/>
              <w:bCs w:val="0"/>
              <w:color w:val="000000" w:themeColor="text1"/>
              <w14:textFill>
                <w14:solidFill>
                  <w14:schemeClr w14:val="tx1"/>
                </w14:solidFill>
              </w14:textFill>
            </w:rPr>
          </w:pPr>
          <w:ins w:id="6282" w:author="冷雪凝" w:date="2019-05-14T12:04:53Z">
            <w:del w:id="6283" w:author="梁元" w:date="2019-05-14T19:56:45Z">
              <w:r>
                <w:rPr>
                  <w:b w:val="0"/>
                  <w:bCs w:val="0"/>
                  <w:color w:val="000000" w:themeColor="text1"/>
                  <w14:textFill>
                    <w14:solidFill>
                      <w14:schemeClr w14:val="tx1"/>
                    </w14:solidFill>
                  </w14:textFill>
                </w:rPr>
                <w:fldChar w:fldCharType="begin"/>
              </w:r>
            </w:del>
          </w:ins>
          <w:ins w:id="6284" w:author="冷雪凝" w:date="2019-05-14T12:04:53Z">
            <w:del w:id="6285" w:author="梁元" w:date="2019-05-14T19:56:45Z">
              <w:r>
                <w:rPr>
                  <w:b w:val="0"/>
                  <w:bCs w:val="0"/>
                  <w:color w:val="000000" w:themeColor="text1"/>
                  <w14:textFill>
                    <w14:solidFill>
                      <w14:schemeClr w14:val="tx1"/>
                    </w14:solidFill>
                  </w14:textFill>
                </w:rPr>
                <w:delInstrText xml:space="preserve"> HYPERLINK \l _Toc12696_WPSOffice_Level2 </w:delInstrText>
              </w:r>
            </w:del>
          </w:ins>
          <w:ins w:id="6286" w:author="冷雪凝" w:date="2019-05-14T12:04:53Z">
            <w:del w:id="6287" w:author="梁元" w:date="2019-05-14T19:56:45Z">
              <w:r>
                <w:rPr>
                  <w:b w:val="0"/>
                  <w:bCs w:val="0"/>
                  <w:color w:val="000000" w:themeColor="text1"/>
                  <w14:textFill>
                    <w14:solidFill>
                      <w14:schemeClr w14:val="tx1"/>
                    </w14:solidFill>
                  </w14:textFill>
                </w:rPr>
                <w:fldChar w:fldCharType="separate"/>
              </w:r>
            </w:del>
          </w:ins>
          <w:customXmlInsRangeStart w:id="6290" w:author="冷雪凝" w:date="2019-05-14T12:04:53Z"/>
          <w:customXmlDelRangeStart w:id="629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ce9c92a4-6c86-4ab8-8729-0bdf243c4cc2}"/>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291"/>
              <w:customXmlInsRangeEnd w:id="6290"/>
              <w:ins w:id="6294" w:author="冷雪凝" w:date="2019-05-14T12:04:53Z">
                <w:del w:id="6295"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6296" w:author="冷雪凝" w:date="2019-05-14T12:04:53Z">
                <w:del w:id="6297"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6300" w:author="冷雪凝" w:date="2019-05-14T12:04:53Z"/>
              <w:customXmlDelRangeStart w:id="6301" w:author="梁元" w:date="2019-05-14T19:56:45Z"/>
            </w:sdtContent>
          </w:sdt>
          <w:customXmlDelRangeEnd w:id="6301"/>
          <w:customXmlInsRangeEnd w:id="6300"/>
          <w:ins w:id="6302" w:author="冷雪凝" w:date="2019-05-14T12:04:53Z">
            <w:del w:id="6303" w:author="梁元" w:date="2019-05-14T19:56:45Z">
              <w:r>
                <w:rPr>
                  <w:b w:val="0"/>
                  <w:bCs w:val="0"/>
                  <w:color w:val="000000" w:themeColor="text1"/>
                  <w14:textFill>
                    <w14:solidFill>
                      <w14:schemeClr w14:val="tx1"/>
                    </w14:solidFill>
                  </w14:textFill>
                </w:rPr>
                <w:tab/>
              </w:r>
            </w:del>
          </w:ins>
          <w:ins w:id="6304" w:author="冷雪凝" w:date="2019-05-14T12:04:55Z">
            <w:del w:id="6305" w:author="梁元" w:date="2019-05-14T19:56:45Z">
              <w:r>
                <w:rPr>
                  <w:b w:val="0"/>
                  <w:bCs w:val="0"/>
                  <w:color w:val="000000" w:themeColor="text1"/>
                  <w14:textFill>
                    <w14:solidFill>
                      <w14:schemeClr w14:val="tx1"/>
                    </w14:solidFill>
                  </w14:textFill>
                </w:rPr>
                <w:delText>2</w:delText>
              </w:r>
            </w:del>
          </w:ins>
          <w:ins w:id="6306" w:author="冷雪凝" w:date="2019-05-14T12:04:53Z">
            <w:del w:id="6307"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6308" w:author="冷雪凝" w:date="2019-05-14T12:04:53Z"/>
              <w:del w:id="6309" w:author="梁元" w:date="2019-05-14T19:56:45Z"/>
              <w:b/>
              <w:bCs/>
              <w:color w:val="000000" w:themeColor="text1"/>
              <w:sz w:val="21"/>
              <w:szCs w:val="21"/>
              <w:rPrChange w:id="6310" w:author="冷雪凝" w:date="2019-05-14T12:30:38Z">
                <w:rPr>
                  <w:ins w:id="6311" w:author="冷雪凝" w:date="2019-05-14T12:04:53Z"/>
                  <w:del w:id="6312" w:author="梁元" w:date="2019-05-14T19:56:45Z"/>
                  <w:b w:val="0"/>
                  <w:bCs w:val="0"/>
                  <w:color w:val="000000" w:themeColor="text1"/>
                  <w14:textFill>
                    <w14:solidFill>
                      <w14:schemeClr w14:val="tx1"/>
                    </w14:solidFill>
                  </w14:textFill>
                </w:rPr>
              </w:rPrChange>
              <w14:textFill>
                <w14:solidFill>
                  <w14:schemeClr w14:val="tx1"/>
                </w14:solidFill>
              </w14:textFill>
            </w:rPr>
          </w:pPr>
          <w:ins w:id="6313" w:author="冷雪凝" w:date="2019-05-14T12:04:53Z">
            <w:del w:id="6314" w:author="梁元" w:date="2019-05-14T19:56:45Z">
              <w:r>
                <w:rPr>
                  <w:b/>
                  <w:bCs/>
                  <w:color w:val="000000" w:themeColor="text1"/>
                  <w:sz w:val="21"/>
                  <w:szCs w:val="21"/>
                  <w:rPrChange w:id="6315" w:author="冷雪凝" w:date="2019-05-14T12:30:38Z">
                    <w:rPr>
                      <w:b w:val="0"/>
                      <w:bCs w:val="0"/>
                      <w:color w:val="000000" w:themeColor="text1"/>
                      <w14:textFill>
                        <w14:solidFill>
                          <w14:schemeClr w14:val="tx1"/>
                        </w14:solidFill>
                      </w14:textFill>
                    </w:rPr>
                  </w:rPrChange>
                  <w14:textFill>
                    <w14:solidFill>
                      <w14:schemeClr w14:val="tx1"/>
                    </w14:solidFill>
                  </w14:textFill>
                </w:rPr>
                <w:fldChar w:fldCharType="begin"/>
              </w:r>
            </w:del>
          </w:ins>
          <w:ins w:id="6318" w:author="冷雪凝" w:date="2019-05-14T12:04:53Z">
            <w:del w:id="6319" w:author="梁元" w:date="2019-05-14T19:56:45Z">
              <w:r>
                <w:rPr>
                  <w:b/>
                  <w:bCs/>
                  <w:color w:val="000000" w:themeColor="text1"/>
                  <w:sz w:val="21"/>
                  <w:szCs w:val="21"/>
                  <w:rPrChange w:id="6320" w:author="冷雪凝" w:date="2019-05-14T12:30:38Z">
                    <w:rPr>
                      <w:b w:val="0"/>
                      <w:bCs w:val="0"/>
                      <w:color w:val="000000" w:themeColor="text1"/>
                      <w14:textFill>
                        <w14:solidFill>
                          <w14:schemeClr w14:val="tx1"/>
                        </w14:solidFill>
                      </w14:textFill>
                    </w:rPr>
                  </w:rPrChange>
                  <w14:textFill>
                    <w14:solidFill>
                      <w14:schemeClr w14:val="tx1"/>
                    </w14:solidFill>
                  </w14:textFill>
                </w:rPr>
                <w:delInstrText xml:space="preserve"> HYPERLINK \l _Toc31152_WPSOffice_Level1 </w:delInstrText>
              </w:r>
            </w:del>
          </w:ins>
          <w:ins w:id="6323" w:author="冷雪凝" w:date="2019-05-14T12:04:53Z">
            <w:del w:id="6324" w:author="梁元" w:date="2019-05-14T19:56:45Z">
              <w:r>
                <w:rPr>
                  <w:b/>
                  <w:bCs/>
                  <w:color w:val="000000" w:themeColor="text1"/>
                  <w:sz w:val="21"/>
                  <w:szCs w:val="21"/>
                  <w:rPrChange w:id="6325" w:author="冷雪凝" w:date="2019-05-14T12:30:38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6330" w:author="冷雪凝" w:date="2019-05-14T12:04:53Z"/>
          <w:customXmlDelRangeStart w:id="6331" w:author="梁元" w:date="2019-05-14T19:56:45Z"/>
          <w:sdt>
            <w:sdtPr>
              <w:rPr>
                <w:rFonts w:asciiTheme="minorHAnsi" w:hAnsiTheme="minorHAnsi" w:eastAsiaTheme="minorEastAsia" w:cstheme="minorBidi"/>
                <w:b/>
                <w:bCs/>
                <w:color w:val="000000" w:themeColor="text1"/>
                <w:kern w:val="2"/>
                <w:sz w:val="28"/>
                <w:szCs w:val="24"/>
                <w:lang w:val="en-US" w:eastAsia="zh-CN" w:bidi="ar-SA"/>
                <w14:textFill>
                  <w14:solidFill>
                    <w14:schemeClr w14:val="tx1"/>
                  </w14:solidFill>
                </w14:textFill>
              </w:rPr>
              <w:id w:val="147476134"/>
              <w:placeholder>
                <w:docPart w:val="{b069b31a-8b65-473b-a446-8f0144b71ebe}"/>
              </w:placeholder>
              <w15:color w:val="509DF3"/>
            </w:sdtPr>
            <w:sdtEndPr>
              <w:rPr>
                <w:rFonts w:asciiTheme="minorHAnsi" w:hAnsiTheme="minorHAnsi" w:eastAsiaTheme="minorEastAsia" w:cstheme="minorBidi"/>
                <w:b/>
                <w:bCs/>
                <w:color w:val="000000" w:themeColor="text1"/>
                <w:kern w:val="2"/>
                <w:sz w:val="28"/>
                <w:szCs w:val="24"/>
                <w:lang w:val="en-US" w:eastAsia="zh-CN" w:bidi="ar-SA"/>
                <w14:textFill>
                  <w14:solidFill>
                    <w14:schemeClr w14:val="tx1"/>
                  </w14:solidFill>
                </w14:textFill>
              </w:rPr>
            </w:sdtEndPr>
            <w:sdtContent>
              <w:customXmlDelRangeEnd w:id="6331"/>
              <w:customXmlInsRangeEnd w:id="6330"/>
              <w:ins w:id="6334" w:author="冷雪凝" w:date="2019-05-14T12:04:53Z">
                <w:del w:id="6335" w:author="梁元" w:date="2019-05-14T19:56:45Z">
                  <w:r>
                    <w:rPr>
                      <w:rFonts w:ascii="仿宋" w:hAnsi="仿宋" w:eastAsia="仿宋" w:cstheme="minorBidi"/>
                      <w:b/>
                      <w:bCs/>
                      <w:color w:val="000000" w:themeColor="text1"/>
                      <w:sz w:val="21"/>
                      <w:szCs w:val="21"/>
                      <w:rPrChange w:id="6336" w:author="冷雪凝" w:date="2019-05-14T12:30:38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四、 </w:delText>
                  </w:r>
                </w:del>
              </w:ins>
              <w:ins w:id="6339" w:author="冷雪凝" w:date="2019-05-14T12:04:53Z">
                <w:del w:id="6340" w:author="梁元" w:date="2019-05-14T19:56:45Z">
                  <w:r>
                    <w:rPr>
                      <w:rFonts w:hint="eastAsia" w:ascii="仿宋" w:hAnsi="仿宋" w:eastAsia="仿宋" w:cstheme="minorBidi"/>
                      <w:b/>
                      <w:bCs/>
                      <w:color w:val="000000" w:themeColor="text1"/>
                      <w:sz w:val="21"/>
                      <w:szCs w:val="21"/>
                      <w:rPrChange w:id="6341" w:author="冷雪凝" w:date="2019-05-14T12:30:38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封装一个全局的模态框</w:delText>
                  </w:r>
                </w:del>
              </w:ins>
              <w:customXmlInsRangeStart w:id="6346" w:author="冷雪凝" w:date="2019-05-14T12:04:53Z"/>
              <w:customXmlDelRangeStart w:id="6347" w:author="梁元" w:date="2019-05-14T19:56:45Z"/>
            </w:sdtContent>
          </w:sdt>
          <w:customXmlDelRangeEnd w:id="6347"/>
          <w:customXmlInsRangeEnd w:id="6346"/>
          <w:ins w:id="6348" w:author="冷雪凝" w:date="2019-05-14T12:04:53Z">
            <w:del w:id="6349" w:author="梁元" w:date="2019-05-14T19:56:45Z">
              <w:r>
                <w:rPr>
                  <w:b/>
                  <w:bCs/>
                  <w:color w:val="000000" w:themeColor="text1"/>
                  <w:sz w:val="21"/>
                  <w:szCs w:val="21"/>
                  <w:rPrChange w:id="6350" w:author="冷雪凝" w:date="2019-05-14T12:30:38Z">
                    <w:rPr>
                      <w:b w:val="0"/>
                      <w:bCs w:val="0"/>
                      <w:color w:val="000000" w:themeColor="text1"/>
                      <w14:textFill>
                        <w14:solidFill>
                          <w14:schemeClr w14:val="tx1"/>
                        </w14:solidFill>
                      </w14:textFill>
                    </w:rPr>
                  </w:rPrChange>
                  <w14:textFill>
                    <w14:solidFill>
                      <w14:schemeClr w14:val="tx1"/>
                    </w14:solidFill>
                  </w14:textFill>
                </w:rPr>
                <w:tab/>
              </w:r>
            </w:del>
          </w:ins>
          <w:ins w:id="6353" w:author="冷雪凝" w:date="2019-05-14T12:04:55Z">
            <w:del w:id="6354" w:author="梁元" w:date="2019-05-14T19:56:45Z">
              <w:r>
                <w:rPr>
                  <w:b/>
                  <w:bCs/>
                  <w:color w:val="000000" w:themeColor="text1"/>
                  <w:sz w:val="21"/>
                  <w:szCs w:val="21"/>
                  <w:rPrChange w:id="6355" w:author="冷雪凝" w:date="2019-05-14T12:30:38Z">
                    <w:rPr>
                      <w:b w:val="0"/>
                      <w:bCs w:val="0"/>
                      <w:color w:val="000000" w:themeColor="text1"/>
                      <w14:textFill>
                        <w14:solidFill>
                          <w14:schemeClr w14:val="tx1"/>
                        </w14:solidFill>
                      </w14:textFill>
                    </w:rPr>
                  </w:rPrChange>
                  <w14:textFill>
                    <w14:solidFill>
                      <w14:schemeClr w14:val="tx1"/>
                    </w14:solidFill>
                  </w14:textFill>
                </w:rPr>
                <w:delText>0</w:delText>
              </w:r>
            </w:del>
          </w:ins>
          <w:ins w:id="6358" w:author="冷雪凝" w:date="2019-05-14T12:04:53Z">
            <w:del w:id="6359" w:author="梁元" w:date="2019-05-14T19:56:45Z">
              <w:r>
                <w:rPr>
                  <w:b/>
                  <w:bCs/>
                  <w:color w:val="000000" w:themeColor="text1"/>
                  <w:sz w:val="21"/>
                  <w:szCs w:val="21"/>
                  <w:rPrChange w:id="6360" w:author="冷雪凝" w:date="2019-05-14T12:30:38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6363" w:author="冷雪凝" w:date="2019-05-14T12:04:53Z"/>
              <w:del w:id="6364" w:author="梁元" w:date="2019-05-14T19:56:45Z"/>
              <w:b w:val="0"/>
              <w:bCs w:val="0"/>
              <w:color w:val="000000" w:themeColor="text1"/>
              <w14:textFill>
                <w14:solidFill>
                  <w14:schemeClr w14:val="tx1"/>
                </w14:solidFill>
              </w14:textFill>
            </w:rPr>
          </w:pPr>
          <w:ins w:id="6365" w:author="冷雪凝" w:date="2019-05-14T12:04:53Z">
            <w:del w:id="6366" w:author="梁元" w:date="2019-05-14T19:56:45Z">
              <w:r>
                <w:rPr>
                  <w:b w:val="0"/>
                  <w:bCs w:val="0"/>
                  <w:color w:val="000000" w:themeColor="text1"/>
                  <w14:textFill>
                    <w14:solidFill>
                      <w14:schemeClr w14:val="tx1"/>
                    </w14:solidFill>
                  </w14:textFill>
                </w:rPr>
                <w:fldChar w:fldCharType="begin"/>
              </w:r>
            </w:del>
          </w:ins>
          <w:ins w:id="6367" w:author="冷雪凝" w:date="2019-05-14T12:04:53Z">
            <w:del w:id="6368" w:author="梁元" w:date="2019-05-14T19:56:45Z">
              <w:r>
                <w:rPr>
                  <w:b w:val="0"/>
                  <w:bCs w:val="0"/>
                  <w:color w:val="000000" w:themeColor="text1"/>
                  <w14:textFill>
                    <w14:solidFill>
                      <w14:schemeClr w14:val="tx1"/>
                    </w14:solidFill>
                  </w14:textFill>
                </w:rPr>
                <w:delInstrText xml:space="preserve"> HYPERLINK \l _Toc24319_WPSOffice_Level2 </w:delInstrText>
              </w:r>
            </w:del>
          </w:ins>
          <w:ins w:id="6369" w:author="冷雪凝" w:date="2019-05-14T12:04:53Z">
            <w:del w:id="6370" w:author="梁元" w:date="2019-05-14T19:56:45Z">
              <w:r>
                <w:rPr>
                  <w:b w:val="0"/>
                  <w:bCs w:val="0"/>
                  <w:color w:val="000000" w:themeColor="text1"/>
                  <w14:textFill>
                    <w14:solidFill>
                      <w14:schemeClr w14:val="tx1"/>
                    </w14:solidFill>
                  </w14:textFill>
                </w:rPr>
                <w:fldChar w:fldCharType="separate"/>
              </w:r>
            </w:del>
          </w:ins>
          <w:customXmlInsRangeStart w:id="6373" w:author="冷雪凝" w:date="2019-05-14T12:04:53Z"/>
          <w:customXmlDelRangeStart w:id="637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2bd6c6ae-effa-4a96-a4fc-fd24abcf6bbd}"/>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374"/>
              <w:customXmlInsRangeEnd w:id="6373"/>
              <w:ins w:id="6377" w:author="冷雪凝" w:date="2019-05-14T12:04:53Z">
                <w:del w:id="6378"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6379" w:author="冷雪凝" w:date="2019-05-14T12:04:53Z">
                <w:del w:id="6380"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6383" w:author="冷雪凝" w:date="2019-05-14T12:04:53Z"/>
              <w:customXmlDelRangeStart w:id="6384" w:author="梁元" w:date="2019-05-14T19:56:45Z"/>
            </w:sdtContent>
          </w:sdt>
          <w:customXmlDelRangeEnd w:id="6384"/>
          <w:customXmlInsRangeEnd w:id="6383"/>
          <w:ins w:id="6385" w:author="冷雪凝" w:date="2019-05-14T12:04:53Z">
            <w:del w:id="6386" w:author="梁元" w:date="2019-05-14T19:56:45Z">
              <w:r>
                <w:rPr>
                  <w:b w:val="0"/>
                  <w:bCs w:val="0"/>
                  <w:color w:val="000000" w:themeColor="text1"/>
                  <w14:textFill>
                    <w14:solidFill>
                      <w14:schemeClr w14:val="tx1"/>
                    </w14:solidFill>
                  </w14:textFill>
                </w:rPr>
                <w:tab/>
              </w:r>
            </w:del>
          </w:ins>
          <w:ins w:id="6387" w:author="冷雪凝" w:date="2019-05-14T12:04:55Z">
            <w:del w:id="6388" w:author="梁元" w:date="2019-05-14T19:56:45Z">
              <w:r>
                <w:rPr>
                  <w:b w:val="0"/>
                  <w:bCs w:val="0"/>
                  <w:color w:val="000000" w:themeColor="text1"/>
                  <w14:textFill>
                    <w14:solidFill>
                      <w14:schemeClr w14:val="tx1"/>
                    </w14:solidFill>
                  </w14:textFill>
                </w:rPr>
                <w:delText>0</w:delText>
              </w:r>
            </w:del>
          </w:ins>
          <w:ins w:id="6389" w:author="冷雪凝" w:date="2019-05-14T12:04:53Z">
            <w:del w:id="6390"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391" w:author="冷雪凝" w:date="2019-05-14T12:04:53Z"/>
              <w:del w:id="6392" w:author="梁元" w:date="2019-05-14T19:56:45Z"/>
              <w:b w:val="0"/>
              <w:bCs w:val="0"/>
              <w:color w:val="000000" w:themeColor="text1"/>
              <w14:textFill>
                <w14:solidFill>
                  <w14:schemeClr w14:val="tx1"/>
                </w14:solidFill>
              </w14:textFill>
            </w:rPr>
          </w:pPr>
          <w:ins w:id="6393" w:author="冷雪凝" w:date="2019-05-14T12:04:53Z">
            <w:del w:id="6394" w:author="梁元" w:date="2019-05-14T19:56:45Z">
              <w:r>
                <w:rPr>
                  <w:b w:val="0"/>
                  <w:bCs w:val="0"/>
                  <w:color w:val="000000" w:themeColor="text1"/>
                  <w14:textFill>
                    <w14:solidFill>
                      <w14:schemeClr w14:val="tx1"/>
                    </w14:solidFill>
                  </w14:textFill>
                </w:rPr>
                <w:fldChar w:fldCharType="begin"/>
              </w:r>
            </w:del>
          </w:ins>
          <w:ins w:id="6395" w:author="冷雪凝" w:date="2019-05-14T12:04:53Z">
            <w:del w:id="6396" w:author="梁元" w:date="2019-05-14T19:56:45Z">
              <w:r>
                <w:rPr>
                  <w:b w:val="0"/>
                  <w:bCs w:val="0"/>
                  <w:color w:val="000000" w:themeColor="text1"/>
                  <w14:textFill>
                    <w14:solidFill>
                      <w14:schemeClr w14:val="tx1"/>
                    </w14:solidFill>
                  </w14:textFill>
                </w:rPr>
                <w:delInstrText xml:space="preserve"> HYPERLINK \l _Toc11274_WPSOffice_Level2 </w:delInstrText>
              </w:r>
            </w:del>
          </w:ins>
          <w:ins w:id="6397" w:author="冷雪凝" w:date="2019-05-14T12:04:53Z">
            <w:del w:id="6398" w:author="梁元" w:date="2019-05-14T19:56:45Z">
              <w:r>
                <w:rPr>
                  <w:b w:val="0"/>
                  <w:bCs w:val="0"/>
                  <w:color w:val="000000" w:themeColor="text1"/>
                  <w14:textFill>
                    <w14:solidFill>
                      <w14:schemeClr w14:val="tx1"/>
                    </w14:solidFill>
                  </w14:textFill>
                </w:rPr>
                <w:fldChar w:fldCharType="separate"/>
              </w:r>
            </w:del>
          </w:ins>
          <w:customXmlInsRangeStart w:id="6401" w:author="冷雪凝" w:date="2019-05-14T12:04:53Z"/>
          <w:customXmlDelRangeStart w:id="640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c13fe83b-cc44-4d2d-b233-068c6af909a5}"/>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402"/>
              <w:customXmlInsRangeEnd w:id="6401"/>
              <w:ins w:id="6405" w:author="冷雪凝" w:date="2019-05-14T12:04:53Z">
                <w:del w:id="6406"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6407" w:author="冷雪凝" w:date="2019-05-14T12:04:53Z">
                <w:del w:id="6408"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6411" w:author="冷雪凝" w:date="2019-05-14T12:04:53Z"/>
              <w:customXmlDelRangeStart w:id="6412" w:author="梁元" w:date="2019-05-14T19:56:45Z"/>
            </w:sdtContent>
          </w:sdt>
          <w:customXmlDelRangeEnd w:id="6412"/>
          <w:customXmlInsRangeEnd w:id="6411"/>
          <w:ins w:id="6413" w:author="冷雪凝" w:date="2019-05-14T12:04:53Z">
            <w:del w:id="6414" w:author="梁元" w:date="2019-05-14T19:56:45Z">
              <w:r>
                <w:rPr>
                  <w:b w:val="0"/>
                  <w:bCs w:val="0"/>
                  <w:color w:val="000000" w:themeColor="text1"/>
                  <w14:textFill>
                    <w14:solidFill>
                      <w14:schemeClr w14:val="tx1"/>
                    </w14:solidFill>
                  </w14:textFill>
                </w:rPr>
                <w:tab/>
              </w:r>
            </w:del>
          </w:ins>
          <w:ins w:id="6415" w:author="冷雪凝" w:date="2019-05-14T12:04:55Z">
            <w:del w:id="6416" w:author="梁元" w:date="2019-05-14T19:56:45Z">
              <w:r>
                <w:rPr>
                  <w:b w:val="0"/>
                  <w:bCs w:val="0"/>
                  <w:color w:val="000000" w:themeColor="text1"/>
                  <w14:textFill>
                    <w14:solidFill>
                      <w14:schemeClr w14:val="tx1"/>
                    </w14:solidFill>
                  </w14:textFill>
                </w:rPr>
                <w:delText>0</w:delText>
              </w:r>
            </w:del>
          </w:ins>
          <w:ins w:id="6417" w:author="冷雪凝" w:date="2019-05-14T12:04:53Z">
            <w:del w:id="641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419" w:author="冷雪凝" w:date="2019-05-14T12:04:53Z"/>
              <w:del w:id="6420" w:author="梁元" w:date="2019-05-14T19:56:45Z"/>
              <w:b w:val="0"/>
              <w:bCs w:val="0"/>
              <w:color w:val="000000" w:themeColor="text1"/>
              <w14:textFill>
                <w14:solidFill>
                  <w14:schemeClr w14:val="tx1"/>
                </w14:solidFill>
              </w14:textFill>
            </w:rPr>
          </w:pPr>
          <w:ins w:id="6421" w:author="冷雪凝" w:date="2019-05-14T12:04:53Z">
            <w:del w:id="6422" w:author="梁元" w:date="2019-05-14T19:56:45Z">
              <w:r>
                <w:rPr>
                  <w:b w:val="0"/>
                  <w:bCs w:val="0"/>
                  <w:color w:val="000000" w:themeColor="text1"/>
                  <w14:textFill>
                    <w14:solidFill>
                      <w14:schemeClr w14:val="tx1"/>
                    </w14:solidFill>
                  </w14:textFill>
                </w:rPr>
                <w:fldChar w:fldCharType="begin"/>
              </w:r>
            </w:del>
          </w:ins>
          <w:ins w:id="6423" w:author="冷雪凝" w:date="2019-05-14T12:04:53Z">
            <w:del w:id="6424" w:author="梁元" w:date="2019-05-14T19:56:45Z">
              <w:r>
                <w:rPr>
                  <w:b w:val="0"/>
                  <w:bCs w:val="0"/>
                  <w:color w:val="000000" w:themeColor="text1"/>
                  <w14:textFill>
                    <w14:solidFill>
                      <w14:schemeClr w14:val="tx1"/>
                    </w14:solidFill>
                  </w14:textFill>
                </w:rPr>
                <w:delInstrText xml:space="preserve"> HYPERLINK \l _Toc23062_WPSOffice_Level2 </w:delInstrText>
              </w:r>
            </w:del>
          </w:ins>
          <w:ins w:id="6425" w:author="冷雪凝" w:date="2019-05-14T12:04:53Z">
            <w:del w:id="6426" w:author="梁元" w:date="2019-05-14T19:56:45Z">
              <w:r>
                <w:rPr>
                  <w:b w:val="0"/>
                  <w:bCs w:val="0"/>
                  <w:color w:val="000000" w:themeColor="text1"/>
                  <w14:textFill>
                    <w14:solidFill>
                      <w14:schemeClr w14:val="tx1"/>
                    </w14:solidFill>
                  </w14:textFill>
                </w:rPr>
                <w:fldChar w:fldCharType="separate"/>
              </w:r>
            </w:del>
          </w:ins>
          <w:customXmlInsRangeStart w:id="6429" w:author="冷雪凝" w:date="2019-05-14T12:04:53Z"/>
          <w:customXmlDelRangeStart w:id="643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f6a70faf-ba14-4625-b1b7-7e51a478e1ed}"/>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430"/>
              <w:customXmlInsRangeEnd w:id="6429"/>
              <w:ins w:id="6433" w:author="冷雪凝" w:date="2019-05-14T12:04:53Z">
                <w:del w:id="6434"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6435" w:author="冷雪凝" w:date="2019-05-14T12:04:53Z">
                <w:del w:id="6436"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6439" w:author="冷雪凝" w:date="2019-05-14T12:04:53Z"/>
              <w:customXmlDelRangeStart w:id="6440" w:author="梁元" w:date="2019-05-14T19:56:45Z"/>
            </w:sdtContent>
          </w:sdt>
          <w:customXmlDelRangeEnd w:id="6440"/>
          <w:customXmlInsRangeEnd w:id="6439"/>
          <w:ins w:id="6441" w:author="冷雪凝" w:date="2019-05-14T12:04:53Z">
            <w:del w:id="6442" w:author="梁元" w:date="2019-05-14T19:56:45Z">
              <w:r>
                <w:rPr>
                  <w:b w:val="0"/>
                  <w:bCs w:val="0"/>
                  <w:color w:val="000000" w:themeColor="text1"/>
                  <w14:textFill>
                    <w14:solidFill>
                      <w14:schemeClr w14:val="tx1"/>
                    </w14:solidFill>
                  </w14:textFill>
                </w:rPr>
                <w:tab/>
              </w:r>
            </w:del>
          </w:ins>
          <w:ins w:id="6443" w:author="冷雪凝" w:date="2019-05-14T12:04:55Z">
            <w:del w:id="6444" w:author="梁元" w:date="2019-05-14T19:56:45Z">
              <w:r>
                <w:rPr>
                  <w:b w:val="0"/>
                  <w:bCs w:val="0"/>
                  <w:color w:val="000000" w:themeColor="text1"/>
                  <w14:textFill>
                    <w14:solidFill>
                      <w14:schemeClr w14:val="tx1"/>
                    </w14:solidFill>
                  </w14:textFill>
                </w:rPr>
                <w:delText>1</w:delText>
              </w:r>
            </w:del>
          </w:ins>
          <w:ins w:id="6445" w:author="冷雪凝" w:date="2019-05-14T12:04:53Z">
            <w:del w:id="644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447" w:author="冷雪凝" w:date="2019-05-14T12:04:53Z"/>
              <w:del w:id="6448" w:author="梁元" w:date="2019-05-14T19:56:45Z"/>
              <w:b w:val="0"/>
              <w:bCs w:val="0"/>
              <w:color w:val="000000" w:themeColor="text1"/>
              <w14:textFill>
                <w14:solidFill>
                  <w14:schemeClr w14:val="tx1"/>
                </w14:solidFill>
              </w14:textFill>
            </w:rPr>
          </w:pPr>
          <w:ins w:id="6449" w:author="冷雪凝" w:date="2019-05-14T12:04:53Z">
            <w:del w:id="6450" w:author="梁元" w:date="2019-05-14T19:56:45Z">
              <w:r>
                <w:rPr>
                  <w:b w:val="0"/>
                  <w:bCs w:val="0"/>
                  <w:color w:val="000000" w:themeColor="text1"/>
                  <w14:textFill>
                    <w14:solidFill>
                      <w14:schemeClr w14:val="tx1"/>
                    </w14:solidFill>
                  </w14:textFill>
                </w:rPr>
                <w:fldChar w:fldCharType="begin"/>
              </w:r>
            </w:del>
          </w:ins>
          <w:ins w:id="6451" w:author="冷雪凝" w:date="2019-05-14T12:04:53Z">
            <w:del w:id="6452" w:author="梁元" w:date="2019-05-14T19:56:45Z">
              <w:r>
                <w:rPr>
                  <w:b w:val="0"/>
                  <w:bCs w:val="0"/>
                  <w:color w:val="000000" w:themeColor="text1"/>
                  <w14:textFill>
                    <w14:solidFill>
                      <w14:schemeClr w14:val="tx1"/>
                    </w14:solidFill>
                  </w14:textFill>
                </w:rPr>
                <w:delInstrText xml:space="preserve"> HYPERLINK \l _Toc4502_WPSOffice_Level2 </w:delInstrText>
              </w:r>
            </w:del>
          </w:ins>
          <w:ins w:id="6453" w:author="冷雪凝" w:date="2019-05-14T12:04:53Z">
            <w:del w:id="6454" w:author="梁元" w:date="2019-05-14T19:56:45Z">
              <w:r>
                <w:rPr>
                  <w:b w:val="0"/>
                  <w:bCs w:val="0"/>
                  <w:color w:val="000000" w:themeColor="text1"/>
                  <w14:textFill>
                    <w14:solidFill>
                      <w14:schemeClr w14:val="tx1"/>
                    </w14:solidFill>
                  </w14:textFill>
                </w:rPr>
                <w:fldChar w:fldCharType="separate"/>
              </w:r>
            </w:del>
          </w:ins>
          <w:customXmlInsRangeStart w:id="6457" w:author="冷雪凝" w:date="2019-05-14T12:04:53Z"/>
          <w:customXmlDelRangeStart w:id="645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f23b3c79-e6e2-4b9f-a9ab-8ec40c60a03e}"/>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458"/>
              <w:customXmlInsRangeEnd w:id="6457"/>
              <w:ins w:id="6461" w:author="冷雪凝" w:date="2019-05-14T12:04:53Z">
                <w:del w:id="6462"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6463" w:author="冷雪凝" w:date="2019-05-14T12:04:53Z">
                <w:del w:id="6464"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6467" w:author="冷雪凝" w:date="2019-05-14T12:04:53Z"/>
              <w:customXmlDelRangeStart w:id="6468" w:author="梁元" w:date="2019-05-14T19:56:45Z"/>
            </w:sdtContent>
          </w:sdt>
          <w:customXmlDelRangeEnd w:id="6468"/>
          <w:customXmlInsRangeEnd w:id="6467"/>
          <w:ins w:id="6469" w:author="冷雪凝" w:date="2019-05-14T12:04:53Z">
            <w:del w:id="6470" w:author="梁元" w:date="2019-05-14T19:56:45Z">
              <w:r>
                <w:rPr>
                  <w:b w:val="0"/>
                  <w:bCs w:val="0"/>
                  <w:color w:val="000000" w:themeColor="text1"/>
                  <w14:textFill>
                    <w14:solidFill>
                      <w14:schemeClr w14:val="tx1"/>
                    </w14:solidFill>
                  </w14:textFill>
                </w:rPr>
                <w:tab/>
              </w:r>
            </w:del>
          </w:ins>
          <w:ins w:id="6471" w:author="冷雪凝" w:date="2019-05-14T12:04:55Z">
            <w:del w:id="6472" w:author="梁元" w:date="2019-05-14T19:56:45Z">
              <w:r>
                <w:rPr>
                  <w:b w:val="0"/>
                  <w:bCs w:val="0"/>
                  <w:color w:val="000000" w:themeColor="text1"/>
                  <w14:textFill>
                    <w14:solidFill>
                      <w14:schemeClr w14:val="tx1"/>
                    </w14:solidFill>
                  </w14:textFill>
                </w:rPr>
                <w:delText>1</w:delText>
              </w:r>
            </w:del>
          </w:ins>
          <w:ins w:id="6473" w:author="冷雪凝" w:date="2019-05-14T12:04:53Z">
            <w:del w:id="647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475" w:author="冷雪凝" w:date="2019-05-14T12:04:53Z"/>
              <w:del w:id="6476" w:author="梁元" w:date="2019-05-14T19:56:45Z"/>
              <w:b w:val="0"/>
              <w:bCs w:val="0"/>
              <w:color w:val="000000" w:themeColor="text1"/>
              <w14:textFill>
                <w14:solidFill>
                  <w14:schemeClr w14:val="tx1"/>
                </w14:solidFill>
              </w14:textFill>
            </w:rPr>
          </w:pPr>
          <w:ins w:id="6477" w:author="冷雪凝" w:date="2019-05-14T12:04:53Z">
            <w:del w:id="6478" w:author="梁元" w:date="2019-05-14T19:56:45Z">
              <w:r>
                <w:rPr>
                  <w:b w:val="0"/>
                  <w:bCs w:val="0"/>
                  <w:color w:val="000000" w:themeColor="text1"/>
                  <w14:textFill>
                    <w14:solidFill>
                      <w14:schemeClr w14:val="tx1"/>
                    </w14:solidFill>
                  </w14:textFill>
                </w:rPr>
                <w:fldChar w:fldCharType="begin"/>
              </w:r>
            </w:del>
          </w:ins>
          <w:ins w:id="6479" w:author="冷雪凝" w:date="2019-05-14T12:04:53Z">
            <w:del w:id="6480" w:author="梁元" w:date="2019-05-14T19:56:45Z">
              <w:r>
                <w:rPr>
                  <w:b w:val="0"/>
                  <w:bCs w:val="0"/>
                  <w:color w:val="000000" w:themeColor="text1"/>
                  <w14:textFill>
                    <w14:solidFill>
                      <w14:schemeClr w14:val="tx1"/>
                    </w14:solidFill>
                  </w14:textFill>
                </w:rPr>
                <w:delInstrText xml:space="preserve"> HYPERLINK \l _Toc25241_WPSOffice_Level2 </w:delInstrText>
              </w:r>
            </w:del>
          </w:ins>
          <w:ins w:id="6481" w:author="冷雪凝" w:date="2019-05-14T12:04:53Z">
            <w:del w:id="6482" w:author="梁元" w:date="2019-05-14T19:56:45Z">
              <w:r>
                <w:rPr>
                  <w:b w:val="0"/>
                  <w:bCs w:val="0"/>
                  <w:color w:val="000000" w:themeColor="text1"/>
                  <w14:textFill>
                    <w14:solidFill>
                      <w14:schemeClr w14:val="tx1"/>
                    </w14:solidFill>
                  </w14:textFill>
                </w:rPr>
                <w:fldChar w:fldCharType="separate"/>
              </w:r>
            </w:del>
          </w:ins>
          <w:customXmlInsRangeStart w:id="6485" w:author="冷雪凝" w:date="2019-05-14T12:04:53Z"/>
          <w:customXmlDelRangeStart w:id="648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d0d791eb-67da-4d24-828c-46d064109ab8}"/>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486"/>
              <w:customXmlInsRangeEnd w:id="6485"/>
              <w:ins w:id="6489" w:author="冷雪凝" w:date="2019-05-14T12:04:53Z">
                <w:del w:id="6490" w:author="梁元" w:date="2019-05-14T19:56:45Z">
                  <w:r>
                    <w:rPr>
                      <w:rFonts w:hint="eastAsia" w:ascii="仿宋" w:hAnsi="仿宋" w:eastAsia="仿宋" w:cstheme="majorBidi"/>
                      <w:b w:val="0"/>
                      <w:bCs w:val="0"/>
                      <w:color w:val="000000" w:themeColor="text1"/>
                      <w14:textFill>
                        <w14:solidFill>
                          <w14:schemeClr w14:val="tx1"/>
                        </w14:solidFill>
                      </w14:textFill>
                    </w:rPr>
                    <w:delText>5</w:delText>
                  </w:r>
                </w:del>
              </w:ins>
              <w:ins w:id="6491" w:author="冷雪凝" w:date="2019-05-14T12:04:53Z">
                <w:del w:id="6492" w:author="梁元" w:date="2019-05-14T19:56:45Z">
                  <w:r>
                    <w:rPr>
                      <w:rFonts w:ascii="仿宋" w:hAnsi="仿宋" w:eastAsia="仿宋" w:cstheme="majorBidi"/>
                      <w:b w:val="0"/>
                      <w:bCs w:val="0"/>
                      <w:color w:val="000000" w:themeColor="text1"/>
                      <w14:textFill>
                        <w14:solidFill>
                          <w14:schemeClr w14:val="tx1"/>
                        </w14:solidFill>
                      </w14:textFill>
                    </w:rPr>
                    <w:delText>.</w:delText>
                  </w:r>
                </w:del>
              </w:ins>
              <w:ins w:id="6493" w:author="冷雪凝" w:date="2019-05-14T12:04:53Z">
                <w:del w:id="6494"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6497" w:author="冷雪凝" w:date="2019-05-14T12:04:53Z"/>
              <w:customXmlDelRangeStart w:id="6498" w:author="梁元" w:date="2019-05-14T19:56:45Z"/>
            </w:sdtContent>
          </w:sdt>
          <w:customXmlDelRangeEnd w:id="6498"/>
          <w:customXmlInsRangeEnd w:id="6497"/>
          <w:ins w:id="6499" w:author="冷雪凝" w:date="2019-05-14T12:04:53Z">
            <w:del w:id="6500" w:author="梁元" w:date="2019-05-14T19:56:45Z">
              <w:r>
                <w:rPr>
                  <w:b w:val="0"/>
                  <w:bCs w:val="0"/>
                  <w:color w:val="000000" w:themeColor="text1"/>
                  <w14:textFill>
                    <w14:solidFill>
                      <w14:schemeClr w14:val="tx1"/>
                    </w14:solidFill>
                  </w14:textFill>
                </w:rPr>
                <w:tab/>
              </w:r>
            </w:del>
          </w:ins>
          <w:ins w:id="6501" w:author="冷雪凝" w:date="2019-05-14T12:04:55Z">
            <w:del w:id="6502" w:author="梁元" w:date="2019-05-14T19:56:45Z">
              <w:r>
                <w:rPr>
                  <w:b w:val="0"/>
                  <w:bCs w:val="0"/>
                  <w:color w:val="000000" w:themeColor="text1"/>
                  <w14:textFill>
                    <w14:solidFill>
                      <w14:schemeClr w14:val="tx1"/>
                    </w14:solidFill>
                  </w14:textFill>
                </w:rPr>
                <w:delText>2</w:delText>
              </w:r>
            </w:del>
          </w:ins>
          <w:ins w:id="6503" w:author="冷雪凝" w:date="2019-05-14T12:04:53Z">
            <w:del w:id="650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505" w:author="冷雪凝" w:date="2019-05-14T12:04:53Z"/>
              <w:del w:id="6506" w:author="梁元" w:date="2019-05-14T19:56:45Z"/>
              <w:b w:val="0"/>
              <w:bCs w:val="0"/>
              <w:color w:val="000000" w:themeColor="text1"/>
              <w14:textFill>
                <w14:solidFill>
                  <w14:schemeClr w14:val="tx1"/>
                </w14:solidFill>
              </w14:textFill>
            </w:rPr>
          </w:pPr>
          <w:ins w:id="6507" w:author="冷雪凝" w:date="2019-05-14T12:04:53Z">
            <w:del w:id="6508" w:author="梁元" w:date="2019-05-14T19:56:45Z">
              <w:r>
                <w:rPr>
                  <w:b w:val="0"/>
                  <w:bCs w:val="0"/>
                  <w:color w:val="000000" w:themeColor="text1"/>
                  <w14:textFill>
                    <w14:solidFill>
                      <w14:schemeClr w14:val="tx1"/>
                    </w14:solidFill>
                  </w14:textFill>
                </w:rPr>
                <w:fldChar w:fldCharType="begin"/>
              </w:r>
            </w:del>
          </w:ins>
          <w:ins w:id="6509" w:author="冷雪凝" w:date="2019-05-14T12:04:53Z">
            <w:del w:id="6510" w:author="梁元" w:date="2019-05-14T19:56:45Z">
              <w:r>
                <w:rPr>
                  <w:b w:val="0"/>
                  <w:bCs w:val="0"/>
                  <w:color w:val="000000" w:themeColor="text1"/>
                  <w14:textFill>
                    <w14:solidFill>
                      <w14:schemeClr w14:val="tx1"/>
                    </w14:solidFill>
                  </w14:textFill>
                </w:rPr>
                <w:delInstrText xml:space="preserve"> HYPERLINK \l _Toc6477_WPSOffice_Level2 </w:delInstrText>
              </w:r>
            </w:del>
          </w:ins>
          <w:ins w:id="6511" w:author="冷雪凝" w:date="2019-05-14T12:04:53Z">
            <w:del w:id="6512" w:author="梁元" w:date="2019-05-14T19:56:45Z">
              <w:r>
                <w:rPr>
                  <w:b w:val="0"/>
                  <w:bCs w:val="0"/>
                  <w:color w:val="000000" w:themeColor="text1"/>
                  <w14:textFill>
                    <w14:solidFill>
                      <w14:schemeClr w14:val="tx1"/>
                    </w14:solidFill>
                  </w14:textFill>
                </w:rPr>
                <w:fldChar w:fldCharType="separate"/>
              </w:r>
            </w:del>
          </w:ins>
          <w:customXmlInsRangeStart w:id="6515" w:author="冷雪凝" w:date="2019-05-14T12:04:53Z"/>
          <w:customXmlDelRangeStart w:id="651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5aa9055e-3887-40f0-9a9c-810460b62518}"/>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516"/>
              <w:customXmlInsRangeEnd w:id="6515"/>
              <w:ins w:id="6519" w:author="冷雪凝" w:date="2019-05-14T12:04:53Z">
                <w:del w:id="6520" w:author="梁元" w:date="2019-05-14T19:56:45Z">
                  <w:r>
                    <w:rPr>
                      <w:rFonts w:hint="eastAsia" w:ascii="仿宋" w:hAnsi="仿宋" w:eastAsia="仿宋" w:cstheme="majorBidi"/>
                      <w:b w:val="0"/>
                      <w:bCs w:val="0"/>
                      <w:color w:val="000000" w:themeColor="text1"/>
                      <w14:textFill>
                        <w14:solidFill>
                          <w14:schemeClr w14:val="tx1"/>
                        </w14:solidFill>
                      </w14:textFill>
                    </w:rPr>
                    <w:delText>6</w:delText>
                  </w:r>
                </w:del>
              </w:ins>
              <w:ins w:id="6521" w:author="冷雪凝" w:date="2019-05-14T12:04:53Z">
                <w:del w:id="6522" w:author="梁元" w:date="2019-05-14T19:56:45Z">
                  <w:r>
                    <w:rPr>
                      <w:rFonts w:ascii="仿宋" w:hAnsi="仿宋" w:eastAsia="仿宋" w:cstheme="majorBidi"/>
                      <w:b w:val="0"/>
                      <w:bCs w:val="0"/>
                      <w:color w:val="000000" w:themeColor="text1"/>
                      <w14:textFill>
                        <w14:solidFill>
                          <w14:schemeClr w14:val="tx1"/>
                        </w14:solidFill>
                      </w14:textFill>
                    </w:rPr>
                    <w:delText>.</w:delText>
                  </w:r>
                </w:del>
              </w:ins>
              <w:ins w:id="6523" w:author="冷雪凝" w:date="2019-05-14T12:04:53Z">
                <w:del w:id="6524"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6527" w:author="冷雪凝" w:date="2019-05-14T12:04:53Z"/>
              <w:customXmlDelRangeStart w:id="6528" w:author="梁元" w:date="2019-05-14T19:56:45Z"/>
            </w:sdtContent>
          </w:sdt>
          <w:customXmlDelRangeEnd w:id="6528"/>
          <w:customXmlInsRangeEnd w:id="6527"/>
          <w:ins w:id="6529" w:author="冷雪凝" w:date="2019-05-14T12:04:53Z">
            <w:del w:id="6530" w:author="梁元" w:date="2019-05-14T19:56:45Z">
              <w:r>
                <w:rPr>
                  <w:b w:val="0"/>
                  <w:bCs w:val="0"/>
                  <w:color w:val="000000" w:themeColor="text1"/>
                  <w14:textFill>
                    <w14:solidFill>
                      <w14:schemeClr w14:val="tx1"/>
                    </w14:solidFill>
                  </w14:textFill>
                </w:rPr>
                <w:tab/>
              </w:r>
            </w:del>
          </w:ins>
          <w:ins w:id="6531" w:author="冷雪凝" w:date="2019-05-14T12:04:55Z">
            <w:del w:id="6532" w:author="梁元" w:date="2019-05-14T19:56:45Z">
              <w:r>
                <w:rPr>
                  <w:b w:val="0"/>
                  <w:bCs w:val="0"/>
                  <w:color w:val="000000" w:themeColor="text1"/>
                  <w14:textFill>
                    <w14:solidFill>
                      <w14:schemeClr w14:val="tx1"/>
                    </w14:solidFill>
                  </w14:textFill>
                </w:rPr>
                <w:delText>2</w:delText>
              </w:r>
            </w:del>
          </w:ins>
          <w:ins w:id="6533" w:author="冷雪凝" w:date="2019-05-14T12:04:53Z">
            <w:del w:id="6534"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6535" w:author="冷雪凝" w:date="2019-05-14T12:04:53Z"/>
              <w:del w:id="6536" w:author="梁元" w:date="2019-05-14T19:56:45Z"/>
              <w:b/>
              <w:bCs/>
              <w:color w:val="000000" w:themeColor="text1"/>
              <w:sz w:val="21"/>
              <w:szCs w:val="21"/>
              <w:rPrChange w:id="6537" w:author="冷雪凝" w:date="2019-05-14T12:30:38Z">
                <w:rPr>
                  <w:ins w:id="6538" w:author="冷雪凝" w:date="2019-05-14T12:04:53Z"/>
                  <w:del w:id="6539" w:author="梁元" w:date="2019-05-14T19:56:45Z"/>
                  <w:b w:val="0"/>
                  <w:bCs w:val="0"/>
                  <w:color w:val="000000" w:themeColor="text1"/>
                  <w14:textFill>
                    <w14:solidFill>
                      <w14:schemeClr w14:val="tx1"/>
                    </w14:solidFill>
                  </w14:textFill>
                </w:rPr>
              </w:rPrChange>
              <w14:textFill>
                <w14:solidFill>
                  <w14:schemeClr w14:val="tx1"/>
                </w14:solidFill>
              </w14:textFill>
            </w:rPr>
          </w:pPr>
          <w:ins w:id="6540" w:author="冷雪凝" w:date="2019-05-14T12:04:53Z">
            <w:del w:id="6541" w:author="梁元" w:date="2019-05-14T19:56:45Z">
              <w:r>
                <w:rPr>
                  <w:b/>
                  <w:bCs/>
                  <w:color w:val="000000" w:themeColor="text1"/>
                  <w:sz w:val="21"/>
                  <w:szCs w:val="21"/>
                  <w:rPrChange w:id="6542" w:author="冷雪凝" w:date="2019-05-14T12:30:38Z">
                    <w:rPr>
                      <w:b w:val="0"/>
                      <w:bCs w:val="0"/>
                      <w:color w:val="000000" w:themeColor="text1"/>
                      <w14:textFill>
                        <w14:solidFill>
                          <w14:schemeClr w14:val="tx1"/>
                        </w14:solidFill>
                      </w14:textFill>
                    </w:rPr>
                  </w:rPrChange>
                  <w14:textFill>
                    <w14:solidFill>
                      <w14:schemeClr w14:val="tx1"/>
                    </w14:solidFill>
                  </w14:textFill>
                </w:rPr>
                <w:fldChar w:fldCharType="begin"/>
              </w:r>
            </w:del>
          </w:ins>
          <w:ins w:id="6545" w:author="冷雪凝" w:date="2019-05-14T12:04:53Z">
            <w:del w:id="6546" w:author="梁元" w:date="2019-05-14T19:56:45Z">
              <w:r>
                <w:rPr>
                  <w:b/>
                  <w:bCs/>
                  <w:color w:val="000000" w:themeColor="text1"/>
                  <w:sz w:val="21"/>
                  <w:szCs w:val="21"/>
                  <w:rPrChange w:id="6547" w:author="冷雪凝" w:date="2019-05-14T12:30:38Z">
                    <w:rPr>
                      <w:b w:val="0"/>
                      <w:bCs w:val="0"/>
                      <w:color w:val="000000" w:themeColor="text1"/>
                      <w14:textFill>
                        <w14:solidFill>
                          <w14:schemeClr w14:val="tx1"/>
                        </w14:solidFill>
                      </w14:textFill>
                    </w:rPr>
                  </w:rPrChange>
                  <w14:textFill>
                    <w14:solidFill>
                      <w14:schemeClr w14:val="tx1"/>
                    </w14:solidFill>
                  </w14:textFill>
                </w:rPr>
                <w:delInstrText xml:space="preserve"> HYPERLINK \l _Toc19094_WPSOffice_Level1 </w:delInstrText>
              </w:r>
            </w:del>
          </w:ins>
          <w:ins w:id="6550" w:author="冷雪凝" w:date="2019-05-14T12:04:53Z">
            <w:del w:id="6551" w:author="梁元" w:date="2019-05-14T19:56:45Z">
              <w:r>
                <w:rPr>
                  <w:b/>
                  <w:bCs/>
                  <w:color w:val="000000" w:themeColor="text1"/>
                  <w:sz w:val="21"/>
                  <w:szCs w:val="21"/>
                  <w:rPrChange w:id="6552" w:author="冷雪凝" w:date="2019-05-14T12:30:38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6557" w:author="冷雪凝" w:date="2019-05-14T12:04:53Z"/>
          <w:customXmlDelRangeStart w:id="6558" w:author="梁元" w:date="2019-05-14T19:56:45Z"/>
          <w:sdt>
            <w:sdtPr>
              <w:rPr>
                <w:rFonts w:asciiTheme="minorHAnsi" w:hAnsiTheme="minorHAnsi" w:eastAsiaTheme="minorEastAsia" w:cstheme="minorBidi"/>
                <w:b/>
                <w:bCs/>
                <w:color w:val="000000" w:themeColor="text1"/>
                <w:kern w:val="2"/>
                <w:sz w:val="28"/>
                <w:szCs w:val="24"/>
                <w:lang w:val="en-US" w:eastAsia="zh-CN" w:bidi="ar-SA"/>
                <w14:textFill>
                  <w14:solidFill>
                    <w14:schemeClr w14:val="tx1"/>
                  </w14:solidFill>
                </w14:textFill>
              </w:rPr>
              <w:id w:val="147476134"/>
              <w:placeholder>
                <w:docPart w:val="{ee4a3208-1301-454b-bf94-32b47752f066}"/>
              </w:placeholder>
              <w15:color w:val="509DF3"/>
            </w:sdtPr>
            <w:sdtEndPr>
              <w:rPr>
                <w:rFonts w:asciiTheme="minorHAnsi" w:hAnsiTheme="minorHAnsi" w:eastAsiaTheme="minorEastAsia" w:cstheme="minorBidi"/>
                <w:b/>
                <w:bCs/>
                <w:color w:val="000000" w:themeColor="text1"/>
                <w:kern w:val="2"/>
                <w:sz w:val="28"/>
                <w:szCs w:val="24"/>
                <w:lang w:val="en-US" w:eastAsia="zh-CN" w:bidi="ar-SA"/>
                <w14:textFill>
                  <w14:solidFill>
                    <w14:schemeClr w14:val="tx1"/>
                  </w14:solidFill>
                </w14:textFill>
              </w:rPr>
            </w:sdtEndPr>
            <w:sdtContent>
              <w:customXmlDelRangeEnd w:id="6558"/>
              <w:customXmlInsRangeEnd w:id="6557"/>
              <w:ins w:id="6561" w:author="冷雪凝" w:date="2019-05-14T12:04:53Z">
                <w:del w:id="6562" w:author="梁元" w:date="2019-05-14T19:56:45Z">
                  <w:r>
                    <w:rPr>
                      <w:rFonts w:ascii="仿宋" w:hAnsi="仿宋" w:eastAsia="仿宋" w:cstheme="minorBidi"/>
                      <w:b/>
                      <w:bCs/>
                      <w:color w:val="000000" w:themeColor="text1"/>
                      <w:sz w:val="21"/>
                      <w:szCs w:val="21"/>
                      <w:rPrChange w:id="6563" w:author="冷雪凝" w:date="2019-05-14T12:30:38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五、 如何解决vue组件之间的通讯?</w:delText>
                  </w:r>
                </w:del>
              </w:ins>
              <w:customXmlInsRangeStart w:id="6568" w:author="冷雪凝" w:date="2019-05-14T12:04:53Z"/>
              <w:customXmlDelRangeStart w:id="6569" w:author="梁元" w:date="2019-05-14T19:56:45Z"/>
            </w:sdtContent>
          </w:sdt>
          <w:customXmlDelRangeEnd w:id="6569"/>
          <w:customXmlInsRangeEnd w:id="6568"/>
          <w:ins w:id="6570" w:author="冷雪凝" w:date="2019-05-14T12:04:53Z">
            <w:del w:id="6571" w:author="梁元" w:date="2019-05-14T19:56:45Z">
              <w:r>
                <w:rPr>
                  <w:b/>
                  <w:bCs/>
                  <w:color w:val="000000" w:themeColor="text1"/>
                  <w:sz w:val="21"/>
                  <w:szCs w:val="21"/>
                  <w:rPrChange w:id="6572" w:author="冷雪凝" w:date="2019-05-14T12:30:38Z">
                    <w:rPr>
                      <w:b w:val="0"/>
                      <w:bCs w:val="0"/>
                      <w:color w:val="000000" w:themeColor="text1"/>
                      <w14:textFill>
                        <w14:solidFill>
                          <w14:schemeClr w14:val="tx1"/>
                        </w14:solidFill>
                      </w14:textFill>
                    </w:rPr>
                  </w:rPrChange>
                  <w14:textFill>
                    <w14:solidFill>
                      <w14:schemeClr w14:val="tx1"/>
                    </w14:solidFill>
                  </w14:textFill>
                </w:rPr>
                <w:tab/>
              </w:r>
            </w:del>
          </w:ins>
          <w:ins w:id="6575" w:author="冷雪凝" w:date="2019-05-14T12:04:55Z">
            <w:del w:id="6576" w:author="梁元" w:date="2019-05-14T19:56:45Z">
              <w:r>
                <w:rPr>
                  <w:b/>
                  <w:bCs/>
                  <w:color w:val="000000" w:themeColor="text1"/>
                  <w:sz w:val="21"/>
                  <w:szCs w:val="21"/>
                  <w:rPrChange w:id="6577" w:author="冷雪凝" w:date="2019-05-14T12:30:38Z">
                    <w:rPr>
                      <w:b w:val="0"/>
                      <w:bCs w:val="0"/>
                      <w:color w:val="000000" w:themeColor="text1"/>
                      <w14:textFill>
                        <w14:solidFill>
                          <w14:schemeClr w14:val="tx1"/>
                        </w14:solidFill>
                      </w14:textFill>
                    </w:rPr>
                  </w:rPrChange>
                  <w14:textFill>
                    <w14:solidFill>
                      <w14:schemeClr w14:val="tx1"/>
                    </w14:solidFill>
                  </w14:textFill>
                </w:rPr>
                <w:delText>0</w:delText>
              </w:r>
            </w:del>
          </w:ins>
          <w:ins w:id="6580" w:author="冷雪凝" w:date="2019-05-14T12:04:53Z">
            <w:del w:id="6581" w:author="梁元" w:date="2019-05-14T19:56:45Z">
              <w:r>
                <w:rPr>
                  <w:b/>
                  <w:bCs/>
                  <w:color w:val="000000" w:themeColor="text1"/>
                  <w:sz w:val="21"/>
                  <w:szCs w:val="21"/>
                  <w:rPrChange w:id="6582" w:author="冷雪凝" w:date="2019-05-14T12:30:38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6585" w:author="冷雪凝" w:date="2019-05-14T12:04:53Z"/>
              <w:del w:id="6586" w:author="梁元" w:date="2019-05-14T19:56:45Z"/>
              <w:b w:val="0"/>
              <w:bCs w:val="0"/>
              <w:color w:val="000000" w:themeColor="text1"/>
              <w14:textFill>
                <w14:solidFill>
                  <w14:schemeClr w14:val="tx1"/>
                </w14:solidFill>
              </w14:textFill>
            </w:rPr>
          </w:pPr>
          <w:ins w:id="6587" w:author="冷雪凝" w:date="2019-05-14T12:04:53Z">
            <w:del w:id="6588" w:author="梁元" w:date="2019-05-14T19:56:45Z">
              <w:r>
                <w:rPr>
                  <w:b w:val="0"/>
                  <w:bCs w:val="0"/>
                  <w:color w:val="000000" w:themeColor="text1"/>
                  <w14:textFill>
                    <w14:solidFill>
                      <w14:schemeClr w14:val="tx1"/>
                    </w14:solidFill>
                  </w14:textFill>
                </w:rPr>
                <w:fldChar w:fldCharType="begin"/>
              </w:r>
            </w:del>
          </w:ins>
          <w:ins w:id="6589" w:author="冷雪凝" w:date="2019-05-14T12:04:53Z">
            <w:del w:id="6590" w:author="梁元" w:date="2019-05-14T19:56:45Z">
              <w:r>
                <w:rPr>
                  <w:b w:val="0"/>
                  <w:bCs w:val="0"/>
                  <w:color w:val="000000" w:themeColor="text1"/>
                  <w14:textFill>
                    <w14:solidFill>
                      <w14:schemeClr w14:val="tx1"/>
                    </w14:solidFill>
                  </w14:textFill>
                </w:rPr>
                <w:delInstrText xml:space="preserve"> HYPERLINK \l _Toc14084_WPSOffice_Level2 </w:delInstrText>
              </w:r>
            </w:del>
          </w:ins>
          <w:ins w:id="6591" w:author="冷雪凝" w:date="2019-05-14T12:04:53Z">
            <w:del w:id="6592" w:author="梁元" w:date="2019-05-14T19:56:45Z">
              <w:r>
                <w:rPr>
                  <w:b w:val="0"/>
                  <w:bCs w:val="0"/>
                  <w:color w:val="000000" w:themeColor="text1"/>
                  <w14:textFill>
                    <w14:solidFill>
                      <w14:schemeClr w14:val="tx1"/>
                    </w14:solidFill>
                  </w14:textFill>
                </w:rPr>
                <w:fldChar w:fldCharType="separate"/>
              </w:r>
            </w:del>
          </w:ins>
          <w:customXmlInsRangeStart w:id="6595" w:author="冷雪凝" w:date="2019-05-14T12:04:53Z"/>
          <w:customXmlDelRangeStart w:id="659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db12fe05-67b6-4a07-941c-c3be4a913a28}"/>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596"/>
              <w:customXmlInsRangeEnd w:id="6595"/>
              <w:ins w:id="6599" w:author="冷雪凝" w:date="2019-05-14T12:04:53Z">
                <w:del w:id="6600"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6601" w:author="冷雪凝" w:date="2019-05-14T12:04:53Z">
                <w:del w:id="6602"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6605" w:author="冷雪凝" w:date="2019-05-14T12:04:53Z"/>
              <w:customXmlDelRangeStart w:id="6606" w:author="梁元" w:date="2019-05-14T19:56:45Z"/>
            </w:sdtContent>
          </w:sdt>
          <w:customXmlDelRangeEnd w:id="6606"/>
          <w:customXmlInsRangeEnd w:id="6605"/>
          <w:ins w:id="6607" w:author="冷雪凝" w:date="2019-05-14T12:04:53Z">
            <w:del w:id="6608" w:author="梁元" w:date="2019-05-14T19:56:45Z">
              <w:r>
                <w:rPr>
                  <w:b w:val="0"/>
                  <w:bCs w:val="0"/>
                  <w:color w:val="000000" w:themeColor="text1"/>
                  <w14:textFill>
                    <w14:solidFill>
                      <w14:schemeClr w14:val="tx1"/>
                    </w14:solidFill>
                  </w14:textFill>
                </w:rPr>
                <w:tab/>
              </w:r>
            </w:del>
          </w:ins>
          <w:ins w:id="6609" w:author="冷雪凝" w:date="2019-05-14T12:04:55Z">
            <w:del w:id="6610" w:author="梁元" w:date="2019-05-14T19:56:45Z">
              <w:r>
                <w:rPr>
                  <w:b w:val="0"/>
                  <w:bCs w:val="0"/>
                  <w:color w:val="000000" w:themeColor="text1"/>
                  <w14:textFill>
                    <w14:solidFill>
                      <w14:schemeClr w14:val="tx1"/>
                    </w14:solidFill>
                  </w14:textFill>
                </w:rPr>
                <w:delText>0</w:delText>
              </w:r>
            </w:del>
          </w:ins>
          <w:ins w:id="6611" w:author="冷雪凝" w:date="2019-05-14T12:04:53Z">
            <w:del w:id="661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613" w:author="冷雪凝" w:date="2019-05-14T12:04:53Z"/>
              <w:del w:id="6614" w:author="梁元" w:date="2019-05-14T19:56:45Z"/>
              <w:b w:val="0"/>
              <w:bCs w:val="0"/>
              <w:color w:val="000000" w:themeColor="text1"/>
              <w14:textFill>
                <w14:solidFill>
                  <w14:schemeClr w14:val="tx1"/>
                </w14:solidFill>
              </w14:textFill>
            </w:rPr>
          </w:pPr>
          <w:ins w:id="6615" w:author="冷雪凝" w:date="2019-05-14T12:04:53Z">
            <w:del w:id="6616" w:author="梁元" w:date="2019-05-14T19:56:45Z">
              <w:r>
                <w:rPr>
                  <w:b w:val="0"/>
                  <w:bCs w:val="0"/>
                  <w:color w:val="000000" w:themeColor="text1"/>
                  <w14:textFill>
                    <w14:solidFill>
                      <w14:schemeClr w14:val="tx1"/>
                    </w14:solidFill>
                  </w14:textFill>
                </w:rPr>
                <w:fldChar w:fldCharType="begin"/>
              </w:r>
            </w:del>
          </w:ins>
          <w:ins w:id="6617" w:author="冷雪凝" w:date="2019-05-14T12:04:53Z">
            <w:del w:id="6618" w:author="梁元" w:date="2019-05-14T19:56:45Z">
              <w:r>
                <w:rPr>
                  <w:b w:val="0"/>
                  <w:bCs w:val="0"/>
                  <w:color w:val="000000" w:themeColor="text1"/>
                  <w14:textFill>
                    <w14:solidFill>
                      <w14:schemeClr w14:val="tx1"/>
                    </w14:solidFill>
                  </w14:textFill>
                </w:rPr>
                <w:delInstrText xml:space="preserve"> HYPERLINK \l _Toc21768_WPSOffice_Level2 </w:delInstrText>
              </w:r>
            </w:del>
          </w:ins>
          <w:ins w:id="6619" w:author="冷雪凝" w:date="2019-05-14T12:04:53Z">
            <w:del w:id="6620" w:author="梁元" w:date="2019-05-14T19:56:45Z">
              <w:r>
                <w:rPr>
                  <w:b w:val="0"/>
                  <w:bCs w:val="0"/>
                  <w:color w:val="000000" w:themeColor="text1"/>
                  <w14:textFill>
                    <w14:solidFill>
                      <w14:schemeClr w14:val="tx1"/>
                    </w14:solidFill>
                  </w14:textFill>
                </w:rPr>
                <w:fldChar w:fldCharType="separate"/>
              </w:r>
            </w:del>
          </w:ins>
          <w:customXmlInsRangeStart w:id="6623" w:author="冷雪凝" w:date="2019-05-14T12:04:53Z"/>
          <w:customXmlDelRangeStart w:id="662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1438c84e-dbff-4f55-8d7a-09db9190f295}"/>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624"/>
              <w:customXmlInsRangeEnd w:id="6623"/>
              <w:ins w:id="6627" w:author="冷雪凝" w:date="2019-05-14T12:04:53Z">
                <w:del w:id="6628" w:author="梁元" w:date="2019-05-14T19:56:45Z">
                  <w:r>
                    <w:rPr>
                      <w:rFonts w:ascii="仿宋" w:hAnsi="仿宋" w:eastAsia="仿宋" w:cs="Times New Roman"/>
                      <w:b w:val="0"/>
                      <w:bCs w:val="0"/>
                      <w:color w:val="000000" w:themeColor="text1"/>
                      <w14:textFill>
                        <w14:solidFill>
                          <w14:schemeClr w14:val="tx1"/>
                        </w14:solidFill>
                      </w14:textFill>
                    </w:rPr>
                    <w:delText xml:space="preserve">2. </w:delText>
                  </w:r>
                </w:del>
              </w:ins>
              <w:ins w:id="6629" w:author="冷雪凝" w:date="2019-05-14T12:04:53Z">
                <w:del w:id="6630"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6633" w:author="冷雪凝" w:date="2019-05-14T12:04:53Z"/>
              <w:customXmlDelRangeStart w:id="6634" w:author="梁元" w:date="2019-05-14T19:56:45Z"/>
            </w:sdtContent>
          </w:sdt>
          <w:customXmlDelRangeEnd w:id="6634"/>
          <w:customXmlInsRangeEnd w:id="6633"/>
          <w:ins w:id="6635" w:author="冷雪凝" w:date="2019-05-14T12:04:53Z">
            <w:del w:id="6636" w:author="梁元" w:date="2019-05-14T19:56:45Z">
              <w:r>
                <w:rPr>
                  <w:b w:val="0"/>
                  <w:bCs w:val="0"/>
                  <w:color w:val="000000" w:themeColor="text1"/>
                  <w14:textFill>
                    <w14:solidFill>
                      <w14:schemeClr w14:val="tx1"/>
                    </w14:solidFill>
                  </w14:textFill>
                </w:rPr>
                <w:tab/>
              </w:r>
            </w:del>
          </w:ins>
          <w:ins w:id="6637" w:author="冷雪凝" w:date="2019-05-14T12:04:55Z">
            <w:del w:id="6638" w:author="梁元" w:date="2019-05-14T19:56:45Z">
              <w:r>
                <w:rPr>
                  <w:b w:val="0"/>
                  <w:bCs w:val="0"/>
                  <w:color w:val="000000" w:themeColor="text1"/>
                  <w14:textFill>
                    <w14:solidFill>
                      <w14:schemeClr w14:val="tx1"/>
                    </w14:solidFill>
                  </w14:textFill>
                </w:rPr>
                <w:delText>1</w:delText>
              </w:r>
            </w:del>
          </w:ins>
          <w:ins w:id="6639" w:author="冷雪凝" w:date="2019-05-14T12:04:53Z">
            <w:del w:id="6640"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641" w:author="冷雪凝" w:date="2019-05-14T12:04:53Z"/>
              <w:del w:id="6642" w:author="梁元" w:date="2019-05-14T19:56:45Z"/>
              <w:b w:val="0"/>
              <w:bCs w:val="0"/>
              <w:color w:val="000000" w:themeColor="text1"/>
              <w14:textFill>
                <w14:solidFill>
                  <w14:schemeClr w14:val="tx1"/>
                </w14:solidFill>
              </w14:textFill>
            </w:rPr>
          </w:pPr>
          <w:ins w:id="6643" w:author="冷雪凝" w:date="2019-05-14T12:04:53Z">
            <w:del w:id="6644" w:author="梁元" w:date="2019-05-14T19:56:45Z">
              <w:r>
                <w:rPr>
                  <w:b w:val="0"/>
                  <w:bCs w:val="0"/>
                  <w:color w:val="000000" w:themeColor="text1"/>
                  <w14:textFill>
                    <w14:solidFill>
                      <w14:schemeClr w14:val="tx1"/>
                    </w14:solidFill>
                  </w14:textFill>
                </w:rPr>
                <w:fldChar w:fldCharType="begin"/>
              </w:r>
            </w:del>
          </w:ins>
          <w:ins w:id="6645" w:author="冷雪凝" w:date="2019-05-14T12:04:53Z">
            <w:del w:id="6646" w:author="梁元" w:date="2019-05-14T19:56:45Z">
              <w:r>
                <w:rPr>
                  <w:b w:val="0"/>
                  <w:bCs w:val="0"/>
                  <w:color w:val="000000" w:themeColor="text1"/>
                  <w14:textFill>
                    <w14:solidFill>
                      <w14:schemeClr w14:val="tx1"/>
                    </w14:solidFill>
                  </w14:textFill>
                </w:rPr>
                <w:delInstrText xml:space="preserve"> HYPERLINK \l _Toc12399_WPSOffice_Level2 </w:delInstrText>
              </w:r>
            </w:del>
          </w:ins>
          <w:ins w:id="6647" w:author="冷雪凝" w:date="2019-05-14T12:04:53Z">
            <w:del w:id="6648" w:author="梁元" w:date="2019-05-14T19:56:45Z">
              <w:r>
                <w:rPr>
                  <w:b w:val="0"/>
                  <w:bCs w:val="0"/>
                  <w:color w:val="000000" w:themeColor="text1"/>
                  <w14:textFill>
                    <w14:solidFill>
                      <w14:schemeClr w14:val="tx1"/>
                    </w14:solidFill>
                  </w14:textFill>
                </w:rPr>
                <w:fldChar w:fldCharType="separate"/>
              </w:r>
            </w:del>
          </w:ins>
          <w:customXmlInsRangeStart w:id="6651" w:author="冷雪凝" w:date="2019-05-14T12:04:53Z"/>
          <w:customXmlDelRangeStart w:id="665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6d260b1f-d6c5-4202-822d-ca00052f557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652"/>
              <w:customXmlInsRangeEnd w:id="6651"/>
              <w:ins w:id="6655" w:author="冷雪凝" w:date="2019-05-14T12:04:53Z">
                <w:del w:id="6656"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6657" w:author="冷雪凝" w:date="2019-05-14T12:04:53Z">
                <w:del w:id="6658"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6661" w:author="冷雪凝" w:date="2019-05-14T12:04:53Z"/>
              <w:customXmlDelRangeStart w:id="6662" w:author="梁元" w:date="2019-05-14T19:56:45Z"/>
            </w:sdtContent>
          </w:sdt>
          <w:customXmlDelRangeEnd w:id="6662"/>
          <w:customXmlInsRangeEnd w:id="6661"/>
          <w:ins w:id="6663" w:author="冷雪凝" w:date="2019-05-14T12:04:53Z">
            <w:del w:id="6664" w:author="梁元" w:date="2019-05-14T19:56:45Z">
              <w:r>
                <w:rPr>
                  <w:b w:val="0"/>
                  <w:bCs w:val="0"/>
                  <w:color w:val="000000" w:themeColor="text1"/>
                  <w14:textFill>
                    <w14:solidFill>
                      <w14:schemeClr w14:val="tx1"/>
                    </w14:solidFill>
                  </w14:textFill>
                </w:rPr>
                <w:tab/>
              </w:r>
            </w:del>
          </w:ins>
          <w:ins w:id="6665" w:author="冷雪凝" w:date="2019-05-14T12:04:55Z">
            <w:del w:id="6666" w:author="梁元" w:date="2019-05-14T19:56:45Z">
              <w:r>
                <w:rPr>
                  <w:b w:val="0"/>
                  <w:bCs w:val="0"/>
                  <w:color w:val="000000" w:themeColor="text1"/>
                  <w14:textFill>
                    <w14:solidFill>
                      <w14:schemeClr w14:val="tx1"/>
                    </w14:solidFill>
                  </w14:textFill>
                </w:rPr>
                <w:delText>2</w:delText>
              </w:r>
            </w:del>
          </w:ins>
          <w:ins w:id="6667" w:author="冷雪凝" w:date="2019-05-14T12:04:53Z">
            <w:del w:id="666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669" w:author="冷雪凝" w:date="2019-05-14T12:04:53Z"/>
              <w:del w:id="6670" w:author="梁元" w:date="2019-05-14T19:56:45Z"/>
              <w:b w:val="0"/>
              <w:bCs w:val="0"/>
              <w:color w:val="000000" w:themeColor="text1"/>
              <w14:textFill>
                <w14:solidFill>
                  <w14:schemeClr w14:val="tx1"/>
                </w14:solidFill>
              </w14:textFill>
            </w:rPr>
          </w:pPr>
          <w:ins w:id="6671" w:author="冷雪凝" w:date="2019-05-14T12:04:53Z">
            <w:del w:id="6672" w:author="梁元" w:date="2019-05-14T19:56:45Z">
              <w:r>
                <w:rPr>
                  <w:b w:val="0"/>
                  <w:bCs w:val="0"/>
                  <w:color w:val="000000" w:themeColor="text1"/>
                  <w14:textFill>
                    <w14:solidFill>
                      <w14:schemeClr w14:val="tx1"/>
                    </w14:solidFill>
                  </w14:textFill>
                </w:rPr>
                <w:fldChar w:fldCharType="begin"/>
              </w:r>
            </w:del>
          </w:ins>
          <w:ins w:id="6673" w:author="冷雪凝" w:date="2019-05-14T12:04:53Z">
            <w:del w:id="6674" w:author="梁元" w:date="2019-05-14T19:56:45Z">
              <w:r>
                <w:rPr>
                  <w:b w:val="0"/>
                  <w:bCs w:val="0"/>
                  <w:color w:val="000000" w:themeColor="text1"/>
                  <w14:textFill>
                    <w14:solidFill>
                      <w14:schemeClr w14:val="tx1"/>
                    </w14:solidFill>
                  </w14:textFill>
                </w:rPr>
                <w:delInstrText xml:space="preserve"> HYPERLINK \l _Toc27924_WPSOffice_Level2 </w:delInstrText>
              </w:r>
            </w:del>
          </w:ins>
          <w:ins w:id="6675" w:author="冷雪凝" w:date="2019-05-14T12:04:53Z">
            <w:del w:id="6676" w:author="梁元" w:date="2019-05-14T19:56:45Z">
              <w:r>
                <w:rPr>
                  <w:b w:val="0"/>
                  <w:bCs w:val="0"/>
                  <w:color w:val="000000" w:themeColor="text1"/>
                  <w14:textFill>
                    <w14:solidFill>
                      <w14:schemeClr w14:val="tx1"/>
                    </w14:solidFill>
                  </w14:textFill>
                </w:rPr>
                <w:fldChar w:fldCharType="separate"/>
              </w:r>
            </w:del>
          </w:ins>
          <w:customXmlInsRangeStart w:id="6679" w:author="冷雪凝" w:date="2019-05-14T12:04:53Z"/>
          <w:customXmlDelRangeStart w:id="668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c950f218-2174-4326-ace7-109add994bd9}"/>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680"/>
              <w:customXmlInsRangeEnd w:id="6679"/>
              <w:ins w:id="6683" w:author="冷雪凝" w:date="2019-05-14T12:04:53Z">
                <w:del w:id="6684"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6685" w:author="冷雪凝" w:date="2019-05-14T12:04:53Z">
                <w:del w:id="6686"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6689" w:author="冷雪凝" w:date="2019-05-14T12:04:53Z"/>
              <w:customXmlDelRangeStart w:id="6690" w:author="梁元" w:date="2019-05-14T19:56:45Z"/>
            </w:sdtContent>
          </w:sdt>
          <w:customXmlDelRangeEnd w:id="6690"/>
          <w:customXmlInsRangeEnd w:id="6689"/>
          <w:ins w:id="6691" w:author="冷雪凝" w:date="2019-05-14T12:04:53Z">
            <w:del w:id="6692" w:author="梁元" w:date="2019-05-14T19:56:45Z">
              <w:r>
                <w:rPr>
                  <w:b w:val="0"/>
                  <w:bCs w:val="0"/>
                  <w:color w:val="000000" w:themeColor="text1"/>
                  <w14:textFill>
                    <w14:solidFill>
                      <w14:schemeClr w14:val="tx1"/>
                    </w14:solidFill>
                  </w14:textFill>
                </w:rPr>
                <w:tab/>
              </w:r>
            </w:del>
          </w:ins>
          <w:ins w:id="6693" w:author="冷雪凝" w:date="2019-05-14T12:04:55Z">
            <w:del w:id="6694" w:author="梁元" w:date="2019-05-14T19:56:45Z">
              <w:r>
                <w:rPr>
                  <w:b w:val="0"/>
                  <w:bCs w:val="0"/>
                  <w:color w:val="000000" w:themeColor="text1"/>
                  <w14:textFill>
                    <w14:solidFill>
                      <w14:schemeClr w14:val="tx1"/>
                    </w14:solidFill>
                  </w14:textFill>
                </w:rPr>
                <w:delText>3</w:delText>
              </w:r>
            </w:del>
          </w:ins>
          <w:ins w:id="6695" w:author="冷雪凝" w:date="2019-05-14T12:04:53Z">
            <w:del w:id="669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697" w:author="冷雪凝" w:date="2019-05-14T12:04:53Z"/>
              <w:del w:id="6698" w:author="梁元" w:date="2019-05-14T19:56:45Z"/>
              <w:b w:val="0"/>
              <w:bCs w:val="0"/>
              <w:color w:val="000000" w:themeColor="text1"/>
              <w14:textFill>
                <w14:solidFill>
                  <w14:schemeClr w14:val="tx1"/>
                </w14:solidFill>
              </w14:textFill>
            </w:rPr>
          </w:pPr>
          <w:ins w:id="6699" w:author="冷雪凝" w:date="2019-05-14T12:04:53Z">
            <w:del w:id="6700" w:author="梁元" w:date="2019-05-14T19:56:45Z">
              <w:r>
                <w:rPr>
                  <w:b w:val="0"/>
                  <w:bCs w:val="0"/>
                  <w:color w:val="000000" w:themeColor="text1"/>
                  <w14:textFill>
                    <w14:solidFill>
                      <w14:schemeClr w14:val="tx1"/>
                    </w14:solidFill>
                  </w14:textFill>
                </w:rPr>
                <w:fldChar w:fldCharType="begin"/>
              </w:r>
            </w:del>
          </w:ins>
          <w:ins w:id="6701" w:author="冷雪凝" w:date="2019-05-14T12:04:53Z">
            <w:del w:id="6702" w:author="梁元" w:date="2019-05-14T19:56:45Z">
              <w:r>
                <w:rPr>
                  <w:b w:val="0"/>
                  <w:bCs w:val="0"/>
                  <w:color w:val="000000" w:themeColor="text1"/>
                  <w14:textFill>
                    <w14:solidFill>
                      <w14:schemeClr w14:val="tx1"/>
                    </w14:solidFill>
                  </w14:textFill>
                </w:rPr>
                <w:delInstrText xml:space="preserve"> HYPERLINK \l _Toc15623_WPSOffice_Level2 </w:delInstrText>
              </w:r>
            </w:del>
          </w:ins>
          <w:ins w:id="6703" w:author="冷雪凝" w:date="2019-05-14T12:04:53Z">
            <w:del w:id="6704" w:author="梁元" w:date="2019-05-14T19:56:45Z">
              <w:r>
                <w:rPr>
                  <w:b w:val="0"/>
                  <w:bCs w:val="0"/>
                  <w:color w:val="000000" w:themeColor="text1"/>
                  <w14:textFill>
                    <w14:solidFill>
                      <w14:schemeClr w14:val="tx1"/>
                    </w14:solidFill>
                  </w14:textFill>
                </w:rPr>
                <w:fldChar w:fldCharType="separate"/>
              </w:r>
            </w:del>
          </w:ins>
          <w:customXmlInsRangeStart w:id="6707" w:author="冷雪凝" w:date="2019-05-14T12:04:53Z"/>
          <w:customXmlDelRangeStart w:id="670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e01c8eac-6ab9-451f-a7ad-d18e4320328b}"/>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708"/>
              <w:customXmlInsRangeEnd w:id="6707"/>
              <w:ins w:id="6711" w:author="冷雪凝" w:date="2019-05-14T12:04:53Z">
                <w:del w:id="6712"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6713" w:author="冷雪凝" w:date="2019-05-14T12:04:53Z">
                <w:del w:id="6714"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6717" w:author="冷雪凝" w:date="2019-05-14T12:04:53Z"/>
              <w:customXmlDelRangeStart w:id="6718" w:author="梁元" w:date="2019-05-14T19:56:45Z"/>
            </w:sdtContent>
          </w:sdt>
          <w:customXmlDelRangeEnd w:id="6718"/>
          <w:customXmlInsRangeEnd w:id="6717"/>
          <w:ins w:id="6719" w:author="冷雪凝" w:date="2019-05-14T12:04:53Z">
            <w:del w:id="6720" w:author="梁元" w:date="2019-05-14T19:56:45Z">
              <w:r>
                <w:rPr>
                  <w:b w:val="0"/>
                  <w:bCs w:val="0"/>
                  <w:color w:val="000000" w:themeColor="text1"/>
                  <w14:textFill>
                    <w14:solidFill>
                      <w14:schemeClr w14:val="tx1"/>
                    </w14:solidFill>
                  </w14:textFill>
                </w:rPr>
                <w:tab/>
              </w:r>
            </w:del>
          </w:ins>
          <w:ins w:id="6721" w:author="冷雪凝" w:date="2019-05-14T12:04:55Z">
            <w:del w:id="6722" w:author="梁元" w:date="2019-05-14T19:56:45Z">
              <w:r>
                <w:rPr>
                  <w:b w:val="0"/>
                  <w:bCs w:val="0"/>
                  <w:color w:val="000000" w:themeColor="text1"/>
                  <w14:textFill>
                    <w14:solidFill>
                      <w14:schemeClr w14:val="tx1"/>
                    </w14:solidFill>
                  </w14:textFill>
                </w:rPr>
                <w:delText>3</w:delText>
              </w:r>
            </w:del>
          </w:ins>
          <w:ins w:id="6723" w:author="冷雪凝" w:date="2019-05-14T12:04:53Z">
            <w:del w:id="672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725" w:author="冷雪凝" w:date="2019-05-14T12:04:53Z"/>
              <w:del w:id="6726" w:author="梁元" w:date="2019-05-14T19:56:45Z"/>
              <w:b w:val="0"/>
              <w:bCs w:val="0"/>
              <w:color w:val="000000" w:themeColor="text1"/>
              <w14:textFill>
                <w14:solidFill>
                  <w14:schemeClr w14:val="tx1"/>
                </w14:solidFill>
              </w14:textFill>
            </w:rPr>
          </w:pPr>
          <w:ins w:id="6727" w:author="冷雪凝" w:date="2019-05-14T12:04:53Z">
            <w:del w:id="6728" w:author="梁元" w:date="2019-05-14T19:56:45Z">
              <w:r>
                <w:rPr>
                  <w:b w:val="0"/>
                  <w:bCs w:val="0"/>
                  <w:color w:val="000000" w:themeColor="text1"/>
                  <w14:textFill>
                    <w14:solidFill>
                      <w14:schemeClr w14:val="tx1"/>
                    </w14:solidFill>
                  </w14:textFill>
                </w:rPr>
                <w:fldChar w:fldCharType="begin"/>
              </w:r>
            </w:del>
          </w:ins>
          <w:ins w:id="6729" w:author="冷雪凝" w:date="2019-05-14T12:04:53Z">
            <w:del w:id="6730" w:author="梁元" w:date="2019-05-14T19:56:45Z">
              <w:r>
                <w:rPr>
                  <w:b w:val="0"/>
                  <w:bCs w:val="0"/>
                  <w:color w:val="000000" w:themeColor="text1"/>
                  <w14:textFill>
                    <w14:solidFill>
                      <w14:schemeClr w14:val="tx1"/>
                    </w14:solidFill>
                  </w14:textFill>
                </w:rPr>
                <w:delInstrText xml:space="preserve"> HYPERLINK \l _Toc28537_WPSOffice_Level2 </w:delInstrText>
              </w:r>
            </w:del>
          </w:ins>
          <w:ins w:id="6731" w:author="冷雪凝" w:date="2019-05-14T12:04:53Z">
            <w:del w:id="6732" w:author="梁元" w:date="2019-05-14T19:56:45Z">
              <w:r>
                <w:rPr>
                  <w:b w:val="0"/>
                  <w:bCs w:val="0"/>
                  <w:color w:val="000000" w:themeColor="text1"/>
                  <w14:textFill>
                    <w14:solidFill>
                      <w14:schemeClr w14:val="tx1"/>
                    </w14:solidFill>
                  </w14:textFill>
                </w:rPr>
                <w:fldChar w:fldCharType="separate"/>
              </w:r>
            </w:del>
          </w:ins>
          <w:customXmlInsRangeStart w:id="6735" w:author="冷雪凝" w:date="2019-05-14T12:04:53Z"/>
          <w:customXmlDelRangeStart w:id="673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62ac27a5-86bb-4c36-8339-4a4a55509e3a}"/>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736"/>
              <w:customXmlInsRangeEnd w:id="6735"/>
              <w:ins w:id="6739" w:author="冷雪凝" w:date="2019-05-14T12:04:53Z">
                <w:del w:id="6740" w:author="梁元" w:date="2019-05-14T19:56:45Z">
                  <w:r>
                    <w:rPr>
                      <w:rFonts w:ascii="仿宋" w:hAnsi="仿宋" w:eastAsia="仿宋" w:cstheme="majorBidi"/>
                      <w:b w:val="0"/>
                      <w:bCs w:val="0"/>
                      <w:color w:val="000000" w:themeColor="text1"/>
                      <w14:textFill>
                        <w14:solidFill>
                          <w14:schemeClr w14:val="tx1"/>
                        </w14:solidFill>
                      </w14:textFill>
                    </w:rPr>
                    <w:delText xml:space="preserve">6. </w:delText>
                  </w:r>
                </w:del>
              </w:ins>
              <w:ins w:id="6741" w:author="冷雪凝" w:date="2019-05-14T12:04:53Z">
                <w:del w:id="6742"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6745" w:author="冷雪凝" w:date="2019-05-14T12:04:53Z"/>
              <w:customXmlDelRangeStart w:id="6746" w:author="梁元" w:date="2019-05-14T19:56:45Z"/>
            </w:sdtContent>
          </w:sdt>
          <w:customXmlDelRangeEnd w:id="6746"/>
          <w:customXmlInsRangeEnd w:id="6745"/>
          <w:ins w:id="6747" w:author="冷雪凝" w:date="2019-05-14T12:04:53Z">
            <w:del w:id="6748" w:author="梁元" w:date="2019-05-14T19:56:45Z">
              <w:r>
                <w:rPr>
                  <w:b w:val="0"/>
                  <w:bCs w:val="0"/>
                  <w:color w:val="000000" w:themeColor="text1"/>
                  <w14:textFill>
                    <w14:solidFill>
                      <w14:schemeClr w14:val="tx1"/>
                    </w14:solidFill>
                  </w14:textFill>
                </w:rPr>
                <w:tab/>
              </w:r>
            </w:del>
          </w:ins>
          <w:ins w:id="6749" w:author="冷雪凝" w:date="2019-05-14T12:04:55Z">
            <w:del w:id="6750" w:author="梁元" w:date="2019-05-14T19:56:45Z">
              <w:r>
                <w:rPr>
                  <w:b w:val="0"/>
                  <w:bCs w:val="0"/>
                  <w:color w:val="000000" w:themeColor="text1"/>
                  <w14:textFill>
                    <w14:solidFill>
                      <w14:schemeClr w14:val="tx1"/>
                    </w14:solidFill>
                  </w14:textFill>
                </w:rPr>
                <w:delText>3</w:delText>
              </w:r>
            </w:del>
          </w:ins>
          <w:ins w:id="6751" w:author="冷雪凝" w:date="2019-05-14T12:04:53Z">
            <w:del w:id="6752"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6753" w:author="冷雪凝" w:date="2019-05-14T12:04:53Z"/>
              <w:del w:id="6754" w:author="梁元" w:date="2019-05-14T19:56:45Z"/>
              <w:b/>
              <w:bCs/>
              <w:color w:val="000000" w:themeColor="text1"/>
              <w:sz w:val="21"/>
              <w:szCs w:val="21"/>
              <w:rPrChange w:id="6755" w:author="冷雪凝" w:date="2019-05-14T12:30:47Z">
                <w:rPr>
                  <w:ins w:id="6756" w:author="冷雪凝" w:date="2019-05-14T12:04:53Z"/>
                  <w:del w:id="6757" w:author="梁元" w:date="2019-05-14T19:56:45Z"/>
                  <w:b w:val="0"/>
                  <w:bCs w:val="0"/>
                  <w:color w:val="000000" w:themeColor="text1"/>
                  <w14:textFill>
                    <w14:solidFill>
                      <w14:schemeClr w14:val="tx1"/>
                    </w14:solidFill>
                  </w14:textFill>
                </w:rPr>
              </w:rPrChange>
              <w14:textFill>
                <w14:solidFill>
                  <w14:schemeClr w14:val="tx1"/>
                </w14:solidFill>
              </w14:textFill>
            </w:rPr>
          </w:pPr>
          <w:ins w:id="6758" w:author="冷雪凝" w:date="2019-05-14T12:04:53Z">
            <w:del w:id="6759" w:author="梁元" w:date="2019-05-14T19:56:45Z">
              <w:r>
                <w:rPr>
                  <w:b/>
                  <w:bCs/>
                  <w:color w:val="000000" w:themeColor="text1"/>
                  <w:sz w:val="21"/>
                  <w:szCs w:val="21"/>
                  <w:rPrChange w:id="6760" w:author="冷雪凝" w:date="2019-05-14T12:30:47Z">
                    <w:rPr>
                      <w:b w:val="0"/>
                      <w:bCs w:val="0"/>
                      <w:color w:val="000000" w:themeColor="text1"/>
                      <w14:textFill>
                        <w14:solidFill>
                          <w14:schemeClr w14:val="tx1"/>
                        </w14:solidFill>
                      </w14:textFill>
                    </w:rPr>
                  </w:rPrChange>
                  <w14:textFill>
                    <w14:solidFill>
                      <w14:schemeClr w14:val="tx1"/>
                    </w14:solidFill>
                  </w14:textFill>
                </w:rPr>
                <w:fldChar w:fldCharType="begin"/>
              </w:r>
            </w:del>
          </w:ins>
          <w:ins w:id="6763" w:author="冷雪凝" w:date="2019-05-14T12:04:53Z">
            <w:del w:id="6764" w:author="梁元" w:date="2019-05-14T19:56:45Z">
              <w:r>
                <w:rPr>
                  <w:b/>
                  <w:bCs/>
                  <w:color w:val="000000" w:themeColor="text1"/>
                  <w:sz w:val="21"/>
                  <w:szCs w:val="21"/>
                  <w:rPrChange w:id="6765" w:author="冷雪凝" w:date="2019-05-14T12:30:47Z">
                    <w:rPr>
                      <w:b w:val="0"/>
                      <w:bCs w:val="0"/>
                      <w:color w:val="000000" w:themeColor="text1"/>
                      <w14:textFill>
                        <w14:solidFill>
                          <w14:schemeClr w14:val="tx1"/>
                        </w14:solidFill>
                      </w14:textFill>
                    </w:rPr>
                  </w:rPrChange>
                  <w14:textFill>
                    <w14:solidFill>
                      <w14:schemeClr w14:val="tx1"/>
                    </w14:solidFill>
                  </w14:textFill>
                </w:rPr>
                <w:delInstrText xml:space="preserve"> HYPERLINK \l _Toc28996_WPSOffice_Level1 </w:delInstrText>
              </w:r>
            </w:del>
          </w:ins>
          <w:ins w:id="6768" w:author="冷雪凝" w:date="2019-05-14T12:04:53Z">
            <w:del w:id="6769" w:author="梁元" w:date="2019-05-14T19:56:45Z">
              <w:r>
                <w:rPr>
                  <w:b/>
                  <w:bCs/>
                  <w:color w:val="000000" w:themeColor="text1"/>
                  <w:sz w:val="21"/>
                  <w:szCs w:val="21"/>
                  <w:rPrChange w:id="6770" w:author="冷雪凝" w:date="2019-05-14T12:30:47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6775" w:author="冷雪凝" w:date="2019-05-14T12:04:53Z"/>
          <w:customXmlDelRangeStart w:id="6776"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4"/>
              <w:placeholder>
                <w:docPart w:val="{26b5af3c-0f62-4acf-bc86-0978cd4bda97}"/>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6776"/>
              <w:customXmlInsRangeEnd w:id="6775"/>
              <w:ins w:id="6779" w:author="冷雪凝" w:date="2019-05-14T12:04:53Z">
                <w:del w:id="6780" w:author="梁元" w:date="2019-05-14T19:56:45Z">
                  <w:r>
                    <w:rPr>
                      <w:rFonts w:asciiTheme="minorHAnsi" w:hAnsiTheme="minorHAnsi" w:eastAsiaTheme="minorEastAsia" w:cstheme="minorBidi"/>
                      <w:b/>
                      <w:bCs/>
                      <w:color w:val="000000" w:themeColor="text1"/>
                      <w:sz w:val="21"/>
                      <w:szCs w:val="21"/>
                      <w:rPrChange w:id="6781" w:author="冷雪凝" w:date="2019-05-14T12:30:47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六、 </w:delText>
                  </w:r>
                </w:del>
              </w:ins>
              <w:ins w:id="6784" w:author="冷雪凝" w:date="2019-05-14T12:04:53Z">
                <w:del w:id="6785" w:author="梁元" w:date="2019-05-14T19:56:45Z">
                  <w:r>
                    <w:rPr>
                      <w:rFonts w:hint="default" w:asciiTheme="minorHAnsi" w:hAnsiTheme="minorHAnsi" w:eastAsiaTheme="minorEastAsia" w:cstheme="minorBidi"/>
                      <w:b/>
                      <w:bCs/>
                      <w:color w:val="000000" w:themeColor="text1"/>
                      <w:sz w:val="21"/>
                      <w:szCs w:val="21"/>
                      <w:rPrChange w:id="6786" w:author="冷雪凝" w:date="2019-05-14T12:30:47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在主流的</w:delText>
                  </w:r>
                </w:del>
              </w:ins>
              <w:ins w:id="6789" w:author="冷雪凝" w:date="2019-05-14T12:04:53Z">
                <w:del w:id="6790" w:author="梁元" w:date="2019-05-14T19:56:45Z">
                  <w:r>
                    <w:rPr>
                      <w:rFonts w:asciiTheme="minorHAnsi" w:hAnsiTheme="minorHAnsi" w:eastAsiaTheme="minorEastAsia" w:cstheme="minorBidi"/>
                      <w:b/>
                      <w:bCs/>
                      <w:color w:val="000000" w:themeColor="text1"/>
                      <w:sz w:val="21"/>
                      <w:szCs w:val="21"/>
                      <w:rPrChange w:id="6791" w:author="冷雪凝" w:date="2019-05-14T12:30:47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vue或react项目中跟后端的数据交互问题?</w:delText>
                  </w:r>
                </w:del>
              </w:ins>
              <w:customXmlInsRangeStart w:id="6796" w:author="冷雪凝" w:date="2019-05-14T12:04:53Z"/>
              <w:customXmlDelRangeStart w:id="6797" w:author="梁元" w:date="2019-05-14T19:56:45Z"/>
            </w:sdtContent>
          </w:sdt>
          <w:customXmlDelRangeEnd w:id="6797"/>
          <w:customXmlInsRangeEnd w:id="6796"/>
          <w:ins w:id="6798" w:author="冷雪凝" w:date="2019-05-14T12:04:53Z">
            <w:del w:id="6799" w:author="梁元" w:date="2019-05-14T19:56:45Z">
              <w:r>
                <w:rPr>
                  <w:b/>
                  <w:bCs/>
                  <w:color w:val="000000" w:themeColor="text1"/>
                  <w:sz w:val="21"/>
                  <w:szCs w:val="21"/>
                  <w:rPrChange w:id="6800" w:author="冷雪凝" w:date="2019-05-14T12:30:47Z">
                    <w:rPr>
                      <w:b w:val="0"/>
                      <w:bCs w:val="0"/>
                      <w:color w:val="000000" w:themeColor="text1"/>
                      <w14:textFill>
                        <w14:solidFill>
                          <w14:schemeClr w14:val="tx1"/>
                        </w14:solidFill>
                      </w14:textFill>
                    </w:rPr>
                  </w:rPrChange>
                  <w14:textFill>
                    <w14:solidFill>
                      <w14:schemeClr w14:val="tx1"/>
                    </w14:solidFill>
                  </w14:textFill>
                </w:rPr>
                <w:tab/>
              </w:r>
            </w:del>
          </w:ins>
          <w:ins w:id="6803" w:author="冷雪凝" w:date="2019-05-14T12:04:55Z">
            <w:del w:id="6804" w:author="梁元" w:date="2019-05-14T19:56:45Z">
              <w:r>
                <w:rPr>
                  <w:b/>
                  <w:bCs/>
                  <w:color w:val="000000" w:themeColor="text1"/>
                  <w:sz w:val="21"/>
                  <w:szCs w:val="21"/>
                  <w:rPrChange w:id="6805" w:author="冷雪凝" w:date="2019-05-14T12:30:47Z">
                    <w:rPr>
                      <w:b w:val="0"/>
                      <w:bCs w:val="0"/>
                      <w:color w:val="000000" w:themeColor="text1"/>
                      <w14:textFill>
                        <w14:solidFill>
                          <w14:schemeClr w14:val="tx1"/>
                        </w14:solidFill>
                      </w14:textFill>
                    </w:rPr>
                  </w:rPrChange>
                  <w14:textFill>
                    <w14:solidFill>
                      <w14:schemeClr w14:val="tx1"/>
                    </w14:solidFill>
                  </w14:textFill>
                </w:rPr>
                <w:delText>3</w:delText>
              </w:r>
            </w:del>
          </w:ins>
          <w:ins w:id="6808" w:author="冷雪凝" w:date="2019-05-14T12:04:53Z">
            <w:del w:id="6809" w:author="梁元" w:date="2019-05-14T19:56:45Z">
              <w:r>
                <w:rPr>
                  <w:b/>
                  <w:bCs/>
                  <w:color w:val="000000" w:themeColor="text1"/>
                  <w:sz w:val="21"/>
                  <w:szCs w:val="21"/>
                  <w:rPrChange w:id="6810" w:author="冷雪凝" w:date="2019-05-14T12:30:47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6813" w:author="冷雪凝" w:date="2019-05-14T12:04:53Z"/>
              <w:del w:id="6814" w:author="梁元" w:date="2019-05-14T19:56:45Z"/>
              <w:b w:val="0"/>
              <w:bCs w:val="0"/>
              <w:color w:val="000000" w:themeColor="text1"/>
              <w14:textFill>
                <w14:solidFill>
                  <w14:schemeClr w14:val="tx1"/>
                </w14:solidFill>
              </w14:textFill>
            </w:rPr>
          </w:pPr>
          <w:ins w:id="6815" w:author="冷雪凝" w:date="2019-05-14T12:04:53Z">
            <w:del w:id="6816" w:author="梁元" w:date="2019-05-14T19:56:45Z">
              <w:r>
                <w:rPr>
                  <w:b w:val="0"/>
                  <w:bCs w:val="0"/>
                  <w:color w:val="000000" w:themeColor="text1"/>
                  <w14:textFill>
                    <w14:solidFill>
                      <w14:schemeClr w14:val="tx1"/>
                    </w14:solidFill>
                  </w14:textFill>
                </w:rPr>
                <w:fldChar w:fldCharType="begin"/>
              </w:r>
            </w:del>
          </w:ins>
          <w:ins w:id="6817" w:author="冷雪凝" w:date="2019-05-14T12:04:53Z">
            <w:del w:id="6818" w:author="梁元" w:date="2019-05-14T19:56:45Z">
              <w:r>
                <w:rPr>
                  <w:b w:val="0"/>
                  <w:bCs w:val="0"/>
                  <w:color w:val="000000" w:themeColor="text1"/>
                  <w14:textFill>
                    <w14:solidFill>
                      <w14:schemeClr w14:val="tx1"/>
                    </w14:solidFill>
                  </w14:textFill>
                </w:rPr>
                <w:delInstrText xml:space="preserve"> HYPERLINK \l _Toc14694_WPSOffice_Level2 </w:delInstrText>
              </w:r>
            </w:del>
          </w:ins>
          <w:ins w:id="6819" w:author="冷雪凝" w:date="2019-05-14T12:04:53Z">
            <w:del w:id="6820" w:author="梁元" w:date="2019-05-14T19:56:45Z">
              <w:r>
                <w:rPr>
                  <w:b w:val="0"/>
                  <w:bCs w:val="0"/>
                  <w:color w:val="000000" w:themeColor="text1"/>
                  <w14:textFill>
                    <w14:solidFill>
                      <w14:schemeClr w14:val="tx1"/>
                    </w14:solidFill>
                  </w14:textFill>
                </w:rPr>
                <w:fldChar w:fldCharType="separate"/>
              </w:r>
            </w:del>
          </w:ins>
          <w:customXmlInsRangeStart w:id="6823" w:author="冷雪凝" w:date="2019-05-14T12:04:53Z"/>
          <w:customXmlDelRangeStart w:id="682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d0ff0de2-d701-4308-a447-c9510f2ad646}"/>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824"/>
              <w:customXmlInsRangeEnd w:id="6823"/>
              <w:ins w:id="6827" w:author="冷雪凝" w:date="2019-05-14T12:04:53Z">
                <w:del w:id="6828"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6829" w:author="冷雪凝" w:date="2019-05-14T12:04:53Z">
                <w:del w:id="6830"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6833" w:author="冷雪凝" w:date="2019-05-14T12:04:53Z"/>
              <w:customXmlDelRangeStart w:id="6834" w:author="梁元" w:date="2019-05-14T19:56:45Z"/>
            </w:sdtContent>
          </w:sdt>
          <w:customXmlDelRangeEnd w:id="6834"/>
          <w:customXmlInsRangeEnd w:id="6833"/>
          <w:ins w:id="6835" w:author="冷雪凝" w:date="2019-05-14T12:04:53Z">
            <w:del w:id="6836" w:author="梁元" w:date="2019-05-14T19:56:45Z">
              <w:r>
                <w:rPr>
                  <w:b w:val="0"/>
                  <w:bCs w:val="0"/>
                  <w:color w:val="000000" w:themeColor="text1"/>
                  <w14:textFill>
                    <w14:solidFill>
                      <w14:schemeClr w14:val="tx1"/>
                    </w14:solidFill>
                  </w14:textFill>
                </w:rPr>
                <w:tab/>
              </w:r>
            </w:del>
          </w:ins>
          <w:ins w:id="6837" w:author="冷雪凝" w:date="2019-05-14T12:04:55Z">
            <w:del w:id="6838" w:author="梁元" w:date="2019-05-14T19:56:45Z">
              <w:r>
                <w:rPr>
                  <w:b w:val="0"/>
                  <w:bCs w:val="0"/>
                  <w:color w:val="000000" w:themeColor="text1"/>
                  <w14:textFill>
                    <w14:solidFill>
                      <w14:schemeClr w14:val="tx1"/>
                    </w14:solidFill>
                  </w14:textFill>
                </w:rPr>
                <w:delText>3</w:delText>
              </w:r>
            </w:del>
          </w:ins>
          <w:ins w:id="6839" w:author="冷雪凝" w:date="2019-05-14T12:04:53Z">
            <w:del w:id="6840"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841" w:author="冷雪凝" w:date="2019-05-14T12:04:53Z"/>
              <w:del w:id="6842" w:author="梁元" w:date="2019-05-14T19:56:45Z"/>
              <w:b w:val="0"/>
              <w:bCs w:val="0"/>
              <w:color w:val="000000" w:themeColor="text1"/>
              <w14:textFill>
                <w14:solidFill>
                  <w14:schemeClr w14:val="tx1"/>
                </w14:solidFill>
              </w14:textFill>
            </w:rPr>
          </w:pPr>
          <w:ins w:id="6843" w:author="冷雪凝" w:date="2019-05-14T12:04:53Z">
            <w:del w:id="6844" w:author="梁元" w:date="2019-05-14T19:56:45Z">
              <w:r>
                <w:rPr>
                  <w:b w:val="0"/>
                  <w:bCs w:val="0"/>
                  <w:color w:val="000000" w:themeColor="text1"/>
                  <w14:textFill>
                    <w14:solidFill>
                      <w14:schemeClr w14:val="tx1"/>
                    </w14:solidFill>
                  </w14:textFill>
                </w:rPr>
                <w:fldChar w:fldCharType="begin"/>
              </w:r>
            </w:del>
          </w:ins>
          <w:ins w:id="6845" w:author="冷雪凝" w:date="2019-05-14T12:04:53Z">
            <w:del w:id="6846" w:author="梁元" w:date="2019-05-14T19:56:45Z">
              <w:r>
                <w:rPr>
                  <w:b w:val="0"/>
                  <w:bCs w:val="0"/>
                  <w:color w:val="000000" w:themeColor="text1"/>
                  <w14:textFill>
                    <w14:solidFill>
                      <w14:schemeClr w14:val="tx1"/>
                    </w14:solidFill>
                  </w14:textFill>
                </w:rPr>
                <w:delInstrText xml:space="preserve"> HYPERLINK \l _Toc3587_WPSOffice_Level2 </w:delInstrText>
              </w:r>
            </w:del>
          </w:ins>
          <w:ins w:id="6847" w:author="冷雪凝" w:date="2019-05-14T12:04:53Z">
            <w:del w:id="6848" w:author="梁元" w:date="2019-05-14T19:56:45Z">
              <w:r>
                <w:rPr>
                  <w:b w:val="0"/>
                  <w:bCs w:val="0"/>
                  <w:color w:val="000000" w:themeColor="text1"/>
                  <w14:textFill>
                    <w14:solidFill>
                      <w14:schemeClr w14:val="tx1"/>
                    </w14:solidFill>
                  </w14:textFill>
                </w:rPr>
                <w:fldChar w:fldCharType="separate"/>
              </w:r>
            </w:del>
          </w:ins>
          <w:customXmlInsRangeStart w:id="6851" w:author="冷雪凝" w:date="2019-05-14T12:04:53Z"/>
          <w:customXmlDelRangeStart w:id="685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804a1369-140b-42b7-b3ed-7b98122c3a7c}"/>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852"/>
              <w:customXmlInsRangeEnd w:id="6851"/>
              <w:ins w:id="6855" w:author="冷雪凝" w:date="2019-05-14T12:04:53Z">
                <w:del w:id="6856" w:author="梁元" w:date="2019-05-14T19:56:45Z">
                  <w:r>
                    <w:rPr>
                      <w:rFonts w:ascii="仿宋" w:hAnsi="仿宋" w:eastAsia="仿宋" w:cs="Times New Roman"/>
                      <w:b w:val="0"/>
                      <w:bCs w:val="0"/>
                      <w:color w:val="000000" w:themeColor="text1"/>
                      <w14:textFill>
                        <w14:solidFill>
                          <w14:schemeClr w14:val="tx1"/>
                        </w14:solidFill>
                      </w14:textFill>
                    </w:rPr>
                    <w:delText xml:space="preserve">2. </w:delText>
                  </w:r>
                </w:del>
              </w:ins>
              <w:ins w:id="6857" w:author="冷雪凝" w:date="2019-05-14T12:04:53Z">
                <w:del w:id="6858"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6861" w:author="冷雪凝" w:date="2019-05-14T12:04:53Z"/>
              <w:customXmlDelRangeStart w:id="6862" w:author="梁元" w:date="2019-05-14T19:56:45Z"/>
            </w:sdtContent>
          </w:sdt>
          <w:customXmlDelRangeEnd w:id="6862"/>
          <w:customXmlInsRangeEnd w:id="6861"/>
          <w:ins w:id="6863" w:author="冷雪凝" w:date="2019-05-14T12:04:53Z">
            <w:del w:id="6864" w:author="梁元" w:date="2019-05-14T19:56:45Z">
              <w:r>
                <w:rPr>
                  <w:b w:val="0"/>
                  <w:bCs w:val="0"/>
                  <w:color w:val="000000" w:themeColor="text1"/>
                  <w14:textFill>
                    <w14:solidFill>
                      <w14:schemeClr w14:val="tx1"/>
                    </w14:solidFill>
                  </w14:textFill>
                </w:rPr>
                <w:tab/>
              </w:r>
            </w:del>
          </w:ins>
          <w:ins w:id="6865" w:author="冷雪凝" w:date="2019-05-14T12:04:55Z">
            <w:del w:id="6866" w:author="梁元" w:date="2019-05-14T19:56:45Z">
              <w:r>
                <w:rPr>
                  <w:b w:val="0"/>
                  <w:bCs w:val="0"/>
                  <w:color w:val="000000" w:themeColor="text1"/>
                  <w14:textFill>
                    <w14:solidFill>
                      <w14:schemeClr w14:val="tx1"/>
                    </w14:solidFill>
                  </w14:textFill>
                </w:rPr>
                <w:delText>3</w:delText>
              </w:r>
            </w:del>
          </w:ins>
          <w:ins w:id="6867" w:author="冷雪凝" w:date="2019-05-14T12:04:53Z">
            <w:del w:id="686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869" w:author="冷雪凝" w:date="2019-05-14T12:04:53Z"/>
              <w:del w:id="6870" w:author="梁元" w:date="2019-05-14T19:56:45Z"/>
              <w:b w:val="0"/>
              <w:bCs w:val="0"/>
              <w:color w:val="000000" w:themeColor="text1"/>
              <w14:textFill>
                <w14:solidFill>
                  <w14:schemeClr w14:val="tx1"/>
                </w14:solidFill>
              </w14:textFill>
            </w:rPr>
          </w:pPr>
          <w:ins w:id="6871" w:author="冷雪凝" w:date="2019-05-14T12:04:53Z">
            <w:del w:id="6872" w:author="梁元" w:date="2019-05-14T19:56:45Z">
              <w:r>
                <w:rPr>
                  <w:b w:val="0"/>
                  <w:bCs w:val="0"/>
                  <w:color w:val="000000" w:themeColor="text1"/>
                  <w14:textFill>
                    <w14:solidFill>
                      <w14:schemeClr w14:val="tx1"/>
                    </w14:solidFill>
                  </w14:textFill>
                </w:rPr>
                <w:fldChar w:fldCharType="begin"/>
              </w:r>
            </w:del>
          </w:ins>
          <w:ins w:id="6873" w:author="冷雪凝" w:date="2019-05-14T12:04:53Z">
            <w:del w:id="6874" w:author="梁元" w:date="2019-05-14T19:56:45Z">
              <w:r>
                <w:rPr>
                  <w:b w:val="0"/>
                  <w:bCs w:val="0"/>
                  <w:color w:val="000000" w:themeColor="text1"/>
                  <w14:textFill>
                    <w14:solidFill>
                      <w14:schemeClr w14:val="tx1"/>
                    </w14:solidFill>
                  </w14:textFill>
                </w:rPr>
                <w:delInstrText xml:space="preserve"> HYPERLINK \l _Toc12736_WPSOffice_Level2 </w:delInstrText>
              </w:r>
            </w:del>
          </w:ins>
          <w:ins w:id="6875" w:author="冷雪凝" w:date="2019-05-14T12:04:53Z">
            <w:del w:id="6876" w:author="梁元" w:date="2019-05-14T19:56:45Z">
              <w:r>
                <w:rPr>
                  <w:b w:val="0"/>
                  <w:bCs w:val="0"/>
                  <w:color w:val="000000" w:themeColor="text1"/>
                  <w14:textFill>
                    <w14:solidFill>
                      <w14:schemeClr w14:val="tx1"/>
                    </w14:solidFill>
                  </w14:textFill>
                </w:rPr>
                <w:fldChar w:fldCharType="separate"/>
              </w:r>
            </w:del>
          </w:ins>
          <w:customXmlInsRangeStart w:id="6879" w:author="冷雪凝" w:date="2019-05-14T12:04:53Z"/>
          <w:customXmlDelRangeStart w:id="688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de9c5fb6-fd97-42bd-8ef8-bd4d63bf2b35}"/>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880"/>
              <w:customXmlInsRangeEnd w:id="6879"/>
              <w:ins w:id="6883" w:author="冷雪凝" w:date="2019-05-14T12:04:53Z">
                <w:del w:id="6884"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6885" w:author="冷雪凝" w:date="2019-05-14T12:04:53Z">
                <w:del w:id="6886"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6889" w:author="冷雪凝" w:date="2019-05-14T12:04:53Z"/>
              <w:customXmlDelRangeStart w:id="6890" w:author="梁元" w:date="2019-05-14T19:56:45Z"/>
            </w:sdtContent>
          </w:sdt>
          <w:customXmlDelRangeEnd w:id="6890"/>
          <w:customXmlInsRangeEnd w:id="6889"/>
          <w:ins w:id="6891" w:author="冷雪凝" w:date="2019-05-14T12:04:53Z">
            <w:del w:id="6892" w:author="梁元" w:date="2019-05-14T19:56:45Z">
              <w:r>
                <w:rPr>
                  <w:b w:val="0"/>
                  <w:bCs w:val="0"/>
                  <w:color w:val="000000" w:themeColor="text1"/>
                  <w14:textFill>
                    <w14:solidFill>
                      <w14:schemeClr w14:val="tx1"/>
                    </w14:solidFill>
                  </w14:textFill>
                </w:rPr>
                <w:tab/>
              </w:r>
            </w:del>
          </w:ins>
          <w:ins w:id="6893" w:author="冷雪凝" w:date="2019-05-14T12:04:55Z">
            <w:del w:id="6894" w:author="梁元" w:date="2019-05-14T19:56:45Z">
              <w:r>
                <w:rPr>
                  <w:b w:val="0"/>
                  <w:bCs w:val="0"/>
                  <w:color w:val="000000" w:themeColor="text1"/>
                  <w14:textFill>
                    <w14:solidFill>
                      <w14:schemeClr w14:val="tx1"/>
                    </w14:solidFill>
                  </w14:textFill>
                </w:rPr>
                <w:delText>4</w:delText>
              </w:r>
            </w:del>
          </w:ins>
          <w:ins w:id="6895" w:author="冷雪凝" w:date="2019-05-14T12:04:53Z">
            <w:del w:id="689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897" w:author="冷雪凝" w:date="2019-05-14T12:04:53Z"/>
              <w:del w:id="6898" w:author="梁元" w:date="2019-05-14T19:56:45Z"/>
              <w:b w:val="0"/>
              <w:bCs w:val="0"/>
              <w:color w:val="000000" w:themeColor="text1"/>
              <w14:textFill>
                <w14:solidFill>
                  <w14:schemeClr w14:val="tx1"/>
                </w14:solidFill>
              </w14:textFill>
            </w:rPr>
          </w:pPr>
          <w:ins w:id="6899" w:author="冷雪凝" w:date="2019-05-14T12:04:53Z">
            <w:del w:id="6900" w:author="梁元" w:date="2019-05-14T19:56:45Z">
              <w:r>
                <w:rPr>
                  <w:b w:val="0"/>
                  <w:bCs w:val="0"/>
                  <w:color w:val="000000" w:themeColor="text1"/>
                  <w14:textFill>
                    <w14:solidFill>
                      <w14:schemeClr w14:val="tx1"/>
                    </w14:solidFill>
                  </w14:textFill>
                </w:rPr>
                <w:fldChar w:fldCharType="begin"/>
              </w:r>
            </w:del>
          </w:ins>
          <w:ins w:id="6901" w:author="冷雪凝" w:date="2019-05-14T12:04:53Z">
            <w:del w:id="6902" w:author="梁元" w:date="2019-05-14T19:56:45Z">
              <w:r>
                <w:rPr>
                  <w:b w:val="0"/>
                  <w:bCs w:val="0"/>
                  <w:color w:val="000000" w:themeColor="text1"/>
                  <w14:textFill>
                    <w14:solidFill>
                      <w14:schemeClr w14:val="tx1"/>
                    </w14:solidFill>
                  </w14:textFill>
                </w:rPr>
                <w:delInstrText xml:space="preserve"> HYPERLINK \l _Toc7081_WPSOffice_Level2 </w:delInstrText>
              </w:r>
            </w:del>
          </w:ins>
          <w:ins w:id="6903" w:author="冷雪凝" w:date="2019-05-14T12:04:53Z">
            <w:del w:id="6904" w:author="梁元" w:date="2019-05-14T19:56:45Z">
              <w:r>
                <w:rPr>
                  <w:b w:val="0"/>
                  <w:bCs w:val="0"/>
                  <w:color w:val="000000" w:themeColor="text1"/>
                  <w14:textFill>
                    <w14:solidFill>
                      <w14:schemeClr w14:val="tx1"/>
                    </w14:solidFill>
                  </w14:textFill>
                </w:rPr>
                <w:fldChar w:fldCharType="separate"/>
              </w:r>
            </w:del>
          </w:ins>
          <w:customXmlInsRangeStart w:id="6907" w:author="冷雪凝" w:date="2019-05-14T12:04:53Z"/>
          <w:customXmlDelRangeStart w:id="690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a6121189-1e62-4e92-b88b-e8d98a94e07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908"/>
              <w:customXmlInsRangeEnd w:id="6907"/>
              <w:ins w:id="6911" w:author="冷雪凝" w:date="2019-05-14T12:04:53Z">
                <w:del w:id="6912"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6913" w:author="冷雪凝" w:date="2019-05-14T12:04:53Z">
                <w:del w:id="6914"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6917" w:author="冷雪凝" w:date="2019-05-14T12:04:53Z"/>
              <w:customXmlDelRangeStart w:id="6918" w:author="梁元" w:date="2019-05-14T19:56:45Z"/>
            </w:sdtContent>
          </w:sdt>
          <w:customXmlDelRangeEnd w:id="6918"/>
          <w:customXmlInsRangeEnd w:id="6917"/>
          <w:ins w:id="6919" w:author="冷雪凝" w:date="2019-05-14T12:04:53Z">
            <w:del w:id="6920" w:author="梁元" w:date="2019-05-14T19:56:45Z">
              <w:r>
                <w:rPr>
                  <w:b w:val="0"/>
                  <w:bCs w:val="0"/>
                  <w:color w:val="000000" w:themeColor="text1"/>
                  <w14:textFill>
                    <w14:solidFill>
                      <w14:schemeClr w14:val="tx1"/>
                    </w14:solidFill>
                  </w14:textFill>
                </w:rPr>
                <w:tab/>
              </w:r>
            </w:del>
          </w:ins>
          <w:ins w:id="6921" w:author="冷雪凝" w:date="2019-05-14T12:04:55Z">
            <w:del w:id="6922" w:author="梁元" w:date="2019-05-14T19:56:45Z">
              <w:r>
                <w:rPr>
                  <w:b w:val="0"/>
                  <w:bCs w:val="0"/>
                  <w:color w:val="000000" w:themeColor="text1"/>
                  <w14:textFill>
                    <w14:solidFill>
                      <w14:schemeClr w14:val="tx1"/>
                    </w14:solidFill>
                  </w14:textFill>
                </w:rPr>
                <w:delText>4</w:delText>
              </w:r>
            </w:del>
          </w:ins>
          <w:ins w:id="6923" w:author="冷雪凝" w:date="2019-05-14T12:04:53Z">
            <w:del w:id="692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925" w:author="冷雪凝" w:date="2019-05-14T12:04:53Z"/>
              <w:del w:id="6926" w:author="梁元" w:date="2019-05-14T19:56:45Z"/>
              <w:b w:val="0"/>
              <w:bCs w:val="0"/>
              <w:color w:val="000000" w:themeColor="text1"/>
              <w14:textFill>
                <w14:solidFill>
                  <w14:schemeClr w14:val="tx1"/>
                </w14:solidFill>
              </w14:textFill>
            </w:rPr>
          </w:pPr>
          <w:ins w:id="6927" w:author="冷雪凝" w:date="2019-05-14T12:04:53Z">
            <w:del w:id="6928" w:author="梁元" w:date="2019-05-14T19:56:45Z">
              <w:r>
                <w:rPr>
                  <w:b w:val="0"/>
                  <w:bCs w:val="0"/>
                  <w:color w:val="000000" w:themeColor="text1"/>
                  <w14:textFill>
                    <w14:solidFill>
                      <w14:schemeClr w14:val="tx1"/>
                    </w14:solidFill>
                  </w14:textFill>
                </w:rPr>
                <w:fldChar w:fldCharType="begin"/>
              </w:r>
            </w:del>
          </w:ins>
          <w:ins w:id="6929" w:author="冷雪凝" w:date="2019-05-14T12:04:53Z">
            <w:del w:id="6930" w:author="梁元" w:date="2019-05-14T19:56:45Z">
              <w:r>
                <w:rPr>
                  <w:b w:val="0"/>
                  <w:bCs w:val="0"/>
                  <w:color w:val="000000" w:themeColor="text1"/>
                  <w14:textFill>
                    <w14:solidFill>
                      <w14:schemeClr w14:val="tx1"/>
                    </w14:solidFill>
                  </w14:textFill>
                </w:rPr>
                <w:delInstrText xml:space="preserve"> HYPERLINK \l _Toc9424_WPSOffice_Level2 </w:delInstrText>
              </w:r>
            </w:del>
          </w:ins>
          <w:ins w:id="6931" w:author="冷雪凝" w:date="2019-05-14T12:04:53Z">
            <w:del w:id="6932" w:author="梁元" w:date="2019-05-14T19:56:45Z">
              <w:r>
                <w:rPr>
                  <w:b w:val="0"/>
                  <w:bCs w:val="0"/>
                  <w:color w:val="000000" w:themeColor="text1"/>
                  <w14:textFill>
                    <w14:solidFill>
                      <w14:schemeClr w14:val="tx1"/>
                    </w14:solidFill>
                  </w14:textFill>
                </w:rPr>
                <w:fldChar w:fldCharType="separate"/>
              </w:r>
            </w:del>
          </w:ins>
          <w:customXmlInsRangeStart w:id="6935" w:author="冷雪凝" w:date="2019-05-14T12:04:53Z"/>
          <w:customXmlDelRangeStart w:id="693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054ebb4e-8947-43ec-a876-28437ab77de6}"/>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936"/>
              <w:customXmlInsRangeEnd w:id="6935"/>
              <w:ins w:id="6939" w:author="冷雪凝" w:date="2019-05-14T12:04:53Z">
                <w:del w:id="6940"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6941" w:author="冷雪凝" w:date="2019-05-14T12:04:53Z">
                <w:del w:id="6942"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6945" w:author="冷雪凝" w:date="2019-05-14T12:04:53Z"/>
              <w:customXmlDelRangeStart w:id="6946" w:author="梁元" w:date="2019-05-14T19:56:45Z"/>
            </w:sdtContent>
          </w:sdt>
          <w:customXmlDelRangeEnd w:id="6946"/>
          <w:customXmlInsRangeEnd w:id="6945"/>
          <w:ins w:id="6947" w:author="冷雪凝" w:date="2019-05-14T12:04:53Z">
            <w:del w:id="6948" w:author="梁元" w:date="2019-05-14T19:56:45Z">
              <w:r>
                <w:rPr>
                  <w:b w:val="0"/>
                  <w:bCs w:val="0"/>
                  <w:color w:val="000000" w:themeColor="text1"/>
                  <w14:textFill>
                    <w14:solidFill>
                      <w14:schemeClr w14:val="tx1"/>
                    </w14:solidFill>
                  </w14:textFill>
                </w:rPr>
                <w:tab/>
              </w:r>
            </w:del>
          </w:ins>
          <w:ins w:id="6949" w:author="冷雪凝" w:date="2019-05-14T12:04:55Z">
            <w:del w:id="6950" w:author="梁元" w:date="2019-05-14T19:56:45Z">
              <w:r>
                <w:rPr>
                  <w:b w:val="0"/>
                  <w:bCs w:val="0"/>
                  <w:color w:val="000000" w:themeColor="text1"/>
                  <w14:textFill>
                    <w14:solidFill>
                      <w14:schemeClr w14:val="tx1"/>
                    </w14:solidFill>
                  </w14:textFill>
                </w:rPr>
                <w:delText>4</w:delText>
              </w:r>
            </w:del>
          </w:ins>
          <w:ins w:id="6951" w:author="冷雪凝" w:date="2019-05-14T12:04:53Z">
            <w:del w:id="695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6953" w:author="冷雪凝" w:date="2019-05-14T12:04:53Z"/>
              <w:del w:id="6954" w:author="梁元" w:date="2019-05-14T19:56:45Z"/>
              <w:b w:val="0"/>
              <w:bCs w:val="0"/>
              <w:color w:val="000000" w:themeColor="text1"/>
              <w14:textFill>
                <w14:solidFill>
                  <w14:schemeClr w14:val="tx1"/>
                </w14:solidFill>
              </w14:textFill>
            </w:rPr>
          </w:pPr>
          <w:ins w:id="6955" w:author="冷雪凝" w:date="2019-05-14T12:04:53Z">
            <w:del w:id="6956" w:author="梁元" w:date="2019-05-14T19:56:45Z">
              <w:r>
                <w:rPr>
                  <w:b w:val="0"/>
                  <w:bCs w:val="0"/>
                  <w:color w:val="000000" w:themeColor="text1"/>
                  <w14:textFill>
                    <w14:solidFill>
                      <w14:schemeClr w14:val="tx1"/>
                    </w14:solidFill>
                  </w14:textFill>
                </w:rPr>
                <w:fldChar w:fldCharType="begin"/>
              </w:r>
            </w:del>
          </w:ins>
          <w:ins w:id="6957" w:author="冷雪凝" w:date="2019-05-14T12:04:53Z">
            <w:del w:id="6958" w:author="梁元" w:date="2019-05-14T19:56:45Z">
              <w:r>
                <w:rPr>
                  <w:b w:val="0"/>
                  <w:bCs w:val="0"/>
                  <w:color w:val="000000" w:themeColor="text1"/>
                  <w14:textFill>
                    <w14:solidFill>
                      <w14:schemeClr w14:val="tx1"/>
                    </w14:solidFill>
                  </w14:textFill>
                </w:rPr>
                <w:delInstrText xml:space="preserve"> HYPERLINK \l _Toc28903_WPSOffice_Level2 </w:delInstrText>
              </w:r>
            </w:del>
          </w:ins>
          <w:ins w:id="6959" w:author="冷雪凝" w:date="2019-05-14T12:04:53Z">
            <w:del w:id="6960" w:author="梁元" w:date="2019-05-14T19:56:45Z">
              <w:r>
                <w:rPr>
                  <w:b w:val="0"/>
                  <w:bCs w:val="0"/>
                  <w:color w:val="000000" w:themeColor="text1"/>
                  <w14:textFill>
                    <w14:solidFill>
                      <w14:schemeClr w14:val="tx1"/>
                    </w14:solidFill>
                  </w14:textFill>
                </w:rPr>
                <w:fldChar w:fldCharType="separate"/>
              </w:r>
            </w:del>
          </w:ins>
          <w:customXmlInsRangeStart w:id="6963" w:author="冷雪凝" w:date="2019-05-14T12:04:53Z"/>
          <w:customXmlDelRangeStart w:id="696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fdbeab41-ca3b-42d7-9070-dcbaf99072cd}"/>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6964"/>
              <w:customXmlInsRangeEnd w:id="6963"/>
              <w:ins w:id="6967" w:author="冷雪凝" w:date="2019-05-14T12:04:53Z">
                <w:del w:id="6968" w:author="梁元" w:date="2019-05-14T19:56:45Z">
                  <w:r>
                    <w:rPr>
                      <w:rFonts w:ascii="仿宋" w:hAnsi="仿宋" w:eastAsia="仿宋" w:cstheme="majorBidi"/>
                      <w:b w:val="0"/>
                      <w:bCs w:val="0"/>
                      <w:color w:val="000000" w:themeColor="text1"/>
                      <w14:textFill>
                        <w14:solidFill>
                          <w14:schemeClr w14:val="tx1"/>
                        </w14:solidFill>
                      </w14:textFill>
                    </w:rPr>
                    <w:delText xml:space="preserve">6. </w:delText>
                  </w:r>
                </w:del>
              </w:ins>
              <w:ins w:id="6969" w:author="冷雪凝" w:date="2019-05-14T12:04:53Z">
                <w:del w:id="6970"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6973" w:author="冷雪凝" w:date="2019-05-14T12:04:53Z"/>
              <w:customXmlDelRangeStart w:id="6974" w:author="梁元" w:date="2019-05-14T19:56:45Z"/>
            </w:sdtContent>
          </w:sdt>
          <w:customXmlDelRangeEnd w:id="6974"/>
          <w:customXmlInsRangeEnd w:id="6973"/>
          <w:ins w:id="6975" w:author="冷雪凝" w:date="2019-05-14T12:04:53Z">
            <w:del w:id="6976" w:author="梁元" w:date="2019-05-14T19:56:45Z">
              <w:r>
                <w:rPr>
                  <w:b w:val="0"/>
                  <w:bCs w:val="0"/>
                  <w:color w:val="000000" w:themeColor="text1"/>
                  <w14:textFill>
                    <w14:solidFill>
                      <w14:schemeClr w14:val="tx1"/>
                    </w14:solidFill>
                  </w14:textFill>
                </w:rPr>
                <w:tab/>
              </w:r>
            </w:del>
          </w:ins>
          <w:ins w:id="6977" w:author="冷雪凝" w:date="2019-05-14T12:04:55Z">
            <w:del w:id="6978" w:author="梁元" w:date="2019-05-14T19:56:45Z">
              <w:r>
                <w:rPr>
                  <w:b w:val="0"/>
                  <w:bCs w:val="0"/>
                  <w:color w:val="000000" w:themeColor="text1"/>
                  <w14:textFill>
                    <w14:solidFill>
                      <w14:schemeClr w14:val="tx1"/>
                    </w14:solidFill>
                  </w14:textFill>
                </w:rPr>
                <w:delText>4</w:delText>
              </w:r>
            </w:del>
          </w:ins>
          <w:ins w:id="6979" w:author="冷雪凝" w:date="2019-05-14T12:04:53Z">
            <w:del w:id="6980"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6981" w:author="冷雪凝" w:date="2019-05-14T12:04:53Z"/>
              <w:del w:id="6982" w:author="梁元" w:date="2019-05-14T19:56:45Z"/>
              <w:b/>
              <w:bCs/>
              <w:color w:val="000000" w:themeColor="text1"/>
              <w:sz w:val="21"/>
              <w:szCs w:val="21"/>
              <w:rPrChange w:id="6983" w:author="冷雪凝" w:date="2019-05-14T12:30:48Z">
                <w:rPr>
                  <w:ins w:id="6984" w:author="冷雪凝" w:date="2019-05-14T12:04:53Z"/>
                  <w:del w:id="6985" w:author="梁元" w:date="2019-05-14T19:56:45Z"/>
                  <w:b w:val="0"/>
                  <w:bCs w:val="0"/>
                  <w:color w:val="000000" w:themeColor="text1"/>
                  <w14:textFill>
                    <w14:solidFill>
                      <w14:schemeClr w14:val="tx1"/>
                    </w14:solidFill>
                  </w14:textFill>
                </w:rPr>
              </w:rPrChange>
              <w14:textFill>
                <w14:solidFill>
                  <w14:schemeClr w14:val="tx1"/>
                </w14:solidFill>
              </w14:textFill>
            </w:rPr>
          </w:pPr>
          <w:ins w:id="6986" w:author="冷雪凝" w:date="2019-05-14T12:04:53Z">
            <w:del w:id="6987" w:author="梁元" w:date="2019-05-14T19:56:45Z">
              <w:r>
                <w:rPr>
                  <w:b/>
                  <w:bCs/>
                  <w:color w:val="000000" w:themeColor="text1"/>
                  <w:sz w:val="21"/>
                  <w:szCs w:val="21"/>
                  <w:rPrChange w:id="6988" w:author="冷雪凝" w:date="2019-05-14T12:30:48Z">
                    <w:rPr>
                      <w:b w:val="0"/>
                      <w:bCs w:val="0"/>
                      <w:color w:val="000000" w:themeColor="text1"/>
                      <w14:textFill>
                        <w14:solidFill>
                          <w14:schemeClr w14:val="tx1"/>
                        </w14:solidFill>
                      </w14:textFill>
                    </w:rPr>
                  </w:rPrChange>
                  <w14:textFill>
                    <w14:solidFill>
                      <w14:schemeClr w14:val="tx1"/>
                    </w14:solidFill>
                  </w14:textFill>
                </w:rPr>
                <w:fldChar w:fldCharType="begin"/>
              </w:r>
            </w:del>
          </w:ins>
          <w:ins w:id="6991" w:author="冷雪凝" w:date="2019-05-14T12:04:53Z">
            <w:del w:id="6992" w:author="梁元" w:date="2019-05-14T19:56:45Z">
              <w:r>
                <w:rPr>
                  <w:b/>
                  <w:bCs/>
                  <w:color w:val="000000" w:themeColor="text1"/>
                  <w:sz w:val="21"/>
                  <w:szCs w:val="21"/>
                  <w:rPrChange w:id="6993" w:author="冷雪凝" w:date="2019-05-14T12:30:48Z">
                    <w:rPr>
                      <w:b w:val="0"/>
                      <w:bCs w:val="0"/>
                      <w:color w:val="000000" w:themeColor="text1"/>
                      <w14:textFill>
                        <w14:solidFill>
                          <w14:schemeClr w14:val="tx1"/>
                        </w14:solidFill>
                      </w14:textFill>
                    </w:rPr>
                  </w:rPrChange>
                  <w14:textFill>
                    <w14:solidFill>
                      <w14:schemeClr w14:val="tx1"/>
                    </w14:solidFill>
                  </w14:textFill>
                </w:rPr>
                <w:delInstrText xml:space="preserve"> HYPERLINK \l _Toc30606_WPSOffice_Level1 </w:delInstrText>
              </w:r>
            </w:del>
          </w:ins>
          <w:ins w:id="6996" w:author="冷雪凝" w:date="2019-05-14T12:04:53Z">
            <w:del w:id="6997" w:author="梁元" w:date="2019-05-14T19:56:45Z">
              <w:r>
                <w:rPr>
                  <w:b/>
                  <w:bCs/>
                  <w:color w:val="000000" w:themeColor="text1"/>
                  <w:sz w:val="21"/>
                  <w:szCs w:val="21"/>
                  <w:rPrChange w:id="6998" w:author="冷雪凝" w:date="2019-05-14T12:30:48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7003" w:author="冷雪凝" w:date="2019-05-14T12:04:53Z"/>
          <w:customXmlDelRangeStart w:id="7004"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4"/>
              <w:placeholder>
                <w:docPart w:val="{c85fbbd1-c065-4857-97d5-68353670ec49}"/>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7004"/>
              <w:customXmlInsRangeEnd w:id="7003"/>
              <w:ins w:id="7007" w:author="冷雪凝" w:date="2019-05-14T12:04:53Z">
                <w:del w:id="7008" w:author="梁元" w:date="2019-05-14T19:56:45Z">
                  <w:r>
                    <w:rPr>
                      <w:rFonts w:asciiTheme="minorHAnsi" w:hAnsiTheme="minorHAnsi" w:eastAsiaTheme="minorEastAsia" w:cstheme="minorBidi"/>
                      <w:b/>
                      <w:bCs/>
                      <w:color w:val="000000" w:themeColor="text1"/>
                      <w:sz w:val="21"/>
                      <w:szCs w:val="21"/>
                      <w:rPrChange w:id="7009" w:author="冷雪凝" w:date="2019-05-14T12:30:48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七、 </w:delText>
                  </w:r>
                </w:del>
              </w:ins>
              <w:ins w:id="7012" w:author="冷雪凝" w:date="2019-05-14T12:04:53Z">
                <w:del w:id="7013" w:author="梁元" w:date="2019-05-14T19:56:45Z">
                  <w:r>
                    <w:rPr>
                      <w:rFonts w:hint="default" w:asciiTheme="minorHAnsi" w:hAnsiTheme="minorHAnsi" w:eastAsiaTheme="minorEastAsia" w:cstheme="minorBidi"/>
                      <w:b/>
                      <w:bCs/>
                      <w:color w:val="000000" w:themeColor="text1"/>
                      <w:sz w:val="21"/>
                      <w:szCs w:val="21"/>
                      <w:rPrChange w:id="7014" w:author="冷雪凝" w:date="2019-05-14T12:30:48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你是如何解决前端开发数据作用域问题</w:delText>
                  </w:r>
                </w:del>
              </w:ins>
              <w:ins w:id="7017" w:author="冷雪凝" w:date="2019-05-14T12:04:53Z">
                <w:del w:id="7018" w:author="梁元" w:date="2019-05-14T19:56:45Z">
                  <w:r>
                    <w:rPr>
                      <w:rFonts w:asciiTheme="minorHAnsi" w:hAnsiTheme="minorHAnsi" w:eastAsiaTheme="minorEastAsia" w:cstheme="minorBidi"/>
                      <w:b/>
                      <w:bCs/>
                      <w:color w:val="000000" w:themeColor="text1"/>
                      <w:sz w:val="21"/>
                      <w:szCs w:val="21"/>
                      <w:rPrChange w:id="7019" w:author="冷雪凝" w:date="2019-05-14T12:30:48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w:delText>
                  </w:r>
                </w:del>
              </w:ins>
              <w:customXmlInsRangeStart w:id="7024" w:author="冷雪凝" w:date="2019-05-14T12:04:53Z"/>
              <w:customXmlDelRangeStart w:id="7025" w:author="梁元" w:date="2019-05-14T19:56:45Z"/>
            </w:sdtContent>
          </w:sdt>
          <w:customXmlDelRangeEnd w:id="7025"/>
          <w:customXmlInsRangeEnd w:id="7024"/>
          <w:ins w:id="7026" w:author="冷雪凝" w:date="2019-05-14T12:04:53Z">
            <w:del w:id="7027" w:author="梁元" w:date="2019-05-14T19:56:45Z">
              <w:r>
                <w:rPr>
                  <w:b/>
                  <w:bCs/>
                  <w:color w:val="000000" w:themeColor="text1"/>
                  <w:sz w:val="21"/>
                  <w:szCs w:val="21"/>
                  <w:rPrChange w:id="7028" w:author="冷雪凝" w:date="2019-05-14T12:30:48Z">
                    <w:rPr>
                      <w:b w:val="0"/>
                      <w:bCs w:val="0"/>
                      <w:color w:val="000000" w:themeColor="text1"/>
                      <w14:textFill>
                        <w14:solidFill>
                          <w14:schemeClr w14:val="tx1"/>
                        </w14:solidFill>
                      </w14:textFill>
                    </w:rPr>
                  </w:rPrChange>
                  <w14:textFill>
                    <w14:solidFill>
                      <w14:schemeClr w14:val="tx1"/>
                    </w14:solidFill>
                  </w14:textFill>
                </w:rPr>
                <w:tab/>
              </w:r>
            </w:del>
          </w:ins>
          <w:ins w:id="7031" w:author="冷雪凝" w:date="2019-05-14T12:04:55Z">
            <w:del w:id="7032" w:author="梁元" w:date="2019-05-14T19:56:45Z">
              <w:r>
                <w:rPr>
                  <w:b/>
                  <w:bCs/>
                  <w:color w:val="000000" w:themeColor="text1"/>
                  <w:sz w:val="21"/>
                  <w:szCs w:val="21"/>
                  <w:rPrChange w:id="7033" w:author="冷雪凝" w:date="2019-05-14T12:30:48Z">
                    <w:rPr>
                      <w:b w:val="0"/>
                      <w:bCs w:val="0"/>
                      <w:color w:val="000000" w:themeColor="text1"/>
                      <w14:textFill>
                        <w14:solidFill>
                          <w14:schemeClr w14:val="tx1"/>
                        </w14:solidFill>
                      </w14:textFill>
                    </w:rPr>
                  </w:rPrChange>
                  <w14:textFill>
                    <w14:solidFill>
                      <w14:schemeClr w14:val="tx1"/>
                    </w14:solidFill>
                  </w14:textFill>
                </w:rPr>
                <w:delText>4</w:delText>
              </w:r>
            </w:del>
          </w:ins>
          <w:ins w:id="7036" w:author="冷雪凝" w:date="2019-05-14T12:04:53Z">
            <w:del w:id="7037" w:author="梁元" w:date="2019-05-14T19:56:45Z">
              <w:r>
                <w:rPr>
                  <w:b/>
                  <w:bCs/>
                  <w:color w:val="000000" w:themeColor="text1"/>
                  <w:sz w:val="21"/>
                  <w:szCs w:val="21"/>
                  <w:rPrChange w:id="7038" w:author="冷雪凝" w:date="2019-05-14T12:30:48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7041" w:author="冷雪凝" w:date="2019-05-14T12:04:53Z"/>
              <w:del w:id="7042" w:author="梁元" w:date="2019-05-14T19:56:45Z"/>
              <w:b w:val="0"/>
              <w:bCs w:val="0"/>
              <w:color w:val="000000" w:themeColor="text1"/>
              <w14:textFill>
                <w14:solidFill>
                  <w14:schemeClr w14:val="tx1"/>
                </w14:solidFill>
              </w14:textFill>
            </w:rPr>
          </w:pPr>
          <w:ins w:id="7043" w:author="冷雪凝" w:date="2019-05-14T12:04:53Z">
            <w:del w:id="7044" w:author="梁元" w:date="2019-05-14T19:56:45Z">
              <w:r>
                <w:rPr>
                  <w:b w:val="0"/>
                  <w:bCs w:val="0"/>
                  <w:color w:val="000000" w:themeColor="text1"/>
                  <w14:textFill>
                    <w14:solidFill>
                      <w14:schemeClr w14:val="tx1"/>
                    </w14:solidFill>
                  </w14:textFill>
                </w:rPr>
                <w:fldChar w:fldCharType="begin"/>
              </w:r>
            </w:del>
          </w:ins>
          <w:ins w:id="7045" w:author="冷雪凝" w:date="2019-05-14T12:04:53Z">
            <w:del w:id="7046" w:author="梁元" w:date="2019-05-14T19:56:45Z">
              <w:r>
                <w:rPr>
                  <w:b w:val="0"/>
                  <w:bCs w:val="0"/>
                  <w:color w:val="000000" w:themeColor="text1"/>
                  <w14:textFill>
                    <w14:solidFill>
                      <w14:schemeClr w14:val="tx1"/>
                    </w14:solidFill>
                  </w14:textFill>
                </w:rPr>
                <w:delInstrText xml:space="preserve"> HYPERLINK \l _Toc24940_WPSOffice_Level2 </w:delInstrText>
              </w:r>
            </w:del>
          </w:ins>
          <w:ins w:id="7047" w:author="冷雪凝" w:date="2019-05-14T12:04:53Z">
            <w:del w:id="7048" w:author="梁元" w:date="2019-05-14T19:56:45Z">
              <w:r>
                <w:rPr>
                  <w:b w:val="0"/>
                  <w:bCs w:val="0"/>
                  <w:color w:val="000000" w:themeColor="text1"/>
                  <w14:textFill>
                    <w14:solidFill>
                      <w14:schemeClr w14:val="tx1"/>
                    </w14:solidFill>
                  </w14:textFill>
                </w:rPr>
                <w:fldChar w:fldCharType="separate"/>
              </w:r>
            </w:del>
          </w:ins>
          <w:customXmlInsRangeStart w:id="7051" w:author="冷雪凝" w:date="2019-05-14T12:04:53Z"/>
          <w:customXmlDelRangeStart w:id="705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0e1e5291-e1d4-44d6-9dc8-f8d218b99afb}"/>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052"/>
              <w:customXmlInsRangeEnd w:id="7051"/>
              <w:ins w:id="7055" w:author="冷雪凝" w:date="2019-05-14T12:04:53Z">
                <w:del w:id="7056"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7057" w:author="冷雪凝" w:date="2019-05-14T12:04:53Z">
                <w:del w:id="7058"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7061" w:author="冷雪凝" w:date="2019-05-14T12:04:53Z"/>
              <w:customXmlDelRangeStart w:id="7062" w:author="梁元" w:date="2019-05-14T19:56:45Z"/>
            </w:sdtContent>
          </w:sdt>
          <w:customXmlDelRangeEnd w:id="7062"/>
          <w:customXmlInsRangeEnd w:id="7061"/>
          <w:ins w:id="7063" w:author="冷雪凝" w:date="2019-05-14T12:04:53Z">
            <w:del w:id="7064" w:author="梁元" w:date="2019-05-14T19:56:45Z">
              <w:r>
                <w:rPr>
                  <w:b w:val="0"/>
                  <w:bCs w:val="0"/>
                  <w:color w:val="000000" w:themeColor="text1"/>
                  <w14:textFill>
                    <w14:solidFill>
                      <w14:schemeClr w14:val="tx1"/>
                    </w14:solidFill>
                  </w14:textFill>
                </w:rPr>
                <w:tab/>
              </w:r>
            </w:del>
          </w:ins>
          <w:ins w:id="7065" w:author="冷雪凝" w:date="2019-05-14T12:04:55Z">
            <w:del w:id="7066" w:author="梁元" w:date="2019-05-14T19:56:45Z">
              <w:r>
                <w:rPr>
                  <w:b w:val="0"/>
                  <w:bCs w:val="0"/>
                  <w:color w:val="000000" w:themeColor="text1"/>
                  <w14:textFill>
                    <w14:solidFill>
                      <w14:schemeClr w14:val="tx1"/>
                    </w14:solidFill>
                  </w14:textFill>
                </w:rPr>
                <w:delText>4</w:delText>
              </w:r>
            </w:del>
          </w:ins>
          <w:ins w:id="7067" w:author="冷雪凝" w:date="2019-05-14T12:04:53Z">
            <w:del w:id="706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069" w:author="冷雪凝" w:date="2019-05-14T12:04:53Z"/>
              <w:del w:id="7070" w:author="梁元" w:date="2019-05-14T19:56:45Z"/>
              <w:b w:val="0"/>
              <w:bCs w:val="0"/>
              <w:color w:val="000000" w:themeColor="text1"/>
              <w14:textFill>
                <w14:solidFill>
                  <w14:schemeClr w14:val="tx1"/>
                </w14:solidFill>
              </w14:textFill>
            </w:rPr>
          </w:pPr>
          <w:ins w:id="7071" w:author="冷雪凝" w:date="2019-05-14T12:04:53Z">
            <w:del w:id="7072" w:author="梁元" w:date="2019-05-14T19:56:45Z">
              <w:r>
                <w:rPr>
                  <w:b w:val="0"/>
                  <w:bCs w:val="0"/>
                  <w:color w:val="000000" w:themeColor="text1"/>
                  <w14:textFill>
                    <w14:solidFill>
                      <w14:schemeClr w14:val="tx1"/>
                    </w14:solidFill>
                  </w14:textFill>
                </w:rPr>
                <w:fldChar w:fldCharType="begin"/>
              </w:r>
            </w:del>
          </w:ins>
          <w:ins w:id="7073" w:author="冷雪凝" w:date="2019-05-14T12:04:53Z">
            <w:del w:id="7074" w:author="梁元" w:date="2019-05-14T19:56:45Z">
              <w:r>
                <w:rPr>
                  <w:b w:val="0"/>
                  <w:bCs w:val="0"/>
                  <w:color w:val="000000" w:themeColor="text1"/>
                  <w14:textFill>
                    <w14:solidFill>
                      <w14:schemeClr w14:val="tx1"/>
                    </w14:solidFill>
                  </w14:textFill>
                </w:rPr>
                <w:delInstrText xml:space="preserve"> HYPERLINK \l _Toc12074_WPSOffice_Level2 </w:delInstrText>
              </w:r>
            </w:del>
          </w:ins>
          <w:ins w:id="7075" w:author="冷雪凝" w:date="2019-05-14T12:04:53Z">
            <w:del w:id="7076" w:author="梁元" w:date="2019-05-14T19:56:45Z">
              <w:r>
                <w:rPr>
                  <w:b w:val="0"/>
                  <w:bCs w:val="0"/>
                  <w:color w:val="000000" w:themeColor="text1"/>
                  <w14:textFill>
                    <w14:solidFill>
                      <w14:schemeClr w14:val="tx1"/>
                    </w14:solidFill>
                  </w14:textFill>
                </w:rPr>
                <w:fldChar w:fldCharType="separate"/>
              </w:r>
            </w:del>
          </w:ins>
          <w:customXmlInsRangeStart w:id="7079" w:author="冷雪凝" w:date="2019-05-14T12:04:53Z"/>
          <w:customXmlDelRangeStart w:id="708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911c0984-0b04-4396-b392-d9043d7007e6}"/>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080"/>
              <w:customXmlInsRangeEnd w:id="7079"/>
              <w:ins w:id="7083" w:author="冷雪凝" w:date="2019-05-14T12:04:53Z">
                <w:del w:id="7084"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7085" w:author="冷雪凝" w:date="2019-05-14T12:04:53Z">
                <w:del w:id="7086"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7089" w:author="冷雪凝" w:date="2019-05-14T12:04:53Z"/>
              <w:customXmlDelRangeStart w:id="7090" w:author="梁元" w:date="2019-05-14T19:56:45Z"/>
            </w:sdtContent>
          </w:sdt>
          <w:customXmlDelRangeEnd w:id="7090"/>
          <w:customXmlInsRangeEnd w:id="7089"/>
          <w:ins w:id="7091" w:author="冷雪凝" w:date="2019-05-14T12:04:53Z">
            <w:del w:id="7092" w:author="梁元" w:date="2019-05-14T19:56:45Z">
              <w:r>
                <w:rPr>
                  <w:b w:val="0"/>
                  <w:bCs w:val="0"/>
                  <w:color w:val="000000" w:themeColor="text1"/>
                  <w14:textFill>
                    <w14:solidFill>
                      <w14:schemeClr w14:val="tx1"/>
                    </w14:solidFill>
                  </w14:textFill>
                </w:rPr>
                <w:tab/>
              </w:r>
            </w:del>
          </w:ins>
          <w:ins w:id="7093" w:author="冷雪凝" w:date="2019-05-14T12:04:55Z">
            <w:del w:id="7094" w:author="梁元" w:date="2019-05-14T19:56:45Z">
              <w:r>
                <w:rPr>
                  <w:b w:val="0"/>
                  <w:bCs w:val="0"/>
                  <w:color w:val="000000" w:themeColor="text1"/>
                  <w14:textFill>
                    <w14:solidFill>
                      <w14:schemeClr w14:val="tx1"/>
                    </w14:solidFill>
                  </w14:textFill>
                </w:rPr>
                <w:delText>5</w:delText>
              </w:r>
            </w:del>
          </w:ins>
          <w:ins w:id="7095" w:author="冷雪凝" w:date="2019-05-14T12:04:53Z">
            <w:del w:id="709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097" w:author="冷雪凝" w:date="2019-05-14T12:04:53Z"/>
              <w:del w:id="7098" w:author="梁元" w:date="2019-05-14T19:56:45Z"/>
              <w:b w:val="0"/>
              <w:bCs w:val="0"/>
              <w:color w:val="000000" w:themeColor="text1"/>
              <w14:textFill>
                <w14:solidFill>
                  <w14:schemeClr w14:val="tx1"/>
                </w14:solidFill>
              </w14:textFill>
            </w:rPr>
          </w:pPr>
          <w:ins w:id="7099" w:author="冷雪凝" w:date="2019-05-14T12:04:53Z">
            <w:del w:id="7100" w:author="梁元" w:date="2019-05-14T19:56:45Z">
              <w:r>
                <w:rPr>
                  <w:b w:val="0"/>
                  <w:bCs w:val="0"/>
                  <w:color w:val="000000" w:themeColor="text1"/>
                  <w14:textFill>
                    <w14:solidFill>
                      <w14:schemeClr w14:val="tx1"/>
                    </w14:solidFill>
                  </w14:textFill>
                </w:rPr>
                <w:fldChar w:fldCharType="begin"/>
              </w:r>
            </w:del>
          </w:ins>
          <w:ins w:id="7101" w:author="冷雪凝" w:date="2019-05-14T12:04:53Z">
            <w:del w:id="7102" w:author="梁元" w:date="2019-05-14T19:56:45Z">
              <w:r>
                <w:rPr>
                  <w:b w:val="0"/>
                  <w:bCs w:val="0"/>
                  <w:color w:val="000000" w:themeColor="text1"/>
                  <w14:textFill>
                    <w14:solidFill>
                      <w14:schemeClr w14:val="tx1"/>
                    </w14:solidFill>
                  </w14:textFill>
                </w:rPr>
                <w:delInstrText xml:space="preserve"> HYPERLINK \l _Toc20218_WPSOffice_Level2 </w:delInstrText>
              </w:r>
            </w:del>
          </w:ins>
          <w:ins w:id="7103" w:author="冷雪凝" w:date="2019-05-14T12:04:53Z">
            <w:del w:id="7104" w:author="梁元" w:date="2019-05-14T19:56:45Z">
              <w:r>
                <w:rPr>
                  <w:b w:val="0"/>
                  <w:bCs w:val="0"/>
                  <w:color w:val="000000" w:themeColor="text1"/>
                  <w14:textFill>
                    <w14:solidFill>
                      <w14:schemeClr w14:val="tx1"/>
                    </w14:solidFill>
                  </w14:textFill>
                </w:rPr>
                <w:fldChar w:fldCharType="separate"/>
              </w:r>
            </w:del>
          </w:ins>
          <w:customXmlInsRangeStart w:id="7107" w:author="冷雪凝" w:date="2019-05-14T12:04:53Z"/>
          <w:customXmlDelRangeStart w:id="710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10067f72-fa3b-4406-a200-ea98d6abec16}"/>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108"/>
              <w:customXmlInsRangeEnd w:id="7107"/>
              <w:ins w:id="7111" w:author="冷雪凝" w:date="2019-05-14T12:04:53Z">
                <w:del w:id="7112"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7113" w:author="冷雪凝" w:date="2019-05-14T12:04:53Z">
                <w:del w:id="7114"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w:delText>
                  </w:r>
                </w:del>
              </w:ins>
              <w:customXmlInsRangeStart w:id="7117" w:author="冷雪凝" w:date="2019-05-14T12:04:53Z"/>
              <w:customXmlDelRangeStart w:id="7118" w:author="梁元" w:date="2019-05-14T19:56:45Z"/>
            </w:sdtContent>
          </w:sdt>
          <w:customXmlDelRangeEnd w:id="7118"/>
          <w:customXmlInsRangeEnd w:id="7117"/>
          <w:ins w:id="7119" w:author="冷雪凝" w:date="2019-05-14T12:04:53Z">
            <w:del w:id="7120" w:author="梁元" w:date="2019-05-14T19:56:45Z">
              <w:r>
                <w:rPr>
                  <w:b w:val="0"/>
                  <w:bCs w:val="0"/>
                  <w:color w:val="000000" w:themeColor="text1"/>
                  <w14:textFill>
                    <w14:solidFill>
                      <w14:schemeClr w14:val="tx1"/>
                    </w14:solidFill>
                  </w14:textFill>
                </w:rPr>
                <w:tab/>
              </w:r>
            </w:del>
          </w:ins>
          <w:ins w:id="7121" w:author="冷雪凝" w:date="2019-05-14T12:04:55Z">
            <w:del w:id="7122" w:author="梁元" w:date="2019-05-14T19:56:45Z">
              <w:r>
                <w:rPr>
                  <w:b w:val="0"/>
                  <w:bCs w:val="0"/>
                  <w:color w:val="000000" w:themeColor="text1"/>
                  <w14:textFill>
                    <w14:solidFill>
                      <w14:schemeClr w14:val="tx1"/>
                    </w14:solidFill>
                  </w14:textFill>
                </w:rPr>
                <w:delText>6</w:delText>
              </w:r>
            </w:del>
          </w:ins>
          <w:ins w:id="7123" w:author="冷雪凝" w:date="2019-05-14T12:04:53Z">
            <w:del w:id="712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125" w:author="冷雪凝" w:date="2019-05-14T12:04:53Z"/>
              <w:del w:id="7126" w:author="梁元" w:date="2019-05-14T19:56:45Z"/>
              <w:b w:val="0"/>
              <w:bCs w:val="0"/>
              <w:color w:val="000000" w:themeColor="text1"/>
              <w14:textFill>
                <w14:solidFill>
                  <w14:schemeClr w14:val="tx1"/>
                </w14:solidFill>
              </w14:textFill>
            </w:rPr>
          </w:pPr>
          <w:ins w:id="7127" w:author="冷雪凝" w:date="2019-05-14T12:04:53Z">
            <w:del w:id="7128" w:author="梁元" w:date="2019-05-14T19:56:45Z">
              <w:r>
                <w:rPr>
                  <w:b w:val="0"/>
                  <w:bCs w:val="0"/>
                  <w:color w:val="000000" w:themeColor="text1"/>
                  <w14:textFill>
                    <w14:solidFill>
                      <w14:schemeClr w14:val="tx1"/>
                    </w14:solidFill>
                  </w14:textFill>
                </w:rPr>
                <w:fldChar w:fldCharType="begin"/>
              </w:r>
            </w:del>
          </w:ins>
          <w:ins w:id="7129" w:author="冷雪凝" w:date="2019-05-14T12:04:53Z">
            <w:del w:id="7130" w:author="梁元" w:date="2019-05-14T19:56:45Z">
              <w:r>
                <w:rPr>
                  <w:b w:val="0"/>
                  <w:bCs w:val="0"/>
                  <w:color w:val="000000" w:themeColor="text1"/>
                  <w14:textFill>
                    <w14:solidFill>
                      <w14:schemeClr w14:val="tx1"/>
                    </w14:solidFill>
                  </w14:textFill>
                </w:rPr>
                <w:delInstrText xml:space="preserve"> HYPERLINK \l _Toc24479_WPSOffice_Level2 </w:delInstrText>
              </w:r>
            </w:del>
          </w:ins>
          <w:ins w:id="7131" w:author="冷雪凝" w:date="2019-05-14T12:04:53Z">
            <w:del w:id="7132" w:author="梁元" w:date="2019-05-14T19:56:45Z">
              <w:r>
                <w:rPr>
                  <w:b w:val="0"/>
                  <w:bCs w:val="0"/>
                  <w:color w:val="000000" w:themeColor="text1"/>
                  <w14:textFill>
                    <w14:solidFill>
                      <w14:schemeClr w14:val="tx1"/>
                    </w14:solidFill>
                  </w14:textFill>
                </w:rPr>
                <w:fldChar w:fldCharType="separate"/>
              </w:r>
            </w:del>
          </w:ins>
          <w:customXmlInsRangeStart w:id="7135" w:author="冷雪凝" w:date="2019-05-14T12:04:53Z"/>
          <w:customXmlDelRangeStart w:id="713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fa5a9dfc-cf8b-486d-b6d2-a098cc62c1b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136"/>
              <w:customXmlInsRangeEnd w:id="7135"/>
              <w:ins w:id="7139" w:author="冷雪凝" w:date="2019-05-14T12:04:53Z">
                <w:del w:id="7140"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7141" w:author="冷雪凝" w:date="2019-05-14T12:04:53Z">
                <w:del w:id="7142"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7145" w:author="冷雪凝" w:date="2019-05-14T12:04:53Z"/>
              <w:customXmlDelRangeStart w:id="7146" w:author="梁元" w:date="2019-05-14T19:56:45Z"/>
            </w:sdtContent>
          </w:sdt>
          <w:customXmlDelRangeEnd w:id="7146"/>
          <w:customXmlInsRangeEnd w:id="7145"/>
          <w:ins w:id="7147" w:author="冷雪凝" w:date="2019-05-14T12:04:53Z">
            <w:del w:id="7148" w:author="梁元" w:date="2019-05-14T19:56:45Z">
              <w:r>
                <w:rPr>
                  <w:b w:val="0"/>
                  <w:bCs w:val="0"/>
                  <w:color w:val="000000" w:themeColor="text1"/>
                  <w14:textFill>
                    <w14:solidFill>
                      <w14:schemeClr w14:val="tx1"/>
                    </w14:solidFill>
                  </w14:textFill>
                </w:rPr>
                <w:tab/>
              </w:r>
            </w:del>
          </w:ins>
          <w:ins w:id="7149" w:author="冷雪凝" w:date="2019-05-14T12:04:55Z">
            <w:del w:id="7150" w:author="梁元" w:date="2019-05-14T19:56:45Z">
              <w:r>
                <w:rPr>
                  <w:b w:val="0"/>
                  <w:bCs w:val="0"/>
                  <w:color w:val="000000" w:themeColor="text1"/>
                  <w14:textFill>
                    <w14:solidFill>
                      <w14:schemeClr w14:val="tx1"/>
                    </w14:solidFill>
                  </w14:textFill>
                </w:rPr>
                <w:delText>6</w:delText>
              </w:r>
            </w:del>
          </w:ins>
          <w:ins w:id="7151" w:author="冷雪凝" w:date="2019-05-14T12:04:53Z">
            <w:del w:id="715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153" w:author="冷雪凝" w:date="2019-05-14T12:04:53Z"/>
              <w:del w:id="7154" w:author="梁元" w:date="2019-05-14T19:56:45Z"/>
              <w:b w:val="0"/>
              <w:bCs w:val="0"/>
              <w:color w:val="000000" w:themeColor="text1"/>
              <w14:textFill>
                <w14:solidFill>
                  <w14:schemeClr w14:val="tx1"/>
                </w14:solidFill>
              </w14:textFill>
            </w:rPr>
          </w:pPr>
          <w:ins w:id="7155" w:author="冷雪凝" w:date="2019-05-14T12:04:53Z">
            <w:del w:id="7156" w:author="梁元" w:date="2019-05-14T19:56:45Z">
              <w:r>
                <w:rPr>
                  <w:b w:val="0"/>
                  <w:bCs w:val="0"/>
                  <w:color w:val="000000" w:themeColor="text1"/>
                  <w14:textFill>
                    <w14:solidFill>
                      <w14:schemeClr w14:val="tx1"/>
                    </w14:solidFill>
                  </w14:textFill>
                </w:rPr>
                <w:fldChar w:fldCharType="begin"/>
              </w:r>
            </w:del>
          </w:ins>
          <w:ins w:id="7157" w:author="冷雪凝" w:date="2019-05-14T12:04:53Z">
            <w:del w:id="7158" w:author="梁元" w:date="2019-05-14T19:56:45Z">
              <w:r>
                <w:rPr>
                  <w:b w:val="0"/>
                  <w:bCs w:val="0"/>
                  <w:color w:val="000000" w:themeColor="text1"/>
                  <w14:textFill>
                    <w14:solidFill>
                      <w14:schemeClr w14:val="tx1"/>
                    </w14:solidFill>
                  </w14:textFill>
                </w:rPr>
                <w:delInstrText xml:space="preserve"> HYPERLINK \l _Toc31713_WPSOffice_Level2 </w:delInstrText>
              </w:r>
            </w:del>
          </w:ins>
          <w:ins w:id="7159" w:author="冷雪凝" w:date="2019-05-14T12:04:53Z">
            <w:del w:id="7160" w:author="梁元" w:date="2019-05-14T19:56:45Z">
              <w:r>
                <w:rPr>
                  <w:b w:val="0"/>
                  <w:bCs w:val="0"/>
                  <w:color w:val="000000" w:themeColor="text1"/>
                  <w14:textFill>
                    <w14:solidFill>
                      <w14:schemeClr w14:val="tx1"/>
                    </w14:solidFill>
                  </w14:textFill>
                </w:rPr>
                <w:fldChar w:fldCharType="separate"/>
              </w:r>
            </w:del>
          </w:ins>
          <w:customXmlInsRangeStart w:id="7163" w:author="冷雪凝" w:date="2019-05-14T12:04:53Z"/>
          <w:customXmlDelRangeStart w:id="716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06d06c45-093c-433a-a1f2-8ac40c93502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164"/>
              <w:customXmlInsRangeEnd w:id="7163"/>
              <w:ins w:id="7167" w:author="冷雪凝" w:date="2019-05-14T12:04:53Z">
                <w:del w:id="7168"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7169" w:author="冷雪凝" w:date="2019-05-14T12:04:53Z">
                <w:del w:id="7170"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7173" w:author="冷雪凝" w:date="2019-05-14T12:04:53Z"/>
              <w:customXmlDelRangeStart w:id="7174" w:author="梁元" w:date="2019-05-14T19:56:45Z"/>
            </w:sdtContent>
          </w:sdt>
          <w:customXmlDelRangeEnd w:id="7174"/>
          <w:customXmlInsRangeEnd w:id="7173"/>
          <w:ins w:id="7175" w:author="冷雪凝" w:date="2019-05-14T12:04:53Z">
            <w:del w:id="7176" w:author="梁元" w:date="2019-05-14T19:56:45Z">
              <w:r>
                <w:rPr>
                  <w:b w:val="0"/>
                  <w:bCs w:val="0"/>
                  <w:color w:val="000000" w:themeColor="text1"/>
                  <w14:textFill>
                    <w14:solidFill>
                      <w14:schemeClr w14:val="tx1"/>
                    </w14:solidFill>
                  </w14:textFill>
                </w:rPr>
                <w:tab/>
              </w:r>
            </w:del>
          </w:ins>
          <w:ins w:id="7177" w:author="冷雪凝" w:date="2019-05-14T12:04:55Z">
            <w:del w:id="7178" w:author="梁元" w:date="2019-05-14T19:56:45Z">
              <w:r>
                <w:rPr>
                  <w:b w:val="0"/>
                  <w:bCs w:val="0"/>
                  <w:color w:val="000000" w:themeColor="text1"/>
                  <w14:textFill>
                    <w14:solidFill>
                      <w14:schemeClr w14:val="tx1"/>
                    </w14:solidFill>
                  </w14:textFill>
                </w:rPr>
                <w:delText>6</w:delText>
              </w:r>
            </w:del>
          </w:ins>
          <w:ins w:id="7179" w:author="冷雪凝" w:date="2019-05-14T12:04:53Z">
            <w:del w:id="7180"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7181" w:author="冷雪凝" w:date="2019-05-14T12:04:53Z"/>
              <w:del w:id="7182" w:author="梁元" w:date="2019-05-14T19:56:45Z"/>
              <w:b/>
              <w:bCs/>
              <w:color w:val="000000" w:themeColor="text1"/>
              <w:sz w:val="21"/>
              <w:szCs w:val="21"/>
              <w:rPrChange w:id="7183" w:author="冷雪凝" w:date="2019-05-14T12:31:14Z">
                <w:rPr>
                  <w:ins w:id="7184" w:author="冷雪凝" w:date="2019-05-14T12:04:53Z"/>
                  <w:del w:id="7185" w:author="梁元" w:date="2019-05-14T19:56:45Z"/>
                  <w:b w:val="0"/>
                  <w:bCs w:val="0"/>
                  <w:color w:val="000000" w:themeColor="text1"/>
                  <w14:textFill>
                    <w14:solidFill>
                      <w14:schemeClr w14:val="tx1"/>
                    </w14:solidFill>
                  </w14:textFill>
                </w:rPr>
              </w:rPrChange>
              <w14:textFill>
                <w14:solidFill>
                  <w14:schemeClr w14:val="tx1"/>
                </w14:solidFill>
              </w14:textFill>
            </w:rPr>
          </w:pPr>
          <w:ins w:id="7186" w:author="冷雪凝" w:date="2019-05-14T12:04:53Z">
            <w:del w:id="7187" w:author="梁元" w:date="2019-05-14T19:56:45Z">
              <w:r>
                <w:rPr>
                  <w:b/>
                  <w:bCs/>
                  <w:color w:val="000000" w:themeColor="text1"/>
                  <w:sz w:val="21"/>
                  <w:szCs w:val="21"/>
                  <w:rPrChange w:id="7188" w:author="冷雪凝" w:date="2019-05-14T12:31:14Z">
                    <w:rPr>
                      <w:b w:val="0"/>
                      <w:bCs w:val="0"/>
                      <w:color w:val="000000" w:themeColor="text1"/>
                      <w14:textFill>
                        <w14:solidFill>
                          <w14:schemeClr w14:val="tx1"/>
                        </w14:solidFill>
                      </w14:textFill>
                    </w:rPr>
                  </w:rPrChange>
                  <w14:textFill>
                    <w14:solidFill>
                      <w14:schemeClr w14:val="tx1"/>
                    </w14:solidFill>
                  </w14:textFill>
                </w:rPr>
                <w:fldChar w:fldCharType="begin"/>
              </w:r>
            </w:del>
          </w:ins>
          <w:ins w:id="7191" w:author="冷雪凝" w:date="2019-05-14T12:04:53Z">
            <w:del w:id="7192" w:author="梁元" w:date="2019-05-14T19:56:45Z">
              <w:r>
                <w:rPr>
                  <w:b/>
                  <w:bCs/>
                  <w:color w:val="000000" w:themeColor="text1"/>
                  <w:sz w:val="21"/>
                  <w:szCs w:val="21"/>
                  <w:rPrChange w:id="7193" w:author="冷雪凝" w:date="2019-05-14T12:31:14Z">
                    <w:rPr>
                      <w:b w:val="0"/>
                      <w:bCs w:val="0"/>
                      <w:color w:val="000000" w:themeColor="text1"/>
                      <w14:textFill>
                        <w14:solidFill>
                          <w14:schemeClr w14:val="tx1"/>
                        </w14:solidFill>
                      </w14:textFill>
                    </w:rPr>
                  </w:rPrChange>
                  <w14:textFill>
                    <w14:solidFill>
                      <w14:schemeClr w14:val="tx1"/>
                    </w14:solidFill>
                  </w14:textFill>
                </w:rPr>
                <w:delInstrText xml:space="preserve"> HYPERLINK \l _Toc25189_WPSOffice_Level1 </w:delInstrText>
              </w:r>
            </w:del>
          </w:ins>
          <w:ins w:id="7196" w:author="冷雪凝" w:date="2019-05-14T12:04:53Z">
            <w:del w:id="7197" w:author="梁元" w:date="2019-05-14T19:56:45Z">
              <w:r>
                <w:rPr>
                  <w:b/>
                  <w:bCs/>
                  <w:color w:val="000000" w:themeColor="text1"/>
                  <w:sz w:val="21"/>
                  <w:szCs w:val="21"/>
                  <w:rPrChange w:id="7198" w:author="冷雪凝" w:date="2019-05-14T12:31:14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7203" w:author="冷雪凝" w:date="2019-05-14T12:04:53Z"/>
          <w:customXmlDelRangeStart w:id="7204"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4"/>
              <w:placeholder>
                <w:docPart w:val="{46e08fd8-4b6a-45f1-bc4f-26bd53d46c33}"/>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7204"/>
              <w:customXmlInsRangeEnd w:id="7203"/>
              <w:ins w:id="7207" w:author="冷雪凝" w:date="2019-05-14T12:04:53Z">
                <w:del w:id="7208" w:author="梁元" w:date="2019-05-14T19:56:45Z">
                  <w:r>
                    <w:rPr>
                      <w:rFonts w:asciiTheme="minorHAnsi" w:hAnsiTheme="minorHAnsi" w:eastAsiaTheme="minorEastAsia" w:cstheme="minorBidi"/>
                      <w:b/>
                      <w:bCs/>
                      <w:color w:val="000000" w:themeColor="text1"/>
                      <w:sz w:val="21"/>
                      <w:szCs w:val="21"/>
                      <w:rPrChange w:id="7209" w:author="冷雪凝" w:date="2019-05-14T12:31:14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八</w:delText>
                  </w:r>
                </w:del>
              </w:ins>
              <w:ins w:id="7212" w:author="冷雪凝" w:date="2019-05-14T12:04:53Z">
                <w:del w:id="7213" w:author="梁元" w:date="2019-05-14T19:56:45Z">
                  <w:r>
                    <w:rPr>
                      <w:rFonts w:asciiTheme="minorHAnsi" w:hAnsiTheme="minorHAnsi" w:eastAsiaTheme="minorEastAsia" w:cstheme="minorBidi"/>
                      <w:b/>
                      <w:bCs/>
                      <w:color w:val="000000" w:themeColor="text1"/>
                      <w:sz w:val="21"/>
                      <w:szCs w:val="21"/>
                      <w:lang w:val="en-US" w:eastAsia="zh-CN" w:bidi="ar-SA"/>
                      <w:rPrChange w:id="7214" w:author="冷雪凝" w:date="2019-05-14T12:31:14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 </w:delText>
                  </w:r>
                </w:del>
              </w:ins>
              <w:ins w:id="7217" w:author="冷雪凝" w:date="2019-05-14T12:04:53Z">
                <w:del w:id="7218" w:author="梁元" w:date="2019-05-14T19:56:45Z">
                  <w:r>
                    <w:rPr>
                      <w:rFonts w:hint="default" w:asciiTheme="minorHAnsi" w:hAnsiTheme="minorHAnsi" w:eastAsiaTheme="minorEastAsia" w:cstheme="minorBidi"/>
                      <w:b/>
                      <w:bCs/>
                      <w:color w:val="000000" w:themeColor="text1"/>
                      <w:sz w:val="21"/>
                      <w:szCs w:val="21"/>
                      <w:rPrChange w:id="7219" w:author="冷雪凝" w:date="2019-05-14T12:31:14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什么是同源策略</w:delText>
                  </w:r>
                </w:del>
              </w:ins>
              <w:customXmlInsRangeStart w:id="7224" w:author="冷雪凝" w:date="2019-05-14T12:04:53Z"/>
              <w:customXmlDelRangeStart w:id="7225" w:author="梁元" w:date="2019-05-14T19:56:45Z"/>
            </w:sdtContent>
          </w:sdt>
          <w:customXmlDelRangeEnd w:id="7225"/>
          <w:customXmlInsRangeEnd w:id="7224"/>
          <w:ins w:id="7226" w:author="冷雪凝" w:date="2019-05-14T12:04:53Z">
            <w:del w:id="7227" w:author="梁元" w:date="2019-05-14T19:56:45Z">
              <w:r>
                <w:rPr>
                  <w:b/>
                  <w:bCs/>
                  <w:color w:val="000000" w:themeColor="text1"/>
                  <w:sz w:val="21"/>
                  <w:szCs w:val="21"/>
                  <w:rPrChange w:id="7228" w:author="冷雪凝" w:date="2019-05-14T12:31:14Z">
                    <w:rPr>
                      <w:b w:val="0"/>
                      <w:bCs w:val="0"/>
                      <w:color w:val="000000" w:themeColor="text1"/>
                      <w14:textFill>
                        <w14:solidFill>
                          <w14:schemeClr w14:val="tx1"/>
                        </w14:solidFill>
                      </w14:textFill>
                    </w:rPr>
                  </w:rPrChange>
                  <w14:textFill>
                    <w14:solidFill>
                      <w14:schemeClr w14:val="tx1"/>
                    </w14:solidFill>
                  </w14:textFill>
                </w:rPr>
                <w:tab/>
              </w:r>
            </w:del>
          </w:ins>
          <w:ins w:id="7231" w:author="冷雪凝" w:date="2019-05-14T12:04:55Z">
            <w:del w:id="7232" w:author="梁元" w:date="2019-05-14T19:56:45Z">
              <w:r>
                <w:rPr>
                  <w:b/>
                  <w:bCs/>
                  <w:color w:val="000000" w:themeColor="text1"/>
                  <w:sz w:val="21"/>
                  <w:szCs w:val="21"/>
                  <w:rPrChange w:id="7233" w:author="冷雪凝" w:date="2019-05-14T12:31:14Z">
                    <w:rPr>
                      <w:b w:val="0"/>
                      <w:bCs w:val="0"/>
                      <w:color w:val="000000" w:themeColor="text1"/>
                      <w14:textFill>
                        <w14:solidFill>
                          <w14:schemeClr w14:val="tx1"/>
                        </w14:solidFill>
                      </w14:textFill>
                    </w:rPr>
                  </w:rPrChange>
                  <w14:textFill>
                    <w14:solidFill>
                      <w14:schemeClr w14:val="tx1"/>
                    </w14:solidFill>
                  </w14:textFill>
                </w:rPr>
                <w:delText>7</w:delText>
              </w:r>
            </w:del>
          </w:ins>
          <w:ins w:id="7236" w:author="冷雪凝" w:date="2019-05-14T12:04:53Z">
            <w:del w:id="7237" w:author="梁元" w:date="2019-05-14T19:56:45Z">
              <w:r>
                <w:rPr>
                  <w:b/>
                  <w:bCs/>
                  <w:color w:val="000000" w:themeColor="text1"/>
                  <w:sz w:val="21"/>
                  <w:szCs w:val="21"/>
                  <w:rPrChange w:id="7238" w:author="冷雪凝" w:date="2019-05-14T12:31:14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7241" w:author="冷雪凝" w:date="2019-05-14T12:04:53Z"/>
              <w:del w:id="7242" w:author="梁元" w:date="2019-05-14T19:56:45Z"/>
              <w:b w:val="0"/>
              <w:bCs w:val="0"/>
              <w:color w:val="000000" w:themeColor="text1"/>
              <w14:textFill>
                <w14:solidFill>
                  <w14:schemeClr w14:val="tx1"/>
                </w14:solidFill>
              </w14:textFill>
            </w:rPr>
          </w:pPr>
          <w:ins w:id="7243" w:author="冷雪凝" w:date="2019-05-14T12:04:53Z">
            <w:del w:id="7244" w:author="梁元" w:date="2019-05-14T19:56:45Z">
              <w:r>
                <w:rPr>
                  <w:b w:val="0"/>
                  <w:bCs w:val="0"/>
                  <w:color w:val="000000" w:themeColor="text1"/>
                  <w14:textFill>
                    <w14:solidFill>
                      <w14:schemeClr w14:val="tx1"/>
                    </w14:solidFill>
                  </w14:textFill>
                </w:rPr>
                <w:fldChar w:fldCharType="begin"/>
              </w:r>
            </w:del>
          </w:ins>
          <w:ins w:id="7245" w:author="冷雪凝" w:date="2019-05-14T12:04:53Z">
            <w:del w:id="7246" w:author="梁元" w:date="2019-05-14T19:56:45Z">
              <w:r>
                <w:rPr>
                  <w:b w:val="0"/>
                  <w:bCs w:val="0"/>
                  <w:color w:val="000000" w:themeColor="text1"/>
                  <w14:textFill>
                    <w14:solidFill>
                      <w14:schemeClr w14:val="tx1"/>
                    </w14:solidFill>
                  </w14:textFill>
                </w:rPr>
                <w:delInstrText xml:space="preserve"> HYPERLINK \l _Toc8503_WPSOffice_Level2 </w:delInstrText>
              </w:r>
            </w:del>
          </w:ins>
          <w:ins w:id="7247" w:author="冷雪凝" w:date="2019-05-14T12:04:53Z">
            <w:del w:id="7248" w:author="梁元" w:date="2019-05-14T19:56:45Z">
              <w:r>
                <w:rPr>
                  <w:b w:val="0"/>
                  <w:bCs w:val="0"/>
                  <w:color w:val="000000" w:themeColor="text1"/>
                  <w14:textFill>
                    <w14:solidFill>
                      <w14:schemeClr w14:val="tx1"/>
                    </w14:solidFill>
                  </w14:textFill>
                </w:rPr>
                <w:fldChar w:fldCharType="separate"/>
              </w:r>
            </w:del>
          </w:ins>
          <w:customXmlInsRangeStart w:id="7251" w:author="冷雪凝" w:date="2019-05-14T12:04:53Z"/>
          <w:customXmlDelRangeStart w:id="725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3c4284ef-c81f-4fbe-8233-229292c43212}"/>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252"/>
              <w:customXmlInsRangeEnd w:id="7251"/>
              <w:ins w:id="7255" w:author="冷雪凝" w:date="2019-05-14T12:04:53Z">
                <w:del w:id="7256"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7257" w:author="冷雪凝" w:date="2019-05-14T12:04:53Z">
                <w:del w:id="7258"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7261" w:author="冷雪凝" w:date="2019-05-14T12:04:53Z"/>
              <w:customXmlDelRangeStart w:id="7262" w:author="梁元" w:date="2019-05-14T19:56:45Z"/>
            </w:sdtContent>
          </w:sdt>
          <w:customXmlDelRangeEnd w:id="7262"/>
          <w:customXmlInsRangeEnd w:id="7261"/>
          <w:ins w:id="7263" w:author="冷雪凝" w:date="2019-05-14T12:04:53Z">
            <w:del w:id="7264" w:author="梁元" w:date="2019-05-14T19:56:45Z">
              <w:r>
                <w:rPr>
                  <w:b w:val="0"/>
                  <w:bCs w:val="0"/>
                  <w:color w:val="000000" w:themeColor="text1"/>
                  <w14:textFill>
                    <w14:solidFill>
                      <w14:schemeClr w14:val="tx1"/>
                    </w14:solidFill>
                  </w14:textFill>
                </w:rPr>
                <w:tab/>
              </w:r>
            </w:del>
          </w:ins>
          <w:ins w:id="7265" w:author="冷雪凝" w:date="2019-05-14T12:04:55Z">
            <w:del w:id="7266" w:author="梁元" w:date="2019-05-14T19:56:45Z">
              <w:r>
                <w:rPr>
                  <w:b w:val="0"/>
                  <w:bCs w:val="0"/>
                  <w:color w:val="000000" w:themeColor="text1"/>
                  <w14:textFill>
                    <w14:solidFill>
                      <w14:schemeClr w14:val="tx1"/>
                    </w14:solidFill>
                  </w14:textFill>
                </w:rPr>
                <w:delText>7</w:delText>
              </w:r>
            </w:del>
          </w:ins>
          <w:ins w:id="7267" w:author="冷雪凝" w:date="2019-05-14T12:04:53Z">
            <w:del w:id="726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269" w:author="冷雪凝" w:date="2019-05-14T12:04:53Z"/>
              <w:del w:id="7270" w:author="梁元" w:date="2019-05-14T19:56:45Z"/>
              <w:b w:val="0"/>
              <w:bCs w:val="0"/>
              <w:color w:val="000000" w:themeColor="text1"/>
              <w14:textFill>
                <w14:solidFill>
                  <w14:schemeClr w14:val="tx1"/>
                </w14:solidFill>
              </w14:textFill>
            </w:rPr>
          </w:pPr>
          <w:ins w:id="7271" w:author="冷雪凝" w:date="2019-05-14T12:04:53Z">
            <w:del w:id="7272" w:author="梁元" w:date="2019-05-14T19:56:45Z">
              <w:r>
                <w:rPr>
                  <w:b w:val="0"/>
                  <w:bCs w:val="0"/>
                  <w:color w:val="000000" w:themeColor="text1"/>
                  <w14:textFill>
                    <w14:solidFill>
                      <w14:schemeClr w14:val="tx1"/>
                    </w14:solidFill>
                  </w14:textFill>
                </w:rPr>
                <w:fldChar w:fldCharType="begin"/>
              </w:r>
            </w:del>
          </w:ins>
          <w:ins w:id="7273" w:author="冷雪凝" w:date="2019-05-14T12:04:53Z">
            <w:del w:id="7274" w:author="梁元" w:date="2019-05-14T19:56:45Z">
              <w:r>
                <w:rPr>
                  <w:b w:val="0"/>
                  <w:bCs w:val="0"/>
                  <w:color w:val="000000" w:themeColor="text1"/>
                  <w14:textFill>
                    <w14:solidFill>
                      <w14:schemeClr w14:val="tx1"/>
                    </w14:solidFill>
                  </w14:textFill>
                </w:rPr>
                <w:delInstrText xml:space="preserve"> HYPERLINK \l _Toc21714_WPSOffice_Level2 </w:delInstrText>
              </w:r>
            </w:del>
          </w:ins>
          <w:ins w:id="7275" w:author="冷雪凝" w:date="2019-05-14T12:04:53Z">
            <w:del w:id="7276" w:author="梁元" w:date="2019-05-14T19:56:45Z">
              <w:r>
                <w:rPr>
                  <w:b w:val="0"/>
                  <w:bCs w:val="0"/>
                  <w:color w:val="000000" w:themeColor="text1"/>
                  <w14:textFill>
                    <w14:solidFill>
                      <w14:schemeClr w14:val="tx1"/>
                    </w14:solidFill>
                  </w14:textFill>
                </w:rPr>
                <w:fldChar w:fldCharType="separate"/>
              </w:r>
            </w:del>
          </w:ins>
          <w:customXmlInsRangeStart w:id="7279" w:author="冷雪凝" w:date="2019-05-14T12:04:53Z"/>
          <w:customXmlDelRangeStart w:id="728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1cd6de39-cbda-4c31-b6de-184664177228}"/>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280"/>
              <w:customXmlInsRangeEnd w:id="7279"/>
              <w:ins w:id="7283" w:author="冷雪凝" w:date="2019-05-14T12:04:53Z">
                <w:del w:id="7284"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7285" w:author="冷雪凝" w:date="2019-05-14T12:04:53Z">
                <w:del w:id="7286"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7289" w:author="冷雪凝" w:date="2019-05-14T12:04:53Z"/>
              <w:customXmlDelRangeStart w:id="7290" w:author="梁元" w:date="2019-05-14T19:56:45Z"/>
            </w:sdtContent>
          </w:sdt>
          <w:customXmlDelRangeEnd w:id="7290"/>
          <w:customXmlInsRangeEnd w:id="7289"/>
          <w:ins w:id="7291" w:author="冷雪凝" w:date="2019-05-14T12:04:53Z">
            <w:del w:id="7292" w:author="梁元" w:date="2019-05-14T19:56:45Z">
              <w:r>
                <w:rPr>
                  <w:b w:val="0"/>
                  <w:bCs w:val="0"/>
                  <w:color w:val="000000" w:themeColor="text1"/>
                  <w14:textFill>
                    <w14:solidFill>
                      <w14:schemeClr w14:val="tx1"/>
                    </w14:solidFill>
                  </w14:textFill>
                </w:rPr>
                <w:tab/>
              </w:r>
            </w:del>
          </w:ins>
          <w:ins w:id="7293" w:author="冷雪凝" w:date="2019-05-14T12:04:55Z">
            <w:del w:id="7294" w:author="梁元" w:date="2019-05-14T19:56:45Z">
              <w:r>
                <w:rPr>
                  <w:b w:val="0"/>
                  <w:bCs w:val="0"/>
                  <w:color w:val="000000" w:themeColor="text1"/>
                  <w14:textFill>
                    <w14:solidFill>
                      <w14:schemeClr w14:val="tx1"/>
                    </w14:solidFill>
                  </w14:textFill>
                </w:rPr>
                <w:delText>7</w:delText>
              </w:r>
            </w:del>
          </w:ins>
          <w:ins w:id="7295" w:author="冷雪凝" w:date="2019-05-14T12:04:53Z">
            <w:del w:id="729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297" w:author="冷雪凝" w:date="2019-05-14T12:04:53Z"/>
              <w:del w:id="7298" w:author="梁元" w:date="2019-05-14T19:56:45Z"/>
              <w:b w:val="0"/>
              <w:bCs w:val="0"/>
              <w:color w:val="000000" w:themeColor="text1"/>
              <w14:textFill>
                <w14:solidFill>
                  <w14:schemeClr w14:val="tx1"/>
                </w14:solidFill>
              </w14:textFill>
            </w:rPr>
          </w:pPr>
          <w:ins w:id="7299" w:author="冷雪凝" w:date="2019-05-14T12:04:53Z">
            <w:del w:id="7300" w:author="梁元" w:date="2019-05-14T19:56:45Z">
              <w:r>
                <w:rPr>
                  <w:b w:val="0"/>
                  <w:bCs w:val="0"/>
                  <w:color w:val="000000" w:themeColor="text1"/>
                  <w14:textFill>
                    <w14:solidFill>
                      <w14:schemeClr w14:val="tx1"/>
                    </w14:solidFill>
                  </w14:textFill>
                </w:rPr>
                <w:fldChar w:fldCharType="begin"/>
              </w:r>
            </w:del>
          </w:ins>
          <w:ins w:id="7301" w:author="冷雪凝" w:date="2019-05-14T12:04:53Z">
            <w:del w:id="7302" w:author="梁元" w:date="2019-05-14T19:56:45Z">
              <w:r>
                <w:rPr>
                  <w:b w:val="0"/>
                  <w:bCs w:val="0"/>
                  <w:color w:val="000000" w:themeColor="text1"/>
                  <w14:textFill>
                    <w14:solidFill>
                      <w14:schemeClr w14:val="tx1"/>
                    </w14:solidFill>
                  </w14:textFill>
                </w:rPr>
                <w:delInstrText xml:space="preserve"> HYPERLINK \l _Toc22874_WPSOffice_Level2 </w:delInstrText>
              </w:r>
            </w:del>
          </w:ins>
          <w:ins w:id="7303" w:author="冷雪凝" w:date="2019-05-14T12:04:53Z">
            <w:del w:id="7304" w:author="梁元" w:date="2019-05-14T19:56:45Z">
              <w:r>
                <w:rPr>
                  <w:b w:val="0"/>
                  <w:bCs w:val="0"/>
                  <w:color w:val="000000" w:themeColor="text1"/>
                  <w14:textFill>
                    <w14:solidFill>
                      <w14:schemeClr w14:val="tx1"/>
                    </w14:solidFill>
                  </w14:textFill>
                </w:rPr>
                <w:fldChar w:fldCharType="separate"/>
              </w:r>
            </w:del>
          </w:ins>
          <w:customXmlInsRangeStart w:id="7307" w:author="冷雪凝" w:date="2019-05-14T12:04:53Z"/>
          <w:customXmlDelRangeStart w:id="730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8c5c75c9-d413-4793-8b4f-29eda79e041c}"/>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308"/>
              <w:customXmlInsRangeEnd w:id="7307"/>
              <w:ins w:id="7311" w:author="冷雪凝" w:date="2019-05-14T12:04:53Z">
                <w:del w:id="7312"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7313" w:author="冷雪凝" w:date="2019-05-14T12:04:53Z">
                <w:del w:id="7314"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7317" w:author="冷雪凝" w:date="2019-05-14T12:04:53Z"/>
              <w:customXmlDelRangeStart w:id="7318" w:author="梁元" w:date="2019-05-14T19:56:45Z"/>
            </w:sdtContent>
          </w:sdt>
          <w:customXmlDelRangeEnd w:id="7318"/>
          <w:customXmlInsRangeEnd w:id="7317"/>
          <w:ins w:id="7319" w:author="冷雪凝" w:date="2019-05-14T12:04:53Z">
            <w:del w:id="7320" w:author="梁元" w:date="2019-05-14T19:56:45Z">
              <w:r>
                <w:rPr>
                  <w:b w:val="0"/>
                  <w:bCs w:val="0"/>
                  <w:color w:val="000000" w:themeColor="text1"/>
                  <w14:textFill>
                    <w14:solidFill>
                      <w14:schemeClr w14:val="tx1"/>
                    </w14:solidFill>
                  </w14:textFill>
                </w:rPr>
                <w:tab/>
              </w:r>
            </w:del>
          </w:ins>
          <w:ins w:id="7321" w:author="冷雪凝" w:date="2019-05-14T12:04:55Z">
            <w:del w:id="7322" w:author="梁元" w:date="2019-05-14T19:56:45Z">
              <w:r>
                <w:rPr>
                  <w:b w:val="0"/>
                  <w:bCs w:val="0"/>
                  <w:color w:val="000000" w:themeColor="text1"/>
                  <w14:textFill>
                    <w14:solidFill>
                      <w14:schemeClr w14:val="tx1"/>
                    </w14:solidFill>
                  </w14:textFill>
                </w:rPr>
                <w:delText>9</w:delText>
              </w:r>
            </w:del>
          </w:ins>
          <w:ins w:id="7323" w:author="冷雪凝" w:date="2019-05-14T12:04:53Z">
            <w:del w:id="732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325" w:author="冷雪凝" w:date="2019-05-14T12:04:53Z"/>
              <w:del w:id="7326" w:author="梁元" w:date="2019-05-14T19:56:45Z"/>
              <w:b w:val="0"/>
              <w:bCs w:val="0"/>
              <w:color w:val="000000" w:themeColor="text1"/>
              <w14:textFill>
                <w14:solidFill>
                  <w14:schemeClr w14:val="tx1"/>
                </w14:solidFill>
              </w14:textFill>
            </w:rPr>
          </w:pPr>
          <w:ins w:id="7327" w:author="冷雪凝" w:date="2019-05-14T12:04:53Z">
            <w:del w:id="7328" w:author="梁元" w:date="2019-05-14T19:56:45Z">
              <w:r>
                <w:rPr>
                  <w:b w:val="0"/>
                  <w:bCs w:val="0"/>
                  <w:color w:val="000000" w:themeColor="text1"/>
                  <w14:textFill>
                    <w14:solidFill>
                      <w14:schemeClr w14:val="tx1"/>
                    </w14:solidFill>
                  </w14:textFill>
                </w:rPr>
                <w:fldChar w:fldCharType="begin"/>
              </w:r>
            </w:del>
          </w:ins>
          <w:ins w:id="7329" w:author="冷雪凝" w:date="2019-05-14T12:04:53Z">
            <w:del w:id="7330" w:author="梁元" w:date="2019-05-14T19:56:45Z">
              <w:r>
                <w:rPr>
                  <w:b w:val="0"/>
                  <w:bCs w:val="0"/>
                  <w:color w:val="000000" w:themeColor="text1"/>
                  <w14:textFill>
                    <w14:solidFill>
                      <w14:schemeClr w14:val="tx1"/>
                    </w14:solidFill>
                  </w14:textFill>
                </w:rPr>
                <w:delInstrText xml:space="preserve"> HYPERLINK \l _Toc3879_WPSOffice_Level2 </w:delInstrText>
              </w:r>
            </w:del>
          </w:ins>
          <w:ins w:id="7331" w:author="冷雪凝" w:date="2019-05-14T12:04:53Z">
            <w:del w:id="7332" w:author="梁元" w:date="2019-05-14T19:56:45Z">
              <w:r>
                <w:rPr>
                  <w:b w:val="0"/>
                  <w:bCs w:val="0"/>
                  <w:color w:val="000000" w:themeColor="text1"/>
                  <w14:textFill>
                    <w14:solidFill>
                      <w14:schemeClr w14:val="tx1"/>
                    </w14:solidFill>
                  </w14:textFill>
                </w:rPr>
                <w:fldChar w:fldCharType="separate"/>
              </w:r>
            </w:del>
          </w:ins>
          <w:customXmlInsRangeStart w:id="7335" w:author="冷雪凝" w:date="2019-05-14T12:04:53Z"/>
          <w:customXmlDelRangeStart w:id="733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993e5afd-0977-4f57-8920-b4f66eb1dc70}"/>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336"/>
              <w:customXmlInsRangeEnd w:id="7335"/>
              <w:ins w:id="7339" w:author="冷雪凝" w:date="2019-05-14T12:04:53Z">
                <w:del w:id="7340"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7341" w:author="冷雪凝" w:date="2019-05-14T12:04:53Z">
                <w:del w:id="7342"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7345" w:author="冷雪凝" w:date="2019-05-14T12:04:53Z"/>
              <w:customXmlDelRangeStart w:id="7346" w:author="梁元" w:date="2019-05-14T19:56:45Z"/>
            </w:sdtContent>
          </w:sdt>
          <w:customXmlDelRangeEnd w:id="7346"/>
          <w:customXmlInsRangeEnd w:id="7345"/>
          <w:ins w:id="7347" w:author="冷雪凝" w:date="2019-05-14T12:04:53Z">
            <w:del w:id="7348" w:author="梁元" w:date="2019-05-14T19:56:45Z">
              <w:r>
                <w:rPr>
                  <w:b w:val="0"/>
                  <w:bCs w:val="0"/>
                  <w:color w:val="000000" w:themeColor="text1"/>
                  <w14:textFill>
                    <w14:solidFill>
                      <w14:schemeClr w14:val="tx1"/>
                    </w14:solidFill>
                  </w14:textFill>
                </w:rPr>
                <w:tab/>
              </w:r>
            </w:del>
          </w:ins>
          <w:ins w:id="7349" w:author="冷雪凝" w:date="2019-05-14T12:04:55Z">
            <w:del w:id="7350" w:author="梁元" w:date="2019-05-14T19:56:45Z">
              <w:r>
                <w:rPr>
                  <w:b w:val="0"/>
                  <w:bCs w:val="0"/>
                  <w:color w:val="000000" w:themeColor="text1"/>
                  <w14:textFill>
                    <w14:solidFill>
                      <w14:schemeClr w14:val="tx1"/>
                    </w14:solidFill>
                  </w14:textFill>
                </w:rPr>
                <w:delText>9</w:delText>
              </w:r>
            </w:del>
          </w:ins>
          <w:ins w:id="7351" w:author="冷雪凝" w:date="2019-05-14T12:04:53Z">
            <w:del w:id="735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353" w:author="冷雪凝" w:date="2019-05-14T12:04:53Z"/>
              <w:del w:id="7354" w:author="梁元" w:date="2019-05-14T19:56:45Z"/>
              <w:b w:val="0"/>
              <w:bCs w:val="0"/>
              <w:color w:val="000000" w:themeColor="text1"/>
              <w14:textFill>
                <w14:solidFill>
                  <w14:schemeClr w14:val="tx1"/>
                </w14:solidFill>
              </w14:textFill>
            </w:rPr>
          </w:pPr>
          <w:ins w:id="7355" w:author="冷雪凝" w:date="2019-05-14T12:04:53Z">
            <w:del w:id="7356" w:author="梁元" w:date="2019-05-14T19:56:45Z">
              <w:r>
                <w:rPr>
                  <w:b w:val="0"/>
                  <w:bCs w:val="0"/>
                  <w:color w:val="000000" w:themeColor="text1"/>
                  <w14:textFill>
                    <w14:solidFill>
                      <w14:schemeClr w14:val="tx1"/>
                    </w14:solidFill>
                  </w14:textFill>
                </w:rPr>
                <w:fldChar w:fldCharType="begin"/>
              </w:r>
            </w:del>
          </w:ins>
          <w:ins w:id="7357" w:author="冷雪凝" w:date="2019-05-14T12:04:53Z">
            <w:del w:id="7358" w:author="梁元" w:date="2019-05-14T19:56:45Z">
              <w:r>
                <w:rPr>
                  <w:b w:val="0"/>
                  <w:bCs w:val="0"/>
                  <w:color w:val="000000" w:themeColor="text1"/>
                  <w14:textFill>
                    <w14:solidFill>
                      <w14:schemeClr w14:val="tx1"/>
                    </w14:solidFill>
                  </w14:textFill>
                </w:rPr>
                <w:delInstrText xml:space="preserve"> HYPERLINK \l _Toc32582_WPSOffice_Level2 </w:delInstrText>
              </w:r>
            </w:del>
          </w:ins>
          <w:ins w:id="7359" w:author="冷雪凝" w:date="2019-05-14T12:04:53Z">
            <w:del w:id="7360" w:author="梁元" w:date="2019-05-14T19:56:45Z">
              <w:r>
                <w:rPr>
                  <w:b w:val="0"/>
                  <w:bCs w:val="0"/>
                  <w:color w:val="000000" w:themeColor="text1"/>
                  <w14:textFill>
                    <w14:solidFill>
                      <w14:schemeClr w14:val="tx1"/>
                    </w14:solidFill>
                  </w14:textFill>
                </w:rPr>
                <w:fldChar w:fldCharType="separate"/>
              </w:r>
            </w:del>
          </w:ins>
          <w:customXmlInsRangeStart w:id="7363" w:author="冷雪凝" w:date="2019-05-14T12:04:53Z"/>
          <w:customXmlDelRangeStart w:id="736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f5ca731d-7ae2-49b8-9038-212e9a1bac99}"/>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364"/>
              <w:customXmlInsRangeEnd w:id="7363"/>
              <w:ins w:id="7367" w:author="冷雪凝" w:date="2019-05-14T12:04:53Z">
                <w:del w:id="7368"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7369" w:author="冷雪凝" w:date="2019-05-14T12:04:53Z">
                <w:del w:id="7370"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7373" w:author="冷雪凝" w:date="2019-05-14T12:04:53Z"/>
              <w:customXmlDelRangeStart w:id="7374" w:author="梁元" w:date="2019-05-14T19:56:45Z"/>
            </w:sdtContent>
          </w:sdt>
          <w:customXmlDelRangeEnd w:id="7374"/>
          <w:customXmlInsRangeEnd w:id="7373"/>
          <w:ins w:id="7375" w:author="冷雪凝" w:date="2019-05-14T12:04:53Z">
            <w:del w:id="7376" w:author="梁元" w:date="2019-05-14T19:56:45Z">
              <w:r>
                <w:rPr>
                  <w:b w:val="0"/>
                  <w:bCs w:val="0"/>
                  <w:color w:val="000000" w:themeColor="text1"/>
                  <w14:textFill>
                    <w14:solidFill>
                      <w14:schemeClr w14:val="tx1"/>
                    </w14:solidFill>
                  </w14:textFill>
                </w:rPr>
                <w:tab/>
              </w:r>
            </w:del>
          </w:ins>
          <w:ins w:id="7377" w:author="冷雪凝" w:date="2019-05-14T12:04:55Z">
            <w:del w:id="7378" w:author="梁元" w:date="2019-05-14T19:56:45Z">
              <w:r>
                <w:rPr>
                  <w:b w:val="0"/>
                  <w:bCs w:val="0"/>
                  <w:color w:val="000000" w:themeColor="text1"/>
                  <w14:textFill>
                    <w14:solidFill>
                      <w14:schemeClr w14:val="tx1"/>
                    </w14:solidFill>
                  </w14:textFill>
                </w:rPr>
                <w:delText>10</w:delText>
              </w:r>
            </w:del>
          </w:ins>
          <w:ins w:id="7379" w:author="冷雪凝" w:date="2019-05-14T12:04:53Z">
            <w:del w:id="7380"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381" w:author="冷雪凝" w:date="2019-05-14T12:04:53Z"/>
              <w:del w:id="7382" w:author="梁元" w:date="2019-05-14T19:56:45Z"/>
              <w:b w:val="0"/>
              <w:bCs w:val="0"/>
              <w:color w:val="000000" w:themeColor="text1"/>
              <w14:textFill>
                <w14:solidFill>
                  <w14:schemeClr w14:val="tx1"/>
                </w14:solidFill>
              </w14:textFill>
            </w:rPr>
          </w:pPr>
          <w:ins w:id="7383" w:author="冷雪凝" w:date="2019-05-14T12:04:53Z">
            <w:del w:id="7384" w:author="梁元" w:date="2019-05-14T19:56:45Z">
              <w:r>
                <w:rPr>
                  <w:b w:val="0"/>
                  <w:bCs w:val="0"/>
                  <w:color w:val="000000" w:themeColor="text1"/>
                  <w14:textFill>
                    <w14:solidFill>
                      <w14:schemeClr w14:val="tx1"/>
                    </w14:solidFill>
                  </w14:textFill>
                </w:rPr>
                <w:fldChar w:fldCharType="begin"/>
              </w:r>
            </w:del>
          </w:ins>
          <w:ins w:id="7385" w:author="冷雪凝" w:date="2019-05-14T12:04:53Z">
            <w:del w:id="7386" w:author="梁元" w:date="2019-05-14T19:56:45Z">
              <w:r>
                <w:rPr>
                  <w:b w:val="0"/>
                  <w:bCs w:val="0"/>
                  <w:color w:val="000000" w:themeColor="text1"/>
                  <w14:textFill>
                    <w14:solidFill>
                      <w14:schemeClr w14:val="tx1"/>
                    </w14:solidFill>
                  </w14:textFill>
                </w:rPr>
                <w:delInstrText xml:space="preserve"> HYPERLINK \l _Toc10055_WPSOffice_Level2 </w:delInstrText>
              </w:r>
            </w:del>
          </w:ins>
          <w:ins w:id="7387" w:author="冷雪凝" w:date="2019-05-14T12:04:53Z">
            <w:del w:id="7388" w:author="梁元" w:date="2019-05-14T19:56:45Z">
              <w:r>
                <w:rPr>
                  <w:b w:val="0"/>
                  <w:bCs w:val="0"/>
                  <w:color w:val="000000" w:themeColor="text1"/>
                  <w14:textFill>
                    <w14:solidFill>
                      <w14:schemeClr w14:val="tx1"/>
                    </w14:solidFill>
                  </w14:textFill>
                </w:rPr>
                <w:fldChar w:fldCharType="separate"/>
              </w:r>
            </w:del>
          </w:ins>
          <w:customXmlInsRangeStart w:id="7391" w:author="冷雪凝" w:date="2019-05-14T12:04:53Z"/>
          <w:customXmlDelRangeStart w:id="739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565f236b-d9ee-4f10-a0a2-2d007cd9c3cb}"/>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392"/>
              <w:customXmlInsRangeEnd w:id="7391"/>
              <w:ins w:id="7395" w:author="冷雪凝" w:date="2019-05-14T12:04:53Z">
                <w:del w:id="7396" w:author="梁元" w:date="2019-05-14T19:56:45Z">
                  <w:r>
                    <w:rPr>
                      <w:rFonts w:ascii="仿宋" w:hAnsi="仿宋" w:eastAsia="仿宋" w:cstheme="majorBidi"/>
                      <w:b w:val="0"/>
                      <w:bCs w:val="0"/>
                      <w:color w:val="000000" w:themeColor="text1"/>
                      <w14:textFill>
                        <w14:solidFill>
                          <w14:schemeClr w14:val="tx1"/>
                        </w14:solidFill>
                      </w14:textFill>
                    </w:rPr>
                    <w:delText xml:space="preserve">6. </w:delText>
                  </w:r>
                </w:del>
              </w:ins>
              <w:ins w:id="7397" w:author="冷雪凝" w:date="2019-05-14T12:04:53Z">
                <w:del w:id="7398"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7401" w:author="冷雪凝" w:date="2019-05-14T12:04:53Z"/>
              <w:customXmlDelRangeStart w:id="7402" w:author="梁元" w:date="2019-05-14T19:56:45Z"/>
            </w:sdtContent>
          </w:sdt>
          <w:customXmlDelRangeEnd w:id="7402"/>
          <w:customXmlInsRangeEnd w:id="7401"/>
          <w:ins w:id="7403" w:author="冷雪凝" w:date="2019-05-14T12:04:53Z">
            <w:del w:id="7404" w:author="梁元" w:date="2019-05-14T19:56:45Z">
              <w:r>
                <w:rPr>
                  <w:b w:val="0"/>
                  <w:bCs w:val="0"/>
                  <w:color w:val="000000" w:themeColor="text1"/>
                  <w14:textFill>
                    <w14:solidFill>
                      <w14:schemeClr w14:val="tx1"/>
                    </w14:solidFill>
                  </w14:textFill>
                </w:rPr>
                <w:tab/>
              </w:r>
            </w:del>
          </w:ins>
          <w:ins w:id="7405" w:author="冷雪凝" w:date="2019-05-14T12:04:55Z">
            <w:del w:id="7406" w:author="梁元" w:date="2019-05-14T19:56:45Z">
              <w:r>
                <w:rPr>
                  <w:b w:val="0"/>
                  <w:bCs w:val="0"/>
                  <w:color w:val="000000" w:themeColor="text1"/>
                  <w14:textFill>
                    <w14:solidFill>
                      <w14:schemeClr w14:val="tx1"/>
                    </w14:solidFill>
                  </w14:textFill>
                </w:rPr>
                <w:delText>10</w:delText>
              </w:r>
            </w:del>
          </w:ins>
          <w:ins w:id="7407" w:author="冷雪凝" w:date="2019-05-14T12:04:53Z">
            <w:del w:id="7408"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7409" w:author="冷雪凝" w:date="2019-05-14T12:04:53Z"/>
              <w:del w:id="7410" w:author="梁元" w:date="2019-05-14T19:56:45Z"/>
              <w:b/>
              <w:bCs/>
              <w:color w:val="000000" w:themeColor="text1"/>
              <w:sz w:val="21"/>
              <w:szCs w:val="21"/>
              <w:rPrChange w:id="7411" w:author="冷雪凝" w:date="2019-05-14T12:31:15Z">
                <w:rPr>
                  <w:ins w:id="7412" w:author="冷雪凝" w:date="2019-05-14T12:04:53Z"/>
                  <w:del w:id="7413" w:author="梁元" w:date="2019-05-14T19:56:45Z"/>
                  <w:b w:val="0"/>
                  <w:bCs w:val="0"/>
                  <w:color w:val="000000" w:themeColor="text1"/>
                  <w14:textFill>
                    <w14:solidFill>
                      <w14:schemeClr w14:val="tx1"/>
                    </w14:solidFill>
                  </w14:textFill>
                </w:rPr>
              </w:rPrChange>
              <w14:textFill>
                <w14:solidFill>
                  <w14:schemeClr w14:val="tx1"/>
                </w14:solidFill>
              </w14:textFill>
            </w:rPr>
          </w:pPr>
          <w:ins w:id="7414" w:author="冷雪凝" w:date="2019-05-14T12:04:53Z">
            <w:del w:id="7415" w:author="梁元" w:date="2019-05-14T19:56:45Z">
              <w:r>
                <w:rPr>
                  <w:b/>
                  <w:bCs/>
                  <w:color w:val="000000" w:themeColor="text1"/>
                  <w:sz w:val="21"/>
                  <w:szCs w:val="21"/>
                  <w:rPrChange w:id="7416" w:author="冷雪凝" w:date="2019-05-14T12:31:15Z">
                    <w:rPr>
                      <w:b w:val="0"/>
                      <w:bCs w:val="0"/>
                      <w:color w:val="000000" w:themeColor="text1"/>
                      <w14:textFill>
                        <w14:solidFill>
                          <w14:schemeClr w14:val="tx1"/>
                        </w14:solidFill>
                      </w14:textFill>
                    </w:rPr>
                  </w:rPrChange>
                  <w14:textFill>
                    <w14:solidFill>
                      <w14:schemeClr w14:val="tx1"/>
                    </w14:solidFill>
                  </w14:textFill>
                </w:rPr>
                <w:fldChar w:fldCharType="begin"/>
              </w:r>
            </w:del>
          </w:ins>
          <w:ins w:id="7419" w:author="冷雪凝" w:date="2019-05-14T12:04:53Z">
            <w:del w:id="7420" w:author="梁元" w:date="2019-05-14T19:56:45Z">
              <w:r>
                <w:rPr>
                  <w:b/>
                  <w:bCs/>
                  <w:color w:val="000000" w:themeColor="text1"/>
                  <w:sz w:val="21"/>
                  <w:szCs w:val="21"/>
                  <w:rPrChange w:id="7421" w:author="冷雪凝" w:date="2019-05-14T12:31:15Z">
                    <w:rPr>
                      <w:b w:val="0"/>
                      <w:bCs w:val="0"/>
                      <w:color w:val="000000" w:themeColor="text1"/>
                      <w14:textFill>
                        <w14:solidFill>
                          <w14:schemeClr w14:val="tx1"/>
                        </w14:solidFill>
                      </w14:textFill>
                    </w:rPr>
                  </w:rPrChange>
                  <w14:textFill>
                    <w14:solidFill>
                      <w14:schemeClr w14:val="tx1"/>
                    </w14:solidFill>
                  </w14:textFill>
                </w:rPr>
                <w:delInstrText xml:space="preserve"> HYPERLINK \l _Toc8878_WPSOffice_Level1 </w:delInstrText>
              </w:r>
            </w:del>
          </w:ins>
          <w:ins w:id="7424" w:author="冷雪凝" w:date="2019-05-14T12:04:53Z">
            <w:del w:id="7425" w:author="梁元" w:date="2019-05-14T19:56:45Z">
              <w:r>
                <w:rPr>
                  <w:b/>
                  <w:bCs/>
                  <w:color w:val="000000" w:themeColor="text1"/>
                  <w:sz w:val="21"/>
                  <w:szCs w:val="21"/>
                  <w:rPrChange w:id="7426" w:author="冷雪凝" w:date="2019-05-14T12:31:15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7431" w:author="冷雪凝" w:date="2019-05-14T12:04:53Z"/>
          <w:customXmlDelRangeStart w:id="7432"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4"/>
              <w:placeholder>
                <w:docPart w:val="{241741ed-eb5a-4f1f-935e-60216d702143}"/>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7432"/>
              <w:customXmlInsRangeEnd w:id="7431"/>
              <w:ins w:id="7435" w:author="冷雪凝" w:date="2019-05-14T12:04:53Z">
                <w:del w:id="7436" w:author="梁元" w:date="2019-05-14T19:56:45Z">
                  <w:r>
                    <w:rPr>
                      <w:rFonts w:asciiTheme="minorHAnsi" w:hAnsiTheme="minorHAnsi" w:eastAsiaTheme="minorEastAsia" w:cstheme="minorBidi"/>
                      <w:b/>
                      <w:bCs/>
                      <w:color w:val="000000" w:themeColor="text1"/>
                      <w:sz w:val="21"/>
                      <w:szCs w:val="21"/>
                      <w:rPrChange w:id="7437" w:author="冷雪凝" w:date="2019-05-14T12:31:15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九、 Generator   async   promise  的区别?</w:delText>
                  </w:r>
                </w:del>
              </w:ins>
              <w:customXmlInsRangeStart w:id="7442" w:author="冷雪凝" w:date="2019-05-14T12:04:53Z"/>
              <w:customXmlDelRangeStart w:id="7443" w:author="梁元" w:date="2019-05-14T19:56:45Z"/>
            </w:sdtContent>
          </w:sdt>
          <w:customXmlDelRangeEnd w:id="7443"/>
          <w:customXmlInsRangeEnd w:id="7442"/>
          <w:ins w:id="7444" w:author="冷雪凝" w:date="2019-05-14T12:04:53Z">
            <w:del w:id="7445" w:author="梁元" w:date="2019-05-14T19:56:45Z">
              <w:r>
                <w:rPr>
                  <w:b/>
                  <w:bCs/>
                  <w:color w:val="000000" w:themeColor="text1"/>
                  <w:sz w:val="21"/>
                  <w:szCs w:val="21"/>
                  <w:rPrChange w:id="7446" w:author="冷雪凝" w:date="2019-05-14T12:31:15Z">
                    <w:rPr>
                      <w:b w:val="0"/>
                      <w:bCs w:val="0"/>
                      <w:color w:val="000000" w:themeColor="text1"/>
                      <w14:textFill>
                        <w14:solidFill>
                          <w14:schemeClr w14:val="tx1"/>
                        </w14:solidFill>
                      </w14:textFill>
                    </w:rPr>
                  </w:rPrChange>
                  <w14:textFill>
                    <w14:solidFill>
                      <w14:schemeClr w14:val="tx1"/>
                    </w14:solidFill>
                  </w14:textFill>
                </w:rPr>
                <w:tab/>
              </w:r>
            </w:del>
          </w:ins>
          <w:ins w:id="7449" w:author="冷雪凝" w:date="2019-05-14T12:04:55Z">
            <w:del w:id="7450" w:author="梁元" w:date="2019-05-14T19:56:45Z">
              <w:r>
                <w:rPr>
                  <w:b/>
                  <w:bCs/>
                  <w:color w:val="000000" w:themeColor="text1"/>
                  <w:sz w:val="21"/>
                  <w:szCs w:val="21"/>
                  <w:rPrChange w:id="7451" w:author="冷雪凝" w:date="2019-05-14T12:31:15Z">
                    <w:rPr>
                      <w:b w:val="0"/>
                      <w:bCs w:val="0"/>
                      <w:color w:val="000000" w:themeColor="text1"/>
                      <w14:textFill>
                        <w14:solidFill>
                          <w14:schemeClr w14:val="tx1"/>
                        </w14:solidFill>
                      </w14:textFill>
                    </w:rPr>
                  </w:rPrChange>
                  <w14:textFill>
                    <w14:solidFill>
                      <w14:schemeClr w14:val="tx1"/>
                    </w14:solidFill>
                  </w14:textFill>
                </w:rPr>
                <w:delText>10</w:delText>
              </w:r>
            </w:del>
          </w:ins>
          <w:ins w:id="7454" w:author="冷雪凝" w:date="2019-05-14T12:04:53Z">
            <w:del w:id="7455" w:author="梁元" w:date="2019-05-14T19:56:45Z">
              <w:r>
                <w:rPr>
                  <w:b/>
                  <w:bCs/>
                  <w:color w:val="000000" w:themeColor="text1"/>
                  <w:sz w:val="21"/>
                  <w:szCs w:val="21"/>
                  <w:rPrChange w:id="7456" w:author="冷雪凝" w:date="2019-05-14T12:31:15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7459" w:author="冷雪凝" w:date="2019-05-14T12:04:53Z"/>
              <w:del w:id="7460" w:author="梁元" w:date="2019-05-14T19:56:45Z"/>
              <w:b w:val="0"/>
              <w:bCs w:val="0"/>
              <w:color w:val="000000" w:themeColor="text1"/>
              <w14:textFill>
                <w14:solidFill>
                  <w14:schemeClr w14:val="tx1"/>
                </w14:solidFill>
              </w14:textFill>
            </w:rPr>
          </w:pPr>
          <w:ins w:id="7461" w:author="冷雪凝" w:date="2019-05-14T12:04:53Z">
            <w:del w:id="7462" w:author="梁元" w:date="2019-05-14T19:56:45Z">
              <w:r>
                <w:rPr>
                  <w:b w:val="0"/>
                  <w:bCs w:val="0"/>
                  <w:color w:val="000000" w:themeColor="text1"/>
                  <w14:textFill>
                    <w14:solidFill>
                      <w14:schemeClr w14:val="tx1"/>
                    </w14:solidFill>
                  </w14:textFill>
                </w:rPr>
                <w:fldChar w:fldCharType="begin"/>
              </w:r>
            </w:del>
          </w:ins>
          <w:ins w:id="7463" w:author="冷雪凝" w:date="2019-05-14T12:04:53Z">
            <w:del w:id="7464" w:author="梁元" w:date="2019-05-14T19:56:45Z">
              <w:r>
                <w:rPr>
                  <w:b w:val="0"/>
                  <w:bCs w:val="0"/>
                  <w:color w:val="000000" w:themeColor="text1"/>
                  <w14:textFill>
                    <w14:solidFill>
                      <w14:schemeClr w14:val="tx1"/>
                    </w14:solidFill>
                  </w14:textFill>
                </w:rPr>
                <w:delInstrText xml:space="preserve"> HYPERLINK \l _Toc32606_WPSOffice_Level2 </w:delInstrText>
              </w:r>
            </w:del>
          </w:ins>
          <w:ins w:id="7465" w:author="冷雪凝" w:date="2019-05-14T12:04:53Z">
            <w:del w:id="7466" w:author="梁元" w:date="2019-05-14T19:56:45Z">
              <w:r>
                <w:rPr>
                  <w:b w:val="0"/>
                  <w:bCs w:val="0"/>
                  <w:color w:val="000000" w:themeColor="text1"/>
                  <w14:textFill>
                    <w14:solidFill>
                      <w14:schemeClr w14:val="tx1"/>
                    </w14:solidFill>
                  </w14:textFill>
                </w:rPr>
                <w:fldChar w:fldCharType="separate"/>
              </w:r>
            </w:del>
          </w:ins>
          <w:customXmlInsRangeStart w:id="7469" w:author="冷雪凝" w:date="2019-05-14T12:04:53Z"/>
          <w:customXmlDelRangeStart w:id="747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9f82ae06-8a3d-4118-af83-95b65788a7a8}"/>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470"/>
              <w:customXmlInsRangeEnd w:id="7469"/>
              <w:ins w:id="7473" w:author="冷雪凝" w:date="2019-05-14T12:04:53Z">
                <w:del w:id="7474"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7475" w:author="冷雪凝" w:date="2019-05-14T12:04:53Z">
                <w:del w:id="7476"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7479" w:author="冷雪凝" w:date="2019-05-14T12:04:53Z"/>
              <w:customXmlDelRangeStart w:id="7480" w:author="梁元" w:date="2019-05-14T19:56:45Z"/>
            </w:sdtContent>
          </w:sdt>
          <w:customXmlDelRangeEnd w:id="7480"/>
          <w:customXmlInsRangeEnd w:id="7479"/>
          <w:ins w:id="7481" w:author="冷雪凝" w:date="2019-05-14T12:04:53Z">
            <w:del w:id="7482" w:author="梁元" w:date="2019-05-14T19:56:45Z">
              <w:r>
                <w:rPr>
                  <w:b w:val="0"/>
                  <w:bCs w:val="0"/>
                  <w:color w:val="000000" w:themeColor="text1"/>
                  <w14:textFill>
                    <w14:solidFill>
                      <w14:schemeClr w14:val="tx1"/>
                    </w14:solidFill>
                  </w14:textFill>
                </w:rPr>
                <w:tab/>
              </w:r>
            </w:del>
          </w:ins>
          <w:ins w:id="7483" w:author="冷雪凝" w:date="2019-05-14T12:04:55Z">
            <w:del w:id="7484" w:author="梁元" w:date="2019-05-14T19:56:45Z">
              <w:r>
                <w:rPr>
                  <w:b w:val="0"/>
                  <w:bCs w:val="0"/>
                  <w:color w:val="000000" w:themeColor="text1"/>
                  <w14:textFill>
                    <w14:solidFill>
                      <w14:schemeClr w14:val="tx1"/>
                    </w14:solidFill>
                  </w14:textFill>
                </w:rPr>
                <w:delText>10</w:delText>
              </w:r>
            </w:del>
          </w:ins>
          <w:ins w:id="7485" w:author="冷雪凝" w:date="2019-05-14T12:04:53Z">
            <w:del w:id="748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487" w:author="冷雪凝" w:date="2019-05-14T12:04:53Z"/>
              <w:del w:id="7488" w:author="梁元" w:date="2019-05-14T19:56:45Z"/>
              <w:b w:val="0"/>
              <w:bCs w:val="0"/>
              <w:color w:val="000000" w:themeColor="text1"/>
              <w14:textFill>
                <w14:solidFill>
                  <w14:schemeClr w14:val="tx1"/>
                </w14:solidFill>
              </w14:textFill>
            </w:rPr>
          </w:pPr>
          <w:ins w:id="7489" w:author="冷雪凝" w:date="2019-05-14T12:04:53Z">
            <w:del w:id="7490" w:author="梁元" w:date="2019-05-14T19:56:45Z">
              <w:r>
                <w:rPr>
                  <w:b w:val="0"/>
                  <w:bCs w:val="0"/>
                  <w:color w:val="000000" w:themeColor="text1"/>
                  <w14:textFill>
                    <w14:solidFill>
                      <w14:schemeClr w14:val="tx1"/>
                    </w14:solidFill>
                  </w14:textFill>
                </w:rPr>
                <w:fldChar w:fldCharType="begin"/>
              </w:r>
            </w:del>
          </w:ins>
          <w:ins w:id="7491" w:author="冷雪凝" w:date="2019-05-14T12:04:53Z">
            <w:del w:id="7492" w:author="梁元" w:date="2019-05-14T19:56:45Z">
              <w:r>
                <w:rPr>
                  <w:b w:val="0"/>
                  <w:bCs w:val="0"/>
                  <w:color w:val="000000" w:themeColor="text1"/>
                  <w14:textFill>
                    <w14:solidFill>
                      <w14:schemeClr w14:val="tx1"/>
                    </w14:solidFill>
                  </w14:textFill>
                </w:rPr>
                <w:delInstrText xml:space="preserve"> HYPERLINK \l _Toc6970_WPSOffice_Level2 </w:delInstrText>
              </w:r>
            </w:del>
          </w:ins>
          <w:ins w:id="7493" w:author="冷雪凝" w:date="2019-05-14T12:04:53Z">
            <w:del w:id="7494" w:author="梁元" w:date="2019-05-14T19:56:45Z">
              <w:r>
                <w:rPr>
                  <w:b w:val="0"/>
                  <w:bCs w:val="0"/>
                  <w:color w:val="000000" w:themeColor="text1"/>
                  <w14:textFill>
                    <w14:solidFill>
                      <w14:schemeClr w14:val="tx1"/>
                    </w14:solidFill>
                  </w14:textFill>
                </w:rPr>
                <w:fldChar w:fldCharType="separate"/>
              </w:r>
            </w:del>
          </w:ins>
          <w:customXmlInsRangeStart w:id="7497" w:author="冷雪凝" w:date="2019-05-14T12:04:53Z"/>
          <w:customXmlDelRangeStart w:id="749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c925ed5f-cbec-4ad7-9dec-a2f7283b689a}"/>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498"/>
              <w:customXmlInsRangeEnd w:id="7497"/>
              <w:ins w:id="7501" w:author="冷雪凝" w:date="2019-05-14T12:04:53Z">
                <w:del w:id="7502"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7503" w:author="冷雪凝" w:date="2019-05-14T12:04:53Z">
                <w:del w:id="7504"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7507" w:author="冷雪凝" w:date="2019-05-14T12:04:53Z"/>
              <w:customXmlDelRangeStart w:id="7508" w:author="梁元" w:date="2019-05-14T19:56:45Z"/>
            </w:sdtContent>
          </w:sdt>
          <w:customXmlDelRangeEnd w:id="7508"/>
          <w:customXmlInsRangeEnd w:id="7507"/>
          <w:ins w:id="7509" w:author="冷雪凝" w:date="2019-05-14T12:04:53Z">
            <w:del w:id="7510" w:author="梁元" w:date="2019-05-14T19:56:45Z">
              <w:r>
                <w:rPr>
                  <w:b w:val="0"/>
                  <w:bCs w:val="0"/>
                  <w:color w:val="000000" w:themeColor="text1"/>
                  <w14:textFill>
                    <w14:solidFill>
                      <w14:schemeClr w14:val="tx1"/>
                    </w14:solidFill>
                  </w14:textFill>
                </w:rPr>
                <w:tab/>
              </w:r>
            </w:del>
          </w:ins>
          <w:ins w:id="7511" w:author="冷雪凝" w:date="2019-05-14T12:04:55Z">
            <w:del w:id="7512" w:author="梁元" w:date="2019-05-14T19:56:45Z">
              <w:r>
                <w:rPr>
                  <w:b w:val="0"/>
                  <w:bCs w:val="0"/>
                  <w:color w:val="000000" w:themeColor="text1"/>
                  <w14:textFill>
                    <w14:solidFill>
                      <w14:schemeClr w14:val="tx1"/>
                    </w14:solidFill>
                  </w14:textFill>
                </w:rPr>
                <w:delText>11</w:delText>
              </w:r>
            </w:del>
          </w:ins>
          <w:ins w:id="7513" w:author="冷雪凝" w:date="2019-05-14T12:04:53Z">
            <w:del w:id="751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515" w:author="冷雪凝" w:date="2019-05-14T12:04:53Z"/>
              <w:del w:id="7516" w:author="梁元" w:date="2019-05-14T19:56:45Z"/>
              <w:b w:val="0"/>
              <w:bCs w:val="0"/>
              <w:color w:val="000000" w:themeColor="text1"/>
              <w14:textFill>
                <w14:solidFill>
                  <w14:schemeClr w14:val="tx1"/>
                </w14:solidFill>
              </w14:textFill>
            </w:rPr>
          </w:pPr>
          <w:ins w:id="7517" w:author="冷雪凝" w:date="2019-05-14T12:04:53Z">
            <w:del w:id="7518" w:author="梁元" w:date="2019-05-14T19:56:45Z">
              <w:r>
                <w:rPr>
                  <w:b w:val="0"/>
                  <w:bCs w:val="0"/>
                  <w:color w:val="000000" w:themeColor="text1"/>
                  <w14:textFill>
                    <w14:solidFill>
                      <w14:schemeClr w14:val="tx1"/>
                    </w14:solidFill>
                  </w14:textFill>
                </w:rPr>
                <w:fldChar w:fldCharType="begin"/>
              </w:r>
            </w:del>
          </w:ins>
          <w:ins w:id="7519" w:author="冷雪凝" w:date="2019-05-14T12:04:53Z">
            <w:del w:id="7520" w:author="梁元" w:date="2019-05-14T19:56:45Z">
              <w:r>
                <w:rPr>
                  <w:b w:val="0"/>
                  <w:bCs w:val="0"/>
                  <w:color w:val="000000" w:themeColor="text1"/>
                  <w14:textFill>
                    <w14:solidFill>
                      <w14:schemeClr w14:val="tx1"/>
                    </w14:solidFill>
                  </w14:textFill>
                </w:rPr>
                <w:delInstrText xml:space="preserve"> HYPERLINK \l _Toc24050_WPSOffice_Level2 </w:delInstrText>
              </w:r>
            </w:del>
          </w:ins>
          <w:ins w:id="7521" w:author="冷雪凝" w:date="2019-05-14T12:04:53Z">
            <w:del w:id="7522" w:author="梁元" w:date="2019-05-14T19:56:45Z">
              <w:r>
                <w:rPr>
                  <w:b w:val="0"/>
                  <w:bCs w:val="0"/>
                  <w:color w:val="000000" w:themeColor="text1"/>
                  <w14:textFill>
                    <w14:solidFill>
                      <w14:schemeClr w14:val="tx1"/>
                    </w14:solidFill>
                  </w14:textFill>
                </w:rPr>
                <w:fldChar w:fldCharType="separate"/>
              </w:r>
            </w:del>
          </w:ins>
          <w:customXmlInsRangeStart w:id="7525" w:author="冷雪凝" w:date="2019-05-14T12:04:53Z"/>
          <w:customXmlDelRangeStart w:id="752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4"/>
              <w:placeholder>
                <w:docPart w:val="{1b9dbf7d-a1af-41d1-abdc-f95cf9f03bc1}"/>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526"/>
              <w:customXmlInsRangeEnd w:id="7525"/>
              <w:ins w:id="7529" w:author="冷雪凝" w:date="2019-05-14T12:04:53Z">
                <w:del w:id="7530"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7531" w:author="冷雪凝" w:date="2019-05-14T12:04:53Z">
                <w:del w:id="7532"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7535" w:author="冷雪凝" w:date="2019-05-14T12:04:53Z"/>
              <w:customXmlDelRangeStart w:id="7536" w:author="梁元" w:date="2019-05-14T19:56:45Z"/>
            </w:sdtContent>
          </w:sdt>
          <w:customXmlDelRangeEnd w:id="7536"/>
          <w:customXmlInsRangeEnd w:id="7535"/>
          <w:ins w:id="7537" w:author="冷雪凝" w:date="2019-05-14T12:04:53Z">
            <w:del w:id="7538" w:author="梁元" w:date="2019-05-14T19:56:45Z">
              <w:r>
                <w:rPr>
                  <w:b w:val="0"/>
                  <w:bCs w:val="0"/>
                  <w:color w:val="000000" w:themeColor="text1"/>
                  <w14:textFill>
                    <w14:solidFill>
                      <w14:schemeClr w14:val="tx1"/>
                    </w14:solidFill>
                  </w14:textFill>
                </w:rPr>
                <w:tab/>
              </w:r>
            </w:del>
          </w:ins>
          <w:ins w:id="7539" w:author="冷雪凝" w:date="2019-05-14T12:04:55Z">
            <w:del w:id="7540" w:author="梁元" w:date="2019-05-14T19:56:45Z">
              <w:r>
                <w:rPr>
                  <w:b w:val="0"/>
                  <w:bCs w:val="0"/>
                  <w:color w:val="000000" w:themeColor="text1"/>
                  <w14:textFill>
                    <w14:solidFill>
                      <w14:schemeClr w14:val="tx1"/>
                    </w14:solidFill>
                  </w14:textFill>
                </w:rPr>
                <w:delText>13</w:delText>
              </w:r>
            </w:del>
          </w:ins>
          <w:ins w:id="7541" w:author="冷雪凝" w:date="2019-05-14T12:04:53Z">
            <w:del w:id="754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543" w:author="冷雪凝" w:date="2019-05-14T12:04:54Z"/>
              <w:del w:id="7544" w:author="梁元" w:date="2019-05-14T19:56:45Z"/>
              <w:b w:val="0"/>
              <w:bCs w:val="0"/>
              <w:color w:val="000000" w:themeColor="text1"/>
              <w14:textFill>
                <w14:solidFill>
                  <w14:schemeClr w14:val="tx1"/>
                </w14:solidFill>
              </w14:textFill>
            </w:rPr>
          </w:pPr>
          <w:ins w:id="7545" w:author="冷雪凝" w:date="2019-05-14T12:04:53Z">
            <w:del w:id="7546" w:author="梁元" w:date="2019-05-14T19:56:45Z">
              <w:r>
                <w:rPr>
                  <w:b w:val="0"/>
                  <w:bCs w:val="0"/>
                  <w:color w:val="000000" w:themeColor="text1"/>
                  <w14:textFill>
                    <w14:solidFill>
                      <w14:schemeClr w14:val="tx1"/>
                    </w14:solidFill>
                  </w14:textFill>
                </w:rPr>
                <w:fldChar w:fldCharType="begin"/>
              </w:r>
            </w:del>
          </w:ins>
          <w:ins w:id="7547" w:author="冷雪凝" w:date="2019-05-14T12:04:53Z">
            <w:del w:id="7548" w:author="梁元" w:date="2019-05-14T19:56:45Z">
              <w:r>
                <w:rPr>
                  <w:b w:val="0"/>
                  <w:bCs w:val="0"/>
                  <w:color w:val="000000" w:themeColor="text1"/>
                  <w14:textFill>
                    <w14:solidFill>
                      <w14:schemeClr w14:val="tx1"/>
                    </w14:solidFill>
                  </w14:textFill>
                </w:rPr>
                <w:delInstrText xml:space="preserve"> HYPERLINK \l _Toc2770_WPSOffice_Level2 </w:delInstrText>
              </w:r>
            </w:del>
          </w:ins>
          <w:ins w:id="7549" w:author="冷雪凝" w:date="2019-05-14T12:04:53Z">
            <w:del w:id="7550" w:author="梁元" w:date="2019-05-14T19:56:45Z">
              <w:r>
                <w:rPr>
                  <w:b w:val="0"/>
                  <w:bCs w:val="0"/>
                  <w:color w:val="000000" w:themeColor="text1"/>
                  <w14:textFill>
                    <w14:solidFill>
                      <w14:schemeClr w14:val="tx1"/>
                    </w14:solidFill>
                  </w14:textFill>
                </w:rPr>
                <w:fldChar w:fldCharType="separate"/>
              </w:r>
            </w:del>
          </w:ins>
          <w:customXmlInsRangeStart w:id="7553" w:author="冷雪凝" w:date="2019-05-14T12:04:54Z"/>
          <w:customXmlDelRangeStart w:id="755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d513c797-c6a3-47ba-a534-4d0ddc55254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554"/>
              <w:customXmlInsRangeEnd w:id="7553"/>
              <w:ins w:id="7557" w:author="冷雪凝" w:date="2019-05-14T12:04:54Z">
                <w:del w:id="7558"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7559" w:author="冷雪凝" w:date="2019-05-14T12:04:54Z">
                <w:del w:id="7560"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7563" w:author="冷雪凝" w:date="2019-05-14T12:04:54Z"/>
              <w:customXmlDelRangeStart w:id="7564" w:author="梁元" w:date="2019-05-14T19:56:45Z"/>
            </w:sdtContent>
          </w:sdt>
          <w:customXmlDelRangeEnd w:id="7564"/>
          <w:customXmlInsRangeEnd w:id="7563"/>
          <w:ins w:id="7565" w:author="冷雪凝" w:date="2019-05-14T12:04:54Z">
            <w:del w:id="7566" w:author="梁元" w:date="2019-05-14T19:56:45Z">
              <w:r>
                <w:rPr>
                  <w:b w:val="0"/>
                  <w:bCs w:val="0"/>
                  <w:color w:val="000000" w:themeColor="text1"/>
                  <w14:textFill>
                    <w14:solidFill>
                      <w14:schemeClr w14:val="tx1"/>
                    </w14:solidFill>
                  </w14:textFill>
                </w:rPr>
                <w:tab/>
              </w:r>
            </w:del>
          </w:ins>
          <w:ins w:id="7567" w:author="冷雪凝" w:date="2019-05-14T12:04:55Z">
            <w:del w:id="7568" w:author="梁元" w:date="2019-05-14T19:56:45Z">
              <w:r>
                <w:rPr>
                  <w:b w:val="0"/>
                  <w:bCs w:val="0"/>
                  <w:color w:val="000000" w:themeColor="text1"/>
                  <w14:textFill>
                    <w14:solidFill>
                      <w14:schemeClr w14:val="tx1"/>
                    </w14:solidFill>
                  </w14:textFill>
                </w:rPr>
                <w:delText>13</w:delText>
              </w:r>
            </w:del>
          </w:ins>
          <w:ins w:id="7569" w:author="冷雪凝" w:date="2019-05-14T12:04:54Z">
            <w:del w:id="7570"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571" w:author="冷雪凝" w:date="2019-05-14T12:04:54Z"/>
              <w:del w:id="7572" w:author="梁元" w:date="2019-05-14T19:56:45Z"/>
              <w:b w:val="0"/>
              <w:bCs w:val="0"/>
              <w:color w:val="000000" w:themeColor="text1"/>
              <w14:textFill>
                <w14:solidFill>
                  <w14:schemeClr w14:val="tx1"/>
                </w14:solidFill>
              </w14:textFill>
            </w:rPr>
          </w:pPr>
          <w:ins w:id="7573" w:author="冷雪凝" w:date="2019-05-14T12:04:54Z">
            <w:del w:id="7574" w:author="梁元" w:date="2019-05-14T19:56:45Z">
              <w:r>
                <w:rPr>
                  <w:b w:val="0"/>
                  <w:bCs w:val="0"/>
                  <w:color w:val="000000" w:themeColor="text1"/>
                  <w14:textFill>
                    <w14:solidFill>
                      <w14:schemeClr w14:val="tx1"/>
                    </w14:solidFill>
                  </w14:textFill>
                </w:rPr>
                <w:fldChar w:fldCharType="begin"/>
              </w:r>
            </w:del>
          </w:ins>
          <w:ins w:id="7575" w:author="冷雪凝" w:date="2019-05-14T12:04:54Z">
            <w:del w:id="7576" w:author="梁元" w:date="2019-05-14T19:56:45Z">
              <w:r>
                <w:rPr>
                  <w:b w:val="0"/>
                  <w:bCs w:val="0"/>
                  <w:color w:val="000000" w:themeColor="text1"/>
                  <w14:textFill>
                    <w14:solidFill>
                      <w14:schemeClr w14:val="tx1"/>
                    </w14:solidFill>
                  </w14:textFill>
                </w:rPr>
                <w:delInstrText xml:space="preserve"> HYPERLINK \l _Toc19861_WPSOffice_Level2 </w:delInstrText>
              </w:r>
            </w:del>
          </w:ins>
          <w:ins w:id="7577" w:author="冷雪凝" w:date="2019-05-14T12:04:54Z">
            <w:del w:id="7578" w:author="梁元" w:date="2019-05-14T19:56:45Z">
              <w:r>
                <w:rPr>
                  <w:b w:val="0"/>
                  <w:bCs w:val="0"/>
                  <w:color w:val="000000" w:themeColor="text1"/>
                  <w14:textFill>
                    <w14:solidFill>
                      <w14:schemeClr w14:val="tx1"/>
                    </w14:solidFill>
                  </w14:textFill>
                </w:rPr>
                <w:fldChar w:fldCharType="separate"/>
              </w:r>
            </w:del>
          </w:ins>
          <w:customXmlInsRangeStart w:id="7581" w:author="冷雪凝" w:date="2019-05-14T12:04:54Z"/>
          <w:customXmlDelRangeStart w:id="758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318125b9-a98e-4e66-bce3-782be1a997f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582"/>
              <w:customXmlInsRangeEnd w:id="7581"/>
              <w:ins w:id="7585" w:author="冷雪凝" w:date="2019-05-14T12:04:54Z">
                <w:del w:id="7586"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7587" w:author="冷雪凝" w:date="2019-05-14T12:04:54Z">
                <w:del w:id="7588"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7591" w:author="冷雪凝" w:date="2019-05-14T12:04:54Z"/>
              <w:customXmlDelRangeStart w:id="7592" w:author="梁元" w:date="2019-05-14T19:56:45Z"/>
            </w:sdtContent>
          </w:sdt>
          <w:customXmlDelRangeEnd w:id="7592"/>
          <w:customXmlInsRangeEnd w:id="7591"/>
          <w:ins w:id="7593" w:author="冷雪凝" w:date="2019-05-14T12:04:54Z">
            <w:del w:id="7594" w:author="梁元" w:date="2019-05-14T19:56:45Z">
              <w:r>
                <w:rPr>
                  <w:b w:val="0"/>
                  <w:bCs w:val="0"/>
                  <w:color w:val="000000" w:themeColor="text1"/>
                  <w14:textFill>
                    <w14:solidFill>
                      <w14:schemeClr w14:val="tx1"/>
                    </w14:solidFill>
                  </w14:textFill>
                </w:rPr>
                <w:tab/>
              </w:r>
            </w:del>
          </w:ins>
          <w:ins w:id="7595" w:author="冷雪凝" w:date="2019-05-14T12:04:55Z">
            <w:del w:id="7596" w:author="梁元" w:date="2019-05-14T19:56:45Z">
              <w:r>
                <w:rPr>
                  <w:b w:val="0"/>
                  <w:bCs w:val="0"/>
                  <w:color w:val="000000" w:themeColor="text1"/>
                  <w14:textFill>
                    <w14:solidFill>
                      <w14:schemeClr w14:val="tx1"/>
                    </w14:solidFill>
                  </w14:textFill>
                </w:rPr>
                <w:delText>13</w:delText>
              </w:r>
            </w:del>
          </w:ins>
          <w:ins w:id="7597" w:author="冷雪凝" w:date="2019-05-14T12:04:54Z">
            <w:del w:id="759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599" w:author="冷雪凝" w:date="2019-05-14T12:04:54Z"/>
              <w:del w:id="7600" w:author="梁元" w:date="2019-05-14T19:56:45Z"/>
              <w:b w:val="0"/>
              <w:bCs w:val="0"/>
              <w:color w:val="000000" w:themeColor="text1"/>
              <w14:textFill>
                <w14:solidFill>
                  <w14:schemeClr w14:val="tx1"/>
                </w14:solidFill>
              </w14:textFill>
            </w:rPr>
          </w:pPr>
          <w:ins w:id="7601" w:author="冷雪凝" w:date="2019-05-14T12:04:54Z">
            <w:del w:id="7602" w:author="梁元" w:date="2019-05-14T19:56:45Z">
              <w:r>
                <w:rPr>
                  <w:b w:val="0"/>
                  <w:bCs w:val="0"/>
                  <w:color w:val="000000" w:themeColor="text1"/>
                  <w14:textFill>
                    <w14:solidFill>
                      <w14:schemeClr w14:val="tx1"/>
                    </w14:solidFill>
                  </w14:textFill>
                </w:rPr>
                <w:fldChar w:fldCharType="begin"/>
              </w:r>
            </w:del>
          </w:ins>
          <w:ins w:id="7603" w:author="冷雪凝" w:date="2019-05-14T12:04:54Z">
            <w:del w:id="7604" w:author="梁元" w:date="2019-05-14T19:56:45Z">
              <w:r>
                <w:rPr>
                  <w:b w:val="0"/>
                  <w:bCs w:val="0"/>
                  <w:color w:val="000000" w:themeColor="text1"/>
                  <w14:textFill>
                    <w14:solidFill>
                      <w14:schemeClr w14:val="tx1"/>
                    </w14:solidFill>
                  </w14:textFill>
                </w:rPr>
                <w:delInstrText xml:space="preserve"> HYPERLINK \l _Toc18523_WPSOffice_Level2 </w:delInstrText>
              </w:r>
            </w:del>
          </w:ins>
          <w:ins w:id="7605" w:author="冷雪凝" w:date="2019-05-14T12:04:54Z">
            <w:del w:id="7606" w:author="梁元" w:date="2019-05-14T19:56:45Z">
              <w:r>
                <w:rPr>
                  <w:b w:val="0"/>
                  <w:bCs w:val="0"/>
                  <w:color w:val="000000" w:themeColor="text1"/>
                  <w14:textFill>
                    <w14:solidFill>
                      <w14:schemeClr w14:val="tx1"/>
                    </w14:solidFill>
                  </w14:textFill>
                </w:rPr>
                <w:fldChar w:fldCharType="separate"/>
              </w:r>
            </w:del>
          </w:ins>
          <w:customXmlInsRangeStart w:id="7609" w:author="冷雪凝" w:date="2019-05-14T12:04:54Z"/>
          <w:customXmlDelRangeStart w:id="761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9ce55c31-b8b1-4f06-9021-384216b2a70b}"/>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610"/>
              <w:customXmlInsRangeEnd w:id="7609"/>
              <w:ins w:id="7613" w:author="冷雪凝" w:date="2019-05-14T12:04:54Z">
                <w:del w:id="7614" w:author="梁元" w:date="2019-05-14T19:56:45Z">
                  <w:r>
                    <w:rPr>
                      <w:rFonts w:ascii="仿宋" w:hAnsi="仿宋" w:eastAsia="仿宋" w:cstheme="majorBidi"/>
                      <w:b w:val="0"/>
                      <w:bCs w:val="0"/>
                      <w:color w:val="000000" w:themeColor="text1"/>
                      <w14:textFill>
                        <w14:solidFill>
                          <w14:schemeClr w14:val="tx1"/>
                        </w14:solidFill>
                      </w14:textFill>
                    </w:rPr>
                    <w:delText xml:space="preserve">6. </w:delText>
                  </w:r>
                </w:del>
              </w:ins>
              <w:ins w:id="7615" w:author="冷雪凝" w:date="2019-05-14T12:04:54Z">
                <w:del w:id="7616"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7619" w:author="冷雪凝" w:date="2019-05-14T12:04:54Z"/>
              <w:customXmlDelRangeStart w:id="7620" w:author="梁元" w:date="2019-05-14T19:56:45Z"/>
            </w:sdtContent>
          </w:sdt>
          <w:customXmlDelRangeEnd w:id="7620"/>
          <w:customXmlInsRangeEnd w:id="7619"/>
          <w:ins w:id="7621" w:author="冷雪凝" w:date="2019-05-14T12:04:54Z">
            <w:del w:id="7622" w:author="梁元" w:date="2019-05-14T19:56:45Z">
              <w:r>
                <w:rPr>
                  <w:b w:val="0"/>
                  <w:bCs w:val="0"/>
                  <w:color w:val="000000" w:themeColor="text1"/>
                  <w14:textFill>
                    <w14:solidFill>
                      <w14:schemeClr w14:val="tx1"/>
                    </w14:solidFill>
                  </w14:textFill>
                </w:rPr>
                <w:tab/>
              </w:r>
            </w:del>
          </w:ins>
          <w:ins w:id="7623" w:author="冷雪凝" w:date="2019-05-14T12:04:55Z">
            <w:del w:id="7624" w:author="梁元" w:date="2019-05-14T19:56:45Z">
              <w:r>
                <w:rPr>
                  <w:b w:val="0"/>
                  <w:bCs w:val="0"/>
                  <w:color w:val="000000" w:themeColor="text1"/>
                  <w14:textFill>
                    <w14:solidFill>
                      <w14:schemeClr w14:val="tx1"/>
                    </w14:solidFill>
                  </w14:textFill>
                </w:rPr>
                <w:delText>14</w:delText>
              </w:r>
            </w:del>
          </w:ins>
          <w:ins w:id="7625" w:author="冷雪凝" w:date="2019-05-14T12:04:54Z">
            <w:del w:id="7626"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7627" w:author="冷雪凝" w:date="2019-05-14T12:04:54Z"/>
              <w:del w:id="7628" w:author="梁元" w:date="2019-05-14T19:56:45Z"/>
              <w:b/>
              <w:bCs/>
              <w:color w:val="000000" w:themeColor="text1"/>
              <w:sz w:val="21"/>
              <w:szCs w:val="21"/>
              <w:rPrChange w:id="7629" w:author="冷雪凝" w:date="2019-05-14T12:31:17Z">
                <w:rPr>
                  <w:ins w:id="7630" w:author="冷雪凝" w:date="2019-05-14T12:04:54Z"/>
                  <w:del w:id="7631" w:author="梁元" w:date="2019-05-14T19:56:45Z"/>
                  <w:b w:val="0"/>
                  <w:bCs w:val="0"/>
                  <w:color w:val="000000" w:themeColor="text1"/>
                  <w14:textFill>
                    <w14:solidFill>
                      <w14:schemeClr w14:val="tx1"/>
                    </w14:solidFill>
                  </w14:textFill>
                </w:rPr>
              </w:rPrChange>
              <w14:textFill>
                <w14:solidFill>
                  <w14:schemeClr w14:val="tx1"/>
                </w14:solidFill>
              </w14:textFill>
            </w:rPr>
          </w:pPr>
          <w:ins w:id="7632" w:author="冷雪凝" w:date="2019-05-14T12:04:54Z">
            <w:del w:id="7633" w:author="梁元" w:date="2019-05-14T19:56:45Z">
              <w:r>
                <w:rPr>
                  <w:b/>
                  <w:bCs/>
                  <w:color w:val="000000" w:themeColor="text1"/>
                  <w:sz w:val="21"/>
                  <w:szCs w:val="21"/>
                  <w:rPrChange w:id="7634" w:author="冷雪凝" w:date="2019-05-14T12:31:17Z">
                    <w:rPr>
                      <w:b w:val="0"/>
                      <w:bCs w:val="0"/>
                      <w:color w:val="000000" w:themeColor="text1"/>
                      <w14:textFill>
                        <w14:solidFill>
                          <w14:schemeClr w14:val="tx1"/>
                        </w14:solidFill>
                      </w14:textFill>
                    </w:rPr>
                  </w:rPrChange>
                  <w14:textFill>
                    <w14:solidFill>
                      <w14:schemeClr w14:val="tx1"/>
                    </w14:solidFill>
                  </w14:textFill>
                </w:rPr>
                <w:fldChar w:fldCharType="begin"/>
              </w:r>
            </w:del>
          </w:ins>
          <w:ins w:id="7637" w:author="冷雪凝" w:date="2019-05-14T12:04:54Z">
            <w:del w:id="7638" w:author="梁元" w:date="2019-05-14T19:56:45Z">
              <w:r>
                <w:rPr>
                  <w:b/>
                  <w:bCs/>
                  <w:color w:val="000000" w:themeColor="text1"/>
                  <w:sz w:val="21"/>
                  <w:szCs w:val="21"/>
                  <w:rPrChange w:id="7639" w:author="冷雪凝" w:date="2019-05-14T12:31:17Z">
                    <w:rPr>
                      <w:b w:val="0"/>
                      <w:bCs w:val="0"/>
                      <w:color w:val="000000" w:themeColor="text1"/>
                      <w14:textFill>
                        <w14:solidFill>
                          <w14:schemeClr w14:val="tx1"/>
                        </w14:solidFill>
                      </w14:textFill>
                    </w:rPr>
                  </w:rPrChange>
                  <w14:textFill>
                    <w14:solidFill>
                      <w14:schemeClr w14:val="tx1"/>
                    </w14:solidFill>
                  </w14:textFill>
                </w:rPr>
                <w:delInstrText xml:space="preserve"> HYPERLINK \l _Toc19861_WPSOffice_Level1 </w:delInstrText>
              </w:r>
            </w:del>
          </w:ins>
          <w:ins w:id="7642" w:author="冷雪凝" w:date="2019-05-14T12:04:54Z">
            <w:del w:id="7643" w:author="梁元" w:date="2019-05-14T19:56:45Z">
              <w:r>
                <w:rPr>
                  <w:b/>
                  <w:bCs/>
                  <w:color w:val="000000" w:themeColor="text1"/>
                  <w:sz w:val="21"/>
                  <w:szCs w:val="21"/>
                  <w:rPrChange w:id="7644" w:author="冷雪凝" w:date="2019-05-14T12:31:17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7649" w:author="冷雪凝" w:date="2019-05-14T12:04:54Z"/>
          <w:customXmlDelRangeStart w:id="7650"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2a97ff11-a73d-4ee0-b232-a1ac8dc42ec9}"/>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7650"/>
              <w:customXmlInsRangeEnd w:id="7649"/>
              <w:ins w:id="7653" w:author="冷雪凝" w:date="2019-05-14T12:04:54Z">
                <w:del w:id="7654" w:author="梁元" w:date="2019-05-14T19:56:45Z">
                  <w:r>
                    <w:rPr>
                      <w:rFonts w:asciiTheme="minorHAnsi" w:hAnsiTheme="minorHAnsi" w:eastAsiaTheme="minorEastAsia" w:cstheme="minorBidi"/>
                      <w:b/>
                      <w:bCs/>
                      <w:color w:val="000000" w:themeColor="text1"/>
                      <w:sz w:val="21"/>
                      <w:szCs w:val="21"/>
                      <w:rPrChange w:id="7655" w:author="冷雪凝" w:date="2019-05-14T12:31:17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十、 </w:delText>
                  </w:r>
                </w:del>
              </w:ins>
              <w:ins w:id="7658" w:author="冷雪凝" w:date="2019-05-14T12:04:54Z">
                <w:del w:id="7659" w:author="梁元" w:date="2019-05-14T19:56:45Z">
                  <w:r>
                    <w:rPr>
                      <w:rFonts w:hint="default" w:asciiTheme="minorHAnsi" w:hAnsiTheme="minorHAnsi" w:eastAsiaTheme="minorEastAsia" w:cstheme="minorBidi"/>
                      <w:b/>
                      <w:bCs/>
                      <w:color w:val="000000" w:themeColor="text1"/>
                      <w:sz w:val="21"/>
                      <w:szCs w:val="21"/>
                      <w:rPrChange w:id="7660" w:author="冷雪凝" w:date="2019-05-14T12:31:17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说一下前端存储</w:delText>
                  </w:r>
                </w:del>
              </w:ins>
              <w:ins w:id="7663" w:author="冷雪凝" w:date="2019-05-14T12:04:54Z">
                <w:del w:id="7664" w:author="梁元" w:date="2019-05-14T19:56:45Z">
                  <w:r>
                    <w:rPr>
                      <w:rFonts w:asciiTheme="minorHAnsi" w:hAnsiTheme="minorHAnsi" w:eastAsiaTheme="minorEastAsia" w:cstheme="minorBidi"/>
                      <w:b/>
                      <w:bCs/>
                      <w:color w:val="000000" w:themeColor="text1"/>
                      <w:sz w:val="21"/>
                      <w:szCs w:val="21"/>
                      <w:rPrChange w:id="7665" w:author="冷雪凝" w:date="2019-05-14T12:31:17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w:delText>
                  </w:r>
                </w:del>
              </w:ins>
              <w:customXmlInsRangeStart w:id="7670" w:author="冷雪凝" w:date="2019-05-14T12:04:54Z"/>
              <w:customXmlDelRangeStart w:id="7671" w:author="梁元" w:date="2019-05-14T19:56:45Z"/>
            </w:sdtContent>
          </w:sdt>
          <w:customXmlDelRangeEnd w:id="7671"/>
          <w:customXmlInsRangeEnd w:id="7670"/>
          <w:ins w:id="7672" w:author="冷雪凝" w:date="2019-05-14T12:04:54Z">
            <w:del w:id="7673" w:author="梁元" w:date="2019-05-14T19:56:45Z">
              <w:r>
                <w:rPr>
                  <w:b/>
                  <w:bCs/>
                  <w:color w:val="000000" w:themeColor="text1"/>
                  <w:sz w:val="21"/>
                  <w:szCs w:val="21"/>
                  <w:rPrChange w:id="7674" w:author="冷雪凝" w:date="2019-05-14T12:31:17Z">
                    <w:rPr>
                      <w:b w:val="0"/>
                      <w:bCs w:val="0"/>
                      <w:color w:val="000000" w:themeColor="text1"/>
                      <w14:textFill>
                        <w14:solidFill>
                          <w14:schemeClr w14:val="tx1"/>
                        </w14:solidFill>
                      </w14:textFill>
                    </w:rPr>
                  </w:rPrChange>
                  <w14:textFill>
                    <w14:solidFill>
                      <w14:schemeClr w14:val="tx1"/>
                    </w14:solidFill>
                  </w14:textFill>
                </w:rPr>
                <w:tab/>
              </w:r>
            </w:del>
          </w:ins>
          <w:ins w:id="7677" w:author="冷雪凝" w:date="2019-05-14T12:04:55Z">
            <w:del w:id="7678" w:author="梁元" w:date="2019-05-14T19:56:45Z">
              <w:r>
                <w:rPr>
                  <w:b/>
                  <w:bCs/>
                  <w:color w:val="000000" w:themeColor="text1"/>
                  <w:sz w:val="21"/>
                  <w:szCs w:val="21"/>
                  <w:rPrChange w:id="7679" w:author="冷雪凝" w:date="2019-05-14T12:31:17Z">
                    <w:rPr>
                      <w:b w:val="0"/>
                      <w:bCs w:val="0"/>
                      <w:color w:val="000000" w:themeColor="text1"/>
                      <w14:textFill>
                        <w14:solidFill>
                          <w14:schemeClr w14:val="tx1"/>
                        </w14:solidFill>
                      </w14:textFill>
                    </w:rPr>
                  </w:rPrChange>
                  <w14:textFill>
                    <w14:solidFill>
                      <w14:schemeClr w14:val="tx1"/>
                    </w14:solidFill>
                  </w14:textFill>
                </w:rPr>
                <w:delText>14</w:delText>
              </w:r>
            </w:del>
          </w:ins>
          <w:ins w:id="7682" w:author="冷雪凝" w:date="2019-05-14T12:04:54Z">
            <w:del w:id="7683" w:author="梁元" w:date="2019-05-14T19:56:45Z">
              <w:r>
                <w:rPr>
                  <w:b/>
                  <w:bCs/>
                  <w:color w:val="000000" w:themeColor="text1"/>
                  <w:sz w:val="21"/>
                  <w:szCs w:val="21"/>
                  <w:rPrChange w:id="7684" w:author="冷雪凝" w:date="2019-05-14T12:31:17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7687" w:author="冷雪凝" w:date="2019-05-14T12:04:54Z"/>
              <w:del w:id="7688" w:author="梁元" w:date="2019-05-14T19:56:45Z"/>
              <w:b w:val="0"/>
              <w:bCs w:val="0"/>
              <w:color w:val="000000" w:themeColor="text1"/>
              <w14:textFill>
                <w14:solidFill>
                  <w14:schemeClr w14:val="tx1"/>
                </w14:solidFill>
              </w14:textFill>
            </w:rPr>
          </w:pPr>
          <w:ins w:id="7689" w:author="冷雪凝" w:date="2019-05-14T12:04:54Z">
            <w:del w:id="7690" w:author="梁元" w:date="2019-05-14T19:56:45Z">
              <w:r>
                <w:rPr>
                  <w:b w:val="0"/>
                  <w:bCs w:val="0"/>
                  <w:color w:val="000000" w:themeColor="text1"/>
                  <w14:textFill>
                    <w14:solidFill>
                      <w14:schemeClr w14:val="tx1"/>
                    </w14:solidFill>
                  </w14:textFill>
                </w:rPr>
                <w:fldChar w:fldCharType="begin"/>
              </w:r>
            </w:del>
          </w:ins>
          <w:ins w:id="7691" w:author="冷雪凝" w:date="2019-05-14T12:04:54Z">
            <w:del w:id="7692" w:author="梁元" w:date="2019-05-14T19:56:45Z">
              <w:r>
                <w:rPr>
                  <w:b w:val="0"/>
                  <w:bCs w:val="0"/>
                  <w:color w:val="000000" w:themeColor="text1"/>
                  <w14:textFill>
                    <w14:solidFill>
                      <w14:schemeClr w14:val="tx1"/>
                    </w14:solidFill>
                  </w14:textFill>
                </w:rPr>
                <w:delInstrText xml:space="preserve"> HYPERLINK \l _Toc21420_WPSOffice_Level2 </w:delInstrText>
              </w:r>
            </w:del>
          </w:ins>
          <w:ins w:id="7693" w:author="冷雪凝" w:date="2019-05-14T12:04:54Z">
            <w:del w:id="7694" w:author="梁元" w:date="2019-05-14T19:56:45Z">
              <w:r>
                <w:rPr>
                  <w:b w:val="0"/>
                  <w:bCs w:val="0"/>
                  <w:color w:val="000000" w:themeColor="text1"/>
                  <w14:textFill>
                    <w14:solidFill>
                      <w14:schemeClr w14:val="tx1"/>
                    </w14:solidFill>
                  </w14:textFill>
                </w:rPr>
                <w:fldChar w:fldCharType="separate"/>
              </w:r>
            </w:del>
          </w:ins>
          <w:customXmlInsRangeStart w:id="7697" w:author="冷雪凝" w:date="2019-05-14T12:04:54Z"/>
          <w:customXmlDelRangeStart w:id="769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1ea551a0-9b13-4e56-b632-65d69d0f4abc}"/>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698"/>
              <w:customXmlInsRangeEnd w:id="7697"/>
              <w:ins w:id="7701" w:author="冷雪凝" w:date="2019-05-14T12:04:54Z">
                <w:del w:id="7702"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7703" w:author="冷雪凝" w:date="2019-05-14T12:04:54Z">
                <w:del w:id="7704"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7707" w:author="冷雪凝" w:date="2019-05-14T12:04:54Z"/>
              <w:customXmlDelRangeStart w:id="7708" w:author="梁元" w:date="2019-05-14T19:56:45Z"/>
            </w:sdtContent>
          </w:sdt>
          <w:customXmlDelRangeEnd w:id="7708"/>
          <w:customXmlInsRangeEnd w:id="7707"/>
          <w:ins w:id="7709" w:author="冷雪凝" w:date="2019-05-14T12:04:54Z">
            <w:del w:id="7710" w:author="梁元" w:date="2019-05-14T19:56:45Z">
              <w:r>
                <w:rPr>
                  <w:b w:val="0"/>
                  <w:bCs w:val="0"/>
                  <w:color w:val="000000" w:themeColor="text1"/>
                  <w14:textFill>
                    <w14:solidFill>
                      <w14:schemeClr w14:val="tx1"/>
                    </w14:solidFill>
                  </w14:textFill>
                </w:rPr>
                <w:tab/>
              </w:r>
            </w:del>
          </w:ins>
          <w:ins w:id="7711" w:author="冷雪凝" w:date="2019-05-14T12:04:55Z">
            <w:del w:id="7712" w:author="梁元" w:date="2019-05-14T19:56:45Z">
              <w:r>
                <w:rPr>
                  <w:b w:val="0"/>
                  <w:bCs w:val="0"/>
                  <w:color w:val="000000" w:themeColor="text1"/>
                  <w14:textFill>
                    <w14:solidFill>
                      <w14:schemeClr w14:val="tx1"/>
                    </w14:solidFill>
                  </w14:textFill>
                </w:rPr>
                <w:delText>14</w:delText>
              </w:r>
            </w:del>
          </w:ins>
          <w:ins w:id="7713" w:author="冷雪凝" w:date="2019-05-14T12:04:54Z">
            <w:del w:id="771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715" w:author="冷雪凝" w:date="2019-05-14T12:04:54Z"/>
              <w:del w:id="7716" w:author="梁元" w:date="2019-05-14T19:56:45Z"/>
              <w:b w:val="0"/>
              <w:bCs w:val="0"/>
              <w:color w:val="000000" w:themeColor="text1"/>
              <w14:textFill>
                <w14:solidFill>
                  <w14:schemeClr w14:val="tx1"/>
                </w14:solidFill>
              </w14:textFill>
            </w:rPr>
          </w:pPr>
          <w:ins w:id="7717" w:author="冷雪凝" w:date="2019-05-14T12:04:54Z">
            <w:del w:id="7718" w:author="梁元" w:date="2019-05-14T19:56:45Z">
              <w:r>
                <w:rPr>
                  <w:b w:val="0"/>
                  <w:bCs w:val="0"/>
                  <w:color w:val="000000" w:themeColor="text1"/>
                  <w14:textFill>
                    <w14:solidFill>
                      <w14:schemeClr w14:val="tx1"/>
                    </w14:solidFill>
                  </w14:textFill>
                </w:rPr>
                <w:fldChar w:fldCharType="begin"/>
              </w:r>
            </w:del>
          </w:ins>
          <w:ins w:id="7719" w:author="冷雪凝" w:date="2019-05-14T12:04:54Z">
            <w:del w:id="7720" w:author="梁元" w:date="2019-05-14T19:56:45Z">
              <w:r>
                <w:rPr>
                  <w:b w:val="0"/>
                  <w:bCs w:val="0"/>
                  <w:color w:val="000000" w:themeColor="text1"/>
                  <w14:textFill>
                    <w14:solidFill>
                      <w14:schemeClr w14:val="tx1"/>
                    </w14:solidFill>
                  </w14:textFill>
                </w:rPr>
                <w:delInstrText xml:space="preserve"> HYPERLINK \l _Toc9469_WPSOffice_Level2 </w:delInstrText>
              </w:r>
            </w:del>
          </w:ins>
          <w:ins w:id="7721" w:author="冷雪凝" w:date="2019-05-14T12:04:54Z">
            <w:del w:id="7722" w:author="梁元" w:date="2019-05-14T19:56:45Z">
              <w:r>
                <w:rPr>
                  <w:b w:val="0"/>
                  <w:bCs w:val="0"/>
                  <w:color w:val="000000" w:themeColor="text1"/>
                  <w14:textFill>
                    <w14:solidFill>
                      <w14:schemeClr w14:val="tx1"/>
                    </w14:solidFill>
                  </w14:textFill>
                </w:rPr>
                <w:fldChar w:fldCharType="separate"/>
              </w:r>
            </w:del>
          </w:ins>
          <w:customXmlInsRangeStart w:id="7725" w:author="冷雪凝" w:date="2019-05-14T12:04:54Z"/>
          <w:customXmlDelRangeStart w:id="772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be195c16-e5e6-4d95-a20e-d57b7ebdec7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726"/>
              <w:customXmlInsRangeEnd w:id="7725"/>
              <w:ins w:id="7729" w:author="冷雪凝" w:date="2019-05-14T12:04:54Z">
                <w:del w:id="7730" w:author="梁元" w:date="2019-05-14T19:56:45Z">
                  <w:r>
                    <w:rPr>
                      <w:rFonts w:ascii="仿宋" w:hAnsi="仿宋" w:eastAsia="仿宋" w:cs="Times New Roman"/>
                      <w:b w:val="0"/>
                      <w:bCs w:val="0"/>
                      <w:color w:val="000000" w:themeColor="text1"/>
                      <w14:textFill>
                        <w14:solidFill>
                          <w14:schemeClr w14:val="tx1"/>
                        </w14:solidFill>
                      </w14:textFill>
                    </w:rPr>
                    <w:delText xml:space="preserve">2. </w:delText>
                  </w:r>
                </w:del>
              </w:ins>
              <w:ins w:id="7731" w:author="冷雪凝" w:date="2019-05-14T12:04:54Z">
                <w:del w:id="7732"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7735" w:author="冷雪凝" w:date="2019-05-14T12:04:54Z"/>
              <w:customXmlDelRangeStart w:id="7736" w:author="梁元" w:date="2019-05-14T19:56:45Z"/>
            </w:sdtContent>
          </w:sdt>
          <w:customXmlDelRangeEnd w:id="7736"/>
          <w:customXmlInsRangeEnd w:id="7735"/>
          <w:ins w:id="7737" w:author="冷雪凝" w:date="2019-05-14T12:04:54Z">
            <w:del w:id="7738" w:author="梁元" w:date="2019-05-14T19:56:45Z">
              <w:r>
                <w:rPr>
                  <w:b w:val="0"/>
                  <w:bCs w:val="0"/>
                  <w:color w:val="000000" w:themeColor="text1"/>
                  <w14:textFill>
                    <w14:solidFill>
                      <w14:schemeClr w14:val="tx1"/>
                    </w14:solidFill>
                  </w14:textFill>
                </w:rPr>
                <w:tab/>
              </w:r>
            </w:del>
          </w:ins>
          <w:ins w:id="7739" w:author="冷雪凝" w:date="2019-05-14T12:04:55Z">
            <w:del w:id="7740" w:author="梁元" w:date="2019-05-14T19:56:45Z">
              <w:r>
                <w:rPr>
                  <w:b w:val="0"/>
                  <w:bCs w:val="0"/>
                  <w:color w:val="000000" w:themeColor="text1"/>
                  <w14:textFill>
                    <w14:solidFill>
                      <w14:schemeClr w14:val="tx1"/>
                    </w14:solidFill>
                  </w14:textFill>
                </w:rPr>
                <w:delText>14</w:delText>
              </w:r>
            </w:del>
          </w:ins>
          <w:ins w:id="7741" w:author="冷雪凝" w:date="2019-05-14T12:04:54Z">
            <w:del w:id="774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743" w:author="冷雪凝" w:date="2019-05-14T12:04:54Z"/>
              <w:del w:id="7744" w:author="梁元" w:date="2019-05-14T19:56:45Z"/>
              <w:b w:val="0"/>
              <w:bCs w:val="0"/>
              <w:color w:val="000000" w:themeColor="text1"/>
              <w14:textFill>
                <w14:solidFill>
                  <w14:schemeClr w14:val="tx1"/>
                </w14:solidFill>
              </w14:textFill>
            </w:rPr>
          </w:pPr>
          <w:ins w:id="7745" w:author="冷雪凝" w:date="2019-05-14T12:04:54Z">
            <w:del w:id="7746" w:author="梁元" w:date="2019-05-14T19:56:45Z">
              <w:r>
                <w:rPr>
                  <w:b w:val="0"/>
                  <w:bCs w:val="0"/>
                  <w:color w:val="000000" w:themeColor="text1"/>
                  <w14:textFill>
                    <w14:solidFill>
                      <w14:schemeClr w14:val="tx1"/>
                    </w14:solidFill>
                  </w14:textFill>
                </w:rPr>
                <w:fldChar w:fldCharType="begin"/>
              </w:r>
            </w:del>
          </w:ins>
          <w:ins w:id="7747" w:author="冷雪凝" w:date="2019-05-14T12:04:54Z">
            <w:del w:id="7748" w:author="梁元" w:date="2019-05-14T19:56:45Z">
              <w:r>
                <w:rPr>
                  <w:b w:val="0"/>
                  <w:bCs w:val="0"/>
                  <w:color w:val="000000" w:themeColor="text1"/>
                  <w14:textFill>
                    <w14:solidFill>
                      <w14:schemeClr w14:val="tx1"/>
                    </w14:solidFill>
                  </w14:textFill>
                </w:rPr>
                <w:delInstrText xml:space="preserve"> HYPERLINK \l _Toc25774_WPSOffice_Level2 </w:delInstrText>
              </w:r>
            </w:del>
          </w:ins>
          <w:ins w:id="7749" w:author="冷雪凝" w:date="2019-05-14T12:04:54Z">
            <w:del w:id="7750" w:author="梁元" w:date="2019-05-14T19:56:45Z">
              <w:r>
                <w:rPr>
                  <w:b w:val="0"/>
                  <w:bCs w:val="0"/>
                  <w:color w:val="000000" w:themeColor="text1"/>
                  <w14:textFill>
                    <w14:solidFill>
                      <w14:schemeClr w14:val="tx1"/>
                    </w14:solidFill>
                  </w14:textFill>
                </w:rPr>
                <w:fldChar w:fldCharType="separate"/>
              </w:r>
            </w:del>
          </w:ins>
          <w:customXmlInsRangeStart w:id="7753" w:author="冷雪凝" w:date="2019-05-14T12:04:54Z"/>
          <w:customXmlDelRangeStart w:id="775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fa078d2c-6fa9-4ab2-a8c0-988f6abfd8a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754"/>
              <w:customXmlInsRangeEnd w:id="7753"/>
              <w:ins w:id="7757" w:author="冷雪凝" w:date="2019-05-14T12:04:54Z">
                <w:del w:id="7758"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7759" w:author="冷雪凝" w:date="2019-05-14T12:04:54Z">
                <w:del w:id="7760"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7763" w:author="冷雪凝" w:date="2019-05-14T12:04:54Z"/>
              <w:customXmlDelRangeStart w:id="7764" w:author="梁元" w:date="2019-05-14T19:56:45Z"/>
            </w:sdtContent>
          </w:sdt>
          <w:customXmlDelRangeEnd w:id="7764"/>
          <w:customXmlInsRangeEnd w:id="7763"/>
          <w:ins w:id="7765" w:author="冷雪凝" w:date="2019-05-14T12:04:54Z">
            <w:del w:id="7766" w:author="梁元" w:date="2019-05-14T19:56:45Z">
              <w:r>
                <w:rPr>
                  <w:b w:val="0"/>
                  <w:bCs w:val="0"/>
                  <w:color w:val="000000" w:themeColor="text1"/>
                  <w14:textFill>
                    <w14:solidFill>
                      <w14:schemeClr w14:val="tx1"/>
                    </w14:solidFill>
                  </w14:textFill>
                </w:rPr>
                <w:tab/>
              </w:r>
            </w:del>
          </w:ins>
          <w:ins w:id="7767" w:author="冷雪凝" w:date="2019-05-14T12:04:55Z">
            <w:del w:id="7768" w:author="梁元" w:date="2019-05-14T19:56:45Z">
              <w:r>
                <w:rPr>
                  <w:b w:val="0"/>
                  <w:bCs w:val="0"/>
                  <w:color w:val="000000" w:themeColor="text1"/>
                  <w14:textFill>
                    <w14:solidFill>
                      <w14:schemeClr w14:val="tx1"/>
                    </w14:solidFill>
                  </w14:textFill>
                </w:rPr>
                <w:delText>15</w:delText>
              </w:r>
            </w:del>
          </w:ins>
          <w:ins w:id="7769" w:author="冷雪凝" w:date="2019-05-14T12:04:54Z">
            <w:del w:id="7770"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771" w:author="冷雪凝" w:date="2019-05-14T12:04:54Z"/>
              <w:del w:id="7772" w:author="梁元" w:date="2019-05-14T19:56:45Z"/>
              <w:b w:val="0"/>
              <w:bCs w:val="0"/>
              <w:color w:val="000000" w:themeColor="text1"/>
              <w14:textFill>
                <w14:solidFill>
                  <w14:schemeClr w14:val="tx1"/>
                </w14:solidFill>
              </w14:textFill>
            </w:rPr>
          </w:pPr>
          <w:ins w:id="7773" w:author="冷雪凝" w:date="2019-05-14T12:04:54Z">
            <w:del w:id="7774" w:author="梁元" w:date="2019-05-14T19:56:45Z">
              <w:r>
                <w:rPr>
                  <w:b w:val="0"/>
                  <w:bCs w:val="0"/>
                  <w:color w:val="000000" w:themeColor="text1"/>
                  <w14:textFill>
                    <w14:solidFill>
                      <w14:schemeClr w14:val="tx1"/>
                    </w14:solidFill>
                  </w14:textFill>
                </w:rPr>
                <w:fldChar w:fldCharType="begin"/>
              </w:r>
            </w:del>
          </w:ins>
          <w:ins w:id="7775" w:author="冷雪凝" w:date="2019-05-14T12:04:54Z">
            <w:del w:id="7776" w:author="梁元" w:date="2019-05-14T19:56:45Z">
              <w:r>
                <w:rPr>
                  <w:b w:val="0"/>
                  <w:bCs w:val="0"/>
                  <w:color w:val="000000" w:themeColor="text1"/>
                  <w14:textFill>
                    <w14:solidFill>
                      <w14:schemeClr w14:val="tx1"/>
                    </w14:solidFill>
                  </w14:textFill>
                </w:rPr>
                <w:delInstrText xml:space="preserve"> HYPERLINK \l _Toc8803_WPSOffice_Level2 </w:delInstrText>
              </w:r>
            </w:del>
          </w:ins>
          <w:ins w:id="7777" w:author="冷雪凝" w:date="2019-05-14T12:04:54Z">
            <w:del w:id="7778" w:author="梁元" w:date="2019-05-14T19:56:45Z">
              <w:r>
                <w:rPr>
                  <w:b w:val="0"/>
                  <w:bCs w:val="0"/>
                  <w:color w:val="000000" w:themeColor="text1"/>
                  <w14:textFill>
                    <w14:solidFill>
                      <w14:schemeClr w14:val="tx1"/>
                    </w14:solidFill>
                  </w14:textFill>
                </w:rPr>
                <w:fldChar w:fldCharType="separate"/>
              </w:r>
            </w:del>
          </w:ins>
          <w:customXmlInsRangeStart w:id="7781" w:author="冷雪凝" w:date="2019-05-14T12:04:54Z"/>
          <w:customXmlDelRangeStart w:id="778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687625a1-7152-4968-bb98-71ed531ae295}"/>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782"/>
              <w:customXmlInsRangeEnd w:id="7781"/>
              <w:ins w:id="7785" w:author="冷雪凝" w:date="2019-05-14T12:04:54Z">
                <w:del w:id="7786"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7787" w:author="冷雪凝" w:date="2019-05-14T12:04:54Z">
                <w:del w:id="7788"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7791" w:author="冷雪凝" w:date="2019-05-14T12:04:54Z"/>
              <w:customXmlDelRangeStart w:id="7792" w:author="梁元" w:date="2019-05-14T19:56:45Z"/>
            </w:sdtContent>
          </w:sdt>
          <w:customXmlDelRangeEnd w:id="7792"/>
          <w:customXmlInsRangeEnd w:id="7791"/>
          <w:ins w:id="7793" w:author="冷雪凝" w:date="2019-05-14T12:04:54Z">
            <w:del w:id="7794" w:author="梁元" w:date="2019-05-14T19:56:45Z">
              <w:r>
                <w:rPr>
                  <w:b w:val="0"/>
                  <w:bCs w:val="0"/>
                  <w:color w:val="000000" w:themeColor="text1"/>
                  <w14:textFill>
                    <w14:solidFill>
                      <w14:schemeClr w14:val="tx1"/>
                    </w14:solidFill>
                  </w14:textFill>
                </w:rPr>
                <w:tab/>
              </w:r>
            </w:del>
          </w:ins>
          <w:ins w:id="7795" w:author="冷雪凝" w:date="2019-05-14T12:04:55Z">
            <w:del w:id="7796" w:author="梁元" w:date="2019-05-14T19:56:45Z">
              <w:r>
                <w:rPr>
                  <w:b w:val="0"/>
                  <w:bCs w:val="0"/>
                  <w:color w:val="000000" w:themeColor="text1"/>
                  <w14:textFill>
                    <w14:solidFill>
                      <w14:schemeClr w14:val="tx1"/>
                    </w14:solidFill>
                  </w14:textFill>
                </w:rPr>
                <w:delText>15</w:delText>
              </w:r>
            </w:del>
          </w:ins>
          <w:ins w:id="7797" w:author="冷雪凝" w:date="2019-05-14T12:04:54Z">
            <w:del w:id="779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799" w:author="冷雪凝" w:date="2019-05-14T12:04:54Z"/>
              <w:del w:id="7800" w:author="梁元" w:date="2019-05-14T19:56:45Z"/>
              <w:b w:val="0"/>
              <w:bCs w:val="0"/>
              <w:color w:val="000000" w:themeColor="text1"/>
              <w14:textFill>
                <w14:solidFill>
                  <w14:schemeClr w14:val="tx1"/>
                </w14:solidFill>
              </w14:textFill>
            </w:rPr>
          </w:pPr>
          <w:ins w:id="7801" w:author="冷雪凝" w:date="2019-05-14T12:04:54Z">
            <w:del w:id="7802" w:author="梁元" w:date="2019-05-14T19:56:45Z">
              <w:r>
                <w:rPr>
                  <w:b w:val="0"/>
                  <w:bCs w:val="0"/>
                  <w:color w:val="000000" w:themeColor="text1"/>
                  <w14:textFill>
                    <w14:solidFill>
                      <w14:schemeClr w14:val="tx1"/>
                    </w14:solidFill>
                  </w14:textFill>
                </w:rPr>
                <w:fldChar w:fldCharType="begin"/>
              </w:r>
            </w:del>
          </w:ins>
          <w:ins w:id="7803" w:author="冷雪凝" w:date="2019-05-14T12:04:54Z">
            <w:del w:id="7804" w:author="梁元" w:date="2019-05-14T19:56:45Z">
              <w:r>
                <w:rPr>
                  <w:b w:val="0"/>
                  <w:bCs w:val="0"/>
                  <w:color w:val="000000" w:themeColor="text1"/>
                  <w14:textFill>
                    <w14:solidFill>
                      <w14:schemeClr w14:val="tx1"/>
                    </w14:solidFill>
                  </w14:textFill>
                </w:rPr>
                <w:delInstrText xml:space="preserve"> HYPERLINK \l _Toc27606_WPSOffice_Level2 </w:delInstrText>
              </w:r>
            </w:del>
          </w:ins>
          <w:ins w:id="7805" w:author="冷雪凝" w:date="2019-05-14T12:04:54Z">
            <w:del w:id="7806" w:author="梁元" w:date="2019-05-14T19:56:45Z">
              <w:r>
                <w:rPr>
                  <w:b w:val="0"/>
                  <w:bCs w:val="0"/>
                  <w:color w:val="000000" w:themeColor="text1"/>
                  <w14:textFill>
                    <w14:solidFill>
                      <w14:schemeClr w14:val="tx1"/>
                    </w14:solidFill>
                  </w14:textFill>
                </w:rPr>
                <w:fldChar w:fldCharType="separate"/>
              </w:r>
            </w:del>
          </w:ins>
          <w:customXmlInsRangeStart w:id="7809" w:author="冷雪凝" w:date="2019-05-14T12:04:54Z"/>
          <w:customXmlDelRangeStart w:id="781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8f9c1150-0a05-4ee7-b9ff-266a7e4996e7}"/>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810"/>
              <w:customXmlInsRangeEnd w:id="7809"/>
              <w:ins w:id="7813" w:author="冷雪凝" w:date="2019-05-14T12:04:54Z">
                <w:del w:id="7814"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7815" w:author="冷雪凝" w:date="2019-05-14T12:04:54Z">
                <w:del w:id="7816"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7819" w:author="冷雪凝" w:date="2019-05-14T12:04:54Z"/>
              <w:customXmlDelRangeStart w:id="7820" w:author="梁元" w:date="2019-05-14T19:56:45Z"/>
            </w:sdtContent>
          </w:sdt>
          <w:customXmlDelRangeEnd w:id="7820"/>
          <w:customXmlInsRangeEnd w:id="7819"/>
          <w:ins w:id="7821" w:author="冷雪凝" w:date="2019-05-14T12:04:54Z">
            <w:del w:id="7822" w:author="梁元" w:date="2019-05-14T19:56:45Z">
              <w:r>
                <w:rPr>
                  <w:b w:val="0"/>
                  <w:bCs w:val="0"/>
                  <w:color w:val="000000" w:themeColor="text1"/>
                  <w14:textFill>
                    <w14:solidFill>
                      <w14:schemeClr w14:val="tx1"/>
                    </w14:solidFill>
                  </w14:textFill>
                </w:rPr>
                <w:tab/>
              </w:r>
            </w:del>
          </w:ins>
          <w:ins w:id="7823" w:author="冷雪凝" w:date="2019-05-14T12:04:55Z">
            <w:del w:id="7824" w:author="梁元" w:date="2019-05-14T19:56:45Z">
              <w:r>
                <w:rPr>
                  <w:b w:val="0"/>
                  <w:bCs w:val="0"/>
                  <w:color w:val="000000" w:themeColor="text1"/>
                  <w14:textFill>
                    <w14:solidFill>
                      <w14:schemeClr w14:val="tx1"/>
                    </w14:solidFill>
                  </w14:textFill>
                </w:rPr>
                <w:delText>16</w:delText>
              </w:r>
            </w:del>
          </w:ins>
          <w:ins w:id="7825" w:author="冷雪凝" w:date="2019-05-14T12:04:54Z">
            <w:del w:id="782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827" w:author="冷雪凝" w:date="2019-05-14T12:04:54Z"/>
              <w:del w:id="7828" w:author="梁元" w:date="2019-05-14T19:56:45Z"/>
              <w:b w:val="0"/>
              <w:bCs w:val="0"/>
              <w:color w:val="000000" w:themeColor="text1"/>
              <w14:textFill>
                <w14:solidFill>
                  <w14:schemeClr w14:val="tx1"/>
                </w14:solidFill>
              </w14:textFill>
            </w:rPr>
          </w:pPr>
          <w:ins w:id="7829" w:author="冷雪凝" w:date="2019-05-14T12:04:54Z">
            <w:del w:id="7830" w:author="梁元" w:date="2019-05-14T19:56:45Z">
              <w:r>
                <w:rPr>
                  <w:b w:val="0"/>
                  <w:bCs w:val="0"/>
                  <w:color w:val="000000" w:themeColor="text1"/>
                  <w14:textFill>
                    <w14:solidFill>
                      <w14:schemeClr w14:val="tx1"/>
                    </w14:solidFill>
                  </w14:textFill>
                </w:rPr>
                <w:fldChar w:fldCharType="begin"/>
              </w:r>
            </w:del>
          </w:ins>
          <w:ins w:id="7831" w:author="冷雪凝" w:date="2019-05-14T12:04:54Z">
            <w:del w:id="7832" w:author="梁元" w:date="2019-05-14T19:56:45Z">
              <w:r>
                <w:rPr>
                  <w:b w:val="0"/>
                  <w:bCs w:val="0"/>
                  <w:color w:val="000000" w:themeColor="text1"/>
                  <w14:textFill>
                    <w14:solidFill>
                      <w14:schemeClr w14:val="tx1"/>
                    </w14:solidFill>
                  </w14:textFill>
                </w:rPr>
                <w:delInstrText xml:space="preserve"> HYPERLINK \l _Toc23795_WPSOffice_Level2 </w:delInstrText>
              </w:r>
            </w:del>
          </w:ins>
          <w:ins w:id="7833" w:author="冷雪凝" w:date="2019-05-14T12:04:54Z">
            <w:del w:id="7834" w:author="梁元" w:date="2019-05-14T19:56:45Z">
              <w:r>
                <w:rPr>
                  <w:b w:val="0"/>
                  <w:bCs w:val="0"/>
                  <w:color w:val="000000" w:themeColor="text1"/>
                  <w14:textFill>
                    <w14:solidFill>
                      <w14:schemeClr w14:val="tx1"/>
                    </w14:solidFill>
                  </w14:textFill>
                </w:rPr>
                <w:fldChar w:fldCharType="separate"/>
              </w:r>
            </w:del>
          </w:ins>
          <w:customXmlInsRangeStart w:id="7837" w:author="冷雪凝" w:date="2019-05-14T12:04:54Z"/>
          <w:customXmlDelRangeStart w:id="783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42e64a6c-e049-44e8-b936-28c21b024190}"/>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838"/>
              <w:customXmlInsRangeEnd w:id="7837"/>
              <w:ins w:id="7841" w:author="冷雪凝" w:date="2019-05-14T12:04:54Z">
                <w:del w:id="7842" w:author="梁元" w:date="2019-05-14T19:56:45Z">
                  <w:r>
                    <w:rPr>
                      <w:rFonts w:ascii="仿宋" w:hAnsi="仿宋" w:eastAsia="仿宋" w:cstheme="majorBidi"/>
                      <w:b w:val="0"/>
                      <w:bCs w:val="0"/>
                      <w:color w:val="000000" w:themeColor="text1"/>
                      <w14:textFill>
                        <w14:solidFill>
                          <w14:schemeClr w14:val="tx1"/>
                        </w14:solidFill>
                      </w14:textFill>
                    </w:rPr>
                    <w:delText xml:space="preserve">6. </w:delText>
                  </w:r>
                </w:del>
              </w:ins>
              <w:ins w:id="7843" w:author="冷雪凝" w:date="2019-05-14T12:04:54Z">
                <w:del w:id="7844"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7847" w:author="冷雪凝" w:date="2019-05-14T12:04:54Z"/>
              <w:customXmlDelRangeStart w:id="7848" w:author="梁元" w:date="2019-05-14T19:56:45Z"/>
            </w:sdtContent>
          </w:sdt>
          <w:customXmlDelRangeEnd w:id="7848"/>
          <w:customXmlInsRangeEnd w:id="7847"/>
          <w:ins w:id="7849" w:author="冷雪凝" w:date="2019-05-14T12:04:54Z">
            <w:del w:id="7850" w:author="梁元" w:date="2019-05-14T19:56:45Z">
              <w:r>
                <w:rPr>
                  <w:b w:val="0"/>
                  <w:bCs w:val="0"/>
                  <w:color w:val="000000" w:themeColor="text1"/>
                  <w14:textFill>
                    <w14:solidFill>
                      <w14:schemeClr w14:val="tx1"/>
                    </w14:solidFill>
                  </w14:textFill>
                </w:rPr>
                <w:tab/>
              </w:r>
            </w:del>
          </w:ins>
          <w:ins w:id="7851" w:author="冷雪凝" w:date="2019-05-14T12:04:55Z">
            <w:del w:id="7852" w:author="梁元" w:date="2019-05-14T19:56:45Z">
              <w:r>
                <w:rPr>
                  <w:b w:val="0"/>
                  <w:bCs w:val="0"/>
                  <w:color w:val="000000" w:themeColor="text1"/>
                  <w14:textFill>
                    <w14:solidFill>
                      <w14:schemeClr w14:val="tx1"/>
                    </w14:solidFill>
                  </w14:textFill>
                </w:rPr>
                <w:delText>16</w:delText>
              </w:r>
            </w:del>
          </w:ins>
          <w:ins w:id="7853" w:author="冷雪凝" w:date="2019-05-14T12:04:54Z">
            <w:del w:id="7854"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7855" w:author="冷雪凝" w:date="2019-05-14T12:04:54Z"/>
              <w:del w:id="7856" w:author="梁元" w:date="2019-05-14T19:56:45Z"/>
              <w:b/>
              <w:bCs/>
              <w:color w:val="000000" w:themeColor="text1"/>
              <w:sz w:val="21"/>
              <w:szCs w:val="21"/>
              <w:rPrChange w:id="7857" w:author="冷雪凝" w:date="2019-05-14T12:31:18Z">
                <w:rPr>
                  <w:ins w:id="7858" w:author="冷雪凝" w:date="2019-05-14T12:04:54Z"/>
                  <w:del w:id="7859" w:author="梁元" w:date="2019-05-14T19:56:45Z"/>
                  <w:b w:val="0"/>
                  <w:bCs w:val="0"/>
                  <w:color w:val="000000" w:themeColor="text1"/>
                  <w14:textFill>
                    <w14:solidFill>
                      <w14:schemeClr w14:val="tx1"/>
                    </w14:solidFill>
                  </w14:textFill>
                </w:rPr>
              </w:rPrChange>
              <w14:textFill>
                <w14:solidFill>
                  <w14:schemeClr w14:val="tx1"/>
                </w14:solidFill>
              </w14:textFill>
            </w:rPr>
          </w:pPr>
          <w:ins w:id="7860" w:author="冷雪凝" w:date="2019-05-14T12:04:54Z">
            <w:del w:id="7861" w:author="梁元" w:date="2019-05-14T19:56:45Z">
              <w:r>
                <w:rPr>
                  <w:b/>
                  <w:bCs/>
                  <w:color w:val="000000" w:themeColor="text1"/>
                  <w:sz w:val="21"/>
                  <w:szCs w:val="21"/>
                  <w:rPrChange w:id="7862" w:author="冷雪凝" w:date="2019-05-14T12:31:18Z">
                    <w:rPr>
                      <w:b w:val="0"/>
                      <w:bCs w:val="0"/>
                      <w:color w:val="000000" w:themeColor="text1"/>
                      <w14:textFill>
                        <w14:solidFill>
                          <w14:schemeClr w14:val="tx1"/>
                        </w14:solidFill>
                      </w14:textFill>
                    </w:rPr>
                  </w:rPrChange>
                  <w14:textFill>
                    <w14:solidFill>
                      <w14:schemeClr w14:val="tx1"/>
                    </w14:solidFill>
                  </w14:textFill>
                </w:rPr>
                <w:fldChar w:fldCharType="begin"/>
              </w:r>
            </w:del>
          </w:ins>
          <w:ins w:id="7865" w:author="冷雪凝" w:date="2019-05-14T12:04:54Z">
            <w:del w:id="7866" w:author="梁元" w:date="2019-05-14T19:56:45Z">
              <w:r>
                <w:rPr>
                  <w:b/>
                  <w:bCs/>
                  <w:color w:val="000000" w:themeColor="text1"/>
                  <w:sz w:val="21"/>
                  <w:szCs w:val="21"/>
                  <w:rPrChange w:id="7867" w:author="冷雪凝" w:date="2019-05-14T12:31:18Z">
                    <w:rPr>
                      <w:b w:val="0"/>
                      <w:bCs w:val="0"/>
                      <w:color w:val="000000" w:themeColor="text1"/>
                      <w14:textFill>
                        <w14:solidFill>
                          <w14:schemeClr w14:val="tx1"/>
                        </w14:solidFill>
                      </w14:textFill>
                    </w:rPr>
                  </w:rPrChange>
                  <w14:textFill>
                    <w14:solidFill>
                      <w14:schemeClr w14:val="tx1"/>
                    </w14:solidFill>
                  </w14:textFill>
                </w:rPr>
                <w:delInstrText xml:space="preserve"> HYPERLINK \l _Toc18523_WPSOffice_Level1 </w:delInstrText>
              </w:r>
            </w:del>
          </w:ins>
          <w:ins w:id="7870" w:author="冷雪凝" w:date="2019-05-14T12:04:54Z">
            <w:del w:id="7871" w:author="梁元" w:date="2019-05-14T19:56:45Z">
              <w:r>
                <w:rPr>
                  <w:b/>
                  <w:bCs/>
                  <w:color w:val="000000" w:themeColor="text1"/>
                  <w:sz w:val="21"/>
                  <w:szCs w:val="21"/>
                  <w:rPrChange w:id="7872" w:author="冷雪凝" w:date="2019-05-14T12:31:18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7877" w:author="冷雪凝" w:date="2019-05-14T12:04:54Z"/>
          <w:customXmlDelRangeStart w:id="7878"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fbc743c2-b743-49b3-8190-81e983fe3075}"/>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7878"/>
              <w:customXmlInsRangeEnd w:id="7877"/>
              <w:ins w:id="7881" w:author="冷雪凝" w:date="2019-05-14T12:04:54Z">
                <w:del w:id="7882" w:author="梁元" w:date="2019-05-14T19:56:45Z">
                  <w:r>
                    <w:rPr>
                      <w:rFonts w:asciiTheme="minorHAnsi" w:hAnsiTheme="minorHAnsi" w:eastAsiaTheme="minorEastAsia" w:cstheme="minorBidi"/>
                      <w:b/>
                      <w:bCs/>
                      <w:color w:val="000000" w:themeColor="text1"/>
                      <w:sz w:val="21"/>
                      <w:szCs w:val="21"/>
                      <w:rPrChange w:id="7883" w:author="冷雪凝" w:date="2019-05-14T12:31:18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十一、 </w:delText>
                  </w:r>
                </w:del>
              </w:ins>
              <w:ins w:id="7886" w:author="冷雪凝" w:date="2019-05-14T12:04:54Z">
                <w:del w:id="7887" w:author="梁元" w:date="2019-05-14T19:56:45Z">
                  <w:r>
                    <w:rPr>
                      <w:rFonts w:hint="default" w:asciiTheme="minorHAnsi" w:hAnsiTheme="minorHAnsi" w:eastAsiaTheme="minorEastAsia" w:cstheme="minorBidi"/>
                      <w:b/>
                      <w:bCs/>
                      <w:color w:val="000000" w:themeColor="text1"/>
                      <w:sz w:val="21"/>
                      <w:szCs w:val="21"/>
                      <w:rPrChange w:id="7888" w:author="冷雪凝" w:date="2019-05-14T12:31:18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解释一下</w:delText>
                  </w:r>
                </w:del>
              </w:ins>
              <w:ins w:id="7891" w:author="冷雪凝" w:date="2019-05-14T12:04:54Z">
                <w:del w:id="7892" w:author="梁元" w:date="2019-05-14T19:56:45Z">
                  <w:r>
                    <w:rPr>
                      <w:rFonts w:asciiTheme="minorHAnsi" w:hAnsiTheme="minorHAnsi" w:eastAsiaTheme="minorEastAsia" w:cstheme="minorBidi"/>
                      <w:b/>
                      <w:bCs/>
                      <w:color w:val="000000" w:themeColor="text1"/>
                      <w:sz w:val="21"/>
                      <w:szCs w:val="21"/>
                      <w:rPrChange w:id="7893" w:author="冷雪凝" w:date="2019-05-14T12:31:18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javaScript</w:delText>
                  </w:r>
                </w:del>
              </w:ins>
              <w:ins w:id="7896" w:author="冷雪凝" w:date="2019-05-14T12:04:54Z">
                <w:del w:id="7897" w:author="梁元" w:date="2019-05-14T19:56:45Z">
                  <w:r>
                    <w:rPr>
                      <w:rFonts w:hint="default" w:asciiTheme="minorHAnsi" w:hAnsiTheme="minorHAnsi" w:eastAsiaTheme="minorEastAsia" w:cstheme="minorBidi"/>
                      <w:b/>
                      <w:bCs/>
                      <w:color w:val="000000" w:themeColor="text1"/>
                      <w:sz w:val="21"/>
                      <w:szCs w:val="21"/>
                      <w:rPrChange w:id="7898" w:author="冷雪凝" w:date="2019-05-14T12:31:18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中的垃圾回收机制？</w:delText>
                  </w:r>
                </w:del>
              </w:ins>
              <w:customXmlInsRangeStart w:id="7903" w:author="冷雪凝" w:date="2019-05-14T12:04:54Z"/>
              <w:customXmlDelRangeStart w:id="7904" w:author="梁元" w:date="2019-05-14T19:56:45Z"/>
            </w:sdtContent>
          </w:sdt>
          <w:customXmlDelRangeEnd w:id="7904"/>
          <w:customXmlInsRangeEnd w:id="7903"/>
          <w:ins w:id="7905" w:author="冷雪凝" w:date="2019-05-14T12:04:54Z">
            <w:del w:id="7906" w:author="梁元" w:date="2019-05-14T19:56:45Z">
              <w:r>
                <w:rPr>
                  <w:b/>
                  <w:bCs/>
                  <w:color w:val="000000" w:themeColor="text1"/>
                  <w:sz w:val="21"/>
                  <w:szCs w:val="21"/>
                  <w:rPrChange w:id="7907" w:author="冷雪凝" w:date="2019-05-14T12:31:18Z">
                    <w:rPr>
                      <w:b w:val="0"/>
                      <w:bCs w:val="0"/>
                      <w:color w:val="000000" w:themeColor="text1"/>
                      <w14:textFill>
                        <w14:solidFill>
                          <w14:schemeClr w14:val="tx1"/>
                        </w14:solidFill>
                      </w14:textFill>
                    </w:rPr>
                  </w:rPrChange>
                  <w14:textFill>
                    <w14:solidFill>
                      <w14:schemeClr w14:val="tx1"/>
                    </w14:solidFill>
                  </w14:textFill>
                </w:rPr>
                <w:tab/>
              </w:r>
            </w:del>
          </w:ins>
          <w:ins w:id="7910" w:author="冷雪凝" w:date="2019-05-14T12:04:55Z">
            <w:del w:id="7911" w:author="梁元" w:date="2019-05-14T19:56:45Z">
              <w:r>
                <w:rPr>
                  <w:b/>
                  <w:bCs/>
                  <w:color w:val="000000" w:themeColor="text1"/>
                  <w:sz w:val="21"/>
                  <w:szCs w:val="21"/>
                  <w:rPrChange w:id="7912" w:author="冷雪凝" w:date="2019-05-14T12:31:18Z">
                    <w:rPr>
                      <w:b w:val="0"/>
                      <w:bCs w:val="0"/>
                      <w:color w:val="000000" w:themeColor="text1"/>
                      <w14:textFill>
                        <w14:solidFill>
                          <w14:schemeClr w14:val="tx1"/>
                        </w14:solidFill>
                      </w14:textFill>
                    </w:rPr>
                  </w:rPrChange>
                  <w14:textFill>
                    <w14:solidFill>
                      <w14:schemeClr w14:val="tx1"/>
                    </w14:solidFill>
                  </w14:textFill>
                </w:rPr>
                <w:delText>16</w:delText>
              </w:r>
            </w:del>
          </w:ins>
          <w:ins w:id="7915" w:author="冷雪凝" w:date="2019-05-14T12:04:54Z">
            <w:del w:id="7916" w:author="梁元" w:date="2019-05-14T19:56:45Z">
              <w:r>
                <w:rPr>
                  <w:b/>
                  <w:bCs/>
                  <w:color w:val="000000" w:themeColor="text1"/>
                  <w:sz w:val="21"/>
                  <w:szCs w:val="21"/>
                  <w:rPrChange w:id="7917" w:author="冷雪凝" w:date="2019-05-14T12:31:18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7920" w:author="冷雪凝" w:date="2019-05-14T12:04:54Z"/>
              <w:del w:id="7921" w:author="梁元" w:date="2019-05-14T19:56:45Z"/>
              <w:b w:val="0"/>
              <w:bCs w:val="0"/>
              <w:color w:val="000000" w:themeColor="text1"/>
              <w14:textFill>
                <w14:solidFill>
                  <w14:schemeClr w14:val="tx1"/>
                </w14:solidFill>
              </w14:textFill>
            </w:rPr>
          </w:pPr>
          <w:ins w:id="7922" w:author="冷雪凝" w:date="2019-05-14T12:04:54Z">
            <w:del w:id="7923" w:author="梁元" w:date="2019-05-14T19:56:45Z">
              <w:r>
                <w:rPr>
                  <w:b w:val="0"/>
                  <w:bCs w:val="0"/>
                  <w:color w:val="000000" w:themeColor="text1"/>
                  <w14:textFill>
                    <w14:solidFill>
                      <w14:schemeClr w14:val="tx1"/>
                    </w14:solidFill>
                  </w14:textFill>
                </w:rPr>
                <w:fldChar w:fldCharType="begin"/>
              </w:r>
            </w:del>
          </w:ins>
          <w:ins w:id="7924" w:author="冷雪凝" w:date="2019-05-14T12:04:54Z">
            <w:del w:id="7925" w:author="梁元" w:date="2019-05-14T19:56:45Z">
              <w:r>
                <w:rPr>
                  <w:b w:val="0"/>
                  <w:bCs w:val="0"/>
                  <w:color w:val="000000" w:themeColor="text1"/>
                  <w14:textFill>
                    <w14:solidFill>
                      <w14:schemeClr w14:val="tx1"/>
                    </w14:solidFill>
                  </w14:textFill>
                </w:rPr>
                <w:delInstrText xml:space="preserve"> HYPERLINK \l _Toc25004_WPSOffice_Level2 </w:delInstrText>
              </w:r>
            </w:del>
          </w:ins>
          <w:ins w:id="7926" w:author="冷雪凝" w:date="2019-05-14T12:04:54Z">
            <w:del w:id="7927" w:author="梁元" w:date="2019-05-14T19:56:45Z">
              <w:r>
                <w:rPr>
                  <w:b w:val="0"/>
                  <w:bCs w:val="0"/>
                  <w:color w:val="000000" w:themeColor="text1"/>
                  <w14:textFill>
                    <w14:solidFill>
                      <w14:schemeClr w14:val="tx1"/>
                    </w14:solidFill>
                  </w14:textFill>
                </w:rPr>
                <w:fldChar w:fldCharType="separate"/>
              </w:r>
            </w:del>
          </w:ins>
          <w:customXmlInsRangeStart w:id="7930" w:author="冷雪凝" w:date="2019-05-14T12:04:54Z"/>
          <w:customXmlDelRangeStart w:id="793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7c488794-11a0-4cb0-9943-c863d96c2d54}"/>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931"/>
              <w:customXmlInsRangeEnd w:id="7930"/>
              <w:ins w:id="7934" w:author="冷雪凝" w:date="2019-05-14T12:04:54Z">
                <w:del w:id="7935"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7936" w:author="冷雪凝" w:date="2019-05-14T12:04:54Z">
                <w:del w:id="7937"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7940" w:author="冷雪凝" w:date="2019-05-14T12:04:54Z"/>
              <w:customXmlDelRangeStart w:id="7941" w:author="梁元" w:date="2019-05-14T19:56:45Z"/>
            </w:sdtContent>
          </w:sdt>
          <w:customXmlDelRangeEnd w:id="7941"/>
          <w:customXmlInsRangeEnd w:id="7940"/>
          <w:ins w:id="7942" w:author="冷雪凝" w:date="2019-05-14T12:04:54Z">
            <w:del w:id="7943" w:author="梁元" w:date="2019-05-14T19:56:45Z">
              <w:r>
                <w:rPr>
                  <w:b w:val="0"/>
                  <w:bCs w:val="0"/>
                  <w:color w:val="000000" w:themeColor="text1"/>
                  <w14:textFill>
                    <w14:solidFill>
                      <w14:schemeClr w14:val="tx1"/>
                    </w14:solidFill>
                  </w14:textFill>
                </w:rPr>
                <w:tab/>
              </w:r>
            </w:del>
          </w:ins>
          <w:ins w:id="7944" w:author="冷雪凝" w:date="2019-05-14T12:04:55Z">
            <w:del w:id="7945" w:author="梁元" w:date="2019-05-14T19:56:45Z">
              <w:r>
                <w:rPr>
                  <w:b w:val="0"/>
                  <w:bCs w:val="0"/>
                  <w:color w:val="000000" w:themeColor="text1"/>
                  <w14:textFill>
                    <w14:solidFill>
                      <w14:schemeClr w14:val="tx1"/>
                    </w14:solidFill>
                  </w14:textFill>
                </w:rPr>
                <w:delText>16</w:delText>
              </w:r>
            </w:del>
          </w:ins>
          <w:ins w:id="7946" w:author="冷雪凝" w:date="2019-05-14T12:04:54Z">
            <w:del w:id="7947"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948" w:author="冷雪凝" w:date="2019-05-14T12:04:54Z"/>
              <w:del w:id="7949" w:author="梁元" w:date="2019-05-14T19:56:45Z"/>
              <w:b w:val="0"/>
              <w:bCs w:val="0"/>
              <w:color w:val="000000" w:themeColor="text1"/>
              <w14:textFill>
                <w14:solidFill>
                  <w14:schemeClr w14:val="tx1"/>
                </w14:solidFill>
              </w14:textFill>
            </w:rPr>
          </w:pPr>
          <w:ins w:id="7950" w:author="冷雪凝" w:date="2019-05-14T12:04:54Z">
            <w:del w:id="7951" w:author="梁元" w:date="2019-05-14T19:56:45Z">
              <w:r>
                <w:rPr>
                  <w:b w:val="0"/>
                  <w:bCs w:val="0"/>
                  <w:color w:val="000000" w:themeColor="text1"/>
                  <w14:textFill>
                    <w14:solidFill>
                      <w14:schemeClr w14:val="tx1"/>
                    </w14:solidFill>
                  </w14:textFill>
                </w:rPr>
                <w:fldChar w:fldCharType="begin"/>
              </w:r>
            </w:del>
          </w:ins>
          <w:ins w:id="7952" w:author="冷雪凝" w:date="2019-05-14T12:04:54Z">
            <w:del w:id="7953" w:author="梁元" w:date="2019-05-14T19:56:45Z">
              <w:r>
                <w:rPr>
                  <w:b w:val="0"/>
                  <w:bCs w:val="0"/>
                  <w:color w:val="000000" w:themeColor="text1"/>
                  <w14:textFill>
                    <w14:solidFill>
                      <w14:schemeClr w14:val="tx1"/>
                    </w14:solidFill>
                  </w14:textFill>
                </w:rPr>
                <w:delInstrText xml:space="preserve"> HYPERLINK \l _Toc18946_WPSOffice_Level2 </w:delInstrText>
              </w:r>
            </w:del>
          </w:ins>
          <w:ins w:id="7954" w:author="冷雪凝" w:date="2019-05-14T12:04:54Z">
            <w:del w:id="7955" w:author="梁元" w:date="2019-05-14T19:56:45Z">
              <w:r>
                <w:rPr>
                  <w:b w:val="0"/>
                  <w:bCs w:val="0"/>
                  <w:color w:val="000000" w:themeColor="text1"/>
                  <w14:textFill>
                    <w14:solidFill>
                      <w14:schemeClr w14:val="tx1"/>
                    </w14:solidFill>
                  </w14:textFill>
                </w:rPr>
                <w:fldChar w:fldCharType="separate"/>
              </w:r>
            </w:del>
          </w:ins>
          <w:customXmlInsRangeStart w:id="7958" w:author="冷雪凝" w:date="2019-05-14T12:04:54Z"/>
          <w:customXmlDelRangeStart w:id="7959"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63d623e3-0890-4eff-a701-ad038ca13491}"/>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959"/>
              <w:customXmlInsRangeEnd w:id="7958"/>
              <w:ins w:id="7962" w:author="冷雪凝" w:date="2019-05-14T12:04:54Z">
                <w:del w:id="7963" w:author="梁元" w:date="2019-05-14T19:56:45Z">
                  <w:r>
                    <w:rPr>
                      <w:rFonts w:hint="eastAsia" w:ascii="仿宋" w:hAnsi="仿宋" w:eastAsia="仿宋" w:cstheme="majorBidi"/>
                      <w:b w:val="0"/>
                      <w:bCs w:val="0"/>
                      <w:color w:val="000000" w:themeColor="text1"/>
                      <w14:textFill>
                        <w14:solidFill>
                          <w14:schemeClr w14:val="tx1"/>
                        </w14:solidFill>
                      </w14:textFill>
                    </w:rPr>
                    <w:delText>2. 通用大牛级解法</w:delText>
                  </w:r>
                </w:del>
              </w:ins>
              <w:customXmlInsRangeStart w:id="7966" w:author="冷雪凝" w:date="2019-05-14T12:04:54Z"/>
              <w:customXmlDelRangeStart w:id="7967" w:author="梁元" w:date="2019-05-14T19:56:45Z"/>
            </w:sdtContent>
          </w:sdt>
          <w:customXmlDelRangeEnd w:id="7967"/>
          <w:customXmlInsRangeEnd w:id="7966"/>
          <w:ins w:id="7968" w:author="冷雪凝" w:date="2019-05-14T12:04:54Z">
            <w:del w:id="7969" w:author="梁元" w:date="2019-05-14T19:56:45Z">
              <w:r>
                <w:rPr>
                  <w:b w:val="0"/>
                  <w:bCs w:val="0"/>
                  <w:color w:val="000000" w:themeColor="text1"/>
                  <w14:textFill>
                    <w14:solidFill>
                      <w14:schemeClr w14:val="tx1"/>
                    </w14:solidFill>
                  </w14:textFill>
                </w:rPr>
                <w:tab/>
              </w:r>
            </w:del>
          </w:ins>
          <w:ins w:id="7970" w:author="冷雪凝" w:date="2019-05-14T12:04:55Z">
            <w:del w:id="7971" w:author="梁元" w:date="2019-05-14T19:56:45Z">
              <w:r>
                <w:rPr>
                  <w:b w:val="0"/>
                  <w:bCs w:val="0"/>
                  <w:color w:val="000000" w:themeColor="text1"/>
                  <w14:textFill>
                    <w14:solidFill>
                      <w14:schemeClr w14:val="tx1"/>
                    </w14:solidFill>
                  </w14:textFill>
                </w:rPr>
                <w:delText>17</w:delText>
              </w:r>
            </w:del>
          </w:ins>
          <w:ins w:id="7972" w:author="冷雪凝" w:date="2019-05-14T12:04:54Z">
            <w:del w:id="7973"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7974" w:author="冷雪凝" w:date="2019-05-14T12:04:54Z"/>
              <w:del w:id="7975" w:author="梁元" w:date="2019-05-14T19:56:45Z"/>
              <w:b w:val="0"/>
              <w:bCs w:val="0"/>
              <w:color w:val="000000" w:themeColor="text1"/>
              <w14:textFill>
                <w14:solidFill>
                  <w14:schemeClr w14:val="tx1"/>
                </w14:solidFill>
              </w14:textFill>
            </w:rPr>
          </w:pPr>
          <w:ins w:id="7976" w:author="冷雪凝" w:date="2019-05-14T12:04:54Z">
            <w:del w:id="7977" w:author="梁元" w:date="2019-05-14T19:56:45Z">
              <w:r>
                <w:rPr>
                  <w:b w:val="0"/>
                  <w:bCs w:val="0"/>
                  <w:color w:val="000000" w:themeColor="text1"/>
                  <w14:textFill>
                    <w14:solidFill>
                      <w14:schemeClr w14:val="tx1"/>
                    </w14:solidFill>
                  </w14:textFill>
                </w:rPr>
                <w:fldChar w:fldCharType="begin"/>
              </w:r>
            </w:del>
          </w:ins>
          <w:ins w:id="7978" w:author="冷雪凝" w:date="2019-05-14T12:04:54Z">
            <w:del w:id="7979" w:author="梁元" w:date="2019-05-14T19:56:45Z">
              <w:r>
                <w:rPr>
                  <w:b w:val="0"/>
                  <w:bCs w:val="0"/>
                  <w:color w:val="000000" w:themeColor="text1"/>
                  <w14:textFill>
                    <w14:solidFill>
                      <w14:schemeClr w14:val="tx1"/>
                    </w14:solidFill>
                  </w14:textFill>
                </w:rPr>
                <w:delInstrText xml:space="preserve"> HYPERLINK \l _Toc29040_WPSOffice_Level2 </w:delInstrText>
              </w:r>
            </w:del>
          </w:ins>
          <w:ins w:id="7980" w:author="冷雪凝" w:date="2019-05-14T12:04:54Z">
            <w:del w:id="7981" w:author="梁元" w:date="2019-05-14T19:56:45Z">
              <w:r>
                <w:rPr>
                  <w:b w:val="0"/>
                  <w:bCs w:val="0"/>
                  <w:color w:val="000000" w:themeColor="text1"/>
                  <w14:textFill>
                    <w14:solidFill>
                      <w14:schemeClr w14:val="tx1"/>
                    </w14:solidFill>
                  </w14:textFill>
                </w:rPr>
                <w:fldChar w:fldCharType="separate"/>
              </w:r>
            </w:del>
          </w:ins>
          <w:customXmlInsRangeStart w:id="7984" w:author="冷雪凝" w:date="2019-05-14T12:04:54Z"/>
          <w:customXmlDelRangeStart w:id="7985"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deb19812-ccee-4307-a2de-77ef143ec5cd}"/>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7985"/>
              <w:customXmlInsRangeEnd w:id="7984"/>
              <w:ins w:id="7988" w:author="冷雪凝" w:date="2019-05-14T12:04:54Z">
                <w:del w:id="7989"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7990" w:author="冷雪凝" w:date="2019-05-14T12:04:54Z">
                <w:del w:id="7991"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7994" w:author="冷雪凝" w:date="2019-05-14T12:04:54Z"/>
              <w:customXmlDelRangeStart w:id="7995" w:author="梁元" w:date="2019-05-14T19:56:45Z"/>
            </w:sdtContent>
          </w:sdt>
          <w:customXmlDelRangeEnd w:id="7995"/>
          <w:customXmlInsRangeEnd w:id="7994"/>
          <w:ins w:id="7996" w:author="冷雪凝" w:date="2019-05-14T12:04:54Z">
            <w:del w:id="7997" w:author="梁元" w:date="2019-05-14T19:56:45Z">
              <w:r>
                <w:rPr>
                  <w:b w:val="0"/>
                  <w:bCs w:val="0"/>
                  <w:color w:val="000000" w:themeColor="text1"/>
                  <w14:textFill>
                    <w14:solidFill>
                      <w14:schemeClr w14:val="tx1"/>
                    </w14:solidFill>
                  </w14:textFill>
                </w:rPr>
                <w:tab/>
              </w:r>
            </w:del>
          </w:ins>
          <w:ins w:id="7998" w:author="冷雪凝" w:date="2019-05-14T12:04:55Z">
            <w:del w:id="7999" w:author="梁元" w:date="2019-05-14T19:56:45Z">
              <w:r>
                <w:rPr>
                  <w:b w:val="0"/>
                  <w:bCs w:val="0"/>
                  <w:color w:val="000000" w:themeColor="text1"/>
                  <w14:textFill>
                    <w14:solidFill>
                      <w14:schemeClr w14:val="tx1"/>
                    </w14:solidFill>
                  </w14:textFill>
                </w:rPr>
                <w:delText>18</w:delText>
              </w:r>
            </w:del>
          </w:ins>
          <w:ins w:id="8000" w:author="冷雪凝" w:date="2019-05-14T12:04:54Z">
            <w:del w:id="8001"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002" w:author="冷雪凝" w:date="2019-05-14T12:04:54Z"/>
              <w:del w:id="8003" w:author="梁元" w:date="2019-05-14T19:56:45Z"/>
              <w:b w:val="0"/>
              <w:bCs w:val="0"/>
              <w:color w:val="000000" w:themeColor="text1"/>
              <w14:textFill>
                <w14:solidFill>
                  <w14:schemeClr w14:val="tx1"/>
                </w14:solidFill>
              </w14:textFill>
            </w:rPr>
          </w:pPr>
          <w:ins w:id="8004" w:author="冷雪凝" w:date="2019-05-14T12:04:54Z">
            <w:del w:id="8005" w:author="梁元" w:date="2019-05-14T19:56:45Z">
              <w:r>
                <w:rPr>
                  <w:b w:val="0"/>
                  <w:bCs w:val="0"/>
                  <w:color w:val="000000" w:themeColor="text1"/>
                  <w14:textFill>
                    <w14:solidFill>
                      <w14:schemeClr w14:val="tx1"/>
                    </w14:solidFill>
                  </w14:textFill>
                </w:rPr>
                <w:fldChar w:fldCharType="begin"/>
              </w:r>
            </w:del>
          </w:ins>
          <w:ins w:id="8006" w:author="冷雪凝" w:date="2019-05-14T12:04:54Z">
            <w:del w:id="8007" w:author="梁元" w:date="2019-05-14T19:56:45Z">
              <w:r>
                <w:rPr>
                  <w:b w:val="0"/>
                  <w:bCs w:val="0"/>
                  <w:color w:val="000000" w:themeColor="text1"/>
                  <w14:textFill>
                    <w14:solidFill>
                      <w14:schemeClr w14:val="tx1"/>
                    </w14:solidFill>
                  </w14:textFill>
                </w:rPr>
                <w:delInstrText xml:space="preserve"> HYPERLINK \l _Toc19977_WPSOffice_Level2 </w:delInstrText>
              </w:r>
            </w:del>
          </w:ins>
          <w:ins w:id="8008" w:author="冷雪凝" w:date="2019-05-14T12:04:54Z">
            <w:del w:id="8009" w:author="梁元" w:date="2019-05-14T19:56:45Z">
              <w:r>
                <w:rPr>
                  <w:b w:val="0"/>
                  <w:bCs w:val="0"/>
                  <w:color w:val="000000" w:themeColor="text1"/>
                  <w14:textFill>
                    <w14:solidFill>
                      <w14:schemeClr w14:val="tx1"/>
                    </w14:solidFill>
                  </w14:textFill>
                </w:rPr>
                <w:fldChar w:fldCharType="separate"/>
              </w:r>
            </w:del>
          </w:ins>
          <w:customXmlInsRangeStart w:id="8012" w:author="冷雪凝" w:date="2019-05-14T12:04:54Z"/>
          <w:customXmlDelRangeStart w:id="801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590a3a35-b6b7-45f4-a57c-354f2f20e03d}"/>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013"/>
              <w:customXmlInsRangeEnd w:id="8012"/>
              <w:ins w:id="8016" w:author="冷雪凝" w:date="2019-05-14T12:04:54Z">
                <w:del w:id="8017"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8018" w:author="冷雪凝" w:date="2019-05-14T12:04:54Z">
                <w:del w:id="8019"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8022" w:author="冷雪凝" w:date="2019-05-14T12:04:54Z"/>
              <w:customXmlDelRangeStart w:id="8023" w:author="梁元" w:date="2019-05-14T19:56:45Z"/>
            </w:sdtContent>
          </w:sdt>
          <w:customXmlDelRangeEnd w:id="8023"/>
          <w:customXmlInsRangeEnd w:id="8022"/>
          <w:ins w:id="8024" w:author="冷雪凝" w:date="2019-05-14T12:04:54Z">
            <w:del w:id="8025" w:author="梁元" w:date="2019-05-14T19:56:45Z">
              <w:r>
                <w:rPr>
                  <w:b w:val="0"/>
                  <w:bCs w:val="0"/>
                  <w:color w:val="000000" w:themeColor="text1"/>
                  <w14:textFill>
                    <w14:solidFill>
                      <w14:schemeClr w14:val="tx1"/>
                    </w14:solidFill>
                  </w14:textFill>
                </w:rPr>
                <w:tab/>
              </w:r>
            </w:del>
          </w:ins>
          <w:ins w:id="8026" w:author="冷雪凝" w:date="2019-05-14T12:04:55Z">
            <w:del w:id="8027" w:author="梁元" w:date="2019-05-14T19:56:45Z">
              <w:r>
                <w:rPr>
                  <w:b w:val="0"/>
                  <w:bCs w:val="0"/>
                  <w:color w:val="000000" w:themeColor="text1"/>
                  <w14:textFill>
                    <w14:solidFill>
                      <w14:schemeClr w14:val="tx1"/>
                    </w14:solidFill>
                  </w14:textFill>
                </w:rPr>
                <w:delText>18</w:delText>
              </w:r>
            </w:del>
          </w:ins>
          <w:ins w:id="8028" w:author="冷雪凝" w:date="2019-05-14T12:04:54Z">
            <w:del w:id="8029"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030" w:author="冷雪凝" w:date="2019-05-14T12:04:54Z"/>
              <w:del w:id="8031" w:author="梁元" w:date="2019-05-14T19:56:45Z"/>
              <w:b w:val="0"/>
              <w:bCs w:val="0"/>
              <w:color w:val="000000" w:themeColor="text1"/>
              <w14:textFill>
                <w14:solidFill>
                  <w14:schemeClr w14:val="tx1"/>
                </w14:solidFill>
              </w14:textFill>
            </w:rPr>
          </w:pPr>
          <w:ins w:id="8032" w:author="冷雪凝" w:date="2019-05-14T12:04:54Z">
            <w:del w:id="8033" w:author="梁元" w:date="2019-05-14T19:56:45Z">
              <w:r>
                <w:rPr>
                  <w:b w:val="0"/>
                  <w:bCs w:val="0"/>
                  <w:color w:val="000000" w:themeColor="text1"/>
                  <w14:textFill>
                    <w14:solidFill>
                      <w14:schemeClr w14:val="tx1"/>
                    </w14:solidFill>
                  </w14:textFill>
                </w:rPr>
                <w:fldChar w:fldCharType="begin"/>
              </w:r>
            </w:del>
          </w:ins>
          <w:ins w:id="8034" w:author="冷雪凝" w:date="2019-05-14T12:04:54Z">
            <w:del w:id="8035" w:author="梁元" w:date="2019-05-14T19:56:45Z">
              <w:r>
                <w:rPr>
                  <w:b w:val="0"/>
                  <w:bCs w:val="0"/>
                  <w:color w:val="000000" w:themeColor="text1"/>
                  <w14:textFill>
                    <w14:solidFill>
                      <w14:schemeClr w14:val="tx1"/>
                    </w14:solidFill>
                  </w14:textFill>
                </w:rPr>
                <w:delInstrText xml:space="preserve"> HYPERLINK \l _Toc8967_WPSOffice_Level2 </w:delInstrText>
              </w:r>
            </w:del>
          </w:ins>
          <w:ins w:id="8036" w:author="冷雪凝" w:date="2019-05-14T12:04:54Z">
            <w:del w:id="8037" w:author="梁元" w:date="2019-05-14T19:56:45Z">
              <w:r>
                <w:rPr>
                  <w:b w:val="0"/>
                  <w:bCs w:val="0"/>
                  <w:color w:val="000000" w:themeColor="text1"/>
                  <w14:textFill>
                    <w14:solidFill>
                      <w14:schemeClr w14:val="tx1"/>
                    </w14:solidFill>
                  </w14:textFill>
                </w:rPr>
                <w:fldChar w:fldCharType="separate"/>
              </w:r>
            </w:del>
          </w:ins>
          <w:customXmlInsRangeStart w:id="8040" w:author="冷雪凝" w:date="2019-05-14T12:04:54Z"/>
          <w:customXmlDelRangeStart w:id="804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0fe24a48-d578-421d-a58a-7e8cafc3d435}"/>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041"/>
              <w:customXmlInsRangeEnd w:id="8040"/>
              <w:ins w:id="8044" w:author="冷雪凝" w:date="2019-05-14T12:04:54Z">
                <w:del w:id="8045"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8046" w:author="冷雪凝" w:date="2019-05-14T12:04:54Z">
                <w:del w:id="8047"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8050" w:author="冷雪凝" w:date="2019-05-14T12:04:54Z"/>
              <w:customXmlDelRangeStart w:id="8051" w:author="梁元" w:date="2019-05-14T19:56:45Z"/>
            </w:sdtContent>
          </w:sdt>
          <w:customXmlDelRangeEnd w:id="8051"/>
          <w:customXmlInsRangeEnd w:id="8050"/>
          <w:ins w:id="8052" w:author="冷雪凝" w:date="2019-05-14T12:04:54Z">
            <w:del w:id="8053" w:author="梁元" w:date="2019-05-14T19:56:45Z">
              <w:r>
                <w:rPr>
                  <w:b w:val="0"/>
                  <w:bCs w:val="0"/>
                  <w:color w:val="000000" w:themeColor="text1"/>
                  <w14:textFill>
                    <w14:solidFill>
                      <w14:schemeClr w14:val="tx1"/>
                    </w14:solidFill>
                  </w14:textFill>
                </w:rPr>
                <w:tab/>
              </w:r>
            </w:del>
          </w:ins>
          <w:ins w:id="8054" w:author="冷雪凝" w:date="2019-05-14T12:04:55Z">
            <w:del w:id="8055" w:author="梁元" w:date="2019-05-14T19:56:45Z">
              <w:r>
                <w:rPr>
                  <w:b w:val="0"/>
                  <w:bCs w:val="0"/>
                  <w:color w:val="000000" w:themeColor="text1"/>
                  <w14:textFill>
                    <w14:solidFill>
                      <w14:schemeClr w14:val="tx1"/>
                    </w14:solidFill>
                  </w14:textFill>
                </w:rPr>
                <w:delText>19</w:delText>
              </w:r>
            </w:del>
          </w:ins>
          <w:ins w:id="8056" w:author="冷雪凝" w:date="2019-05-14T12:04:54Z">
            <w:del w:id="8057"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058" w:author="冷雪凝" w:date="2019-05-14T12:04:54Z"/>
              <w:del w:id="8059" w:author="梁元" w:date="2019-05-14T19:56:45Z"/>
              <w:b w:val="0"/>
              <w:bCs w:val="0"/>
              <w:color w:val="000000" w:themeColor="text1"/>
              <w14:textFill>
                <w14:solidFill>
                  <w14:schemeClr w14:val="tx1"/>
                </w14:solidFill>
              </w14:textFill>
            </w:rPr>
          </w:pPr>
          <w:ins w:id="8060" w:author="冷雪凝" w:date="2019-05-14T12:04:54Z">
            <w:del w:id="8061" w:author="梁元" w:date="2019-05-14T19:56:45Z">
              <w:r>
                <w:rPr>
                  <w:b w:val="0"/>
                  <w:bCs w:val="0"/>
                  <w:color w:val="000000" w:themeColor="text1"/>
                  <w14:textFill>
                    <w14:solidFill>
                      <w14:schemeClr w14:val="tx1"/>
                    </w14:solidFill>
                  </w14:textFill>
                </w:rPr>
                <w:fldChar w:fldCharType="begin"/>
              </w:r>
            </w:del>
          </w:ins>
          <w:ins w:id="8062" w:author="冷雪凝" w:date="2019-05-14T12:04:54Z">
            <w:del w:id="8063" w:author="梁元" w:date="2019-05-14T19:56:45Z">
              <w:r>
                <w:rPr>
                  <w:b w:val="0"/>
                  <w:bCs w:val="0"/>
                  <w:color w:val="000000" w:themeColor="text1"/>
                  <w14:textFill>
                    <w14:solidFill>
                      <w14:schemeClr w14:val="tx1"/>
                    </w14:solidFill>
                  </w14:textFill>
                </w:rPr>
                <w:delInstrText xml:space="preserve"> HYPERLINK \l _Toc31070_WPSOffice_Level2 </w:delInstrText>
              </w:r>
            </w:del>
          </w:ins>
          <w:ins w:id="8064" w:author="冷雪凝" w:date="2019-05-14T12:04:54Z">
            <w:del w:id="8065" w:author="梁元" w:date="2019-05-14T19:56:45Z">
              <w:r>
                <w:rPr>
                  <w:b w:val="0"/>
                  <w:bCs w:val="0"/>
                  <w:color w:val="000000" w:themeColor="text1"/>
                  <w14:textFill>
                    <w14:solidFill>
                      <w14:schemeClr w14:val="tx1"/>
                    </w14:solidFill>
                  </w14:textFill>
                </w:rPr>
                <w:fldChar w:fldCharType="separate"/>
              </w:r>
            </w:del>
          </w:ins>
          <w:customXmlInsRangeStart w:id="8068" w:author="冷雪凝" w:date="2019-05-14T12:04:54Z"/>
          <w:customXmlDelRangeStart w:id="8069"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31ab9fd0-2f9d-496a-87a4-a58ea417f592}"/>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069"/>
              <w:customXmlInsRangeEnd w:id="8068"/>
              <w:ins w:id="8072" w:author="冷雪凝" w:date="2019-05-14T12:04:54Z">
                <w:del w:id="8073" w:author="梁元" w:date="2019-05-14T19:56:45Z">
                  <w:r>
                    <w:rPr>
                      <w:rFonts w:ascii="仿宋" w:hAnsi="仿宋" w:eastAsia="仿宋" w:cstheme="majorBidi"/>
                      <w:b w:val="0"/>
                      <w:bCs w:val="0"/>
                      <w:color w:val="000000" w:themeColor="text1"/>
                      <w14:textFill>
                        <w14:solidFill>
                          <w14:schemeClr w14:val="tx1"/>
                        </w14:solidFill>
                      </w14:textFill>
                    </w:rPr>
                    <w:delText xml:space="preserve">6. </w:delText>
                  </w:r>
                </w:del>
              </w:ins>
              <w:ins w:id="8074" w:author="冷雪凝" w:date="2019-05-14T12:04:54Z">
                <w:del w:id="8075"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8078" w:author="冷雪凝" w:date="2019-05-14T12:04:54Z"/>
              <w:customXmlDelRangeStart w:id="8079" w:author="梁元" w:date="2019-05-14T19:56:45Z"/>
            </w:sdtContent>
          </w:sdt>
          <w:customXmlDelRangeEnd w:id="8079"/>
          <w:customXmlInsRangeEnd w:id="8078"/>
          <w:ins w:id="8080" w:author="冷雪凝" w:date="2019-05-14T12:04:54Z">
            <w:del w:id="8081" w:author="梁元" w:date="2019-05-14T19:56:45Z">
              <w:r>
                <w:rPr>
                  <w:b w:val="0"/>
                  <w:bCs w:val="0"/>
                  <w:color w:val="000000" w:themeColor="text1"/>
                  <w14:textFill>
                    <w14:solidFill>
                      <w14:schemeClr w14:val="tx1"/>
                    </w14:solidFill>
                  </w14:textFill>
                </w:rPr>
                <w:tab/>
              </w:r>
            </w:del>
          </w:ins>
          <w:ins w:id="8082" w:author="冷雪凝" w:date="2019-05-14T12:04:55Z">
            <w:del w:id="8083" w:author="梁元" w:date="2019-05-14T19:56:45Z">
              <w:r>
                <w:rPr>
                  <w:b w:val="0"/>
                  <w:bCs w:val="0"/>
                  <w:color w:val="000000" w:themeColor="text1"/>
                  <w14:textFill>
                    <w14:solidFill>
                      <w14:schemeClr w14:val="tx1"/>
                    </w14:solidFill>
                  </w14:textFill>
                </w:rPr>
                <w:delText>19</w:delText>
              </w:r>
            </w:del>
          </w:ins>
          <w:ins w:id="8084" w:author="冷雪凝" w:date="2019-05-14T12:04:54Z">
            <w:del w:id="8085"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8086" w:author="冷雪凝" w:date="2019-05-14T12:04:54Z"/>
              <w:del w:id="8087" w:author="梁元" w:date="2019-05-14T19:56:45Z"/>
              <w:b/>
              <w:bCs/>
              <w:color w:val="000000" w:themeColor="text1"/>
              <w:sz w:val="21"/>
              <w:szCs w:val="21"/>
              <w:rPrChange w:id="8088" w:author="冷雪凝" w:date="2019-05-14T12:31:19Z">
                <w:rPr>
                  <w:ins w:id="8089" w:author="冷雪凝" w:date="2019-05-14T12:04:54Z"/>
                  <w:del w:id="8090" w:author="梁元" w:date="2019-05-14T19:56:45Z"/>
                  <w:b w:val="0"/>
                  <w:bCs w:val="0"/>
                  <w:color w:val="000000" w:themeColor="text1"/>
                  <w14:textFill>
                    <w14:solidFill>
                      <w14:schemeClr w14:val="tx1"/>
                    </w14:solidFill>
                  </w14:textFill>
                </w:rPr>
              </w:rPrChange>
              <w14:textFill>
                <w14:solidFill>
                  <w14:schemeClr w14:val="tx1"/>
                </w14:solidFill>
              </w14:textFill>
            </w:rPr>
          </w:pPr>
          <w:ins w:id="8091" w:author="冷雪凝" w:date="2019-05-14T12:04:54Z">
            <w:del w:id="8092" w:author="梁元" w:date="2019-05-14T19:56:45Z">
              <w:r>
                <w:rPr>
                  <w:b/>
                  <w:bCs/>
                  <w:color w:val="000000" w:themeColor="text1"/>
                  <w:sz w:val="21"/>
                  <w:szCs w:val="21"/>
                  <w:rPrChange w:id="8093" w:author="冷雪凝" w:date="2019-05-14T12:31:19Z">
                    <w:rPr>
                      <w:b w:val="0"/>
                      <w:bCs w:val="0"/>
                      <w:color w:val="000000" w:themeColor="text1"/>
                      <w14:textFill>
                        <w14:solidFill>
                          <w14:schemeClr w14:val="tx1"/>
                        </w14:solidFill>
                      </w14:textFill>
                    </w:rPr>
                  </w:rPrChange>
                  <w14:textFill>
                    <w14:solidFill>
                      <w14:schemeClr w14:val="tx1"/>
                    </w14:solidFill>
                  </w14:textFill>
                </w:rPr>
                <w:fldChar w:fldCharType="begin"/>
              </w:r>
            </w:del>
          </w:ins>
          <w:ins w:id="8096" w:author="冷雪凝" w:date="2019-05-14T12:04:54Z">
            <w:del w:id="8097" w:author="梁元" w:date="2019-05-14T19:56:45Z">
              <w:r>
                <w:rPr>
                  <w:b/>
                  <w:bCs/>
                  <w:color w:val="000000" w:themeColor="text1"/>
                  <w:sz w:val="21"/>
                  <w:szCs w:val="21"/>
                  <w:rPrChange w:id="8098" w:author="冷雪凝" w:date="2019-05-14T12:31:19Z">
                    <w:rPr>
                      <w:b w:val="0"/>
                      <w:bCs w:val="0"/>
                      <w:color w:val="000000" w:themeColor="text1"/>
                      <w14:textFill>
                        <w14:solidFill>
                          <w14:schemeClr w14:val="tx1"/>
                        </w14:solidFill>
                      </w14:textFill>
                    </w:rPr>
                  </w:rPrChange>
                  <w14:textFill>
                    <w14:solidFill>
                      <w14:schemeClr w14:val="tx1"/>
                    </w14:solidFill>
                  </w14:textFill>
                </w:rPr>
                <w:delInstrText xml:space="preserve"> HYPERLINK \l _Toc21420_WPSOffice_Level1 </w:delInstrText>
              </w:r>
            </w:del>
          </w:ins>
          <w:ins w:id="8101" w:author="冷雪凝" w:date="2019-05-14T12:04:54Z">
            <w:del w:id="8102" w:author="梁元" w:date="2019-05-14T19:56:45Z">
              <w:r>
                <w:rPr>
                  <w:b/>
                  <w:bCs/>
                  <w:color w:val="000000" w:themeColor="text1"/>
                  <w:sz w:val="21"/>
                  <w:szCs w:val="21"/>
                  <w:rPrChange w:id="8103" w:author="冷雪凝" w:date="2019-05-14T12:31:19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8108" w:author="冷雪凝" w:date="2019-05-14T12:04:54Z"/>
          <w:customXmlDelRangeStart w:id="8109"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08bd7fa6-7b67-4ab9-bdff-fa53974a8767}"/>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8109"/>
              <w:customXmlInsRangeEnd w:id="8108"/>
              <w:ins w:id="8112" w:author="冷雪凝" w:date="2019-05-14T12:04:54Z">
                <w:del w:id="8113" w:author="梁元" w:date="2019-05-14T19:56:45Z">
                  <w:r>
                    <w:rPr>
                      <w:rFonts w:asciiTheme="minorHAnsi" w:hAnsiTheme="minorHAnsi" w:eastAsiaTheme="minorEastAsia" w:cstheme="minorBidi"/>
                      <w:b/>
                      <w:bCs/>
                      <w:color w:val="000000" w:themeColor="text1"/>
                      <w:sz w:val="21"/>
                      <w:szCs w:val="21"/>
                      <w:rPrChange w:id="8114" w:author="冷雪凝" w:date="2019-05-14T12:31:19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十二、 </w:delText>
                  </w:r>
                </w:del>
              </w:ins>
              <w:ins w:id="8117" w:author="冷雪凝" w:date="2019-05-14T12:04:54Z">
                <w:del w:id="8118" w:author="梁元" w:date="2019-05-14T19:56:45Z">
                  <w:r>
                    <w:rPr>
                      <w:rFonts w:hint="default" w:asciiTheme="minorHAnsi" w:hAnsiTheme="minorHAnsi" w:eastAsiaTheme="minorEastAsia" w:cstheme="minorBidi"/>
                      <w:b/>
                      <w:bCs/>
                      <w:color w:val="000000" w:themeColor="text1"/>
                      <w:sz w:val="21"/>
                      <w:szCs w:val="21"/>
                      <w:rPrChange w:id="8119" w:author="冷雪凝" w:date="2019-05-14T12:31:19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解释一下React中的JSX语法？</w:delText>
                  </w:r>
                </w:del>
              </w:ins>
              <w:customXmlInsRangeStart w:id="8124" w:author="冷雪凝" w:date="2019-05-14T12:04:54Z"/>
              <w:customXmlDelRangeStart w:id="8125" w:author="梁元" w:date="2019-05-14T19:56:45Z"/>
            </w:sdtContent>
          </w:sdt>
          <w:customXmlDelRangeEnd w:id="8125"/>
          <w:customXmlInsRangeEnd w:id="8124"/>
          <w:ins w:id="8126" w:author="冷雪凝" w:date="2019-05-14T12:04:54Z">
            <w:del w:id="8127" w:author="梁元" w:date="2019-05-14T19:56:45Z">
              <w:r>
                <w:rPr>
                  <w:b/>
                  <w:bCs/>
                  <w:color w:val="000000" w:themeColor="text1"/>
                  <w:sz w:val="21"/>
                  <w:szCs w:val="21"/>
                  <w:rPrChange w:id="8128" w:author="冷雪凝" w:date="2019-05-14T12:31:19Z">
                    <w:rPr>
                      <w:b w:val="0"/>
                      <w:bCs w:val="0"/>
                      <w:color w:val="000000" w:themeColor="text1"/>
                      <w14:textFill>
                        <w14:solidFill>
                          <w14:schemeClr w14:val="tx1"/>
                        </w14:solidFill>
                      </w14:textFill>
                    </w:rPr>
                  </w:rPrChange>
                  <w14:textFill>
                    <w14:solidFill>
                      <w14:schemeClr w14:val="tx1"/>
                    </w14:solidFill>
                  </w14:textFill>
                </w:rPr>
                <w:tab/>
              </w:r>
            </w:del>
          </w:ins>
          <w:ins w:id="8131" w:author="冷雪凝" w:date="2019-05-14T12:04:55Z">
            <w:del w:id="8132" w:author="梁元" w:date="2019-05-14T19:56:45Z">
              <w:r>
                <w:rPr>
                  <w:b/>
                  <w:bCs/>
                  <w:color w:val="000000" w:themeColor="text1"/>
                  <w:sz w:val="21"/>
                  <w:szCs w:val="21"/>
                  <w:rPrChange w:id="8133" w:author="冷雪凝" w:date="2019-05-14T12:31:19Z">
                    <w:rPr>
                      <w:b w:val="0"/>
                      <w:bCs w:val="0"/>
                      <w:color w:val="000000" w:themeColor="text1"/>
                      <w14:textFill>
                        <w14:solidFill>
                          <w14:schemeClr w14:val="tx1"/>
                        </w14:solidFill>
                      </w14:textFill>
                    </w:rPr>
                  </w:rPrChange>
                  <w14:textFill>
                    <w14:solidFill>
                      <w14:schemeClr w14:val="tx1"/>
                    </w14:solidFill>
                  </w14:textFill>
                </w:rPr>
                <w:delText>19</w:delText>
              </w:r>
            </w:del>
          </w:ins>
          <w:ins w:id="8136" w:author="冷雪凝" w:date="2019-05-14T12:04:54Z">
            <w:del w:id="8137" w:author="梁元" w:date="2019-05-14T19:56:45Z">
              <w:r>
                <w:rPr>
                  <w:b/>
                  <w:bCs/>
                  <w:color w:val="000000" w:themeColor="text1"/>
                  <w:sz w:val="21"/>
                  <w:szCs w:val="21"/>
                  <w:rPrChange w:id="8138" w:author="冷雪凝" w:date="2019-05-14T12:31:19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8141" w:author="冷雪凝" w:date="2019-05-14T12:04:54Z"/>
              <w:del w:id="8142" w:author="梁元" w:date="2019-05-14T19:56:45Z"/>
              <w:b w:val="0"/>
              <w:bCs w:val="0"/>
              <w:color w:val="000000" w:themeColor="text1"/>
              <w14:textFill>
                <w14:solidFill>
                  <w14:schemeClr w14:val="tx1"/>
                </w14:solidFill>
              </w14:textFill>
            </w:rPr>
          </w:pPr>
          <w:ins w:id="8143" w:author="冷雪凝" w:date="2019-05-14T12:04:54Z">
            <w:del w:id="8144" w:author="梁元" w:date="2019-05-14T19:56:45Z">
              <w:r>
                <w:rPr>
                  <w:b w:val="0"/>
                  <w:bCs w:val="0"/>
                  <w:color w:val="000000" w:themeColor="text1"/>
                  <w14:textFill>
                    <w14:solidFill>
                      <w14:schemeClr w14:val="tx1"/>
                    </w14:solidFill>
                  </w14:textFill>
                </w:rPr>
                <w:fldChar w:fldCharType="begin"/>
              </w:r>
            </w:del>
          </w:ins>
          <w:ins w:id="8145" w:author="冷雪凝" w:date="2019-05-14T12:04:54Z">
            <w:del w:id="8146" w:author="梁元" w:date="2019-05-14T19:56:45Z">
              <w:r>
                <w:rPr>
                  <w:b w:val="0"/>
                  <w:bCs w:val="0"/>
                  <w:color w:val="000000" w:themeColor="text1"/>
                  <w14:textFill>
                    <w14:solidFill>
                      <w14:schemeClr w14:val="tx1"/>
                    </w14:solidFill>
                  </w14:textFill>
                </w:rPr>
                <w:delInstrText xml:space="preserve"> HYPERLINK \l _Toc30034_WPSOffice_Level2 </w:delInstrText>
              </w:r>
            </w:del>
          </w:ins>
          <w:ins w:id="8147" w:author="冷雪凝" w:date="2019-05-14T12:04:54Z">
            <w:del w:id="8148" w:author="梁元" w:date="2019-05-14T19:56:45Z">
              <w:r>
                <w:rPr>
                  <w:b w:val="0"/>
                  <w:bCs w:val="0"/>
                  <w:color w:val="000000" w:themeColor="text1"/>
                  <w14:textFill>
                    <w14:solidFill>
                      <w14:schemeClr w14:val="tx1"/>
                    </w14:solidFill>
                  </w14:textFill>
                </w:rPr>
                <w:fldChar w:fldCharType="separate"/>
              </w:r>
            </w:del>
          </w:ins>
          <w:customXmlInsRangeStart w:id="8151" w:author="冷雪凝" w:date="2019-05-14T12:04:54Z"/>
          <w:customXmlDelRangeStart w:id="815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c0afdd99-08aa-4825-81d0-08e64015d808}"/>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152"/>
              <w:customXmlInsRangeEnd w:id="8151"/>
              <w:ins w:id="8155" w:author="冷雪凝" w:date="2019-05-14T12:04:54Z">
                <w:del w:id="8156"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8157" w:author="冷雪凝" w:date="2019-05-14T12:04:54Z">
                <w:del w:id="8158"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8161" w:author="冷雪凝" w:date="2019-05-14T12:04:54Z"/>
              <w:customXmlDelRangeStart w:id="8162" w:author="梁元" w:date="2019-05-14T19:56:45Z"/>
            </w:sdtContent>
          </w:sdt>
          <w:customXmlDelRangeEnd w:id="8162"/>
          <w:customXmlInsRangeEnd w:id="8161"/>
          <w:ins w:id="8163" w:author="冷雪凝" w:date="2019-05-14T12:04:54Z">
            <w:del w:id="8164" w:author="梁元" w:date="2019-05-14T19:56:45Z">
              <w:r>
                <w:rPr>
                  <w:b w:val="0"/>
                  <w:bCs w:val="0"/>
                  <w:color w:val="000000" w:themeColor="text1"/>
                  <w14:textFill>
                    <w14:solidFill>
                      <w14:schemeClr w14:val="tx1"/>
                    </w14:solidFill>
                  </w14:textFill>
                </w:rPr>
                <w:tab/>
              </w:r>
            </w:del>
          </w:ins>
          <w:ins w:id="8165" w:author="冷雪凝" w:date="2019-05-14T12:04:55Z">
            <w:del w:id="8166" w:author="梁元" w:date="2019-05-14T19:56:45Z">
              <w:r>
                <w:rPr>
                  <w:b w:val="0"/>
                  <w:bCs w:val="0"/>
                  <w:color w:val="000000" w:themeColor="text1"/>
                  <w14:textFill>
                    <w14:solidFill>
                      <w14:schemeClr w14:val="tx1"/>
                    </w14:solidFill>
                  </w14:textFill>
                </w:rPr>
                <w:delText>20</w:delText>
              </w:r>
            </w:del>
          </w:ins>
          <w:ins w:id="8167" w:author="冷雪凝" w:date="2019-05-14T12:04:54Z">
            <w:del w:id="816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169" w:author="冷雪凝" w:date="2019-05-14T12:04:54Z"/>
              <w:del w:id="8170" w:author="梁元" w:date="2019-05-14T19:56:45Z"/>
              <w:b w:val="0"/>
              <w:bCs w:val="0"/>
              <w:color w:val="000000" w:themeColor="text1"/>
              <w14:textFill>
                <w14:solidFill>
                  <w14:schemeClr w14:val="tx1"/>
                </w14:solidFill>
              </w14:textFill>
            </w:rPr>
          </w:pPr>
          <w:ins w:id="8171" w:author="冷雪凝" w:date="2019-05-14T12:04:54Z">
            <w:del w:id="8172" w:author="梁元" w:date="2019-05-14T19:56:45Z">
              <w:r>
                <w:rPr>
                  <w:b w:val="0"/>
                  <w:bCs w:val="0"/>
                  <w:color w:val="000000" w:themeColor="text1"/>
                  <w14:textFill>
                    <w14:solidFill>
                      <w14:schemeClr w14:val="tx1"/>
                    </w14:solidFill>
                  </w14:textFill>
                </w:rPr>
                <w:fldChar w:fldCharType="begin"/>
              </w:r>
            </w:del>
          </w:ins>
          <w:ins w:id="8173" w:author="冷雪凝" w:date="2019-05-14T12:04:54Z">
            <w:del w:id="8174" w:author="梁元" w:date="2019-05-14T19:56:45Z">
              <w:r>
                <w:rPr>
                  <w:b w:val="0"/>
                  <w:bCs w:val="0"/>
                  <w:color w:val="000000" w:themeColor="text1"/>
                  <w14:textFill>
                    <w14:solidFill>
                      <w14:schemeClr w14:val="tx1"/>
                    </w14:solidFill>
                  </w14:textFill>
                </w:rPr>
                <w:delInstrText xml:space="preserve"> HYPERLINK \l _Toc18369_WPSOffice_Level2 </w:delInstrText>
              </w:r>
            </w:del>
          </w:ins>
          <w:ins w:id="8175" w:author="冷雪凝" w:date="2019-05-14T12:04:54Z">
            <w:del w:id="8176" w:author="梁元" w:date="2019-05-14T19:56:45Z">
              <w:r>
                <w:rPr>
                  <w:b w:val="0"/>
                  <w:bCs w:val="0"/>
                  <w:color w:val="000000" w:themeColor="text1"/>
                  <w14:textFill>
                    <w14:solidFill>
                      <w14:schemeClr w14:val="tx1"/>
                    </w14:solidFill>
                  </w14:textFill>
                </w:rPr>
                <w:fldChar w:fldCharType="separate"/>
              </w:r>
            </w:del>
          </w:ins>
          <w:customXmlInsRangeStart w:id="8179" w:author="冷雪凝" w:date="2019-05-14T12:04:54Z"/>
          <w:customXmlDelRangeStart w:id="818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ef06ca60-556e-4ff6-9263-a5501645e5c6}"/>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180"/>
              <w:customXmlInsRangeEnd w:id="8179"/>
              <w:ins w:id="8183" w:author="冷雪凝" w:date="2019-05-14T12:04:54Z">
                <w:del w:id="8184"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8185" w:author="冷雪凝" w:date="2019-05-14T12:04:54Z">
                <w:del w:id="8186"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8189" w:author="冷雪凝" w:date="2019-05-14T12:04:54Z"/>
              <w:customXmlDelRangeStart w:id="8190" w:author="梁元" w:date="2019-05-14T19:56:45Z"/>
            </w:sdtContent>
          </w:sdt>
          <w:customXmlDelRangeEnd w:id="8190"/>
          <w:customXmlInsRangeEnd w:id="8189"/>
          <w:ins w:id="8191" w:author="冷雪凝" w:date="2019-05-14T12:04:54Z">
            <w:del w:id="8192" w:author="梁元" w:date="2019-05-14T19:56:45Z">
              <w:r>
                <w:rPr>
                  <w:b w:val="0"/>
                  <w:bCs w:val="0"/>
                  <w:color w:val="000000" w:themeColor="text1"/>
                  <w14:textFill>
                    <w14:solidFill>
                      <w14:schemeClr w14:val="tx1"/>
                    </w14:solidFill>
                  </w14:textFill>
                </w:rPr>
                <w:tab/>
              </w:r>
            </w:del>
          </w:ins>
          <w:ins w:id="8193" w:author="冷雪凝" w:date="2019-05-14T12:04:55Z">
            <w:del w:id="8194" w:author="梁元" w:date="2019-05-14T19:56:45Z">
              <w:r>
                <w:rPr>
                  <w:b w:val="0"/>
                  <w:bCs w:val="0"/>
                  <w:color w:val="000000" w:themeColor="text1"/>
                  <w14:textFill>
                    <w14:solidFill>
                      <w14:schemeClr w14:val="tx1"/>
                    </w14:solidFill>
                  </w14:textFill>
                </w:rPr>
                <w:delText>20</w:delText>
              </w:r>
            </w:del>
          </w:ins>
          <w:ins w:id="8195" w:author="冷雪凝" w:date="2019-05-14T12:04:54Z">
            <w:del w:id="819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197" w:author="冷雪凝" w:date="2019-05-14T12:04:54Z"/>
              <w:del w:id="8198" w:author="梁元" w:date="2019-05-14T19:56:45Z"/>
              <w:b w:val="0"/>
              <w:bCs w:val="0"/>
              <w:color w:val="000000" w:themeColor="text1"/>
              <w14:textFill>
                <w14:solidFill>
                  <w14:schemeClr w14:val="tx1"/>
                </w14:solidFill>
              </w14:textFill>
            </w:rPr>
          </w:pPr>
          <w:ins w:id="8199" w:author="冷雪凝" w:date="2019-05-14T12:04:54Z">
            <w:del w:id="8200" w:author="梁元" w:date="2019-05-14T19:56:45Z">
              <w:r>
                <w:rPr>
                  <w:b w:val="0"/>
                  <w:bCs w:val="0"/>
                  <w:color w:val="000000" w:themeColor="text1"/>
                  <w14:textFill>
                    <w14:solidFill>
                      <w14:schemeClr w14:val="tx1"/>
                    </w14:solidFill>
                  </w14:textFill>
                </w:rPr>
                <w:fldChar w:fldCharType="begin"/>
              </w:r>
            </w:del>
          </w:ins>
          <w:ins w:id="8201" w:author="冷雪凝" w:date="2019-05-14T12:04:54Z">
            <w:del w:id="8202" w:author="梁元" w:date="2019-05-14T19:56:45Z">
              <w:r>
                <w:rPr>
                  <w:b w:val="0"/>
                  <w:bCs w:val="0"/>
                  <w:color w:val="000000" w:themeColor="text1"/>
                  <w14:textFill>
                    <w14:solidFill>
                      <w14:schemeClr w14:val="tx1"/>
                    </w14:solidFill>
                  </w14:textFill>
                </w:rPr>
                <w:delInstrText xml:space="preserve"> HYPERLINK \l _Toc29699_WPSOffice_Level2 </w:delInstrText>
              </w:r>
            </w:del>
          </w:ins>
          <w:ins w:id="8203" w:author="冷雪凝" w:date="2019-05-14T12:04:54Z">
            <w:del w:id="8204" w:author="梁元" w:date="2019-05-14T19:56:45Z">
              <w:r>
                <w:rPr>
                  <w:b w:val="0"/>
                  <w:bCs w:val="0"/>
                  <w:color w:val="000000" w:themeColor="text1"/>
                  <w14:textFill>
                    <w14:solidFill>
                      <w14:schemeClr w14:val="tx1"/>
                    </w14:solidFill>
                  </w14:textFill>
                </w:rPr>
                <w:fldChar w:fldCharType="separate"/>
              </w:r>
            </w:del>
          </w:ins>
          <w:customXmlInsRangeStart w:id="8207" w:author="冷雪凝" w:date="2019-05-14T12:04:54Z"/>
          <w:customXmlDelRangeStart w:id="820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c8cb8184-9e44-49ac-98d5-eeeeb549638c}"/>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208"/>
              <w:customXmlInsRangeEnd w:id="8207"/>
              <w:ins w:id="8211" w:author="冷雪凝" w:date="2019-05-14T12:04:54Z">
                <w:del w:id="8212"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8213" w:author="冷雪凝" w:date="2019-05-14T12:04:54Z">
                <w:del w:id="8214"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8217" w:author="冷雪凝" w:date="2019-05-14T12:04:54Z"/>
              <w:customXmlDelRangeStart w:id="8218" w:author="梁元" w:date="2019-05-14T19:56:45Z"/>
            </w:sdtContent>
          </w:sdt>
          <w:customXmlDelRangeEnd w:id="8218"/>
          <w:customXmlInsRangeEnd w:id="8217"/>
          <w:ins w:id="8219" w:author="冷雪凝" w:date="2019-05-14T12:04:54Z">
            <w:del w:id="8220" w:author="梁元" w:date="2019-05-14T19:56:45Z">
              <w:r>
                <w:rPr>
                  <w:b w:val="0"/>
                  <w:bCs w:val="0"/>
                  <w:color w:val="000000" w:themeColor="text1"/>
                  <w14:textFill>
                    <w14:solidFill>
                      <w14:schemeClr w14:val="tx1"/>
                    </w14:solidFill>
                  </w14:textFill>
                </w:rPr>
                <w:tab/>
              </w:r>
            </w:del>
          </w:ins>
          <w:ins w:id="8221" w:author="冷雪凝" w:date="2019-05-14T12:04:55Z">
            <w:del w:id="8222" w:author="梁元" w:date="2019-05-14T19:56:45Z">
              <w:r>
                <w:rPr>
                  <w:b w:val="0"/>
                  <w:bCs w:val="0"/>
                  <w:color w:val="000000" w:themeColor="text1"/>
                  <w14:textFill>
                    <w14:solidFill>
                      <w14:schemeClr w14:val="tx1"/>
                    </w14:solidFill>
                  </w14:textFill>
                </w:rPr>
                <w:delText>21</w:delText>
              </w:r>
            </w:del>
          </w:ins>
          <w:ins w:id="8223" w:author="冷雪凝" w:date="2019-05-14T12:04:54Z">
            <w:del w:id="822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225" w:author="冷雪凝" w:date="2019-05-14T12:04:54Z"/>
              <w:del w:id="8226" w:author="梁元" w:date="2019-05-14T19:56:45Z"/>
              <w:b w:val="0"/>
              <w:bCs w:val="0"/>
              <w:color w:val="000000" w:themeColor="text1"/>
              <w14:textFill>
                <w14:solidFill>
                  <w14:schemeClr w14:val="tx1"/>
                </w14:solidFill>
              </w14:textFill>
            </w:rPr>
          </w:pPr>
          <w:ins w:id="8227" w:author="冷雪凝" w:date="2019-05-14T12:04:54Z">
            <w:del w:id="8228" w:author="梁元" w:date="2019-05-14T19:56:45Z">
              <w:r>
                <w:rPr>
                  <w:b w:val="0"/>
                  <w:bCs w:val="0"/>
                  <w:color w:val="000000" w:themeColor="text1"/>
                  <w14:textFill>
                    <w14:solidFill>
                      <w14:schemeClr w14:val="tx1"/>
                    </w14:solidFill>
                  </w14:textFill>
                </w:rPr>
                <w:fldChar w:fldCharType="begin"/>
              </w:r>
            </w:del>
          </w:ins>
          <w:ins w:id="8229" w:author="冷雪凝" w:date="2019-05-14T12:04:54Z">
            <w:del w:id="8230" w:author="梁元" w:date="2019-05-14T19:56:45Z">
              <w:r>
                <w:rPr>
                  <w:b w:val="0"/>
                  <w:bCs w:val="0"/>
                  <w:color w:val="000000" w:themeColor="text1"/>
                  <w14:textFill>
                    <w14:solidFill>
                      <w14:schemeClr w14:val="tx1"/>
                    </w14:solidFill>
                  </w14:textFill>
                </w:rPr>
                <w:delInstrText xml:space="preserve"> HYPERLINK \l _Toc24893_WPSOffice_Level2 </w:delInstrText>
              </w:r>
            </w:del>
          </w:ins>
          <w:ins w:id="8231" w:author="冷雪凝" w:date="2019-05-14T12:04:54Z">
            <w:del w:id="8232" w:author="梁元" w:date="2019-05-14T19:56:45Z">
              <w:r>
                <w:rPr>
                  <w:b w:val="0"/>
                  <w:bCs w:val="0"/>
                  <w:color w:val="000000" w:themeColor="text1"/>
                  <w14:textFill>
                    <w14:solidFill>
                      <w14:schemeClr w14:val="tx1"/>
                    </w14:solidFill>
                  </w14:textFill>
                </w:rPr>
                <w:fldChar w:fldCharType="separate"/>
              </w:r>
            </w:del>
          </w:ins>
          <w:customXmlInsRangeStart w:id="8235" w:author="冷雪凝" w:date="2019-05-14T12:04:54Z"/>
          <w:customXmlDelRangeStart w:id="823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54deed3d-f6bb-4dfa-b63f-cee867f5d74a}"/>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236"/>
              <w:customXmlInsRangeEnd w:id="8235"/>
              <w:ins w:id="8239" w:author="冷雪凝" w:date="2019-05-14T12:04:54Z">
                <w:del w:id="8240"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8241" w:author="冷雪凝" w:date="2019-05-14T12:04:54Z">
                <w:del w:id="8242"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8245" w:author="冷雪凝" w:date="2019-05-14T12:04:54Z"/>
              <w:customXmlDelRangeStart w:id="8246" w:author="梁元" w:date="2019-05-14T19:56:45Z"/>
            </w:sdtContent>
          </w:sdt>
          <w:customXmlDelRangeEnd w:id="8246"/>
          <w:customXmlInsRangeEnd w:id="8245"/>
          <w:ins w:id="8247" w:author="冷雪凝" w:date="2019-05-14T12:04:54Z">
            <w:del w:id="8248" w:author="梁元" w:date="2019-05-14T19:56:45Z">
              <w:r>
                <w:rPr>
                  <w:b w:val="0"/>
                  <w:bCs w:val="0"/>
                  <w:color w:val="000000" w:themeColor="text1"/>
                  <w14:textFill>
                    <w14:solidFill>
                      <w14:schemeClr w14:val="tx1"/>
                    </w14:solidFill>
                  </w14:textFill>
                </w:rPr>
                <w:tab/>
              </w:r>
            </w:del>
          </w:ins>
          <w:ins w:id="8249" w:author="冷雪凝" w:date="2019-05-14T12:04:55Z">
            <w:del w:id="8250" w:author="梁元" w:date="2019-05-14T19:56:45Z">
              <w:r>
                <w:rPr>
                  <w:b w:val="0"/>
                  <w:bCs w:val="0"/>
                  <w:color w:val="000000" w:themeColor="text1"/>
                  <w14:textFill>
                    <w14:solidFill>
                      <w14:schemeClr w14:val="tx1"/>
                    </w14:solidFill>
                  </w14:textFill>
                </w:rPr>
                <w:delText>21</w:delText>
              </w:r>
            </w:del>
          </w:ins>
          <w:ins w:id="8251" w:author="冷雪凝" w:date="2019-05-14T12:04:54Z">
            <w:del w:id="825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253" w:author="冷雪凝" w:date="2019-05-14T12:04:54Z"/>
              <w:del w:id="8254" w:author="梁元" w:date="2019-05-14T19:56:45Z"/>
              <w:b w:val="0"/>
              <w:bCs w:val="0"/>
              <w:color w:val="000000" w:themeColor="text1"/>
              <w14:textFill>
                <w14:solidFill>
                  <w14:schemeClr w14:val="tx1"/>
                </w14:solidFill>
              </w14:textFill>
            </w:rPr>
          </w:pPr>
          <w:ins w:id="8255" w:author="冷雪凝" w:date="2019-05-14T12:04:54Z">
            <w:del w:id="8256" w:author="梁元" w:date="2019-05-14T19:56:45Z">
              <w:r>
                <w:rPr>
                  <w:b w:val="0"/>
                  <w:bCs w:val="0"/>
                  <w:color w:val="000000" w:themeColor="text1"/>
                  <w14:textFill>
                    <w14:solidFill>
                      <w14:schemeClr w14:val="tx1"/>
                    </w14:solidFill>
                  </w14:textFill>
                </w:rPr>
                <w:fldChar w:fldCharType="begin"/>
              </w:r>
            </w:del>
          </w:ins>
          <w:ins w:id="8257" w:author="冷雪凝" w:date="2019-05-14T12:04:54Z">
            <w:del w:id="8258" w:author="梁元" w:date="2019-05-14T19:56:45Z">
              <w:r>
                <w:rPr>
                  <w:b w:val="0"/>
                  <w:bCs w:val="0"/>
                  <w:color w:val="000000" w:themeColor="text1"/>
                  <w14:textFill>
                    <w14:solidFill>
                      <w14:schemeClr w14:val="tx1"/>
                    </w14:solidFill>
                  </w14:textFill>
                </w:rPr>
                <w:delInstrText xml:space="preserve"> HYPERLINK \l _Toc28027_WPSOffice_Level2 </w:delInstrText>
              </w:r>
            </w:del>
          </w:ins>
          <w:ins w:id="8259" w:author="冷雪凝" w:date="2019-05-14T12:04:54Z">
            <w:del w:id="8260" w:author="梁元" w:date="2019-05-14T19:56:45Z">
              <w:r>
                <w:rPr>
                  <w:b w:val="0"/>
                  <w:bCs w:val="0"/>
                  <w:color w:val="000000" w:themeColor="text1"/>
                  <w14:textFill>
                    <w14:solidFill>
                      <w14:schemeClr w14:val="tx1"/>
                    </w14:solidFill>
                  </w14:textFill>
                </w:rPr>
                <w:fldChar w:fldCharType="separate"/>
              </w:r>
            </w:del>
          </w:ins>
          <w:customXmlInsRangeStart w:id="8263" w:author="冷雪凝" w:date="2019-05-14T12:04:54Z"/>
          <w:customXmlDelRangeStart w:id="826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98fcf876-cb55-47bb-b48c-d893ce6d9c3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264"/>
              <w:customXmlInsRangeEnd w:id="8263"/>
              <w:ins w:id="8267" w:author="冷雪凝" w:date="2019-05-14T12:04:54Z">
                <w:del w:id="8268"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8269" w:author="冷雪凝" w:date="2019-05-14T12:04:54Z">
                <w:del w:id="8270"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8273" w:author="冷雪凝" w:date="2019-05-14T12:04:54Z"/>
              <w:customXmlDelRangeStart w:id="8274" w:author="梁元" w:date="2019-05-14T19:56:45Z"/>
            </w:sdtContent>
          </w:sdt>
          <w:customXmlDelRangeEnd w:id="8274"/>
          <w:customXmlInsRangeEnd w:id="8273"/>
          <w:ins w:id="8275" w:author="冷雪凝" w:date="2019-05-14T12:04:54Z">
            <w:del w:id="8276" w:author="梁元" w:date="2019-05-14T19:56:45Z">
              <w:r>
                <w:rPr>
                  <w:b w:val="0"/>
                  <w:bCs w:val="0"/>
                  <w:color w:val="000000" w:themeColor="text1"/>
                  <w14:textFill>
                    <w14:solidFill>
                      <w14:schemeClr w14:val="tx1"/>
                    </w14:solidFill>
                  </w14:textFill>
                </w:rPr>
                <w:tab/>
              </w:r>
            </w:del>
          </w:ins>
          <w:ins w:id="8277" w:author="冷雪凝" w:date="2019-05-14T12:04:55Z">
            <w:del w:id="8278" w:author="梁元" w:date="2019-05-14T19:56:45Z">
              <w:r>
                <w:rPr>
                  <w:b w:val="0"/>
                  <w:bCs w:val="0"/>
                  <w:color w:val="000000" w:themeColor="text1"/>
                  <w14:textFill>
                    <w14:solidFill>
                      <w14:schemeClr w14:val="tx1"/>
                    </w14:solidFill>
                  </w14:textFill>
                </w:rPr>
                <w:delText>22</w:delText>
              </w:r>
            </w:del>
          </w:ins>
          <w:ins w:id="8279" w:author="冷雪凝" w:date="2019-05-14T12:04:54Z">
            <w:del w:id="8280"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281" w:author="冷雪凝" w:date="2019-05-14T12:04:54Z"/>
              <w:del w:id="8282" w:author="梁元" w:date="2019-05-14T19:56:45Z"/>
              <w:b w:val="0"/>
              <w:bCs w:val="0"/>
              <w:color w:val="000000" w:themeColor="text1"/>
              <w14:textFill>
                <w14:solidFill>
                  <w14:schemeClr w14:val="tx1"/>
                </w14:solidFill>
              </w14:textFill>
            </w:rPr>
          </w:pPr>
          <w:ins w:id="8283" w:author="冷雪凝" w:date="2019-05-14T12:04:54Z">
            <w:del w:id="8284" w:author="梁元" w:date="2019-05-14T19:56:45Z">
              <w:r>
                <w:rPr>
                  <w:b w:val="0"/>
                  <w:bCs w:val="0"/>
                  <w:color w:val="000000" w:themeColor="text1"/>
                  <w14:textFill>
                    <w14:solidFill>
                      <w14:schemeClr w14:val="tx1"/>
                    </w14:solidFill>
                  </w14:textFill>
                </w:rPr>
                <w:fldChar w:fldCharType="begin"/>
              </w:r>
            </w:del>
          </w:ins>
          <w:ins w:id="8285" w:author="冷雪凝" w:date="2019-05-14T12:04:54Z">
            <w:del w:id="8286" w:author="梁元" w:date="2019-05-14T19:56:45Z">
              <w:r>
                <w:rPr>
                  <w:b w:val="0"/>
                  <w:bCs w:val="0"/>
                  <w:color w:val="000000" w:themeColor="text1"/>
                  <w14:textFill>
                    <w14:solidFill>
                      <w14:schemeClr w14:val="tx1"/>
                    </w14:solidFill>
                  </w14:textFill>
                </w:rPr>
                <w:delInstrText xml:space="preserve"> HYPERLINK \l _Toc3888_WPSOffice_Level2 </w:delInstrText>
              </w:r>
            </w:del>
          </w:ins>
          <w:ins w:id="8287" w:author="冷雪凝" w:date="2019-05-14T12:04:54Z">
            <w:del w:id="8288" w:author="梁元" w:date="2019-05-14T19:56:45Z">
              <w:r>
                <w:rPr>
                  <w:b w:val="0"/>
                  <w:bCs w:val="0"/>
                  <w:color w:val="000000" w:themeColor="text1"/>
                  <w14:textFill>
                    <w14:solidFill>
                      <w14:schemeClr w14:val="tx1"/>
                    </w14:solidFill>
                  </w14:textFill>
                </w:rPr>
                <w:fldChar w:fldCharType="separate"/>
              </w:r>
            </w:del>
          </w:ins>
          <w:customXmlInsRangeStart w:id="8291" w:author="冷雪凝" w:date="2019-05-14T12:04:54Z"/>
          <w:customXmlDelRangeStart w:id="829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d9d2c511-1fe8-4d22-9764-9549f12b807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292"/>
              <w:customXmlInsRangeEnd w:id="8291"/>
              <w:ins w:id="8295" w:author="冷雪凝" w:date="2019-05-14T12:04:54Z">
                <w:del w:id="8296" w:author="梁元" w:date="2019-05-14T19:56:45Z">
                  <w:r>
                    <w:rPr>
                      <w:rFonts w:ascii="仿宋" w:hAnsi="仿宋" w:eastAsia="仿宋" w:cstheme="majorBidi"/>
                      <w:b w:val="0"/>
                      <w:bCs w:val="0"/>
                      <w:color w:val="000000" w:themeColor="text1"/>
                      <w14:textFill>
                        <w14:solidFill>
                          <w14:schemeClr w14:val="tx1"/>
                        </w14:solidFill>
                      </w14:textFill>
                    </w:rPr>
                    <w:delText xml:space="preserve">6. </w:delText>
                  </w:r>
                </w:del>
              </w:ins>
              <w:ins w:id="8297" w:author="冷雪凝" w:date="2019-05-14T12:04:54Z">
                <w:del w:id="8298"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8301" w:author="冷雪凝" w:date="2019-05-14T12:04:54Z"/>
              <w:customXmlDelRangeStart w:id="8302" w:author="梁元" w:date="2019-05-14T19:56:45Z"/>
            </w:sdtContent>
          </w:sdt>
          <w:customXmlDelRangeEnd w:id="8302"/>
          <w:customXmlInsRangeEnd w:id="8301"/>
          <w:ins w:id="8303" w:author="冷雪凝" w:date="2019-05-14T12:04:54Z">
            <w:del w:id="8304" w:author="梁元" w:date="2019-05-14T19:56:45Z">
              <w:r>
                <w:rPr>
                  <w:b w:val="0"/>
                  <w:bCs w:val="0"/>
                  <w:color w:val="000000" w:themeColor="text1"/>
                  <w14:textFill>
                    <w14:solidFill>
                      <w14:schemeClr w14:val="tx1"/>
                    </w14:solidFill>
                  </w14:textFill>
                </w:rPr>
                <w:tab/>
              </w:r>
            </w:del>
          </w:ins>
          <w:ins w:id="8305" w:author="冷雪凝" w:date="2019-05-14T12:04:55Z">
            <w:del w:id="8306" w:author="梁元" w:date="2019-05-14T19:56:45Z">
              <w:r>
                <w:rPr>
                  <w:b w:val="0"/>
                  <w:bCs w:val="0"/>
                  <w:color w:val="000000" w:themeColor="text1"/>
                  <w14:textFill>
                    <w14:solidFill>
                      <w14:schemeClr w14:val="tx1"/>
                    </w14:solidFill>
                  </w14:textFill>
                </w:rPr>
                <w:delText>22</w:delText>
              </w:r>
            </w:del>
          </w:ins>
          <w:ins w:id="8307" w:author="冷雪凝" w:date="2019-05-14T12:04:54Z">
            <w:del w:id="8308"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8309" w:author="冷雪凝" w:date="2019-05-14T12:04:54Z"/>
              <w:del w:id="8310" w:author="梁元" w:date="2019-05-14T19:56:45Z"/>
              <w:b/>
              <w:bCs/>
              <w:color w:val="000000" w:themeColor="text1"/>
              <w:sz w:val="21"/>
              <w:szCs w:val="21"/>
              <w:rPrChange w:id="8311" w:author="冷雪凝" w:date="2019-05-14T12:31:22Z">
                <w:rPr>
                  <w:ins w:id="8312" w:author="冷雪凝" w:date="2019-05-14T12:04:54Z"/>
                  <w:del w:id="8313" w:author="梁元" w:date="2019-05-14T19:56:45Z"/>
                  <w:b w:val="0"/>
                  <w:bCs w:val="0"/>
                  <w:color w:val="000000" w:themeColor="text1"/>
                  <w14:textFill>
                    <w14:solidFill>
                      <w14:schemeClr w14:val="tx1"/>
                    </w14:solidFill>
                  </w14:textFill>
                </w:rPr>
              </w:rPrChange>
              <w14:textFill>
                <w14:solidFill>
                  <w14:schemeClr w14:val="tx1"/>
                </w14:solidFill>
              </w14:textFill>
            </w:rPr>
          </w:pPr>
          <w:ins w:id="8314" w:author="冷雪凝" w:date="2019-05-14T12:04:54Z">
            <w:del w:id="8315" w:author="梁元" w:date="2019-05-14T19:56:45Z">
              <w:r>
                <w:rPr>
                  <w:b/>
                  <w:bCs/>
                  <w:color w:val="000000" w:themeColor="text1"/>
                  <w:sz w:val="21"/>
                  <w:szCs w:val="21"/>
                  <w:rPrChange w:id="8316" w:author="冷雪凝" w:date="2019-05-14T12:31:22Z">
                    <w:rPr>
                      <w:b w:val="0"/>
                      <w:bCs w:val="0"/>
                      <w:color w:val="000000" w:themeColor="text1"/>
                      <w14:textFill>
                        <w14:solidFill>
                          <w14:schemeClr w14:val="tx1"/>
                        </w14:solidFill>
                      </w14:textFill>
                    </w:rPr>
                  </w:rPrChange>
                  <w14:textFill>
                    <w14:solidFill>
                      <w14:schemeClr w14:val="tx1"/>
                    </w14:solidFill>
                  </w14:textFill>
                </w:rPr>
                <w:fldChar w:fldCharType="begin"/>
              </w:r>
            </w:del>
          </w:ins>
          <w:ins w:id="8319" w:author="冷雪凝" w:date="2019-05-14T12:04:54Z">
            <w:del w:id="8320" w:author="梁元" w:date="2019-05-14T19:56:45Z">
              <w:r>
                <w:rPr>
                  <w:b/>
                  <w:bCs/>
                  <w:color w:val="000000" w:themeColor="text1"/>
                  <w:sz w:val="21"/>
                  <w:szCs w:val="21"/>
                  <w:rPrChange w:id="8321" w:author="冷雪凝" w:date="2019-05-14T12:31:22Z">
                    <w:rPr>
                      <w:b w:val="0"/>
                      <w:bCs w:val="0"/>
                      <w:color w:val="000000" w:themeColor="text1"/>
                      <w14:textFill>
                        <w14:solidFill>
                          <w14:schemeClr w14:val="tx1"/>
                        </w14:solidFill>
                      </w14:textFill>
                    </w:rPr>
                  </w:rPrChange>
                  <w14:textFill>
                    <w14:solidFill>
                      <w14:schemeClr w14:val="tx1"/>
                    </w14:solidFill>
                  </w14:textFill>
                </w:rPr>
                <w:delInstrText xml:space="preserve"> HYPERLINK \l _Toc9469_WPSOffice_Level1 </w:delInstrText>
              </w:r>
            </w:del>
          </w:ins>
          <w:ins w:id="8324" w:author="冷雪凝" w:date="2019-05-14T12:04:54Z">
            <w:del w:id="8325" w:author="梁元" w:date="2019-05-14T19:56:45Z">
              <w:r>
                <w:rPr>
                  <w:b/>
                  <w:bCs/>
                  <w:color w:val="000000" w:themeColor="text1"/>
                  <w:sz w:val="21"/>
                  <w:szCs w:val="21"/>
                  <w:rPrChange w:id="8326" w:author="冷雪凝" w:date="2019-05-14T12:31:22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8331" w:author="冷雪凝" w:date="2019-05-14T12:04:54Z"/>
          <w:customXmlDelRangeStart w:id="8332"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6307415c-5930-4661-b256-2281c69d4e68}"/>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8332"/>
              <w:customXmlInsRangeEnd w:id="8331"/>
              <w:ins w:id="8335" w:author="冷雪凝" w:date="2019-05-14T12:04:54Z">
                <w:del w:id="8336" w:author="梁元" w:date="2019-05-14T19:56:45Z">
                  <w:r>
                    <w:rPr>
                      <w:rFonts w:asciiTheme="minorHAnsi" w:hAnsiTheme="minorHAnsi" w:eastAsiaTheme="minorEastAsia" w:cstheme="minorBidi"/>
                      <w:b/>
                      <w:bCs/>
                      <w:color w:val="000000" w:themeColor="text1"/>
                      <w:sz w:val="21"/>
                      <w:szCs w:val="21"/>
                      <w:rPrChange w:id="8337" w:author="冷雪凝" w:date="2019-05-14T12:31:22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十三、 </w:delText>
                  </w:r>
                </w:del>
              </w:ins>
              <w:ins w:id="8340" w:author="冷雪凝" w:date="2019-05-14T12:04:54Z">
                <w:del w:id="8341" w:author="梁元" w:date="2019-05-14T19:56:45Z">
                  <w:r>
                    <w:rPr>
                      <w:rFonts w:hint="default" w:asciiTheme="minorHAnsi" w:hAnsiTheme="minorHAnsi" w:eastAsiaTheme="minorEastAsia" w:cstheme="minorBidi"/>
                      <w:b/>
                      <w:bCs/>
                      <w:color w:val="000000" w:themeColor="text1"/>
                      <w:sz w:val="21"/>
                      <w:szCs w:val="21"/>
                      <w:rPrChange w:id="8342" w:author="冷雪凝" w:date="2019-05-14T12:31:22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redux三大原则？</w:delText>
                  </w:r>
                </w:del>
              </w:ins>
              <w:customXmlInsRangeStart w:id="8347" w:author="冷雪凝" w:date="2019-05-14T12:04:54Z"/>
              <w:customXmlDelRangeStart w:id="8348" w:author="梁元" w:date="2019-05-14T19:56:45Z"/>
            </w:sdtContent>
          </w:sdt>
          <w:customXmlDelRangeEnd w:id="8348"/>
          <w:customXmlInsRangeEnd w:id="8347"/>
          <w:ins w:id="8349" w:author="冷雪凝" w:date="2019-05-14T12:04:54Z">
            <w:del w:id="8350" w:author="梁元" w:date="2019-05-14T19:56:45Z">
              <w:r>
                <w:rPr>
                  <w:b/>
                  <w:bCs/>
                  <w:color w:val="000000" w:themeColor="text1"/>
                  <w:sz w:val="21"/>
                  <w:szCs w:val="21"/>
                  <w:rPrChange w:id="8351" w:author="冷雪凝" w:date="2019-05-14T12:31:22Z">
                    <w:rPr>
                      <w:b w:val="0"/>
                      <w:bCs w:val="0"/>
                      <w:color w:val="000000" w:themeColor="text1"/>
                      <w14:textFill>
                        <w14:solidFill>
                          <w14:schemeClr w14:val="tx1"/>
                        </w14:solidFill>
                      </w14:textFill>
                    </w:rPr>
                  </w:rPrChange>
                  <w14:textFill>
                    <w14:solidFill>
                      <w14:schemeClr w14:val="tx1"/>
                    </w14:solidFill>
                  </w14:textFill>
                </w:rPr>
                <w:tab/>
              </w:r>
            </w:del>
          </w:ins>
          <w:ins w:id="8354" w:author="冷雪凝" w:date="2019-05-14T12:04:55Z">
            <w:del w:id="8355" w:author="梁元" w:date="2019-05-14T19:56:45Z">
              <w:r>
                <w:rPr>
                  <w:b/>
                  <w:bCs/>
                  <w:color w:val="000000" w:themeColor="text1"/>
                  <w:sz w:val="21"/>
                  <w:szCs w:val="21"/>
                  <w:rPrChange w:id="8356" w:author="冷雪凝" w:date="2019-05-14T12:31:22Z">
                    <w:rPr>
                      <w:b w:val="0"/>
                      <w:bCs w:val="0"/>
                      <w:color w:val="000000" w:themeColor="text1"/>
                      <w14:textFill>
                        <w14:solidFill>
                          <w14:schemeClr w14:val="tx1"/>
                        </w14:solidFill>
                      </w14:textFill>
                    </w:rPr>
                  </w:rPrChange>
                  <w14:textFill>
                    <w14:solidFill>
                      <w14:schemeClr w14:val="tx1"/>
                    </w14:solidFill>
                  </w14:textFill>
                </w:rPr>
                <w:delText>22</w:delText>
              </w:r>
            </w:del>
          </w:ins>
          <w:ins w:id="8359" w:author="冷雪凝" w:date="2019-05-14T12:04:54Z">
            <w:del w:id="8360" w:author="梁元" w:date="2019-05-14T19:56:45Z">
              <w:r>
                <w:rPr>
                  <w:b/>
                  <w:bCs/>
                  <w:color w:val="000000" w:themeColor="text1"/>
                  <w:sz w:val="21"/>
                  <w:szCs w:val="21"/>
                  <w:rPrChange w:id="8361" w:author="冷雪凝" w:date="2019-05-14T12:31:22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8364" w:author="冷雪凝" w:date="2019-05-14T12:04:54Z"/>
              <w:del w:id="8365" w:author="梁元" w:date="2019-05-14T19:56:45Z"/>
              <w:b w:val="0"/>
              <w:bCs w:val="0"/>
              <w:color w:val="000000" w:themeColor="text1"/>
              <w14:textFill>
                <w14:solidFill>
                  <w14:schemeClr w14:val="tx1"/>
                </w14:solidFill>
              </w14:textFill>
            </w:rPr>
          </w:pPr>
          <w:ins w:id="8366" w:author="冷雪凝" w:date="2019-05-14T12:04:54Z">
            <w:del w:id="8367" w:author="梁元" w:date="2019-05-14T19:56:45Z">
              <w:r>
                <w:rPr>
                  <w:b w:val="0"/>
                  <w:bCs w:val="0"/>
                  <w:color w:val="000000" w:themeColor="text1"/>
                  <w14:textFill>
                    <w14:solidFill>
                      <w14:schemeClr w14:val="tx1"/>
                    </w14:solidFill>
                  </w14:textFill>
                </w:rPr>
                <w:fldChar w:fldCharType="begin"/>
              </w:r>
            </w:del>
          </w:ins>
          <w:ins w:id="8368" w:author="冷雪凝" w:date="2019-05-14T12:04:54Z">
            <w:del w:id="8369" w:author="梁元" w:date="2019-05-14T19:56:45Z">
              <w:r>
                <w:rPr>
                  <w:b w:val="0"/>
                  <w:bCs w:val="0"/>
                  <w:color w:val="000000" w:themeColor="text1"/>
                  <w14:textFill>
                    <w14:solidFill>
                      <w14:schemeClr w14:val="tx1"/>
                    </w14:solidFill>
                  </w14:textFill>
                </w:rPr>
                <w:delInstrText xml:space="preserve"> HYPERLINK \l _Toc20531_WPSOffice_Level2 </w:delInstrText>
              </w:r>
            </w:del>
          </w:ins>
          <w:ins w:id="8370" w:author="冷雪凝" w:date="2019-05-14T12:04:54Z">
            <w:del w:id="8371" w:author="梁元" w:date="2019-05-14T19:56:45Z">
              <w:r>
                <w:rPr>
                  <w:b w:val="0"/>
                  <w:bCs w:val="0"/>
                  <w:color w:val="000000" w:themeColor="text1"/>
                  <w14:textFill>
                    <w14:solidFill>
                      <w14:schemeClr w14:val="tx1"/>
                    </w14:solidFill>
                  </w14:textFill>
                </w:rPr>
                <w:fldChar w:fldCharType="separate"/>
              </w:r>
            </w:del>
          </w:ins>
          <w:customXmlInsRangeStart w:id="8374" w:author="冷雪凝" w:date="2019-05-14T12:04:54Z"/>
          <w:customXmlDelRangeStart w:id="8375"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eed11604-bbb8-4220-aacf-81e1a02a5701}"/>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375"/>
              <w:customXmlInsRangeEnd w:id="8374"/>
              <w:ins w:id="8378" w:author="冷雪凝" w:date="2019-05-14T12:04:54Z">
                <w:del w:id="8379" w:author="梁元" w:date="2019-05-14T19:56:45Z">
                  <w:r>
                    <w:rPr>
                      <w:rFonts w:hint="eastAsia" w:ascii="仿宋" w:hAnsi="仿宋" w:eastAsia="仿宋" w:cstheme="majorBidi"/>
                      <w:b w:val="0"/>
                      <w:bCs w:val="0"/>
                      <w:color w:val="000000" w:themeColor="text1"/>
                      <w14:textFill>
                        <w14:solidFill>
                          <w14:schemeClr w14:val="tx1"/>
                        </w14:solidFill>
                      </w14:textFill>
                    </w:rPr>
                    <w:delText>1. 单一数据源</w:delText>
                  </w:r>
                </w:del>
              </w:ins>
              <w:customXmlInsRangeStart w:id="8382" w:author="冷雪凝" w:date="2019-05-14T12:04:54Z"/>
              <w:customXmlDelRangeStart w:id="8383" w:author="梁元" w:date="2019-05-14T19:56:45Z"/>
            </w:sdtContent>
          </w:sdt>
          <w:customXmlDelRangeEnd w:id="8383"/>
          <w:customXmlInsRangeEnd w:id="8382"/>
          <w:ins w:id="8384" w:author="冷雪凝" w:date="2019-05-14T12:04:54Z">
            <w:del w:id="8385" w:author="梁元" w:date="2019-05-14T19:56:45Z">
              <w:r>
                <w:rPr>
                  <w:b w:val="0"/>
                  <w:bCs w:val="0"/>
                  <w:color w:val="000000" w:themeColor="text1"/>
                  <w14:textFill>
                    <w14:solidFill>
                      <w14:schemeClr w14:val="tx1"/>
                    </w14:solidFill>
                  </w14:textFill>
                </w:rPr>
                <w:tab/>
              </w:r>
            </w:del>
          </w:ins>
          <w:ins w:id="8386" w:author="冷雪凝" w:date="2019-05-14T12:04:55Z">
            <w:del w:id="8387" w:author="梁元" w:date="2019-05-14T19:56:45Z">
              <w:r>
                <w:rPr>
                  <w:b w:val="0"/>
                  <w:bCs w:val="0"/>
                  <w:color w:val="000000" w:themeColor="text1"/>
                  <w14:textFill>
                    <w14:solidFill>
                      <w14:schemeClr w14:val="tx1"/>
                    </w14:solidFill>
                  </w14:textFill>
                </w:rPr>
                <w:delText>22</w:delText>
              </w:r>
            </w:del>
          </w:ins>
          <w:ins w:id="8388" w:author="冷雪凝" w:date="2019-05-14T12:04:54Z">
            <w:del w:id="8389"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390" w:author="冷雪凝" w:date="2019-05-14T12:04:54Z"/>
              <w:del w:id="8391" w:author="梁元" w:date="2019-05-14T19:56:45Z"/>
              <w:b w:val="0"/>
              <w:bCs w:val="0"/>
              <w:color w:val="000000" w:themeColor="text1"/>
              <w14:textFill>
                <w14:solidFill>
                  <w14:schemeClr w14:val="tx1"/>
                </w14:solidFill>
              </w14:textFill>
            </w:rPr>
          </w:pPr>
          <w:ins w:id="8392" w:author="冷雪凝" w:date="2019-05-14T12:04:54Z">
            <w:del w:id="8393" w:author="梁元" w:date="2019-05-14T19:56:45Z">
              <w:r>
                <w:rPr>
                  <w:b w:val="0"/>
                  <w:bCs w:val="0"/>
                  <w:color w:val="000000" w:themeColor="text1"/>
                  <w14:textFill>
                    <w14:solidFill>
                      <w14:schemeClr w14:val="tx1"/>
                    </w14:solidFill>
                  </w14:textFill>
                </w:rPr>
                <w:fldChar w:fldCharType="begin"/>
              </w:r>
            </w:del>
          </w:ins>
          <w:ins w:id="8394" w:author="冷雪凝" w:date="2019-05-14T12:04:54Z">
            <w:del w:id="8395" w:author="梁元" w:date="2019-05-14T19:56:45Z">
              <w:r>
                <w:rPr>
                  <w:b w:val="0"/>
                  <w:bCs w:val="0"/>
                  <w:color w:val="000000" w:themeColor="text1"/>
                  <w14:textFill>
                    <w14:solidFill>
                      <w14:schemeClr w14:val="tx1"/>
                    </w14:solidFill>
                  </w14:textFill>
                </w:rPr>
                <w:delInstrText xml:space="preserve"> HYPERLINK \l _Toc28279_WPSOffice_Level2 </w:delInstrText>
              </w:r>
            </w:del>
          </w:ins>
          <w:ins w:id="8396" w:author="冷雪凝" w:date="2019-05-14T12:04:54Z">
            <w:del w:id="8397" w:author="梁元" w:date="2019-05-14T19:56:45Z">
              <w:r>
                <w:rPr>
                  <w:b w:val="0"/>
                  <w:bCs w:val="0"/>
                  <w:color w:val="000000" w:themeColor="text1"/>
                  <w14:textFill>
                    <w14:solidFill>
                      <w14:schemeClr w14:val="tx1"/>
                    </w14:solidFill>
                  </w14:textFill>
                </w:rPr>
                <w:fldChar w:fldCharType="separate"/>
              </w:r>
            </w:del>
          </w:ins>
          <w:customXmlInsRangeStart w:id="8400" w:author="冷雪凝" w:date="2019-05-14T12:04:54Z"/>
          <w:customXmlDelRangeStart w:id="840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2892e2b5-a5fe-4ace-89ba-83ad3fd39fd2}"/>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401"/>
              <w:customXmlInsRangeEnd w:id="8400"/>
              <w:ins w:id="8404" w:author="冷雪凝" w:date="2019-05-14T12:04:54Z">
                <w:del w:id="8405" w:author="梁元" w:date="2019-05-14T19:56:45Z">
                  <w:r>
                    <w:rPr>
                      <w:rFonts w:hint="eastAsia" w:ascii="仿宋" w:hAnsi="仿宋" w:eastAsia="仿宋" w:cstheme="majorBidi"/>
                      <w:b w:val="0"/>
                      <w:bCs w:val="0"/>
                      <w:color w:val="000000" w:themeColor="text1"/>
                      <w14:textFill>
                        <w14:solidFill>
                          <w14:schemeClr w14:val="tx1"/>
                        </w14:solidFill>
                      </w14:textFill>
                    </w:rPr>
                    <w:delText>2. State 是只读的</w:delText>
                  </w:r>
                </w:del>
              </w:ins>
              <w:customXmlInsRangeStart w:id="8408" w:author="冷雪凝" w:date="2019-05-14T12:04:54Z"/>
              <w:customXmlDelRangeStart w:id="8409" w:author="梁元" w:date="2019-05-14T19:56:45Z"/>
            </w:sdtContent>
          </w:sdt>
          <w:customXmlDelRangeEnd w:id="8409"/>
          <w:customXmlInsRangeEnd w:id="8408"/>
          <w:ins w:id="8410" w:author="冷雪凝" w:date="2019-05-14T12:04:54Z">
            <w:del w:id="8411" w:author="梁元" w:date="2019-05-14T19:56:45Z">
              <w:r>
                <w:rPr>
                  <w:b w:val="0"/>
                  <w:bCs w:val="0"/>
                  <w:color w:val="000000" w:themeColor="text1"/>
                  <w14:textFill>
                    <w14:solidFill>
                      <w14:schemeClr w14:val="tx1"/>
                    </w14:solidFill>
                  </w14:textFill>
                </w:rPr>
                <w:tab/>
              </w:r>
            </w:del>
          </w:ins>
          <w:ins w:id="8412" w:author="冷雪凝" w:date="2019-05-14T12:04:55Z">
            <w:del w:id="8413" w:author="梁元" w:date="2019-05-14T19:56:45Z">
              <w:r>
                <w:rPr>
                  <w:b w:val="0"/>
                  <w:bCs w:val="0"/>
                  <w:color w:val="000000" w:themeColor="text1"/>
                  <w14:textFill>
                    <w14:solidFill>
                      <w14:schemeClr w14:val="tx1"/>
                    </w14:solidFill>
                  </w14:textFill>
                </w:rPr>
                <w:delText>23</w:delText>
              </w:r>
            </w:del>
          </w:ins>
          <w:ins w:id="8414" w:author="冷雪凝" w:date="2019-05-14T12:04:54Z">
            <w:del w:id="8415"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416" w:author="冷雪凝" w:date="2019-05-14T12:04:54Z"/>
              <w:del w:id="8417" w:author="梁元" w:date="2019-05-14T19:56:45Z"/>
              <w:b w:val="0"/>
              <w:bCs w:val="0"/>
              <w:color w:val="000000" w:themeColor="text1"/>
              <w14:textFill>
                <w14:solidFill>
                  <w14:schemeClr w14:val="tx1"/>
                </w14:solidFill>
              </w14:textFill>
            </w:rPr>
          </w:pPr>
          <w:ins w:id="8418" w:author="冷雪凝" w:date="2019-05-14T12:04:54Z">
            <w:del w:id="8419" w:author="梁元" w:date="2019-05-14T19:56:45Z">
              <w:r>
                <w:rPr>
                  <w:b w:val="0"/>
                  <w:bCs w:val="0"/>
                  <w:color w:val="000000" w:themeColor="text1"/>
                  <w14:textFill>
                    <w14:solidFill>
                      <w14:schemeClr w14:val="tx1"/>
                    </w14:solidFill>
                  </w14:textFill>
                </w:rPr>
                <w:fldChar w:fldCharType="begin"/>
              </w:r>
            </w:del>
          </w:ins>
          <w:ins w:id="8420" w:author="冷雪凝" w:date="2019-05-14T12:04:54Z">
            <w:del w:id="8421" w:author="梁元" w:date="2019-05-14T19:56:45Z">
              <w:r>
                <w:rPr>
                  <w:b w:val="0"/>
                  <w:bCs w:val="0"/>
                  <w:color w:val="000000" w:themeColor="text1"/>
                  <w14:textFill>
                    <w14:solidFill>
                      <w14:schemeClr w14:val="tx1"/>
                    </w14:solidFill>
                  </w14:textFill>
                </w:rPr>
                <w:delInstrText xml:space="preserve"> HYPERLINK \l _Toc13492_WPSOffice_Level2 </w:delInstrText>
              </w:r>
            </w:del>
          </w:ins>
          <w:ins w:id="8422" w:author="冷雪凝" w:date="2019-05-14T12:04:54Z">
            <w:del w:id="8423" w:author="梁元" w:date="2019-05-14T19:56:45Z">
              <w:r>
                <w:rPr>
                  <w:b w:val="0"/>
                  <w:bCs w:val="0"/>
                  <w:color w:val="000000" w:themeColor="text1"/>
                  <w14:textFill>
                    <w14:solidFill>
                      <w14:schemeClr w14:val="tx1"/>
                    </w14:solidFill>
                  </w14:textFill>
                </w:rPr>
                <w:fldChar w:fldCharType="separate"/>
              </w:r>
            </w:del>
          </w:ins>
          <w:customXmlInsRangeStart w:id="8426" w:author="冷雪凝" w:date="2019-05-14T12:04:54Z"/>
          <w:customXmlDelRangeStart w:id="8427"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7812b094-eef6-4e7f-a170-ddfeccb0bdfc}"/>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427"/>
              <w:customXmlInsRangeEnd w:id="8426"/>
              <w:ins w:id="8430" w:author="冷雪凝" w:date="2019-05-14T12:04:54Z">
                <w:del w:id="8431" w:author="梁元" w:date="2019-05-14T19:56:45Z">
                  <w:r>
                    <w:rPr>
                      <w:rFonts w:hint="eastAsia" w:ascii="仿宋" w:hAnsi="仿宋" w:eastAsia="仿宋" w:cstheme="majorBidi"/>
                      <w:b w:val="0"/>
                      <w:bCs w:val="0"/>
                      <w:color w:val="000000" w:themeColor="text1"/>
                      <w14:textFill>
                        <w14:solidFill>
                          <w14:schemeClr w14:val="tx1"/>
                        </w14:solidFill>
                      </w14:textFill>
                    </w:rPr>
                    <w:delText>3. 使用纯函数来执行修改</w:delText>
                  </w:r>
                </w:del>
              </w:ins>
              <w:customXmlInsRangeStart w:id="8434" w:author="冷雪凝" w:date="2019-05-14T12:04:54Z"/>
              <w:customXmlDelRangeStart w:id="8435" w:author="梁元" w:date="2019-05-14T19:56:45Z"/>
            </w:sdtContent>
          </w:sdt>
          <w:customXmlDelRangeEnd w:id="8435"/>
          <w:customXmlInsRangeEnd w:id="8434"/>
          <w:ins w:id="8436" w:author="冷雪凝" w:date="2019-05-14T12:04:54Z">
            <w:del w:id="8437" w:author="梁元" w:date="2019-05-14T19:56:45Z">
              <w:r>
                <w:rPr>
                  <w:b w:val="0"/>
                  <w:bCs w:val="0"/>
                  <w:color w:val="000000" w:themeColor="text1"/>
                  <w14:textFill>
                    <w14:solidFill>
                      <w14:schemeClr w14:val="tx1"/>
                    </w14:solidFill>
                  </w14:textFill>
                </w:rPr>
                <w:tab/>
              </w:r>
            </w:del>
          </w:ins>
          <w:ins w:id="8438" w:author="冷雪凝" w:date="2019-05-14T12:04:55Z">
            <w:del w:id="8439" w:author="梁元" w:date="2019-05-14T19:56:45Z">
              <w:r>
                <w:rPr>
                  <w:b w:val="0"/>
                  <w:bCs w:val="0"/>
                  <w:color w:val="000000" w:themeColor="text1"/>
                  <w14:textFill>
                    <w14:solidFill>
                      <w14:schemeClr w14:val="tx1"/>
                    </w14:solidFill>
                  </w14:textFill>
                </w:rPr>
                <w:delText>23</w:delText>
              </w:r>
            </w:del>
          </w:ins>
          <w:ins w:id="8440" w:author="冷雪凝" w:date="2019-05-14T12:04:54Z">
            <w:del w:id="8441"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442" w:author="冷雪凝" w:date="2019-05-14T12:04:54Z"/>
              <w:del w:id="8443" w:author="梁元" w:date="2019-05-14T19:56:45Z"/>
              <w:b w:val="0"/>
              <w:bCs w:val="0"/>
              <w:color w:val="000000" w:themeColor="text1"/>
              <w14:textFill>
                <w14:solidFill>
                  <w14:schemeClr w14:val="tx1"/>
                </w14:solidFill>
              </w14:textFill>
            </w:rPr>
          </w:pPr>
          <w:ins w:id="8444" w:author="冷雪凝" w:date="2019-05-14T12:04:54Z">
            <w:del w:id="8445" w:author="梁元" w:date="2019-05-14T19:56:45Z">
              <w:r>
                <w:rPr>
                  <w:b w:val="0"/>
                  <w:bCs w:val="0"/>
                  <w:color w:val="000000" w:themeColor="text1"/>
                  <w14:textFill>
                    <w14:solidFill>
                      <w14:schemeClr w14:val="tx1"/>
                    </w14:solidFill>
                  </w14:textFill>
                </w:rPr>
                <w:fldChar w:fldCharType="begin"/>
              </w:r>
            </w:del>
          </w:ins>
          <w:ins w:id="8446" w:author="冷雪凝" w:date="2019-05-14T12:04:54Z">
            <w:del w:id="8447" w:author="梁元" w:date="2019-05-14T19:56:45Z">
              <w:r>
                <w:rPr>
                  <w:b w:val="0"/>
                  <w:bCs w:val="0"/>
                  <w:color w:val="000000" w:themeColor="text1"/>
                  <w14:textFill>
                    <w14:solidFill>
                      <w14:schemeClr w14:val="tx1"/>
                    </w14:solidFill>
                  </w14:textFill>
                </w:rPr>
                <w:delInstrText xml:space="preserve"> HYPERLINK \l _Toc28687_WPSOffice_Level2 </w:delInstrText>
              </w:r>
            </w:del>
          </w:ins>
          <w:ins w:id="8448" w:author="冷雪凝" w:date="2019-05-14T12:04:54Z">
            <w:del w:id="8449" w:author="梁元" w:date="2019-05-14T19:56:45Z">
              <w:r>
                <w:rPr>
                  <w:b w:val="0"/>
                  <w:bCs w:val="0"/>
                  <w:color w:val="000000" w:themeColor="text1"/>
                  <w14:textFill>
                    <w14:solidFill>
                      <w14:schemeClr w14:val="tx1"/>
                    </w14:solidFill>
                  </w14:textFill>
                </w:rPr>
                <w:fldChar w:fldCharType="separate"/>
              </w:r>
            </w:del>
          </w:ins>
          <w:customXmlInsRangeStart w:id="8452" w:author="冷雪凝" w:date="2019-05-14T12:04:54Z"/>
          <w:customXmlDelRangeStart w:id="845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e0bab9d5-287e-4efc-8fd3-a15b10d9393b}"/>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453"/>
              <w:customXmlInsRangeEnd w:id="8452"/>
              <w:ins w:id="8456" w:author="冷雪凝" w:date="2019-05-14T12:04:54Z">
                <w:del w:id="8457" w:author="梁元" w:date="2019-05-14T19:56:45Z">
                  <w:r>
                    <w:rPr>
                      <w:rFonts w:hint="eastAsia" w:ascii="仿宋" w:hAnsi="仿宋" w:eastAsia="仿宋" w:cstheme="majorBidi"/>
                      <w:b w:val="0"/>
                      <w:bCs w:val="0"/>
                      <w:color w:val="000000" w:themeColor="text1"/>
                      <w14:textFill>
                        <w14:solidFill>
                          <w14:schemeClr w14:val="tx1"/>
                        </w14:solidFill>
                      </w14:textFill>
                    </w:rPr>
                    <w:delText>4. 延伸及扩展问题回答参考</w:delText>
                  </w:r>
                </w:del>
              </w:ins>
              <w:customXmlInsRangeStart w:id="8460" w:author="冷雪凝" w:date="2019-05-14T12:04:54Z"/>
              <w:customXmlDelRangeStart w:id="8461" w:author="梁元" w:date="2019-05-14T19:56:45Z"/>
            </w:sdtContent>
          </w:sdt>
          <w:customXmlDelRangeEnd w:id="8461"/>
          <w:customXmlInsRangeEnd w:id="8460"/>
          <w:ins w:id="8462" w:author="冷雪凝" w:date="2019-05-14T12:04:54Z">
            <w:del w:id="8463" w:author="梁元" w:date="2019-05-14T19:56:45Z">
              <w:r>
                <w:rPr>
                  <w:b w:val="0"/>
                  <w:bCs w:val="0"/>
                  <w:color w:val="000000" w:themeColor="text1"/>
                  <w14:textFill>
                    <w14:solidFill>
                      <w14:schemeClr w14:val="tx1"/>
                    </w14:solidFill>
                  </w14:textFill>
                </w:rPr>
                <w:tab/>
              </w:r>
            </w:del>
          </w:ins>
          <w:ins w:id="8464" w:author="冷雪凝" w:date="2019-05-14T12:04:55Z">
            <w:del w:id="8465" w:author="梁元" w:date="2019-05-14T19:56:45Z">
              <w:r>
                <w:rPr>
                  <w:b w:val="0"/>
                  <w:bCs w:val="0"/>
                  <w:color w:val="000000" w:themeColor="text1"/>
                  <w14:textFill>
                    <w14:solidFill>
                      <w14:schemeClr w14:val="tx1"/>
                    </w14:solidFill>
                  </w14:textFill>
                </w:rPr>
                <w:delText>25</w:delText>
              </w:r>
            </w:del>
          </w:ins>
          <w:ins w:id="8466" w:author="冷雪凝" w:date="2019-05-14T12:04:54Z">
            <w:del w:id="8467"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468" w:author="冷雪凝" w:date="2019-05-14T12:04:54Z"/>
              <w:del w:id="8469" w:author="梁元" w:date="2019-05-14T19:56:45Z"/>
              <w:b w:val="0"/>
              <w:bCs w:val="0"/>
              <w:color w:val="000000" w:themeColor="text1"/>
              <w14:textFill>
                <w14:solidFill>
                  <w14:schemeClr w14:val="tx1"/>
                </w14:solidFill>
              </w14:textFill>
            </w:rPr>
          </w:pPr>
          <w:ins w:id="8470" w:author="冷雪凝" w:date="2019-05-14T12:04:54Z">
            <w:del w:id="8471" w:author="梁元" w:date="2019-05-14T19:56:45Z">
              <w:r>
                <w:rPr>
                  <w:b w:val="0"/>
                  <w:bCs w:val="0"/>
                  <w:color w:val="000000" w:themeColor="text1"/>
                  <w14:textFill>
                    <w14:solidFill>
                      <w14:schemeClr w14:val="tx1"/>
                    </w14:solidFill>
                  </w14:textFill>
                </w:rPr>
                <w:fldChar w:fldCharType="begin"/>
              </w:r>
            </w:del>
          </w:ins>
          <w:ins w:id="8472" w:author="冷雪凝" w:date="2019-05-14T12:04:54Z">
            <w:del w:id="8473" w:author="梁元" w:date="2019-05-14T19:56:45Z">
              <w:r>
                <w:rPr>
                  <w:b w:val="0"/>
                  <w:bCs w:val="0"/>
                  <w:color w:val="000000" w:themeColor="text1"/>
                  <w14:textFill>
                    <w14:solidFill>
                      <w14:schemeClr w14:val="tx1"/>
                    </w14:solidFill>
                  </w14:textFill>
                </w:rPr>
                <w:delInstrText xml:space="preserve"> HYPERLINK \l _Toc59_WPSOffice_Level2 </w:delInstrText>
              </w:r>
            </w:del>
          </w:ins>
          <w:ins w:id="8474" w:author="冷雪凝" w:date="2019-05-14T12:04:54Z">
            <w:del w:id="8475" w:author="梁元" w:date="2019-05-14T19:56:45Z">
              <w:r>
                <w:rPr>
                  <w:b w:val="0"/>
                  <w:bCs w:val="0"/>
                  <w:color w:val="000000" w:themeColor="text1"/>
                  <w14:textFill>
                    <w14:solidFill>
                      <w14:schemeClr w14:val="tx1"/>
                    </w14:solidFill>
                  </w14:textFill>
                </w:rPr>
                <w:fldChar w:fldCharType="separate"/>
              </w:r>
            </w:del>
          </w:ins>
          <w:customXmlInsRangeStart w:id="8478" w:author="冷雪凝" w:date="2019-05-14T12:04:54Z"/>
          <w:customXmlDelRangeStart w:id="8479"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24e4b2c9-d1a4-4b8f-9d26-540c53689f89}"/>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479"/>
              <w:customXmlInsRangeEnd w:id="8478"/>
              <w:ins w:id="8482" w:author="冷雪凝" w:date="2019-05-14T12:04:54Z">
                <w:del w:id="8483" w:author="梁元" w:date="2019-05-14T19:56:45Z">
                  <w:r>
                    <w:rPr>
                      <w:rFonts w:hint="eastAsia" w:ascii="仿宋" w:hAnsi="仿宋" w:eastAsia="仿宋" w:cstheme="majorBidi"/>
                      <w:b w:val="0"/>
                      <w:bCs w:val="0"/>
                      <w:color w:val="000000" w:themeColor="text1"/>
                      <w14:textFill>
                        <w14:solidFill>
                          <w14:schemeClr w14:val="tx1"/>
                        </w14:solidFill>
                      </w14:textFill>
                    </w:rPr>
                    <w:delText>5. 项目中体现经验的点</w:delText>
                  </w:r>
                </w:del>
              </w:ins>
              <w:customXmlInsRangeStart w:id="8486" w:author="冷雪凝" w:date="2019-05-14T12:04:54Z"/>
              <w:customXmlDelRangeStart w:id="8487" w:author="梁元" w:date="2019-05-14T19:56:45Z"/>
            </w:sdtContent>
          </w:sdt>
          <w:customXmlDelRangeEnd w:id="8487"/>
          <w:customXmlInsRangeEnd w:id="8486"/>
          <w:ins w:id="8488" w:author="冷雪凝" w:date="2019-05-14T12:04:54Z">
            <w:del w:id="8489" w:author="梁元" w:date="2019-05-14T19:56:45Z">
              <w:r>
                <w:rPr>
                  <w:b w:val="0"/>
                  <w:bCs w:val="0"/>
                  <w:color w:val="000000" w:themeColor="text1"/>
                  <w14:textFill>
                    <w14:solidFill>
                      <w14:schemeClr w14:val="tx1"/>
                    </w14:solidFill>
                  </w14:textFill>
                </w:rPr>
                <w:tab/>
              </w:r>
            </w:del>
          </w:ins>
          <w:ins w:id="8490" w:author="冷雪凝" w:date="2019-05-14T12:04:55Z">
            <w:del w:id="8491" w:author="梁元" w:date="2019-05-14T19:56:45Z">
              <w:r>
                <w:rPr>
                  <w:b w:val="0"/>
                  <w:bCs w:val="0"/>
                  <w:color w:val="000000" w:themeColor="text1"/>
                  <w14:textFill>
                    <w14:solidFill>
                      <w14:schemeClr w14:val="tx1"/>
                    </w14:solidFill>
                  </w14:textFill>
                </w:rPr>
                <w:delText>25</w:delText>
              </w:r>
            </w:del>
          </w:ins>
          <w:ins w:id="8492" w:author="冷雪凝" w:date="2019-05-14T12:04:54Z">
            <w:del w:id="8493"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494" w:author="冷雪凝" w:date="2019-05-14T12:04:54Z"/>
              <w:del w:id="8495" w:author="梁元" w:date="2019-05-14T19:56:45Z"/>
              <w:b w:val="0"/>
              <w:bCs w:val="0"/>
              <w:color w:val="000000" w:themeColor="text1"/>
              <w14:textFill>
                <w14:solidFill>
                  <w14:schemeClr w14:val="tx1"/>
                </w14:solidFill>
              </w14:textFill>
            </w:rPr>
          </w:pPr>
          <w:ins w:id="8496" w:author="冷雪凝" w:date="2019-05-14T12:04:54Z">
            <w:del w:id="8497" w:author="梁元" w:date="2019-05-14T19:56:45Z">
              <w:r>
                <w:rPr>
                  <w:b w:val="0"/>
                  <w:bCs w:val="0"/>
                  <w:color w:val="000000" w:themeColor="text1"/>
                  <w14:textFill>
                    <w14:solidFill>
                      <w14:schemeClr w14:val="tx1"/>
                    </w14:solidFill>
                  </w14:textFill>
                </w:rPr>
                <w:fldChar w:fldCharType="begin"/>
              </w:r>
            </w:del>
          </w:ins>
          <w:ins w:id="8498" w:author="冷雪凝" w:date="2019-05-14T12:04:54Z">
            <w:del w:id="8499" w:author="梁元" w:date="2019-05-14T19:56:45Z">
              <w:r>
                <w:rPr>
                  <w:b w:val="0"/>
                  <w:bCs w:val="0"/>
                  <w:color w:val="000000" w:themeColor="text1"/>
                  <w14:textFill>
                    <w14:solidFill>
                      <w14:schemeClr w14:val="tx1"/>
                    </w14:solidFill>
                  </w14:textFill>
                </w:rPr>
                <w:delInstrText xml:space="preserve"> HYPERLINK \l _Toc940_WPSOffice_Level2 </w:delInstrText>
              </w:r>
            </w:del>
          </w:ins>
          <w:ins w:id="8500" w:author="冷雪凝" w:date="2019-05-14T12:04:54Z">
            <w:del w:id="8501" w:author="梁元" w:date="2019-05-14T19:56:45Z">
              <w:r>
                <w:rPr>
                  <w:b w:val="0"/>
                  <w:bCs w:val="0"/>
                  <w:color w:val="000000" w:themeColor="text1"/>
                  <w14:textFill>
                    <w14:solidFill>
                      <w14:schemeClr w14:val="tx1"/>
                    </w14:solidFill>
                  </w14:textFill>
                </w:rPr>
                <w:fldChar w:fldCharType="separate"/>
              </w:r>
            </w:del>
          </w:ins>
          <w:customXmlInsRangeStart w:id="8504" w:author="冷雪凝" w:date="2019-05-14T12:04:54Z"/>
          <w:customXmlDelRangeStart w:id="8505"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77a06ea1-bedb-4135-90c2-09ef5f4dbd56}"/>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505"/>
              <w:customXmlInsRangeEnd w:id="8504"/>
              <w:ins w:id="8508" w:author="冷雪凝" w:date="2019-05-14T12:04:54Z">
                <w:del w:id="8509" w:author="梁元" w:date="2019-05-14T19:56:45Z">
                  <w:r>
                    <w:rPr>
                      <w:rFonts w:hint="eastAsia" w:ascii="仿宋" w:hAnsi="仿宋" w:eastAsia="仿宋" w:cstheme="majorBidi"/>
                      <w:b w:val="0"/>
                      <w:bCs w:val="0"/>
                      <w:color w:val="000000" w:themeColor="text1"/>
                      <w14:textFill>
                        <w14:solidFill>
                          <w14:schemeClr w14:val="tx1"/>
                        </w14:solidFill>
                      </w14:textFill>
                    </w:rPr>
                    <w:delText>6. 论坛参考</w:delText>
                  </w:r>
                </w:del>
              </w:ins>
              <w:customXmlInsRangeStart w:id="8512" w:author="冷雪凝" w:date="2019-05-14T12:04:54Z"/>
              <w:customXmlDelRangeStart w:id="8513" w:author="梁元" w:date="2019-05-14T19:56:45Z"/>
            </w:sdtContent>
          </w:sdt>
          <w:customXmlDelRangeEnd w:id="8513"/>
          <w:customXmlInsRangeEnd w:id="8512"/>
          <w:ins w:id="8514" w:author="冷雪凝" w:date="2019-05-14T12:04:54Z">
            <w:del w:id="8515" w:author="梁元" w:date="2019-05-14T19:56:45Z">
              <w:r>
                <w:rPr>
                  <w:b w:val="0"/>
                  <w:bCs w:val="0"/>
                  <w:color w:val="000000" w:themeColor="text1"/>
                  <w14:textFill>
                    <w14:solidFill>
                      <w14:schemeClr w14:val="tx1"/>
                    </w14:solidFill>
                  </w14:textFill>
                </w:rPr>
                <w:tab/>
              </w:r>
            </w:del>
          </w:ins>
          <w:ins w:id="8516" w:author="冷雪凝" w:date="2019-05-14T12:04:55Z">
            <w:del w:id="8517" w:author="梁元" w:date="2019-05-14T19:56:45Z">
              <w:r>
                <w:rPr>
                  <w:b w:val="0"/>
                  <w:bCs w:val="0"/>
                  <w:color w:val="000000" w:themeColor="text1"/>
                  <w14:textFill>
                    <w14:solidFill>
                      <w14:schemeClr w14:val="tx1"/>
                    </w14:solidFill>
                  </w14:textFill>
                </w:rPr>
                <w:delText>25</w:delText>
              </w:r>
            </w:del>
          </w:ins>
          <w:ins w:id="8518" w:author="冷雪凝" w:date="2019-05-14T12:04:54Z">
            <w:del w:id="8519"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8520" w:author="冷雪凝" w:date="2019-05-14T12:04:54Z"/>
              <w:del w:id="8521" w:author="梁元" w:date="2019-05-14T19:56:45Z"/>
              <w:b/>
              <w:bCs/>
              <w:color w:val="000000" w:themeColor="text1"/>
              <w:sz w:val="21"/>
              <w:szCs w:val="21"/>
              <w:rPrChange w:id="8522" w:author="冷雪凝" w:date="2019-05-14T12:31:22Z">
                <w:rPr>
                  <w:ins w:id="8523" w:author="冷雪凝" w:date="2019-05-14T12:04:54Z"/>
                  <w:del w:id="8524" w:author="梁元" w:date="2019-05-14T19:56:45Z"/>
                  <w:b w:val="0"/>
                  <w:bCs w:val="0"/>
                  <w:color w:val="000000" w:themeColor="text1"/>
                  <w14:textFill>
                    <w14:solidFill>
                      <w14:schemeClr w14:val="tx1"/>
                    </w14:solidFill>
                  </w14:textFill>
                </w:rPr>
              </w:rPrChange>
              <w14:textFill>
                <w14:solidFill>
                  <w14:schemeClr w14:val="tx1"/>
                </w14:solidFill>
              </w14:textFill>
            </w:rPr>
          </w:pPr>
          <w:ins w:id="8525" w:author="冷雪凝" w:date="2019-05-14T12:04:54Z">
            <w:del w:id="8526" w:author="梁元" w:date="2019-05-14T19:56:45Z">
              <w:r>
                <w:rPr>
                  <w:b/>
                  <w:bCs/>
                  <w:color w:val="000000" w:themeColor="text1"/>
                  <w:sz w:val="21"/>
                  <w:szCs w:val="21"/>
                  <w:rPrChange w:id="8527" w:author="冷雪凝" w:date="2019-05-14T12:31:22Z">
                    <w:rPr>
                      <w:b w:val="0"/>
                      <w:bCs w:val="0"/>
                      <w:color w:val="000000" w:themeColor="text1"/>
                      <w14:textFill>
                        <w14:solidFill>
                          <w14:schemeClr w14:val="tx1"/>
                        </w14:solidFill>
                      </w14:textFill>
                    </w:rPr>
                  </w:rPrChange>
                  <w14:textFill>
                    <w14:solidFill>
                      <w14:schemeClr w14:val="tx1"/>
                    </w14:solidFill>
                  </w14:textFill>
                </w:rPr>
                <w:fldChar w:fldCharType="begin"/>
              </w:r>
            </w:del>
          </w:ins>
          <w:ins w:id="8530" w:author="冷雪凝" w:date="2019-05-14T12:04:54Z">
            <w:del w:id="8531" w:author="梁元" w:date="2019-05-14T19:56:45Z">
              <w:r>
                <w:rPr>
                  <w:b/>
                  <w:bCs/>
                  <w:color w:val="000000" w:themeColor="text1"/>
                  <w:sz w:val="21"/>
                  <w:szCs w:val="21"/>
                  <w:rPrChange w:id="8532" w:author="冷雪凝" w:date="2019-05-14T12:31:22Z">
                    <w:rPr>
                      <w:b w:val="0"/>
                      <w:bCs w:val="0"/>
                      <w:color w:val="000000" w:themeColor="text1"/>
                      <w14:textFill>
                        <w14:solidFill>
                          <w14:schemeClr w14:val="tx1"/>
                        </w14:solidFill>
                      </w14:textFill>
                    </w:rPr>
                  </w:rPrChange>
                  <w14:textFill>
                    <w14:solidFill>
                      <w14:schemeClr w14:val="tx1"/>
                    </w14:solidFill>
                  </w14:textFill>
                </w:rPr>
                <w:delInstrText xml:space="preserve"> HYPERLINK \l _Toc25774_WPSOffice_Level1 </w:delInstrText>
              </w:r>
            </w:del>
          </w:ins>
          <w:ins w:id="8535" w:author="冷雪凝" w:date="2019-05-14T12:04:54Z">
            <w:del w:id="8536" w:author="梁元" w:date="2019-05-14T19:56:45Z">
              <w:r>
                <w:rPr>
                  <w:b/>
                  <w:bCs/>
                  <w:color w:val="000000" w:themeColor="text1"/>
                  <w:sz w:val="21"/>
                  <w:szCs w:val="21"/>
                  <w:rPrChange w:id="8537" w:author="冷雪凝" w:date="2019-05-14T12:31:22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8542" w:author="冷雪凝" w:date="2019-05-14T12:04:54Z"/>
          <w:customXmlDelRangeStart w:id="8543"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1700c3ad-ed3f-41c2-8e0c-01cbea9bc565}"/>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8543"/>
              <w:customXmlInsRangeEnd w:id="8542"/>
              <w:ins w:id="8546" w:author="冷雪凝" w:date="2019-05-14T12:04:54Z">
                <w:del w:id="8547" w:author="梁元" w:date="2019-05-14T19:56:45Z">
                  <w:r>
                    <w:rPr>
                      <w:rFonts w:asciiTheme="minorHAnsi" w:hAnsiTheme="minorHAnsi" w:eastAsiaTheme="minorEastAsia" w:cstheme="minorBidi"/>
                      <w:b/>
                      <w:bCs/>
                      <w:color w:val="000000" w:themeColor="text1"/>
                      <w:sz w:val="21"/>
                      <w:szCs w:val="21"/>
                      <w:rPrChange w:id="8548" w:author="冷雪凝" w:date="2019-05-14T12:31:22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十四、 </w:delText>
                  </w:r>
                </w:del>
              </w:ins>
              <w:ins w:id="8551" w:author="冷雪凝" w:date="2019-05-14T12:04:54Z">
                <w:del w:id="8552" w:author="梁元" w:date="2019-05-14T19:56:45Z">
                  <w:r>
                    <w:rPr>
                      <w:rFonts w:hint="default" w:asciiTheme="minorHAnsi" w:hAnsiTheme="minorHAnsi" w:eastAsiaTheme="minorEastAsia" w:cstheme="minorBidi"/>
                      <w:b/>
                      <w:bCs/>
                      <w:color w:val="000000" w:themeColor="text1"/>
                      <w:sz w:val="21"/>
                      <w:szCs w:val="21"/>
                      <w:rPrChange w:id="8553" w:author="冷雪凝" w:date="2019-05-14T12:31:22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redux</w:delText>
                  </w:r>
                </w:del>
              </w:ins>
              <w:ins w:id="8556" w:author="冷雪凝" w:date="2019-05-14T12:04:54Z">
                <w:del w:id="8557" w:author="梁元" w:date="2019-05-14T19:56:45Z">
                  <w:r>
                    <w:rPr>
                      <w:rFonts w:asciiTheme="minorHAnsi" w:hAnsiTheme="minorHAnsi" w:eastAsiaTheme="minorEastAsia" w:cstheme="minorBidi"/>
                      <w:b/>
                      <w:bCs/>
                      <w:color w:val="000000" w:themeColor="text1"/>
                      <w:sz w:val="21"/>
                      <w:szCs w:val="21"/>
                      <w:rPrChange w:id="8558" w:author="冷雪凝" w:date="2019-05-14T12:31:22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-saga</w:delText>
                  </w:r>
                </w:del>
              </w:ins>
              <w:ins w:id="8561" w:author="冷雪凝" w:date="2019-05-14T12:04:54Z">
                <w:del w:id="8562" w:author="梁元" w:date="2019-05-14T19:56:45Z">
                  <w:r>
                    <w:rPr>
                      <w:rFonts w:hint="default" w:asciiTheme="minorHAnsi" w:hAnsiTheme="minorHAnsi" w:eastAsiaTheme="minorEastAsia" w:cstheme="minorBidi"/>
                      <w:b/>
                      <w:bCs/>
                      <w:color w:val="000000" w:themeColor="text1"/>
                      <w:sz w:val="21"/>
                      <w:szCs w:val="21"/>
                      <w:rPrChange w:id="8563" w:author="冷雪凝" w:date="2019-05-14T12:31:22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中间件？</w:delText>
                  </w:r>
                </w:del>
              </w:ins>
              <w:customXmlInsRangeStart w:id="8568" w:author="冷雪凝" w:date="2019-05-14T12:04:54Z"/>
              <w:customXmlDelRangeStart w:id="8569" w:author="梁元" w:date="2019-05-14T19:56:45Z"/>
            </w:sdtContent>
          </w:sdt>
          <w:customXmlDelRangeEnd w:id="8569"/>
          <w:customXmlInsRangeEnd w:id="8568"/>
          <w:ins w:id="8570" w:author="冷雪凝" w:date="2019-05-14T12:04:54Z">
            <w:del w:id="8571" w:author="梁元" w:date="2019-05-14T19:56:45Z">
              <w:r>
                <w:rPr>
                  <w:b/>
                  <w:bCs/>
                  <w:color w:val="000000" w:themeColor="text1"/>
                  <w:sz w:val="21"/>
                  <w:szCs w:val="21"/>
                  <w:rPrChange w:id="8572" w:author="冷雪凝" w:date="2019-05-14T12:31:22Z">
                    <w:rPr>
                      <w:b w:val="0"/>
                      <w:bCs w:val="0"/>
                      <w:color w:val="000000" w:themeColor="text1"/>
                      <w14:textFill>
                        <w14:solidFill>
                          <w14:schemeClr w14:val="tx1"/>
                        </w14:solidFill>
                      </w14:textFill>
                    </w:rPr>
                  </w:rPrChange>
                  <w14:textFill>
                    <w14:solidFill>
                      <w14:schemeClr w14:val="tx1"/>
                    </w14:solidFill>
                  </w14:textFill>
                </w:rPr>
                <w:tab/>
              </w:r>
            </w:del>
          </w:ins>
          <w:ins w:id="8575" w:author="冷雪凝" w:date="2019-05-14T12:04:55Z">
            <w:del w:id="8576" w:author="梁元" w:date="2019-05-14T19:56:45Z">
              <w:r>
                <w:rPr>
                  <w:b/>
                  <w:bCs/>
                  <w:color w:val="000000" w:themeColor="text1"/>
                  <w:sz w:val="21"/>
                  <w:szCs w:val="21"/>
                  <w:rPrChange w:id="8577" w:author="冷雪凝" w:date="2019-05-14T12:31:22Z">
                    <w:rPr>
                      <w:b w:val="0"/>
                      <w:bCs w:val="0"/>
                      <w:color w:val="000000" w:themeColor="text1"/>
                      <w14:textFill>
                        <w14:solidFill>
                          <w14:schemeClr w14:val="tx1"/>
                        </w14:solidFill>
                      </w14:textFill>
                    </w:rPr>
                  </w:rPrChange>
                  <w14:textFill>
                    <w14:solidFill>
                      <w14:schemeClr w14:val="tx1"/>
                    </w14:solidFill>
                  </w14:textFill>
                </w:rPr>
                <w:delText>0</w:delText>
              </w:r>
            </w:del>
          </w:ins>
          <w:ins w:id="8580" w:author="冷雪凝" w:date="2019-05-14T12:04:54Z">
            <w:del w:id="8581" w:author="梁元" w:date="2019-05-14T19:56:45Z">
              <w:r>
                <w:rPr>
                  <w:b/>
                  <w:bCs/>
                  <w:color w:val="000000" w:themeColor="text1"/>
                  <w:sz w:val="21"/>
                  <w:szCs w:val="21"/>
                  <w:rPrChange w:id="8582" w:author="冷雪凝" w:date="2019-05-14T12:31:22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8585" w:author="冷雪凝" w:date="2019-05-14T12:04:54Z"/>
              <w:del w:id="8586" w:author="梁元" w:date="2019-05-14T19:56:45Z"/>
              <w:b w:val="0"/>
              <w:bCs w:val="0"/>
              <w:color w:val="000000" w:themeColor="text1"/>
              <w14:textFill>
                <w14:solidFill>
                  <w14:schemeClr w14:val="tx1"/>
                </w14:solidFill>
              </w14:textFill>
            </w:rPr>
          </w:pPr>
          <w:ins w:id="8587" w:author="冷雪凝" w:date="2019-05-14T12:04:54Z">
            <w:del w:id="8588" w:author="梁元" w:date="2019-05-14T19:56:45Z">
              <w:r>
                <w:rPr>
                  <w:b w:val="0"/>
                  <w:bCs w:val="0"/>
                  <w:color w:val="000000" w:themeColor="text1"/>
                  <w14:textFill>
                    <w14:solidFill>
                      <w14:schemeClr w14:val="tx1"/>
                    </w14:solidFill>
                  </w14:textFill>
                </w:rPr>
                <w:fldChar w:fldCharType="begin"/>
              </w:r>
            </w:del>
          </w:ins>
          <w:ins w:id="8589" w:author="冷雪凝" w:date="2019-05-14T12:04:54Z">
            <w:del w:id="8590" w:author="梁元" w:date="2019-05-14T19:56:45Z">
              <w:r>
                <w:rPr>
                  <w:b w:val="0"/>
                  <w:bCs w:val="0"/>
                  <w:color w:val="000000" w:themeColor="text1"/>
                  <w14:textFill>
                    <w14:solidFill>
                      <w14:schemeClr w14:val="tx1"/>
                    </w14:solidFill>
                  </w14:textFill>
                </w:rPr>
                <w:delInstrText xml:space="preserve"> HYPERLINK \l _Toc11632_WPSOffice_Level2 </w:delInstrText>
              </w:r>
            </w:del>
          </w:ins>
          <w:ins w:id="8591" w:author="冷雪凝" w:date="2019-05-14T12:04:54Z">
            <w:del w:id="8592" w:author="梁元" w:date="2019-05-14T19:56:45Z">
              <w:r>
                <w:rPr>
                  <w:b w:val="0"/>
                  <w:bCs w:val="0"/>
                  <w:color w:val="000000" w:themeColor="text1"/>
                  <w14:textFill>
                    <w14:solidFill>
                      <w14:schemeClr w14:val="tx1"/>
                    </w14:solidFill>
                  </w14:textFill>
                </w:rPr>
                <w:fldChar w:fldCharType="separate"/>
              </w:r>
            </w:del>
          </w:ins>
          <w:customXmlInsRangeStart w:id="8595" w:author="冷雪凝" w:date="2019-05-14T12:04:54Z"/>
          <w:customXmlDelRangeStart w:id="859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1f70597e-993d-4453-ab3a-953184a21a2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596"/>
              <w:customXmlInsRangeEnd w:id="8595"/>
              <w:ins w:id="8599" w:author="冷雪凝" w:date="2019-05-14T12:04:54Z">
                <w:del w:id="8600"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8601" w:author="冷雪凝" w:date="2019-05-14T12:04:54Z">
                <w:del w:id="8602"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8605" w:author="冷雪凝" w:date="2019-05-14T12:04:54Z"/>
              <w:customXmlDelRangeStart w:id="8606" w:author="梁元" w:date="2019-05-14T19:56:45Z"/>
            </w:sdtContent>
          </w:sdt>
          <w:customXmlDelRangeEnd w:id="8606"/>
          <w:customXmlInsRangeEnd w:id="8605"/>
          <w:ins w:id="8607" w:author="冷雪凝" w:date="2019-05-14T12:04:54Z">
            <w:del w:id="8608" w:author="梁元" w:date="2019-05-14T19:56:45Z">
              <w:r>
                <w:rPr>
                  <w:b w:val="0"/>
                  <w:bCs w:val="0"/>
                  <w:color w:val="000000" w:themeColor="text1"/>
                  <w14:textFill>
                    <w14:solidFill>
                      <w14:schemeClr w14:val="tx1"/>
                    </w14:solidFill>
                  </w14:textFill>
                </w:rPr>
                <w:tab/>
              </w:r>
            </w:del>
          </w:ins>
          <w:ins w:id="8609" w:author="冷雪凝" w:date="2019-05-14T12:04:55Z">
            <w:del w:id="8610" w:author="梁元" w:date="2019-05-14T19:56:45Z">
              <w:r>
                <w:rPr>
                  <w:b w:val="0"/>
                  <w:bCs w:val="0"/>
                  <w:color w:val="000000" w:themeColor="text1"/>
                  <w14:textFill>
                    <w14:solidFill>
                      <w14:schemeClr w14:val="tx1"/>
                    </w14:solidFill>
                  </w14:textFill>
                </w:rPr>
                <w:delText>0</w:delText>
              </w:r>
            </w:del>
          </w:ins>
          <w:ins w:id="8611" w:author="冷雪凝" w:date="2019-05-14T12:04:54Z">
            <w:del w:id="861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613" w:author="冷雪凝" w:date="2019-05-14T12:04:54Z"/>
              <w:del w:id="8614" w:author="梁元" w:date="2019-05-14T19:56:45Z"/>
              <w:b w:val="0"/>
              <w:bCs w:val="0"/>
              <w:color w:val="000000" w:themeColor="text1"/>
              <w14:textFill>
                <w14:solidFill>
                  <w14:schemeClr w14:val="tx1"/>
                </w14:solidFill>
              </w14:textFill>
            </w:rPr>
          </w:pPr>
          <w:ins w:id="8615" w:author="冷雪凝" w:date="2019-05-14T12:04:54Z">
            <w:del w:id="8616" w:author="梁元" w:date="2019-05-14T19:56:45Z">
              <w:r>
                <w:rPr>
                  <w:b w:val="0"/>
                  <w:bCs w:val="0"/>
                  <w:color w:val="000000" w:themeColor="text1"/>
                  <w14:textFill>
                    <w14:solidFill>
                      <w14:schemeClr w14:val="tx1"/>
                    </w14:solidFill>
                  </w14:textFill>
                </w:rPr>
                <w:fldChar w:fldCharType="begin"/>
              </w:r>
            </w:del>
          </w:ins>
          <w:ins w:id="8617" w:author="冷雪凝" w:date="2019-05-14T12:04:54Z">
            <w:del w:id="8618" w:author="梁元" w:date="2019-05-14T19:56:45Z">
              <w:r>
                <w:rPr>
                  <w:b w:val="0"/>
                  <w:bCs w:val="0"/>
                  <w:color w:val="000000" w:themeColor="text1"/>
                  <w14:textFill>
                    <w14:solidFill>
                      <w14:schemeClr w14:val="tx1"/>
                    </w14:solidFill>
                  </w14:textFill>
                </w:rPr>
                <w:delInstrText xml:space="preserve"> HYPERLINK \l _Toc25616_WPSOffice_Level2 </w:delInstrText>
              </w:r>
            </w:del>
          </w:ins>
          <w:ins w:id="8619" w:author="冷雪凝" w:date="2019-05-14T12:04:54Z">
            <w:del w:id="8620" w:author="梁元" w:date="2019-05-14T19:56:45Z">
              <w:r>
                <w:rPr>
                  <w:b w:val="0"/>
                  <w:bCs w:val="0"/>
                  <w:color w:val="000000" w:themeColor="text1"/>
                  <w14:textFill>
                    <w14:solidFill>
                      <w14:schemeClr w14:val="tx1"/>
                    </w14:solidFill>
                  </w14:textFill>
                </w:rPr>
                <w:fldChar w:fldCharType="separate"/>
              </w:r>
            </w:del>
          </w:ins>
          <w:customXmlInsRangeStart w:id="8623" w:author="冷雪凝" w:date="2019-05-14T12:04:54Z"/>
          <w:customXmlDelRangeStart w:id="862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ad43692c-56f8-4054-8fa4-6dfb090f63b1}"/>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624"/>
              <w:customXmlInsRangeEnd w:id="8623"/>
              <w:ins w:id="8627" w:author="冷雪凝" w:date="2019-05-14T12:04:54Z">
                <w:del w:id="8628"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8629" w:author="冷雪凝" w:date="2019-05-14T12:04:54Z">
                <w:del w:id="8630"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8633" w:author="冷雪凝" w:date="2019-05-14T12:04:54Z"/>
              <w:customXmlDelRangeStart w:id="8634" w:author="梁元" w:date="2019-05-14T19:56:45Z"/>
            </w:sdtContent>
          </w:sdt>
          <w:customXmlDelRangeEnd w:id="8634"/>
          <w:customXmlInsRangeEnd w:id="8633"/>
          <w:ins w:id="8635" w:author="冷雪凝" w:date="2019-05-14T12:04:54Z">
            <w:del w:id="8636" w:author="梁元" w:date="2019-05-14T19:56:45Z">
              <w:r>
                <w:rPr>
                  <w:b w:val="0"/>
                  <w:bCs w:val="0"/>
                  <w:color w:val="000000" w:themeColor="text1"/>
                  <w14:textFill>
                    <w14:solidFill>
                      <w14:schemeClr w14:val="tx1"/>
                    </w14:solidFill>
                  </w14:textFill>
                </w:rPr>
                <w:tab/>
              </w:r>
            </w:del>
          </w:ins>
          <w:ins w:id="8637" w:author="冷雪凝" w:date="2019-05-14T12:04:55Z">
            <w:del w:id="8638" w:author="梁元" w:date="2019-05-14T19:56:45Z">
              <w:r>
                <w:rPr>
                  <w:b w:val="0"/>
                  <w:bCs w:val="0"/>
                  <w:color w:val="000000" w:themeColor="text1"/>
                  <w14:textFill>
                    <w14:solidFill>
                      <w14:schemeClr w14:val="tx1"/>
                    </w14:solidFill>
                  </w14:textFill>
                </w:rPr>
                <w:delText>1</w:delText>
              </w:r>
            </w:del>
          </w:ins>
          <w:ins w:id="8639" w:author="冷雪凝" w:date="2019-05-14T12:04:54Z">
            <w:del w:id="8640"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641" w:author="冷雪凝" w:date="2019-05-14T12:04:54Z"/>
              <w:del w:id="8642" w:author="梁元" w:date="2019-05-14T19:56:45Z"/>
              <w:b w:val="0"/>
              <w:bCs w:val="0"/>
              <w:color w:val="000000" w:themeColor="text1"/>
              <w14:textFill>
                <w14:solidFill>
                  <w14:schemeClr w14:val="tx1"/>
                </w14:solidFill>
              </w14:textFill>
            </w:rPr>
          </w:pPr>
          <w:ins w:id="8643" w:author="冷雪凝" w:date="2019-05-14T12:04:54Z">
            <w:del w:id="8644" w:author="梁元" w:date="2019-05-14T19:56:45Z">
              <w:r>
                <w:rPr>
                  <w:b w:val="0"/>
                  <w:bCs w:val="0"/>
                  <w:color w:val="000000" w:themeColor="text1"/>
                  <w14:textFill>
                    <w14:solidFill>
                      <w14:schemeClr w14:val="tx1"/>
                    </w14:solidFill>
                  </w14:textFill>
                </w:rPr>
                <w:fldChar w:fldCharType="begin"/>
              </w:r>
            </w:del>
          </w:ins>
          <w:ins w:id="8645" w:author="冷雪凝" w:date="2019-05-14T12:04:54Z">
            <w:del w:id="8646" w:author="梁元" w:date="2019-05-14T19:56:45Z">
              <w:r>
                <w:rPr>
                  <w:b w:val="0"/>
                  <w:bCs w:val="0"/>
                  <w:color w:val="000000" w:themeColor="text1"/>
                  <w14:textFill>
                    <w14:solidFill>
                      <w14:schemeClr w14:val="tx1"/>
                    </w14:solidFill>
                  </w14:textFill>
                </w:rPr>
                <w:delInstrText xml:space="preserve"> HYPERLINK \l _Toc29657_WPSOffice_Level2 </w:delInstrText>
              </w:r>
            </w:del>
          </w:ins>
          <w:ins w:id="8647" w:author="冷雪凝" w:date="2019-05-14T12:04:54Z">
            <w:del w:id="8648" w:author="梁元" w:date="2019-05-14T19:56:45Z">
              <w:r>
                <w:rPr>
                  <w:b w:val="0"/>
                  <w:bCs w:val="0"/>
                  <w:color w:val="000000" w:themeColor="text1"/>
                  <w14:textFill>
                    <w14:solidFill>
                      <w14:schemeClr w14:val="tx1"/>
                    </w14:solidFill>
                  </w14:textFill>
                </w:rPr>
                <w:fldChar w:fldCharType="separate"/>
              </w:r>
            </w:del>
          </w:ins>
          <w:customXmlInsRangeStart w:id="8651" w:author="冷雪凝" w:date="2019-05-14T12:04:54Z"/>
          <w:customXmlDelRangeStart w:id="865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78248fb1-f9f0-4cdc-9a81-8b10b4d1ca24}"/>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652"/>
              <w:customXmlInsRangeEnd w:id="8651"/>
              <w:ins w:id="8655" w:author="冷雪凝" w:date="2019-05-14T12:04:54Z">
                <w:del w:id="8656"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8657" w:author="冷雪凝" w:date="2019-05-14T12:04:54Z">
                <w:del w:id="8658"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8661" w:author="冷雪凝" w:date="2019-05-14T12:04:54Z"/>
              <w:customXmlDelRangeStart w:id="8662" w:author="梁元" w:date="2019-05-14T19:56:45Z"/>
            </w:sdtContent>
          </w:sdt>
          <w:customXmlDelRangeEnd w:id="8662"/>
          <w:customXmlInsRangeEnd w:id="8661"/>
          <w:ins w:id="8663" w:author="冷雪凝" w:date="2019-05-14T12:04:54Z">
            <w:del w:id="8664" w:author="梁元" w:date="2019-05-14T19:56:45Z">
              <w:r>
                <w:rPr>
                  <w:b w:val="0"/>
                  <w:bCs w:val="0"/>
                  <w:color w:val="000000" w:themeColor="text1"/>
                  <w14:textFill>
                    <w14:solidFill>
                      <w14:schemeClr w14:val="tx1"/>
                    </w14:solidFill>
                  </w14:textFill>
                </w:rPr>
                <w:tab/>
              </w:r>
            </w:del>
          </w:ins>
          <w:ins w:id="8665" w:author="冷雪凝" w:date="2019-05-14T12:04:55Z">
            <w:del w:id="8666" w:author="梁元" w:date="2019-05-14T19:56:45Z">
              <w:r>
                <w:rPr>
                  <w:b w:val="0"/>
                  <w:bCs w:val="0"/>
                  <w:color w:val="000000" w:themeColor="text1"/>
                  <w14:textFill>
                    <w14:solidFill>
                      <w14:schemeClr w14:val="tx1"/>
                    </w14:solidFill>
                  </w14:textFill>
                </w:rPr>
                <w:delText>1</w:delText>
              </w:r>
            </w:del>
          </w:ins>
          <w:ins w:id="8667" w:author="冷雪凝" w:date="2019-05-14T12:04:54Z">
            <w:del w:id="866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669" w:author="冷雪凝" w:date="2019-05-14T12:04:54Z"/>
              <w:del w:id="8670" w:author="梁元" w:date="2019-05-14T19:56:45Z"/>
              <w:b w:val="0"/>
              <w:bCs w:val="0"/>
              <w:color w:val="000000" w:themeColor="text1"/>
              <w14:textFill>
                <w14:solidFill>
                  <w14:schemeClr w14:val="tx1"/>
                </w14:solidFill>
              </w14:textFill>
            </w:rPr>
          </w:pPr>
          <w:ins w:id="8671" w:author="冷雪凝" w:date="2019-05-14T12:04:54Z">
            <w:del w:id="8672" w:author="梁元" w:date="2019-05-14T19:56:45Z">
              <w:r>
                <w:rPr>
                  <w:b w:val="0"/>
                  <w:bCs w:val="0"/>
                  <w:color w:val="000000" w:themeColor="text1"/>
                  <w14:textFill>
                    <w14:solidFill>
                      <w14:schemeClr w14:val="tx1"/>
                    </w14:solidFill>
                  </w14:textFill>
                </w:rPr>
                <w:fldChar w:fldCharType="begin"/>
              </w:r>
            </w:del>
          </w:ins>
          <w:ins w:id="8673" w:author="冷雪凝" w:date="2019-05-14T12:04:54Z">
            <w:del w:id="8674" w:author="梁元" w:date="2019-05-14T19:56:45Z">
              <w:r>
                <w:rPr>
                  <w:b w:val="0"/>
                  <w:bCs w:val="0"/>
                  <w:color w:val="000000" w:themeColor="text1"/>
                  <w14:textFill>
                    <w14:solidFill>
                      <w14:schemeClr w14:val="tx1"/>
                    </w14:solidFill>
                  </w14:textFill>
                </w:rPr>
                <w:delInstrText xml:space="preserve"> HYPERLINK \l _Toc31538_WPSOffice_Level2 </w:delInstrText>
              </w:r>
            </w:del>
          </w:ins>
          <w:ins w:id="8675" w:author="冷雪凝" w:date="2019-05-14T12:04:54Z">
            <w:del w:id="8676" w:author="梁元" w:date="2019-05-14T19:56:45Z">
              <w:r>
                <w:rPr>
                  <w:b w:val="0"/>
                  <w:bCs w:val="0"/>
                  <w:color w:val="000000" w:themeColor="text1"/>
                  <w14:textFill>
                    <w14:solidFill>
                      <w14:schemeClr w14:val="tx1"/>
                    </w14:solidFill>
                  </w14:textFill>
                </w:rPr>
                <w:fldChar w:fldCharType="separate"/>
              </w:r>
            </w:del>
          </w:ins>
          <w:customXmlInsRangeStart w:id="8679" w:author="冷雪凝" w:date="2019-05-14T12:04:54Z"/>
          <w:customXmlDelRangeStart w:id="868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ae87b1bc-1471-4b87-bec6-d0734fa03ff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680"/>
              <w:customXmlInsRangeEnd w:id="8679"/>
              <w:ins w:id="8683" w:author="冷雪凝" w:date="2019-05-14T12:04:54Z">
                <w:del w:id="8684"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8685" w:author="冷雪凝" w:date="2019-05-14T12:04:54Z">
                <w:del w:id="8686"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8689" w:author="冷雪凝" w:date="2019-05-14T12:04:54Z"/>
              <w:customXmlDelRangeStart w:id="8690" w:author="梁元" w:date="2019-05-14T19:56:45Z"/>
            </w:sdtContent>
          </w:sdt>
          <w:customXmlDelRangeEnd w:id="8690"/>
          <w:customXmlInsRangeEnd w:id="8689"/>
          <w:ins w:id="8691" w:author="冷雪凝" w:date="2019-05-14T12:04:54Z">
            <w:del w:id="8692" w:author="梁元" w:date="2019-05-14T19:56:45Z">
              <w:r>
                <w:rPr>
                  <w:b w:val="0"/>
                  <w:bCs w:val="0"/>
                  <w:color w:val="000000" w:themeColor="text1"/>
                  <w14:textFill>
                    <w14:solidFill>
                      <w14:schemeClr w14:val="tx1"/>
                    </w14:solidFill>
                  </w14:textFill>
                </w:rPr>
                <w:tab/>
              </w:r>
            </w:del>
          </w:ins>
          <w:ins w:id="8693" w:author="冷雪凝" w:date="2019-05-14T12:04:55Z">
            <w:del w:id="8694" w:author="梁元" w:date="2019-05-14T19:56:45Z">
              <w:r>
                <w:rPr>
                  <w:b w:val="0"/>
                  <w:bCs w:val="0"/>
                  <w:color w:val="000000" w:themeColor="text1"/>
                  <w14:textFill>
                    <w14:solidFill>
                      <w14:schemeClr w14:val="tx1"/>
                    </w14:solidFill>
                  </w14:textFill>
                </w:rPr>
                <w:delText>2</w:delText>
              </w:r>
            </w:del>
          </w:ins>
          <w:ins w:id="8695" w:author="冷雪凝" w:date="2019-05-14T12:04:54Z">
            <w:del w:id="869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697" w:author="冷雪凝" w:date="2019-05-14T12:04:54Z"/>
              <w:del w:id="8698" w:author="梁元" w:date="2019-05-14T19:56:45Z"/>
              <w:b w:val="0"/>
              <w:bCs w:val="0"/>
              <w:color w:val="000000" w:themeColor="text1"/>
              <w14:textFill>
                <w14:solidFill>
                  <w14:schemeClr w14:val="tx1"/>
                </w14:solidFill>
              </w14:textFill>
            </w:rPr>
          </w:pPr>
          <w:ins w:id="8699" w:author="冷雪凝" w:date="2019-05-14T12:04:54Z">
            <w:del w:id="8700" w:author="梁元" w:date="2019-05-14T19:56:45Z">
              <w:r>
                <w:rPr>
                  <w:b w:val="0"/>
                  <w:bCs w:val="0"/>
                  <w:color w:val="000000" w:themeColor="text1"/>
                  <w14:textFill>
                    <w14:solidFill>
                      <w14:schemeClr w14:val="tx1"/>
                    </w14:solidFill>
                  </w14:textFill>
                </w:rPr>
                <w:fldChar w:fldCharType="begin"/>
              </w:r>
            </w:del>
          </w:ins>
          <w:ins w:id="8701" w:author="冷雪凝" w:date="2019-05-14T12:04:54Z">
            <w:del w:id="8702" w:author="梁元" w:date="2019-05-14T19:56:45Z">
              <w:r>
                <w:rPr>
                  <w:b w:val="0"/>
                  <w:bCs w:val="0"/>
                  <w:color w:val="000000" w:themeColor="text1"/>
                  <w14:textFill>
                    <w14:solidFill>
                      <w14:schemeClr w14:val="tx1"/>
                    </w14:solidFill>
                  </w14:textFill>
                </w:rPr>
                <w:delInstrText xml:space="preserve"> HYPERLINK \l _Toc3063_WPSOffice_Level2 </w:delInstrText>
              </w:r>
            </w:del>
          </w:ins>
          <w:ins w:id="8703" w:author="冷雪凝" w:date="2019-05-14T12:04:54Z">
            <w:del w:id="8704" w:author="梁元" w:date="2019-05-14T19:56:45Z">
              <w:r>
                <w:rPr>
                  <w:b w:val="0"/>
                  <w:bCs w:val="0"/>
                  <w:color w:val="000000" w:themeColor="text1"/>
                  <w14:textFill>
                    <w14:solidFill>
                      <w14:schemeClr w14:val="tx1"/>
                    </w14:solidFill>
                  </w14:textFill>
                </w:rPr>
                <w:fldChar w:fldCharType="separate"/>
              </w:r>
            </w:del>
          </w:ins>
          <w:customXmlInsRangeStart w:id="8707" w:author="冷雪凝" w:date="2019-05-14T12:04:54Z"/>
          <w:customXmlDelRangeStart w:id="870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06439358-892c-4dec-8460-01b98da52ab4}"/>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708"/>
              <w:customXmlInsRangeEnd w:id="8707"/>
              <w:ins w:id="8711" w:author="冷雪凝" w:date="2019-05-14T12:04:54Z">
                <w:del w:id="8712"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8713" w:author="冷雪凝" w:date="2019-05-14T12:04:54Z">
                <w:del w:id="8714"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8717" w:author="冷雪凝" w:date="2019-05-14T12:04:54Z"/>
              <w:customXmlDelRangeStart w:id="8718" w:author="梁元" w:date="2019-05-14T19:56:45Z"/>
            </w:sdtContent>
          </w:sdt>
          <w:customXmlDelRangeEnd w:id="8718"/>
          <w:customXmlInsRangeEnd w:id="8717"/>
          <w:ins w:id="8719" w:author="冷雪凝" w:date="2019-05-14T12:04:54Z">
            <w:del w:id="8720" w:author="梁元" w:date="2019-05-14T19:56:45Z">
              <w:r>
                <w:rPr>
                  <w:b w:val="0"/>
                  <w:bCs w:val="0"/>
                  <w:color w:val="000000" w:themeColor="text1"/>
                  <w14:textFill>
                    <w14:solidFill>
                      <w14:schemeClr w14:val="tx1"/>
                    </w14:solidFill>
                  </w14:textFill>
                </w:rPr>
                <w:tab/>
              </w:r>
            </w:del>
          </w:ins>
          <w:ins w:id="8721" w:author="冷雪凝" w:date="2019-05-14T12:04:55Z">
            <w:del w:id="8722" w:author="梁元" w:date="2019-05-14T19:56:45Z">
              <w:r>
                <w:rPr>
                  <w:b w:val="0"/>
                  <w:bCs w:val="0"/>
                  <w:color w:val="000000" w:themeColor="text1"/>
                  <w14:textFill>
                    <w14:solidFill>
                      <w14:schemeClr w14:val="tx1"/>
                    </w14:solidFill>
                  </w14:textFill>
                </w:rPr>
                <w:delText>2</w:delText>
              </w:r>
            </w:del>
          </w:ins>
          <w:ins w:id="8723" w:author="冷雪凝" w:date="2019-05-14T12:04:54Z">
            <w:del w:id="872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725" w:author="冷雪凝" w:date="2019-05-14T12:04:54Z"/>
              <w:del w:id="8726" w:author="梁元" w:date="2019-05-14T19:56:45Z"/>
              <w:b w:val="0"/>
              <w:bCs w:val="0"/>
              <w:color w:val="000000" w:themeColor="text1"/>
              <w14:textFill>
                <w14:solidFill>
                  <w14:schemeClr w14:val="tx1"/>
                </w14:solidFill>
              </w14:textFill>
            </w:rPr>
          </w:pPr>
          <w:ins w:id="8727" w:author="冷雪凝" w:date="2019-05-14T12:04:54Z">
            <w:del w:id="8728" w:author="梁元" w:date="2019-05-14T19:56:45Z">
              <w:r>
                <w:rPr>
                  <w:b w:val="0"/>
                  <w:bCs w:val="0"/>
                  <w:color w:val="000000" w:themeColor="text1"/>
                  <w14:textFill>
                    <w14:solidFill>
                      <w14:schemeClr w14:val="tx1"/>
                    </w14:solidFill>
                  </w14:textFill>
                </w:rPr>
                <w:fldChar w:fldCharType="begin"/>
              </w:r>
            </w:del>
          </w:ins>
          <w:ins w:id="8729" w:author="冷雪凝" w:date="2019-05-14T12:04:54Z">
            <w:del w:id="8730" w:author="梁元" w:date="2019-05-14T19:56:45Z">
              <w:r>
                <w:rPr>
                  <w:b w:val="0"/>
                  <w:bCs w:val="0"/>
                  <w:color w:val="000000" w:themeColor="text1"/>
                  <w14:textFill>
                    <w14:solidFill>
                      <w14:schemeClr w14:val="tx1"/>
                    </w14:solidFill>
                  </w14:textFill>
                </w:rPr>
                <w:delInstrText xml:space="preserve"> HYPERLINK \l _Toc17518_WPSOffice_Level2 </w:delInstrText>
              </w:r>
            </w:del>
          </w:ins>
          <w:ins w:id="8731" w:author="冷雪凝" w:date="2019-05-14T12:04:54Z">
            <w:del w:id="8732" w:author="梁元" w:date="2019-05-14T19:56:45Z">
              <w:r>
                <w:rPr>
                  <w:b w:val="0"/>
                  <w:bCs w:val="0"/>
                  <w:color w:val="000000" w:themeColor="text1"/>
                  <w14:textFill>
                    <w14:solidFill>
                      <w14:schemeClr w14:val="tx1"/>
                    </w14:solidFill>
                  </w14:textFill>
                </w:rPr>
                <w:fldChar w:fldCharType="separate"/>
              </w:r>
            </w:del>
          </w:ins>
          <w:customXmlInsRangeStart w:id="8735" w:author="冷雪凝" w:date="2019-05-14T12:04:54Z"/>
          <w:customXmlDelRangeStart w:id="873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ac041c92-3a22-4031-9de1-37632b43d4e0}"/>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736"/>
              <w:customXmlInsRangeEnd w:id="8735"/>
              <w:ins w:id="8739" w:author="冷雪凝" w:date="2019-05-14T12:04:54Z">
                <w:del w:id="8740" w:author="梁元" w:date="2019-05-14T19:56:45Z">
                  <w:r>
                    <w:rPr>
                      <w:rFonts w:ascii="仿宋" w:hAnsi="仿宋" w:eastAsia="仿宋" w:cstheme="majorBidi"/>
                      <w:b w:val="0"/>
                      <w:bCs w:val="0"/>
                      <w:color w:val="000000" w:themeColor="text1"/>
                      <w14:textFill>
                        <w14:solidFill>
                          <w14:schemeClr w14:val="tx1"/>
                        </w14:solidFill>
                      </w14:textFill>
                    </w:rPr>
                    <w:delText xml:space="preserve">6. </w:delText>
                  </w:r>
                </w:del>
              </w:ins>
              <w:ins w:id="8741" w:author="冷雪凝" w:date="2019-05-14T12:04:54Z">
                <w:del w:id="8742"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8745" w:author="冷雪凝" w:date="2019-05-14T12:04:54Z"/>
              <w:customXmlDelRangeStart w:id="8746" w:author="梁元" w:date="2019-05-14T19:56:45Z"/>
            </w:sdtContent>
          </w:sdt>
          <w:customXmlDelRangeEnd w:id="8746"/>
          <w:customXmlInsRangeEnd w:id="8745"/>
          <w:ins w:id="8747" w:author="冷雪凝" w:date="2019-05-14T12:04:54Z">
            <w:del w:id="8748" w:author="梁元" w:date="2019-05-14T19:56:45Z">
              <w:r>
                <w:rPr>
                  <w:b w:val="0"/>
                  <w:bCs w:val="0"/>
                  <w:color w:val="000000" w:themeColor="text1"/>
                  <w14:textFill>
                    <w14:solidFill>
                      <w14:schemeClr w14:val="tx1"/>
                    </w14:solidFill>
                  </w14:textFill>
                </w:rPr>
                <w:tab/>
              </w:r>
            </w:del>
          </w:ins>
          <w:ins w:id="8749" w:author="冷雪凝" w:date="2019-05-14T12:04:55Z">
            <w:del w:id="8750" w:author="梁元" w:date="2019-05-14T19:56:45Z">
              <w:r>
                <w:rPr>
                  <w:b w:val="0"/>
                  <w:bCs w:val="0"/>
                  <w:color w:val="000000" w:themeColor="text1"/>
                  <w14:textFill>
                    <w14:solidFill>
                      <w14:schemeClr w14:val="tx1"/>
                    </w14:solidFill>
                  </w14:textFill>
                </w:rPr>
                <w:delText>2</w:delText>
              </w:r>
            </w:del>
          </w:ins>
          <w:ins w:id="8751" w:author="冷雪凝" w:date="2019-05-14T12:04:54Z">
            <w:del w:id="8752"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8753" w:author="冷雪凝" w:date="2019-05-14T12:04:54Z"/>
              <w:del w:id="8754" w:author="梁元" w:date="2019-05-14T19:56:45Z"/>
              <w:b/>
              <w:bCs/>
              <w:color w:val="000000" w:themeColor="text1"/>
              <w:sz w:val="21"/>
              <w:szCs w:val="21"/>
              <w:rPrChange w:id="8755" w:author="冷雪凝" w:date="2019-05-14T12:31:24Z">
                <w:rPr>
                  <w:ins w:id="8756" w:author="冷雪凝" w:date="2019-05-14T12:04:54Z"/>
                  <w:del w:id="8757" w:author="梁元" w:date="2019-05-14T19:56:45Z"/>
                  <w:b w:val="0"/>
                  <w:bCs w:val="0"/>
                  <w:color w:val="000000" w:themeColor="text1"/>
                  <w14:textFill>
                    <w14:solidFill>
                      <w14:schemeClr w14:val="tx1"/>
                    </w14:solidFill>
                  </w14:textFill>
                </w:rPr>
              </w:rPrChange>
              <w14:textFill>
                <w14:solidFill>
                  <w14:schemeClr w14:val="tx1"/>
                </w14:solidFill>
              </w14:textFill>
            </w:rPr>
          </w:pPr>
          <w:ins w:id="8758" w:author="冷雪凝" w:date="2019-05-14T12:04:54Z">
            <w:del w:id="8759" w:author="梁元" w:date="2019-05-14T19:56:45Z">
              <w:r>
                <w:rPr>
                  <w:b/>
                  <w:bCs/>
                  <w:color w:val="000000" w:themeColor="text1"/>
                  <w:sz w:val="21"/>
                  <w:szCs w:val="21"/>
                  <w:rPrChange w:id="8760" w:author="冷雪凝" w:date="2019-05-14T12:31:24Z">
                    <w:rPr>
                      <w:b w:val="0"/>
                      <w:bCs w:val="0"/>
                      <w:color w:val="000000" w:themeColor="text1"/>
                      <w14:textFill>
                        <w14:solidFill>
                          <w14:schemeClr w14:val="tx1"/>
                        </w14:solidFill>
                      </w14:textFill>
                    </w:rPr>
                  </w:rPrChange>
                  <w14:textFill>
                    <w14:solidFill>
                      <w14:schemeClr w14:val="tx1"/>
                    </w14:solidFill>
                  </w14:textFill>
                </w:rPr>
                <w:fldChar w:fldCharType="begin"/>
              </w:r>
            </w:del>
          </w:ins>
          <w:ins w:id="8763" w:author="冷雪凝" w:date="2019-05-14T12:04:54Z">
            <w:del w:id="8764" w:author="梁元" w:date="2019-05-14T19:56:45Z">
              <w:r>
                <w:rPr>
                  <w:b/>
                  <w:bCs/>
                  <w:color w:val="000000" w:themeColor="text1"/>
                  <w:sz w:val="21"/>
                  <w:szCs w:val="21"/>
                  <w:rPrChange w:id="8765" w:author="冷雪凝" w:date="2019-05-14T12:31:24Z">
                    <w:rPr>
                      <w:b w:val="0"/>
                      <w:bCs w:val="0"/>
                      <w:color w:val="000000" w:themeColor="text1"/>
                      <w14:textFill>
                        <w14:solidFill>
                          <w14:schemeClr w14:val="tx1"/>
                        </w14:solidFill>
                      </w14:textFill>
                    </w:rPr>
                  </w:rPrChange>
                  <w14:textFill>
                    <w14:solidFill>
                      <w14:schemeClr w14:val="tx1"/>
                    </w14:solidFill>
                  </w14:textFill>
                </w:rPr>
                <w:delInstrText xml:space="preserve"> HYPERLINK \l _Toc8803_WPSOffice_Level1 </w:delInstrText>
              </w:r>
            </w:del>
          </w:ins>
          <w:ins w:id="8768" w:author="冷雪凝" w:date="2019-05-14T12:04:54Z">
            <w:del w:id="8769" w:author="梁元" w:date="2019-05-14T19:56:45Z">
              <w:r>
                <w:rPr>
                  <w:b/>
                  <w:bCs/>
                  <w:color w:val="000000" w:themeColor="text1"/>
                  <w:sz w:val="21"/>
                  <w:szCs w:val="21"/>
                  <w:rPrChange w:id="8770" w:author="冷雪凝" w:date="2019-05-14T12:31:24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8775" w:author="冷雪凝" w:date="2019-05-14T12:04:54Z"/>
          <w:customXmlDelRangeStart w:id="8776"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09d1a8c5-a30b-4cdb-aef2-275646ad705a}"/>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8776"/>
              <w:customXmlInsRangeEnd w:id="8775"/>
              <w:ins w:id="8779" w:author="冷雪凝" w:date="2019-05-14T12:04:54Z">
                <w:del w:id="8780" w:author="梁元" w:date="2019-05-14T19:56:45Z">
                  <w:r>
                    <w:rPr>
                      <w:rFonts w:asciiTheme="minorHAnsi" w:hAnsiTheme="minorHAnsi" w:eastAsiaTheme="minorEastAsia" w:cstheme="minorBidi"/>
                      <w:b/>
                      <w:bCs/>
                      <w:color w:val="000000" w:themeColor="text1"/>
                      <w:sz w:val="21"/>
                      <w:szCs w:val="21"/>
                      <w:rPrChange w:id="8781" w:author="冷雪凝" w:date="2019-05-14T12:31:24Z">
                        <w:rPr>
                          <w:rFonts w:ascii="仿宋" w:hAnsi="仿宋" w:eastAsia="仿宋" w:cs="仿宋"/>
                          <w:b w:val="0"/>
                          <w:bCs w:val="0"/>
                          <w:color w:val="000000" w:themeColor="text1"/>
                          <w14:textFill>
                            <w14:solidFill>
                              <w14:schemeClr w14:val="tx1"/>
                            </w14:solidFill>
                          </w14:textFill>
                        </w:rPr>
                      </w:rPrChange>
                      <w14:textFill>
                        <w14:solidFill>
                          <w14:schemeClr w14:val="tx1"/>
                        </w14:solidFill>
                      </w14:textFill>
                    </w:rPr>
                    <w:delText xml:space="preserve">十五、 </w:delText>
                  </w:r>
                </w:del>
              </w:ins>
              <w:ins w:id="8784" w:author="冷雪凝" w:date="2019-05-14T12:04:54Z">
                <w:del w:id="8785" w:author="梁元" w:date="2019-05-14T19:56:45Z">
                  <w:r>
                    <w:rPr>
                      <w:rFonts w:hint="default" w:asciiTheme="minorHAnsi" w:hAnsiTheme="minorHAnsi" w:eastAsiaTheme="minorEastAsia" w:cstheme="minorBidi"/>
                      <w:b/>
                      <w:bCs/>
                      <w:color w:val="000000" w:themeColor="text1"/>
                      <w:sz w:val="21"/>
                      <w:szCs w:val="21"/>
                      <w:rPrChange w:id="8786" w:author="冷雪凝" w:date="2019-05-14T12:31:24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react-redux中的容器组件(container)和展示组件(component)？</w:delText>
                  </w:r>
                </w:del>
              </w:ins>
              <w:customXmlInsRangeStart w:id="8791" w:author="冷雪凝" w:date="2019-05-14T12:04:54Z"/>
              <w:customXmlDelRangeStart w:id="8792" w:author="梁元" w:date="2019-05-14T19:56:45Z"/>
            </w:sdtContent>
          </w:sdt>
          <w:customXmlDelRangeEnd w:id="8792"/>
          <w:customXmlInsRangeEnd w:id="8791"/>
          <w:ins w:id="8793" w:author="冷雪凝" w:date="2019-05-14T12:04:54Z">
            <w:del w:id="8794" w:author="梁元" w:date="2019-05-14T19:56:45Z">
              <w:r>
                <w:rPr>
                  <w:b/>
                  <w:bCs/>
                  <w:color w:val="000000" w:themeColor="text1"/>
                  <w:sz w:val="21"/>
                  <w:szCs w:val="21"/>
                  <w:rPrChange w:id="8795" w:author="冷雪凝" w:date="2019-05-14T12:31:24Z">
                    <w:rPr>
                      <w:b w:val="0"/>
                      <w:bCs w:val="0"/>
                      <w:color w:val="000000" w:themeColor="text1"/>
                      <w14:textFill>
                        <w14:solidFill>
                          <w14:schemeClr w14:val="tx1"/>
                        </w14:solidFill>
                      </w14:textFill>
                    </w:rPr>
                  </w:rPrChange>
                  <w14:textFill>
                    <w14:solidFill>
                      <w14:schemeClr w14:val="tx1"/>
                    </w14:solidFill>
                  </w14:textFill>
                </w:rPr>
                <w:tab/>
              </w:r>
            </w:del>
          </w:ins>
          <w:ins w:id="8798" w:author="冷雪凝" w:date="2019-05-14T12:04:55Z">
            <w:del w:id="8799" w:author="梁元" w:date="2019-05-14T19:56:45Z">
              <w:r>
                <w:rPr>
                  <w:b/>
                  <w:bCs/>
                  <w:color w:val="000000" w:themeColor="text1"/>
                  <w:sz w:val="21"/>
                  <w:szCs w:val="21"/>
                  <w:rPrChange w:id="8800" w:author="冷雪凝" w:date="2019-05-14T12:31:24Z">
                    <w:rPr>
                      <w:b w:val="0"/>
                      <w:bCs w:val="0"/>
                      <w:color w:val="000000" w:themeColor="text1"/>
                      <w14:textFill>
                        <w14:solidFill>
                          <w14:schemeClr w14:val="tx1"/>
                        </w14:solidFill>
                      </w14:textFill>
                    </w:rPr>
                  </w:rPrChange>
                  <w14:textFill>
                    <w14:solidFill>
                      <w14:schemeClr w14:val="tx1"/>
                    </w14:solidFill>
                  </w14:textFill>
                </w:rPr>
                <w:delText>0</w:delText>
              </w:r>
            </w:del>
          </w:ins>
          <w:ins w:id="8803" w:author="冷雪凝" w:date="2019-05-14T12:04:54Z">
            <w:del w:id="8804" w:author="梁元" w:date="2019-05-14T19:56:45Z">
              <w:r>
                <w:rPr>
                  <w:b/>
                  <w:bCs/>
                  <w:color w:val="000000" w:themeColor="text1"/>
                  <w:sz w:val="21"/>
                  <w:szCs w:val="21"/>
                  <w:rPrChange w:id="8805" w:author="冷雪凝" w:date="2019-05-14T12:31:24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8808" w:author="冷雪凝" w:date="2019-05-14T12:04:54Z"/>
              <w:del w:id="8809" w:author="梁元" w:date="2019-05-14T19:56:45Z"/>
              <w:b w:val="0"/>
              <w:bCs w:val="0"/>
              <w:color w:val="000000" w:themeColor="text1"/>
              <w14:textFill>
                <w14:solidFill>
                  <w14:schemeClr w14:val="tx1"/>
                </w14:solidFill>
              </w14:textFill>
            </w:rPr>
          </w:pPr>
          <w:ins w:id="8810" w:author="冷雪凝" w:date="2019-05-14T12:04:54Z">
            <w:del w:id="8811" w:author="梁元" w:date="2019-05-14T19:56:45Z">
              <w:r>
                <w:rPr>
                  <w:b w:val="0"/>
                  <w:bCs w:val="0"/>
                  <w:color w:val="000000" w:themeColor="text1"/>
                  <w14:textFill>
                    <w14:solidFill>
                      <w14:schemeClr w14:val="tx1"/>
                    </w14:solidFill>
                  </w14:textFill>
                </w:rPr>
                <w:fldChar w:fldCharType="begin"/>
              </w:r>
            </w:del>
          </w:ins>
          <w:ins w:id="8812" w:author="冷雪凝" w:date="2019-05-14T12:04:54Z">
            <w:del w:id="8813" w:author="梁元" w:date="2019-05-14T19:56:45Z">
              <w:r>
                <w:rPr>
                  <w:b w:val="0"/>
                  <w:bCs w:val="0"/>
                  <w:color w:val="000000" w:themeColor="text1"/>
                  <w14:textFill>
                    <w14:solidFill>
                      <w14:schemeClr w14:val="tx1"/>
                    </w14:solidFill>
                  </w14:textFill>
                </w:rPr>
                <w:delInstrText xml:space="preserve"> HYPERLINK \l _Toc32039_WPSOffice_Level2 </w:delInstrText>
              </w:r>
            </w:del>
          </w:ins>
          <w:ins w:id="8814" w:author="冷雪凝" w:date="2019-05-14T12:04:54Z">
            <w:del w:id="8815" w:author="梁元" w:date="2019-05-14T19:56:45Z">
              <w:r>
                <w:rPr>
                  <w:b w:val="0"/>
                  <w:bCs w:val="0"/>
                  <w:color w:val="000000" w:themeColor="text1"/>
                  <w14:textFill>
                    <w14:solidFill>
                      <w14:schemeClr w14:val="tx1"/>
                    </w14:solidFill>
                  </w14:textFill>
                </w:rPr>
                <w:fldChar w:fldCharType="separate"/>
              </w:r>
            </w:del>
          </w:ins>
          <w:customXmlInsRangeStart w:id="8818" w:author="冷雪凝" w:date="2019-05-14T12:04:54Z"/>
          <w:customXmlDelRangeStart w:id="8819"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fbcd5bf8-f6fc-4ebc-82e4-03715ba13fba}"/>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819"/>
              <w:customXmlInsRangeEnd w:id="8818"/>
              <w:ins w:id="8822" w:author="冷雪凝" w:date="2019-05-14T12:04:54Z">
                <w:del w:id="8823" w:author="梁元" w:date="2019-05-14T19:56:45Z">
                  <w:r>
                    <w:rPr>
                      <w:rFonts w:hint="eastAsia" w:ascii="仿宋" w:hAnsi="仿宋" w:eastAsia="仿宋" w:cstheme="majorBidi"/>
                      <w:b w:val="0"/>
                      <w:bCs w:val="0"/>
                      <w:color w:val="000000" w:themeColor="text1"/>
                      <w14:textFill>
                        <w14:solidFill>
                          <w14:schemeClr w14:val="tx1"/>
                        </w14:solidFill>
                      </w14:textFill>
                    </w:rPr>
                    <w:delText>1. 组织应用的组件</w:delText>
                  </w:r>
                </w:del>
              </w:ins>
              <w:customXmlInsRangeStart w:id="8826" w:author="冷雪凝" w:date="2019-05-14T12:04:54Z"/>
              <w:customXmlDelRangeStart w:id="8827" w:author="梁元" w:date="2019-05-14T19:56:45Z"/>
            </w:sdtContent>
          </w:sdt>
          <w:customXmlDelRangeEnd w:id="8827"/>
          <w:customXmlInsRangeEnd w:id="8826"/>
          <w:ins w:id="8828" w:author="冷雪凝" w:date="2019-05-14T12:04:54Z">
            <w:del w:id="8829" w:author="梁元" w:date="2019-05-14T19:56:45Z">
              <w:r>
                <w:rPr>
                  <w:b w:val="0"/>
                  <w:bCs w:val="0"/>
                  <w:color w:val="000000" w:themeColor="text1"/>
                  <w14:textFill>
                    <w14:solidFill>
                      <w14:schemeClr w14:val="tx1"/>
                    </w14:solidFill>
                  </w14:textFill>
                </w:rPr>
                <w:tab/>
              </w:r>
            </w:del>
          </w:ins>
          <w:ins w:id="8830" w:author="冷雪凝" w:date="2019-05-14T12:04:55Z">
            <w:del w:id="8831" w:author="梁元" w:date="2019-05-14T19:56:45Z">
              <w:r>
                <w:rPr>
                  <w:b w:val="0"/>
                  <w:bCs w:val="0"/>
                  <w:color w:val="000000" w:themeColor="text1"/>
                  <w14:textFill>
                    <w14:solidFill>
                      <w14:schemeClr w14:val="tx1"/>
                    </w14:solidFill>
                  </w14:textFill>
                </w:rPr>
                <w:delText>0</w:delText>
              </w:r>
            </w:del>
          </w:ins>
          <w:ins w:id="8832" w:author="冷雪凝" w:date="2019-05-14T12:04:54Z">
            <w:del w:id="8833"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834" w:author="冷雪凝" w:date="2019-05-14T12:04:54Z"/>
              <w:del w:id="8835" w:author="梁元" w:date="2019-05-14T19:56:45Z"/>
              <w:b w:val="0"/>
              <w:bCs w:val="0"/>
              <w:color w:val="000000" w:themeColor="text1"/>
              <w14:textFill>
                <w14:solidFill>
                  <w14:schemeClr w14:val="tx1"/>
                </w14:solidFill>
              </w14:textFill>
            </w:rPr>
          </w:pPr>
          <w:ins w:id="8836" w:author="冷雪凝" w:date="2019-05-14T12:04:54Z">
            <w:del w:id="8837" w:author="梁元" w:date="2019-05-14T19:56:45Z">
              <w:r>
                <w:rPr>
                  <w:b w:val="0"/>
                  <w:bCs w:val="0"/>
                  <w:color w:val="000000" w:themeColor="text1"/>
                  <w14:textFill>
                    <w14:solidFill>
                      <w14:schemeClr w14:val="tx1"/>
                    </w14:solidFill>
                  </w14:textFill>
                </w:rPr>
                <w:fldChar w:fldCharType="begin"/>
              </w:r>
            </w:del>
          </w:ins>
          <w:ins w:id="8838" w:author="冷雪凝" w:date="2019-05-14T12:04:54Z">
            <w:del w:id="8839" w:author="梁元" w:date="2019-05-14T19:56:45Z">
              <w:r>
                <w:rPr>
                  <w:b w:val="0"/>
                  <w:bCs w:val="0"/>
                  <w:color w:val="000000" w:themeColor="text1"/>
                  <w14:textFill>
                    <w14:solidFill>
                      <w14:schemeClr w14:val="tx1"/>
                    </w14:solidFill>
                  </w14:textFill>
                </w:rPr>
                <w:delInstrText xml:space="preserve"> HYPERLINK \l _Toc1361_WPSOffice_Level2 </w:delInstrText>
              </w:r>
            </w:del>
          </w:ins>
          <w:ins w:id="8840" w:author="冷雪凝" w:date="2019-05-14T12:04:54Z">
            <w:del w:id="8841" w:author="梁元" w:date="2019-05-14T19:56:45Z">
              <w:r>
                <w:rPr>
                  <w:b w:val="0"/>
                  <w:bCs w:val="0"/>
                  <w:color w:val="000000" w:themeColor="text1"/>
                  <w14:textFill>
                    <w14:solidFill>
                      <w14:schemeClr w14:val="tx1"/>
                    </w14:solidFill>
                  </w14:textFill>
                </w:rPr>
                <w:fldChar w:fldCharType="separate"/>
              </w:r>
            </w:del>
          </w:ins>
          <w:customXmlInsRangeStart w:id="8844" w:author="冷雪凝" w:date="2019-05-14T12:04:54Z"/>
          <w:customXmlDelRangeStart w:id="8845"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9aa45ed3-60f6-4369-aff2-bd978e7d71cc}"/>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845"/>
              <w:customXmlInsRangeEnd w:id="8844"/>
              <w:ins w:id="8848" w:author="冷雪凝" w:date="2019-05-14T12:04:54Z">
                <w:del w:id="8849" w:author="梁元" w:date="2019-05-14T19:56:45Z">
                  <w:r>
                    <w:rPr>
                      <w:rFonts w:hint="eastAsia" w:ascii="仿宋" w:hAnsi="仿宋" w:eastAsia="仿宋" w:cstheme="majorBidi"/>
                      <w:b w:val="0"/>
                      <w:bCs w:val="0"/>
                      <w:color w:val="000000" w:themeColor="text1"/>
                      <w14:textFill>
                        <w14:solidFill>
                          <w14:schemeClr w14:val="tx1"/>
                        </w14:solidFill>
                      </w14:textFill>
                    </w:rPr>
                    <w:delText>2. 连接Store与组件</w:delText>
                  </w:r>
                </w:del>
              </w:ins>
              <w:customXmlInsRangeStart w:id="8852" w:author="冷雪凝" w:date="2019-05-14T12:04:54Z"/>
              <w:customXmlDelRangeStart w:id="8853" w:author="梁元" w:date="2019-05-14T19:56:45Z"/>
            </w:sdtContent>
          </w:sdt>
          <w:customXmlDelRangeEnd w:id="8853"/>
          <w:customXmlInsRangeEnd w:id="8852"/>
          <w:ins w:id="8854" w:author="冷雪凝" w:date="2019-05-14T12:04:54Z">
            <w:del w:id="8855" w:author="梁元" w:date="2019-05-14T19:56:45Z">
              <w:r>
                <w:rPr>
                  <w:b w:val="0"/>
                  <w:bCs w:val="0"/>
                  <w:color w:val="000000" w:themeColor="text1"/>
                  <w14:textFill>
                    <w14:solidFill>
                      <w14:schemeClr w14:val="tx1"/>
                    </w14:solidFill>
                  </w14:textFill>
                </w:rPr>
                <w:tab/>
              </w:r>
            </w:del>
          </w:ins>
          <w:ins w:id="8856" w:author="冷雪凝" w:date="2019-05-14T12:04:55Z">
            <w:del w:id="8857" w:author="梁元" w:date="2019-05-14T19:56:45Z">
              <w:r>
                <w:rPr>
                  <w:b w:val="0"/>
                  <w:bCs w:val="0"/>
                  <w:color w:val="000000" w:themeColor="text1"/>
                  <w14:textFill>
                    <w14:solidFill>
                      <w14:schemeClr w14:val="tx1"/>
                    </w14:solidFill>
                  </w14:textFill>
                </w:rPr>
                <w:delText>0</w:delText>
              </w:r>
            </w:del>
          </w:ins>
          <w:ins w:id="8858" w:author="冷雪凝" w:date="2019-05-14T12:04:54Z">
            <w:del w:id="8859"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860" w:author="冷雪凝" w:date="2019-05-14T12:04:54Z"/>
              <w:del w:id="8861" w:author="梁元" w:date="2019-05-14T19:56:45Z"/>
              <w:b w:val="0"/>
              <w:bCs w:val="0"/>
              <w:color w:val="000000" w:themeColor="text1"/>
              <w14:textFill>
                <w14:solidFill>
                  <w14:schemeClr w14:val="tx1"/>
                </w14:solidFill>
              </w14:textFill>
            </w:rPr>
          </w:pPr>
          <w:ins w:id="8862" w:author="冷雪凝" w:date="2019-05-14T12:04:54Z">
            <w:del w:id="8863" w:author="梁元" w:date="2019-05-14T19:56:45Z">
              <w:r>
                <w:rPr>
                  <w:b w:val="0"/>
                  <w:bCs w:val="0"/>
                  <w:color w:val="000000" w:themeColor="text1"/>
                  <w14:textFill>
                    <w14:solidFill>
                      <w14:schemeClr w14:val="tx1"/>
                    </w14:solidFill>
                  </w14:textFill>
                </w:rPr>
                <w:fldChar w:fldCharType="begin"/>
              </w:r>
            </w:del>
          </w:ins>
          <w:ins w:id="8864" w:author="冷雪凝" w:date="2019-05-14T12:04:54Z">
            <w:del w:id="8865" w:author="梁元" w:date="2019-05-14T19:56:45Z">
              <w:r>
                <w:rPr>
                  <w:b w:val="0"/>
                  <w:bCs w:val="0"/>
                  <w:color w:val="000000" w:themeColor="text1"/>
                  <w14:textFill>
                    <w14:solidFill>
                      <w14:schemeClr w14:val="tx1"/>
                    </w14:solidFill>
                  </w14:textFill>
                </w:rPr>
                <w:delInstrText xml:space="preserve"> HYPERLINK \l _Toc3011_WPSOffice_Level2 </w:delInstrText>
              </w:r>
            </w:del>
          </w:ins>
          <w:ins w:id="8866" w:author="冷雪凝" w:date="2019-05-14T12:04:54Z">
            <w:del w:id="8867" w:author="梁元" w:date="2019-05-14T19:56:45Z">
              <w:r>
                <w:rPr>
                  <w:b w:val="0"/>
                  <w:bCs w:val="0"/>
                  <w:color w:val="000000" w:themeColor="text1"/>
                  <w14:textFill>
                    <w14:solidFill>
                      <w14:schemeClr w14:val="tx1"/>
                    </w14:solidFill>
                  </w14:textFill>
                </w:rPr>
                <w:fldChar w:fldCharType="separate"/>
              </w:r>
            </w:del>
          </w:ins>
          <w:customXmlInsRangeStart w:id="8870" w:author="冷雪凝" w:date="2019-05-14T12:04:54Z"/>
          <w:customXmlDelRangeStart w:id="887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73c8ccda-af5f-4352-8848-9e020d5d60e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871"/>
              <w:customXmlInsRangeEnd w:id="8870"/>
              <w:ins w:id="8874" w:author="冷雪凝" w:date="2019-05-14T12:04:54Z">
                <w:del w:id="8875" w:author="梁元" w:date="2019-05-14T19:56:45Z">
                  <w:r>
                    <w:rPr>
                      <w:rFonts w:hint="eastAsia" w:ascii="仿宋" w:hAnsi="仿宋" w:eastAsia="仿宋" w:cstheme="majorBidi"/>
                      <w:b w:val="0"/>
                      <w:bCs w:val="0"/>
                      <w:color w:val="000000" w:themeColor="text1"/>
                      <w14:textFill>
                        <w14:solidFill>
                          <w14:schemeClr w14:val="tx1"/>
                        </w14:solidFill>
                      </w14:textFill>
                    </w:rPr>
                    <w:delText>3. 通常解法</w:delText>
                  </w:r>
                </w:del>
              </w:ins>
              <w:customXmlInsRangeStart w:id="8878" w:author="冷雪凝" w:date="2019-05-14T12:04:54Z"/>
              <w:customXmlDelRangeStart w:id="8879" w:author="梁元" w:date="2019-05-14T19:56:45Z"/>
            </w:sdtContent>
          </w:sdt>
          <w:customXmlDelRangeEnd w:id="8879"/>
          <w:customXmlInsRangeEnd w:id="8878"/>
          <w:ins w:id="8880" w:author="冷雪凝" w:date="2019-05-14T12:04:54Z">
            <w:del w:id="8881" w:author="梁元" w:date="2019-05-14T19:56:45Z">
              <w:r>
                <w:rPr>
                  <w:b w:val="0"/>
                  <w:bCs w:val="0"/>
                  <w:color w:val="000000" w:themeColor="text1"/>
                  <w14:textFill>
                    <w14:solidFill>
                      <w14:schemeClr w14:val="tx1"/>
                    </w14:solidFill>
                  </w14:textFill>
                </w:rPr>
                <w:tab/>
              </w:r>
            </w:del>
          </w:ins>
          <w:ins w:id="8882" w:author="冷雪凝" w:date="2019-05-14T12:04:55Z">
            <w:del w:id="8883" w:author="梁元" w:date="2019-05-14T19:56:45Z">
              <w:r>
                <w:rPr>
                  <w:b w:val="0"/>
                  <w:bCs w:val="0"/>
                  <w:color w:val="000000" w:themeColor="text1"/>
                  <w14:textFill>
                    <w14:solidFill>
                      <w14:schemeClr w14:val="tx1"/>
                    </w14:solidFill>
                  </w14:textFill>
                </w:rPr>
                <w:delText>1</w:delText>
              </w:r>
            </w:del>
          </w:ins>
          <w:ins w:id="8884" w:author="冷雪凝" w:date="2019-05-14T12:04:54Z">
            <w:del w:id="8885"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886" w:author="冷雪凝" w:date="2019-05-14T12:04:54Z"/>
              <w:del w:id="8887" w:author="梁元" w:date="2019-05-14T19:56:45Z"/>
              <w:b w:val="0"/>
              <w:bCs w:val="0"/>
              <w:color w:val="000000" w:themeColor="text1"/>
              <w14:textFill>
                <w14:solidFill>
                  <w14:schemeClr w14:val="tx1"/>
                </w14:solidFill>
              </w14:textFill>
            </w:rPr>
          </w:pPr>
          <w:ins w:id="8888" w:author="冷雪凝" w:date="2019-05-14T12:04:54Z">
            <w:del w:id="8889" w:author="梁元" w:date="2019-05-14T19:56:45Z">
              <w:r>
                <w:rPr>
                  <w:b w:val="0"/>
                  <w:bCs w:val="0"/>
                  <w:color w:val="000000" w:themeColor="text1"/>
                  <w14:textFill>
                    <w14:solidFill>
                      <w14:schemeClr w14:val="tx1"/>
                    </w14:solidFill>
                  </w14:textFill>
                </w:rPr>
                <w:fldChar w:fldCharType="begin"/>
              </w:r>
            </w:del>
          </w:ins>
          <w:ins w:id="8890" w:author="冷雪凝" w:date="2019-05-14T12:04:54Z">
            <w:del w:id="8891" w:author="梁元" w:date="2019-05-14T19:56:45Z">
              <w:r>
                <w:rPr>
                  <w:b w:val="0"/>
                  <w:bCs w:val="0"/>
                  <w:color w:val="000000" w:themeColor="text1"/>
                  <w14:textFill>
                    <w14:solidFill>
                      <w14:schemeClr w14:val="tx1"/>
                    </w14:solidFill>
                  </w14:textFill>
                </w:rPr>
                <w:delInstrText xml:space="preserve"> HYPERLINK \l _Toc14792_WPSOffice_Level2 </w:delInstrText>
              </w:r>
            </w:del>
          </w:ins>
          <w:ins w:id="8892" w:author="冷雪凝" w:date="2019-05-14T12:04:54Z">
            <w:del w:id="8893" w:author="梁元" w:date="2019-05-14T19:56:45Z">
              <w:r>
                <w:rPr>
                  <w:b w:val="0"/>
                  <w:bCs w:val="0"/>
                  <w:color w:val="000000" w:themeColor="text1"/>
                  <w14:textFill>
                    <w14:solidFill>
                      <w14:schemeClr w14:val="tx1"/>
                    </w14:solidFill>
                  </w14:textFill>
                </w:rPr>
                <w:fldChar w:fldCharType="separate"/>
              </w:r>
            </w:del>
          </w:ins>
          <w:customXmlInsRangeStart w:id="8896" w:author="冷雪凝" w:date="2019-05-14T12:04:54Z"/>
          <w:customXmlDelRangeStart w:id="8897"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2a184a74-ae0c-4b52-9244-dff4bb2ef4c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897"/>
              <w:customXmlInsRangeEnd w:id="8896"/>
              <w:ins w:id="8900" w:author="冷雪凝" w:date="2019-05-14T12:04:54Z">
                <w:del w:id="8901" w:author="梁元" w:date="2019-05-14T19:56:45Z">
                  <w:r>
                    <w:rPr>
                      <w:rFonts w:hint="eastAsia" w:ascii="仿宋" w:hAnsi="仿宋" w:eastAsia="仿宋" w:cstheme="majorBidi"/>
                      <w:b w:val="0"/>
                      <w:bCs w:val="0"/>
                      <w:color w:val="000000" w:themeColor="text1"/>
                      <w14:textFill>
                        <w14:solidFill>
                          <w14:schemeClr w14:val="tx1"/>
                        </w14:solidFill>
                      </w14:textFill>
                    </w:rPr>
                    <w:delText>4. 延伸及扩展问题回答参考</w:delText>
                  </w:r>
                </w:del>
              </w:ins>
              <w:customXmlInsRangeStart w:id="8904" w:author="冷雪凝" w:date="2019-05-14T12:04:54Z"/>
              <w:customXmlDelRangeStart w:id="8905" w:author="梁元" w:date="2019-05-14T19:56:45Z"/>
            </w:sdtContent>
          </w:sdt>
          <w:customXmlDelRangeEnd w:id="8905"/>
          <w:customXmlInsRangeEnd w:id="8904"/>
          <w:ins w:id="8906" w:author="冷雪凝" w:date="2019-05-14T12:04:54Z">
            <w:del w:id="8907" w:author="梁元" w:date="2019-05-14T19:56:45Z">
              <w:r>
                <w:rPr>
                  <w:b w:val="0"/>
                  <w:bCs w:val="0"/>
                  <w:color w:val="000000" w:themeColor="text1"/>
                  <w14:textFill>
                    <w14:solidFill>
                      <w14:schemeClr w14:val="tx1"/>
                    </w14:solidFill>
                  </w14:textFill>
                </w:rPr>
                <w:tab/>
              </w:r>
            </w:del>
          </w:ins>
          <w:ins w:id="8908" w:author="冷雪凝" w:date="2019-05-14T12:04:55Z">
            <w:del w:id="8909" w:author="梁元" w:date="2019-05-14T19:56:45Z">
              <w:r>
                <w:rPr>
                  <w:b w:val="0"/>
                  <w:bCs w:val="0"/>
                  <w:color w:val="000000" w:themeColor="text1"/>
                  <w14:textFill>
                    <w14:solidFill>
                      <w14:schemeClr w14:val="tx1"/>
                    </w14:solidFill>
                  </w14:textFill>
                </w:rPr>
                <w:delText>2</w:delText>
              </w:r>
            </w:del>
          </w:ins>
          <w:ins w:id="8910" w:author="冷雪凝" w:date="2019-05-14T12:04:54Z">
            <w:del w:id="8911"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912" w:author="冷雪凝" w:date="2019-05-14T12:04:54Z"/>
              <w:del w:id="8913" w:author="梁元" w:date="2019-05-14T19:56:45Z"/>
              <w:b w:val="0"/>
              <w:bCs w:val="0"/>
              <w:color w:val="000000" w:themeColor="text1"/>
              <w14:textFill>
                <w14:solidFill>
                  <w14:schemeClr w14:val="tx1"/>
                </w14:solidFill>
              </w14:textFill>
            </w:rPr>
          </w:pPr>
          <w:ins w:id="8914" w:author="冷雪凝" w:date="2019-05-14T12:04:54Z">
            <w:del w:id="8915" w:author="梁元" w:date="2019-05-14T19:56:45Z">
              <w:r>
                <w:rPr>
                  <w:b w:val="0"/>
                  <w:bCs w:val="0"/>
                  <w:color w:val="000000" w:themeColor="text1"/>
                  <w14:textFill>
                    <w14:solidFill>
                      <w14:schemeClr w14:val="tx1"/>
                    </w14:solidFill>
                  </w14:textFill>
                </w:rPr>
                <w:fldChar w:fldCharType="begin"/>
              </w:r>
            </w:del>
          </w:ins>
          <w:ins w:id="8916" w:author="冷雪凝" w:date="2019-05-14T12:04:54Z">
            <w:del w:id="8917" w:author="梁元" w:date="2019-05-14T19:56:45Z">
              <w:r>
                <w:rPr>
                  <w:b w:val="0"/>
                  <w:bCs w:val="0"/>
                  <w:color w:val="000000" w:themeColor="text1"/>
                  <w14:textFill>
                    <w14:solidFill>
                      <w14:schemeClr w14:val="tx1"/>
                    </w14:solidFill>
                  </w14:textFill>
                </w:rPr>
                <w:delInstrText xml:space="preserve"> HYPERLINK \l _Toc20762_WPSOffice_Level2 </w:delInstrText>
              </w:r>
            </w:del>
          </w:ins>
          <w:ins w:id="8918" w:author="冷雪凝" w:date="2019-05-14T12:04:54Z">
            <w:del w:id="8919" w:author="梁元" w:date="2019-05-14T19:56:45Z">
              <w:r>
                <w:rPr>
                  <w:b w:val="0"/>
                  <w:bCs w:val="0"/>
                  <w:color w:val="000000" w:themeColor="text1"/>
                  <w14:textFill>
                    <w14:solidFill>
                      <w14:schemeClr w14:val="tx1"/>
                    </w14:solidFill>
                  </w14:textFill>
                </w:rPr>
                <w:fldChar w:fldCharType="separate"/>
              </w:r>
            </w:del>
          </w:ins>
          <w:customXmlInsRangeStart w:id="8922" w:author="冷雪凝" w:date="2019-05-14T12:04:54Z"/>
          <w:customXmlDelRangeStart w:id="892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a9086a5b-6237-4942-8a4c-5a6d907eb17a}"/>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923"/>
              <w:customXmlInsRangeEnd w:id="8922"/>
              <w:ins w:id="8926" w:author="冷雪凝" w:date="2019-05-14T12:04:54Z">
                <w:del w:id="8927" w:author="梁元" w:date="2019-05-14T19:56:45Z">
                  <w:r>
                    <w:rPr>
                      <w:rFonts w:hint="eastAsia" w:ascii="仿宋" w:hAnsi="仿宋" w:eastAsia="仿宋" w:cstheme="majorBidi"/>
                      <w:b w:val="0"/>
                      <w:bCs w:val="0"/>
                      <w:color w:val="000000" w:themeColor="text1"/>
                      <w14:textFill>
                        <w14:solidFill>
                          <w14:schemeClr w14:val="tx1"/>
                        </w14:solidFill>
                      </w14:textFill>
                    </w:rPr>
                    <w:delText>5. 项目中体现经验的点</w:delText>
                  </w:r>
                </w:del>
              </w:ins>
              <w:customXmlInsRangeStart w:id="8930" w:author="冷雪凝" w:date="2019-05-14T12:04:54Z"/>
              <w:customXmlDelRangeStart w:id="8931" w:author="梁元" w:date="2019-05-14T19:56:45Z"/>
            </w:sdtContent>
          </w:sdt>
          <w:customXmlDelRangeEnd w:id="8931"/>
          <w:customXmlInsRangeEnd w:id="8930"/>
          <w:ins w:id="8932" w:author="冷雪凝" w:date="2019-05-14T12:04:54Z">
            <w:del w:id="8933" w:author="梁元" w:date="2019-05-14T19:56:45Z">
              <w:r>
                <w:rPr>
                  <w:b w:val="0"/>
                  <w:bCs w:val="0"/>
                  <w:color w:val="000000" w:themeColor="text1"/>
                  <w14:textFill>
                    <w14:solidFill>
                      <w14:schemeClr w14:val="tx1"/>
                    </w14:solidFill>
                  </w14:textFill>
                </w:rPr>
                <w:tab/>
              </w:r>
            </w:del>
          </w:ins>
          <w:ins w:id="8934" w:author="冷雪凝" w:date="2019-05-14T12:04:55Z">
            <w:del w:id="8935" w:author="梁元" w:date="2019-05-14T19:56:45Z">
              <w:r>
                <w:rPr>
                  <w:b w:val="0"/>
                  <w:bCs w:val="0"/>
                  <w:color w:val="000000" w:themeColor="text1"/>
                  <w14:textFill>
                    <w14:solidFill>
                      <w14:schemeClr w14:val="tx1"/>
                    </w14:solidFill>
                  </w14:textFill>
                </w:rPr>
                <w:delText>2</w:delText>
              </w:r>
            </w:del>
          </w:ins>
          <w:ins w:id="8936" w:author="冷雪凝" w:date="2019-05-14T12:04:54Z">
            <w:del w:id="8937"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8938" w:author="冷雪凝" w:date="2019-05-14T12:04:54Z"/>
              <w:del w:id="8939" w:author="梁元" w:date="2019-05-14T19:56:45Z"/>
              <w:b w:val="0"/>
              <w:bCs w:val="0"/>
              <w:color w:val="000000" w:themeColor="text1"/>
              <w14:textFill>
                <w14:solidFill>
                  <w14:schemeClr w14:val="tx1"/>
                </w14:solidFill>
              </w14:textFill>
            </w:rPr>
          </w:pPr>
          <w:ins w:id="8940" w:author="冷雪凝" w:date="2019-05-14T12:04:54Z">
            <w:del w:id="8941" w:author="梁元" w:date="2019-05-14T19:56:45Z">
              <w:r>
                <w:rPr>
                  <w:b w:val="0"/>
                  <w:bCs w:val="0"/>
                  <w:color w:val="000000" w:themeColor="text1"/>
                  <w14:textFill>
                    <w14:solidFill>
                      <w14:schemeClr w14:val="tx1"/>
                    </w14:solidFill>
                  </w14:textFill>
                </w:rPr>
                <w:fldChar w:fldCharType="begin"/>
              </w:r>
            </w:del>
          </w:ins>
          <w:ins w:id="8942" w:author="冷雪凝" w:date="2019-05-14T12:04:54Z">
            <w:del w:id="8943" w:author="梁元" w:date="2019-05-14T19:56:45Z">
              <w:r>
                <w:rPr>
                  <w:b w:val="0"/>
                  <w:bCs w:val="0"/>
                  <w:color w:val="000000" w:themeColor="text1"/>
                  <w14:textFill>
                    <w14:solidFill>
                      <w14:schemeClr w14:val="tx1"/>
                    </w14:solidFill>
                  </w14:textFill>
                </w:rPr>
                <w:delInstrText xml:space="preserve"> HYPERLINK \l _Toc14003_WPSOffice_Level2 </w:delInstrText>
              </w:r>
            </w:del>
          </w:ins>
          <w:ins w:id="8944" w:author="冷雪凝" w:date="2019-05-14T12:04:54Z">
            <w:del w:id="8945" w:author="梁元" w:date="2019-05-14T19:56:45Z">
              <w:r>
                <w:rPr>
                  <w:b w:val="0"/>
                  <w:bCs w:val="0"/>
                  <w:color w:val="000000" w:themeColor="text1"/>
                  <w14:textFill>
                    <w14:solidFill>
                      <w14:schemeClr w14:val="tx1"/>
                    </w14:solidFill>
                  </w14:textFill>
                </w:rPr>
                <w:fldChar w:fldCharType="separate"/>
              </w:r>
            </w:del>
          </w:ins>
          <w:customXmlInsRangeStart w:id="8948" w:author="冷雪凝" w:date="2019-05-14T12:04:54Z"/>
          <w:customXmlDelRangeStart w:id="8949"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a91c6f8e-3e38-4f9a-a1ad-23515e89806a}"/>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8949"/>
              <w:customXmlInsRangeEnd w:id="8948"/>
              <w:ins w:id="8952" w:author="冷雪凝" w:date="2019-05-14T12:04:54Z">
                <w:del w:id="8953" w:author="梁元" w:date="2019-05-14T19:56:45Z">
                  <w:r>
                    <w:rPr>
                      <w:rFonts w:hint="eastAsia" w:ascii="仿宋" w:hAnsi="仿宋" w:eastAsia="仿宋" w:cstheme="majorBidi"/>
                      <w:b w:val="0"/>
                      <w:bCs w:val="0"/>
                      <w:color w:val="000000" w:themeColor="text1"/>
                      <w14:textFill>
                        <w14:solidFill>
                          <w14:schemeClr w14:val="tx1"/>
                        </w14:solidFill>
                      </w14:textFill>
                    </w:rPr>
                    <w:delText>6. 论坛参考</w:delText>
                  </w:r>
                </w:del>
              </w:ins>
              <w:customXmlInsRangeStart w:id="8956" w:author="冷雪凝" w:date="2019-05-14T12:04:54Z"/>
              <w:customXmlDelRangeStart w:id="8957" w:author="梁元" w:date="2019-05-14T19:56:45Z"/>
            </w:sdtContent>
          </w:sdt>
          <w:customXmlDelRangeEnd w:id="8957"/>
          <w:customXmlInsRangeEnd w:id="8956"/>
          <w:ins w:id="8958" w:author="冷雪凝" w:date="2019-05-14T12:04:54Z">
            <w:del w:id="8959" w:author="梁元" w:date="2019-05-14T19:56:45Z">
              <w:r>
                <w:rPr>
                  <w:b w:val="0"/>
                  <w:bCs w:val="0"/>
                  <w:color w:val="000000" w:themeColor="text1"/>
                  <w14:textFill>
                    <w14:solidFill>
                      <w14:schemeClr w14:val="tx1"/>
                    </w14:solidFill>
                  </w14:textFill>
                </w:rPr>
                <w:tab/>
              </w:r>
            </w:del>
          </w:ins>
          <w:ins w:id="8960" w:author="冷雪凝" w:date="2019-05-14T12:04:55Z">
            <w:del w:id="8961" w:author="梁元" w:date="2019-05-14T19:56:45Z">
              <w:r>
                <w:rPr>
                  <w:b w:val="0"/>
                  <w:bCs w:val="0"/>
                  <w:color w:val="000000" w:themeColor="text1"/>
                  <w14:textFill>
                    <w14:solidFill>
                      <w14:schemeClr w14:val="tx1"/>
                    </w14:solidFill>
                  </w14:textFill>
                </w:rPr>
                <w:delText>2</w:delText>
              </w:r>
            </w:del>
          </w:ins>
          <w:ins w:id="8962" w:author="冷雪凝" w:date="2019-05-14T12:04:54Z">
            <w:del w:id="8963"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8964" w:author="冷雪凝" w:date="2019-05-14T12:04:54Z"/>
              <w:del w:id="8965" w:author="梁元" w:date="2019-05-14T19:56:45Z"/>
              <w:b/>
              <w:bCs/>
              <w:color w:val="000000" w:themeColor="text1"/>
              <w:sz w:val="21"/>
              <w:szCs w:val="21"/>
              <w:rPrChange w:id="8966" w:author="冷雪凝" w:date="2019-05-14T12:31:26Z">
                <w:rPr>
                  <w:ins w:id="8967" w:author="冷雪凝" w:date="2019-05-14T12:04:54Z"/>
                  <w:del w:id="8968" w:author="梁元" w:date="2019-05-14T19:56:45Z"/>
                  <w:b w:val="0"/>
                  <w:bCs w:val="0"/>
                  <w:color w:val="000000" w:themeColor="text1"/>
                  <w14:textFill>
                    <w14:solidFill>
                      <w14:schemeClr w14:val="tx1"/>
                    </w14:solidFill>
                  </w14:textFill>
                </w:rPr>
              </w:rPrChange>
              <w14:textFill>
                <w14:solidFill>
                  <w14:schemeClr w14:val="tx1"/>
                </w14:solidFill>
              </w14:textFill>
            </w:rPr>
          </w:pPr>
          <w:ins w:id="8969" w:author="冷雪凝" w:date="2019-05-14T12:04:54Z">
            <w:del w:id="8970" w:author="梁元" w:date="2019-05-14T19:56:45Z">
              <w:r>
                <w:rPr>
                  <w:b/>
                  <w:bCs/>
                  <w:color w:val="000000" w:themeColor="text1"/>
                  <w:sz w:val="21"/>
                  <w:szCs w:val="21"/>
                  <w:rPrChange w:id="8971" w:author="冷雪凝" w:date="2019-05-14T12:31:26Z">
                    <w:rPr>
                      <w:b w:val="0"/>
                      <w:bCs w:val="0"/>
                      <w:color w:val="000000" w:themeColor="text1"/>
                      <w14:textFill>
                        <w14:solidFill>
                          <w14:schemeClr w14:val="tx1"/>
                        </w14:solidFill>
                      </w14:textFill>
                    </w:rPr>
                  </w:rPrChange>
                  <w14:textFill>
                    <w14:solidFill>
                      <w14:schemeClr w14:val="tx1"/>
                    </w14:solidFill>
                  </w14:textFill>
                </w:rPr>
                <w:fldChar w:fldCharType="begin"/>
              </w:r>
            </w:del>
          </w:ins>
          <w:ins w:id="8974" w:author="冷雪凝" w:date="2019-05-14T12:04:54Z">
            <w:del w:id="8975" w:author="梁元" w:date="2019-05-14T19:56:45Z">
              <w:r>
                <w:rPr>
                  <w:b/>
                  <w:bCs/>
                  <w:color w:val="000000" w:themeColor="text1"/>
                  <w:sz w:val="21"/>
                  <w:szCs w:val="21"/>
                  <w:rPrChange w:id="8976" w:author="冷雪凝" w:date="2019-05-14T12:31:26Z">
                    <w:rPr>
                      <w:b w:val="0"/>
                      <w:bCs w:val="0"/>
                      <w:color w:val="000000" w:themeColor="text1"/>
                      <w14:textFill>
                        <w14:solidFill>
                          <w14:schemeClr w14:val="tx1"/>
                        </w14:solidFill>
                      </w14:textFill>
                    </w:rPr>
                  </w:rPrChange>
                  <w14:textFill>
                    <w14:solidFill>
                      <w14:schemeClr w14:val="tx1"/>
                    </w14:solidFill>
                  </w14:textFill>
                </w:rPr>
                <w:delInstrText xml:space="preserve"> HYPERLINK \l _Toc27606_WPSOffice_Level1 </w:delInstrText>
              </w:r>
            </w:del>
          </w:ins>
          <w:ins w:id="8979" w:author="冷雪凝" w:date="2019-05-14T12:04:54Z">
            <w:del w:id="8980" w:author="梁元" w:date="2019-05-14T19:56:45Z">
              <w:r>
                <w:rPr>
                  <w:b/>
                  <w:bCs/>
                  <w:color w:val="000000" w:themeColor="text1"/>
                  <w:sz w:val="21"/>
                  <w:szCs w:val="21"/>
                  <w:rPrChange w:id="8981" w:author="冷雪凝" w:date="2019-05-14T12:31:26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8986" w:author="冷雪凝" w:date="2019-05-14T12:04:54Z"/>
          <w:customXmlDelRangeStart w:id="8987"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a50d1ee7-20e2-46bd-857e-65efcc8a8466}"/>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8987"/>
              <w:customXmlInsRangeEnd w:id="8986"/>
              <w:ins w:id="8990" w:author="冷雪凝" w:date="2019-05-14T12:04:54Z">
                <w:del w:id="8991" w:author="梁元" w:date="2019-05-14T19:56:45Z">
                  <w:r>
                    <w:rPr>
                      <w:rFonts w:asciiTheme="minorHAnsi" w:hAnsiTheme="minorHAnsi" w:eastAsiaTheme="minorEastAsia" w:cstheme="minorBidi"/>
                      <w:b/>
                      <w:bCs/>
                      <w:color w:val="000000" w:themeColor="text1"/>
                      <w:sz w:val="21"/>
                      <w:szCs w:val="21"/>
                      <w:rPrChange w:id="8992" w:author="冷雪凝" w:date="2019-05-14T12:31:26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十六、 </w:delText>
                  </w:r>
                </w:del>
              </w:ins>
              <w:ins w:id="8995" w:author="冷雪凝" w:date="2019-05-14T12:04:54Z">
                <w:del w:id="8996" w:author="梁元" w:date="2019-05-14T19:56:45Z">
                  <w:r>
                    <w:rPr>
                      <w:rFonts w:hint="default" w:asciiTheme="minorHAnsi" w:hAnsiTheme="minorHAnsi" w:eastAsiaTheme="minorEastAsia" w:cstheme="minorBidi"/>
                      <w:b/>
                      <w:bCs/>
                      <w:color w:val="000000" w:themeColor="text1"/>
                      <w:sz w:val="21"/>
                      <w:szCs w:val="21"/>
                      <w:rPrChange w:id="8997" w:author="冷雪凝" w:date="2019-05-14T12:31:26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简述前端性能优化的措施？</w:delText>
                  </w:r>
                </w:del>
              </w:ins>
              <w:customXmlInsRangeStart w:id="9002" w:author="冷雪凝" w:date="2019-05-14T12:04:54Z"/>
              <w:customXmlDelRangeStart w:id="9003" w:author="梁元" w:date="2019-05-14T19:56:45Z"/>
            </w:sdtContent>
          </w:sdt>
          <w:customXmlDelRangeEnd w:id="9003"/>
          <w:customXmlInsRangeEnd w:id="9002"/>
          <w:ins w:id="9004" w:author="冷雪凝" w:date="2019-05-14T12:04:54Z">
            <w:del w:id="9005" w:author="梁元" w:date="2019-05-14T19:56:45Z">
              <w:r>
                <w:rPr>
                  <w:b/>
                  <w:bCs/>
                  <w:color w:val="000000" w:themeColor="text1"/>
                  <w:sz w:val="21"/>
                  <w:szCs w:val="21"/>
                  <w:rPrChange w:id="9006" w:author="冷雪凝" w:date="2019-05-14T12:31:26Z">
                    <w:rPr>
                      <w:b w:val="0"/>
                      <w:bCs w:val="0"/>
                      <w:color w:val="000000" w:themeColor="text1"/>
                      <w14:textFill>
                        <w14:solidFill>
                          <w14:schemeClr w14:val="tx1"/>
                        </w14:solidFill>
                      </w14:textFill>
                    </w:rPr>
                  </w:rPrChange>
                  <w14:textFill>
                    <w14:solidFill>
                      <w14:schemeClr w14:val="tx1"/>
                    </w14:solidFill>
                  </w14:textFill>
                </w:rPr>
                <w:tab/>
              </w:r>
            </w:del>
          </w:ins>
          <w:ins w:id="9009" w:author="冷雪凝" w:date="2019-05-14T12:04:55Z">
            <w:del w:id="9010" w:author="梁元" w:date="2019-05-14T19:56:45Z">
              <w:r>
                <w:rPr>
                  <w:b/>
                  <w:bCs/>
                  <w:color w:val="000000" w:themeColor="text1"/>
                  <w:sz w:val="21"/>
                  <w:szCs w:val="21"/>
                  <w:rPrChange w:id="9011" w:author="冷雪凝" w:date="2019-05-14T12:31:26Z">
                    <w:rPr>
                      <w:b w:val="0"/>
                      <w:bCs w:val="0"/>
                      <w:color w:val="000000" w:themeColor="text1"/>
                      <w14:textFill>
                        <w14:solidFill>
                          <w14:schemeClr w14:val="tx1"/>
                        </w14:solidFill>
                      </w14:textFill>
                    </w:rPr>
                  </w:rPrChange>
                  <w14:textFill>
                    <w14:solidFill>
                      <w14:schemeClr w14:val="tx1"/>
                    </w14:solidFill>
                  </w14:textFill>
                </w:rPr>
                <w:delText>2</w:delText>
              </w:r>
            </w:del>
          </w:ins>
          <w:ins w:id="9014" w:author="冷雪凝" w:date="2019-05-14T12:04:54Z">
            <w:del w:id="9015" w:author="梁元" w:date="2019-05-14T19:56:45Z">
              <w:r>
                <w:rPr>
                  <w:b/>
                  <w:bCs/>
                  <w:color w:val="000000" w:themeColor="text1"/>
                  <w:sz w:val="21"/>
                  <w:szCs w:val="21"/>
                  <w:rPrChange w:id="9016" w:author="冷雪凝" w:date="2019-05-14T12:31:26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9019" w:author="冷雪凝" w:date="2019-05-14T12:04:54Z"/>
              <w:del w:id="9020" w:author="梁元" w:date="2019-05-14T19:56:45Z"/>
              <w:b w:val="0"/>
              <w:bCs w:val="0"/>
              <w:color w:val="000000" w:themeColor="text1"/>
              <w14:textFill>
                <w14:solidFill>
                  <w14:schemeClr w14:val="tx1"/>
                </w14:solidFill>
              </w14:textFill>
            </w:rPr>
          </w:pPr>
          <w:ins w:id="9021" w:author="冷雪凝" w:date="2019-05-14T12:04:54Z">
            <w:del w:id="9022" w:author="梁元" w:date="2019-05-14T19:56:45Z">
              <w:r>
                <w:rPr>
                  <w:b w:val="0"/>
                  <w:bCs w:val="0"/>
                  <w:color w:val="000000" w:themeColor="text1"/>
                  <w14:textFill>
                    <w14:solidFill>
                      <w14:schemeClr w14:val="tx1"/>
                    </w14:solidFill>
                  </w14:textFill>
                </w:rPr>
                <w:fldChar w:fldCharType="begin"/>
              </w:r>
            </w:del>
          </w:ins>
          <w:ins w:id="9023" w:author="冷雪凝" w:date="2019-05-14T12:04:54Z">
            <w:del w:id="9024" w:author="梁元" w:date="2019-05-14T19:56:45Z">
              <w:r>
                <w:rPr>
                  <w:b w:val="0"/>
                  <w:bCs w:val="0"/>
                  <w:color w:val="000000" w:themeColor="text1"/>
                  <w14:textFill>
                    <w14:solidFill>
                      <w14:schemeClr w14:val="tx1"/>
                    </w14:solidFill>
                  </w14:textFill>
                </w:rPr>
                <w:delInstrText xml:space="preserve"> HYPERLINK \l _Toc5162_WPSOffice_Level2 </w:delInstrText>
              </w:r>
            </w:del>
          </w:ins>
          <w:ins w:id="9025" w:author="冷雪凝" w:date="2019-05-14T12:04:54Z">
            <w:del w:id="9026" w:author="梁元" w:date="2019-05-14T19:56:45Z">
              <w:r>
                <w:rPr>
                  <w:b w:val="0"/>
                  <w:bCs w:val="0"/>
                  <w:color w:val="000000" w:themeColor="text1"/>
                  <w14:textFill>
                    <w14:solidFill>
                      <w14:schemeClr w14:val="tx1"/>
                    </w14:solidFill>
                  </w14:textFill>
                </w:rPr>
                <w:fldChar w:fldCharType="separate"/>
              </w:r>
            </w:del>
          </w:ins>
          <w:customXmlInsRangeStart w:id="9029" w:author="冷雪凝" w:date="2019-05-14T12:04:54Z"/>
          <w:customXmlDelRangeStart w:id="903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fb499755-459c-42a4-8eb9-76918744ba5e}"/>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030"/>
              <w:customXmlInsRangeEnd w:id="9029"/>
              <w:ins w:id="9033" w:author="冷雪凝" w:date="2019-05-14T12:04:54Z">
                <w:del w:id="9034"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9035" w:author="冷雪凝" w:date="2019-05-14T12:04:54Z">
                <w:del w:id="9036"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9039" w:author="冷雪凝" w:date="2019-05-14T12:04:54Z"/>
              <w:customXmlDelRangeStart w:id="9040" w:author="梁元" w:date="2019-05-14T19:56:45Z"/>
            </w:sdtContent>
          </w:sdt>
          <w:customXmlDelRangeEnd w:id="9040"/>
          <w:customXmlInsRangeEnd w:id="9039"/>
          <w:ins w:id="9041" w:author="冷雪凝" w:date="2019-05-14T12:04:54Z">
            <w:del w:id="9042" w:author="梁元" w:date="2019-05-14T19:56:45Z">
              <w:r>
                <w:rPr>
                  <w:b w:val="0"/>
                  <w:bCs w:val="0"/>
                  <w:color w:val="000000" w:themeColor="text1"/>
                  <w14:textFill>
                    <w14:solidFill>
                      <w14:schemeClr w14:val="tx1"/>
                    </w14:solidFill>
                  </w14:textFill>
                </w:rPr>
                <w:tab/>
              </w:r>
            </w:del>
          </w:ins>
          <w:ins w:id="9043" w:author="冷雪凝" w:date="2019-05-14T12:04:55Z">
            <w:del w:id="9044" w:author="梁元" w:date="2019-05-14T19:56:45Z">
              <w:r>
                <w:rPr>
                  <w:b w:val="0"/>
                  <w:bCs w:val="0"/>
                  <w:color w:val="000000" w:themeColor="text1"/>
                  <w14:textFill>
                    <w14:solidFill>
                      <w14:schemeClr w14:val="tx1"/>
                    </w14:solidFill>
                  </w14:textFill>
                </w:rPr>
                <w:delText>2</w:delText>
              </w:r>
            </w:del>
          </w:ins>
          <w:ins w:id="9045" w:author="冷雪凝" w:date="2019-05-14T12:04:54Z">
            <w:del w:id="904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047" w:author="冷雪凝" w:date="2019-05-14T12:04:54Z"/>
              <w:del w:id="9048" w:author="梁元" w:date="2019-05-14T19:56:45Z"/>
              <w:b w:val="0"/>
              <w:bCs w:val="0"/>
              <w:color w:val="000000" w:themeColor="text1"/>
              <w14:textFill>
                <w14:solidFill>
                  <w14:schemeClr w14:val="tx1"/>
                </w14:solidFill>
              </w14:textFill>
            </w:rPr>
          </w:pPr>
          <w:ins w:id="9049" w:author="冷雪凝" w:date="2019-05-14T12:04:54Z">
            <w:del w:id="9050" w:author="梁元" w:date="2019-05-14T19:56:45Z">
              <w:r>
                <w:rPr>
                  <w:b w:val="0"/>
                  <w:bCs w:val="0"/>
                  <w:color w:val="000000" w:themeColor="text1"/>
                  <w14:textFill>
                    <w14:solidFill>
                      <w14:schemeClr w14:val="tx1"/>
                    </w14:solidFill>
                  </w14:textFill>
                </w:rPr>
                <w:fldChar w:fldCharType="begin"/>
              </w:r>
            </w:del>
          </w:ins>
          <w:ins w:id="9051" w:author="冷雪凝" w:date="2019-05-14T12:04:54Z">
            <w:del w:id="9052" w:author="梁元" w:date="2019-05-14T19:56:45Z">
              <w:r>
                <w:rPr>
                  <w:b w:val="0"/>
                  <w:bCs w:val="0"/>
                  <w:color w:val="000000" w:themeColor="text1"/>
                  <w14:textFill>
                    <w14:solidFill>
                      <w14:schemeClr w14:val="tx1"/>
                    </w14:solidFill>
                  </w14:textFill>
                </w:rPr>
                <w:delInstrText xml:space="preserve"> HYPERLINK \l _Toc24111_WPSOffice_Level2 </w:delInstrText>
              </w:r>
            </w:del>
          </w:ins>
          <w:ins w:id="9053" w:author="冷雪凝" w:date="2019-05-14T12:04:54Z">
            <w:del w:id="9054" w:author="梁元" w:date="2019-05-14T19:56:45Z">
              <w:r>
                <w:rPr>
                  <w:b w:val="0"/>
                  <w:bCs w:val="0"/>
                  <w:color w:val="000000" w:themeColor="text1"/>
                  <w14:textFill>
                    <w14:solidFill>
                      <w14:schemeClr w14:val="tx1"/>
                    </w14:solidFill>
                  </w14:textFill>
                </w:rPr>
                <w:fldChar w:fldCharType="separate"/>
              </w:r>
            </w:del>
          </w:ins>
          <w:customXmlInsRangeStart w:id="9057" w:author="冷雪凝" w:date="2019-05-14T12:04:54Z"/>
          <w:customXmlDelRangeStart w:id="905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10f8a047-61d5-4e9c-9e58-ba4884a40aca}"/>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058"/>
              <w:customXmlInsRangeEnd w:id="9057"/>
              <w:ins w:id="9061" w:author="冷雪凝" w:date="2019-05-14T12:04:54Z">
                <w:del w:id="9062"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9063" w:author="冷雪凝" w:date="2019-05-14T12:04:54Z">
                <w:del w:id="9064"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9067" w:author="冷雪凝" w:date="2019-05-14T12:04:54Z"/>
              <w:customXmlDelRangeStart w:id="9068" w:author="梁元" w:date="2019-05-14T19:56:45Z"/>
            </w:sdtContent>
          </w:sdt>
          <w:customXmlDelRangeEnd w:id="9068"/>
          <w:customXmlInsRangeEnd w:id="9067"/>
          <w:ins w:id="9069" w:author="冷雪凝" w:date="2019-05-14T12:04:54Z">
            <w:del w:id="9070" w:author="梁元" w:date="2019-05-14T19:56:45Z">
              <w:r>
                <w:rPr>
                  <w:b w:val="0"/>
                  <w:bCs w:val="0"/>
                  <w:color w:val="000000" w:themeColor="text1"/>
                  <w14:textFill>
                    <w14:solidFill>
                      <w14:schemeClr w14:val="tx1"/>
                    </w14:solidFill>
                  </w14:textFill>
                </w:rPr>
                <w:tab/>
              </w:r>
            </w:del>
          </w:ins>
          <w:ins w:id="9071" w:author="冷雪凝" w:date="2019-05-14T12:04:55Z">
            <w:del w:id="9072" w:author="梁元" w:date="2019-05-14T19:56:45Z">
              <w:r>
                <w:rPr>
                  <w:b w:val="0"/>
                  <w:bCs w:val="0"/>
                  <w:color w:val="000000" w:themeColor="text1"/>
                  <w14:textFill>
                    <w14:solidFill>
                      <w14:schemeClr w14:val="tx1"/>
                    </w14:solidFill>
                  </w14:textFill>
                </w:rPr>
                <w:delText>4</w:delText>
              </w:r>
            </w:del>
          </w:ins>
          <w:ins w:id="9073" w:author="冷雪凝" w:date="2019-05-14T12:04:54Z">
            <w:del w:id="907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075" w:author="冷雪凝" w:date="2019-05-14T12:04:54Z"/>
              <w:del w:id="9076" w:author="梁元" w:date="2019-05-14T19:56:45Z"/>
              <w:b w:val="0"/>
              <w:bCs w:val="0"/>
              <w:color w:val="000000" w:themeColor="text1"/>
              <w14:textFill>
                <w14:solidFill>
                  <w14:schemeClr w14:val="tx1"/>
                </w14:solidFill>
              </w14:textFill>
            </w:rPr>
          </w:pPr>
          <w:ins w:id="9077" w:author="冷雪凝" w:date="2019-05-14T12:04:54Z">
            <w:del w:id="9078" w:author="梁元" w:date="2019-05-14T19:56:45Z">
              <w:r>
                <w:rPr>
                  <w:b w:val="0"/>
                  <w:bCs w:val="0"/>
                  <w:color w:val="000000" w:themeColor="text1"/>
                  <w14:textFill>
                    <w14:solidFill>
                      <w14:schemeClr w14:val="tx1"/>
                    </w14:solidFill>
                  </w14:textFill>
                </w:rPr>
                <w:fldChar w:fldCharType="begin"/>
              </w:r>
            </w:del>
          </w:ins>
          <w:ins w:id="9079" w:author="冷雪凝" w:date="2019-05-14T12:04:54Z">
            <w:del w:id="9080" w:author="梁元" w:date="2019-05-14T19:56:45Z">
              <w:r>
                <w:rPr>
                  <w:b w:val="0"/>
                  <w:bCs w:val="0"/>
                  <w:color w:val="000000" w:themeColor="text1"/>
                  <w14:textFill>
                    <w14:solidFill>
                      <w14:schemeClr w14:val="tx1"/>
                    </w14:solidFill>
                  </w14:textFill>
                </w:rPr>
                <w:delInstrText xml:space="preserve"> HYPERLINK \l _Toc29007_WPSOffice_Level2 </w:delInstrText>
              </w:r>
            </w:del>
          </w:ins>
          <w:ins w:id="9081" w:author="冷雪凝" w:date="2019-05-14T12:04:54Z">
            <w:del w:id="9082" w:author="梁元" w:date="2019-05-14T19:56:45Z">
              <w:r>
                <w:rPr>
                  <w:b w:val="0"/>
                  <w:bCs w:val="0"/>
                  <w:color w:val="000000" w:themeColor="text1"/>
                  <w14:textFill>
                    <w14:solidFill>
                      <w14:schemeClr w14:val="tx1"/>
                    </w14:solidFill>
                  </w14:textFill>
                </w:rPr>
                <w:fldChar w:fldCharType="separate"/>
              </w:r>
            </w:del>
          </w:ins>
          <w:customXmlInsRangeStart w:id="9085" w:author="冷雪凝" w:date="2019-05-14T12:04:54Z"/>
          <w:customXmlDelRangeStart w:id="908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d026daf9-7791-46ca-9ec0-5e43875c0340}"/>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086"/>
              <w:customXmlInsRangeEnd w:id="9085"/>
              <w:ins w:id="9089" w:author="冷雪凝" w:date="2019-05-14T12:04:54Z">
                <w:del w:id="9090"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9091" w:author="冷雪凝" w:date="2019-05-14T12:04:54Z">
                <w:del w:id="9092"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9095" w:author="冷雪凝" w:date="2019-05-14T12:04:54Z"/>
              <w:customXmlDelRangeStart w:id="9096" w:author="梁元" w:date="2019-05-14T19:56:45Z"/>
            </w:sdtContent>
          </w:sdt>
          <w:customXmlDelRangeEnd w:id="9096"/>
          <w:customXmlInsRangeEnd w:id="9095"/>
          <w:ins w:id="9097" w:author="冷雪凝" w:date="2019-05-14T12:04:54Z">
            <w:del w:id="9098" w:author="梁元" w:date="2019-05-14T19:56:45Z">
              <w:r>
                <w:rPr>
                  <w:b w:val="0"/>
                  <w:bCs w:val="0"/>
                  <w:color w:val="000000" w:themeColor="text1"/>
                  <w14:textFill>
                    <w14:solidFill>
                      <w14:schemeClr w14:val="tx1"/>
                    </w14:solidFill>
                  </w14:textFill>
                </w:rPr>
                <w:tab/>
              </w:r>
            </w:del>
          </w:ins>
          <w:ins w:id="9099" w:author="冷雪凝" w:date="2019-05-14T12:04:55Z">
            <w:del w:id="9100" w:author="梁元" w:date="2019-05-14T19:56:45Z">
              <w:r>
                <w:rPr>
                  <w:b w:val="0"/>
                  <w:bCs w:val="0"/>
                  <w:color w:val="000000" w:themeColor="text1"/>
                  <w14:textFill>
                    <w14:solidFill>
                      <w14:schemeClr w14:val="tx1"/>
                    </w14:solidFill>
                  </w14:textFill>
                </w:rPr>
                <w:delText>5</w:delText>
              </w:r>
            </w:del>
          </w:ins>
          <w:ins w:id="9101" w:author="冷雪凝" w:date="2019-05-14T12:04:54Z">
            <w:del w:id="910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103" w:author="冷雪凝" w:date="2019-05-14T12:04:54Z"/>
              <w:del w:id="9104" w:author="梁元" w:date="2019-05-14T19:56:45Z"/>
              <w:b w:val="0"/>
              <w:bCs w:val="0"/>
              <w:color w:val="000000" w:themeColor="text1"/>
              <w14:textFill>
                <w14:solidFill>
                  <w14:schemeClr w14:val="tx1"/>
                </w14:solidFill>
              </w14:textFill>
            </w:rPr>
          </w:pPr>
          <w:ins w:id="9105" w:author="冷雪凝" w:date="2019-05-14T12:04:54Z">
            <w:del w:id="9106" w:author="梁元" w:date="2019-05-14T19:56:45Z">
              <w:r>
                <w:rPr>
                  <w:b w:val="0"/>
                  <w:bCs w:val="0"/>
                  <w:color w:val="000000" w:themeColor="text1"/>
                  <w14:textFill>
                    <w14:solidFill>
                      <w14:schemeClr w14:val="tx1"/>
                    </w14:solidFill>
                  </w14:textFill>
                </w:rPr>
                <w:fldChar w:fldCharType="begin"/>
              </w:r>
            </w:del>
          </w:ins>
          <w:ins w:id="9107" w:author="冷雪凝" w:date="2019-05-14T12:04:54Z">
            <w:del w:id="9108" w:author="梁元" w:date="2019-05-14T19:56:45Z">
              <w:r>
                <w:rPr>
                  <w:b w:val="0"/>
                  <w:bCs w:val="0"/>
                  <w:color w:val="000000" w:themeColor="text1"/>
                  <w14:textFill>
                    <w14:solidFill>
                      <w14:schemeClr w14:val="tx1"/>
                    </w14:solidFill>
                  </w14:textFill>
                </w:rPr>
                <w:delInstrText xml:space="preserve"> HYPERLINK \l _Toc23318_WPSOffice_Level2 </w:delInstrText>
              </w:r>
            </w:del>
          </w:ins>
          <w:ins w:id="9109" w:author="冷雪凝" w:date="2019-05-14T12:04:54Z">
            <w:del w:id="9110" w:author="梁元" w:date="2019-05-14T19:56:45Z">
              <w:r>
                <w:rPr>
                  <w:b w:val="0"/>
                  <w:bCs w:val="0"/>
                  <w:color w:val="000000" w:themeColor="text1"/>
                  <w14:textFill>
                    <w14:solidFill>
                      <w14:schemeClr w14:val="tx1"/>
                    </w14:solidFill>
                  </w14:textFill>
                </w:rPr>
                <w:fldChar w:fldCharType="separate"/>
              </w:r>
            </w:del>
          </w:ins>
          <w:customXmlInsRangeStart w:id="9113" w:author="冷雪凝" w:date="2019-05-14T12:04:54Z"/>
          <w:customXmlDelRangeStart w:id="911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27d66b02-e64e-4e4b-9147-f3d0fd533bed}"/>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114"/>
              <w:customXmlInsRangeEnd w:id="9113"/>
              <w:ins w:id="9117" w:author="冷雪凝" w:date="2019-05-14T12:04:54Z">
                <w:del w:id="9118"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9119" w:author="冷雪凝" w:date="2019-05-14T12:04:54Z">
                <w:del w:id="9120"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9123" w:author="冷雪凝" w:date="2019-05-14T12:04:54Z"/>
              <w:customXmlDelRangeStart w:id="9124" w:author="梁元" w:date="2019-05-14T19:56:45Z"/>
            </w:sdtContent>
          </w:sdt>
          <w:customXmlDelRangeEnd w:id="9124"/>
          <w:customXmlInsRangeEnd w:id="9123"/>
          <w:ins w:id="9125" w:author="冷雪凝" w:date="2019-05-14T12:04:54Z">
            <w:del w:id="9126" w:author="梁元" w:date="2019-05-14T19:56:45Z">
              <w:r>
                <w:rPr>
                  <w:b w:val="0"/>
                  <w:bCs w:val="0"/>
                  <w:color w:val="000000" w:themeColor="text1"/>
                  <w14:textFill>
                    <w14:solidFill>
                      <w14:schemeClr w14:val="tx1"/>
                    </w14:solidFill>
                  </w14:textFill>
                </w:rPr>
                <w:tab/>
              </w:r>
            </w:del>
          </w:ins>
          <w:ins w:id="9127" w:author="冷雪凝" w:date="2019-05-14T12:04:55Z">
            <w:del w:id="9128" w:author="梁元" w:date="2019-05-14T19:56:45Z">
              <w:r>
                <w:rPr>
                  <w:b w:val="0"/>
                  <w:bCs w:val="0"/>
                  <w:color w:val="000000" w:themeColor="text1"/>
                  <w14:textFill>
                    <w14:solidFill>
                      <w14:schemeClr w14:val="tx1"/>
                    </w14:solidFill>
                  </w14:textFill>
                </w:rPr>
                <w:delText>5</w:delText>
              </w:r>
            </w:del>
          </w:ins>
          <w:ins w:id="9129" w:author="冷雪凝" w:date="2019-05-14T12:04:54Z">
            <w:del w:id="9130"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131" w:author="冷雪凝" w:date="2019-05-14T12:04:54Z"/>
              <w:del w:id="9132" w:author="梁元" w:date="2019-05-14T19:56:45Z"/>
              <w:b w:val="0"/>
              <w:bCs w:val="0"/>
              <w:color w:val="000000" w:themeColor="text1"/>
              <w14:textFill>
                <w14:solidFill>
                  <w14:schemeClr w14:val="tx1"/>
                </w14:solidFill>
              </w14:textFill>
            </w:rPr>
          </w:pPr>
          <w:ins w:id="9133" w:author="冷雪凝" w:date="2019-05-14T12:04:54Z">
            <w:del w:id="9134" w:author="梁元" w:date="2019-05-14T19:56:45Z">
              <w:r>
                <w:rPr>
                  <w:b w:val="0"/>
                  <w:bCs w:val="0"/>
                  <w:color w:val="000000" w:themeColor="text1"/>
                  <w14:textFill>
                    <w14:solidFill>
                      <w14:schemeClr w14:val="tx1"/>
                    </w14:solidFill>
                  </w14:textFill>
                </w:rPr>
                <w:fldChar w:fldCharType="begin"/>
              </w:r>
            </w:del>
          </w:ins>
          <w:ins w:id="9135" w:author="冷雪凝" w:date="2019-05-14T12:04:54Z">
            <w:del w:id="9136" w:author="梁元" w:date="2019-05-14T19:56:45Z">
              <w:r>
                <w:rPr>
                  <w:b w:val="0"/>
                  <w:bCs w:val="0"/>
                  <w:color w:val="000000" w:themeColor="text1"/>
                  <w14:textFill>
                    <w14:solidFill>
                      <w14:schemeClr w14:val="tx1"/>
                    </w14:solidFill>
                  </w14:textFill>
                </w:rPr>
                <w:delInstrText xml:space="preserve"> HYPERLINK \l _Toc4158_WPSOffice_Level2 </w:delInstrText>
              </w:r>
            </w:del>
          </w:ins>
          <w:ins w:id="9137" w:author="冷雪凝" w:date="2019-05-14T12:04:54Z">
            <w:del w:id="9138" w:author="梁元" w:date="2019-05-14T19:56:45Z">
              <w:r>
                <w:rPr>
                  <w:b w:val="0"/>
                  <w:bCs w:val="0"/>
                  <w:color w:val="000000" w:themeColor="text1"/>
                  <w14:textFill>
                    <w14:solidFill>
                      <w14:schemeClr w14:val="tx1"/>
                    </w14:solidFill>
                  </w14:textFill>
                </w:rPr>
                <w:fldChar w:fldCharType="separate"/>
              </w:r>
            </w:del>
          </w:ins>
          <w:customXmlInsRangeStart w:id="9141" w:author="冷雪凝" w:date="2019-05-14T12:04:54Z"/>
          <w:customXmlDelRangeStart w:id="914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5f2f6177-e59e-4451-ae97-8f67289bdb44}"/>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142"/>
              <w:customXmlInsRangeEnd w:id="9141"/>
              <w:ins w:id="9145" w:author="冷雪凝" w:date="2019-05-14T12:04:54Z">
                <w:del w:id="9146"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9147" w:author="冷雪凝" w:date="2019-05-14T12:04:54Z">
                <w:del w:id="9148"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9151" w:author="冷雪凝" w:date="2019-05-14T12:04:54Z"/>
              <w:customXmlDelRangeStart w:id="9152" w:author="梁元" w:date="2019-05-14T19:56:45Z"/>
            </w:sdtContent>
          </w:sdt>
          <w:customXmlDelRangeEnd w:id="9152"/>
          <w:customXmlInsRangeEnd w:id="9151"/>
          <w:ins w:id="9153" w:author="冷雪凝" w:date="2019-05-14T12:04:54Z">
            <w:del w:id="9154" w:author="梁元" w:date="2019-05-14T19:56:45Z">
              <w:r>
                <w:rPr>
                  <w:b w:val="0"/>
                  <w:bCs w:val="0"/>
                  <w:color w:val="000000" w:themeColor="text1"/>
                  <w14:textFill>
                    <w14:solidFill>
                      <w14:schemeClr w14:val="tx1"/>
                    </w14:solidFill>
                  </w14:textFill>
                </w:rPr>
                <w:tab/>
              </w:r>
            </w:del>
          </w:ins>
          <w:ins w:id="9155" w:author="冷雪凝" w:date="2019-05-14T12:04:55Z">
            <w:del w:id="9156" w:author="梁元" w:date="2019-05-14T19:56:45Z">
              <w:r>
                <w:rPr>
                  <w:b w:val="0"/>
                  <w:bCs w:val="0"/>
                  <w:color w:val="000000" w:themeColor="text1"/>
                  <w14:textFill>
                    <w14:solidFill>
                      <w14:schemeClr w14:val="tx1"/>
                    </w14:solidFill>
                  </w14:textFill>
                </w:rPr>
                <w:delText>7</w:delText>
              </w:r>
            </w:del>
          </w:ins>
          <w:ins w:id="9157" w:author="冷雪凝" w:date="2019-05-14T12:04:54Z">
            <w:del w:id="915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159" w:author="冷雪凝" w:date="2019-05-14T12:04:54Z"/>
              <w:del w:id="9160" w:author="梁元" w:date="2019-05-14T19:56:45Z"/>
              <w:b w:val="0"/>
              <w:bCs w:val="0"/>
              <w:color w:val="000000" w:themeColor="text1"/>
              <w14:textFill>
                <w14:solidFill>
                  <w14:schemeClr w14:val="tx1"/>
                </w14:solidFill>
              </w14:textFill>
            </w:rPr>
          </w:pPr>
          <w:ins w:id="9161" w:author="冷雪凝" w:date="2019-05-14T12:04:54Z">
            <w:del w:id="9162" w:author="梁元" w:date="2019-05-14T19:56:45Z">
              <w:r>
                <w:rPr>
                  <w:b w:val="0"/>
                  <w:bCs w:val="0"/>
                  <w:color w:val="000000" w:themeColor="text1"/>
                  <w14:textFill>
                    <w14:solidFill>
                      <w14:schemeClr w14:val="tx1"/>
                    </w14:solidFill>
                  </w14:textFill>
                </w:rPr>
                <w:fldChar w:fldCharType="begin"/>
              </w:r>
            </w:del>
          </w:ins>
          <w:ins w:id="9163" w:author="冷雪凝" w:date="2019-05-14T12:04:54Z">
            <w:del w:id="9164" w:author="梁元" w:date="2019-05-14T19:56:45Z">
              <w:r>
                <w:rPr>
                  <w:b w:val="0"/>
                  <w:bCs w:val="0"/>
                  <w:color w:val="000000" w:themeColor="text1"/>
                  <w14:textFill>
                    <w14:solidFill>
                      <w14:schemeClr w14:val="tx1"/>
                    </w14:solidFill>
                  </w14:textFill>
                </w:rPr>
                <w:delInstrText xml:space="preserve"> HYPERLINK \l _Toc17790_WPSOffice_Level2 </w:delInstrText>
              </w:r>
            </w:del>
          </w:ins>
          <w:ins w:id="9165" w:author="冷雪凝" w:date="2019-05-14T12:04:54Z">
            <w:del w:id="9166" w:author="梁元" w:date="2019-05-14T19:56:45Z">
              <w:r>
                <w:rPr>
                  <w:b w:val="0"/>
                  <w:bCs w:val="0"/>
                  <w:color w:val="000000" w:themeColor="text1"/>
                  <w14:textFill>
                    <w14:solidFill>
                      <w14:schemeClr w14:val="tx1"/>
                    </w14:solidFill>
                  </w14:textFill>
                </w:rPr>
                <w:fldChar w:fldCharType="separate"/>
              </w:r>
            </w:del>
          </w:ins>
          <w:customXmlInsRangeStart w:id="9169" w:author="冷雪凝" w:date="2019-05-14T12:04:54Z"/>
          <w:customXmlDelRangeStart w:id="917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723903e5-1323-478d-86cb-a01b2894d86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170"/>
              <w:customXmlInsRangeEnd w:id="9169"/>
              <w:ins w:id="9173" w:author="冷雪凝" w:date="2019-05-14T12:04:54Z">
                <w:del w:id="9174" w:author="梁元" w:date="2019-05-14T19:56:45Z">
                  <w:r>
                    <w:rPr>
                      <w:rFonts w:hint="eastAsia" w:ascii="仿宋" w:hAnsi="仿宋" w:eastAsia="仿宋" w:cstheme="majorBidi"/>
                      <w:b w:val="0"/>
                      <w:bCs w:val="0"/>
                      <w:color w:val="000000" w:themeColor="text1"/>
                      <w14:textFill>
                        <w14:solidFill>
                          <w14:schemeClr w14:val="tx1"/>
                        </w14:solidFill>
                      </w14:textFill>
                    </w:rPr>
                    <w:delText>6</w:delText>
                  </w:r>
                </w:del>
              </w:ins>
              <w:ins w:id="9175" w:author="冷雪凝" w:date="2019-05-14T12:04:54Z">
                <w:del w:id="9176" w:author="梁元" w:date="2019-05-14T19:56:45Z">
                  <w:r>
                    <w:rPr>
                      <w:rFonts w:ascii="仿宋" w:hAnsi="仿宋" w:eastAsia="仿宋" w:cstheme="majorBidi"/>
                      <w:b w:val="0"/>
                      <w:bCs w:val="0"/>
                      <w:color w:val="000000" w:themeColor="text1"/>
                      <w14:textFill>
                        <w14:solidFill>
                          <w14:schemeClr w14:val="tx1"/>
                        </w14:solidFill>
                      </w14:textFill>
                    </w:rPr>
                    <w:delText>.</w:delText>
                  </w:r>
                </w:del>
              </w:ins>
              <w:ins w:id="9177" w:author="冷雪凝" w:date="2019-05-14T12:04:54Z">
                <w:del w:id="9178"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9181" w:author="冷雪凝" w:date="2019-05-14T12:04:54Z"/>
              <w:customXmlDelRangeStart w:id="9182" w:author="梁元" w:date="2019-05-14T19:56:45Z"/>
            </w:sdtContent>
          </w:sdt>
          <w:customXmlDelRangeEnd w:id="9182"/>
          <w:customXmlInsRangeEnd w:id="9181"/>
          <w:ins w:id="9183" w:author="冷雪凝" w:date="2019-05-14T12:04:54Z">
            <w:del w:id="9184" w:author="梁元" w:date="2019-05-14T19:56:45Z">
              <w:r>
                <w:rPr>
                  <w:b w:val="0"/>
                  <w:bCs w:val="0"/>
                  <w:color w:val="000000" w:themeColor="text1"/>
                  <w14:textFill>
                    <w14:solidFill>
                      <w14:schemeClr w14:val="tx1"/>
                    </w14:solidFill>
                  </w14:textFill>
                </w:rPr>
                <w:tab/>
              </w:r>
            </w:del>
          </w:ins>
          <w:ins w:id="9185" w:author="冷雪凝" w:date="2019-05-14T12:04:55Z">
            <w:del w:id="9186" w:author="梁元" w:date="2019-05-14T19:56:45Z">
              <w:r>
                <w:rPr>
                  <w:b w:val="0"/>
                  <w:bCs w:val="0"/>
                  <w:color w:val="000000" w:themeColor="text1"/>
                  <w14:textFill>
                    <w14:solidFill>
                      <w14:schemeClr w14:val="tx1"/>
                    </w14:solidFill>
                  </w14:textFill>
                </w:rPr>
                <w:delText>7</w:delText>
              </w:r>
            </w:del>
          </w:ins>
          <w:ins w:id="9187" w:author="冷雪凝" w:date="2019-05-14T12:04:54Z">
            <w:del w:id="9188"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9189" w:author="冷雪凝" w:date="2019-05-14T12:04:54Z"/>
              <w:del w:id="9190" w:author="梁元" w:date="2019-05-14T19:56:45Z"/>
              <w:b/>
              <w:bCs/>
              <w:color w:val="000000" w:themeColor="text1"/>
              <w:sz w:val="21"/>
              <w:szCs w:val="21"/>
              <w:rPrChange w:id="9191" w:author="冷雪凝" w:date="2019-05-14T12:31:27Z">
                <w:rPr>
                  <w:ins w:id="9192" w:author="冷雪凝" w:date="2019-05-14T12:04:54Z"/>
                  <w:del w:id="9193" w:author="梁元" w:date="2019-05-14T19:56:45Z"/>
                  <w:b w:val="0"/>
                  <w:bCs w:val="0"/>
                  <w:color w:val="000000" w:themeColor="text1"/>
                  <w14:textFill>
                    <w14:solidFill>
                      <w14:schemeClr w14:val="tx1"/>
                    </w14:solidFill>
                  </w14:textFill>
                </w:rPr>
              </w:rPrChange>
              <w14:textFill>
                <w14:solidFill>
                  <w14:schemeClr w14:val="tx1"/>
                </w14:solidFill>
              </w14:textFill>
            </w:rPr>
          </w:pPr>
          <w:ins w:id="9194" w:author="冷雪凝" w:date="2019-05-14T12:04:54Z">
            <w:del w:id="9195" w:author="梁元" w:date="2019-05-14T19:56:45Z">
              <w:r>
                <w:rPr>
                  <w:b/>
                  <w:bCs/>
                  <w:color w:val="000000" w:themeColor="text1"/>
                  <w:sz w:val="21"/>
                  <w:szCs w:val="21"/>
                  <w:rPrChange w:id="9196" w:author="冷雪凝" w:date="2019-05-14T12:31:27Z">
                    <w:rPr>
                      <w:b w:val="0"/>
                      <w:bCs w:val="0"/>
                      <w:color w:val="000000" w:themeColor="text1"/>
                      <w14:textFill>
                        <w14:solidFill>
                          <w14:schemeClr w14:val="tx1"/>
                        </w14:solidFill>
                      </w14:textFill>
                    </w:rPr>
                  </w:rPrChange>
                  <w14:textFill>
                    <w14:solidFill>
                      <w14:schemeClr w14:val="tx1"/>
                    </w14:solidFill>
                  </w14:textFill>
                </w:rPr>
                <w:fldChar w:fldCharType="begin"/>
              </w:r>
            </w:del>
          </w:ins>
          <w:ins w:id="9199" w:author="冷雪凝" w:date="2019-05-14T12:04:54Z">
            <w:del w:id="9200" w:author="梁元" w:date="2019-05-14T19:56:45Z">
              <w:r>
                <w:rPr>
                  <w:b/>
                  <w:bCs/>
                  <w:color w:val="000000" w:themeColor="text1"/>
                  <w:sz w:val="21"/>
                  <w:szCs w:val="21"/>
                  <w:rPrChange w:id="9201" w:author="冷雪凝" w:date="2019-05-14T12:31:27Z">
                    <w:rPr>
                      <w:b w:val="0"/>
                      <w:bCs w:val="0"/>
                      <w:color w:val="000000" w:themeColor="text1"/>
                      <w14:textFill>
                        <w14:solidFill>
                          <w14:schemeClr w14:val="tx1"/>
                        </w14:solidFill>
                      </w14:textFill>
                    </w:rPr>
                  </w:rPrChange>
                  <w14:textFill>
                    <w14:solidFill>
                      <w14:schemeClr w14:val="tx1"/>
                    </w14:solidFill>
                  </w14:textFill>
                </w:rPr>
                <w:delInstrText xml:space="preserve"> HYPERLINK \l _Toc23795_WPSOffice_Level1 </w:delInstrText>
              </w:r>
            </w:del>
          </w:ins>
          <w:ins w:id="9204" w:author="冷雪凝" w:date="2019-05-14T12:04:54Z">
            <w:del w:id="9205" w:author="梁元" w:date="2019-05-14T19:56:45Z">
              <w:r>
                <w:rPr>
                  <w:b/>
                  <w:bCs/>
                  <w:color w:val="000000" w:themeColor="text1"/>
                  <w:sz w:val="21"/>
                  <w:szCs w:val="21"/>
                  <w:rPrChange w:id="9206" w:author="冷雪凝" w:date="2019-05-14T12:31:27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9211" w:author="冷雪凝" w:date="2019-05-14T12:04:54Z"/>
          <w:customXmlDelRangeStart w:id="9212"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bbacb179-5c58-4cb2-a850-3509a01b9e11}"/>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9212"/>
              <w:customXmlInsRangeEnd w:id="9211"/>
              <w:ins w:id="9215" w:author="冷雪凝" w:date="2019-05-14T12:04:54Z">
                <w:del w:id="9216" w:author="梁元" w:date="2019-05-14T19:56:45Z">
                  <w:r>
                    <w:rPr>
                      <w:rFonts w:asciiTheme="minorHAnsi" w:hAnsiTheme="minorHAnsi" w:eastAsiaTheme="minorEastAsia" w:cstheme="minorBidi"/>
                      <w:b/>
                      <w:bCs/>
                      <w:color w:val="000000" w:themeColor="text1"/>
                      <w:sz w:val="21"/>
                      <w:szCs w:val="21"/>
                      <w:rPrChange w:id="9217" w:author="冷雪凝" w:date="2019-05-14T12:31:27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十七、 </w:delText>
                  </w:r>
                </w:del>
              </w:ins>
              <w:ins w:id="9220" w:author="冷雪凝" w:date="2019-05-14T12:04:54Z">
                <w:del w:id="9221" w:author="梁元" w:date="2019-05-14T19:56:45Z">
                  <w:r>
                    <w:rPr>
                      <w:rFonts w:hint="default" w:asciiTheme="minorHAnsi" w:hAnsiTheme="minorHAnsi" w:eastAsiaTheme="minorEastAsia" w:cstheme="minorBidi"/>
                      <w:b/>
                      <w:bCs/>
                      <w:color w:val="000000" w:themeColor="text1"/>
                      <w:sz w:val="21"/>
                      <w:szCs w:val="21"/>
                      <w:rPrChange w:id="9222" w:author="冷雪凝" w:date="2019-05-14T12:31:27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你是如何解决移动端适配问题？</w:delText>
                  </w:r>
                </w:del>
              </w:ins>
              <w:customXmlInsRangeStart w:id="9227" w:author="冷雪凝" w:date="2019-05-14T12:04:54Z"/>
              <w:customXmlDelRangeStart w:id="9228" w:author="梁元" w:date="2019-05-14T19:56:45Z"/>
            </w:sdtContent>
          </w:sdt>
          <w:customXmlDelRangeEnd w:id="9228"/>
          <w:customXmlInsRangeEnd w:id="9227"/>
          <w:ins w:id="9229" w:author="冷雪凝" w:date="2019-05-14T12:04:54Z">
            <w:del w:id="9230" w:author="梁元" w:date="2019-05-14T19:56:45Z">
              <w:r>
                <w:rPr>
                  <w:b/>
                  <w:bCs/>
                  <w:color w:val="000000" w:themeColor="text1"/>
                  <w:sz w:val="21"/>
                  <w:szCs w:val="21"/>
                  <w:rPrChange w:id="9231" w:author="冷雪凝" w:date="2019-05-14T12:31:27Z">
                    <w:rPr>
                      <w:b w:val="0"/>
                      <w:bCs w:val="0"/>
                      <w:color w:val="000000" w:themeColor="text1"/>
                      <w14:textFill>
                        <w14:solidFill>
                          <w14:schemeClr w14:val="tx1"/>
                        </w14:solidFill>
                      </w14:textFill>
                    </w:rPr>
                  </w:rPrChange>
                  <w14:textFill>
                    <w14:solidFill>
                      <w14:schemeClr w14:val="tx1"/>
                    </w14:solidFill>
                  </w14:textFill>
                </w:rPr>
                <w:tab/>
              </w:r>
            </w:del>
          </w:ins>
          <w:ins w:id="9234" w:author="冷雪凝" w:date="2019-05-14T12:04:55Z">
            <w:del w:id="9235" w:author="梁元" w:date="2019-05-14T19:56:45Z">
              <w:r>
                <w:rPr>
                  <w:b/>
                  <w:bCs/>
                  <w:color w:val="000000" w:themeColor="text1"/>
                  <w:sz w:val="21"/>
                  <w:szCs w:val="21"/>
                  <w:rPrChange w:id="9236" w:author="冷雪凝" w:date="2019-05-14T12:31:27Z">
                    <w:rPr>
                      <w:b w:val="0"/>
                      <w:bCs w:val="0"/>
                      <w:color w:val="000000" w:themeColor="text1"/>
                      <w14:textFill>
                        <w14:solidFill>
                          <w14:schemeClr w14:val="tx1"/>
                        </w14:solidFill>
                      </w14:textFill>
                    </w:rPr>
                  </w:rPrChange>
                  <w14:textFill>
                    <w14:solidFill>
                      <w14:schemeClr w14:val="tx1"/>
                    </w14:solidFill>
                  </w14:textFill>
                </w:rPr>
                <w:delText>7</w:delText>
              </w:r>
            </w:del>
          </w:ins>
          <w:ins w:id="9239" w:author="冷雪凝" w:date="2019-05-14T12:04:54Z">
            <w:del w:id="9240" w:author="梁元" w:date="2019-05-14T19:56:45Z">
              <w:r>
                <w:rPr>
                  <w:b/>
                  <w:bCs/>
                  <w:color w:val="000000" w:themeColor="text1"/>
                  <w:sz w:val="21"/>
                  <w:szCs w:val="21"/>
                  <w:rPrChange w:id="9241" w:author="冷雪凝" w:date="2019-05-14T12:31:27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9244" w:author="冷雪凝" w:date="2019-05-14T12:04:54Z"/>
              <w:del w:id="9245" w:author="梁元" w:date="2019-05-14T19:56:45Z"/>
              <w:b w:val="0"/>
              <w:bCs w:val="0"/>
              <w:color w:val="000000" w:themeColor="text1"/>
              <w14:textFill>
                <w14:solidFill>
                  <w14:schemeClr w14:val="tx1"/>
                </w14:solidFill>
              </w14:textFill>
            </w:rPr>
          </w:pPr>
          <w:ins w:id="9246" w:author="冷雪凝" w:date="2019-05-14T12:04:54Z">
            <w:del w:id="9247" w:author="梁元" w:date="2019-05-14T19:56:45Z">
              <w:r>
                <w:rPr>
                  <w:b w:val="0"/>
                  <w:bCs w:val="0"/>
                  <w:color w:val="000000" w:themeColor="text1"/>
                  <w14:textFill>
                    <w14:solidFill>
                      <w14:schemeClr w14:val="tx1"/>
                    </w14:solidFill>
                  </w14:textFill>
                </w:rPr>
                <w:fldChar w:fldCharType="begin"/>
              </w:r>
            </w:del>
          </w:ins>
          <w:ins w:id="9248" w:author="冷雪凝" w:date="2019-05-14T12:04:54Z">
            <w:del w:id="9249" w:author="梁元" w:date="2019-05-14T19:56:45Z">
              <w:r>
                <w:rPr>
                  <w:b w:val="0"/>
                  <w:bCs w:val="0"/>
                  <w:color w:val="000000" w:themeColor="text1"/>
                  <w14:textFill>
                    <w14:solidFill>
                      <w14:schemeClr w14:val="tx1"/>
                    </w14:solidFill>
                  </w14:textFill>
                </w:rPr>
                <w:delInstrText xml:space="preserve"> HYPERLINK \l _Toc25351_WPSOffice_Level2 </w:delInstrText>
              </w:r>
            </w:del>
          </w:ins>
          <w:ins w:id="9250" w:author="冷雪凝" w:date="2019-05-14T12:04:54Z">
            <w:del w:id="9251" w:author="梁元" w:date="2019-05-14T19:56:45Z">
              <w:r>
                <w:rPr>
                  <w:b w:val="0"/>
                  <w:bCs w:val="0"/>
                  <w:color w:val="000000" w:themeColor="text1"/>
                  <w14:textFill>
                    <w14:solidFill>
                      <w14:schemeClr w14:val="tx1"/>
                    </w14:solidFill>
                  </w14:textFill>
                </w:rPr>
                <w:fldChar w:fldCharType="separate"/>
              </w:r>
            </w:del>
          </w:ins>
          <w:customXmlInsRangeStart w:id="9254" w:author="冷雪凝" w:date="2019-05-14T12:04:54Z"/>
          <w:customXmlDelRangeStart w:id="9255"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e4160f80-1ae4-447c-a763-7c25974329c6}"/>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255"/>
              <w:customXmlInsRangeEnd w:id="9254"/>
              <w:ins w:id="9258" w:author="冷雪凝" w:date="2019-05-14T12:04:54Z">
                <w:del w:id="9259"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9260" w:author="冷雪凝" w:date="2019-05-14T12:04:54Z">
                <w:del w:id="9261"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9264" w:author="冷雪凝" w:date="2019-05-14T12:04:54Z"/>
              <w:customXmlDelRangeStart w:id="9265" w:author="梁元" w:date="2019-05-14T19:56:45Z"/>
            </w:sdtContent>
          </w:sdt>
          <w:customXmlDelRangeEnd w:id="9265"/>
          <w:customXmlInsRangeEnd w:id="9264"/>
          <w:ins w:id="9266" w:author="冷雪凝" w:date="2019-05-14T12:04:54Z">
            <w:del w:id="9267" w:author="梁元" w:date="2019-05-14T19:56:45Z">
              <w:r>
                <w:rPr>
                  <w:b w:val="0"/>
                  <w:bCs w:val="0"/>
                  <w:color w:val="000000" w:themeColor="text1"/>
                  <w14:textFill>
                    <w14:solidFill>
                      <w14:schemeClr w14:val="tx1"/>
                    </w14:solidFill>
                  </w14:textFill>
                </w:rPr>
                <w:tab/>
              </w:r>
            </w:del>
          </w:ins>
          <w:ins w:id="9268" w:author="冷雪凝" w:date="2019-05-14T12:04:55Z">
            <w:del w:id="9269" w:author="梁元" w:date="2019-05-14T19:56:45Z">
              <w:r>
                <w:rPr>
                  <w:b w:val="0"/>
                  <w:bCs w:val="0"/>
                  <w:color w:val="000000" w:themeColor="text1"/>
                  <w14:textFill>
                    <w14:solidFill>
                      <w14:schemeClr w14:val="tx1"/>
                    </w14:solidFill>
                  </w14:textFill>
                </w:rPr>
                <w:delText>8</w:delText>
              </w:r>
            </w:del>
          </w:ins>
          <w:ins w:id="9270" w:author="冷雪凝" w:date="2019-05-14T12:04:54Z">
            <w:del w:id="9271"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272" w:author="冷雪凝" w:date="2019-05-14T12:04:54Z"/>
              <w:del w:id="9273" w:author="梁元" w:date="2019-05-14T19:56:45Z"/>
              <w:b w:val="0"/>
              <w:bCs w:val="0"/>
              <w:color w:val="000000" w:themeColor="text1"/>
              <w14:textFill>
                <w14:solidFill>
                  <w14:schemeClr w14:val="tx1"/>
                </w14:solidFill>
              </w14:textFill>
            </w:rPr>
          </w:pPr>
          <w:ins w:id="9274" w:author="冷雪凝" w:date="2019-05-14T12:04:54Z">
            <w:del w:id="9275" w:author="梁元" w:date="2019-05-14T19:56:45Z">
              <w:r>
                <w:rPr>
                  <w:b w:val="0"/>
                  <w:bCs w:val="0"/>
                  <w:color w:val="000000" w:themeColor="text1"/>
                  <w14:textFill>
                    <w14:solidFill>
                      <w14:schemeClr w14:val="tx1"/>
                    </w14:solidFill>
                  </w14:textFill>
                </w:rPr>
                <w:fldChar w:fldCharType="begin"/>
              </w:r>
            </w:del>
          </w:ins>
          <w:ins w:id="9276" w:author="冷雪凝" w:date="2019-05-14T12:04:54Z">
            <w:del w:id="9277" w:author="梁元" w:date="2019-05-14T19:56:45Z">
              <w:r>
                <w:rPr>
                  <w:b w:val="0"/>
                  <w:bCs w:val="0"/>
                  <w:color w:val="000000" w:themeColor="text1"/>
                  <w14:textFill>
                    <w14:solidFill>
                      <w14:schemeClr w14:val="tx1"/>
                    </w14:solidFill>
                  </w14:textFill>
                </w:rPr>
                <w:delInstrText xml:space="preserve"> HYPERLINK \l _Toc24644_WPSOffice_Level2 </w:delInstrText>
              </w:r>
            </w:del>
          </w:ins>
          <w:ins w:id="9278" w:author="冷雪凝" w:date="2019-05-14T12:04:54Z">
            <w:del w:id="9279" w:author="梁元" w:date="2019-05-14T19:56:45Z">
              <w:r>
                <w:rPr>
                  <w:b w:val="0"/>
                  <w:bCs w:val="0"/>
                  <w:color w:val="000000" w:themeColor="text1"/>
                  <w14:textFill>
                    <w14:solidFill>
                      <w14:schemeClr w14:val="tx1"/>
                    </w14:solidFill>
                  </w14:textFill>
                </w:rPr>
                <w:fldChar w:fldCharType="separate"/>
              </w:r>
            </w:del>
          </w:ins>
          <w:customXmlInsRangeStart w:id="9282" w:author="冷雪凝" w:date="2019-05-14T12:04:54Z"/>
          <w:customXmlDelRangeStart w:id="928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5f39046a-de57-4c15-be65-6112d87aa55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283"/>
              <w:customXmlInsRangeEnd w:id="9282"/>
              <w:ins w:id="9286" w:author="冷雪凝" w:date="2019-05-14T12:04:54Z">
                <w:del w:id="9287" w:author="梁元" w:date="2019-05-14T19:56:45Z">
                  <w:r>
                    <w:rPr>
                      <w:rFonts w:ascii="仿宋" w:hAnsi="仿宋" w:eastAsia="仿宋" w:cs="Times New Roman"/>
                      <w:b w:val="0"/>
                      <w:bCs w:val="0"/>
                      <w:color w:val="000000" w:themeColor="text1"/>
                      <w14:textFill>
                        <w14:solidFill>
                          <w14:schemeClr w14:val="tx1"/>
                        </w14:solidFill>
                      </w14:textFill>
                    </w:rPr>
                    <w:delText xml:space="preserve">2. </w:delText>
                  </w:r>
                </w:del>
              </w:ins>
              <w:ins w:id="9288" w:author="冷雪凝" w:date="2019-05-14T12:04:54Z">
                <w:del w:id="9289"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9292" w:author="冷雪凝" w:date="2019-05-14T12:04:54Z"/>
              <w:customXmlDelRangeStart w:id="9293" w:author="梁元" w:date="2019-05-14T19:56:45Z"/>
            </w:sdtContent>
          </w:sdt>
          <w:customXmlDelRangeEnd w:id="9293"/>
          <w:customXmlInsRangeEnd w:id="9292"/>
          <w:ins w:id="9294" w:author="冷雪凝" w:date="2019-05-14T12:04:54Z">
            <w:del w:id="9295" w:author="梁元" w:date="2019-05-14T19:56:45Z">
              <w:r>
                <w:rPr>
                  <w:b w:val="0"/>
                  <w:bCs w:val="0"/>
                  <w:color w:val="000000" w:themeColor="text1"/>
                  <w14:textFill>
                    <w14:solidFill>
                      <w14:schemeClr w14:val="tx1"/>
                    </w14:solidFill>
                  </w14:textFill>
                </w:rPr>
                <w:tab/>
              </w:r>
            </w:del>
          </w:ins>
          <w:ins w:id="9296" w:author="冷雪凝" w:date="2019-05-14T12:04:56Z">
            <w:del w:id="9297" w:author="梁元" w:date="2019-05-14T19:56:45Z">
              <w:r>
                <w:rPr>
                  <w:b w:val="0"/>
                  <w:bCs w:val="0"/>
                  <w:color w:val="000000" w:themeColor="text1"/>
                  <w14:textFill>
                    <w14:solidFill>
                      <w14:schemeClr w14:val="tx1"/>
                    </w14:solidFill>
                  </w14:textFill>
                </w:rPr>
                <w:delText>8</w:delText>
              </w:r>
            </w:del>
          </w:ins>
          <w:ins w:id="9298" w:author="冷雪凝" w:date="2019-05-14T12:04:54Z">
            <w:del w:id="9299"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300" w:author="冷雪凝" w:date="2019-05-14T12:04:54Z"/>
              <w:del w:id="9301" w:author="梁元" w:date="2019-05-14T19:56:45Z"/>
              <w:b w:val="0"/>
              <w:bCs w:val="0"/>
              <w:color w:val="000000" w:themeColor="text1"/>
              <w14:textFill>
                <w14:solidFill>
                  <w14:schemeClr w14:val="tx1"/>
                </w14:solidFill>
              </w14:textFill>
            </w:rPr>
          </w:pPr>
          <w:ins w:id="9302" w:author="冷雪凝" w:date="2019-05-14T12:04:54Z">
            <w:del w:id="9303" w:author="梁元" w:date="2019-05-14T19:56:45Z">
              <w:r>
                <w:rPr>
                  <w:b w:val="0"/>
                  <w:bCs w:val="0"/>
                  <w:color w:val="000000" w:themeColor="text1"/>
                  <w14:textFill>
                    <w14:solidFill>
                      <w14:schemeClr w14:val="tx1"/>
                    </w14:solidFill>
                  </w14:textFill>
                </w:rPr>
                <w:fldChar w:fldCharType="begin"/>
              </w:r>
            </w:del>
          </w:ins>
          <w:ins w:id="9304" w:author="冷雪凝" w:date="2019-05-14T12:04:54Z">
            <w:del w:id="9305" w:author="梁元" w:date="2019-05-14T19:56:45Z">
              <w:r>
                <w:rPr>
                  <w:b w:val="0"/>
                  <w:bCs w:val="0"/>
                  <w:color w:val="000000" w:themeColor="text1"/>
                  <w14:textFill>
                    <w14:solidFill>
                      <w14:schemeClr w14:val="tx1"/>
                    </w14:solidFill>
                  </w14:textFill>
                </w:rPr>
                <w:delInstrText xml:space="preserve"> HYPERLINK \l _Toc32242_WPSOffice_Level2 </w:delInstrText>
              </w:r>
            </w:del>
          </w:ins>
          <w:ins w:id="9306" w:author="冷雪凝" w:date="2019-05-14T12:04:54Z">
            <w:del w:id="9307" w:author="梁元" w:date="2019-05-14T19:56:45Z">
              <w:r>
                <w:rPr>
                  <w:b w:val="0"/>
                  <w:bCs w:val="0"/>
                  <w:color w:val="000000" w:themeColor="text1"/>
                  <w14:textFill>
                    <w14:solidFill>
                      <w14:schemeClr w14:val="tx1"/>
                    </w14:solidFill>
                  </w14:textFill>
                </w:rPr>
                <w:fldChar w:fldCharType="separate"/>
              </w:r>
            </w:del>
          </w:ins>
          <w:customXmlInsRangeStart w:id="9310" w:author="冷雪凝" w:date="2019-05-14T12:04:54Z"/>
          <w:customXmlDelRangeStart w:id="931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4bfd89ec-b48b-4ed3-aee8-3eb121ce919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311"/>
              <w:customXmlInsRangeEnd w:id="9310"/>
              <w:ins w:id="9314" w:author="冷雪凝" w:date="2019-05-14T12:04:54Z">
                <w:del w:id="9315"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9316" w:author="冷雪凝" w:date="2019-05-14T12:04:54Z">
                <w:del w:id="9317"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9320" w:author="冷雪凝" w:date="2019-05-14T12:04:54Z"/>
              <w:customXmlDelRangeStart w:id="9321" w:author="梁元" w:date="2019-05-14T19:56:45Z"/>
            </w:sdtContent>
          </w:sdt>
          <w:customXmlDelRangeEnd w:id="9321"/>
          <w:customXmlInsRangeEnd w:id="9320"/>
          <w:ins w:id="9322" w:author="冷雪凝" w:date="2019-05-14T12:04:54Z">
            <w:del w:id="9323" w:author="梁元" w:date="2019-05-14T19:56:45Z">
              <w:r>
                <w:rPr>
                  <w:b w:val="0"/>
                  <w:bCs w:val="0"/>
                  <w:color w:val="000000" w:themeColor="text1"/>
                  <w14:textFill>
                    <w14:solidFill>
                      <w14:schemeClr w14:val="tx1"/>
                    </w14:solidFill>
                  </w14:textFill>
                </w:rPr>
                <w:tab/>
              </w:r>
            </w:del>
          </w:ins>
          <w:ins w:id="9324" w:author="冷雪凝" w:date="2019-05-14T12:04:56Z">
            <w:del w:id="9325" w:author="梁元" w:date="2019-05-14T19:56:45Z">
              <w:r>
                <w:rPr>
                  <w:b w:val="0"/>
                  <w:bCs w:val="0"/>
                  <w:color w:val="000000" w:themeColor="text1"/>
                  <w14:textFill>
                    <w14:solidFill>
                      <w14:schemeClr w14:val="tx1"/>
                    </w14:solidFill>
                  </w14:textFill>
                </w:rPr>
                <w:delText>9</w:delText>
              </w:r>
            </w:del>
          </w:ins>
          <w:ins w:id="9326" w:author="冷雪凝" w:date="2019-05-14T12:04:54Z">
            <w:del w:id="9327"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9328" w:author="冷雪凝" w:date="2019-05-14T12:04:54Z"/>
              <w:del w:id="9329" w:author="梁元" w:date="2019-05-14T19:56:45Z"/>
              <w:b/>
              <w:bCs/>
              <w:color w:val="000000" w:themeColor="text1"/>
              <w:sz w:val="21"/>
              <w:szCs w:val="21"/>
              <w:rPrChange w:id="9330" w:author="冷雪凝" w:date="2019-05-14T12:31:29Z">
                <w:rPr>
                  <w:ins w:id="9331" w:author="冷雪凝" w:date="2019-05-14T12:04:54Z"/>
                  <w:del w:id="9332" w:author="梁元" w:date="2019-05-14T19:56:45Z"/>
                  <w:b w:val="0"/>
                  <w:bCs w:val="0"/>
                  <w:color w:val="000000" w:themeColor="text1"/>
                  <w14:textFill>
                    <w14:solidFill>
                      <w14:schemeClr w14:val="tx1"/>
                    </w14:solidFill>
                  </w14:textFill>
                </w:rPr>
              </w:rPrChange>
              <w14:textFill>
                <w14:solidFill>
                  <w14:schemeClr w14:val="tx1"/>
                </w14:solidFill>
              </w14:textFill>
            </w:rPr>
          </w:pPr>
          <w:ins w:id="9333" w:author="冷雪凝" w:date="2019-05-14T12:04:54Z">
            <w:del w:id="9334" w:author="梁元" w:date="2019-05-14T19:56:45Z">
              <w:r>
                <w:rPr>
                  <w:b/>
                  <w:bCs/>
                  <w:color w:val="000000" w:themeColor="text1"/>
                  <w:sz w:val="21"/>
                  <w:szCs w:val="21"/>
                  <w:rPrChange w:id="9335" w:author="冷雪凝" w:date="2019-05-14T12:31:29Z">
                    <w:rPr>
                      <w:b w:val="0"/>
                      <w:bCs w:val="0"/>
                      <w:color w:val="000000" w:themeColor="text1"/>
                      <w14:textFill>
                        <w14:solidFill>
                          <w14:schemeClr w14:val="tx1"/>
                        </w14:solidFill>
                      </w14:textFill>
                    </w:rPr>
                  </w:rPrChange>
                  <w14:textFill>
                    <w14:solidFill>
                      <w14:schemeClr w14:val="tx1"/>
                    </w14:solidFill>
                  </w14:textFill>
                </w:rPr>
                <w:fldChar w:fldCharType="begin"/>
              </w:r>
            </w:del>
          </w:ins>
          <w:ins w:id="9338" w:author="冷雪凝" w:date="2019-05-14T12:04:54Z">
            <w:del w:id="9339" w:author="梁元" w:date="2019-05-14T19:56:45Z">
              <w:r>
                <w:rPr>
                  <w:b/>
                  <w:bCs/>
                  <w:color w:val="000000" w:themeColor="text1"/>
                  <w:sz w:val="21"/>
                  <w:szCs w:val="21"/>
                  <w:rPrChange w:id="9340" w:author="冷雪凝" w:date="2019-05-14T12:31:29Z">
                    <w:rPr>
                      <w:b w:val="0"/>
                      <w:bCs w:val="0"/>
                      <w:color w:val="000000" w:themeColor="text1"/>
                      <w14:textFill>
                        <w14:solidFill>
                          <w14:schemeClr w14:val="tx1"/>
                        </w14:solidFill>
                      </w14:textFill>
                    </w:rPr>
                  </w:rPrChange>
                  <w14:textFill>
                    <w14:solidFill>
                      <w14:schemeClr w14:val="tx1"/>
                    </w14:solidFill>
                  </w14:textFill>
                </w:rPr>
                <w:delInstrText xml:space="preserve"> HYPERLINK \l _Toc25004_WPSOffice_Level1 </w:delInstrText>
              </w:r>
            </w:del>
          </w:ins>
          <w:ins w:id="9343" w:author="冷雪凝" w:date="2019-05-14T12:04:54Z">
            <w:del w:id="9344" w:author="梁元" w:date="2019-05-14T19:56:45Z">
              <w:r>
                <w:rPr>
                  <w:b/>
                  <w:bCs/>
                  <w:color w:val="000000" w:themeColor="text1"/>
                  <w:sz w:val="21"/>
                  <w:szCs w:val="21"/>
                  <w:rPrChange w:id="9345" w:author="冷雪凝" w:date="2019-05-14T12:31:29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9350" w:author="冷雪凝" w:date="2019-05-14T12:04:54Z"/>
          <w:customXmlDelRangeStart w:id="9351"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bd404d13-61f4-4155-81d5-aede1a65312e}"/>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9351"/>
              <w:customXmlInsRangeEnd w:id="9350"/>
              <w:ins w:id="9354" w:author="冷雪凝" w:date="2019-05-14T12:04:54Z">
                <w:del w:id="9355" w:author="梁元" w:date="2019-05-14T19:56:45Z">
                  <w:r>
                    <w:rPr>
                      <w:rFonts w:asciiTheme="minorHAnsi" w:hAnsiTheme="minorHAnsi" w:eastAsiaTheme="minorEastAsia" w:cstheme="minorBidi"/>
                      <w:b/>
                      <w:bCs/>
                      <w:color w:val="000000" w:themeColor="text1"/>
                      <w:sz w:val="21"/>
                      <w:szCs w:val="21"/>
                      <w:rPrChange w:id="9356" w:author="冷雪凝" w:date="2019-05-14T12:31:29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十八、 </w:delText>
                  </w:r>
                </w:del>
              </w:ins>
              <w:ins w:id="9359" w:author="冷雪凝" w:date="2019-05-14T12:04:54Z">
                <w:del w:id="9360" w:author="梁元" w:date="2019-05-14T19:56:45Z">
                  <w:r>
                    <w:rPr>
                      <w:rFonts w:hint="default" w:asciiTheme="minorHAnsi" w:hAnsiTheme="minorHAnsi" w:eastAsiaTheme="minorEastAsia" w:cstheme="minorBidi"/>
                      <w:b/>
                      <w:bCs/>
                      <w:color w:val="000000" w:themeColor="text1"/>
                      <w:sz w:val="21"/>
                      <w:szCs w:val="21"/>
                      <w:rPrChange w:id="9361" w:author="冷雪凝" w:date="2019-05-14T12:31:29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谈谈对node对的看法？</w:delText>
                  </w:r>
                </w:del>
              </w:ins>
              <w:customXmlInsRangeStart w:id="9366" w:author="冷雪凝" w:date="2019-05-14T12:04:54Z"/>
              <w:customXmlDelRangeStart w:id="9367" w:author="梁元" w:date="2019-05-14T19:56:45Z"/>
            </w:sdtContent>
          </w:sdt>
          <w:customXmlDelRangeEnd w:id="9367"/>
          <w:customXmlInsRangeEnd w:id="9366"/>
          <w:ins w:id="9368" w:author="冷雪凝" w:date="2019-05-14T12:04:54Z">
            <w:del w:id="9369" w:author="梁元" w:date="2019-05-14T19:56:45Z">
              <w:r>
                <w:rPr>
                  <w:b/>
                  <w:bCs/>
                  <w:color w:val="000000" w:themeColor="text1"/>
                  <w:sz w:val="21"/>
                  <w:szCs w:val="21"/>
                  <w:rPrChange w:id="9370" w:author="冷雪凝" w:date="2019-05-14T12:31:29Z">
                    <w:rPr>
                      <w:b w:val="0"/>
                      <w:bCs w:val="0"/>
                      <w:color w:val="000000" w:themeColor="text1"/>
                      <w14:textFill>
                        <w14:solidFill>
                          <w14:schemeClr w14:val="tx1"/>
                        </w14:solidFill>
                      </w14:textFill>
                    </w:rPr>
                  </w:rPrChange>
                  <w14:textFill>
                    <w14:solidFill>
                      <w14:schemeClr w14:val="tx1"/>
                    </w14:solidFill>
                  </w14:textFill>
                </w:rPr>
                <w:tab/>
              </w:r>
            </w:del>
          </w:ins>
          <w:ins w:id="9373" w:author="冷雪凝" w:date="2019-05-14T12:04:56Z">
            <w:del w:id="9374" w:author="梁元" w:date="2019-05-14T19:56:45Z">
              <w:r>
                <w:rPr>
                  <w:b/>
                  <w:bCs/>
                  <w:color w:val="000000" w:themeColor="text1"/>
                  <w:sz w:val="21"/>
                  <w:szCs w:val="21"/>
                  <w:rPrChange w:id="9375" w:author="冷雪凝" w:date="2019-05-14T12:31:29Z">
                    <w:rPr>
                      <w:b w:val="0"/>
                      <w:bCs w:val="0"/>
                      <w:color w:val="000000" w:themeColor="text1"/>
                      <w14:textFill>
                        <w14:solidFill>
                          <w14:schemeClr w14:val="tx1"/>
                        </w14:solidFill>
                      </w14:textFill>
                    </w:rPr>
                  </w:rPrChange>
                  <w14:textFill>
                    <w14:solidFill>
                      <w14:schemeClr w14:val="tx1"/>
                    </w14:solidFill>
                  </w14:textFill>
                </w:rPr>
                <w:delText>10</w:delText>
              </w:r>
            </w:del>
          </w:ins>
          <w:ins w:id="9378" w:author="冷雪凝" w:date="2019-05-14T12:04:54Z">
            <w:del w:id="9379" w:author="梁元" w:date="2019-05-14T19:56:45Z">
              <w:r>
                <w:rPr>
                  <w:b/>
                  <w:bCs/>
                  <w:color w:val="000000" w:themeColor="text1"/>
                  <w:sz w:val="21"/>
                  <w:szCs w:val="21"/>
                  <w:rPrChange w:id="9380" w:author="冷雪凝" w:date="2019-05-14T12:31:29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9383" w:author="冷雪凝" w:date="2019-05-14T12:04:54Z"/>
              <w:del w:id="9384" w:author="梁元" w:date="2019-05-14T19:56:45Z"/>
              <w:b w:val="0"/>
              <w:bCs w:val="0"/>
              <w:color w:val="000000" w:themeColor="text1"/>
              <w14:textFill>
                <w14:solidFill>
                  <w14:schemeClr w14:val="tx1"/>
                </w14:solidFill>
              </w14:textFill>
            </w:rPr>
          </w:pPr>
          <w:ins w:id="9385" w:author="冷雪凝" w:date="2019-05-14T12:04:54Z">
            <w:del w:id="9386" w:author="梁元" w:date="2019-05-14T19:56:45Z">
              <w:r>
                <w:rPr>
                  <w:b w:val="0"/>
                  <w:bCs w:val="0"/>
                  <w:color w:val="000000" w:themeColor="text1"/>
                  <w14:textFill>
                    <w14:solidFill>
                      <w14:schemeClr w14:val="tx1"/>
                    </w14:solidFill>
                  </w14:textFill>
                </w:rPr>
                <w:fldChar w:fldCharType="begin"/>
              </w:r>
            </w:del>
          </w:ins>
          <w:ins w:id="9387" w:author="冷雪凝" w:date="2019-05-14T12:04:54Z">
            <w:del w:id="9388" w:author="梁元" w:date="2019-05-14T19:56:45Z">
              <w:r>
                <w:rPr>
                  <w:b w:val="0"/>
                  <w:bCs w:val="0"/>
                  <w:color w:val="000000" w:themeColor="text1"/>
                  <w14:textFill>
                    <w14:solidFill>
                      <w14:schemeClr w14:val="tx1"/>
                    </w14:solidFill>
                  </w14:textFill>
                </w:rPr>
                <w:delInstrText xml:space="preserve"> HYPERLINK \l _Toc27353_WPSOffice_Level2 </w:delInstrText>
              </w:r>
            </w:del>
          </w:ins>
          <w:ins w:id="9389" w:author="冷雪凝" w:date="2019-05-14T12:04:54Z">
            <w:del w:id="9390" w:author="梁元" w:date="2019-05-14T19:56:45Z">
              <w:r>
                <w:rPr>
                  <w:b w:val="0"/>
                  <w:bCs w:val="0"/>
                  <w:color w:val="000000" w:themeColor="text1"/>
                  <w14:textFill>
                    <w14:solidFill>
                      <w14:schemeClr w14:val="tx1"/>
                    </w14:solidFill>
                  </w14:textFill>
                </w:rPr>
                <w:fldChar w:fldCharType="separate"/>
              </w:r>
            </w:del>
          </w:ins>
          <w:customXmlInsRangeStart w:id="9393" w:author="冷雪凝" w:date="2019-05-14T12:04:54Z"/>
          <w:customXmlDelRangeStart w:id="939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a91ecb35-b0ed-4a1e-927e-c3d480c6035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394"/>
              <w:customXmlInsRangeEnd w:id="9393"/>
              <w:ins w:id="9397" w:author="冷雪凝" w:date="2019-05-14T12:04:54Z">
                <w:del w:id="9398"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9399" w:author="冷雪凝" w:date="2019-05-14T12:04:54Z">
                <w:del w:id="9400"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9403" w:author="冷雪凝" w:date="2019-05-14T12:04:54Z"/>
              <w:customXmlDelRangeStart w:id="9404" w:author="梁元" w:date="2019-05-14T19:56:45Z"/>
            </w:sdtContent>
          </w:sdt>
          <w:customXmlDelRangeEnd w:id="9404"/>
          <w:customXmlInsRangeEnd w:id="9403"/>
          <w:ins w:id="9405" w:author="冷雪凝" w:date="2019-05-14T12:04:54Z">
            <w:del w:id="9406" w:author="梁元" w:date="2019-05-14T19:56:45Z">
              <w:r>
                <w:rPr>
                  <w:b w:val="0"/>
                  <w:bCs w:val="0"/>
                  <w:color w:val="000000" w:themeColor="text1"/>
                  <w14:textFill>
                    <w14:solidFill>
                      <w14:schemeClr w14:val="tx1"/>
                    </w14:solidFill>
                  </w14:textFill>
                </w:rPr>
                <w:tab/>
              </w:r>
            </w:del>
          </w:ins>
          <w:ins w:id="9407" w:author="冷雪凝" w:date="2019-05-14T12:04:56Z">
            <w:del w:id="9408" w:author="梁元" w:date="2019-05-14T19:56:45Z">
              <w:r>
                <w:rPr>
                  <w:b w:val="0"/>
                  <w:bCs w:val="0"/>
                  <w:color w:val="000000" w:themeColor="text1"/>
                  <w14:textFill>
                    <w14:solidFill>
                      <w14:schemeClr w14:val="tx1"/>
                    </w14:solidFill>
                  </w14:textFill>
                </w:rPr>
                <w:delText>10</w:delText>
              </w:r>
            </w:del>
          </w:ins>
          <w:ins w:id="9409" w:author="冷雪凝" w:date="2019-05-14T12:04:54Z">
            <w:del w:id="9410"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411" w:author="冷雪凝" w:date="2019-05-14T12:04:54Z"/>
              <w:del w:id="9412" w:author="梁元" w:date="2019-05-14T19:56:45Z"/>
              <w:b w:val="0"/>
              <w:bCs w:val="0"/>
              <w:color w:val="000000" w:themeColor="text1"/>
              <w14:textFill>
                <w14:solidFill>
                  <w14:schemeClr w14:val="tx1"/>
                </w14:solidFill>
              </w14:textFill>
            </w:rPr>
          </w:pPr>
          <w:ins w:id="9413" w:author="冷雪凝" w:date="2019-05-14T12:04:54Z">
            <w:del w:id="9414" w:author="梁元" w:date="2019-05-14T19:56:45Z">
              <w:r>
                <w:rPr>
                  <w:b w:val="0"/>
                  <w:bCs w:val="0"/>
                  <w:color w:val="000000" w:themeColor="text1"/>
                  <w14:textFill>
                    <w14:solidFill>
                      <w14:schemeClr w14:val="tx1"/>
                    </w14:solidFill>
                  </w14:textFill>
                </w:rPr>
                <w:fldChar w:fldCharType="begin"/>
              </w:r>
            </w:del>
          </w:ins>
          <w:ins w:id="9415" w:author="冷雪凝" w:date="2019-05-14T12:04:54Z">
            <w:del w:id="9416" w:author="梁元" w:date="2019-05-14T19:56:45Z">
              <w:r>
                <w:rPr>
                  <w:b w:val="0"/>
                  <w:bCs w:val="0"/>
                  <w:color w:val="000000" w:themeColor="text1"/>
                  <w14:textFill>
                    <w14:solidFill>
                      <w14:schemeClr w14:val="tx1"/>
                    </w14:solidFill>
                  </w14:textFill>
                </w:rPr>
                <w:delInstrText xml:space="preserve"> HYPERLINK \l _Toc10534_WPSOffice_Level2 </w:delInstrText>
              </w:r>
            </w:del>
          </w:ins>
          <w:ins w:id="9417" w:author="冷雪凝" w:date="2019-05-14T12:04:54Z">
            <w:del w:id="9418" w:author="梁元" w:date="2019-05-14T19:56:45Z">
              <w:r>
                <w:rPr>
                  <w:b w:val="0"/>
                  <w:bCs w:val="0"/>
                  <w:color w:val="000000" w:themeColor="text1"/>
                  <w14:textFill>
                    <w14:solidFill>
                      <w14:schemeClr w14:val="tx1"/>
                    </w14:solidFill>
                  </w14:textFill>
                </w:rPr>
                <w:fldChar w:fldCharType="separate"/>
              </w:r>
            </w:del>
          </w:ins>
          <w:customXmlInsRangeStart w:id="9421" w:author="冷雪凝" w:date="2019-05-14T12:04:54Z"/>
          <w:customXmlDelRangeStart w:id="942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e832142f-0833-481a-8436-717299092581}"/>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422"/>
              <w:customXmlInsRangeEnd w:id="9421"/>
              <w:ins w:id="9425" w:author="冷雪凝" w:date="2019-05-14T12:04:54Z">
                <w:del w:id="9426"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9427" w:author="冷雪凝" w:date="2019-05-14T12:04:54Z">
                <w:del w:id="9428"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9431" w:author="冷雪凝" w:date="2019-05-14T12:04:54Z"/>
              <w:customXmlDelRangeStart w:id="9432" w:author="梁元" w:date="2019-05-14T19:56:45Z"/>
            </w:sdtContent>
          </w:sdt>
          <w:customXmlDelRangeEnd w:id="9432"/>
          <w:customXmlInsRangeEnd w:id="9431"/>
          <w:ins w:id="9433" w:author="冷雪凝" w:date="2019-05-14T12:04:54Z">
            <w:del w:id="9434" w:author="梁元" w:date="2019-05-14T19:56:45Z">
              <w:r>
                <w:rPr>
                  <w:b w:val="0"/>
                  <w:bCs w:val="0"/>
                  <w:color w:val="000000" w:themeColor="text1"/>
                  <w14:textFill>
                    <w14:solidFill>
                      <w14:schemeClr w14:val="tx1"/>
                    </w14:solidFill>
                  </w14:textFill>
                </w:rPr>
                <w:tab/>
              </w:r>
            </w:del>
          </w:ins>
          <w:ins w:id="9435" w:author="冷雪凝" w:date="2019-05-14T12:04:56Z">
            <w:del w:id="9436" w:author="梁元" w:date="2019-05-14T19:56:45Z">
              <w:r>
                <w:rPr>
                  <w:b w:val="0"/>
                  <w:bCs w:val="0"/>
                  <w:color w:val="000000" w:themeColor="text1"/>
                  <w14:textFill>
                    <w14:solidFill>
                      <w14:schemeClr w14:val="tx1"/>
                    </w14:solidFill>
                  </w14:textFill>
                </w:rPr>
                <w:delText>11</w:delText>
              </w:r>
            </w:del>
          </w:ins>
          <w:ins w:id="9437" w:author="冷雪凝" w:date="2019-05-14T12:04:54Z">
            <w:del w:id="943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439" w:author="冷雪凝" w:date="2019-05-14T12:04:54Z"/>
              <w:del w:id="9440" w:author="梁元" w:date="2019-05-14T19:56:45Z"/>
              <w:b w:val="0"/>
              <w:bCs w:val="0"/>
              <w:color w:val="000000" w:themeColor="text1"/>
              <w14:textFill>
                <w14:solidFill>
                  <w14:schemeClr w14:val="tx1"/>
                </w14:solidFill>
              </w14:textFill>
            </w:rPr>
          </w:pPr>
          <w:ins w:id="9441" w:author="冷雪凝" w:date="2019-05-14T12:04:54Z">
            <w:del w:id="9442" w:author="梁元" w:date="2019-05-14T19:56:45Z">
              <w:r>
                <w:rPr>
                  <w:b w:val="0"/>
                  <w:bCs w:val="0"/>
                  <w:color w:val="000000" w:themeColor="text1"/>
                  <w14:textFill>
                    <w14:solidFill>
                      <w14:schemeClr w14:val="tx1"/>
                    </w14:solidFill>
                  </w14:textFill>
                </w:rPr>
                <w:fldChar w:fldCharType="begin"/>
              </w:r>
            </w:del>
          </w:ins>
          <w:ins w:id="9443" w:author="冷雪凝" w:date="2019-05-14T12:04:54Z">
            <w:del w:id="9444" w:author="梁元" w:date="2019-05-14T19:56:45Z">
              <w:r>
                <w:rPr>
                  <w:b w:val="0"/>
                  <w:bCs w:val="0"/>
                  <w:color w:val="000000" w:themeColor="text1"/>
                  <w14:textFill>
                    <w14:solidFill>
                      <w14:schemeClr w14:val="tx1"/>
                    </w14:solidFill>
                  </w14:textFill>
                </w:rPr>
                <w:delInstrText xml:space="preserve"> HYPERLINK \l _Toc31187_WPSOffice_Level2 </w:delInstrText>
              </w:r>
            </w:del>
          </w:ins>
          <w:ins w:id="9445" w:author="冷雪凝" w:date="2019-05-14T12:04:54Z">
            <w:del w:id="9446" w:author="梁元" w:date="2019-05-14T19:56:45Z">
              <w:r>
                <w:rPr>
                  <w:b w:val="0"/>
                  <w:bCs w:val="0"/>
                  <w:color w:val="000000" w:themeColor="text1"/>
                  <w14:textFill>
                    <w14:solidFill>
                      <w14:schemeClr w14:val="tx1"/>
                    </w14:solidFill>
                  </w14:textFill>
                </w:rPr>
                <w:fldChar w:fldCharType="separate"/>
              </w:r>
            </w:del>
          </w:ins>
          <w:customXmlInsRangeStart w:id="9449" w:author="冷雪凝" w:date="2019-05-14T12:04:54Z"/>
          <w:customXmlDelRangeStart w:id="945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bed81e2f-36d9-4fdc-9cc1-577b767f7396}"/>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450"/>
              <w:customXmlInsRangeEnd w:id="9449"/>
              <w:ins w:id="9453" w:author="冷雪凝" w:date="2019-05-14T12:04:54Z">
                <w:del w:id="9454"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9455" w:author="冷雪凝" w:date="2019-05-14T12:04:54Z">
                <w:del w:id="9456"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9459" w:author="冷雪凝" w:date="2019-05-14T12:04:54Z"/>
              <w:customXmlDelRangeStart w:id="9460" w:author="梁元" w:date="2019-05-14T19:56:45Z"/>
            </w:sdtContent>
          </w:sdt>
          <w:customXmlDelRangeEnd w:id="9460"/>
          <w:customXmlInsRangeEnd w:id="9459"/>
          <w:ins w:id="9461" w:author="冷雪凝" w:date="2019-05-14T12:04:54Z">
            <w:del w:id="9462" w:author="梁元" w:date="2019-05-14T19:56:45Z">
              <w:r>
                <w:rPr>
                  <w:b w:val="0"/>
                  <w:bCs w:val="0"/>
                  <w:color w:val="000000" w:themeColor="text1"/>
                  <w14:textFill>
                    <w14:solidFill>
                      <w14:schemeClr w14:val="tx1"/>
                    </w14:solidFill>
                  </w14:textFill>
                </w:rPr>
                <w:tab/>
              </w:r>
            </w:del>
          </w:ins>
          <w:ins w:id="9463" w:author="冷雪凝" w:date="2019-05-14T12:04:56Z">
            <w:del w:id="9464" w:author="梁元" w:date="2019-05-14T19:56:45Z">
              <w:r>
                <w:rPr>
                  <w:b w:val="0"/>
                  <w:bCs w:val="0"/>
                  <w:color w:val="000000" w:themeColor="text1"/>
                  <w14:textFill>
                    <w14:solidFill>
                      <w14:schemeClr w14:val="tx1"/>
                    </w14:solidFill>
                  </w14:textFill>
                </w:rPr>
                <w:delText>12</w:delText>
              </w:r>
            </w:del>
          </w:ins>
          <w:ins w:id="9465" w:author="冷雪凝" w:date="2019-05-14T12:04:54Z">
            <w:del w:id="946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467" w:author="冷雪凝" w:date="2019-05-14T12:04:54Z"/>
              <w:del w:id="9468" w:author="梁元" w:date="2019-05-14T19:56:45Z"/>
              <w:b w:val="0"/>
              <w:bCs w:val="0"/>
              <w:color w:val="000000" w:themeColor="text1"/>
              <w14:textFill>
                <w14:solidFill>
                  <w14:schemeClr w14:val="tx1"/>
                </w14:solidFill>
              </w14:textFill>
            </w:rPr>
          </w:pPr>
          <w:ins w:id="9469" w:author="冷雪凝" w:date="2019-05-14T12:04:54Z">
            <w:del w:id="9470" w:author="梁元" w:date="2019-05-14T19:56:45Z">
              <w:r>
                <w:rPr>
                  <w:b w:val="0"/>
                  <w:bCs w:val="0"/>
                  <w:color w:val="000000" w:themeColor="text1"/>
                  <w14:textFill>
                    <w14:solidFill>
                      <w14:schemeClr w14:val="tx1"/>
                    </w14:solidFill>
                  </w14:textFill>
                </w:rPr>
                <w:fldChar w:fldCharType="begin"/>
              </w:r>
            </w:del>
          </w:ins>
          <w:ins w:id="9471" w:author="冷雪凝" w:date="2019-05-14T12:04:54Z">
            <w:del w:id="9472" w:author="梁元" w:date="2019-05-14T19:56:45Z">
              <w:r>
                <w:rPr>
                  <w:b w:val="0"/>
                  <w:bCs w:val="0"/>
                  <w:color w:val="000000" w:themeColor="text1"/>
                  <w14:textFill>
                    <w14:solidFill>
                      <w14:schemeClr w14:val="tx1"/>
                    </w14:solidFill>
                  </w14:textFill>
                </w:rPr>
                <w:delInstrText xml:space="preserve"> HYPERLINK \l _Toc16900_WPSOffice_Level2 </w:delInstrText>
              </w:r>
            </w:del>
          </w:ins>
          <w:ins w:id="9473" w:author="冷雪凝" w:date="2019-05-14T12:04:54Z">
            <w:del w:id="9474" w:author="梁元" w:date="2019-05-14T19:56:45Z">
              <w:r>
                <w:rPr>
                  <w:b w:val="0"/>
                  <w:bCs w:val="0"/>
                  <w:color w:val="000000" w:themeColor="text1"/>
                  <w14:textFill>
                    <w14:solidFill>
                      <w14:schemeClr w14:val="tx1"/>
                    </w14:solidFill>
                  </w14:textFill>
                </w:rPr>
                <w:fldChar w:fldCharType="separate"/>
              </w:r>
            </w:del>
          </w:ins>
          <w:customXmlInsRangeStart w:id="9477" w:author="冷雪凝" w:date="2019-05-14T12:04:54Z"/>
          <w:customXmlDelRangeStart w:id="947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fd9f295e-3d87-4a96-bac1-f762f29ade9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478"/>
              <w:customXmlInsRangeEnd w:id="9477"/>
              <w:ins w:id="9481" w:author="冷雪凝" w:date="2019-05-14T12:04:54Z">
                <w:del w:id="9482"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9483" w:author="冷雪凝" w:date="2019-05-14T12:04:54Z">
                <w:del w:id="9484"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9487" w:author="冷雪凝" w:date="2019-05-14T12:04:54Z"/>
              <w:customXmlDelRangeStart w:id="9488" w:author="梁元" w:date="2019-05-14T19:56:45Z"/>
            </w:sdtContent>
          </w:sdt>
          <w:customXmlDelRangeEnd w:id="9488"/>
          <w:customXmlInsRangeEnd w:id="9487"/>
          <w:ins w:id="9489" w:author="冷雪凝" w:date="2019-05-14T12:04:54Z">
            <w:del w:id="9490" w:author="梁元" w:date="2019-05-14T19:56:45Z">
              <w:r>
                <w:rPr>
                  <w:b w:val="0"/>
                  <w:bCs w:val="0"/>
                  <w:color w:val="000000" w:themeColor="text1"/>
                  <w14:textFill>
                    <w14:solidFill>
                      <w14:schemeClr w14:val="tx1"/>
                    </w14:solidFill>
                  </w14:textFill>
                </w:rPr>
                <w:tab/>
              </w:r>
            </w:del>
          </w:ins>
          <w:ins w:id="9491" w:author="冷雪凝" w:date="2019-05-14T12:04:56Z">
            <w:del w:id="9492" w:author="梁元" w:date="2019-05-14T19:56:45Z">
              <w:r>
                <w:rPr>
                  <w:b w:val="0"/>
                  <w:bCs w:val="0"/>
                  <w:color w:val="000000" w:themeColor="text1"/>
                  <w14:textFill>
                    <w14:solidFill>
                      <w14:schemeClr w14:val="tx1"/>
                    </w14:solidFill>
                  </w14:textFill>
                </w:rPr>
                <w:delText>12</w:delText>
              </w:r>
            </w:del>
          </w:ins>
          <w:ins w:id="9493" w:author="冷雪凝" w:date="2019-05-14T12:04:54Z">
            <w:del w:id="949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495" w:author="冷雪凝" w:date="2019-05-14T12:04:54Z"/>
              <w:del w:id="9496" w:author="梁元" w:date="2019-05-14T19:56:45Z"/>
              <w:b w:val="0"/>
              <w:bCs w:val="0"/>
              <w:color w:val="000000" w:themeColor="text1"/>
              <w14:textFill>
                <w14:solidFill>
                  <w14:schemeClr w14:val="tx1"/>
                </w14:solidFill>
              </w14:textFill>
            </w:rPr>
          </w:pPr>
          <w:ins w:id="9497" w:author="冷雪凝" w:date="2019-05-14T12:04:54Z">
            <w:del w:id="9498" w:author="梁元" w:date="2019-05-14T19:56:45Z">
              <w:r>
                <w:rPr>
                  <w:b w:val="0"/>
                  <w:bCs w:val="0"/>
                  <w:color w:val="000000" w:themeColor="text1"/>
                  <w14:textFill>
                    <w14:solidFill>
                      <w14:schemeClr w14:val="tx1"/>
                    </w14:solidFill>
                  </w14:textFill>
                </w:rPr>
                <w:fldChar w:fldCharType="begin"/>
              </w:r>
            </w:del>
          </w:ins>
          <w:ins w:id="9499" w:author="冷雪凝" w:date="2019-05-14T12:04:54Z">
            <w:del w:id="9500" w:author="梁元" w:date="2019-05-14T19:56:45Z">
              <w:r>
                <w:rPr>
                  <w:b w:val="0"/>
                  <w:bCs w:val="0"/>
                  <w:color w:val="000000" w:themeColor="text1"/>
                  <w14:textFill>
                    <w14:solidFill>
                      <w14:schemeClr w14:val="tx1"/>
                    </w14:solidFill>
                  </w14:textFill>
                </w:rPr>
                <w:delInstrText xml:space="preserve"> HYPERLINK \l _Toc25592_WPSOffice_Level2 </w:delInstrText>
              </w:r>
            </w:del>
          </w:ins>
          <w:ins w:id="9501" w:author="冷雪凝" w:date="2019-05-14T12:04:54Z">
            <w:del w:id="9502" w:author="梁元" w:date="2019-05-14T19:56:45Z">
              <w:r>
                <w:rPr>
                  <w:b w:val="0"/>
                  <w:bCs w:val="0"/>
                  <w:color w:val="000000" w:themeColor="text1"/>
                  <w14:textFill>
                    <w14:solidFill>
                      <w14:schemeClr w14:val="tx1"/>
                    </w14:solidFill>
                  </w14:textFill>
                </w:rPr>
                <w:fldChar w:fldCharType="separate"/>
              </w:r>
            </w:del>
          </w:ins>
          <w:customXmlInsRangeStart w:id="9505" w:author="冷雪凝" w:date="2019-05-14T12:04:54Z"/>
          <w:customXmlDelRangeStart w:id="950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b3e399c6-74df-4610-9845-37800660b68c}"/>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506"/>
              <w:customXmlInsRangeEnd w:id="9505"/>
              <w:ins w:id="9509" w:author="冷雪凝" w:date="2019-05-14T12:04:54Z">
                <w:del w:id="9510"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9511" w:author="冷雪凝" w:date="2019-05-14T12:04:54Z">
                <w:del w:id="9512"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9515" w:author="冷雪凝" w:date="2019-05-14T12:04:54Z"/>
              <w:customXmlDelRangeStart w:id="9516" w:author="梁元" w:date="2019-05-14T19:56:45Z"/>
            </w:sdtContent>
          </w:sdt>
          <w:customXmlDelRangeEnd w:id="9516"/>
          <w:customXmlInsRangeEnd w:id="9515"/>
          <w:ins w:id="9517" w:author="冷雪凝" w:date="2019-05-14T12:04:54Z">
            <w:del w:id="9518" w:author="梁元" w:date="2019-05-14T19:56:45Z">
              <w:r>
                <w:rPr>
                  <w:b w:val="0"/>
                  <w:bCs w:val="0"/>
                  <w:color w:val="000000" w:themeColor="text1"/>
                  <w14:textFill>
                    <w14:solidFill>
                      <w14:schemeClr w14:val="tx1"/>
                    </w14:solidFill>
                  </w14:textFill>
                </w:rPr>
                <w:tab/>
              </w:r>
            </w:del>
          </w:ins>
          <w:ins w:id="9519" w:author="冷雪凝" w:date="2019-05-14T12:04:56Z">
            <w:del w:id="9520" w:author="梁元" w:date="2019-05-14T19:56:45Z">
              <w:r>
                <w:rPr>
                  <w:b w:val="0"/>
                  <w:bCs w:val="0"/>
                  <w:color w:val="000000" w:themeColor="text1"/>
                  <w14:textFill>
                    <w14:solidFill>
                      <w14:schemeClr w14:val="tx1"/>
                    </w14:solidFill>
                  </w14:textFill>
                </w:rPr>
                <w:delText>12</w:delText>
              </w:r>
            </w:del>
          </w:ins>
          <w:ins w:id="9521" w:author="冷雪凝" w:date="2019-05-14T12:04:54Z">
            <w:del w:id="952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523" w:author="冷雪凝" w:date="2019-05-14T12:04:54Z"/>
              <w:del w:id="9524" w:author="梁元" w:date="2019-05-14T19:56:45Z"/>
              <w:b w:val="0"/>
              <w:bCs w:val="0"/>
              <w:color w:val="000000" w:themeColor="text1"/>
              <w14:textFill>
                <w14:solidFill>
                  <w14:schemeClr w14:val="tx1"/>
                </w14:solidFill>
              </w14:textFill>
            </w:rPr>
          </w:pPr>
          <w:ins w:id="9525" w:author="冷雪凝" w:date="2019-05-14T12:04:54Z">
            <w:del w:id="9526" w:author="梁元" w:date="2019-05-14T19:56:45Z">
              <w:r>
                <w:rPr>
                  <w:b w:val="0"/>
                  <w:bCs w:val="0"/>
                  <w:color w:val="000000" w:themeColor="text1"/>
                  <w14:textFill>
                    <w14:solidFill>
                      <w14:schemeClr w14:val="tx1"/>
                    </w14:solidFill>
                  </w14:textFill>
                </w:rPr>
                <w:fldChar w:fldCharType="begin"/>
              </w:r>
            </w:del>
          </w:ins>
          <w:ins w:id="9527" w:author="冷雪凝" w:date="2019-05-14T12:04:54Z">
            <w:del w:id="9528" w:author="梁元" w:date="2019-05-14T19:56:45Z">
              <w:r>
                <w:rPr>
                  <w:b w:val="0"/>
                  <w:bCs w:val="0"/>
                  <w:color w:val="000000" w:themeColor="text1"/>
                  <w14:textFill>
                    <w14:solidFill>
                      <w14:schemeClr w14:val="tx1"/>
                    </w14:solidFill>
                  </w14:textFill>
                </w:rPr>
                <w:delInstrText xml:space="preserve"> HYPERLINK \l _Toc21241_WPSOffice_Level2 </w:delInstrText>
              </w:r>
            </w:del>
          </w:ins>
          <w:ins w:id="9529" w:author="冷雪凝" w:date="2019-05-14T12:04:54Z">
            <w:del w:id="9530" w:author="梁元" w:date="2019-05-14T19:56:45Z">
              <w:r>
                <w:rPr>
                  <w:b w:val="0"/>
                  <w:bCs w:val="0"/>
                  <w:color w:val="000000" w:themeColor="text1"/>
                  <w14:textFill>
                    <w14:solidFill>
                      <w14:schemeClr w14:val="tx1"/>
                    </w14:solidFill>
                  </w14:textFill>
                </w:rPr>
                <w:fldChar w:fldCharType="separate"/>
              </w:r>
            </w:del>
          </w:ins>
          <w:customXmlInsRangeStart w:id="9533" w:author="冷雪凝" w:date="2019-05-14T12:04:54Z"/>
          <w:customXmlDelRangeStart w:id="953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a2f3c0d7-dcca-4268-abd2-656333663c39}"/>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534"/>
              <w:customXmlInsRangeEnd w:id="9533"/>
              <w:ins w:id="9537" w:author="冷雪凝" w:date="2019-05-14T12:04:54Z">
                <w:del w:id="9538" w:author="梁元" w:date="2019-05-14T19:56:45Z">
                  <w:r>
                    <w:rPr>
                      <w:rFonts w:ascii="仿宋" w:hAnsi="仿宋" w:eastAsia="仿宋" w:cstheme="majorBidi"/>
                      <w:b w:val="0"/>
                      <w:bCs w:val="0"/>
                      <w:color w:val="000000" w:themeColor="text1"/>
                      <w14:textFill>
                        <w14:solidFill>
                          <w14:schemeClr w14:val="tx1"/>
                        </w14:solidFill>
                      </w14:textFill>
                    </w:rPr>
                    <w:delText xml:space="preserve">6. </w:delText>
                  </w:r>
                </w:del>
              </w:ins>
              <w:ins w:id="9539" w:author="冷雪凝" w:date="2019-05-14T12:04:54Z">
                <w:del w:id="9540"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9543" w:author="冷雪凝" w:date="2019-05-14T12:04:54Z"/>
              <w:customXmlDelRangeStart w:id="9544" w:author="梁元" w:date="2019-05-14T19:56:45Z"/>
            </w:sdtContent>
          </w:sdt>
          <w:customXmlDelRangeEnd w:id="9544"/>
          <w:customXmlInsRangeEnd w:id="9543"/>
          <w:ins w:id="9545" w:author="冷雪凝" w:date="2019-05-14T12:04:54Z">
            <w:del w:id="9546" w:author="梁元" w:date="2019-05-14T19:56:45Z">
              <w:r>
                <w:rPr>
                  <w:b w:val="0"/>
                  <w:bCs w:val="0"/>
                  <w:color w:val="000000" w:themeColor="text1"/>
                  <w14:textFill>
                    <w14:solidFill>
                      <w14:schemeClr w14:val="tx1"/>
                    </w14:solidFill>
                  </w14:textFill>
                </w:rPr>
                <w:tab/>
              </w:r>
            </w:del>
          </w:ins>
          <w:ins w:id="9547" w:author="冷雪凝" w:date="2019-05-14T12:04:56Z">
            <w:del w:id="9548" w:author="梁元" w:date="2019-05-14T19:56:45Z">
              <w:r>
                <w:rPr>
                  <w:b w:val="0"/>
                  <w:bCs w:val="0"/>
                  <w:color w:val="000000" w:themeColor="text1"/>
                  <w14:textFill>
                    <w14:solidFill>
                      <w14:schemeClr w14:val="tx1"/>
                    </w14:solidFill>
                  </w14:textFill>
                </w:rPr>
                <w:delText>12</w:delText>
              </w:r>
            </w:del>
          </w:ins>
          <w:ins w:id="9549" w:author="冷雪凝" w:date="2019-05-14T12:04:54Z">
            <w:del w:id="9550"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9551" w:author="冷雪凝" w:date="2019-05-14T12:04:54Z"/>
              <w:del w:id="9552" w:author="梁元" w:date="2019-05-14T19:56:45Z"/>
              <w:b/>
              <w:bCs/>
              <w:color w:val="000000" w:themeColor="text1"/>
              <w:sz w:val="21"/>
              <w:szCs w:val="21"/>
              <w:rPrChange w:id="9553" w:author="冷雪凝" w:date="2019-05-14T12:31:31Z">
                <w:rPr>
                  <w:ins w:id="9554" w:author="冷雪凝" w:date="2019-05-14T12:04:54Z"/>
                  <w:del w:id="9555" w:author="梁元" w:date="2019-05-14T19:56:45Z"/>
                  <w:b w:val="0"/>
                  <w:bCs w:val="0"/>
                  <w:color w:val="000000" w:themeColor="text1"/>
                  <w14:textFill>
                    <w14:solidFill>
                      <w14:schemeClr w14:val="tx1"/>
                    </w14:solidFill>
                  </w14:textFill>
                </w:rPr>
              </w:rPrChange>
              <w14:textFill>
                <w14:solidFill>
                  <w14:schemeClr w14:val="tx1"/>
                </w14:solidFill>
              </w14:textFill>
            </w:rPr>
          </w:pPr>
          <w:ins w:id="9556" w:author="冷雪凝" w:date="2019-05-14T12:04:54Z">
            <w:del w:id="9557" w:author="梁元" w:date="2019-05-14T19:56:45Z">
              <w:r>
                <w:rPr>
                  <w:b/>
                  <w:bCs/>
                  <w:color w:val="000000" w:themeColor="text1"/>
                  <w:sz w:val="21"/>
                  <w:szCs w:val="21"/>
                  <w:rPrChange w:id="9558" w:author="冷雪凝" w:date="2019-05-14T12:31:31Z">
                    <w:rPr>
                      <w:b w:val="0"/>
                      <w:bCs w:val="0"/>
                      <w:color w:val="000000" w:themeColor="text1"/>
                      <w14:textFill>
                        <w14:solidFill>
                          <w14:schemeClr w14:val="tx1"/>
                        </w14:solidFill>
                      </w14:textFill>
                    </w:rPr>
                  </w:rPrChange>
                  <w14:textFill>
                    <w14:solidFill>
                      <w14:schemeClr w14:val="tx1"/>
                    </w14:solidFill>
                  </w14:textFill>
                </w:rPr>
                <w:fldChar w:fldCharType="begin"/>
              </w:r>
            </w:del>
          </w:ins>
          <w:ins w:id="9561" w:author="冷雪凝" w:date="2019-05-14T12:04:54Z">
            <w:del w:id="9562" w:author="梁元" w:date="2019-05-14T19:56:45Z">
              <w:r>
                <w:rPr>
                  <w:b/>
                  <w:bCs/>
                  <w:color w:val="000000" w:themeColor="text1"/>
                  <w:sz w:val="21"/>
                  <w:szCs w:val="21"/>
                  <w:rPrChange w:id="9563" w:author="冷雪凝" w:date="2019-05-14T12:31:31Z">
                    <w:rPr>
                      <w:b w:val="0"/>
                      <w:bCs w:val="0"/>
                      <w:color w:val="000000" w:themeColor="text1"/>
                      <w14:textFill>
                        <w14:solidFill>
                          <w14:schemeClr w14:val="tx1"/>
                        </w14:solidFill>
                      </w14:textFill>
                    </w:rPr>
                  </w:rPrChange>
                  <w14:textFill>
                    <w14:solidFill>
                      <w14:schemeClr w14:val="tx1"/>
                    </w14:solidFill>
                  </w14:textFill>
                </w:rPr>
                <w:delInstrText xml:space="preserve"> HYPERLINK \l _Toc18946_WPSOffice_Level1 </w:delInstrText>
              </w:r>
            </w:del>
          </w:ins>
          <w:ins w:id="9566" w:author="冷雪凝" w:date="2019-05-14T12:04:54Z">
            <w:del w:id="9567" w:author="梁元" w:date="2019-05-14T19:56:45Z">
              <w:r>
                <w:rPr>
                  <w:b/>
                  <w:bCs/>
                  <w:color w:val="000000" w:themeColor="text1"/>
                  <w:sz w:val="21"/>
                  <w:szCs w:val="21"/>
                  <w:rPrChange w:id="9568" w:author="冷雪凝" w:date="2019-05-14T12:31:31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9573" w:author="冷雪凝" w:date="2019-05-14T12:04:54Z"/>
          <w:customXmlDelRangeStart w:id="9574"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d42a3c79-68d3-4fed-b55b-89bfae860eb1}"/>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9574"/>
              <w:customXmlInsRangeEnd w:id="9573"/>
              <w:ins w:id="9577" w:author="冷雪凝" w:date="2019-05-14T12:04:54Z">
                <w:del w:id="9578" w:author="梁元" w:date="2019-05-14T19:56:45Z">
                  <w:r>
                    <w:rPr>
                      <w:rFonts w:asciiTheme="minorHAnsi" w:hAnsiTheme="minorHAnsi" w:eastAsiaTheme="minorEastAsia" w:cstheme="minorBidi"/>
                      <w:b/>
                      <w:bCs/>
                      <w:color w:val="000000" w:themeColor="text1"/>
                      <w:sz w:val="21"/>
                      <w:szCs w:val="21"/>
                      <w:rPrChange w:id="9579" w:author="冷雪凝" w:date="2019-05-14T12:31:31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十九、 V</w:delText>
                  </w:r>
                </w:del>
              </w:ins>
              <w:ins w:id="9582" w:author="冷雪凝" w:date="2019-05-14T12:04:54Z">
                <w:del w:id="9583" w:author="梁元" w:date="2019-05-14T19:56:45Z">
                  <w:r>
                    <w:rPr>
                      <w:rFonts w:hint="default" w:asciiTheme="minorHAnsi" w:hAnsiTheme="minorHAnsi" w:eastAsiaTheme="minorEastAsia" w:cstheme="minorBidi"/>
                      <w:b/>
                      <w:bCs/>
                      <w:color w:val="000000" w:themeColor="text1"/>
                      <w:sz w:val="21"/>
                      <w:szCs w:val="21"/>
                      <w:rPrChange w:id="9584" w:author="冷雪凝" w:date="2019-05-14T12:31:31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ue的生命周期？</w:delText>
                  </w:r>
                </w:del>
              </w:ins>
              <w:customXmlInsRangeStart w:id="9589" w:author="冷雪凝" w:date="2019-05-14T12:04:54Z"/>
              <w:customXmlDelRangeStart w:id="9590" w:author="梁元" w:date="2019-05-14T19:56:45Z"/>
            </w:sdtContent>
          </w:sdt>
          <w:customXmlDelRangeEnd w:id="9590"/>
          <w:customXmlInsRangeEnd w:id="9589"/>
          <w:ins w:id="9591" w:author="冷雪凝" w:date="2019-05-14T12:04:54Z">
            <w:del w:id="9592" w:author="梁元" w:date="2019-05-14T19:56:45Z">
              <w:r>
                <w:rPr>
                  <w:b/>
                  <w:bCs/>
                  <w:color w:val="000000" w:themeColor="text1"/>
                  <w:sz w:val="21"/>
                  <w:szCs w:val="21"/>
                  <w:rPrChange w:id="9593" w:author="冷雪凝" w:date="2019-05-14T12:31:31Z">
                    <w:rPr>
                      <w:b w:val="0"/>
                      <w:bCs w:val="0"/>
                      <w:color w:val="000000" w:themeColor="text1"/>
                      <w14:textFill>
                        <w14:solidFill>
                          <w14:schemeClr w14:val="tx1"/>
                        </w14:solidFill>
                      </w14:textFill>
                    </w:rPr>
                  </w:rPrChange>
                  <w14:textFill>
                    <w14:solidFill>
                      <w14:schemeClr w14:val="tx1"/>
                    </w14:solidFill>
                  </w14:textFill>
                </w:rPr>
                <w:tab/>
              </w:r>
            </w:del>
          </w:ins>
          <w:ins w:id="9596" w:author="冷雪凝" w:date="2019-05-14T12:04:56Z">
            <w:del w:id="9597" w:author="梁元" w:date="2019-05-14T19:56:45Z">
              <w:r>
                <w:rPr>
                  <w:b/>
                  <w:bCs/>
                  <w:color w:val="000000" w:themeColor="text1"/>
                  <w:sz w:val="21"/>
                  <w:szCs w:val="21"/>
                  <w:rPrChange w:id="9598" w:author="冷雪凝" w:date="2019-05-14T12:31:31Z">
                    <w:rPr>
                      <w:b w:val="0"/>
                      <w:bCs w:val="0"/>
                      <w:color w:val="000000" w:themeColor="text1"/>
                      <w14:textFill>
                        <w14:solidFill>
                          <w14:schemeClr w14:val="tx1"/>
                        </w14:solidFill>
                      </w14:textFill>
                    </w:rPr>
                  </w:rPrChange>
                  <w14:textFill>
                    <w14:solidFill>
                      <w14:schemeClr w14:val="tx1"/>
                    </w14:solidFill>
                  </w14:textFill>
                </w:rPr>
                <w:delText>12</w:delText>
              </w:r>
            </w:del>
          </w:ins>
          <w:ins w:id="9601" w:author="冷雪凝" w:date="2019-05-14T12:04:54Z">
            <w:del w:id="9602" w:author="梁元" w:date="2019-05-14T19:56:45Z">
              <w:r>
                <w:rPr>
                  <w:b/>
                  <w:bCs/>
                  <w:color w:val="000000" w:themeColor="text1"/>
                  <w:sz w:val="21"/>
                  <w:szCs w:val="21"/>
                  <w:rPrChange w:id="9603" w:author="冷雪凝" w:date="2019-05-14T12:31:31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9606" w:author="冷雪凝" w:date="2019-05-14T12:04:54Z"/>
              <w:del w:id="9607" w:author="梁元" w:date="2019-05-14T19:56:45Z"/>
              <w:b w:val="0"/>
              <w:bCs w:val="0"/>
              <w:color w:val="000000" w:themeColor="text1"/>
              <w14:textFill>
                <w14:solidFill>
                  <w14:schemeClr w14:val="tx1"/>
                </w14:solidFill>
              </w14:textFill>
            </w:rPr>
          </w:pPr>
          <w:ins w:id="9608" w:author="冷雪凝" w:date="2019-05-14T12:04:54Z">
            <w:del w:id="9609" w:author="梁元" w:date="2019-05-14T19:56:45Z">
              <w:r>
                <w:rPr>
                  <w:b w:val="0"/>
                  <w:bCs w:val="0"/>
                  <w:color w:val="000000" w:themeColor="text1"/>
                  <w14:textFill>
                    <w14:solidFill>
                      <w14:schemeClr w14:val="tx1"/>
                    </w14:solidFill>
                  </w14:textFill>
                </w:rPr>
                <w:fldChar w:fldCharType="begin"/>
              </w:r>
            </w:del>
          </w:ins>
          <w:ins w:id="9610" w:author="冷雪凝" w:date="2019-05-14T12:04:54Z">
            <w:del w:id="9611" w:author="梁元" w:date="2019-05-14T19:56:45Z">
              <w:r>
                <w:rPr>
                  <w:b w:val="0"/>
                  <w:bCs w:val="0"/>
                  <w:color w:val="000000" w:themeColor="text1"/>
                  <w14:textFill>
                    <w14:solidFill>
                      <w14:schemeClr w14:val="tx1"/>
                    </w14:solidFill>
                  </w14:textFill>
                </w:rPr>
                <w:delInstrText xml:space="preserve"> HYPERLINK \l _Toc31246_WPSOffice_Level2 </w:delInstrText>
              </w:r>
            </w:del>
          </w:ins>
          <w:ins w:id="9612" w:author="冷雪凝" w:date="2019-05-14T12:04:54Z">
            <w:del w:id="9613" w:author="梁元" w:date="2019-05-14T19:56:45Z">
              <w:r>
                <w:rPr>
                  <w:b w:val="0"/>
                  <w:bCs w:val="0"/>
                  <w:color w:val="000000" w:themeColor="text1"/>
                  <w14:textFill>
                    <w14:solidFill>
                      <w14:schemeClr w14:val="tx1"/>
                    </w14:solidFill>
                  </w14:textFill>
                </w:rPr>
                <w:fldChar w:fldCharType="separate"/>
              </w:r>
            </w:del>
          </w:ins>
          <w:customXmlInsRangeStart w:id="9616" w:author="冷雪凝" w:date="2019-05-14T12:04:54Z"/>
          <w:customXmlDelRangeStart w:id="9617"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583eb968-dbda-49ac-bd15-897ea3a5223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617"/>
              <w:customXmlInsRangeEnd w:id="9616"/>
              <w:ins w:id="9620" w:author="冷雪凝" w:date="2019-05-14T12:04:54Z">
                <w:del w:id="9621"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9622" w:author="冷雪凝" w:date="2019-05-14T12:04:54Z">
                <w:del w:id="9623"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9626" w:author="冷雪凝" w:date="2019-05-14T12:04:54Z"/>
              <w:customXmlDelRangeStart w:id="9627" w:author="梁元" w:date="2019-05-14T19:56:45Z"/>
            </w:sdtContent>
          </w:sdt>
          <w:customXmlDelRangeEnd w:id="9627"/>
          <w:customXmlInsRangeEnd w:id="9626"/>
          <w:ins w:id="9628" w:author="冷雪凝" w:date="2019-05-14T12:04:54Z">
            <w:del w:id="9629" w:author="梁元" w:date="2019-05-14T19:56:45Z">
              <w:r>
                <w:rPr>
                  <w:b w:val="0"/>
                  <w:bCs w:val="0"/>
                  <w:color w:val="000000" w:themeColor="text1"/>
                  <w14:textFill>
                    <w14:solidFill>
                      <w14:schemeClr w14:val="tx1"/>
                    </w14:solidFill>
                  </w14:textFill>
                </w:rPr>
                <w:tab/>
              </w:r>
            </w:del>
          </w:ins>
          <w:ins w:id="9630" w:author="冷雪凝" w:date="2019-05-14T12:04:56Z">
            <w:del w:id="9631" w:author="梁元" w:date="2019-05-14T19:56:45Z">
              <w:r>
                <w:rPr>
                  <w:b w:val="0"/>
                  <w:bCs w:val="0"/>
                  <w:color w:val="000000" w:themeColor="text1"/>
                  <w14:textFill>
                    <w14:solidFill>
                      <w14:schemeClr w14:val="tx1"/>
                    </w14:solidFill>
                  </w14:textFill>
                </w:rPr>
                <w:delText>13</w:delText>
              </w:r>
            </w:del>
          </w:ins>
          <w:ins w:id="9632" w:author="冷雪凝" w:date="2019-05-14T12:04:54Z">
            <w:del w:id="9633"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634" w:author="冷雪凝" w:date="2019-05-14T12:04:54Z"/>
              <w:del w:id="9635" w:author="梁元" w:date="2019-05-14T19:56:45Z"/>
              <w:b w:val="0"/>
              <w:bCs w:val="0"/>
              <w:color w:val="000000" w:themeColor="text1"/>
              <w14:textFill>
                <w14:solidFill>
                  <w14:schemeClr w14:val="tx1"/>
                </w14:solidFill>
              </w14:textFill>
            </w:rPr>
          </w:pPr>
          <w:ins w:id="9636" w:author="冷雪凝" w:date="2019-05-14T12:04:54Z">
            <w:del w:id="9637" w:author="梁元" w:date="2019-05-14T19:56:45Z">
              <w:r>
                <w:rPr>
                  <w:b w:val="0"/>
                  <w:bCs w:val="0"/>
                  <w:color w:val="000000" w:themeColor="text1"/>
                  <w14:textFill>
                    <w14:solidFill>
                      <w14:schemeClr w14:val="tx1"/>
                    </w14:solidFill>
                  </w14:textFill>
                </w:rPr>
                <w:fldChar w:fldCharType="begin"/>
              </w:r>
            </w:del>
          </w:ins>
          <w:ins w:id="9638" w:author="冷雪凝" w:date="2019-05-14T12:04:54Z">
            <w:del w:id="9639" w:author="梁元" w:date="2019-05-14T19:56:45Z">
              <w:r>
                <w:rPr>
                  <w:b w:val="0"/>
                  <w:bCs w:val="0"/>
                  <w:color w:val="000000" w:themeColor="text1"/>
                  <w14:textFill>
                    <w14:solidFill>
                      <w14:schemeClr w14:val="tx1"/>
                    </w14:solidFill>
                  </w14:textFill>
                </w:rPr>
                <w:delInstrText xml:space="preserve"> HYPERLINK \l _Toc4211_WPSOffice_Level2 </w:delInstrText>
              </w:r>
            </w:del>
          </w:ins>
          <w:ins w:id="9640" w:author="冷雪凝" w:date="2019-05-14T12:04:54Z">
            <w:del w:id="9641" w:author="梁元" w:date="2019-05-14T19:56:45Z">
              <w:r>
                <w:rPr>
                  <w:b w:val="0"/>
                  <w:bCs w:val="0"/>
                  <w:color w:val="000000" w:themeColor="text1"/>
                  <w14:textFill>
                    <w14:solidFill>
                      <w14:schemeClr w14:val="tx1"/>
                    </w14:solidFill>
                  </w14:textFill>
                </w:rPr>
                <w:fldChar w:fldCharType="separate"/>
              </w:r>
            </w:del>
          </w:ins>
          <w:customXmlInsRangeStart w:id="9644" w:author="冷雪凝" w:date="2019-05-14T12:04:54Z"/>
          <w:customXmlDelRangeStart w:id="9645"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62c5fa66-ecca-48f3-b0ec-1e6906123bc0}"/>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645"/>
              <w:customXmlInsRangeEnd w:id="9644"/>
              <w:ins w:id="9648" w:author="冷雪凝" w:date="2019-05-14T12:04:54Z">
                <w:del w:id="9649" w:author="梁元" w:date="2019-05-14T19:56:45Z">
                  <w:r>
                    <w:rPr>
                      <w:rFonts w:ascii="仿宋" w:hAnsi="仿宋" w:eastAsia="仿宋" w:cs="Times New Roman"/>
                      <w:b w:val="0"/>
                      <w:bCs w:val="0"/>
                      <w:color w:val="000000" w:themeColor="text1"/>
                      <w14:textFill>
                        <w14:solidFill>
                          <w14:schemeClr w14:val="tx1"/>
                        </w14:solidFill>
                      </w14:textFill>
                    </w:rPr>
                    <w:delText xml:space="preserve">2. </w:delText>
                  </w:r>
                </w:del>
              </w:ins>
              <w:ins w:id="9650" w:author="冷雪凝" w:date="2019-05-14T12:04:54Z">
                <w:del w:id="9651"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9654" w:author="冷雪凝" w:date="2019-05-14T12:04:54Z"/>
              <w:customXmlDelRangeStart w:id="9655" w:author="梁元" w:date="2019-05-14T19:56:45Z"/>
            </w:sdtContent>
          </w:sdt>
          <w:customXmlDelRangeEnd w:id="9655"/>
          <w:customXmlInsRangeEnd w:id="9654"/>
          <w:ins w:id="9656" w:author="冷雪凝" w:date="2019-05-14T12:04:54Z">
            <w:del w:id="9657" w:author="梁元" w:date="2019-05-14T19:56:45Z">
              <w:r>
                <w:rPr>
                  <w:b w:val="0"/>
                  <w:bCs w:val="0"/>
                  <w:color w:val="000000" w:themeColor="text1"/>
                  <w14:textFill>
                    <w14:solidFill>
                      <w14:schemeClr w14:val="tx1"/>
                    </w14:solidFill>
                  </w14:textFill>
                </w:rPr>
                <w:tab/>
              </w:r>
            </w:del>
          </w:ins>
          <w:ins w:id="9658" w:author="冷雪凝" w:date="2019-05-14T12:04:56Z">
            <w:del w:id="9659" w:author="梁元" w:date="2019-05-14T19:56:45Z">
              <w:r>
                <w:rPr>
                  <w:b w:val="0"/>
                  <w:bCs w:val="0"/>
                  <w:color w:val="000000" w:themeColor="text1"/>
                  <w14:textFill>
                    <w14:solidFill>
                      <w14:schemeClr w14:val="tx1"/>
                    </w14:solidFill>
                  </w14:textFill>
                </w:rPr>
                <w:delText>13</w:delText>
              </w:r>
            </w:del>
          </w:ins>
          <w:ins w:id="9660" w:author="冷雪凝" w:date="2019-05-14T12:04:54Z">
            <w:del w:id="9661"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662" w:author="冷雪凝" w:date="2019-05-14T12:04:54Z"/>
              <w:del w:id="9663" w:author="梁元" w:date="2019-05-14T19:56:45Z"/>
              <w:b w:val="0"/>
              <w:bCs w:val="0"/>
              <w:color w:val="000000" w:themeColor="text1"/>
              <w14:textFill>
                <w14:solidFill>
                  <w14:schemeClr w14:val="tx1"/>
                </w14:solidFill>
              </w14:textFill>
            </w:rPr>
          </w:pPr>
          <w:ins w:id="9664" w:author="冷雪凝" w:date="2019-05-14T12:04:54Z">
            <w:del w:id="9665" w:author="梁元" w:date="2019-05-14T19:56:45Z">
              <w:r>
                <w:rPr>
                  <w:b w:val="0"/>
                  <w:bCs w:val="0"/>
                  <w:color w:val="000000" w:themeColor="text1"/>
                  <w14:textFill>
                    <w14:solidFill>
                      <w14:schemeClr w14:val="tx1"/>
                    </w14:solidFill>
                  </w14:textFill>
                </w:rPr>
                <w:fldChar w:fldCharType="begin"/>
              </w:r>
            </w:del>
          </w:ins>
          <w:ins w:id="9666" w:author="冷雪凝" w:date="2019-05-14T12:04:54Z">
            <w:del w:id="9667" w:author="梁元" w:date="2019-05-14T19:56:45Z">
              <w:r>
                <w:rPr>
                  <w:b w:val="0"/>
                  <w:bCs w:val="0"/>
                  <w:color w:val="000000" w:themeColor="text1"/>
                  <w14:textFill>
                    <w14:solidFill>
                      <w14:schemeClr w14:val="tx1"/>
                    </w14:solidFill>
                  </w14:textFill>
                </w:rPr>
                <w:delInstrText xml:space="preserve"> HYPERLINK \l _Toc12935_WPSOffice_Level2 </w:delInstrText>
              </w:r>
            </w:del>
          </w:ins>
          <w:ins w:id="9668" w:author="冷雪凝" w:date="2019-05-14T12:04:54Z">
            <w:del w:id="9669" w:author="梁元" w:date="2019-05-14T19:56:45Z">
              <w:r>
                <w:rPr>
                  <w:b w:val="0"/>
                  <w:bCs w:val="0"/>
                  <w:color w:val="000000" w:themeColor="text1"/>
                  <w14:textFill>
                    <w14:solidFill>
                      <w14:schemeClr w14:val="tx1"/>
                    </w14:solidFill>
                  </w14:textFill>
                </w:rPr>
                <w:fldChar w:fldCharType="separate"/>
              </w:r>
            </w:del>
          </w:ins>
          <w:customXmlInsRangeStart w:id="9672" w:author="冷雪凝" w:date="2019-05-14T12:04:54Z"/>
          <w:customXmlDelRangeStart w:id="967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dad56d11-234e-4208-b298-8675aa0d3f98}"/>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673"/>
              <w:customXmlInsRangeEnd w:id="9672"/>
              <w:ins w:id="9676" w:author="冷雪凝" w:date="2019-05-14T12:04:54Z">
                <w:del w:id="9677"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9678" w:author="冷雪凝" w:date="2019-05-14T12:04:54Z">
                <w:del w:id="9679"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9682" w:author="冷雪凝" w:date="2019-05-14T12:04:54Z"/>
              <w:customXmlDelRangeStart w:id="9683" w:author="梁元" w:date="2019-05-14T19:56:45Z"/>
            </w:sdtContent>
          </w:sdt>
          <w:customXmlDelRangeEnd w:id="9683"/>
          <w:customXmlInsRangeEnd w:id="9682"/>
          <w:ins w:id="9684" w:author="冷雪凝" w:date="2019-05-14T12:04:54Z">
            <w:del w:id="9685" w:author="梁元" w:date="2019-05-14T19:56:45Z">
              <w:r>
                <w:rPr>
                  <w:b w:val="0"/>
                  <w:bCs w:val="0"/>
                  <w:color w:val="000000" w:themeColor="text1"/>
                  <w14:textFill>
                    <w14:solidFill>
                      <w14:schemeClr w14:val="tx1"/>
                    </w14:solidFill>
                  </w14:textFill>
                </w:rPr>
                <w:tab/>
              </w:r>
            </w:del>
          </w:ins>
          <w:ins w:id="9686" w:author="冷雪凝" w:date="2019-05-14T12:04:56Z">
            <w:del w:id="9687" w:author="梁元" w:date="2019-05-14T19:56:45Z">
              <w:r>
                <w:rPr>
                  <w:b w:val="0"/>
                  <w:bCs w:val="0"/>
                  <w:color w:val="000000" w:themeColor="text1"/>
                  <w14:textFill>
                    <w14:solidFill>
                      <w14:schemeClr w14:val="tx1"/>
                    </w14:solidFill>
                  </w14:textFill>
                </w:rPr>
                <w:delText>15</w:delText>
              </w:r>
            </w:del>
          </w:ins>
          <w:ins w:id="9688" w:author="冷雪凝" w:date="2019-05-14T12:04:54Z">
            <w:del w:id="9689"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690" w:author="冷雪凝" w:date="2019-05-14T12:04:54Z"/>
              <w:del w:id="9691" w:author="梁元" w:date="2019-05-14T19:56:45Z"/>
              <w:b w:val="0"/>
              <w:bCs w:val="0"/>
              <w:color w:val="000000" w:themeColor="text1"/>
              <w14:textFill>
                <w14:solidFill>
                  <w14:schemeClr w14:val="tx1"/>
                </w14:solidFill>
              </w14:textFill>
            </w:rPr>
          </w:pPr>
          <w:ins w:id="9692" w:author="冷雪凝" w:date="2019-05-14T12:04:54Z">
            <w:del w:id="9693" w:author="梁元" w:date="2019-05-14T19:56:45Z">
              <w:r>
                <w:rPr>
                  <w:b w:val="0"/>
                  <w:bCs w:val="0"/>
                  <w:color w:val="000000" w:themeColor="text1"/>
                  <w14:textFill>
                    <w14:solidFill>
                      <w14:schemeClr w14:val="tx1"/>
                    </w14:solidFill>
                  </w14:textFill>
                </w:rPr>
                <w:fldChar w:fldCharType="begin"/>
              </w:r>
            </w:del>
          </w:ins>
          <w:ins w:id="9694" w:author="冷雪凝" w:date="2019-05-14T12:04:54Z">
            <w:del w:id="9695" w:author="梁元" w:date="2019-05-14T19:56:45Z">
              <w:r>
                <w:rPr>
                  <w:b w:val="0"/>
                  <w:bCs w:val="0"/>
                  <w:color w:val="000000" w:themeColor="text1"/>
                  <w14:textFill>
                    <w14:solidFill>
                      <w14:schemeClr w14:val="tx1"/>
                    </w14:solidFill>
                  </w14:textFill>
                </w:rPr>
                <w:delInstrText xml:space="preserve"> HYPERLINK \l _Toc29297_WPSOffice_Level2 </w:delInstrText>
              </w:r>
            </w:del>
          </w:ins>
          <w:ins w:id="9696" w:author="冷雪凝" w:date="2019-05-14T12:04:54Z">
            <w:del w:id="9697" w:author="梁元" w:date="2019-05-14T19:56:45Z">
              <w:r>
                <w:rPr>
                  <w:b w:val="0"/>
                  <w:bCs w:val="0"/>
                  <w:color w:val="000000" w:themeColor="text1"/>
                  <w14:textFill>
                    <w14:solidFill>
                      <w14:schemeClr w14:val="tx1"/>
                    </w14:solidFill>
                  </w14:textFill>
                </w:rPr>
                <w:fldChar w:fldCharType="separate"/>
              </w:r>
            </w:del>
          </w:ins>
          <w:customXmlInsRangeStart w:id="9700" w:author="冷雪凝" w:date="2019-05-14T12:04:54Z"/>
          <w:customXmlDelRangeStart w:id="970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2352b860-7b0d-4c32-bf6f-ab0c98ebd960}"/>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701"/>
              <w:customXmlInsRangeEnd w:id="9700"/>
              <w:ins w:id="9704" w:author="冷雪凝" w:date="2019-05-14T12:04:54Z">
                <w:del w:id="9705"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9706" w:author="冷雪凝" w:date="2019-05-14T12:04:54Z">
                <w:del w:id="9707"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9710" w:author="冷雪凝" w:date="2019-05-14T12:04:54Z"/>
              <w:customXmlDelRangeStart w:id="9711" w:author="梁元" w:date="2019-05-14T19:56:45Z"/>
            </w:sdtContent>
          </w:sdt>
          <w:customXmlDelRangeEnd w:id="9711"/>
          <w:customXmlInsRangeEnd w:id="9710"/>
          <w:ins w:id="9712" w:author="冷雪凝" w:date="2019-05-14T12:04:54Z">
            <w:del w:id="9713" w:author="梁元" w:date="2019-05-14T19:56:45Z">
              <w:r>
                <w:rPr>
                  <w:b w:val="0"/>
                  <w:bCs w:val="0"/>
                  <w:color w:val="000000" w:themeColor="text1"/>
                  <w14:textFill>
                    <w14:solidFill>
                      <w14:schemeClr w14:val="tx1"/>
                    </w14:solidFill>
                  </w14:textFill>
                </w:rPr>
                <w:tab/>
              </w:r>
            </w:del>
          </w:ins>
          <w:ins w:id="9714" w:author="冷雪凝" w:date="2019-05-14T12:04:56Z">
            <w:del w:id="9715" w:author="梁元" w:date="2019-05-14T19:56:45Z">
              <w:r>
                <w:rPr>
                  <w:b w:val="0"/>
                  <w:bCs w:val="0"/>
                  <w:color w:val="000000" w:themeColor="text1"/>
                  <w14:textFill>
                    <w14:solidFill>
                      <w14:schemeClr w14:val="tx1"/>
                    </w14:solidFill>
                  </w14:textFill>
                </w:rPr>
                <w:delText>15</w:delText>
              </w:r>
            </w:del>
          </w:ins>
          <w:ins w:id="9716" w:author="冷雪凝" w:date="2019-05-14T12:04:54Z">
            <w:del w:id="9717"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718" w:author="冷雪凝" w:date="2019-05-14T12:04:54Z"/>
              <w:del w:id="9719" w:author="梁元" w:date="2019-05-14T19:56:45Z"/>
              <w:b w:val="0"/>
              <w:bCs w:val="0"/>
              <w:color w:val="000000" w:themeColor="text1"/>
              <w14:textFill>
                <w14:solidFill>
                  <w14:schemeClr w14:val="tx1"/>
                </w14:solidFill>
              </w14:textFill>
            </w:rPr>
          </w:pPr>
          <w:ins w:id="9720" w:author="冷雪凝" w:date="2019-05-14T12:04:54Z">
            <w:del w:id="9721" w:author="梁元" w:date="2019-05-14T19:56:45Z">
              <w:r>
                <w:rPr>
                  <w:b w:val="0"/>
                  <w:bCs w:val="0"/>
                  <w:color w:val="000000" w:themeColor="text1"/>
                  <w14:textFill>
                    <w14:solidFill>
                      <w14:schemeClr w14:val="tx1"/>
                    </w14:solidFill>
                  </w14:textFill>
                </w:rPr>
                <w:fldChar w:fldCharType="begin"/>
              </w:r>
            </w:del>
          </w:ins>
          <w:ins w:id="9722" w:author="冷雪凝" w:date="2019-05-14T12:04:54Z">
            <w:del w:id="9723" w:author="梁元" w:date="2019-05-14T19:56:45Z">
              <w:r>
                <w:rPr>
                  <w:b w:val="0"/>
                  <w:bCs w:val="0"/>
                  <w:color w:val="000000" w:themeColor="text1"/>
                  <w14:textFill>
                    <w14:solidFill>
                      <w14:schemeClr w14:val="tx1"/>
                    </w14:solidFill>
                  </w14:textFill>
                </w:rPr>
                <w:delInstrText xml:space="preserve"> HYPERLINK \l _Toc8620_WPSOffice_Level2 </w:delInstrText>
              </w:r>
            </w:del>
          </w:ins>
          <w:ins w:id="9724" w:author="冷雪凝" w:date="2019-05-14T12:04:54Z">
            <w:del w:id="9725" w:author="梁元" w:date="2019-05-14T19:56:45Z">
              <w:r>
                <w:rPr>
                  <w:b w:val="0"/>
                  <w:bCs w:val="0"/>
                  <w:color w:val="000000" w:themeColor="text1"/>
                  <w14:textFill>
                    <w14:solidFill>
                      <w14:schemeClr w14:val="tx1"/>
                    </w14:solidFill>
                  </w14:textFill>
                </w:rPr>
                <w:fldChar w:fldCharType="separate"/>
              </w:r>
            </w:del>
          </w:ins>
          <w:customXmlInsRangeStart w:id="9728" w:author="冷雪凝" w:date="2019-05-14T12:04:54Z"/>
          <w:customXmlDelRangeStart w:id="9729"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b072e6e4-9033-47f5-9ec4-f9dab5eef5e2}"/>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729"/>
              <w:customXmlInsRangeEnd w:id="9728"/>
              <w:ins w:id="9732" w:author="冷雪凝" w:date="2019-05-14T12:04:54Z">
                <w:del w:id="9733"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9734" w:author="冷雪凝" w:date="2019-05-14T12:04:54Z">
                <w:del w:id="9735"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9738" w:author="冷雪凝" w:date="2019-05-14T12:04:54Z"/>
              <w:customXmlDelRangeStart w:id="9739" w:author="梁元" w:date="2019-05-14T19:56:45Z"/>
            </w:sdtContent>
          </w:sdt>
          <w:customXmlDelRangeEnd w:id="9739"/>
          <w:customXmlInsRangeEnd w:id="9738"/>
          <w:ins w:id="9740" w:author="冷雪凝" w:date="2019-05-14T12:04:54Z">
            <w:del w:id="9741" w:author="梁元" w:date="2019-05-14T19:56:45Z">
              <w:r>
                <w:rPr>
                  <w:b w:val="0"/>
                  <w:bCs w:val="0"/>
                  <w:color w:val="000000" w:themeColor="text1"/>
                  <w14:textFill>
                    <w14:solidFill>
                      <w14:schemeClr w14:val="tx1"/>
                    </w14:solidFill>
                  </w14:textFill>
                </w:rPr>
                <w:tab/>
              </w:r>
            </w:del>
          </w:ins>
          <w:ins w:id="9742" w:author="冷雪凝" w:date="2019-05-14T12:04:56Z">
            <w:del w:id="9743" w:author="梁元" w:date="2019-05-14T19:56:45Z">
              <w:r>
                <w:rPr>
                  <w:b w:val="0"/>
                  <w:bCs w:val="0"/>
                  <w:color w:val="000000" w:themeColor="text1"/>
                  <w14:textFill>
                    <w14:solidFill>
                      <w14:schemeClr w14:val="tx1"/>
                    </w14:solidFill>
                  </w14:textFill>
                </w:rPr>
                <w:delText>15</w:delText>
              </w:r>
            </w:del>
          </w:ins>
          <w:ins w:id="9744" w:author="冷雪凝" w:date="2019-05-14T12:04:54Z">
            <w:del w:id="9745"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746" w:author="冷雪凝" w:date="2019-05-14T12:04:54Z"/>
              <w:del w:id="9747" w:author="梁元" w:date="2019-05-14T19:56:45Z"/>
              <w:b w:val="0"/>
              <w:bCs w:val="0"/>
              <w:color w:val="000000" w:themeColor="text1"/>
              <w14:textFill>
                <w14:solidFill>
                  <w14:schemeClr w14:val="tx1"/>
                </w14:solidFill>
              </w14:textFill>
            </w:rPr>
          </w:pPr>
          <w:ins w:id="9748" w:author="冷雪凝" w:date="2019-05-14T12:04:54Z">
            <w:del w:id="9749" w:author="梁元" w:date="2019-05-14T19:56:45Z">
              <w:r>
                <w:rPr>
                  <w:b w:val="0"/>
                  <w:bCs w:val="0"/>
                  <w:color w:val="000000" w:themeColor="text1"/>
                  <w14:textFill>
                    <w14:solidFill>
                      <w14:schemeClr w14:val="tx1"/>
                    </w14:solidFill>
                  </w14:textFill>
                </w:rPr>
                <w:fldChar w:fldCharType="begin"/>
              </w:r>
            </w:del>
          </w:ins>
          <w:ins w:id="9750" w:author="冷雪凝" w:date="2019-05-14T12:04:54Z">
            <w:del w:id="9751" w:author="梁元" w:date="2019-05-14T19:56:45Z">
              <w:r>
                <w:rPr>
                  <w:b w:val="0"/>
                  <w:bCs w:val="0"/>
                  <w:color w:val="000000" w:themeColor="text1"/>
                  <w14:textFill>
                    <w14:solidFill>
                      <w14:schemeClr w14:val="tx1"/>
                    </w14:solidFill>
                  </w14:textFill>
                </w:rPr>
                <w:delInstrText xml:space="preserve"> HYPERLINK \l _Toc31480_WPSOffice_Level2 </w:delInstrText>
              </w:r>
            </w:del>
          </w:ins>
          <w:ins w:id="9752" w:author="冷雪凝" w:date="2019-05-14T12:04:54Z">
            <w:del w:id="9753" w:author="梁元" w:date="2019-05-14T19:56:45Z">
              <w:r>
                <w:rPr>
                  <w:b w:val="0"/>
                  <w:bCs w:val="0"/>
                  <w:color w:val="000000" w:themeColor="text1"/>
                  <w14:textFill>
                    <w14:solidFill>
                      <w14:schemeClr w14:val="tx1"/>
                    </w14:solidFill>
                  </w14:textFill>
                </w:rPr>
                <w:fldChar w:fldCharType="separate"/>
              </w:r>
            </w:del>
          </w:ins>
          <w:customXmlInsRangeStart w:id="9756" w:author="冷雪凝" w:date="2019-05-14T12:04:54Z"/>
          <w:customXmlDelRangeStart w:id="9757"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f793b2a2-ef25-4c7f-8806-72c44e98794d}"/>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757"/>
              <w:customXmlInsRangeEnd w:id="9756"/>
              <w:ins w:id="9760" w:author="冷雪凝" w:date="2019-05-14T12:04:54Z">
                <w:del w:id="9761" w:author="梁元" w:date="2019-05-14T19:56:45Z">
                  <w:r>
                    <w:rPr>
                      <w:rFonts w:ascii="仿宋" w:hAnsi="仿宋" w:eastAsia="仿宋" w:cstheme="majorBidi"/>
                      <w:b w:val="0"/>
                      <w:bCs w:val="0"/>
                      <w:color w:val="000000" w:themeColor="text1"/>
                      <w14:textFill>
                        <w14:solidFill>
                          <w14:schemeClr w14:val="tx1"/>
                        </w14:solidFill>
                      </w14:textFill>
                    </w:rPr>
                    <w:delText xml:space="preserve">6. </w:delText>
                  </w:r>
                </w:del>
              </w:ins>
              <w:ins w:id="9762" w:author="冷雪凝" w:date="2019-05-14T12:04:54Z">
                <w:del w:id="9763"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9766" w:author="冷雪凝" w:date="2019-05-14T12:04:54Z"/>
              <w:customXmlDelRangeStart w:id="9767" w:author="梁元" w:date="2019-05-14T19:56:45Z"/>
            </w:sdtContent>
          </w:sdt>
          <w:customXmlDelRangeEnd w:id="9767"/>
          <w:customXmlInsRangeEnd w:id="9766"/>
          <w:ins w:id="9768" w:author="冷雪凝" w:date="2019-05-14T12:04:54Z">
            <w:del w:id="9769" w:author="梁元" w:date="2019-05-14T19:56:45Z">
              <w:r>
                <w:rPr>
                  <w:b w:val="0"/>
                  <w:bCs w:val="0"/>
                  <w:color w:val="000000" w:themeColor="text1"/>
                  <w14:textFill>
                    <w14:solidFill>
                      <w14:schemeClr w14:val="tx1"/>
                    </w14:solidFill>
                  </w14:textFill>
                </w:rPr>
                <w:tab/>
              </w:r>
            </w:del>
          </w:ins>
          <w:ins w:id="9770" w:author="冷雪凝" w:date="2019-05-14T12:04:56Z">
            <w:del w:id="9771" w:author="梁元" w:date="2019-05-14T19:56:45Z">
              <w:r>
                <w:rPr>
                  <w:b w:val="0"/>
                  <w:bCs w:val="0"/>
                  <w:color w:val="000000" w:themeColor="text1"/>
                  <w14:textFill>
                    <w14:solidFill>
                      <w14:schemeClr w14:val="tx1"/>
                    </w14:solidFill>
                  </w14:textFill>
                </w:rPr>
                <w:delText>16</w:delText>
              </w:r>
            </w:del>
          </w:ins>
          <w:ins w:id="9772" w:author="冷雪凝" w:date="2019-05-14T12:04:54Z">
            <w:del w:id="9773"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9774" w:author="冷雪凝" w:date="2019-05-14T12:04:54Z"/>
              <w:del w:id="9775" w:author="梁元" w:date="2019-05-14T19:56:45Z"/>
              <w:b/>
              <w:bCs/>
              <w:color w:val="000000" w:themeColor="text1"/>
              <w:sz w:val="21"/>
              <w:szCs w:val="21"/>
              <w:rPrChange w:id="9776" w:author="冷雪凝" w:date="2019-05-14T12:31:32Z">
                <w:rPr>
                  <w:ins w:id="9777" w:author="冷雪凝" w:date="2019-05-14T12:04:54Z"/>
                  <w:del w:id="9778" w:author="梁元" w:date="2019-05-14T19:56:45Z"/>
                  <w:b w:val="0"/>
                  <w:bCs w:val="0"/>
                  <w:color w:val="000000" w:themeColor="text1"/>
                  <w14:textFill>
                    <w14:solidFill>
                      <w14:schemeClr w14:val="tx1"/>
                    </w14:solidFill>
                  </w14:textFill>
                </w:rPr>
              </w:rPrChange>
              <w14:textFill>
                <w14:solidFill>
                  <w14:schemeClr w14:val="tx1"/>
                </w14:solidFill>
              </w14:textFill>
            </w:rPr>
          </w:pPr>
          <w:ins w:id="9779" w:author="冷雪凝" w:date="2019-05-14T12:04:54Z">
            <w:del w:id="9780" w:author="梁元" w:date="2019-05-14T19:56:45Z">
              <w:r>
                <w:rPr>
                  <w:b/>
                  <w:bCs/>
                  <w:color w:val="000000" w:themeColor="text1"/>
                  <w:sz w:val="21"/>
                  <w:szCs w:val="21"/>
                  <w:rPrChange w:id="9781" w:author="冷雪凝" w:date="2019-05-14T12:31:32Z">
                    <w:rPr>
                      <w:b w:val="0"/>
                      <w:bCs w:val="0"/>
                      <w:color w:val="000000" w:themeColor="text1"/>
                      <w14:textFill>
                        <w14:solidFill>
                          <w14:schemeClr w14:val="tx1"/>
                        </w14:solidFill>
                      </w14:textFill>
                    </w:rPr>
                  </w:rPrChange>
                  <w14:textFill>
                    <w14:solidFill>
                      <w14:schemeClr w14:val="tx1"/>
                    </w14:solidFill>
                  </w14:textFill>
                </w:rPr>
                <w:fldChar w:fldCharType="begin"/>
              </w:r>
            </w:del>
          </w:ins>
          <w:ins w:id="9784" w:author="冷雪凝" w:date="2019-05-14T12:04:54Z">
            <w:del w:id="9785" w:author="梁元" w:date="2019-05-14T19:56:45Z">
              <w:r>
                <w:rPr>
                  <w:b/>
                  <w:bCs/>
                  <w:color w:val="000000" w:themeColor="text1"/>
                  <w:sz w:val="21"/>
                  <w:szCs w:val="21"/>
                  <w:rPrChange w:id="9786" w:author="冷雪凝" w:date="2019-05-14T12:31:32Z">
                    <w:rPr>
                      <w:b w:val="0"/>
                      <w:bCs w:val="0"/>
                      <w:color w:val="000000" w:themeColor="text1"/>
                      <w14:textFill>
                        <w14:solidFill>
                          <w14:schemeClr w14:val="tx1"/>
                        </w14:solidFill>
                      </w14:textFill>
                    </w:rPr>
                  </w:rPrChange>
                  <w14:textFill>
                    <w14:solidFill>
                      <w14:schemeClr w14:val="tx1"/>
                    </w14:solidFill>
                  </w14:textFill>
                </w:rPr>
                <w:delInstrText xml:space="preserve"> HYPERLINK \l _Toc30034_WPSOffice_Level1 </w:delInstrText>
              </w:r>
            </w:del>
          </w:ins>
          <w:ins w:id="9789" w:author="冷雪凝" w:date="2019-05-14T12:04:54Z">
            <w:del w:id="9790" w:author="梁元" w:date="2019-05-14T19:56:45Z">
              <w:r>
                <w:rPr>
                  <w:b/>
                  <w:bCs/>
                  <w:color w:val="000000" w:themeColor="text1"/>
                  <w:sz w:val="21"/>
                  <w:szCs w:val="21"/>
                  <w:rPrChange w:id="9791" w:author="冷雪凝" w:date="2019-05-14T12:31:32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9796" w:author="冷雪凝" w:date="2019-05-14T12:04:54Z"/>
          <w:customXmlDelRangeStart w:id="9797"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f3ae06c2-5cb8-4d19-8df8-0c8b1f12db4e}"/>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9797"/>
              <w:customXmlInsRangeEnd w:id="9796"/>
              <w:ins w:id="9800" w:author="冷雪凝" w:date="2019-05-14T12:04:54Z">
                <w:del w:id="9801" w:author="梁元" w:date="2019-05-14T19:56:45Z">
                  <w:r>
                    <w:rPr>
                      <w:rFonts w:asciiTheme="minorHAnsi" w:hAnsiTheme="minorHAnsi" w:eastAsiaTheme="minorEastAsia" w:cstheme="minorBidi"/>
                      <w:b/>
                      <w:bCs/>
                      <w:color w:val="000000" w:themeColor="text1"/>
                      <w:sz w:val="21"/>
                      <w:szCs w:val="21"/>
                      <w:rPrChange w:id="9802" w:author="冷雪凝" w:date="2019-05-14T12:31:32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二十、 </w:delText>
                  </w:r>
                </w:del>
              </w:ins>
              <w:ins w:id="9805" w:author="冷雪凝" w:date="2019-05-14T12:04:54Z">
                <w:del w:id="9806" w:author="梁元" w:date="2019-05-14T19:56:45Z">
                  <w:r>
                    <w:rPr>
                      <w:rFonts w:hint="default" w:asciiTheme="minorHAnsi" w:hAnsiTheme="minorHAnsi" w:eastAsiaTheme="minorEastAsia" w:cstheme="minorBidi"/>
                      <w:b/>
                      <w:bCs/>
                      <w:color w:val="000000" w:themeColor="text1"/>
                      <w:sz w:val="21"/>
                      <w:szCs w:val="21"/>
                      <w:rPrChange w:id="9807" w:author="冷雪凝" w:date="2019-05-14T12:31:32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说一下vuex？</w:delText>
                  </w:r>
                </w:del>
              </w:ins>
              <w:customXmlInsRangeStart w:id="9812" w:author="冷雪凝" w:date="2019-05-14T12:04:54Z"/>
              <w:customXmlDelRangeStart w:id="9813" w:author="梁元" w:date="2019-05-14T19:56:45Z"/>
            </w:sdtContent>
          </w:sdt>
          <w:customXmlDelRangeEnd w:id="9813"/>
          <w:customXmlInsRangeEnd w:id="9812"/>
          <w:ins w:id="9814" w:author="冷雪凝" w:date="2019-05-14T12:04:54Z">
            <w:del w:id="9815" w:author="梁元" w:date="2019-05-14T19:56:45Z">
              <w:r>
                <w:rPr>
                  <w:b/>
                  <w:bCs/>
                  <w:color w:val="000000" w:themeColor="text1"/>
                  <w:sz w:val="21"/>
                  <w:szCs w:val="21"/>
                  <w:rPrChange w:id="9816" w:author="冷雪凝" w:date="2019-05-14T12:31:32Z">
                    <w:rPr>
                      <w:b w:val="0"/>
                      <w:bCs w:val="0"/>
                      <w:color w:val="000000" w:themeColor="text1"/>
                      <w14:textFill>
                        <w14:solidFill>
                          <w14:schemeClr w14:val="tx1"/>
                        </w14:solidFill>
                      </w14:textFill>
                    </w:rPr>
                  </w:rPrChange>
                  <w14:textFill>
                    <w14:solidFill>
                      <w14:schemeClr w14:val="tx1"/>
                    </w14:solidFill>
                  </w14:textFill>
                </w:rPr>
                <w:tab/>
              </w:r>
            </w:del>
          </w:ins>
          <w:ins w:id="9819" w:author="冷雪凝" w:date="2019-05-14T12:04:56Z">
            <w:del w:id="9820" w:author="梁元" w:date="2019-05-14T19:56:45Z">
              <w:r>
                <w:rPr>
                  <w:b/>
                  <w:bCs/>
                  <w:color w:val="000000" w:themeColor="text1"/>
                  <w:sz w:val="21"/>
                  <w:szCs w:val="21"/>
                  <w:rPrChange w:id="9821" w:author="冷雪凝" w:date="2019-05-14T12:31:32Z">
                    <w:rPr>
                      <w:b w:val="0"/>
                      <w:bCs w:val="0"/>
                      <w:color w:val="000000" w:themeColor="text1"/>
                      <w14:textFill>
                        <w14:solidFill>
                          <w14:schemeClr w14:val="tx1"/>
                        </w14:solidFill>
                      </w14:textFill>
                    </w:rPr>
                  </w:rPrChange>
                  <w14:textFill>
                    <w14:solidFill>
                      <w14:schemeClr w14:val="tx1"/>
                    </w14:solidFill>
                  </w14:textFill>
                </w:rPr>
                <w:delText>16</w:delText>
              </w:r>
            </w:del>
          </w:ins>
          <w:ins w:id="9824" w:author="冷雪凝" w:date="2019-05-14T12:04:54Z">
            <w:del w:id="9825" w:author="梁元" w:date="2019-05-14T19:56:45Z">
              <w:r>
                <w:rPr>
                  <w:b/>
                  <w:bCs/>
                  <w:color w:val="000000" w:themeColor="text1"/>
                  <w:sz w:val="21"/>
                  <w:szCs w:val="21"/>
                  <w:rPrChange w:id="9826" w:author="冷雪凝" w:date="2019-05-14T12:31:32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9829" w:author="冷雪凝" w:date="2019-05-14T12:04:54Z"/>
              <w:del w:id="9830" w:author="梁元" w:date="2019-05-14T19:56:45Z"/>
              <w:b w:val="0"/>
              <w:bCs w:val="0"/>
              <w:color w:val="000000" w:themeColor="text1"/>
              <w14:textFill>
                <w14:solidFill>
                  <w14:schemeClr w14:val="tx1"/>
                </w14:solidFill>
              </w14:textFill>
            </w:rPr>
          </w:pPr>
          <w:ins w:id="9831" w:author="冷雪凝" w:date="2019-05-14T12:04:54Z">
            <w:del w:id="9832" w:author="梁元" w:date="2019-05-14T19:56:45Z">
              <w:r>
                <w:rPr>
                  <w:b w:val="0"/>
                  <w:bCs w:val="0"/>
                  <w:color w:val="000000" w:themeColor="text1"/>
                  <w14:textFill>
                    <w14:solidFill>
                      <w14:schemeClr w14:val="tx1"/>
                    </w14:solidFill>
                  </w14:textFill>
                </w:rPr>
                <w:fldChar w:fldCharType="begin"/>
              </w:r>
            </w:del>
          </w:ins>
          <w:ins w:id="9833" w:author="冷雪凝" w:date="2019-05-14T12:04:54Z">
            <w:del w:id="9834" w:author="梁元" w:date="2019-05-14T19:56:45Z">
              <w:r>
                <w:rPr>
                  <w:b w:val="0"/>
                  <w:bCs w:val="0"/>
                  <w:color w:val="000000" w:themeColor="text1"/>
                  <w14:textFill>
                    <w14:solidFill>
                      <w14:schemeClr w14:val="tx1"/>
                    </w14:solidFill>
                  </w14:textFill>
                </w:rPr>
                <w:delInstrText xml:space="preserve"> HYPERLINK \l _Toc13455_WPSOffice_Level2 </w:delInstrText>
              </w:r>
            </w:del>
          </w:ins>
          <w:ins w:id="9835" w:author="冷雪凝" w:date="2019-05-14T12:04:54Z">
            <w:del w:id="9836" w:author="梁元" w:date="2019-05-14T19:56:45Z">
              <w:r>
                <w:rPr>
                  <w:b w:val="0"/>
                  <w:bCs w:val="0"/>
                  <w:color w:val="000000" w:themeColor="text1"/>
                  <w14:textFill>
                    <w14:solidFill>
                      <w14:schemeClr w14:val="tx1"/>
                    </w14:solidFill>
                  </w14:textFill>
                </w:rPr>
                <w:fldChar w:fldCharType="separate"/>
              </w:r>
            </w:del>
          </w:ins>
          <w:customXmlInsRangeStart w:id="9839" w:author="冷雪凝" w:date="2019-05-14T12:04:54Z"/>
          <w:customXmlDelRangeStart w:id="984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a2d01df0-ea83-491f-856b-3e48aaecb0b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840"/>
              <w:customXmlInsRangeEnd w:id="9839"/>
              <w:ins w:id="9843" w:author="冷雪凝" w:date="2019-05-14T12:04:54Z">
                <w:del w:id="9844"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9845" w:author="冷雪凝" w:date="2019-05-14T12:04:54Z">
                <w:del w:id="9846"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9849" w:author="冷雪凝" w:date="2019-05-14T12:04:54Z"/>
              <w:customXmlDelRangeStart w:id="9850" w:author="梁元" w:date="2019-05-14T19:56:45Z"/>
            </w:sdtContent>
          </w:sdt>
          <w:customXmlDelRangeEnd w:id="9850"/>
          <w:customXmlInsRangeEnd w:id="9849"/>
          <w:ins w:id="9851" w:author="冷雪凝" w:date="2019-05-14T12:04:54Z">
            <w:del w:id="9852" w:author="梁元" w:date="2019-05-14T19:56:45Z">
              <w:r>
                <w:rPr>
                  <w:b w:val="0"/>
                  <w:bCs w:val="0"/>
                  <w:color w:val="000000" w:themeColor="text1"/>
                  <w14:textFill>
                    <w14:solidFill>
                      <w14:schemeClr w14:val="tx1"/>
                    </w14:solidFill>
                  </w14:textFill>
                </w:rPr>
                <w:tab/>
              </w:r>
            </w:del>
          </w:ins>
          <w:ins w:id="9853" w:author="冷雪凝" w:date="2019-05-14T12:04:56Z">
            <w:del w:id="9854" w:author="梁元" w:date="2019-05-14T19:56:45Z">
              <w:r>
                <w:rPr>
                  <w:b w:val="0"/>
                  <w:bCs w:val="0"/>
                  <w:color w:val="000000" w:themeColor="text1"/>
                  <w14:textFill>
                    <w14:solidFill>
                      <w14:schemeClr w14:val="tx1"/>
                    </w14:solidFill>
                  </w14:textFill>
                </w:rPr>
                <w:delText>16</w:delText>
              </w:r>
            </w:del>
          </w:ins>
          <w:ins w:id="9855" w:author="冷雪凝" w:date="2019-05-14T12:04:54Z">
            <w:del w:id="985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857" w:author="冷雪凝" w:date="2019-05-14T12:04:54Z"/>
              <w:del w:id="9858" w:author="梁元" w:date="2019-05-14T19:56:45Z"/>
              <w:b w:val="0"/>
              <w:bCs w:val="0"/>
              <w:color w:val="000000" w:themeColor="text1"/>
              <w14:textFill>
                <w14:solidFill>
                  <w14:schemeClr w14:val="tx1"/>
                </w14:solidFill>
              </w14:textFill>
            </w:rPr>
          </w:pPr>
          <w:ins w:id="9859" w:author="冷雪凝" w:date="2019-05-14T12:04:54Z">
            <w:del w:id="9860" w:author="梁元" w:date="2019-05-14T19:56:45Z">
              <w:r>
                <w:rPr>
                  <w:b w:val="0"/>
                  <w:bCs w:val="0"/>
                  <w:color w:val="000000" w:themeColor="text1"/>
                  <w14:textFill>
                    <w14:solidFill>
                      <w14:schemeClr w14:val="tx1"/>
                    </w14:solidFill>
                  </w14:textFill>
                </w:rPr>
                <w:fldChar w:fldCharType="begin"/>
              </w:r>
            </w:del>
          </w:ins>
          <w:ins w:id="9861" w:author="冷雪凝" w:date="2019-05-14T12:04:54Z">
            <w:del w:id="9862" w:author="梁元" w:date="2019-05-14T19:56:45Z">
              <w:r>
                <w:rPr>
                  <w:b w:val="0"/>
                  <w:bCs w:val="0"/>
                  <w:color w:val="000000" w:themeColor="text1"/>
                  <w14:textFill>
                    <w14:solidFill>
                      <w14:schemeClr w14:val="tx1"/>
                    </w14:solidFill>
                  </w14:textFill>
                </w:rPr>
                <w:delInstrText xml:space="preserve"> HYPERLINK \l _Toc2053_WPSOffice_Level2 </w:delInstrText>
              </w:r>
            </w:del>
          </w:ins>
          <w:ins w:id="9863" w:author="冷雪凝" w:date="2019-05-14T12:04:54Z">
            <w:del w:id="9864" w:author="梁元" w:date="2019-05-14T19:56:45Z">
              <w:r>
                <w:rPr>
                  <w:b w:val="0"/>
                  <w:bCs w:val="0"/>
                  <w:color w:val="000000" w:themeColor="text1"/>
                  <w14:textFill>
                    <w14:solidFill>
                      <w14:schemeClr w14:val="tx1"/>
                    </w14:solidFill>
                  </w14:textFill>
                </w:rPr>
                <w:fldChar w:fldCharType="separate"/>
              </w:r>
            </w:del>
          </w:ins>
          <w:customXmlInsRangeStart w:id="9867" w:author="冷雪凝" w:date="2019-05-14T12:04:54Z"/>
          <w:customXmlDelRangeStart w:id="986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703fa810-445f-4a2f-9c9d-d4799081f52d}"/>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868"/>
              <w:customXmlInsRangeEnd w:id="9867"/>
              <w:ins w:id="9871" w:author="冷雪凝" w:date="2019-05-14T12:04:54Z">
                <w:del w:id="9872" w:author="梁元" w:date="2019-05-14T19:56:45Z">
                  <w:r>
                    <w:rPr>
                      <w:rFonts w:hint="eastAsia" w:ascii="仿宋" w:hAnsi="仿宋" w:eastAsia="仿宋" w:cstheme="majorBidi"/>
                      <w:b w:val="0"/>
                      <w:bCs w:val="0"/>
                      <w:color w:val="000000" w:themeColor="text1"/>
                      <w14:textFill>
                        <w14:solidFill>
                          <w14:schemeClr w14:val="tx1"/>
                        </w14:solidFill>
                      </w14:textFill>
                    </w:rPr>
                    <w:delText>2. 通用大牛级解法</w:delText>
                  </w:r>
                </w:del>
              </w:ins>
              <w:customXmlInsRangeStart w:id="9875" w:author="冷雪凝" w:date="2019-05-14T12:04:54Z"/>
              <w:customXmlDelRangeStart w:id="9876" w:author="梁元" w:date="2019-05-14T19:56:45Z"/>
            </w:sdtContent>
          </w:sdt>
          <w:customXmlDelRangeEnd w:id="9876"/>
          <w:customXmlInsRangeEnd w:id="9875"/>
          <w:ins w:id="9877" w:author="冷雪凝" w:date="2019-05-14T12:04:54Z">
            <w:del w:id="9878" w:author="梁元" w:date="2019-05-14T19:56:45Z">
              <w:r>
                <w:rPr>
                  <w:b w:val="0"/>
                  <w:bCs w:val="0"/>
                  <w:color w:val="000000" w:themeColor="text1"/>
                  <w14:textFill>
                    <w14:solidFill>
                      <w14:schemeClr w14:val="tx1"/>
                    </w14:solidFill>
                  </w14:textFill>
                </w:rPr>
                <w:tab/>
              </w:r>
            </w:del>
          </w:ins>
          <w:ins w:id="9879" w:author="冷雪凝" w:date="2019-05-14T12:04:56Z">
            <w:del w:id="9880" w:author="梁元" w:date="2019-05-14T19:56:45Z">
              <w:r>
                <w:rPr>
                  <w:b w:val="0"/>
                  <w:bCs w:val="0"/>
                  <w:color w:val="000000" w:themeColor="text1"/>
                  <w14:textFill>
                    <w14:solidFill>
                      <w14:schemeClr w14:val="tx1"/>
                    </w14:solidFill>
                  </w14:textFill>
                </w:rPr>
                <w:delText>16</w:delText>
              </w:r>
            </w:del>
          </w:ins>
          <w:ins w:id="9881" w:author="冷雪凝" w:date="2019-05-14T12:04:54Z">
            <w:del w:id="988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883" w:author="冷雪凝" w:date="2019-05-14T12:04:54Z"/>
              <w:del w:id="9884" w:author="梁元" w:date="2019-05-14T19:56:45Z"/>
              <w:b w:val="0"/>
              <w:bCs w:val="0"/>
              <w:color w:val="000000" w:themeColor="text1"/>
              <w14:textFill>
                <w14:solidFill>
                  <w14:schemeClr w14:val="tx1"/>
                </w14:solidFill>
              </w14:textFill>
            </w:rPr>
          </w:pPr>
          <w:ins w:id="9885" w:author="冷雪凝" w:date="2019-05-14T12:04:54Z">
            <w:del w:id="9886" w:author="梁元" w:date="2019-05-14T19:56:45Z">
              <w:r>
                <w:rPr>
                  <w:b w:val="0"/>
                  <w:bCs w:val="0"/>
                  <w:color w:val="000000" w:themeColor="text1"/>
                  <w14:textFill>
                    <w14:solidFill>
                      <w14:schemeClr w14:val="tx1"/>
                    </w14:solidFill>
                  </w14:textFill>
                </w:rPr>
                <w:fldChar w:fldCharType="begin"/>
              </w:r>
            </w:del>
          </w:ins>
          <w:ins w:id="9887" w:author="冷雪凝" w:date="2019-05-14T12:04:54Z">
            <w:del w:id="9888" w:author="梁元" w:date="2019-05-14T19:56:45Z">
              <w:r>
                <w:rPr>
                  <w:b w:val="0"/>
                  <w:bCs w:val="0"/>
                  <w:color w:val="000000" w:themeColor="text1"/>
                  <w14:textFill>
                    <w14:solidFill>
                      <w14:schemeClr w14:val="tx1"/>
                    </w14:solidFill>
                  </w14:textFill>
                </w:rPr>
                <w:delInstrText xml:space="preserve"> HYPERLINK \l _Toc23267_WPSOffice_Level2 </w:delInstrText>
              </w:r>
            </w:del>
          </w:ins>
          <w:ins w:id="9889" w:author="冷雪凝" w:date="2019-05-14T12:04:54Z">
            <w:del w:id="9890" w:author="梁元" w:date="2019-05-14T19:56:45Z">
              <w:r>
                <w:rPr>
                  <w:b w:val="0"/>
                  <w:bCs w:val="0"/>
                  <w:color w:val="000000" w:themeColor="text1"/>
                  <w14:textFill>
                    <w14:solidFill>
                      <w14:schemeClr w14:val="tx1"/>
                    </w14:solidFill>
                  </w14:textFill>
                </w:rPr>
                <w:fldChar w:fldCharType="separate"/>
              </w:r>
            </w:del>
          </w:ins>
          <w:customXmlInsRangeStart w:id="9893" w:author="冷雪凝" w:date="2019-05-14T12:04:54Z"/>
          <w:customXmlDelRangeStart w:id="989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86d55344-45dd-4ed3-a0a5-9a8e2dcf1a90}"/>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894"/>
              <w:customXmlInsRangeEnd w:id="9893"/>
              <w:ins w:id="9897" w:author="冷雪凝" w:date="2019-05-14T12:04:54Z">
                <w:del w:id="9898"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9899" w:author="冷雪凝" w:date="2019-05-14T12:04:54Z">
                <w:del w:id="9900"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9903" w:author="冷雪凝" w:date="2019-05-14T12:04:54Z"/>
              <w:customXmlDelRangeStart w:id="9904" w:author="梁元" w:date="2019-05-14T19:56:45Z"/>
            </w:sdtContent>
          </w:sdt>
          <w:customXmlDelRangeEnd w:id="9904"/>
          <w:customXmlInsRangeEnd w:id="9903"/>
          <w:ins w:id="9905" w:author="冷雪凝" w:date="2019-05-14T12:04:54Z">
            <w:del w:id="9906" w:author="梁元" w:date="2019-05-14T19:56:45Z">
              <w:r>
                <w:rPr>
                  <w:b w:val="0"/>
                  <w:bCs w:val="0"/>
                  <w:color w:val="000000" w:themeColor="text1"/>
                  <w14:textFill>
                    <w14:solidFill>
                      <w14:schemeClr w14:val="tx1"/>
                    </w14:solidFill>
                  </w14:textFill>
                </w:rPr>
                <w:tab/>
              </w:r>
            </w:del>
          </w:ins>
          <w:ins w:id="9907" w:author="冷雪凝" w:date="2019-05-14T12:04:56Z">
            <w:del w:id="9908" w:author="梁元" w:date="2019-05-14T19:56:45Z">
              <w:r>
                <w:rPr>
                  <w:b w:val="0"/>
                  <w:bCs w:val="0"/>
                  <w:color w:val="000000" w:themeColor="text1"/>
                  <w14:textFill>
                    <w14:solidFill>
                      <w14:schemeClr w14:val="tx1"/>
                    </w14:solidFill>
                  </w14:textFill>
                </w:rPr>
                <w:delText>17</w:delText>
              </w:r>
            </w:del>
          </w:ins>
          <w:ins w:id="9909" w:author="冷雪凝" w:date="2019-05-14T12:04:54Z">
            <w:del w:id="9910"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911" w:author="冷雪凝" w:date="2019-05-14T12:04:54Z"/>
              <w:del w:id="9912" w:author="梁元" w:date="2019-05-14T19:56:45Z"/>
              <w:b w:val="0"/>
              <w:bCs w:val="0"/>
              <w:color w:val="000000" w:themeColor="text1"/>
              <w14:textFill>
                <w14:solidFill>
                  <w14:schemeClr w14:val="tx1"/>
                </w14:solidFill>
              </w14:textFill>
            </w:rPr>
          </w:pPr>
          <w:ins w:id="9913" w:author="冷雪凝" w:date="2019-05-14T12:04:54Z">
            <w:del w:id="9914" w:author="梁元" w:date="2019-05-14T19:56:45Z">
              <w:r>
                <w:rPr>
                  <w:b w:val="0"/>
                  <w:bCs w:val="0"/>
                  <w:color w:val="000000" w:themeColor="text1"/>
                  <w14:textFill>
                    <w14:solidFill>
                      <w14:schemeClr w14:val="tx1"/>
                    </w14:solidFill>
                  </w14:textFill>
                </w:rPr>
                <w:fldChar w:fldCharType="begin"/>
              </w:r>
            </w:del>
          </w:ins>
          <w:ins w:id="9915" w:author="冷雪凝" w:date="2019-05-14T12:04:54Z">
            <w:del w:id="9916" w:author="梁元" w:date="2019-05-14T19:56:45Z">
              <w:r>
                <w:rPr>
                  <w:b w:val="0"/>
                  <w:bCs w:val="0"/>
                  <w:color w:val="000000" w:themeColor="text1"/>
                  <w14:textFill>
                    <w14:solidFill>
                      <w14:schemeClr w14:val="tx1"/>
                    </w14:solidFill>
                  </w14:textFill>
                </w:rPr>
                <w:delInstrText xml:space="preserve"> HYPERLINK \l _Toc20665_WPSOffice_Level2 </w:delInstrText>
              </w:r>
            </w:del>
          </w:ins>
          <w:ins w:id="9917" w:author="冷雪凝" w:date="2019-05-14T12:04:54Z">
            <w:del w:id="9918" w:author="梁元" w:date="2019-05-14T19:56:45Z">
              <w:r>
                <w:rPr>
                  <w:b w:val="0"/>
                  <w:bCs w:val="0"/>
                  <w:color w:val="000000" w:themeColor="text1"/>
                  <w14:textFill>
                    <w14:solidFill>
                      <w14:schemeClr w14:val="tx1"/>
                    </w14:solidFill>
                  </w14:textFill>
                </w:rPr>
                <w:fldChar w:fldCharType="separate"/>
              </w:r>
            </w:del>
          </w:ins>
          <w:customXmlInsRangeStart w:id="9921" w:author="冷雪凝" w:date="2019-05-14T12:04:54Z"/>
          <w:customXmlDelRangeStart w:id="992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8fddeab2-f50c-49d0-96f3-1018c6c281cc}"/>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922"/>
              <w:customXmlInsRangeEnd w:id="9921"/>
              <w:ins w:id="9925" w:author="冷雪凝" w:date="2019-05-14T12:04:54Z">
                <w:del w:id="9926"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9927" w:author="冷雪凝" w:date="2019-05-14T12:04:54Z">
                <w:del w:id="9928"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9931" w:author="冷雪凝" w:date="2019-05-14T12:04:54Z"/>
              <w:customXmlDelRangeStart w:id="9932" w:author="梁元" w:date="2019-05-14T19:56:45Z"/>
            </w:sdtContent>
          </w:sdt>
          <w:customXmlDelRangeEnd w:id="9932"/>
          <w:customXmlInsRangeEnd w:id="9931"/>
          <w:ins w:id="9933" w:author="冷雪凝" w:date="2019-05-14T12:04:54Z">
            <w:del w:id="9934" w:author="梁元" w:date="2019-05-14T19:56:45Z">
              <w:r>
                <w:rPr>
                  <w:b w:val="0"/>
                  <w:bCs w:val="0"/>
                  <w:color w:val="000000" w:themeColor="text1"/>
                  <w14:textFill>
                    <w14:solidFill>
                      <w14:schemeClr w14:val="tx1"/>
                    </w14:solidFill>
                  </w14:textFill>
                </w:rPr>
                <w:tab/>
              </w:r>
            </w:del>
          </w:ins>
          <w:ins w:id="9935" w:author="冷雪凝" w:date="2019-05-14T12:04:56Z">
            <w:del w:id="9936" w:author="梁元" w:date="2019-05-14T19:56:45Z">
              <w:r>
                <w:rPr>
                  <w:b w:val="0"/>
                  <w:bCs w:val="0"/>
                  <w:color w:val="000000" w:themeColor="text1"/>
                  <w14:textFill>
                    <w14:solidFill>
                      <w14:schemeClr w14:val="tx1"/>
                    </w14:solidFill>
                  </w14:textFill>
                </w:rPr>
                <w:delText>17</w:delText>
              </w:r>
            </w:del>
          </w:ins>
          <w:ins w:id="9937" w:author="冷雪凝" w:date="2019-05-14T12:04:54Z">
            <w:del w:id="993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9939" w:author="冷雪凝" w:date="2019-05-14T12:04:54Z"/>
              <w:del w:id="9940" w:author="梁元" w:date="2019-05-14T19:56:45Z"/>
              <w:b w:val="0"/>
              <w:bCs w:val="0"/>
              <w:color w:val="000000" w:themeColor="text1"/>
              <w14:textFill>
                <w14:solidFill>
                  <w14:schemeClr w14:val="tx1"/>
                </w14:solidFill>
              </w14:textFill>
            </w:rPr>
          </w:pPr>
          <w:ins w:id="9941" w:author="冷雪凝" w:date="2019-05-14T12:04:54Z">
            <w:del w:id="9942" w:author="梁元" w:date="2019-05-14T19:56:45Z">
              <w:r>
                <w:rPr>
                  <w:b w:val="0"/>
                  <w:bCs w:val="0"/>
                  <w:color w:val="000000" w:themeColor="text1"/>
                  <w14:textFill>
                    <w14:solidFill>
                      <w14:schemeClr w14:val="tx1"/>
                    </w14:solidFill>
                  </w14:textFill>
                </w:rPr>
                <w:fldChar w:fldCharType="begin"/>
              </w:r>
            </w:del>
          </w:ins>
          <w:ins w:id="9943" w:author="冷雪凝" w:date="2019-05-14T12:04:54Z">
            <w:del w:id="9944" w:author="梁元" w:date="2019-05-14T19:56:45Z">
              <w:r>
                <w:rPr>
                  <w:b w:val="0"/>
                  <w:bCs w:val="0"/>
                  <w:color w:val="000000" w:themeColor="text1"/>
                  <w14:textFill>
                    <w14:solidFill>
                      <w14:schemeClr w14:val="tx1"/>
                    </w14:solidFill>
                  </w14:textFill>
                </w:rPr>
                <w:delInstrText xml:space="preserve"> HYPERLINK \l _Toc24918_WPSOffice_Level2 </w:delInstrText>
              </w:r>
            </w:del>
          </w:ins>
          <w:ins w:id="9945" w:author="冷雪凝" w:date="2019-05-14T12:04:54Z">
            <w:del w:id="9946" w:author="梁元" w:date="2019-05-14T19:56:45Z">
              <w:r>
                <w:rPr>
                  <w:b w:val="0"/>
                  <w:bCs w:val="0"/>
                  <w:color w:val="000000" w:themeColor="text1"/>
                  <w14:textFill>
                    <w14:solidFill>
                      <w14:schemeClr w14:val="tx1"/>
                    </w14:solidFill>
                  </w14:textFill>
                </w:rPr>
                <w:fldChar w:fldCharType="separate"/>
              </w:r>
            </w:del>
          </w:ins>
          <w:customXmlInsRangeStart w:id="9949" w:author="冷雪凝" w:date="2019-05-14T12:04:54Z"/>
          <w:customXmlDelRangeStart w:id="995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08ec880c-a3f0-45ce-b3e6-e498cb7dfcd8}"/>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9950"/>
              <w:customXmlInsRangeEnd w:id="9949"/>
              <w:ins w:id="9953" w:author="冷雪凝" w:date="2019-05-14T12:04:54Z">
                <w:del w:id="9954"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9955" w:author="冷雪凝" w:date="2019-05-14T12:04:54Z">
                <w:del w:id="9956"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9959" w:author="冷雪凝" w:date="2019-05-14T12:04:54Z"/>
              <w:customXmlDelRangeStart w:id="9960" w:author="梁元" w:date="2019-05-14T19:56:45Z"/>
            </w:sdtContent>
          </w:sdt>
          <w:customXmlDelRangeEnd w:id="9960"/>
          <w:customXmlInsRangeEnd w:id="9959"/>
          <w:ins w:id="9961" w:author="冷雪凝" w:date="2019-05-14T12:04:54Z">
            <w:del w:id="9962" w:author="梁元" w:date="2019-05-14T19:56:45Z">
              <w:r>
                <w:rPr>
                  <w:b w:val="0"/>
                  <w:bCs w:val="0"/>
                  <w:color w:val="000000" w:themeColor="text1"/>
                  <w14:textFill>
                    <w14:solidFill>
                      <w14:schemeClr w14:val="tx1"/>
                    </w14:solidFill>
                  </w14:textFill>
                </w:rPr>
                <w:tab/>
              </w:r>
            </w:del>
          </w:ins>
          <w:ins w:id="9963" w:author="冷雪凝" w:date="2019-05-14T12:04:56Z">
            <w:del w:id="9964" w:author="梁元" w:date="2019-05-14T19:56:45Z">
              <w:r>
                <w:rPr>
                  <w:b w:val="0"/>
                  <w:bCs w:val="0"/>
                  <w:color w:val="000000" w:themeColor="text1"/>
                  <w14:textFill>
                    <w14:solidFill>
                      <w14:schemeClr w14:val="tx1"/>
                    </w14:solidFill>
                  </w14:textFill>
                </w:rPr>
                <w:delText>17</w:delText>
              </w:r>
            </w:del>
          </w:ins>
          <w:ins w:id="9965" w:author="冷雪凝" w:date="2019-05-14T12:04:54Z">
            <w:del w:id="9966"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9967" w:author="冷雪凝" w:date="2019-05-14T12:13:33Z"/>
              <w:del w:id="9968" w:author="梁元" w:date="2019-05-14T19:56:45Z"/>
              <w:b/>
              <w:bCs/>
              <w:color w:val="000000" w:themeColor="text1"/>
              <w:sz w:val="21"/>
              <w:szCs w:val="21"/>
              <w:rPrChange w:id="9969" w:author="冷雪凝" w:date="2019-05-14T12:31:34Z">
                <w:rPr>
                  <w:ins w:id="9970" w:author="冷雪凝" w:date="2019-05-14T12:13:33Z"/>
                  <w:del w:id="9971" w:author="梁元" w:date="2019-05-14T19:56:45Z"/>
                  <w:b w:val="0"/>
                  <w:bCs w:val="0"/>
                  <w:color w:val="000000" w:themeColor="text1"/>
                  <w14:textFill>
                    <w14:solidFill>
                      <w14:schemeClr w14:val="tx1"/>
                    </w14:solidFill>
                  </w14:textFill>
                </w:rPr>
              </w:rPrChange>
              <w14:textFill>
                <w14:solidFill>
                  <w14:schemeClr w14:val="tx1"/>
                </w14:solidFill>
              </w14:textFill>
            </w:rPr>
          </w:pPr>
          <w:ins w:id="9972" w:author="冷雪凝" w:date="2019-05-14T12:04:54Z">
            <w:del w:id="9973" w:author="梁元" w:date="2019-05-14T19:56:45Z">
              <w:r>
                <w:rPr>
                  <w:b/>
                  <w:bCs/>
                  <w:color w:val="000000" w:themeColor="text1"/>
                  <w:sz w:val="21"/>
                  <w:szCs w:val="21"/>
                  <w:rPrChange w:id="9974" w:author="冷雪凝" w:date="2019-05-14T12:31:34Z">
                    <w:rPr>
                      <w:b w:val="0"/>
                      <w:bCs w:val="0"/>
                      <w:color w:val="000000" w:themeColor="text1"/>
                      <w14:textFill>
                        <w14:solidFill>
                          <w14:schemeClr w14:val="tx1"/>
                        </w14:solidFill>
                      </w14:textFill>
                    </w:rPr>
                  </w:rPrChange>
                  <w14:textFill>
                    <w14:solidFill>
                      <w14:schemeClr w14:val="tx1"/>
                    </w14:solidFill>
                  </w14:textFill>
                </w:rPr>
                <w:fldChar w:fldCharType="begin"/>
              </w:r>
            </w:del>
          </w:ins>
          <w:ins w:id="9977" w:author="冷雪凝" w:date="2019-05-14T12:04:54Z">
            <w:del w:id="9978" w:author="梁元" w:date="2019-05-14T19:56:45Z">
              <w:r>
                <w:rPr>
                  <w:b/>
                  <w:bCs/>
                  <w:color w:val="000000" w:themeColor="text1"/>
                  <w:sz w:val="21"/>
                  <w:szCs w:val="21"/>
                  <w:rPrChange w:id="9979" w:author="冷雪凝" w:date="2019-05-14T12:31:34Z">
                    <w:rPr>
                      <w:b w:val="0"/>
                      <w:bCs w:val="0"/>
                      <w:color w:val="000000" w:themeColor="text1"/>
                      <w14:textFill>
                        <w14:solidFill>
                          <w14:schemeClr w14:val="tx1"/>
                        </w14:solidFill>
                      </w14:textFill>
                    </w:rPr>
                  </w:rPrChange>
                  <w14:textFill>
                    <w14:solidFill>
                      <w14:schemeClr w14:val="tx1"/>
                    </w14:solidFill>
                  </w14:textFill>
                </w:rPr>
                <w:delInstrText xml:space="preserve"> HYPERLINK \l _Toc18369_WPSOffice_Level1 </w:delInstrText>
              </w:r>
            </w:del>
          </w:ins>
          <w:ins w:id="9982" w:author="冷雪凝" w:date="2019-05-14T12:04:54Z">
            <w:del w:id="9983" w:author="梁元" w:date="2019-05-14T19:56:45Z">
              <w:r>
                <w:rPr>
                  <w:b/>
                  <w:bCs/>
                  <w:color w:val="000000" w:themeColor="text1"/>
                  <w:sz w:val="21"/>
                  <w:szCs w:val="21"/>
                  <w:rPrChange w:id="9984" w:author="冷雪凝" w:date="2019-05-14T12:31:34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9989" w:author="冷雪凝" w:date="2019-05-14T12:04:54Z"/>
          <w:customXmlDelRangeStart w:id="9990"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6b29b756-d8e4-49c8-9a93-9c4d78ba08ee}"/>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9990"/>
              <w:customXmlInsRangeEnd w:id="9989"/>
              <w:ins w:id="9993" w:author="冷雪凝" w:date="2019-05-14T12:04:54Z">
                <w:del w:id="9994" w:author="梁元" w:date="2019-05-14T19:56:45Z">
                  <w:r>
                    <w:rPr>
                      <w:rFonts w:asciiTheme="minorHAnsi" w:hAnsiTheme="minorHAnsi" w:eastAsiaTheme="minorEastAsia" w:cstheme="minorBidi"/>
                      <w:b/>
                      <w:bCs/>
                      <w:color w:val="000000" w:themeColor="text1"/>
                      <w:sz w:val="21"/>
                      <w:szCs w:val="21"/>
                      <w:rPrChange w:id="9995" w:author="冷雪凝" w:date="2019-05-14T12:31:34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二十一、 </w:delText>
                  </w:r>
                </w:del>
              </w:ins>
              <w:ins w:id="9998" w:author="冷雪凝" w:date="2019-05-14T12:04:54Z">
                <w:del w:id="9999" w:author="梁元" w:date="2019-05-14T19:56:45Z">
                  <w:r>
                    <w:rPr>
                      <w:rFonts w:hint="default" w:asciiTheme="minorHAnsi" w:hAnsiTheme="minorHAnsi" w:eastAsiaTheme="minorEastAsia" w:cstheme="minorBidi"/>
                      <w:b/>
                      <w:bCs/>
                      <w:color w:val="000000" w:themeColor="text1"/>
                      <w:sz w:val="21"/>
                      <w:szCs w:val="21"/>
                      <w:rPrChange w:id="10000" w:author="冷雪凝" w:date="2019-05-14T12:31:34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小程序的组件？</w:delText>
                  </w:r>
                </w:del>
              </w:ins>
              <w:customXmlInsRangeStart w:id="10005" w:author="冷雪凝" w:date="2019-05-14T12:04:54Z"/>
              <w:customXmlDelRangeStart w:id="10006" w:author="梁元" w:date="2019-05-14T19:56:45Z"/>
            </w:sdtContent>
          </w:sdt>
          <w:customXmlDelRangeEnd w:id="10006"/>
          <w:customXmlInsRangeEnd w:id="10005"/>
          <w:ins w:id="10007" w:author="冷雪凝" w:date="2019-05-14T12:04:54Z">
            <w:del w:id="10008" w:author="梁元" w:date="2019-05-14T19:56:45Z">
              <w:r>
                <w:rPr>
                  <w:b/>
                  <w:bCs/>
                  <w:color w:val="000000" w:themeColor="text1"/>
                  <w:sz w:val="21"/>
                  <w:szCs w:val="21"/>
                  <w:rPrChange w:id="10009" w:author="冷雪凝" w:date="2019-05-14T12:31:34Z">
                    <w:rPr>
                      <w:b w:val="0"/>
                      <w:bCs w:val="0"/>
                      <w:color w:val="000000" w:themeColor="text1"/>
                      <w14:textFill>
                        <w14:solidFill>
                          <w14:schemeClr w14:val="tx1"/>
                        </w14:solidFill>
                      </w14:textFill>
                    </w:rPr>
                  </w:rPrChange>
                  <w14:textFill>
                    <w14:solidFill>
                      <w14:schemeClr w14:val="tx1"/>
                    </w14:solidFill>
                  </w14:textFill>
                </w:rPr>
                <w:tab/>
              </w:r>
            </w:del>
          </w:ins>
          <w:ins w:id="10012" w:author="冷雪凝" w:date="2019-05-14T12:04:56Z">
            <w:del w:id="10013" w:author="梁元" w:date="2019-05-14T19:56:45Z">
              <w:r>
                <w:rPr>
                  <w:b/>
                  <w:bCs/>
                  <w:color w:val="000000" w:themeColor="text1"/>
                  <w:sz w:val="21"/>
                  <w:szCs w:val="21"/>
                  <w:rPrChange w:id="10014" w:author="冷雪凝" w:date="2019-05-14T12:31:34Z">
                    <w:rPr>
                      <w:b w:val="0"/>
                      <w:bCs w:val="0"/>
                      <w:color w:val="000000" w:themeColor="text1"/>
                      <w14:textFill>
                        <w14:solidFill>
                          <w14:schemeClr w14:val="tx1"/>
                        </w14:solidFill>
                      </w14:textFill>
                    </w:rPr>
                  </w:rPrChange>
                  <w14:textFill>
                    <w14:solidFill>
                      <w14:schemeClr w14:val="tx1"/>
                    </w14:solidFill>
                  </w14:textFill>
                </w:rPr>
                <w:delText>17</w:delText>
              </w:r>
            </w:del>
          </w:ins>
          <w:ins w:id="10017" w:author="冷雪凝" w:date="2019-05-14T12:04:54Z">
            <w:del w:id="10018" w:author="梁元" w:date="2019-05-14T19:56:45Z">
              <w:r>
                <w:rPr>
                  <w:b/>
                  <w:bCs/>
                  <w:color w:val="000000" w:themeColor="text1"/>
                  <w:sz w:val="21"/>
                  <w:szCs w:val="21"/>
                  <w:rPrChange w:id="10019" w:author="冷雪凝" w:date="2019-05-14T12:31:34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10022" w:author="冷雪凝" w:date="2019-05-14T12:13:33Z"/>
              <w:del w:id="10023" w:author="梁元" w:date="2019-05-14T19:56:45Z"/>
              <w:rFonts w:hint="eastAsia" w:eastAsiaTheme="minorEastAsia"/>
              <w:b w:val="0"/>
              <w:bCs w:val="0"/>
              <w:color w:val="000000" w:themeColor="text1"/>
              <w:lang w:val="en-US" w:eastAsia="zh-CN"/>
              <w14:textFill>
                <w14:solidFill>
                  <w14:schemeClr w14:val="tx1"/>
                </w14:solidFill>
              </w14:textFill>
            </w:rPr>
          </w:pPr>
          <w:ins w:id="10024" w:author="冷雪凝" w:date="2019-05-14T12:13:33Z">
            <w:del w:id="10025" w:author="梁元" w:date="2019-05-14T19:56:45Z">
              <w:r>
                <w:rPr>
                  <w:b w:val="0"/>
                  <w:bCs w:val="0"/>
                  <w:color w:val="000000" w:themeColor="text1"/>
                  <w14:textFill>
                    <w14:solidFill>
                      <w14:schemeClr w14:val="tx1"/>
                    </w14:solidFill>
                  </w14:textFill>
                </w:rPr>
                <w:fldChar w:fldCharType="begin"/>
              </w:r>
            </w:del>
          </w:ins>
          <w:ins w:id="10026" w:author="冷雪凝" w:date="2019-05-14T12:13:33Z">
            <w:del w:id="10027" w:author="梁元" w:date="2019-05-14T19:56:45Z">
              <w:r>
                <w:rPr>
                  <w:b w:val="0"/>
                  <w:bCs w:val="0"/>
                  <w:color w:val="000000" w:themeColor="text1"/>
                  <w14:textFill>
                    <w14:solidFill>
                      <w14:schemeClr w14:val="tx1"/>
                    </w14:solidFill>
                  </w14:textFill>
                </w:rPr>
                <w:delInstrText xml:space="preserve"> HYPERLINK \l _Toc13455_WPSOffice_Level2 </w:delInstrText>
              </w:r>
            </w:del>
          </w:ins>
          <w:ins w:id="10028" w:author="冷雪凝" w:date="2019-05-14T12:13:33Z">
            <w:del w:id="10029" w:author="梁元" w:date="2019-05-14T19:56:45Z">
              <w:r>
                <w:rPr>
                  <w:b w:val="0"/>
                  <w:bCs w:val="0"/>
                  <w:color w:val="000000" w:themeColor="text1"/>
                  <w14:textFill>
                    <w14:solidFill>
                      <w14:schemeClr w14:val="tx1"/>
                    </w14:solidFill>
                  </w14:textFill>
                </w:rPr>
                <w:fldChar w:fldCharType="separate"/>
              </w:r>
            </w:del>
          </w:ins>
          <w:customXmlInsRangeStart w:id="10032" w:author="冷雪凝" w:date="2019-05-14T12:13:33Z"/>
          <w:customXmlDelRangeStart w:id="1003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c13f7e85-7d5f-40ab-ab5f-f51a1acaa689}"/>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033"/>
              <w:customXmlInsRangeEnd w:id="10032"/>
              <w:ins w:id="10036" w:author="冷雪凝" w:date="2019-05-14T12:13:33Z">
                <w:del w:id="10037"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10038" w:author="冷雪凝" w:date="2019-05-14T12:13:33Z">
                <w:del w:id="10039"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10042" w:author="冷雪凝" w:date="2019-05-14T12:13:33Z"/>
              <w:customXmlDelRangeStart w:id="10043" w:author="梁元" w:date="2019-05-14T19:56:45Z"/>
            </w:sdtContent>
          </w:sdt>
          <w:customXmlDelRangeEnd w:id="10043"/>
          <w:customXmlInsRangeEnd w:id="10042"/>
          <w:ins w:id="10044" w:author="冷雪凝" w:date="2019-05-14T12:13:33Z">
            <w:del w:id="10045" w:author="梁元" w:date="2019-05-14T19:56:45Z">
              <w:r>
                <w:rPr>
                  <w:b w:val="0"/>
                  <w:bCs w:val="0"/>
                  <w:color w:val="000000" w:themeColor="text1"/>
                  <w14:textFill>
                    <w14:solidFill>
                      <w14:schemeClr w14:val="tx1"/>
                    </w14:solidFill>
                  </w14:textFill>
                </w:rPr>
                <w:tab/>
              </w:r>
            </w:del>
          </w:ins>
          <w:ins w:id="10046" w:author="冷雪凝" w:date="2019-05-14T12:14:19Z">
            <w:del w:id="10047" w:author="梁元" w:date="2019-05-14T19:56:45Z">
              <w:r>
                <w:rPr>
                  <w:rFonts w:hint="eastAsia"/>
                  <w:b w:val="0"/>
                  <w:bCs w:val="0"/>
                  <w:color w:val="000000" w:themeColor="text1"/>
                  <w:lang w:val="en-US" w:eastAsia="zh-CN"/>
                  <w14:textFill>
                    <w14:solidFill>
                      <w14:schemeClr w14:val="tx1"/>
                    </w14:solidFill>
                  </w14:textFill>
                </w:rPr>
                <w:delText>1</w:delText>
              </w:r>
            </w:del>
          </w:ins>
          <w:ins w:id="10048" w:author="冷雪凝" w:date="2019-05-14T12:13:33Z">
            <w:del w:id="10049" w:author="梁元" w:date="2019-05-14T19:56:45Z">
              <w:r>
                <w:rPr>
                  <w:b w:val="0"/>
                  <w:bCs w:val="0"/>
                  <w:color w:val="000000" w:themeColor="text1"/>
                  <w14:textFill>
                    <w14:solidFill>
                      <w14:schemeClr w14:val="tx1"/>
                    </w14:solidFill>
                  </w14:textFill>
                </w:rPr>
                <w:fldChar w:fldCharType="end"/>
              </w:r>
            </w:del>
          </w:ins>
          <w:ins w:id="10050" w:author="冷雪凝" w:date="2019-05-14T12:14:19Z">
            <w:del w:id="10051" w:author="梁元" w:date="2019-05-14T19:56:45Z">
              <w:r>
                <w:rPr>
                  <w:rFonts w:hint="eastAsia"/>
                  <w:b w:val="0"/>
                  <w:bCs w:val="0"/>
                  <w:color w:val="000000" w:themeColor="text1"/>
                  <w:lang w:val="en-US" w:eastAsia="zh-CN"/>
                  <w14:textFill>
                    <w14:solidFill>
                      <w14:schemeClr w14:val="tx1"/>
                    </w14:solidFill>
                  </w14:textFill>
                </w:rPr>
                <w:delText>8</w:delText>
              </w:r>
            </w:del>
          </w:ins>
        </w:p>
        <w:p>
          <w:pPr>
            <w:pStyle w:val="40"/>
            <w:tabs>
              <w:tab w:val="right" w:leader="dot" w:pos="8306"/>
            </w:tabs>
            <w:rPr>
              <w:ins w:id="10052" w:author="冷雪凝" w:date="2019-05-14T12:13:33Z"/>
              <w:del w:id="10053" w:author="梁元" w:date="2019-05-14T19:56:45Z"/>
              <w:b w:val="0"/>
              <w:bCs w:val="0"/>
              <w:color w:val="000000" w:themeColor="text1"/>
              <w14:textFill>
                <w14:solidFill>
                  <w14:schemeClr w14:val="tx1"/>
                </w14:solidFill>
              </w14:textFill>
            </w:rPr>
          </w:pPr>
          <w:ins w:id="10054" w:author="冷雪凝" w:date="2019-05-14T12:13:33Z">
            <w:del w:id="10055" w:author="梁元" w:date="2019-05-14T19:56:45Z">
              <w:r>
                <w:rPr>
                  <w:b w:val="0"/>
                  <w:bCs w:val="0"/>
                  <w:color w:val="000000" w:themeColor="text1"/>
                  <w14:textFill>
                    <w14:solidFill>
                      <w14:schemeClr w14:val="tx1"/>
                    </w14:solidFill>
                  </w14:textFill>
                </w:rPr>
                <w:fldChar w:fldCharType="begin"/>
              </w:r>
            </w:del>
          </w:ins>
          <w:ins w:id="10056" w:author="冷雪凝" w:date="2019-05-14T12:13:33Z">
            <w:del w:id="10057" w:author="梁元" w:date="2019-05-14T19:56:45Z">
              <w:r>
                <w:rPr>
                  <w:b w:val="0"/>
                  <w:bCs w:val="0"/>
                  <w:color w:val="000000" w:themeColor="text1"/>
                  <w14:textFill>
                    <w14:solidFill>
                      <w14:schemeClr w14:val="tx1"/>
                    </w14:solidFill>
                  </w14:textFill>
                </w:rPr>
                <w:delInstrText xml:space="preserve"> HYPERLINK \l _Toc2053_WPSOffice_Level2 </w:delInstrText>
              </w:r>
            </w:del>
          </w:ins>
          <w:ins w:id="10058" w:author="冷雪凝" w:date="2019-05-14T12:13:33Z">
            <w:del w:id="10059" w:author="梁元" w:date="2019-05-14T19:56:45Z">
              <w:r>
                <w:rPr>
                  <w:b w:val="0"/>
                  <w:bCs w:val="0"/>
                  <w:color w:val="000000" w:themeColor="text1"/>
                  <w14:textFill>
                    <w14:solidFill>
                      <w14:schemeClr w14:val="tx1"/>
                    </w14:solidFill>
                  </w14:textFill>
                </w:rPr>
                <w:fldChar w:fldCharType="separate"/>
              </w:r>
            </w:del>
          </w:ins>
          <w:customXmlInsRangeStart w:id="10062" w:author="冷雪凝" w:date="2019-05-14T12:13:33Z"/>
          <w:customXmlDelRangeStart w:id="1006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67e9ac07-2f3b-4906-a644-e3fae5f29d6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063"/>
              <w:customXmlInsRangeEnd w:id="10062"/>
              <w:ins w:id="10066" w:author="冷雪凝" w:date="2019-05-14T12:13:33Z">
                <w:del w:id="10067" w:author="梁元" w:date="2019-05-14T19:56:45Z">
                  <w:r>
                    <w:rPr>
                      <w:rFonts w:hint="eastAsia" w:ascii="仿宋" w:hAnsi="仿宋" w:eastAsia="仿宋" w:cstheme="majorBidi"/>
                      <w:b w:val="0"/>
                      <w:bCs w:val="0"/>
                      <w:color w:val="000000" w:themeColor="text1"/>
                      <w14:textFill>
                        <w14:solidFill>
                          <w14:schemeClr w14:val="tx1"/>
                        </w14:solidFill>
                      </w14:textFill>
                    </w:rPr>
                    <w:delText>2. 通用大牛级解法</w:delText>
                  </w:r>
                </w:del>
              </w:ins>
              <w:customXmlInsRangeStart w:id="10070" w:author="冷雪凝" w:date="2019-05-14T12:13:33Z"/>
              <w:customXmlDelRangeStart w:id="10071" w:author="梁元" w:date="2019-05-14T19:56:45Z"/>
            </w:sdtContent>
          </w:sdt>
          <w:customXmlDelRangeEnd w:id="10071"/>
          <w:customXmlInsRangeEnd w:id="10070"/>
          <w:ins w:id="10072" w:author="冷雪凝" w:date="2019-05-14T12:13:33Z">
            <w:del w:id="10073" w:author="梁元" w:date="2019-05-14T19:56:45Z">
              <w:r>
                <w:rPr>
                  <w:b w:val="0"/>
                  <w:bCs w:val="0"/>
                  <w:color w:val="000000" w:themeColor="text1"/>
                  <w14:textFill>
                    <w14:solidFill>
                      <w14:schemeClr w14:val="tx1"/>
                    </w14:solidFill>
                  </w14:textFill>
                </w:rPr>
                <w:tab/>
              </w:r>
            </w:del>
          </w:ins>
          <w:ins w:id="10074" w:author="冷雪凝" w:date="2019-05-14T12:13:33Z">
            <w:del w:id="10075" w:author="梁元" w:date="2019-05-14T19:56:45Z">
              <w:r>
                <w:rPr>
                  <w:b w:val="0"/>
                  <w:bCs w:val="0"/>
                  <w:color w:val="000000" w:themeColor="text1"/>
                  <w14:textFill>
                    <w14:solidFill>
                      <w14:schemeClr w14:val="tx1"/>
                    </w14:solidFill>
                  </w14:textFill>
                </w:rPr>
                <w:delText>1</w:delText>
              </w:r>
            </w:del>
          </w:ins>
          <w:ins w:id="10076" w:author="冷雪凝" w:date="2019-05-14T12:14:28Z">
            <w:del w:id="10077" w:author="梁元" w:date="2019-05-14T19:56:45Z">
              <w:r>
                <w:rPr>
                  <w:rFonts w:hint="eastAsia"/>
                  <w:b w:val="0"/>
                  <w:bCs w:val="0"/>
                  <w:color w:val="000000" w:themeColor="text1"/>
                  <w:lang w:val="en-US" w:eastAsia="zh-CN"/>
                  <w14:textFill>
                    <w14:solidFill>
                      <w14:schemeClr w14:val="tx1"/>
                    </w14:solidFill>
                  </w14:textFill>
                </w:rPr>
                <w:delText>8</w:delText>
              </w:r>
            </w:del>
          </w:ins>
          <w:ins w:id="10078" w:author="冷雪凝" w:date="2019-05-14T12:13:33Z">
            <w:del w:id="10079"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080" w:author="冷雪凝" w:date="2019-05-14T12:13:33Z"/>
              <w:del w:id="10081" w:author="梁元" w:date="2019-05-14T19:56:45Z"/>
              <w:b w:val="0"/>
              <w:bCs w:val="0"/>
              <w:color w:val="000000" w:themeColor="text1"/>
              <w14:textFill>
                <w14:solidFill>
                  <w14:schemeClr w14:val="tx1"/>
                </w14:solidFill>
              </w14:textFill>
            </w:rPr>
          </w:pPr>
          <w:ins w:id="10082" w:author="冷雪凝" w:date="2019-05-14T12:13:33Z">
            <w:del w:id="10083" w:author="梁元" w:date="2019-05-14T19:56:45Z">
              <w:r>
                <w:rPr>
                  <w:b w:val="0"/>
                  <w:bCs w:val="0"/>
                  <w:color w:val="000000" w:themeColor="text1"/>
                  <w14:textFill>
                    <w14:solidFill>
                      <w14:schemeClr w14:val="tx1"/>
                    </w14:solidFill>
                  </w14:textFill>
                </w:rPr>
                <w:fldChar w:fldCharType="begin"/>
              </w:r>
            </w:del>
          </w:ins>
          <w:ins w:id="10084" w:author="冷雪凝" w:date="2019-05-14T12:13:33Z">
            <w:del w:id="10085" w:author="梁元" w:date="2019-05-14T19:56:45Z">
              <w:r>
                <w:rPr>
                  <w:b w:val="0"/>
                  <w:bCs w:val="0"/>
                  <w:color w:val="000000" w:themeColor="text1"/>
                  <w14:textFill>
                    <w14:solidFill>
                      <w14:schemeClr w14:val="tx1"/>
                    </w14:solidFill>
                  </w14:textFill>
                </w:rPr>
                <w:delInstrText xml:space="preserve"> HYPERLINK \l _Toc23267_WPSOffice_Level2 </w:delInstrText>
              </w:r>
            </w:del>
          </w:ins>
          <w:ins w:id="10086" w:author="冷雪凝" w:date="2019-05-14T12:13:33Z">
            <w:del w:id="10087" w:author="梁元" w:date="2019-05-14T19:56:45Z">
              <w:r>
                <w:rPr>
                  <w:b w:val="0"/>
                  <w:bCs w:val="0"/>
                  <w:color w:val="000000" w:themeColor="text1"/>
                  <w14:textFill>
                    <w14:solidFill>
                      <w14:schemeClr w14:val="tx1"/>
                    </w14:solidFill>
                  </w14:textFill>
                </w:rPr>
                <w:fldChar w:fldCharType="separate"/>
              </w:r>
            </w:del>
          </w:ins>
          <w:customXmlInsRangeStart w:id="10090" w:author="冷雪凝" w:date="2019-05-14T12:13:33Z"/>
          <w:customXmlDelRangeStart w:id="1009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c4dd060b-b3c9-42f0-a499-18e35b6b1b29}"/>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091"/>
              <w:customXmlInsRangeEnd w:id="10090"/>
              <w:ins w:id="10094" w:author="冷雪凝" w:date="2019-05-14T12:13:33Z">
                <w:del w:id="10095"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10096" w:author="冷雪凝" w:date="2019-05-14T12:13:33Z">
                <w:del w:id="10097"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10100" w:author="冷雪凝" w:date="2019-05-14T12:13:33Z"/>
              <w:customXmlDelRangeStart w:id="10101" w:author="梁元" w:date="2019-05-14T19:56:45Z"/>
            </w:sdtContent>
          </w:sdt>
          <w:customXmlDelRangeEnd w:id="10101"/>
          <w:customXmlInsRangeEnd w:id="10100"/>
          <w:ins w:id="10102" w:author="冷雪凝" w:date="2019-05-14T12:13:33Z">
            <w:del w:id="10103" w:author="梁元" w:date="2019-05-14T19:56:45Z">
              <w:r>
                <w:rPr>
                  <w:b w:val="0"/>
                  <w:bCs w:val="0"/>
                  <w:color w:val="000000" w:themeColor="text1"/>
                  <w14:textFill>
                    <w14:solidFill>
                      <w14:schemeClr w14:val="tx1"/>
                    </w14:solidFill>
                  </w14:textFill>
                </w:rPr>
                <w:tab/>
              </w:r>
            </w:del>
          </w:ins>
          <w:ins w:id="10104" w:author="冷雪凝" w:date="2019-05-14T12:13:33Z">
            <w:del w:id="10105" w:author="梁元" w:date="2019-05-14T19:56:45Z">
              <w:r>
                <w:rPr>
                  <w:b w:val="0"/>
                  <w:bCs w:val="0"/>
                  <w:color w:val="000000" w:themeColor="text1"/>
                  <w14:textFill>
                    <w14:solidFill>
                      <w14:schemeClr w14:val="tx1"/>
                    </w14:solidFill>
                  </w14:textFill>
                </w:rPr>
                <w:delText>1</w:delText>
              </w:r>
            </w:del>
          </w:ins>
          <w:ins w:id="10106" w:author="冷雪凝" w:date="2019-05-14T12:14:35Z">
            <w:del w:id="10107" w:author="梁元" w:date="2019-05-14T19:56:45Z">
              <w:r>
                <w:rPr>
                  <w:rFonts w:hint="eastAsia"/>
                  <w:b w:val="0"/>
                  <w:bCs w:val="0"/>
                  <w:color w:val="000000" w:themeColor="text1"/>
                  <w:lang w:val="en-US" w:eastAsia="zh-CN"/>
                  <w14:textFill>
                    <w14:solidFill>
                      <w14:schemeClr w14:val="tx1"/>
                    </w14:solidFill>
                  </w14:textFill>
                </w:rPr>
                <w:delText>9</w:delText>
              </w:r>
            </w:del>
          </w:ins>
          <w:ins w:id="10108" w:author="冷雪凝" w:date="2019-05-14T12:13:33Z">
            <w:del w:id="10109"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110" w:author="冷雪凝" w:date="2019-05-14T12:13:33Z"/>
              <w:del w:id="10111" w:author="梁元" w:date="2019-05-14T19:56:45Z"/>
              <w:b w:val="0"/>
              <w:bCs w:val="0"/>
              <w:color w:val="000000" w:themeColor="text1"/>
              <w14:textFill>
                <w14:solidFill>
                  <w14:schemeClr w14:val="tx1"/>
                </w14:solidFill>
              </w14:textFill>
            </w:rPr>
          </w:pPr>
          <w:ins w:id="10112" w:author="冷雪凝" w:date="2019-05-14T12:13:33Z">
            <w:del w:id="10113" w:author="梁元" w:date="2019-05-14T19:56:45Z">
              <w:r>
                <w:rPr>
                  <w:b w:val="0"/>
                  <w:bCs w:val="0"/>
                  <w:color w:val="000000" w:themeColor="text1"/>
                  <w14:textFill>
                    <w14:solidFill>
                      <w14:schemeClr w14:val="tx1"/>
                    </w14:solidFill>
                  </w14:textFill>
                </w:rPr>
                <w:fldChar w:fldCharType="begin"/>
              </w:r>
            </w:del>
          </w:ins>
          <w:ins w:id="10114" w:author="冷雪凝" w:date="2019-05-14T12:13:33Z">
            <w:del w:id="10115" w:author="梁元" w:date="2019-05-14T19:56:45Z">
              <w:r>
                <w:rPr>
                  <w:b w:val="0"/>
                  <w:bCs w:val="0"/>
                  <w:color w:val="000000" w:themeColor="text1"/>
                  <w14:textFill>
                    <w14:solidFill>
                      <w14:schemeClr w14:val="tx1"/>
                    </w14:solidFill>
                  </w14:textFill>
                </w:rPr>
                <w:delInstrText xml:space="preserve"> HYPERLINK \l _Toc20665_WPSOffice_Level2 </w:delInstrText>
              </w:r>
            </w:del>
          </w:ins>
          <w:ins w:id="10116" w:author="冷雪凝" w:date="2019-05-14T12:13:33Z">
            <w:del w:id="10117" w:author="梁元" w:date="2019-05-14T19:56:45Z">
              <w:r>
                <w:rPr>
                  <w:b w:val="0"/>
                  <w:bCs w:val="0"/>
                  <w:color w:val="000000" w:themeColor="text1"/>
                  <w14:textFill>
                    <w14:solidFill>
                      <w14:schemeClr w14:val="tx1"/>
                    </w14:solidFill>
                  </w14:textFill>
                </w:rPr>
                <w:fldChar w:fldCharType="separate"/>
              </w:r>
            </w:del>
          </w:ins>
          <w:customXmlInsRangeStart w:id="10120" w:author="冷雪凝" w:date="2019-05-14T12:13:33Z"/>
          <w:customXmlDelRangeStart w:id="1012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abd89810-f54b-4322-bbd8-870df7844a3b}"/>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121"/>
              <w:customXmlInsRangeEnd w:id="10120"/>
              <w:ins w:id="10124" w:author="冷雪凝" w:date="2019-05-14T12:13:33Z">
                <w:del w:id="10125"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10126" w:author="冷雪凝" w:date="2019-05-14T12:13:33Z">
                <w:del w:id="10127"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10130" w:author="冷雪凝" w:date="2019-05-14T12:13:33Z"/>
              <w:customXmlDelRangeStart w:id="10131" w:author="梁元" w:date="2019-05-14T19:56:45Z"/>
            </w:sdtContent>
          </w:sdt>
          <w:customXmlDelRangeEnd w:id="10131"/>
          <w:customXmlInsRangeEnd w:id="10130"/>
          <w:ins w:id="10132" w:author="冷雪凝" w:date="2019-05-14T12:13:33Z">
            <w:del w:id="10133" w:author="梁元" w:date="2019-05-14T19:56:45Z">
              <w:r>
                <w:rPr>
                  <w:b w:val="0"/>
                  <w:bCs w:val="0"/>
                  <w:color w:val="000000" w:themeColor="text1"/>
                  <w14:textFill>
                    <w14:solidFill>
                      <w14:schemeClr w14:val="tx1"/>
                    </w14:solidFill>
                  </w14:textFill>
                </w:rPr>
                <w:tab/>
              </w:r>
            </w:del>
          </w:ins>
          <w:ins w:id="10134" w:author="冷雪凝" w:date="2019-05-14T12:13:33Z">
            <w:del w:id="10135" w:author="梁元" w:date="2019-05-14T19:56:45Z">
              <w:r>
                <w:rPr>
                  <w:b w:val="0"/>
                  <w:bCs w:val="0"/>
                  <w:color w:val="000000" w:themeColor="text1"/>
                  <w14:textFill>
                    <w14:solidFill>
                      <w14:schemeClr w14:val="tx1"/>
                    </w14:solidFill>
                  </w14:textFill>
                </w:rPr>
                <w:delText>1</w:delText>
              </w:r>
            </w:del>
          </w:ins>
          <w:ins w:id="10136" w:author="冷雪凝" w:date="2019-05-14T12:14:37Z">
            <w:del w:id="10137" w:author="梁元" w:date="2019-05-14T19:56:45Z">
              <w:r>
                <w:rPr>
                  <w:rFonts w:hint="eastAsia"/>
                  <w:b w:val="0"/>
                  <w:bCs w:val="0"/>
                  <w:color w:val="000000" w:themeColor="text1"/>
                  <w:lang w:val="en-US" w:eastAsia="zh-CN"/>
                  <w14:textFill>
                    <w14:solidFill>
                      <w14:schemeClr w14:val="tx1"/>
                    </w14:solidFill>
                  </w14:textFill>
                </w:rPr>
                <w:delText>9</w:delText>
              </w:r>
            </w:del>
          </w:ins>
          <w:ins w:id="10138" w:author="冷雪凝" w:date="2019-05-14T12:13:33Z">
            <w:del w:id="10139"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141" w:author="冷雪凝" w:date="2019-05-14T12:04:54Z"/>
              <w:del w:id="10142" w:author="梁元" w:date="2019-05-14T19:56:45Z"/>
              <w:b w:val="0"/>
              <w:bCs w:val="0"/>
              <w:color w:val="000000" w:themeColor="text1"/>
              <w14:textFill>
                <w14:solidFill>
                  <w14:schemeClr w14:val="tx1"/>
                </w14:solidFill>
              </w14:textFill>
            </w:rPr>
            <w:pPrChange w:id="10140" w:author="冷雪凝" w:date="2019-05-14T12:13:36Z">
              <w:pPr>
                <w:pStyle w:val="39"/>
                <w:tabs>
                  <w:tab w:val="right" w:leader="dot" w:pos="8306"/>
                </w:tabs>
              </w:pPr>
            </w:pPrChange>
          </w:pPr>
          <w:ins w:id="10143" w:author="冷雪凝" w:date="2019-05-14T12:13:33Z">
            <w:del w:id="10144" w:author="梁元" w:date="2019-05-14T19:56:45Z">
              <w:r>
                <w:rPr>
                  <w:b w:val="0"/>
                  <w:bCs w:val="0"/>
                  <w:color w:val="000000" w:themeColor="text1"/>
                  <w14:textFill>
                    <w14:solidFill>
                      <w14:schemeClr w14:val="tx1"/>
                    </w14:solidFill>
                  </w14:textFill>
                </w:rPr>
                <w:fldChar w:fldCharType="begin"/>
              </w:r>
            </w:del>
          </w:ins>
          <w:ins w:id="10145" w:author="冷雪凝" w:date="2019-05-14T12:13:33Z">
            <w:del w:id="10146" w:author="梁元" w:date="2019-05-14T19:56:45Z">
              <w:r>
                <w:rPr>
                  <w:b w:val="0"/>
                  <w:bCs w:val="0"/>
                  <w:color w:val="000000" w:themeColor="text1"/>
                  <w14:textFill>
                    <w14:solidFill>
                      <w14:schemeClr w14:val="tx1"/>
                    </w14:solidFill>
                  </w14:textFill>
                </w:rPr>
                <w:delInstrText xml:space="preserve"> HYPERLINK \l _Toc24918_WPSOffice_Level2 </w:delInstrText>
              </w:r>
            </w:del>
          </w:ins>
          <w:ins w:id="10147" w:author="冷雪凝" w:date="2019-05-14T12:13:33Z">
            <w:del w:id="10148" w:author="梁元" w:date="2019-05-14T19:56:45Z">
              <w:r>
                <w:rPr>
                  <w:b w:val="0"/>
                  <w:bCs w:val="0"/>
                  <w:color w:val="000000" w:themeColor="text1"/>
                  <w14:textFill>
                    <w14:solidFill>
                      <w14:schemeClr w14:val="tx1"/>
                    </w14:solidFill>
                  </w14:textFill>
                </w:rPr>
                <w:fldChar w:fldCharType="separate"/>
              </w:r>
            </w:del>
          </w:ins>
          <w:customXmlInsRangeStart w:id="10151" w:author="冷雪凝" w:date="2019-05-14T12:13:33Z"/>
          <w:customXmlDelRangeStart w:id="1015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aeca1775-71bb-4839-9924-3ac61441260e}"/>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152"/>
              <w:customXmlInsRangeEnd w:id="10151"/>
              <w:ins w:id="10155" w:author="冷雪凝" w:date="2019-05-14T12:13:33Z">
                <w:del w:id="10156"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10157" w:author="冷雪凝" w:date="2019-05-14T12:13:33Z">
                <w:del w:id="10158"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10161" w:author="冷雪凝" w:date="2019-05-14T12:13:33Z"/>
              <w:customXmlDelRangeStart w:id="10162" w:author="梁元" w:date="2019-05-14T19:56:45Z"/>
            </w:sdtContent>
          </w:sdt>
          <w:customXmlDelRangeEnd w:id="10162"/>
          <w:customXmlInsRangeEnd w:id="10161"/>
          <w:ins w:id="10163" w:author="冷雪凝" w:date="2019-05-14T12:13:33Z">
            <w:del w:id="10164" w:author="梁元" w:date="2019-05-14T19:56:45Z">
              <w:r>
                <w:rPr>
                  <w:b w:val="0"/>
                  <w:bCs w:val="0"/>
                  <w:color w:val="000000" w:themeColor="text1"/>
                  <w14:textFill>
                    <w14:solidFill>
                      <w14:schemeClr w14:val="tx1"/>
                    </w14:solidFill>
                  </w14:textFill>
                </w:rPr>
                <w:tab/>
              </w:r>
            </w:del>
          </w:ins>
          <w:ins w:id="10165" w:author="冷雪凝" w:date="2019-05-14T12:14:52Z">
            <w:del w:id="10166" w:author="梁元" w:date="2019-05-14T19:56:45Z">
              <w:r>
                <w:rPr>
                  <w:b w:val="0"/>
                  <w:bCs w:val="0"/>
                  <w:color w:val="000000" w:themeColor="text1"/>
                  <w14:textFill>
                    <w14:solidFill>
                      <w14:schemeClr w14:val="tx1"/>
                    </w14:solidFill>
                  </w14:textFill>
                </w:rPr>
                <w:delText>1</w:delText>
              </w:r>
            </w:del>
          </w:ins>
          <w:ins w:id="10167" w:author="冷雪凝" w:date="2019-05-14T12:14:52Z">
            <w:del w:id="10168" w:author="梁元" w:date="2019-05-14T19:56:45Z">
              <w:r>
                <w:rPr>
                  <w:rFonts w:hint="eastAsia"/>
                  <w:b w:val="0"/>
                  <w:bCs w:val="0"/>
                  <w:color w:val="000000" w:themeColor="text1"/>
                  <w:lang w:val="en-US" w:eastAsia="zh-CN"/>
                  <w14:textFill>
                    <w14:solidFill>
                      <w14:schemeClr w14:val="tx1"/>
                    </w14:solidFill>
                  </w14:textFill>
                </w:rPr>
                <w:delText>9</w:delText>
              </w:r>
            </w:del>
          </w:ins>
          <w:ins w:id="10169" w:author="冷雪凝" w:date="2019-05-14T12:13:33Z">
            <w:del w:id="10170"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10171" w:author="冷雪凝" w:date="2019-05-14T12:04:54Z"/>
              <w:del w:id="10172" w:author="梁元" w:date="2019-05-14T19:56:45Z"/>
              <w:b/>
              <w:bCs/>
              <w:color w:val="000000" w:themeColor="text1"/>
              <w:sz w:val="21"/>
              <w:szCs w:val="21"/>
              <w:rPrChange w:id="10173" w:author="冷雪凝" w:date="2019-05-14T12:31:35Z">
                <w:rPr>
                  <w:ins w:id="10174" w:author="冷雪凝" w:date="2019-05-14T12:04:54Z"/>
                  <w:del w:id="10175" w:author="梁元" w:date="2019-05-14T19:56:45Z"/>
                  <w:b w:val="0"/>
                  <w:bCs w:val="0"/>
                  <w:color w:val="000000" w:themeColor="text1"/>
                  <w14:textFill>
                    <w14:solidFill>
                      <w14:schemeClr w14:val="tx1"/>
                    </w14:solidFill>
                  </w14:textFill>
                </w:rPr>
              </w:rPrChange>
              <w14:textFill>
                <w14:solidFill>
                  <w14:schemeClr w14:val="tx1"/>
                </w14:solidFill>
              </w14:textFill>
            </w:rPr>
          </w:pPr>
          <w:ins w:id="10176" w:author="冷雪凝" w:date="2019-05-14T12:04:54Z">
            <w:del w:id="10177" w:author="梁元" w:date="2019-05-14T19:56:45Z">
              <w:r>
                <w:rPr>
                  <w:b/>
                  <w:bCs/>
                  <w:color w:val="000000" w:themeColor="text1"/>
                  <w:sz w:val="21"/>
                  <w:szCs w:val="21"/>
                  <w:rPrChange w:id="10178" w:author="冷雪凝" w:date="2019-05-14T12:31:35Z">
                    <w:rPr>
                      <w:b w:val="0"/>
                      <w:bCs w:val="0"/>
                      <w:color w:val="000000" w:themeColor="text1"/>
                      <w14:textFill>
                        <w14:solidFill>
                          <w14:schemeClr w14:val="tx1"/>
                        </w14:solidFill>
                      </w14:textFill>
                    </w:rPr>
                  </w:rPrChange>
                  <w14:textFill>
                    <w14:solidFill>
                      <w14:schemeClr w14:val="tx1"/>
                    </w14:solidFill>
                  </w14:textFill>
                </w:rPr>
                <w:fldChar w:fldCharType="begin"/>
              </w:r>
            </w:del>
          </w:ins>
          <w:ins w:id="10181" w:author="冷雪凝" w:date="2019-05-14T12:04:54Z">
            <w:del w:id="10182" w:author="梁元" w:date="2019-05-14T19:56:45Z">
              <w:r>
                <w:rPr>
                  <w:b/>
                  <w:bCs/>
                  <w:color w:val="000000" w:themeColor="text1"/>
                  <w:sz w:val="21"/>
                  <w:szCs w:val="21"/>
                  <w:rPrChange w:id="10183" w:author="冷雪凝" w:date="2019-05-14T12:31:35Z">
                    <w:rPr>
                      <w:b w:val="0"/>
                      <w:bCs w:val="0"/>
                      <w:color w:val="000000" w:themeColor="text1"/>
                      <w14:textFill>
                        <w14:solidFill>
                          <w14:schemeClr w14:val="tx1"/>
                        </w14:solidFill>
                      </w14:textFill>
                    </w:rPr>
                  </w:rPrChange>
                  <w14:textFill>
                    <w14:solidFill>
                      <w14:schemeClr w14:val="tx1"/>
                    </w14:solidFill>
                  </w14:textFill>
                </w:rPr>
                <w:delInstrText xml:space="preserve"> HYPERLINK \l _Toc29699_WPSOffice_Level1 </w:delInstrText>
              </w:r>
            </w:del>
          </w:ins>
          <w:ins w:id="10186" w:author="冷雪凝" w:date="2019-05-14T12:04:54Z">
            <w:del w:id="10187" w:author="梁元" w:date="2019-05-14T19:56:45Z">
              <w:r>
                <w:rPr>
                  <w:b/>
                  <w:bCs/>
                  <w:color w:val="000000" w:themeColor="text1"/>
                  <w:sz w:val="21"/>
                  <w:szCs w:val="21"/>
                  <w:rPrChange w:id="10188" w:author="冷雪凝" w:date="2019-05-14T12:31:35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10193" w:author="冷雪凝" w:date="2019-05-14T12:04:54Z"/>
          <w:customXmlDelRangeStart w:id="10194"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d6e1507e-1379-4920-8102-9a7457b70e29}"/>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10194"/>
              <w:customXmlInsRangeEnd w:id="10193"/>
              <w:ins w:id="10197" w:author="冷雪凝" w:date="2019-05-14T12:04:54Z">
                <w:del w:id="10198" w:author="梁元" w:date="2019-05-14T19:56:45Z">
                  <w:r>
                    <w:rPr>
                      <w:rFonts w:asciiTheme="minorHAnsi" w:hAnsiTheme="minorHAnsi" w:eastAsiaTheme="minorEastAsia" w:cstheme="minorBidi"/>
                      <w:b/>
                      <w:bCs/>
                      <w:color w:val="000000" w:themeColor="text1"/>
                      <w:sz w:val="21"/>
                      <w:szCs w:val="21"/>
                      <w:rPrChange w:id="10199" w:author="冷雪凝" w:date="2019-05-14T12:31:35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二十二、 </w:delText>
                  </w:r>
                </w:del>
              </w:ins>
              <w:ins w:id="10202" w:author="冷雪凝" w:date="2019-05-14T12:04:54Z">
                <w:del w:id="10203" w:author="梁元" w:date="2019-05-14T19:56:45Z">
                  <w:r>
                    <w:rPr>
                      <w:rFonts w:hint="default" w:asciiTheme="minorHAnsi" w:hAnsiTheme="minorHAnsi" w:eastAsiaTheme="minorEastAsia" w:cstheme="minorBidi"/>
                      <w:b/>
                      <w:bCs/>
                      <w:color w:val="000000" w:themeColor="text1"/>
                      <w:sz w:val="21"/>
                      <w:szCs w:val="21"/>
                      <w:rPrChange w:id="10204" w:author="冷雪凝" w:date="2019-05-14T12:31:35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如何理解http的缓存机制？</w:delText>
                  </w:r>
                </w:del>
              </w:ins>
              <w:customXmlInsRangeStart w:id="10209" w:author="冷雪凝" w:date="2019-05-14T12:04:54Z"/>
              <w:customXmlDelRangeStart w:id="10210" w:author="梁元" w:date="2019-05-14T19:56:45Z"/>
            </w:sdtContent>
          </w:sdt>
          <w:customXmlDelRangeEnd w:id="10210"/>
          <w:customXmlInsRangeEnd w:id="10209"/>
          <w:ins w:id="10211" w:author="冷雪凝" w:date="2019-05-14T12:04:54Z">
            <w:del w:id="10212" w:author="梁元" w:date="2019-05-14T19:56:45Z">
              <w:r>
                <w:rPr>
                  <w:b/>
                  <w:bCs/>
                  <w:color w:val="000000" w:themeColor="text1"/>
                  <w:sz w:val="21"/>
                  <w:szCs w:val="21"/>
                  <w:rPrChange w:id="10213" w:author="冷雪凝" w:date="2019-05-14T12:31:35Z">
                    <w:rPr>
                      <w:b w:val="0"/>
                      <w:bCs w:val="0"/>
                      <w:color w:val="000000" w:themeColor="text1"/>
                      <w14:textFill>
                        <w14:solidFill>
                          <w14:schemeClr w14:val="tx1"/>
                        </w14:solidFill>
                      </w14:textFill>
                    </w:rPr>
                  </w:rPrChange>
                  <w14:textFill>
                    <w14:solidFill>
                      <w14:schemeClr w14:val="tx1"/>
                    </w14:solidFill>
                  </w14:textFill>
                </w:rPr>
                <w:tab/>
              </w:r>
            </w:del>
          </w:ins>
          <w:ins w:id="10216" w:author="冷雪凝" w:date="2019-05-14T12:04:56Z">
            <w:del w:id="10217" w:author="梁元" w:date="2019-05-14T19:56:45Z">
              <w:r>
                <w:rPr>
                  <w:b/>
                  <w:bCs/>
                  <w:color w:val="000000" w:themeColor="text1"/>
                  <w:sz w:val="21"/>
                  <w:szCs w:val="21"/>
                  <w:rPrChange w:id="10218" w:author="冷雪凝" w:date="2019-05-14T12:31:35Z">
                    <w:rPr>
                      <w:b w:val="0"/>
                      <w:bCs w:val="0"/>
                      <w:color w:val="000000" w:themeColor="text1"/>
                      <w14:textFill>
                        <w14:solidFill>
                          <w14:schemeClr w14:val="tx1"/>
                        </w14:solidFill>
                      </w14:textFill>
                    </w:rPr>
                  </w:rPrChange>
                  <w14:textFill>
                    <w14:solidFill>
                      <w14:schemeClr w14:val="tx1"/>
                    </w14:solidFill>
                  </w14:textFill>
                </w:rPr>
                <w:delText>20</w:delText>
              </w:r>
            </w:del>
          </w:ins>
          <w:ins w:id="10221" w:author="冷雪凝" w:date="2019-05-14T12:04:54Z">
            <w:del w:id="10222" w:author="梁元" w:date="2019-05-14T19:56:45Z">
              <w:r>
                <w:rPr>
                  <w:b/>
                  <w:bCs/>
                  <w:color w:val="000000" w:themeColor="text1"/>
                  <w:sz w:val="21"/>
                  <w:szCs w:val="21"/>
                  <w:rPrChange w:id="10223" w:author="冷雪凝" w:date="2019-05-14T12:31:35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10226" w:author="冷雪凝" w:date="2019-05-14T12:04:54Z"/>
              <w:del w:id="10227" w:author="梁元" w:date="2019-05-14T19:56:45Z"/>
              <w:b w:val="0"/>
              <w:bCs w:val="0"/>
              <w:color w:val="000000" w:themeColor="text1"/>
              <w14:textFill>
                <w14:solidFill>
                  <w14:schemeClr w14:val="tx1"/>
                </w14:solidFill>
              </w14:textFill>
            </w:rPr>
          </w:pPr>
          <w:ins w:id="10228" w:author="冷雪凝" w:date="2019-05-14T12:04:54Z">
            <w:del w:id="10229" w:author="梁元" w:date="2019-05-14T19:56:45Z">
              <w:r>
                <w:rPr>
                  <w:b w:val="0"/>
                  <w:bCs w:val="0"/>
                  <w:color w:val="000000" w:themeColor="text1"/>
                  <w14:textFill>
                    <w14:solidFill>
                      <w14:schemeClr w14:val="tx1"/>
                    </w14:solidFill>
                  </w14:textFill>
                </w:rPr>
                <w:fldChar w:fldCharType="begin"/>
              </w:r>
            </w:del>
          </w:ins>
          <w:ins w:id="10230" w:author="冷雪凝" w:date="2019-05-14T12:04:54Z">
            <w:del w:id="10231" w:author="梁元" w:date="2019-05-14T19:56:45Z">
              <w:r>
                <w:rPr>
                  <w:b w:val="0"/>
                  <w:bCs w:val="0"/>
                  <w:color w:val="000000" w:themeColor="text1"/>
                  <w14:textFill>
                    <w14:solidFill>
                      <w14:schemeClr w14:val="tx1"/>
                    </w14:solidFill>
                  </w14:textFill>
                </w:rPr>
                <w:delInstrText xml:space="preserve"> HYPERLINK \l _Toc24788_WPSOffice_Level2 </w:delInstrText>
              </w:r>
            </w:del>
          </w:ins>
          <w:ins w:id="10232" w:author="冷雪凝" w:date="2019-05-14T12:04:54Z">
            <w:del w:id="10233" w:author="梁元" w:date="2019-05-14T19:56:45Z">
              <w:r>
                <w:rPr>
                  <w:b w:val="0"/>
                  <w:bCs w:val="0"/>
                  <w:color w:val="000000" w:themeColor="text1"/>
                  <w14:textFill>
                    <w14:solidFill>
                      <w14:schemeClr w14:val="tx1"/>
                    </w14:solidFill>
                  </w14:textFill>
                </w:rPr>
                <w:fldChar w:fldCharType="separate"/>
              </w:r>
            </w:del>
          </w:ins>
          <w:customXmlInsRangeStart w:id="10236" w:author="冷雪凝" w:date="2019-05-14T12:04:54Z"/>
          <w:customXmlDelRangeStart w:id="10237"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95333af5-371a-49a6-a995-1e2aacf8c09e}"/>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237"/>
              <w:customXmlInsRangeEnd w:id="10236"/>
              <w:ins w:id="10240" w:author="冷雪凝" w:date="2019-05-14T12:04:54Z">
                <w:del w:id="10241"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10242" w:author="冷雪凝" w:date="2019-05-14T12:04:54Z">
                <w:del w:id="10243"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10246" w:author="冷雪凝" w:date="2019-05-14T12:04:54Z"/>
              <w:customXmlDelRangeStart w:id="10247" w:author="梁元" w:date="2019-05-14T19:56:45Z"/>
            </w:sdtContent>
          </w:sdt>
          <w:customXmlDelRangeEnd w:id="10247"/>
          <w:customXmlInsRangeEnd w:id="10246"/>
          <w:ins w:id="10248" w:author="冷雪凝" w:date="2019-05-14T12:04:54Z">
            <w:del w:id="10249" w:author="梁元" w:date="2019-05-14T19:56:45Z">
              <w:r>
                <w:rPr>
                  <w:b w:val="0"/>
                  <w:bCs w:val="0"/>
                  <w:color w:val="000000" w:themeColor="text1"/>
                  <w14:textFill>
                    <w14:solidFill>
                      <w14:schemeClr w14:val="tx1"/>
                    </w14:solidFill>
                  </w14:textFill>
                </w:rPr>
                <w:tab/>
              </w:r>
            </w:del>
          </w:ins>
          <w:ins w:id="10250" w:author="冷雪凝" w:date="2019-05-14T12:04:56Z">
            <w:del w:id="10251" w:author="梁元" w:date="2019-05-14T19:56:45Z">
              <w:r>
                <w:rPr>
                  <w:b w:val="0"/>
                  <w:bCs w:val="0"/>
                  <w:color w:val="000000" w:themeColor="text1"/>
                  <w14:textFill>
                    <w14:solidFill>
                      <w14:schemeClr w14:val="tx1"/>
                    </w14:solidFill>
                  </w14:textFill>
                </w:rPr>
                <w:delText>20</w:delText>
              </w:r>
            </w:del>
          </w:ins>
          <w:ins w:id="10252" w:author="冷雪凝" w:date="2019-05-14T12:04:54Z">
            <w:del w:id="10253"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254" w:author="冷雪凝" w:date="2019-05-14T12:04:54Z"/>
              <w:del w:id="10255" w:author="梁元" w:date="2019-05-14T19:56:45Z"/>
              <w:b w:val="0"/>
              <w:bCs w:val="0"/>
              <w:color w:val="000000" w:themeColor="text1"/>
              <w14:textFill>
                <w14:solidFill>
                  <w14:schemeClr w14:val="tx1"/>
                </w14:solidFill>
              </w14:textFill>
            </w:rPr>
          </w:pPr>
          <w:ins w:id="10256" w:author="冷雪凝" w:date="2019-05-14T12:04:54Z">
            <w:del w:id="10257" w:author="梁元" w:date="2019-05-14T19:56:45Z">
              <w:r>
                <w:rPr>
                  <w:b w:val="0"/>
                  <w:bCs w:val="0"/>
                  <w:color w:val="000000" w:themeColor="text1"/>
                  <w14:textFill>
                    <w14:solidFill>
                      <w14:schemeClr w14:val="tx1"/>
                    </w14:solidFill>
                  </w14:textFill>
                </w:rPr>
                <w:fldChar w:fldCharType="begin"/>
              </w:r>
            </w:del>
          </w:ins>
          <w:ins w:id="10258" w:author="冷雪凝" w:date="2019-05-14T12:04:54Z">
            <w:del w:id="10259" w:author="梁元" w:date="2019-05-14T19:56:45Z">
              <w:r>
                <w:rPr>
                  <w:b w:val="0"/>
                  <w:bCs w:val="0"/>
                  <w:color w:val="000000" w:themeColor="text1"/>
                  <w14:textFill>
                    <w14:solidFill>
                      <w14:schemeClr w14:val="tx1"/>
                    </w14:solidFill>
                  </w14:textFill>
                </w:rPr>
                <w:delInstrText xml:space="preserve"> HYPERLINK \l _Toc30536_WPSOffice_Level2 </w:delInstrText>
              </w:r>
            </w:del>
          </w:ins>
          <w:ins w:id="10260" w:author="冷雪凝" w:date="2019-05-14T12:04:54Z">
            <w:del w:id="10261" w:author="梁元" w:date="2019-05-14T19:56:45Z">
              <w:r>
                <w:rPr>
                  <w:b w:val="0"/>
                  <w:bCs w:val="0"/>
                  <w:color w:val="000000" w:themeColor="text1"/>
                  <w14:textFill>
                    <w14:solidFill>
                      <w14:schemeClr w14:val="tx1"/>
                    </w14:solidFill>
                  </w14:textFill>
                </w:rPr>
                <w:fldChar w:fldCharType="separate"/>
              </w:r>
            </w:del>
          </w:ins>
          <w:customXmlInsRangeStart w:id="10264" w:author="冷雪凝" w:date="2019-05-14T12:04:54Z"/>
          <w:customXmlDelRangeStart w:id="10265"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48e05060-85f0-446b-a79f-e64fa10a2587}"/>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265"/>
              <w:customXmlInsRangeEnd w:id="10264"/>
              <w:ins w:id="10268" w:author="冷雪凝" w:date="2019-05-14T12:04:54Z">
                <w:del w:id="10269"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10270" w:author="冷雪凝" w:date="2019-05-14T12:04:54Z">
                <w:del w:id="10271"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10274" w:author="冷雪凝" w:date="2019-05-14T12:04:54Z"/>
              <w:customXmlDelRangeStart w:id="10275" w:author="梁元" w:date="2019-05-14T19:56:45Z"/>
            </w:sdtContent>
          </w:sdt>
          <w:customXmlDelRangeEnd w:id="10275"/>
          <w:customXmlInsRangeEnd w:id="10274"/>
          <w:ins w:id="10276" w:author="冷雪凝" w:date="2019-05-14T12:04:54Z">
            <w:del w:id="10277" w:author="梁元" w:date="2019-05-14T19:56:45Z">
              <w:r>
                <w:rPr>
                  <w:b w:val="0"/>
                  <w:bCs w:val="0"/>
                  <w:color w:val="000000" w:themeColor="text1"/>
                  <w14:textFill>
                    <w14:solidFill>
                      <w14:schemeClr w14:val="tx1"/>
                    </w14:solidFill>
                  </w14:textFill>
                </w:rPr>
                <w:tab/>
              </w:r>
            </w:del>
          </w:ins>
          <w:ins w:id="10278" w:author="冷雪凝" w:date="2019-05-14T12:04:56Z">
            <w:del w:id="10279" w:author="梁元" w:date="2019-05-14T19:56:45Z">
              <w:r>
                <w:rPr>
                  <w:b w:val="0"/>
                  <w:bCs w:val="0"/>
                  <w:color w:val="000000" w:themeColor="text1"/>
                  <w14:textFill>
                    <w14:solidFill>
                      <w14:schemeClr w14:val="tx1"/>
                    </w14:solidFill>
                  </w14:textFill>
                </w:rPr>
                <w:delText>22</w:delText>
              </w:r>
            </w:del>
          </w:ins>
          <w:ins w:id="10280" w:author="冷雪凝" w:date="2019-05-14T12:04:54Z">
            <w:del w:id="10281"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282" w:author="冷雪凝" w:date="2019-05-14T12:04:54Z"/>
              <w:del w:id="10283" w:author="梁元" w:date="2019-05-14T19:56:45Z"/>
              <w:b w:val="0"/>
              <w:bCs w:val="0"/>
              <w:color w:val="000000" w:themeColor="text1"/>
              <w14:textFill>
                <w14:solidFill>
                  <w14:schemeClr w14:val="tx1"/>
                </w14:solidFill>
              </w14:textFill>
            </w:rPr>
          </w:pPr>
          <w:ins w:id="10284" w:author="冷雪凝" w:date="2019-05-14T12:04:54Z">
            <w:del w:id="10285" w:author="梁元" w:date="2019-05-14T19:56:45Z">
              <w:r>
                <w:rPr>
                  <w:b w:val="0"/>
                  <w:bCs w:val="0"/>
                  <w:color w:val="000000" w:themeColor="text1"/>
                  <w14:textFill>
                    <w14:solidFill>
                      <w14:schemeClr w14:val="tx1"/>
                    </w14:solidFill>
                  </w14:textFill>
                </w:rPr>
                <w:fldChar w:fldCharType="begin"/>
              </w:r>
            </w:del>
          </w:ins>
          <w:ins w:id="10286" w:author="冷雪凝" w:date="2019-05-14T12:04:54Z">
            <w:del w:id="10287" w:author="梁元" w:date="2019-05-14T19:56:45Z">
              <w:r>
                <w:rPr>
                  <w:b w:val="0"/>
                  <w:bCs w:val="0"/>
                  <w:color w:val="000000" w:themeColor="text1"/>
                  <w14:textFill>
                    <w14:solidFill>
                      <w14:schemeClr w14:val="tx1"/>
                    </w14:solidFill>
                  </w14:textFill>
                </w:rPr>
                <w:delInstrText xml:space="preserve"> HYPERLINK \l _Toc14926_WPSOffice_Level2 </w:delInstrText>
              </w:r>
            </w:del>
          </w:ins>
          <w:ins w:id="10288" w:author="冷雪凝" w:date="2019-05-14T12:04:54Z">
            <w:del w:id="10289" w:author="梁元" w:date="2019-05-14T19:56:45Z">
              <w:r>
                <w:rPr>
                  <w:b w:val="0"/>
                  <w:bCs w:val="0"/>
                  <w:color w:val="000000" w:themeColor="text1"/>
                  <w14:textFill>
                    <w14:solidFill>
                      <w14:schemeClr w14:val="tx1"/>
                    </w14:solidFill>
                  </w14:textFill>
                </w:rPr>
                <w:fldChar w:fldCharType="separate"/>
              </w:r>
            </w:del>
          </w:ins>
          <w:customXmlInsRangeStart w:id="10292" w:author="冷雪凝" w:date="2019-05-14T12:04:54Z"/>
          <w:customXmlDelRangeStart w:id="1029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34263457-993b-4970-a970-1b76498ed9c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293"/>
              <w:customXmlInsRangeEnd w:id="10292"/>
              <w:ins w:id="10296" w:author="冷雪凝" w:date="2019-05-14T12:04:54Z">
                <w:del w:id="10297"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10298" w:author="冷雪凝" w:date="2019-05-14T12:04:54Z">
                <w:del w:id="10299"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10302" w:author="冷雪凝" w:date="2019-05-14T12:04:54Z"/>
              <w:customXmlDelRangeStart w:id="10303" w:author="梁元" w:date="2019-05-14T19:56:45Z"/>
            </w:sdtContent>
          </w:sdt>
          <w:customXmlDelRangeEnd w:id="10303"/>
          <w:customXmlInsRangeEnd w:id="10302"/>
          <w:ins w:id="10304" w:author="冷雪凝" w:date="2019-05-14T12:04:54Z">
            <w:del w:id="10305" w:author="梁元" w:date="2019-05-14T19:56:45Z">
              <w:r>
                <w:rPr>
                  <w:b w:val="0"/>
                  <w:bCs w:val="0"/>
                  <w:color w:val="000000" w:themeColor="text1"/>
                  <w14:textFill>
                    <w14:solidFill>
                      <w14:schemeClr w14:val="tx1"/>
                    </w14:solidFill>
                  </w14:textFill>
                </w:rPr>
                <w:tab/>
              </w:r>
            </w:del>
          </w:ins>
          <w:ins w:id="10306" w:author="冷雪凝" w:date="2019-05-14T12:04:56Z">
            <w:del w:id="10307" w:author="梁元" w:date="2019-05-14T19:56:45Z">
              <w:r>
                <w:rPr>
                  <w:b w:val="0"/>
                  <w:bCs w:val="0"/>
                  <w:color w:val="000000" w:themeColor="text1"/>
                  <w14:textFill>
                    <w14:solidFill>
                      <w14:schemeClr w14:val="tx1"/>
                    </w14:solidFill>
                  </w14:textFill>
                </w:rPr>
                <w:delText>24</w:delText>
              </w:r>
            </w:del>
          </w:ins>
          <w:ins w:id="10308" w:author="冷雪凝" w:date="2019-05-14T12:04:54Z">
            <w:del w:id="10309"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310" w:author="冷雪凝" w:date="2019-05-14T12:04:54Z"/>
              <w:del w:id="10311" w:author="梁元" w:date="2019-05-14T19:56:45Z"/>
              <w:b w:val="0"/>
              <w:bCs w:val="0"/>
              <w:color w:val="000000" w:themeColor="text1"/>
              <w14:textFill>
                <w14:solidFill>
                  <w14:schemeClr w14:val="tx1"/>
                </w14:solidFill>
              </w14:textFill>
            </w:rPr>
          </w:pPr>
          <w:ins w:id="10312" w:author="冷雪凝" w:date="2019-05-14T12:04:54Z">
            <w:del w:id="10313" w:author="梁元" w:date="2019-05-14T19:56:45Z">
              <w:r>
                <w:rPr>
                  <w:b w:val="0"/>
                  <w:bCs w:val="0"/>
                  <w:color w:val="000000" w:themeColor="text1"/>
                  <w14:textFill>
                    <w14:solidFill>
                      <w14:schemeClr w14:val="tx1"/>
                    </w14:solidFill>
                  </w14:textFill>
                </w:rPr>
                <w:fldChar w:fldCharType="begin"/>
              </w:r>
            </w:del>
          </w:ins>
          <w:ins w:id="10314" w:author="冷雪凝" w:date="2019-05-14T12:04:54Z">
            <w:del w:id="10315" w:author="梁元" w:date="2019-05-14T19:56:45Z">
              <w:r>
                <w:rPr>
                  <w:b w:val="0"/>
                  <w:bCs w:val="0"/>
                  <w:color w:val="000000" w:themeColor="text1"/>
                  <w14:textFill>
                    <w14:solidFill>
                      <w14:schemeClr w14:val="tx1"/>
                    </w14:solidFill>
                  </w14:textFill>
                </w:rPr>
                <w:delInstrText xml:space="preserve"> HYPERLINK \l _Toc20106_WPSOffice_Level2 </w:delInstrText>
              </w:r>
            </w:del>
          </w:ins>
          <w:ins w:id="10316" w:author="冷雪凝" w:date="2019-05-14T12:04:54Z">
            <w:del w:id="10317" w:author="梁元" w:date="2019-05-14T19:56:45Z">
              <w:r>
                <w:rPr>
                  <w:b w:val="0"/>
                  <w:bCs w:val="0"/>
                  <w:color w:val="000000" w:themeColor="text1"/>
                  <w14:textFill>
                    <w14:solidFill>
                      <w14:schemeClr w14:val="tx1"/>
                    </w14:solidFill>
                  </w14:textFill>
                </w:rPr>
                <w:fldChar w:fldCharType="separate"/>
              </w:r>
            </w:del>
          </w:ins>
          <w:customXmlInsRangeStart w:id="10320" w:author="冷雪凝" w:date="2019-05-14T12:04:54Z"/>
          <w:customXmlDelRangeStart w:id="1032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b4eb12bf-7622-499e-8f76-0fed4589b646}"/>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321"/>
              <w:customXmlInsRangeEnd w:id="10320"/>
              <w:ins w:id="10324" w:author="冷雪凝" w:date="2019-05-14T12:04:54Z">
                <w:del w:id="10325"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10326" w:author="冷雪凝" w:date="2019-05-14T12:04:54Z">
                <w:del w:id="10327"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10330" w:author="冷雪凝" w:date="2019-05-14T12:04:54Z"/>
              <w:customXmlDelRangeStart w:id="10331" w:author="梁元" w:date="2019-05-14T19:56:45Z"/>
            </w:sdtContent>
          </w:sdt>
          <w:customXmlDelRangeEnd w:id="10331"/>
          <w:customXmlInsRangeEnd w:id="10330"/>
          <w:ins w:id="10332" w:author="冷雪凝" w:date="2019-05-14T12:04:54Z">
            <w:del w:id="10333" w:author="梁元" w:date="2019-05-14T19:56:45Z">
              <w:r>
                <w:rPr>
                  <w:b w:val="0"/>
                  <w:bCs w:val="0"/>
                  <w:color w:val="000000" w:themeColor="text1"/>
                  <w14:textFill>
                    <w14:solidFill>
                      <w14:schemeClr w14:val="tx1"/>
                    </w14:solidFill>
                  </w14:textFill>
                </w:rPr>
                <w:tab/>
              </w:r>
            </w:del>
          </w:ins>
          <w:ins w:id="10334" w:author="冷雪凝" w:date="2019-05-14T12:04:56Z">
            <w:del w:id="10335" w:author="梁元" w:date="2019-05-14T19:56:45Z">
              <w:r>
                <w:rPr>
                  <w:b w:val="0"/>
                  <w:bCs w:val="0"/>
                  <w:color w:val="000000" w:themeColor="text1"/>
                  <w14:textFill>
                    <w14:solidFill>
                      <w14:schemeClr w14:val="tx1"/>
                    </w14:solidFill>
                  </w14:textFill>
                </w:rPr>
                <w:delText>24</w:delText>
              </w:r>
            </w:del>
          </w:ins>
          <w:ins w:id="10336" w:author="冷雪凝" w:date="2019-05-14T12:04:54Z">
            <w:del w:id="10337"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338" w:author="冷雪凝" w:date="2019-05-14T12:04:54Z"/>
              <w:del w:id="10339" w:author="梁元" w:date="2019-05-14T19:56:45Z"/>
              <w:b w:val="0"/>
              <w:bCs w:val="0"/>
              <w:color w:val="000000" w:themeColor="text1"/>
              <w14:textFill>
                <w14:solidFill>
                  <w14:schemeClr w14:val="tx1"/>
                </w14:solidFill>
              </w14:textFill>
            </w:rPr>
          </w:pPr>
          <w:ins w:id="10340" w:author="冷雪凝" w:date="2019-05-14T12:04:54Z">
            <w:del w:id="10341" w:author="梁元" w:date="2019-05-14T19:56:45Z">
              <w:r>
                <w:rPr>
                  <w:b w:val="0"/>
                  <w:bCs w:val="0"/>
                  <w:color w:val="000000" w:themeColor="text1"/>
                  <w14:textFill>
                    <w14:solidFill>
                      <w14:schemeClr w14:val="tx1"/>
                    </w14:solidFill>
                  </w14:textFill>
                </w:rPr>
                <w:fldChar w:fldCharType="begin"/>
              </w:r>
            </w:del>
          </w:ins>
          <w:ins w:id="10342" w:author="冷雪凝" w:date="2019-05-14T12:04:54Z">
            <w:del w:id="10343" w:author="梁元" w:date="2019-05-14T19:56:45Z">
              <w:r>
                <w:rPr>
                  <w:b w:val="0"/>
                  <w:bCs w:val="0"/>
                  <w:color w:val="000000" w:themeColor="text1"/>
                  <w14:textFill>
                    <w14:solidFill>
                      <w14:schemeClr w14:val="tx1"/>
                    </w14:solidFill>
                  </w14:textFill>
                </w:rPr>
                <w:delInstrText xml:space="preserve"> HYPERLINK \l _Toc26785_WPSOffice_Level2 </w:delInstrText>
              </w:r>
            </w:del>
          </w:ins>
          <w:ins w:id="10344" w:author="冷雪凝" w:date="2019-05-14T12:04:54Z">
            <w:del w:id="10345" w:author="梁元" w:date="2019-05-14T19:56:45Z">
              <w:r>
                <w:rPr>
                  <w:b w:val="0"/>
                  <w:bCs w:val="0"/>
                  <w:color w:val="000000" w:themeColor="text1"/>
                  <w14:textFill>
                    <w14:solidFill>
                      <w14:schemeClr w14:val="tx1"/>
                    </w14:solidFill>
                  </w14:textFill>
                </w:rPr>
                <w:fldChar w:fldCharType="separate"/>
              </w:r>
            </w:del>
          </w:ins>
          <w:customXmlInsRangeStart w:id="10348" w:author="冷雪凝" w:date="2019-05-14T12:04:54Z"/>
          <w:customXmlDelRangeStart w:id="10349"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c2abad6f-dc69-4b7b-bd1f-f59c1a31c2c8}"/>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349"/>
              <w:customXmlInsRangeEnd w:id="10348"/>
              <w:ins w:id="10352" w:author="冷雪凝" w:date="2019-05-14T12:04:54Z">
                <w:del w:id="10353"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10354" w:author="冷雪凝" w:date="2019-05-14T12:04:54Z">
                <w:del w:id="10355"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10358" w:author="冷雪凝" w:date="2019-05-14T12:04:54Z"/>
              <w:customXmlDelRangeStart w:id="10359" w:author="梁元" w:date="2019-05-14T19:56:45Z"/>
            </w:sdtContent>
          </w:sdt>
          <w:customXmlDelRangeEnd w:id="10359"/>
          <w:customXmlInsRangeEnd w:id="10358"/>
          <w:ins w:id="10360" w:author="冷雪凝" w:date="2019-05-14T12:04:54Z">
            <w:del w:id="10361" w:author="梁元" w:date="2019-05-14T19:56:45Z">
              <w:r>
                <w:rPr>
                  <w:b w:val="0"/>
                  <w:bCs w:val="0"/>
                  <w:color w:val="000000" w:themeColor="text1"/>
                  <w14:textFill>
                    <w14:solidFill>
                      <w14:schemeClr w14:val="tx1"/>
                    </w14:solidFill>
                  </w14:textFill>
                </w:rPr>
                <w:tab/>
              </w:r>
            </w:del>
          </w:ins>
          <w:ins w:id="10362" w:author="冷雪凝" w:date="2019-05-14T12:04:56Z">
            <w:del w:id="10363" w:author="梁元" w:date="2019-05-14T19:56:45Z">
              <w:r>
                <w:rPr>
                  <w:b w:val="0"/>
                  <w:bCs w:val="0"/>
                  <w:color w:val="000000" w:themeColor="text1"/>
                  <w14:textFill>
                    <w14:solidFill>
                      <w14:schemeClr w14:val="tx1"/>
                    </w14:solidFill>
                  </w14:textFill>
                </w:rPr>
                <w:delText>24</w:delText>
              </w:r>
            </w:del>
          </w:ins>
          <w:ins w:id="10364" w:author="冷雪凝" w:date="2019-05-14T12:04:54Z">
            <w:del w:id="10365"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366" w:author="冷雪凝" w:date="2019-05-14T12:04:54Z"/>
              <w:del w:id="10367" w:author="梁元" w:date="2019-05-14T19:56:45Z"/>
              <w:b w:val="0"/>
              <w:bCs w:val="0"/>
              <w:color w:val="000000" w:themeColor="text1"/>
              <w14:textFill>
                <w14:solidFill>
                  <w14:schemeClr w14:val="tx1"/>
                </w14:solidFill>
              </w14:textFill>
            </w:rPr>
          </w:pPr>
          <w:ins w:id="10368" w:author="冷雪凝" w:date="2019-05-14T12:04:54Z">
            <w:del w:id="10369" w:author="梁元" w:date="2019-05-14T19:56:45Z">
              <w:r>
                <w:rPr>
                  <w:b w:val="0"/>
                  <w:bCs w:val="0"/>
                  <w:color w:val="000000" w:themeColor="text1"/>
                  <w14:textFill>
                    <w14:solidFill>
                      <w14:schemeClr w14:val="tx1"/>
                    </w14:solidFill>
                  </w14:textFill>
                </w:rPr>
                <w:fldChar w:fldCharType="begin"/>
              </w:r>
            </w:del>
          </w:ins>
          <w:ins w:id="10370" w:author="冷雪凝" w:date="2019-05-14T12:04:54Z">
            <w:del w:id="10371" w:author="梁元" w:date="2019-05-14T19:56:45Z">
              <w:r>
                <w:rPr>
                  <w:b w:val="0"/>
                  <w:bCs w:val="0"/>
                  <w:color w:val="000000" w:themeColor="text1"/>
                  <w14:textFill>
                    <w14:solidFill>
                      <w14:schemeClr w14:val="tx1"/>
                    </w14:solidFill>
                  </w14:textFill>
                </w:rPr>
                <w:delInstrText xml:space="preserve"> HYPERLINK \l _Toc2535_WPSOffice_Level2 </w:delInstrText>
              </w:r>
            </w:del>
          </w:ins>
          <w:ins w:id="10372" w:author="冷雪凝" w:date="2019-05-14T12:04:54Z">
            <w:del w:id="10373" w:author="梁元" w:date="2019-05-14T19:56:45Z">
              <w:r>
                <w:rPr>
                  <w:b w:val="0"/>
                  <w:bCs w:val="0"/>
                  <w:color w:val="000000" w:themeColor="text1"/>
                  <w14:textFill>
                    <w14:solidFill>
                      <w14:schemeClr w14:val="tx1"/>
                    </w14:solidFill>
                  </w14:textFill>
                </w:rPr>
                <w:fldChar w:fldCharType="separate"/>
              </w:r>
            </w:del>
          </w:ins>
          <w:customXmlInsRangeStart w:id="10376" w:author="冷雪凝" w:date="2019-05-14T12:04:54Z"/>
          <w:customXmlDelRangeStart w:id="10377"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881ccb90-1d52-4092-b712-6de3adfd7d49}"/>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377"/>
              <w:customXmlInsRangeEnd w:id="10376"/>
              <w:ins w:id="10380" w:author="冷雪凝" w:date="2019-05-14T12:04:54Z">
                <w:del w:id="10381" w:author="梁元" w:date="2019-05-14T19:56:45Z">
                  <w:r>
                    <w:rPr>
                      <w:rFonts w:hint="eastAsia" w:ascii="仿宋" w:hAnsi="仿宋" w:eastAsia="仿宋" w:cstheme="majorBidi"/>
                      <w:b w:val="0"/>
                      <w:bCs w:val="0"/>
                      <w:color w:val="000000" w:themeColor="text1"/>
                      <w14:textFill>
                        <w14:solidFill>
                          <w14:schemeClr w14:val="tx1"/>
                        </w14:solidFill>
                      </w14:textFill>
                    </w:rPr>
                    <w:delText>6</w:delText>
                  </w:r>
                </w:del>
              </w:ins>
              <w:ins w:id="10382" w:author="冷雪凝" w:date="2019-05-14T12:04:54Z">
                <w:del w:id="10383" w:author="梁元" w:date="2019-05-14T19:56:45Z">
                  <w:r>
                    <w:rPr>
                      <w:rFonts w:ascii="仿宋" w:hAnsi="仿宋" w:eastAsia="仿宋" w:cstheme="majorBidi"/>
                      <w:b w:val="0"/>
                      <w:bCs w:val="0"/>
                      <w:color w:val="000000" w:themeColor="text1"/>
                      <w14:textFill>
                        <w14:solidFill>
                          <w14:schemeClr w14:val="tx1"/>
                        </w14:solidFill>
                      </w14:textFill>
                    </w:rPr>
                    <w:delText>.</w:delText>
                  </w:r>
                </w:del>
              </w:ins>
              <w:ins w:id="10384" w:author="冷雪凝" w:date="2019-05-14T12:04:54Z">
                <w:del w:id="10385"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10388" w:author="冷雪凝" w:date="2019-05-14T12:04:54Z"/>
              <w:customXmlDelRangeStart w:id="10389" w:author="梁元" w:date="2019-05-14T19:56:45Z"/>
            </w:sdtContent>
          </w:sdt>
          <w:customXmlDelRangeEnd w:id="10389"/>
          <w:customXmlInsRangeEnd w:id="10388"/>
          <w:ins w:id="10390" w:author="冷雪凝" w:date="2019-05-14T12:04:54Z">
            <w:del w:id="10391" w:author="梁元" w:date="2019-05-14T19:56:45Z">
              <w:r>
                <w:rPr>
                  <w:b w:val="0"/>
                  <w:bCs w:val="0"/>
                  <w:color w:val="000000" w:themeColor="text1"/>
                  <w14:textFill>
                    <w14:solidFill>
                      <w14:schemeClr w14:val="tx1"/>
                    </w14:solidFill>
                  </w14:textFill>
                </w:rPr>
                <w:tab/>
              </w:r>
            </w:del>
          </w:ins>
          <w:ins w:id="10392" w:author="冷雪凝" w:date="2019-05-14T12:04:56Z">
            <w:del w:id="10393" w:author="梁元" w:date="2019-05-14T19:56:45Z">
              <w:r>
                <w:rPr>
                  <w:b w:val="0"/>
                  <w:bCs w:val="0"/>
                  <w:color w:val="000000" w:themeColor="text1"/>
                  <w14:textFill>
                    <w14:solidFill>
                      <w14:schemeClr w14:val="tx1"/>
                    </w14:solidFill>
                  </w14:textFill>
                </w:rPr>
                <w:delText>25</w:delText>
              </w:r>
            </w:del>
          </w:ins>
          <w:ins w:id="10394" w:author="冷雪凝" w:date="2019-05-14T12:04:54Z">
            <w:del w:id="10395"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10396" w:author="冷雪凝" w:date="2019-05-14T12:04:54Z"/>
              <w:del w:id="10397" w:author="梁元" w:date="2019-05-14T19:56:45Z"/>
              <w:b/>
              <w:bCs/>
              <w:color w:val="000000" w:themeColor="text1"/>
              <w:sz w:val="21"/>
              <w:szCs w:val="21"/>
              <w:rPrChange w:id="10398" w:author="冷雪凝" w:date="2019-05-14T12:31:36Z">
                <w:rPr>
                  <w:ins w:id="10399" w:author="冷雪凝" w:date="2019-05-14T12:04:54Z"/>
                  <w:del w:id="10400" w:author="梁元" w:date="2019-05-14T19:56:45Z"/>
                  <w:b w:val="0"/>
                  <w:bCs w:val="0"/>
                  <w:color w:val="000000" w:themeColor="text1"/>
                  <w14:textFill>
                    <w14:solidFill>
                      <w14:schemeClr w14:val="tx1"/>
                    </w14:solidFill>
                  </w14:textFill>
                </w:rPr>
              </w:rPrChange>
              <w14:textFill>
                <w14:solidFill>
                  <w14:schemeClr w14:val="tx1"/>
                </w14:solidFill>
              </w14:textFill>
            </w:rPr>
          </w:pPr>
          <w:ins w:id="10401" w:author="冷雪凝" w:date="2019-05-14T12:04:54Z">
            <w:del w:id="10402" w:author="梁元" w:date="2019-05-14T19:56:45Z">
              <w:r>
                <w:rPr>
                  <w:b/>
                  <w:bCs/>
                  <w:color w:val="000000" w:themeColor="text1"/>
                  <w:sz w:val="21"/>
                  <w:szCs w:val="21"/>
                  <w:rPrChange w:id="10403" w:author="冷雪凝" w:date="2019-05-14T12:31:36Z">
                    <w:rPr>
                      <w:b w:val="0"/>
                      <w:bCs w:val="0"/>
                      <w:color w:val="000000" w:themeColor="text1"/>
                      <w14:textFill>
                        <w14:solidFill>
                          <w14:schemeClr w14:val="tx1"/>
                        </w14:solidFill>
                      </w14:textFill>
                    </w:rPr>
                  </w:rPrChange>
                  <w14:textFill>
                    <w14:solidFill>
                      <w14:schemeClr w14:val="tx1"/>
                    </w14:solidFill>
                  </w14:textFill>
                </w:rPr>
                <w:fldChar w:fldCharType="begin"/>
              </w:r>
            </w:del>
          </w:ins>
          <w:ins w:id="10406" w:author="冷雪凝" w:date="2019-05-14T12:04:54Z">
            <w:del w:id="10407" w:author="梁元" w:date="2019-05-14T19:56:45Z">
              <w:r>
                <w:rPr>
                  <w:b/>
                  <w:bCs/>
                  <w:color w:val="000000" w:themeColor="text1"/>
                  <w:sz w:val="21"/>
                  <w:szCs w:val="21"/>
                  <w:rPrChange w:id="10408" w:author="冷雪凝" w:date="2019-05-14T12:31:36Z">
                    <w:rPr>
                      <w:b w:val="0"/>
                      <w:bCs w:val="0"/>
                      <w:color w:val="000000" w:themeColor="text1"/>
                      <w14:textFill>
                        <w14:solidFill>
                          <w14:schemeClr w14:val="tx1"/>
                        </w14:solidFill>
                      </w14:textFill>
                    </w:rPr>
                  </w:rPrChange>
                  <w14:textFill>
                    <w14:solidFill>
                      <w14:schemeClr w14:val="tx1"/>
                    </w14:solidFill>
                  </w14:textFill>
                </w:rPr>
                <w:delInstrText xml:space="preserve"> HYPERLINK \l _Toc24893_WPSOffice_Level1 </w:delInstrText>
              </w:r>
            </w:del>
          </w:ins>
          <w:ins w:id="10411" w:author="冷雪凝" w:date="2019-05-14T12:04:54Z">
            <w:del w:id="10412" w:author="梁元" w:date="2019-05-14T19:56:45Z">
              <w:r>
                <w:rPr>
                  <w:b/>
                  <w:bCs/>
                  <w:color w:val="000000" w:themeColor="text1"/>
                  <w:sz w:val="21"/>
                  <w:szCs w:val="21"/>
                  <w:rPrChange w:id="10413" w:author="冷雪凝" w:date="2019-05-14T12:31:36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10418" w:author="冷雪凝" w:date="2019-05-14T12:04:54Z"/>
          <w:customXmlDelRangeStart w:id="10419"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a16d7e13-f1e0-4058-9327-5964af483771}"/>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10419"/>
              <w:customXmlInsRangeEnd w:id="10418"/>
              <w:ins w:id="10422" w:author="冷雪凝" w:date="2019-05-14T12:04:54Z">
                <w:del w:id="10423" w:author="梁元" w:date="2019-05-14T19:56:45Z">
                  <w:r>
                    <w:rPr>
                      <w:rFonts w:asciiTheme="minorHAnsi" w:hAnsiTheme="minorHAnsi" w:eastAsiaTheme="minorEastAsia" w:cstheme="minorBidi"/>
                      <w:b/>
                      <w:bCs/>
                      <w:color w:val="000000" w:themeColor="text1"/>
                      <w:sz w:val="21"/>
                      <w:szCs w:val="21"/>
                      <w:rPrChange w:id="10424" w:author="冷雪凝" w:date="2019-05-14T12:31:36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二十三、 </w:delText>
                  </w:r>
                </w:del>
              </w:ins>
              <w:ins w:id="10427" w:author="冷雪凝" w:date="2019-05-14T12:04:54Z">
                <w:del w:id="10428" w:author="梁元" w:date="2019-05-14T19:56:45Z">
                  <w:r>
                    <w:rPr>
                      <w:rFonts w:hint="default" w:asciiTheme="minorHAnsi" w:hAnsiTheme="minorHAnsi" w:eastAsiaTheme="minorEastAsia" w:cstheme="minorBidi"/>
                      <w:b/>
                      <w:bCs/>
                      <w:color w:val="000000" w:themeColor="text1"/>
                      <w:sz w:val="21"/>
                      <w:szCs w:val="21"/>
                      <w:rPrChange w:id="10429" w:author="冷雪凝" w:date="2019-05-14T12:31:36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vue-router中路由组件传参的问题？</w:delText>
                  </w:r>
                </w:del>
              </w:ins>
              <w:customXmlInsRangeStart w:id="10434" w:author="冷雪凝" w:date="2019-05-14T12:04:54Z"/>
              <w:customXmlDelRangeStart w:id="10435" w:author="梁元" w:date="2019-05-14T19:56:45Z"/>
            </w:sdtContent>
          </w:sdt>
          <w:customXmlDelRangeEnd w:id="10435"/>
          <w:customXmlInsRangeEnd w:id="10434"/>
          <w:ins w:id="10436" w:author="冷雪凝" w:date="2019-05-14T12:04:54Z">
            <w:del w:id="10437" w:author="梁元" w:date="2019-05-14T19:56:45Z">
              <w:r>
                <w:rPr>
                  <w:b/>
                  <w:bCs/>
                  <w:color w:val="000000" w:themeColor="text1"/>
                  <w:sz w:val="21"/>
                  <w:szCs w:val="21"/>
                  <w:rPrChange w:id="10438" w:author="冷雪凝" w:date="2019-05-14T12:31:36Z">
                    <w:rPr>
                      <w:b w:val="0"/>
                      <w:bCs w:val="0"/>
                      <w:color w:val="000000" w:themeColor="text1"/>
                      <w14:textFill>
                        <w14:solidFill>
                          <w14:schemeClr w14:val="tx1"/>
                        </w14:solidFill>
                      </w14:textFill>
                    </w:rPr>
                  </w:rPrChange>
                  <w14:textFill>
                    <w14:solidFill>
                      <w14:schemeClr w14:val="tx1"/>
                    </w14:solidFill>
                  </w14:textFill>
                </w:rPr>
                <w:tab/>
              </w:r>
            </w:del>
          </w:ins>
          <w:ins w:id="10441" w:author="冷雪凝" w:date="2019-05-14T12:04:56Z">
            <w:del w:id="10442" w:author="梁元" w:date="2019-05-14T19:56:45Z">
              <w:r>
                <w:rPr>
                  <w:b/>
                  <w:bCs/>
                  <w:color w:val="000000" w:themeColor="text1"/>
                  <w:sz w:val="21"/>
                  <w:szCs w:val="21"/>
                  <w:rPrChange w:id="10443" w:author="冷雪凝" w:date="2019-05-14T12:31:36Z">
                    <w:rPr>
                      <w:b w:val="0"/>
                      <w:bCs w:val="0"/>
                      <w:color w:val="000000" w:themeColor="text1"/>
                      <w14:textFill>
                        <w14:solidFill>
                          <w14:schemeClr w14:val="tx1"/>
                        </w14:solidFill>
                      </w14:textFill>
                    </w:rPr>
                  </w:rPrChange>
                  <w14:textFill>
                    <w14:solidFill>
                      <w14:schemeClr w14:val="tx1"/>
                    </w14:solidFill>
                  </w14:textFill>
                </w:rPr>
                <w:delText>25</w:delText>
              </w:r>
            </w:del>
          </w:ins>
          <w:ins w:id="10446" w:author="冷雪凝" w:date="2019-05-14T12:04:54Z">
            <w:del w:id="10447" w:author="梁元" w:date="2019-05-14T19:56:45Z">
              <w:r>
                <w:rPr>
                  <w:b/>
                  <w:bCs/>
                  <w:color w:val="000000" w:themeColor="text1"/>
                  <w:sz w:val="21"/>
                  <w:szCs w:val="21"/>
                  <w:rPrChange w:id="10448" w:author="冷雪凝" w:date="2019-05-14T12:31:36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10451" w:author="冷雪凝" w:date="2019-05-14T12:04:54Z"/>
              <w:del w:id="10452" w:author="梁元" w:date="2019-05-14T19:56:45Z"/>
              <w:b w:val="0"/>
              <w:bCs w:val="0"/>
              <w:color w:val="000000" w:themeColor="text1"/>
              <w14:textFill>
                <w14:solidFill>
                  <w14:schemeClr w14:val="tx1"/>
                </w14:solidFill>
              </w14:textFill>
            </w:rPr>
          </w:pPr>
          <w:ins w:id="10453" w:author="冷雪凝" w:date="2019-05-14T12:04:54Z">
            <w:del w:id="10454" w:author="梁元" w:date="2019-05-14T19:56:45Z">
              <w:r>
                <w:rPr>
                  <w:b w:val="0"/>
                  <w:bCs w:val="0"/>
                  <w:color w:val="000000" w:themeColor="text1"/>
                  <w14:textFill>
                    <w14:solidFill>
                      <w14:schemeClr w14:val="tx1"/>
                    </w14:solidFill>
                  </w14:textFill>
                </w:rPr>
                <w:fldChar w:fldCharType="begin"/>
              </w:r>
            </w:del>
          </w:ins>
          <w:ins w:id="10455" w:author="冷雪凝" w:date="2019-05-14T12:04:54Z">
            <w:del w:id="10456" w:author="梁元" w:date="2019-05-14T19:56:45Z">
              <w:r>
                <w:rPr>
                  <w:b w:val="0"/>
                  <w:bCs w:val="0"/>
                  <w:color w:val="000000" w:themeColor="text1"/>
                  <w14:textFill>
                    <w14:solidFill>
                      <w14:schemeClr w14:val="tx1"/>
                    </w14:solidFill>
                  </w14:textFill>
                </w:rPr>
                <w:delInstrText xml:space="preserve"> HYPERLINK \l _Toc15266_WPSOffice_Level2 </w:delInstrText>
              </w:r>
            </w:del>
          </w:ins>
          <w:ins w:id="10457" w:author="冷雪凝" w:date="2019-05-14T12:04:54Z">
            <w:del w:id="10458" w:author="梁元" w:date="2019-05-14T19:56:45Z">
              <w:r>
                <w:rPr>
                  <w:b w:val="0"/>
                  <w:bCs w:val="0"/>
                  <w:color w:val="000000" w:themeColor="text1"/>
                  <w14:textFill>
                    <w14:solidFill>
                      <w14:schemeClr w14:val="tx1"/>
                    </w14:solidFill>
                  </w14:textFill>
                </w:rPr>
                <w:fldChar w:fldCharType="separate"/>
              </w:r>
            </w:del>
          </w:ins>
          <w:customXmlInsRangeStart w:id="10461" w:author="冷雪凝" w:date="2019-05-14T12:04:54Z"/>
          <w:customXmlDelRangeStart w:id="1046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8ff268ca-ae7f-4a70-a43a-06432874d38c}"/>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462"/>
              <w:customXmlInsRangeEnd w:id="10461"/>
              <w:ins w:id="10465" w:author="冷雪凝" w:date="2019-05-14T12:04:54Z">
                <w:del w:id="10466"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10467" w:author="冷雪凝" w:date="2019-05-14T12:04:54Z">
                <w:del w:id="10468"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10471" w:author="冷雪凝" w:date="2019-05-14T12:04:54Z"/>
              <w:customXmlDelRangeStart w:id="10472" w:author="梁元" w:date="2019-05-14T19:56:45Z"/>
            </w:sdtContent>
          </w:sdt>
          <w:customXmlDelRangeEnd w:id="10472"/>
          <w:customXmlInsRangeEnd w:id="10471"/>
          <w:ins w:id="10473" w:author="冷雪凝" w:date="2019-05-14T12:04:54Z">
            <w:del w:id="10474" w:author="梁元" w:date="2019-05-14T19:56:45Z">
              <w:r>
                <w:rPr>
                  <w:b w:val="0"/>
                  <w:bCs w:val="0"/>
                  <w:color w:val="000000" w:themeColor="text1"/>
                  <w14:textFill>
                    <w14:solidFill>
                      <w14:schemeClr w14:val="tx1"/>
                    </w14:solidFill>
                  </w14:textFill>
                </w:rPr>
                <w:tab/>
              </w:r>
            </w:del>
          </w:ins>
          <w:ins w:id="10475" w:author="冷雪凝" w:date="2019-05-14T12:04:56Z">
            <w:del w:id="10476" w:author="梁元" w:date="2019-05-14T19:56:45Z">
              <w:r>
                <w:rPr>
                  <w:b w:val="0"/>
                  <w:bCs w:val="0"/>
                  <w:color w:val="000000" w:themeColor="text1"/>
                  <w14:textFill>
                    <w14:solidFill>
                      <w14:schemeClr w14:val="tx1"/>
                    </w14:solidFill>
                  </w14:textFill>
                </w:rPr>
                <w:delText>25</w:delText>
              </w:r>
            </w:del>
          </w:ins>
          <w:ins w:id="10477" w:author="冷雪凝" w:date="2019-05-14T12:04:54Z">
            <w:del w:id="1047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479" w:author="冷雪凝" w:date="2019-05-14T12:04:54Z"/>
              <w:del w:id="10480" w:author="梁元" w:date="2019-05-14T19:56:45Z"/>
              <w:b w:val="0"/>
              <w:bCs w:val="0"/>
              <w:color w:val="000000" w:themeColor="text1"/>
              <w14:textFill>
                <w14:solidFill>
                  <w14:schemeClr w14:val="tx1"/>
                </w14:solidFill>
              </w14:textFill>
            </w:rPr>
          </w:pPr>
          <w:ins w:id="10481" w:author="冷雪凝" w:date="2019-05-14T12:04:54Z">
            <w:del w:id="10482" w:author="梁元" w:date="2019-05-14T19:56:45Z">
              <w:r>
                <w:rPr>
                  <w:b w:val="0"/>
                  <w:bCs w:val="0"/>
                  <w:color w:val="000000" w:themeColor="text1"/>
                  <w14:textFill>
                    <w14:solidFill>
                      <w14:schemeClr w14:val="tx1"/>
                    </w14:solidFill>
                  </w14:textFill>
                </w:rPr>
                <w:fldChar w:fldCharType="begin"/>
              </w:r>
            </w:del>
          </w:ins>
          <w:ins w:id="10483" w:author="冷雪凝" w:date="2019-05-14T12:04:54Z">
            <w:del w:id="10484" w:author="梁元" w:date="2019-05-14T19:56:45Z">
              <w:r>
                <w:rPr>
                  <w:b w:val="0"/>
                  <w:bCs w:val="0"/>
                  <w:color w:val="000000" w:themeColor="text1"/>
                  <w14:textFill>
                    <w14:solidFill>
                      <w14:schemeClr w14:val="tx1"/>
                    </w14:solidFill>
                  </w14:textFill>
                </w:rPr>
                <w:delInstrText xml:space="preserve"> HYPERLINK \l _Toc31032_WPSOffice_Level2 </w:delInstrText>
              </w:r>
            </w:del>
          </w:ins>
          <w:ins w:id="10485" w:author="冷雪凝" w:date="2019-05-14T12:04:54Z">
            <w:del w:id="10486" w:author="梁元" w:date="2019-05-14T19:56:45Z">
              <w:r>
                <w:rPr>
                  <w:b w:val="0"/>
                  <w:bCs w:val="0"/>
                  <w:color w:val="000000" w:themeColor="text1"/>
                  <w14:textFill>
                    <w14:solidFill>
                      <w14:schemeClr w14:val="tx1"/>
                    </w14:solidFill>
                  </w14:textFill>
                </w:rPr>
                <w:fldChar w:fldCharType="separate"/>
              </w:r>
            </w:del>
          </w:ins>
          <w:customXmlInsRangeStart w:id="10489" w:author="冷雪凝" w:date="2019-05-14T12:04:54Z"/>
          <w:customXmlDelRangeStart w:id="1049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5d6e7526-0c71-41f7-935a-fc79b2885b78}"/>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490"/>
              <w:customXmlInsRangeEnd w:id="10489"/>
              <w:ins w:id="10493" w:author="冷雪凝" w:date="2019-05-14T12:04:54Z">
                <w:del w:id="10494"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10495" w:author="冷雪凝" w:date="2019-05-14T12:04:54Z">
                <w:del w:id="10496"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10499" w:author="冷雪凝" w:date="2019-05-14T12:04:54Z"/>
              <w:customXmlDelRangeStart w:id="10500" w:author="梁元" w:date="2019-05-14T19:56:45Z"/>
            </w:sdtContent>
          </w:sdt>
          <w:customXmlDelRangeEnd w:id="10500"/>
          <w:customXmlInsRangeEnd w:id="10499"/>
          <w:ins w:id="10501" w:author="冷雪凝" w:date="2019-05-14T12:04:54Z">
            <w:del w:id="10502" w:author="梁元" w:date="2019-05-14T19:56:45Z">
              <w:r>
                <w:rPr>
                  <w:b w:val="0"/>
                  <w:bCs w:val="0"/>
                  <w:color w:val="000000" w:themeColor="text1"/>
                  <w14:textFill>
                    <w14:solidFill>
                      <w14:schemeClr w14:val="tx1"/>
                    </w14:solidFill>
                  </w14:textFill>
                </w:rPr>
                <w:tab/>
              </w:r>
            </w:del>
          </w:ins>
          <w:ins w:id="10503" w:author="冷雪凝" w:date="2019-05-14T12:04:56Z">
            <w:del w:id="10504" w:author="梁元" w:date="2019-05-14T19:56:45Z">
              <w:r>
                <w:rPr>
                  <w:b w:val="0"/>
                  <w:bCs w:val="0"/>
                  <w:color w:val="000000" w:themeColor="text1"/>
                  <w14:textFill>
                    <w14:solidFill>
                      <w14:schemeClr w14:val="tx1"/>
                    </w14:solidFill>
                  </w14:textFill>
                </w:rPr>
                <w:delText>26</w:delText>
              </w:r>
            </w:del>
          </w:ins>
          <w:ins w:id="10505" w:author="冷雪凝" w:date="2019-05-14T12:04:54Z">
            <w:del w:id="1050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507" w:author="冷雪凝" w:date="2019-05-14T12:04:54Z"/>
              <w:del w:id="10508" w:author="梁元" w:date="2019-05-14T19:56:45Z"/>
              <w:b w:val="0"/>
              <w:bCs w:val="0"/>
              <w:color w:val="000000" w:themeColor="text1"/>
              <w14:textFill>
                <w14:solidFill>
                  <w14:schemeClr w14:val="tx1"/>
                </w14:solidFill>
              </w14:textFill>
            </w:rPr>
          </w:pPr>
          <w:ins w:id="10509" w:author="冷雪凝" w:date="2019-05-14T12:04:54Z">
            <w:del w:id="10510" w:author="梁元" w:date="2019-05-14T19:56:45Z">
              <w:r>
                <w:rPr>
                  <w:b w:val="0"/>
                  <w:bCs w:val="0"/>
                  <w:color w:val="000000" w:themeColor="text1"/>
                  <w14:textFill>
                    <w14:solidFill>
                      <w14:schemeClr w14:val="tx1"/>
                    </w14:solidFill>
                  </w14:textFill>
                </w:rPr>
                <w:fldChar w:fldCharType="begin"/>
              </w:r>
            </w:del>
          </w:ins>
          <w:ins w:id="10511" w:author="冷雪凝" w:date="2019-05-14T12:04:54Z">
            <w:del w:id="10512" w:author="梁元" w:date="2019-05-14T19:56:45Z">
              <w:r>
                <w:rPr>
                  <w:b w:val="0"/>
                  <w:bCs w:val="0"/>
                  <w:color w:val="000000" w:themeColor="text1"/>
                  <w14:textFill>
                    <w14:solidFill>
                      <w14:schemeClr w14:val="tx1"/>
                    </w14:solidFill>
                  </w14:textFill>
                </w:rPr>
                <w:delInstrText xml:space="preserve"> HYPERLINK \l _Toc19926_WPSOffice_Level2 </w:delInstrText>
              </w:r>
            </w:del>
          </w:ins>
          <w:ins w:id="10513" w:author="冷雪凝" w:date="2019-05-14T12:04:54Z">
            <w:del w:id="10514" w:author="梁元" w:date="2019-05-14T19:56:45Z">
              <w:r>
                <w:rPr>
                  <w:b w:val="0"/>
                  <w:bCs w:val="0"/>
                  <w:color w:val="000000" w:themeColor="text1"/>
                  <w14:textFill>
                    <w14:solidFill>
                      <w14:schemeClr w14:val="tx1"/>
                    </w14:solidFill>
                  </w14:textFill>
                </w:rPr>
                <w:fldChar w:fldCharType="separate"/>
              </w:r>
            </w:del>
          </w:ins>
          <w:customXmlInsRangeStart w:id="10517" w:author="冷雪凝" w:date="2019-05-14T12:04:54Z"/>
          <w:customXmlDelRangeStart w:id="1051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31690b54-9c32-4784-a4d0-3518d0b319de}"/>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518"/>
              <w:customXmlInsRangeEnd w:id="10517"/>
              <w:ins w:id="10521" w:author="冷雪凝" w:date="2019-05-14T12:04:54Z">
                <w:del w:id="10522"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10523" w:author="冷雪凝" w:date="2019-05-14T12:04:54Z">
                <w:del w:id="10524"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10527" w:author="冷雪凝" w:date="2019-05-14T12:04:54Z"/>
              <w:customXmlDelRangeStart w:id="10528" w:author="梁元" w:date="2019-05-14T19:56:45Z"/>
            </w:sdtContent>
          </w:sdt>
          <w:customXmlDelRangeEnd w:id="10528"/>
          <w:customXmlInsRangeEnd w:id="10527"/>
          <w:ins w:id="10529" w:author="冷雪凝" w:date="2019-05-14T12:04:54Z">
            <w:del w:id="10530" w:author="梁元" w:date="2019-05-14T19:56:45Z">
              <w:r>
                <w:rPr>
                  <w:b w:val="0"/>
                  <w:bCs w:val="0"/>
                  <w:color w:val="000000" w:themeColor="text1"/>
                  <w14:textFill>
                    <w14:solidFill>
                      <w14:schemeClr w14:val="tx1"/>
                    </w14:solidFill>
                  </w14:textFill>
                </w:rPr>
                <w:tab/>
              </w:r>
            </w:del>
          </w:ins>
          <w:ins w:id="10531" w:author="冷雪凝" w:date="2019-05-14T12:04:56Z">
            <w:del w:id="10532" w:author="梁元" w:date="2019-05-14T19:56:45Z">
              <w:r>
                <w:rPr>
                  <w:b w:val="0"/>
                  <w:bCs w:val="0"/>
                  <w:color w:val="000000" w:themeColor="text1"/>
                  <w14:textFill>
                    <w14:solidFill>
                      <w14:schemeClr w14:val="tx1"/>
                    </w14:solidFill>
                  </w14:textFill>
                </w:rPr>
                <w:delText>27</w:delText>
              </w:r>
            </w:del>
          </w:ins>
          <w:ins w:id="10533" w:author="冷雪凝" w:date="2019-05-14T12:04:54Z">
            <w:del w:id="1053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535" w:author="冷雪凝" w:date="2019-05-14T12:04:54Z"/>
              <w:del w:id="10536" w:author="梁元" w:date="2019-05-14T19:56:45Z"/>
              <w:b w:val="0"/>
              <w:bCs w:val="0"/>
              <w:color w:val="000000" w:themeColor="text1"/>
              <w14:textFill>
                <w14:solidFill>
                  <w14:schemeClr w14:val="tx1"/>
                </w14:solidFill>
              </w14:textFill>
            </w:rPr>
          </w:pPr>
          <w:ins w:id="10537" w:author="冷雪凝" w:date="2019-05-14T12:04:54Z">
            <w:del w:id="10538" w:author="梁元" w:date="2019-05-14T19:56:45Z">
              <w:r>
                <w:rPr>
                  <w:b w:val="0"/>
                  <w:bCs w:val="0"/>
                  <w:color w:val="000000" w:themeColor="text1"/>
                  <w14:textFill>
                    <w14:solidFill>
                      <w14:schemeClr w14:val="tx1"/>
                    </w14:solidFill>
                  </w14:textFill>
                </w:rPr>
                <w:fldChar w:fldCharType="begin"/>
              </w:r>
            </w:del>
          </w:ins>
          <w:ins w:id="10539" w:author="冷雪凝" w:date="2019-05-14T12:04:54Z">
            <w:del w:id="10540" w:author="梁元" w:date="2019-05-14T19:56:45Z">
              <w:r>
                <w:rPr>
                  <w:b w:val="0"/>
                  <w:bCs w:val="0"/>
                  <w:color w:val="000000" w:themeColor="text1"/>
                  <w14:textFill>
                    <w14:solidFill>
                      <w14:schemeClr w14:val="tx1"/>
                    </w14:solidFill>
                  </w14:textFill>
                </w:rPr>
                <w:delInstrText xml:space="preserve"> HYPERLINK \l _Toc18285_WPSOffice_Level2 </w:delInstrText>
              </w:r>
            </w:del>
          </w:ins>
          <w:ins w:id="10541" w:author="冷雪凝" w:date="2019-05-14T12:04:54Z">
            <w:del w:id="10542" w:author="梁元" w:date="2019-05-14T19:56:45Z">
              <w:r>
                <w:rPr>
                  <w:b w:val="0"/>
                  <w:bCs w:val="0"/>
                  <w:color w:val="000000" w:themeColor="text1"/>
                  <w14:textFill>
                    <w14:solidFill>
                      <w14:schemeClr w14:val="tx1"/>
                    </w14:solidFill>
                  </w14:textFill>
                </w:rPr>
                <w:fldChar w:fldCharType="separate"/>
              </w:r>
            </w:del>
          </w:ins>
          <w:customXmlInsRangeStart w:id="10545" w:author="冷雪凝" w:date="2019-05-14T12:04:54Z"/>
          <w:customXmlDelRangeStart w:id="1054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f0677212-3111-4b6b-8075-2178d27c1b85}"/>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546"/>
              <w:customXmlInsRangeEnd w:id="10545"/>
              <w:ins w:id="10549" w:author="冷雪凝" w:date="2019-05-14T12:04:54Z">
                <w:del w:id="10550"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10551" w:author="冷雪凝" w:date="2019-05-14T12:04:54Z">
                <w:del w:id="10552"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10555" w:author="冷雪凝" w:date="2019-05-14T12:04:54Z"/>
              <w:customXmlDelRangeStart w:id="10556" w:author="梁元" w:date="2019-05-14T19:56:45Z"/>
            </w:sdtContent>
          </w:sdt>
          <w:customXmlDelRangeEnd w:id="10556"/>
          <w:customXmlInsRangeEnd w:id="10555"/>
          <w:ins w:id="10557" w:author="冷雪凝" w:date="2019-05-14T12:04:54Z">
            <w:del w:id="10558" w:author="梁元" w:date="2019-05-14T19:56:45Z">
              <w:r>
                <w:rPr>
                  <w:b w:val="0"/>
                  <w:bCs w:val="0"/>
                  <w:color w:val="000000" w:themeColor="text1"/>
                  <w14:textFill>
                    <w14:solidFill>
                      <w14:schemeClr w14:val="tx1"/>
                    </w14:solidFill>
                  </w14:textFill>
                </w:rPr>
                <w:tab/>
              </w:r>
            </w:del>
          </w:ins>
          <w:ins w:id="10559" w:author="冷雪凝" w:date="2019-05-14T12:04:56Z">
            <w:del w:id="10560" w:author="梁元" w:date="2019-05-14T19:56:45Z">
              <w:r>
                <w:rPr>
                  <w:b w:val="0"/>
                  <w:bCs w:val="0"/>
                  <w:color w:val="000000" w:themeColor="text1"/>
                  <w14:textFill>
                    <w14:solidFill>
                      <w14:schemeClr w14:val="tx1"/>
                    </w14:solidFill>
                  </w14:textFill>
                </w:rPr>
                <w:delText>27</w:delText>
              </w:r>
            </w:del>
          </w:ins>
          <w:ins w:id="10561" w:author="冷雪凝" w:date="2019-05-14T12:04:54Z">
            <w:del w:id="1056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563" w:author="冷雪凝" w:date="2019-05-14T12:04:54Z"/>
              <w:del w:id="10564" w:author="梁元" w:date="2019-05-14T19:56:45Z"/>
              <w:b w:val="0"/>
              <w:bCs w:val="0"/>
              <w:color w:val="000000" w:themeColor="text1"/>
              <w14:textFill>
                <w14:solidFill>
                  <w14:schemeClr w14:val="tx1"/>
                </w14:solidFill>
              </w14:textFill>
            </w:rPr>
          </w:pPr>
          <w:ins w:id="10565" w:author="冷雪凝" w:date="2019-05-14T12:04:54Z">
            <w:del w:id="10566" w:author="梁元" w:date="2019-05-14T19:56:45Z">
              <w:r>
                <w:rPr>
                  <w:b w:val="0"/>
                  <w:bCs w:val="0"/>
                  <w:color w:val="000000" w:themeColor="text1"/>
                  <w14:textFill>
                    <w14:solidFill>
                      <w14:schemeClr w14:val="tx1"/>
                    </w14:solidFill>
                  </w14:textFill>
                </w:rPr>
                <w:fldChar w:fldCharType="begin"/>
              </w:r>
            </w:del>
          </w:ins>
          <w:ins w:id="10567" w:author="冷雪凝" w:date="2019-05-14T12:04:54Z">
            <w:del w:id="10568" w:author="梁元" w:date="2019-05-14T19:56:45Z">
              <w:r>
                <w:rPr>
                  <w:b w:val="0"/>
                  <w:bCs w:val="0"/>
                  <w:color w:val="000000" w:themeColor="text1"/>
                  <w14:textFill>
                    <w14:solidFill>
                      <w14:schemeClr w14:val="tx1"/>
                    </w14:solidFill>
                  </w14:textFill>
                </w:rPr>
                <w:delInstrText xml:space="preserve"> HYPERLINK \l _Toc20988_WPSOffice_Level2 </w:delInstrText>
              </w:r>
            </w:del>
          </w:ins>
          <w:ins w:id="10569" w:author="冷雪凝" w:date="2019-05-14T12:04:54Z">
            <w:del w:id="10570" w:author="梁元" w:date="2019-05-14T19:56:45Z">
              <w:r>
                <w:rPr>
                  <w:b w:val="0"/>
                  <w:bCs w:val="0"/>
                  <w:color w:val="000000" w:themeColor="text1"/>
                  <w14:textFill>
                    <w14:solidFill>
                      <w14:schemeClr w14:val="tx1"/>
                    </w14:solidFill>
                  </w14:textFill>
                </w:rPr>
                <w:fldChar w:fldCharType="separate"/>
              </w:r>
            </w:del>
          </w:ins>
          <w:customXmlInsRangeStart w:id="10573" w:author="冷雪凝" w:date="2019-05-14T12:04:54Z"/>
          <w:customXmlDelRangeStart w:id="1057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302b654e-5764-4bbe-803c-6be83905d67d}"/>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574"/>
              <w:customXmlInsRangeEnd w:id="10573"/>
              <w:ins w:id="10577" w:author="冷雪凝" w:date="2019-05-14T12:04:54Z">
                <w:del w:id="10578"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10579" w:author="冷雪凝" w:date="2019-05-14T12:04:54Z">
                <w:del w:id="10580"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10583" w:author="冷雪凝" w:date="2019-05-14T12:04:54Z"/>
              <w:customXmlDelRangeStart w:id="10584" w:author="梁元" w:date="2019-05-14T19:56:45Z"/>
            </w:sdtContent>
          </w:sdt>
          <w:customXmlDelRangeEnd w:id="10584"/>
          <w:customXmlInsRangeEnd w:id="10583"/>
          <w:ins w:id="10585" w:author="冷雪凝" w:date="2019-05-14T12:04:54Z">
            <w:del w:id="10586" w:author="梁元" w:date="2019-05-14T19:56:45Z">
              <w:r>
                <w:rPr>
                  <w:b w:val="0"/>
                  <w:bCs w:val="0"/>
                  <w:color w:val="000000" w:themeColor="text1"/>
                  <w14:textFill>
                    <w14:solidFill>
                      <w14:schemeClr w14:val="tx1"/>
                    </w14:solidFill>
                  </w14:textFill>
                </w:rPr>
                <w:tab/>
              </w:r>
            </w:del>
          </w:ins>
          <w:ins w:id="10587" w:author="冷雪凝" w:date="2019-05-14T12:04:56Z">
            <w:del w:id="10588" w:author="梁元" w:date="2019-05-14T19:56:45Z">
              <w:r>
                <w:rPr>
                  <w:b w:val="0"/>
                  <w:bCs w:val="0"/>
                  <w:color w:val="000000" w:themeColor="text1"/>
                  <w14:textFill>
                    <w14:solidFill>
                      <w14:schemeClr w14:val="tx1"/>
                    </w14:solidFill>
                  </w14:textFill>
                </w:rPr>
                <w:delText>27</w:delText>
              </w:r>
            </w:del>
          </w:ins>
          <w:ins w:id="10589" w:author="冷雪凝" w:date="2019-05-14T12:04:54Z">
            <w:del w:id="10590"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591" w:author="冷雪凝" w:date="2019-05-14T12:04:54Z"/>
              <w:del w:id="10592" w:author="梁元" w:date="2019-05-14T19:56:45Z"/>
              <w:b w:val="0"/>
              <w:bCs w:val="0"/>
              <w:color w:val="000000" w:themeColor="text1"/>
              <w14:textFill>
                <w14:solidFill>
                  <w14:schemeClr w14:val="tx1"/>
                </w14:solidFill>
              </w14:textFill>
            </w:rPr>
          </w:pPr>
          <w:ins w:id="10593" w:author="冷雪凝" w:date="2019-05-14T12:04:54Z">
            <w:del w:id="10594" w:author="梁元" w:date="2019-05-14T19:56:45Z">
              <w:r>
                <w:rPr>
                  <w:b w:val="0"/>
                  <w:bCs w:val="0"/>
                  <w:color w:val="000000" w:themeColor="text1"/>
                  <w14:textFill>
                    <w14:solidFill>
                      <w14:schemeClr w14:val="tx1"/>
                    </w14:solidFill>
                  </w14:textFill>
                </w:rPr>
                <w:fldChar w:fldCharType="begin"/>
              </w:r>
            </w:del>
          </w:ins>
          <w:ins w:id="10595" w:author="冷雪凝" w:date="2019-05-14T12:04:54Z">
            <w:del w:id="10596" w:author="梁元" w:date="2019-05-14T19:56:45Z">
              <w:r>
                <w:rPr>
                  <w:b w:val="0"/>
                  <w:bCs w:val="0"/>
                  <w:color w:val="000000" w:themeColor="text1"/>
                  <w14:textFill>
                    <w14:solidFill>
                      <w14:schemeClr w14:val="tx1"/>
                    </w14:solidFill>
                  </w14:textFill>
                </w:rPr>
                <w:delInstrText xml:space="preserve"> HYPERLINK \l _Toc23020_WPSOffice_Level2 </w:delInstrText>
              </w:r>
            </w:del>
          </w:ins>
          <w:ins w:id="10597" w:author="冷雪凝" w:date="2019-05-14T12:04:54Z">
            <w:del w:id="10598" w:author="梁元" w:date="2019-05-14T19:56:45Z">
              <w:r>
                <w:rPr>
                  <w:b w:val="0"/>
                  <w:bCs w:val="0"/>
                  <w:color w:val="000000" w:themeColor="text1"/>
                  <w14:textFill>
                    <w14:solidFill>
                      <w14:schemeClr w14:val="tx1"/>
                    </w14:solidFill>
                  </w14:textFill>
                </w:rPr>
                <w:fldChar w:fldCharType="separate"/>
              </w:r>
            </w:del>
          </w:ins>
          <w:customXmlInsRangeStart w:id="10601" w:author="冷雪凝" w:date="2019-05-14T12:04:54Z"/>
          <w:customXmlDelRangeStart w:id="1060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bb7e53ef-120f-478a-8bcd-737e7c529a67}"/>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602"/>
              <w:customXmlInsRangeEnd w:id="10601"/>
              <w:ins w:id="10605" w:author="冷雪凝" w:date="2019-05-14T12:04:54Z">
                <w:del w:id="10606" w:author="梁元" w:date="2019-05-14T19:56:45Z">
                  <w:r>
                    <w:rPr>
                      <w:rFonts w:hint="eastAsia" w:ascii="仿宋" w:hAnsi="仿宋" w:eastAsia="仿宋" w:cstheme="majorBidi"/>
                      <w:b w:val="0"/>
                      <w:bCs w:val="0"/>
                      <w:color w:val="000000" w:themeColor="text1"/>
                      <w14:textFill>
                        <w14:solidFill>
                          <w14:schemeClr w14:val="tx1"/>
                        </w14:solidFill>
                      </w14:textFill>
                    </w:rPr>
                    <w:delText>6</w:delText>
                  </w:r>
                </w:del>
              </w:ins>
              <w:ins w:id="10607" w:author="冷雪凝" w:date="2019-05-14T12:04:54Z">
                <w:del w:id="10608" w:author="梁元" w:date="2019-05-14T19:56:45Z">
                  <w:r>
                    <w:rPr>
                      <w:rFonts w:ascii="仿宋" w:hAnsi="仿宋" w:eastAsia="仿宋" w:cstheme="majorBidi"/>
                      <w:b w:val="0"/>
                      <w:bCs w:val="0"/>
                      <w:color w:val="000000" w:themeColor="text1"/>
                      <w14:textFill>
                        <w14:solidFill>
                          <w14:schemeClr w14:val="tx1"/>
                        </w14:solidFill>
                      </w14:textFill>
                    </w:rPr>
                    <w:delText>.</w:delText>
                  </w:r>
                </w:del>
              </w:ins>
              <w:ins w:id="10609" w:author="冷雪凝" w:date="2019-05-14T12:04:54Z">
                <w:del w:id="10610"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10613" w:author="冷雪凝" w:date="2019-05-14T12:04:54Z"/>
              <w:customXmlDelRangeStart w:id="10614" w:author="梁元" w:date="2019-05-14T19:56:45Z"/>
            </w:sdtContent>
          </w:sdt>
          <w:customXmlDelRangeEnd w:id="10614"/>
          <w:customXmlInsRangeEnd w:id="10613"/>
          <w:ins w:id="10615" w:author="冷雪凝" w:date="2019-05-14T12:04:54Z">
            <w:del w:id="10616" w:author="梁元" w:date="2019-05-14T19:56:45Z">
              <w:r>
                <w:rPr>
                  <w:b w:val="0"/>
                  <w:bCs w:val="0"/>
                  <w:color w:val="000000" w:themeColor="text1"/>
                  <w14:textFill>
                    <w14:solidFill>
                      <w14:schemeClr w14:val="tx1"/>
                    </w14:solidFill>
                  </w14:textFill>
                </w:rPr>
                <w:tab/>
              </w:r>
            </w:del>
          </w:ins>
          <w:ins w:id="10617" w:author="冷雪凝" w:date="2019-05-14T12:04:56Z">
            <w:del w:id="10618" w:author="梁元" w:date="2019-05-14T19:56:45Z">
              <w:r>
                <w:rPr>
                  <w:b w:val="0"/>
                  <w:bCs w:val="0"/>
                  <w:color w:val="000000" w:themeColor="text1"/>
                  <w14:textFill>
                    <w14:solidFill>
                      <w14:schemeClr w14:val="tx1"/>
                    </w14:solidFill>
                  </w14:textFill>
                </w:rPr>
                <w:delText>27</w:delText>
              </w:r>
            </w:del>
          </w:ins>
          <w:ins w:id="10619" w:author="冷雪凝" w:date="2019-05-14T12:04:54Z">
            <w:del w:id="10620"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10621" w:author="冷雪凝" w:date="2019-05-14T12:04:54Z"/>
              <w:del w:id="10622" w:author="梁元" w:date="2019-05-14T19:56:45Z"/>
              <w:b/>
              <w:bCs/>
              <w:color w:val="000000" w:themeColor="text1"/>
              <w:sz w:val="21"/>
              <w:szCs w:val="21"/>
              <w:rPrChange w:id="10623" w:author="冷雪凝" w:date="2019-05-14T12:31:37Z">
                <w:rPr>
                  <w:ins w:id="10624" w:author="冷雪凝" w:date="2019-05-14T12:04:54Z"/>
                  <w:del w:id="10625" w:author="梁元" w:date="2019-05-14T19:56:45Z"/>
                  <w:b w:val="0"/>
                  <w:bCs w:val="0"/>
                  <w:color w:val="000000" w:themeColor="text1"/>
                  <w14:textFill>
                    <w14:solidFill>
                      <w14:schemeClr w14:val="tx1"/>
                    </w14:solidFill>
                  </w14:textFill>
                </w:rPr>
              </w:rPrChange>
              <w14:textFill>
                <w14:solidFill>
                  <w14:schemeClr w14:val="tx1"/>
                </w14:solidFill>
              </w14:textFill>
            </w:rPr>
          </w:pPr>
          <w:ins w:id="10626" w:author="冷雪凝" w:date="2019-05-14T12:04:54Z">
            <w:del w:id="10627" w:author="梁元" w:date="2019-05-14T19:56:45Z">
              <w:r>
                <w:rPr>
                  <w:b/>
                  <w:bCs/>
                  <w:color w:val="000000" w:themeColor="text1"/>
                  <w:sz w:val="21"/>
                  <w:szCs w:val="21"/>
                  <w:rPrChange w:id="10628" w:author="冷雪凝" w:date="2019-05-14T12:31:37Z">
                    <w:rPr>
                      <w:b w:val="0"/>
                      <w:bCs w:val="0"/>
                      <w:color w:val="000000" w:themeColor="text1"/>
                      <w14:textFill>
                        <w14:solidFill>
                          <w14:schemeClr w14:val="tx1"/>
                        </w14:solidFill>
                      </w14:textFill>
                    </w:rPr>
                  </w:rPrChange>
                  <w14:textFill>
                    <w14:solidFill>
                      <w14:schemeClr w14:val="tx1"/>
                    </w14:solidFill>
                  </w14:textFill>
                </w:rPr>
                <w:fldChar w:fldCharType="begin"/>
              </w:r>
            </w:del>
          </w:ins>
          <w:ins w:id="10631" w:author="冷雪凝" w:date="2019-05-14T12:04:54Z">
            <w:del w:id="10632" w:author="梁元" w:date="2019-05-14T19:56:45Z">
              <w:r>
                <w:rPr>
                  <w:b/>
                  <w:bCs/>
                  <w:color w:val="000000" w:themeColor="text1"/>
                  <w:sz w:val="21"/>
                  <w:szCs w:val="21"/>
                  <w:rPrChange w:id="10633" w:author="冷雪凝" w:date="2019-05-14T12:31:37Z">
                    <w:rPr>
                      <w:b w:val="0"/>
                      <w:bCs w:val="0"/>
                      <w:color w:val="000000" w:themeColor="text1"/>
                      <w14:textFill>
                        <w14:solidFill>
                          <w14:schemeClr w14:val="tx1"/>
                        </w14:solidFill>
                      </w14:textFill>
                    </w:rPr>
                  </w:rPrChange>
                  <w14:textFill>
                    <w14:solidFill>
                      <w14:schemeClr w14:val="tx1"/>
                    </w14:solidFill>
                  </w14:textFill>
                </w:rPr>
                <w:delInstrText xml:space="preserve"> HYPERLINK \l _Toc28027_WPSOffice_Level1 </w:delInstrText>
              </w:r>
            </w:del>
          </w:ins>
          <w:ins w:id="10636" w:author="冷雪凝" w:date="2019-05-14T12:04:54Z">
            <w:del w:id="10637" w:author="梁元" w:date="2019-05-14T19:56:45Z">
              <w:r>
                <w:rPr>
                  <w:b/>
                  <w:bCs/>
                  <w:color w:val="000000" w:themeColor="text1"/>
                  <w:sz w:val="21"/>
                  <w:szCs w:val="21"/>
                  <w:rPrChange w:id="10638" w:author="冷雪凝" w:date="2019-05-14T12:31:37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10643" w:author="冷雪凝" w:date="2019-05-14T12:04:54Z"/>
          <w:customXmlDelRangeStart w:id="10644"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c1dcde9e-1a5f-4858-b246-022a6b93b0b7}"/>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10644"/>
              <w:customXmlInsRangeEnd w:id="10643"/>
              <w:ins w:id="10647" w:author="冷雪凝" w:date="2019-05-14T12:04:54Z">
                <w:del w:id="10648" w:author="梁元" w:date="2019-05-14T19:56:45Z">
                  <w:r>
                    <w:rPr>
                      <w:rFonts w:asciiTheme="minorHAnsi" w:hAnsiTheme="minorHAnsi" w:eastAsiaTheme="minorEastAsia" w:cstheme="minorBidi"/>
                      <w:b/>
                      <w:bCs/>
                      <w:color w:val="000000" w:themeColor="text1"/>
                      <w:sz w:val="21"/>
                      <w:szCs w:val="21"/>
                      <w:rPrChange w:id="10649" w:author="冷雪凝" w:date="2019-05-14T12:31:37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二十四、 </w:delText>
                  </w:r>
                </w:del>
              </w:ins>
              <w:ins w:id="10652" w:author="冷雪凝" w:date="2019-05-14T12:04:54Z">
                <w:del w:id="10653" w:author="梁元" w:date="2019-05-14T19:56:45Z">
                  <w:r>
                    <w:rPr>
                      <w:rFonts w:hint="default" w:asciiTheme="minorHAnsi" w:hAnsiTheme="minorHAnsi" w:eastAsiaTheme="minorEastAsia" w:cstheme="minorBidi"/>
                      <w:b/>
                      <w:bCs/>
                      <w:color w:val="000000" w:themeColor="text1"/>
                      <w:sz w:val="21"/>
                      <w:szCs w:val="21"/>
                      <w:rPrChange w:id="10654" w:author="冷雪凝" w:date="2019-05-14T12:31:37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解释一下</w:delText>
                  </w:r>
                </w:del>
              </w:ins>
              <w:ins w:id="10657" w:author="冷雪凝" w:date="2019-05-14T12:04:54Z">
                <w:del w:id="10658" w:author="梁元" w:date="2019-05-14T19:56:45Z">
                  <w:r>
                    <w:rPr>
                      <w:rFonts w:asciiTheme="minorHAnsi" w:hAnsiTheme="minorHAnsi" w:eastAsiaTheme="minorEastAsia" w:cstheme="minorBidi"/>
                      <w:b/>
                      <w:bCs/>
                      <w:color w:val="000000" w:themeColor="text1"/>
                      <w:sz w:val="21"/>
                      <w:szCs w:val="21"/>
                      <w:rPrChange w:id="10659" w:author="冷雪凝" w:date="2019-05-14T12:31:37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javaScript</w:delText>
                  </w:r>
                </w:del>
              </w:ins>
              <w:ins w:id="10662" w:author="冷雪凝" w:date="2019-05-14T12:04:54Z">
                <w:del w:id="10663" w:author="梁元" w:date="2019-05-14T19:56:45Z">
                  <w:r>
                    <w:rPr>
                      <w:rFonts w:hint="default" w:asciiTheme="minorHAnsi" w:hAnsiTheme="minorHAnsi" w:eastAsiaTheme="minorEastAsia" w:cstheme="minorBidi"/>
                      <w:b/>
                      <w:bCs/>
                      <w:color w:val="000000" w:themeColor="text1"/>
                      <w:sz w:val="21"/>
                      <w:szCs w:val="21"/>
                      <w:rPrChange w:id="10664" w:author="冷雪凝" w:date="2019-05-14T12:31:37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中的继承机制？</w:delText>
                  </w:r>
                </w:del>
              </w:ins>
              <w:customXmlInsRangeStart w:id="10669" w:author="冷雪凝" w:date="2019-05-14T12:04:54Z"/>
              <w:customXmlDelRangeStart w:id="10670" w:author="梁元" w:date="2019-05-14T19:56:45Z"/>
            </w:sdtContent>
          </w:sdt>
          <w:customXmlDelRangeEnd w:id="10670"/>
          <w:customXmlInsRangeEnd w:id="10669"/>
          <w:ins w:id="10671" w:author="冷雪凝" w:date="2019-05-14T12:04:54Z">
            <w:del w:id="10672" w:author="梁元" w:date="2019-05-14T19:56:45Z">
              <w:r>
                <w:rPr>
                  <w:b/>
                  <w:bCs/>
                  <w:color w:val="000000" w:themeColor="text1"/>
                  <w:sz w:val="21"/>
                  <w:szCs w:val="21"/>
                  <w:rPrChange w:id="10673" w:author="冷雪凝" w:date="2019-05-14T12:31:37Z">
                    <w:rPr>
                      <w:b w:val="0"/>
                      <w:bCs w:val="0"/>
                      <w:color w:val="000000" w:themeColor="text1"/>
                      <w14:textFill>
                        <w14:solidFill>
                          <w14:schemeClr w14:val="tx1"/>
                        </w14:solidFill>
                      </w14:textFill>
                    </w:rPr>
                  </w:rPrChange>
                  <w14:textFill>
                    <w14:solidFill>
                      <w14:schemeClr w14:val="tx1"/>
                    </w14:solidFill>
                  </w14:textFill>
                </w:rPr>
                <w:tab/>
              </w:r>
            </w:del>
          </w:ins>
          <w:ins w:id="10676" w:author="冷雪凝" w:date="2019-05-14T12:04:56Z">
            <w:del w:id="10677" w:author="梁元" w:date="2019-05-14T19:56:45Z">
              <w:r>
                <w:rPr>
                  <w:b/>
                  <w:bCs/>
                  <w:color w:val="000000" w:themeColor="text1"/>
                  <w:sz w:val="21"/>
                  <w:szCs w:val="21"/>
                  <w:rPrChange w:id="10678" w:author="冷雪凝" w:date="2019-05-14T12:31:37Z">
                    <w:rPr>
                      <w:b w:val="0"/>
                      <w:bCs w:val="0"/>
                      <w:color w:val="000000" w:themeColor="text1"/>
                      <w14:textFill>
                        <w14:solidFill>
                          <w14:schemeClr w14:val="tx1"/>
                        </w14:solidFill>
                      </w14:textFill>
                    </w:rPr>
                  </w:rPrChange>
                  <w14:textFill>
                    <w14:solidFill>
                      <w14:schemeClr w14:val="tx1"/>
                    </w14:solidFill>
                  </w14:textFill>
                </w:rPr>
                <w:delText>0</w:delText>
              </w:r>
            </w:del>
          </w:ins>
          <w:ins w:id="10681" w:author="冷雪凝" w:date="2019-05-14T12:04:54Z">
            <w:del w:id="10682" w:author="梁元" w:date="2019-05-14T19:56:45Z">
              <w:r>
                <w:rPr>
                  <w:b/>
                  <w:bCs/>
                  <w:color w:val="000000" w:themeColor="text1"/>
                  <w:sz w:val="21"/>
                  <w:szCs w:val="21"/>
                  <w:rPrChange w:id="10683" w:author="冷雪凝" w:date="2019-05-14T12:31:37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10686" w:author="冷雪凝" w:date="2019-05-14T12:04:54Z"/>
              <w:del w:id="10687" w:author="梁元" w:date="2019-05-14T19:56:45Z"/>
              <w:b w:val="0"/>
              <w:bCs w:val="0"/>
              <w:color w:val="000000" w:themeColor="text1"/>
              <w14:textFill>
                <w14:solidFill>
                  <w14:schemeClr w14:val="tx1"/>
                </w14:solidFill>
              </w14:textFill>
            </w:rPr>
          </w:pPr>
          <w:ins w:id="10688" w:author="冷雪凝" w:date="2019-05-14T12:04:54Z">
            <w:del w:id="10689" w:author="梁元" w:date="2019-05-14T19:56:45Z">
              <w:r>
                <w:rPr>
                  <w:b w:val="0"/>
                  <w:bCs w:val="0"/>
                  <w:color w:val="000000" w:themeColor="text1"/>
                  <w14:textFill>
                    <w14:solidFill>
                      <w14:schemeClr w14:val="tx1"/>
                    </w14:solidFill>
                  </w14:textFill>
                </w:rPr>
                <w:fldChar w:fldCharType="begin"/>
              </w:r>
            </w:del>
          </w:ins>
          <w:ins w:id="10690" w:author="冷雪凝" w:date="2019-05-14T12:04:54Z">
            <w:del w:id="10691" w:author="梁元" w:date="2019-05-14T19:56:45Z">
              <w:r>
                <w:rPr>
                  <w:b w:val="0"/>
                  <w:bCs w:val="0"/>
                  <w:color w:val="000000" w:themeColor="text1"/>
                  <w14:textFill>
                    <w14:solidFill>
                      <w14:schemeClr w14:val="tx1"/>
                    </w14:solidFill>
                  </w14:textFill>
                </w:rPr>
                <w:delInstrText xml:space="preserve"> HYPERLINK \l _Toc3828_WPSOffice_Level2 </w:delInstrText>
              </w:r>
            </w:del>
          </w:ins>
          <w:ins w:id="10692" w:author="冷雪凝" w:date="2019-05-14T12:04:54Z">
            <w:del w:id="10693" w:author="梁元" w:date="2019-05-14T19:56:45Z">
              <w:r>
                <w:rPr>
                  <w:b w:val="0"/>
                  <w:bCs w:val="0"/>
                  <w:color w:val="000000" w:themeColor="text1"/>
                  <w14:textFill>
                    <w14:solidFill>
                      <w14:schemeClr w14:val="tx1"/>
                    </w14:solidFill>
                  </w14:textFill>
                </w:rPr>
                <w:fldChar w:fldCharType="separate"/>
              </w:r>
            </w:del>
          </w:ins>
          <w:customXmlInsRangeStart w:id="10696" w:author="冷雪凝" w:date="2019-05-14T12:04:54Z"/>
          <w:customXmlDelRangeStart w:id="10697"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2538dbcc-77b1-4ecd-968e-35862a0fe5da}"/>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697"/>
              <w:customXmlInsRangeEnd w:id="10696"/>
              <w:ins w:id="10700" w:author="冷雪凝" w:date="2019-05-14T12:04:54Z">
                <w:del w:id="10701"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10702" w:author="冷雪凝" w:date="2019-05-14T12:04:54Z">
                <w:del w:id="10703"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10706" w:author="冷雪凝" w:date="2019-05-14T12:04:54Z"/>
              <w:customXmlDelRangeStart w:id="10707" w:author="梁元" w:date="2019-05-14T19:56:45Z"/>
            </w:sdtContent>
          </w:sdt>
          <w:customXmlDelRangeEnd w:id="10707"/>
          <w:customXmlInsRangeEnd w:id="10706"/>
          <w:ins w:id="10708" w:author="冷雪凝" w:date="2019-05-14T12:04:54Z">
            <w:del w:id="10709" w:author="梁元" w:date="2019-05-14T19:56:45Z">
              <w:r>
                <w:rPr>
                  <w:b w:val="0"/>
                  <w:bCs w:val="0"/>
                  <w:color w:val="000000" w:themeColor="text1"/>
                  <w14:textFill>
                    <w14:solidFill>
                      <w14:schemeClr w14:val="tx1"/>
                    </w14:solidFill>
                  </w14:textFill>
                </w:rPr>
                <w:tab/>
              </w:r>
            </w:del>
          </w:ins>
          <w:ins w:id="10710" w:author="冷雪凝" w:date="2019-05-14T12:04:56Z">
            <w:del w:id="10711" w:author="梁元" w:date="2019-05-14T19:56:45Z">
              <w:r>
                <w:rPr>
                  <w:b w:val="0"/>
                  <w:bCs w:val="0"/>
                  <w:color w:val="000000" w:themeColor="text1"/>
                  <w14:textFill>
                    <w14:solidFill>
                      <w14:schemeClr w14:val="tx1"/>
                    </w14:solidFill>
                  </w14:textFill>
                </w:rPr>
                <w:delText>0</w:delText>
              </w:r>
            </w:del>
          </w:ins>
          <w:ins w:id="10712" w:author="冷雪凝" w:date="2019-05-14T12:04:54Z">
            <w:del w:id="10713"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714" w:author="冷雪凝" w:date="2019-05-14T12:04:54Z"/>
              <w:del w:id="10715" w:author="梁元" w:date="2019-05-14T19:56:45Z"/>
              <w:b w:val="0"/>
              <w:bCs w:val="0"/>
              <w:color w:val="000000" w:themeColor="text1"/>
              <w14:textFill>
                <w14:solidFill>
                  <w14:schemeClr w14:val="tx1"/>
                </w14:solidFill>
              </w14:textFill>
            </w:rPr>
          </w:pPr>
          <w:ins w:id="10716" w:author="冷雪凝" w:date="2019-05-14T12:04:54Z">
            <w:del w:id="10717" w:author="梁元" w:date="2019-05-14T19:56:45Z">
              <w:r>
                <w:rPr>
                  <w:b w:val="0"/>
                  <w:bCs w:val="0"/>
                  <w:color w:val="000000" w:themeColor="text1"/>
                  <w14:textFill>
                    <w14:solidFill>
                      <w14:schemeClr w14:val="tx1"/>
                    </w14:solidFill>
                  </w14:textFill>
                </w:rPr>
                <w:fldChar w:fldCharType="begin"/>
              </w:r>
            </w:del>
          </w:ins>
          <w:ins w:id="10718" w:author="冷雪凝" w:date="2019-05-14T12:04:54Z">
            <w:del w:id="10719" w:author="梁元" w:date="2019-05-14T19:56:45Z">
              <w:r>
                <w:rPr>
                  <w:b w:val="0"/>
                  <w:bCs w:val="0"/>
                  <w:color w:val="000000" w:themeColor="text1"/>
                  <w14:textFill>
                    <w14:solidFill>
                      <w14:schemeClr w14:val="tx1"/>
                    </w14:solidFill>
                  </w14:textFill>
                </w:rPr>
                <w:delInstrText xml:space="preserve"> HYPERLINK \l _Toc32322_WPSOffice_Level2 </w:delInstrText>
              </w:r>
            </w:del>
          </w:ins>
          <w:ins w:id="10720" w:author="冷雪凝" w:date="2019-05-14T12:04:54Z">
            <w:del w:id="10721" w:author="梁元" w:date="2019-05-14T19:56:45Z">
              <w:r>
                <w:rPr>
                  <w:b w:val="0"/>
                  <w:bCs w:val="0"/>
                  <w:color w:val="000000" w:themeColor="text1"/>
                  <w14:textFill>
                    <w14:solidFill>
                      <w14:schemeClr w14:val="tx1"/>
                    </w14:solidFill>
                  </w14:textFill>
                </w:rPr>
                <w:fldChar w:fldCharType="separate"/>
              </w:r>
            </w:del>
          </w:ins>
          <w:customXmlInsRangeStart w:id="10724" w:author="冷雪凝" w:date="2019-05-14T12:04:54Z"/>
          <w:customXmlDelRangeStart w:id="10725"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9da15b74-a99d-4c2e-800f-ad6b787c1b06}"/>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725"/>
              <w:customXmlInsRangeEnd w:id="10724"/>
              <w:ins w:id="10728" w:author="冷雪凝" w:date="2019-05-14T12:04:54Z">
                <w:del w:id="10729"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10730" w:author="冷雪凝" w:date="2019-05-14T12:04:54Z">
                <w:del w:id="10731"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10734" w:author="冷雪凝" w:date="2019-05-14T12:04:54Z"/>
              <w:customXmlDelRangeStart w:id="10735" w:author="梁元" w:date="2019-05-14T19:56:45Z"/>
            </w:sdtContent>
          </w:sdt>
          <w:customXmlDelRangeEnd w:id="10735"/>
          <w:customXmlInsRangeEnd w:id="10734"/>
          <w:ins w:id="10736" w:author="冷雪凝" w:date="2019-05-14T12:04:54Z">
            <w:del w:id="10737" w:author="梁元" w:date="2019-05-14T19:56:45Z">
              <w:r>
                <w:rPr>
                  <w:b w:val="0"/>
                  <w:bCs w:val="0"/>
                  <w:color w:val="000000" w:themeColor="text1"/>
                  <w14:textFill>
                    <w14:solidFill>
                      <w14:schemeClr w14:val="tx1"/>
                    </w14:solidFill>
                  </w14:textFill>
                </w:rPr>
                <w:tab/>
              </w:r>
            </w:del>
          </w:ins>
          <w:ins w:id="10738" w:author="冷雪凝" w:date="2019-05-14T12:04:56Z">
            <w:del w:id="10739" w:author="梁元" w:date="2019-05-14T19:56:45Z">
              <w:r>
                <w:rPr>
                  <w:b w:val="0"/>
                  <w:bCs w:val="0"/>
                  <w:color w:val="000000" w:themeColor="text1"/>
                  <w14:textFill>
                    <w14:solidFill>
                      <w14:schemeClr w14:val="tx1"/>
                    </w14:solidFill>
                  </w14:textFill>
                </w:rPr>
                <w:delText>0</w:delText>
              </w:r>
            </w:del>
          </w:ins>
          <w:ins w:id="10740" w:author="冷雪凝" w:date="2019-05-14T12:04:54Z">
            <w:del w:id="10741"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742" w:author="冷雪凝" w:date="2019-05-14T12:04:54Z"/>
              <w:del w:id="10743" w:author="梁元" w:date="2019-05-14T19:56:45Z"/>
              <w:b w:val="0"/>
              <w:bCs w:val="0"/>
              <w:color w:val="000000" w:themeColor="text1"/>
              <w14:textFill>
                <w14:solidFill>
                  <w14:schemeClr w14:val="tx1"/>
                </w14:solidFill>
              </w14:textFill>
            </w:rPr>
          </w:pPr>
          <w:ins w:id="10744" w:author="冷雪凝" w:date="2019-05-14T12:04:54Z">
            <w:del w:id="10745" w:author="梁元" w:date="2019-05-14T19:56:45Z">
              <w:r>
                <w:rPr>
                  <w:b w:val="0"/>
                  <w:bCs w:val="0"/>
                  <w:color w:val="000000" w:themeColor="text1"/>
                  <w14:textFill>
                    <w14:solidFill>
                      <w14:schemeClr w14:val="tx1"/>
                    </w14:solidFill>
                  </w14:textFill>
                </w:rPr>
                <w:fldChar w:fldCharType="begin"/>
              </w:r>
            </w:del>
          </w:ins>
          <w:ins w:id="10746" w:author="冷雪凝" w:date="2019-05-14T12:04:54Z">
            <w:del w:id="10747" w:author="梁元" w:date="2019-05-14T19:56:45Z">
              <w:r>
                <w:rPr>
                  <w:b w:val="0"/>
                  <w:bCs w:val="0"/>
                  <w:color w:val="000000" w:themeColor="text1"/>
                  <w14:textFill>
                    <w14:solidFill>
                      <w14:schemeClr w14:val="tx1"/>
                    </w14:solidFill>
                  </w14:textFill>
                </w:rPr>
                <w:delInstrText xml:space="preserve"> HYPERLINK \l _Toc26198_WPSOffice_Level2 </w:delInstrText>
              </w:r>
            </w:del>
          </w:ins>
          <w:ins w:id="10748" w:author="冷雪凝" w:date="2019-05-14T12:04:54Z">
            <w:del w:id="10749" w:author="梁元" w:date="2019-05-14T19:56:45Z">
              <w:r>
                <w:rPr>
                  <w:b w:val="0"/>
                  <w:bCs w:val="0"/>
                  <w:color w:val="000000" w:themeColor="text1"/>
                  <w14:textFill>
                    <w14:solidFill>
                      <w14:schemeClr w14:val="tx1"/>
                    </w14:solidFill>
                  </w14:textFill>
                </w:rPr>
                <w:fldChar w:fldCharType="separate"/>
              </w:r>
            </w:del>
          </w:ins>
          <w:customXmlInsRangeStart w:id="10752" w:author="冷雪凝" w:date="2019-05-14T12:04:54Z"/>
          <w:customXmlDelRangeStart w:id="1075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65f1eeb3-8844-4aec-80bc-e3ea21f35ec2}"/>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753"/>
              <w:customXmlInsRangeEnd w:id="10752"/>
              <w:ins w:id="10756" w:author="冷雪凝" w:date="2019-05-14T12:04:54Z">
                <w:del w:id="10757"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10758" w:author="冷雪凝" w:date="2019-05-14T12:04:54Z">
                <w:del w:id="10759"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10762" w:author="冷雪凝" w:date="2019-05-14T12:04:54Z"/>
              <w:customXmlDelRangeStart w:id="10763" w:author="梁元" w:date="2019-05-14T19:56:45Z"/>
            </w:sdtContent>
          </w:sdt>
          <w:customXmlDelRangeEnd w:id="10763"/>
          <w:customXmlInsRangeEnd w:id="10762"/>
          <w:ins w:id="10764" w:author="冷雪凝" w:date="2019-05-14T12:04:54Z">
            <w:del w:id="10765" w:author="梁元" w:date="2019-05-14T19:56:45Z">
              <w:r>
                <w:rPr>
                  <w:b w:val="0"/>
                  <w:bCs w:val="0"/>
                  <w:color w:val="000000" w:themeColor="text1"/>
                  <w14:textFill>
                    <w14:solidFill>
                      <w14:schemeClr w14:val="tx1"/>
                    </w14:solidFill>
                  </w14:textFill>
                </w:rPr>
                <w:tab/>
              </w:r>
            </w:del>
          </w:ins>
          <w:ins w:id="10766" w:author="冷雪凝" w:date="2019-05-14T12:04:56Z">
            <w:del w:id="10767" w:author="梁元" w:date="2019-05-14T19:56:45Z">
              <w:r>
                <w:rPr>
                  <w:b w:val="0"/>
                  <w:bCs w:val="0"/>
                  <w:color w:val="000000" w:themeColor="text1"/>
                  <w14:textFill>
                    <w14:solidFill>
                      <w14:schemeClr w14:val="tx1"/>
                    </w14:solidFill>
                  </w14:textFill>
                </w:rPr>
                <w:delText>2</w:delText>
              </w:r>
            </w:del>
          </w:ins>
          <w:ins w:id="10768" w:author="冷雪凝" w:date="2019-05-14T12:04:54Z">
            <w:del w:id="10769"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770" w:author="冷雪凝" w:date="2019-05-14T12:04:54Z"/>
              <w:del w:id="10771" w:author="梁元" w:date="2019-05-14T19:56:45Z"/>
              <w:b w:val="0"/>
              <w:bCs w:val="0"/>
              <w:color w:val="000000" w:themeColor="text1"/>
              <w14:textFill>
                <w14:solidFill>
                  <w14:schemeClr w14:val="tx1"/>
                </w14:solidFill>
              </w14:textFill>
            </w:rPr>
          </w:pPr>
          <w:ins w:id="10772" w:author="冷雪凝" w:date="2019-05-14T12:04:54Z">
            <w:del w:id="10773" w:author="梁元" w:date="2019-05-14T19:56:45Z">
              <w:r>
                <w:rPr>
                  <w:b w:val="0"/>
                  <w:bCs w:val="0"/>
                  <w:color w:val="000000" w:themeColor="text1"/>
                  <w14:textFill>
                    <w14:solidFill>
                      <w14:schemeClr w14:val="tx1"/>
                    </w14:solidFill>
                  </w14:textFill>
                </w:rPr>
                <w:fldChar w:fldCharType="begin"/>
              </w:r>
            </w:del>
          </w:ins>
          <w:ins w:id="10774" w:author="冷雪凝" w:date="2019-05-14T12:04:54Z">
            <w:del w:id="10775" w:author="梁元" w:date="2019-05-14T19:56:45Z">
              <w:r>
                <w:rPr>
                  <w:b w:val="0"/>
                  <w:bCs w:val="0"/>
                  <w:color w:val="000000" w:themeColor="text1"/>
                  <w14:textFill>
                    <w14:solidFill>
                      <w14:schemeClr w14:val="tx1"/>
                    </w14:solidFill>
                  </w14:textFill>
                </w:rPr>
                <w:delInstrText xml:space="preserve"> HYPERLINK \l _Toc10387_WPSOffice_Level2 </w:delInstrText>
              </w:r>
            </w:del>
          </w:ins>
          <w:ins w:id="10776" w:author="冷雪凝" w:date="2019-05-14T12:04:54Z">
            <w:del w:id="10777" w:author="梁元" w:date="2019-05-14T19:56:45Z">
              <w:r>
                <w:rPr>
                  <w:b w:val="0"/>
                  <w:bCs w:val="0"/>
                  <w:color w:val="000000" w:themeColor="text1"/>
                  <w14:textFill>
                    <w14:solidFill>
                      <w14:schemeClr w14:val="tx1"/>
                    </w14:solidFill>
                  </w14:textFill>
                </w:rPr>
                <w:fldChar w:fldCharType="separate"/>
              </w:r>
            </w:del>
          </w:ins>
          <w:customXmlInsRangeStart w:id="10780" w:author="冷雪凝" w:date="2019-05-14T12:04:54Z"/>
          <w:customXmlDelRangeStart w:id="1078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fd684665-12d2-4514-8e68-a3db30402610}"/>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781"/>
              <w:customXmlInsRangeEnd w:id="10780"/>
              <w:ins w:id="10784" w:author="冷雪凝" w:date="2019-05-14T12:04:54Z">
                <w:del w:id="10785"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10786" w:author="冷雪凝" w:date="2019-05-14T12:04:54Z">
                <w:del w:id="10787"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10790" w:author="冷雪凝" w:date="2019-05-14T12:04:54Z"/>
              <w:customXmlDelRangeStart w:id="10791" w:author="梁元" w:date="2019-05-14T19:56:45Z"/>
            </w:sdtContent>
          </w:sdt>
          <w:customXmlDelRangeEnd w:id="10791"/>
          <w:customXmlInsRangeEnd w:id="10790"/>
          <w:ins w:id="10792" w:author="冷雪凝" w:date="2019-05-14T12:04:54Z">
            <w:del w:id="10793" w:author="梁元" w:date="2019-05-14T19:56:45Z">
              <w:r>
                <w:rPr>
                  <w:b w:val="0"/>
                  <w:bCs w:val="0"/>
                  <w:color w:val="000000" w:themeColor="text1"/>
                  <w14:textFill>
                    <w14:solidFill>
                      <w14:schemeClr w14:val="tx1"/>
                    </w14:solidFill>
                  </w14:textFill>
                </w:rPr>
                <w:tab/>
              </w:r>
            </w:del>
          </w:ins>
          <w:ins w:id="10794" w:author="冷雪凝" w:date="2019-05-14T12:04:56Z">
            <w:del w:id="10795" w:author="梁元" w:date="2019-05-14T19:56:45Z">
              <w:r>
                <w:rPr>
                  <w:b w:val="0"/>
                  <w:bCs w:val="0"/>
                  <w:color w:val="000000" w:themeColor="text1"/>
                  <w14:textFill>
                    <w14:solidFill>
                      <w14:schemeClr w14:val="tx1"/>
                    </w14:solidFill>
                  </w14:textFill>
                </w:rPr>
                <w:delText>2</w:delText>
              </w:r>
            </w:del>
          </w:ins>
          <w:ins w:id="10796" w:author="冷雪凝" w:date="2019-05-14T12:04:54Z">
            <w:del w:id="10797"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798" w:author="冷雪凝" w:date="2019-05-14T12:04:54Z"/>
              <w:del w:id="10799" w:author="梁元" w:date="2019-05-14T19:56:45Z"/>
              <w:b w:val="0"/>
              <w:bCs w:val="0"/>
              <w:color w:val="000000" w:themeColor="text1"/>
              <w14:textFill>
                <w14:solidFill>
                  <w14:schemeClr w14:val="tx1"/>
                </w14:solidFill>
              </w14:textFill>
            </w:rPr>
          </w:pPr>
          <w:ins w:id="10800" w:author="冷雪凝" w:date="2019-05-14T12:04:54Z">
            <w:del w:id="10801" w:author="梁元" w:date="2019-05-14T19:56:45Z">
              <w:r>
                <w:rPr>
                  <w:b w:val="0"/>
                  <w:bCs w:val="0"/>
                  <w:color w:val="000000" w:themeColor="text1"/>
                  <w14:textFill>
                    <w14:solidFill>
                      <w14:schemeClr w14:val="tx1"/>
                    </w14:solidFill>
                  </w14:textFill>
                </w:rPr>
                <w:fldChar w:fldCharType="begin"/>
              </w:r>
            </w:del>
          </w:ins>
          <w:ins w:id="10802" w:author="冷雪凝" w:date="2019-05-14T12:04:54Z">
            <w:del w:id="10803" w:author="梁元" w:date="2019-05-14T19:56:45Z">
              <w:r>
                <w:rPr>
                  <w:b w:val="0"/>
                  <w:bCs w:val="0"/>
                  <w:color w:val="000000" w:themeColor="text1"/>
                  <w14:textFill>
                    <w14:solidFill>
                      <w14:schemeClr w14:val="tx1"/>
                    </w14:solidFill>
                  </w14:textFill>
                </w:rPr>
                <w:delInstrText xml:space="preserve"> HYPERLINK \l _Toc23836_WPSOffice_Level2 </w:delInstrText>
              </w:r>
            </w:del>
          </w:ins>
          <w:ins w:id="10804" w:author="冷雪凝" w:date="2019-05-14T12:04:54Z">
            <w:del w:id="10805" w:author="梁元" w:date="2019-05-14T19:56:45Z">
              <w:r>
                <w:rPr>
                  <w:b w:val="0"/>
                  <w:bCs w:val="0"/>
                  <w:color w:val="000000" w:themeColor="text1"/>
                  <w14:textFill>
                    <w14:solidFill>
                      <w14:schemeClr w14:val="tx1"/>
                    </w14:solidFill>
                  </w14:textFill>
                </w:rPr>
                <w:fldChar w:fldCharType="separate"/>
              </w:r>
            </w:del>
          </w:ins>
          <w:customXmlInsRangeStart w:id="10808" w:author="冷雪凝" w:date="2019-05-14T12:04:54Z"/>
          <w:customXmlDelRangeStart w:id="10809"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6631107c-0e0e-46e7-a984-e8c9ebcbab8b}"/>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809"/>
              <w:customXmlInsRangeEnd w:id="10808"/>
              <w:ins w:id="10812" w:author="冷雪凝" w:date="2019-05-14T12:04:54Z">
                <w:del w:id="10813"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10814" w:author="冷雪凝" w:date="2019-05-14T12:04:54Z">
                <w:del w:id="10815"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10818" w:author="冷雪凝" w:date="2019-05-14T12:04:54Z"/>
              <w:customXmlDelRangeStart w:id="10819" w:author="梁元" w:date="2019-05-14T19:56:45Z"/>
            </w:sdtContent>
          </w:sdt>
          <w:customXmlDelRangeEnd w:id="10819"/>
          <w:customXmlInsRangeEnd w:id="10818"/>
          <w:ins w:id="10820" w:author="冷雪凝" w:date="2019-05-14T12:04:54Z">
            <w:del w:id="10821" w:author="梁元" w:date="2019-05-14T19:56:45Z">
              <w:r>
                <w:rPr>
                  <w:b w:val="0"/>
                  <w:bCs w:val="0"/>
                  <w:color w:val="000000" w:themeColor="text1"/>
                  <w14:textFill>
                    <w14:solidFill>
                      <w14:schemeClr w14:val="tx1"/>
                    </w14:solidFill>
                  </w14:textFill>
                </w:rPr>
                <w:tab/>
              </w:r>
            </w:del>
          </w:ins>
          <w:ins w:id="10822" w:author="冷雪凝" w:date="2019-05-14T12:04:56Z">
            <w:del w:id="10823" w:author="梁元" w:date="2019-05-14T19:56:45Z">
              <w:r>
                <w:rPr>
                  <w:b w:val="0"/>
                  <w:bCs w:val="0"/>
                  <w:color w:val="000000" w:themeColor="text1"/>
                  <w14:textFill>
                    <w14:solidFill>
                      <w14:schemeClr w14:val="tx1"/>
                    </w14:solidFill>
                  </w14:textFill>
                </w:rPr>
                <w:delText>4</w:delText>
              </w:r>
            </w:del>
          </w:ins>
          <w:ins w:id="10824" w:author="冷雪凝" w:date="2019-05-14T12:04:54Z">
            <w:del w:id="10825"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826" w:author="冷雪凝" w:date="2019-05-14T12:04:54Z"/>
              <w:del w:id="10827" w:author="梁元" w:date="2019-05-14T19:56:45Z"/>
              <w:b w:val="0"/>
              <w:bCs w:val="0"/>
              <w:color w:val="000000" w:themeColor="text1"/>
              <w14:textFill>
                <w14:solidFill>
                  <w14:schemeClr w14:val="tx1"/>
                </w14:solidFill>
              </w14:textFill>
            </w:rPr>
          </w:pPr>
          <w:ins w:id="10828" w:author="冷雪凝" w:date="2019-05-14T12:04:54Z">
            <w:del w:id="10829" w:author="梁元" w:date="2019-05-14T19:56:45Z">
              <w:r>
                <w:rPr>
                  <w:b w:val="0"/>
                  <w:bCs w:val="0"/>
                  <w:color w:val="000000" w:themeColor="text1"/>
                  <w14:textFill>
                    <w14:solidFill>
                      <w14:schemeClr w14:val="tx1"/>
                    </w14:solidFill>
                  </w14:textFill>
                </w:rPr>
                <w:fldChar w:fldCharType="begin"/>
              </w:r>
            </w:del>
          </w:ins>
          <w:ins w:id="10830" w:author="冷雪凝" w:date="2019-05-14T12:04:54Z">
            <w:del w:id="10831" w:author="梁元" w:date="2019-05-14T19:56:45Z">
              <w:r>
                <w:rPr>
                  <w:b w:val="0"/>
                  <w:bCs w:val="0"/>
                  <w:color w:val="000000" w:themeColor="text1"/>
                  <w14:textFill>
                    <w14:solidFill>
                      <w14:schemeClr w14:val="tx1"/>
                    </w14:solidFill>
                  </w14:textFill>
                </w:rPr>
                <w:delInstrText xml:space="preserve"> HYPERLINK \l _Toc19893_WPSOffice_Level2 </w:delInstrText>
              </w:r>
            </w:del>
          </w:ins>
          <w:ins w:id="10832" w:author="冷雪凝" w:date="2019-05-14T12:04:54Z">
            <w:del w:id="10833" w:author="梁元" w:date="2019-05-14T19:56:45Z">
              <w:r>
                <w:rPr>
                  <w:b w:val="0"/>
                  <w:bCs w:val="0"/>
                  <w:color w:val="000000" w:themeColor="text1"/>
                  <w14:textFill>
                    <w14:solidFill>
                      <w14:schemeClr w14:val="tx1"/>
                    </w14:solidFill>
                  </w14:textFill>
                </w:rPr>
                <w:fldChar w:fldCharType="separate"/>
              </w:r>
            </w:del>
          </w:ins>
          <w:customXmlInsRangeStart w:id="10836" w:author="冷雪凝" w:date="2019-05-14T12:04:54Z"/>
          <w:customXmlDelRangeStart w:id="10837"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a3e973ce-3fc8-4fb8-b799-a190ff03e57b}"/>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837"/>
              <w:customXmlInsRangeEnd w:id="10836"/>
              <w:ins w:id="10840" w:author="冷雪凝" w:date="2019-05-14T12:04:54Z">
                <w:del w:id="10841" w:author="梁元" w:date="2019-05-14T19:56:45Z">
                  <w:r>
                    <w:rPr>
                      <w:rFonts w:asciiTheme="majorHAnsi" w:hAnsiTheme="majorHAnsi" w:eastAsiaTheme="majorEastAsia" w:cstheme="majorBidi"/>
                      <w:b w:val="0"/>
                      <w:bCs w:val="0"/>
                      <w:color w:val="000000" w:themeColor="text1"/>
                      <w14:textFill>
                        <w14:solidFill>
                          <w14:schemeClr w14:val="tx1"/>
                        </w14:solidFill>
                      </w14:textFill>
                    </w:rPr>
                    <w:delText xml:space="preserve">6. </w:delText>
                  </w:r>
                </w:del>
              </w:ins>
              <w:ins w:id="10842" w:author="冷雪凝" w:date="2019-05-14T12:04:54Z">
                <w:del w:id="10843"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10846" w:author="冷雪凝" w:date="2019-05-14T12:04:54Z"/>
              <w:customXmlDelRangeStart w:id="10847" w:author="梁元" w:date="2019-05-14T19:56:45Z"/>
            </w:sdtContent>
          </w:sdt>
          <w:customXmlDelRangeEnd w:id="10847"/>
          <w:customXmlInsRangeEnd w:id="10846"/>
          <w:ins w:id="10848" w:author="冷雪凝" w:date="2019-05-14T12:04:54Z">
            <w:del w:id="10849" w:author="梁元" w:date="2019-05-14T19:56:45Z">
              <w:r>
                <w:rPr>
                  <w:b w:val="0"/>
                  <w:bCs w:val="0"/>
                  <w:color w:val="000000" w:themeColor="text1"/>
                  <w14:textFill>
                    <w14:solidFill>
                      <w14:schemeClr w14:val="tx1"/>
                    </w14:solidFill>
                  </w14:textFill>
                </w:rPr>
                <w:tab/>
              </w:r>
            </w:del>
          </w:ins>
          <w:ins w:id="10850" w:author="冷雪凝" w:date="2019-05-14T12:04:56Z">
            <w:del w:id="10851" w:author="梁元" w:date="2019-05-14T19:56:45Z">
              <w:r>
                <w:rPr>
                  <w:b w:val="0"/>
                  <w:bCs w:val="0"/>
                  <w:color w:val="000000" w:themeColor="text1"/>
                  <w14:textFill>
                    <w14:solidFill>
                      <w14:schemeClr w14:val="tx1"/>
                    </w14:solidFill>
                  </w14:textFill>
                </w:rPr>
                <w:delText>4</w:delText>
              </w:r>
            </w:del>
          </w:ins>
          <w:ins w:id="10852" w:author="冷雪凝" w:date="2019-05-14T12:04:54Z">
            <w:del w:id="10853"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10854" w:author="冷雪凝" w:date="2019-05-14T12:04:54Z"/>
              <w:del w:id="10855" w:author="梁元" w:date="2019-05-14T19:56:45Z"/>
              <w:b/>
              <w:bCs/>
              <w:color w:val="000000" w:themeColor="text1"/>
              <w:sz w:val="21"/>
              <w:szCs w:val="21"/>
              <w:rPrChange w:id="10856" w:author="冷雪凝" w:date="2019-05-14T12:31:39Z">
                <w:rPr>
                  <w:ins w:id="10857" w:author="冷雪凝" w:date="2019-05-14T12:04:54Z"/>
                  <w:del w:id="10858" w:author="梁元" w:date="2019-05-14T19:56:45Z"/>
                  <w:b w:val="0"/>
                  <w:bCs w:val="0"/>
                  <w:color w:val="000000" w:themeColor="text1"/>
                  <w14:textFill>
                    <w14:solidFill>
                      <w14:schemeClr w14:val="tx1"/>
                    </w14:solidFill>
                  </w14:textFill>
                </w:rPr>
              </w:rPrChange>
              <w14:textFill>
                <w14:solidFill>
                  <w14:schemeClr w14:val="tx1"/>
                </w14:solidFill>
              </w14:textFill>
            </w:rPr>
          </w:pPr>
          <w:ins w:id="10859" w:author="冷雪凝" w:date="2019-05-14T12:04:54Z">
            <w:del w:id="10860" w:author="梁元" w:date="2019-05-14T19:56:45Z">
              <w:r>
                <w:rPr>
                  <w:b/>
                  <w:bCs/>
                  <w:color w:val="000000" w:themeColor="text1"/>
                  <w:sz w:val="21"/>
                  <w:szCs w:val="21"/>
                  <w:rPrChange w:id="10861" w:author="冷雪凝" w:date="2019-05-14T12:31:39Z">
                    <w:rPr>
                      <w:b w:val="0"/>
                      <w:bCs w:val="0"/>
                      <w:color w:val="000000" w:themeColor="text1"/>
                      <w14:textFill>
                        <w14:solidFill>
                          <w14:schemeClr w14:val="tx1"/>
                        </w14:solidFill>
                      </w14:textFill>
                    </w:rPr>
                  </w:rPrChange>
                  <w14:textFill>
                    <w14:solidFill>
                      <w14:schemeClr w14:val="tx1"/>
                    </w14:solidFill>
                  </w14:textFill>
                </w:rPr>
                <w:fldChar w:fldCharType="begin"/>
              </w:r>
            </w:del>
          </w:ins>
          <w:ins w:id="10864" w:author="冷雪凝" w:date="2019-05-14T12:04:54Z">
            <w:del w:id="10865" w:author="梁元" w:date="2019-05-14T19:56:45Z">
              <w:r>
                <w:rPr>
                  <w:b/>
                  <w:bCs/>
                  <w:color w:val="000000" w:themeColor="text1"/>
                  <w:sz w:val="21"/>
                  <w:szCs w:val="21"/>
                  <w:rPrChange w:id="10866" w:author="冷雪凝" w:date="2019-05-14T12:31:39Z">
                    <w:rPr>
                      <w:b w:val="0"/>
                      <w:bCs w:val="0"/>
                      <w:color w:val="000000" w:themeColor="text1"/>
                      <w14:textFill>
                        <w14:solidFill>
                          <w14:schemeClr w14:val="tx1"/>
                        </w14:solidFill>
                      </w14:textFill>
                    </w:rPr>
                  </w:rPrChange>
                  <w14:textFill>
                    <w14:solidFill>
                      <w14:schemeClr w14:val="tx1"/>
                    </w14:solidFill>
                  </w14:textFill>
                </w:rPr>
                <w:delInstrText xml:space="preserve"> HYPERLINK \l _Toc13492_WPSOffice_Level1 </w:delInstrText>
              </w:r>
            </w:del>
          </w:ins>
          <w:ins w:id="10869" w:author="冷雪凝" w:date="2019-05-14T12:04:54Z">
            <w:del w:id="10870" w:author="梁元" w:date="2019-05-14T19:56:45Z">
              <w:r>
                <w:rPr>
                  <w:b/>
                  <w:bCs/>
                  <w:color w:val="000000" w:themeColor="text1"/>
                  <w:sz w:val="21"/>
                  <w:szCs w:val="21"/>
                  <w:rPrChange w:id="10871" w:author="冷雪凝" w:date="2019-05-14T12:31:39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10876" w:author="冷雪凝" w:date="2019-05-14T12:04:54Z"/>
          <w:customXmlDelRangeStart w:id="10877"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e3e84d9d-5b85-4cff-b2c3-91aa8b322359}"/>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10877"/>
              <w:customXmlInsRangeEnd w:id="10876"/>
              <w:ins w:id="10880" w:author="冷雪凝" w:date="2019-05-14T12:04:54Z">
                <w:del w:id="10881" w:author="梁元" w:date="2019-05-14T19:56:45Z">
                  <w:r>
                    <w:rPr>
                      <w:rFonts w:asciiTheme="minorHAnsi" w:hAnsiTheme="minorHAnsi" w:eastAsiaTheme="minorEastAsia" w:cstheme="minorBidi"/>
                      <w:b/>
                      <w:bCs/>
                      <w:color w:val="000000" w:themeColor="text1"/>
                      <w:sz w:val="21"/>
                      <w:szCs w:val="21"/>
                      <w:rPrChange w:id="10882" w:author="冷雪凝" w:date="2019-05-14T12:31:39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二十五、 </w:delText>
                  </w:r>
                </w:del>
              </w:ins>
              <w:ins w:id="10885" w:author="冷雪凝" w:date="2019-05-14T12:04:54Z">
                <w:del w:id="10886" w:author="梁元" w:date="2019-05-14T19:56:45Z">
                  <w:r>
                    <w:rPr>
                      <w:rFonts w:hint="default" w:asciiTheme="minorHAnsi" w:hAnsiTheme="minorHAnsi" w:eastAsiaTheme="minorEastAsia" w:cstheme="minorBidi"/>
                      <w:b/>
                      <w:bCs/>
                      <w:color w:val="000000" w:themeColor="text1"/>
                      <w:sz w:val="21"/>
                      <w:szCs w:val="21"/>
                      <w:rPrChange w:id="10887" w:author="冷雪凝" w:date="2019-05-14T12:31:39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解释一下经常使用的vue数据管理方案？</w:delText>
                  </w:r>
                </w:del>
              </w:ins>
              <w:customXmlInsRangeStart w:id="10892" w:author="冷雪凝" w:date="2019-05-14T12:04:54Z"/>
              <w:customXmlDelRangeStart w:id="10893" w:author="梁元" w:date="2019-05-14T19:56:45Z"/>
            </w:sdtContent>
          </w:sdt>
          <w:customXmlDelRangeEnd w:id="10893"/>
          <w:customXmlInsRangeEnd w:id="10892"/>
          <w:ins w:id="10894" w:author="冷雪凝" w:date="2019-05-14T12:04:54Z">
            <w:del w:id="10895" w:author="梁元" w:date="2019-05-14T19:56:45Z">
              <w:r>
                <w:rPr>
                  <w:b/>
                  <w:bCs/>
                  <w:color w:val="000000" w:themeColor="text1"/>
                  <w:sz w:val="21"/>
                  <w:szCs w:val="21"/>
                  <w:rPrChange w:id="10896" w:author="冷雪凝" w:date="2019-05-14T12:31:39Z">
                    <w:rPr>
                      <w:b w:val="0"/>
                      <w:bCs w:val="0"/>
                      <w:color w:val="000000" w:themeColor="text1"/>
                      <w14:textFill>
                        <w14:solidFill>
                          <w14:schemeClr w14:val="tx1"/>
                        </w14:solidFill>
                      </w14:textFill>
                    </w:rPr>
                  </w:rPrChange>
                  <w14:textFill>
                    <w14:solidFill>
                      <w14:schemeClr w14:val="tx1"/>
                    </w14:solidFill>
                  </w14:textFill>
                </w:rPr>
                <w:tab/>
              </w:r>
            </w:del>
          </w:ins>
          <w:ins w:id="10899" w:author="冷雪凝" w:date="2019-05-14T12:04:56Z">
            <w:del w:id="10900" w:author="梁元" w:date="2019-05-14T19:56:45Z">
              <w:r>
                <w:rPr>
                  <w:b/>
                  <w:bCs/>
                  <w:color w:val="000000" w:themeColor="text1"/>
                  <w:sz w:val="21"/>
                  <w:szCs w:val="21"/>
                  <w:rPrChange w:id="10901" w:author="冷雪凝" w:date="2019-05-14T12:31:39Z">
                    <w:rPr>
                      <w:b w:val="0"/>
                      <w:bCs w:val="0"/>
                      <w:color w:val="000000" w:themeColor="text1"/>
                      <w14:textFill>
                        <w14:solidFill>
                          <w14:schemeClr w14:val="tx1"/>
                        </w14:solidFill>
                      </w14:textFill>
                    </w:rPr>
                  </w:rPrChange>
                  <w14:textFill>
                    <w14:solidFill>
                      <w14:schemeClr w14:val="tx1"/>
                    </w14:solidFill>
                  </w14:textFill>
                </w:rPr>
                <w:delText>0</w:delText>
              </w:r>
            </w:del>
          </w:ins>
          <w:ins w:id="10904" w:author="冷雪凝" w:date="2019-05-14T12:04:54Z">
            <w:del w:id="10905" w:author="梁元" w:date="2019-05-14T19:56:45Z">
              <w:r>
                <w:rPr>
                  <w:b/>
                  <w:bCs/>
                  <w:color w:val="000000" w:themeColor="text1"/>
                  <w:sz w:val="21"/>
                  <w:szCs w:val="21"/>
                  <w:rPrChange w:id="10906" w:author="冷雪凝" w:date="2019-05-14T12:31:39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10909" w:author="冷雪凝" w:date="2019-05-14T12:04:54Z"/>
              <w:del w:id="10910" w:author="梁元" w:date="2019-05-14T19:56:45Z"/>
              <w:b w:val="0"/>
              <w:bCs w:val="0"/>
              <w:color w:val="000000" w:themeColor="text1"/>
              <w14:textFill>
                <w14:solidFill>
                  <w14:schemeClr w14:val="tx1"/>
                </w14:solidFill>
              </w14:textFill>
            </w:rPr>
          </w:pPr>
          <w:ins w:id="10911" w:author="冷雪凝" w:date="2019-05-14T12:04:54Z">
            <w:del w:id="10912" w:author="梁元" w:date="2019-05-14T19:56:45Z">
              <w:r>
                <w:rPr>
                  <w:b w:val="0"/>
                  <w:bCs w:val="0"/>
                  <w:color w:val="000000" w:themeColor="text1"/>
                  <w14:textFill>
                    <w14:solidFill>
                      <w14:schemeClr w14:val="tx1"/>
                    </w14:solidFill>
                  </w14:textFill>
                </w:rPr>
                <w:fldChar w:fldCharType="begin"/>
              </w:r>
            </w:del>
          </w:ins>
          <w:ins w:id="10913" w:author="冷雪凝" w:date="2019-05-14T12:04:54Z">
            <w:del w:id="10914" w:author="梁元" w:date="2019-05-14T19:56:45Z">
              <w:r>
                <w:rPr>
                  <w:b w:val="0"/>
                  <w:bCs w:val="0"/>
                  <w:color w:val="000000" w:themeColor="text1"/>
                  <w14:textFill>
                    <w14:solidFill>
                      <w14:schemeClr w14:val="tx1"/>
                    </w14:solidFill>
                  </w14:textFill>
                </w:rPr>
                <w:delInstrText xml:space="preserve"> HYPERLINK \l _Toc4483_WPSOffice_Level2 </w:delInstrText>
              </w:r>
            </w:del>
          </w:ins>
          <w:ins w:id="10915" w:author="冷雪凝" w:date="2019-05-14T12:04:54Z">
            <w:del w:id="10916" w:author="梁元" w:date="2019-05-14T19:56:45Z">
              <w:r>
                <w:rPr>
                  <w:b w:val="0"/>
                  <w:bCs w:val="0"/>
                  <w:color w:val="000000" w:themeColor="text1"/>
                  <w14:textFill>
                    <w14:solidFill>
                      <w14:schemeClr w14:val="tx1"/>
                    </w14:solidFill>
                  </w14:textFill>
                </w:rPr>
                <w:fldChar w:fldCharType="separate"/>
              </w:r>
            </w:del>
          </w:ins>
          <w:customXmlInsRangeStart w:id="10919" w:author="冷雪凝" w:date="2019-05-14T12:04:54Z"/>
          <w:customXmlDelRangeStart w:id="1092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ce19614f-fd00-40b5-bcc2-46420b8a1b20}"/>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920"/>
              <w:customXmlInsRangeEnd w:id="10919"/>
              <w:ins w:id="10923" w:author="冷雪凝" w:date="2019-05-14T12:04:54Z">
                <w:del w:id="10924"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10925" w:author="冷雪凝" w:date="2019-05-14T12:04:54Z">
                <w:del w:id="10926"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10929" w:author="冷雪凝" w:date="2019-05-14T12:04:54Z"/>
              <w:customXmlDelRangeStart w:id="10930" w:author="梁元" w:date="2019-05-14T19:56:45Z"/>
            </w:sdtContent>
          </w:sdt>
          <w:customXmlDelRangeEnd w:id="10930"/>
          <w:customXmlInsRangeEnd w:id="10929"/>
          <w:ins w:id="10931" w:author="冷雪凝" w:date="2019-05-14T12:04:54Z">
            <w:del w:id="10932" w:author="梁元" w:date="2019-05-14T19:56:45Z">
              <w:r>
                <w:rPr>
                  <w:b w:val="0"/>
                  <w:bCs w:val="0"/>
                  <w:color w:val="000000" w:themeColor="text1"/>
                  <w14:textFill>
                    <w14:solidFill>
                      <w14:schemeClr w14:val="tx1"/>
                    </w14:solidFill>
                  </w14:textFill>
                </w:rPr>
                <w:tab/>
              </w:r>
            </w:del>
          </w:ins>
          <w:ins w:id="10933" w:author="冷雪凝" w:date="2019-05-14T12:04:56Z">
            <w:del w:id="10934" w:author="梁元" w:date="2019-05-14T19:56:45Z">
              <w:r>
                <w:rPr>
                  <w:b w:val="0"/>
                  <w:bCs w:val="0"/>
                  <w:color w:val="000000" w:themeColor="text1"/>
                  <w14:textFill>
                    <w14:solidFill>
                      <w14:schemeClr w14:val="tx1"/>
                    </w14:solidFill>
                  </w14:textFill>
                </w:rPr>
                <w:delText>0</w:delText>
              </w:r>
            </w:del>
          </w:ins>
          <w:ins w:id="10935" w:author="冷雪凝" w:date="2019-05-14T12:04:54Z">
            <w:del w:id="1093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937" w:author="冷雪凝" w:date="2019-05-14T12:04:54Z"/>
              <w:del w:id="10938" w:author="梁元" w:date="2019-05-14T19:56:45Z"/>
              <w:b w:val="0"/>
              <w:bCs w:val="0"/>
              <w:color w:val="000000" w:themeColor="text1"/>
              <w14:textFill>
                <w14:solidFill>
                  <w14:schemeClr w14:val="tx1"/>
                </w14:solidFill>
              </w14:textFill>
            </w:rPr>
          </w:pPr>
          <w:ins w:id="10939" w:author="冷雪凝" w:date="2019-05-14T12:04:54Z">
            <w:del w:id="10940" w:author="梁元" w:date="2019-05-14T19:56:45Z">
              <w:r>
                <w:rPr>
                  <w:b w:val="0"/>
                  <w:bCs w:val="0"/>
                  <w:color w:val="000000" w:themeColor="text1"/>
                  <w14:textFill>
                    <w14:solidFill>
                      <w14:schemeClr w14:val="tx1"/>
                    </w14:solidFill>
                  </w14:textFill>
                </w:rPr>
                <w:fldChar w:fldCharType="begin"/>
              </w:r>
            </w:del>
          </w:ins>
          <w:ins w:id="10941" w:author="冷雪凝" w:date="2019-05-14T12:04:54Z">
            <w:del w:id="10942" w:author="梁元" w:date="2019-05-14T19:56:45Z">
              <w:r>
                <w:rPr>
                  <w:b w:val="0"/>
                  <w:bCs w:val="0"/>
                  <w:color w:val="000000" w:themeColor="text1"/>
                  <w14:textFill>
                    <w14:solidFill>
                      <w14:schemeClr w14:val="tx1"/>
                    </w14:solidFill>
                  </w14:textFill>
                </w:rPr>
                <w:delInstrText xml:space="preserve"> HYPERLINK \l _Toc1213_WPSOffice_Level2 </w:delInstrText>
              </w:r>
            </w:del>
          </w:ins>
          <w:ins w:id="10943" w:author="冷雪凝" w:date="2019-05-14T12:04:54Z">
            <w:del w:id="10944" w:author="梁元" w:date="2019-05-14T19:56:45Z">
              <w:r>
                <w:rPr>
                  <w:b w:val="0"/>
                  <w:bCs w:val="0"/>
                  <w:color w:val="000000" w:themeColor="text1"/>
                  <w14:textFill>
                    <w14:solidFill>
                      <w14:schemeClr w14:val="tx1"/>
                    </w14:solidFill>
                  </w14:textFill>
                </w:rPr>
                <w:fldChar w:fldCharType="separate"/>
              </w:r>
            </w:del>
          </w:ins>
          <w:customXmlInsRangeStart w:id="10947" w:author="冷雪凝" w:date="2019-05-14T12:04:54Z"/>
          <w:customXmlDelRangeStart w:id="1094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05457a4e-43b7-4e7b-b2e8-9155306604de}"/>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948"/>
              <w:customXmlInsRangeEnd w:id="10947"/>
              <w:ins w:id="10951" w:author="冷雪凝" w:date="2019-05-14T12:04:54Z">
                <w:del w:id="10952"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10953" w:author="冷雪凝" w:date="2019-05-14T12:04:54Z">
                <w:del w:id="10954"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10957" w:author="冷雪凝" w:date="2019-05-14T12:04:54Z"/>
              <w:customXmlDelRangeStart w:id="10958" w:author="梁元" w:date="2019-05-14T19:56:45Z"/>
            </w:sdtContent>
          </w:sdt>
          <w:customXmlDelRangeEnd w:id="10958"/>
          <w:customXmlInsRangeEnd w:id="10957"/>
          <w:ins w:id="10959" w:author="冷雪凝" w:date="2019-05-14T12:04:54Z">
            <w:del w:id="10960" w:author="梁元" w:date="2019-05-14T19:56:45Z">
              <w:r>
                <w:rPr>
                  <w:b w:val="0"/>
                  <w:bCs w:val="0"/>
                  <w:color w:val="000000" w:themeColor="text1"/>
                  <w14:textFill>
                    <w14:solidFill>
                      <w14:schemeClr w14:val="tx1"/>
                    </w14:solidFill>
                  </w14:textFill>
                </w:rPr>
                <w:tab/>
              </w:r>
            </w:del>
          </w:ins>
          <w:ins w:id="10961" w:author="冷雪凝" w:date="2019-05-14T12:04:56Z">
            <w:del w:id="10962" w:author="梁元" w:date="2019-05-14T19:56:45Z">
              <w:r>
                <w:rPr>
                  <w:b w:val="0"/>
                  <w:bCs w:val="0"/>
                  <w:color w:val="000000" w:themeColor="text1"/>
                  <w14:textFill>
                    <w14:solidFill>
                      <w14:schemeClr w14:val="tx1"/>
                    </w14:solidFill>
                  </w14:textFill>
                </w:rPr>
                <w:delText>0</w:delText>
              </w:r>
            </w:del>
          </w:ins>
          <w:ins w:id="10963" w:author="冷雪凝" w:date="2019-05-14T12:04:54Z">
            <w:del w:id="1096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965" w:author="冷雪凝" w:date="2019-05-14T12:04:54Z"/>
              <w:del w:id="10966" w:author="梁元" w:date="2019-05-14T19:56:45Z"/>
              <w:b w:val="0"/>
              <w:bCs w:val="0"/>
              <w:color w:val="000000" w:themeColor="text1"/>
              <w14:textFill>
                <w14:solidFill>
                  <w14:schemeClr w14:val="tx1"/>
                </w14:solidFill>
              </w14:textFill>
            </w:rPr>
          </w:pPr>
          <w:ins w:id="10967" w:author="冷雪凝" w:date="2019-05-14T12:04:54Z">
            <w:del w:id="10968" w:author="梁元" w:date="2019-05-14T19:56:45Z">
              <w:r>
                <w:rPr>
                  <w:b w:val="0"/>
                  <w:bCs w:val="0"/>
                  <w:color w:val="000000" w:themeColor="text1"/>
                  <w14:textFill>
                    <w14:solidFill>
                      <w14:schemeClr w14:val="tx1"/>
                    </w14:solidFill>
                  </w14:textFill>
                </w:rPr>
                <w:fldChar w:fldCharType="begin"/>
              </w:r>
            </w:del>
          </w:ins>
          <w:ins w:id="10969" w:author="冷雪凝" w:date="2019-05-14T12:04:54Z">
            <w:del w:id="10970" w:author="梁元" w:date="2019-05-14T19:56:45Z">
              <w:r>
                <w:rPr>
                  <w:b w:val="0"/>
                  <w:bCs w:val="0"/>
                  <w:color w:val="000000" w:themeColor="text1"/>
                  <w14:textFill>
                    <w14:solidFill>
                      <w14:schemeClr w14:val="tx1"/>
                    </w14:solidFill>
                  </w14:textFill>
                </w:rPr>
                <w:delInstrText xml:space="preserve"> HYPERLINK \l _Toc12496_WPSOffice_Level2 </w:delInstrText>
              </w:r>
            </w:del>
          </w:ins>
          <w:ins w:id="10971" w:author="冷雪凝" w:date="2019-05-14T12:04:54Z">
            <w:del w:id="10972" w:author="梁元" w:date="2019-05-14T19:56:45Z">
              <w:r>
                <w:rPr>
                  <w:b w:val="0"/>
                  <w:bCs w:val="0"/>
                  <w:color w:val="000000" w:themeColor="text1"/>
                  <w14:textFill>
                    <w14:solidFill>
                      <w14:schemeClr w14:val="tx1"/>
                    </w14:solidFill>
                  </w14:textFill>
                </w:rPr>
                <w:fldChar w:fldCharType="separate"/>
              </w:r>
            </w:del>
          </w:ins>
          <w:customXmlInsRangeStart w:id="10975" w:author="冷雪凝" w:date="2019-05-14T12:04:54Z"/>
          <w:customXmlDelRangeStart w:id="1097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6992c3d4-3dc9-4656-bc4f-f40600f28df1}"/>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0976"/>
              <w:customXmlInsRangeEnd w:id="10975"/>
              <w:ins w:id="10979" w:author="冷雪凝" w:date="2019-05-14T12:04:54Z">
                <w:del w:id="10980"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10981" w:author="冷雪凝" w:date="2019-05-14T12:04:54Z">
                <w:del w:id="10982"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10985" w:author="冷雪凝" w:date="2019-05-14T12:04:54Z"/>
              <w:customXmlDelRangeStart w:id="10986" w:author="梁元" w:date="2019-05-14T19:56:45Z"/>
            </w:sdtContent>
          </w:sdt>
          <w:customXmlDelRangeEnd w:id="10986"/>
          <w:customXmlInsRangeEnd w:id="10985"/>
          <w:ins w:id="10987" w:author="冷雪凝" w:date="2019-05-14T12:04:54Z">
            <w:del w:id="10988" w:author="梁元" w:date="2019-05-14T19:56:45Z">
              <w:r>
                <w:rPr>
                  <w:b w:val="0"/>
                  <w:bCs w:val="0"/>
                  <w:color w:val="000000" w:themeColor="text1"/>
                  <w14:textFill>
                    <w14:solidFill>
                      <w14:schemeClr w14:val="tx1"/>
                    </w14:solidFill>
                  </w14:textFill>
                </w:rPr>
                <w:tab/>
              </w:r>
            </w:del>
          </w:ins>
          <w:ins w:id="10989" w:author="冷雪凝" w:date="2019-05-14T12:04:56Z">
            <w:del w:id="10990" w:author="梁元" w:date="2019-05-14T19:56:45Z">
              <w:r>
                <w:rPr>
                  <w:b w:val="0"/>
                  <w:bCs w:val="0"/>
                  <w:color w:val="000000" w:themeColor="text1"/>
                  <w14:textFill>
                    <w14:solidFill>
                      <w14:schemeClr w14:val="tx1"/>
                    </w14:solidFill>
                  </w14:textFill>
                </w:rPr>
                <w:delText>1</w:delText>
              </w:r>
            </w:del>
          </w:ins>
          <w:ins w:id="10991" w:author="冷雪凝" w:date="2019-05-14T12:04:54Z">
            <w:del w:id="1099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0993" w:author="冷雪凝" w:date="2019-05-14T12:04:54Z"/>
              <w:del w:id="10994" w:author="梁元" w:date="2019-05-14T19:56:45Z"/>
              <w:b w:val="0"/>
              <w:bCs w:val="0"/>
              <w:color w:val="000000" w:themeColor="text1"/>
              <w14:textFill>
                <w14:solidFill>
                  <w14:schemeClr w14:val="tx1"/>
                </w14:solidFill>
              </w14:textFill>
            </w:rPr>
          </w:pPr>
          <w:ins w:id="10995" w:author="冷雪凝" w:date="2019-05-14T12:04:54Z">
            <w:del w:id="10996" w:author="梁元" w:date="2019-05-14T19:56:45Z">
              <w:r>
                <w:rPr>
                  <w:b w:val="0"/>
                  <w:bCs w:val="0"/>
                  <w:color w:val="000000" w:themeColor="text1"/>
                  <w14:textFill>
                    <w14:solidFill>
                      <w14:schemeClr w14:val="tx1"/>
                    </w14:solidFill>
                  </w14:textFill>
                </w:rPr>
                <w:fldChar w:fldCharType="begin"/>
              </w:r>
            </w:del>
          </w:ins>
          <w:ins w:id="10997" w:author="冷雪凝" w:date="2019-05-14T12:04:54Z">
            <w:del w:id="10998" w:author="梁元" w:date="2019-05-14T19:56:45Z">
              <w:r>
                <w:rPr>
                  <w:b w:val="0"/>
                  <w:bCs w:val="0"/>
                  <w:color w:val="000000" w:themeColor="text1"/>
                  <w14:textFill>
                    <w14:solidFill>
                      <w14:schemeClr w14:val="tx1"/>
                    </w14:solidFill>
                  </w14:textFill>
                </w:rPr>
                <w:delInstrText xml:space="preserve"> HYPERLINK \l _Toc5696_WPSOffice_Level2 </w:delInstrText>
              </w:r>
            </w:del>
          </w:ins>
          <w:ins w:id="10999" w:author="冷雪凝" w:date="2019-05-14T12:04:54Z">
            <w:del w:id="11000" w:author="梁元" w:date="2019-05-14T19:56:45Z">
              <w:r>
                <w:rPr>
                  <w:b w:val="0"/>
                  <w:bCs w:val="0"/>
                  <w:color w:val="000000" w:themeColor="text1"/>
                  <w14:textFill>
                    <w14:solidFill>
                      <w14:schemeClr w14:val="tx1"/>
                    </w14:solidFill>
                  </w14:textFill>
                </w:rPr>
                <w:fldChar w:fldCharType="separate"/>
              </w:r>
            </w:del>
          </w:ins>
          <w:customXmlInsRangeStart w:id="11003" w:author="冷雪凝" w:date="2019-05-14T12:04:54Z"/>
          <w:customXmlDelRangeStart w:id="1100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c2a12c7b-dc72-416b-8d81-4e907005c417}"/>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004"/>
              <w:customXmlInsRangeEnd w:id="11003"/>
              <w:ins w:id="11007" w:author="冷雪凝" w:date="2019-05-14T12:04:54Z">
                <w:del w:id="11008" w:author="梁元" w:date="2019-05-14T19:56:45Z">
                  <w:r>
                    <w:rPr>
                      <w:rFonts w:hint="eastAsia" w:asciiTheme="majorHAnsi" w:hAnsiTheme="majorHAnsi" w:eastAsiaTheme="majorEastAsia" w:cstheme="majorBidi"/>
                      <w:b w:val="0"/>
                      <w:bCs w:val="0"/>
                      <w:color w:val="000000" w:themeColor="text1"/>
                      <w14:textFill>
                        <w14:solidFill>
                          <w14:schemeClr w14:val="tx1"/>
                        </w14:solidFill>
                      </w14:textFill>
                    </w:rPr>
                    <w:delText xml:space="preserve">4. </w:delText>
                  </w:r>
                </w:del>
              </w:ins>
              <w:ins w:id="11009" w:author="冷雪凝" w:date="2019-05-14T12:04:54Z">
                <w:del w:id="11010"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11013" w:author="冷雪凝" w:date="2019-05-14T12:04:54Z"/>
              <w:customXmlDelRangeStart w:id="11014" w:author="梁元" w:date="2019-05-14T19:56:45Z"/>
            </w:sdtContent>
          </w:sdt>
          <w:customXmlDelRangeEnd w:id="11014"/>
          <w:customXmlInsRangeEnd w:id="11013"/>
          <w:ins w:id="11015" w:author="冷雪凝" w:date="2019-05-14T12:04:54Z">
            <w:del w:id="11016" w:author="梁元" w:date="2019-05-14T19:56:45Z">
              <w:r>
                <w:rPr>
                  <w:b w:val="0"/>
                  <w:bCs w:val="0"/>
                  <w:color w:val="000000" w:themeColor="text1"/>
                  <w14:textFill>
                    <w14:solidFill>
                      <w14:schemeClr w14:val="tx1"/>
                    </w14:solidFill>
                  </w14:textFill>
                </w:rPr>
                <w:tab/>
              </w:r>
            </w:del>
          </w:ins>
          <w:ins w:id="11017" w:author="冷雪凝" w:date="2019-05-14T12:04:56Z">
            <w:del w:id="11018" w:author="梁元" w:date="2019-05-14T19:56:45Z">
              <w:r>
                <w:rPr>
                  <w:b w:val="0"/>
                  <w:bCs w:val="0"/>
                  <w:color w:val="000000" w:themeColor="text1"/>
                  <w14:textFill>
                    <w14:solidFill>
                      <w14:schemeClr w14:val="tx1"/>
                    </w14:solidFill>
                  </w14:textFill>
                </w:rPr>
                <w:delText>2</w:delText>
              </w:r>
            </w:del>
          </w:ins>
          <w:ins w:id="11019" w:author="冷雪凝" w:date="2019-05-14T12:04:54Z">
            <w:del w:id="11020"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021" w:author="冷雪凝" w:date="2019-05-14T12:04:54Z"/>
              <w:del w:id="11022" w:author="梁元" w:date="2019-05-14T19:56:45Z"/>
              <w:b w:val="0"/>
              <w:bCs w:val="0"/>
              <w:color w:val="000000" w:themeColor="text1"/>
              <w14:textFill>
                <w14:solidFill>
                  <w14:schemeClr w14:val="tx1"/>
                </w14:solidFill>
              </w14:textFill>
            </w:rPr>
          </w:pPr>
          <w:ins w:id="11023" w:author="冷雪凝" w:date="2019-05-14T12:04:54Z">
            <w:del w:id="11024" w:author="梁元" w:date="2019-05-14T19:56:45Z">
              <w:r>
                <w:rPr>
                  <w:b w:val="0"/>
                  <w:bCs w:val="0"/>
                  <w:color w:val="000000" w:themeColor="text1"/>
                  <w14:textFill>
                    <w14:solidFill>
                      <w14:schemeClr w14:val="tx1"/>
                    </w14:solidFill>
                  </w14:textFill>
                </w:rPr>
                <w:fldChar w:fldCharType="begin"/>
              </w:r>
            </w:del>
          </w:ins>
          <w:ins w:id="11025" w:author="冷雪凝" w:date="2019-05-14T12:04:54Z">
            <w:del w:id="11026" w:author="梁元" w:date="2019-05-14T19:56:45Z">
              <w:r>
                <w:rPr>
                  <w:b w:val="0"/>
                  <w:bCs w:val="0"/>
                  <w:color w:val="000000" w:themeColor="text1"/>
                  <w14:textFill>
                    <w14:solidFill>
                      <w14:schemeClr w14:val="tx1"/>
                    </w14:solidFill>
                  </w14:textFill>
                </w:rPr>
                <w:delInstrText xml:space="preserve"> HYPERLINK \l _Toc30755_WPSOffice_Level2 </w:delInstrText>
              </w:r>
            </w:del>
          </w:ins>
          <w:ins w:id="11027" w:author="冷雪凝" w:date="2019-05-14T12:04:54Z">
            <w:del w:id="11028" w:author="梁元" w:date="2019-05-14T19:56:45Z">
              <w:r>
                <w:rPr>
                  <w:b w:val="0"/>
                  <w:bCs w:val="0"/>
                  <w:color w:val="000000" w:themeColor="text1"/>
                  <w14:textFill>
                    <w14:solidFill>
                      <w14:schemeClr w14:val="tx1"/>
                    </w14:solidFill>
                  </w14:textFill>
                </w:rPr>
                <w:fldChar w:fldCharType="separate"/>
              </w:r>
            </w:del>
          </w:ins>
          <w:customXmlInsRangeStart w:id="11031" w:author="冷雪凝" w:date="2019-05-14T12:04:54Z"/>
          <w:customXmlDelRangeStart w:id="1103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bde6d4af-414b-41e5-9a8c-1f90211d581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032"/>
              <w:customXmlInsRangeEnd w:id="11031"/>
              <w:ins w:id="11035" w:author="冷雪凝" w:date="2019-05-14T12:04:54Z">
                <w:del w:id="11036"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11037" w:author="冷雪凝" w:date="2019-05-14T12:04:54Z">
                <w:del w:id="11038"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11041" w:author="冷雪凝" w:date="2019-05-14T12:04:54Z"/>
              <w:customXmlDelRangeStart w:id="11042" w:author="梁元" w:date="2019-05-14T19:56:45Z"/>
            </w:sdtContent>
          </w:sdt>
          <w:customXmlDelRangeEnd w:id="11042"/>
          <w:customXmlInsRangeEnd w:id="11041"/>
          <w:ins w:id="11043" w:author="冷雪凝" w:date="2019-05-14T12:04:54Z">
            <w:del w:id="11044" w:author="梁元" w:date="2019-05-14T19:56:45Z">
              <w:r>
                <w:rPr>
                  <w:b w:val="0"/>
                  <w:bCs w:val="0"/>
                  <w:color w:val="000000" w:themeColor="text1"/>
                  <w14:textFill>
                    <w14:solidFill>
                      <w14:schemeClr w14:val="tx1"/>
                    </w14:solidFill>
                  </w14:textFill>
                </w:rPr>
                <w:tab/>
              </w:r>
            </w:del>
          </w:ins>
          <w:ins w:id="11045" w:author="冷雪凝" w:date="2019-05-14T12:04:56Z">
            <w:del w:id="11046" w:author="梁元" w:date="2019-05-14T19:56:45Z">
              <w:r>
                <w:rPr>
                  <w:b w:val="0"/>
                  <w:bCs w:val="0"/>
                  <w:color w:val="000000" w:themeColor="text1"/>
                  <w14:textFill>
                    <w14:solidFill>
                      <w14:schemeClr w14:val="tx1"/>
                    </w14:solidFill>
                  </w14:textFill>
                </w:rPr>
                <w:delText>2</w:delText>
              </w:r>
            </w:del>
          </w:ins>
          <w:ins w:id="11047" w:author="冷雪凝" w:date="2019-05-14T12:04:54Z">
            <w:del w:id="1104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049" w:author="冷雪凝" w:date="2019-05-14T12:04:54Z"/>
              <w:del w:id="11050" w:author="梁元" w:date="2019-05-14T19:56:45Z"/>
              <w:b w:val="0"/>
              <w:bCs w:val="0"/>
              <w:color w:val="000000" w:themeColor="text1"/>
              <w14:textFill>
                <w14:solidFill>
                  <w14:schemeClr w14:val="tx1"/>
                </w14:solidFill>
              </w14:textFill>
            </w:rPr>
          </w:pPr>
          <w:ins w:id="11051" w:author="冷雪凝" w:date="2019-05-14T12:04:54Z">
            <w:del w:id="11052" w:author="梁元" w:date="2019-05-14T19:56:45Z">
              <w:r>
                <w:rPr>
                  <w:b w:val="0"/>
                  <w:bCs w:val="0"/>
                  <w:color w:val="000000" w:themeColor="text1"/>
                  <w14:textFill>
                    <w14:solidFill>
                      <w14:schemeClr w14:val="tx1"/>
                    </w14:solidFill>
                  </w14:textFill>
                </w:rPr>
                <w:fldChar w:fldCharType="begin"/>
              </w:r>
            </w:del>
          </w:ins>
          <w:ins w:id="11053" w:author="冷雪凝" w:date="2019-05-14T12:04:54Z">
            <w:del w:id="11054" w:author="梁元" w:date="2019-05-14T19:56:45Z">
              <w:r>
                <w:rPr>
                  <w:b w:val="0"/>
                  <w:bCs w:val="0"/>
                  <w:color w:val="000000" w:themeColor="text1"/>
                  <w14:textFill>
                    <w14:solidFill>
                      <w14:schemeClr w14:val="tx1"/>
                    </w14:solidFill>
                  </w14:textFill>
                </w:rPr>
                <w:delInstrText xml:space="preserve"> HYPERLINK \l _Toc28246_WPSOffice_Level2 </w:delInstrText>
              </w:r>
            </w:del>
          </w:ins>
          <w:ins w:id="11055" w:author="冷雪凝" w:date="2019-05-14T12:04:54Z">
            <w:del w:id="11056" w:author="梁元" w:date="2019-05-14T19:56:45Z">
              <w:r>
                <w:rPr>
                  <w:b w:val="0"/>
                  <w:bCs w:val="0"/>
                  <w:color w:val="000000" w:themeColor="text1"/>
                  <w14:textFill>
                    <w14:solidFill>
                      <w14:schemeClr w14:val="tx1"/>
                    </w14:solidFill>
                  </w14:textFill>
                </w:rPr>
                <w:fldChar w:fldCharType="separate"/>
              </w:r>
            </w:del>
          </w:ins>
          <w:customXmlInsRangeStart w:id="11059" w:author="冷雪凝" w:date="2019-05-14T12:04:54Z"/>
          <w:customXmlDelRangeStart w:id="1106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5683e15c-81a3-4801-943f-55191ffe8467}"/>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060"/>
              <w:customXmlInsRangeEnd w:id="11059"/>
              <w:ins w:id="11063" w:author="冷雪凝" w:date="2019-05-14T12:04:54Z">
                <w:del w:id="11064" w:author="梁元" w:date="2019-05-14T19:56:45Z">
                  <w:r>
                    <w:rPr>
                      <w:rFonts w:asciiTheme="majorHAnsi" w:hAnsiTheme="majorHAnsi" w:eastAsiaTheme="majorEastAsia" w:cstheme="majorBidi"/>
                      <w:b w:val="0"/>
                      <w:bCs w:val="0"/>
                      <w:color w:val="000000" w:themeColor="text1"/>
                      <w14:textFill>
                        <w14:solidFill>
                          <w14:schemeClr w14:val="tx1"/>
                        </w14:solidFill>
                      </w14:textFill>
                    </w:rPr>
                    <w:delText xml:space="preserve">6. </w:delText>
                  </w:r>
                </w:del>
              </w:ins>
              <w:ins w:id="11065" w:author="冷雪凝" w:date="2019-05-14T12:04:54Z">
                <w:del w:id="11066"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11069" w:author="冷雪凝" w:date="2019-05-14T12:04:54Z"/>
              <w:customXmlDelRangeStart w:id="11070" w:author="梁元" w:date="2019-05-14T19:56:45Z"/>
            </w:sdtContent>
          </w:sdt>
          <w:customXmlDelRangeEnd w:id="11070"/>
          <w:customXmlInsRangeEnd w:id="11069"/>
          <w:ins w:id="11071" w:author="冷雪凝" w:date="2019-05-14T12:04:54Z">
            <w:del w:id="11072" w:author="梁元" w:date="2019-05-14T19:56:45Z">
              <w:r>
                <w:rPr>
                  <w:b w:val="0"/>
                  <w:bCs w:val="0"/>
                  <w:color w:val="000000" w:themeColor="text1"/>
                  <w14:textFill>
                    <w14:solidFill>
                      <w14:schemeClr w14:val="tx1"/>
                    </w14:solidFill>
                  </w14:textFill>
                </w:rPr>
                <w:tab/>
              </w:r>
            </w:del>
          </w:ins>
          <w:ins w:id="11073" w:author="冷雪凝" w:date="2019-05-14T12:04:56Z">
            <w:del w:id="11074" w:author="梁元" w:date="2019-05-14T19:56:45Z">
              <w:r>
                <w:rPr>
                  <w:b w:val="0"/>
                  <w:bCs w:val="0"/>
                  <w:color w:val="000000" w:themeColor="text1"/>
                  <w14:textFill>
                    <w14:solidFill>
                      <w14:schemeClr w14:val="tx1"/>
                    </w14:solidFill>
                  </w14:textFill>
                </w:rPr>
                <w:delText>2</w:delText>
              </w:r>
            </w:del>
          </w:ins>
          <w:ins w:id="11075" w:author="冷雪凝" w:date="2019-05-14T12:04:54Z">
            <w:del w:id="11076"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11077" w:author="冷雪凝" w:date="2019-05-14T12:04:54Z"/>
              <w:del w:id="11078" w:author="梁元" w:date="2019-05-14T19:56:45Z"/>
              <w:b/>
              <w:bCs/>
              <w:color w:val="000000" w:themeColor="text1"/>
              <w:sz w:val="21"/>
              <w:szCs w:val="21"/>
              <w:rPrChange w:id="11079" w:author="冷雪凝" w:date="2019-05-14T12:31:40Z">
                <w:rPr>
                  <w:ins w:id="11080" w:author="冷雪凝" w:date="2019-05-14T12:04:54Z"/>
                  <w:del w:id="11081" w:author="梁元" w:date="2019-05-14T19:56:45Z"/>
                  <w:b w:val="0"/>
                  <w:bCs w:val="0"/>
                  <w:color w:val="000000" w:themeColor="text1"/>
                  <w14:textFill>
                    <w14:solidFill>
                      <w14:schemeClr w14:val="tx1"/>
                    </w14:solidFill>
                  </w14:textFill>
                </w:rPr>
              </w:rPrChange>
              <w14:textFill>
                <w14:solidFill>
                  <w14:schemeClr w14:val="tx1"/>
                </w14:solidFill>
              </w14:textFill>
            </w:rPr>
          </w:pPr>
          <w:ins w:id="11082" w:author="冷雪凝" w:date="2019-05-14T12:04:54Z">
            <w:del w:id="11083" w:author="梁元" w:date="2019-05-14T19:56:45Z">
              <w:r>
                <w:rPr>
                  <w:b/>
                  <w:bCs/>
                  <w:color w:val="000000" w:themeColor="text1"/>
                  <w:sz w:val="21"/>
                  <w:szCs w:val="21"/>
                  <w:rPrChange w:id="11084" w:author="冷雪凝" w:date="2019-05-14T12:31:40Z">
                    <w:rPr>
                      <w:b w:val="0"/>
                      <w:bCs w:val="0"/>
                      <w:color w:val="000000" w:themeColor="text1"/>
                      <w14:textFill>
                        <w14:solidFill>
                          <w14:schemeClr w14:val="tx1"/>
                        </w14:solidFill>
                      </w14:textFill>
                    </w:rPr>
                  </w:rPrChange>
                  <w14:textFill>
                    <w14:solidFill>
                      <w14:schemeClr w14:val="tx1"/>
                    </w14:solidFill>
                  </w14:textFill>
                </w:rPr>
                <w:fldChar w:fldCharType="begin"/>
              </w:r>
            </w:del>
          </w:ins>
          <w:ins w:id="11087" w:author="冷雪凝" w:date="2019-05-14T12:04:54Z">
            <w:del w:id="11088" w:author="梁元" w:date="2019-05-14T19:56:45Z">
              <w:r>
                <w:rPr>
                  <w:b/>
                  <w:bCs/>
                  <w:color w:val="000000" w:themeColor="text1"/>
                  <w:sz w:val="21"/>
                  <w:szCs w:val="21"/>
                  <w:rPrChange w:id="11089" w:author="冷雪凝" w:date="2019-05-14T12:31:40Z">
                    <w:rPr>
                      <w:b w:val="0"/>
                      <w:bCs w:val="0"/>
                      <w:color w:val="000000" w:themeColor="text1"/>
                      <w14:textFill>
                        <w14:solidFill>
                          <w14:schemeClr w14:val="tx1"/>
                        </w14:solidFill>
                      </w14:textFill>
                    </w:rPr>
                  </w:rPrChange>
                  <w14:textFill>
                    <w14:solidFill>
                      <w14:schemeClr w14:val="tx1"/>
                    </w14:solidFill>
                  </w14:textFill>
                </w:rPr>
                <w:delInstrText xml:space="preserve"> HYPERLINK \l _Toc28687_WPSOffice_Level1 </w:delInstrText>
              </w:r>
            </w:del>
          </w:ins>
          <w:ins w:id="11092" w:author="冷雪凝" w:date="2019-05-14T12:04:54Z">
            <w:del w:id="11093" w:author="梁元" w:date="2019-05-14T19:56:45Z">
              <w:r>
                <w:rPr>
                  <w:b/>
                  <w:bCs/>
                  <w:color w:val="000000" w:themeColor="text1"/>
                  <w:sz w:val="21"/>
                  <w:szCs w:val="21"/>
                  <w:rPrChange w:id="11094" w:author="冷雪凝" w:date="2019-05-14T12:31:40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11099" w:author="冷雪凝" w:date="2019-05-14T12:04:54Z"/>
          <w:customXmlDelRangeStart w:id="11100"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b87ed40d-55ac-4bab-840b-8fe0a9b1c70a}"/>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11100"/>
              <w:customXmlInsRangeEnd w:id="11099"/>
              <w:ins w:id="11103" w:author="冷雪凝" w:date="2019-05-14T12:04:54Z">
                <w:del w:id="11104" w:author="梁元" w:date="2019-05-14T19:56:45Z">
                  <w:r>
                    <w:rPr>
                      <w:rFonts w:asciiTheme="minorHAnsi" w:hAnsiTheme="minorHAnsi" w:eastAsiaTheme="minorEastAsia" w:cstheme="minorBidi"/>
                      <w:b/>
                      <w:bCs/>
                      <w:color w:val="000000" w:themeColor="text1"/>
                      <w:sz w:val="21"/>
                      <w:szCs w:val="21"/>
                      <w:rPrChange w:id="11105" w:author="冷雪凝" w:date="2019-05-14T12:31:40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二十六、 Js</w:delText>
                  </w:r>
                </w:del>
              </w:ins>
              <w:ins w:id="11108" w:author="冷雪凝" w:date="2019-05-14T12:04:54Z">
                <w:del w:id="11109" w:author="梁元" w:date="2019-05-14T19:56:45Z">
                  <w:r>
                    <w:rPr>
                      <w:rFonts w:hint="default" w:asciiTheme="minorHAnsi" w:hAnsiTheme="minorHAnsi" w:eastAsiaTheme="minorEastAsia" w:cstheme="minorBidi"/>
                      <w:b/>
                      <w:bCs/>
                      <w:color w:val="000000" w:themeColor="text1"/>
                      <w:sz w:val="21"/>
                      <w:szCs w:val="21"/>
                      <w:rPrChange w:id="11110" w:author="冷雪凝" w:date="2019-05-14T12:31:40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的运行原理？</w:delText>
                  </w:r>
                </w:del>
              </w:ins>
              <w:customXmlInsRangeStart w:id="11115" w:author="冷雪凝" w:date="2019-05-14T12:04:54Z"/>
              <w:customXmlDelRangeStart w:id="11116" w:author="梁元" w:date="2019-05-14T19:56:45Z"/>
            </w:sdtContent>
          </w:sdt>
          <w:customXmlDelRangeEnd w:id="11116"/>
          <w:customXmlInsRangeEnd w:id="11115"/>
          <w:ins w:id="11117" w:author="冷雪凝" w:date="2019-05-14T12:04:54Z">
            <w:del w:id="11118" w:author="梁元" w:date="2019-05-14T19:56:45Z">
              <w:r>
                <w:rPr>
                  <w:b/>
                  <w:bCs/>
                  <w:color w:val="000000" w:themeColor="text1"/>
                  <w:sz w:val="21"/>
                  <w:szCs w:val="21"/>
                  <w:rPrChange w:id="11119" w:author="冷雪凝" w:date="2019-05-14T12:31:40Z">
                    <w:rPr>
                      <w:b w:val="0"/>
                      <w:bCs w:val="0"/>
                      <w:color w:val="000000" w:themeColor="text1"/>
                      <w14:textFill>
                        <w14:solidFill>
                          <w14:schemeClr w14:val="tx1"/>
                        </w14:solidFill>
                      </w14:textFill>
                    </w:rPr>
                  </w:rPrChange>
                  <w14:textFill>
                    <w14:solidFill>
                      <w14:schemeClr w14:val="tx1"/>
                    </w14:solidFill>
                  </w14:textFill>
                </w:rPr>
                <w:tab/>
              </w:r>
            </w:del>
          </w:ins>
          <w:ins w:id="11122" w:author="冷雪凝" w:date="2019-05-14T12:04:56Z">
            <w:del w:id="11123" w:author="梁元" w:date="2019-05-14T19:56:45Z">
              <w:r>
                <w:rPr>
                  <w:b/>
                  <w:bCs/>
                  <w:color w:val="000000" w:themeColor="text1"/>
                  <w:sz w:val="21"/>
                  <w:szCs w:val="21"/>
                  <w:rPrChange w:id="11124" w:author="冷雪凝" w:date="2019-05-14T12:31:40Z">
                    <w:rPr>
                      <w:b w:val="0"/>
                      <w:bCs w:val="0"/>
                      <w:color w:val="000000" w:themeColor="text1"/>
                      <w14:textFill>
                        <w14:solidFill>
                          <w14:schemeClr w14:val="tx1"/>
                        </w14:solidFill>
                      </w14:textFill>
                    </w:rPr>
                  </w:rPrChange>
                  <w14:textFill>
                    <w14:solidFill>
                      <w14:schemeClr w14:val="tx1"/>
                    </w14:solidFill>
                  </w14:textFill>
                </w:rPr>
                <w:delText>3</w:delText>
              </w:r>
            </w:del>
          </w:ins>
          <w:ins w:id="11127" w:author="冷雪凝" w:date="2019-05-14T12:04:54Z">
            <w:del w:id="11128" w:author="梁元" w:date="2019-05-14T19:56:45Z">
              <w:r>
                <w:rPr>
                  <w:b/>
                  <w:bCs/>
                  <w:color w:val="000000" w:themeColor="text1"/>
                  <w:sz w:val="21"/>
                  <w:szCs w:val="21"/>
                  <w:rPrChange w:id="11129" w:author="冷雪凝" w:date="2019-05-14T12:31:40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11132" w:author="冷雪凝" w:date="2019-05-14T12:15:20Z"/>
              <w:del w:id="11133" w:author="梁元" w:date="2019-05-14T19:56:45Z"/>
              <w:b w:val="0"/>
              <w:bCs w:val="0"/>
              <w:color w:val="000000" w:themeColor="text1"/>
              <w14:textFill>
                <w14:solidFill>
                  <w14:schemeClr w14:val="tx1"/>
                </w14:solidFill>
              </w14:textFill>
            </w:rPr>
          </w:pPr>
          <w:ins w:id="11134" w:author="冷雪凝" w:date="2019-05-14T12:15:20Z">
            <w:del w:id="11135" w:author="梁元" w:date="2019-05-14T19:56:45Z">
              <w:r>
                <w:rPr>
                  <w:b w:val="0"/>
                  <w:bCs w:val="0"/>
                  <w:color w:val="000000" w:themeColor="text1"/>
                  <w14:textFill>
                    <w14:solidFill>
                      <w14:schemeClr w14:val="tx1"/>
                    </w14:solidFill>
                  </w14:textFill>
                </w:rPr>
                <w:fldChar w:fldCharType="begin"/>
              </w:r>
            </w:del>
          </w:ins>
          <w:ins w:id="11136" w:author="冷雪凝" w:date="2019-05-14T12:15:20Z">
            <w:del w:id="11137" w:author="梁元" w:date="2019-05-14T19:56:45Z">
              <w:r>
                <w:rPr>
                  <w:b w:val="0"/>
                  <w:bCs w:val="0"/>
                  <w:color w:val="000000" w:themeColor="text1"/>
                  <w14:textFill>
                    <w14:solidFill>
                      <w14:schemeClr w14:val="tx1"/>
                    </w14:solidFill>
                  </w14:textFill>
                </w:rPr>
                <w:delInstrText xml:space="preserve"> HYPERLINK \l _Toc29104_WPSOffice_Level2 </w:delInstrText>
              </w:r>
            </w:del>
          </w:ins>
          <w:ins w:id="11138" w:author="冷雪凝" w:date="2019-05-14T12:15:20Z">
            <w:del w:id="11139" w:author="梁元" w:date="2019-05-14T19:56:45Z">
              <w:r>
                <w:rPr>
                  <w:b w:val="0"/>
                  <w:bCs w:val="0"/>
                  <w:color w:val="000000" w:themeColor="text1"/>
                  <w14:textFill>
                    <w14:solidFill>
                      <w14:schemeClr w14:val="tx1"/>
                    </w14:solidFill>
                  </w14:textFill>
                </w:rPr>
                <w:fldChar w:fldCharType="separate"/>
              </w:r>
            </w:del>
          </w:ins>
          <w:customXmlInsRangeStart w:id="11142" w:author="冷雪凝" w:date="2019-05-14T12:15:20Z"/>
          <w:customXmlDelRangeStart w:id="1114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9f31898e-5f4d-40e3-a6a3-002d49448c90}"/>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143"/>
              <w:customXmlInsRangeEnd w:id="11142"/>
              <w:ins w:id="11146" w:author="冷雪凝" w:date="2019-05-14T12:15:20Z">
                <w:del w:id="11147"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11148" w:author="冷雪凝" w:date="2019-05-14T12:15:20Z">
                <w:del w:id="11149"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11152" w:author="冷雪凝" w:date="2019-05-14T12:15:20Z"/>
              <w:customXmlDelRangeStart w:id="11153" w:author="梁元" w:date="2019-05-14T19:56:45Z"/>
            </w:sdtContent>
          </w:sdt>
          <w:customXmlDelRangeEnd w:id="11153"/>
          <w:customXmlInsRangeEnd w:id="11152"/>
          <w:ins w:id="11154" w:author="冷雪凝" w:date="2019-05-14T12:15:20Z">
            <w:del w:id="11155" w:author="梁元" w:date="2019-05-14T19:56:45Z">
              <w:r>
                <w:rPr>
                  <w:b w:val="0"/>
                  <w:bCs w:val="0"/>
                  <w:color w:val="000000" w:themeColor="text1"/>
                  <w14:textFill>
                    <w14:solidFill>
                      <w14:schemeClr w14:val="tx1"/>
                    </w14:solidFill>
                  </w14:textFill>
                </w:rPr>
                <w:tab/>
              </w:r>
            </w:del>
          </w:ins>
          <w:ins w:id="11156" w:author="冷雪凝" w:date="2019-05-14T12:15:33Z">
            <w:del w:id="11157" w:author="梁元" w:date="2019-05-14T19:56:45Z">
              <w:r>
                <w:rPr>
                  <w:rFonts w:hint="eastAsia"/>
                  <w:b w:val="0"/>
                  <w:bCs w:val="0"/>
                  <w:color w:val="000000" w:themeColor="text1"/>
                  <w:lang w:val="en-US" w:eastAsia="zh-CN"/>
                  <w14:textFill>
                    <w14:solidFill>
                      <w14:schemeClr w14:val="tx1"/>
                    </w14:solidFill>
                  </w14:textFill>
                </w:rPr>
                <w:delText>4</w:delText>
              </w:r>
            </w:del>
          </w:ins>
          <w:ins w:id="11158" w:author="冷雪凝" w:date="2019-05-14T12:15:20Z">
            <w:del w:id="11159"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160" w:author="冷雪凝" w:date="2019-05-14T12:15:20Z"/>
              <w:del w:id="11161" w:author="梁元" w:date="2019-05-14T19:56:45Z"/>
              <w:b w:val="0"/>
              <w:bCs w:val="0"/>
              <w:color w:val="000000" w:themeColor="text1"/>
              <w14:textFill>
                <w14:solidFill>
                  <w14:schemeClr w14:val="tx1"/>
                </w14:solidFill>
              </w14:textFill>
            </w:rPr>
          </w:pPr>
          <w:ins w:id="11162" w:author="冷雪凝" w:date="2019-05-14T12:15:20Z">
            <w:del w:id="11163" w:author="梁元" w:date="2019-05-14T19:56:45Z">
              <w:r>
                <w:rPr>
                  <w:b w:val="0"/>
                  <w:bCs w:val="0"/>
                  <w:color w:val="000000" w:themeColor="text1"/>
                  <w14:textFill>
                    <w14:solidFill>
                      <w14:schemeClr w14:val="tx1"/>
                    </w14:solidFill>
                  </w14:textFill>
                </w:rPr>
                <w:fldChar w:fldCharType="begin"/>
              </w:r>
            </w:del>
          </w:ins>
          <w:ins w:id="11164" w:author="冷雪凝" w:date="2019-05-14T12:15:20Z">
            <w:del w:id="11165" w:author="梁元" w:date="2019-05-14T19:56:45Z">
              <w:r>
                <w:rPr>
                  <w:b w:val="0"/>
                  <w:bCs w:val="0"/>
                  <w:color w:val="000000" w:themeColor="text1"/>
                  <w14:textFill>
                    <w14:solidFill>
                      <w14:schemeClr w14:val="tx1"/>
                    </w14:solidFill>
                  </w14:textFill>
                </w:rPr>
                <w:delInstrText xml:space="preserve"> HYPERLINK \l _Toc17016_WPSOffice_Level2 </w:delInstrText>
              </w:r>
            </w:del>
          </w:ins>
          <w:ins w:id="11166" w:author="冷雪凝" w:date="2019-05-14T12:15:20Z">
            <w:del w:id="11167" w:author="梁元" w:date="2019-05-14T19:56:45Z">
              <w:r>
                <w:rPr>
                  <w:b w:val="0"/>
                  <w:bCs w:val="0"/>
                  <w:color w:val="000000" w:themeColor="text1"/>
                  <w14:textFill>
                    <w14:solidFill>
                      <w14:schemeClr w14:val="tx1"/>
                    </w14:solidFill>
                  </w14:textFill>
                </w:rPr>
                <w:fldChar w:fldCharType="separate"/>
              </w:r>
            </w:del>
          </w:ins>
          <w:customXmlInsRangeStart w:id="11170" w:author="冷雪凝" w:date="2019-05-14T12:15:20Z"/>
          <w:customXmlDelRangeStart w:id="1117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ea2abc50-65af-4bad-b5ed-7b5c2da5aee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171"/>
              <w:customXmlInsRangeEnd w:id="11170"/>
              <w:ins w:id="11174" w:author="冷雪凝" w:date="2019-05-14T12:15:20Z">
                <w:del w:id="11175"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11176" w:author="冷雪凝" w:date="2019-05-14T12:15:20Z">
                <w:del w:id="11177"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11180" w:author="冷雪凝" w:date="2019-05-14T12:15:20Z"/>
              <w:customXmlDelRangeStart w:id="11181" w:author="梁元" w:date="2019-05-14T19:56:45Z"/>
            </w:sdtContent>
          </w:sdt>
          <w:customXmlDelRangeEnd w:id="11181"/>
          <w:customXmlInsRangeEnd w:id="11180"/>
          <w:ins w:id="11182" w:author="冷雪凝" w:date="2019-05-14T12:15:20Z">
            <w:del w:id="11183" w:author="梁元" w:date="2019-05-14T19:56:45Z">
              <w:r>
                <w:rPr>
                  <w:b w:val="0"/>
                  <w:bCs w:val="0"/>
                  <w:color w:val="000000" w:themeColor="text1"/>
                  <w14:textFill>
                    <w14:solidFill>
                      <w14:schemeClr w14:val="tx1"/>
                    </w14:solidFill>
                  </w14:textFill>
                </w:rPr>
                <w:tab/>
              </w:r>
            </w:del>
          </w:ins>
          <w:ins w:id="11184" w:author="冷雪凝" w:date="2019-05-14T12:15:35Z">
            <w:del w:id="11185" w:author="梁元" w:date="2019-05-14T19:56:45Z">
              <w:r>
                <w:rPr>
                  <w:rFonts w:hint="eastAsia"/>
                  <w:b w:val="0"/>
                  <w:bCs w:val="0"/>
                  <w:color w:val="000000" w:themeColor="text1"/>
                  <w:lang w:val="en-US" w:eastAsia="zh-CN"/>
                  <w14:textFill>
                    <w14:solidFill>
                      <w14:schemeClr w14:val="tx1"/>
                    </w14:solidFill>
                  </w14:textFill>
                </w:rPr>
                <w:delText>4</w:delText>
              </w:r>
            </w:del>
          </w:ins>
          <w:ins w:id="11186" w:author="冷雪凝" w:date="2019-05-14T12:15:20Z">
            <w:del w:id="11187"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188" w:author="冷雪凝" w:date="2019-05-14T12:15:20Z"/>
              <w:del w:id="11189" w:author="梁元" w:date="2019-05-14T19:56:45Z"/>
              <w:b w:val="0"/>
              <w:bCs w:val="0"/>
              <w:color w:val="000000" w:themeColor="text1"/>
              <w14:textFill>
                <w14:solidFill>
                  <w14:schemeClr w14:val="tx1"/>
                </w14:solidFill>
              </w14:textFill>
            </w:rPr>
          </w:pPr>
          <w:ins w:id="11190" w:author="冷雪凝" w:date="2019-05-14T12:15:20Z">
            <w:del w:id="11191" w:author="梁元" w:date="2019-05-14T19:56:45Z">
              <w:r>
                <w:rPr>
                  <w:b w:val="0"/>
                  <w:bCs w:val="0"/>
                  <w:color w:val="000000" w:themeColor="text1"/>
                  <w14:textFill>
                    <w14:solidFill>
                      <w14:schemeClr w14:val="tx1"/>
                    </w14:solidFill>
                  </w14:textFill>
                </w:rPr>
                <w:fldChar w:fldCharType="begin"/>
              </w:r>
            </w:del>
          </w:ins>
          <w:ins w:id="11192" w:author="冷雪凝" w:date="2019-05-14T12:15:20Z">
            <w:del w:id="11193" w:author="梁元" w:date="2019-05-14T19:56:45Z">
              <w:r>
                <w:rPr>
                  <w:b w:val="0"/>
                  <w:bCs w:val="0"/>
                  <w:color w:val="000000" w:themeColor="text1"/>
                  <w14:textFill>
                    <w14:solidFill>
                      <w14:schemeClr w14:val="tx1"/>
                    </w14:solidFill>
                  </w14:textFill>
                </w:rPr>
                <w:delInstrText xml:space="preserve"> HYPERLINK \l _Toc2423_WPSOffice_Level2 </w:delInstrText>
              </w:r>
            </w:del>
          </w:ins>
          <w:ins w:id="11194" w:author="冷雪凝" w:date="2019-05-14T12:15:20Z">
            <w:del w:id="11195" w:author="梁元" w:date="2019-05-14T19:56:45Z">
              <w:r>
                <w:rPr>
                  <w:b w:val="0"/>
                  <w:bCs w:val="0"/>
                  <w:color w:val="000000" w:themeColor="text1"/>
                  <w14:textFill>
                    <w14:solidFill>
                      <w14:schemeClr w14:val="tx1"/>
                    </w14:solidFill>
                  </w14:textFill>
                </w:rPr>
                <w:fldChar w:fldCharType="separate"/>
              </w:r>
            </w:del>
          </w:ins>
          <w:customXmlInsRangeStart w:id="11198" w:author="冷雪凝" w:date="2019-05-14T12:15:20Z"/>
          <w:customXmlDelRangeStart w:id="11199"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30cdef3b-6dc0-418c-a27e-f4ddad0096f1}"/>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199"/>
              <w:customXmlInsRangeEnd w:id="11198"/>
              <w:ins w:id="11202" w:author="冷雪凝" w:date="2019-05-14T12:15:20Z">
                <w:del w:id="11203"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11204" w:author="冷雪凝" w:date="2019-05-14T12:15:20Z">
                <w:del w:id="11205"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11208" w:author="冷雪凝" w:date="2019-05-14T12:15:20Z"/>
              <w:customXmlDelRangeStart w:id="11209" w:author="梁元" w:date="2019-05-14T19:56:45Z"/>
            </w:sdtContent>
          </w:sdt>
          <w:customXmlDelRangeEnd w:id="11209"/>
          <w:customXmlInsRangeEnd w:id="11208"/>
          <w:ins w:id="11210" w:author="冷雪凝" w:date="2019-05-14T12:15:20Z">
            <w:del w:id="11211" w:author="梁元" w:date="2019-05-14T19:56:45Z">
              <w:r>
                <w:rPr>
                  <w:b w:val="0"/>
                  <w:bCs w:val="0"/>
                  <w:color w:val="000000" w:themeColor="text1"/>
                  <w14:textFill>
                    <w14:solidFill>
                      <w14:schemeClr w14:val="tx1"/>
                    </w14:solidFill>
                  </w14:textFill>
                </w:rPr>
                <w:tab/>
              </w:r>
            </w:del>
          </w:ins>
          <w:ins w:id="11212" w:author="冷雪凝" w:date="2019-05-14T12:15:29Z">
            <w:del w:id="11213" w:author="梁元" w:date="2019-05-14T19:56:45Z">
              <w:r>
                <w:rPr>
                  <w:rFonts w:hint="eastAsia"/>
                  <w:b w:val="0"/>
                  <w:bCs w:val="0"/>
                  <w:color w:val="000000" w:themeColor="text1"/>
                  <w:lang w:val="en-US" w:eastAsia="zh-CN"/>
                  <w14:textFill>
                    <w14:solidFill>
                      <w14:schemeClr w14:val="tx1"/>
                    </w14:solidFill>
                  </w14:textFill>
                </w:rPr>
                <w:delText>5</w:delText>
              </w:r>
            </w:del>
          </w:ins>
          <w:ins w:id="11214" w:author="冷雪凝" w:date="2019-05-14T12:15:20Z">
            <w:del w:id="11215"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216" w:author="冷雪凝" w:date="2019-05-14T12:15:20Z"/>
              <w:del w:id="11217" w:author="梁元" w:date="2019-05-14T19:56:45Z"/>
              <w:b w:val="0"/>
              <w:bCs w:val="0"/>
              <w:color w:val="000000" w:themeColor="text1"/>
              <w14:textFill>
                <w14:solidFill>
                  <w14:schemeClr w14:val="tx1"/>
                </w14:solidFill>
              </w14:textFill>
            </w:rPr>
          </w:pPr>
          <w:ins w:id="11218" w:author="冷雪凝" w:date="2019-05-14T12:15:20Z">
            <w:del w:id="11219" w:author="梁元" w:date="2019-05-14T19:56:45Z">
              <w:r>
                <w:rPr>
                  <w:b w:val="0"/>
                  <w:bCs w:val="0"/>
                  <w:color w:val="000000" w:themeColor="text1"/>
                  <w14:textFill>
                    <w14:solidFill>
                      <w14:schemeClr w14:val="tx1"/>
                    </w14:solidFill>
                  </w14:textFill>
                </w:rPr>
                <w:fldChar w:fldCharType="begin"/>
              </w:r>
            </w:del>
          </w:ins>
          <w:ins w:id="11220" w:author="冷雪凝" w:date="2019-05-14T12:15:20Z">
            <w:del w:id="11221" w:author="梁元" w:date="2019-05-14T19:56:45Z">
              <w:r>
                <w:rPr>
                  <w:b w:val="0"/>
                  <w:bCs w:val="0"/>
                  <w:color w:val="000000" w:themeColor="text1"/>
                  <w14:textFill>
                    <w14:solidFill>
                      <w14:schemeClr w14:val="tx1"/>
                    </w14:solidFill>
                  </w14:textFill>
                </w:rPr>
                <w:delInstrText xml:space="preserve"> HYPERLINK \l _Toc20709_WPSOffice_Level2 </w:delInstrText>
              </w:r>
            </w:del>
          </w:ins>
          <w:ins w:id="11222" w:author="冷雪凝" w:date="2019-05-14T12:15:20Z">
            <w:del w:id="11223" w:author="梁元" w:date="2019-05-14T19:56:45Z">
              <w:r>
                <w:rPr>
                  <w:b w:val="0"/>
                  <w:bCs w:val="0"/>
                  <w:color w:val="000000" w:themeColor="text1"/>
                  <w14:textFill>
                    <w14:solidFill>
                      <w14:schemeClr w14:val="tx1"/>
                    </w14:solidFill>
                  </w14:textFill>
                </w:rPr>
                <w:fldChar w:fldCharType="separate"/>
              </w:r>
            </w:del>
          </w:ins>
          <w:customXmlInsRangeStart w:id="11226" w:author="冷雪凝" w:date="2019-05-14T12:15:20Z"/>
          <w:customXmlDelRangeStart w:id="11227"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bf5d5f56-0c36-444d-88d0-efb69370362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227"/>
              <w:customXmlInsRangeEnd w:id="11226"/>
              <w:ins w:id="11230" w:author="冷雪凝" w:date="2019-05-14T12:15:20Z">
                <w:del w:id="11231"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11232" w:author="冷雪凝" w:date="2019-05-14T12:15:20Z">
                <w:del w:id="11233"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11236" w:author="冷雪凝" w:date="2019-05-14T12:15:20Z"/>
              <w:customXmlDelRangeStart w:id="11237" w:author="梁元" w:date="2019-05-14T19:56:45Z"/>
            </w:sdtContent>
          </w:sdt>
          <w:customXmlDelRangeEnd w:id="11237"/>
          <w:customXmlInsRangeEnd w:id="11236"/>
          <w:ins w:id="11238" w:author="冷雪凝" w:date="2019-05-14T12:15:20Z">
            <w:del w:id="11239" w:author="梁元" w:date="2019-05-14T19:56:45Z">
              <w:r>
                <w:rPr>
                  <w:b w:val="0"/>
                  <w:bCs w:val="0"/>
                  <w:color w:val="000000" w:themeColor="text1"/>
                  <w14:textFill>
                    <w14:solidFill>
                      <w14:schemeClr w14:val="tx1"/>
                    </w14:solidFill>
                  </w14:textFill>
                </w:rPr>
                <w:tab/>
              </w:r>
            </w:del>
          </w:ins>
          <w:ins w:id="11240" w:author="冷雪凝" w:date="2019-05-14T12:15:36Z">
            <w:del w:id="11241" w:author="梁元" w:date="2019-05-14T19:56:45Z">
              <w:r>
                <w:rPr>
                  <w:rFonts w:hint="eastAsia"/>
                  <w:b w:val="0"/>
                  <w:bCs w:val="0"/>
                  <w:color w:val="000000" w:themeColor="text1"/>
                  <w:lang w:val="en-US" w:eastAsia="zh-CN"/>
                  <w14:textFill>
                    <w14:solidFill>
                      <w14:schemeClr w14:val="tx1"/>
                    </w14:solidFill>
                  </w14:textFill>
                </w:rPr>
                <w:delText>5</w:delText>
              </w:r>
            </w:del>
          </w:ins>
          <w:ins w:id="11242" w:author="冷雪凝" w:date="2019-05-14T12:15:20Z">
            <w:del w:id="11243"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244" w:author="冷雪凝" w:date="2019-05-14T12:15:20Z"/>
              <w:del w:id="11245" w:author="梁元" w:date="2019-05-14T19:56:45Z"/>
              <w:b w:val="0"/>
              <w:bCs w:val="0"/>
              <w:color w:val="000000" w:themeColor="text1"/>
              <w14:textFill>
                <w14:solidFill>
                  <w14:schemeClr w14:val="tx1"/>
                </w14:solidFill>
              </w14:textFill>
            </w:rPr>
          </w:pPr>
          <w:ins w:id="11246" w:author="冷雪凝" w:date="2019-05-14T12:15:20Z">
            <w:del w:id="11247" w:author="梁元" w:date="2019-05-14T19:56:45Z">
              <w:r>
                <w:rPr>
                  <w:b w:val="0"/>
                  <w:bCs w:val="0"/>
                  <w:color w:val="000000" w:themeColor="text1"/>
                  <w14:textFill>
                    <w14:solidFill>
                      <w14:schemeClr w14:val="tx1"/>
                    </w14:solidFill>
                  </w14:textFill>
                </w:rPr>
                <w:fldChar w:fldCharType="begin"/>
              </w:r>
            </w:del>
          </w:ins>
          <w:ins w:id="11248" w:author="冷雪凝" w:date="2019-05-14T12:15:20Z">
            <w:del w:id="11249" w:author="梁元" w:date="2019-05-14T19:56:45Z">
              <w:r>
                <w:rPr>
                  <w:b w:val="0"/>
                  <w:bCs w:val="0"/>
                  <w:color w:val="000000" w:themeColor="text1"/>
                  <w14:textFill>
                    <w14:solidFill>
                      <w14:schemeClr w14:val="tx1"/>
                    </w14:solidFill>
                  </w14:textFill>
                </w:rPr>
                <w:delInstrText xml:space="preserve"> HYPERLINK \l _Toc3083_WPSOffice_Level2 </w:delInstrText>
              </w:r>
            </w:del>
          </w:ins>
          <w:ins w:id="11250" w:author="冷雪凝" w:date="2019-05-14T12:15:20Z">
            <w:del w:id="11251" w:author="梁元" w:date="2019-05-14T19:56:45Z">
              <w:r>
                <w:rPr>
                  <w:b w:val="0"/>
                  <w:bCs w:val="0"/>
                  <w:color w:val="000000" w:themeColor="text1"/>
                  <w14:textFill>
                    <w14:solidFill>
                      <w14:schemeClr w14:val="tx1"/>
                    </w14:solidFill>
                  </w14:textFill>
                </w:rPr>
                <w:fldChar w:fldCharType="separate"/>
              </w:r>
            </w:del>
          </w:ins>
          <w:customXmlInsRangeStart w:id="11254" w:author="冷雪凝" w:date="2019-05-14T12:15:20Z"/>
          <w:customXmlDelRangeStart w:id="11255"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9af2c3b7-0c98-4013-ac37-b17594e470de}"/>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255"/>
              <w:customXmlInsRangeEnd w:id="11254"/>
              <w:ins w:id="11258" w:author="冷雪凝" w:date="2019-05-14T12:15:20Z">
                <w:del w:id="11259"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11260" w:author="冷雪凝" w:date="2019-05-14T12:15:20Z">
                <w:del w:id="11261"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11264" w:author="冷雪凝" w:date="2019-05-14T12:15:20Z"/>
              <w:customXmlDelRangeStart w:id="11265" w:author="梁元" w:date="2019-05-14T19:56:45Z"/>
            </w:sdtContent>
          </w:sdt>
          <w:customXmlDelRangeEnd w:id="11265"/>
          <w:customXmlInsRangeEnd w:id="11264"/>
          <w:ins w:id="11266" w:author="冷雪凝" w:date="2019-05-14T12:15:20Z">
            <w:del w:id="11267" w:author="梁元" w:date="2019-05-14T19:56:45Z">
              <w:r>
                <w:rPr>
                  <w:b w:val="0"/>
                  <w:bCs w:val="0"/>
                  <w:color w:val="000000" w:themeColor="text1"/>
                  <w14:textFill>
                    <w14:solidFill>
                      <w14:schemeClr w14:val="tx1"/>
                    </w14:solidFill>
                  </w14:textFill>
                </w:rPr>
                <w:tab/>
              </w:r>
            </w:del>
          </w:ins>
          <w:ins w:id="11268" w:author="冷雪凝" w:date="2019-05-14T12:15:38Z">
            <w:del w:id="11269" w:author="梁元" w:date="2019-05-14T19:56:45Z">
              <w:r>
                <w:rPr>
                  <w:rFonts w:hint="eastAsia"/>
                  <w:b w:val="0"/>
                  <w:bCs w:val="0"/>
                  <w:color w:val="000000" w:themeColor="text1"/>
                  <w:lang w:val="en-US" w:eastAsia="zh-CN"/>
                  <w14:textFill>
                    <w14:solidFill>
                      <w14:schemeClr w14:val="tx1"/>
                    </w14:solidFill>
                  </w14:textFill>
                </w:rPr>
                <w:delText>5</w:delText>
              </w:r>
            </w:del>
          </w:ins>
          <w:ins w:id="11270" w:author="冷雪凝" w:date="2019-05-14T12:15:20Z">
            <w:del w:id="11271"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272" w:author="冷雪凝" w:date="2019-05-14T12:15:20Z"/>
              <w:del w:id="11273" w:author="梁元" w:date="2019-05-14T19:56:45Z"/>
              <w:b w:val="0"/>
              <w:bCs w:val="0"/>
              <w:color w:val="000000" w:themeColor="text1"/>
              <w14:textFill>
                <w14:solidFill>
                  <w14:schemeClr w14:val="tx1"/>
                </w14:solidFill>
              </w14:textFill>
            </w:rPr>
          </w:pPr>
          <w:ins w:id="11274" w:author="冷雪凝" w:date="2019-05-14T12:15:20Z">
            <w:del w:id="11275" w:author="梁元" w:date="2019-05-14T19:56:45Z">
              <w:r>
                <w:rPr>
                  <w:b w:val="0"/>
                  <w:bCs w:val="0"/>
                  <w:color w:val="000000" w:themeColor="text1"/>
                  <w14:textFill>
                    <w14:solidFill>
                      <w14:schemeClr w14:val="tx1"/>
                    </w14:solidFill>
                  </w14:textFill>
                </w:rPr>
                <w:fldChar w:fldCharType="begin"/>
              </w:r>
            </w:del>
          </w:ins>
          <w:ins w:id="11276" w:author="冷雪凝" w:date="2019-05-14T12:15:20Z">
            <w:del w:id="11277" w:author="梁元" w:date="2019-05-14T19:56:45Z">
              <w:r>
                <w:rPr>
                  <w:b w:val="0"/>
                  <w:bCs w:val="0"/>
                  <w:color w:val="000000" w:themeColor="text1"/>
                  <w14:textFill>
                    <w14:solidFill>
                      <w14:schemeClr w14:val="tx1"/>
                    </w14:solidFill>
                  </w14:textFill>
                </w:rPr>
                <w:delInstrText xml:space="preserve"> HYPERLINK \l _Toc12852_WPSOffice_Level2 </w:delInstrText>
              </w:r>
            </w:del>
          </w:ins>
          <w:ins w:id="11278" w:author="冷雪凝" w:date="2019-05-14T12:15:20Z">
            <w:del w:id="11279" w:author="梁元" w:date="2019-05-14T19:56:45Z">
              <w:r>
                <w:rPr>
                  <w:b w:val="0"/>
                  <w:bCs w:val="0"/>
                  <w:color w:val="000000" w:themeColor="text1"/>
                  <w14:textFill>
                    <w14:solidFill>
                      <w14:schemeClr w14:val="tx1"/>
                    </w14:solidFill>
                  </w14:textFill>
                </w:rPr>
                <w:fldChar w:fldCharType="separate"/>
              </w:r>
            </w:del>
          </w:ins>
          <w:customXmlInsRangeStart w:id="11282" w:author="冷雪凝" w:date="2019-05-14T12:15:20Z"/>
          <w:customXmlDelRangeStart w:id="1128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85512990-2358-43a0-b923-af8782281bf2}"/>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283"/>
              <w:customXmlInsRangeEnd w:id="11282"/>
              <w:ins w:id="11286" w:author="冷雪凝" w:date="2019-05-14T12:15:20Z">
                <w:del w:id="11287" w:author="梁元" w:date="2019-05-14T19:56:45Z">
                  <w:r>
                    <w:rPr>
                      <w:rFonts w:ascii="仿宋" w:hAnsi="仿宋" w:eastAsia="仿宋" w:cstheme="majorBidi"/>
                      <w:b w:val="0"/>
                      <w:bCs w:val="0"/>
                      <w:color w:val="000000" w:themeColor="text1"/>
                      <w14:textFill>
                        <w14:solidFill>
                          <w14:schemeClr w14:val="tx1"/>
                        </w14:solidFill>
                      </w14:textFill>
                    </w:rPr>
                    <w:delText xml:space="preserve">6. </w:delText>
                  </w:r>
                </w:del>
              </w:ins>
              <w:ins w:id="11288" w:author="冷雪凝" w:date="2019-05-14T12:15:20Z">
                <w:del w:id="11289"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11292" w:author="冷雪凝" w:date="2019-05-14T12:15:20Z"/>
              <w:customXmlDelRangeStart w:id="11293" w:author="梁元" w:date="2019-05-14T19:56:45Z"/>
            </w:sdtContent>
          </w:sdt>
          <w:customXmlDelRangeEnd w:id="11293"/>
          <w:customXmlInsRangeEnd w:id="11292"/>
          <w:ins w:id="11294" w:author="冷雪凝" w:date="2019-05-14T12:15:20Z">
            <w:del w:id="11295" w:author="梁元" w:date="2019-05-14T19:56:45Z">
              <w:r>
                <w:rPr>
                  <w:b w:val="0"/>
                  <w:bCs w:val="0"/>
                  <w:color w:val="000000" w:themeColor="text1"/>
                  <w14:textFill>
                    <w14:solidFill>
                      <w14:schemeClr w14:val="tx1"/>
                    </w14:solidFill>
                  </w14:textFill>
                </w:rPr>
                <w:tab/>
              </w:r>
            </w:del>
          </w:ins>
          <w:ins w:id="11296" w:author="冷雪凝" w:date="2019-05-14T12:15:39Z">
            <w:del w:id="11297" w:author="梁元" w:date="2019-05-14T19:56:45Z">
              <w:r>
                <w:rPr>
                  <w:rFonts w:hint="eastAsia"/>
                  <w:b w:val="0"/>
                  <w:bCs w:val="0"/>
                  <w:color w:val="000000" w:themeColor="text1"/>
                  <w:lang w:val="en-US" w:eastAsia="zh-CN"/>
                  <w14:textFill>
                    <w14:solidFill>
                      <w14:schemeClr w14:val="tx1"/>
                    </w14:solidFill>
                  </w14:textFill>
                </w:rPr>
                <w:delText>5</w:delText>
              </w:r>
            </w:del>
          </w:ins>
          <w:ins w:id="11298" w:author="冷雪凝" w:date="2019-05-14T12:15:20Z">
            <w:del w:id="11299"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11300" w:author="冷雪凝" w:date="2019-05-14T12:04:54Z"/>
              <w:del w:id="11301" w:author="梁元" w:date="2019-05-14T19:56:45Z"/>
              <w:b/>
              <w:bCs/>
              <w:color w:val="000000" w:themeColor="text1"/>
              <w:sz w:val="21"/>
              <w:szCs w:val="21"/>
              <w:rPrChange w:id="11302" w:author="冷雪凝" w:date="2019-05-14T12:31:41Z">
                <w:rPr>
                  <w:ins w:id="11303" w:author="冷雪凝" w:date="2019-05-14T12:04:54Z"/>
                  <w:del w:id="11304" w:author="梁元" w:date="2019-05-14T19:56:45Z"/>
                  <w:b w:val="0"/>
                  <w:bCs w:val="0"/>
                  <w:color w:val="000000" w:themeColor="text1"/>
                  <w14:textFill>
                    <w14:solidFill>
                      <w14:schemeClr w14:val="tx1"/>
                    </w14:solidFill>
                  </w14:textFill>
                </w:rPr>
              </w:rPrChange>
              <w14:textFill>
                <w14:solidFill>
                  <w14:schemeClr w14:val="tx1"/>
                </w14:solidFill>
              </w14:textFill>
            </w:rPr>
          </w:pPr>
          <w:ins w:id="11305" w:author="冷雪凝" w:date="2019-05-14T12:04:54Z">
            <w:del w:id="11306" w:author="梁元" w:date="2019-05-14T19:56:45Z">
              <w:r>
                <w:rPr>
                  <w:b/>
                  <w:bCs/>
                  <w:color w:val="000000" w:themeColor="text1"/>
                  <w:sz w:val="21"/>
                  <w:szCs w:val="21"/>
                  <w:rPrChange w:id="11307" w:author="冷雪凝" w:date="2019-05-14T12:31:41Z">
                    <w:rPr>
                      <w:b w:val="0"/>
                      <w:bCs w:val="0"/>
                      <w:color w:val="000000" w:themeColor="text1"/>
                      <w14:textFill>
                        <w14:solidFill>
                          <w14:schemeClr w14:val="tx1"/>
                        </w14:solidFill>
                      </w14:textFill>
                    </w:rPr>
                  </w:rPrChange>
                  <w14:textFill>
                    <w14:solidFill>
                      <w14:schemeClr w14:val="tx1"/>
                    </w14:solidFill>
                  </w14:textFill>
                </w:rPr>
                <w:fldChar w:fldCharType="begin"/>
              </w:r>
            </w:del>
          </w:ins>
          <w:ins w:id="11310" w:author="冷雪凝" w:date="2019-05-14T12:04:54Z">
            <w:del w:id="11311" w:author="梁元" w:date="2019-05-14T19:56:45Z">
              <w:r>
                <w:rPr>
                  <w:b/>
                  <w:bCs/>
                  <w:color w:val="000000" w:themeColor="text1"/>
                  <w:sz w:val="21"/>
                  <w:szCs w:val="21"/>
                  <w:rPrChange w:id="11312" w:author="冷雪凝" w:date="2019-05-14T12:31:41Z">
                    <w:rPr>
                      <w:b w:val="0"/>
                      <w:bCs w:val="0"/>
                      <w:color w:val="000000" w:themeColor="text1"/>
                      <w14:textFill>
                        <w14:solidFill>
                          <w14:schemeClr w14:val="tx1"/>
                        </w14:solidFill>
                      </w14:textFill>
                    </w:rPr>
                  </w:rPrChange>
                  <w14:textFill>
                    <w14:solidFill>
                      <w14:schemeClr w14:val="tx1"/>
                    </w14:solidFill>
                  </w14:textFill>
                </w:rPr>
                <w:delInstrText xml:space="preserve"> HYPERLINK \l _Toc59_WPSOffice_Level1 </w:delInstrText>
              </w:r>
            </w:del>
          </w:ins>
          <w:ins w:id="11315" w:author="冷雪凝" w:date="2019-05-14T12:04:54Z">
            <w:del w:id="11316" w:author="梁元" w:date="2019-05-14T19:56:45Z">
              <w:r>
                <w:rPr>
                  <w:b/>
                  <w:bCs/>
                  <w:color w:val="000000" w:themeColor="text1"/>
                  <w:sz w:val="21"/>
                  <w:szCs w:val="21"/>
                  <w:rPrChange w:id="11317" w:author="冷雪凝" w:date="2019-05-14T12:31:41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11322" w:author="冷雪凝" w:date="2019-05-14T12:04:54Z"/>
          <w:customXmlDelRangeStart w:id="11323"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cc68da67-fc81-429b-95b3-25a9d9adafbb}"/>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11323"/>
              <w:customXmlInsRangeEnd w:id="11322"/>
              <w:ins w:id="11326" w:author="冷雪凝" w:date="2019-05-14T12:04:54Z">
                <w:del w:id="11327" w:author="梁元" w:date="2019-05-14T19:56:45Z">
                  <w:r>
                    <w:rPr>
                      <w:rFonts w:asciiTheme="minorHAnsi" w:hAnsiTheme="minorHAnsi" w:eastAsiaTheme="minorEastAsia" w:cstheme="minorBidi"/>
                      <w:b/>
                      <w:bCs/>
                      <w:color w:val="000000" w:themeColor="text1"/>
                      <w:sz w:val="21"/>
                      <w:szCs w:val="21"/>
                      <w:rPrChange w:id="11328" w:author="冷雪凝" w:date="2019-05-14T12:31:41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二十七、 </w:delText>
                  </w:r>
                </w:del>
              </w:ins>
              <w:ins w:id="11331" w:author="冷雪凝" w:date="2019-05-14T12:04:54Z">
                <w:del w:id="11332" w:author="梁元" w:date="2019-05-14T19:56:45Z">
                  <w:r>
                    <w:rPr>
                      <w:rFonts w:hint="default" w:asciiTheme="minorHAnsi" w:hAnsiTheme="minorHAnsi" w:eastAsiaTheme="minorEastAsia" w:cstheme="minorBidi"/>
                      <w:b/>
                      <w:bCs/>
                      <w:color w:val="000000" w:themeColor="text1"/>
                      <w:sz w:val="21"/>
                      <w:szCs w:val="21"/>
                      <w:rPrChange w:id="11333" w:author="冷雪凝" w:date="2019-05-14T12:31:41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说一下前端安全？</w:delText>
                  </w:r>
                </w:del>
              </w:ins>
              <w:customXmlInsRangeStart w:id="11338" w:author="冷雪凝" w:date="2019-05-14T12:04:54Z"/>
              <w:customXmlDelRangeStart w:id="11339" w:author="梁元" w:date="2019-05-14T19:56:45Z"/>
            </w:sdtContent>
          </w:sdt>
          <w:customXmlDelRangeEnd w:id="11339"/>
          <w:customXmlInsRangeEnd w:id="11338"/>
          <w:ins w:id="11340" w:author="冷雪凝" w:date="2019-05-14T12:04:54Z">
            <w:del w:id="11341" w:author="梁元" w:date="2019-05-14T19:56:45Z">
              <w:r>
                <w:rPr>
                  <w:b/>
                  <w:bCs/>
                  <w:color w:val="000000" w:themeColor="text1"/>
                  <w:sz w:val="21"/>
                  <w:szCs w:val="21"/>
                  <w:rPrChange w:id="11342" w:author="冷雪凝" w:date="2019-05-14T12:31:41Z">
                    <w:rPr>
                      <w:b w:val="0"/>
                      <w:bCs w:val="0"/>
                      <w:color w:val="000000" w:themeColor="text1"/>
                      <w14:textFill>
                        <w14:solidFill>
                          <w14:schemeClr w14:val="tx1"/>
                        </w14:solidFill>
                      </w14:textFill>
                    </w:rPr>
                  </w:rPrChange>
                  <w14:textFill>
                    <w14:solidFill>
                      <w14:schemeClr w14:val="tx1"/>
                    </w14:solidFill>
                  </w14:textFill>
                </w:rPr>
                <w:tab/>
              </w:r>
            </w:del>
          </w:ins>
          <w:ins w:id="11345" w:author="冷雪凝" w:date="2019-05-14T12:04:56Z">
            <w:del w:id="11346" w:author="梁元" w:date="2019-05-14T19:56:45Z">
              <w:r>
                <w:rPr>
                  <w:b/>
                  <w:bCs/>
                  <w:color w:val="000000" w:themeColor="text1"/>
                  <w:sz w:val="21"/>
                  <w:szCs w:val="21"/>
                  <w:rPrChange w:id="11347" w:author="冷雪凝" w:date="2019-05-14T12:31:41Z">
                    <w:rPr>
                      <w:b w:val="0"/>
                      <w:bCs w:val="0"/>
                      <w:color w:val="000000" w:themeColor="text1"/>
                      <w14:textFill>
                        <w14:solidFill>
                          <w14:schemeClr w14:val="tx1"/>
                        </w14:solidFill>
                      </w14:textFill>
                    </w:rPr>
                  </w:rPrChange>
                  <w14:textFill>
                    <w14:solidFill>
                      <w14:schemeClr w14:val="tx1"/>
                    </w14:solidFill>
                  </w14:textFill>
                </w:rPr>
                <w:delText>6</w:delText>
              </w:r>
            </w:del>
          </w:ins>
          <w:ins w:id="11350" w:author="冷雪凝" w:date="2019-05-14T12:04:54Z">
            <w:del w:id="11351" w:author="梁元" w:date="2019-05-14T19:56:45Z">
              <w:r>
                <w:rPr>
                  <w:b/>
                  <w:bCs/>
                  <w:color w:val="000000" w:themeColor="text1"/>
                  <w:sz w:val="21"/>
                  <w:szCs w:val="21"/>
                  <w:rPrChange w:id="11352" w:author="冷雪凝" w:date="2019-05-14T12:31:41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11355" w:author="冷雪凝" w:date="2019-05-14T12:16:29Z"/>
              <w:del w:id="11356" w:author="梁元" w:date="2019-05-14T19:56:45Z"/>
              <w:b w:val="0"/>
              <w:bCs w:val="0"/>
              <w:color w:val="000000" w:themeColor="text1"/>
              <w14:textFill>
                <w14:solidFill>
                  <w14:schemeClr w14:val="tx1"/>
                </w14:solidFill>
              </w14:textFill>
            </w:rPr>
          </w:pPr>
          <w:ins w:id="11357" w:author="冷雪凝" w:date="2019-05-14T12:16:29Z">
            <w:del w:id="11358" w:author="梁元" w:date="2019-05-14T19:56:45Z">
              <w:r>
                <w:rPr>
                  <w:b w:val="0"/>
                  <w:bCs w:val="0"/>
                  <w:color w:val="000000" w:themeColor="text1"/>
                  <w14:textFill>
                    <w14:solidFill>
                      <w14:schemeClr w14:val="tx1"/>
                    </w14:solidFill>
                  </w14:textFill>
                </w:rPr>
                <w:fldChar w:fldCharType="begin"/>
              </w:r>
            </w:del>
          </w:ins>
          <w:ins w:id="11359" w:author="冷雪凝" w:date="2019-05-14T12:16:29Z">
            <w:del w:id="11360" w:author="梁元" w:date="2019-05-14T19:56:45Z">
              <w:r>
                <w:rPr>
                  <w:b w:val="0"/>
                  <w:bCs w:val="0"/>
                  <w:color w:val="000000" w:themeColor="text1"/>
                  <w14:textFill>
                    <w14:solidFill>
                      <w14:schemeClr w14:val="tx1"/>
                    </w14:solidFill>
                  </w14:textFill>
                </w:rPr>
                <w:delInstrText xml:space="preserve"> HYPERLINK \l _Toc29104_WPSOffice_Level2 </w:delInstrText>
              </w:r>
            </w:del>
          </w:ins>
          <w:ins w:id="11361" w:author="冷雪凝" w:date="2019-05-14T12:16:29Z">
            <w:del w:id="11362" w:author="梁元" w:date="2019-05-14T19:56:45Z">
              <w:r>
                <w:rPr>
                  <w:b w:val="0"/>
                  <w:bCs w:val="0"/>
                  <w:color w:val="000000" w:themeColor="text1"/>
                  <w14:textFill>
                    <w14:solidFill>
                      <w14:schemeClr w14:val="tx1"/>
                    </w14:solidFill>
                  </w14:textFill>
                </w:rPr>
                <w:fldChar w:fldCharType="separate"/>
              </w:r>
            </w:del>
          </w:ins>
          <w:customXmlInsRangeStart w:id="11365" w:author="冷雪凝" w:date="2019-05-14T12:16:29Z"/>
          <w:customXmlDelRangeStart w:id="1136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b25eda9b-4398-4f51-b07c-f96863003c0e}"/>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366"/>
              <w:customXmlInsRangeEnd w:id="11365"/>
              <w:ins w:id="11369" w:author="冷雪凝" w:date="2019-05-14T12:16:29Z">
                <w:del w:id="11370"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11371" w:author="冷雪凝" w:date="2019-05-14T12:16:29Z">
                <w:del w:id="11372"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11375" w:author="冷雪凝" w:date="2019-05-14T12:16:29Z"/>
              <w:customXmlDelRangeStart w:id="11376" w:author="梁元" w:date="2019-05-14T19:56:45Z"/>
            </w:sdtContent>
          </w:sdt>
          <w:customXmlDelRangeEnd w:id="11376"/>
          <w:customXmlInsRangeEnd w:id="11375"/>
          <w:ins w:id="11377" w:author="冷雪凝" w:date="2019-05-14T12:16:29Z">
            <w:del w:id="11378" w:author="梁元" w:date="2019-05-14T19:56:45Z">
              <w:r>
                <w:rPr>
                  <w:b w:val="0"/>
                  <w:bCs w:val="0"/>
                  <w:color w:val="000000" w:themeColor="text1"/>
                  <w14:textFill>
                    <w14:solidFill>
                      <w14:schemeClr w14:val="tx1"/>
                    </w14:solidFill>
                  </w14:textFill>
                </w:rPr>
                <w:tab/>
              </w:r>
            </w:del>
          </w:ins>
          <w:ins w:id="11379" w:author="冷雪凝" w:date="2019-05-14T12:16:45Z">
            <w:del w:id="11380" w:author="梁元" w:date="2019-05-14T19:56:45Z">
              <w:r>
                <w:rPr>
                  <w:rFonts w:hint="eastAsia"/>
                  <w:b w:val="0"/>
                  <w:bCs w:val="0"/>
                  <w:color w:val="000000" w:themeColor="text1"/>
                  <w:lang w:val="en-US" w:eastAsia="zh-CN"/>
                  <w14:textFill>
                    <w14:solidFill>
                      <w14:schemeClr w14:val="tx1"/>
                    </w14:solidFill>
                  </w14:textFill>
                </w:rPr>
                <w:delText>6</w:delText>
              </w:r>
            </w:del>
          </w:ins>
          <w:ins w:id="11381" w:author="冷雪凝" w:date="2019-05-14T12:16:29Z">
            <w:del w:id="1138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383" w:author="冷雪凝" w:date="2019-05-14T12:16:29Z"/>
              <w:del w:id="11384" w:author="梁元" w:date="2019-05-14T19:56:45Z"/>
              <w:b w:val="0"/>
              <w:bCs w:val="0"/>
              <w:color w:val="000000" w:themeColor="text1"/>
              <w14:textFill>
                <w14:solidFill>
                  <w14:schemeClr w14:val="tx1"/>
                </w14:solidFill>
              </w14:textFill>
            </w:rPr>
          </w:pPr>
          <w:ins w:id="11385" w:author="冷雪凝" w:date="2019-05-14T12:16:29Z">
            <w:del w:id="11386" w:author="梁元" w:date="2019-05-14T19:56:45Z">
              <w:r>
                <w:rPr>
                  <w:b w:val="0"/>
                  <w:bCs w:val="0"/>
                  <w:color w:val="000000" w:themeColor="text1"/>
                  <w14:textFill>
                    <w14:solidFill>
                      <w14:schemeClr w14:val="tx1"/>
                    </w14:solidFill>
                  </w14:textFill>
                </w:rPr>
                <w:fldChar w:fldCharType="begin"/>
              </w:r>
            </w:del>
          </w:ins>
          <w:ins w:id="11387" w:author="冷雪凝" w:date="2019-05-14T12:16:29Z">
            <w:del w:id="11388" w:author="梁元" w:date="2019-05-14T19:56:45Z">
              <w:r>
                <w:rPr>
                  <w:b w:val="0"/>
                  <w:bCs w:val="0"/>
                  <w:color w:val="000000" w:themeColor="text1"/>
                  <w14:textFill>
                    <w14:solidFill>
                      <w14:schemeClr w14:val="tx1"/>
                    </w14:solidFill>
                  </w14:textFill>
                </w:rPr>
                <w:delInstrText xml:space="preserve"> HYPERLINK \l _Toc17016_WPSOffice_Level2 </w:delInstrText>
              </w:r>
            </w:del>
          </w:ins>
          <w:ins w:id="11389" w:author="冷雪凝" w:date="2019-05-14T12:16:29Z">
            <w:del w:id="11390" w:author="梁元" w:date="2019-05-14T19:56:45Z">
              <w:r>
                <w:rPr>
                  <w:b w:val="0"/>
                  <w:bCs w:val="0"/>
                  <w:color w:val="000000" w:themeColor="text1"/>
                  <w14:textFill>
                    <w14:solidFill>
                      <w14:schemeClr w14:val="tx1"/>
                    </w14:solidFill>
                  </w14:textFill>
                </w:rPr>
                <w:fldChar w:fldCharType="separate"/>
              </w:r>
            </w:del>
          </w:ins>
          <w:customXmlInsRangeStart w:id="11393" w:author="冷雪凝" w:date="2019-05-14T12:16:29Z"/>
          <w:customXmlDelRangeStart w:id="1139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50de6d56-49bf-4892-ae01-dcc88f7254c8}"/>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394"/>
              <w:customXmlInsRangeEnd w:id="11393"/>
              <w:ins w:id="11397" w:author="冷雪凝" w:date="2019-05-14T12:16:29Z">
                <w:del w:id="11398"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11399" w:author="冷雪凝" w:date="2019-05-14T12:16:29Z">
                <w:del w:id="11400"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11403" w:author="冷雪凝" w:date="2019-05-14T12:16:29Z"/>
              <w:customXmlDelRangeStart w:id="11404" w:author="梁元" w:date="2019-05-14T19:56:45Z"/>
            </w:sdtContent>
          </w:sdt>
          <w:customXmlDelRangeEnd w:id="11404"/>
          <w:customXmlInsRangeEnd w:id="11403"/>
          <w:ins w:id="11405" w:author="冷雪凝" w:date="2019-05-14T12:16:29Z">
            <w:del w:id="11406" w:author="梁元" w:date="2019-05-14T19:56:45Z">
              <w:r>
                <w:rPr>
                  <w:b w:val="0"/>
                  <w:bCs w:val="0"/>
                  <w:color w:val="000000" w:themeColor="text1"/>
                  <w14:textFill>
                    <w14:solidFill>
                      <w14:schemeClr w14:val="tx1"/>
                    </w14:solidFill>
                  </w14:textFill>
                </w:rPr>
                <w:tab/>
              </w:r>
            </w:del>
          </w:ins>
          <w:ins w:id="11407" w:author="冷雪凝" w:date="2019-05-14T12:16:46Z">
            <w:del w:id="11408" w:author="梁元" w:date="2019-05-14T19:56:45Z">
              <w:r>
                <w:rPr>
                  <w:rFonts w:hint="eastAsia"/>
                  <w:b w:val="0"/>
                  <w:bCs w:val="0"/>
                  <w:color w:val="000000" w:themeColor="text1"/>
                  <w:lang w:val="en-US" w:eastAsia="zh-CN"/>
                  <w14:textFill>
                    <w14:solidFill>
                      <w14:schemeClr w14:val="tx1"/>
                    </w14:solidFill>
                  </w14:textFill>
                </w:rPr>
                <w:delText>6</w:delText>
              </w:r>
            </w:del>
          </w:ins>
          <w:ins w:id="11409" w:author="冷雪凝" w:date="2019-05-14T12:16:29Z">
            <w:del w:id="11410"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411" w:author="冷雪凝" w:date="2019-05-14T12:16:29Z"/>
              <w:del w:id="11412" w:author="梁元" w:date="2019-05-14T19:56:45Z"/>
              <w:b w:val="0"/>
              <w:bCs w:val="0"/>
              <w:color w:val="000000" w:themeColor="text1"/>
              <w14:textFill>
                <w14:solidFill>
                  <w14:schemeClr w14:val="tx1"/>
                </w14:solidFill>
              </w14:textFill>
            </w:rPr>
          </w:pPr>
          <w:ins w:id="11413" w:author="冷雪凝" w:date="2019-05-14T12:16:29Z">
            <w:del w:id="11414" w:author="梁元" w:date="2019-05-14T19:56:45Z">
              <w:r>
                <w:rPr>
                  <w:b w:val="0"/>
                  <w:bCs w:val="0"/>
                  <w:color w:val="000000" w:themeColor="text1"/>
                  <w14:textFill>
                    <w14:solidFill>
                      <w14:schemeClr w14:val="tx1"/>
                    </w14:solidFill>
                  </w14:textFill>
                </w:rPr>
                <w:fldChar w:fldCharType="begin"/>
              </w:r>
            </w:del>
          </w:ins>
          <w:ins w:id="11415" w:author="冷雪凝" w:date="2019-05-14T12:16:29Z">
            <w:del w:id="11416" w:author="梁元" w:date="2019-05-14T19:56:45Z">
              <w:r>
                <w:rPr>
                  <w:b w:val="0"/>
                  <w:bCs w:val="0"/>
                  <w:color w:val="000000" w:themeColor="text1"/>
                  <w14:textFill>
                    <w14:solidFill>
                      <w14:schemeClr w14:val="tx1"/>
                    </w14:solidFill>
                  </w14:textFill>
                </w:rPr>
                <w:delInstrText xml:space="preserve"> HYPERLINK \l _Toc2423_WPSOffice_Level2 </w:delInstrText>
              </w:r>
            </w:del>
          </w:ins>
          <w:ins w:id="11417" w:author="冷雪凝" w:date="2019-05-14T12:16:29Z">
            <w:del w:id="11418" w:author="梁元" w:date="2019-05-14T19:56:45Z">
              <w:r>
                <w:rPr>
                  <w:b w:val="0"/>
                  <w:bCs w:val="0"/>
                  <w:color w:val="000000" w:themeColor="text1"/>
                  <w14:textFill>
                    <w14:solidFill>
                      <w14:schemeClr w14:val="tx1"/>
                    </w14:solidFill>
                  </w14:textFill>
                </w:rPr>
                <w:fldChar w:fldCharType="separate"/>
              </w:r>
            </w:del>
          </w:ins>
          <w:customXmlInsRangeStart w:id="11421" w:author="冷雪凝" w:date="2019-05-14T12:16:29Z"/>
          <w:customXmlDelRangeStart w:id="1142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b57535af-5081-4257-a117-a0b87ac1c33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422"/>
              <w:customXmlInsRangeEnd w:id="11421"/>
              <w:ins w:id="11425" w:author="冷雪凝" w:date="2019-05-14T12:16:29Z">
                <w:del w:id="11426"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11427" w:author="冷雪凝" w:date="2019-05-14T12:16:29Z">
                <w:del w:id="11428"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11431" w:author="冷雪凝" w:date="2019-05-14T12:16:29Z"/>
              <w:customXmlDelRangeStart w:id="11432" w:author="梁元" w:date="2019-05-14T19:56:45Z"/>
            </w:sdtContent>
          </w:sdt>
          <w:customXmlDelRangeEnd w:id="11432"/>
          <w:customXmlInsRangeEnd w:id="11431"/>
          <w:ins w:id="11433" w:author="冷雪凝" w:date="2019-05-14T12:16:29Z">
            <w:del w:id="11434" w:author="梁元" w:date="2019-05-14T19:56:45Z">
              <w:r>
                <w:rPr>
                  <w:b w:val="0"/>
                  <w:bCs w:val="0"/>
                  <w:color w:val="000000" w:themeColor="text1"/>
                  <w14:textFill>
                    <w14:solidFill>
                      <w14:schemeClr w14:val="tx1"/>
                    </w14:solidFill>
                  </w14:textFill>
                </w:rPr>
                <w:tab/>
              </w:r>
            </w:del>
          </w:ins>
          <w:ins w:id="11435" w:author="冷雪凝" w:date="2019-05-14T12:16:48Z">
            <w:del w:id="11436" w:author="梁元" w:date="2019-05-14T19:56:45Z">
              <w:r>
                <w:rPr>
                  <w:rFonts w:hint="eastAsia"/>
                  <w:b w:val="0"/>
                  <w:bCs w:val="0"/>
                  <w:color w:val="000000" w:themeColor="text1"/>
                  <w:lang w:val="en-US" w:eastAsia="zh-CN"/>
                  <w14:textFill>
                    <w14:solidFill>
                      <w14:schemeClr w14:val="tx1"/>
                    </w14:solidFill>
                  </w14:textFill>
                </w:rPr>
                <w:delText>6</w:delText>
              </w:r>
            </w:del>
          </w:ins>
          <w:ins w:id="11437" w:author="冷雪凝" w:date="2019-05-14T12:16:29Z">
            <w:del w:id="1143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439" w:author="冷雪凝" w:date="2019-05-14T12:16:29Z"/>
              <w:del w:id="11440" w:author="梁元" w:date="2019-05-14T19:56:45Z"/>
              <w:b w:val="0"/>
              <w:bCs w:val="0"/>
              <w:color w:val="000000" w:themeColor="text1"/>
              <w14:textFill>
                <w14:solidFill>
                  <w14:schemeClr w14:val="tx1"/>
                </w14:solidFill>
              </w14:textFill>
            </w:rPr>
          </w:pPr>
          <w:ins w:id="11441" w:author="冷雪凝" w:date="2019-05-14T12:16:29Z">
            <w:del w:id="11442" w:author="梁元" w:date="2019-05-14T19:56:45Z">
              <w:r>
                <w:rPr>
                  <w:b w:val="0"/>
                  <w:bCs w:val="0"/>
                  <w:color w:val="000000" w:themeColor="text1"/>
                  <w14:textFill>
                    <w14:solidFill>
                      <w14:schemeClr w14:val="tx1"/>
                    </w14:solidFill>
                  </w14:textFill>
                </w:rPr>
                <w:fldChar w:fldCharType="begin"/>
              </w:r>
            </w:del>
          </w:ins>
          <w:ins w:id="11443" w:author="冷雪凝" w:date="2019-05-14T12:16:29Z">
            <w:del w:id="11444" w:author="梁元" w:date="2019-05-14T19:56:45Z">
              <w:r>
                <w:rPr>
                  <w:b w:val="0"/>
                  <w:bCs w:val="0"/>
                  <w:color w:val="000000" w:themeColor="text1"/>
                  <w14:textFill>
                    <w14:solidFill>
                      <w14:schemeClr w14:val="tx1"/>
                    </w14:solidFill>
                  </w14:textFill>
                </w:rPr>
                <w:delInstrText xml:space="preserve"> HYPERLINK \l _Toc20709_WPSOffice_Level2 </w:delInstrText>
              </w:r>
            </w:del>
          </w:ins>
          <w:ins w:id="11445" w:author="冷雪凝" w:date="2019-05-14T12:16:29Z">
            <w:del w:id="11446" w:author="梁元" w:date="2019-05-14T19:56:45Z">
              <w:r>
                <w:rPr>
                  <w:b w:val="0"/>
                  <w:bCs w:val="0"/>
                  <w:color w:val="000000" w:themeColor="text1"/>
                  <w14:textFill>
                    <w14:solidFill>
                      <w14:schemeClr w14:val="tx1"/>
                    </w14:solidFill>
                  </w14:textFill>
                </w:rPr>
                <w:fldChar w:fldCharType="separate"/>
              </w:r>
            </w:del>
          </w:ins>
          <w:customXmlInsRangeStart w:id="11449" w:author="冷雪凝" w:date="2019-05-14T12:16:29Z"/>
          <w:customXmlDelRangeStart w:id="1145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2c1f5716-fa3a-4f36-932c-3866a42728b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450"/>
              <w:customXmlInsRangeEnd w:id="11449"/>
              <w:ins w:id="11453" w:author="冷雪凝" w:date="2019-05-14T12:16:29Z">
                <w:del w:id="11454"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11455" w:author="冷雪凝" w:date="2019-05-14T12:16:29Z">
                <w:del w:id="11456"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11459" w:author="冷雪凝" w:date="2019-05-14T12:16:29Z"/>
              <w:customXmlDelRangeStart w:id="11460" w:author="梁元" w:date="2019-05-14T19:56:45Z"/>
            </w:sdtContent>
          </w:sdt>
          <w:customXmlDelRangeEnd w:id="11460"/>
          <w:customXmlInsRangeEnd w:id="11459"/>
          <w:ins w:id="11461" w:author="冷雪凝" w:date="2019-05-14T12:16:29Z">
            <w:del w:id="11462" w:author="梁元" w:date="2019-05-14T19:56:45Z">
              <w:r>
                <w:rPr>
                  <w:b w:val="0"/>
                  <w:bCs w:val="0"/>
                  <w:color w:val="000000" w:themeColor="text1"/>
                  <w14:textFill>
                    <w14:solidFill>
                      <w14:schemeClr w14:val="tx1"/>
                    </w14:solidFill>
                  </w14:textFill>
                </w:rPr>
                <w:tab/>
              </w:r>
            </w:del>
          </w:ins>
          <w:ins w:id="11463" w:author="冷雪凝" w:date="2019-05-14T12:16:51Z">
            <w:del w:id="11464" w:author="梁元" w:date="2019-05-14T19:56:45Z">
              <w:r>
                <w:rPr>
                  <w:rFonts w:hint="eastAsia"/>
                  <w:b w:val="0"/>
                  <w:bCs w:val="0"/>
                  <w:color w:val="000000" w:themeColor="text1"/>
                  <w:lang w:val="en-US" w:eastAsia="zh-CN"/>
                  <w14:textFill>
                    <w14:solidFill>
                      <w14:schemeClr w14:val="tx1"/>
                    </w14:solidFill>
                  </w14:textFill>
                </w:rPr>
                <w:delText>7</w:delText>
              </w:r>
            </w:del>
          </w:ins>
          <w:ins w:id="11465" w:author="冷雪凝" w:date="2019-05-14T12:16:29Z">
            <w:del w:id="1146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467" w:author="冷雪凝" w:date="2019-05-14T12:16:29Z"/>
              <w:del w:id="11468" w:author="梁元" w:date="2019-05-14T19:56:45Z"/>
              <w:b w:val="0"/>
              <w:bCs w:val="0"/>
              <w:color w:val="000000" w:themeColor="text1"/>
              <w14:textFill>
                <w14:solidFill>
                  <w14:schemeClr w14:val="tx1"/>
                </w14:solidFill>
              </w14:textFill>
            </w:rPr>
          </w:pPr>
          <w:ins w:id="11469" w:author="冷雪凝" w:date="2019-05-14T12:16:29Z">
            <w:del w:id="11470" w:author="梁元" w:date="2019-05-14T19:56:45Z">
              <w:r>
                <w:rPr>
                  <w:b w:val="0"/>
                  <w:bCs w:val="0"/>
                  <w:color w:val="000000" w:themeColor="text1"/>
                  <w14:textFill>
                    <w14:solidFill>
                      <w14:schemeClr w14:val="tx1"/>
                    </w14:solidFill>
                  </w14:textFill>
                </w:rPr>
                <w:fldChar w:fldCharType="begin"/>
              </w:r>
            </w:del>
          </w:ins>
          <w:ins w:id="11471" w:author="冷雪凝" w:date="2019-05-14T12:16:29Z">
            <w:del w:id="11472" w:author="梁元" w:date="2019-05-14T19:56:45Z">
              <w:r>
                <w:rPr>
                  <w:b w:val="0"/>
                  <w:bCs w:val="0"/>
                  <w:color w:val="000000" w:themeColor="text1"/>
                  <w14:textFill>
                    <w14:solidFill>
                      <w14:schemeClr w14:val="tx1"/>
                    </w14:solidFill>
                  </w14:textFill>
                </w:rPr>
                <w:delInstrText xml:space="preserve"> HYPERLINK \l _Toc3083_WPSOffice_Level2 </w:delInstrText>
              </w:r>
            </w:del>
          </w:ins>
          <w:ins w:id="11473" w:author="冷雪凝" w:date="2019-05-14T12:16:29Z">
            <w:del w:id="11474" w:author="梁元" w:date="2019-05-14T19:56:45Z">
              <w:r>
                <w:rPr>
                  <w:b w:val="0"/>
                  <w:bCs w:val="0"/>
                  <w:color w:val="000000" w:themeColor="text1"/>
                  <w14:textFill>
                    <w14:solidFill>
                      <w14:schemeClr w14:val="tx1"/>
                    </w14:solidFill>
                  </w14:textFill>
                </w:rPr>
                <w:fldChar w:fldCharType="separate"/>
              </w:r>
            </w:del>
          </w:ins>
          <w:customXmlInsRangeStart w:id="11477" w:author="冷雪凝" w:date="2019-05-14T12:16:29Z"/>
          <w:customXmlDelRangeStart w:id="1147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d25f4b2c-d88d-42e0-883d-f8ca7c3c517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478"/>
              <w:customXmlInsRangeEnd w:id="11477"/>
              <w:ins w:id="11481" w:author="冷雪凝" w:date="2019-05-14T12:16:29Z">
                <w:del w:id="11482"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11483" w:author="冷雪凝" w:date="2019-05-14T12:16:29Z">
                <w:del w:id="11484"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11487" w:author="冷雪凝" w:date="2019-05-14T12:16:29Z"/>
              <w:customXmlDelRangeStart w:id="11488" w:author="梁元" w:date="2019-05-14T19:56:45Z"/>
            </w:sdtContent>
          </w:sdt>
          <w:customXmlDelRangeEnd w:id="11488"/>
          <w:customXmlInsRangeEnd w:id="11487"/>
          <w:ins w:id="11489" w:author="冷雪凝" w:date="2019-05-14T12:16:29Z">
            <w:del w:id="11490" w:author="梁元" w:date="2019-05-14T19:56:45Z">
              <w:r>
                <w:rPr>
                  <w:b w:val="0"/>
                  <w:bCs w:val="0"/>
                  <w:color w:val="000000" w:themeColor="text1"/>
                  <w14:textFill>
                    <w14:solidFill>
                      <w14:schemeClr w14:val="tx1"/>
                    </w14:solidFill>
                  </w14:textFill>
                </w:rPr>
                <w:tab/>
              </w:r>
            </w:del>
          </w:ins>
          <w:ins w:id="11491" w:author="冷雪凝" w:date="2019-05-14T12:16:54Z">
            <w:del w:id="11492" w:author="梁元" w:date="2019-05-14T19:56:45Z">
              <w:r>
                <w:rPr>
                  <w:rFonts w:hint="eastAsia"/>
                  <w:b w:val="0"/>
                  <w:bCs w:val="0"/>
                  <w:color w:val="000000" w:themeColor="text1"/>
                  <w:lang w:val="en-US" w:eastAsia="zh-CN"/>
                  <w14:textFill>
                    <w14:solidFill>
                      <w14:schemeClr w14:val="tx1"/>
                    </w14:solidFill>
                  </w14:textFill>
                </w:rPr>
                <w:delText>7</w:delText>
              </w:r>
            </w:del>
          </w:ins>
          <w:ins w:id="11493" w:author="冷雪凝" w:date="2019-05-14T12:16:29Z">
            <w:del w:id="1149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495" w:author="冷雪凝" w:date="2019-05-14T12:16:29Z"/>
              <w:del w:id="11496" w:author="梁元" w:date="2019-05-14T19:56:45Z"/>
              <w:b w:val="0"/>
              <w:bCs w:val="0"/>
              <w:color w:val="000000" w:themeColor="text1"/>
              <w14:textFill>
                <w14:solidFill>
                  <w14:schemeClr w14:val="tx1"/>
                </w14:solidFill>
              </w14:textFill>
            </w:rPr>
          </w:pPr>
          <w:ins w:id="11497" w:author="冷雪凝" w:date="2019-05-14T12:16:29Z">
            <w:del w:id="11498" w:author="梁元" w:date="2019-05-14T19:56:45Z">
              <w:r>
                <w:rPr>
                  <w:b w:val="0"/>
                  <w:bCs w:val="0"/>
                  <w:color w:val="000000" w:themeColor="text1"/>
                  <w14:textFill>
                    <w14:solidFill>
                      <w14:schemeClr w14:val="tx1"/>
                    </w14:solidFill>
                  </w14:textFill>
                </w:rPr>
                <w:fldChar w:fldCharType="begin"/>
              </w:r>
            </w:del>
          </w:ins>
          <w:ins w:id="11499" w:author="冷雪凝" w:date="2019-05-14T12:16:29Z">
            <w:del w:id="11500" w:author="梁元" w:date="2019-05-14T19:56:45Z">
              <w:r>
                <w:rPr>
                  <w:b w:val="0"/>
                  <w:bCs w:val="0"/>
                  <w:color w:val="000000" w:themeColor="text1"/>
                  <w14:textFill>
                    <w14:solidFill>
                      <w14:schemeClr w14:val="tx1"/>
                    </w14:solidFill>
                  </w14:textFill>
                </w:rPr>
                <w:delInstrText xml:space="preserve"> HYPERLINK \l _Toc12852_WPSOffice_Level2 </w:delInstrText>
              </w:r>
            </w:del>
          </w:ins>
          <w:ins w:id="11501" w:author="冷雪凝" w:date="2019-05-14T12:16:29Z">
            <w:del w:id="11502" w:author="梁元" w:date="2019-05-14T19:56:45Z">
              <w:r>
                <w:rPr>
                  <w:b w:val="0"/>
                  <w:bCs w:val="0"/>
                  <w:color w:val="000000" w:themeColor="text1"/>
                  <w14:textFill>
                    <w14:solidFill>
                      <w14:schemeClr w14:val="tx1"/>
                    </w14:solidFill>
                  </w14:textFill>
                </w:rPr>
                <w:fldChar w:fldCharType="separate"/>
              </w:r>
            </w:del>
          </w:ins>
          <w:customXmlInsRangeStart w:id="11505" w:author="冷雪凝" w:date="2019-05-14T12:16:29Z"/>
          <w:customXmlDelRangeStart w:id="1150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b916a12d-357f-494b-98ea-40bc2b1bb065}"/>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506"/>
              <w:customXmlInsRangeEnd w:id="11505"/>
              <w:ins w:id="11509" w:author="冷雪凝" w:date="2019-05-14T12:16:29Z">
                <w:del w:id="11510" w:author="梁元" w:date="2019-05-14T19:56:45Z">
                  <w:r>
                    <w:rPr>
                      <w:rFonts w:ascii="仿宋" w:hAnsi="仿宋" w:eastAsia="仿宋" w:cstheme="majorBidi"/>
                      <w:b w:val="0"/>
                      <w:bCs w:val="0"/>
                      <w:color w:val="000000" w:themeColor="text1"/>
                      <w14:textFill>
                        <w14:solidFill>
                          <w14:schemeClr w14:val="tx1"/>
                        </w14:solidFill>
                      </w14:textFill>
                    </w:rPr>
                    <w:delText xml:space="preserve">6. </w:delText>
                  </w:r>
                </w:del>
              </w:ins>
              <w:ins w:id="11511" w:author="冷雪凝" w:date="2019-05-14T12:16:29Z">
                <w:del w:id="11512"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11515" w:author="冷雪凝" w:date="2019-05-14T12:16:29Z"/>
              <w:customXmlDelRangeStart w:id="11516" w:author="梁元" w:date="2019-05-14T19:56:45Z"/>
            </w:sdtContent>
          </w:sdt>
          <w:customXmlDelRangeEnd w:id="11516"/>
          <w:customXmlInsRangeEnd w:id="11515"/>
          <w:ins w:id="11517" w:author="冷雪凝" w:date="2019-05-14T12:16:29Z">
            <w:del w:id="11518" w:author="梁元" w:date="2019-05-14T19:56:45Z">
              <w:r>
                <w:rPr>
                  <w:b w:val="0"/>
                  <w:bCs w:val="0"/>
                  <w:color w:val="000000" w:themeColor="text1"/>
                  <w14:textFill>
                    <w14:solidFill>
                      <w14:schemeClr w14:val="tx1"/>
                    </w14:solidFill>
                  </w14:textFill>
                </w:rPr>
                <w:tab/>
              </w:r>
            </w:del>
          </w:ins>
          <w:ins w:id="11519" w:author="冷雪凝" w:date="2019-05-14T12:16:29Z">
            <w:del w:id="11520" w:author="梁元" w:date="2019-05-14T19:56:45Z">
              <w:r>
                <w:rPr>
                  <w:rFonts w:hint="eastAsia"/>
                  <w:b w:val="0"/>
                  <w:bCs w:val="0"/>
                  <w:color w:val="000000" w:themeColor="text1"/>
                  <w:lang w:val="en-US" w:eastAsia="zh-CN"/>
                  <w14:textFill>
                    <w14:solidFill>
                      <w14:schemeClr w14:val="tx1"/>
                    </w14:solidFill>
                  </w14:textFill>
                </w:rPr>
                <w:delText>5</w:delText>
              </w:r>
            </w:del>
          </w:ins>
          <w:ins w:id="11521" w:author="冷雪凝" w:date="2019-05-14T12:16:29Z">
            <w:del w:id="11522"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11523" w:author="冷雪凝" w:date="2019-05-14T12:04:54Z"/>
              <w:del w:id="11524" w:author="梁元" w:date="2019-05-14T19:56:45Z"/>
              <w:b/>
              <w:bCs/>
              <w:color w:val="000000" w:themeColor="text1"/>
              <w:sz w:val="21"/>
              <w:szCs w:val="21"/>
              <w:rPrChange w:id="11525" w:author="冷雪凝" w:date="2019-05-14T12:31:43Z">
                <w:rPr>
                  <w:ins w:id="11526" w:author="冷雪凝" w:date="2019-05-14T12:04:54Z"/>
                  <w:del w:id="11527" w:author="梁元" w:date="2019-05-14T19:56:45Z"/>
                  <w:b w:val="0"/>
                  <w:bCs w:val="0"/>
                  <w:color w:val="000000" w:themeColor="text1"/>
                  <w14:textFill>
                    <w14:solidFill>
                      <w14:schemeClr w14:val="tx1"/>
                    </w14:solidFill>
                  </w14:textFill>
                </w:rPr>
              </w:rPrChange>
              <w14:textFill>
                <w14:solidFill>
                  <w14:schemeClr w14:val="tx1"/>
                </w14:solidFill>
              </w14:textFill>
            </w:rPr>
          </w:pPr>
          <w:ins w:id="11528" w:author="冷雪凝" w:date="2019-05-14T12:04:54Z">
            <w:del w:id="11529" w:author="梁元" w:date="2019-05-14T19:56:45Z">
              <w:r>
                <w:rPr>
                  <w:b/>
                  <w:bCs/>
                  <w:color w:val="000000" w:themeColor="text1"/>
                  <w:sz w:val="21"/>
                  <w:szCs w:val="21"/>
                  <w:rPrChange w:id="11530" w:author="冷雪凝" w:date="2019-05-14T12:31:43Z">
                    <w:rPr>
                      <w:b w:val="0"/>
                      <w:bCs w:val="0"/>
                      <w:color w:val="000000" w:themeColor="text1"/>
                      <w14:textFill>
                        <w14:solidFill>
                          <w14:schemeClr w14:val="tx1"/>
                        </w14:solidFill>
                      </w14:textFill>
                    </w:rPr>
                  </w:rPrChange>
                  <w14:textFill>
                    <w14:solidFill>
                      <w14:schemeClr w14:val="tx1"/>
                    </w14:solidFill>
                  </w14:textFill>
                </w:rPr>
                <w:fldChar w:fldCharType="begin"/>
              </w:r>
            </w:del>
          </w:ins>
          <w:ins w:id="11533" w:author="冷雪凝" w:date="2019-05-14T12:04:54Z">
            <w:del w:id="11534" w:author="梁元" w:date="2019-05-14T19:56:45Z">
              <w:r>
                <w:rPr>
                  <w:b/>
                  <w:bCs/>
                  <w:color w:val="000000" w:themeColor="text1"/>
                  <w:sz w:val="21"/>
                  <w:szCs w:val="21"/>
                  <w:rPrChange w:id="11535" w:author="冷雪凝" w:date="2019-05-14T12:31:43Z">
                    <w:rPr>
                      <w:b w:val="0"/>
                      <w:bCs w:val="0"/>
                      <w:color w:val="000000" w:themeColor="text1"/>
                      <w14:textFill>
                        <w14:solidFill>
                          <w14:schemeClr w14:val="tx1"/>
                        </w14:solidFill>
                      </w14:textFill>
                    </w:rPr>
                  </w:rPrChange>
                  <w14:textFill>
                    <w14:solidFill>
                      <w14:schemeClr w14:val="tx1"/>
                    </w14:solidFill>
                  </w14:textFill>
                </w:rPr>
                <w:delInstrText xml:space="preserve"> HYPERLINK \l _Toc940_WPSOffice_Level1 </w:delInstrText>
              </w:r>
            </w:del>
          </w:ins>
          <w:ins w:id="11538" w:author="冷雪凝" w:date="2019-05-14T12:04:54Z">
            <w:del w:id="11539" w:author="梁元" w:date="2019-05-14T19:56:45Z">
              <w:r>
                <w:rPr>
                  <w:b/>
                  <w:bCs/>
                  <w:color w:val="000000" w:themeColor="text1"/>
                  <w:sz w:val="21"/>
                  <w:szCs w:val="21"/>
                  <w:rPrChange w:id="11540" w:author="冷雪凝" w:date="2019-05-14T12:31:43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11545" w:author="冷雪凝" w:date="2019-05-14T12:04:54Z"/>
          <w:customXmlDelRangeStart w:id="11546"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9c75b578-fe4c-4268-a0aa-f15b98e71be6}"/>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11546"/>
              <w:customXmlInsRangeEnd w:id="11545"/>
              <w:ins w:id="11549" w:author="冷雪凝" w:date="2019-05-14T12:04:54Z">
                <w:del w:id="11550" w:author="梁元" w:date="2019-05-14T19:56:45Z">
                  <w:r>
                    <w:rPr>
                      <w:rFonts w:asciiTheme="minorHAnsi" w:hAnsiTheme="minorHAnsi" w:eastAsiaTheme="minorEastAsia" w:cstheme="minorBidi"/>
                      <w:b/>
                      <w:bCs/>
                      <w:color w:val="000000" w:themeColor="text1"/>
                      <w:sz w:val="21"/>
                      <w:szCs w:val="21"/>
                      <w:rPrChange w:id="11551" w:author="冷雪凝" w:date="2019-05-14T12:31:43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二十八、 P</w:delText>
                  </w:r>
                </w:del>
              </w:ins>
              <w:ins w:id="11554" w:author="冷雪凝" w:date="2019-05-14T12:04:54Z">
                <w:del w:id="11555" w:author="梁元" w:date="2019-05-14T19:56:45Z">
                  <w:r>
                    <w:rPr>
                      <w:rFonts w:hint="default" w:asciiTheme="minorHAnsi" w:hAnsiTheme="minorHAnsi" w:eastAsiaTheme="minorEastAsia" w:cstheme="minorBidi"/>
                      <w:b/>
                      <w:bCs/>
                      <w:color w:val="000000" w:themeColor="text1"/>
                      <w:sz w:val="21"/>
                      <w:szCs w:val="21"/>
                      <w:rPrChange w:id="11556" w:author="冷雪凝" w:date="2019-05-14T12:31:43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romise对象的理解？</w:delText>
                  </w:r>
                </w:del>
              </w:ins>
              <w:customXmlInsRangeStart w:id="11561" w:author="冷雪凝" w:date="2019-05-14T12:04:54Z"/>
              <w:customXmlDelRangeStart w:id="11562" w:author="梁元" w:date="2019-05-14T19:56:45Z"/>
            </w:sdtContent>
          </w:sdt>
          <w:customXmlDelRangeEnd w:id="11562"/>
          <w:customXmlInsRangeEnd w:id="11561"/>
          <w:ins w:id="11563" w:author="冷雪凝" w:date="2019-05-14T12:04:54Z">
            <w:del w:id="11564" w:author="梁元" w:date="2019-05-14T19:56:45Z">
              <w:r>
                <w:rPr>
                  <w:b/>
                  <w:bCs/>
                  <w:color w:val="000000" w:themeColor="text1"/>
                  <w:sz w:val="21"/>
                  <w:szCs w:val="21"/>
                  <w:rPrChange w:id="11565" w:author="冷雪凝" w:date="2019-05-14T12:31:43Z">
                    <w:rPr>
                      <w:b w:val="0"/>
                      <w:bCs w:val="0"/>
                      <w:color w:val="000000" w:themeColor="text1"/>
                      <w14:textFill>
                        <w14:solidFill>
                          <w14:schemeClr w14:val="tx1"/>
                        </w14:solidFill>
                      </w14:textFill>
                    </w:rPr>
                  </w:rPrChange>
                  <w14:textFill>
                    <w14:solidFill>
                      <w14:schemeClr w14:val="tx1"/>
                    </w14:solidFill>
                  </w14:textFill>
                </w:rPr>
                <w:tab/>
              </w:r>
            </w:del>
          </w:ins>
          <w:ins w:id="11568" w:author="冷雪凝" w:date="2019-05-14T12:04:56Z">
            <w:del w:id="11569" w:author="梁元" w:date="2019-05-14T19:56:45Z">
              <w:r>
                <w:rPr>
                  <w:b/>
                  <w:bCs/>
                  <w:color w:val="000000" w:themeColor="text1"/>
                  <w:sz w:val="21"/>
                  <w:szCs w:val="21"/>
                  <w:rPrChange w:id="11570" w:author="冷雪凝" w:date="2019-05-14T12:31:43Z">
                    <w:rPr>
                      <w:b w:val="0"/>
                      <w:bCs w:val="0"/>
                      <w:color w:val="000000" w:themeColor="text1"/>
                      <w14:textFill>
                        <w14:solidFill>
                          <w14:schemeClr w14:val="tx1"/>
                        </w14:solidFill>
                      </w14:textFill>
                    </w:rPr>
                  </w:rPrChange>
                  <w14:textFill>
                    <w14:solidFill>
                      <w14:schemeClr w14:val="tx1"/>
                    </w14:solidFill>
                  </w14:textFill>
                </w:rPr>
                <w:delText>8</w:delText>
              </w:r>
            </w:del>
          </w:ins>
          <w:ins w:id="11573" w:author="冷雪凝" w:date="2019-05-14T12:04:54Z">
            <w:del w:id="11574" w:author="梁元" w:date="2019-05-14T19:56:45Z">
              <w:r>
                <w:rPr>
                  <w:b/>
                  <w:bCs/>
                  <w:color w:val="000000" w:themeColor="text1"/>
                  <w:sz w:val="21"/>
                  <w:szCs w:val="21"/>
                  <w:rPrChange w:id="11575" w:author="冷雪凝" w:date="2019-05-14T12:31:43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11578" w:author="冷雪凝" w:date="2019-05-14T12:04:54Z"/>
              <w:del w:id="11579" w:author="梁元" w:date="2019-05-14T19:56:45Z"/>
              <w:b w:val="0"/>
              <w:bCs w:val="0"/>
              <w:color w:val="000000" w:themeColor="text1"/>
              <w14:textFill>
                <w14:solidFill>
                  <w14:schemeClr w14:val="tx1"/>
                </w14:solidFill>
              </w14:textFill>
            </w:rPr>
          </w:pPr>
          <w:ins w:id="11580" w:author="冷雪凝" w:date="2019-05-14T12:04:54Z">
            <w:del w:id="11581" w:author="梁元" w:date="2019-05-14T19:56:45Z">
              <w:r>
                <w:rPr>
                  <w:b w:val="0"/>
                  <w:bCs w:val="0"/>
                  <w:color w:val="000000" w:themeColor="text1"/>
                  <w14:textFill>
                    <w14:solidFill>
                      <w14:schemeClr w14:val="tx1"/>
                    </w14:solidFill>
                  </w14:textFill>
                </w:rPr>
                <w:fldChar w:fldCharType="begin"/>
              </w:r>
            </w:del>
          </w:ins>
          <w:ins w:id="11582" w:author="冷雪凝" w:date="2019-05-14T12:04:54Z">
            <w:del w:id="11583" w:author="梁元" w:date="2019-05-14T19:56:45Z">
              <w:r>
                <w:rPr>
                  <w:b w:val="0"/>
                  <w:bCs w:val="0"/>
                  <w:color w:val="000000" w:themeColor="text1"/>
                  <w14:textFill>
                    <w14:solidFill>
                      <w14:schemeClr w14:val="tx1"/>
                    </w14:solidFill>
                  </w14:textFill>
                </w:rPr>
                <w:delInstrText xml:space="preserve"> HYPERLINK \l _Toc29104_WPSOffice_Level2 </w:delInstrText>
              </w:r>
            </w:del>
          </w:ins>
          <w:ins w:id="11584" w:author="冷雪凝" w:date="2019-05-14T12:04:54Z">
            <w:del w:id="11585" w:author="梁元" w:date="2019-05-14T19:56:45Z">
              <w:r>
                <w:rPr>
                  <w:b w:val="0"/>
                  <w:bCs w:val="0"/>
                  <w:color w:val="000000" w:themeColor="text1"/>
                  <w14:textFill>
                    <w14:solidFill>
                      <w14:schemeClr w14:val="tx1"/>
                    </w14:solidFill>
                  </w14:textFill>
                </w:rPr>
                <w:fldChar w:fldCharType="separate"/>
              </w:r>
            </w:del>
          </w:ins>
          <w:customXmlInsRangeStart w:id="11588" w:author="冷雪凝" w:date="2019-05-14T12:04:54Z"/>
          <w:customXmlDelRangeStart w:id="11589"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41f8f41c-867e-468b-86ef-e48e1efe0cba}"/>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589"/>
              <w:customXmlInsRangeEnd w:id="11588"/>
              <w:ins w:id="11592" w:author="冷雪凝" w:date="2019-05-14T12:04:54Z">
                <w:del w:id="11593"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11594" w:author="冷雪凝" w:date="2019-05-14T12:04:54Z">
                <w:del w:id="11595"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11598" w:author="冷雪凝" w:date="2019-05-14T12:04:54Z"/>
              <w:customXmlDelRangeStart w:id="11599" w:author="梁元" w:date="2019-05-14T19:56:45Z"/>
            </w:sdtContent>
          </w:sdt>
          <w:customXmlDelRangeEnd w:id="11599"/>
          <w:customXmlInsRangeEnd w:id="11598"/>
          <w:ins w:id="11600" w:author="冷雪凝" w:date="2019-05-14T12:04:54Z">
            <w:del w:id="11601" w:author="梁元" w:date="2019-05-14T19:56:45Z">
              <w:r>
                <w:rPr>
                  <w:b w:val="0"/>
                  <w:bCs w:val="0"/>
                  <w:color w:val="000000" w:themeColor="text1"/>
                  <w14:textFill>
                    <w14:solidFill>
                      <w14:schemeClr w14:val="tx1"/>
                    </w14:solidFill>
                  </w14:textFill>
                </w:rPr>
                <w:tab/>
              </w:r>
            </w:del>
          </w:ins>
          <w:ins w:id="11602" w:author="冷雪凝" w:date="2019-05-14T12:04:56Z">
            <w:del w:id="11603" w:author="梁元" w:date="2019-05-14T19:56:45Z">
              <w:r>
                <w:rPr>
                  <w:b w:val="0"/>
                  <w:bCs w:val="0"/>
                  <w:color w:val="000000" w:themeColor="text1"/>
                  <w14:textFill>
                    <w14:solidFill>
                      <w14:schemeClr w14:val="tx1"/>
                    </w14:solidFill>
                  </w14:textFill>
                </w:rPr>
                <w:delText>8</w:delText>
              </w:r>
            </w:del>
          </w:ins>
          <w:ins w:id="11604" w:author="冷雪凝" w:date="2019-05-14T12:04:54Z">
            <w:del w:id="11605"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606" w:author="冷雪凝" w:date="2019-05-14T12:04:54Z"/>
              <w:del w:id="11607" w:author="梁元" w:date="2019-05-14T19:56:45Z"/>
              <w:b w:val="0"/>
              <w:bCs w:val="0"/>
              <w:color w:val="000000" w:themeColor="text1"/>
              <w14:textFill>
                <w14:solidFill>
                  <w14:schemeClr w14:val="tx1"/>
                </w14:solidFill>
              </w14:textFill>
            </w:rPr>
          </w:pPr>
          <w:ins w:id="11608" w:author="冷雪凝" w:date="2019-05-14T12:04:54Z">
            <w:del w:id="11609" w:author="梁元" w:date="2019-05-14T19:56:45Z">
              <w:r>
                <w:rPr>
                  <w:b w:val="0"/>
                  <w:bCs w:val="0"/>
                  <w:color w:val="000000" w:themeColor="text1"/>
                  <w14:textFill>
                    <w14:solidFill>
                      <w14:schemeClr w14:val="tx1"/>
                    </w14:solidFill>
                  </w14:textFill>
                </w:rPr>
                <w:fldChar w:fldCharType="begin"/>
              </w:r>
            </w:del>
          </w:ins>
          <w:ins w:id="11610" w:author="冷雪凝" w:date="2019-05-14T12:04:54Z">
            <w:del w:id="11611" w:author="梁元" w:date="2019-05-14T19:56:45Z">
              <w:r>
                <w:rPr>
                  <w:b w:val="0"/>
                  <w:bCs w:val="0"/>
                  <w:color w:val="000000" w:themeColor="text1"/>
                  <w14:textFill>
                    <w14:solidFill>
                      <w14:schemeClr w14:val="tx1"/>
                    </w14:solidFill>
                  </w14:textFill>
                </w:rPr>
                <w:delInstrText xml:space="preserve"> HYPERLINK \l _Toc17016_WPSOffice_Level2 </w:delInstrText>
              </w:r>
            </w:del>
          </w:ins>
          <w:ins w:id="11612" w:author="冷雪凝" w:date="2019-05-14T12:04:54Z">
            <w:del w:id="11613" w:author="梁元" w:date="2019-05-14T19:56:45Z">
              <w:r>
                <w:rPr>
                  <w:b w:val="0"/>
                  <w:bCs w:val="0"/>
                  <w:color w:val="000000" w:themeColor="text1"/>
                  <w14:textFill>
                    <w14:solidFill>
                      <w14:schemeClr w14:val="tx1"/>
                    </w14:solidFill>
                  </w14:textFill>
                </w:rPr>
                <w:fldChar w:fldCharType="separate"/>
              </w:r>
            </w:del>
          </w:ins>
          <w:customXmlInsRangeStart w:id="11616" w:author="冷雪凝" w:date="2019-05-14T12:04:54Z"/>
          <w:customXmlDelRangeStart w:id="11617"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396a4c64-a1fd-490c-8532-b38d5eae5df9}"/>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617"/>
              <w:customXmlInsRangeEnd w:id="11616"/>
              <w:ins w:id="11620" w:author="冷雪凝" w:date="2019-05-14T12:04:54Z">
                <w:del w:id="11621"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11622" w:author="冷雪凝" w:date="2019-05-14T12:04:54Z">
                <w:del w:id="11623"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11626" w:author="冷雪凝" w:date="2019-05-14T12:04:54Z"/>
              <w:customXmlDelRangeStart w:id="11627" w:author="梁元" w:date="2019-05-14T19:56:45Z"/>
            </w:sdtContent>
          </w:sdt>
          <w:customXmlDelRangeEnd w:id="11627"/>
          <w:customXmlInsRangeEnd w:id="11626"/>
          <w:ins w:id="11628" w:author="冷雪凝" w:date="2019-05-14T12:04:54Z">
            <w:del w:id="11629" w:author="梁元" w:date="2019-05-14T19:56:45Z">
              <w:r>
                <w:rPr>
                  <w:b w:val="0"/>
                  <w:bCs w:val="0"/>
                  <w:color w:val="000000" w:themeColor="text1"/>
                  <w14:textFill>
                    <w14:solidFill>
                      <w14:schemeClr w14:val="tx1"/>
                    </w14:solidFill>
                  </w14:textFill>
                </w:rPr>
                <w:tab/>
              </w:r>
            </w:del>
          </w:ins>
          <w:ins w:id="11630" w:author="冷雪凝" w:date="2019-05-14T12:04:56Z">
            <w:del w:id="11631" w:author="梁元" w:date="2019-05-14T19:56:45Z">
              <w:r>
                <w:rPr>
                  <w:b w:val="0"/>
                  <w:bCs w:val="0"/>
                  <w:color w:val="000000" w:themeColor="text1"/>
                  <w14:textFill>
                    <w14:solidFill>
                      <w14:schemeClr w14:val="tx1"/>
                    </w14:solidFill>
                  </w14:textFill>
                </w:rPr>
                <w:delText>9</w:delText>
              </w:r>
            </w:del>
          </w:ins>
          <w:ins w:id="11632" w:author="冷雪凝" w:date="2019-05-14T12:04:54Z">
            <w:del w:id="11633"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634" w:author="冷雪凝" w:date="2019-05-14T12:04:54Z"/>
              <w:del w:id="11635" w:author="梁元" w:date="2019-05-14T19:56:45Z"/>
              <w:b w:val="0"/>
              <w:bCs w:val="0"/>
              <w:color w:val="000000" w:themeColor="text1"/>
              <w14:textFill>
                <w14:solidFill>
                  <w14:schemeClr w14:val="tx1"/>
                </w14:solidFill>
              </w14:textFill>
            </w:rPr>
          </w:pPr>
          <w:ins w:id="11636" w:author="冷雪凝" w:date="2019-05-14T12:04:54Z">
            <w:del w:id="11637" w:author="梁元" w:date="2019-05-14T19:56:45Z">
              <w:r>
                <w:rPr>
                  <w:b w:val="0"/>
                  <w:bCs w:val="0"/>
                  <w:color w:val="000000" w:themeColor="text1"/>
                  <w14:textFill>
                    <w14:solidFill>
                      <w14:schemeClr w14:val="tx1"/>
                    </w14:solidFill>
                  </w14:textFill>
                </w:rPr>
                <w:fldChar w:fldCharType="begin"/>
              </w:r>
            </w:del>
          </w:ins>
          <w:ins w:id="11638" w:author="冷雪凝" w:date="2019-05-14T12:04:54Z">
            <w:del w:id="11639" w:author="梁元" w:date="2019-05-14T19:56:45Z">
              <w:r>
                <w:rPr>
                  <w:b w:val="0"/>
                  <w:bCs w:val="0"/>
                  <w:color w:val="000000" w:themeColor="text1"/>
                  <w14:textFill>
                    <w14:solidFill>
                      <w14:schemeClr w14:val="tx1"/>
                    </w14:solidFill>
                  </w14:textFill>
                </w:rPr>
                <w:delInstrText xml:space="preserve"> HYPERLINK \l _Toc2423_WPSOffice_Level2 </w:delInstrText>
              </w:r>
            </w:del>
          </w:ins>
          <w:ins w:id="11640" w:author="冷雪凝" w:date="2019-05-14T12:04:54Z">
            <w:del w:id="11641" w:author="梁元" w:date="2019-05-14T19:56:45Z">
              <w:r>
                <w:rPr>
                  <w:b w:val="0"/>
                  <w:bCs w:val="0"/>
                  <w:color w:val="000000" w:themeColor="text1"/>
                  <w14:textFill>
                    <w14:solidFill>
                      <w14:schemeClr w14:val="tx1"/>
                    </w14:solidFill>
                  </w14:textFill>
                </w:rPr>
                <w:fldChar w:fldCharType="separate"/>
              </w:r>
            </w:del>
          </w:ins>
          <w:customXmlInsRangeStart w:id="11644" w:author="冷雪凝" w:date="2019-05-14T12:04:54Z"/>
          <w:customXmlDelRangeStart w:id="11645"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4f02ab62-3fad-40eb-b55d-d4002a0a396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645"/>
              <w:customXmlInsRangeEnd w:id="11644"/>
              <w:ins w:id="11648" w:author="冷雪凝" w:date="2019-05-14T12:04:54Z">
                <w:del w:id="11649"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11650" w:author="冷雪凝" w:date="2019-05-14T12:04:54Z">
                <w:del w:id="11651"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11654" w:author="冷雪凝" w:date="2019-05-14T12:04:54Z"/>
              <w:customXmlDelRangeStart w:id="11655" w:author="梁元" w:date="2019-05-14T19:56:45Z"/>
            </w:sdtContent>
          </w:sdt>
          <w:customXmlDelRangeEnd w:id="11655"/>
          <w:customXmlInsRangeEnd w:id="11654"/>
          <w:ins w:id="11656" w:author="冷雪凝" w:date="2019-05-14T12:04:54Z">
            <w:del w:id="11657" w:author="梁元" w:date="2019-05-14T19:56:45Z">
              <w:r>
                <w:rPr>
                  <w:b w:val="0"/>
                  <w:bCs w:val="0"/>
                  <w:color w:val="000000" w:themeColor="text1"/>
                  <w14:textFill>
                    <w14:solidFill>
                      <w14:schemeClr w14:val="tx1"/>
                    </w14:solidFill>
                  </w14:textFill>
                </w:rPr>
                <w:tab/>
              </w:r>
            </w:del>
          </w:ins>
          <w:ins w:id="11658" w:author="冷雪凝" w:date="2019-05-14T12:04:56Z">
            <w:del w:id="11659" w:author="梁元" w:date="2019-05-14T19:56:45Z">
              <w:r>
                <w:rPr>
                  <w:b w:val="0"/>
                  <w:bCs w:val="0"/>
                  <w:color w:val="000000" w:themeColor="text1"/>
                  <w14:textFill>
                    <w14:solidFill>
                      <w14:schemeClr w14:val="tx1"/>
                    </w14:solidFill>
                  </w14:textFill>
                </w:rPr>
                <w:delText>10</w:delText>
              </w:r>
            </w:del>
          </w:ins>
          <w:ins w:id="11660" w:author="冷雪凝" w:date="2019-05-14T12:04:54Z">
            <w:del w:id="11661"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662" w:author="冷雪凝" w:date="2019-05-14T12:04:54Z"/>
              <w:del w:id="11663" w:author="梁元" w:date="2019-05-14T19:56:45Z"/>
              <w:b w:val="0"/>
              <w:bCs w:val="0"/>
              <w:color w:val="000000" w:themeColor="text1"/>
              <w14:textFill>
                <w14:solidFill>
                  <w14:schemeClr w14:val="tx1"/>
                </w14:solidFill>
              </w14:textFill>
            </w:rPr>
          </w:pPr>
          <w:ins w:id="11664" w:author="冷雪凝" w:date="2019-05-14T12:04:54Z">
            <w:del w:id="11665" w:author="梁元" w:date="2019-05-14T19:56:45Z">
              <w:r>
                <w:rPr>
                  <w:b w:val="0"/>
                  <w:bCs w:val="0"/>
                  <w:color w:val="000000" w:themeColor="text1"/>
                  <w14:textFill>
                    <w14:solidFill>
                      <w14:schemeClr w14:val="tx1"/>
                    </w14:solidFill>
                  </w14:textFill>
                </w:rPr>
                <w:fldChar w:fldCharType="begin"/>
              </w:r>
            </w:del>
          </w:ins>
          <w:ins w:id="11666" w:author="冷雪凝" w:date="2019-05-14T12:04:54Z">
            <w:del w:id="11667" w:author="梁元" w:date="2019-05-14T19:56:45Z">
              <w:r>
                <w:rPr>
                  <w:b w:val="0"/>
                  <w:bCs w:val="0"/>
                  <w:color w:val="000000" w:themeColor="text1"/>
                  <w14:textFill>
                    <w14:solidFill>
                      <w14:schemeClr w14:val="tx1"/>
                    </w14:solidFill>
                  </w14:textFill>
                </w:rPr>
                <w:delInstrText xml:space="preserve"> HYPERLINK \l _Toc20709_WPSOffice_Level2 </w:delInstrText>
              </w:r>
            </w:del>
          </w:ins>
          <w:ins w:id="11668" w:author="冷雪凝" w:date="2019-05-14T12:04:54Z">
            <w:del w:id="11669" w:author="梁元" w:date="2019-05-14T19:56:45Z">
              <w:r>
                <w:rPr>
                  <w:b w:val="0"/>
                  <w:bCs w:val="0"/>
                  <w:color w:val="000000" w:themeColor="text1"/>
                  <w14:textFill>
                    <w14:solidFill>
                      <w14:schemeClr w14:val="tx1"/>
                    </w14:solidFill>
                  </w14:textFill>
                </w:rPr>
                <w:fldChar w:fldCharType="separate"/>
              </w:r>
            </w:del>
          </w:ins>
          <w:customXmlInsRangeStart w:id="11672" w:author="冷雪凝" w:date="2019-05-14T12:04:54Z"/>
          <w:customXmlDelRangeStart w:id="1167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0e20805d-9e97-4128-9404-0c2b573e8c6a}"/>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673"/>
              <w:customXmlInsRangeEnd w:id="11672"/>
              <w:ins w:id="11676" w:author="冷雪凝" w:date="2019-05-14T12:04:54Z">
                <w:del w:id="11677"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11678" w:author="冷雪凝" w:date="2019-05-14T12:04:54Z">
                <w:del w:id="11679"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11682" w:author="冷雪凝" w:date="2019-05-14T12:04:54Z"/>
              <w:customXmlDelRangeStart w:id="11683" w:author="梁元" w:date="2019-05-14T19:56:45Z"/>
            </w:sdtContent>
          </w:sdt>
          <w:customXmlDelRangeEnd w:id="11683"/>
          <w:customXmlInsRangeEnd w:id="11682"/>
          <w:ins w:id="11684" w:author="冷雪凝" w:date="2019-05-14T12:04:54Z">
            <w:del w:id="11685" w:author="梁元" w:date="2019-05-14T19:56:45Z">
              <w:r>
                <w:rPr>
                  <w:b w:val="0"/>
                  <w:bCs w:val="0"/>
                  <w:color w:val="000000" w:themeColor="text1"/>
                  <w14:textFill>
                    <w14:solidFill>
                      <w14:schemeClr w14:val="tx1"/>
                    </w14:solidFill>
                  </w14:textFill>
                </w:rPr>
                <w:tab/>
              </w:r>
            </w:del>
          </w:ins>
          <w:ins w:id="11686" w:author="冷雪凝" w:date="2019-05-14T12:04:56Z">
            <w:del w:id="11687" w:author="梁元" w:date="2019-05-14T19:56:45Z">
              <w:r>
                <w:rPr>
                  <w:b w:val="0"/>
                  <w:bCs w:val="0"/>
                  <w:color w:val="000000" w:themeColor="text1"/>
                  <w14:textFill>
                    <w14:solidFill>
                      <w14:schemeClr w14:val="tx1"/>
                    </w14:solidFill>
                  </w14:textFill>
                </w:rPr>
                <w:delText>10</w:delText>
              </w:r>
            </w:del>
          </w:ins>
          <w:ins w:id="11688" w:author="冷雪凝" w:date="2019-05-14T12:04:54Z">
            <w:del w:id="11689"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690" w:author="冷雪凝" w:date="2019-05-14T12:04:54Z"/>
              <w:del w:id="11691" w:author="梁元" w:date="2019-05-14T19:56:45Z"/>
              <w:b w:val="0"/>
              <w:bCs w:val="0"/>
              <w:color w:val="000000" w:themeColor="text1"/>
              <w14:textFill>
                <w14:solidFill>
                  <w14:schemeClr w14:val="tx1"/>
                </w14:solidFill>
              </w14:textFill>
            </w:rPr>
          </w:pPr>
          <w:ins w:id="11692" w:author="冷雪凝" w:date="2019-05-14T12:04:54Z">
            <w:del w:id="11693" w:author="梁元" w:date="2019-05-14T19:56:45Z">
              <w:r>
                <w:rPr>
                  <w:b w:val="0"/>
                  <w:bCs w:val="0"/>
                  <w:color w:val="000000" w:themeColor="text1"/>
                  <w14:textFill>
                    <w14:solidFill>
                      <w14:schemeClr w14:val="tx1"/>
                    </w14:solidFill>
                  </w14:textFill>
                </w:rPr>
                <w:fldChar w:fldCharType="begin"/>
              </w:r>
            </w:del>
          </w:ins>
          <w:ins w:id="11694" w:author="冷雪凝" w:date="2019-05-14T12:04:54Z">
            <w:del w:id="11695" w:author="梁元" w:date="2019-05-14T19:56:45Z">
              <w:r>
                <w:rPr>
                  <w:b w:val="0"/>
                  <w:bCs w:val="0"/>
                  <w:color w:val="000000" w:themeColor="text1"/>
                  <w14:textFill>
                    <w14:solidFill>
                      <w14:schemeClr w14:val="tx1"/>
                    </w14:solidFill>
                  </w14:textFill>
                </w:rPr>
                <w:delInstrText xml:space="preserve"> HYPERLINK \l _Toc3083_WPSOffice_Level2 </w:delInstrText>
              </w:r>
            </w:del>
          </w:ins>
          <w:ins w:id="11696" w:author="冷雪凝" w:date="2019-05-14T12:04:54Z">
            <w:del w:id="11697" w:author="梁元" w:date="2019-05-14T19:56:45Z">
              <w:r>
                <w:rPr>
                  <w:b w:val="0"/>
                  <w:bCs w:val="0"/>
                  <w:color w:val="000000" w:themeColor="text1"/>
                  <w14:textFill>
                    <w14:solidFill>
                      <w14:schemeClr w14:val="tx1"/>
                    </w14:solidFill>
                  </w14:textFill>
                </w:rPr>
                <w:fldChar w:fldCharType="separate"/>
              </w:r>
            </w:del>
          </w:ins>
          <w:customXmlInsRangeStart w:id="11700" w:author="冷雪凝" w:date="2019-05-14T12:04:54Z"/>
          <w:customXmlDelRangeStart w:id="1170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de6644f9-238c-484d-a780-4ce8ced0d8b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701"/>
              <w:customXmlInsRangeEnd w:id="11700"/>
              <w:ins w:id="11704" w:author="冷雪凝" w:date="2019-05-14T12:04:54Z">
                <w:del w:id="11705"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11706" w:author="冷雪凝" w:date="2019-05-14T12:04:54Z">
                <w:del w:id="11707"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11710" w:author="冷雪凝" w:date="2019-05-14T12:04:54Z"/>
              <w:customXmlDelRangeStart w:id="11711" w:author="梁元" w:date="2019-05-14T19:56:45Z"/>
            </w:sdtContent>
          </w:sdt>
          <w:customXmlDelRangeEnd w:id="11711"/>
          <w:customXmlInsRangeEnd w:id="11710"/>
          <w:ins w:id="11712" w:author="冷雪凝" w:date="2019-05-14T12:04:54Z">
            <w:del w:id="11713" w:author="梁元" w:date="2019-05-14T19:56:45Z">
              <w:r>
                <w:rPr>
                  <w:b w:val="0"/>
                  <w:bCs w:val="0"/>
                  <w:color w:val="000000" w:themeColor="text1"/>
                  <w14:textFill>
                    <w14:solidFill>
                      <w14:schemeClr w14:val="tx1"/>
                    </w14:solidFill>
                  </w14:textFill>
                </w:rPr>
                <w:tab/>
              </w:r>
            </w:del>
          </w:ins>
          <w:ins w:id="11714" w:author="冷雪凝" w:date="2019-05-14T12:04:56Z">
            <w:del w:id="11715" w:author="梁元" w:date="2019-05-14T19:56:45Z">
              <w:r>
                <w:rPr>
                  <w:b w:val="0"/>
                  <w:bCs w:val="0"/>
                  <w:color w:val="000000" w:themeColor="text1"/>
                  <w14:textFill>
                    <w14:solidFill>
                      <w14:schemeClr w14:val="tx1"/>
                    </w14:solidFill>
                  </w14:textFill>
                </w:rPr>
                <w:delText>11</w:delText>
              </w:r>
            </w:del>
          </w:ins>
          <w:ins w:id="11716" w:author="冷雪凝" w:date="2019-05-14T12:04:54Z">
            <w:del w:id="11717"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718" w:author="冷雪凝" w:date="2019-05-14T12:04:54Z"/>
              <w:del w:id="11719" w:author="梁元" w:date="2019-05-14T19:56:45Z"/>
              <w:b w:val="0"/>
              <w:bCs w:val="0"/>
              <w:color w:val="000000" w:themeColor="text1"/>
              <w14:textFill>
                <w14:solidFill>
                  <w14:schemeClr w14:val="tx1"/>
                </w14:solidFill>
              </w14:textFill>
            </w:rPr>
          </w:pPr>
          <w:ins w:id="11720" w:author="冷雪凝" w:date="2019-05-14T12:04:54Z">
            <w:del w:id="11721" w:author="梁元" w:date="2019-05-14T19:56:45Z">
              <w:r>
                <w:rPr>
                  <w:b w:val="0"/>
                  <w:bCs w:val="0"/>
                  <w:color w:val="000000" w:themeColor="text1"/>
                  <w14:textFill>
                    <w14:solidFill>
                      <w14:schemeClr w14:val="tx1"/>
                    </w14:solidFill>
                  </w14:textFill>
                </w:rPr>
                <w:fldChar w:fldCharType="begin"/>
              </w:r>
            </w:del>
          </w:ins>
          <w:ins w:id="11722" w:author="冷雪凝" w:date="2019-05-14T12:04:54Z">
            <w:del w:id="11723" w:author="梁元" w:date="2019-05-14T19:56:45Z">
              <w:r>
                <w:rPr>
                  <w:b w:val="0"/>
                  <w:bCs w:val="0"/>
                  <w:color w:val="000000" w:themeColor="text1"/>
                  <w14:textFill>
                    <w14:solidFill>
                      <w14:schemeClr w14:val="tx1"/>
                    </w14:solidFill>
                  </w14:textFill>
                </w:rPr>
                <w:delInstrText xml:space="preserve"> HYPERLINK \l _Toc12852_WPSOffice_Level2 </w:delInstrText>
              </w:r>
            </w:del>
          </w:ins>
          <w:ins w:id="11724" w:author="冷雪凝" w:date="2019-05-14T12:04:54Z">
            <w:del w:id="11725" w:author="梁元" w:date="2019-05-14T19:56:45Z">
              <w:r>
                <w:rPr>
                  <w:b w:val="0"/>
                  <w:bCs w:val="0"/>
                  <w:color w:val="000000" w:themeColor="text1"/>
                  <w14:textFill>
                    <w14:solidFill>
                      <w14:schemeClr w14:val="tx1"/>
                    </w14:solidFill>
                  </w14:textFill>
                </w:rPr>
                <w:fldChar w:fldCharType="separate"/>
              </w:r>
            </w:del>
          </w:ins>
          <w:customXmlInsRangeStart w:id="11728" w:author="冷雪凝" w:date="2019-05-14T12:04:54Z"/>
          <w:customXmlDelRangeStart w:id="11729"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36c18b67-5628-4feb-a186-439736ab01e0}"/>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729"/>
              <w:customXmlInsRangeEnd w:id="11728"/>
              <w:ins w:id="11732" w:author="冷雪凝" w:date="2019-05-14T12:04:54Z">
                <w:del w:id="11733" w:author="梁元" w:date="2019-05-14T19:56:45Z">
                  <w:r>
                    <w:rPr>
                      <w:rFonts w:ascii="仿宋" w:hAnsi="仿宋" w:eastAsia="仿宋" w:cstheme="majorBidi"/>
                      <w:b w:val="0"/>
                      <w:bCs w:val="0"/>
                      <w:color w:val="000000" w:themeColor="text1"/>
                      <w14:textFill>
                        <w14:solidFill>
                          <w14:schemeClr w14:val="tx1"/>
                        </w14:solidFill>
                      </w14:textFill>
                    </w:rPr>
                    <w:delText xml:space="preserve">6. </w:delText>
                  </w:r>
                </w:del>
              </w:ins>
              <w:ins w:id="11734" w:author="冷雪凝" w:date="2019-05-14T12:04:54Z">
                <w:del w:id="11735"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11738" w:author="冷雪凝" w:date="2019-05-14T12:04:54Z"/>
              <w:customXmlDelRangeStart w:id="11739" w:author="梁元" w:date="2019-05-14T19:56:45Z"/>
            </w:sdtContent>
          </w:sdt>
          <w:customXmlDelRangeEnd w:id="11739"/>
          <w:customXmlInsRangeEnd w:id="11738"/>
          <w:ins w:id="11740" w:author="冷雪凝" w:date="2019-05-14T12:04:54Z">
            <w:del w:id="11741" w:author="梁元" w:date="2019-05-14T19:56:45Z">
              <w:r>
                <w:rPr>
                  <w:b w:val="0"/>
                  <w:bCs w:val="0"/>
                  <w:color w:val="000000" w:themeColor="text1"/>
                  <w14:textFill>
                    <w14:solidFill>
                      <w14:schemeClr w14:val="tx1"/>
                    </w14:solidFill>
                  </w14:textFill>
                </w:rPr>
                <w:tab/>
              </w:r>
            </w:del>
          </w:ins>
          <w:ins w:id="11742" w:author="冷雪凝" w:date="2019-05-14T12:04:56Z">
            <w:del w:id="11743" w:author="梁元" w:date="2019-05-14T19:56:45Z">
              <w:r>
                <w:rPr>
                  <w:b w:val="0"/>
                  <w:bCs w:val="0"/>
                  <w:color w:val="000000" w:themeColor="text1"/>
                  <w14:textFill>
                    <w14:solidFill>
                      <w14:schemeClr w14:val="tx1"/>
                    </w14:solidFill>
                  </w14:textFill>
                </w:rPr>
                <w:delText>11</w:delText>
              </w:r>
            </w:del>
          </w:ins>
          <w:ins w:id="11744" w:author="冷雪凝" w:date="2019-05-14T12:04:54Z">
            <w:del w:id="11745"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11746" w:author="冷雪凝" w:date="2019-05-14T12:04:54Z"/>
              <w:del w:id="11747" w:author="梁元" w:date="2019-05-14T19:56:45Z"/>
              <w:b/>
              <w:bCs/>
              <w:color w:val="000000" w:themeColor="text1"/>
              <w:sz w:val="21"/>
              <w:szCs w:val="21"/>
              <w:rPrChange w:id="11748" w:author="冷雪凝" w:date="2019-05-14T12:31:44Z">
                <w:rPr>
                  <w:ins w:id="11749" w:author="冷雪凝" w:date="2019-05-14T12:04:54Z"/>
                  <w:del w:id="11750" w:author="梁元" w:date="2019-05-14T19:56:45Z"/>
                  <w:b w:val="0"/>
                  <w:bCs w:val="0"/>
                  <w:color w:val="000000" w:themeColor="text1"/>
                  <w14:textFill>
                    <w14:solidFill>
                      <w14:schemeClr w14:val="tx1"/>
                    </w14:solidFill>
                  </w14:textFill>
                </w:rPr>
              </w:rPrChange>
              <w14:textFill>
                <w14:solidFill>
                  <w14:schemeClr w14:val="tx1"/>
                </w14:solidFill>
              </w14:textFill>
            </w:rPr>
          </w:pPr>
          <w:ins w:id="11751" w:author="冷雪凝" w:date="2019-05-14T12:04:54Z">
            <w:del w:id="11752" w:author="梁元" w:date="2019-05-14T19:56:45Z">
              <w:r>
                <w:rPr>
                  <w:b/>
                  <w:bCs/>
                  <w:color w:val="000000" w:themeColor="text1"/>
                  <w:sz w:val="21"/>
                  <w:szCs w:val="21"/>
                  <w:rPrChange w:id="11753" w:author="冷雪凝" w:date="2019-05-14T12:31:44Z">
                    <w:rPr>
                      <w:b w:val="0"/>
                      <w:bCs w:val="0"/>
                      <w:color w:val="000000" w:themeColor="text1"/>
                      <w14:textFill>
                        <w14:solidFill>
                          <w14:schemeClr w14:val="tx1"/>
                        </w14:solidFill>
                      </w14:textFill>
                    </w:rPr>
                  </w:rPrChange>
                  <w14:textFill>
                    <w14:solidFill>
                      <w14:schemeClr w14:val="tx1"/>
                    </w14:solidFill>
                  </w14:textFill>
                </w:rPr>
                <w:fldChar w:fldCharType="begin"/>
              </w:r>
            </w:del>
          </w:ins>
          <w:ins w:id="11756" w:author="冷雪凝" w:date="2019-05-14T12:04:54Z">
            <w:del w:id="11757" w:author="梁元" w:date="2019-05-14T19:56:45Z">
              <w:r>
                <w:rPr>
                  <w:b/>
                  <w:bCs/>
                  <w:color w:val="000000" w:themeColor="text1"/>
                  <w:sz w:val="21"/>
                  <w:szCs w:val="21"/>
                  <w:rPrChange w:id="11758" w:author="冷雪凝" w:date="2019-05-14T12:31:44Z">
                    <w:rPr>
                      <w:b w:val="0"/>
                      <w:bCs w:val="0"/>
                      <w:color w:val="000000" w:themeColor="text1"/>
                      <w14:textFill>
                        <w14:solidFill>
                          <w14:schemeClr w14:val="tx1"/>
                        </w14:solidFill>
                      </w14:textFill>
                    </w:rPr>
                  </w:rPrChange>
                  <w14:textFill>
                    <w14:solidFill>
                      <w14:schemeClr w14:val="tx1"/>
                    </w14:solidFill>
                  </w14:textFill>
                </w:rPr>
                <w:delInstrText xml:space="preserve"> HYPERLINK \l _Toc11632_WPSOffice_Level1 </w:delInstrText>
              </w:r>
            </w:del>
          </w:ins>
          <w:ins w:id="11761" w:author="冷雪凝" w:date="2019-05-14T12:04:54Z">
            <w:del w:id="11762" w:author="梁元" w:date="2019-05-14T19:56:45Z">
              <w:r>
                <w:rPr>
                  <w:b/>
                  <w:bCs/>
                  <w:color w:val="000000" w:themeColor="text1"/>
                  <w:sz w:val="21"/>
                  <w:szCs w:val="21"/>
                  <w:rPrChange w:id="11763" w:author="冷雪凝" w:date="2019-05-14T12:31:44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11768" w:author="冷雪凝" w:date="2019-05-14T12:04:54Z"/>
          <w:customXmlDelRangeStart w:id="11769"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15291d8a-bea3-465b-b266-f1a7deba8000}"/>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11769"/>
              <w:customXmlInsRangeEnd w:id="11768"/>
              <w:ins w:id="11772" w:author="冷雪凝" w:date="2019-05-14T12:04:54Z">
                <w:del w:id="11773" w:author="梁元" w:date="2019-05-14T19:56:45Z">
                  <w:r>
                    <w:rPr>
                      <w:rFonts w:hint="default" w:asciiTheme="minorHAnsi" w:hAnsiTheme="minorHAnsi" w:eastAsiaTheme="minorEastAsia" w:cstheme="minorBidi"/>
                      <w:b/>
                      <w:bCs/>
                      <w:color w:val="000000" w:themeColor="text1"/>
                      <w:sz w:val="21"/>
                      <w:szCs w:val="21"/>
                      <w:rPrChange w:id="11774" w:author="冷雪凝" w:date="2019-05-14T12:31:44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二十九、 解释一下移动端多倍屏1px像素问题：陈蔓杰</w:delText>
                  </w:r>
                </w:del>
              </w:ins>
              <w:customXmlInsRangeStart w:id="11779" w:author="冷雪凝" w:date="2019-05-14T12:04:54Z"/>
              <w:customXmlDelRangeStart w:id="11780" w:author="梁元" w:date="2019-05-14T19:56:45Z"/>
            </w:sdtContent>
          </w:sdt>
          <w:customXmlDelRangeEnd w:id="11780"/>
          <w:customXmlInsRangeEnd w:id="11779"/>
          <w:ins w:id="11781" w:author="冷雪凝" w:date="2019-05-14T12:04:54Z">
            <w:del w:id="11782" w:author="梁元" w:date="2019-05-14T19:56:45Z">
              <w:r>
                <w:rPr>
                  <w:b/>
                  <w:bCs/>
                  <w:color w:val="000000" w:themeColor="text1"/>
                  <w:sz w:val="21"/>
                  <w:szCs w:val="21"/>
                  <w:rPrChange w:id="11783" w:author="冷雪凝" w:date="2019-05-14T12:31:44Z">
                    <w:rPr>
                      <w:b w:val="0"/>
                      <w:bCs w:val="0"/>
                      <w:color w:val="000000" w:themeColor="text1"/>
                      <w14:textFill>
                        <w14:solidFill>
                          <w14:schemeClr w14:val="tx1"/>
                        </w14:solidFill>
                      </w14:textFill>
                    </w:rPr>
                  </w:rPrChange>
                  <w14:textFill>
                    <w14:solidFill>
                      <w14:schemeClr w14:val="tx1"/>
                    </w14:solidFill>
                  </w14:textFill>
                </w:rPr>
                <w:tab/>
              </w:r>
            </w:del>
          </w:ins>
          <w:ins w:id="11786" w:author="冷雪凝" w:date="2019-05-14T12:04:56Z">
            <w:del w:id="11787" w:author="梁元" w:date="2019-05-14T19:56:45Z">
              <w:r>
                <w:rPr>
                  <w:b/>
                  <w:bCs/>
                  <w:color w:val="000000" w:themeColor="text1"/>
                  <w:sz w:val="21"/>
                  <w:szCs w:val="21"/>
                  <w:rPrChange w:id="11788" w:author="冷雪凝" w:date="2019-05-14T12:31:44Z">
                    <w:rPr>
                      <w:b w:val="0"/>
                      <w:bCs w:val="0"/>
                      <w:color w:val="000000" w:themeColor="text1"/>
                      <w14:textFill>
                        <w14:solidFill>
                          <w14:schemeClr w14:val="tx1"/>
                        </w14:solidFill>
                      </w14:textFill>
                    </w:rPr>
                  </w:rPrChange>
                  <w14:textFill>
                    <w14:solidFill>
                      <w14:schemeClr w14:val="tx1"/>
                    </w14:solidFill>
                  </w14:textFill>
                </w:rPr>
                <w:delText>1</w:delText>
              </w:r>
            </w:del>
          </w:ins>
          <w:ins w:id="11791" w:author="冷雪凝" w:date="2019-05-14T12:04:54Z">
            <w:del w:id="11792" w:author="梁元" w:date="2019-05-14T19:56:45Z">
              <w:r>
                <w:rPr>
                  <w:b/>
                  <w:bCs/>
                  <w:color w:val="000000" w:themeColor="text1"/>
                  <w:sz w:val="21"/>
                  <w:szCs w:val="21"/>
                  <w:rPrChange w:id="11793" w:author="冷雪凝" w:date="2019-05-14T12:31:44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11796" w:author="冷雪凝" w:date="2019-05-14T12:04:54Z"/>
              <w:del w:id="11797" w:author="梁元" w:date="2019-05-14T19:56:45Z"/>
              <w:b w:val="0"/>
              <w:bCs w:val="0"/>
              <w:color w:val="000000" w:themeColor="text1"/>
              <w14:textFill>
                <w14:solidFill>
                  <w14:schemeClr w14:val="tx1"/>
                </w14:solidFill>
              </w14:textFill>
            </w:rPr>
          </w:pPr>
          <w:ins w:id="11798" w:author="冷雪凝" w:date="2019-05-14T12:04:54Z">
            <w:del w:id="11799" w:author="梁元" w:date="2019-05-14T19:56:45Z">
              <w:r>
                <w:rPr>
                  <w:b w:val="0"/>
                  <w:bCs w:val="0"/>
                  <w:color w:val="000000" w:themeColor="text1"/>
                  <w14:textFill>
                    <w14:solidFill>
                      <w14:schemeClr w14:val="tx1"/>
                    </w14:solidFill>
                  </w14:textFill>
                </w:rPr>
                <w:fldChar w:fldCharType="begin"/>
              </w:r>
            </w:del>
          </w:ins>
          <w:ins w:id="11800" w:author="冷雪凝" w:date="2019-05-14T12:04:54Z">
            <w:del w:id="11801" w:author="梁元" w:date="2019-05-14T19:56:45Z">
              <w:r>
                <w:rPr>
                  <w:b w:val="0"/>
                  <w:bCs w:val="0"/>
                  <w:color w:val="000000" w:themeColor="text1"/>
                  <w14:textFill>
                    <w14:solidFill>
                      <w14:schemeClr w14:val="tx1"/>
                    </w14:solidFill>
                  </w14:textFill>
                </w:rPr>
                <w:delInstrText xml:space="preserve"> HYPERLINK \l _Toc21790_WPSOffice_Level2 </w:delInstrText>
              </w:r>
            </w:del>
          </w:ins>
          <w:ins w:id="11802" w:author="冷雪凝" w:date="2019-05-14T12:04:54Z">
            <w:del w:id="11803" w:author="梁元" w:date="2019-05-14T19:56:45Z">
              <w:r>
                <w:rPr>
                  <w:b w:val="0"/>
                  <w:bCs w:val="0"/>
                  <w:color w:val="000000" w:themeColor="text1"/>
                  <w14:textFill>
                    <w14:solidFill>
                      <w14:schemeClr w14:val="tx1"/>
                    </w14:solidFill>
                  </w14:textFill>
                </w:rPr>
                <w:fldChar w:fldCharType="separate"/>
              </w:r>
            </w:del>
          </w:ins>
          <w:customXmlInsRangeStart w:id="11806" w:author="冷雪凝" w:date="2019-05-14T12:04:54Z"/>
          <w:customXmlDelRangeStart w:id="11807"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8030eac3-9f5a-4689-8cfa-0316919bf48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807"/>
              <w:customXmlInsRangeEnd w:id="11806"/>
              <w:ins w:id="11810" w:author="冷雪凝" w:date="2019-05-14T12:04:54Z">
                <w:del w:id="11811"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11812" w:author="冷雪凝" w:date="2019-05-14T12:04:54Z">
                <w:del w:id="11813"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11816" w:author="冷雪凝" w:date="2019-05-14T12:04:54Z"/>
              <w:customXmlDelRangeStart w:id="11817" w:author="梁元" w:date="2019-05-14T19:56:45Z"/>
            </w:sdtContent>
          </w:sdt>
          <w:customXmlDelRangeEnd w:id="11817"/>
          <w:customXmlInsRangeEnd w:id="11816"/>
          <w:ins w:id="11818" w:author="冷雪凝" w:date="2019-05-14T12:04:54Z">
            <w:del w:id="11819" w:author="梁元" w:date="2019-05-14T19:56:45Z">
              <w:r>
                <w:rPr>
                  <w:b w:val="0"/>
                  <w:bCs w:val="0"/>
                  <w:color w:val="000000" w:themeColor="text1"/>
                  <w14:textFill>
                    <w14:solidFill>
                      <w14:schemeClr w14:val="tx1"/>
                    </w14:solidFill>
                  </w14:textFill>
                </w:rPr>
                <w:tab/>
              </w:r>
            </w:del>
          </w:ins>
          <w:ins w:id="11820" w:author="冷雪凝" w:date="2019-05-14T12:04:56Z">
            <w:del w:id="11821" w:author="梁元" w:date="2019-05-14T19:56:45Z">
              <w:r>
                <w:rPr>
                  <w:b w:val="0"/>
                  <w:bCs w:val="0"/>
                  <w:color w:val="000000" w:themeColor="text1"/>
                  <w14:textFill>
                    <w14:solidFill>
                      <w14:schemeClr w14:val="tx1"/>
                    </w14:solidFill>
                  </w14:textFill>
                </w:rPr>
                <w:delText>1</w:delText>
              </w:r>
            </w:del>
          </w:ins>
          <w:ins w:id="11822" w:author="冷雪凝" w:date="2019-05-14T12:04:54Z">
            <w:del w:id="11823"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824" w:author="冷雪凝" w:date="2019-05-14T12:04:54Z"/>
              <w:del w:id="11825" w:author="梁元" w:date="2019-05-14T19:56:45Z"/>
              <w:b w:val="0"/>
              <w:bCs w:val="0"/>
              <w:color w:val="000000" w:themeColor="text1"/>
              <w14:textFill>
                <w14:solidFill>
                  <w14:schemeClr w14:val="tx1"/>
                </w14:solidFill>
              </w14:textFill>
            </w:rPr>
          </w:pPr>
          <w:ins w:id="11826" w:author="冷雪凝" w:date="2019-05-14T12:04:54Z">
            <w:del w:id="11827" w:author="梁元" w:date="2019-05-14T19:56:45Z">
              <w:r>
                <w:rPr>
                  <w:b w:val="0"/>
                  <w:bCs w:val="0"/>
                  <w:color w:val="000000" w:themeColor="text1"/>
                  <w14:textFill>
                    <w14:solidFill>
                      <w14:schemeClr w14:val="tx1"/>
                    </w14:solidFill>
                  </w14:textFill>
                </w:rPr>
                <w:fldChar w:fldCharType="begin"/>
              </w:r>
            </w:del>
          </w:ins>
          <w:ins w:id="11828" w:author="冷雪凝" w:date="2019-05-14T12:04:54Z">
            <w:del w:id="11829" w:author="梁元" w:date="2019-05-14T19:56:45Z">
              <w:r>
                <w:rPr>
                  <w:b w:val="0"/>
                  <w:bCs w:val="0"/>
                  <w:color w:val="000000" w:themeColor="text1"/>
                  <w14:textFill>
                    <w14:solidFill>
                      <w14:schemeClr w14:val="tx1"/>
                    </w14:solidFill>
                  </w14:textFill>
                </w:rPr>
                <w:delInstrText xml:space="preserve"> HYPERLINK \l _Toc6050_WPSOffice_Level2 </w:delInstrText>
              </w:r>
            </w:del>
          </w:ins>
          <w:ins w:id="11830" w:author="冷雪凝" w:date="2019-05-14T12:04:54Z">
            <w:del w:id="11831" w:author="梁元" w:date="2019-05-14T19:56:45Z">
              <w:r>
                <w:rPr>
                  <w:b w:val="0"/>
                  <w:bCs w:val="0"/>
                  <w:color w:val="000000" w:themeColor="text1"/>
                  <w14:textFill>
                    <w14:solidFill>
                      <w14:schemeClr w14:val="tx1"/>
                    </w14:solidFill>
                  </w14:textFill>
                </w:rPr>
                <w:fldChar w:fldCharType="separate"/>
              </w:r>
            </w:del>
          </w:ins>
          <w:customXmlInsRangeStart w:id="11834" w:author="冷雪凝" w:date="2019-05-14T12:04:54Z"/>
          <w:customXmlDelRangeStart w:id="11835"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3afd7e0a-8535-4391-91b9-6d91372cd72d}"/>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835"/>
              <w:customXmlInsRangeEnd w:id="11834"/>
              <w:ins w:id="11838" w:author="冷雪凝" w:date="2019-05-14T12:04:54Z">
                <w:del w:id="11839"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11840" w:author="冷雪凝" w:date="2019-05-14T12:04:54Z">
                <w:del w:id="11841"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11844" w:author="冷雪凝" w:date="2019-05-14T12:04:54Z"/>
              <w:customXmlDelRangeStart w:id="11845" w:author="梁元" w:date="2019-05-14T19:56:45Z"/>
            </w:sdtContent>
          </w:sdt>
          <w:customXmlDelRangeEnd w:id="11845"/>
          <w:customXmlInsRangeEnd w:id="11844"/>
          <w:ins w:id="11846" w:author="冷雪凝" w:date="2019-05-14T12:04:54Z">
            <w:del w:id="11847" w:author="梁元" w:date="2019-05-14T19:56:45Z">
              <w:r>
                <w:rPr>
                  <w:b w:val="0"/>
                  <w:bCs w:val="0"/>
                  <w:color w:val="000000" w:themeColor="text1"/>
                  <w14:textFill>
                    <w14:solidFill>
                      <w14:schemeClr w14:val="tx1"/>
                    </w14:solidFill>
                  </w14:textFill>
                </w:rPr>
                <w:tab/>
              </w:r>
            </w:del>
          </w:ins>
          <w:ins w:id="11848" w:author="冷雪凝" w:date="2019-05-14T12:04:56Z">
            <w:del w:id="11849" w:author="梁元" w:date="2019-05-14T19:56:45Z">
              <w:r>
                <w:rPr>
                  <w:b w:val="0"/>
                  <w:bCs w:val="0"/>
                  <w:color w:val="000000" w:themeColor="text1"/>
                  <w14:textFill>
                    <w14:solidFill>
                      <w14:schemeClr w14:val="tx1"/>
                    </w14:solidFill>
                  </w14:textFill>
                </w:rPr>
                <w:delText>2</w:delText>
              </w:r>
            </w:del>
          </w:ins>
          <w:ins w:id="11850" w:author="冷雪凝" w:date="2019-05-14T12:04:54Z">
            <w:del w:id="11851"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852" w:author="冷雪凝" w:date="2019-05-14T12:04:54Z"/>
              <w:del w:id="11853" w:author="梁元" w:date="2019-05-14T19:56:45Z"/>
              <w:b w:val="0"/>
              <w:bCs w:val="0"/>
              <w:color w:val="000000" w:themeColor="text1"/>
              <w14:textFill>
                <w14:solidFill>
                  <w14:schemeClr w14:val="tx1"/>
                </w14:solidFill>
              </w14:textFill>
            </w:rPr>
          </w:pPr>
          <w:ins w:id="11854" w:author="冷雪凝" w:date="2019-05-14T12:04:54Z">
            <w:del w:id="11855" w:author="梁元" w:date="2019-05-14T19:56:45Z">
              <w:r>
                <w:rPr>
                  <w:b w:val="0"/>
                  <w:bCs w:val="0"/>
                  <w:color w:val="000000" w:themeColor="text1"/>
                  <w14:textFill>
                    <w14:solidFill>
                      <w14:schemeClr w14:val="tx1"/>
                    </w14:solidFill>
                  </w14:textFill>
                </w:rPr>
                <w:fldChar w:fldCharType="begin"/>
              </w:r>
            </w:del>
          </w:ins>
          <w:ins w:id="11856" w:author="冷雪凝" w:date="2019-05-14T12:04:54Z">
            <w:del w:id="11857" w:author="梁元" w:date="2019-05-14T19:56:45Z">
              <w:r>
                <w:rPr>
                  <w:b w:val="0"/>
                  <w:bCs w:val="0"/>
                  <w:color w:val="000000" w:themeColor="text1"/>
                  <w14:textFill>
                    <w14:solidFill>
                      <w14:schemeClr w14:val="tx1"/>
                    </w14:solidFill>
                  </w14:textFill>
                </w:rPr>
                <w:delInstrText xml:space="preserve"> HYPERLINK \l _Toc19453_WPSOffice_Level2 </w:delInstrText>
              </w:r>
            </w:del>
          </w:ins>
          <w:ins w:id="11858" w:author="冷雪凝" w:date="2019-05-14T12:04:54Z">
            <w:del w:id="11859" w:author="梁元" w:date="2019-05-14T19:56:45Z">
              <w:r>
                <w:rPr>
                  <w:b w:val="0"/>
                  <w:bCs w:val="0"/>
                  <w:color w:val="000000" w:themeColor="text1"/>
                  <w14:textFill>
                    <w14:solidFill>
                      <w14:schemeClr w14:val="tx1"/>
                    </w14:solidFill>
                  </w14:textFill>
                </w:rPr>
                <w:fldChar w:fldCharType="separate"/>
              </w:r>
            </w:del>
          </w:ins>
          <w:customXmlInsRangeStart w:id="11862" w:author="冷雪凝" w:date="2019-05-14T12:04:54Z"/>
          <w:customXmlDelRangeStart w:id="1186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26cd760b-46e5-478a-aa84-382fdecd69ff}"/>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863"/>
              <w:customXmlInsRangeEnd w:id="11862"/>
              <w:ins w:id="11866" w:author="冷雪凝" w:date="2019-05-14T12:04:54Z">
                <w:del w:id="11867" w:author="梁元" w:date="2019-05-14T19:56:45Z">
                  <w:r>
                    <w:rPr>
                      <w:rFonts w:asciiTheme="majorHAnsi" w:hAnsiTheme="majorHAnsi" w:eastAsiaTheme="majorEastAsia" w:cstheme="majorBidi"/>
                      <w:b w:val="0"/>
                      <w:bCs w:val="0"/>
                      <w:color w:val="000000" w:themeColor="text1"/>
                      <w14:textFill>
                        <w14:solidFill>
                          <w14:schemeClr w14:val="tx1"/>
                        </w14:solidFill>
                      </w14:textFill>
                    </w:rPr>
                    <w:delText xml:space="preserve">3. </w:delText>
                  </w:r>
                </w:del>
              </w:ins>
              <w:ins w:id="11868" w:author="冷雪凝" w:date="2019-05-14T12:04:54Z">
                <w:del w:id="11869"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11872" w:author="冷雪凝" w:date="2019-05-14T12:04:54Z"/>
              <w:customXmlDelRangeStart w:id="11873" w:author="梁元" w:date="2019-05-14T19:56:45Z"/>
            </w:sdtContent>
          </w:sdt>
          <w:customXmlDelRangeEnd w:id="11873"/>
          <w:customXmlInsRangeEnd w:id="11872"/>
          <w:ins w:id="11874" w:author="冷雪凝" w:date="2019-05-14T12:04:54Z">
            <w:del w:id="11875" w:author="梁元" w:date="2019-05-14T19:56:45Z">
              <w:r>
                <w:rPr>
                  <w:b w:val="0"/>
                  <w:bCs w:val="0"/>
                  <w:color w:val="000000" w:themeColor="text1"/>
                  <w14:textFill>
                    <w14:solidFill>
                      <w14:schemeClr w14:val="tx1"/>
                    </w14:solidFill>
                  </w14:textFill>
                </w:rPr>
                <w:tab/>
              </w:r>
            </w:del>
          </w:ins>
          <w:ins w:id="11876" w:author="冷雪凝" w:date="2019-05-14T12:04:56Z">
            <w:del w:id="11877" w:author="梁元" w:date="2019-05-14T19:56:45Z">
              <w:r>
                <w:rPr>
                  <w:b w:val="0"/>
                  <w:bCs w:val="0"/>
                  <w:color w:val="000000" w:themeColor="text1"/>
                  <w14:textFill>
                    <w14:solidFill>
                      <w14:schemeClr w14:val="tx1"/>
                    </w14:solidFill>
                  </w14:textFill>
                </w:rPr>
                <w:delText>3</w:delText>
              </w:r>
            </w:del>
          </w:ins>
          <w:ins w:id="11878" w:author="冷雪凝" w:date="2019-05-14T12:04:54Z">
            <w:del w:id="11879"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880" w:author="冷雪凝" w:date="2019-05-14T12:04:54Z"/>
              <w:del w:id="11881" w:author="梁元" w:date="2019-05-14T19:56:45Z"/>
              <w:b w:val="0"/>
              <w:bCs w:val="0"/>
              <w:color w:val="000000" w:themeColor="text1"/>
              <w14:textFill>
                <w14:solidFill>
                  <w14:schemeClr w14:val="tx1"/>
                </w14:solidFill>
              </w14:textFill>
            </w:rPr>
          </w:pPr>
          <w:ins w:id="11882" w:author="冷雪凝" w:date="2019-05-14T12:04:54Z">
            <w:del w:id="11883" w:author="梁元" w:date="2019-05-14T19:56:45Z">
              <w:r>
                <w:rPr>
                  <w:b w:val="0"/>
                  <w:bCs w:val="0"/>
                  <w:color w:val="000000" w:themeColor="text1"/>
                  <w14:textFill>
                    <w14:solidFill>
                      <w14:schemeClr w14:val="tx1"/>
                    </w14:solidFill>
                  </w14:textFill>
                </w:rPr>
                <w:fldChar w:fldCharType="begin"/>
              </w:r>
            </w:del>
          </w:ins>
          <w:ins w:id="11884" w:author="冷雪凝" w:date="2019-05-14T12:04:54Z">
            <w:del w:id="11885" w:author="梁元" w:date="2019-05-14T19:56:45Z">
              <w:r>
                <w:rPr>
                  <w:b w:val="0"/>
                  <w:bCs w:val="0"/>
                  <w:color w:val="000000" w:themeColor="text1"/>
                  <w14:textFill>
                    <w14:solidFill>
                      <w14:schemeClr w14:val="tx1"/>
                    </w14:solidFill>
                  </w14:textFill>
                </w:rPr>
                <w:delInstrText xml:space="preserve"> HYPERLINK \l _Toc557_WPSOffice_Level2 </w:delInstrText>
              </w:r>
            </w:del>
          </w:ins>
          <w:ins w:id="11886" w:author="冷雪凝" w:date="2019-05-14T12:04:54Z">
            <w:del w:id="11887" w:author="梁元" w:date="2019-05-14T19:56:45Z">
              <w:r>
                <w:rPr>
                  <w:b w:val="0"/>
                  <w:bCs w:val="0"/>
                  <w:color w:val="000000" w:themeColor="text1"/>
                  <w14:textFill>
                    <w14:solidFill>
                      <w14:schemeClr w14:val="tx1"/>
                    </w14:solidFill>
                  </w14:textFill>
                </w:rPr>
                <w:fldChar w:fldCharType="separate"/>
              </w:r>
            </w:del>
          </w:ins>
          <w:customXmlInsRangeStart w:id="11890" w:author="冷雪凝" w:date="2019-05-14T12:04:54Z"/>
          <w:customXmlDelRangeStart w:id="1189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32490717-cd64-482f-bbf0-55aeea6ce8f9}"/>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891"/>
              <w:customXmlInsRangeEnd w:id="11890"/>
              <w:ins w:id="11894" w:author="冷雪凝" w:date="2019-05-14T12:04:54Z">
                <w:del w:id="11895" w:author="梁元" w:date="2019-05-14T19:56:45Z">
                  <w:r>
                    <w:rPr>
                      <w:rFonts w:hint="eastAsia" w:asciiTheme="majorHAnsi" w:hAnsiTheme="majorHAnsi" w:eastAsiaTheme="majorEastAsia" w:cstheme="majorBidi"/>
                      <w:b w:val="0"/>
                      <w:bCs w:val="0"/>
                      <w:color w:val="000000" w:themeColor="text1"/>
                      <w14:textFill>
                        <w14:solidFill>
                          <w14:schemeClr w14:val="tx1"/>
                        </w14:solidFill>
                      </w14:textFill>
                    </w:rPr>
                    <w:delText xml:space="preserve">4. </w:delText>
                  </w:r>
                </w:del>
              </w:ins>
              <w:ins w:id="11896" w:author="冷雪凝" w:date="2019-05-14T12:04:54Z">
                <w:del w:id="11897" w:author="梁元" w:date="2019-05-14T19:56:45Z">
                  <w:r>
                    <w:rPr>
                      <w:rFonts w:hint="eastAsia" w:ascii="仿宋" w:hAnsi="仿宋" w:eastAsia="仿宋" w:cstheme="majorBidi"/>
                      <w:b w:val="0"/>
                      <w:bCs w:val="0"/>
                      <w:color w:val="000000" w:themeColor="text1"/>
                      <w14:textFill>
                        <w14:solidFill>
                          <w14:schemeClr w14:val="tx1"/>
                        </w14:solidFill>
                      </w14:textFill>
                    </w:rPr>
                    <w:delText>延伸及扩展问题回答参考</w:delText>
                  </w:r>
                </w:del>
              </w:ins>
              <w:customXmlInsRangeStart w:id="11900" w:author="冷雪凝" w:date="2019-05-14T12:04:54Z"/>
              <w:customXmlDelRangeStart w:id="11901" w:author="梁元" w:date="2019-05-14T19:56:45Z"/>
            </w:sdtContent>
          </w:sdt>
          <w:customXmlDelRangeEnd w:id="11901"/>
          <w:customXmlInsRangeEnd w:id="11900"/>
          <w:ins w:id="11902" w:author="冷雪凝" w:date="2019-05-14T12:04:54Z">
            <w:del w:id="11903" w:author="梁元" w:date="2019-05-14T19:56:45Z">
              <w:r>
                <w:rPr>
                  <w:b w:val="0"/>
                  <w:bCs w:val="0"/>
                  <w:color w:val="000000" w:themeColor="text1"/>
                  <w14:textFill>
                    <w14:solidFill>
                      <w14:schemeClr w14:val="tx1"/>
                    </w14:solidFill>
                  </w14:textFill>
                </w:rPr>
                <w:tab/>
              </w:r>
            </w:del>
          </w:ins>
          <w:ins w:id="11904" w:author="冷雪凝" w:date="2019-05-14T12:04:56Z">
            <w:del w:id="11905" w:author="梁元" w:date="2019-05-14T19:56:45Z">
              <w:r>
                <w:rPr>
                  <w:b w:val="0"/>
                  <w:bCs w:val="0"/>
                  <w:color w:val="000000" w:themeColor="text1"/>
                  <w14:textFill>
                    <w14:solidFill>
                      <w14:schemeClr w14:val="tx1"/>
                    </w14:solidFill>
                  </w14:textFill>
                </w:rPr>
                <w:delText>3</w:delText>
              </w:r>
            </w:del>
          </w:ins>
          <w:ins w:id="11906" w:author="冷雪凝" w:date="2019-05-14T12:04:54Z">
            <w:del w:id="11907"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908" w:author="冷雪凝" w:date="2019-05-14T12:04:54Z"/>
              <w:del w:id="11909" w:author="梁元" w:date="2019-05-14T19:56:45Z"/>
              <w:b w:val="0"/>
              <w:bCs w:val="0"/>
              <w:color w:val="000000" w:themeColor="text1"/>
              <w14:textFill>
                <w14:solidFill>
                  <w14:schemeClr w14:val="tx1"/>
                </w14:solidFill>
              </w14:textFill>
            </w:rPr>
          </w:pPr>
          <w:ins w:id="11910" w:author="冷雪凝" w:date="2019-05-14T12:04:54Z">
            <w:del w:id="11911" w:author="梁元" w:date="2019-05-14T19:56:45Z">
              <w:r>
                <w:rPr>
                  <w:b w:val="0"/>
                  <w:bCs w:val="0"/>
                  <w:color w:val="000000" w:themeColor="text1"/>
                  <w14:textFill>
                    <w14:solidFill>
                      <w14:schemeClr w14:val="tx1"/>
                    </w14:solidFill>
                  </w14:textFill>
                </w:rPr>
                <w:fldChar w:fldCharType="begin"/>
              </w:r>
            </w:del>
          </w:ins>
          <w:ins w:id="11912" w:author="冷雪凝" w:date="2019-05-14T12:04:54Z">
            <w:del w:id="11913" w:author="梁元" w:date="2019-05-14T19:56:45Z">
              <w:r>
                <w:rPr>
                  <w:b w:val="0"/>
                  <w:bCs w:val="0"/>
                  <w:color w:val="000000" w:themeColor="text1"/>
                  <w14:textFill>
                    <w14:solidFill>
                      <w14:schemeClr w14:val="tx1"/>
                    </w14:solidFill>
                  </w14:textFill>
                </w:rPr>
                <w:delInstrText xml:space="preserve"> HYPERLINK \l _Toc20745_WPSOffice_Level2 </w:delInstrText>
              </w:r>
            </w:del>
          </w:ins>
          <w:ins w:id="11914" w:author="冷雪凝" w:date="2019-05-14T12:04:54Z">
            <w:del w:id="11915" w:author="梁元" w:date="2019-05-14T19:56:45Z">
              <w:r>
                <w:rPr>
                  <w:b w:val="0"/>
                  <w:bCs w:val="0"/>
                  <w:color w:val="000000" w:themeColor="text1"/>
                  <w14:textFill>
                    <w14:solidFill>
                      <w14:schemeClr w14:val="tx1"/>
                    </w14:solidFill>
                  </w14:textFill>
                </w:rPr>
                <w:fldChar w:fldCharType="separate"/>
              </w:r>
            </w:del>
          </w:ins>
          <w:customXmlInsRangeStart w:id="11918" w:author="冷雪凝" w:date="2019-05-14T12:04:54Z"/>
          <w:customXmlDelRangeStart w:id="11919"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c24efada-fab3-4ff9-bdfb-217623ec5d95}"/>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919"/>
              <w:customXmlInsRangeEnd w:id="11918"/>
              <w:ins w:id="11922" w:author="冷雪凝" w:date="2019-05-14T12:04:54Z">
                <w:del w:id="11923" w:author="梁元" w:date="2019-05-14T19:56:45Z">
                  <w:r>
                    <w:rPr>
                      <w:rFonts w:hint="eastAsia" w:asciiTheme="majorHAnsi" w:hAnsiTheme="majorHAnsi" w:eastAsiaTheme="majorEastAsia" w:cstheme="majorBidi"/>
                      <w:b w:val="0"/>
                      <w:bCs w:val="0"/>
                      <w:color w:val="000000" w:themeColor="text1"/>
                      <w14:textFill>
                        <w14:solidFill>
                          <w14:schemeClr w14:val="tx1"/>
                        </w14:solidFill>
                      </w14:textFill>
                    </w:rPr>
                    <w:delText xml:space="preserve">5. </w:delText>
                  </w:r>
                </w:del>
              </w:ins>
              <w:ins w:id="11924" w:author="冷雪凝" w:date="2019-05-14T12:04:54Z">
                <w:del w:id="11925"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11928" w:author="冷雪凝" w:date="2019-05-14T12:04:54Z"/>
              <w:customXmlDelRangeStart w:id="11929" w:author="梁元" w:date="2019-05-14T19:56:45Z"/>
            </w:sdtContent>
          </w:sdt>
          <w:customXmlDelRangeEnd w:id="11929"/>
          <w:customXmlInsRangeEnd w:id="11928"/>
          <w:ins w:id="11930" w:author="冷雪凝" w:date="2019-05-14T12:04:54Z">
            <w:del w:id="11931" w:author="梁元" w:date="2019-05-14T19:56:45Z">
              <w:r>
                <w:rPr>
                  <w:b w:val="0"/>
                  <w:bCs w:val="0"/>
                  <w:color w:val="000000" w:themeColor="text1"/>
                  <w14:textFill>
                    <w14:solidFill>
                      <w14:schemeClr w14:val="tx1"/>
                    </w14:solidFill>
                  </w14:textFill>
                </w:rPr>
                <w:tab/>
              </w:r>
            </w:del>
          </w:ins>
          <w:ins w:id="11932" w:author="冷雪凝" w:date="2019-05-14T12:04:56Z">
            <w:del w:id="11933" w:author="梁元" w:date="2019-05-14T19:56:45Z">
              <w:r>
                <w:rPr>
                  <w:b w:val="0"/>
                  <w:bCs w:val="0"/>
                  <w:color w:val="000000" w:themeColor="text1"/>
                  <w14:textFill>
                    <w14:solidFill>
                      <w14:schemeClr w14:val="tx1"/>
                    </w14:solidFill>
                  </w14:textFill>
                </w:rPr>
                <w:delText>3</w:delText>
              </w:r>
            </w:del>
          </w:ins>
          <w:ins w:id="11934" w:author="冷雪凝" w:date="2019-05-14T12:04:54Z">
            <w:del w:id="11935"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1936" w:author="冷雪凝" w:date="2019-05-14T12:04:54Z"/>
              <w:del w:id="11937" w:author="梁元" w:date="2019-05-14T19:56:45Z"/>
              <w:b w:val="0"/>
              <w:bCs w:val="0"/>
              <w:color w:val="000000" w:themeColor="text1"/>
              <w14:textFill>
                <w14:solidFill>
                  <w14:schemeClr w14:val="tx1"/>
                </w14:solidFill>
              </w14:textFill>
            </w:rPr>
          </w:pPr>
          <w:ins w:id="11938" w:author="冷雪凝" w:date="2019-05-14T12:04:54Z">
            <w:del w:id="11939" w:author="梁元" w:date="2019-05-14T19:56:45Z">
              <w:r>
                <w:rPr>
                  <w:b w:val="0"/>
                  <w:bCs w:val="0"/>
                  <w:color w:val="000000" w:themeColor="text1"/>
                  <w14:textFill>
                    <w14:solidFill>
                      <w14:schemeClr w14:val="tx1"/>
                    </w14:solidFill>
                  </w14:textFill>
                </w:rPr>
                <w:fldChar w:fldCharType="begin"/>
              </w:r>
            </w:del>
          </w:ins>
          <w:ins w:id="11940" w:author="冷雪凝" w:date="2019-05-14T12:04:54Z">
            <w:del w:id="11941" w:author="梁元" w:date="2019-05-14T19:56:45Z">
              <w:r>
                <w:rPr>
                  <w:b w:val="0"/>
                  <w:bCs w:val="0"/>
                  <w:color w:val="000000" w:themeColor="text1"/>
                  <w14:textFill>
                    <w14:solidFill>
                      <w14:schemeClr w14:val="tx1"/>
                    </w14:solidFill>
                  </w14:textFill>
                </w:rPr>
                <w:delInstrText xml:space="preserve"> HYPERLINK \l _Toc3743_WPSOffice_Level2 </w:delInstrText>
              </w:r>
            </w:del>
          </w:ins>
          <w:ins w:id="11942" w:author="冷雪凝" w:date="2019-05-14T12:04:54Z">
            <w:del w:id="11943" w:author="梁元" w:date="2019-05-14T19:56:45Z">
              <w:r>
                <w:rPr>
                  <w:b w:val="0"/>
                  <w:bCs w:val="0"/>
                  <w:color w:val="000000" w:themeColor="text1"/>
                  <w14:textFill>
                    <w14:solidFill>
                      <w14:schemeClr w14:val="tx1"/>
                    </w14:solidFill>
                  </w14:textFill>
                </w:rPr>
                <w:fldChar w:fldCharType="separate"/>
              </w:r>
            </w:del>
          </w:ins>
          <w:customXmlInsRangeStart w:id="11946" w:author="冷雪凝" w:date="2019-05-14T12:04:54Z"/>
          <w:customXmlDelRangeStart w:id="11947"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4114ea82-0848-4a74-acbb-dd5eaac56f61}"/>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1947"/>
              <w:customXmlInsRangeEnd w:id="11946"/>
              <w:ins w:id="11950" w:author="冷雪凝" w:date="2019-05-14T12:04:54Z">
                <w:del w:id="11951" w:author="梁元" w:date="2019-05-14T19:56:45Z">
                  <w:r>
                    <w:rPr>
                      <w:rFonts w:asciiTheme="majorHAnsi" w:hAnsiTheme="majorHAnsi" w:eastAsiaTheme="majorEastAsia" w:cstheme="majorBidi"/>
                      <w:b w:val="0"/>
                      <w:bCs w:val="0"/>
                      <w:color w:val="000000" w:themeColor="text1"/>
                      <w14:textFill>
                        <w14:solidFill>
                          <w14:schemeClr w14:val="tx1"/>
                        </w14:solidFill>
                      </w14:textFill>
                    </w:rPr>
                    <w:delText xml:space="preserve">6. </w:delText>
                  </w:r>
                </w:del>
              </w:ins>
              <w:ins w:id="11952" w:author="冷雪凝" w:date="2019-05-14T12:04:54Z">
                <w:del w:id="11953"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11956" w:author="冷雪凝" w:date="2019-05-14T12:04:54Z"/>
              <w:customXmlDelRangeStart w:id="11957" w:author="梁元" w:date="2019-05-14T19:56:45Z"/>
            </w:sdtContent>
          </w:sdt>
          <w:customXmlDelRangeEnd w:id="11957"/>
          <w:customXmlInsRangeEnd w:id="11956"/>
          <w:ins w:id="11958" w:author="冷雪凝" w:date="2019-05-14T12:04:54Z">
            <w:del w:id="11959" w:author="梁元" w:date="2019-05-14T19:56:45Z">
              <w:r>
                <w:rPr>
                  <w:b w:val="0"/>
                  <w:bCs w:val="0"/>
                  <w:color w:val="000000" w:themeColor="text1"/>
                  <w14:textFill>
                    <w14:solidFill>
                      <w14:schemeClr w14:val="tx1"/>
                    </w14:solidFill>
                  </w14:textFill>
                </w:rPr>
                <w:tab/>
              </w:r>
            </w:del>
          </w:ins>
          <w:ins w:id="11960" w:author="冷雪凝" w:date="2019-05-14T12:04:56Z">
            <w:del w:id="11961" w:author="梁元" w:date="2019-05-14T19:56:45Z">
              <w:r>
                <w:rPr>
                  <w:b w:val="0"/>
                  <w:bCs w:val="0"/>
                  <w:color w:val="000000" w:themeColor="text1"/>
                  <w14:textFill>
                    <w14:solidFill>
                      <w14:schemeClr w14:val="tx1"/>
                    </w14:solidFill>
                  </w14:textFill>
                </w:rPr>
                <w:delText>3</w:delText>
              </w:r>
            </w:del>
          </w:ins>
          <w:ins w:id="11962" w:author="冷雪凝" w:date="2019-05-14T12:04:54Z">
            <w:del w:id="11963"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11964" w:author="冷雪凝" w:date="2019-05-14T12:04:54Z"/>
              <w:del w:id="11965" w:author="梁元" w:date="2019-05-14T19:56:45Z"/>
              <w:b/>
              <w:bCs/>
              <w:color w:val="000000" w:themeColor="text1"/>
              <w:sz w:val="21"/>
              <w:szCs w:val="21"/>
              <w:rPrChange w:id="11966" w:author="冷雪凝" w:date="2019-05-14T12:31:45Z">
                <w:rPr>
                  <w:ins w:id="11967" w:author="冷雪凝" w:date="2019-05-14T12:04:54Z"/>
                  <w:del w:id="11968" w:author="梁元" w:date="2019-05-14T19:56:45Z"/>
                  <w:b w:val="0"/>
                  <w:bCs w:val="0"/>
                  <w:color w:val="000000" w:themeColor="text1"/>
                  <w14:textFill>
                    <w14:solidFill>
                      <w14:schemeClr w14:val="tx1"/>
                    </w14:solidFill>
                  </w14:textFill>
                </w:rPr>
              </w:rPrChange>
              <w14:textFill>
                <w14:solidFill>
                  <w14:schemeClr w14:val="tx1"/>
                </w14:solidFill>
              </w14:textFill>
            </w:rPr>
          </w:pPr>
          <w:ins w:id="11969" w:author="冷雪凝" w:date="2019-05-14T12:04:54Z">
            <w:del w:id="11970" w:author="梁元" w:date="2019-05-14T19:56:45Z">
              <w:r>
                <w:rPr>
                  <w:b/>
                  <w:bCs/>
                  <w:color w:val="000000" w:themeColor="text1"/>
                  <w:sz w:val="21"/>
                  <w:szCs w:val="21"/>
                  <w:rPrChange w:id="11971" w:author="冷雪凝" w:date="2019-05-14T12:31:45Z">
                    <w:rPr>
                      <w:b w:val="0"/>
                      <w:bCs w:val="0"/>
                      <w:color w:val="000000" w:themeColor="text1"/>
                      <w14:textFill>
                        <w14:solidFill>
                          <w14:schemeClr w14:val="tx1"/>
                        </w14:solidFill>
                      </w14:textFill>
                    </w:rPr>
                  </w:rPrChange>
                  <w14:textFill>
                    <w14:solidFill>
                      <w14:schemeClr w14:val="tx1"/>
                    </w14:solidFill>
                  </w14:textFill>
                </w:rPr>
                <w:fldChar w:fldCharType="begin"/>
              </w:r>
            </w:del>
          </w:ins>
          <w:ins w:id="11974" w:author="冷雪凝" w:date="2019-05-14T12:04:54Z">
            <w:del w:id="11975" w:author="梁元" w:date="2019-05-14T19:56:45Z">
              <w:r>
                <w:rPr>
                  <w:b/>
                  <w:bCs/>
                  <w:color w:val="000000" w:themeColor="text1"/>
                  <w:sz w:val="21"/>
                  <w:szCs w:val="21"/>
                  <w:rPrChange w:id="11976" w:author="冷雪凝" w:date="2019-05-14T12:31:45Z">
                    <w:rPr>
                      <w:b w:val="0"/>
                      <w:bCs w:val="0"/>
                      <w:color w:val="000000" w:themeColor="text1"/>
                      <w14:textFill>
                        <w14:solidFill>
                          <w14:schemeClr w14:val="tx1"/>
                        </w14:solidFill>
                      </w14:textFill>
                    </w:rPr>
                  </w:rPrChange>
                  <w14:textFill>
                    <w14:solidFill>
                      <w14:schemeClr w14:val="tx1"/>
                    </w14:solidFill>
                  </w14:textFill>
                </w:rPr>
                <w:delInstrText xml:space="preserve"> HYPERLINK \l _Toc25616_WPSOffice_Level1 </w:delInstrText>
              </w:r>
            </w:del>
          </w:ins>
          <w:ins w:id="11979" w:author="冷雪凝" w:date="2019-05-14T12:04:54Z">
            <w:del w:id="11980" w:author="梁元" w:date="2019-05-14T19:56:45Z">
              <w:r>
                <w:rPr>
                  <w:b/>
                  <w:bCs/>
                  <w:color w:val="000000" w:themeColor="text1"/>
                  <w:sz w:val="21"/>
                  <w:szCs w:val="21"/>
                  <w:rPrChange w:id="11981" w:author="冷雪凝" w:date="2019-05-14T12:31:45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11986" w:author="冷雪凝" w:date="2019-05-14T12:04:54Z"/>
          <w:customXmlDelRangeStart w:id="11987"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8855a96b-42e2-4b70-9637-bb417075a0dd}"/>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11987"/>
              <w:customXmlInsRangeEnd w:id="11986"/>
              <w:ins w:id="11990" w:author="冷雪凝" w:date="2019-05-14T12:04:54Z">
                <w:del w:id="11991" w:author="梁元" w:date="2019-05-14T19:56:45Z">
                  <w:r>
                    <w:rPr>
                      <w:rFonts w:asciiTheme="minorHAnsi" w:hAnsiTheme="minorHAnsi" w:eastAsiaTheme="minorEastAsia" w:cstheme="minorBidi"/>
                      <w:b/>
                      <w:bCs/>
                      <w:color w:val="000000" w:themeColor="text1"/>
                      <w:sz w:val="21"/>
                      <w:szCs w:val="21"/>
                      <w:rPrChange w:id="11992" w:author="冷雪凝" w:date="2019-05-14T12:31:45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三十、 </w:delText>
                  </w:r>
                </w:del>
              </w:ins>
              <w:ins w:id="11995" w:author="冷雪凝" w:date="2019-05-14T12:04:54Z">
                <w:del w:id="11996" w:author="梁元" w:date="2019-05-14T19:56:45Z">
                  <w:r>
                    <w:rPr>
                      <w:rFonts w:hint="default" w:asciiTheme="minorHAnsi" w:hAnsiTheme="minorHAnsi" w:eastAsiaTheme="minorEastAsia" w:cstheme="minorBidi"/>
                      <w:b/>
                      <w:bCs/>
                      <w:color w:val="000000" w:themeColor="text1"/>
                      <w:sz w:val="21"/>
                      <w:szCs w:val="21"/>
                      <w:rPrChange w:id="11997" w:author="冷雪凝" w:date="2019-05-14T12:31:45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解释一下经常使用的数据类型检测：陈蔓杰</w:delText>
                  </w:r>
                </w:del>
              </w:ins>
              <w:customXmlInsRangeStart w:id="12002" w:author="冷雪凝" w:date="2019-05-14T12:04:54Z"/>
              <w:customXmlDelRangeStart w:id="12003" w:author="梁元" w:date="2019-05-14T19:56:45Z"/>
            </w:sdtContent>
          </w:sdt>
          <w:customXmlDelRangeEnd w:id="12003"/>
          <w:customXmlInsRangeEnd w:id="12002"/>
          <w:ins w:id="12004" w:author="冷雪凝" w:date="2019-05-14T12:04:54Z">
            <w:del w:id="12005" w:author="梁元" w:date="2019-05-14T19:56:45Z">
              <w:r>
                <w:rPr>
                  <w:b/>
                  <w:bCs/>
                  <w:color w:val="000000" w:themeColor="text1"/>
                  <w:sz w:val="21"/>
                  <w:szCs w:val="21"/>
                  <w:rPrChange w:id="12006" w:author="冷雪凝" w:date="2019-05-14T12:31:45Z">
                    <w:rPr>
                      <w:b w:val="0"/>
                      <w:bCs w:val="0"/>
                      <w:color w:val="000000" w:themeColor="text1"/>
                      <w14:textFill>
                        <w14:solidFill>
                          <w14:schemeClr w14:val="tx1"/>
                        </w14:solidFill>
                      </w14:textFill>
                    </w:rPr>
                  </w:rPrChange>
                  <w14:textFill>
                    <w14:solidFill>
                      <w14:schemeClr w14:val="tx1"/>
                    </w14:solidFill>
                  </w14:textFill>
                </w:rPr>
                <w:tab/>
              </w:r>
            </w:del>
          </w:ins>
          <w:ins w:id="12009" w:author="冷雪凝" w:date="2019-05-14T12:04:56Z">
            <w:del w:id="12010" w:author="梁元" w:date="2019-05-14T19:56:45Z">
              <w:r>
                <w:rPr>
                  <w:b/>
                  <w:bCs/>
                  <w:color w:val="000000" w:themeColor="text1"/>
                  <w:sz w:val="21"/>
                  <w:szCs w:val="21"/>
                  <w:rPrChange w:id="12011" w:author="冷雪凝" w:date="2019-05-14T12:31:45Z">
                    <w:rPr>
                      <w:b w:val="0"/>
                      <w:bCs w:val="0"/>
                      <w:color w:val="000000" w:themeColor="text1"/>
                      <w14:textFill>
                        <w14:solidFill>
                          <w14:schemeClr w14:val="tx1"/>
                        </w14:solidFill>
                      </w14:textFill>
                    </w:rPr>
                  </w:rPrChange>
                  <w14:textFill>
                    <w14:solidFill>
                      <w14:schemeClr w14:val="tx1"/>
                    </w14:solidFill>
                  </w14:textFill>
                </w:rPr>
                <w:delText>4</w:delText>
              </w:r>
            </w:del>
          </w:ins>
          <w:ins w:id="12014" w:author="冷雪凝" w:date="2019-05-14T12:04:54Z">
            <w:del w:id="12015" w:author="梁元" w:date="2019-05-14T19:56:45Z">
              <w:r>
                <w:rPr>
                  <w:b/>
                  <w:bCs/>
                  <w:color w:val="000000" w:themeColor="text1"/>
                  <w:sz w:val="21"/>
                  <w:szCs w:val="21"/>
                  <w:rPrChange w:id="12016" w:author="冷雪凝" w:date="2019-05-14T12:31:45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12019" w:author="冷雪凝" w:date="2019-05-14T12:04:54Z"/>
              <w:del w:id="12020" w:author="梁元" w:date="2019-05-14T19:56:45Z"/>
              <w:b w:val="0"/>
              <w:bCs w:val="0"/>
              <w:color w:val="000000" w:themeColor="text1"/>
              <w14:textFill>
                <w14:solidFill>
                  <w14:schemeClr w14:val="tx1"/>
                </w14:solidFill>
              </w14:textFill>
            </w:rPr>
          </w:pPr>
          <w:ins w:id="12021" w:author="冷雪凝" w:date="2019-05-14T12:04:54Z">
            <w:del w:id="12022" w:author="梁元" w:date="2019-05-14T19:56:45Z">
              <w:r>
                <w:rPr>
                  <w:b w:val="0"/>
                  <w:bCs w:val="0"/>
                  <w:color w:val="000000" w:themeColor="text1"/>
                  <w14:textFill>
                    <w14:solidFill>
                      <w14:schemeClr w14:val="tx1"/>
                    </w14:solidFill>
                  </w14:textFill>
                </w:rPr>
                <w:fldChar w:fldCharType="begin"/>
              </w:r>
            </w:del>
          </w:ins>
          <w:ins w:id="12023" w:author="冷雪凝" w:date="2019-05-14T12:04:54Z">
            <w:del w:id="12024" w:author="梁元" w:date="2019-05-14T19:56:45Z">
              <w:r>
                <w:rPr>
                  <w:b w:val="0"/>
                  <w:bCs w:val="0"/>
                  <w:color w:val="000000" w:themeColor="text1"/>
                  <w14:textFill>
                    <w14:solidFill>
                      <w14:schemeClr w14:val="tx1"/>
                    </w14:solidFill>
                  </w14:textFill>
                </w:rPr>
                <w:delInstrText xml:space="preserve"> HYPERLINK \l _Toc7184_WPSOffice_Level2 </w:delInstrText>
              </w:r>
            </w:del>
          </w:ins>
          <w:ins w:id="12025" w:author="冷雪凝" w:date="2019-05-14T12:04:54Z">
            <w:del w:id="12026" w:author="梁元" w:date="2019-05-14T19:56:45Z">
              <w:r>
                <w:rPr>
                  <w:b w:val="0"/>
                  <w:bCs w:val="0"/>
                  <w:color w:val="000000" w:themeColor="text1"/>
                  <w14:textFill>
                    <w14:solidFill>
                      <w14:schemeClr w14:val="tx1"/>
                    </w14:solidFill>
                  </w14:textFill>
                </w:rPr>
                <w:fldChar w:fldCharType="separate"/>
              </w:r>
            </w:del>
          </w:ins>
          <w:customXmlInsRangeStart w:id="12029" w:author="冷雪凝" w:date="2019-05-14T12:04:54Z"/>
          <w:customXmlDelRangeStart w:id="1203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29277721-d4fa-4af8-8b35-17f7f5a76e1a}"/>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030"/>
              <w:customXmlInsRangeEnd w:id="12029"/>
              <w:ins w:id="12033" w:author="冷雪凝" w:date="2019-05-14T12:04:54Z">
                <w:del w:id="12034"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12035" w:author="冷雪凝" w:date="2019-05-14T12:04:54Z">
                <w:del w:id="12036"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12039" w:author="冷雪凝" w:date="2019-05-14T12:04:54Z"/>
              <w:customXmlDelRangeStart w:id="12040" w:author="梁元" w:date="2019-05-14T19:56:45Z"/>
            </w:sdtContent>
          </w:sdt>
          <w:customXmlDelRangeEnd w:id="12040"/>
          <w:customXmlInsRangeEnd w:id="12039"/>
          <w:ins w:id="12041" w:author="冷雪凝" w:date="2019-05-14T12:04:54Z">
            <w:del w:id="12042" w:author="梁元" w:date="2019-05-14T19:56:45Z">
              <w:r>
                <w:rPr>
                  <w:b w:val="0"/>
                  <w:bCs w:val="0"/>
                  <w:color w:val="000000" w:themeColor="text1"/>
                  <w14:textFill>
                    <w14:solidFill>
                      <w14:schemeClr w14:val="tx1"/>
                    </w14:solidFill>
                  </w14:textFill>
                </w:rPr>
                <w:tab/>
              </w:r>
            </w:del>
          </w:ins>
          <w:ins w:id="12043" w:author="冷雪凝" w:date="2019-05-14T12:04:56Z">
            <w:del w:id="12044" w:author="梁元" w:date="2019-05-14T19:56:45Z">
              <w:r>
                <w:rPr>
                  <w:b w:val="0"/>
                  <w:bCs w:val="0"/>
                  <w:color w:val="000000" w:themeColor="text1"/>
                  <w14:textFill>
                    <w14:solidFill>
                      <w14:schemeClr w14:val="tx1"/>
                    </w14:solidFill>
                  </w14:textFill>
                </w:rPr>
                <w:delText>5</w:delText>
              </w:r>
            </w:del>
          </w:ins>
          <w:ins w:id="12045" w:author="冷雪凝" w:date="2019-05-14T12:04:54Z">
            <w:del w:id="1204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047" w:author="冷雪凝" w:date="2019-05-14T12:04:54Z"/>
              <w:del w:id="12048" w:author="梁元" w:date="2019-05-14T19:56:45Z"/>
              <w:b w:val="0"/>
              <w:bCs w:val="0"/>
              <w:color w:val="000000" w:themeColor="text1"/>
              <w14:textFill>
                <w14:solidFill>
                  <w14:schemeClr w14:val="tx1"/>
                </w14:solidFill>
              </w14:textFill>
            </w:rPr>
          </w:pPr>
          <w:ins w:id="12049" w:author="冷雪凝" w:date="2019-05-14T12:04:54Z">
            <w:del w:id="12050" w:author="梁元" w:date="2019-05-14T19:56:45Z">
              <w:r>
                <w:rPr>
                  <w:b w:val="0"/>
                  <w:bCs w:val="0"/>
                  <w:color w:val="000000" w:themeColor="text1"/>
                  <w14:textFill>
                    <w14:solidFill>
                      <w14:schemeClr w14:val="tx1"/>
                    </w14:solidFill>
                  </w14:textFill>
                </w:rPr>
                <w:fldChar w:fldCharType="begin"/>
              </w:r>
            </w:del>
          </w:ins>
          <w:ins w:id="12051" w:author="冷雪凝" w:date="2019-05-14T12:04:54Z">
            <w:del w:id="12052" w:author="梁元" w:date="2019-05-14T19:56:45Z">
              <w:r>
                <w:rPr>
                  <w:b w:val="0"/>
                  <w:bCs w:val="0"/>
                  <w:color w:val="000000" w:themeColor="text1"/>
                  <w14:textFill>
                    <w14:solidFill>
                      <w14:schemeClr w14:val="tx1"/>
                    </w14:solidFill>
                  </w14:textFill>
                </w:rPr>
                <w:delInstrText xml:space="preserve"> HYPERLINK \l _Toc4881_WPSOffice_Level2 </w:delInstrText>
              </w:r>
            </w:del>
          </w:ins>
          <w:ins w:id="12053" w:author="冷雪凝" w:date="2019-05-14T12:04:54Z">
            <w:del w:id="12054" w:author="梁元" w:date="2019-05-14T19:56:45Z">
              <w:r>
                <w:rPr>
                  <w:b w:val="0"/>
                  <w:bCs w:val="0"/>
                  <w:color w:val="000000" w:themeColor="text1"/>
                  <w14:textFill>
                    <w14:solidFill>
                      <w14:schemeClr w14:val="tx1"/>
                    </w14:solidFill>
                  </w14:textFill>
                </w:rPr>
                <w:fldChar w:fldCharType="separate"/>
              </w:r>
            </w:del>
          </w:ins>
          <w:customXmlInsRangeStart w:id="12057" w:author="冷雪凝" w:date="2019-05-14T12:04:54Z"/>
          <w:customXmlDelRangeStart w:id="1205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def5a50b-76df-499c-bdc0-9ebb64383238}"/>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058"/>
              <w:customXmlInsRangeEnd w:id="12057"/>
              <w:ins w:id="12061" w:author="冷雪凝" w:date="2019-05-14T12:04:54Z">
                <w:del w:id="12062" w:author="梁元" w:date="2019-05-14T19:56:45Z">
                  <w:r>
                    <w:rPr>
                      <w:rFonts w:hint="eastAsia" w:ascii="仿宋" w:hAnsi="仿宋" w:eastAsia="仿宋" w:cstheme="majorBidi"/>
                      <w:b w:val="0"/>
                      <w:bCs w:val="0"/>
                      <w:color w:val="000000" w:themeColor="text1"/>
                      <w14:textFill>
                        <w14:solidFill>
                          <w14:schemeClr w14:val="tx1"/>
                        </w14:solidFill>
                      </w14:textFill>
                    </w:rPr>
                    <w:delText>2. 通用大牛级解法</w:delText>
                  </w:r>
                </w:del>
              </w:ins>
              <w:customXmlInsRangeStart w:id="12065" w:author="冷雪凝" w:date="2019-05-14T12:04:54Z"/>
              <w:customXmlDelRangeStart w:id="12066" w:author="梁元" w:date="2019-05-14T19:56:45Z"/>
            </w:sdtContent>
          </w:sdt>
          <w:customXmlDelRangeEnd w:id="12066"/>
          <w:customXmlInsRangeEnd w:id="12065"/>
          <w:ins w:id="12067" w:author="冷雪凝" w:date="2019-05-14T12:04:54Z">
            <w:del w:id="12068" w:author="梁元" w:date="2019-05-14T19:56:45Z">
              <w:r>
                <w:rPr>
                  <w:b w:val="0"/>
                  <w:bCs w:val="0"/>
                  <w:color w:val="000000" w:themeColor="text1"/>
                  <w14:textFill>
                    <w14:solidFill>
                      <w14:schemeClr w14:val="tx1"/>
                    </w14:solidFill>
                  </w14:textFill>
                </w:rPr>
                <w:tab/>
              </w:r>
            </w:del>
          </w:ins>
          <w:ins w:id="12069" w:author="冷雪凝" w:date="2019-05-14T12:04:56Z">
            <w:del w:id="12070" w:author="梁元" w:date="2019-05-14T19:56:45Z">
              <w:r>
                <w:rPr>
                  <w:b w:val="0"/>
                  <w:bCs w:val="0"/>
                  <w:color w:val="000000" w:themeColor="text1"/>
                  <w14:textFill>
                    <w14:solidFill>
                      <w14:schemeClr w14:val="tx1"/>
                    </w14:solidFill>
                  </w14:textFill>
                </w:rPr>
                <w:delText>5</w:delText>
              </w:r>
            </w:del>
          </w:ins>
          <w:ins w:id="12071" w:author="冷雪凝" w:date="2019-05-14T12:04:54Z">
            <w:del w:id="1207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073" w:author="冷雪凝" w:date="2019-05-14T12:04:54Z"/>
              <w:del w:id="12074" w:author="梁元" w:date="2019-05-14T19:56:45Z"/>
              <w:b w:val="0"/>
              <w:bCs w:val="0"/>
              <w:color w:val="000000" w:themeColor="text1"/>
              <w14:textFill>
                <w14:solidFill>
                  <w14:schemeClr w14:val="tx1"/>
                </w14:solidFill>
              </w14:textFill>
            </w:rPr>
          </w:pPr>
          <w:ins w:id="12075" w:author="冷雪凝" w:date="2019-05-14T12:04:54Z">
            <w:del w:id="12076" w:author="梁元" w:date="2019-05-14T19:56:45Z">
              <w:r>
                <w:rPr>
                  <w:b w:val="0"/>
                  <w:bCs w:val="0"/>
                  <w:color w:val="000000" w:themeColor="text1"/>
                  <w14:textFill>
                    <w14:solidFill>
                      <w14:schemeClr w14:val="tx1"/>
                    </w14:solidFill>
                  </w14:textFill>
                </w:rPr>
                <w:fldChar w:fldCharType="begin"/>
              </w:r>
            </w:del>
          </w:ins>
          <w:ins w:id="12077" w:author="冷雪凝" w:date="2019-05-14T12:04:54Z">
            <w:del w:id="12078" w:author="梁元" w:date="2019-05-14T19:56:45Z">
              <w:r>
                <w:rPr>
                  <w:b w:val="0"/>
                  <w:bCs w:val="0"/>
                  <w:color w:val="000000" w:themeColor="text1"/>
                  <w14:textFill>
                    <w14:solidFill>
                      <w14:schemeClr w14:val="tx1"/>
                    </w14:solidFill>
                  </w14:textFill>
                </w:rPr>
                <w:delInstrText xml:space="preserve"> HYPERLINK \l _Toc14912_WPSOffice_Level2 </w:delInstrText>
              </w:r>
            </w:del>
          </w:ins>
          <w:ins w:id="12079" w:author="冷雪凝" w:date="2019-05-14T12:04:54Z">
            <w:del w:id="12080" w:author="梁元" w:date="2019-05-14T19:56:45Z">
              <w:r>
                <w:rPr>
                  <w:b w:val="0"/>
                  <w:bCs w:val="0"/>
                  <w:color w:val="000000" w:themeColor="text1"/>
                  <w14:textFill>
                    <w14:solidFill>
                      <w14:schemeClr w14:val="tx1"/>
                    </w14:solidFill>
                  </w14:textFill>
                </w:rPr>
                <w:fldChar w:fldCharType="separate"/>
              </w:r>
            </w:del>
          </w:ins>
          <w:customXmlInsRangeStart w:id="12083" w:author="冷雪凝" w:date="2019-05-14T12:04:54Z"/>
          <w:customXmlDelRangeStart w:id="1208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638bdb88-0e61-47c7-8bbe-71d90e26926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084"/>
              <w:customXmlInsRangeEnd w:id="12083"/>
              <w:ins w:id="12087" w:author="冷雪凝" w:date="2019-05-14T12:04:54Z">
                <w:del w:id="12088" w:author="梁元" w:date="2019-05-14T19:56:45Z">
                  <w:r>
                    <w:rPr>
                      <w:rFonts w:hint="eastAsia" w:ascii="仿宋" w:hAnsi="仿宋" w:eastAsia="仿宋" w:cstheme="majorBidi"/>
                      <w:b w:val="0"/>
                      <w:bCs w:val="0"/>
                      <w:color w:val="000000" w:themeColor="text1"/>
                      <w14:textFill>
                        <w14:solidFill>
                          <w14:schemeClr w14:val="tx1"/>
                        </w14:solidFill>
                      </w14:textFill>
                    </w:rPr>
                    <w:delText>3. 解法对比及优缺点</w:delText>
                  </w:r>
                </w:del>
              </w:ins>
              <w:customXmlInsRangeStart w:id="12091" w:author="冷雪凝" w:date="2019-05-14T12:04:54Z"/>
              <w:customXmlDelRangeStart w:id="12092" w:author="梁元" w:date="2019-05-14T19:56:45Z"/>
            </w:sdtContent>
          </w:sdt>
          <w:customXmlDelRangeEnd w:id="12092"/>
          <w:customXmlInsRangeEnd w:id="12091"/>
          <w:ins w:id="12093" w:author="冷雪凝" w:date="2019-05-14T12:04:54Z">
            <w:del w:id="12094" w:author="梁元" w:date="2019-05-14T19:56:45Z">
              <w:r>
                <w:rPr>
                  <w:b w:val="0"/>
                  <w:bCs w:val="0"/>
                  <w:color w:val="000000" w:themeColor="text1"/>
                  <w14:textFill>
                    <w14:solidFill>
                      <w14:schemeClr w14:val="tx1"/>
                    </w14:solidFill>
                  </w14:textFill>
                </w:rPr>
                <w:tab/>
              </w:r>
            </w:del>
          </w:ins>
          <w:ins w:id="12095" w:author="冷雪凝" w:date="2019-05-14T12:04:56Z">
            <w:del w:id="12096" w:author="梁元" w:date="2019-05-14T19:56:45Z">
              <w:r>
                <w:rPr>
                  <w:b w:val="0"/>
                  <w:bCs w:val="0"/>
                  <w:color w:val="000000" w:themeColor="text1"/>
                  <w14:textFill>
                    <w14:solidFill>
                      <w14:schemeClr w14:val="tx1"/>
                    </w14:solidFill>
                  </w14:textFill>
                </w:rPr>
                <w:delText>7</w:delText>
              </w:r>
            </w:del>
          </w:ins>
          <w:ins w:id="12097" w:author="冷雪凝" w:date="2019-05-14T12:04:54Z">
            <w:del w:id="1209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099" w:author="冷雪凝" w:date="2019-05-14T12:04:54Z"/>
              <w:del w:id="12100" w:author="梁元" w:date="2019-05-14T19:56:45Z"/>
              <w:b w:val="0"/>
              <w:bCs w:val="0"/>
              <w:color w:val="000000" w:themeColor="text1"/>
              <w14:textFill>
                <w14:solidFill>
                  <w14:schemeClr w14:val="tx1"/>
                </w14:solidFill>
              </w14:textFill>
            </w:rPr>
          </w:pPr>
          <w:ins w:id="12101" w:author="冷雪凝" w:date="2019-05-14T12:04:54Z">
            <w:del w:id="12102" w:author="梁元" w:date="2019-05-14T19:56:45Z">
              <w:r>
                <w:rPr>
                  <w:b w:val="0"/>
                  <w:bCs w:val="0"/>
                  <w:color w:val="000000" w:themeColor="text1"/>
                  <w14:textFill>
                    <w14:solidFill>
                      <w14:schemeClr w14:val="tx1"/>
                    </w14:solidFill>
                  </w14:textFill>
                </w:rPr>
                <w:fldChar w:fldCharType="begin"/>
              </w:r>
            </w:del>
          </w:ins>
          <w:ins w:id="12103" w:author="冷雪凝" w:date="2019-05-14T12:04:54Z">
            <w:del w:id="12104" w:author="梁元" w:date="2019-05-14T19:56:45Z">
              <w:r>
                <w:rPr>
                  <w:b w:val="0"/>
                  <w:bCs w:val="0"/>
                  <w:color w:val="000000" w:themeColor="text1"/>
                  <w14:textFill>
                    <w14:solidFill>
                      <w14:schemeClr w14:val="tx1"/>
                    </w14:solidFill>
                  </w14:textFill>
                </w:rPr>
                <w:delInstrText xml:space="preserve"> HYPERLINK \l _Toc8590_WPSOffice_Level2 </w:delInstrText>
              </w:r>
            </w:del>
          </w:ins>
          <w:ins w:id="12105" w:author="冷雪凝" w:date="2019-05-14T12:04:54Z">
            <w:del w:id="12106" w:author="梁元" w:date="2019-05-14T19:56:45Z">
              <w:r>
                <w:rPr>
                  <w:b w:val="0"/>
                  <w:bCs w:val="0"/>
                  <w:color w:val="000000" w:themeColor="text1"/>
                  <w14:textFill>
                    <w14:solidFill>
                      <w14:schemeClr w14:val="tx1"/>
                    </w14:solidFill>
                  </w14:textFill>
                </w:rPr>
                <w:fldChar w:fldCharType="separate"/>
              </w:r>
            </w:del>
          </w:ins>
          <w:customXmlInsRangeStart w:id="12109" w:author="冷雪凝" w:date="2019-05-14T12:04:54Z"/>
          <w:customXmlDelRangeStart w:id="1211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8fd34b19-29f8-4448-9bac-64bb496a8f29}"/>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110"/>
              <w:customXmlInsRangeEnd w:id="12109"/>
              <w:ins w:id="12113" w:author="冷雪凝" w:date="2019-05-14T12:04:54Z">
                <w:del w:id="12114" w:author="梁元" w:date="2019-05-14T19:56:45Z">
                  <w:r>
                    <w:rPr>
                      <w:rFonts w:hint="eastAsia" w:ascii="仿宋" w:hAnsi="仿宋" w:eastAsia="仿宋" w:cstheme="majorBidi"/>
                      <w:b w:val="0"/>
                      <w:bCs w:val="0"/>
                      <w:color w:val="000000" w:themeColor="text1"/>
                      <w14:textFill>
                        <w14:solidFill>
                          <w14:schemeClr w14:val="tx1"/>
                        </w14:solidFill>
                      </w14:textFill>
                    </w:rPr>
                    <w:delText>4. 延伸及扩展问题回答参考</w:delText>
                  </w:r>
                </w:del>
              </w:ins>
              <w:customXmlInsRangeStart w:id="12117" w:author="冷雪凝" w:date="2019-05-14T12:04:54Z"/>
              <w:customXmlDelRangeStart w:id="12118" w:author="梁元" w:date="2019-05-14T19:56:45Z"/>
            </w:sdtContent>
          </w:sdt>
          <w:customXmlDelRangeEnd w:id="12118"/>
          <w:customXmlInsRangeEnd w:id="12117"/>
          <w:ins w:id="12119" w:author="冷雪凝" w:date="2019-05-14T12:04:54Z">
            <w:del w:id="12120" w:author="梁元" w:date="2019-05-14T19:56:45Z">
              <w:r>
                <w:rPr>
                  <w:b w:val="0"/>
                  <w:bCs w:val="0"/>
                  <w:color w:val="000000" w:themeColor="text1"/>
                  <w14:textFill>
                    <w14:solidFill>
                      <w14:schemeClr w14:val="tx1"/>
                    </w14:solidFill>
                  </w14:textFill>
                </w:rPr>
                <w:tab/>
              </w:r>
            </w:del>
          </w:ins>
          <w:ins w:id="12121" w:author="冷雪凝" w:date="2019-05-14T12:04:56Z">
            <w:del w:id="12122" w:author="梁元" w:date="2019-05-14T19:56:45Z">
              <w:r>
                <w:rPr>
                  <w:b w:val="0"/>
                  <w:bCs w:val="0"/>
                  <w:color w:val="000000" w:themeColor="text1"/>
                  <w14:textFill>
                    <w14:solidFill>
                      <w14:schemeClr w14:val="tx1"/>
                    </w14:solidFill>
                  </w14:textFill>
                </w:rPr>
                <w:delText>7</w:delText>
              </w:r>
            </w:del>
          </w:ins>
          <w:ins w:id="12123" w:author="冷雪凝" w:date="2019-05-14T12:04:54Z">
            <w:del w:id="1212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125" w:author="冷雪凝" w:date="2019-05-14T12:04:54Z"/>
              <w:del w:id="12126" w:author="梁元" w:date="2019-05-14T19:56:45Z"/>
              <w:b w:val="0"/>
              <w:bCs w:val="0"/>
              <w:color w:val="000000" w:themeColor="text1"/>
              <w14:textFill>
                <w14:solidFill>
                  <w14:schemeClr w14:val="tx1"/>
                </w14:solidFill>
              </w14:textFill>
            </w:rPr>
          </w:pPr>
          <w:ins w:id="12127" w:author="冷雪凝" w:date="2019-05-14T12:04:54Z">
            <w:del w:id="12128" w:author="梁元" w:date="2019-05-14T19:56:45Z">
              <w:r>
                <w:rPr>
                  <w:b w:val="0"/>
                  <w:bCs w:val="0"/>
                  <w:color w:val="000000" w:themeColor="text1"/>
                  <w14:textFill>
                    <w14:solidFill>
                      <w14:schemeClr w14:val="tx1"/>
                    </w14:solidFill>
                  </w14:textFill>
                </w:rPr>
                <w:fldChar w:fldCharType="begin"/>
              </w:r>
            </w:del>
          </w:ins>
          <w:ins w:id="12129" w:author="冷雪凝" w:date="2019-05-14T12:04:54Z">
            <w:del w:id="12130" w:author="梁元" w:date="2019-05-14T19:56:45Z">
              <w:r>
                <w:rPr>
                  <w:b w:val="0"/>
                  <w:bCs w:val="0"/>
                  <w:color w:val="000000" w:themeColor="text1"/>
                  <w14:textFill>
                    <w14:solidFill>
                      <w14:schemeClr w14:val="tx1"/>
                    </w14:solidFill>
                  </w14:textFill>
                </w:rPr>
                <w:delInstrText xml:space="preserve"> HYPERLINK \l _Toc4292_WPSOffice_Level2 </w:delInstrText>
              </w:r>
            </w:del>
          </w:ins>
          <w:ins w:id="12131" w:author="冷雪凝" w:date="2019-05-14T12:04:54Z">
            <w:del w:id="12132" w:author="梁元" w:date="2019-05-14T19:56:45Z">
              <w:r>
                <w:rPr>
                  <w:b w:val="0"/>
                  <w:bCs w:val="0"/>
                  <w:color w:val="000000" w:themeColor="text1"/>
                  <w14:textFill>
                    <w14:solidFill>
                      <w14:schemeClr w14:val="tx1"/>
                    </w14:solidFill>
                  </w14:textFill>
                </w:rPr>
                <w:fldChar w:fldCharType="separate"/>
              </w:r>
            </w:del>
          </w:ins>
          <w:customXmlInsRangeStart w:id="12135" w:author="冷雪凝" w:date="2019-05-14T12:04:54Z"/>
          <w:customXmlDelRangeStart w:id="1213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6c382688-8891-48e4-937b-4e4c0c6c08ce}"/>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136"/>
              <w:customXmlInsRangeEnd w:id="12135"/>
              <w:ins w:id="12139" w:author="冷雪凝" w:date="2019-05-14T12:04:54Z">
                <w:del w:id="12140"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12141" w:author="冷雪凝" w:date="2019-05-14T12:04:54Z">
                <w:del w:id="12142"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12145" w:author="冷雪凝" w:date="2019-05-14T12:04:54Z"/>
              <w:customXmlDelRangeStart w:id="12146" w:author="梁元" w:date="2019-05-14T19:56:45Z"/>
            </w:sdtContent>
          </w:sdt>
          <w:customXmlDelRangeEnd w:id="12146"/>
          <w:customXmlInsRangeEnd w:id="12145"/>
          <w:ins w:id="12147" w:author="冷雪凝" w:date="2019-05-14T12:04:54Z">
            <w:del w:id="12148" w:author="梁元" w:date="2019-05-14T19:56:45Z">
              <w:r>
                <w:rPr>
                  <w:b w:val="0"/>
                  <w:bCs w:val="0"/>
                  <w:color w:val="000000" w:themeColor="text1"/>
                  <w14:textFill>
                    <w14:solidFill>
                      <w14:schemeClr w14:val="tx1"/>
                    </w14:solidFill>
                  </w14:textFill>
                </w:rPr>
                <w:tab/>
              </w:r>
            </w:del>
          </w:ins>
          <w:ins w:id="12149" w:author="冷雪凝" w:date="2019-05-14T12:04:56Z">
            <w:del w:id="12150" w:author="梁元" w:date="2019-05-14T19:56:45Z">
              <w:r>
                <w:rPr>
                  <w:b w:val="0"/>
                  <w:bCs w:val="0"/>
                  <w:color w:val="000000" w:themeColor="text1"/>
                  <w14:textFill>
                    <w14:solidFill>
                      <w14:schemeClr w14:val="tx1"/>
                    </w14:solidFill>
                  </w14:textFill>
                </w:rPr>
                <w:delText>7</w:delText>
              </w:r>
            </w:del>
          </w:ins>
          <w:ins w:id="12151" w:author="冷雪凝" w:date="2019-05-14T12:04:54Z">
            <w:del w:id="1215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153" w:author="冷雪凝" w:date="2019-05-14T12:04:54Z"/>
              <w:del w:id="12154" w:author="梁元" w:date="2019-05-14T19:56:45Z"/>
              <w:b w:val="0"/>
              <w:bCs w:val="0"/>
              <w:color w:val="000000" w:themeColor="text1"/>
              <w14:textFill>
                <w14:solidFill>
                  <w14:schemeClr w14:val="tx1"/>
                </w14:solidFill>
              </w14:textFill>
            </w:rPr>
          </w:pPr>
          <w:ins w:id="12155" w:author="冷雪凝" w:date="2019-05-14T12:04:54Z">
            <w:del w:id="12156" w:author="梁元" w:date="2019-05-14T19:56:45Z">
              <w:r>
                <w:rPr>
                  <w:b w:val="0"/>
                  <w:bCs w:val="0"/>
                  <w:color w:val="000000" w:themeColor="text1"/>
                  <w14:textFill>
                    <w14:solidFill>
                      <w14:schemeClr w14:val="tx1"/>
                    </w14:solidFill>
                  </w14:textFill>
                </w:rPr>
                <w:fldChar w:fldCharType="begin"/>
              </w:r>
            </w:del>
          </w:ins>
          <w:ins w:id="12157" w:author="冷雪凝" w:date="2019-05-14T12:04:54Z">
            <w:del w:id="12158" w:author="梁元" w:date="2019-05-14T19:56:45Z">
              <w:r>
                <w:rPr>
                  <w:b w:val="0"/>
                  <w:bCs w:val="0"/>
                  <w:color w:val="000000" w:themeColor="text1"/>
                  <w14:textFill>
                    <w14:solidFill>
                      <w14:schemeClr w14:val="tx1"/>
                    </w14:solidFill>
                  </w14:textFill>
                </w:rPr>
                <w:delInstrText xml:space="preserve"> HYPERLINK \l _Toc24757_WPSOffice_Level2 </w:delInstrText>
              </w:r>
            </w:del>
          </w:ins>
          <w:ins w:id="12159" w:author="冷雪凝" w:date="2019-05-14T12:04:54Z">
            <w:del w:id="12160" w:author="梁元" w:date="2019-05-14T19:56:45Z">
              <w:r>
                <w:rPr>
                  <w:b w:val="0"/>
                  <w:bCs w:val="0"/>
                  <w:color w:val="000000" w:themeColor="text1"/>
                  <w14:textFill>
                    <w14:solidFill>
                      <w14:schemeClr w14:val="tx1"/>
                    </w14:solidFill>
                  </w14:textFill>
                </w:rPr>
                <w:fldChar w:fldCharType="separate"/>
              </w:r>
            </w:del>
          </w:ins>
          <w:customXmlInsRangeStart w:id="12163" w:author="冷雪凝" w:date="2019-05-14T12:04:54Z"/>
          <w:customXmlDelRangeStart w:id="1216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c7c65e18-2526-4fc9-b03c-8c712af972c2}"/>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164"/>
              <w:customXmlInsRangeEnd w:id="12163"/>
              <w:ins w:id="12167" w:author="冷雪凝" w:date="2019-05-14T12:04:54Z">
                <w:del w:id="12168" w:author="梁元" w:date="2019-05-14T19:56:45Z">
                  <w:r>
                    <w:rPr>
                      <w:rFonts w:asciiTheme="majorHAnsi" w:hAnsiTheme="majorHAnsi" w:eastAsiaTheme="majorEastAsia" w:cstheme="majorBidi"/>
                      <w:b w:val="0"/>
                      <w:bCs w:val="0"/>
                      <w:color w:val="000000" w:themeColor="text1"/>
                      <w14:textFill>
                        <w14:solidFill>
                          <w14:schemeClr w14:val="tx1"/>
                        </w14:solidFill>
                      </w14:textFill>
                    </w:rPr>
                    <w:delText xml:space="preserve">6. </w:delText>
                  </w:r>
                </w:del>
              </w:ins>
              <w:ins w:id="12169" w:author="冷雪凝" w:date="2019-05-14T12:04:54Z">
                <w:del w:id="12170"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12173" w:author="冷雪凝" w:date="2019-05-14T12:04:54Z"/>
              <w:customXmlDelRangeStart w:id="12174" w:author="梁元" w:date="2019-05-14T19:56:45Z"/>
            </w:sdtContent>
          </w:sdt>
          <w:customXmlDelRangeEnd w:id="12174"/>
          <w:customXmlInsRangeEnd w:id="12173"/>
          <w:ins w:id="12175" w:author="冷雪凝" w:date="2019-05-14T12:04:54Z">
            <w:del w:id="12176" w:author="梁元" w:date="2019-05-14T19:56:45Z">
              <w:r>
                <w:rPr>
                  <w:b w:val="0"/>
                  <w:bCs w:val="0"/>
                  <w:color w:val="000000" w:themeColor="text1"/>
                  <w14:textFill>
                    <w14:solidFill>
                      <w14:schemeClr w14:val="tx1"/>
                    </w14:solidFill>
                  </w14:textFill>
                </w:rPr>
                <w:tab/>
              </w:r>
            </w:del>
          </w:ins>
          <w:ins w:id="12177" w:author="冷雪凝" w:date="2019-05-14T12:04:56Z">
            <w:del w:id="12178" w:author="梁元" w:date="2019-05-14T19:56:45Z">
              <w:r>
                <w:rPr>
                  <w:b w:val="0"/>
                  <w:bCs w:val="0"/>
                  <w:color w:val="000000" w:themeColor="text1"/>
                  <w14:textFill>
                    <w14:solidFill>
                      <w14:schemeClr w14:val="tx1"/>
                    </w14:solidFill>
                  </w14:textFill>
                </w:rPr>
                <w:delText>7</w:delText>
              </w:r>
            </w:del>
          </w:ins>
          <w:ins w:id="12179" w:author="冷雪凝" w:date="2019-05-14T12:04:54Z">
            <w:del w:id="12180"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12181" w:author="冷雪凝" w:date="2019-05-14T12:04:54Z"/>
              <w:del w:id="12182" w:author="梁元" w:date="2019-05-14T19:56:45Z"/>
              <w:b/>
              <w:bCs/>
              <w:color w:val="000000" w:themeColor="text1"/>
              <w:sz w:val="21"/>
              <w:szCs w:val="21"/>
              <w:rPrChange w:id="12183" w:author="冷雪凝" w:date="2019-05-14T12:31:48Z">
                <w:rPr>
                  <w:ins w:id="12184" w:author="冷雪凝" w:date="2019-05-14T12:04:54Z"/>
                  <w:del w:id="12185" w:author="梁元" w:date="2019-05-14T19:56:45Z"/>
                  <w:b w:val="0"/>
                  <w:bCs w:val="0"/>
                  <w:color w:val="000000" w:themeColor="text1"/>
                  <w14:textFill>
                    <w14:solidFill>
                      <w14:schemeClr w14:val="tx1"/>
                    </w14:solidFill>
                  </w14:textFill>
                </w:rPr>
              </w:rPrChange>
              <w14:textFill>
                <w14:solidFill>
                  <w14:schemeClr w14:val="tx1"/>
                </w14:solidFill>
              </w14:textFill>
            </w:rPr>
          </w:pPr>
          <w:ins w:id="12186" w:author="冷雪凝" w:date="2019-05-14T12:04:54Z">
            <w:del w:id="12187" w:author="梁元" w:date="2019-05-14T19:56:45Z">
              <w:r>
                <w:rPr>
                  <w:b/>
                  <w:bCs/>
                  <w:color w:val="000000" w:themeColor="text1"/>
                  <w:sz w:val="21"/>
                  <w:szCs w:val="21"/>
                  <w:rPrChange w:id="12188" w:author="冷雪凝" w:date="2019-05-14T12:31:48Z">
                    <w:rPr>
                      <w:b w:val="0"/>
                      <w:bCs w:val="0"/>
                      <w:color w:val="000000" w:themeColor="text1"/>
                      <w14:textFill>
                        <w14:solidFill>
                          <w14:schemeClr w14:val="tx1"/>
                        </w14:solidFill>
                      </w14:textFill>
                    </w:rPr>
                  </w:rPrChange>
                  <w14:textFill>
                    <w14:solidFill>
                      <w14:schemeClr w14:val="tx1"/>
                    </w14:solidFill>
                  </w14:textFill>
                </w:rPr>
                <w:fldChar w:fldCharType="begin"/>
              </w:r>
            </w:del>
          </w:ins>
          <w:ins w:id="12191" w:author="冷雪凝" w:date="2019-05-14T12:04:54Z">
            <w:del w:id="12192" w:author="梁元" w:date="2019-05-14T19:56:45Z">
              <w:r>
                <w:rPr>
                  <w:b/>
                  <w:bCs/>
                  <w:color w:val="000000" w:themeColor="text1"/>
                  <w:sz w:val="21"/>
                  <w:szCs w:val="21"/>
                  <w:rPrChange w:id="12193" w:author="冷雪凝" w:date="2019-05-14T12:31:48Z">
                    <w:rPr>
                      <w:b w:val="0"/>
                      <w:bCs w:val="0"/>
                      <w:color w:val="000000" w:themeColor="text1"/>
                      <w14:textFill>
                        <w14:solidFill>
                          <w14:schemeClr w14:val="tx1"/>
                        </w14:solidFill>
                      </w14:textFill>
                    </w:rPr>
                  </w:rPrChange>
                  <w14:textFill>
                    <w14:solidFill>
                      <w14:schemeClr w14:val="tx1"/>
                    </w14:solidFill>
                  </w14:textFill>
                </w:rPr>
                <w:delInstrText xml:space="preserve"> HYPERLINK \l _Toc29657_WPSOffice_Level1 </w:delInstrText>
              </w:r>
            </w:del>
          </w:ins>
          <w:ins w:id="12196" w:author="冷雪凝" w:date="2019-05-14T12:04:54Z">
            <w:del w:id="12197" w:author="梁元" w:date="2019-05-14T19:56:45Z">
              <w:r>
                <w:rPr>
                  <w:b/>
                  <w:bCs/>
                  <w:color w:val="000000" w:themeColor="text1"/>
                  <w:sz w:val="21"/>
                  <w:szCs w:val="21"/>
                  <w:rPrChange w:id="12198" w:author="冷雪凝" w:date="2019-05-14T12:31:48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12203" w:author="冷雪凝" w:date="2019-05-14T12:04:54Z"/>
          <w:customXmlDelRangeStart w:id="12204"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c4994531-6d25-46ca-9413-8d97a1c40962}"/>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12204"/>
              <w:customXmlInsRangeEnd w:id="12203"/>
              <w:ins w:id="12207" w:author="冷雪凝" w:date="2019-05-14T12:04:54Z">
                <w:del w:id="12208" w:author="梁元" w:date="2019-05-14T19:56:45Z">
                  <w:r>
                    <w:rPr>
                      <w:rFonts w:asciiTheme="minorHAnsi" w:hAnsiTheme="minorHAnsi" w:eastAsiaTheme="minorEastAsia" w:cstheme="minorBidi"/>
                      <w:b/>
                      <w:bCs/>
                      <w:color w:val="000000" w:themeColor="text1"/>
                      <w:sz w:val="21"/>
                      <w:szCs w:val="21"/>
                      <w:rPrChange w:id="12209" w:author="冷雪凝" w:date="2019-05-14T12:31:48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三十一、 </w:delText>
                  </w:r>
                </w:del>
              </w:ins>
              <w:ins w:id="12212" w:author="冷雪凝" w:date="2019-05-14T12:04:54Z">
                <w:del w:id="12213" w:author="梁元" w:date="2019-05-14T19:56:45Z">
                  <w:r>
                    <w:rPr>
                      <w:rFonts w:hint="default" w:asciiTheme="minorHAnsi" w:hAnsiTheme="minorHAnsi" w:eastAsiaTheme="minorEastAsia" w:cstheme="minorBidi"/>
                      <w:b/>
                      <w:bCs/>
                      <w:color w:val="000000" w:themeColor="text1"/>
                      <w:sz w:val="21"/>
                      <w:szCs w:val="21"/>
                      <w:rPrChange w:id="12214" w:author="冷雪凝" w:date="2019-05-14T12:31:48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什么是MVVM？：刘于项目经理</w:delText>
                  </w:r>
                </w:del>
              </w:ins>
              <w:customXmlInsRangeStart w:id="12219" w:author="冷雪凝" w:date="2019-05-14T12:04:54Z"/>
              <w:customXmlDelRangeStart w:id="12220" w:author="梁元" w:date="2019-05-14T19:56:45Z"/>
            </w:sdtContent>
          </w:sdt>
          <w:customXmlDelRangeEnd w:id="12220"/>
          <w:customXmlInsRangeEnd w:id="12219"/>
          <w:ins w:id="12221" w:author="冷雪凝" w:date="2019-05-14T12:04:54Z">
            <w:del w:id="12222" w:author="梁元" w:date="2019-05-14T19:56:45Z">
              <w:r>
                <w:rPr>
                  <w:b/>
                  <w:bCs/>
                  <w:color w:val="000000" w:themeColor="text1"/>
                  <w:sz w:val="21"/>
                  <w:szCs w:val="21"/>
                  <w:rPrChange w:id="12223" w:author="冷雪凝" w:date="2019-05-14T12:31:48Z">
                    <w:rPr>
                      <w:b w:val="0"/>
                      <w:bCs w:val="0"/>
                      <w:color w:val="000000" w:themeColor="text1"/>
                      <w14:textFill>
                        <w14:solidFill>
                          <w14:schemeClr w14:val="tx1"/>
                        </w14:solidFill>
                      </w14:textFill>
                    </w:rPr>
                  </w:rPrChange>
                  <w14:textFill>
                    <w14:solidFill>
                      <w14:schemeClr w14:val="tx1"/>
                    </w14:solidFill>
                  </w14:textFill>
                </w:rPr>
                <w:tab/>
              </w:r>
            </w:del>
          </w:ins>
          <w:ins w:id="12226" w:author="冷雪凝" w:date="2019-05-14T12:04:56Z">
            <w:del w:id="12227" w:author="梁元" w:date="2019-05-14T19:56:45Z">
              <w:r>
                <w:rPr>
                  <w:b/>
                  <w:bCs/>
                  <w:color w:val="000000" w:themeColor="text1"/>
                  <w:sz w:val="21"/>
                  <w:szCs w:val="21"/>
                  <w:rPrChange w:id="12228" w:author="冷雪凝" w:date="2019-05-14T12:31:48Z">
                    <w:rPr>
                      <w:b w:val="0"/>
                      <w:bCs w:val="0"/>
                      <w:color w:val="000000" w:themeColor="text1"/>
                      <w14:textFill>
                        <w14:solidFill>
                          <w14:schemeClr w14:val="tx1"/>
                        </w14:solidFill>
                      </w14:textFill>
                    </w:rPr>
                  </w:rPrChange>
                  <w14:textFill>
                    <w14:solidFill>
                      <w14:schemeClr w14:val="tx1"/>
                    </w14:solidFill>
                  </w14:textFill>
                </w:rPr>
                <w:delText>8</w:delText>
              </w:r>
            </w:del>
          </w:ins>
          <w:ins w:id="12231" w:author="冷雪凝" w:date="2019-05-14T12:04:54Z">
            <w:del w:id="12232" w:author="梁元" w:date="2019-05-14T19:56:45Z">
              <w:r>
                <w:rPr>
                  <w:b/>
                  <w:bCs/>
                  <w:color w:val="000000" w:themeColor="text1"/>
                  <w:sz w:val="21"/>
                  <w:szCs w:val="21"/>
                  <w:rPrChange w:id="12233" w:author="冷雪凝" w:date="2019-05-14T12:31:48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12236" w:author="冷雪凝" w:date="2019-05-14T12:04:54Z"/>
              <w:del w:id="12237" w:author="梁元" w:date="2019-05-14T19:56:45Z"/>
              <w:b w:val="0"/>
              <w:bCs w:val="0"/>
              <w:color w:val="000000" w:themeColor="text1"/>
              <w14:textFill>
                <w14:solidFill>
                  <w14:schemeClr w14:val="tx1"/>
                </w14:solidFill>
              </w14:textFill>
            </w:rPr>
          </w:pPr>
          <w:ins w:id="12238" w:author="冷雪凝" w:date="2019-05-14T12:04:54Z">
            <w:del w:id="12239" w:author="梁元" w:date="2019-05-14T19:56:45Z">
              <w:r>
                <w:rPr>
                  <w:b w:val="0"/>
                  <w:bCs w:val="0"/>
                  <w:color w:val="000000" w:themeColor="text1"/>
                  <w14:textFill>
                    <w14:solidFill>
                      <w14:schemeClr w14:val="tx1"/>
                    </w14:solidFill>
                  </w14:textFill>
                </w:rPr>
                <w:fldChar w:fldCharType="begin"/>
              </w:r>
            </w:del>
          </w:ins>
          <w:ins w:id="12240" w:author="冷雪凝" w:date="2019-05-14T12:04:54Z">
            <w:del w:id="12241" w:author="梁元" w:date="2019-05-14T19:56:45Z">
              <w:r>
                <w:rPr>
                  <w:b w:val="0"/>
                  <w:bCs w:val="0"/>
                  <w:color w:val="000000" w:themeColor="text1"/>
                  <w14:textFill>
                    <w14:solidFill>
                      <w14:schemeClr w14:val="tx1"/>
                    </w14:solidFill>
                  </w14:textFill>
                </w:rPr>
                <w:delInstrText xml:space="preserve"> HYPERLINK \l _Toc12628_WPSOffice_Level2 </w:delInstrText>
              </w:r>
            </w:del>
          </w:ins>
          <w:ins w:id="12242" w:author="冷雪凝" w:date="2019-05-14T12:04:54Z">
            <w:del w:id="12243" w:author="梁元" w:date="2019-05-14T19:56:45Z">
              <w:r>
                <w:rPr>
                  <w:b w:val="0"/>
                  <w:bCs w:val="0"/>
                  <w:color w:val="000000" w:themeColor="text1"/>
                  <w14:textFill>
                    <w14:solidFill>
                      <w14:schemeClr w14:val="tx1"/>
                    </w14:solidFill>
                  </w14:textFill>
                </w:rPr>
                <w:fldChar w:fldCharType="separate"/>
              </w:r>
            </w:del>
          </w:ins>
          <w:customXmlInsRangeStart w:id="12246" w:author="冷雪凝" w:date="2019-05-14T12:04:54Z"/>
          <w:customXmlDelRangeStart w:id="12247"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94b20ff7-4371-4cb1-ae16-e3e905f97754}"/>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247"/>
              <w:customXmlInsRangeEnd w:id="12246"/>
              <w:ins w:id="12250" w:author="冷雪凝" w:date="2019-05-14T12:04:54Z">
                <w:del w:id="12251"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12252" w:author="冷雪凝" w:date="2019-05-14T12:04:54Z">
                <w:del w:id="12253"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12256" w:author="冷雪凝" w:date="2019-05-14T12:04:54Z"/>
              <w:customXmlDelRangeStart w:id="12257" w:author="梁元" w:date="2019-05-14T19:56:45Z"/>
            </w:sdtContent>
          </w:sdt>
          <w:customXmlDelRangeEnd w:id="12257"/>
          <w:customXmlInsRangeEnd w:id="12256"/>
          <w:ins w:id="12258" w:author="冷雪凝" w:date="2019-05-14T12:04:54Z">
            <w:del w:id="12259" w:author="梁元" w:date="2019-05-14T19:56:45Z">
              <w:r>
                <w:rPr>
                  <w:b w:val="0"/>
                  <w:bCs w:val="0"/>
                  <w:color w:val="000000" w:themeColor="text1"/>
                  <w14:textFill>
                    <w14:solidFill>
                      <w14:schemeClr w14:val="tx1"/>
                    </w14:solidFill>
                  </w14:textFill>
                </w:rPr>
                <w:tab/>
              </w:r>
            </w:del>
          </w:ins>
          <w:ins w:id="12260" w:author="冷雪凝" w:date="2019-05-14T12:04:56Z">
            <w:del w:id="12261" w:author="梁元" w:date="2019-05-14T19:56:45Z">
              <w:r>
                <w:rPr>
                  <w:b w:val="0"/>
                  <w:bCs w:val="0"/>
                  <w:color w:val="000000" w:themeColor="text1"/>
                  <w14:textFill>
                    <w14:solidFill>
                      <w14:schemeClr w14:val="tx1"/>
                    </w14:solidFill>
                  </w14:textFill>
                </w:rPr>
                <w:delText>8</w:delText>
              </w:r>
            </w:del>
          </w:ins>
          <w:ins w:id="12262" w:author="冷雪凝" w:date="2019-05-14T12:04:54Z">
            <w:del w:id="12263"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264" w:author="冷雪凝" w:date="2019-05-14T12:10:35Z"/>
              <w:del w:id="12265" w:author="梁元" w:date="2019-05-14T19:56:45Z"/>
              <w:b w:val="0"/>
              <w:bCs w:val="0"/>
              <w:color w:val="000000" w:themeColor="text1"/>
              <w14:textFill>
                <w14:solidFill>
                  <w14:schemeClr w14:val="tx1"/>
                </w14:solidFill>
              </w14:textFill>
            </w:rPr>
          </w:pPr>
          <w:ins w:id="12266" w:author="冷雪凝" w:date="2019-05-14T12:10:35Z">
            <w:del w:id="12267" w:author="梁元" w:date="2019-05-14T19:56:45Z">
              <w:r>
                <w:rPr>
                  <w:b w:val="0"/>
                  <w:bCs w:val="0"/>
                  <w:color w:val="000000" w:themeColor="text1"/>
                  <w14:textFill>
                    <w14:solidFill>
                      <w14:schemeClr w14:val="tx1"/>
                    </w14:solidFill>
                  </w14:textFill>
                </w:rPr>
                <w:fldChar w:fldCharType="begin"/>
              </w:r>
            </w:del>
          </w:ins>
          <w:ins w:id="12268" w:author="冷雪凝" w:date="2019-05-14T12:10:35Z">
            <w:del w:id="12269" w:author="梁元" w:date="2019-05-14T19:56:45Z">
              <w:r>
                <w:rPr>
                  <w:b w:val="0"/>
                  <w:bCs w:val="0"/>
                  <w:color w:val="000000" w:themeColor="text1"/>
                  <w14:textFill>
                    <w14:solidFill>
                      <w14:schemeClr w14:val="tx1"/>
                    </w14:solidFill>
                  </w14:textFill>
                </w:rPr>
                <w:delInstrText xml:space="preserve"> HYPERLINK \l _Toc8775_WPSOffice_Level2 </w:delInstrText>
              </w:r>
            </w:del>
          </w:ins>
          <w:ins w:id="12270" w:author="冷雪凝" w:date="2019-05-14T12:10:35Z">
            <w:del w:id="12271" w:author="梁元" w:date="2019-05-14T19:56:45Z">
              <w:r>
                <w:rPr>
                  <w:b w:val="0"/>
                  <w:bCs w:val="0"/>
                  <w:color w:val="000000" w:themeColor="text1"/>
                  <w14:textFill>
                    <w14:solidFill>
                      <w14:schemeClr w14:val="tx1"/>
                    </w14:solidFill>
                  </w14:textFill>
                </w:rPr>
                <w:fldChar w:fldCharType="separate"/>
              </w:r>
            </w:del>
          </w:ins>
          <w:customXmlInsRangeStart w:id="12274" w:author="冷雪凝" w:date="2019-05-14T12:10:35Z"/>
          <w:customXmlDelRangeStart w:id="12275"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94433ae0-009b-46b7-8d83-e7fc650578ab}"/>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275"/>
              <w:customXmlInsRangeEnd w:id="12274"/>
              <w:ins w:id="12278" w:author="冷雪凝" w:date="2019-05-14T12:10:35Z">
                <w:del w:id="12279"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12280" w:author="冷雪凝" w:date="2019-05-14T12:10:35Z">
                <w:del w:id="12281"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12284" w:author="冷雪凝" w:date="2019-05-14T12:10:35Z"/>
              <w:customXmlDelRangeStart w:id="12285" w:author="梁元" w:date="2019-05-14T19:56:45Z"/>
            </w:sdtContent>
          </w:sdt>
          <w:customXmlDelRangeEnd w:id="12285"/>
          <w:customXmlInsRangeEnd w:id="12284"/>
          <w:ins w:id="12286" w:author="冷雪凝" w:date="2019-05-14T12:10:35Z">
            <w:del w:id="12287" w:author="梁元" w:date="2019-05-14T19:56:45Z">
              <w:r>
                <w:rPr>
                  <w:b w:val="0"/>
                  <w:bCs w:val="0"/>
                  <w:color w:val="000000" w:themeColor="text1"/>
                  <w14:textFill>
                    <w14:solidFill>
                      <w14:schemeClr w14:val="tx1"/>
                    </w14:solidFill>
                  </w14:textFill>
                </w:rPr>
                <w:tab/>
              </w:r>
            </w:del>
          </w:ins>
          <w:ins w:id="12288" w:author="冷雪凝" w:date="2019-05-14T12:10:41Z">
            <w:del w:id="12289" w:author="梁元" w:date="2019-05-14T19:56:45Z">
              <w:r>
                <w:rPr>
                  <w:rFonts w:hint="eastAsia"/>
                  <w:b w:val="0"/>
                  <w:bCs w:val="0"/>
                  <w:color w:val="000000" w:themeColor="text1"/>
                  <w:lang w:val="en-US" w:eastAsia="zh-CN"/>
                  <w14:textFill>
                    <w14:solidFill>
                      <w14:schemeClr w14:val="tx1"/>
                    </w14:solidFill>
                  </w14:textFill>
                </w:rPr>
                <w:delText>8</w:delText>
              </w:r>
            </w:del>
          </w:ins>
          <w:ins w:id="12290" w:author="冷雪凝" w:date="2019-05-14T12:10:35Z">
            <w:del w:id="12291"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292" w:author="冷雪凝" w:date="2019-05-14T12:10:35Z"/>
              <w:del w:id="12293" w:author="梁元" w:date="2019-05-14T19:56:45Z"/>
              <w:b w:val="0"/>
              <w:bCs w:val="0"/>
              <w:color w:val="000000" w:themeColor="text1"/>
              <w14:textFill>
                <w14:solidFill>
                  <w14:schemeClr w14:val="tx1"/>
                </w14:solidFill>
              </w14:textFill>
            </w:rPr>
          </w:pPr>
          <w:ins w:id="12294" w:author="冷雪凝" w:date="2019-05-14T12:10:35Z">
            <w:del w:id="12295" w:author="梁元" w:date="2019-05-14T19:56:45Z">
              <w:r>
                <w:rPr>
                  <w:b w:val="0"/>
                  <w:bCs w:val="0"/>
                  <w:color w:val="000000" w:themeColor="text1"/>
                  <w14:textFill>
                    <w14:solidFill>
                      <w14:schemeClr w14:val="tx1"/>
                    </w14:solidFill>
                  </w14:textFill>
                </w:rPr>
                <w:fldChar w:fldCharType="begin"/>
              </w:r>
            </w:del>
          </w:ins>
          <w:ins w:id="12296" w:author="冷雪凝" w:date="2019-05-14T12:10:35Z">
            <w:del w:id="12297" w:author="梁元" w:date="2019-05-14T19:56:45Z">
              <w:r>
                <w:rPr>
                  <w:b w:val="0"/>
                  <w:bCs w:val="0"/>
                  <w:color w:val="000000" w:themeColor="text1"/>
                  <w14:textFill>
                    <w14:solidFill>
                      <w14:schemeClr w14:val="tx1"/>
                    </w14:solidFill>
                  </w14:textFill>
                </w:rPr>
                <w:delInstrText xml:space="preserve"> HYPERLINK \l _Toc4664_WPSOffice_Level2 </w:delInstrText>
              </w:r>
            </w:del>
          </w:ins>
          <w:ins w:id="12298" w:author="冷雪凝" w:date="2019-05-14T12:10:35Z">
            <w:del w:id="12299" w:author="梁元" w:date="2019-05-14T19:56:45Z">
              <w:r>
                <w:rPr>
                  <w:b w:val="0"/>
                  <w:bCs w:val="0"/>
                  <w:color w:val="000000" w:themeColor="text1"/>
                  <w14:textFill>
                    <w14:solidFill>
                      <w14:schemeClr w14:val="tx1"/>
                    </w14:solidFill>
                  </w14:textFill>
                </w:rPr>
                <w:fldChar w:fldCharType="separate"/>
              </w:r>
            </w:del>
          </w:ins>
          <w:customXmlInsRangeStart w:id="12302" w:author="冷雪凝" w:date="2019-05-14T12:10:35Z"/>
          <w:customXmlDelRangeStart w:id="1230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15fb3d6c-9c0c-4141-a359-e8e563cc6907}"/>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303"/>
              <w:customXmlInsRangeEnd w:id="12302"/>
              <w:ins w:id="12306" w:author="冷雪凝" w:date="2019-05-14T12:10:35Z">
                <w:del w:id="12307"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12308" w:author="冷雪凝" w:date="2019-05-14T12:10:35Z">
                <w:del w:id="12309"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12312" w:author="冷雪凝" w:date="2019-05-14T12:10:35Z"/>
              <w:customXmlDelRangeStart w:id="12313" w:author="梁元" w:date="2019-05-14T19:56:45Z"/>
            </w:sdtContent>
          </w:sdt>
          <w:customXmlDelRangeEnd w:id="12313"/>
          <w:customXmlInsRangeEnd w:id="12312"/>
          <w:ins w:id="12314" w:author="冷雪凝" w:date="2019-05-14T12:10:35Z">
            <w:del w:id="12315" w:author="梁元" w:date="2019-05-14T19:56:45Z">
              <w:r>
                <w:rPr>
                  <w:b w:val="0"/>
                  <w:bCs w:val="0"/>
                  <w:color w:val="000000" w:themeColor="text1"/>
                  <w14:textFill>
                    <w14:solidFill>
                      <w14:schemeClr w14:val="tx1"/>
                    </w14:solidFill>
                  </w14:textFill>
                </w:rPr>
                <w:tab/>
              </w:r>
            </w:del>
          </w:ins>
          <w:ins w:id="12316" w:author="冷雪凝" w:date="2019-05-14T12:10:42Z">
            <w:del w:id="12317" w:author="梁元" w:date="2019-05-14T19:56:45Z">
              <w:r>
                <w:rPr>
                  <w:rFonts w:hint="eastAsia"/>
                  <w:b w:val="0"/>
                  <w:bCs w:val="0"/>
                  <w:color w:val="000000" w:themeColor="text1"/>
                  <w:lang w:val="en-US" w:eastAsia="zh-CN"/>
                  <w14:textFill>
                    <w14:solidFill>
                      <w14:schemeClr w14:val="tx1"/>
                    </w14:solidFill>
                  </w14:textFill>
                </w:rPr>
                <w:delText>8</w:delText>
              </w:r>
            </w:del>
          </w:ins>
          <w:ins w:id="12318" w:author="冷雪凝" w:date="2019-05-14T12:10:35Z">
            <w:del w:id="12319"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320" w:author="冷雪凝" w:date="2019-05-14T12:10:35Z"/>
              <w:del w:id="12321" w:author="梁元" w:date="2019-05-14T19:56:45Z"/>
              <w:b w:val="0"/>
              <w:bCs w:val="0"/>
              <w:color w:val="000000" w:themeColor="text1"/>
              <w14:textFill>
                <w14:solidFill>
                  <w14:schemeClr w14:val="tx1"/>
                </w14:solidFill>
              </w14:textFill>
            </w:rPr>
          </w:pPr>
          <w:ins w:id="12322" w:author="冷雪凝" w:date="2019-05-14T12:10:35Z">
            <w:del w:id="12323" w:author="梁元" w:date="2019-05-14T19:56:45Z">
              <w:r>
                <w:rPr>
                  <w:b w:val="0"/>
                  <w:bCs w:val="0"/>
                  <w:color w:val="000000" w:themeColor="text1"/>
                  <w14:textFill>
                    <w14:solidFill>
                      <w14:schemeClr w14:val="tx1"/>
                    </w14:solidFill>
                  </w14:textFill>
                </w:rPr>
                <w:fldChar w:fldCharType="begin"/>
              </w:r>
            </w:del>
          </w:ins>
          <w:ins w:id="12324" w:author="冷雪凝" w:date="2019-05-14T12:10:35Z">
            <w:del w:id="12325" w:author="梁元" w:date="2019-05-14T19:56:45Z">
              <w:r>
                <w:rPr>
                  <w:b w:val="0"/>
                  <w:bCs w:val="0"/>
                  <w:color w:val="000000" w:themeColor="text1"/>
                  <w14:textFill>
                    <w14:solidFill>
                      <w14:schemeClr w14:val="tx1"/>
                    </w14:solidFill>
                  </w14:textFill>
                </w:rPr>
                <w:delInstrText xml:space="preserve"> HYPERLINK \l _Toc30205_WPSOffice_Level2 </w:delInstrText>
              </w:r>
            </w:del>
          </w:ins>
          <w:ins w:id="12326" w:author="冷雪凝" w:date="2019-05-14T12:10:35Z">
            <w:del w:id="12327" w:author="梁元" w:date="2019-05-14T19:56:45Z">
              <w:r>
                <w:rPr>
                  <w:b w:val="0"/>
                  <w:bCs w:val="0"/>
                  <w:color w:val="000000" w:themeColor="text1"/>
                  <w14:textFill>
                    <w14:solidFill>
                      <w14:schemeClr w14:val="tx1"/>
                    </w14:solidFill>
                  </w14:textFill>
                </w:rPr>
                <w:fldChar w:fldCharType="separate"/>
              </w:r>
            </w:del>
          </w:ins>
          <w:customXmlInsRangeStart w:id="12330" w:author="冷雪凝" w:date="2019-05-14T12:10:35Z"/>
          <w:customXmlDelRangeStart w:id="1233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08b4b488-2298-4a1c-bfca-4f77267cb5b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331"/>
              <w:customXmlInsRangeEnd w:id="12330"/>
              <w:ins w:id="12334" w:author="冷雪凝" w:date="2019-05-14T12:10:35Z">
                <w:del w:id="12335"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12336" w:author="冷雪凝" w:date="2019-05-14T12:10:35Z">
                <w:del w:id="12337"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12340" w:author="冷雪凝" w:date="2019-05-14T12:10:35Z"/>
              <w:customXmlDelRangeStart w:id="12341" w:author="梁元" w:date="2019-05-14T19:56:45Z"/>
            </w:sdtContent>
          </w:sdt>
          <w:customXmlDelRangeEnd w:id="12341"/>
          <w:customXmlInsRangeEnd w:id="12340"/>
          <w:ins w:id="12342" w:author="冷雪凝" w:date="2019-05-14T12:10:35Z">
            <w:del w:id="12343" w:author="梁元" w:date="2019-05-14T19:56:45Z">
              <w:r>
                <w:rPr>
                  <w:b w:val="0"/>
                  <w:bCs w:val="0"/>
                  <w:color w:val="000000" w:themeColor="text1"/>
                  <w14:textFill>
                    <w14:solidFill>
                      <w14:schemeClr w14:val="tx1"/>
                    </w14:solidFill>
                  </w14:textFill>
                </w:rPr>
                <w:tab/>
              </w:r>
            </w:del>
          </w:ins>
          <w:ins w:id="12344" w:author="冷雪凝" w:date="2019-05-14T12:10:45Z">
            <w:del w:id="12345" w:author="梁元" w:date="2019-05-14T19:56:45Z">
              <w:r>
                <w:rPr>
                  <w:rFonts w:hint="eastAsia"/>
                  <w:b w:val="0"/>
                  <w:bCs w:val="0"/>
                  <w:color w:val="000000" w:themeColor="text1"/>
                  <w:lang w:val="en-US" w:eastAsia="zh-CN"/>
                  <w14:textFill>
                    <w14:solidFill>
                      <w14:schemeClr w14:val="tx1"/>
                    </w14:solidFill>
                  </w14:textFill>
                </w:rPr>
                <w:delText>9</w:delText>
              </w:r>
            </w:del>
          </w:ins>
          <w:ins w:id="12346" w:author="冷雪凝" w:date="2019-05-14T12:10:35Z">
            <w:del w:id="12347"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348" w:author="冷雪凝" w:date="2019-05-14T12:10:35Z"/>
              <w:del w:id="12349" w:author="梁元" w:date="2019-05-14T19:56:45Z"/>
              <w:b w:val="0"/>
              <w:bCs w:val="0"/>
              <w:color w:val="000000" w:themeColor="text1"/>
              <w14:textFill>
                <w14:solidFill>
                  <w14:schemeClr w14:val="tx1"/>
                </w14:solidFill>
              </w14:textFill>
            </w:rPr>
          </w:pPr>
          <w:ins w:id="12350" w:author="冷雪凝" w:date="2019-05-14T12:10:35Z">
            <w:del w:id="12351" w:author="梁元" w:date="2019-05-14T19:56:45Z">
              <w:r>
                <w:rPr>
                  <w:b w:val="0"/>
                  <w:bCs w:val="0"/>
                  <w:color w:val="000000" w:themeColor="text1"/>
                  <w14:textFill>
                    <w14:solidFill>
                      <w14:schemeClr w14:val="tx1"/>
                    </w14:solidFill>
                  </w14:textFill>
                </w:rPr>
                <w:fldChar w:fldCharType="begin"/>
              </w:r>
            </w:del>
          </w:ins>
          <w:ins w:id="12352" w:author="冷雪凝" w:date="2019-05-14T12:10:35Z">
            <w:del w:id="12353" w:author="梁元" w:date="2019-05-14T19:56:45Z">
              <w:r>
                <w:rPr>
                  <w:b w:val="0"/>
                  <w:bCs w:val="0"/>
                  <w:color w:val="000000" w:themeColor="text1"/>
                  <w14:textFill>
                    <w14:solidFill>
                      <w14:schemeClr w14:val="tx1"/>
                    </w14:solidFill>
                  </w14:textFill>
                </w:rPr>
                <w:delInstrText xml:space="preserve"> HYPERLINK \l _Toc14102_WPSOffice_Level2 </w:delInstrText>
              </w:r>
            </w:del>
          </w:ins>
          <w:ins w:id="12354" w:author="冷雪凝" w:date="2019-05-14T12:10:35Z">
            <w:del w:id="12355" w:author="梁元" w:date="2019-05-14T19:56:45Z">
              <w:r>
                <w:rPr>
                  <w:b w:val="0"/>
                  <w:bCs w:val="0"/>
                  <w:color w:val="000000" w:themeColor="text1"/>
                  <w14:textFill>
                    <w14:solidFill>
                      <w14:schemeClr w14:val="tx1"/>
                    </w14:solidFill>
                  </w14:textFill>
                </w:rPr>
                <w:fldChar w:fldCharType="separate"/>
              </w:r>
            </w:del>
          </w:ins>
          <w:customXmlInsRangeStart w:id="12358" w:author="冷雪凝" w:date="2019-05-14T12:10:35Z"/>
          <w:customXmlDelRangeStart w:id="12359"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54f590ed-7f8a-4c8b-ae57-1c007cc82fe8}"/>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359"/>
              <w:customXmlInsRangeEnd w:id="12358"/>
              <w:ins w:id="12362" w:author="冷雪凝" w:date="2019-05-14T12:10:35Z">
                <w:del w:id="12363"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12364" w:author="冷雪凝" w:date="2019-05-14T12:10:35Z">
                <w:del w:id="12365"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12368" w:author="冷雪凝" w:date="2019-05-14T12:10:35Z"/>
              <w:customXmlDelRangeStart w:id="12369" w:author="梁元" w:date="2019-05-14T19:56:45Z"/>
            </w:sdtContent>
          </w:sdt>
          <w:customXmlDelRangeEnd w:id="12369"/>
          <w:customXmlInsRangeEnd w:id="12368"/>
          <w:ins w:id="12370" w:author="冷雪凝" w:date="2019-05-14T12:10:35Z">
            <w:del w:id="12371" w:author="梁元" w:date="2019-05-14T19:56:45Z">
              <w:r>
                <w:rPr>
                  <w:b w:val="0"/>
                  <w:bCs w:val="0"/>
                  <w:color w:val="000000" w:themeColor="text1"/>
                  <w14:textFill>
                    <w14:solidFill>
                      <w14:schemeClr w14:val="tx1"/>
                    </w14:solidFill>
                  </w14:textFill>
                </w:rPr>
                <w:tab/>
              </w:r>
            </w:del>
          </w:ins>
          <w:ins w:id="12372" w:author="冷雪凝" w:date="2019-05-14T12:10:52Z">
            <w:del w:id="12373" w:author="梁元" w:date="2019-05-14T19:56:45Z">
              <w:r>
                <w:rPr>
                  <w:rFonts w:hint="eastAsia"/>
                  <w:b w:val="0"/>
                  <w:bCs w:val="0"/>
                  <w:color w:val="000000" w:themeColor="text1"/>
                  <w:lang w:val="en-US" w:eastAsia="zh-CN"/>
                  <w14:textFill>
                    <w14:solidFill>
                      <w14:schemeClr w14:val="tx1"/>
                    </w14:solidFill>
                  </w14:textFill>
                </w:rPr>
                <w:delText>9</w:delText>
              </w:r>
            </w:del>
          </w:ins>
          <w:ins w:id="12374" w:author="冷雪凝" w:date="2019-05-14T12:10:35Z">
            <w:del w:id="12375"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12376" w:author="冷雪凝" w:date="2019-05-14T12:04:54Z"/>
              <w:del w:id="12377" w:author="梁元" w:date="2019-05-14T19:56:45Z"/>
              <w:b/>
              <w:bCs/>
              <w:color w:val="000000" w:themeColor="text1"/>
              <w:sz w:val="21"/>
              <w:szCs w:val="21"/>
              <w:rPrChange w:id="12378" w:author="冷雪凝" w:date="2019-05-14T12:31:47Z">
                <w:rPr>
                  <w:ins w:id="12379" w:author="冷雪凝" w:date="2019-05-14T12:04:54Z"/>
                  <w:del w:id="12380" w:author="梁元" w:date="2019-05-14T19:56:45Z"/>
                  <w:b w:val="0"/>
                  <w:bCs w:val="0"/>
                  <w:color w:val="000000" w:themeColor="text1"/>
                  <w14:textFill>
                    <w14:solidFill>
                      <w14:schemeClr w14:val="tx1"/>
                    </w14:solidFill>
                  </w14:textFill>
                </w:rPr>
              </w:rPrChange>
              <w14:textFill>
                <w14:solidFill>
                  <w14:schemeClr w14:val="tx1"/>
                </w14:solidFill>
              </w14:textFill>
            </w:rPr>
          </w:pPr>
          <w:ins w:id="12381" w:author="冷雪凝" w:date="2019-05-14T12:04:54Z">
            <w:del w:id="12382" w:author="梁元" w:date="2019-05-14T19:56:45Z">
              <w:r>
                <w:rPr>
                  <w:b/>
                  <w:bCs/>
                  <w:color w:val="000000" w:themeColor="text1"/>
                  <w:sz w:val="21"/>
                  <w:szCs w:val="21"/>
                  <w:rPrChange w:id="12383" w:author="冷雪凝" w:date="2019-05-14T12:31:47Z">
                    <w:rPr>
                      <w:b w:val="0"/>
                      <w:bCs w:val="0"/>
                      <w:color w:val="000000" w:themeColor="text1"/>
                      <w14:textFill>
                        <w14:solidFill>
                          <w14:schemeClr w14:val="tx1"/>
                        </w14:solidFill>
                      </w14:textFill>
                    </w:rPr>
                  </w:rPrChange>
                  <w14:textFill>
                    <w14:solidFill>
                      <w14:schemeClr w14:val="tx1"/>
                    </w14:solidFill>
                  </w14:textFill>
                </w:rPr>
                <w:fldChar w:fldCharType="begin"/>
              </w:r>
            </w:del>
          </w:ins>
          <w:ins w:id="12386" w:author="冷雪凝" w:date="2019-05-14T12:04:54Z">
            <w:del w:id="12387" w:author="梁元" w:date="2019-05-14T19:56:45Z">
              <w:r>
                <w:rPr>
                  <w:b/>
                  <w:bCs/>
                  <w:color w:val="000000" w:themeColor="text1"/>
                  <w:sz w:val="21"/>
                  <w:szCs w:val="21"/>
                  <w:rPrChange w:id="12388" w:author="冷雪凝" w:date="2019-05-14T12:31:47Z">
                    <w:rPr>
                      <w:b w:val="0"/>
                      <w:bCs w:val="0"/>
                      <w:color w:val="000000" w:themeColor="text1"/>
                      <w14:textFill>
                        <w14:solidFill>
                          <w14:schemeClr w14:val="tx1"/>
                        </w14:solidFill>
                      </w14:textFill>
                    </w:rPr>
                  </w:rPrChange>
                  <w14:textFill>
                    <w14:solidFill>
                      <w14:schemeClr w14:val="tx1"/>
                    </w14:solidFill>
                  </w14:textFill>
                </w:rPr>
                <w:delInstrText xml:space="preserve"> HYPERLINK \l _Toc3063_WPSOffice_Level1 </w:delInstrText>
              </w:r>
            </w:del>
          </w:ins>
          <w:ins w:id="12391" w:author="冷雪凝" w:date="2019-05-14T12:04:54Z">
            <w:del w:id="12392" w:author="梁元" w:date="2019-05-14T19:56:45Z">
              <w:r>
                <w:rPr>
                  <w:b/>
                  <w:bCs/>
                  <w:color w:val="000000" w:themeColor="text1"/>
                  <w:sz w:val="21"/>
                  <w:szCs w:val="21"/>
                  <w:rPrChange w:id="12393" w:author="冷雪凝" w:date="2019-05-14T12:31:47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12398" w:author="冷雪凝" w:date="2019-05-14T12:04:54Z"/>
          <w:customXmlDelRangeStart w:id="12399"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5a556963-5665-4093-a427-54cc7976fab9}"/>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12399"/>
              <w:customXmlInsRangeEnd w:id="12398"/>
              <w:ins w:id="12402" w:author="冷雪凝" w:date="2019-05-14T12:04:54Z">
                <w:del w:id="12403" w:author="梁元" w:date="2019-05-14T19:56:45Z">
                  <w:r>
                    <w:rPr>
                      <w:rFonts w:asciiTheme="minorHAnsi" w:hAnsiTheme="minorHAnsi" w:eastAsiaTheme="minorEastAsia" w:cstheme="minorBidi"/>
                      <w:b/>
                      <w:bCs/>
                      <w:color w:val="000000" w:themeColor="text1"/>
                      <w:sz w:val="21"/>
                      <w:szCs w:val="21"/>
                      <w:rPrChange w:id="12404" w:author="冷雪凝" w:date="2019-05-14T12:31:47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三十二、 </w:delText>
                  </w:r>
                </w:del>
              </w:ins>
              <w:ins w:id="12407" w:author="冷雪凝" w:date="2019-05-14T12:04:54Z">
                <w:del w:id="12408" w:author="梁元" w:date="2019-05-14T19:56:45Z">
                  <w:r>
                    <w:rPr>
                      <w:rFonts w:hint="default" w:asciiTheme="minorHAnsi" w:hAnsiTheme="minorHAnsi" w:eastAsiaTheme="minorEastAsia" w:cstheme="minorBidi"/>
                      <w:b/>
                      <w:bCs/>
                      <w:color w:val="000000" w:themeColor="text1"/>
                      <w:sz w:val="21"/>
                      <w:szCs w:val="21"/>
                      <w:rPrChange w:id="12409" w:author="冷雪凝" w:date="2019-05-14T12:31:47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Vue的响应原理：陈蔓杰项目经理</w:delText>
                  </w:r>
                </w:del>
              </w:ins>
              <w:customXmlInsRangeStart w:id="12414" w:author="冷雪凝" w:date="2019-05-14T12:04:54Z"/>
              <w:customXmlDelRangeStart w:id="12415" w:author="梁元" w:date="2019-05-14T19:56:45Z"/>
            </w:sdtContent>
          </w:sdt>
          <w:customXmlDelRangeEnd w:id="12415"/>
          <w:customXmlInsRangeEnd w:id="12414"/>
          <w:ins w:id="12416" w:author="冷雪凝" w:date="2019-05-14T12:04:54Z">
            <w:del w:id="12417" w:author="梁元" w:date="2019-05-14T19:56:45Z">
              <w:r>
                <w:rPr>
                  <w:b/>
                  <w:bCs/>
                  <w:color w:val="000000" w:themeColor="text1"/>
                  <w:sz w:val="21"/>
                  <w:szCs w:val="21"/>
                  <w:rPrChange w:id="12418" w:author="冷雪凝" w:date="2019-05-14T12:31:47Z">
                    <w:rPr>
                      <w:b w:val="0"/>
                      <w:bCs w:val="0"/>
                      <w:color w:val="000000" w:themeColor="text1"/>
                      <w14:textFill>
                        <w14:solidFill>
                          <w14:schemeClr w14:val="tx1"/>
                        </w14:solidFill>
                      </w14:textFill>
                    </w:rPr>
                  </w:rPrChange>
                  <w14:textFill>
                    <w14:solidFill>
                      <w14:schemeClr w14:val="tx1"/>
                    </w14:solidFill>
                  </w14:textFill>
                </w:rPr>
                <w:tab/>
              </w:r>
            </w:del>
          </w:ins>
          <w:ins w:id="12421" w:author="冷雪凝" w:date="2019-05-14T12:04:56Z">
            <w:del w:id="12422" w:author="梁元" w:date="2019-05-14T19:56:45Z">
              <w:r>
                <w:rPr>
                  <w:b/>
                  <w:bCs/>
                  <w:color w:val="000000" w:themeColor="text1"/>
                  <w:sz w:val="21"/>
                  <w:szCs w:val="21"/>
                  <w:rPrChange w:id="12423" w:author="冷雪凝" w:date="2019-05-14T12:31:47Z">
                    <w:rPr>
                      <w:b w:val="0"/>
                      <w:bCs w:val="0"/>
                      <w:color w:val="000000" w:themeColor="text1"/>
                      <w14:textFill>
                        <w14:solidFill>
                          <w14:schemeClr w14:val="tx1"/>
                        </w14:solidFill>
                      </w14:textFill>
                    </w:rPr>
                  </w:rPrChange>
                  <w14:textFill>
                    <w14:solidFill>
                      <w14:schemeClr w14:val="tx1"/>
                    </w14:solidFill>
                  </w14:textFill>
                </w:rPr>
                <w:delText>9</w:delText>
              </w:r>
            </w:del>
          </w:ins>
          <w:ins w:id="12426" w:author="冷雪凝" w:date="2019-05-14T12:04:54Z">
            <w:del w:id="12427" w:author="梁元" w:date="2019-05-14T19:56:45Z">
              <w:r>
                <w:rPr>
                  <w:b/>
                  <w:bCs/>
                  <w:color w:val="000000" w:themeColor="text1"/>
                  <w:sz w:val="21"/>
                  <w:szCs w:val="21"/>
                  <w:rPrChange w:id="12428" w:author="冷雪凝" w:date="2019-05-14T12:31:47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12431" w:author="冷雪凝" w:date="2019-05-14T12:04:54Z"/>
              <w:del w:id="12432" w:author="梁元" w:date="2019-05-14T19:56:45Z"/>
              <w:b w:val="0"/>
              <w:bCs w:val="0"/>
              <w:color w:val="000000" w:themeColor="text1"/>
              <w14:textFill>
                <w14:solidFill>
                  <w14:schemeClr w14:val="tx1"/>
                </w14:solidFill>
              </w14:textFill>
            </w:rPr>
          </w:pPr>
          <w:ins w:id="12433" w:author="冷雪凝" w:date="2019-05-14T12:04:54Z">
            <w:del w:id="12434" w:author="梁元" w:date="2019-05-14T19:56:45Z">
              <w:r>
                <w:rPr>
                  <w:b w:val="0"/>
                  <w:bCs w:val="0"/>
                  <w:color w:val="000000" w:themeColor="text1"/>
                  <w14:textFill>
                    <w14:solidFill>
                      <w14:schemeClr w14:val="tx1"/>
                    </w14:solidFill>
                  </w14:textFill>
                </w:rPr>
                <w:fldChar w:fldCharType="begin"/>
              </w:r>
            </w:del>
          </w:ins>
          <w:ins w:id="12435" w:author="冷雪凝" w:date="2019-05-14T12:04:54Z">
            <w:del w:id="12436" w:author="梁元" w:date="2019-05-14T19:56:45Z">
              <w:r>
                <w:rPr>
                  <w:b w:val="0"/>
                  <w:bCs w:val="0"/>
                  <w:color w:val="000000" w:themeColor="text1"/>
                  <w14:textFill>
                    <w14:solidFill>
                      <w14:schemeClr w14:val="tx1"/>
                    </w14:solidFill>
                  </w14:textFill>
                </w:rPr>
                <w:delInstrText xml:space="preserve"> HYPERLINK \l _Toc26538_WPSOffice_Level2 </w:delInstrText>
              </w:r>
            </w:del>
          </w:ins>
          <w:ins w:id="12437" w:author="冷雪凝" w:date="2019-05-14T12:04:54Z">
            <w:del w:id="12438" w:author="梁元" w:date="2019-05-14T19:56:45Z">
              <w:r>
                <w:rPr>
                  <w:b w:val="0"/>
                  <w:bCs w:val="0"/>
                  <w:color w:val="000000" w:themeColor="text1"/>
                  <w14:textFill>
                    <w14:solidFill>
                      <w14:schemeClr w14:val="tx1"/>
                    </w14:solidFill>
                  </w14:textFill>
                </w:rPr>
                <w:fldChar w:fldCharType="separate"/>
              </w:r>
            </w:del>
          </w:ins>
          <w:customXmlInsRangeStart w:id="12441" w:author="冷雪凝" w:date="2019-05-14T12:04:54Z"/>
          <w:customXmlDelRangeStart w:id="1244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209ce0b5-879e-4943-945c-4dac4c6664b7}"/>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442"/>
              <w:customXmlInsRangeEnd w:id="12441"/>
              <w:ins w:id="12445" w:author="冷雪凝" w:date="2019-05-14T12:04:54Z">
                <w:del w:id="12446"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12447" w:author="冷雪凝" w:date="2019-05-14T12:04:54Z">
                <w:del w:id="12448"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12451" w:author="冷雪凝" w:date="2019-05-14T12:04:54Z"/>
              <w:customXmlDelRangeStart w:id="12452" w:author="梁元" w:date="2019-05-14T19:56:45Z"/>
            </w:sdtContent>
          </w:sdt>
          <w:customXmlDelRangeEnd w:id="12452"/>
          <w:customXmlInsRangeEnd w:id="12451"/>
          <w:ins w:id="12453" w:author="冷雪凝" w:date="2019-05-14T12:04:54Z">
            <w:del w:id="12454" w:author="梁元" w:date="2019-05-14T19:56:45Z">
              <w:r>
                <w:rPr>
                  <w:b w:val="0"/>
                  <w:bCs w:val="0"/>
                  <w:color w:val="000000" w:themeColor="text1"/>
                  <w14:textFill>
                    <w14:solidFill>
                      <w14:schemeClr w14:val="tx1"/>
                    </w14:solidFill>
                  </w14:textFill>
                </w:rPr>
                <w:tab/>
              </w:r>
            </w:del>
          </w:ins>
          <w:ins w:id="12455" w:author="冷雪凝" w:date="2019-05-14T12:04:56Z">
            <w:del w:id="12456" w:author="梁元" w:date="2019-05-14T19:56:45Z">
              <w:r>
                <w:rPr>
                  <w:b w:val="0"/>
                  <w:bCs w:val="0"/>
                  <w:color w:val="000000" w:themeColor="text1"/>
                  <w14:textFill>
                    <w14:solidFill>
                      <w14:schemeClr w14:val="tx1"/>
                    </w14:solidFill>
                  </w14:textFill>
                </w:rPr>
                <w:delText>9</w:delText>
              </w:r>
            </w:del>
          </w:ins>
          <w:ins w:id="12457" w:author="冷雪凝" w:date="2019-05-14T12:04:54Z">
            <w:del w:id="1245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459" w:author="冷雪凝" w:date="2019-05-14T12:04:54Z"/>
              <w:del w:id="12460" w:author="梁元" w:date="2019-05-14T19:56:45Z"/>
              <w:b w:val="0"/>
              <w:bCs w:val="0"/>
              <w:color w:val="000000" w:themeColor="text1"/>
              <w14:textFill>
                <w14:solidFill>
                  <w14:schemeClr w14:val="tx1"/>
                </w14:solidFill>
              </w14:textFill>
            </w:rPr>
          </w:pPr>
          <w:ins w:id="12461" w:author="冷雪凝" w:date="2019-05-14T12:04:54Z">
            <w:del w:id="12462" w:author="梁元" w:date="2019-05-14T19:56:45Z">
              <w:r>
                <w:rPr>
                  <w:b w:val="0"/>
                  <w:bCs w:val="0"/>
                  <w:color w:val="000000" w:themeColor="text1"/>
                  <w14:textFill>
                    <w14:solidFill>
                      <w14:schemeClr w14:val="tx1"/>
                    </w14:solidFill>
                  </w14:textFill>
                </w:rPr>
                <w:fldChar w:fldCharType="begin"/>
              </w:r>
            </w:del>
          </w:ins>
          <w:ins w:id="12463" w:author="冷雪凝" w:date="2019-05-14T12:04:54Z">
            <w:del w:id="12464" w:author="梁元" w:date="2019-05-14T19:56:45Z">
              <w:r>
                <w:rPr>
                  <w:b w:val="0"/>
                  <w:bCs w:val="0"/>
                  <w:color w:val="000000" w:themeColor="text1"/>
                  <w14:textFill>
                    <w14:solidFill>
                      <w14:schemeClr w14:val="tx1"/>
                    </w14:solidFill>
                  </w14:textFill>
                </w:rPr>
                <w:delInstrText xml:space="preserve"> HYPERLINK \l _Toc8775_WPSOffice_Level2 </w:delInstrText>
              </w:r>
            </w:del>
          </w:ins>
          <w:ins w:id="12465" w:author="冷雪凝" w:date="2019-05-14T12:04:54Z">
            <w:del w:id="12466" w:author="梁元" w:date="2019-05-14T19:56:45Z">
              <w:r>
                <w:rPr>
                  <w:b w:val="0"/>
                  <w:bCs w:val="0"/>
                  <w:color w:val="000000" w:themeColor="text1"/>
                  <w14:textFill>
                    <w14:solidFill>
                      <w14:schemeClr w14:val="tx1"/>
                    </w14:solidFill>
                  </w14:textFill>
                </w:rPr>
                <w:fldChar w:fldCharType="separate"/>
              </w:r>
            </w:del>
          </w:ins>
          <w:customXmlInsRangeStart w:id="12469" w:author="冷雪凝" w:date="2019-05-14T12:04:54Z"/>
          <w:customXmlDelRangeStart w:id="1247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0f5ec35c-f26a-4723-8464-9f9c3cf45f71}"/>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470"/>
              <w:customXmlInsRangeEnd w:id="12469"/>
              <w:ins w:id="12473" w:author="冷雪凝" w:date="2019-05-14T12:04:54Z">
                <w:del w:id="12474"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12475" w:author="冷雪凝" w:date="2019-05-14T12:04:54Z">
                <w:del w:id="12476"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12479" w:author="冷雪凝" w:date="2019-05-14T12:04:54Z"/>
              <w:customXmlDelRangeStart w:id="12480" w:author="梁元" w:date="2019-05-14T19:56:45Z"/>
            </w:sdtContent>
          </w:sdt>
          <w:customXmlDelRangeEnd w:id="12480"/>
          <w:customXmlInsRangeEnd w:id="12479"/>
          <w:ins w:id="12481" w:author="冷雪凝" w:date="2019-05-14T12:04:54Z">
            <w:del w:id="12482" w:author="梁元" w:date="2019-05-14T19:56:45Z">
              <w:r>
                <w:rPr>
                  <w:b w:val="0"/>
                  <w:bCs w:val="0"/>
                  <w:color w:val="000000" w:themeColor="text1"/>
                  <w14:textFill>
                    <w14:solidFill>
                      <w14:schemeClr w14:val="tx1"/>
                    </w14:solidFill>
                  </w14:textFill>
                </w:rPr>
                <w:tab/>
              </w:r>
            </w:del>
          </w:ins>
          <w:ins w:id="12483" w:author="冷雪凝" w:date="2019-05-14T12:04:56Z">
            <w:del w:id="12484" w:author="梁元" w:date="2019-05-14T19:56:45Z">
              <w:r>
                <w:rPr>
                  <w:b w:val="0"/>
                  <w:bCs w:val="0"/>
                  <w:color w:val="000000" w:themeColor="text1"/>
                  <w14:textFill>
                    <w14:solidFill>
                      <w14:schemeClr w14:val="tx1"/>
                    </w14:solidFill>
                  </w14:textFill>
                </w:rPr>
                <w:delText>9</w:delText>
              </w:r>
            </w:del>
          </w:ins>
          <w:ins w:id="12485" w:author="冷雪凝" w:date="2019-05-14T12:04:54Z">
            <w:del w:id="1248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487" w:author="冷雪凝" w:date="2019-05-14T12:04:54Z"/>
              <w:del w:id="12488" w:author="梁元" w:date="2019-05-14T19:56:45Z"/>
              <w:b w:val="0"/>
              <w:bCs w:val="0"/>
              <w:color w:val="000000" w:themeColor="text1"/>
              <w14:textFill>
                <w14:solidFill>
                  <w14:schemeClr w14:val="tx1"/>
                </w14:solidFill>
              </w14:textFill>
            </w:rPr>
          </w:pPr>
          <w:ins w:id="12489" w:author="冷雪凝" w:date="2019-05-14T12:04:54Z">
            <w:del w:id="12490" w:author="梁元" w:date="2019-05-14T19:56:45Z">
              <w:r>
                <w:rPr>
                  <w:b w:val="0"/>
                  <w:bCs w:val="0"/>
                  <w:color w:val="000000" w:themeColor="text1"/>
                  <w14:textFill>
                    <w14:solidFill>
                      <w14:schemeClr w14:val="tx1"/>
                    </w14:solidFill>
                  </w14:textFill>
                </w:rPr>
                <w:fldChar w:fldCharType="begin"/>
              </w:r>
            </w:del>
          </w:ins>
          <w:ins w:id="12491" w:author="冷雪凝" w:date="2019-05-14T12:04:54Z">
            <w:del w:id="12492" w:author="梁元" w:date="2019-05-14T19:56:45Z">
              <w:r>
                <w:rPr>
                  <w:b w:val="0"/>
                  <w:bCs w:val="0"/>
                  <w:color w:val="000000" w:themeColor="text1"/>
                  <w14:textFill>
                    <w14:solidFill>
                      <w14:schemeClr w14:val="tx1"/>
                    </w14:solidFill>
                  </w14:textFill>
                </w:rPr>
                <w:delInstrText xml:space="preserve"> HYPERLINK \l _Toc4664_WPSOffice_Level2 </w:delInstrText>
              </w:r>
            </w:del>
          </w:ins>
          <w:ins w:id="12493" w:author="冷雪凝" w:date="2019-05-14T12:04:54Z">
            <w:del w:id="12494" w:author="梁元" w:date="2019-05-14T19:56:45Z">
              <w:r>
                <w:rPr>
                  <w:b w:val="0"/>
                  <w:bCs w:val="0"/>
                  <w:color w:val="000000" w:themeColor="text1"/>
                  <w14:textFill>
                    <w14:solidFill>
                      <w14:schemeClr w14:val="tx1"/>
                    </w14:solidFill>
                  </w14:textFill>
                </w:rPr>
                <w:fldChar w:fldCharType="separate"/>
              </w:r>
            </w:del>
          </w:ins>
          <w:customXmlInsRangeStart w:id="12497" w:author="冷雪凝" w:date="2019-05-14T12:04:54Z"/>
          <w:customXmlDelRangeStart w:id="1249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dd0b6afb-620f-4b1f-ba04-1486d8ccc810}"/>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498"/>
              <w:customXmlInsRangeEnd w:id="12497"/>
              <w:ins w:id="12501" w:author="冷雪凝" w:date="2019-05-14T12:04:54Z">
                <w:del w:id="12502"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12503" w:author="冷雪凝" w:date="2019-05-14T12:04:54Z">
                <w:del w:id="12504"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12507" w:author="冷雪凝" w:date="2019-05-14T12:04:54Z"/>
              <w:customXmlDelRangeStart w:id="12508" w:author="梁元" w:date="2019-05-14T19:56:45Z"/>
            </w:sdtContent>
          </w:sdt>
          <w:customXmlDelRangeEnd w:id="12508"/>
          <w:customXmlInsRangeEnd w:id="12507"/>
          <w:ins w:id="12509" w:author="冷雪凝" w:date="2019-05-14T12:04:54Z">
            <w:del w:id="12510" w:author="梁元" w:date="2019-05-14T19:56:45Z">
              <w:r>
                <w:rPr>
                  <w:b w:val="0"/>
                  <w:bCs w:val="0"/>
                  <w:color w:val="000000" w:themeColor="text1"/>
                  <w14:textFill>
                    <w14:solidFill>
                      <w14:schemeClr w14:val="tx1"/>
                    </w14:solidFill>
                  </w14:textFill>
                </w:rPr>
                <w:tab/>
              </w:r>
            </w:del>
          </w:ins>
          <w:ins w:id="12511" w:author="冷雪凝" w:date="2019-05-14T12:04:56Z">
            <w:del w:id="12512" w:author="梁元" w:date="2019-05-14T19:56:45Z">
              <w:r>
                <w:rPr>
                  <w:b w:val="0"/>
                  <w:bCs w:val="0"/>
                  <w:color w:val="000000" w:themeColor="text1"/>
                  <w14:textFill>
                    <w14:solidFill>
                      <w14:schemeClr w14:val="tx1"/>
                    </w14:solidFill>
                  </w14:textFill>
                </w:rPr>
                <w:delText>10</w:delText>
              </w:r>
            </w:del>
          </w:ins>
          <w:ins w:id="12513" w:author="冷雪凝" w:date="2019-05-14T12:04:54Z">
            <w:del w:id="1251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515" w:author="冷雪凝" w:date="2019-05-14T12:04:54Z"/>
              <w:del w:id="12516" w:author="梁元" w:date="2019-05-14T19:56:45Z"/>
              <w:b w:val="0"/>
              <w:bCs w:val="0"/>
              <w:color w:val="000000" w:themeColor="text1"/>
              <w14:textFill>
                <w14:solidFill>
                  <w14:schemeClr w14:val="tx1"/>
                </w14:solidFill>
              </w14:textFill>
            </w:rPr>
          </w:pPr>
          <w:ins w:id="12517" w:author="冷雪凝" w:date="2019-05-14T12:04:54Z">
            <w:del w:id="12518" w:author="梁元" w:date="2019-05-14T19:56:45Z">
              <w:r>
                <w:rPr>
                  <w:b w:val="0"/>
                  <w:bCs w:val="0"/>
                  <w:color w:val="000000" w:themeColor="text1"/>
                  <w14:textFill>
                    <w14:solidFill>
                      <w14:schemeClr w14:val="tx1"/>
                    </w14:solidFill>
                  </w14:textFill>
                </w:rPr>
                <w:fldChar w:fldCharType="begin"/>
              </w:r>
            </w:del>
          </w:ins>
          <w:ins w:id="12519" w:author="冷雪凝" w:date="2019-05-14T12:04:54Z">
            <w:del w:id="12520" w:author="梁元" w:date="2019-05-14T19:56:45Z">
              <w:r>
                <w:rPr>
                  <w:b w:val="0"/>
                  <w:bCs w:val="0"/>
                  <w:color w:val="000000" w:themeColor="text1"/>
                  <w14:textFill>
                    <w14:solidFill>
                      <w14:schemeClr w14:val="tx1"/>
                    </w14:solidFill>
                  </w14:textFill>
                </w:rPr>
                <w:delInstrText xml:space="preserve"> HYPERLINK \l _Toc30205_WPSOffice_Level2 </w:delInstrText>
              </w:r>
            </w:del>
          </w:ins>
          <w:ins w:id="12521" w:author="冷雪凝" w:date="2019-05-14T12:04:54Z">
            <w:del w:id="12522" w:author="梁元" w:date="2019-05-14T19:56:45Z">
              <w:r>
                <w:rPr>
                  <w:b w:val="0"/>
                  <w:bCs w:val="0"/>
                  <w:color w:val="000000" w:themeColor="text1"/>
                  <w14:textFill>
                    <w14:solidFill>
                      <w14:schemeClr w14:val="tx1"/>
                    </w14:solidFill>
                  </w14:textFill>
                </w:rPr>
                <w:fldChar w:fldCharType="separate"/>
              </w:r>
            </w:del>
          </w:ins>
          <w:customXmlInsRangeStart w:id="12525" w:author="冷雪凝" w:date="2019-05-14T12:04:54Z"/>
          <w:customXmlDelRangeStart w:id="1252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8a984f66-1e7c-4ff4-8a1d-f7f28fb12338}"/>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526"/>
              <w:customXmlInsRangeEnd w:id="12525"/>
              <w:ins w:id="12529" w:author="冷雪凝" w:date="2019-05-14T12:04:54Z">
                <w:del w:id="12530"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12531" w:author="冷雪凝" w:date="2019-05-14T12:04:54Z">
                <w:del w:id="12532"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12535" w:author="冷雪凝" w:date="2019-05-14T12:04:54Z"/>
              <w:customXmlDelRangeStart w:id="12536" w:author="梁元" w:date="2019-05-14T19:56:45Z"/>
            </w:sdtContent>
          </w:sdt>
          <w:customXmlDelRangeEnd w:id="12536"/>
          <w:customXmlInsRangeEnd w:id="12535"/>
          <w:ins w:id="12537" w:author="冷雪凝" w:date="2019-05-14T12:04:54Z">
            <w:del w:id="12538" w:author="梁元" w:date="2019-05-14T19:56:45Z">
              <w:r>
                <w:rPr>
                  <w:b w:val="0"/>
                  <w:bCs w:val="0"/>
                  <w:color w:val="000000" w:themeColor="text1"/>
                  <w14:textFill>
                    <w14:solidFill>
                      <w14:schemeClr w14:val="tx1"/>
                    </w14:solidFill>
                  </w14:textFill>
                </w:rPr>
                <w:tab/>
              </w:r>
            </w:del>
          </w:ins>
          <w:ins w:id="12539" w:author="冷雪凝" w:date="2019-05-14T12:04:56Z">
            <w:del w:id="12540" w:author="梁元" w:date="2019-05-14T19:56:45Z">
              <w:r>
                <w:rPr>
                  <w:b w:val="0"/>
                  <w:bCs w:val="0"/>
                  <w:color w:val="000000" w:themeColor="text1"/>
                  <w14:textFill>
                    <w14:solidFill>
                      <w14:schemeClr w14:val="tx1"/>
                    </w14:solidFill>
                  </w14:textFill>
                </w:rPr>
                <w:delText>11</w:delText>
              </w:r>
            </w:del>
          </w:ins>
          <w:ins w:id="12541" w:author="冷雪凝" w:date="2019-05-14T12:04:54Z">
            <w:del w:id="1254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543" w:author="冷雪凝" w:date="2019-05-14T12:04:54Z"/>
              <w:del w:id="12544" w:author="梁元" w:date="2019-05-14T19:56:45Z"/>
              <w:b w:val="0"/>
              <w:bCs w:val="0"/>
              <w:color w:val="000000" w:themeColor="text1"/>
              <w14:textFill>
                <w14:solidFill>
                  <w14:schemeClr w14:val="tx1"/>
                </w14:solidFill>
              </w14:textFill>
            </w:rPr>
          </w:pPr>
          <w:ins w:id="12545" w:author="冷雪凝" w:date="2019-05-14T12:04:54Z">
            <w:del w:id="12546" w:author="梁元" w:date="2019-05-14T19:56:45Z">
              <w:r>
                <w:rPr>
                  <w:b w:val="0"/>
                  <w:bCs w:val="0"/>
                  <w:color w:val="000000" w:themeColor="text1"/>
                  <w14:textFill>
                    <w14:solidFill>
                      <w14:schemeClr w14:val="tx1"/>
                    </w14:solidFill>
                  </w14:textFill>
                </w:rPr>
                <w:fldChar w:fldCharType="begin"/>
              </w:r>
            </w:del>
          </w:ins>
          <w:ins w:id="12547" w:author="冷雪凝" w:date="2019-05-14T12:04:54Z">
            <w:del w:id="12548" w:author="梁元" w:date="2019-05-14T19:56:45Z">
              <w:r>
                <w:rPr>
                  <w:b w:val="0"/>
                  <w:bCs w:val="0"/>
                  <w:color w:val="000000" w:themeColor="text1"/>
                  <w14:textFill>
                    <w14:solidFill>
                      <w14:schemeClr w14:val="tx1"/>
                    </w14:solidFill>
                  </w14:textFill>
                </w:rPr>
                <w:delInstrText xml:space="preserve"> HYPERLINK \l _Toc14102_WPSOffice_Level2 </w:delInstrText>
              </w:r>
            </w:del>
          </w:ins>
          <w:ins w:id="12549" w:author="冷雪凝" w:date="2019-05-14T12:04:54Z">
            <w:del w:id="12550" w:author="梁元" w:date="2019-05-14T19:56:45Z">
              <w:r>
                <w:rPr>
                  <w:b w:val="0"/>
                  <w:bCs w:val="0"/>
                  <w:color w:val="000000" w:themeColor="text1"/>
                  <w14:textFill>
                    <w14:solidFill>
                      <w14:schemeClr w14:val="tx1"/>
                    </w14:solidFill>
                  </w14:textFill>
                </w:rPr>
                <w:fldChar w:fldCharType="separate"/>
              </w:r>
            </w:del>
          </w:ins>
          <w:customXmlInsRangeStart w:id="12553" w:author="冷雪凝" w:date="2019-05-14T12:04:54Z"/>
          <w:customXmlDelRangeStart w:id="1255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65bd4809-15ef-441e-9cc6-ee4d51c63b84}"/>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554"/>
              <w:customXmlInsRangeEnd w:id="12553"/>
              <w:ins w:id="12557" w:author="冷雪凝" w:date="2019-05-14T12:04:54Z">
                <w:del w:id="12558"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12559" w:author="冷雪凝" w:date="2019-05-14T12:04:54Z">
                <w:del w:id="12560"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12563" w:author="冷雪凝" w:date="2019-05-14T12:04:54Z"/>
              <w:customXmlDelRangeStart w:id="12564" w:author="梁元" w:date="2019-05-14T19:56:45Z"/>
            </w:sdtContent>
          </w:sdt>
          <w:customXmlDelRangeEnd w:id="12564"/>
          <w:customXmlInsRangeEnd w:id="12563"/>
          <w:ins w:id="12565" w:author="冷雪凝" w:date="2019-05-14T12:04:54Z">
            <w:del w:id="12566" w:author="梁元" w:date="2019-05-14T19:56:45Z">
              <w:r>
                <w:rPr>
                  <w:b w:val="0"/>
                  <w:bCs w:val="0"/>
                  <w:color w:val="000000" w:themeColor="text1"/>
                  <w14:textFill>
                    <w14:solidFill>
                      <w14:schemeClr w14:val="tx1"/>
                    </w14:solidFill>
                  </w14:textFill>
                </w:rPr>
                <w:tab/>
              </w:r>
            </w:del>
          </w:ins>
          <w:ins w:id="12567" w:author="冷雪凝" w:date="2019-05-14T12:04:56Z">
            <w:del w:id="12568" w:author="梁元" w:date="2019-05-14T19:56:45Z">
              <w:r>
                <w:rPr>
                  <w:b w:val="0"/>
                  <w:bCs w:val="0"/>
                  <w:color w:val="000000" w:themeColor="text1"/>
                  <w14:textFill>
                    <w14:solidFill>
                      <w14:schemeClr w14:val="tx1"/>
                    </w14:solidFill>
                  </w14:textFill>
                </w:rPr>
                <w:delText>11</w:delText>
              </w:r>
            </w:del>
          </w:ins>
          <w:ins w:id="12569" w:author="冷雪凝" w:date="2019-05-14T12:04:54Z">
            <w:del w:id="12570"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12571" w:author="冷雪凝" w:date="2019-05-14T12:04:54Z"/>
              <w:del w:id="12572" w:author="梁元" w:date="2019-05-14T19:56:45Z"/>
              <w:b/>
              <w:bCs/>
              <w:color w:val="000000" w:themeColor="text1"/>
              <w:sz w:val="21"/>
              <w:szCs w:val="21"/>
              <w:rPrChange w:id="12573" w:author="冷雪凝" w:date="2019-05-14T12:31:51Z">
                <w:rPr>
                  <w:ins w:id="12574" w:author="冷雪凝" w:date="2019-05-14T12:04:54Z"/>
                  <w:del w:id="12575" w:author="梁元" w:date="2019-05-14T19:56:45Z"/>
                  <w:b w:val="0"/>
                  <w:bCs w:val="0"/>
                  <w:color w:val="000000" w:themeColor="text1"/>
                  <w14:textFill>
                    <w14:solidFill>
                      <w14:schemeClr w14:val="tx1"/>
                    </w14:solidFill>
                  </w14:textFill>
                </w:rPr>
              </w:rPrChange>
              <w14:textFill>
                <w14:solidFill>
                  <w14:schemeClr w14:val="tx1"/>
                </w14:solidFill>
              </w14:textFill>
            </w:rPr>
          </w:pPr>
          <w:ins w:id="12576" w:author="冷雪凝" w:date="2019-05-14T12:04:54Z">
            <w:del w:id="12577" w:author="梁元" w:date="2019-05-14T19:56:45Z">
              <w:r>
                <w:rPr>
                  <w:b/>
                  <w:bCs/>
                  <w:color w:val="000000" w:themeColor="text1"/>
                  <w:sz w:val="21"/>
                  <w:szCs w:val="21"/>
                  <w:rPrChange w:id="12578" w:author="冷雪凝" w:date="2019-05-14T12:31:51Z">
                    <w:rPr>
                      <w:b w:val="0"/>
                      <w:bCs w:val="0"/>
                      <w:color w:val="000000" w:themeColor="text1"/>
                      <w14:textFill>
                        <w14:solidFill>
                          <w14:schemeClr w14:val="tx1"/>
                        </w14:solidFill>
                      </w14:textFill>
                    </w:rPr>
                  </w:rPrChange>
                  <w14:textFill>
                    <w14:solidFill>
                      <w14:schemeClr w14:val="tx1"/>
                    </w14:solidFill>
                  </w14:textFill>
                </w:rPr>
                <w:fldChar w:fldCharType="begin"/>
              </w:r>
            </w:del>
          </w:ins>
          <w:ins w:id="12581" w:author="冷雪凝" w:date="2019-05-14T12:04:54Z">
            <w:del w:id="12582" w:author="梁元" w:date="2019-05-14T19:56:45Z">
              <w:r>
                <w:rPr>
                  <w:b/>
                  <w:bCs/>
                  <w:color w:val="000000" w:themeColor="text1"/>
                  <w:sz w:val="21"/>
                  <w:szCs w:val="21"/>
                  <w:rPrChange w:id="12583" w:author="冷雪凝" w:date="2019-05-14T12:31:51Z">
                    <w:rPr>
                      <w:b w:val="0"/>
                      <w:bCs w:val="0"/>
                      <w:color w:val="000000" w:themeColor="text1"/>
                      <w14:textFill>
                        <w14:solidFill>
                          <w14:schemeClr w14:val="tx1"/>
                        </w14:solidFill>
                      </w14:textFill>
                    </w:rPr>
                  </w:rPrChange>
                  <w14:textFill>
                    <w14:solidFill>
                      <w14:schemeClr w14:val="tx1"/>
                    </w14:solidFill>
                  </w14:textFill>
                </w:rPr>
                <w:delInstrText xml:space="preserve"> HYPERLINK \l _Toc17518_WPSOffice_Level1 </w:delInstrText>
              </w:r>
            </w:del>
          </w:ins>
          <w:ins w:id="12586" w:author="冷雪凝" w:date="2019-05-14T12:04:54Z">
            <w:del w:id="12587" w:author="梁元" w:date="2019-05-14T19:56:45Z">
              <w:r>
                <w:rPr>
                  <w:b/>
                  <w:bCs/>
                  <w:color w:val="000000" w:themeColor="text1"/>
                  <w:sz w:val="21"/>
                  <w:szCs w:val="21"/>
                  <w:rPrChange w:id="12588" w:author="冷雪凝" w:date="2019-05-14T12:31:51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12593" w:author="冷雪凝" w:date="2019-05-14T12:04:54Z"/>
          <w:customXmlDelRangeStart w:id="12594"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aab66d43-99cc-413d-bda6-9b6050583e70}"/>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12594"/>
              <w:customXmlInsRangeEnd w:id="12593"/>
              <w:ins w:id="12597" w:author="冷雪凝" w:date="2019-05-14T12:04:54Z">
                <w:del w:id="12598" w:author="梁元" w:date="2019-05-14T19:56:45Z">
                  <w:r>
                    <w:rPr>
                      <w:rFonts w:asciiTheme="minorHAnsi" w:hAnsiTheme="minorHAnsi" w:eastAsiaTheme="minorEastAsia" w:cstheme="minorBidi"/>
                      <w:b/>
                      <w:bCs/>
                      <w:color w:val="000000" w:themeColor="text1"/>
                      <w:sz w:val="21"/>
                      <w:szCs w:val="21"/>
                      <w:rPrChange w:id="12599" w:author="冷雪凝" w:date="2019-05-14T12:31:51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 xml:space="preserve">三十三、 </w:delText>
                  </w:r>
                </w:del>
              </w:ins>
              <w:ins w:id="12602" w:author="冷雪凝" w:date="2019-05-14T12:04:54Z">
                <w:del w:id="12603" w:author="梁元" w:date="2019-05-14T19:56:45Z">
                  <w:r>
                    <w:rPr>
                      <w:rFonts w:hint="default" w:asciiTheme="minorHAnsi" w:hAnsiTheme="minorHAnsi" w:eastAsiaTheme="minorEastAsia" w:cstheme="minorBidi"/>
                      <w:b/>
                      <w:bCs/>
                      <w:color w:val="000000" w:themeColor="text1"/>
                      <w:sz w:val="21"/>
                      <w:szCs w:val="21"/>
                      <w:rPrChange w:id="12604" w:author="冷雪凝" w:date="2019-05-14T12:31:51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高阶组件原理：陈蔓杰项目经理</w:delText>
                  </w:r>
                </w:del>
              </w:ins>
              <w:customXmlInsRangeStart w:id="12609" w:author="冷雪凝" w:date="2019-05-14T12:04:54Z"/>
              <w:customXmlDelRangeStart w:id="12610" w:author="梁元" w:date="2019-05-14T19:56:45Z"/>
            </w:sdtContent>
          </w:sdt>
          <w:customXmlDelRangeEnd w:id="12610"/>
          <w:customXmlInsRangeEnd w:id="12609"/>
          <w:ins w:id="12611" w:author="冷雪凝" w:date="2019-05-14T12:04:54Z">
            <w:del w:id="12612" w:author="梁元" w:date="2019-05-14T19:56:45Z">
              <w:r>
                <w:rPr>
                  <w:b/>
                  <w:bCs/>
                  <w:color w:val="000000" w:themeColor="text1"/>
                  <w:sz w:val="21"/>
                  <w:szCs w:val="21"/>
                  <w:rPrChange w:id="12613" w:author="冷雪凝" w:date="2019-05-14T12:31:51Z">
                    <w:rPr>
                      <w:b w:val="0"/>
                      <w:bCs w:val="0"/>
                      <w:color w:val="000000" w:themeColor="text1"/>
                      <w14:textFill>
                        <w14:solidFill>
                          <w14:schemeClr w14:val="tx1"/>
                        </w14:solidFill>
                      </w14:textFill>
                    </w:rPr>
                  </w:rPrChange>
                  <w14:textFill>
                    <w14:solidFill>
                      <w14:schemeClr w14:val="tx1"/>
                    </w14:solidFill>
                  </w14:textFill>
                </w:rPr>
                <w:tab/>
              </w:r>
            </w:del>
          </w:ins>
          <w:ins w:id="12616" w:author="冷雪凝" w:date="2019-05-14T12:04:56Z">
            <w:del w:id="12617" w:author="梁元" w:date="2019-05-14T19:56:45Z">
              <w:r>
                <w:rPr>
                  <w:b/>
                  <w:bCs/>
                  <w:color w:val="000000" w:themeColor="text1"/>
                  <w:sz w:val="21"/>
                  <w:szCs w:val="21"/>
                  <w:rPrChange w:id="12618" w:author="冷雪凝" w:date="2019-05-14T12:31:51Z">
                    <w:rPr>
                      <w:b w:val="0"/>
                      <w:bCs w:val="0"/>
                      <w:color w:val="000000" w:themeColor="text1"/>
                      <w14:textFill>
                        <w14:solidFill>
                          <w14:schemeClr w14:val="tx1"/>
                        </w14:solidFill>
                      </w14:textFill>
                    </w:rPr>
                  </w:rPrChange>
                  <w14:textFill>
                    <w14:solidFill>
                      <w14:schemeClr w14:val="tx1"/>
                    </w14:solidFill>
                  </w14:textFill>
                </w:rPr>
                <w:delText>11</w:delText>
              </w:r>
            </w:del>
          </w:ins>
          <w:ins w:id="12621" w:author="冷雪凝" w:date="2019-05-14T12:04:54Z">
            <w:del w:id="12622" w:author="梁元" w:date="2019-05-14T19:56:45Z">
              <w:r>
                <w:rPr>
                  <w:b/>
                  <w:bCs/>
                  <w:color w:val="000000" w:themeColor="text1"/>
                  <w:sz w:val="21"/>
                  <w:szCs w:val="21"/>
                  <w:rPrChange w:id="12623" w:author="冷雪凝" w:date="2019-05-14T12:31:51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12626" w:author="冷雪凝" w:date="2019-05-14T12:04:54Z"/>
              <w:del w:id="12627" w:author="梁元" w:date="2019-05-14T19:56:45Z"/>
              <w:b w:val="0"/>
              <w:bCs w:val="0"/>
              <w:color w:val="000000" w:themeColor="text1"/>
              <w14:textFill>
                <w14:solidFill>
                  <w14:schemeClr w14:val="tx1"/>
                </w14:solidFill>
              </w14:textFill>
            </w:rPr>
          </w:pPr>
          <w:ins w:id="12628" w:author="冷雪凝" w:date="2019-05-14T12:04:54Z">
            <w:del w:id="12629" w:author="梁元" w:date="2019-05-14T19:56:45Z">
              <w:r>
                <w:rPr>
                  <w:b w:val="0"/>
                  <w:bCs w:val="0"/>
                  <w:color w:val="000000" w:themeColor="text1"/>
                  <w14:textFill>
                    <w14:solidFill>
                      <w14:schemeClr w14:val="tx1"/>
                    </w14:solidFill>
                  </w14:textFill>
                </w:rPr>
                <w:fldChar w:fldCharType="begin"/>
              </w:r>
            </w:del>
          </w:ins>
          <w:ins w:id="12630" w:author="冷雪凝" w:date="2019-05-14T12:04:54Z">
            <w:del w:id="12631" w:author="梁元" w:date="2019-05-14T19:56:45Z">
              <w:r>
                <w:rPr>
                  <w:b w:val="0"/>
                  <w:bCs w:val="0"/>
                  <w:color w:val="000000" w:themeColor="text1"/>
                  <w14:textFill>
                    <w14:solidFill>
                      <w14:schemeClr w14:val="tx1"/>
                    </w14:solidFill>
                  </w14:textFill>
                </w:rPr>
                <w:delInstrText xml:space="preserve"> HYPERLINK \l _Toc22787_WPSOffice_Level2 </w:delInstrText>
              </w:r>
            </w:del>
          </w:ins>
          <w:ins w:id="12632" w:author="冷雪凝" w:date="2019-05-14T12:04:54Z">
            <w:del w:id="12633" w:author="梁元" w:date="2019-05-14T19:56:45Z">
              <w:r>
                <w:rPr>
                  <w:b w:val="0"/>
                  <w:bCs w:val="0"/>
                  <w:color w:val="000000" w:themeColor="text1"/>
                  <w14:textFill>
                    <w14:solidFill>
                      <w14:schemeClr w14:val="tx1"/>
                    </w14:solidFill>
                  </w14:textFill>
                </w:rPr>
                <w:fldChar w:fldCharType="separate"/>
              </w:r>
            </w:del>
          </w:ins>
          <w:customXmlInsRangeStart w:id="12636" w:author="冷雪凝" w:date="2019-05-14T12:04:54Z"/>
          <w:customXmlDelRangeStart w:id="12637"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b1b2b127-8ffb-4b4d-9447-75c3f4269ff1}"/>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637"/>
              <w:customXmlInsRangeEnd w:id="12636"/>
              <w:ins w:id="12640" w:author="冷雪凝" w:date="2019-05-14T12:04:54Z">
                <w:del w:id="12641"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12642" w:author="冷雪凝" w:date="2019-05-14T12:04:54Z">
                <w:del w:id="12643"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12646" w:author="冷雪凝" w:date="2019-05-14T12:04:54Z"/>
              <w:customXmlDelRangeStart w:id="12647" w:author="梁元" w:date="2019-05-14T19:56:45Z"/>
            </w:sdtContent>
          </w:sdt>
          <w:customXmlDelRangeEnd w:id="12647"/>
          <w:customXmlInsRangeEnd w:id="12646"/>
          <w:ins w:id="12648" w:author="冷雪凝" w:date="2019-05-14T12:04:54Z">
            <w:del w:id="12649" w:author="梁元" w:date="2019-05-14T19:56:45Z">
              <w:r>
                <w:rPr>
                  <w:b w:val="0"/>
                  <w:bCs w:val="0"/>
                  <w:color w:val="000000" w:themeColor="text1"/>
                  <w14:textFill>
                    <w14:solidFill>
                      <w14:schemeClr w14:val="tx1"/>
                    </w14:solidFill>
                  </w14:textFill>
                </w:rPr>
                <w:tab/>
              </w:r>
            </w:del>
          </w:ins>
          <w:ins w:id="12650" w:author="冷雪凝" w:date="2019-05-14T12:04:56Z">
            <w:del w:id="12651" w:author="梁元" w:date="2019-05-14T19:56:45Z">
              <w:r>
                <w:rPr>
                  <w:b w:val="0"/>
                  <w:bCs w:val="0"/>
                  <w:color w:val="000000" w:themeColor="text1"/>
                  <w14:textFill>
                    <w14:solidFill>
                      <w14:schemeClr w14:val="tx1"/>
                    </w14:solidFill>
                  </w14:textFill>
                </w:rPr>
                <w:delText>11</w:delText>
              </w:r>
            </w:del>
          </w:ins>
          <w:ins w:id="12652" w:author="冷雪凝" w:date="2019-05-14T12:04:54Z">
            <w:del w:id="12653"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654" w:author="冷雪凝" w:date="2019-05-14T12:04:54Z"/>
              <w:del w:id="12655" w:author="梁元" w:date="2019-05-14T19:56:45Z"/>
              <w:b w:val="0"/>
              <w:bCs w:val="0"/>
              <w:color w:val="000000" w:themeColor="text1"/>
              <w14:textFill>
                <w14:solidFill>
                  <w14:schemeClr w14:val="tx1"/>
                </w14:solidFill>
              </w14:textFill>
            </w:rPr>
          </w:pPr>
          <w:ins w:id="12656" w:author="冷雪凝" w:date="2019-05-14T12:04:54Z">
            <w:del w:id="12657" w:author="梁元" w:date="2019-05-14T19:56:45Z">
              <w:r>
                <w:rPr>
                  <w:b w:val="0"/>
                  <w:bCs w:val="0"/>
                  <w:color w:val="000000" w:themeColor="text1"/>
                  <w14:textFill>
                    <w14:solidFill>
                      <w14:schemeClr w14:val="tx1"/>
                    </w14:solidFill>
                  </w14:textFill>
                </w:rPr>
                <w:fldChar w:fldCharType="begin"/>
              </w:r>
            </w:del>
          </w:ins>
          <w:ins w:id="12658" w:author="冷雪凝" w:date="2019-05-14T12:04:54Z">
            <w:del w:id="12659" w:author="梁元" w:date="2019-05-14T19:56:45Z">
              <w:r>
                <w:rPr>
                  <w:b w:val="0"/>
                  <w:bCs w:val="0"/>
                  <w:color w:val="000000" w:themeColor="text1"/>
                  <w14:textFill>
                    <w14:solidFill>
                      <w14:schemeClr w14:val="tx1"/>
                    </w14:solidFill>
                  </w14:textFill>
                </w:rPr>
                <w:delInstrText xml:space="preserve"> HYPERLINK \l _Toc1091_WPSOffice_Level2 </w:delInstrText>
              </w:r>
            </w:del>
          </w:ins>
          <w:ins w:id="12660" w:author="冷雪凝" w:date="2019-05-14T12:04:54Z">
            <w:del w:id="12661" w:author="梁元" w:date="2019-05-14T19:56:45Z">
              <w:r>
                <w:rPr>
                  <w:b w:val="0"/>
                  <w:bCs w:val="0"/>
                  <w:color w:val="000000" w:themeColor="text1"/>
                  <w14:textFill>
                    <w14:solidFill>
                      <w14:schemeClr w14:val="tx1"/>
                    </w14:solidFill>
                  </w14:textFill>
                </w:rPr>
                <w:fldChar w:fldCharType="separate"/>
              </w:r>
            </w:del>
          </w:ins>
          <w:customXmlInsRangeStart w:id="12664" w:author="冷雪凝" w:date="2019-05-14T12:04:54Z"/>
          <w:customXmlDelRangeStart w:id="12665"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4ef76df4-ff2f-4480-846e-98e56fffad7d}"/>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665"/>
              <w:customXmlInsRangeEnd w:id="12664"/>
              <w:ins w:id="12668" w:author="冷雪凝" w:date="2019-05-14T12:04:54Z">
                <w:del w:id="12669" w:author="梁元" w:date="2019-05-14T19:56:45Z">
                  <w:r>
                    <w:rPr>
                      <w:rFonts w:ascii="仿宋" w:hAnsi="仿宋" w:eastAsia="仿宋" w:cs="Times New Roman"/>
                      <w:b w:val="0"/>
                      <w:bCs w:val="0"/>
                      <w:color w:val="000000" w:themeColor="text1"/>
                      <w14:textFill>
                        <w14:solidFill>
                          <w14:schemeClr w14:val="tx1"/>
                        </w14:solidFill>
                      </w14:textFill>
                    </w:rPr>
                    <w:delText xml:space="preserve">2. </w:delText>
                  </w:r>
                </w:del>
              </w:ins>
              <w:ins w:id="12670" w:author="冷雪凝" w:date="2019-05-14T12:04:54Z">
                <w:del w:id="12671"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12674" w:author="冷雪凝" w:date="2019-05-14T12:04:54Z"/>
              <w:customXmlDelRangeStart w:id="12675" w:author="梁元" w:date="2019-05-14T19:56:45Z"/>
            </w:sdtContent>
          </w:sdt>
          <w:customXmlDelRangeEnd w:id="12675"/>
          <w:customXmlInsRangeEnd w:id="12674"/>
          <w:ins w:id="12676" w:author="冷雪凝" w:date="2019-05-14T12:04:54Z">
            <w:del w:id="12677" w:author="梁元" w:date="2019-05-14T19:56:45Z">
              <w:r>
                <w:rPr>
                  <w:b w:val="0"/>
                  <w:bCs w:val="0"/>
                  <w:color w:val="000000" w:themeColor="text1"/>
                  <w14:textFill>
                    <w14:solidFill>
                      <w14:schemeClr w14:val="tx1"/>
                    </w14:solidFill>
                  </w14:textFill>
                </w:rPr>
                <w:tab/>
              </w:r>
            </w:del>
          </w:ins>
          <w:ins w:id="12678" w:author="冷雪凝" w:date="2019-05-14T12:04:56Z">
            <w:del w:id="12679" w:author="梁元" w:date="2019-05-14T19:56:45Z">
              <w:r>
                <w:rPr>
                  <w:b w:val="0"/>
                  <w:bCs w:val="0"/>
                  <w:color w:val="000000" w:themeColor="text1"/>
                  <w14:textFill>
                    <w14:solidFill>
                      <w14:schemeClr w14:val="tx1"/>
                    </w14:solidFill>
                  </w14:textFill>
                </w:rPr>
                <w:delText>11</w:delText>
              </w:r>
            </w:del>
          </w:ins>
          <w:ins w:id="12680" w:author="冷雪凝" w:date="2019-05-14T12:04:54Z">
            <w:del w:id="12681"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682" w:author="冷雪凝" w:date="2019-05-14T12:04:54Z"/>
              <w:del w:id="12683" w:author="梁元" w:date="2019-05-14T19:56:45Z"/>
              <w:b w:val="0"/>
              <w:bCs w:val="0"/>
              <w:color w:val="000000" w:themeColor="text1"/>
              <w14:textFill>
                <w14:solidFill>
                  <w14:schemeClr w14:val="tx1"/>
                </w14:solidFill>
              </w14:textFill>
            </w:rPr>
          </w:pPr>
          <w:ins w:id="12684" w:author="冷雪凝" w:date="2019-05-14T12:04:54Z">
            <w:del w:id="12685" w:author="梁元" w:date="2019-05-14T19:56:45Z">
              <w:r>
                <w:rPr>
                  <w:b w:val="0"/>
                  <w:bCs w:val="0"/>
                  <w:color w:val="000000" w:themeColor="text1"/>
                  <w14:textFill>
                    <w14:solidFill>
                      <w14:schemeClr w14:val="tx1"/>
                    </w14:solidFill>
                  </w14:textFill>
                </w:rPr>
                <w:fldChar w:fldCharType="begin"/>
              </w:r>
            </w:del>
          </w:ins>
          <w:ins w:id="12686" w:author="冷雪凝" w:date="2019-05-14T12:04:54Z">
            <w:del w:id="12687" w:author="梁元" w:date="2019-05-14T19:56:45Z">
              <w:r>
                <w:rPr>
                  <w:b w:val="0"/>
                  <w:bCs w:val="0"/>
                  <w:color w:val="000000" w:themeColor="text1"/>
                  <w14:textFill>
                    <w14:solidFill>
                      <w14:schemeClr w14:val="tx1"/>
                    </w14:solidFill>
                  </w14:textFill>
                </w:rPr>
                <w:delInstrText xml:space="preserve"> HYPERLINK \l _Toc19805_WPSOffice_Level2 </w:delInstrText>
              </w:r>
            </w:del>
          </w:ins>
          <w:ins w:id="12688" w:author="冷雪凝" w:date="2019-05-14T12:04:54Z">
            <w:del w:id="12689" w:author="梁元" w:date="2019-05-14T19:56:45Z">
              <w:r>
                <w:rPr>
                  <w:b w:val="0"/>
                  <w:bCs w:val="0"/>
                  <w:color w:val="000000" w:themeColor="text1"/>
                  <w14:textFill>
                    <w14:solidFill>
                      <w14:schemeClr w14:val="tx1"/>
                    </w14:solidFill>
                  </w14:textFill>
                </w:rPr>
                <w:fldChar w:fldCharType="separate"/>
              </w:r>
            </w:del>
          </w:ins>
          <w:customXmlInsRangeStart w:id="12692" w:author="冷雪凝" w:date="2019-05-14T12:04:54Z"/>
          <w:customXmlDelRangeStart w:id="12693"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bd4f0741-af6b-4e59-b0c0-37aecd1a184a}"/>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693"/>
              <w:customXmlInsRangeEnd w:id="12692"/>
              <w:ins w:id="12696" w:author="冷雪凝" w:date="2019-05-14T12:04:54Z">
                <w:del w:id="12697"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12698" w:author="冷雪凝" w:date="2019-05-14T12:04:54Z">
                <w:del w:id="12699"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12702" w:author="冷雪凝" w:date="2019-05-14T12:04:54Z"/>
              <w:customXmlDelRangeStart w:id="12703" w:author="梁元" w:date="2019-05-14T19:56:45Z"/>
            </w:sdtContent>
          </w:sdt>
          <w:customXmlDelRangeEnd w:id="12703"/>
          <w:customXmlInsRangeEnd w:id="12702"/>
          <w:ins w:id="12704" w:author="冷雪凝" w:date="2019-05-14T12:04:54Z">
            <w:del w:id="12705" w:author="梁元" w:date="2019-05-14T19:56:45Z">
              <w:r>
                <w:rPr>
                  <w:b w:val="0"/>
                  <w:bCs w:val="0"/>
                  <w:color w:val="000000" w:themeColor="text1"/>
                  <w14:textFill>
                    <w14:solidFill>
                      <w14:schemeClr w14:val="tx1"/>
                    </w14:solidFill>
                  </w14:textFill>
                </w:rPr>
                <w:tab/>
              </w:r>
            </w:del>
          </w:ins>
          <w:ins w:id="12706" w:author="冷雪凝" w:date="2019-05-14T12:04:56Z">
            <w:del w:id="12707" w:author="梁元" w:date="2019-05-14T19:56:45Z">
              <w:r>
                <w:rPr>
                  <w:b w:val="0"/>
                  <w:bCs w:val="0"/>
                  <w:color w:val="000000" w:themeColor="text1"/>
                  <w14:textFill>
                    <w14:solidFill>
                      <w14:schemeClr w14:val="tx1"/>
                    </w14:solidFill>
                  </w14:textFill>
                </w:rPr>
                <w:delText>13</w:delText>
              </w:r>
            </w:del>
          </w:ins>
          <w:ins w:id="12708" w:author="冷雪凝" w:date="2019-05-14T12:04:54Z">
            <w:del w:id="12709"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710" w:author="冷雪凝" w:date="2019-05-14T12:04:54Z"/>
              <w:del w:id="12711" w:author="梁元" w:date="2019-05-14T19:56:45Z"/>
              <w:b w:val="0"/>
              <w:bCs w:val="0"/>
              <w:color w:val="000000" w:themeColor="text1"/>
              <w14:textFill>
                <w14:solidFill>
                  <w14:schemeClr w14:val="tx1"/>
                </w14:solidFill>
              </w14:textFill>
            </w:rPr>
          </w:pPr>
          <w:ins w:id="12712" w:author="冷雪凝" w:date="2019-05-14T12:04:54Z">
            <w:del w:id="12713" w:author="梁元" w:date="2019-05-14T19:56:45Z">
              <w:r>
                <w:rPr>
                  <w:b w:val="0"/>
                  <w:bCs w:val="0"/>
                  <w:color w:val="000000" w:themeColor="text1"/>
                  <w14:textFill>
                    <w14:solidFill>
                      <w14:schemeClr w14:val="tx1"/>
                    </w14:solidFill>
                  </w14:textFill>
                </w:rPr>
                <w:fldChar w:fldCharType="begin"/>
              </w:r>
            </w:del>
          </w:ins>
          <w:ins w:id="12714" w:author="冷雪凝" w:date="2019-05-14T12:04:54Z">
            <w:del w:id="12715" w:author="梁元" w:date="2019-05-14T19:56:45Z">
              <w:r>
                <w:rPr>
                  <w:b w:val="0"/>
                  <w:bCs w:val="0"/>
                  <w:color w:val="000000" w:themeColor="text1"/>
                  <w14:textFill>
                    <w14:solidFill>
                      <w14:schemeClr w14:val="tx1"/>
                    </w14:solidFill>
                  </w14:textFill>
                </w:rPr>
                <w:delInstrText xml:space="preserve"> HYPERLINK \l _Toc22443_WPSOffice_Level2 </w:delInstrText>
              </w:r>
            </w:del>
          </w:ins>
          <w:ins w:id="12716" w:author="冷雪凝" w:date="2019-05-14T12:04:54Z">
            <w:del w:id="12717" w:author="梁元" w:date="2019-05-14T19:56:45Z">
              <w:r>
                <w:rPr>
                  <w:b w:val="0"/>
                  <w:bCs w:val="0"/>
                  <w:color w:val="000000" w:themeColor="text1"/>
                  <w14:textFill>
                    <w14:solidFill>
                      <w14:schemeClr w14:val="tx1"/>
                    </w14:solidFill>
                  </w14:textFill>
                </w:rPr>
                <w:fldChar w:fldCharType="separate"/>
              </w:r>
            </w:del>
          </w:ins>
          <w:customXmlInsRangeStart w:id="12720" w:author="冷雪凝" w:date="2019-05-14T12:04:54Z"/>
          <w:customXmlDelRangeStart w:id="12721"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713a90dc-514c-4a9c-9f9b-67e56ca9843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721"/>
              <w:customXmlInsRangeEnd w:id="12720"/>
              <w:ins w:id="12724" w:author="冷雪凝" w:date="2019-05-14T12:04:54Z">
                <w:del w:id="12725"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12726" w:author="冷雪凝" w:date="2019-05-14T12:04:54Z">
                <w:del w:id="12727"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12730" w:author="冷雪凝" w:date="2019-05-14T12:04:54Z"/>
              <w:customXmlDelRangeStart w:id="12731" w:author="梁元" w:date="2019-05-14T19:56:45Z"/>
            </w:sdtContent>
          </w:sdt>
          <w:customXmlDelRangeEnd w:id="12731"/>
          <w:customXmlInsRangeEnd w:id="12730"/>
          <w:ins w:id="12732" w:author="冷雪凝" w:date="2019-05-14T12:04:54Z">
            <w:del w:id="12733" w:author="梁元" w:date="2019-05-14T19:56:45Z">
              <w:r>
                <w:rPr>
                  <w:b w:val="0"/>
                  <w:bCs w:val="0"/>
                  <w:color w:val="000000" w:themeColor="text1"/>
                  <w14:textFill>
                    <w14:solidFill>
                      <w14:schemeClr w14:val="tx1"/>
                    </w14:solidFill>
                  </w14:textFill>
                </w:rPr>
                <w:tab/>
              </w:r>
            </w:del>
          </w:ins>
          <w:ins w:id="12734" w:author="冷雪凝" w:date="2019-05-14T12:04:56Z">
            <w:del w:id="12735" w:author="梁元" w:date="2019-05-14T19:56:45Z">
              <w:r>
                <w:rPr>
                  <w:b w:val="0"/>
                  <w:bCs w:val="0"/>
                  <w:color w:val="000000" w:themeColor="text1"/>
                  <w14:textFill>
                    <w14:solidFill>
                      <w14:schemeClr w14:val="tx1"/>
                    </w14:solidFill>
                  </w14:textFill>
                </w:rPr>
                <w:delText>13</w:delText>
              </w:r>
            </w:del>
          </w:ins>
          <w:ins w:id="12736" w:author="冷雪凝" w:date="2019-05-14T12:04:54Z">
            <w:del w:id="12737"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738" w:author="冷雪凝" w:date="2019-05-14T12:04:54Z"/>
              <w:del w:id="12739" w:author="梁元" w:date="2019-05-14T19:56:45Z"/>
              <w:b w:val="0"/>
              <w:bCs w:val="0"/>
              <w:color w:val="000000" w:themeColor="text1"/>
              <w14:textFill>
                <w14:solidFill>
                  <w14:schemeClr w14:val="tx1"/>
                </w14:solidFill>
              </w14:textFill>
            </w:rPr>
          </w:pPr>
          <w:ins w:id="12740" w:author="冷雪凝" w:date="2019-05-14T12:04:54Z">
            <w:del w:id="12741" w:author="梁元" w:date="2019-05-14T19:56:45Z">
              <w:r>
                <w:rPr>
                  <w:b w:val="0"/>
                  <w:bCs w:val="0"/>
                  <w:color w:val="000000" w:themeColor="text1"/>
                  <w14:textFill>
                    <w14:solidFill>
                      <w14:schemeClr w14:val="tx1"/>
                    </w14:solidFill>
                  </w14:textFill>
                </w:rPr>
                <w:fldChar w:fldCharType="begin"/>
              </w:r>
            </w:del>
          </w:ins>
          <w:ins w:id="12742" w:author="冷雪凝" w:date="2019-05-14T12:04:54Z">
            <w:del w:id="12743" w:author="梁元" w:date="2019-05-14T19:56:45Z">
              <w:r>
                <w:rPr>
                  <w:b w:val="0"/>
                  <w:bCs w:val="0"/>
                  <w:color w:val="000000" w:themeColor="text1"/>
                  <w14:textFill>
                    <w14:solidFill>
                      <w14:schemeClr w14:val="tx1"/>
                    </w14:solidFill>
                  </w14:textFill>
                </w:rPr>
                <w:delInstrText xml:space="preserve"> HYPERLINK \l _Toc30043_WPSOffice_Level2 </w:delInstrText>
              </w:r>
            </w:del>
          </w:ins>
          <w:ins w:id="12744" w:author="冷雪凝" w:date="2019-05-14T12:04:54Z">
            <w:del w:id="12745" w:author="梁元" w:date="2019-05-14T19:56:45Z">
              <w:r>
                <w:rPr>
                  <w:b w:val="0"/>
                  <w:bCs w:val="0"/>
                  <w:color w:val="000000" w:themeColor="text1"/>
                  <w14:textFill>
                    <w14:solidFill>
                      <w14:schemeClr w14:val="tx1"/>
                    </w14:solidFill>
                  </w14:textFill>
                </w:rPr>
                <w:fldChar w:fldCharType="separate"/>
              </w:r>
            </w:del>
          </w:ins>
          <w:customXmlInsRangeStart w:id="12748" w:author="冷雪凝" w:date="2019-05-14T12:04:54Z"/>
          <w:customXmlDelRangeStart w:id="12749"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21a97109-8a5d-4768-a2b2-45051c946ae0}"/>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749"/>
              <w:customXmlInsRangeEnd w:id="12748"/>
              <w:ins w:id="12752" w:author="冷雪凝" w:date="2019-05-14T12:04:54Z">
                <w:del w:id="12753"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12754" w:author="冷雪凝" w:date="2019-05-14T12:04:54Z">
                <w:del w:id="12755"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12758" w:author="冷雪凝" w:date="2019-05-14T12:04:54Z"/>
              <w:customXmlDelRangeStart w:id="12759" w:author="梁元" w:date="2019-05-14T19:56:45Z"/>
            </w:sdtContent>
          </w:sdt>
          <w:customXmlDelRangeEnd w:id="12759"/>
          <w:customXmlInsRangeEnd w:id="12758"/>
          <w:ins w:id="12760" w:author="冷雪凝" w:date="2019-05-14T12:04:54Z">
            <w:del w:id="12761" w:author="梁元" w:date="2019-05-14T19:56:45Z">
              <w:r>
                <w:rPr>
                  <w:b w:val="0"/>
                  <w:bCs w:val="0"/>
                  <w:color w:val="000000" w:themeColor="text1"/>
                  <w14:textFill>
                    <w14:solidFill>
                      <w14:schemeClr w14:val="tx1"/>
                    </w14:solidFill>
                  </w14:textFill>
                </w:rPr>
                <w:tab/>
              </w:r>
            </w:del>
          </w:ins>
          <w:ins w:id="12762" w:author="冷雪凝" w:date="2019-05-14T12:04:56Z">
            <w:del w:id="12763" w:author="梁元" w:date="2019-05-14T19:56:45Z">
              <w:r>
                <w:rPr>
                  <w:b w:val="0"/>
                  <w:bCs w:val="0"/>
                  <w:color w:val="000000" w:themeColor="text1"/>
                  <w14:textFill>
                    <w14:solidFill>
                      <w14:schemeClr w14:val="tx1"/>
                    </w14:solidFill>
                  </w14:textFill>
                </w:rPr>
                <w:delText>13</w:delText>
              </w:r>
            </w:del>
          </w:ins>
          <w:ins w:id="12764" w:author="冷雪凝" w:date="2019-05-14T12:04:54Z">
            <w:del w:id="12765" w:author="梁元" w:date="2019-05-14T19:56:45Z">
              <w:r>
                <w:rPr>
                  <w:b w:val="0"/>
                  <w:bCs w:val="0"/>
                  <w:color w:val="000000" w:themeColor="text1"/>
                  <w14:textFill>
                    <w14:solidFill>
                      <w14:schemeClr w14:val="tx1"/>
                    </w14:solidFill>
                  </w14:textFill>
                </w:rPr>
                <w:fldChar w:fldCharType="end"/>
              </w:r>
            </w:del>
          </w:ins>
        </w:p>
        <w:p>
          <w:pPr>
            <w:pStyle w:val="39"/>
            <w:tabs>
              <w:tab w:val="right" w:leader="dot" w:pos="8306"/>
            </w:tabs>
            <w:rPr>
              <w:ins w:id="12766" w:author="冷雪凝" w:date="2019-05-14T12:04:54Z"/>
              <w:del w:id="12767" w:author="梁元" w:date="2019-05-14T19:56:45Z"/>
              <w:b/>
              <w:bCs/>
              <w:color w:val="000000" w:themeColor="text1"/>
              <w:sz w:val="21"/>
              <w:szCs w:val="21"/>
              <w:rPrChange w:id="12768" w:author="冷雪凝" w:date="2019-05-14T12:31:50Z">
                <w:rPr>
                  <w:ins w:id="12769" w:author="冷雪凝" w:date="2019-05-14T12:04:54Z"/>
                  <w:del w:id="12770" w:author="梁元" w:date="2019-05-14T19:56:45Z"/>
                  <w:b w:val="0"/>
                  <w:bCs w:val="0"/>
                  <w:color w:val="000000" w:themeColor="text1"/>
                  <w14:textFill>
                    <w14:solidFill>
                      <w14:schemeClr w14:val="tx1"/>
                    </w14:solidFill>
                  </w14:textFill>
                </w:rPr>
              </w:rPrChange>
              <w14:textFill>
                <w14:solidFill>
                  <w14:schemeClr w14:val="tx1"/>
                </w14:solidFill>
              </w14:textFill>
            </w:rPr>
          </w:pPr>
          <w:ins w:id="12771" w:author="冷雪凝" w:date="2019-05-14T12:04:54Z">
            <w:del w:id="12772" w:author="梁元" w:date="2019-05-14T19:56:45Z">
              <w:r>
                <w:rPr>
                  <w:b/>
                  <w:bCs/>
                  <w:color w:val="000000" w:themeColor="text1"/>
                  <w:sz w:val="21"/>
                  <w:szCs w:val="21"/>
                  <w:rPrChange w:id="12773" w:author="冷雪凝" w:date="2019-05-14T12:31:50Z">
                    <w:rPr>
                      <w:b w:val="0"/>
                      <w:bCs w:val="0"/>
                      <w:color w:val="000000" w:themeColor="text1"/>
                      <w14:textFill>
                        <w14:solidFill>
                          <w14:schemeClr w14:val="tx1"/>
                        </w14:solidFill>
                      </w14:textFill>
                    </w:rPr>
                  </w:rPrChange>
                  <w14:textFill>
                    <w14:solidFill>
                      <w14:schemeClr w14:val="tx1"/>
                    </w14:solidFill>
                  </w14:textFill>
                </w:rPr>
                <w:fldChar w:fldCharType="begin"/>
              </w:r>
            </w:del>
          </w:ins>
          <w:ins w:id="12776" w:author="冷雪凝" w:date="2019-05-14T12:04:54Z">
            <w:del w:id="12777" w:author="梁元" w:date="2019-05-14T19:56:45Z">
              <w:r>
                <w:rPr>
                  <w:b/>
                  <w:bCs/>
                  <w:color w:val="000000" w:themeColor="text1"/>
                  <w:sz w:val="21"/>
                  <w:szCs w:val="21"/>
                  <w:rPrChange w:id="12778" w:author="冷雪凝" w:date="2019-05-14T12:31:50Z">
                    <w:rPr>
                      <w:b w:val="0"/>
                      <w:bCs w:val="0"/>
                      <w:color w:val="000000" w:themeColor="text1"/>
                      <w14:textFill>
                        <w14:solidFill>
                          <w14:schemeClr w14:val="tx1"/>
                        </w14:solidFill>
                      </w14:textFill>
                    </w:rPr>
                  </w:rPrChange>
                  <w14:textFill>
                    <w14:solidFill>
                      <w14:schemeClr w14:val="tx1"/>
                    </w14:solidFill>
                  </w14:textFill>
                </w:rPr>
                <w:delInstrText xml:space="preserve"> HYPERLINK \l _Toc32039_WPSOffice_Level1 </w:delInstrText>
              </w:r>
            </w:del>
          </w:ins>
          <w:ins w:id="12781" w:author="冷雪凝" w:date="2019-05-14T12:04:54Z">
            <w:del w:id="12782" w:author="梁元" w:date="2019-05-14T19:56:45Z">
              <w:r>
                <w:rPr>
                  <w:b/>
                  <w:bCs/>
                  <w:color w:val="000000" w:themeColor="text1"/>
                  <w:sz w:val="21"/>
                  <w:szCs w:val="21"/>
                  <w:rPrChange w:id="12783" w:author="冷雪凝" w:date="2019-05-14T12:31:50Z">
                    <w:rPr>
                      <w:b w:val="0"/>
                      <w:bCs w:val="0"/>
                      <w:color w:val="000000" w:themeColor="text1"/>
                      <w14:textFill>
                        <w14:solidFill>
                          <w14:schemeClr w14:val="tx1"/>
                        </w14:solidFill>
                      </w14:textFill>
                    </w:rPr>
                  </w:rPrChange>
                  <w14:textFill>
                    <w14:solidFill>
                      <w14:schemeClr w14:val="tx1"/>
                    </w14:solidFill>
                  </w14:textFill>
                </w:rPr>
                <w:fldChar w:fldCharType="separate"/>
              </w:r>
            </w:del>
          </w:ins>
          <w:customXmlInsRangeStart w:id="12788" w:author="冷雪凝" w:date="2019-05-14T12:04:54Z"/>
          <w:customXmlDelRangeStart w:id="12789" w:author="梁元" w:date="2019-05-14T19:56:45Z"/>
          <w:sdt>
            <w:sdt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id w:val="147476131"/>
              <w:placeholder>
                <w:docPart w:val="{25bcf811-df23-4755-9043-dc4ea33f2824}"/>
              </w:placeholder>
              <w15:color w:val="509DF3"/>
            </w:sdtPr>
            <w:sdtEndPr>
              <w:rPr>
                <w:rFonts w:asciiTheme="minorHAnsi" w:hAnsiTheme="minorHAnsi" w:eastAsiaTheme="minorEastAsia" w:cstheme="minorBidi"/>
                <w:b/>
                <w:bCs/>
                <w:color w:val="000000" w:themeColor="text1"/>
                <w:kern w:val="0"/>
                <w:sz w:val="21"/>
                <w:szCs w:val="21"/>
                <w:lang w:val="en-US" w:eastAsia="zh-CN" w:bidi="ar-SA"/>
                <w14:textFill>
                  <w14:solidFill>
                    <w14:schemeClr w14:val="tx1"/>
                  </w14:solidFill>
                </w14:textFill>
              </w:rPr>
            </w:sdtEndPr>
            <w:sdtContent>
              <w:customXmlDelRangeEnd w:id="12789"/>
              <w:customXmlInsRangeEnd w:id="12788"/>
              <w:ins w:id="12792" w:author="冷雪凝" w:date="2019-05-14T12:04:54Z">
                <w:del w:id="12793" w:author="梁元" w:date="2019-05-14T19:56:45Z">
                  <w:r>
                    <w:rPr>
                      <w:rFonts w:asciiTheme="minorHAnsi" w:hAnsiTheme="minorHAnsi" w:eastAsiaTheme="minorEastAsia" w:cstheme="minorBidi"/>
                      <w:b/>
                      <w:bCs/>
                      <w:color w:val="000000" w:themeColor="text1"/>
                      <w:sz w:val="21"/>
                      <w:szCs w:val="21"/>
                      <w:rPrChange w:id="12794" w:author="冷雪凝" w:date="2019-05-14T12:31:50Z">
                        <w:rPr>
                          <w:rFonts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三十四、 R</w:delText>
                  </w:r>
                </w:del>
              </w:ins>
              <w:ins w:id="12797" w:author="冷雪凝" w:date="2019-05-14T12:04:54Z">
                <w:del w:id="12798" w:author="梁元" w:date="2019-05-14T19:56:45Z">
                  <w:r>
                    <w:rPr>
                      <w:rFonts w:hint="default" w:asciiTheme="minorHAnsi" w:hAnsiTheme="minorHAnsi" w:eastAsiaTheme="minorEastAsia" w:cstheme="minorBidi"/>
                      <w:b/>
                      <w:bCs/>
                      <w:color w:val="000000" w:themeColor="text1"/>
                      <w:sz w:val="21"/>
                      <w:szCs w:val="21"/>
                      <w:rPrChange w:id="12799" w:author="冷雪凝" w:date="2019-05-14T12:31:50Z">
                        <w:rPr>
                          <w:rFonts w:hint="eastAsia" w:ascii="仿宋" w:hAnsi="仿宋" w:eastAsia="仿宋" w:cstheme="minorBidi"/>
                          <w:b w:val="0"/>
                          <w:bCs w:val="0"/>
                          <w:color w:val="000000" w:themeColor="text1"/>
                          <w14:textFill>
                            <w14:solidFill>
                              <w14:schemeClr w14:val="tx1"/>
                            </w14:solidFill>
                          </w14:textFill>
                        </w:rPr>
                      </w:rPrChange>
                      <w14:textFill>
                        <w14:solidFill>
                          <w14:schemeClr w14:val="tx1"/>
                        </w14:solidFill>
                      </w14:textFill>
                    </w:rPr>
                    <w:delText>eact与Vue的区别与联系原理：陈蔓杰项目经理</w:delText>
                  </w:r>
                </w:del>
              </w:ins>
              <w:customXmlInsRangeStart w:id="12804" w:author="冷雪凝" w:date="2019-05-14T12:04:54Z"/>
              <w:customXmlDelRangeStart w:id="12805" w:author="梁元" w:date="2019-05-14T19:56:45Z"/>
            </w:sdtContent>
          </w:sdt>
          <w:customXmlDelRangeEnd w:id="12805"/>
          <w:customXmlInsRangeEnd w:id="12804"/>
          <w:ins w:id="12806" w:author="冷雪凝" w:date="2019-05-14T12:04:54Z">
            <w:del w:id="12807" w:author="梁元" w:date="2019-05-14T19:56:45Z">
              <w:r>
                <w:rPr>
                  <w:b/>
                  <w:bCs/>
                  <w:color w:val="000000" w:themeColor="text1"/>
                  <w:sz w:val="21"/>
                  <w:szCs w:val="21"/>
                  <w:rPrChange w:id="12808" w:author="冷雪凝" w:date="2019-05-14T12:31:50Z">
                    <w:rPr>
                      <w:b w:val="0"/>
                      <w:bCs w:val="0"/>
                      <w:color w:val="000000" w:themeColor="text1"/>
                      <w14:textFill>
                        <w14:solidFill>
                          <w14:schemeClr w14:val="tx1"/>
                        </w14:solidFill>
                      </w14:textFill>
                    </w:rPr>
                  </w:rPrChange>
                  <w14:textFill>
                    <w14:solidFill>
                      <w14:schemeClr w14:val="tx1"/>
                    </w14:solidFill>
                  </w14:textFill>
                </w:rPr>
                <w:tab/>
              </w:r>
            </w:del>
          </w:ins>
          <w:ins w:id="12811" w:author="冷雪凝" w:date="2019-05-14T12:04:56Z">
            <w:del w:id="12812" w:author="梁元" w:date="2019-05-14T19:56:45Z">
              <w:r>
                <w:rPr>
                  <w:b/>
                  <w:bCs/>
                  <w:color w:val="000000" w:themeColor="text1"/>
                  <w:sz w:val="21"/>
                  <w:szCs w:val="21"/>
                  <w:rPrChange w:id="12813" w:author="冷雪凝" w:date="2019-05-14T12:31:50Z">
                    <w:rPr>
                      <w:b w:val="0"/>
                      <w:bCs w:val="0"/>
                      <w:color w:val="000000" w:themeColor="text1"/>
                      <w14:textFill>
                        <w14:solidFill>
                          <w14:schemeClr w14:val="tx1"/>
                        </w14:solidFill>
                      </w14:textFill>
                    </w:rPr>
                  </w:rPrChange>
                  <w14:textFill>
                    <w14:solidFill>
                      <w14:schemeClr w14:val="tx1"/>
                    </w14:solidFill>
                  </w14:textFill>
                </w:rPr>
                <w:delText>13</w:delText>
              </w:r>
            </w:del>
          </w:ins>
          <w:ins w:id="12816" w:author="冷雪凝" w:date="2019-05-14T12:04:54Z">
            <w:del w:id="12817" w:author="梁元" w:date="2019-05-14T19:56:45Z">
              <w:r>
                <w:rPr>
                  <w:b/>
                  <w:bCs/>
                  <w:color w:val="000000" w:themeColor="text1"/>
                  <w:sz w:val="21"/>
                  <w:szCs w:val="21"/>
                  <w:rPrChange w:id="12818" w:author="冷雪凝" w:date="2019-05-14T12:31:50Z">
                    <w:rPr>
                      <w:b w:val="0"/>
                      <w:bCs w:val="0"/>
                      <w:color w:val="000000" w:themeColor="text1"/>
                      <w14:textFill>
                        <w14:solidFill>
                          <w14:schemeClr w14:val="tx1"/>
                        </w14:solidFill>
                      </w14:textFill>
                    </w:rPr>
                  </w:rPrChange>
                  <w14:textFill>
                    <w14:solidFill>
                      <w14:schemeClr w14:val="tx1"/>
                    </w14:solidFill>
                  </w14:textFill>
                </w:rPr>
                <w:fldChar w:fldCharType="end"/>
              </w:r>
            </w:del>
          </w:ins>
        </w:p>
        <w:p>
          <w:pPr>
            <w:pStyle w:val="40"/>
            <w:tabs>
              <w:tab w:val="right" w:leader="dot" w:pos="8306"/>
            </w:tabs>
            <w:rPr>
              <w:ins w:id="12821" w:author="冷雪凝" w:date="2019-05-14T12:04:54Z"/>
              <w:del w:id="12822" w:author="梁元" w:date="2019-05-14T19:56:45Z"/>
              <w:b w:val="0"/>
              <w:bCs w:val="0"/>
              <w:color w:val="000000" w:themeColor="text1"/>
              <w14:textFill>
                <w14:solidFill>
                  <w14:schemeClr w14:val="tx1"/>
                </w14:solidFill>
              </w14:textFill>
            </w:rPr>
          </w:pPr>
          <w:ins w:id="12823" w:author="冷雪凝" w:date="2019-05-14T12:04:54Z">
            <w:del w:id="12824" w:author="梁元" w:date="2019-05-14T19:56:45Z">
              <w:r>
                <w:rPr>
                  <w:b w:val="0"/>
                  <w:bCs w:val="0"/>
                  <w:color w:val="000000" w:themeColor="text1"/>
                  <w14:textFill>
                    <w14:solidFill>
                      <w14:schemeClr w14:val="tx1"/>
                    </w14:solidFill>
                  </w14:textFill>
                </w:rPr>
                <w:fldChar w:fldCharType="begin"/>
              </w:r>
            </w:del>
          </w:ins>
          <w:ins w:id="12825" w:author="冷雪凝" w:date="2019-05-14T12:04:54Z">
            <w:del w:id="12826" w:author="梁元" w:date="2019-05-14T19:56:45Z">
              <w:r>
                <w:rPr>
                  <w:b w:val="0"/>
                  <w:bCs w:val="0"/>
                  <w:color w:val="000000" w:themeColor="text1"/>
                  <w14:textFill>
                    <w14:solidFill>
                      <w14:schemeClr w14:val="tx1"/>
                    </w14:solidFill>
                  </w14:textFill>
                </w:rPr>
                <w:delInstrText xml:space="preserve"> HYPERLINK \l _Toc24110_WPSOffice_Level2 </w:delInstrText>
              </w:r>
            </w:del>
          </w:ins>
          <w:ins w:id="12827" w:author="冷雪凝" w:date="2019-05-14T12:04:54Z">
            <w:del w:id="12828" w:author="梁元" w:date="2019-05-14T19:56:45Z">
              <w:r>
                <w:rPr>
                  <w:b w:val="0"/>
                  <w:bCs w:val="0"/>
                  <w:color w:val="000000" w:themeColor="text1"/>
                  <w14:textFill>
                    <w14:solidFill>
                      <w14:schemeClr w14:val="tx1"/>
                    </w14:solidFill>
                  </w14:textFill>
                </w:rPr>
                <w:fldChar w:fldCharType="separate"/>
              </w:r>
            </w:del>
          </w:ins>
          <w:customXmlInsRangeStart w:id="12831" w:author="冷雪凝" w:date="2019-05-14T12:04:54Z"/>
          <w:customXmlDelRangeStart w:id="12832"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8cf23802-a897-47d2-80da-29c8b59af5b0}"/>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832"/>
              <w:customXmlInsRangeEnd w:id="12831"/>
              <w:ins w:id="12835" w:author="冷雪凝" w:date="2019-05-14T12:04:54Z">
                <w:del w:id="12836" w:author="梁元" w:date="2019-05-14T19:56:45Z">
                  <w:r>
                    <w:rPr>
                      <w:rFonts w:ascii="仿宋" w:hAnsi="仿宋" w:eastAsia="仿宋" w:cstheme="majorBidi"/>
                      <w:b w:val="0"/>
                      <w:bCs w:val="0"/>
                      <w:color w:val="000000" w:themeColor="text1"/>
                      <w14:textFill>
                        <w14:solidFill>
                          <w14:schemeClr w14:val="tx1"/>
                        </w14:solidFill>
                      </w14:textFill>
                    </w:rPr>
                    <w:delText xml:space="preserve">1. </w:delText>
                  </w:r>
                </w:del>
              </w:ins>
              <w:ins w:id="12837" w:author="冷雪凝" w:date="2019-05-14T12:04:54Z">
                <w:del w:id="12838" w:author="梁元" w:date="2019-05-14T19:56:45Z">
                  <w:r>
                    <w:rPr>
                      <w:rFonts w:hint="eastAsia" w:ascii="仿宋" w:hAnsi="仿宋" w:eastAsia="仿宋" w:cstheme="majorBidi"/>
                      <w:b w:val="0"/>
                      <w:bCs w:val="0"/>
                      <w:color w:val="000000" w:themeColor="text1"/>
                      <w14:textFill>
                        <w14:solidFill>
                          <w14:schemeClr w14:val="tx1"/>
                        </w14:solidFill>
                      </w14:textFill>
                    </w:rPr>
                    <w:delText>通常解法</w:delText>
                  </w:r>
                </w:del>
              </w:ins>
              <w:customXmlInsRangeStart w:id="12841" w:author="冷雪凝" w:date="2019-05-14T12:04:54Z"/>
              <w:customXmlDelRangeStart w:id="12842" w:author="梁元" w:date="2019-05-14T19:56:45Z"/>
            </w:sdtContent>
          </w:sdt>
          <w:customXmlDelRangeEnd w:id="12842"/>
          <w:customXmlInsRangeEnd w:id="12841"/>
          <w:ins w:id="12843" w:author="冷雪凝" w:date="2019-05-14T12:04:54Z">
            <w:del w:id="12844" w:author="梁元" w:date="2019-05-14T19:56:45Z">
              <w:r>
                <w:rPr>
                  <w:b w:val="0"/>
                  <w:bCs w:val="0"/>
                  <w:color w:val="000000" w:themeColor="text1"/>
                  <w14:textFill>
                    <w14:solidFill>
                      <w14:schemeClr w14:val="tx1"/>
                    </w14:solidFill>
                  </w14:textFill>
                </w:rPr>
                <w:tab/>
              </w:r>
            </w:del>
          </w:ins>
          <w:ins w:id="12845" w:author="冷雪凝" w:date="2019-05-14T12:04:56Z">
            <w:del w:id="12846" w:author="梁元" w:date="2019-05-14T19:56:45Z">
              <w:r>
                <w:rPr>
                  <w:b w:val="0"/>
                  <w:bCs w:val="0"/>
                  <w:color w:val="000000" w:themeColor="text1"/>
                  <w14:textFill>
                    <w14:solidFill>
                      <w14:schemeClr w14:val="tx1"/>
                    </w14:solidFill>
                  </w14:textFill>
                </w:rPr>
                <w:delText>13</w:delText>
              </w:r>
            </w:del>
          </w:ins>
          <w:ins w:id="12847" w:author="冷雪凝" w:date="2019-05-14T12:04:54Z">
            <w:del w:id="12848"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849" w:author="冷雪凝" w:date="2019-05-14T12:04:54Z"/>
              <w:del w:id="12850" w:author="梁元" w:date="2019-05-14T19:56:45Z"/>
              <w:b w:val="0"/>
              <w:bCs w:val="0"/>
              <w:color w:val="000000" w:themeColor="text1"/>
              <w14:textFill>
                <w14:solidFill>
                  <w14:schemeClr w14:val="tx1"/>
                </w14:solidFill>
              </w14:textFill>
            </w:rPr>
          </w:pPr>
          <w:ins w:id="12851" w:author="冷雪凝" w:date="2019-05-14T12:04:54Z">
            <w:del w:id="12852" w:author="梁元" w:date="2019-05-14T19:56:45Z">
              <w:r>
                <w:rPr>
                  <w:b w:val="0"/>
                  <w:bCs w:val="0"/>
                  <w:color w:val="000000" w:themeColor="text1"/>
                  <w14:textFill>
                    <w14:solidFill>
                      <w14:schemeClr w14:val="tx1"/>
                    </w14:solidFill>
                  </w14:textFill>
                </w:rPr>
                <w:fldChar w:fldCharType="begin"/>
              </w:r>
            </w:del>
          </w:ins>
          <w:ins w:id="12853" w:author="冷雪凝" w:date="2019-05-14T12:04:54Z">
            <w:del w:id="12854" w:author="梁元" w:date="2019-05-14T19:56:45Z">
              <w:r>
                <w:rPr>
                  <w:b w:val="0"/>
                  <w:bCs w:val="0"/>
                  <w:color w:val="000000" w:themeColor="text1"/>
                  <w14:textFill>
                    <w14:solidFill>
                      <w14:schemeClr w14:val="tx1"/>
                    </w14:solidFill>
                  </w14:textFill>
                </w:rPr>
                <w:delInstrText xml:space="preserve"> HYPERLINK \l _Toc14082_WPSOffice_Level2 </w:delInstrText>
              </w:r>
            </w:del>
          </w:ins>
          <w:ins w:id="12855" w:author="冷雪凝" w:date="2019-05-14T12:04:54Z">
            <w:del w:id="12856" w:author="梁元" w:date="2019-05-14T19:56:45Z">
              <w:r>
                <w:rPr>
                  <w:b w:val="0"/>
                  <w:bCs w:val="0"/>
                  <w:color w:val="000000" w:themeColor="text1"/>
                  <w14:textFill>
                    <w14:solidFill>
                      <w14:schemeClr w14:val="tx1"/>
                    </w14:solidFill>
                  </w14:textFill>
                </w:rPr>
                <w:fldChar w:fldCharType="separate"/>
              </w:r>
            </w:del>
          </w:ins>
          <w:customXmlInsRangeStart w:id="12859" w:author="冷雪凝" w:date="2019-05-14T12:04:54Z"/>
          <w:customXmlDelRangeStart w:id="12860"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ae693316-0a85-4735-87a0-40df049de342}"/>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860"/>
              <w:customXmlInsRangeEnd w:id="12859"/>
              <w:ins w:id="12863" w:author="冷雪凝" w:date="2019-05-14T12:04:54Z">
                <w:del w:id="12864" w:author="梁元" w:date="2019-05-14T19:56:45Z">
                  <w:r>
                    <w:rPr>
                      <w:rFonts w:ascii="仿宋" w:hAnsi="仿宋" w:eastAsia="仿宋" w:cstheme="majorBidi"/>
                      <w:b w:val="0"/>
                      <w:bCs w:val="0"/>
                      <w:color w:val="000000" w:themeColor="text1"/>
                      <w14:textFill>
                        <w14:solidFill>
                          <w14:schemeClr w14:val="tx1"/>
                        </w14:solidFill>
                      </w14:textFill>
                    </w:rPr>
                    <w:delText xml:space="preserve">2. </w:delText>
                  </w:r>
                </w:del>
              </w:ins>
              <w:ins w:id="12865" w:author="冷雪凝" w:date="2019-05-14T12:04:54Z">
                <w:del w:id="12866" w:author="梁元" w:date="2019-05-14T19:56:45Z">
                  <w:r>
                    <w:rPr>
                      <w:rFonts w:hint="eastAsia" w:ascii="仿宋" w:hAnsi="仿宋" w:eastAsia="仿宋" w:cstheme="majorBidi"/>
                      <w:b w:val="0"/>
                      <w:bCs w:val="0"/>
                      <w:color w:val="000000" w:themeColor="text1"/>
                      <w14:textFill>
                        <w14:solidFill>
                          <w14:schemeClr w14:val="tx1"/>
                        </w14:solidFill>
                      </w14:textFill>
                    </w:rPr>
                    <w:delText>通用大牛级解法</w:delText>
                  </w:r>
                </w:del>
              </w:ins>
              <w:customXmlInsRangeStart w:id="12869" w:author="冷雪凝" w:date="2019-05-14T12:04:54Z"/>
              <w:customXmlDelRangeStart w:id="12870" w:author="梁元" w:date="2019-05-14T19:56:45Z"/>
            </w:sdtContent>
          </w:sdt>
          <w:customXmlDelRangeEnd w:id="12870"/>
          <w:customXmlInsRangeEnd w:id="12869"/>
          <w:ins w:id="12871" w:author="冷雪凝" w:date="2019-05-14T12:04:54Z">
            <w:del w:id="12872" w:author="梁元" w:date="2019-05-14T19:56:45Z">
              <w:r>
                <w:rPr>
                  <w:b w:val="0"/>
                  <w:bCs w:val="0"/>
                  <w:color w:val="000000" w:themeColor="text1"/>
                  <w14:textFill>
                    <w14:solidFill>
                      <w14:schemeClr w14:val="tx1"/>
                    </w14:solidFill>
                  </w14:textFill>
                </w:rPr>
                <w:tab/>
              </w:r>
            </w:del>
          </w:ins>
          <w:ins w:id="12873" w:author="冷雪凝" w:date="2019-05-14T12:04:56Z">
            <w:del w:id="12874" w:author="梁元" w:date="2019-05-14T19:56:45Z">
              <w:r>
                <w:rPr>
                  <w:b w:val="0"/>
                  <w:bCs w:val="0"/>
                  <w:color w:val="000000" w:themeColor="text1"/>
                  <w14:textFill>
                    <w14:solidFill>
                      <w14:schemeClr w14:val="tx1"/>
                    </w14:solidFill>
                  </w14:textFill>
                </w:rPr>
                <w:delText>14</w:delText>
              </w:r>
            </w:del>
          </w:ins>
          <w:ins w:id="12875" w:author="冷雪凝" w:date="2019-05-14T12:04:54Z">
            <w:del w:id="12876"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877" w:author="冷雪凝" w:date="2019-05-14T12:04:54Z"/>
              <w:del w:id="12878" w:author="梁元" w:date="2019-05-14T19:56:45Z"/>
              <w:b w:val="0"/>
              <w:bCs w:val="0"/>
              <w:color w:val="000000" w:themeColor="text1"/>
              <w14:textFill>
                <w14:solidFill>
                  <w14:schemeClr w14:val="tx1"/>
                </w14:solidFill>
              </w14:textFill>
            </w:rPr>
          </w:pPr>
          <w:ins w:id="12879" w:author="冷雪凝" w:date="2019-05-14T12:04:54Z">
            <w:del w:id="12880" w:author="梁元" w:date="2019-05-14T19:56:45Z">
              <w:r>
                <w:rPr>
                  <w:b w:val="0"/>
                  <w:bCs w:val="0"/>
                  <w:color w:val="000000" w:themeColor="text1"/>
                  <w14:textFill>
                    <w14:solidFill>
                      <w14:schemeClr w14:val="tx1"/>
                    </w14:solidFill>
                  </w14:textFill>
                </w:rPr>
                <w:fldChar w:fldCharType="begin"/>
              </w:r>
            </w:del>
          </w:ins>
          <w:ins w:id="12881" w:author="冷雪凝" w:date="2019-05-14T12:04:54Z">
            <w:del w:id="12882" w:author="梁元" w:date="2019-05-14T19:56:45Z">
              <w:r>
                <w:rPr>
                  <w:b w:val="0"/>
                  <w:bCs w:val="0"/>
                  <w:color w:val="000000" w:themeColor="text1"/>
                  <w14:textFill>
                    <w14:solidFill>
                      <w14:schemeClr w14:val="tx1"/>
                    </w14:solidFill>
                  </w14:textFill>
                </w:rPr>
                <w:delInstrText xml:space="preserve"> HYPERLINK \l _Toc10194_WPSOffice_Level2 </w:delInstrText>
              </w:r>
            </w:del>
          </w:ins>
          <w:ins w:id="12883" w:author="冷雪凝" w:date="2019-05-14T12:04:54Z">
            <w:del w:id="12884" w:author="梁元" w:date="2019-05-14T19:56:45Z">
              <w:r>
                <w:rPr>
                  <w:b w:val="0"/>
                  <w:bCs w:val="0"/>
                  <w:color w:val="000000" w:themeColor="text1"/>
                  <w14:textFill>
                    <w14:solidFill>
                      <w14:schemeClr w14:val="tx1"/>
                    </w14:solidFill>
                  </w14:textFill>
                </w:rPr>
                <w:fldChar w:fldCharType="separate"/>
              </w:r>
            </w:del>
          </w:ins>
          <w:customXmlInsRangeStart w:id="12887" w:author="冷雪凝" w:date="2019-05-14T12:04:54Z"/>
          <w:customXmlDelRangeStart w:id="12888"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264e0104-0d8f-47bb-9ef4-ef39ee734a9e}"/>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888"/>
              <w:customXmlInsRangeEnd w:id="12887"/>
              <w:ins w:id="12891" w:author="冷雪凝" w:date="2019-05-14T12:04:54Z">
                <w:del w:id="12892" w:author="梁元" w:date="2019-05-14T19:56:45Z">
                  <w:r>
                    <w:rPr>
                      <w:rFonts w:ascii="仿宋" w:hAnsi="仿宋" w:eastAsia="仿宋" w:cstheme="majorBidi"/>
                      <w:b w:val="0"/>
                      <w:bCs w:val="0"/>
                      <w:color w:val="000000" w:themeColor="text1"/>
                      <w14:textFill>
                        <w14:solidFill>
                          <w14:schemeClr w14:val="tx1"/>
                        </w14:solidFill>
                      </w14:textFill>
                    </w:rPr>
                    <w:delText xml:space="preserve">3. </w:delText>
                  </w:r>
                </w:del>
              </w:ins>
              <w:ins w:id="12893" w:author="冷雪凝" w:date="2019-05-14T12:04:54Z">
                <w:del w:id="12894" w:author="梁元" w:date="2019-05-14T19:56:45Z">
                  <w:r>
                    <w:rPr>
                      <w:rFonts w:hint="eastAsia" w:ascii="仿宋" w:hAnsi="仿宋" w:eastAsia="仿宋" w:cstheme="majorBidi"/>
                      <w:b w:val="0"/>
                      <w:bCs w:val="0"/>
                      <w:color w:val="000000" w:themeColor="text1"/>
                      <w14:textFill>
                        <w14:solidFill>
                          <w14:schemeClr w14:val="tx1"/>
                        </w14:solidFill>
                      </w14:textFill>
                    </w:rPr>
                    <w:delText>解法对比及优缺点</w:delText>
                  </w:r>
                </w:del>
              </w:ins>
              <w:customXmlInsRangeStart w:id="12897" w:author="冷雪凝" w:date="2019-05-14T12:04:54Z"/>
              <w:customXmlDelRangeStart w:id="12898" w:author="梁元" w:date="2019-05-14T19:56:45Z"/>
            </w:sdtContent>
          </w:sdt>
          <w:customXmlDelRangeEnd w:id="12898"/>
          <w:customXmlInsRangeEnd w:id="12897"/>
          <w:ins w:id="12899" w:author="冷雪凝" w:date="2019-05-14T12:04:54Z">
            <w:del w:id="12900" w:author="梁元" w:date="2019-05-14T19:56:45Z">
              <w:r>
                <w:rPr>
                  <w:b w:val="0"/>
                  <w:bCs w:val="0"/>
                  <w:color w:val="000000" w:themeColor="text1"/>
                  <w14:textFill>
                    <w14:solidFill>
                      <w14:schemeClr w14:val="tx1"/>
                    </w14:solidFill>
                  </w14:textFill>
                </w:rPr>
                <w:tab/>
              </w:r>
            </w:del>
          </w:ins>
          <w:ins w:id="12901" w:author="冷雪凝" w:date="2019-05-14T12:04:56Z">
            <w:del w:id="12902" w:author="梁元" w:date="2019-05-14T19:56:45Z">
              <w:r>
                <w:rPr>
                  <w:b w:val="0"/>
                  <w:bCs w:val="0"/>
                  <w:color w:val="000000" w:themeColor="text1"/>
                  <w14:textFill>
                    <w14:solidFill>
                      <w14:schemeClr w14:val="tx1"/>
                    </w14:solidFill>
                  </w14:textFill>
                </w:rPr>
                <w:delText>15</w:delText>
              </w:r>
            </w:del>
          </w:ins>
          <w:ins w:id="12903" w:author="冷雪凝" w:date="2019-05-14T12:04:54Z">
            <w:del w:id="12904"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905" w:author="冷雪凝" w:date="2019-05-14T12:04:54Z"/>
              <w:del w:id="12906" w:author="梁元" w:date="2019-05-14T19:56:45Z"/>
              <w:b w:val="0"/>
              <w:bCs w:val="0"/>
              <w:color w:val="000000" w:themeColor="text1"/>
              <w14:textFill>
                <w14:solidFill>
                  <w14:schemeClr w14:val="tx1"/>
                </w14:solidFill>
              </w14:textFill>
            </w:rPr>
          </w:pPr>
          <w:ins w:id="12907" w:author="冷雪凝" w:date="2019-05-14T12:04:54Z">
            <w:del w:id="12908" w:author="梁元" w:date="2019-05-14T19:56:45Z">
              <w:r>
                <w:rPr>
                  <w:b w:val="0"/>
                  <w:bCs w:val="0"/>
                  <w:color w:val="000000" w:themeColor="text1"/>
                  <w14:textFill>
                    <w14:solidFill>
                      <w14:schemeClr w14:val="tx1"/>
                    </w14:solidFill>
                  </w14:textFill>
                </w:rPr>
                <w:fldChar w:fldCharType="begin"/>
              </w:r>
            </w:del>
          </w:ins>
          <w:ins w:id="12909" w:author="冷雪凝" w:date="2019-05-14T12:04:54Z">
            <w:del w:id="12910" w:author="梁元" w:date="2019-05-14T19:56:45Z">
              <w:r>
                <w:rPr>
                  <w:b w:val="0"/>
                  <w:bCs w:val="0"/>
                  <w:color w:val="000000" w:themeColor="text1"/>
                  <w14:textFill>
                    <w14:solidFill>
                      <w14:schemeClr w14:val="tx1"/>
                    </w14:solidFill>
                  </w14:textFill>
                </w:rPr>
                <w:delInstrText xml:space="preserve"> HYPERLINK \l _Toc1001_WPSOffice_Level2 </w:delInstrText>
              </w:r>
            </w:del>
          </w:ins>
          <w:ins w:id="12911" w:author="冷雪凝" w:date="2019-05-14T12:04:54Z">
            <w:del w:id="12912" w:author="梁元" w:date="2019-05-14T19:56:45Z">
              <w:r>
                <w:rPr>
                  <w:b w:val="0"/>
                  <w:bCs w:val="0"/>
                  <w:color w:val="000000" w:themeColor="text1"/>
                  <w14:textFill>
                    <w14:solidFill>
                      <w14:schemeClr w14:val="tx1"/>
                    </w14:solidFill>
                  </w14:textFill>
                </w:rPr>
                <w:fldChar w:fldCharType="separate"/>
              </w:r>
            </w:del>
          </w:ins>
          <w:customXmlInsRangeStart w:id="12915" w:author="冷雪凝" w:date="2019-05-14T12:04:54Z"/>
          <w:customXmlDelRangeStart w:id="12916"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43dd9d41-5897-4e1b-8017-0169a8752410}"/>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916"/>
              <w:customXmlInsRangeEnd w:id="12915"/>
              <w:ins w:id="12919" w:author="冷雪凝" w:date="2019-05-14T12:04:54Z">
                <w:del w:id="12920" w:author="梁元" w:date="2019-05-14T19:56:45Z">
                  <w:r>
                    <w:rPr>
                      <w:rFonts w:ascii="仿宋" w:hAnsi="仿宋" w:eastAsia="仿宋" w:cstheme="majorBidi"/>
                      <w:b w:val="0"/>
                      <w:bCs w:val="0"/>
                      <w:color w:val="000000" w:themeColor="text1"/>
                      <w14:textFill>
                        <w14:solidFill>
                          <w14:schemeClr w14:val="tx1"/>
                        </w14:solidFill>
                      </w14:textFill>
                    </w:rPr>
                    <w:delText xml:space="preserve">4. </w:delText>
                  </w:r>
                </w:del>
              </w:ins>
              <w:ins w:id="12921" w:author="冷雪凝" w:date="2019-05-14T12:04:54Z">
                <w:del w:id="12922" w:author="梁元" w:date="2019-05-14T19:56:45Z">
                  <w:r>
                    <w:rPr>
                      <w:rFonts w:hint="eastAsia" w:ascii="仿宋" w:hAnsi="仿宋" w:eastAsia="仿宋" w:cstheme="majorBidi"/>
                      <w:b w:val="0"/>
                      <w:bCs w:val="0"/>
                      <w:color w:val="000000" w:themeColor="text1"/>
                      <w14:textFill>
                        <w14:solidFill>
                          <w14:schemeClr w14:val="tx1"/>
                        </w14:solidFill>
                      </w14:textFill>
                    </w:rPr>
                    <w:delText>项目中体现经验的点</w:delText>
                  </w:r>
                </w:del>
              </w:ins>
              <w:customXmlInsRangeStart w:id="12925" w:author="冷雪凝" w:date="2019-05-14T12:04:54Z"/>
              <w:customXmlDelRangeStart w:id="12926" w:author="梁元" w:date="2019-05-14T19:56:45Z"/>
            </w:sdtContent>
          </w:sdt>
          <w:customXmlDelRangeEnd w:id="12926"/>
          <w:customXmlInsRangeEnd w:id="12925"/>
          <w:ins w:id="12927" w:author="冷雪凝" w:date="2019-05-14T12:04:54Z">
            <w:del w:id="12928" w:author="梁元" w:date="2019-05-14T19:56:45Z">
              <w:r>
                <w:rPr>
                  <w:b w:val="0"/>
                  <w:bCs w:val="0"/>
                  <w:color w:val="000000" w:themeColor="text1"/>
                  <w14:textFill>
                    <w14:solidFill>
                      <w14:schemeClr w14:val="tx1"/>
                    </w14:solidFill>
                  </w14:textFill>
                </w:rPr>
                <w:tab/>
              </w:r>
            </w:del>
          </w:ins>
          <w:ins w:id="12929" w:author="冷雪凝" w:date="2019-05-14T12:04:56Z">
            <w:del w:id="12930" w:author="梁元" w:date="2019-05-14T19:56:45Z">
              <w:r>
                <w:rPr>
                  <w:b w:val="0"/>
                  <w:bCs w:val="0"/>
                  <w:color w:val="000000" w:themeColor="text1"/>
                  <w14:textFill>
                    <w14:solidFill>
                      <w14:schemeClr w14:val="tx1"/>
                    </w14:solidFill>
                  </w14:textFill>
                </w:rPr>
                <w:delText>15</w:delText>
              </w:r>
            </w:del>
          </w:ins>
          <w:ins w:id="12931" w:author="冷雪凝" w:date="2019-05-14T12:04:54Z">
            <w:del w:id="12932" w:author="梁元" w:date="2019-05-14T19:56:45Z">
              <w:r>
                <w:rPr>
                  <w:b w:val="0"/>
                  <w:bCs w:val="0"/>
                  <w:color w:val="000000" w:themeColor="text1"/>
                  <w14:textFill>
                    <w14:solidFill>
                      <w14:schemeClr w14:val="tx1"/>
                    </w14:solidFill>
                  </w14:textFill>
                </w:rPr>
                <w:fldChar w:fldCharType="end"/>
              </w:r>
            </w:del>
          </w:ins>
        </w:p>
        <w:p>
          <w:pPr>
            <w:pStyle w:val="40"/>
            <w:tabs>
              <w:tab w:val="right" w:leader="dot" w:pos="8306"/>
            </w:tabs>
            <w:rPr>
              <w:ins w:id="12933" w:author="冷雪凝" w:date="2019-05-14T12:04:54Z"/>
              <w:del w:id="12934" w:author="梁元" w:date="2019-05-14T19:56:45Z"/>
              <w:b w:val="0"/>
              <w:bCs w:val="0"/>
              <w:color w:val="000000" w:themeColor="text1"/>
              <w14:textFill>
                <w14:solidFill>
                  <w14:schemeClr w14:val="tx1"/>
                </w14:solidFill>
              </w14:textFill>
            </w:rPr>
          </w:pPr>
          <w:ins w:id="12935" w:author="冷雪凝" w:date="2019-05-14T12:04:54Z">
            <w:del w:id="12936" w:author="梁元" w:date="2019-05-14T19:56:45Z">
              <w:r>
                <w:rPr>
                  <w:b w:val="0"/>
                  <w:bCs w:val="0"/>
                  <w:color w:val="000000" w:themeColor="text1"/>
                  <w14:textFill>
                    <w14:solidFill>
                      <w14:schemeClr w14:val="tx1"/>
                    </w14:solidFill>
                  </w14:textFill>
                </w:rPr>
                <w:fldChar w:fldCharType="begin"/>
              </w:r>
            </w:del>
          </w:ins>
          <w:ins w:id="12937" w:author="冷雪凝" w:date="2019-05-14T12:04:54Z">
            <w:del w:id="12938" w:author="梁元" w:date="2019-05-14T19:56:45Z">
              <w:r>
                <w:rPr>
                  <w:b w:val="0"/>
                  <w:bCs w:val="0"/>
                  <w:color w:val="000000" w:themeColor="text1"/>
                  <w14:textFill>
                    <w14:solidFill>
                      <w14:schemeClr w14:val="tx1"/>
                    </w14:solidFill>
                  </w14:textFill>
                </w:rPr>
                <w:delInstrText xml:space="preserve"> HYPERLINK \l _Toc17084_WPSOffice_Level2 </w:delInstrText>
              </w:r>
            </w:del>
          </w:ins>
          <w:ins w:id="12939" w:author="冷雪凝" w:date="2019-05-14T12:04:54Z">
            <w:del w:id="12940" w:author="梁元" w:date="2019-05-14T19:56:45Z">
              <w:r>
                <w:rPr>
                  <w:b w:val="0"/>
                  <w:bCs w:val="0"/>
                  <w:color w:val="000000" w:themeColor="text1"/>
                  <w14:textFill>
                    <w14:solidFill>
                      <w14:schemeClr w14:val="tx1"/>
                    </w14:solidFill>
                  </w14:textFill>
                </w:rPr>
                <w:fldChar w:fldCharType="separate"/>
              </w:r>
            </w:del>
          </w:ins>
          <w:customXmlInsRangeStart w:id="12943" w:author="冷雪凝" w:date="2019-05-14T12:04:54Z"/>
          <w:customXmlDelRangeStart w:id="12944" w:author="梁元" w:date="2019-05-14T19:56:45Z"/>
          <w:sdt>
            <w:sdt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id w:val="147476131"/>
              <w:placeholder>
                <w:docPart w:val="{4197cf22-333f-476a-b540-e72db83fffb3}"/>
              </w:placeholder>
              <w15:color w:val="509DF3"/>
            </w:sdtPr>
            <w:sdtEndPr>
              <w:rPr>
                <w:rFonts w:asciiTheme="minorHAnsi" w:hAnsiTheme="minorHAnsi" w:eastAsiaTheme="minorEastAsia" w:cstheme="minorBidi"/>
                <w:b w:val="0"/>
                <w:bCs w:val="0"/>
                <w:color w:val="000000" w:themeColor="text1"/>
                <w:kern w:val="2"/>
                <w:sz w:val="24"/>
                <w:szCs w:val="22"/>
                <w:lang w:val="en-US" w:eastAsia="zh-CN" w:bidi="ar-SA"/>
                <w14:textFill>
                  <w14:solidFill>
                    <w14:schemeClr w14:val="tx1"/>
                  </w14:solidFill>
                </w14:textFill>
              </w:rPr>
            </w:sdtEndPr>
            <w:sdtContent>
              <w:customXmlDelRangeEnd w:id="12944"/>
              <w:customXmlInsRangeEnd w:id="12943"/>
              <w:ins w:id="12947" w:author="冷雪凝" w:date="2019-05-14T12:04:54Z">
                <w:del w:id="12948" w:author="梁元" w:date="2019-05-14T19:56:45Z">
                  <w:r>
                    <w:rPr>
                      <w:rFonts w:ascii="仿宋" w:hAnsi="仿宋" w:eastAsia="仿宋" w:cstheme="majorBidi"/>
                      <w:b w:val="0"/>
                      <w:bCs w:val="0"/>
                      <w:color w:val="000000" w:themeColor="text1"/>
                      <w14:textFill>
                        <w14:solidFill>
                          <w14:schemeClr w14:val="tx1"/>
                        </w14:solidFill>
                      </w14:textFill>
                    </w:rPr>
                    <w:delText xml:space="preserve">5. </w:delText>
                  </w:r>
                </w:del>
              </w:ins>
              <w:ins w:id="12949" w:author="冷雪凝" w:date="2019-05-14T12:04:54Z">
                <w:del w:id="12950" w:author="梁元" w:date="2019-05-14T19:56:45Z">
                  <w:r>
                    <w:rPr>
                      <w:rFonts w:hint="eastAsia" w:ascii="仿宋" w:hAnsi="仿宋" w:eastAsia="仿宋" w:cstheme="majorBidi"/>
                      <w:b w:val="0"/>
                      <w:bCs w:val="0"/>
                      <w:color w:val="000000" w:themeColor="text1"/>
                      <w14:textFill>
                        <w14:solidFill>
                          <w14:schemeClr w14:val="tx1"/>
                        </w14:solidFill>
                      </w14:textFill>
                    </w:rPr>
                    <w:delText>论坛参考</w:delText>
                  </w:r>
                </w:del>
              </w:ins>
              <w:customXmlInsRangeStart w:id="12953" w:author="冷雪凝" w:date="2019-05-14T12:04:54Z"/>
              <w:customXmlDelRangeStart w:id="12954" w:author="梁元" w:date="2019-05-14T19:56:45Z"/>
            </w:sdtContent>
          </w:sdt>
          <w:customXmlDelRangeEnd w:id="12954"/>
          <w:customXmlInsRangeEnd w:id="12953"/>
          <w:ins w:id="12955" w:author="冷雪凝" w:date="2019-05-14T12:04:54Z">
            <w:del w:id="12956" w:author="梁元" w:date="2019-05-14T19:56:45Z">
              <w:r>
                <w:rPr>
                  <w:b w:val="0"/>
                  <w:bCs w:val="0"/>
                  <w:color w:val="000000" w:themeColor="text1"/>
                  <w14:textFill>
                    <w14:solidFill>
                      <w14:schemeClr w14:val="tx1"/>
                    </w14:solidFill>
                  </w14:textFill>
                </w:rPr>
                <w:tab/>
              </w:r>
            </w:del>
          </w:ins>
          <w:ins w:id="12957" w:author="冷雪凝" w:date="2019-05-14T12:04:56Z">
            <w:del w:id="12958" w:author="梁元" w:date="2019-05-14T19:56:45Z">
              <w:r>
                <w:rPr>
                  <w:b w:val="0"/>
                  <w:bCs w:val="0"/>
                  <w:color w:val="000000" w:themeColor="text1"/>
                  <w14:textFill>
                    <w14:solidFill>
                      <w14:schemeClr w14:val="tx1"/>
                    </w14:solidFill>
                  </w14:textFill>
                </w:rPr>
                <w:delText>15</w:delText>
              </w:r>
            </w:del>
          </w:ins>
          <w:ins w:id="12959" w:author="冷雪凝" w:date="2019-05-14T12:04:54Z">
            <w:del w:id="12960" w:author="梁元" w:date="2019-05-14T19:56:45Z">
              <w:r>
                <w:rPr>
                  <w:b w:val="0"/>
                  <w:bCs w:val="0"/>
                  <w:color w:val="000000" w:themeColor="text1"/>
                  <w14:textFill>
                    <w14:solidFill>
                      <w14:schemeClr w14:val="tx1"/>
                    </w14:solidFill>
                  </w14:textFill>
                </w:rPr>
                <w:fldChar w:fldCharType="end"/>
              </w:r>
            </w:del>
          </w:ins>
        </w:p>
        <w:customXmlInsRangeStart w:id="12963" w:author="冷雪凝" w:date="2019-05-14T12:04:54Z"/>
        <w:customXmlDelRangeStart w:id="12964" w:author="梁元" w:date="2019-05-14T19:56:45Z"/>
      </w:sdtContent>
    </w:sdt>
    <w:customXmlDelRangeEnd w:id="12964"/>
    <w:customXmlInsRangeEnd w:id="12963"/>
    <w:p>
      <w:pPr>
        <w:widowControl/>
        <w:jc w:val="left"/>
        <w:rPr>
          <w:del w:id="12965" w:author="冷雪凝" w:date="2019-05-14T12:04:53Z"/>
          <w:rFonts w:eastAsiaTheme="minorHAnsi"/>
          <w:color w:val="000000" w:themeColor="text1"/>
          <w14:textFill>
            <w14:solidFill>
              <w14:schemeClr w14:val="tx1"/>
            </w14:solidFill>
          </w14:textFill>
        </w:rPr>
        <w:sectPr>
          <w:headerReference r:id="rId3" w:type="default"/>
          <w:footerReference r:id="rId4" w:type="default"/>
          <w:pgSz w:w="11906" w:h="16838"/>
          <w:pgMar w:top="1440" w:right="1800" w:bottom="1440" w:left="1800" w:header="851" w:footer="992" w:gutter="0"/>
          <w:pgNumType w:start="1"/>
          <w:cols w:space="425" w:num="1"/>
          <w:docGrid w:type="lines" w:linePitch="326" w:charSpace="0"/>
        </w:sectPr>
      </w:pPr>
    </w:p>
    <w:p>
      <w:pPr>
        <w:pStyle w:val="2"/>
        <w:numPr>
          <w:ilvl w:val="0"/>
          <w:numId w:val="1"/>
        </w:numPr>
        <w:rPr>
          <w:rFonts w:ascii="仿宋" w:hAnsi="仿宋" w:eastAsia="仿宋"/>
          <w:color w:val="000000" w:themeColor="text1"/>
          <w:sz w:val="28"/>
          <w:szCs w:val="28"/>
          <w:rPrChange w:id="12966" w:author="梁元" w:date="2019-05-14T19:51:36Z">
            <w:rPr>
              <w:rFonts w:ascii="仿宋" w:hAnsi="仿宋" w:eastAsia="仿宋"/>
              <w:sz w:val="28"/>
              <w:szCs w:val="28"/>
            </w:rPr>
          </w:rPrChange>
          <w14:textFill>
            <w14:solidFill>
              <w14:schemeClr w14:val="tx1"/>
            </w14:solidFill>
          </w14:textFill>
        </w:rPr>
      </w:pPr>
      <w:bookmarkStart w:id="324" w:name="_Toc29057_WPSOffice_Level1"/>
      <w:bookmarkStart w:id="325" w:name="_Toc17720_WPSOffice_Level1"/>
      <w:r>
        <w:rPr>
          <w:rFonts w:hint="eastAsia" w:ascii="仿宋" w:hAnsi="仿宋" w:eastAsia="仿宋"/>
          <w:color w:val="000000" w:themeColor="text1"/>
          <w:sz w:val="28"/>
          <w:szCs w:val="28"/>
          <w:rPrChange w:id="12967" w:author="梁元" w:date="2019-05-14T19:51:36Z">
            <w:rPr>
              <w:rFonts w:hint="eastAsia" w:ascii="仿宋" w:hAnsi="仿宋" w:eastAsia="仿宋"/>
              <w:sz w:val="28"/>
              <w:szCs w:val="28"/>
            </w:rPr>
          </w:rPrChange>
          <w14:textFill>
            <w14:solidFill>
              <w14:schemeClr w14:val="tx1"/>
            </w14:solidFill>
          </w14:textFill>
        </w:rPr>
        <w:t>SPA开发打包生成的bun</w:t>
      </w:r>
      <w:r>
        <w:rPr>
          <w:rFonts w:ascii="仿宋" w:hAnsi="仿宋" w:eastAsia="仿宋"/>
          <w:color w:val="000000" w:themeColor="text1"/>
          <w:sz w:val="28"/>
          <w:szCs w:val="28"/>
          <w:rPrChange w:id="12968" w:author="梁元" w:date="2019-05-14T19:51:36Z">
            <w:rPr>
              <w:rFonts w:ascii="仿宋" w:hAnsi="仿宋" w:eastAsia="仿宋"/>
              <w:sz w:val="28"/>
              <w:szCs w:val="28"/>
            </w:rPr>
          </w:rPrChange>
          <w14:textFill>
            <w14:solidFill>
              <w14:schemeClr w14:val="tx1"/>
            </w14:solidFill>
          </w14:textFill>
        </w:rPr>
        <w:t>dle</w:t>
      </w:r>
      <w:r>
        <w:rPr>
          <w:rFonts w:hint="eastAsia" w:ascii="仿宋" w:hAnsi="仿宋" w:eastAsia="仿宋"/>
          <w:color w:val="000000" w:themeColor="text1"/>
          <w:sz w:val="28"/>
          <w:szCs w:val="28"/>
          <w:rPrChange w:id="12969" w:author="梁元" w:date="2019-05-14T19:51:36Z">
            <w:rPr>
              <w:rFonts w:hint="eastAsia" w:ascii="仿宋" w:hAnsi="仿宋" w:eastAsia="仿宋"/>
              <w:sz w:val="28"/>
              <w:szCs w:val="28"/>
            </w:rPr>
          </w:rPrChange>
          <w14:textFill>
            <w14:solidFill>
              <w14:schemeClr w14:val="tx1"/>
            </w14:solidFill>
          </w14:textFill>
        </w:rPr>
        <w:t>太大如何解决</w:t>
      </w:r>
      <w:bookmarkEnd w:id="324"/>
      <w:bookmarkEnd w:id="325"/>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297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2971"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1297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2973"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1297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2975"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1297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2977"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1297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2979"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2980"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12981" w:author="梁元" w:date="2019-05-14T19:51:36Z">
                  <w:rPr>
                    <w:rFonts w:ascii="仿宋" w:hAnsi="仿宋" w:eastAsia="仿宋"/>
                  </w:rPr>
                </w:rPrChange>
                <w14:textFill>
                  <w14:solidFill>
                    <w14:schemeClr w14:val="tx1"/>
                  </w14:solidFill>
                </w14:textFill>
              </w:rPr>
              <w:t>6</w:t>
            </w:r>
            <w:r>
              <w:rPr>
                <w:rFonts w:hint="eastAsia" w:ascii="仿宋" w:hAnsi="仿宋" w:eastAsia="仿宋"/>
                <w:color w:val="000000" w:themeColor="text1"/>
                <w:rPrChange w:id="12982" w:author="梁元" w:date="2019-05-14T19:51:36Z">
                  <w:rPr>
                    <w:rFonts w:hint="eastAsia" w:ascii="仿宋" w:hAnsi="仿宋" w:eastAsia="仿宋"/>
                  </w:rPr>
                </w:rPrChange>
                <w14:textFill>
                  <w14:solidFill>
                    <w14:schemeClr w14:val="tx1"/>
                  </w14:solidFill>
                </w14:textFill>
              </w:rPr>
              <w:t>5%</w:t>
            </w:r>
          </w:p>
        </w:tc>
        <w:tc>
          <w:tcPr>
            <w:tcW w:w="1559" w:type="dxa"/>
          </w:tcPr>
          <w:p>
            <w:pPr>
              <w:jc w:val="center"/>
              <w:rPr>
                <w:rFonts w:ascii="仿宋" w:hAnsi="仿宋" w:eastAsia="仿宋"/>
                <w:color w:val="000000" w:themeColor="text1"/>
                <w:rPrChange w:id="1298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2984" w:author="梁元" w:date="2019-05-14T19:51:36Z">
                  <w:rPr>
                    <w:rFonts w:hint="eastAsia" w:ascii="仿宋" w:hAnsi="仿宋" w:eastAsia="仿宋"/>
                  </w:rPr>
                </w:rPrChange>
                <w14:textFill>
                  <w14:solidFill>
                    <w14:schemeClr w14:val="tx1"/>
                  </w14:solidFill>
                </w14:textFill>
              </w:rPr>
              <w:t>3星</w:t>
            </w:r>
          </w:p>
        </w:tc>
        <w:tc>
          <w:tcPr>
            <w:tcW w:w="1418" w:type="dxa"/>
          </w:tcPr>
          <w:p>
            <w:pPr>
              <w:jc w:val="center"/>
              <w:rPr>
                <w:rFonts w:ascii="仿宋" w:hAnsi="仿宋" w:eastAsia="仿宋"/>
                <w:color w:val="000000" w:themeColor="text1"/>
                <w:rPrChange w:id="1298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2986" w:author="梁元" w:date="2019-05-14T19:51:36Z">
                  <w:rPr>
                    <w:rFonts w:hint="eastAsia" w:ascii="仿宋" w:hAnsi="仿宋" w:eastAsia="仿宋"/>
                  </w:rPr>
                </w:rPrChange>
                <w14:textFill>
                  <w14:solidFill>
                    <w14:schemeClr w14:val="tx1"/>
                  </w14:solidFill>
                </w14:textFill>
              </w:rPr>
              <w:t>打包上线</w:t>
            </w:r>
          </w:p>
        </w:tc>
        <w:tc>
          <w:tcPr>
            <w:tcW w:w="1417" w:type="dxa"/>
          </w:tcPr>
          <w:p>
            <w:pPr>
              <w:jc w:val="center"/>
              <w:rPr>
                <w:rFonts w:ascii="仿宋" w:hAnsi="仿宋" w:eastAsia="仿宋"/>
                <w:color w:val="000000" w:themeColor="text1"/>
                <w:rPrChange w:id="1298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2988" w:author="梁元" w:date="2019-05-14T19:51:36Z">
                  <w:rPr>
                    <w:rFonts w:hint="eastAsia" w:ascii="仿宋" w:hAnsi="仿宋" w:eastAsia="仿宋"/>
                  </w:rPr>
                </w:rPrChange>
                <w14:textFill>
                  <w14:solidFill>
                    <w14:schemeClr w14:val="tx1"/>
                  </w14:solidFill>
                </w14:textFill>
              </w:rPr>
              <w:t>tree</w:t>
            </w:r>
            <w:r>
              <w:rPr>
                <w:rFonts w:ascii="仿宋" w:hAnsi="仿宋" w:eastAsia="仿宋"/>
                <w:color w:val="000000" w:themeColor="text1"/>
                <w:rPrChange w:id="12989" w:author="梁元" w:date="2019-05-14T19:51:36Z">
                  <w:rPr>
                    <w:rFonts w:ascii="仿宋" w:hAnsi="仿宋" w:eastAsia="仿宋"/>
                  </w:rPr>
                </w:rPrChange>
                <w14:textFill>
                  <w14:solidFill>
                    <w14:schemeClr w14:val="tx1"/>
                  </w14:solidFill>
                </w14:textFill>
              </w:rPr>
              <w:t xml:space="preserve"> </w:t>
            </w:r>
            <w:r>
              <w:rPr>
                <w:rFonts w:hint="eastAsia" w:ascii="仿宋" w:hAnsi="仿宋" w:eastAsia="仿宋"/>
                <w:color w:val="000000" w:themeColor="text1"/>
                <w:rPrChange w:id="12990" w:author="梁元" w:date="2019-05-14T19:51:36Z">
                  <w:rPr>
                    <w:rFonts w:hint="eastAsia" w:ascii="仿宋" w:hAnsi="仿宋" w:eastAsia="仿宋"/>
                  </w:rPr>
                </w:rPrChange>
                <w14:textFill>
                  <w14:solidFill>
                    <w14:schemeClr w14:val="tx1"/>
                  </w14:solidFill>
                </w14:textFill>
              </w:rPr>
              <w:t>shaking</w:t>
            </w:r>
          </w:p>
        </w:tc>
        <w:tc>
          <w:tcPr>
            <w:tcW w:w="1465" w:type="dxa"/>
          </w:tcPr>
          <w:p>
            <w:pPr>
              <w:jc w:val="center"/>
              <w:rPr>
                <w:rFonts w:ascii="仿宋" w:hAnsi="仿宋" w:eastAsia="仿宋"/>
                <w:color w:val="000000" w:themeColor="text1"/>
                <w:rPrChange w:id="1299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2992" w:author="梁元" w:date="2019-05-14T19:51:36Z">
                  <w:rPr>
                    <w:rFonts w:hint="eastAsia" w:ascii="仿宋" w:hAnsi="仿宋" w:eastAsia="仿宋"/>
                  </w:rPr>
                </w:rPrChange>
                <w14:textFill>
                  <w14:solidFill>
                    <w14:schemeClr w14:val="tx1"/>
                  </w14:solidFill>
                </w14:textFill>
              </w:rPr>
              <w:t>webpack</w:t>
            </w:r>
          </w:p>
          <w:p>
            <w:pPr>
              <w:jc w:val="center"/>
              <w:rPr>
                <w:rFonts w:ascii="仿宋" w:hAnsi="仿宋" w:eastAsia="仿宋"/>
                <w:color w:val="000000" w:themeColor="text1"/>
                <w:rPrChange w:id="12993" w:author="梁元" w:date="2019-05-14T19:51:36Z">
                  <w:rPr>
                    <w:rFonts w:ascii="仿宋" w:hAnsi="仿宋" w:eastAsia="仿宋"/>
                  </w:rPr>
                </w:rPrChange>
                <w14:textFill>
                  <w14:solidFill>
                    <w14:schemeClr w14:val="tx1"/>
                  </w14:solidFill>
                </w14:textFill>
              </w:rPr>
            </w:pPr>
          </w:p>
        </w:tc>
      </w:tr>
    </w:tbl>
    <w:p>
      <w:pPr>
        <w:pStyle w:val="3"/>
        <w:numPr>
          <w:ilvl w:val="0"/>
          <w:numId w:val="2"/>
        </w:numPr>
        <w:ind w:left="240" w:leftChars="100" w:firstLine="562" w:firstLineChars="200"/>
        <w:rPr>
          <w:rFonts w:ascii="仿宋" w:hAnsi="仿宋" w:eastAsia="仿宋"/>
          <w:color w:val="000000" w:themeColor="text1"/>
          <w:sz w:val="28"/>
          <w:szCs w:val="28"/>
          <w:rPrChange w:id="12995" w:author="梁元" w:date="2019-05-14T19:51:36Z">
            <w:rPr>
              <w:rFonts w:ascii="仿宋" w:hAnsi="仿宋" w:eastAsia="仿宋"/>
              <w:sz w:val="28"/>
              <w:szCs w:val="28"/>
            </w:rPr>
          </w:rPrChange>
          <w14:textFill>
            <w14:solidFill>
              <w14:schemeClr w14:val="tx1"/>
            </w14:solidFill>
          </w14:textFill>
        </w:rPr>
        <w:pPrChange w:id="12994" w:author="冷雪凝" w:date="2019-05-14T12:12:35Z">
          <w:pPr>
            <w:pStyle w:val="3"/>
            <w:numPr>
              <w:ilvl w:val="0"/>
              <w:numId w:val="2"/>
            </w:numPr>
          </w:pPr>
        </w:pPrChange>
      </w:pPr>
      <w:bookmarkStart w:id="326" w:name="_Toc494266841"/>
      <w:bookmarkStart w:id="327" w:name="_Toc3716_WPSOffice_Level2"/>
      <w:bookmarkStart w:id="328" w:name="_Toc12326_WPSOffice_Level1"/>
      <w:r>
        <w:rPr>
          <w:rFonts w:hint="eastAsia" w:ascii="仿宋" w:hAnsi="仿宋" w:eastAsia="仿宋"/>
          <w:color w:val="000000" w:themeColor="text1"/>
          <w:sz w:val="28"/>
          <w:szCs w:val="28"/>
          <w:rPrChange w:id="12996" w:author="梁元" w:date="2019-05-14T19:51:36Z">
            <w:rPr>
              <w:rFonts w:hint="eastAsia" w:ascii="仿宋" w:hAnsi="仿宋" w:eastAsia="仿宋"/>
              <w:sz w:val="28"/>
              <w:szCs w:val="28"/>
            </w:rPr>
          </w:rPrChange>
          <w14:textFill>
            <w14:solidFill>
              <w14:schemeClr w14:val="tx1"/>
            </w14:solidFill>
          </w14:textFill>
        </w:rPr>
        <w:t>通常解法</w:t>
      </w:r>
      <w:bookmarkEnd w:id="326"/>
      <w:bookmarkEnd w:id="327"/>
      <w:bookmarkEnd w:id="328"/>
    </w:p>
    <w:p>
      <w:pPr>
        <w:spacing w:line="360" w:lineRule="auto"/>
        <w:ind w:left="240" w:leftChars="100" w:right="0" w:firstLine="480" w:firstLineChars="200"/>
        <w:rPr>
          <w:color w:val="000000" w:themeColor="text1"/>
          <w:rPrChange w:id="12998" w:author="梁元" w:date="2019-05-14T19:51:36Z">
            <w:rPr/>
          </w:rPrChange>
          <w14:textFill>
            <w14:solidFill>
              <w14:schemeClr w14:val="tx1"/>
            </w14:solidFill>
          </w14:textFill>
        </w:rPr>
        <w:pPrChange w:id="12997" w:author="冷雪凝" w:date="2019-05-14T12:12:35Z">
          <w:pPr>
            <w:spacing w:line="360" w:lineRule="auto"/>
            <w:ind w:right="960"/>
          </w:pPr>
        </w:pPrChange>
      </w:pPr>
      <w:r>
        <w:rPr>
          <w:rFonts w:hint="eastAsia"/>
          <w:color w:val="000000" w:themeColor="text1"/>
          <w:rPrChange w:id="12999" w:author="梁元" w:date="2019-05-14T19:51:36Z">
            <w:rPr>
              <w:rFonts w:hint="eastAsia"/>
            </w:rPr>
          </w:rPrChange>
          <w14:textFill>
            <w14:solidFill>
              <w14:schemeClr w14:val="tx1"/>
            </w14:solidFill>
          </w14:textFill>
        </w:rPr>
        <w:t>SPA开发，所有的文件都通过一个入口引用，通过webpack处理，最终将所有的依赖文件整合到一个文件里面，已达到上线的目的，但是将所有文件合在一起会导致整个包过大，会影响页面首次加载的时间。通常做法是使用webpack的Ug</w:t>
      </w:r>
      <w:r>
        <w:rPr>
          <w:color w:val="000000" w:themeColor="text1"/>
          <w:rPrChange w:id="13000" w:author="梁元" w:date="2019-05-14T19:51:36Z">
            <w:rPr/>
          </w:rPrChange>
          <w14:textFill>
            <w14:solidFill>
              <w14:schemeClr w14:val="tx1"/>
            </w14:solidFill>
          </w14:textFill>
        </w:rPr>
        <w:t>lifyJsPulign</w:t>
      </w:r>
      <w:r>
        <w:rPr>
          <w:rFonts w:hint="eastAsia"/>
          <w:color w:val="000000" w:themeColor="text1"/>
          <w:rPrChange w:id="13001" w:author="梁元" w:date="2019-05-14T19:51:36Z">
            <w:rPr>
              <w:rFonts w:hint="eastAsia"/>
            </w:rPr>
          </w:rPrChange>
          <w14:textFill>
            <w14:solidFill>
              <w14:schemeClr w14:val="tx1"/>
            </w14:solidFill>
          </w14:textFill>
        </w:rPr>
        <w:t>插件对生成的bundle</w:t>
      </w:r>
      <w:r>
        <w:rPr>
          <w:color w:val="000000" w:themeColor="text1"/>
          <w:rPrChange w:id="13002" w:author="梁元" w:date="2019-05-14T19:51:36Z">
            <w:rPr/>
          </w:rPrChange>
          <w14:textFill>
            <w14:solidFill>
              <w14:schemeClr w14:val="tx1"/>
            </w14:solidFill>
          </w14:textFill>
        </w:rPr>
        <w:t>.js</w:t>
      </w:r>
      <w:r>
        <w:rPr>
          <w:rFonts w:hint="eastAsia"/>
          <w:color w:val="000000" w:themeColor="text1"/>
          <w:rPrChange w:id="13003" w:author="梁元" w:date="2019-05-14T19:51:36Z">
            <w:rPr>
              <w:rFonts w:hint="eastAsia"/>
            </w:rPr>
          </w:rPrChange>
          <w14:textFill>
            <w14:solidFill>
              <w14:schemeClr w14:val="tx1"/>
            </w14:solidFill>
          </w14:textFill>
        </w:rPr>
        <w:t>进行压缩，去掉无效的代码和多余的注释，并通过extractTextPlugin将css文件从bundle中解析出来单独引用，来实现先bundle</w:t>
      </w:r>
      <w:r>
        <w:rPr>
          <w:color w:val="000000" w:themeColor="text1"/>
          <w:rPrChange w:id="13004" w:author="梁元" w:date="2019-05-14T19:51:36Z">
            <w:rPr/>
          </w:rPrChange>
          <w14:textFill>
            <w14:solidFill>
              <w14:schemeClr w14:val="tx1"/>
            </w14:solidFill>
          </w14:textFill>
        </w:rPr>
        <w:t xml:space="preserve">.js </w:t>
      </w:r>
      <w:r>
        <w:rPr>
          <w:rFonts w:hint="eastAsia"/>
          <w:color w:val="000000" w:themeColor="text1"/>
          <w:rPrChange w:id="13005" w:author="梁元" w:date="2019-05-14T19:51:36Z">
            <w:rPr>
              <w:rFonts w:hint="eastAsia"/>
            </w:rPr>
          </w:rPrChange>
          <w14:textFill>
            <w14:solidFill>
              <w14:schemeClr w14:val="tx1"/>
            </w14:solidFill>
          </w14:textFill>
        </w:rPr>
        <w:t>文件的缩小。这个能在很大程度上减小bundle，是一个可行的办法。</w:t>
      </w:r>
    </w:p>
    <w:p>
      <w:pPr>
        <w:spacing w:line="360" w:lineRule="auto"/>
        <w:ind w:left="240" w:leftChars="100" w:firstLine="480" w:firstLineChars="200"/>
        <w:rPr>
          <w:color w:val="000000" w:themeColor="text1"/>
          <w:rPrChange w:id="13007" w:author="梁元" w:date="2019-05-14T19:51:36Z">
            <w:rPr/>
          </w:rPrChange>
          <w14:textFill>
            <w14:solidFill>
              <w14:schemeClr w14:val="tx1"/>
            </w14:solidFill>
          </w14:textFill>
        </w:rPr>
        <w:pPrChange w:id="13006" w:author="冷雪凝" w:date="2019-05-14T12:12:35Z">
          <w:pPr>
            <w:spacing w:line="360" w:lineRule="auto"/>
          </w:pPr>
        </w:pPrChange>
      </w:pPr>
    </w:p>
    <w:p>
      <w:pPr>
        <w:pStyle w:val="3"/>
        <w:numPr>
          <w:ilvl w:val="0"/>
          <w:numId w:val="2"/>
        </w:numPr>
        <w:ind w:left="240" w:leftChars="100" w:firstLine="562" w:firstLineChars="200"/>
        <w:rPr>
          <w:rFonts w:ascii="仿宋" w:hAnsi="仿宋" w:eastAsia="仿宋" w:cs="Times New Roman"/>
          <w:color w:val="000000" w:themeColor="text1"/>
          <w:sz w:val="28"/>
          <w:szCs w:val="28"/>
          <w:rPrChange w:id="13009" w:author="梁元" w:date="2019-05-14T19:51:36Z">
            <w:rPr>
              <w:rFonts w:ascii="仿宋" w:hAnsi="仿宋" w:eastAsia="仿宋" w:cs="Times New Roman"/>
              <w:sz w:val="28"/>
              <w:szCs w:val="28"/>
            </w:rPr>
          </w:rPrChange>
          <w14:textFill>
            <w14:solidFill>
              <w14:schemeClr w14:val="tx1"/>
            </w14:solidFill>
          </w14:textFill>
        </w:rPr>
        <w:pPrChange w:id="13008" w:author="冷雪凝" w:date="2019-05-14T12:12:35Z">
          <w:pPr>
            <w:pStyle w:val="3"/>
            <w:numPr>
              <w:ilvl w:val="0"/>
              <w:numId w:val="2"/>
            </w:numPr>
          </w:pPr>
        </w:pPrChange>
      </w:pPr>
      <w:bookmarkStart w:id="329" w:name="_Toc4236_WPSOffice_Level2"/>
      <w:bookmarkStart w:id="330" w:name="_Toc494266842"/>
      <w:bookmarkStart w:id="331" w:name="_Toc14865_WPSOffice_Level1"/>
      <w:r>
        <w:rPr>
          <w:rFonts w:hint="eastAsia" w:ascii="仿宋" w:hAnsi="仿宋" w:eastAsia="仿宋"/>
          <w:color w:val="000000" w:themeColor="text1"/>
          <w:sz w:val="28"/>
          <w:szCs w:val="28"/>
          <w:rPrChange w:id="13010" w:author="梁元" w:date="2019-05-14T19:51:36Z">
            <w:rPr>
              <w:rFonts w:hint="eastAsia" w:ascii="仿宋" w:hAnsi="仿宋" w:eastAsia="仿宋"/>
              <w:sz w:val="28"/>
              <w:szCs w:val="28"/>
            </w:rPr>
          </w:rPrChange>
          <w14:textFill>
            <w14:solidFill>
              <w14:schemeClr w14:val="tx1"/>
            </w14:solidFill>
          </w14:textFill>
        </w:rPr>
        <w:t>通用大牛级解法</w:t>
      </w:r>
      <w:bookmarkEnd w:id="329"/>
      <w:bookmarkEnd w:id="330"/>
      <w:bookmarkEnd w:id="331"/>
    </w:p>
    <w:p>
      <w:pPr>
        <w:pStyle w:val="20"/>
        <w:spacing w:line="360" w:lineRule="auto"/>
        <w:ind w:left="240" w:leftChars="100" w:firstLine="480" w:firstLineChars="200"/>
        <w:rPr>
          <w:rFonts w:asciiTheme="minorHAnsi" w:hAnsiTheme="minorHAnsi" w:eastAsiaTheme="minorEastAsia" w:cstheme="minorBidi"/>
          <w:color w:val="000000" w:themeColor="text1"/>
          <w:sz w:val="24"/>
          <w:rPrChange w:id="13012" w:author="梁元" w:date="2019-05-14T19:51:36Z">
            <w:rPr>
              <w:rFonts w:asciiTheme="minorHAnsi" w:hAnsiTheme="minorHAnsi" w:eastAsiaTheme="minorEastAsia" w:cstheme="minorBidi"/>
              <w:sz w:val="24"/>
            </w:rPr>
          </w:rPrChange>
          <w14:textFill>
            <w14:solidFill>
              <w14:schemeClr w14:val="tx1"/>
            </w14:solidFill>
          </w14:textFill>
        </w:rPr>
        <w:pPrChange w:id="13011" w:author="冷雪凝" w:date="2019-05-14T12:12:35Z">
          <w:pPr>
            <w:pStyle w:val="20"/>
            <w:spacing w:line="360" w:lineRule="auto"/>
            <w:ind w:firstLine="504" w:firstLineChars="210"/>
          </w:pPr>
        </w:pPrChange>
      </w:pPr>
      <w:r>
        <w:rPr>
          <w:rFonts w:hint="eastAsia" w:asciiTheme="minorHAnsi" w:hAnsiTheme="minorHAnsi" w:eastAsiaTheme="minorEastAsia" w:cstheme="minorBidi"/>
          <w:color w:val="000000" w:themeColor="text1"/>
          <w:sz w:val="24"/>
          <w:rPrChange w:id="13013" w:author="梁元" w:date="2019-05-14T19:51:36Z">
            <w:rPr>
              <w:rFonts w:hint="eastAsia" w:asciiTheme="minorHAnsi" w:hAnsiTheme="minorHAnsi" w:eastAsiaTheme="minorEastAsia" w:cstheme="minorBidi"/>
              <w:sz w:val="24"/>
            </w:rPr>
          </w:rPrChange>
          <w14:textFill>
            <w14:solidFill>
              <w14:schemeClr w14:val="tx1"/>
            </w14:solidFill>
          </w14:textFill>
        </w:rPr>
        <w:t>上面的解法可以作为基础，如果想进一步优化bundle.</w:t>
      </w:r>
      <w:r>
        <w:rPr>
          <w:rFonts w:asciiTheme="minorHAnsi" w:hAnsiTheme="minorHAnsi" w:eastAsiaTheme="minorEastAsia" w:cstheme="minorBidi"/>
          <w:color w:val="000000" w:themeColor="text1"/>
          <w:sz w:val="24"/>
          <w:rPrChange w:id="13014" w:author="梁元" w:date="2019-05-14T19:51:36Z">
            <w:rPr>
              <w:rFonts w:asciiTheme="minorHAnsi" w:hAnsiTheme="minorHAnsi" w:eastAsiaTheme="minorEastAsia" w:cstheme="minorBidi"/>
              <w:sz w:val="24"/>
            </w:rPr>
          </w:rPrChange>
          <w14:textFill>
            <w14:solidFill>
              <w14:schemeClr w14:val="tx1"/>
            </w14:solidFill>
          </w14:textFill>
        </w:rPr>
        <w:t>js</w:t>
      </w:r>
      <w:r>
        <w:rPr>
          <w:rFonts w:hint="eastAsia" w:asciiTheme="minorHAnsi" w:hAnsiTheme="minorHAnsi" w:eastAsiaTheme="minorEastAsia" w:cstheme="minorBidi"/>
          <w:color w:val="000000" w:themeColor="text1"/>
          <w:sz w:val="24"/>
          <w:rPrChange w:id="13015" w:author="梁元" w:date="2019-05-14T19:51:36Z">
            <w:rPr>
              <w:rFonts w:hint="eastAsia" w:asciiTheme="minorHAnsi" w:hAnsiTheme="minorHAnsi" w:eastAsiaTheme="minorEastAsia" w:cstheme="minorBidi"/>
              <w:sz w:val="24"/>
            </w:rPr>
          </w:rPrChange>
          <w14:textFill>
            <w14:solidFill>
              <w14:schemeClr w14:val="tx1"/>
            </w14:solidFill>
          </w14:textFill>
        </w:rPr>
        <w:t>，尤其是即使经过压缩和css抽取，文件依然很大的时候，光有上面的操作是不够的。这个时候还可以采取的比较高级的做法是使用ES</w:t>
      </w:r>
      <w:r>
        <w:rPr>
          <w:rFonts w:asciiTheme="minorHAnsi" w:hAnsiTheme="minorHAnsi" w:eastAsiaTheme="minorEastAsia" w:cstheme="minorBidi"/>
          <w:color w:val="000000" w:themeColor="text1"/>
          <w:sz w:val="24"/>
          <w:rPrChange w:id="13016" w:author="梁元" w:date="2019-05-14T19:51:36Z">
            <w:rPr>
              <w:rFonts w:asciiTheme="minorHAnsi" w:hAnsiTheme="minorHAnsi" w:eastAsiaTheme="minorEastAsia" w:cstheme="minorBidi"/>
              <w:sz w:val="24"/>
            </w:rPr>
          </w:rPrChange>
          <w14:textFill>
            <w14:solidFill>
              <w14:schemeClr w14:val="tx1"/>
            </w14:solidFill>
          </w14:textFill>
        </w:rPr>
        <w:t>6</w:t>
      </w:r>
      <w:r>
        <w:rPr>
          <w:rFonts w:hint="eastAsia" w:asciiTheme="minorHAnsi" w:hAnsiTheme="minorHAnsi" w:eastAsiaTheme="minorEastAsia" w:cstheme="minorBidi"/>
          <w:color w:val="000000" w:themeColor="text1"/>
          <w:sz w:val="24"/>
          <w:rPrChange w:id="13017" w:author="梁元" w:date="2019-05-14T19:51:36Z">
            <w:rPr>
              <w:rFonts w:hint="eastAsia" w:asciiTheme="minorHAnsi" w:hAnsiTheme="minorHAnsi" w:eastAsiaTheme="minorEastAsia" w:cstheme="minorBidi"/>
              <w:sz w:val="24"/>
            </w:rPr>
          </w:rPrChange>
          <w14:textFill>
            <w14:solidFill>
              <w14:schemeClr w14:val="tx1"/>
            </w14:solidFill>
          </w14:textFill>
        </w:rPr>
        <w:t>新的语法动态import，结合webpack的代码拆分，实现指定功能模块单独成包，也就是从bundle中再将一部分功能代码抽取出来，在需要用的时候让浏览器去加载，从而减小一开始页面引用文件的大小。</w:t>
      </w:r>
    </w:p>
    <w:p>
      <w:pPr>
        <w:pStyle w:val="20"/>
        <w:spacing w:line="360" w:lineRule="auto"/>
        <w:ind w:left="240" w:leftChars="100" w:firstLine="480" w:firstLineChars="200"/>
        <w:rPr>
          <w:rFonts w:asciiTheme="minorHAnsi" w:hAnsiTheme="minorHAnsi" w:eastAsiaTheme="minorEastAsia" w:cstheme="minorBidi"/>
          <w:color w:val="000000" w:themeColor="text1"/>
          <w:sz w:val="24"/>
          <w:rPrChange w:id="13019" w:author="梁元" w:date="2019-05-14T19:51:36Z">
            <w:rPr>
              <w:rFonts w:asciiTheme="minorHAnsi" w:hAnsiTheme="minorHAnsi" w:eastAsiaTheme="minorEastAsia" w:cstheme="minorBidi"/>
              <w:sz w:val="24"/>
            </w:rPr>
          </w:rPrChange>
          <w14:textFill>
            <w14:solidFill>
              <w14:schemeClr w14:val="tx1"/>
            </w14:solidFill>
          </w14:textFill>
        </w:rPr>
        <w:pPrChange w:id="13018" w:author="冷雪凝" w:date="2019-05-14T12:12:35Z">
          <w:pPr>
            <w:pStyle w:val="20"/>
            <w:spacing w:line="360" w:lineRule="auto"/>
            <w:ind w:firstLine="504" w:firstLineChars="210"/>
          </w:pPr>
        </w:pPrChange>
      </w:pPr>
      <w:r>
        <w:rPr>
          <w:rFonts w:hint="eastAsia" w:asciiTheme="minorHAnsi" w:hAnsiTheme="minorHAnsi" w:eastAsiaTheme="minorEastAsia" w:cstheme="minorBidi"/>
          <w:color w:val="000000" w:themeColor="text1"/>
          <w:sz w:val="24"/>
          <w:rPrChange w:id="13020" w:author="梁元" w:date="2019-05-14T19:51:36Z">
            <w:rPr>
              <w:rFonts w:hint="eastAsia" w:asciiTheme="minorHAnsi" w:hAnsiTheme="minorHAnsi" w:eastAsiaTheme="minorEastAsia" w:cstheme="minorBidi"/>
              <w:sz w:val="24"/>
            </w:rPr>
          </w:rPrChange>
          <w14:textFill>
            <w14:solidFill>
              <w14:schemeClr w14:val="tx1"/>
            </w14:solidFill>
          </w14:textFill>
        </w:rPr>
        <w:t>另外还可以考虑webpack的辅助插件</w:t>
      </w:r>
      <w:r>
        <w:rPr>
          <w:rFonts w:asciiTheme="minorHAnsi" w:hAnsiTheme="minorHAnsi" w:eastAsiaTheme="minorEastAsia" w:cstheme="minorBidi"/>
          <w:color w:val="000000" w:themeColor="text1"/>
          <w:sz w:val="24"/>
          <w:rPrChange w:id="13021" w:author="梁元" w:date="2019-05-14T19:51:36Z">
            <w:rPr>
              <w:rFonts w:asciiTheme="minorHAnsi" w:hAnsiTheme="minorHAnsi" w:eastAsiaTheme="minorEastAsia" w:cstheme="minorBidi"/>
              <w:sz w:val="24"/>
            </w:rPr>
          </w:rPrChange>
          <w14:textFill>
            <w14:solidFill>
              <w14:schemeClr w14:val="tx1"/>
            </w14:solidFill>
          </w14:textFill>
        </w:rPr>
        <w:t>AggressiveSplittingPlugin</w:t>
      </w:r>
      <w:r>
        <w:rPr>
          <w:rFonts w:hint="eastAsia" w:asciiTheme="minorHAnsi" w:hAnsiTheme="minorHAnsi" w:eastAsiaTheme="minorEastAsia" w:cstheme="minorBidi"/>
          <w:color w:val="000000" w:themeColor="text1"/>
          <w:sz w:val="24"/>
          <w:rPrChange w:id="13022" w:author="梁元" w:date="2019-05-14T19:51:36Z">
            <w:rPr>
              <w:rFonts w:hint="eastAsia" w:asciiTheme="minorHAnsi" w:hAnsiTheme="minorHAnsi" w:eastAsiaTheme="minorEastAsia" w:cstheme="minorBidi"/>
              <w:sz w:val="24"/>
            </w:rPr>
          </w:rPrChange>
          <w14:textFill>
            <w14:solidFill>
              <w14:schemeClr w14:val="tx1"/>
            </w14:solidFill>
          </w14:textFill>
        </w:rPr>
        <w:t>，</w:t>
      </w:r>
      <w:r>
        <w:rPr>
          <w:rFonts w:asciiTheme="minorHAnsi" w:hAnsiTheme="minorHAnsi" w:eastAsiaTheme="minorEastAsia" w:cstheme="minorBidi"/>
          <w:color w:val="000000" w:themeColor="text1"/>
          <w:sz w:val="24"/>
          <w:rPrChange w:id="13023" w:author="梁元" w:date="2019-05-14T19:51:36Z">
            <w:rPr>
              <w:rFonts w:asciiTheme="minorHAnsi" w:hAnsiTheme="minorHAnsi" w:eastAsiaTheme="minorEastAsia" w:cstheme="minorBidi"/>
              <w:sz w:val="24"/>
            </w:rPr>
          </w:rPrChange>
          <w14:textFill>
            <w14:solidFill>
              <w14:schemeClr w14:val="tx1"/>
            </w14:solidFill>
          </w14:textFill>
        </w:rPr>
        <w:t>CommonsChunkPlugin</w:t>
      </w:r>
      <w:r>
        <w:rPr>
          <w:rFonts w:hint="eastAsia" w:asciiTheme="minorHAnsi" w:hAnsiTheme="minorHAnsi" w:eastAsiaTheme="minorEastAsia" w:cstheme="minorBidi"/>
          <w:color w:val="000000" w:themeColor="text1"/>
          <w:sz w:val="24"/>
          <w:rPrChange w:id="13024" w:author="梁元" w:date="2019-05-14T19:51:36Z">
            <w:rPr>
              <w:rFonts w:hint="eastAsia" w:asciiTheme="minorHAnsi" w:hAnsiTheme="minorHAnsi" w:eastAsiaTheme="minorEastAsia" w:cstheme="minorBidi"/>
              <w:sz w:val="24"/>
            </w:rPr>
          </w:rPrChange>
          <w14:textFill>
            <w14:solidFill>
              <w14:schemeClr w14:val="tx1"/>
            </w14:solidFill>
          </w14:textFill>
        </w:rPr>
        <w:t>对代码进一步优化处理，以实现最终bundle代码的优化。</w:t>
      </w:r>
    </w:p>
    <w:p>
      <w:pPr>
        <w:pStyle w:val="3"/>
        <w:numPr>
          <w:ilvl w:val="0"/>
          <w:numId w:val="2"/>
        </w:numPr>
        <w:ind w:left="240" w:leftChars="100" w:firstLine="562" w:firstLineChars="200"/>
        <w:rPr>
          <w:rFonts w:ascii="仿宋" w:hAnsi="仿宋" w:eastAsia="仿宋"/>
          <w:color w:val="000000" w:themeColor="text1"/>
          <w:sz w:val="28"/>
          <w:szCs w:val="28"/>
          <w:rPrChange w:id="13026" w:author="梁元" w:date="2019-05-14T19:51:36Z">
            <w:rPr>
              <w:rFonts w:ascii="仿宋" w:hAnsi="仿宋" w:eastAsia="仿宋"/>
              <w:sz w:val="28"/>
              <w:szCs w:val="28"/>
            </w:rPr>
          </w:rPrChange>
          <w14:textFill>
            <w14:solidFill>
              <w14:schemeClr w14:val="tx1"/>
            </w14:solidFill>
          </w14:textFill>
        </w:rPr>
        <w:pPrChange w:id="13025" w:author="冷雪凝" w:date="2019-05-14T12:12:35Z">
          <w:pPr>
            <w:pStyle w:val="3"/>
            <w:numPr>
              <w:ilvl w:val="0"/>
              <w:numId w:val="2"/>
            </w:numPr>
          </w:pPr>
        </w:pPrChange>
      </w:pPr>
      <w:bookmarkStart w:id="332" w:name="_Toc330_WPSOffice_Level2"/>
      <w:bookmarkStart w:id="333" w:name="_Toc494266843"/>
      <w:bookmarkStart w:id="334" w:name="_Toc22471_WPSOffice_Level1"/>
      <w:r>
        <w:rPr>
          <w:rFonts w:hint="eastAsia" w:ascii="仿宋" w:hAnsi="仿宋" w:eastAsia="仿宋"/>
          <w:color w:val="000000" w:themeColor="text1"/>
          <w:sz w:val="28"/>
          <w:szCs w:val="28"/>
          <w:rPrChange w:id="13027" w:author="梁元" w:date="2019-05-14T19:51:36Z">
            <w:rPr>
              <w:rFonts w:hint="eastAsia" w:ascii="仿宋" w:hAnsi="仿宋" w:eastAsia="仿宋"/>
              <w:sz w:val="28"/>
              <w:szCs w:val="28"/>
            </w:rPr>
          </w:rPrChange>
          <w14:textFill>
            <w14:solidFill>
              <w14:schemeClr w14:val="tx1"/>
            </w14:solidFill>
          </w14:textFill>
        </w:rPr>
        <w:t>解法对比及优缺点</w:t>
      </w:r>
      <w:bookmarkEnd w:id="332"/>
      <w:bookmarkEnd w:id="333"/>
      <w:bookmarkEnd w:id="334"/>
    </w:p>
    <w:p>
      <w:pPr>
        <w:pStyle w:val="21"/>
        <w:spacing w:line="360" w:lineRule="auto"/>
        <w:ind w:left="240" w:leftChars="100" w:firstLine="480" w:firstLineChars="200"/>
        <w:rPr>
          <w:color w:val="000000" w:themeColor="text1"/>
          <w:rPrChange w:id="13029" w:author="梁元" w:date="2019-05-14T19:51:36Z">
            <w:rPr/>
          </w:rPrChange>
          <w14:textFill>
            <w14:solidFill>
              <w14:schemeClr w14:val="tx1"/>
            </w14:solidFill>
          </w14:textFill>
        </w:rPr>
        <w:pPrChange w:id="13028" w:author="冷雪凝" w:date="2019-05-14T12:12:35Z">
          <w:pPr>
            <w:pStyle w:val="21"/>
            <w:spacing w:line="360" w:lineRule="auto"/>
            <w:ind w:firstLine="0" w:firstLineChars="0"/>
          </w:pPr>
        </w:pPrChange>
      </w:pPr>
      <w:r>
        <w:rPr>
          <w:rFonts w:hint="eastAsia"/>
          <w:color w:val="000000" w:themeColor="text1"/>
          <w:rPrChange w:id="13030" w:author="梁元" w:date="2019-05-14T19:51:36Z">
            <w:rPr>
              <w:rFonts w:hint="eastAsia"/>
            </w:rPr>
          </w:rPrChange>
          <w14:textFill>
            <w14:solidFill>
              <w14:schemeClr w14:val="tx1"/>
            </w14:solidFill>
          </w14:textFill>
        </w:rPr>
        <w:t>通常解法使用较多，配置也相对简单，只要对webpack有基本的使用经验都可以较快上手，如果出现问题一般百度就能解决。但是大牛解法使用较少，配置偏复杂，考虑问题比较多，不容易把控，需要精通webpack的使用才能得心应手</w:t>
      </w:r>
    </w:p>
    <w:p>
      <w:pPr>
        <w:spacing w:line="360" w:lineRule="auto"/>
        <w:ind w:left="240" w:leftChars="100" w:firstLine="562" w:firstLineChars="200"/>
        <w:rPr>
          <w:color w:val="000000" w:themeColor="text1"/>
          <w:rPrChange w:id="13032" w:author="梁元" w:date="2019-05-14T19:51:36Z">
            <w:rPr/>
          </w:rPrChange>
          <w14:textFill>
            <w14:solidFill>
              <w14:schemeClr w14:val="tx1"/>
            </w14:solidFill>
          </w14:textFill>
        </w:rPr>
        <w:pPrChange w:id="13031" w:author="冷雪凝" w:date="2019-05-14T12:12:35Z">
          <w:pPr>
            <w:spacing w:line="360" w:lineRule="auto"/>
            <w:ind w:firstLine="482" w:firstLineChars="200"/>
          </w:pPr>
        </w:pPrChange>
      </w:pPr>
      <w:r>
        <w:rPr>
          <w:rFonts w:hint="eastAsia"/>
          <w:b/>
          <w:color w:val="000000" w:themeColor="text1"/>
          <w:rPrChange w:id="13033" w:author="梁元" w:date="2019-05-14T19:51:36Z">
            <w:rPr>
              <w:rFonts w:hint="eastAsia"/>
              <w:b/>
            </w:rPr>
          </w:rPrChange>
          <w14:textFill>
            <w14:solidFill>
              <w14:schemeClr w14:val="tx1"/>
            </w14:solidFill>
          </w14:textFill>
        </w:rPr>
        <w:t>综上所述</w:t>
      </w:r>
      <w:r>
        <w:rPr>
          <w:rFonts w:hint="eastAsia"/>
          <w:color w:val="000000" w:themeColor="text1"/>
          <w:rPrChange w:id="13034" w:author="梁元" w:date="2019-05-14T19:51:36Z">
            <w:rPr>
              <w:rFonts w:hint="eastAsia"/>
            </w:rPr>
          </w:rPrChange>
          <w14:textFill>
            <w14:solidFill>
              <w14:schemeClr w14:val="tx1"/>
            </w14:solidFill>
          </w14:textFill>
        </w:rPr>
        <w:t>：SPA包的优化是一个渐进学习和积累的过程，需要平时多总结多练习</w:t>
      </w:r>
    </w:p>
    <w:p>
      <w:pPr>
        <w:pStyle w:val="3"/>
        <w:numPr>
          <w:ilvl w:val="0"/>
          <w:numId w:val="2"/>
        </w:numPr>
        <w:ind w:left="240" w:leftChars="100" w:firstLine="562" w:firstLineChars="200"/>
        <w:rPr>
          <w:rFonts w:ascii="仿宋" w:hAnsi="仿宋" w:eastAsia="仿宋"/>
          <w:color w:val="000000" w:themeColor="text1"/>
          <w:sz w:val="28"/>
          <w:szCs w:val="28"/>
          <w:rPrChange w:id="13036" w:author="梁元" w:date="2019-05-14T19:51:36Z">
            <w:rPr>
              <w:rFonts w:ascii="仿宋" w:hAnsi="仿宋" w:eastAsia="仿宋"/>
              <w:sz w:val="28"/>
              <w:szCs w:val="28"/>
            </w:rPr>
          </w:rPrChange>
          <w14:textFill>
            <w14:solidFill>
              <w14:schemeClr w14:val="tx1"/>
            </w14:solidFill>
          </w14:textFill>
        </w:rPr>
        <w:pPrChange w:id="13035" w:author="冷雪凝" w:date="2019-05-14T12:12:35Z">
          <w:pPr>
            <w:pStyle w:val="3"/>
            <w:numPr>
              <w:ilvl w:val="0"/>
              <w:numId w:val="2"/>
            </w:numPr>
          </w:pPr>
        </w:pPrChange>
      </w:pPr>
      <w:bookmarkStart w:id="335" w:name="_Toc21508_WPSOffice_Level2"/>
      <w:bookmarkStart w:id="336" w:name="_Toc494266844"/>
      <w:bookmarkStart w:id="337" w:name="_Toc7283_WPSOffice_Level1"/>
      <w:r>
        <w:rPr>
          <w:rFonts w:hint="eastAsia" w:ascii="仿宋" w:hAnsi="仿宋" w:eastAsia="仿宋"/>
          <w:color w:val="000000" w:themeColor="text1"/>
          <w:sz w:val="28"/>
          <w:szCs w:val="28"/>
          <w:rPrChange w:id="13037"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335"/>
      <w:bookmarkEnd w:id="336"/>
      <w:bookmarkEnd w:id="337"/>
    </w:p>
    <w:p>
      <w:pPr>
        <w:ind w:left="240" w:leftChars="100" w:firstLine="482" w:firstLineChars="200"/>
        <w:rPr>
          <w:color w:val="000000" w:themeColor="text1"/>
          <w:rPrChange w:id="13039" w:author="梁元" w:date="2019-05-14T19:51:36Z">
            <w:rPr/>
          </w:rPrChange>
          <w14:textFill>
            <w14:solidFill>
              <w14:schemeClr w14:val="tx1"/>
            </w14:solidFill>
          </w14:textFill>
        </w:rPr>
        <w:pPrChange w:id="13038" w:author="冷雪凝" w:date="2019-05-14T12:12:35Z">
          <w:pPr/>
        </w:pPrChange>
      </w:pPr>
      <w:r>
        <w:rPr>
          <w:rFonts w:hint="eastAsia"/>
          <w:b/>
          <w:color w:val="000000" w:themeColor="text1"/>
          <w:rPrChange w:id="13040" w:author="梁元" w:date="2019-05-14T19:51:36Z">
            <w:rPr>
              <w:rFonts w:hint="eastAsia"/>
              <w:b/>
            </w:rPr>
          </w:rPrChange>
          <w14:textFill>
            <w14:solidFill>
              <w14:schemeClr w14:val="tx1"/>
            </w14:solidFill>
          </w14:textFill>
        </w:rPr>
        <w:t>问题</w:t>
      </w:r>
      <w:r>
        <w:rPr>
          <w:rFonts w:hint="eastAsia"/>
          <w:color w:val="000000" w:themeColor="text1"/>
          <w:rPrChange w:id="13041" w:author="梁元" w:date="2019-05-14T19:51:36Z">
            <w:rPr>
              <w:rFonts w:hint="eastAsia"/>
            </w:rPr>
          </w:rPrChange>
          <w14:textFill>
            <w14:solidFill>
              <w14:schemeClr w14:val="tx1"/>
            </w14:solidFill>
          </w14:textFill>
        </w:rPr>
        <w:t>： 如果打包出现问题，一般怎么解决</w:t>
      </w:r>
    </w:p>
    <w:p>
      <w:pPr>
        <w:ind w:left="240" w:leftChars="100" w:firstLine="482" w:firstLineChars="200"/>
        <w:rPr>
          <w:color w:val="000000" w:themeColor="text1"/>
          <w:rPrChange w:id="13043" w:author="梁元" w:date="2019-05-14T19:51:36Z">
            <w:rPr/>
          </w:rPrChange>
          <w14:textFill>
            <w14:solidFill>
              <w14:schemeClr w14:val="tx1"/>
            </w14:solidFill>
          </w14:textFill>
        </w:rPr>
        <w:pPrChange w:id="13042" w:author="冷雪凝" w:date="2019-05-14T12:12:35Z">
          <w:pPr/>
        </w:pPrChange>
      </w:pPr>
      <w:r>
        <w:rPr>
          <w:rFonts w:hint="eastAsia"/>
          <w:b/>
          <w:color w:val="000000" w:themeColor="text1"/>
          <w:rPrChange w:id="13044" w:author="梁元" w:date="2019-05-14T19:51:36Z">
            <w:rPr>
              <w:rFonts w:hint="eastAsia"/>
              <w:b/>
            </w:rPr>
          </w:rPrChange>
          <w14:textFill>
            <w14:solidFill>
              <w14:schemeClr w14:val="tx1"/>
            </w14:solidFill>
          </w14:textFill>
        </w:rPr>
        <w:t>解答</w:t>
      </w:r>
      <w:r>
        <w:rPr>
          <w:rFonts w:hint="eastAsia"/>
          <w:color w:val="000000" w:themeColor="text1"/>
          <w:rPrChange w:id="13045" w:author="梁元" w:date="2019-05-14T19:51:36Z">
            <w:rPr>
              <w:rFonts w:hint="eastAsia"/>
            </w:rPr>
          </w:rPrChange>
          <w14:textFill>
            <w14:solidFill>
              <w14:schemeClr w14:val="tx1"/>
            </w14:solidFill>
          </w14:textFill>
        </w:rPr>
        <w:t>： 1、针对问题查阅webpack文档</w:t>
      </w:r>
    </w:p>
    <w:p>
      <w:pPr>
        <w:ind w:left="240" w:leftChars="100" w:firstLine="480" w:firstLineChars="200"/>
        <w:rPr>
          <w:color w:val="000000" w:themeColor="text1"/>
          <w:rPrChange w:id="13047" w:author="梁元" w:date="2019-05-14T19:51:36Z">
            <w:rPr/>
          </w:rPrChange>
          <w14:textFill>
            <w14:solidFill>
              <w14:schemeClr w14:val="tx1"/>
            </w14:solidFill>
          </w14:textFill>
        </w:rPr>
        <w:pPrChange w:id="13046" w:author="冷雪凝" w:date="2019-05-14T12:12:35Z">
          <w:pPr/>
        </w:pPrChange>
      </w:pPr>
      <w:r>
        <w:rPr>
          <w:rFonts w:hint="eastAsia"/>
          <w:color w:val="000000" w:themeColor="text1"/>
          <w:rPrChange w:id="13048" w:author="梁元" w:date="2019-05-14T19:51:36Z">
            <w:rPr>
              <w:rFonts w:hint="eastAsia"/>
            </w:rPr>
          </w:rPrChange>
          <w14:textFill>
            <w14:solidFill>
              <w14:schemeClr w14:val="tx1"/>
            </w14:solidFill>
          </w14:textFill>
        </w:rPr>
        <w:t xml:space="preserve">       </w:t>
      </w:r>
      <w:bookmarkStart w:id="338" w:name="_Toc9112_WPSOffice_Level2"/>
      <w:bookmarkStart w:id="339" w:name="_Toc12326_WPSOffice_Level2"/>
      <w:r>
        <w:rPr>
          <w:rFonts w:hint="eastAsia"/>
          <w:color w:val="000000" w:themeColor="text1"/>
          <w:rPrChange w:id="13048" w:author="梁元" w:date="2019-05-14T19:51:36Z">
            <w:rPr>
              <w:rFonts w:hint="eastAsia"/>
            </w:rPr>
          </w:rPrChange>
          <w14:textFill>
            <w14:solidFill>
              <w14:schemeClr w14:val="tx1"/>
            </w14:solidFill>
          </w14:textFill>
        </w:rPr>
        <w:t>2、如果很难解决考虑优雅降级，先走通流程</w:t>
      </w:r>
      <w:bookmarkEnd w:id="338"/>
      <w:bookmarkEnd w:id="339"/>
    </w:p>
    <w:p>
      <w:pPr>
        <w:ind w:left="240" w:leftChars="100" w:firstLine="480" w:firstLineChars="200"/>
        <w:rPr>
          <w:color w:val="000000" w:themeColor="text1"/>
          <w:rPrChange w:id="13050" w:author="梁元" w:date="2019-05-14T19:51:36Z">
            <w:rPr/>
          </w:rPrChange>
          <w14:textFill>
            <w14:solidFill>
              <w14:schemeClr w14:val="tx1"/>
            </w14:solidFill>
          </w14:textFill>
        </w:rPr>
        <w:pPrChange w:id="13049" w:author="冷雪凝" w:date="2019-05-14T12:12:35Z">
          <w:pPr/>
        </w:pPrChange>
      </w:pPr>
      <w:r>
        <w:rPr>
          <w:rFonts w:hint="eastAsia"/>
          <w:color w:val="000000" w:themeColor="text1"/>
          <w:rPrChange w:id="13051" w:author="梁元" w:date="2019-05-14T19:51:36Z">
            <w:rPr>
              <w:rFonts w:hint="eastAsia"/>
            </w:rPr>
          </w:rPrChange>
          <w14:textFill>
            <w14:solidFill>
              <w14:schemeClr w14:val="tx1"/>
            </w14:solidFill>
          </w14:textFill>
        </w:rPr>
        <w:t xml:space="preserve">       </w:t>
      </w:r>
    </w:p>
    <w:p>
      <w:pPr>
        <w:pStyle w:val="3"/>
        <w:numPr>
          <w:ilvl w:val="0"/>
          <w:numId w:val="2"/>
        </w:numPr>
        <w:ind w:left="240" w:leftChars="100" w:firstLine="562" w:firstLineChars="200"/>
        <w:rPr>
          <w:rFonts w:ascii="仿宋" w:hAnsi="仿宋" w:eastAsia="仿宋"/>
          <w:color w:val="000000" w:themeColor="text1"/>
          <w:sz w:val="28"/>
          <w:szCs w:val="28"/>
          <w:rPrChange w:id="13053" w:author="梁元" w:date="2019-05-14T19:51:36Z">
            <w:rPr>
              <w:rFonts w:ascii="仿宋" w:hAnsi="仿宋" w:eastAsia="仿宋"/>
              <w:sz w:val="28"/>
              <w:szCs w:val="28"/>
            </w:rPr>
          </w:rPrChange>
          <w14:textFill>
            <w14:solidFill>
              <w14:schemeClr w14:val="tx1"/>
            </w14:solidFill>
          </w14:textFill>
        </w:rPr>
        <w:pPrChange w:id="13052" w:author="冷雪凝" w:date="2019-05-14T12:12:35Z">
          <w:pPr>
            <w:pStyle w:val="3"/>
            <w:numPr>
              <w:ilvl w:val="0"/>
              <w:numId w:val="2"/>
            </w:numPr>
          </w:pPr>
        </w:pPrChange>
      </w:pPr>
      <w:bookmarkStart w:id="340" w:name="_Toc494266845"/>
      <w:bookmarkStart w:id="341" w:name="_Toc4263_WPSOffice_Level2"/>
      <w:bookmarkStart w:id="342" w:name="_Toc17526_WPSOffice_Level1"/>
      <w:r>
        <w:rPr>
          <w:rFonts w:hint="eastAsia" w:ascii="仿宋" w:hAnsi="仿宋" w:eastAsia="仿宋"/>
          <w:color w:val="000000" w:themeColor="text1"/>
          <w:sz w:val="28"/>
          <w:szCs w:val="28"/>
          <w:rPrChange w:id="13054" w:author="梁元" w:date="2019-05-14T19:51:36Z">
            <w:rPr>
              <w:rFonts w:hint="eastAsia" w:ascii="仿宋" w:hAnsi="仿宋" w:eastAsia="仿宋"/>
              <w:sz w:val="28"/>
              <w:szCs w:val="28"/>
            </w:rPr>
          </w:rPrChange>
          <w14:textFill>
            <w14:solidFill>
              <w14:schemeClr w14:val="tx1"/>
            </w14:solidFill>
          </w14:textFill>
        </w:rPr>
        <w:t>项目中体现经验的点</w:t>
      </w:r>
      <w:bookmarkEnd w:id="340"/>
      <w:bookmarkEnd w:id="341"/>
      <w:bookmarkEnd w:id="342"/>
    </w:p>
    <w:p>
      <w:pPr>
        <w:ind w:left="240" w:leftChars="100" w:firstLine="480" w:firstLineChars="200"/>
        <w:rPr>
          <w:color w:val="000000" w:themeColor="text1"/>
          <w:rPrChange w:id="13056" w:author="梁元" w:date="2019-05-14T19:51:36Z">
            <w:rPr/>
          </w:rPrChange>
          <w14:textFill>
            <w14:solidFill>
              <w14:schemeClr w14:val="tx1"/>
            </w14:solidFill>
          </w14:textFill>
        </w:rPr>
        <w:pPrChange w:id="13055" w:author="冷雪凝" w:date="2019-05-14T12:12:35Z">
          <w:pPr/>
        </w:pPrChange>
      </w:pPr>
      <w:r>
        <w:rPr>
          <w:rFonts w:hint="eastAsia"/>
          <w:color w:val="000000" w:themeColor="text1"/>
          <w:rPrChange w:id="13057" w:author="梁元" w:date="2019-05-14T19:51:36Z">
            <w:rPr>
              <w:rFonts w:hint="eastAsia"/>
            </w:rPr>
          </w:rPrChange>
          <w14:textFill>
            <w14:solidFill>
              <w14:schemeClr w14:val="tx1"/>
            </w14:solidFill>
          </w14:textFill>
        </w:rPr>
        <w:t>对通常解决方案了熟于心，对大牛解法也能说出一二来</w:t>
      </w:r>
    </w:p>
    <w:p>
      <w:pPr>
        <w:pStyle w:val="3"/>
        <w:numPr>
          <w:ilvl w:val="0"/>
          <w:numId w:val="2"/>
        </w:numPr>
        <w:ind w:left="240" w:leftChars="100" w:firstLine="562" w:firstLineChars="200"/>
        <w:rPr>
          <w:rFonts w:ascii="仿宋" w:hAnsi="仿宋" w:eastAsia="仿宋"/>
          <w:color w:val="000000" w:themeColor="text1"/>
          <w:sz w:val="28"/>
          <w:szCs w:val="28"/>
          <w:rPrChange w:id="13059" w:author="梁元" w:date="2019-05-14T19:51:36Z">
            <w:rPr>
              <w:rFonts w:ascii="仿宋" w:hAnsi="仿宋" w:eastAsia="仿宋"/>
              <w:sz w:val="28"/>
              <w:szCs w:val="28"/>
            </w:rPr>
          </w:rPrChange>
          <w14:textFill>
            <w14:solidFill>
              <w14:schemeClr w14:val="tx1"/>
            </w14:solidFill>
          </w14:textFill>
        </w:rPr>
        <w:pPrChange w:id="13058" w:author="冷雪凝" w:date="2019-05-14T12:12:35Z">
          <w:pPr>
            <w:pStyle w:val="3"/>
            <w:numPr>
              <w:ilvl w:val="0"/>
              <w:numId w:val="2"/>
            </w:numPr>
          </w:pPr>
        </w:pPrChange>
      </w:pPr>
      <w:bookmarkStart w:id="343" w:name="_Toc4411_WPSOffice_Level2"/>
      <w:bookmarkStart w:id="344" w:name="_Toc494266846"/>
      <w:bookmarkStart w:id="345" w:name="_Toc15364_WPSOffice_Level1"/>
      <w:r>
        <w:rPr>
          <w:rFonts w:hint="eastAsia" w:ascii="仿宋" w:hAnsi="仿宋" w:eastAsia="仿宋"/>
          <w:color w:val="000000" w:themeColor="text1"/>
          <w:sz w:val="28"/>
          <w:szCs w:val="28"/>
          <w:rPrChange w:id="13060" w:author="梁元" w:date="2019-05-14T19:51:36Z">
            <w:rPr>
              <w:rFonts w:hint="eastAsia" w:ascii="仿宋" w:hAnsi="仿宋" w:eastAsia="仿宋"/>
              <w:sz w:val="28"/>
              <w:szCs w:val="28"/>
            </w:rPr>
          </w:rPrChange>
          <w14:textFill>
            <w14:solidFill>
              <w14:schemeClr w14:val="tx1"/>
            </w14:solidFill>
          </w14:textFill>
        </w:rPr>
        <w:t>论坛参考</w:t>
      </w:r>
      <w:bookmarkEnd w:id="343"/>
      <w:bookmarkEnd w:id="344"/>
      <w:bookmarkEnd w:id="345"/>
    </w:p>
    <w:p>
      <w:pPr>
        <w:ind w:left="240" w:leftChars="100" w:firstLine="480" w:firstLineChars="200"/>
        <w:rPr>
          <w:color w:val="000000" w:themeColor="text1"/>
          <w:rPrChange w:id="13062" w:author="梁元" w:date="2019-05-14T19:51:36Z">
            <w:rPr/>
          </w:rPrChange>
          <w14:textFill>
            <w14:solidFill>
              <w14:schemeClr w14:val="tx1"/>
            </w14:solidFill>
          </w14:textFill>
        </w:rPr>
        <w:pPrChange w:id="13061" w:author="冷雪凝" w:date="2019-05-14T12:12:35Z">
          <w:pPr/>
        </w:pPrChange>
      </w:pPr>
      <w:r>
        <w:rPr>
          <w:color w:val="000000" w:themeColor="text1"/>
          <w:rPrChange w:id="13063" w:author="梁元" w:date="2019-05-14T19:51:36Z">
            <w:rPr/>
          </w:rPrChange>
          <w14:textFill>
            <w14:solidFill>
              <w14:schemeClr w14:val="tx1"/>
            </w14:solidFill>
          </w14:textFill>
        </w:rPr>
        <w:t>https://webpack.js.org</w:t>
      </w:r>
    </w:p>
    <w:p>
      <w:pPr>
        <w:widowControl/>
        <w:jc w:val="left"/>
        <w:rPr>
          <w:rFonts w:eastAsiaTheme="minorHAnsi"/>
          <w:color w:val="000000" w:themeColor="text1"/>
          <w14:textFill>
            <w14:solidFill>
              <w14:schemeClr w14:val="tx1"/>
            </w14:solidFill>
          </w14:textFill>
        </w:rPr>
      </w:pPr>
    </w:p>
    <w:p>
      <w:pPr>
        <w:pStyle w:val="2"/>
        <w:numPr>
          <w:ilvl w:val="0"/>
          <w:numId w:val="1"/>
        </w:numPr>
        <w:rPr>
          <w:rFonts w:ascii="仿宋" w:hAnsi="仿宋" w:eastAsia="仿宋"/>
          <w:color w:val="000000" w:themeColor="text1"/>
          <w:sz w:val="28"/>
          <w:szCs w:val="28"/>
          <w:rPrChange w:id="13064" w:author="梁元" w:date="2019-05-14T19:51:36Z">
            <w:rPr>
              <w:rFonts w:ascii="仿宋" w:hAnsi="仿宋" w:eastAsia="仿宋"/>
              <w:sz w:val="28"/>
              <w:szCs w:val="28"/>
            </w:rPr>
          </w:rPrChange>
          <w14:textFill>
            <w14:solidFill>
              <w14:schemeClr w14:val="tx1"/>
            </w14:solidFill>
          </w14:textFill>
        </w:rPr>
      </w:pPr>
      <w:bookmarkStart w:id="346" w:name="_Toc494266847"/>
      <w:bookmarkStart w:id="347" w:name="_Toc3716_WPSOffice_Level1"/>
      <w:bookmarkStart w:id="348" w:name="_Toc494195705"/>
      <w:bookmarkStart w:id="349" w:name="_Toc20872_WPSOffice_Level1"/>
      <w:r>
        <w:rPr>
          <w:rFonts w:hint="eastAsia" w:ascii="仿宋" w:hAnsi="仿宋" w:eastAsia="仿宋"/>
          <w:color w:val="000000" w:themeColor="text1"/>
          <w:sz w:val="28"/>
          <w:szCs w:val="28"/>
          <w:rPrChange w:id="13065" w:author="梁元" w:date="2019-05-14T19:51:36Z">
            <w:rPr>
              <w:rFonts w:hint="eastAsia" w:ascii="仿宋" w:hAnsi="仿宋" w:eastAsia="仿宋"/>
              <w:sz w:val="28"/>
              <w:szCs w:val="28"/>
            </w:rPr>
          </w:rPrChange>
          <w14:textFill>
            <w14:solidFill>
              <w14:schemeClr w14:val="tx1"/>
            </w14:solidFill>
          </w14:textFill>
        </w:rPr>
        <w:t>说说</w:t>
      </w:r>
      <w:r>
        <w:rPr>
          <w:rFonts w:ascii="仿宋" w:hAnsi="仿宋" w:eastAsia="仿宋"/>
          <w:color w:val="000000" w:themeColor="text1"/>
          <w:sz w:val="28"/>
          <w:szCs w:val="28"/>
          <w:rPrChange w:id="13066" w:author="梁元" w:date="2019-05-14T19:51:36Z">
            <w:rPr>
              <w:rFonts w:ascii="仿宋" w:hAnsi="仿宋" w:eastAsia="仿宋"/>
              <w:sz w:val="28"/>
              <w:szCs w:val="28"/>
            </w:rPr>
          </w:rPrChange>
          <w14:textFill>
            <w14:solidFill>
              <w14:schemeClr w14:val="tx1"/>
            </w14:solidFill>
          </w14:textFill>
        </w:rPr>
        <w:t>R</w:t>
      </w:r>
      <w:r>
        <w:rPr>
          <w:rFonts w:hint="eastAsia" w:ascii="仿宋" w:hAnsi="仿宋" w:eastAsia="仿宋"/>
          <w:color w:val="000000" w:themeColor="text1"/>
          <w:sz w:val="28"/>
          <w:szCs w:val="28"/>
          <w:rPrChange w:id="13067" w:author="梁元" w:date="2019-05-14T19:51:36Z">
            <w:rPr>
              <w:rFonts w:hint="eastAsia" w:ascii="仿宋" w:hAnsi="仿宋" w:eastAsia="仿宋"/>
              <w:sz w:val="28"/>
              <w:szCs w:val="28"/>
            </w:rPr>
          </w:rPrChange>
          <w14:textFill>
            <w14:solidFill>
              <w14:schemeClr w14:val="tx1"/>
            </w14:solidFill>
          </w14:textFill>
        </w:rPr>
        <w:t>eact生命周期？</w:t>
      </w:r>
      <w:bookmarkEnd w:id="346"/>
      <w:bookmarkEnd w:id="347"/>
      <w:bookmarkEnd w:id="348"/>
      <w:bookmarkEnd w:id="349"/>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306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069"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1307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071"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1307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073"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1307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075"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1307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077"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3078"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13079" w:author="梁元" w:date="2019-05-14T19:51:36Z">
                  <w:rPr>
                    <w:rFonts w:ascii="仿宋" w:hAnsi="仿宋" w:eastAsia="仿宋"/>
                  </w:rPr>
                </w:rPrChange>
                <w14:textFill>
                  <w14:solidFill>
                    <w14:schemeClr w14:val="tx1"/>
                  </w14:solidFill>
                </w14:textFill>
              </w:rPr>
              <w:t>9</w:t>
            </w:r>
            <w:r>
              <w:rPr>
                <w:rFonts w:hint="eastAsia" w:ascii="仿宋" w:hAnsi="仿宋" w:eastAsia="仿宋"/>
                <w:color w:val="000000" w:themeColor="text1"/>
                <w:rPrChange w:id="13080" w:author="梁元" w:date="2019-05-14T19:51:36Z">
                  <w:rPr>
                    <w:rFonts w:hint="eastAsia" w:ascii="仿宋" w:hAnsi="仿宋" w:eastAsia="仿宋"/>
                  </w:rPr>
                </w:rPrChange>
                <w14:textFill>
                  <w14:solidFill>
                    <w14:schemeClr w14:val="tx1"/>
                  </w14:solidFill>
                </w14:textFill>
              </w:rPr>
              <w:t>0%</w:t>
            </w:r>
          </w:p>
        </w:tc>
        <w:tc>
          <w:tcPr>
            <w:tcW w:w="1559" w:type="dxa"/>
          </w:tcPr>
          <w:p>
            <w:pPr>
              <w:jc w:val="center"/>
              <w:rPr>
                <w:rFonts w:ascii="仿宋" w:hAnsi="仿宋" w:eastAsia="仿宋"/>
                <w:color w:val="000000" w:themeColor="text1"/>
                <w:rPrChange w:id="1308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082" w:author="梁元" w:date="2019-05-14T19:51:36Z">
                  <w:rPr>
                    <w:rFonts w:hint="eastAsia" w:ascii="仿宋" w:hAnsi="仿宋" w:eastAsia="仿宋"/>
                  </w:rPr>
                </w:rPrChange>
                <w14:textFill>
                  <w14:solidFill>
                    <w14:schemeClr w14:val="tx1"/>
                  </w14:solidFill>
                </w14:textFill>
              </w:rPr>
              <w:t>4星</w:t>
            </w:r>
          </w:p>
        </w:tc>
        <w:tc>
          <w:tcPr>
            <w:tcW w:w="1418" w:type="dxa"/>
          </w:tcPr>
          <w:p>
            <w:pPr>
              <w:jc w:val="center"/>
              <w:rPr>
                <w:rFonts w:ascii="仿宋" w:hAnsi="仿宋" w:eastAsia="仿宋"/>
                <w:color w:val="000000" w:themeColor="text1"/>
                <w:rPrChange w:id="1308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084" w:author="梁元" w:date="2019-05-14T19:51:36Z">
                  <w:rPr>
                    <w:rFonts w:hint="eastAsia" w:ascii="仿宋" w:hAnsi="仿宋" w:eastAsia="仿宋"/>
                  </w:rPr>
                </w:rPrChange>
                <w14:textFill>
                  <w14:solidFill>
                    <w14:schemeClr w14:val="tx1"/>
                  </w14:solidFill>
                </w14:textFill>
              </w:rPr>
              <w:t>react</w:t>
            </w:r>
          </w:p>
        </w:tc>
        <w:tc>
          <w:tcPr>
            <w:tcW w:w="1417" w:type="dxa"/>
          </w:tcPr>
          <w:p>
            <w:pPr>
              <w:jc w:val="center"/>
              <w:rPr>
                <w:rFonts w:ascii="仿宋" w:hAnsi="仿宋" w:eastAsia="仿宋"/>
                <w:color w:val="000000" w:themeColor="text1"/>
                <w:rPrChange w:id="1308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086" w:author="梁元" w:date="2019-05-14T19:51:36Z">
                  <w:rPr>
                    <w:rFonts w:hint="eastAsia" w:ascii="仿宋" w:hAnsi="仿宋" w:eastAsia="仿宋"/>
                  </w:rPr>
                </w:rPrChange>
                <w14:textFill>
                  <w14:solidFill>
                    <w14:schemeClr w14:val="tx1"/>
                  </w14:solidFill>
                </w14:textFill>
              </w:rPr>
              <w:t>react核心概念</w:t>
            </w:r>
          </w:p>
        </w:tc>
        <w:tc>
          <w:tcPr>
            <w:tcW w:w="1465" w:type="dxa"/>
          </w:tcPr>
          <w:p>
            <w:pPr>
              <w:jc w:val="center"/>
              <w:rPr>
                <w:rFonts w:ascii="仿宋" w:hAnsi="仿宋" w:eastAsia="仿宋"/>
                <w:color w:val="000000" w:themeColor="text1"/>
                <w:rPrChange w:id="1308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088" w:author="梁元" w:date="2019-05-14T19:51:36Z">
                  <w:rPr>
                    <w:rFonts w:hint="eastAsia" w:ascii="仿宋" w:hAnsi="仿宋" w:eastAsia="仿宋"/>
                  </w:rPr>
                </w:rPrChange>
                <w14:textFill>
                  <w14:solidFill>
                    <w14:schemeClr w14:val="tx1"/>
                  </w14:solidFill>
                </w14:textFill>
              </w:rPr>
              <w:t>组件化</w:t>
            </w:r>
          </w:p>
          <w:p>
            <w:pPr>
              <w:jc w:val="center"/>
              <w:rPr>
                <w:rFonts w:ascii="仿宋" w:hAnsi="仿宋" w:eastAsia="仿宋"/>
                <w:color w:val="000000" w:themeColor="text1"/>
                <w:rPrChange w:id="13089" w:author="梁元" w:date="2019-05-14T19:51:36Z">
                  <w:rPr>
                    <w:rFonts w:ascii="仿宋" w:hAnsi="仿宋" w:eastAsia="仿宋"/>
                  </w:rPr>
                </w:rPrChange>
                <w14:textFill>
                  <w14:solidFill>
                    <w14:schemeClr w14:val="tx1"/>
                  </w14:solidFill>
                </w14:textFill>
              </w:rPr>
            </w:pPr>
          </w:p>
        </w:tc>
      </w:tr>
    </w:tbl>
    <w:p>
      <w:pPr>
        <w:pStyle w:val="3"/>
        <w:numPr>
          <w:ilvl w:val="0"/>
          <w:numId w:val="3"/>
        </w:numPr>
        <w:spacing w:line="240" w:lineRule="auto"/>
        <w:ind w:left="480" w:leftChars="200" w:firstLine="562" w:firstLineChars="200"/>
        <w:rPr>
          <w:rFonts w:ascii="仿宋" w:hAnsi="仿宋" w:eastAsia="仿宋"/>
          <w:color w:val="000000" w:themeColor="text1"/>
          <w:sz w:val="28"/>
          <w:szCs w:val="28"/>
          <w:rPrChange w:id="13091" w:author="梁元" w:date="2019-05-14T19:51:36Z">
            <w:rPr>
              <w:rFonts w:ascii="仿宋" w:hAnsi="仿宋" w:eastAsia="仿宋"/>
              <w:sz w:val="28"/>
              <w:szCs w:val="28"/>
            </w:rPr>
          </w:rPrChange>
          <w14:textFill>
            <w14:solidFill>
              <w14:schemeClr w14:val="tx1"/>
            </w14:solidFill>
          </w14:textFill>
        </w:rPr>
        <w:pPrChange w:id="13090" w:author="冷雪凝" w:date="2019-05-14T12:19:52Z">
          <w:pPr>
            <w:pStyle w:val="3"/>
            <w:numPr>
              <w:ilvl w:val="0"/>
              <w:numId w:val="3"/>
            </w:numPr>
          </w:pPr>
        </w:pPrChange>
      </w:pPr>
      <w:bookmarkStart w:id="350" w:name="_Toc494195706"/>
      <w:bookmarkStart w:id="351" w:name="_Toc11572_WPSOffice_Level2"/>
      <w:bookmarkStart w:id="352" w:name="_Toc494266848"/>
      <w:bookmarkStart w:id="353" w:name="_Toc14865_WPSOffice_Level2"/>
      <w:r>
        <w:rPr>
          <w:rFonts w:hint="eastAsia" w:ascii="仿宋" w:hAnsi="仿宋" w:eastAsia="仿宋"/>
          <w:color w:val="000000" w:themeColor="text1"/>
          <w:sz w:val="28"/>
          <w:szCs w:val="28"/>
          <w:rPrChange w:id="13092" w:author="梁元" w:date="2019-05-14T19:51:36Z">
            <w:rPr>
              <w:rFonts w:hint="eastAsia" w:ascii="仿宋" w:hAnsi="仿宋" w:eastAsia="仿宋"/>
              <w:sz w:val="28"/>
              <w:szCs w:val="28"/>
            </w:rPr>
          </w:rPrChange>
          <w14:textFill>
            <w14:solidFill>
              <w14:schemeClr w14:val="tx1"/>
            </w14:solidFill>
          </w14:textFill>
        </w:rPr>
        <w:t>通常解法</w:t>
      </w:r>
      <w:bookmarkEnd w:id="350"/>
      <w:bookmarkEnd w:id="351"/>
      <w:bookmarkEnd w:id="352"/>
      <w:bookmarkEnd w:id="353"/>
    </w:p>
    <w:p>
      <w:pPr>
        <w:ind w:left="480" w:leftChars="200" w:firstLine="460" w:firstLineChars="200"/>
        <w:rPr>
          <w:rFonts w:ascii="Arial" w:hAnsi="Arial" w:cs="Arial"/>
          <w:color w:val="000000" w:themeColor="text1"/>
          <w:sz w:val="23"/>
          <w:szCs w:val="23"/>
          <w:shd w:val="clear" w:color="auto" w:fill="FFFFFF"/>
          <w:rPrChange w:id="13094" w:author="梁元" w:date="2019-05-14T19:51:36Z">
            <w:rPr>
              <w:rFonts w:ascii="Arial" w:hAnsi="Arial" w:cs="Arial"/>
              <w:color w:val="222222"/>
              <w:sz w:val="23"/>
              <w:szCs w:val="23"/>
              <w:shd w:val="clear" w:color="auto" w:fill="FFFFFF"/>
            </w:rPr>
          </w:rPrChange>
          <w14:textFill>
            <w14:solidFill>
              <w14:schemeClr w14:val="tx1"/>
            </w14:solidFill>
          </w14:textFill>
        </w:rPr>
        <w:pPrChange w:id="13093" w:author="冷雪凝" w:date="2019-05-14T12:19:52Z">
          <w:pPr/>
        </w:pPrChange>
      </w:pPr>
      <w:r>
        <w:rPr>
          <w:rFonts w:ascii="Arial" w:hAnsi="Arial" w:cs="Arial"/>
          <w:color w:val="000000" w:themeColor="text1"/>
          <w:sz w:val="23"/>
          <w:szCs w:val="23"/>
          <w:shd w:val="clear" w:color="auto" w:fill="FFFFFF"/>
          <w:rPrChange w:id="13095" w:author="梁元" w:date="2019-05-14T19:51:36Z">
            <w:rPr>
              <w:rFonts w:ascii="Arial" w:hAnsi="Arial" w:cs="Arial"/>
              <w:color w:val="222222"/>
              <w:sz w:val="23"/>
              <w:szCs w:val="23"/>
              <w:shd w:val="clear" w:color="auto" w:fill="FFFFFF"/>
            </w:rPr>
          </w:rPrChange>
          <w14:textFill>
            <w14:solidFill>
              <w14:schemeClr w14:val="tx1"/>
            </w14:solidFill>
          </w14:textFill>
        </w:rPr>
        <w:t>R</w:t>
      </w:r>
      <w:r>
        <w:rPr>
          <w:rFonts w:hint="eastAsia" w:ascii="Arial" w:hAnsi="Arial" w:cs="Arial"/>
          <w:color w:val="000000" w:themeColor="text1"/>
          <w:sz w:val="23"/>
          <w:szCs w:val="23"/>
          <w:shd w:val="clear" w:color="auto" w:fill="FFFFFF"/>
          <w:rPrChange w:id="13096" w:author="梁元" w:date="2019-05-14T19:51:36Z">
            <w:rPr>
              <w:rFonts w:hint="eastAsia" w:ascii="Arial" w:hAnsi="Arial" w:cs="Arial"/>
              <w:color w:val="222222"/>
              <w:sz w:val="23"/>
              <w:szCs w:val="23"/>
              <w:shd w:val="clear" w:color="auto" w:fill="FFFFFF"/>
            </w:rPr>
          </w:rPrChange>
          <w14:textFill>
            <w14:solidFill>
              <w14:schemeClr w14:val="tx1"/>
            </w14:solidFill>
          </w14:textFill>
        </w:rPr>
        <w:t>eact的生命周期相比于vue要更加有深度，名称叫起来也比较长，不是很容易记忆，尤其是react生命周期的使用，有很多细节可以体现出开发人员对react的理解程度。比如他的周期官方一般指：</w:t>
      </w:r>
    </w:p>
    <w:p>
      <w:pPr>
        <w:ind w:left="480" w:leftChars="200" w:firstLine="460" w:firstLineChars="200"/>
        <w:rPr>
          <w:rFonts w:ascii="Arial" w:hAnsi="Arial" w:cs="Arial"/>
          <w:color w:val="000000" w:themeColor="text1"/>
          <w:sz w:val="23"/>
          <w:szCs w:val="23"/>
          <w:shd w:val="clear" w:color="auto" w:fill="FFFFFF"/>
          <w:rPrChange w:id="13098" w:author="梁元" w:date="2019-05-14T19:51:36Z">
            <w:rPr>
              <w:rFonts w:ascii="Arial" w:hAnsi="Arial" w:cs="Arial"/>
              <w:color w:val="222222"/>
              <w:sz w:val="23"/>
              <w:szCs w:val="23"/>
              <w:shd w:val="clear" w:color="auto" w:fill="FFFFFF"/>
            </w:rPr>
          </w:rPrChange>
          <w14:textFill>
            <w14:solidFill>
              <w14:schemeClr w14:val="tx1"/>
            </w14:solidFill>
          </w14:textFill>
        </w:rPr>
        <w:pPrChange w:id="13097" w:author="冷雪凝" w:date="2019-05-14T12:19:52Z">
          <w:pPr/>
        </w:pPrChange>
      </w:pPr>
      <w:r>
        <w:rPr>
          <w:rFonts w:ascii="Arial" w:hAnsi="Arial" w:cs="Arial"/>
          <w:color w:val="000000" w:themeColor="text1"/>
          <w:sz w:val="23"/>
          <w:szCs w:val="23"/>
          <w:shd w:val="clear" w:color="auto" w:fill="FFFFFF"/>
          <w:rPrChange w:id="13099" w:author="梁元" w:date="2019-05-14T19:51:36Z">
            <w:rPr>
              <w:rFonts w:ascii="Arial" w:hAnsi="Arial" w:cs="Arial"/>
              <w:color w:val="222222"/>
              <w:sz w:val="23"/>
              <w:szCs w:val="23"/>
              <w:shd w:val="clear" w:color="auto" w:fill="FFFFFF"/>
            </w:rPr>
          </w:rPrChange>
          <w14:textFill>
            <w14:solidFill>
              <w14:schemeClr w14:val="tx1"/>
            </w14:solidFill>
          </w14:textFill>
        </w:rPr>
        <w:tab/>
      </w:r>
      <w:r>
        <w:rPr>
          <w:rFonts w:hint="eastAsia" w:ascii="Arial" w:hAnsi="Arial" w:cs="Arial"/>
          <w:color w:val="000000" w:themeColor="text1"/>
          <w:sz w:val="23"/>
          <w:szCs w:val="23"/>
          <w:shd w:val="clear" w:color="auto" w:fill="FFFFFF"/>
          <w:rPrChange w:id="13100" w:author="梁元" w:date="2019-05-14T19:51:36Z">
            <w:rPr>
              <w:rFonts w:hint="eastAsia" w:ascii="Arial" w:hAnsi="Arial" w:cs="Arial"/>
              <w:color w:val="222222"/>
              <w:sz w:val="23"/>
              <w:szCs w:val="23"/>
              <w:shd w:val="clear" w:color="auto" w:fill="FFFFFF"/>
            </w:rPr>
          </w:rPrChange>
          <w14:textFill>
            <w14:solidFill>
              <w14:schemeClr w14:val="tx1"/>
            </w14:solidFill>
          </w14:textFill>
        </w:rPr>
        <w:t>创建期：</w:t>
      </w:r>
    </w:p>
    <w:p>
      <w:pPr>
        <w:pStyle w:val="21"/>
        <w:numPr>
          <w:ilvl w:val="0"/>
          <w:numId w:val="4"/>
        </w:numPr>
        <w:ind w:left="480" w:leftChars="200" w:firstLine="460" w:firstLineChars="200"/>
        <w:rPr>
          <w:rFonts w:ascii="Arial" w:hAnsi="Arial" w:cs="Arial"/>
          <w:color w:val="000000" w:themeColor="text1"/>
          <w:sz w:val="23"/>
          <w:szCs w:val="23"/>
          <w:shd w:val="clear" w:color="auto" w:fill="FFFFFF"/>
          <w:rPrChange w:id="13102" w:author="梁元" w:date="2019-05-14T19:51:36Z">
            <w:rPr>
              <w:rFonts w:ascii="Arial" w:hAnsi="Arial" w:cs="Arial"/>
              <w:color w:val="222222"/>
              <w:sz w:val="23"/>
              <w:szCs w:val="23"/>
              <w:shd w:val="clear" w:color="auto" w:fill="FFFFFF"/>
            </w:rPr>
          </w:rPrChange>
          <w14:textFill>
            <w14:solidFill>
              <w14:schemeClr w14:val="tx1"/>
            </w14:solidFill>
          </w14:textFill>
        </w:rPr>
        <w:pPrChange w:id="13101" w:author="冷雪凝" w:date="2019-05-14T12:19:52Z">
          <w:pPr>
            <w:pStyle w:val="21"/>
            <w:numPr>
              <w:ilvl w:val="0"/>
              <w:numId w:val="4"/>
            </w:numPr>
            <w:ind w:firstLineChars="0"/>
          </w:pPr>
        </w:pPrChange>
      </w:pPr>
      <w:r>
        <w:rPr>
          <w:rFonts w:ascii="Arial" w:hAnsi="Arial" w:cs="Arial"/>
          <w:color w:val="000000" w:themeColor="text1"/>
          <w:sz w:val="23"/>
          <w:szCs w:val="23"/>
          <w:shd w:val="clear" w:color="auto" w:fill="FFFFFF"/>
          <w:rPrChange w:id="13103" w:author="梁元" w:date="2019-05-14T19:51:36Z">
            <w:rPr>
              <w:rFonts w:ascii="Arial" w:hAnsi="Arial" w:cs="Arial"/>
              <w:color w:val="222222"/>
              <w:sz w:val="23"/>
              <w:szCs w:val="23"/>
              <w:shd w:val="clear" w:color="auto" w:fill="FFFFFF"/>
            </w:rPr>
          </w:rPrChange>
          <w14:textFill>
            <w14:solidFill>
              <w14:schemeClr w14:val="tx1"/>
            </w14:solidFill>
          </w14:textFill>
        </w:rPr>
        <w:t xml:space="preserve">componentWillMount </w:t>
      </w:r>
      <w:r>
        <w:rPr>
          <w:rFonts w:hint="eastAsia" w:ascii="Arial" w:hAnsi="Arial" w:cs="Arial"/>
          <w:color w:val="000000" w:themeColor="text1"/>
          <w:sz w:val="23"/>
          <w:szCs w:val="23"/>
          <w:shd w:val="clear" w:color="auto" w:fill="FFFFFF"/>
          <w:rPrChange w:id="13104" w:author="梁元" w:date="2019-05-14T19:51:36Z">
            <w:rPr>
              <w:rFonts w:hint="eastAsia" w:ascii="Arial" w:hAnsi="Arial" w:cs="Arial"/>
              <w:color w:val="222222"/>
              <w:sz w:val="23"/>
              <w:szCs w:val="23"/>
              <w:shd w:val="clear" w:color="auto" w:fill="FFFFFF"/>
            </w:rPr>
          </w:rPrChange>
          <w14:textFill>
            <w14:solidFill>
              <w14:schemeClr w14:val="tx1"/>
            </w14:solidFill>
          </w14:textFill>
        </w:rPr>
        <w:t>组件DOM创建之前</w:t>
      </w:r>
    </w:p>
    <w:p>
      <w:pPr>
        <w:pStyle w:val="21"/>
        <w:numPr>
          <w:ilvl w:val="0"/>
          <w:numId w:val="4"/>
        </w:numPr>
        <w:ind w:left="480" w:leftChars="200" w:firstLine="460" w:firstLineChars="200"/>
        <w:rPr>
          <w:rFonts w:ascii="Arial" w:hAnsi="Arial" w:cs="Arial"/>
          <w:color w:val="000000" w:themeColor="text1"/>
          <w:sz w:val="23"/>
          <w:szCs w:val="23"/>
          <w:shd w:val="clear" w:color="auto" w:fill="FFFFFF"/>
          <w:rPrChange w:id="13106" w:author="梁元" w:date="2019-05-14T19:51:36Z">
            <w:rPr>
              <w:rFonts w:ascii="Arial" w:hAnsi="Arial" w:cs="Arial"/>
              <w:color w:val="222222"/>
              <w:sz w:val="23"/>
              <w:szCs w:val="23"/>
              <w:shd w:val="clear" w:color="auto" w:fill="FFFFFF"/>
            </w:rPr>
          </w:rPrChange>
          <w14:textFill>
            <w14:solidFill>
              <w14:schemeClr w14:val="tx1"/>
            </w14:solidFill>
          </w14:textFill>
        </w:rPr>
        <w:pPrChange w:id="13105" w:author="冷雪凝" w:date="2019-05-14T12:19:52Z">
          <w:pPr>
            <w:pStyle w:val="21"/>
            <w:numPr>
              <w:ilvl w:val="0"/>
              <w:numId w:val="4"/>
            </w:numPr>
            <w:ind w:firstLineChars="0"/>
          </w:pPr>
        </w:pPrChange>
      </w:pPr>
      <w:r>
        <w:rPr>
          <w:rFonts w:hint="eastAsia" w:ascii="Arial" w:hAnsi="Arial" w:cs="Arial"/>
          <w:color w:val="000000" w:themeColor="text1"/>
          <w:sz w:val="23"/>
          <w:szCs w:val="23"/>
          <w:shd w:val="clear" w:color="auto" w:fill="FFFFFF"/>
          <w:rPrChange w:id="13107" w:author="梁元" w:date="2019-05-14T19:51:36Z">
            <w:rPr>
              <w:rFonts w:hint="eastAsia" w:ascii="Arial" w:hAnsi="Arial" w:cs="Arial"/>
              <w:color w:val="222222"/>
              <w:sz w:val="23"/>
              <w:szCs w:val="23"/>
              <w:shd w:val="clear" w:color="auto" w:fill="FFFFFF"/>
            </w:rPr>
          </w:rPrChange>
          <w14:textFill>
            <w14:solidFill>
              <w14:schemeClr w14:val="tx1"/>
            </w14:solidFill>
          </w14:textFill>
        </w:rPr>
        <w:t>c</w:t>
      </w:r>
      <w:r>
        <w:rPr>
          <w:rFonts w:ascii="Arial" w:hAnsi="Arial" w:cs="Arial"/>
          <w:color w:val="000000" w:themeColor="text1"/>
          <w:sz w:val="23"/>
          <w:szCs w:val="23"/>
          <w:shd w:val="clear" w:color="auto" w:fill="FFFFFF"/>
          <w:rPrChange w:id="13108" w:author="梁元" w:date="2019-05-14T19:51:36Z">
            <w:rPr>
              <w:rFonts w:ascii="Arial" w:hAnsi="Arial" w:cs="Arial"/>
              <w:color w:val="222222"/>
              <w:sz w:val="23"/>
              <w:szCs w:val="23"/>
              <w:shd w:val="clear" w:color="auto" w:fill="FFFFFF"/>
            </w:rPr>
          </w:rPrChange>
          <w14:textFill>
            <w14:solidFill>
              <w14:schemeClr w14:val="tx1"/>
            </w14:solidFill>
          </w14:textFill>
        </w:rPr>
        <w:t xml:space="preserve">omponentDidMount </w:t>
      </w:r>
      <w:r>
        <w:rPr>
          <w:rFonts w:hint="eastAsia" w:ascii="Arial" w:hAnsi="Arial" w:cs="Arial"/>
          <w:color w:val="000000" w:themeColor="text1"/>
          <w:sz w:val="23"/>
          <w:szCs w:val="23"/>
          <w:shd w:val="clear" w:color="auto" w:fill="FFFFFF"/>
          <w:rPrChange w:id="13109" w:author="梁元" w:date="2019-05-14T19:51:36Z">
            <w:rPr>
              <w:rFonts w:hint="eastAsia" w:ascii="Arial" w:hAnsi="Arial" w:cs="Arial"/>
              <w:color w:val="222222"/>
              <w:sz w:val="23"/>
              <w:szCs w:val="23"/>
              <w:shd w:val="clear" w:color="auto" w:fill="FFFFFF"/>
            </w:rPr>
          </w:rPrChange>
          <w14:textFill>
            <w14:solidFill>
              <w14:schemeClr w14:val="tx1"/>
            </w14:solidFill>
          </w14:textFill>
        </w:rPr>
        <w:t>组件DOM创建完成</w:t>
      </w:r>
    </w:p>
    <w:p>
      <w:pPr>
        <w:ind w:left="480" w:leftChars="200" w:firstLine="460" w:firstLineChars="200"/>
        <w:rPr>
          <w:rFonts w:ascii="Arial" w:hAnsi="Arial" w:cs="Arial"/>
          <w:color w:val="000000" w:themeColor="text1"/>
          <w:sz w:val="23"/>
          <w:szCs w:val="23"/>
          <w:shd w:val="clear" w:color="auto" w:fill="FFFFFF"/>
          <w:rPrChange w:id="13111" w:author="梁元" w:date="2019-05-14T19:51:36Z">
            <w:rPr>
              <w:rFonts w:ascii="Arial" w:hAnsi="Arial" w:cs="Arial"/>
              <w:color w:val="222222"/>
              <w:sz w:val="23"/>
              <w:szCs w:val="23"/>
              <w:shd w:val="clear" w:color="auto" w:fill="FFFFFF"/>
            </w:rPr>
          </w:rPrChange>
          <w14:textFill>
            <w14:solidFill>
              <w14:schemeClr w14:val="tx1"/>
            </w14:solidFill>
          </w14:textFill>
        </w:rPr>
        <w:pPrChange w:id="13110" w:author="冷雪凝" w:date="2019-05-14T12:19:52Z">
          <w:pPr>
            <w:ind w:left="420"/>
          </w:pPr>
        </w:pPrChange>
      </w:pPr>
      <w:r>
        <w:rPr>
          <w:rFonts w:hint="eastAsia" w:ascii="Arial" w:hAnsi="Arial" w:cs="Arial"/>
          <w:color w:val="000000" w:themeColor="text1"/>
          <w:sz w:val="23"/>
          <w:szCs w:val="23"/>
          <w:shd w:val="clear" w:color="auto" w:fill="FFFFFF"/>
          <w:rPrChange w:id="13112" w:author="梁元" w:date="2019-05-14T19:51:36Z">
            <w:rPr>
              <w:rFonts w:hint="eastAsia" w:ascii="Arial" w:hAnsi="Arial" w:cs="Arial"/>
              <w:color w:val="222222"/>
              <w:sz w:val="23"/>
              <w:szCs w:val="23"/>
              <w:shd w:val="clear" w:color="auto" w:fill="FFFFFF"/>
            </w:rPr>
          </w:rPrChange>
          <w14:textFill>
            <w14:solidFill>
              <w14:schemeClr w14:val="tx1"/>
            </w14:solidFill>
          </w14:textFill>
        </w:rPr>
        <w:t>存在期：</w:t>
      </w:r>
    </w:p>
    <w:p>
      <w:pPr>
        <w:pStyle w:val="21"/>
        <w:numPr>
          <w:ilvl w:val="0"/>
          <w:numId w:val="4"/>
        </w:numPr>
        <w:ind w:left="480" w:leftChars="200" w:firstLine="460" w:firstLineChars="200"/>
        <w:rPr>
          <w:rFonts w:ascii="Arial" w:hAnsi="Arial" w:cs="Arial"/>
          <w:color w:val="000000" w:themeColor="text1"/>
          <w:sz w:val="23"/>
          <w:szCs w:val="23"/>
          <w:shd w:val="clear" w:color="auto" w:fill="FFFFFF"/>
          <w:rPrChange w:id="13114" w:author="梁元" w:date="2019-05-14T19:51:36Z">
            <w:rPr>
              <w:rFonts w:ascii="Arial" w:hAnsi="Arial" w:cs="Arial"/>
              <w:color w:val="222222"/>
              <w:sz w:val="23"/>
              <w:szCs w:val="23"/>
              <w:shd w:val="clear" w:color="auto" w:fill="FFFFFF"/>
            </w:rPr>
          </w:rPrChange>
          <w14:textFill>
            <w14:solidFill>
              <w14:schemeClr w14:val="tx1"/>
            </w14:solidFill>
          </w14:textFill>
        </w:rPr>
        <w:pPrChange w:id="13113" w:author="冷雪凝" w:date="2019-05-14T12:19:52Z">
          <w:pPr>
            <w:pStyle w:val="21"/>
            <w:numPr>
              <w:ilvl w:val="0"/>
              <w:numId w:val="4"/>
            </w:numPr>
            <w:ind w:firstLineChars="0"/>
          </w:pPr>
        </w:pPrChange>
      </w:pPr>
      <w:r>
        <w:rPr>
          <w:rFonts w:hint="eastAsia" w:ascii="Arial" w:hAnsi="Arial" w:cs="Arial"/>
          <w:color w:val="000000" w:themeColor="text1"/>
          <w:sz w:val="23"/>
          <w:szCs w:val="23"/>
          <w:shd w:val="clear" w:color="auto" w:fill="FFFFFF"/>
          <w:rPrChange w:id="13115" w:author="梁元" w:date="2019-05-14T19:51:36Z">
            <w:rPr>
              <w:rFonts w:hint="eastAsia" w:ascii="Arial" w:hAnsi="Arial" w:cs="Arial"/>
              <w:color w:val="222222"/>
              <w:sz w:val="23"/>
              <w:szCs w:val="23"/>
              <w:shd w:val="clear" w:color="auto" w:fill="FFFFFF"/>
            </w:rPr>
          </w:rPrChange>
          <w14:textFill>
            <w14:solidFill>
              <w14:schemeClr w14:val="tx1"/>
            </w14:solidFill>
          </w14:textFill>
        </w:rPr>
        <w:t>c</w:t>
      </w:r>
      <w:r>
        <w:rPr>
          <w:rFonts w:ascii="Arial" w:hAnsi="Arial" w:cs="Arial"/>
          <w:color w:val="000000" w:themeColor="text1"/>
          <w:sz w:val="23"/>
          <w:szCs w:val="23"/>
          <w:shd w:val="clear" w:color="auto" w:fill="FFFFFF"/>
          <w:rPrChange w:id="13116" w:author="梁元" w:date="2019-05-14T19:51:36Z">
            <w:rPr>
              <w:rFonts w:ascii="Arial" w:hAnsi="Arial" w:cs="Arial"/>
              <w:color w:val="222222"/>
              <w:sz w:val="23"/>
              <w:szCs w:val="23"/>
              <w:shd w:val="clear" w:color="auto" w:fill="FFFFFF"/>
            </w:rPr>
          </w:rPrChange>
          <w14:textFill>
            <w14:solidFill>
              <w14:schemeClr w14:val="tx1"/>
            </w14:solidFill>
          </w14:textFill>
        </w:rPr>
        <w:t xml:space="preserve">omponentWillReceiveProps </w:t>
      </w:r>
      <w:r>
        <w:rPr>
          <w:rFonts w:hint="eastAsia" w:ascii="Arial" w:hAnsi="Arial" w:cs="Arial"/>
          <w:color w:val="000000" w:themeColor="text1"/>
          <w:sz w:val="23"/>
          <w:szCs w:val="23"/>
          <w:shd w:val="clear" w:color="auto" w:fill="FFFFFF"/>
          <w:rPrChange w:id="13117" w:author="梁元" w:date="2019-05-14T19:51:36Z">
            <w:rPr>
              <w:rFonts w:hint="eastAsia" w:ascii="Arial" w:hAnsi="Arial" w:cs="Arial"/>
              <w:color w:val="222222"/>
              <w:sz w:val="23"/>
              <w:szCs w:val="23"/>
              <w:shd w:val="clear" w:color="auto" w:fill="FFFFFF"/>
            </w:rPr>
          </w:rPrChange>
          <w14:textFill>
            <w14:solidFill>
              <w14:schemeClr w14:val="tx1"/>
            </w14:solidFill>
          </w14:textFill>
        </w:rPr>
        <w:t>组件接收新props数据之前</w:t>
      </w:r>
    </w:p>
    <w:p>
      <w:pPr>
        <w:pStyle w:val="21"/>
        <w:numPr>
          <w:ilvl w:val="0"/>
          <w:numId w:val="4"/>
        </w:numPr>
        <w:ind w:left="480" w:leftChars="200" w:firstLine="460" w:firstLineChars="200"/>
        <w:rPr>
          <w:rFonts w:ascii="Arial" w:hAnsi="Arial" w:cs="Arial"/>
          <w:color w:val="000000" w:themeColor="text1"/>
          <w:sz w:val="23"/>
          <w:szCs w:val="23"/>
          <w:shd w:val="clear" w:color="auto" w:fill="FFFFFF"/>
          <w:rPrChange w:id="13119" w:author="梁元" w:date="2019-05-14T19:51:36Z">
            <w:rPr>
              <w:rFonts w:ascii="Arial" w:hAnsi="Arial" w:cs="Arial"/>
              <w:color w:val="222222"/>
              <w:sz w:val="23"/>
              <w:szCs w:val="23"/>
              <w:shd w:val="clear" w:color="auto" w:fill="FFFFFF"/>
            </w:rPr>
          </w:rPrChange>
          <w14:textFill>
            <w14:solidFill>
              <w14:schemeClr w14:val="tx1"/>
            </w14:solidFill>
          </w14:textFill>
        </w:rPr>
        <w:pPrChange w:id="13118" w:author="冷雪凝" w:date="2019-05-14T12:19:52Z">
          <w:pPr>
            <w:pStyle w:val="21"/>
            <w:numPr>
              <w:ilvl w:val="0"/>
              <w:numId w:val="4"/>
            </w:numPr>
            <w:ind w:firstLineChars="0"/>
          </w:pPr>
        </w:pPrChange>
      </w:pPr>
      <w:r>
        <w:rPr>
          <w:rFonts w:hint="eastAsia" w:ascii="Arial" w:hAnsi="Arial" w:cs="Arial"/>
          <w:color w:val="000000" w:themeColor="text1"/>
          <w:sz w:val="23"/>
          <w:szCs w:val="23"/>
          <w:shd w:val="clear" w:color="auto" w:fill="FFFFFF"/>
          <w:rPrChange w:id="13120" w:author="梁元" w:date="2019-05-14T19:51:36Z">
            <w:rPr>
              <w:rFonts w:hint="eastAsia" w:ascii="Arial" w:hAnsi="Arial" w:cs="Arial"/>
              <w:color w:val="222222"/>
              <w:sz w:val="23"/>
              <w:szCs w:val="23"/>
              <w:shd w:val="clear" w:color="auto" w:fill="FFFFFF"/>
            </w:rPr>
          </w:rPrChange>
          <w14:textFill>
            <w14:solidFill>
              <w14:schemeClr w14:val="tx1"/>
            </w14:solidFill>
          </w14:textFill>
        </w:rPr>
        <w:t>s</w:t>
      </w:r>
      <w:r>
        <w:rPr>
          <w:rFonts w:ascii="Arial" w:hAnsi="Arial" w:cs="Arial"/>
          <w:color w:val="000000" w:themeColor="text1"/>
          <w:sz w:val="23"/>
          <w:szCs w:val="23"/>
          <w:shd w:val="clear" w:color="auto" w:fill="FFFFFF"/>
          <w:rPrChange w:id="13121" w:author="梁元" w:date="2019-05-14T19:51:36Z">
            <w:rPr>
              <w:rFonts w:ascii="Arial" w:hAnsi="Arial" w:cs="Arial"/>
              <w:color w:val="222222"/>
              <w:sz w:val="23"/>
              <w:szCs w:val="23"/>
              <w:shd w:val="clear" w:color="auto" w:fill="FFFFFF"/>
            </w:rPr>
          </w:rPrChange>
          <w14:textFill>
            <w14:solidFill>
              <w14:schemeClr w14:val="tx1"/>
            </w14:solidFill>
          </w14:textFill>
        </w:rPr>
        <w:t xml:space="preserve">houldComponentUpdate </w:t>
      </w:r>
      <w:r>
        <w:rPr>
          <w:rFonts w:hint="eastAsia" w:ascii="Arial" w:hAnsi="Arial" w:cs="Arial"/>
          <w:color w:val="000000" w:themeColor="text1"/>
          <w:sz w:val="23"/>
          <w:szCs w:val="23"/>
          <w:shd w:val="clear" w:color="auto" w:fill="FFFFFF"/>
          <w:rPrChange w:id="13122" w:author="梁元" w:date="2019-05-14T19:51:36Z">
            <w:rPr>
              <w:rFonts w:hint="eastAsia" w:ascii="Arial" w:hAnsi="Arial" w:cs="Arial"/>
              <w:color w:val="222222"/>
              <w:sz w:val="23"/>
              <w:szCs w:val="23"/>
              <w:shd w:val="clear" w:color="auto" w:fill="FFFFFF"/>
            </w:rPr>
          </w:rPrChange>
          <w14:textFill>
            <w14:solidFill>
              <w14:schemeClr w14:val="tx1"/>
            </w14:solidFill>
          </w14:textFill>
        </w:rPr>
        <w:t>组件是否应该更新</w:t>
      </w:r>
    </w:p>
    <w:p>
      <w:pPr>
        <w:pStyle w:val="21"/>
        <w:numPr>
          <w:ilvl w:val="0"/>
          <w:numId w:val="4"/>
        </w:numPr>
        <w:ind w:left="480" w:leftChars="200" w:firstLine="460" w:firstLineChars="200"/>
        <w:rPr>
          <w:rFonts w:ascii="Arial" w:hAnsi="Arial" w:cs="Arial"/>
          <w:color w:val="000000" w:themeColor="text1"/>
          <w:sz w:val="23"/>
          <w:szCs w:val="23"/>
          <w:shd w:val="clear" w:color="auto" w:fill="FFFFFF"/>
          <w:rPrChange w:id="13124" w:author="梁元" w:date="2019-05-14T19:51:36Z">
            <w:rPr>
              <w:rFonts w:ascii="Arial" w:hAnsi="Arial" w:cs="Arial"/>
              <w:color w:val="222222"/>
              <w:sz w:val="23"/>
              <w:szCs w:val="23"/>
              <w:shd w:val="clear" w:color="auto" w:fill="FFFFFF"/>
            </w:rPr>
          </w:rPrChange>
          <w14:textFill>
            <w14:solidFill>
              <w14:schemeClr w14:val="tx1"/>
            </w14:solidFill>
          </w14:textFill>
        </w:rPr>
        <w:pPrChange w:id="13123" w:author="冷雪凝" w:date="2019-05-14T12:19:52Z">
          <w:pPr>
            <w:pStyle w:val="21"/>
            <w:numPr>
              <w:ilvl w:val="0"/>
              <w:numId w:val="4"/>
            </w:numPr>
            <w:ind w:firstLineChars="0"/>
          </w:pPr>
        </w:pPrChange>
      </w:pPr>
      <w:r>
        <w:rPr>
          <w:rFonts w:hint="eastAsia" w:ascii="Arial" w:hAnsi="Arial" w:cs="Arial"/>
          <w:color w:val="000000" w:themeColor="text1"/>
          <w:sz w:val="23"/>
          <w:szCs w:val="23"/>
          <w:shd w:val="clear" w:color="auto" w:fill="FFFFFF"/>
          <w:rPrChange w:id="13125" w:author="梁元" w:date="2019-05-14T19:51:36Z">
            <w:rPr>
              <w:rFonts w:hint="eastAsia" w:ascii="Arial" w:hAnsi="Arial" w:cs="Arial"/>
              <w:color w:val="222222"/>
              <w:sz w:val="23"/>
              <w:szCs w:val="23"/>
              <w:shd w:val="clear" w:color="auto" w:fill="FFFFFF"/>
            </w:rPr>
          </w:rPrChange>
          <w14:textFill>
            <w14:solidFill>
              <w14:schemeClr w14:val="tx1"/>
            </w14:solidFill>
          </w14:textFill>
        </w:rPr>
        <w:t>c</w:t>
      </w:r>
      <w:r>
        <w:rPr>
          <w:rFonts w:ascii="Arial" w:hAnsi="Arial" w:cs="Arial"/>
          <w:color w:val="000000" w:themeColor="text1"/>
          <w:sz w:val="23"/>
          <w:szCs w:val="23"/>
          <w:shd w:val="clear" w:color="auto" w:fill="FFFFFF"/>
          <w:rPrChange w:id="13126" w:author="梁元" w:date="2019-05-14T19:51:36Z">
            <w:rPr>
              <w:rFonts w:ascii="Arial" w:hAnsi="Arial" w:cs="Arial"/>
              <w:color w:val="222222"/>
              <w:sz w:val="23"/>
              <w:szCs w:val="23"/>
              <w:shd w:val="clear" w:color="auto" w:fill="FFFFFF"/>
            </w:rPr>
          </w:rPrChange>
          <w14:textFill>
            <w14:solidFill>
              <w14:schemeClr w14:val="tx1"/>
            </w14:solidFill>
          </w14:textFill>
        </w:rPr>
        <w:t xml:space="preserve">omponentWillUpdate </w:t>
      </w:r>
      <w:r>
        <w:rPr>
          <w:rFonts w:hint="eastAsia" w:ascii="Arial" w:hAnsi="Arial" w:cs="Arial"/>
          <w:color w:val="000000" w:themeColor="text1"/>
          <w:sz w:val="23"/>
          <w:szCs w:val="23"/>
          <w:shd w:val="clear" w:color="auto" w:fill="FFFFFF"/>
          <w:rPrChange w:id="13127" w:author="梁元" w:date="2019-05-14T19:51:36Z">
            <w:rPr>
              <w:rFonts w:hint="eastAsia" w:ascii="Arial" w:hAnsi="Arial" w:cs="Arial"/>
              <w:color w:val="222222"/>
              <w:sz w:val="23"/>
              <w:szCs w:val="23"/>
              <w:shd w:val="clear" w:color="auto" w:fill="FFFFFF"/>
            </w:rPr>
          </w:rPrChange>
          <w14:textFill>
            <w14:solidFill>
              <w14:schemeClr w14:val="tx1"/>
            </w14:solidFill>
          </w14:textFill>
        </w:rPr>
        <w:t>组件更新之前</w:t>
      </w:r>
    </w:p>
    <w:p>
      <w:pPr>
        <w:pStyle w:val="21"/>
        <w:numPr>
          <w:ilvl w:val="0"/>
          <w:numId w:val="4"/>
        </w:numPr>
        <w:ind w:left="480" w:leftChars="200" w:firstLine="460" w:firstLineChars="200"/>
        <w:rPr>
          <w:rFonts w:ascii="Arial" w:hAnsi="Arial" w:cs="Arial"/>
          <w:color w:val="000000" w:themeColor="text1"/>
          <w:sz w:val="23"/>
          <w:szCs w:val="23"/>
          <w:shd w:val="clear" w:color="auto" w:fill="FFFFFF"/>
          <w:rPrChange w:id="13129" w:author="梁元" w:date="2019-05-14T19:51:36Z">
            <w:rPr>
              <w:rFonts w:ascii="Arial" w:hAnsi="Arial" w:cs="Arial"/>
              <w:color w:val="222222"/>
              <w:sz w:val="23"/>
              <w:szCs w:val="23"/>
              <w:shd w:val="clear" w:color="auto" w:fill="FFFFFF"/>
            </w:rPr>
          </w:rPrChange>
          <w14:textFill>
            <w14:solidFill>
              <w14:schemeClr w14:val="tx1"/>
            </w14:solidFill>
          </w14:textFill>
        </w:rPr>
        <w:pPrChange w:id="13128" w:author="冷雪凝" w:date="2019-05-14T12:19:52Z">
          <w:pPr>
            <w:pStyle w:val="21"/>
            <w:numPr>
              <w:ilvl w:val="0"/>
              <w:numId w:val="4"/>
            </w:numPr>
            <w:ind w:firstLineChars="0"/>
          </w:pPr>
        </w:pPrChange>
      </w:pPr>
      <w:r>
        <w:rPr>
          <w:rFonts w:hint="eastAsia" w:ascii="Arial" w:hAnsi="Arial" w:cs="Arial"/>
          <w:color w:val="000000" w:themeColor="text1"/>
          <w:sz w:val="23"/>
          <w:szCs w:val="23"/>
          <w:shd w:val="clear" w:color="auto" w:fill="FFFFFF"/>
          <w:rPrChange w:id="13130" w:author="梁元" w:date="2019-05-14T19:51:36Z">
            <w:rPr>
              <w:rFonts w:hint="eastAsia" w:ascii="Arial" w:hAnsi="Arial" w:cs="Arial"/>
              <w:color w:val="222222"/>
              <w:sz w:val="23"/>
              <w:szCs w:val="23"/>
              <w:shd w:val="clear" w:color="auto" w:fill="FFFFFF"/>
            </w:rPr>
          </w:rPrChange>
          <w14:textFill>
            <w14:solidFill>
              <w14:schemeClr w14:val="tx1"/>
            </w14:solidFill>
          </w14:textFill>
        </w:rPr>
        <w:t>c</w:t>
      </w:r>
      <w:r>
        <w:rPr>
          <w:rFonts w:ascii="Arial" w:hAnsi="Arial" w:cs="Arial"/>
          <w:color w:val="000000" w:themeColor="text1"/>
          <w:sz w:val="23"/>
          <w:szCs w:val="23"/>
          <w:shd w:val="clear" w:color="auto" w:fill="FFFFFF"/>
          <w:rPrChange w:id="13131" w:author="梁元" w:date="2019-05-14T19:51:36Z">
            <w:rPr>
              <w:rFonts w:ascii="Arial" w:hAnsi="Arial" w:cs="Arial"/>
              <w:color w:val="222222"/>
              <w:sz w:val="23"/>
              <w:szCs w:val="23"/>
              <w:shd w:val="clear" w:color="auto" w:fill="FFFFFF"/>
            </w:rPr>
          </w:rPrChange>
          <w14:textFill>
            <w14:solidFill>
              <w14:schemeClr w14:val="tx1"/>
            </w14:solidFill>
          </w14:textFill>
        </w:rPr>
        <w:t xml:space="preserve">omponentDidUpdate </w:t>
      </w:r>
      <w:r>
        <w:rPr>
          <w:rFonts w:hint="eastAsia" w:ascii="Arial" w:hAnsi="Arial" w:cs="Arial"/>
          <w:color w:val="000000" w:themeColor="text1"/>
          <w:sz w:val="23"/>
          <w:szCs w:val="23"/>
          <w:shd w:val="clear" w:color="auto" w:fill="FFFFFF"/>
          <w:rPrChange w:id="13132" w:author="梁元" w:date="2019-05-14T19:51:36Z">
            <w:rPr>
              <w:rFonts w:hint="eastAsia" w:ascii="Arial" w:hAnsi="Arial" w:cs="Arial"/>
              <w:color w:val="222222"/>
              <w:sz w:val="23"/>
              <w:szCs w:val="23"/>
              <w:shd w:val="clear" w:color="auto" w:fill="FFFFFF"/>
            </w:rPr>
          </w:rPrChange>
          <w14:textFill>
            <w14:solidFill>
              <w14:schemeClr w14:val="tx1"/>
            </w14:solidFill>
          </w14:textFill>
        </w:rPr>
        <w:t>组件更新之后</w:t>
      </w:r>
    </w:p>
    <w:p>
      <w:pPr>
        <w:ind w:left="480" w:leftChars="200" w:firstLine="460" w:firstLineChars="200"/>
        <w:rPr>
          <w:rFonts w:ascii="Arial" w:hAnsi="Arial" w:cs="Arial"/>
          <w:color w:val="000000" w:themeColor="text1"/>
          <w:sz w:val="23"/>
          <w:szCs w:val="23"/>
          <w:shd w:val="clear" w:color="auto" w:fill="FFFFFF"/>
          <w:rPrChange w:id="13134" w:author="梁元" w:date="2019-05-14T19:51:36Z">
            <w:rPr>
              <w:rFonts w:ascii="Arial" w:hAnsi="Arial" w:cs="Arial"/>
              <w:color w:val="222222"/>
              <w:sz w:val="23"/>
              <w:szCs w:val="23"/>
              <w:shd w:val="clear" w:color="auto" w:fill="FFFFFF"/>
            </w:rPr>
          </w:rPrChange>
          <w14:textFill>
            <w14:solidFill>
              <w14:schemeClr w14:val="tx1"/>
            </w14:solidFill>
          </w14:textFill>
        </w:rPr>
        <w:pPrChange w:id="13133" w:author="冷雪凝" w:date="2019-05-14T12:19:52Z">
          <w:pPr>
            <w:ind w:left="420"/>
          </w:pPr>
        </w:pPrChange>
      </w:pPr>
      <w:r>
        <w:rPr>
          <w:rFonts w:hint="eastAsia" w:ascii="Arial" w:hAnsi="Arial" w:cs="Arial"/>
          <w:color w:val="000000" w:themeColor="text1"/>
          <w:sz w:val="23"/>
          <w:szCs w:val="23"/>
          <w:shd w:val="clear" w:color="auto" w:fill="FFFFFF"/>
          <w:rPrChange w:id="13135" w:author="梁元" w:date="2019-05-14T19:51:36Z">
            <w:rPr>
              <w:rFonts w:hint="eastAsia" w:ascii="Arial" w:hAnsi="Arial" w:cs="Arial"/>
              <w:color w:val="222222"/>
              <w:sz w:val="23"/>
              <w:szCs w:val="23"/>
              <w:shd w:val="clear" w:color="auto" w:fill="FFFFFF"/>
            </w:rPr>
          </w:rPrChange>
          <w14:textFill>
            <w14:solidFill>
              <w14:schemeClr w14:val="tx1"/>
            </w14:solidFill>
          </w14:textFill>
        </w:rPr>
        <w:t>销毁期：</w:t>
      </w:r>
    </w:p>
    <w:p>
      <w:pPr>
        <w:pStyle w:val="21"/>
        <w:numPr>
          <w:ilvl w:val="0"/>
          <w:numId w:val="4"/>
        </w:numPr>
        <w:ind w:left="480" w:leftChars="200" w:firstLine="460" w:firstLineChars="200"/>
        <w:rPr>
          <w:rFonts w:ascii="Arial" w:hAnsi="Arial" w:cs="Arial"/>
          <w:color w:val="000000" w:themeColor="text1"/>
          <w:sz w:val="23"/>
          <w:szCs w:val="23"/>
          <w:shd w:val="clear" w:color="auto" w:fill="FFFFFF"/>
          <w:rPrChange w:id="13137" w:author="梁元" w:date="2019-05-14T19:51:36Z">
            <w:rPr>
              <w:rFonts w:ascii="Arial" w:hAnsi="Arial" w:cs="Arial"/>
              <w:color w:val="222222"/>
              <w:sz w:val="23"/>
              <w:szCs w:val="23"/>
              <w:shd w:val="clear" w:color="auto" w:fill="FFFFFF"/>
            </w:rPr>
          </w:rPrChange>
          <w14:textFill>
            <w14:solidFill>
              <w14:schemeClr w14:val="tx1"/>
            </w14:solidFill>
          </w14:textFill>
        </w:rPr>
        <w:pPrChange w:id="13136" w:author="冷雪凝" w:date="2019-05-14T12:19:52Z">
          <w:pPr>
            <w:pStyle w:val="21"/>
            <w:numPr>
              <w:ilvl w:val="0"/>
              <w:numId w:val="4"/>
            </w:numPr>
            <w:ind w:firstLineChars="0"/>
          </w:pPr>
        </w:pPrChange>
      </w:pPr>
      <w:r>
        <w:rPr>
          <w:rFonts w:hint="eastAsia" w:ascii="Arial" w:hAnsi="Arial" w:cs="Arial"/>
          <w:color w:val="000000" w:themeColor="text1"/>
          <w:sz w:val="23"/>
          <w:szCs w:val="23"/>
          <w:shd w:val="clear" w:color="auto" w:fill="FFFFFF"/>
          <w:rPrChange w:id="13138" w:author="梁元" w:date="2019-05-14T19:51:36Z">
            <w:rPr>
              <w:rFonts w:hint="eastAsia" w:ascii="Arial" w:hAnsi="Arial" w:cs="Arial"/>
              <w:color w:val="222222"/>
              <w:sz w:val="23"/>
              <w:szCs w:val="23"/>
              <w:shd w:val="clear" w:color="auto" w:fill="FFFFFF"/>
            </w:rPr>
          </w:rPrChange>
          <w14:textFill>
            <w14:solidFill>
              <w14:schemeClr w14:val="tx1"/>
            </w14:solidFill>
          </w14:textFill>
        </w:rPr>
        <w:t>c</w:t>
      </w:r>
      <w:r>
        <w:rPr>
          <w:rFonts w:ascii="Arial" w:hAnsi="Arial" w:cs="Arial"/>
          <w:color w:val="000000" w:themeColor="text1"/>
          <w:sz w:val="23"/>
          <w:szCs w:val="23"/>
          <w:shd w:val="clear" w:color="auto" w:fill="FFFFFF"/>
          <w:rPrChange w:id="13139" w:author="梁元" w:date="2019-05-14T19:51:36Z">
            <w:rPr>
              <w:rFonts w:ascii="Arial" w:hAnsi="Arial" w:cs="Arial"/>
              <w:color w:val="222222"/>
              <w:sz w:val="23"/>
              <w:szCs w:val="23"/>
              <w:shd w:val="clear" w:color="auto" w:fill="FFFFFF"/>
            </w:rPr>
          </w:rPrChange>
          <w14:textFill>
            <w14:solidFill>
              <w14:schemeClr w14:val="tx1"/>
            </w14:solidFill>
          </w14:textFill>
        </w:rPr>
        <w:t xml:space="preserve">omponentWillUnmount </w:t>
      </w:r>
      <w:r>
        <w:rPr>
          <w:rFonts w:hint="eastAsia" w:ascii="Arial" w:hAnsi="Arial" w:cs="Arial"/>
          <w:color w:val="000000" w:themeColor="text1"/>
          <w:sz w:val="23"/>
          <w:szCs w:val="23"/>
          <w:shd w:val="clear" w:color="auto" w:fill="FFFFFF"/>
          <w:rPrChange w:id="13140" w:author="梁元" w:date="2019-05-14T19:51:36Z">
            <w:rPr>
              <w:rFonts w:hint="eastAsia" w:ascii="Arial" w:hAnsi="Arial" w:cs="Arial"/>
              <w:color w:val="222222"/>
              <w:sz w:val="23"/>
              <w:szCs w:val="23"/>
              <w:shd w:val="clear" w:color="auto" w:fill="FFFFFF"/>
            </w:rPr>
          </w:rPrChange>
          <w14:textFill>
            <w14:solidFill>
              <w14:schemeClr w14:val="tx1"/>
            </w14:solidFill>
          </w14:textFill>
        </w:rPr>
        <w:t>组件即将销毁</w:t>
      </w:r>
    </w:p>
    <w:p>
      <w:pPr>
        <w:pStyle w:val="3"/>
        <w:numPr>
          <w:ilvl w:val="0"/>
          <w:numId w:val="3"/>
        </w:numPr>
        <w:spacing w:line="240" w:lineRule="auto"/>
        <w:ind w:left="480" w:leftChars="200" w:firstLine="562" w:firstLineChars="200"/>
        <w:rPr>
          <w:rFonts w:ascii="仿宋" w:hAnsi="仿宋" w:eastAsia="仿宋"/>
          <w:color w:val="000000" w:themeColor="text1"/>
          <w:sz w:val="28"/>
          <w:szCs w:val="28"/>
          <w:rPrChange w:id="13142" w:author="梁元" w:date="2019-05-14T19:51:36Z">
            <w:rPr>
              <w:rFonts w:ascii="仿宋" w:hAnsi="仿宋" w:eastAsia="仿宋"/>
              <w:sz w:val="28"/>
              <w:szCs w:val="28"/>
            </w:rPr>
          </w:rPrChange>
          <w14:textFill>
            <w14:solidFill>
              <w14:schemeClr w14:val="tx1"/>
            </w14:solidFill>
          </w14:textFill>
        </w:rPr>
        <w:pPrChange w:id="13141" w:author="冷雪凝" w:date="2019-05-14T12:19:52Z">
          <w:pPr>
            <w:pStyle w:val="3"/>
            <w:numPr>
              <w:ilvl w:val="0"/>
              <w:numId w:val="3"/>
            </w:numPr>
          </w:pPr>
        </w:pPrChange>
      </w:pPr>
      <w:bookmarkStart w:id="354" w:name="_Toc494195707"/>
      <w:bookmarkStart w:id="355" w:name="_Toc31900_WPSOffice_Level2"/>
      <w:bookmarkStart w:id="356" w:name="_Toc494266849"/>
      <w:bookmarkStart w:id="357" w:name="_Toc22471_WPSOffice_Level2"/>
      <w:r>
        <w:rPr>
          <w:rFonts w:hint="eastAsia" w:ascii="仿宋" w:hAnsi="仿宋" w:eastAsia="仿宋"/>
          <w:color w:val="000000" w:themeColor="text1"/>
          <w:sz w:val="28"/>
          <w:szCs w:val="28"/>
          <w:rPrChange w:id="13143" w:author="梁元" w:date="2019-05-14T19:51:36Z">
            <w:rPr>
              <w:rFonts w:hint="eastAsia" w:ascii="仿宋" w:hAnsi="仿宋" w:eastAsia="仿宋"/>
              <w:sz w:val="28"/>
              <w:szCs w:val="28"/>
            </w:rPr>
          </w:rPrChange>
          <w14:textFill>
            <w14:solidFill>
              <w14:schemeClr w14:val="tx1"/>
            </w14:solidFill>
          </w14:textFill>
        </w:rPr>
        <w:t>通用大牛级解法</w:t>
      </w:r>
      <w:bookmarkEnd w:id="354"/>
      <w:bookmarkEnd w:id="355"/>
      <w:bookmarkEnd w:id="356"/>
      <w:bookmarkEnd w:id="357"/>
    </w:p>
    <w:p>
      <w:pPr>
        <w:widowControl/>
        <w:shd w:val="clear" w:color="auto" w:fill="FFFFFF"/>
        <w:spacing w:before="100" w:beforeAutospacing="1" w:after="100" w:afterAutospacing="1"/>
        <w:ind w:left="480" w:leftChars="200" w:firstLine="480" w:firstLineChars="200"/>
        <w:jc w:val="left"/>
        <w:rPr>
          <w:color w:val="000000" w:themeColor="text1"/>
          <w:rPrChange w:id="13145" w:author="梁元" w:date="2019-05-14T19:51:36Z">
            <w:rPr/>
          </w:rPrChange>
          <w14:textFill>
            <w14:solidFill>
              <w14:schemeClr w14:val="tx1"/>
            </w14:solidFill>
          </w14:textFill>
        </w:rPr>
        <w:pPrChange w:id="13144" w:author="冷雪凝" w:date="2019-05-14T12:19:52Z">
          <w:pPr>
            <w:widowControl/>
            <w:shd w:val="clear" w:color="auto" w:fill="FFFFFF"/>
            <w:spacing w:before="100" w:beforeAutospacing="1" w:after="100" w:afterAutospacing="1"/>
            <w:jc w:val="left"/>
          </w:pPr>
        </w:pPrChange>
      </w:pPr>
      <w:r>
        <w:rPr>
          <w:rFonts w:hint="eastAsia"/>
          <w:color w:val="000000" w:themeColor="text1"/>
          <w:rPrChange w:id="13146" w:author="梁元" w:date="2019-05-14T19:51:36Z">
            <w:rPr>
              <w:rFonts w:hint="eastAsia"/>
            </w:rPr>
          </w:rPrChange>
          <w14:textFill>
            <w14:solidFill>
              <w14:schemeClr w14:val="tx1"/>
            </w14:solidFill>
          </w14:textFill>
        </w:rPr>
        <w:t>在上面的基础加上：</w:t>
      </w:r>
    </w:p>
    <w:p>
      <w:pPr>
        <w:widowControl/>
        <w:shd w:val="clear" w:color="auto" w:fill="FFFFFF"/>
        <w:spacing w:before="100" w:beforeAutospacing="1" w:after="100" w:afterAutospacing="1"/>
        <w:ind w:left="480" w:leftChars="200" w:firstLine="480" w:firstLineChars="200"/>
        <w:jc w:val="left"/>
        <w:rPr>
          <w:color w:val="000000" w:themeColor="text1"/>
          <w:rPrChange w:id="13148" w:author="梁元" w:date="2019-05-14T19:51:36Z">
            <w:rPr/>
          </w:rPrChange>
          <w14:textFill>
            <w14:solidFill>
              <w14:schemeClr w14:val="tx1"/>
            </w14:solidFill>
          </w14:textFill>
        </w:rPr>
        <w:pPrChange w:id="13147" w:author="冷雪凝" w:date="2019-05-14T12:19:52Z">
          <w:pPr>
            <w:widowControl/>
            <w:shd w:val="clear" w:color="auto" w:fill="FFFFFF"/>
            <w:spacing w:before="100" w:beforeAutospacing="1" w:after="100" w:afterAutospacing="1"/>
            <w:jc w:val="left"/>
          </w:pPr>
        </w:pPrChange>
      </w:pPr>
      <w:r>
        <w:rPr>
          <w:color w:val="000000" w:themeColor="text1"/>
          <w:rPrChange w:id="13149" w:author="梁元" w:date="2019-05-14T19:51:36Z">
            <w:rPr/>
          </w:rPrChange>
          <w14:textFill>
            <w14:solidFill>
              <w14:schemeClr w14:val="tx1"/>
            </w14:solidFill>
          </w14:textFill>
        </w:rPr>
        <w:tab/>
      </w:r>
      <w:r>
        <w:rPr>
          <w:rFonts w:hint="eastAsia"/>
          <w:color w:val="000000" w:themeColor="text1"/>
          <w:rPrChange w:id="13150" w:author="梁元" w:date="2019-05-14T19:51:36Z">
            <w:rPr>
              <w:rFonts w:hint="eastAsia"/>
            </w:rPr>
          </w:rPrChange>
          <w14:textFill>
            <w14:solidFill>
              <w14:schemeClr w14:val="tx1"/>
            </w14:solidFill>
          </w14:textFill>
        </w:rPr>
        <w:t>constructor</w:t>
      </w:r>
      <w:r>
        <w:rPr>
          <w:color w:val="000000" w:themeColor="text1"/>
          <w:rPrChange w:id="13151" w:author="梁元" w:date="2019-05-14T19:51:36Z">
            <w:rPr/>
          </w:rPrChange>
          <w14:textFill>
            <w14:solidFill>
              <w14:schemeClr w14:val="tx1"/>
            </w14:solidFill>
          </w14:textFill>
        </w:rPr>
        <w:t xml:space="preserve"> </w:t>
      </w:r>
      <w:r>
        <w:rPr>
          <w:rFonts w:hint="eastAsia"/>
          <w:color w:val="000000" w:themeColor="text1"/>
          <w:rPrChange w:id="13152" w:author="梁元" w:date="2019-05-14T19:51:36Z">
            <w:rPr>
              <w:rFonts w:hint="eastAsia"/>
            </w:rPr>
          </w:rPrChange>
          <w14:textFill>
            <w14:solidFill>
              <w14:schemeClr w14:val="tx1"/>
            </w14:solidFill>
          </w14:textFill>
        </w:rPr>
        <w:t>初始化阶段</w:t>
      </w:r>
    </w:p>
    <w:p>
      <w:pPr>
        <w:widowControl/>
        <w:shd w:val="clear" w:color="auto" w:fill="FFFFFF"/>
        <w:spacing w:before="100" w:beforeAutospacing="1" w:after="100" w:afterAutospacing="1"/>
        <w:ind w:left="480" w:leftChars="200" w:firstLine="480" w:firstLineChars="200"/>
        <w:jc w:val="left"/>
        <w:rPr>
          <w:color w:val="000000" w:themeColor="text1"/>
          <w:rPrChange w:id="13154" w:author="梁元" w:date="2019-05-14T19:51:36Z">
            <w:rPr/>
          </w:rPrChange>
          <w14:textFill>
            <w14:solidFill>
              <w14:schemeClr w14:val="tx1"/>
            </w14:solidFill>
          </w14:textFill>
        </w:rPr>
        <w:pPrChange w:id="13153" w:author="冷雪凝" w:date="2019-05-14T12:19:52Z">
          <w:pPr>
            <w:widowControl/>
            <w:shd w:val="clear" w:color="auto" w:fill="FFFFFF"/>
            <w:spacing w:before="100" w:beforeAutospacing="1" w:after="100" w:afterAutospacing="1"/>
            <w:jc w:val="left"/>
          </w:pPr>
        </w:pPrChange>
      </w:pPr>
      <w:r>
        <w:rPr>
          <w:color w:val="000000" w:themeColor="text1"/>
          <w:rPrChange w:id="13155" w:author="梁元" w:date="2019-05-14T19:51:36Z">
            <w:rPr/>
          </w:rPrChange>
          <w14:textFill>
            <w14:solidFill>
              <w14:schemeClr w14:val="tx1"/>
            </w14:solidFill>
          </w14:textFill>
        </w:rPr>
        <w:tab/>
      </w:r>
      <w:r>
        <w:rPr>
          <w:rFonts w:hint="eastAsia"/>
          <w:color w:val="000000" w:themeColor="text1"/>
          <w:rPrChange w:id="13156" w:author="梁元" w:date="2019-05-14T19:51:36Z">
            <w:rPr>
              <w:rFonts w:hint="eastAsia"/>
            </w:rPr>
          </w:rPrChange>
          <w14:textFill>
            <w14:solidFill>
              <w14:schemeClr w14:val="tx1"/>
            </w14:solidFill>
          </w14:textFill>
        </w:rPr>
        <w:t>render</w:t>
      </w:r>
      <w:r>
        <w:rPr>
          <w:color w:val="000000" w:themeColor="text1"/>
          <w:rPrChange w:id="13157" w:author="梁元" w:date="2019-05-14T19:51:36Z">
            <w:rPr/>
          </w:rPrChange>
          <w14:textFill>
            <w14:solidFill>
              <w14:schemeClr w14:val="tx1"/>
            </w14:solidFill>
          </w14:textFill>
        </w:rPr>
        <w:t xml:space="preserve"> </w:t>
      </w:r>
      <w:r>
        <w:rPr>
          <w:rFonts w:hint="eastAsia"/>
          <w:color w:val="000000" w:themeColor="text1"/>
          <w:rPrChange w:id="13158" w:author="梁元" w:date="2019-05-14T19:51:36Z">
            <w:rPr>
              <w:rFonts w:hint="eastAsia"/>
            </w:rPr>
          </w:rPrChange>
          <w14:textFill>
            <w14:solidFill>
              <w14:schemeClr w14:val="tx1"/>
            </w14:solidFill>
          </w14:textFill>
        </w:rPr>
        <w:t>渲染阶段</w:t>
      </w:r>
    </w:p>
    <w:p>
      <w:pPr>
        <w:widowControl/>
        <w:shd w:val="clear" w:color="auto" w:fill="FFFFFF"/>
        <w:spacing w:before="100" w:beforeAutospacing="1" w:after="100" w:afterAutospacing="1"/>
        <w:ind w:left="480" w:leftChars="200" w:firstLine="480" w:firstLineChars="200"/>
        <w:jc w:val="left"/>
        <w:rPr>
          <w:color w:val="000000" w:themeColor="text1"/>
          <w:rPrChange w:id="13160" w:author="梁元" w:date="2019-05-14T19:51:36Z">
            <w:rPr/>
          </w:rPrChange>
          <w14:textFill>
            <w14:solidFill>
              <w14:schemeClr w14:val="tx1"/>
            </w14:solidFill>
          </w14:textFill>
        </w:rPr>
        <w:pPrChange w:id="13159" w:author="冷雪凝" w:date="2019-05-14T12:19:52Z">
          <w:pPr>
            <w:widowControl/>
            <w:shd w:val="clear" w:color="auto" w:fill="FFFFFF"/>
            <w:spacing w:before="100" w:beforeAutospacing="1" w:after="100" w:afterAutospacing="1"/>
            <w:jc w:val="left"/>
          </w:pPr>
        </w:pPrChange>
      </w:pPr>
      <w:r>
        <w:rPr>
          <w:rFonts w:hint="eastAsia"/>
          <w:color w:val="000000" w:themeColor="text1"/>
          <w:rPrChange w:id="13161" w:author="梁元" w:date="2019-05-14T19:51:36Z">
            <w:rPr>
              <w:rFonts w:hint="eastAsia"/>
            </w:rPr>
          </w:rPrChange>
          <w14:textFill>
            <w14:solidFill>
              <w14:schemeClr w14:val="tx1"/>
            </w14:solidFill>
          </w14:textFill>
        </w:rPr>
        <w:t>另外解释具体的周期函数特点比如：</w:t>
      </w:r>
    </w:p>
    <w:p>
      <w:pPr>
        <w:widowControl/>
        <w:shd w:val="clear" w:color="auto" w:fill="FFFFFF"/>
        <w:spacing w:before="100" w:beforeAutospacing="1" w:after="100" w:afterAutospacing="1"/>
        <w:ind w:left="480" w:leftChars="200" w:firstLine="480" w:firstLineChars="200"/>
        <w:jc w:val="left"/>
        <w:rPr>
          <w:color w:val="000000" w:themeColor="text1"/>
          <w:rPrChange w:id="13163" w:author="梁元" w:date="2019-05-14T19:51:36Z">
            <w:rPr/>
          </w:rPrChange>
          <w14:textFill>
            <w14:solidFill>
              <w14:schemeClr w14:val="tx1"/>
            </w14:solidFill>
          </w14:textFill>
        </w:rPr>
        <w:pPrChange w:id="13162" w:author="冷雪凝" w:date="2019-05-14T12:19:52Z">
          <w:pPr>
            <w:widowControl/>
            <w:shd w:val="clear" w:color="auto" w:fill="FFFFFF"/>
            <w:spacing w:before="100" w:beforeAutospacing="1" w:after="100" w:afterAutospacing="1"/>
            <w:jc w:val="left"/>
          </w:pPr>
        </w:pPrChange>
      </w:pPr>
      <w:r>
        <w:rPr>
          <w:color w:val="000000" w:themeColor="text1"/>
          <w:rPrChange w:id="13164" w:author="梁元" w:date="2019-05-14T19:51:36Z">
            <w:rPr/>
          </w:rPrChange>
          <w14:textFill>
            <w14:solidFill>
              <w14:schemeClr w14:val="tx1"/>
            </w14:solidFill>
          </w14:textFill>
        </w:rPr>
        <w:tab/>
      </w:r>
      <w:r>
        <w:rPr>
          <w:rFonts w:hint="eastAsia"/>
          <w:color w:val="000000" w:themeColor="text1"/>
          <w:rPrChange w:id="13165" w:author="梁元" w:date="2019-05-14T19:51:36Z">
            <w:rPr>
              <w:rFonts w:hint="eastAsia"/>
            </w:rPr>
          </w:rPrChange>
          <w14:textFill>
            <w14:solidFill>
              <w14:schemeClr w14:val="tx1"/>
            </w14:solidFill>
          </w14:textFill>
        </w:rPr>
        <w:t>shouldComponentUpdate</w:t>
      </w:r>
    </w:p>
    <w:p>
      <w:pPr>
        <w:widowControl/>
        <w:shd w:val="clear" w:color="auto" w:fill="FFFFFF"/>
        <w:spacing w:before="100" w:beforeAutospacing="1" w:after="100" w:afterAutospacing="1"/>
        <w:ind w:left="480" w:leftChars="200" w:firstLine="480" w:firstLineChars="200"/>
        <w:jc w:val="left"/>
        <w:rPr>
          <w:color w:val="000000" w:themeColor="text1"/>
          <w:rPrChange w:id="13167" w:author="梁元" w:date="2019-05-14T19:51:36Z">
            <w:rPr/>
          </w:rPrChange>
          <w14:textFill>
            <w14:solidFill>
              <w14:schemeClr w14:val="tx1"/>
            </w14:solidFill>
          </w14:textFill>
        </w:rPr>
        <w:pPrChange w:id="13166" w:author="冷雪凝" w:date="2019-05-14T12:19:52Z">
          <w:pPr>
            <w:widowControl/>
            <w:shd w:val="clear" w:color="auto" w:fill="FFFFFF"/>
            <w:spacing w:before="100" w:beforeAutospacing="1" w:after="100" w:afterAutospacing="1"/>
            <w:jc w:val="left"/>
          </w:pPr>
        </w:pPrChange>
      </w:pPr>
      <w:r>
        <w:rPr>
          <w:rFonts w:hint="eastAsia"/>
          <w:color w:val="000000" w:themeColor="text1"/>
          <w:rPrChange w:id="13168" w:author="梁元" w:date="2019-05-14T19:51:36Z">
            <w:rPr>
              <w:rFonts w:hint="eastAsia"/>
            </w:rPr>
          </w:rPrChange>
          <w14:textFill>
            <w14:solidFill>
              <w14:schemeClr w14:val="tx1"/>
            </w14:solidFill>
          </w14:textFill>
        </w:rPr>
        <w:t>这个函数可以接受三个参数分别是next</w:t>
      </w:r>
      <w:r>
        <w:rPr>
          <w:color w:val="000000" w:themeColor="text1"/>
          <w:rPrChange w:id="13169" w:author="梁元" w:date="2019-05-14T19:51:36Z">
            <w:rPr/>
          </w:rPrChange>
          <w14:textFill>
            <w14:solidFill>
              <w14:schemeClr w14:val="tx1"/>
            </w14:solidFill>
          </w14:textFill>
        </w:rPr>
        <w:t>Props,nextState,nextContext</w:t>
      </w:r>
      <w:r>
        <w:rPr>
          <w:rFonts w:hint="eastAsia"/>
          <w:color w:val="000000" w:themeColor="text1"/>
          <w:rPrChange w:id="13170" w:author="梁元" w:date="2019-05-14T19:51:36Z">
            <w:rPr>
              <w:rFonts w:hint="eastAsia"/>
            </w:rPr>
          </w:rPrChange>
          <w14:textFill>
            <w14:solidFill>
              <w14:schemeClr w14:val="tx1"/>
            </w14:solidFill>
          </w14:textFill>
        </w:rPr>
        <w:t>，此函数可以省略不写，但是如果写就必须返回一个boolean，这点跟其他周期函数不同。我们可以利用这个函数对组件前后历史的数据进行对比从而实现组件性能优化，就是说通过对比发现数据没有真正更新就阻止周期函数继续运行，如果过发现数据有更新则允许周期继续运行。但需要提醒的是，该函数虽然可以用来做优化，如果不是确定能带来优化效果，尽量不要人为设置，react自身的性能就已经很高，应该优先考虑利用react自身的能力。</w:t>
      </w:r>
    </w:p>
    <w:p>
      <w:pPr>
        <w:widowControl/>
        <w:shd w:val="clear" w:color="auto" w:fill="FFFFFF"/>
        <w:spacing w:before="100" w:beforeAutospacing="1" w:after="100" w:afterAutospacing="1"/>
        <w:ind w:left="480" w:leftChars="200" w:firstLine="480" w:firstLineChars="200"/>
        <w:jc w:val="left"/>
        <w:rPr>
          <w:color w:val="000000" w:themeColor="text1"/>
          <w:rPrChange w:id="13172" w:author="梁元" w:date="2019-05-14T19:51:36Z">
            <w:rPr/>
          </w:rPrChange>
          <w14:textFill>
            <w14:solidFill>
              <w14:schemeClr w14:val="tx1"/>
            </w14:solidFill>
          </w14:textFill>
        </w:rPr>
        <w:pPrChange w:id="13171" w:author="冷雪凝" w:date="2019-05-14T12:19:52Z">
          <w:pPr>
            <w:widowControl/>
            <w:shd w:val="clear" w:color="auto" w:fill="FFFFFF"/>
            <w:spacing w:before="100" w:beforeAutospacing="1" w:after="100" w:afterAutospacing="1"/>
            <w:jc w:val="left"/>
          </w:pPr>
        </w:pPrChange>
      </w:pPr>
      <w:r>
        <w:rPr>
          <w:rFonts w:hint="eastAsia"/>
          <w:color w:val="000000" w:themeColor="text1"/>
          <w:rPrChange w:id="13173" w:author="梁元" w:date="2019-05-14T19:51:36Z">
            <w:rPr>
              <w:rFonts w:hint="eastAsia"/>
            </w:rPr>
          </w:rPrChange>
          <w14:textFill>
            <w14:solidFill>
              <w14:schemeClr w14:val="tx1"/>
            </w14:solidFill>
          </w14:textFill>
        </w:rPr>
        <w:t>社区提供了第三方工具比如：</w:t>
      </w:r>
    </w:p>
    <w:p>
      <w:pPr>
        <w:widowControl/>
        <w:shd w:val="clear" w:color="auto" w:fill="FFFFFF"/>
        <w:spacing w:before="100" w:beforeAutospacing="1" w:after="100" w:afterAutospacing="1"/>
        <w:ind w:left="480" w:leftChars="200" w:firstLine="480" w:firstLineChars="200"/>
        <w:jc w:val="left"/>
        <w:rPr>
          <w:color w:val="000000" w:themeColor="text1"/>
          <w:rPrChange w:id="13175" w:author="梁元" w:date="2019-05-14T19:51:36Z">
            <w:rPr/>
          </w:rPrChange>
          <w14:textFill>
            <w14:solidFill>
              <w14:schemeClr w14:val="tx1"/>
            </w14:solidFill>
          </w14:textFill>
        </w:rPr>
        <w:pPrChange w:id="13174" w:author="冷雪凝" w:date="2019-05-14T12:19:52Z">
          <w:pPr>
            <w:widowControl/>
            <w:shd w:val="clear" w:color="auto" w:fill="FFFFFF"/>
            <w:spacing w:before="100" w:beforeAutospacing="1" w:after="100" w:afterAutospacing="1"/>
            <w:ind w:firstLine="420"/>
            <w:jc w:val="left"/>
          </w:pPr>
        </w:pPrChange>
      </w:pPr>
      <w:r>
        <w:rPr>
          <w:color w:val="000000" w:themeColor="text1"/>
          <w:rPrChange w:id="13176" w:author="梁元" w:date="2019-05-14T19:51:36Z">
            <w:rPr/>
          </w:rPrChange>
          <w14:textFill>
            <w14:solidFill>
              <w14:schemeClr w14:val="tx1"/>
            </w14:solidFill>
          </w14:textFill>
        </w:rPr>
        <w:t>react-addons-pure-render-mixin</w:t>
      </w:r>
    </w:p>
    <w:p>
      <w:pPr>
        <w:widowControl/>
        <w:shd w:val="clear" w:color="auto" w:fill="FFFFFF"/>
        <w:spacing w:before="100" w:beforeAutospacing="1" w:after="100" w:afterAutospacing="1"/>
        <w:ind w:left="480" w:leftChars="200" w:firstLine="480" w:firstLineChars="200"/>
        <w:jc w:val="left"/>
        <w:rPr>
          <w:color w:val="000000" w:themeColor="text1"/>
          <w:rPrChange w:id="13178" w:author="梁元" w:date="2019-05-14T19:51:36Z">
            <w:rPr/>
          </w:rPrChange>
          <w14:textFill>
            <w14:solidFill>
              <w14:schemeClr w14:val="tx1"/>
            </w14:solidFill>
          </w14:textFill>
        </w:rPr>
        <w:pPrChange w:id="13177" w:author="冷雪凝" w:date="2019-05-14T12:19:52Z">
          <w:pPr>
            <w:widowControl/>
            <w:shd w:val="clear" w:color="auto" w:fill="FFFFFF"/>
            <w:spacing w:before="100" w:beforeAutospacing="1" w:after="100" w:afterAutospacing="1"/>
            <w:ind w:firstLine="420"/>
            <w:jc w:val="left"/>
          </w:pPr>
        </w:pPrChange>
      </w:pPr>
      <w:r>
        <w:rPr>
          <w:color w:val="000000" w:themeColor="text1"/>
          <w:rPrChange w:id="13179" w:author="梁元" w:date="2019-05-14T19:51:36Z">
            <w:rPr/>
          </w:rPrChange>
          <w14:textFill>
            <w14:solidFill>
              <w14:schemeClr w14:val="tx1"/>
            </w14:solidFill>
          </w14:textFill>
        </w:rPr>
        <w:t>immutable.js</w:t>
      </w:r>
    </w:p>
    <w:p>
      <w:pPr>
        <w:widowControl/>
        <w:shd w:val="clear" w:color="auto" w:fill="FFFFFF"/>
        <w:spacing w:before="100" w:beforeAutospacing="1" w:after="100" w:afterAutospacing="1"/>
        <w:ind w:left="480" w:leftChars="200" w:firstLine="480" w:firstLineChars="200"/>
        <w:jc w:val="left"/>
        <w:rPr>
          <w:color w:val="000000" w:themeColor="text1"/>
          <w:rPrChange w:id="13181" w:author="梁元" w:date="2019-05-14T19:51:36Z">
            <w:rPr/>
          </w:rPrChange>
          <w14:textFill>
            <w14:solidFill>
              <w14:schemeClr w14:val="tx1"/>
            </w14:solidFill>
          </w14:textFill>
        </w:rPr>
        <w:pPrChange w:id="13180" w:author="冷雪凝" w:date="2019-05-14T12:19:52Z">
          <w:pPr>
            <w:widowControl/>
            <w:shd w:val="clear" w:color="auto" w:fill="FFFFFF"/>
            <w:spacing w:before="100" w:beforeAutospacing="1" w:after="100" w:afterAutospacing="1"/>
            <w:ind w:firstLine="420"/>
            <w:jc w:val="left"/>
          </w:pPr>
        </w:pPrChange>
      </w:pPr>
      <w:r>
        <w:rPr>
          <w:rFonts w:hint="eastAsia"/>
          <w:color w:val="000000" w:themeColor="text1"/>
          <w:rPrChange w:id="13182" w:author="梁元" w:date="2019-05-14T19:51:36Z">
            <w:rPr>
              <w:rFonts w:hint="eastAsia"/>
            </w:rPr>
          </w:rPrChange>
          <w14:textFill>
            <w14:solidFill>
              <w14:schemeClr w14:val="tx1"/>
            </w14:solidFill>
          </w14:textFill>
        </w:rPr>
        <w:t>可以让我们结合shouldComponentUpdate对项目进一步进行优化，减少组件不必要的更新。另外</w:t>
      </w:r>
      <w:r>
        <w:rPr>
          <w:color w:val="000000" w:themeColor="text1"/>
          <w:rPrChange w:id="13183" w:author="梁元" w:date="2019-05-14T19:51:36Z">
            <w:rPr/>
          </w:rPrChange>
          <w14:textFill>
            <w14:solidFill>
              <w14:schemeClr w14:val="tx1"/>
            </w14:solidFill>
          </w14:textFill>
        </w:rPr>
        <w:t>react-addons-pure-render-mixin</w:t>
      </w:r>
      <w:r>
        <w:rPr>
          <w:rFonts w:hint="eastAsia"/>
          <w:color w:val="000000" w:themeColor="text1"/>
          <w:rPrChange w:id="13184" w:author="梁元" w:date="2019-05-14T19:51:36Z">
            <w:rPr>
              <w:rFonts w:hint="eastAsia"/>
            </w:rPr>
          </w:rPrChange>
          <w14:textFill>
            <w14:solidFill>
              <w14:schemeClr w14:val="tx1"/>
            </w14:solidFill>
          </w14:textFill>
        </w:rPr>
        <w:t>该工具是早期react优化的方案之一，但是现在新版的react已不再需要该工具，取而代之的是react提供的PureComponent组件，该组件跟普通组件相比没有shouldComponentUpdate函数，而是自动对前后历史数据进行浅对比，来阻止不必要的更新。但由于PureComponent进行的是浅对比，所以如果组件数据嵌套引用类型的话，会导致出现bug，这个时候就需要结合immutable来解决问题</w:t>
      </w:r>
    </w:p>
    <w:p>
      <w:pPr>
        <w:widowControl/>
        <w:shd w:val="clear" w:color="auto" w:fill="FFFFFF"/>
        <w:spacing w:before="100" w:beforeAutospacing="1" w:after="100" w:afterAutospacing="1"/>
        <w:ind w:left="480" w:leftChars="200" w:firstLine="480" w:firstLineChars="200"/>
        <w:jc w:val="left"/>
        <w:rPr>
          <w:color w:val="000000" w:themeColor="text1"/>
          <w:rPrChange w:id="13186" w:author="梁元" w:date="2019-05-14T19:51:36Z">
            <w:rPr/>
          </w:rPrChange>
          <w14:textFill>
            <w14:solidFill>
              <w14:schemeClr w14:val="tx1"/>
            </w14:solidFill>
          </w14:textFill>
        </w:rPr>
        <w:pPrChange w:id="13185" w:author="冷雪凝" w:date="2019-05-14T12:19:52Z">
          <w:pPr>
            <w:widowControl/>
            <w:shd w:val="clear" w:color="auto" w:fill="FFFFFF"/>
            <w:spacing w:before="100" w:beforeAutospacing="1" w:after="100" w:afterAutospacing="1"/>
            <w:jc w:val="left"/>
          </w:pPr>
        </w:pPrChange>
      </w:pPr>
    </w:p>
    <w:p>
      <w:pPr>
        <w:pStyle w:val="3"/>
        <w:numPr>
          <w:ilvl w:val="0"/>
          <w:numId w:val="3"/>
        </w:numPr>
        <w:spacing w:line="240" w:lineRule="auto"/>
        <w:ind w:left="480" w:leftChars="200" w:firstLine="562" w:firstLineChars="200"/>
        <w:rPr>
          <w:rFonts w:ascii="仿宋" w:hAnsi="仿宋" w:eastAsia="仿宋"/>
          <w:color w:val="000000" w:themeColor="text1"/>
          <w:sz w:val="28"/>
          <w:szCs w:val="28"/>
          <w:rPrChange w:id="13188" w:author="梁元" w:date="2019-05-14T19:51:36Z">
            <w:rPr>
              <w:rFonts w:ascii="仿宋" w:hAnsi="仿宋" w:eastAsia="仿宋"/>
              <w:sz w:val="28"/>
              <w:szCs w:val="28"/>
            </w:rPr>
          </w:rPrChange>
          <w14:textFill>
            <w14:solidFill>
              <w14:schemeClr w14:val="tx1"/>
            </w14:solidFill>
          </w14:textFill>
        </w:rPr>
        <w:pPrChange w:id="13187" w:author="冷雪凝" w:date="2019-05-14T12:19:52Z">
          <w:pPr>
            <w:pStyle w:val="3"/>
            <w:numPr>
              <w:ilvl w:val="0"/>
              <w:numId w:val="3"/>
            </w:numPr>
          </w:pPr>
        </w:pPrChange>
      </w:pPr>
      <w:bookmarkStart w:id="358" w:name="_Toc28443_WPSOffice_Level2"/>
      <w:bookmarkStart w:id="359" w:name="_Toc494195708"/>
      <w:bookmarkStart w:id="360" w:name="_Toc494266850"/>
      <w:bookmarkStart w:id="361" w:name="_Toc7283_WPSOffice_Level2"/>
      <w:r>
        <w:rPr>
          <w:rFonts w:hint="eastAsia" w:ascii="仿宋" w:hAnsi="仿宋" w:eastAsia="仿宋"/>
          <w:color w:val="000000" w:themeColor="text1"/>
          <w:sz w:val="28"/>
          <w:szCs w:val="28"/>
          <w:rPrChange w:id="13189" w:author="梁元" w:date="2019-05-14T19:51:36Z">
            <w:rPr>
              <w:rFonts w:hint="eastAsia" w:ascii="仿宋" w:hAnsi="仿宋" w:eastAsia="仿宋"/>
              <w:sz w:val="28"/>
              <w:szCs w:val="28"/>
            </w:rPr>
          </w:rPrChange>
          <w14:textFill>
            <w14:solidFill>
              <w14:schemeClr w14:val="tx1"/>
            </w14:solidFill>
          </w14:textFill>
        </w:rPr>
        <w:t>解法对比及优缺点</w:t>
      </w:r>
      <w:bookmarkEnd w:id="358"/>
      <w:bookmarkEnd w:id="359"/>
      <w:bookmarkEnd w:id="360"/>
      <w:bookmarkEnd w:id="361"/>
    </w:p>
    <w:p>
      <w:pPr>
        <w:ind w:left="480" w:leftChars="200" w:firstLine="480" w:firstLineChars="200"/>
        <w:rPr>
          <w:color w:val="000000" w:themeColor="text1"/>
          <w:rPrChange w:id="13191" w:author="梁元" w:date="2019-05-14T19:51:36Z">
            <w:rPr/>
          </w:rPrChange>
          <w14:textFill>
            <w14:solidFill>
              <w14:schemeClr w14:val="tx1"/>
            </w14:solidFill>
          </w14:textFill>
        </w:rPr>
        <w:pPrChange w:id="13190" w:author="冷雪凝" w:date="2019-05-14T12:19:52Z">
          <w:pPr/>
        </w:pPrChange>
      </w:pPr>
      <w:r>
        <w:rPr>
          <w:rFonts w:hint="eastAsia"/>
          <w:color w:val="000000" w:themeColor="text1"/>
          <w:rPrChange w:id="13192" w:author="梁元" w:date="2019-05-14T19:51:36Z">
            <w:rPr>
              <w:rFonts w:hint="eastAsia"/>
            </w:rPr>
          </w:rPrChange>
          <w14:textFill>
            <w14:solidFill>
              <w14:schemeClr w14:val="tx1"/>
            </w14:solidFill>
          </w14:textFill>
        </w:rPr>
        <w:t>通常解法，是对react特点的基本阐述，一般使用也已足够。但是如果因为业务太复杂，逻辑较深，频繁进行周期运行从而导致页面性能下降，这个时候就该考虑结合shouldComponent</w:t>
      </w:r>
      <w:r>
        <w:rPr>
          <w:color w:val="000000" w:themeColor="text1"/>
          <w:rPrChange w:id="13193" w:author="梁元" w:date="2019-05-14T19:51:36Z">
            <w:rPr/>
          </w:rPrChange>
          <w14:textFill>
            <w14:solidFill>
              <w14:schemeClr w14:val="tx1"/>
            </w14:solidFill>
          </w14:textFill>
        </w:rPr>
        <w:t>Update</w:t>
      </w:r>
      <w:r>
        <w:rPr>
          <w:rFonts w:hint="eastAsia"/>
          <w:color w:val="000000" w:themeColor="text1"/>
          <w:rPrChange w:id="13194" w:author="梁元" w:date="2019-05-14T19:51:36Z">
            <w:rPr>
              <w:rFonts w:hint="eastAsia"/>
            </w:rPr>
          </w:rPrChange>
          <w14:textFill>
            <w14:solidFill>
              <w14:schemeClr w14:val="tx1"/>
            </w14:solidFill>
          </w14:textFill>
        </w:rPr>
        <w:t>函数进行优化，只是这样会增加业务复杂度，而且使用不当反而会适得其反。所以也需要慎用。</w:t>
      </w:r>
    </w:p>
    <w:p>
      <w:pPr>
        <w:pStyle w:val="3"/>
        <w:numPr>
          <w:ilvl w:val="0"/>
          <w:numId w:val="3"/>
        </w:numPr>
        <w:spacing w:line="240" w:lineRule="auto"/>
        <w:ind w:left="480" w:leftChars="200" w:firstLine="562" w:firstLineChars="200"/>
        <w:rPr>
          <w:rFonts w:ascii="仿宋" w:hAnsi="仿宋" w:eastAsia="仿宋"/>
          <w:color w:val="000000" w:themeColor="text1"/>
          <w:sz w:val="28"/>
          <w:szCs w:val="28"/>
          <w:rPrChange w:id="13196" w:author="梁元" w:date="2019-05-14T19:51:36Z">
            <w:rPr>
              <w:rFonts w:ascii="仿宋" w:hAnsi="仿宋" w:eastAsia="仿宋"/>
              <w:sz w:val="28"/>
              <w:szCs w:val="28"/>
            </w:rPr>
          </w:rPrChange>
          <w14:textFill>
            <w14:solidFill>
              <w14:schemeClr w14:val="tx1"/>
            </w14:solidFill>
          </w14:textFill>
        </w:rPr>
        <w:pPrChange w:id="13195" w:author="冷雪凝" w:date="2019-05-14T12:19:52Z">
          <w:pPr>
            <w:pStyle w:val="3"/>
            <w:numPr>
              <w:ilvl w:val="0"/>
              <w:numId w:val="3"/>
            </w:numPr>
          </w:pPr>
        </w:pPrChange>
      </w:pPr>
      <w:bookmarkStart w:id="362" w:name="_Toc494195709"/>
      <w:bookmarkStart w:id="363" w:name="_Toc21863_WPSOffice_Level2"/>
      <w:bookmarkStart w:id="364" w:name="_Toc494266851"/>
      <w:bookmarkStart w:id="365" w:name="_Toc17526_WPSOffice_Level2"/>
      <w:r>
        <w:rPr>
          <w:rFonts w:hint="eastAsia" w:ascii="仿宋" w:hAnsi="仿宋" w:eastAsia="仿宋"/>
          <w:color w:val="000000" w:themeColor="text1"/>
          <w:sz w:val="28"/>
          <w:szCs w:val="28"/>
          <w:rPrChange w:id="13197"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362"/>
      <w:bookmarkEnd w:id="363"/>
      <w:bookmarkEnd w:id="364"/>
      <w:bookmarkEnd w:id="365"/>
    </w:p>
    <w:p>
      <w:pPr>
        <w:ind w:left="480" w:leftChars="200" w:firstLine="482" w:firstLineChars="200"/>
        <w:rPr>
          <w:color w:val="000000" w:themeColor="text1"/>
          <w:rPrChange w:id="13199" w:author="梁元" w:date="2019-05-14T19:51:36Z">
            <w:rPr/>
          </w:rPrChange>
          <w14:textFill>
            <w14:solidFill>
              <w14:schemeClr w14:val="tx1"/>
            </w14:solidFill>
          </w14:textFill>
        </w:rPr>
        <w:pPrChange w:id="13198" w:author="冷雪凝" w:date="2019-05-14T12:19:52Z">
          <w:pPr/>
        </w:pPrChange>
      </w:pPr>
      <w:r>
        <w:rPr>
          <w:rFonts w:hint="eastAsia"/>
          <w:b/>
          <w:color w:val="000000" w:themeColor="text1"/>
          <w:rPrChange w:id="13200" w:author="梁元" w:date="2019-05-14T19:51:36Z">
            <w:rPr>
              <w:rFonts w:hint="eastAsia"/>
              <w:b/>
            </w:rPr>
          </w:rPrChange>
          <w14:textFill>
            <w14:solidFill>
              <w14:schemeClr w14:val="tx1"/>
            </w14:solidFill>
          </w14:textFill>
        </w:rPr>
        <w:t>问题</w:t>
      </w:r>
      <w:r>
        <w:rPr>
          <w:rFonts w:hint="eastAsia"/>
          <w:color w:val="000000" w:themeColor="text1"/>
          <w:rPrChange w:id="13201" w:author="梁元" w:date="2019-05-14T19:51:36Z">
            <w:rPr>
              <w:rFonts w:hint="eastAsia"/>
            </w:rPr>
          </w:rPrChange>
          <w14:textFill>
            <w14:solidFill>
              <w14:schemeClr w14:val="tx1"/>
            </w14:solidFill>
          </w14:textFill>
        </w:rPr>
        <w:t>： 在react中如何获取DOM，ref的使用有什么限制？</w:t>
      </w:r>
    </w:p>
    <w:p>
      <w:pPr>
        <w:pStyle w:val="11"/>
        <w:shd w:val="clear" w:color="auto" w:fill="FFFFFF"/>
        <w:ind w:left="480" w:leftChars="200" w:firstLine="482" w:firstLineChars="200"/>
        <w:rPr>
          <w:rFonts w:ascii="Arial" w:hAnsi="Arial" w:cs="Arial" w:eastAsiaTheme="minorEastAsia"/>
          <w:color w:val="000000" w:themeColor="text1"/>
          <w:kern w:val="2"/>
          <w:sz w:val="23"/>
          <w:szCs w:val="23"/>
          <w:shd w:val="clear" w:color="auto" w:fill="FFFFFF"/>
          <w:rPrChange w:id="13203"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3202" w:author="冷雪凝" w:date="2019-05-14T12:19:52Z">
          <w:pPr>
            <w:pStyle w:val="11"/>
            <w:shd w:val="clear" w:color="auto" w:fill="FFFFFF"/>
          </w:pPr>
        </w:pPrChange>
      </w:pPr>
      <w:r>
        <w:rPr>
          <w:rFonts w:hint="eastAsia"/>
          <w:b/>
          <w:color w:val="000000" w:themeColor="text1"/>
          <w:rPrChange w:id="13204" w:author="梁元" w:date="2019-05-14T19:51:36Z">
            <w:rPr>
              <w:rFonts w:hint="eastAsia"/>
              <w:b/>
            </w:rPr>
          </w:rPrChange>
          <w14:textFill>
            <w14:solidFill>
              <w14:schemeClr w14:val="tx1"/>
            </w14:solidFill>
          </w14:textFill>
        </w:rPr>
        <w:t>解答</w:t>
      </w:r>
      <w:r>
        <w:rPr>
          <w:rFonts w:hint="eastAsia"/>
          <w:color w:val="000000" w:themeColor="text1"/>
          <w:rPrChange w:id="13205" w:author="梁元" w:date="2019-05-14T19:51:36Z">
            <w:rPr>
              <w:rFonts w:hint="eastAsia"/>
            </w:rPr>
          </w:rPrChange>
          <w14:textFill>
            <w14:solidFill>
              <w14:schemeClr w14:val="tx1"/>
            </w14:solidFill>
          </w14:textFill>
        </w:rPr>
        <w:t xml:space="preserve">： </w:t>
      </w:r>
      <w:r>
        <w:rPr>
          <w:rFonts w:hint="eastAsia" w:ascii="Arial" w:hAnsi="Arial" w:cs="Arial" w:eastAsiaTheme="minorEastAsia"/>
          <w:color w:val="000000" w:themeColor="text1"/>
          <w:kern w:val="2"/>
          <w:sz w:val="23"/>
          <w:szCs w:val="23"/>
          <w:shd w:val="clear" w:color="auto" w:fill="FFFFFF"/>
          <w:rPrChange w:id="13206"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1、react是mvvm框架，优先考虑数据驱动视图，如果真的需要操作dom，可以使用ref属性，也可以使用findDOMNode函数。需要注意的是，操作DOM必须在compo</w:t>
      </w:r>
      <w:r>
        <w:rPr>
          <w:rFonts w:ascii="Arial" w:hAnsi="Arial" w:cs="Arial" w:eastAsiaTheme="minorEastAsia"/>
          <w:color w:val="000000" w:themeColor="text1"/>
          <w:kern w:val="2"/>
          <w:sz w:val="23"/>
          <w:szCs w:val="23"/>
          <w:shd w:val="clear" w:color="auto" w:fill="FFFFFF"/>
          <w:rPrChange w:id="13207"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nentDidMount</w:t>
      </w:r>
      <w:r>
        <w:rPr>
          <w:rFonts w:hint="eastAsia" w:ascii="Arial" w:hAnsi="Arial" w:cs="Arial" w:eastAsiaTheme="minorEastAsia"/>
          <w:color w:val="000000" w:themeColor="text1"/>
          <w:kern w:val="2"/>
          <w:sz w:val="23"/>
          <w:szCs w:val="23"/>
          <w:shd w:val="clear" w:color="auto" w:fill="FFFFFF"/>
          <w:rPrChange w:id="13208"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之后才可以，因为这个周期之前DOM尚未生成，操作会报错。</w:t>
      </w:r>
    </w:p>
    <w:p>
      <w:pPr>
        <w:pStyle w:val="11"/>
        <w:shd w:val="clear" w:color="auto" w:fill="FFFFFF"/>
        <w:ind w:left="480" w:leftChars="200" w:firstLine="460" w:firstLineChars="200"/>
        <w:rPr>
          <w:rFonts w:ascii="Arial" w:hAnsi="Arial" w:cs="Arial" w:eastAsiaTheme="minorEastAsia"/>
          <w:color w:val="000000" w:themeColor="text1"/>
          <w:kern w:val="2"/>
          <w:sz w:val="23"/>
          <w:szCs w:val="23"/>
          <w:shd w:val="clear" w:color="auto" w:fill="FFFFFF"/>
          <w:rPrChange w:id="13210"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3209" w:author="冷雪凝" w:date="2019-05-14T12:19:52Z">
          <w:pPr>
            <w:pStyle w:val="11"/>
            <w:shd w:val="clear" w:color="auto" w:fill="FFFFFF"/>
          </w:pPr>
        </w:pPrChange>
      </w:pPr>
      <w:r>
        <w:rPr>
          <w:rFonts w:ascii="Arial" w:hAnsi="Arial" w:cs="Arial" w:eastAsiaTheme="minorEastAsia"/>
          <w:color w:val="000000" w:themeColor="text1"/>
          <w:kern w:val="2"/>
          <w:sz w:val="23"/>
          <w:szCs w:val="23"/>
          <w:shd w:val="clear" w:color="auto" w:fill="FFFFFF"/>
          <w:rPrChange w:id="13211"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R</w:t>
      </w:r>
      <w:r>
        <w:rPr>
          <w:rFonts w:hint="eastAsia" w:ascii="Arial" w:hAnsi="Arial" w:cs="Arial" w:eastAsiaTheme="minorEastAsia"/>
          <w:color w:val="000000" w:themeColor="text1"/>
          <w:kern w:val="2"/>
          <w:sz w:val="23"/>
          <w:szCs w:val="23"/>
          <w:shd w:val="clear" w:color="auto" w:fill="FFFFFF"/>
          <w:rPrChange w:id="13212"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ef属性的值可以是字符也可以是函数，官方推荐函数，相对来说，后一种方式操作DOM更加可靠。</w:t>
      </w:r>
    </w:p>
    <w:p>
      <w:pPr>
        <w:pStyle w:val="11"/>
        <w:shd w:val="clear" w:color="auto" w:fill="FFFFFF"/>
        <w:ind w:left="480" w:leftChars="200" w:firstLine="460" w:firstLineChars="200"/>
        <w:rPr>
          <w:rFonts w:ascii="Arial" w:hAnsi="Arial" w:cs="Arial" w:eastAsiaTheme="minorEastAsia"/>
          <w:color w:val="000000" w:themeColor="text1"/>
          <w:kern w:val="2"/>
          <w:sz w:val="23"/>
          <w:szCs w:val="23"/>
          <w:shd w:val="clear" w:color="auto" w:fill="FFFFFF"/>
          <w:rPrChange w:id="13214"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3213" w:author="冷雪凝" w:date="2019-05-14T12:19:52Z">
          <w:pPr>
            <w:pStyle w:val="11"/>
            <w:shd w:val="clear" w:color="auto" w:fill="FFFFFF"/>
          </w:pPr>
        </w:pPrChange>
      </w:pPr>
      <w:r>
        <w:rPr>
          <w:rFonts w:hint="eastAsia" w:ascii="Arial" w:hAnsi="Arial" w:cs="Arial" w:eastAsiaTheme="minorEastAsia"/>
          <w:color w:val="000000" w:themeColor="text1"/>
          <w:kern w:val="2"/>
          <w:sz w:val="23"/>
          <w:szCs w:val="23"/>
          <w:shd w:val="clear" w:color="auto" w:fill="FFFFFF"/>
          <w:rPrChange w:id="13215"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findDOMNode函数则可以从组建对象中提取dom节点，在有些场景下也可以使用。</w:t>
      </w:r>
    </w:p>
    <w:p>
      <w:pPr>
        <w:pStyle w:val="11"/>
        <w:shd w:val="clear" w:color="auto" w:fill="FFFFFF"/>
        <w:ind w:left="480" w:leftChars="200" w:firstLine="480" w:firstLineChars="200"/>
        <w:rPr>
          <w:rFonts w:ascii="Arial" w:hAnsi="Arial" w:cs="Arial" w:eastAsiaTheme="minorEastAsia"/>
          <w:color w:val="000000" w:themeColor="text1"/>
          <w:kern w:val="2"/>
          <w:sz w:val="23"/>
          <w:szCs w:val="23"/>
          <w:shd w:val="clear" w:color="auto" w:fill="FFFFFF"/>
          <w:rPrChange w:id="13217"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3216" w:author="冷雪凝" w:date="2019-05-14T12:19:52Z">
          <w:pPr>
            <w:pStyle w:val="11"/>
            <w:shd w:val="clear" w:color="auto" w:fill="FFFFFF"/>
          </w:pPr>
        </w:pPrChange>
      </w:pPr>
      <w:r>
        <w:rPr>
          <w:rFonts w:hint="eastAsia"/>
          <w:color w:val="000000" w:themeColor="text1"/>
          <w:rPrChange w:id="13218" w:author="梁元" w:date="2019-05-14T19:51:36Z">
            <w:rPr>
              <w:rFonts w:hint="eastAsia"/>
            </w:rPr>
          </w:rPrChange>
          <w14:textFill>
            <w14:solidFill>
              <w14:schemeClr w14:val="tx1"/>
            </w14:solidFill>
          </w14:textFill>
        </w:rPr>
        <w:t xml:space="preserve">       2、</w:t>
      </w:r>
      <w:r>
        <w:rPr>
          <w:rFonts w:hint="eastAsia" w:ascii="Arial" w:hAnsi="Arial" w:cs="Arial" w:eastAsiaTheme="minorEastAsia"/>
          <w:color w:val="000000" w:themeColor="text1"/>
          <w:kern w:val="2"/>
          <w:sz w:val="23"/>
          <w:szCs w:val="23"/>
          <w:shd w:val="clear" w:color="auto" w:fill="FFFFFF"/>
          <w:rPrChange w:id="13219"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另外可以考虑使用createPortal函数来优化需要操作dom的场景，该函数一般用于制作react插件。</w:t>
      </w:r>
    </w:p>
    <w:p>
      <w:pPr>
        <w:pStyle w:val="11"/>
        <w:shd w:val="clear" w:color="auto" w:fill="FFFFFF"/>
        <w:ind w:left="480" w:leftChars="200" w:firstLine="460" w:firstLineChars="200"/>
        <w:rPr>
          <w:rFonts w:ascii="Arial" w:hAnsi="Arial" w:cs="Arial" w:eastAsiaTheme="minorEastAsia"/>
          <w:color w:val="000000" w:themeColor="text1"/>
          <w:kern w:val="2"/>
          <w:sz w:val="23"/>
          <w:szCs w:val="23"/>
          <w:shd w:val="clear" w:color="auto" w:fill="FFFFFF"/>
          <w:rPrChange w:id="13221"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3220" w:author="冷雪凝" w:date="2019-05-14T12:19:52Z">
          <w:pPr>
            <w:pStyle w:val="11"/>
            <w:shd w:val="clear" w:color="auto" w:fill="FFFFFF"/>
          </w:pPr>
        </w:pPrChange>
      </w:pPr>
    </w:p>
    <w:p>
      <w:pPr>
        <w:pStyle w:val="3"/>
        <w:numPr>
          <w:ilvl w:val="0"/>
          <w:numId w:val="3"/>
        </w:numPr>
        <w:spacing w:line="240" w:lineRule="auto"/>
        <w:ind w:left="480" w:leftChars="200" w:firstLine="562" w:firstLineChars="200"/>
        <w:rPr>
          <w:rFonts w:ascii="仿宋" w:hAnsi="仿宋" w:eastAsia="仿宋"/>
          <w:color w:val="000000" w:themeColor="text1"/>
          <w:sz w:val="28"/>
          <w:szCs w:val="28"/>
          <w:rPrChange w:id="13223" w:author="梁元" w:date="2019-05-14T19:51:36Z">
            <w:rPr>
              <w:rFonts w:ascii="仿宋" w:hAnsi="仿宋" w:eastAsia="仿宋"/>
              <w:sz w:val="28"/>
              <w:szCs w:val="28"/>
            </w:rPr>
          </w:rPrChange>
          <w14:textFill>
            <w14:solidFill>
              <w14:schemeClr w14:val="tx1"/>
            </w14:solidFill>
          </w14:textFill>
        </w:rPr>
        <w:pPrChange w:id="13222" w:author="冷雪凝" w:date="2019-05-14T12:19:52Z">
          <w:pPr>
            <w:pStyle w:val="3"/>
            <w:numPr>
              <w:ilvl w:val="0"/>
              <w:numId w:val="3"/>
            </w:numPr>
          </w:pPr>
        </w:pPrChange>
      </w:pPr>
      <w:bookmarkStart w:id="366" w:name="_Toc494195710"/>
      <w:bookmarkStart w:id="367" w:name="_Toc2389_WPSOffice_Level2"/>
      <w:bookmarkStart w:id="368" w:name="_Toc494266852"/>
      <w:bookmarkStart w:id="369" w:name="_Toc15364_WPSOffice_Level2"/>
      <w:r>
        <w:rPr>
          <w:rFonts w:hint="eastAsia" w:ascii="仿宋" w:hAnsi="仿宋" w:eastAsia="仿宋"/>
          <w:color w:val="000000" w:themeColor="text1"/>
          <w:sz w:val="28"/>
          <w:szCs w:val="28"/>
          <w:rPrChange w:id="13224" w:author="梁元" w:date="2019-05-14T19:51:36Z">
            <w:rPr>
              <w:rFonts w:hint="eastAsia" w:ascii="仿宋" w:hAnsi="仿宋" w:eastAsia="仿宋"/>
              <w:sz w:val="28"/>
              <w:szCs w:val="28"/>
            </w:rPr>
          </w:rPrChange>
          <w14:textFill>
            <w14:solidFill>
              <w14:schemeClr w14:val="tx1"/>
            </w14:solidFill>
          </w14:textFill>
        </w:rPr>
        <w:t>项目中体现经验的点</w:t>
      </w:r>
      <w:bookmarkEnd w:id="366"/>
      <w:bookmarkEnd w:id="367"/>
      <w:bookmarkEnd w:id="368"/>
      <w:bookmarkEnd w:id="369"/>
    </w:p>
    <w:p>
      <w:pPr>
        <w:ind w:left="480" w:leftChars="200" w:firstLine="480" w:firstLineChars="200"/>
        <w:rPr>
          <w:color w:val="000000" w:themeColor="text1"/>
          <w:rPrChange w:id="13226" w:author="梁元" w:date="2019-05-14T19:51:36Z">
            <w:rPr/>
          </w:rPrChange>
          <w14:textFill>
            <w14:solidFill>
              <w14:schemeClr w14:val="tx1"/>
            </w14:solidFill>
          </w14:textFill>
        </w:rPr>
        <w:pPrChange w:id="13225" w:author="冷雪凝" w:date="2019-05-14T12:19:52Z">
          <w:pPr/>
        </w:pPrChange>
      </w:pPr>
      <w:r>
        <w:rPr>
          <w:rFonts w:hint="eastAsia"/>
          <w:color w:val="000000" w:themeColor="text1"/>
          <w:rPrChange w:id="13227" w:author="梁元" w:date="2019-05-14T19:51:36Z">
            <w:rPr>
              <w:rFonts w:hint="eastAsia"/>
            </w:rPr>
          </w:rPrChange>
          <w14:textFill>
            <w14:solidFill>
              <w14:schemeClr w14:val="tx1"/>
            </w14:solidFill>
          </w14:textFill>
        </w:rPr>
        <w:t>对react周期函数的理解深度，掌握每一个函数的特点和应用场景</w:t>
      </w:r>
    </w:p>
    <w:p>
      <w:pPr>
        <w:pStyle w:val="3"/>
        <w:numPr>
          <w:ilvl w:val="0"/>
          <w:numId w:val="3"/>
        </w:numPr>
        <w:spacing w:line="240" w:lineRule="auto"/>
        <w:ind w:left="480" w:leftChars="200" w:firstLine="562" w:firstLineChars="200"/>
        <w:rPr>
          <w:rFonts w:ascii="仿宋" w:hAnsi="仿宋" w:eastAsia="仿宋"/>
          <w:color w:val="000000" w:themeColor="text1"/>
          <w:sz w:val="28"/>
          <w:szCs w:val="28"/>
          <w:rPrChange w:id="13229" w:author="梁元" w:date="2019-05-14T19:51:36Z">
            <w:rPr>
              <w:rFonts w:ascii="仿宋" w:hAnsi="仿宋" w:eastAsia="仿宋"/>
              <w:sz w:val="28"/>
              <w:szCs w:val="28"/>
            </w:rPr>
          </w:rPrChange>
          <w14:textFill>
            <w14:solidFill>
              <w14:schemeClr w14:val="tx1"/>
            </w14:solidFill>
          </w14:textFill>
        </w:rPr>
        <w:pPrChange w:id="13228" w:author="冷雪凝" w:date="2019-05-14T12:19:52Z">
          <w:pPr>
            <w:pStyle w:val="3"/>
            <w:numPr>
              <w:ilvl w:val="0"/>
              <w:numId w:val="3"/>
            </w:numPr>
          </w:pPr>
        </w:pPrChange>
      </w:pPr>
      <w:bookmarkStart w:id="370" w:name="_Toc494266853"/>
      <w:bookmarkStart w:id="371" w:name="_Toc6281_WPSOffice_Level2"/>
      <w:bookmarkStart w:id="372" w:name="_Toc494195711"/>
      <w:bookmarkStart w:id="373" w:name="_Toc20872_WPSOffice_Level2"/>
      <w:r>
        <w:rPr>
          <w:rFonts w:hint="eastAsia" w:ascii="仿宋" w:hAnsi="仿宋" w:eastAsia="仿宋"/>
          <w:color w:val="000000" w:themeColor="text1"/>
          <w:sz w:val="28"/>
          <w:szCs w:val="28"/>
          <w:rPrChange w:id="13230" w:author="梁元" w:date="2019-05-14T19:51:36Z">
            <w:rPr>
              <w:rFonts w:hint="eastAsia" w:ascii="仿宋" w:hAnsi="仿宋" w:eastAsia="仿宋"/>
              <w:sz w:val="28"/>
              <w:szCs w:val="28"/>
            </w:rPr>
          </w:rPrChange>
          <w14:textFill>
            <w14:solidFill>
              <w14:schemeClr w14:val="tx1"/>
            </w14:solidFill>
          </w14:textFill>
        </w:rPr>
        <w:t>论坛参考</w:t>
      </w:r>
      <w:bookmarkEnd w:id="370"/>
      <w:bookmarkEnd w:id="371"/>
      <w:bookmarkEnd w:id="372"/>
      <w:bookmarkEnd w:id="373"/>
    </w:p>
    <w:p>
      <w:pPr>
        <w:ind w:left="480" w:leftChars="200" w:firstLine="560" w:firstLineChars="200"/>
        <w:rPr>
          <w:color w:val="000000" w:themeColor="text1"/>
          <w:sz w:val="28"/>
          <w:rPrChange w:id="13232" w:author="梁元" w:date="2019-05-14T19:51:36Z">
            <w:rPr>
              <w:sz w:val="28"/>
            </w:rPr>
          </w:rPrChange>
          <w14:textFill>
            <w14:solidFill>
              <w14:schemeClr w14:val="tx1"/>
            </w14:solidFill>
          </w14:textFill>
        </w:rPr>
        <w:pPrChange w:id="13231" w:author="冷雪凝" w:date="2019-05-14T12:19:52Z">
          <w:pPr/>
        </w:pPrChange>
      </w:pPr>
      <w:r>
        <w:rPr>
          <w:color w:val="000000" w:themeColor="text1"/>
          <w:sz w:val="28"/>
          <w:rPrChange w:id="13233" w:author="梁元" w:date="2019-05-14T19:51:36Z">
            <w:rPr>
              <w:sz w:val="28"/>
            </w:rPr>
          </w:rPrChange>
          <w14:textFill>
            <w14:solidFill>
              <w14:schemeClr w14:val="tx1"/>
            </w14:solidFill>
          </w14:textFill>
        </w:rPr>
        <w:t>https://reactjs.org</w:t>
      </w:r>
    </w:p>
    <w:sdt>
      <w:sdtPr>
        <w:rPr>
          <w:rFonts w:eastAsiaTheme="minorHAnsi"/>
          <w:color w:val="000000" w:themeColor="text1"/>
          <w14:textFill>
            <w14:solidFill>
              <w14:schemeClr w14:val="tx1"/>
            </w14:solidFill>
          </w14:textFill>
        </w:rPr>
        <w:id w:val="945964859"/>
        <w:docPartObj>
          <w:docPartGallery w:val="autotext"/>
        </w:docPartObj>
      </w:sdtPr>
      <w:sdtEndPr>
        <w:rPr>
          <w:rFonts w:eastAsiaTheme="minorHAnsi"/>
          <w:color w:val="000000" w:themeColor="text1"/>
          <w14:textFill>
            <w14:solidFill>
              <w14:schemeClr w14:val="tx1"/>
            </w14:solidFill>
          </w14:textFill>
        </w:rPr>
      </w:sdtEndPr>
      <w:sdtContent>
        <w:p>
          <w:pPr>
            <w:rPr>
              <w:rFonts w:eastAsiaTheme="minorHAnsi"/>
              <w:color w:val="000000" w:themeColor="text1"/>
              <w14:textFill>
                <w14:solidFill>
                  <w14:schemeClr w14:val="tx1"/>
                </w14:solidFill>
              </w14:textFill>
            </w:rPr>
            <w:sectPr>
              <w:headerReference r:id="rId6" w:type="first"/>
              <w:footerReference r:id="rId8" w:type="first"/>
              <w:headerReference r:id="rId5" w:type="default"/>
              <w:footerReference r:id="rId7" w:type="default"/>
              <w:pgSz w:w="11906" w:h="16838"/>
              <w:pgMar w:top="1440" w:right="1800" w:bottom="1440" w:left="1800" w:header="851" w:footer="992" w:gutter="0"/>
              <w:pgNumType w:start="0"/>
              <w:cols w:space="425" w:num="1"/>
              <w:docGrid w:type="lines" w:linePitch="326" w:charSpace="0"/>
            </w:sectPr>
          </w:pPr>
        </w:p>
        <w:p>
          <w:pPr>
            <w:widowControl/>
            <w:jc w:val="left"/>
            <w:rPr>
              <w:rFonts w:eastAsiaTheme="minorHAnsi"/>
              <w:color w:val="000000" w:themeColor="text1"/>
              <w14:textFill>
                <w14:solidFill>
                  <w14:schemeClr w14:val="tx1"/>
                </w14:solidFill>
              </w14:textFill>
            </w:rPr>
          </w:pPr>
        </w:p>
      </w:sdtContent>
    </w:sdt>
    <w:p>
      <w:pPr>
        <w:pStyle w:val="2"/>
        <w:numPr>
          <w:ilvl w:val="0"/>
          <w:numId w:val="1"/>
        </w:numPr>
        <w:rPr>
          <w:rFonts w:ascii="仿宋" w:hAnsi="仿宋" w:eastAsia="仿宋"/>
          <w:color w:val="000000" w:themeColor="text1"/>
          <w:sz w:val="28"/>
          <w:szCs w:val="28"/>
          <w:rPrChange w:id="13234" w:author="梁元" w:date="2019-05-14T19:51:36Z">
            <w:rPr>
              <w:rFonts w:ascii="仿宋" w:hAnsi="仿宋" w:eastAsia="仿宋"/>
              <w:sz w:val="28"/>
              <w:szCs w:val="28"/>
            </w:rPr>
          </w:rPrChange>
          <w14:textFill>
            <w14:solidFill>
              <w14:schemeClr w14:val="tx1"/>
            </w14:solidFill>
          </w14:textFill>
        </w:rPr>
      </w:pPr>
      <w:bookmarkStart w:id="374" w:name="_Toc4236_WPSOffice_Level1"/>
      <w:bookmarkStart w:id="375" w:name="_Toc31651_WPSOffice_Level1"/>
      <w:r>
        <w:rPr>
          <w:rFonts w:hint="eastAsia" w:ascii="仿宋" w:hAnsi="仿宋" w:eastAsia="仿宋"/>
          <w:color w:val="000000" w:themeColor="text1"/>
          <w:sz w:val="28"/>
          <w:szCs w:val="28"/>
          <w:rPrChange w:id="13235" w:author="梁元" w:date="2019-05-14T19:51:36Z">
            <w:rPr>
              <w:rFonts w:hint="eastAsia" w:ascii="仿宋" w:hAnsi="仿宋" w:eastAsia="仿宋"/>
              <w:sz w:val="28"/>
              <w:szCs w:val="28"/>
            </w:rPr>
          </w:rPrChange>
          <w14:textFill>
            <w14:solidFill>
              <w14:schemeClr w14:val="tx1"/>
            </w14:solidFill>
          </w14:textFill>
        </w:rPr>
        <w:t>如何实现发布订阅模式</w:t>
      </w:r>
      <w:bookmarkEnd w:id="374"/>
      <w:bookmarkEnd w:id="375"/>
      <w:r>
        <w:rPr>
          <w:rFonts w:ascii="仿宋" w:hAnsi="仿宋" w:eastAsia="仿宋"/>
          <w:color w:val="000000" w:themeColor="text1"/>
          <w:sz w:val="28"/>
          <w:szCs w:val="28"/>
          <w:rPrChange w:id="13236" w:author="梁元" w:date="2019-05-14T19:51:36Z">
            <w:rPr>
              <w:rFonts w:ascii="仿宋" w:hAnsi="仿宋" w:eastAsia="仿宋"/>
              <w:sz w:val="28"/>
              <w:szCs w:val="28"/>
            </w:rPr>
          </w:rPrChange>
          <w14:textFill>
            <w14:solidFill>
              <w14:schemeClr w14:val="tx1"/>
            </w14:solidFill>
          </w14:textFill>
        </w:rPr>
        <w:t xml:space="preserve"> </w:t>
      </w:r>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323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238"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1323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240"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1324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242"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1324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244"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1324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246"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324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248" w:author="梁元" w:date="2019-05-14T19:51:36Z">
                  <w:rPr>
                    <w:rFonts w:hint="eastAsia" w:ascii="仿宋" w:hAnsi="仿宋" w:eastAsia="仿宋"/>
                  </w:rPr>
                </w:rPrChange>
                <w14:textFill>
                  <w14:solidFill>
                    <w14:schemeClr w14:val="tx1"/>
                  </w14:solidFill>
                </w14:textFill>
              </w:rPr>
              <w:t>90%</w:t>
            </w:r>
          </w:p>
        </w:tc>
        <w:tc>
          <w:tcPr>
            <w:tcW w:w="1559" w:type="dxa"/>
          </w:tcPr>
          <w:p>
            <w:pPr>
              <w:jc w:val="center"/>
              <w:rPr>
                <w:rFonts w:ascii="仿宋" w:hAnsi="仿宋" w:eastAsia="仿宋"/>
                <w:color w:val="000000" w:themeColor="text1"/>
                <w:rPrChange w:id="1324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250" w:author="梁元" w:date="2019-05-14T19:51:36Z">
                  <w:rPr>
                    <w:rFonts w:hint="eastAsia" w:ascii="仿宋" w:hAnsi="仿宋" w:eastAsia="仿宋"/>
                  </w:rPr>
                </w:rPrChange>
                <w14:textFill>
                  <w14:solidFill>
                    <w14:schemeClr w14:val="tx1"/>
                  </w14:solidFill>
                </w14:textFill>
              </w:rPr>
              <w:t>4星</w:t>
            </w:r>
          </w:p>
        </w:tc>
        <w:tc>
          <w:tcPr>
            <w:tcW w:w="1418" w:type="dxa"/>
          </w:tcPr>
          <w:p>
            <w:pPr>
              <w:jc w:val="center"/>
              <w:rPr>
                <w:rFonts w:ascii="仿宋" w:hAnsi="仿宋" w:eastAsia="仿宋"/>
                <w:color w:val="000000" w:themeColor="text1"/>
                <w:rPrChange w:id="13251"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13252" w:author="梁元" w:date="2019-05-14T19:51:36Z">
                  <w:rPr>
                    <w:rFonts w:ascii="仿宋" w:hAnsi="仿宋" w:eastAsia="仿宋"/>
                  </w:rPr>
                </w:rPrChange>
                <w14:textFill>
                  <w14:solidFill>
                    <w14:schemeClr w14:val="tx1"/>
                  </w14:solidFill>
                </w14:textFill>
              </w:rPr>
              <w:t>J</w:t>
            </w:r>
            <w:r>
              <w:rPr>
                <w:rFonts w:hint="eastAsia" w:ascii="仿宋" w:hAnsi="仿宋" w:eastAsia="仿宋"/>
                <w:color w:val="000000" w:themeColor="text1"/>
                <w:rPrChange w:id="13253" w:author="梁元" w:date="2019-05-14T19:51:36Z">
                  <w:rPr>
                    <w:rFonts w:hint="eastAsia" w:ascii="仿宋" w:hAnsi="仿宋" w:eastAsia="仿宋"/>
                  </w:rPr>
                </w:rPrChange>
                <w14:textFill>
                  <w14:solidFill>
                    <w14:schemeClr w14:val="tx1"/>
                  </w14:solidFill>
                </w14:textFill>
              </w:rPr>
              <w:t>avascript编程模式</w:t>
            </w:r>
          </w:p>
        </w:tc>
        <w:tc>
          <w:tcPr>
            <w:tcW w:w="1417" w:type="dxa"/>
          </w:tcPr>
          <w:p>
            <w:pPr>
              <w:jc w:val="center"/>
              <w:rPr>
                <w:rFonts w:ascii="仿宋" w:hAnsi="仿宋" w:eastAsia="仿宋"/>
                <w:color w:val="000000" w:themeColor="text1"/>
                <w:rPrChange w:id="13254"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13255" w:author="梁元" w:date="2019-05-14T19:51:36Z">
                  <w:rPr>
                    <w:rFonts w:ascii="仿宋" w:hAnsi="仿宋" w:eastAsia="仿宋"/>
                  </w:rPr>
                </w:rPrChange>
                <w14:textFill>
                  <w14:solidFill>
                    <w14:schemeClr w14:val="tx1"/>
                  </w14:solidFill>
                </w14:textFill>
              </w:rPr>
              <w:t>发布订阅模式</w:t>
            </w:r>
          </w:p>
        </w:tc>
        <w:tc>
          <w:tcPr>
            <w:tcW w:w="1465" w:type="dxa"/>
          </w:tcPr>
          <w:p>
            <w:pPr>
              <w:jc w:val="center"/>
              <w:rPr>
                <w:rFonts w:ascii="仿宋" w:hAnsi="仿宋" w:eastAsia="仿宋"/>
                <w:color w:val="000000" w:themeColor="text1"/>
                <w:rPrChange w:id="13256"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13257" w:author="梁元" w:date="2019-05-14T19:51:36Z">
                  <w:rPr>
                    <w:rFonts w:ascii="仿宋" w:hAnsi="仿宋" w:eastAsia="仿宋"/>
                  </w:rPr>
                </w:rPrChange>
                <w14:textFill>
                  <w14:solidFill>
                    <w14:schemeClr w14:val="tx1"/>
                  </w14:solidFill>
                </w14:textFill>
              </w:rPr>
              <w:t>J</w:t>
            </w:r>
            <w:r>
              <w:rPr>
                <w:rFonts w:hint="eastAsia" w:ascii="仿宋" w:hAnsi="仿宋" w:eastAsia="仿宋"/>
                <w:color w:val="000000" w:themeColor="text1"/>
                <w:rPrChange w:id="13258" w:author="梁元" w:date="2019-05-14T19:51:36Z">
                  <w:rPr>
                    <w:rFonts w:hint="eastAsia" w:ascii="仿宋" w:hAnsi="仿宋" w:eastAsia="仿宋"/>
                  </w:rPr>
                </w:rPrChange>
                <w14:textFill>
                  <w14:solidFill>
                    <w14:schemeClr w14:val="tx1"/>
                  </w14:solidFill>
                </w14:textFill>
              </w:rPr>
              <w:t>avascript</w:t>
            </w:r>
          </w:p>
        </w:tc>
      </w:tr>
    </w:tbl>
    <w:p>
      <w:pPr>
        <w:pStyle w:val="3"/>
        <w:numPr>
          <w:ilvl w:val="0"/>
          <w:numId w:val="5"/>
        </w:numPr>
        <w:spacing w:line="240" w:lineRule="auto"/>
        <w:ind w:firstLine="562" w:firstLineChars="200"/>
        <w:rPr>
          <w:rFonts w:ascii="仿宋" w:hAnsi="仿宋" w:eastAsia="仿宋"/>
          <w:color w:val="000000" w:themeColor="text1"/>
          <w:sz w:val="28"/>
          <w:szCs w:val="28"/>
          <w:rPrChange w:id="13260" w:author="梁元" w:date="2019-05-14T19:51:36Z">
            <w:rPr>
              <w:rFonts w:ascii="仿宋" w:hAnsi="仿宋" w:eastAsia="仿宋"/>
              <w:sz w:val="28"/>
              <w:szCs w:val="28"/>
            </w:rPr>
          </w:rPrChange>
          <w14:textFill>
            <w14:solidFill>
              <w14:schemeClr w14:val="tx1"/>
            </w14:solidFill>
          </w14:textFill>
        </w:rPr>
        <w:pPrChange w:id="13259" w:author="冷雪凝" w:date="2019-05-14T12:20:16Z">
          <w:pPr>
            <w:pStyle w:val="3"/>
            <w:numPr>
              <w:ilvl w:val="0"/>
              <w:numId w:val="5"/>
            </w:numPr>
          </w:pPr>
        </w:pPrChange>
      </w:pPr>
      <w:bookmarkStart w:id="376" w:name="_Toc2982_WPSOffice_Level2"/>
      <w:bookmarkStart w:id="377" w:name="_Toc31651_WPSOffice_Level2"/>
      <w:r>
        <w:rPr>
          <w:rFonts w:hint="eastAsia" w:ascii="仿宋" w:hAnsi="仿宋" w:eastAsia="仿宋"/>
          <w:color w:val="000000" w:themeColor="text1"/>
          <w:sz w:val="28"/>
          <w:szCs w:val="28"/>
          <w:rPrChange w:id="13261" w:author="梁元" w:date="2019-05-14T19:51:36Z">
            <w:rPr>
              <w:rFonts w:hint="eastAsia" w:ascii="仿宋" w:hAnsi="仿宋" w:eastAsia="仿宋"/>
              <w:sz w:val="28"/>
              <w:szCs w:val="28"/>
            </w:rPr>
          </w:rPrChange>
          <w14:textFill>
            <w14:solidFill>
              <w14:schemeClr w14:val="tx1"/>
            </w14:solidFill>
          </w14:textFill>
        </w:rPr>
        <w:t>通常解法</w:t>
      </w:r>
      <w:bookmarkEnd w:id="376"/>
      <w:bookmarkEnd w:id="377"/>
    </w:p>
    <w:p>
      <w:pPr>
        <w:spacing w:line="240" w:lineRule="auto"/>
        <w:ind w:firstLine="480" w:firstLineChars="200"/>
        <w:rPr>
          <w:rFonts w:ascii="Arial" w:hAnsi="Arial" w:cs="Arial"/>
          <w:color w:val="000000" w:themeColor="text1"/>
          <w:shd w:val="clear" w:color="auto" w:fill="FFFFFF"/>
          <w:rPrChange w:id="13263" w:author="梁元" w:date="2019-05-14T19:51:36Z">
            <w:rPr>
              <w:rFonts w:ascii="Arial" w:hAnsi="Arial" w:cs="Arial"/>
              <w:color w:val="4F4F4F"/>
              <w:shd w:val="clear" w:color="auto" w:fill="FFFFFF"/>
            </w:rPr>
          </w:rPrChange>
          <w14:textFill>
            <w14:solidFill>
              <w14:schemeClr w14:val="tx1"/>
            </w14:solidFill>
          </w14:textFill>
        </w:rPr>
        <w:pPrChange w:id="13262" w:author="冷雪凝" w:date="2019-05-14T12:20:16Z">
          <w:pPr>
            <w:spacing w:line="360" w:lineRule="auto"/>
          </w:pPr>
        </w:pPrChange>
      </w:pPr>
      <w:r>
        <w:rPr>
          <w:rFonts w:ascii="Arial" w:hAnsi="Arial" w:cs="Arial"/>
          <w:color w:val="000000" w:themeColor="text1"/>
          <w:shd w:val="clear" w:color="auto" w:fill="FFFFFF"/>
          <w:rPrChange w:id="13264" w:author="梁元" w:date="2019-05-14T19:51:36Z">
            <w:rPr>
              <w:rFonts w:ascii="Arial" w:hAnsi="Arial" w:cs="Arial"/>
              <w:color w:val="4F4F4F"/>
              <w:shd w:val="clear" w:color="auto" w:fill="FFFFFF"/>
            </w:rPr>
          </w:rPrChange>
          <w14:textFill>
            <w14:solidFill>
              <w14:schemeClr w14:val="tx1"/>
            </w14:solidFill>
          </w14:textFill>
        </w:rPr>
        <w:t>利用</w:t>
      </w:r>
      <w:r>
        <w:rPr>
          <w:rFonts w:hint="eastAsia" w:ascii="Arial" w:hAnsi="Arial" w:cs="Arial"/>
          <w:color w:val="000000" w:themeColor="text1"/>
          <w:shd w:val="clear" w:color="auto" w:fill="FFFFFF"/>
          <w:rPrChange w:id="13265" w:author="梁元" w:date="2019-05-14T19:51:36Z">
            <w:rPr>
              <w:rFonts w:hint="eastAsia" w:ascii="Arial" w:hAnsi="Arial" w:cs="Arial"/>
              <w:color w:val="4F4F4F"/>
              <w:shd w:val="clear" w:color="auto" w:fill="FFFFFF"/>
            </w:rPr>
          </w:rPrChange>
          <w14:textFill>
            <w14:solidFill>
              <w14:schemeClr w14:val="tx1"/>
            </w14:solidFill>
          </w14:textFill>
        </w:rPr>
        <w:t>发布订阅模式</w:t>
      </w:r>
      <w:r>
        <w:rPr>
          <w:rFonts w:ascii="Arial" w:hAnsi="Arial" w:cs="Arial"/>
          <w:color w:val="000000" w:themeColor="text1"/>
          <w:shd w:val="clear" w:color="auto" w:fill="FFFFFF"/>
          <w:rPrChange w:id="13266" w:author="梁元" w:date="2019-05-14T19:51:36Z">
            <w:rPr>
              <w:rFonts w:ascii="Arial" w:hAnsi="Arial" w:cs="Arial"/>
              <w:color w:val="4F4F4F"/>
              <w:shd w:val="clear" w:color="auto" w:fill="FFFFFF"/>
            </w:rPr>
          </w:rPrChange>
          <w14:textFill>
            <w14:solidFill>
              <w14:schemeClr w14:val="tx1"/>
            </w14:solidFill>
          </w14:textFill>
        </w:rPr>
        <w:t>可以产生更灵活、更松散耦合的系统</w:t>
      </w:r>
      <w:r>
        <w:rPr>
          <w:rFonts w:hint="eastAsia" w:ascii="Arial" w:hAnsi="Arial" w:cs="Arial"/>
          <w:color w:val="000000" w:themeColor="text1"/>
          <w:shd w:val="clear" w:color="auto" w:fill="FFFFFF"/>
          <w:rPrChange w:id="13267" w:author="梁元" w:date="2019-05-14T19:51:36Z">
            <w:rPr>
              <w:rFonts w:hint="eastAsia" w:ascii="Arial" w:hAnsi="Arial" w:cs="Arial"/>
              <w:color w:val="4F4F4F"/>
              <w:shd w:val="clear" w:color="auto" w:fill="FFFFFF"/>
            </w:rPr>
          </w:rPrChange>
          <w14:textFill>
            <w14:solidFill>
              <w14:schemeClr w14:val="tx1"/>
            </w14:solidFill>
          </w14:textFill>
        </w:rPr>
        <w:t>；在实现该模式的关键就是理解几个概念：发布动作、订阅动作、订阅者；</w:t>
      </w:r>
    </w:p>
    <w:p>
      <w:pPr>
        <w:spacing w:line="240" w:lineRule="auto"/>
        <w:ind w:firstLine="480" w:firstLineChars="200"/>
        <w:rPr>
          <w:color w:val="000000" w:themeColor="text1"/>
          <w:rPrChange w:id="13269" w:author="梁元" w:date="2019-05-14T19:51:36Z">
            <w:rPr/>
          </w:rPrChange>
          <w14:textFill>
            <w14:solidFill>
              <w14:schemeClr w14:val="tx1"/>
            </w14:solidFill>
          </w14:textFill>
        </w:rPr>
        <w:pPrChange w:id="13268" w:author="冷雪凝" w:date="2019-05-14T12:20:16Z">
          <w:pPr>
            <w:spacing w:line="360" w:lineRule="auto"/>
          </w:pPr>
        </w:pPrChange>
      </w:pPr>
      <w:r>
        <w:rPr>
          <w:rFonts w:hint="eastAsia"/>
          <w:color w:val="000000" w:themeColor="text1"/>
          <w:rPrChange w:id="13270" w:author="梁元" w:date="2019-05-14T19:51:36Z">
            <w:rPr>
              <w:rFonts w:hint="eastAsia"/>
            </w:rPr>
          </w:rPrChange>
          <w14:textFill>
            <w14:solidFill>
              <w14:schemeClr w14:val="tx1"/>
            </w14:solidFill>
          </w14:textFill>
        </w:rPr>
        <w:t>整个流程就是，订阅动作会使订阅者监听某个发布动作，当订阅动作执行完毕后，所有的订阅者都处于监听状态；当发布动作执行后，监听该发布动作的所有监听者都会收到信号并且自身做出反应；</w:t>
      </w:r>
    </w:p>
    <w:p>
      <w:pPr>
        <w:spacing w:line="240" w:lineRule="auto"/>
        <w:ind w:firstLine="480" w:firstLineChars="200"/>
        <w:rPr>
          <w:color w:val="000000" w:themeColor="text1"/>
          <w:rPrChange w:id="13272" w:author="梁元" w:date="2019-05-14T19:51:36Z">
            <w:rPr/>
          </w:rPrChange>
          <w14:textFill>
            <w14:solidFill>
              <w14:schemeClr w14:val="tx1"/>
            </w14:solidFill>
          </w14:textFill>
        </w:rPr>
        <w:pPrChange w:id="13271" w:author="冷雪凝" w:date="2019-05-14T12:20:16Z">
          <w:pPr>
            <w:spacing w:line="360" w:lineRule="auto"/>
          </w:pPr>
        </w:pPrChange>
      </w:pPr>
      <w:r>
        <w:rPr>
          <w:rFonts w:hint="eastAsia"/>
          <w:color w:val="000000" w:themeColor="text1"/>
          <w:rPrChange w:id="13273" w:author="梁元" w:date="2019-05-14T19:51:36Z">
            <w:rPr>
              <w:rFonts w:hint="eastAsia"/>
            </w:rPr>
          </w:rPrChange>
          <w14:textFill>
            <w14:solidFill>
              <w14:schemeClr w14:val="tx1"/>
            </w14:solidFill>
          </w14:textFill>
        </w:rPr>
        <w:t>在以上的例子中，我们可以利用javaScript中的函数去充当一个订阅者。用一个数组来作为存放所有监听者的容器。开发一个方法用来模拟订阅动作，即把订阅者一次放入容器中，然后在开发一个方法用来模拟发布动作。即执行容器中的所有 函数；实现如下：</w:t>
      </w:r>
    </w:p>
    <w:p>
      <w:pPr>
        <w:spacing w:line="240" w:lineRule="auto"/>
        <w:ind w:firstLine="480" w:firstLineChars="200"/>
        <w:rPr>
          <w:color w:val="000000" w:themeColor="text1"/>
          <w:rPrChange w:id="13275" w:author="梁元" w:date="2019-05-14T19:51:36Z">
            <w:rPr/>
          </w:rPrChange>
          <w14:textFill>
            <w14:solidFill>
              <w14:schemeClr w14:val="tx1"/>
            </w14:solidFill>
          </w14:textFill>
        </w:rPr>
        <w:pPrChange w:id="13274" w:author="冷雪凝" w:date="2019-05-14T12:20:16Z">
          <w:pPr>
            <w:spacing w:line="360" w:lineRule="auto"/>
          </w:pPr>
        </w:pPrChange>
      </w:pPr>
      <w:r>
        <w:rPr>
          <w:color w:val="000000" w:themeColor="text1"/>
          <w:rPrChange w:id="13277" w:author="梁元" w:date="2019-05-14T19:51:36Z">
            <w:rPr/>
          </w:rPrChange>
          <w14:textFill>
            <w14:solidFill>
              <w14:schemeClr w14:val="tx1"/>
            </w14:solidFill>
          </w14:textFill>
        </w:rPr>
        <w:drawing>
          <wp:inline distT="0" distB="0" distL="0" distR="0">
            <wp:extent cx="5274310" cy="22669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8"/>
                    <a:stretch>
                      <a:fillRect/>
                    </a:stretch>
                  </pic:blipFill>
                  <pic:spPr>
                    <a:xfrm>
                      <a:off x="0" y="0"/>
                      <a:ext cx="5274310" cy="2266950"/>
                    </a:xfrm>
                    <a:prstGeom prst="rect">
                      <a:avLst/>
                    </a:prstGeom>
                  </pic:spPr>
                </pic:pic>
              </a:graphicData>
            </a:graphic>
          </wp:inline>
        </w:drawing>
      </w:r>
    </w:p>
    <w:p>
      <w:pPr>
        <w:spacing w:line="240" w:lineRule="auto"/>
        <w:ind w:firstLine="480" w:firstLineChars="200"/>
        <w:rPr>
          <w:color w:val="000000" w:themeColor="text1"/>
          <w:rPrChange w:id="13279" w:author="梁元" w:date="2019-05-14T19:51:36Z">
            <w:rPr/>
          </w:rPrChange>
          <w14:textFill>
            <w14:solidFill>
              <w14:schemeClr w14:val="tx1"/>
            </w14:solidFill>
          </w14:textFill>
        </w:rPr>
        <w:pPrChange w:id="13278" w:author="冷雪凝" w:date="2019-05-14T12:20:16Z">
          <w:pPr>
            <w:spacing w:line="360" w:lineRule="auto"/>
          </w:pPr>
        </w:pPrChange>
      </w:pPr>
    </w:p>
    <w:p>
      <w:pPr>
        <w:spacing w:line="240" w:lineRule="auto"/>
        <w:ind w:firstLine="480" w:firstLineChars="200"/>
        <w:rPr>
          <w:color w:val="000000" w:themeColor="text1"/>
          <w:rPrChange w:id="13281" w:author="梁元" w:date="2019-05-14T19:51:36Z">
            <w:rPr/>
          </w:rPrChange>
          <w14:textFill>
            <w14:solidFill>
              <w14:schemeClr w14:val="tx1"/>
            </w14:solidFill>
          </w14:textFill>
        </w:rPr>
        <w:pPrChange w:id="13280" w:author="冷雪凝" w:date="2019-05-14T12:20:16Z">
          <w:pPr>
            <w:spacing w:line="360" w:lineRule="auto"/>
          </w:pPr>
        </w:pPrChange>
      </w:pPr>
      <w:r>
        <w:rPr>
          <w:rFonts w:hint="eastAsia"/>
          <w:color w:val="000000" w:themeColor="text1"/>
          <w:rPrChange w:id="13282" w:author="梁元" w:date="2019-05-14T19:51:36Z">
            <w:rPr>
              <w:rFonts w:hint="eastAsia"/>
            </w:rPr>
          </w:rPrChange>
          <w14:textFill>
            <w14:solidFill>
              <w14:schemeClr w14:val="tx1"/>
            </w14:solidFill>
          </w14:textFill>
        </w:rPr>
        <w:t>上述代码，listen方法就是一个订阅动作，tigger方法就是有一个发布动作；</w:t>
      </w:r>
    </w:p>
    <w:p>
      <w:pPr>
        <w:spacing w:line="240" w:lineRule="auto"/>
        <w:ind w:firstLine="480" w:firstLineChars="200"/>
        <w:rPr>
          <w:color w:val="000000" w:themeColor="text1"/>
          <w:rPrChange w:id="13284" w:author="梁元" w:date="2019-05-14T19:51:36Z">
            <w:rPr/>
          </w:rPrChange>
          <w14:textFill>
            <w14:solidFill>
              <w14:schemeClr w14:val="tx1"/>
            </w14:solidFill>
          </w14:textFill>
        </w:rPr>
        <w:pPrChange w:id="13283" w:author="冷雪凝" w:date="2019-05-14T12:20:16Z">
          <w:pPr>
            <w:spacing w:line="360" w:lineRule="auto"/>
          </w:pPr>
        </w:pPrChange>
      </w:pPr>
      <w:r>
        <w:rPr>
          <w:rFonts w:hint="eastAsia"/>
          <w:color w:val="000000" w:themeColor="text1"/>
          <w:rPrChange w:id="13285" w:author="梁元" w:date="2019-05-14T19:51:36Z">
            <w:rPr>
              <w:rFonts w:hint="eastAsia"/>
            </w:rPr>
          </w:rPrChange>
          <w14:textFill>
            <w14:solidFill>
              <w14:schemeClr w14:val="tx1"/>
            </w14:solidFill>
          </w14:textFill>
        </w:rPr>
        <w:t>放在list中的所有函数就是订阅者；当订阅动作可多次执行，当订阅动作执行后，订阅者就处于监听中。</w:t>
      </w:r>
    </w:p>
    <w:p>
      <w:pPr>
        <w:pStyle w:val="3"/>
        <w:numPr>
          <w:ilvl w:val="0"/>
          <w:numId w:val="5"/>
        </w:numPr>
        <w:spacing w:line="240" w:lineRule="auto"/>
        <w:ind w:firstLine="562" w:firstLineChars="200"/>
        <w:rPr>
          <w:rFonts w:ascii="仿宋" w:hAnsi="仿宋" w:eastAsia="仿宋" w:cs="Times New Roman"/>
          <w:color w:val="000000" w:themeColor="text1"/>
          <w:sz w:val="28"/>
          <w:szCs w:val="28"/>
          <w:rPrChange w:id="13287" w:author="梁元" w:date="2019-05-14T19:51:36Z">
            <w:rPr>
              <w:rFonts w:ascii="仿宋" w:hAnsi="仿宋" w:eastAsia="仿宋" w:cs="Times New Roman"/>
              <w:sz w:val="28"/>
              <w:szCs w:val="28"/>
            </w:rPr>
          </w:rPrChange>
          <w14:textFill>
            <w14:solidFill>
              <w14:schemeClr w14:val="tx1"/>
            </w14:solidFill>
          </w14:textFill>
        </w:rPr>
        <w:pPrChange w:id="13286" w:author="冷雪凝" w:date="2019-05-14T12:20:16Z">
          <w:pPr>
            <w:pStyle w:val="3"/>
            <w:numPr>
              <w:ilvl w:val="0"/>
              <w:numId w:val="5"/>
            </w:numPr>
          </w:pPr>
        </w:pPrChange>
      </w:pPr>
      <w:bookmarkStart w:id="378" w:name="_Toc11027_WPSOffice_Level2"/>
      <w:bookmarkStart w:id="379" w:name="_Toc24526_WPSOffice_Level2"/>
      <w:r>
        <w:rPr>
          <w:rFonts w:hint="eastAsia" w:ascii="仿宋" w:hAnsi="仿宋" w:eastAsia="仿宋"/>
          <w:color w:val="000000" w:themeColor="text1"/>
          <w:sz w:val="28"/>
          <w:szCs w:val="28"/>
          <w:rPrChange w:id="13288" w:author="梁元" w:date="2019-05-14T19:51:36Z">
            <w:rPr>
              <w:rFonts w:hint="eastAsia" w:ascii="仿宋" w:hAnsi="仿宋" w:eastAsia="仿宋"/>
              <w:sz w:val="28"/>
              <w:szCs w:val="28"/>
            </w:rPr>
          </w:rPrChange>
          <w14:textFill>
            <w14:solidFill>
              <w14:schemeClr w14:val="tx1"/>
            </w14:solidFill>
          </w14:textFill>
        </w:rPr>
        <w:t>通用大牛级解法</w:t>
      </w:r>
      <w:bookmarkEnd w:id="378"/>
      <w:bookmarkEnd w:id="379"/>
    </w:p>
    <w:p>
      <w:pPr>
        <w:pStyle w:val="20"/>
        <w:spacing w:line="240" w:lineRule="auto"/>
        <w:ind w:firstLine="480" w:firstLineChars="200"/>
        <w:rPr>
          <w:rFonts w:asciiTheme="minorHAnsi" w:hAnsiTheme="minorHAnsi" w:eastAsiaTheme="minorEastAsia" w:cstheme="minorBidi"/>
          <w:color w:val="000000" w:themeColor="text1"/>
          <w:sz w:val="24"/>
          <w:rPrChange w:id="13290" w:author="梁元" w:date="2019-05-14T19:51:36Z">
            <w:rPr>
              <w:rFonts w:asciiTheme="minorHAnsi" w:hAnsiTheme="minorHAnsi" w:eastAsiaTheme="minorEastAsia" w:cstheme="minorBidi"/>
              <w:sz w:val="24"/>
            </w:rPr>
          </w:rPrChange>
          <w14:textFill>
            <w14:solidFill>
              <w14:schemeClr w14:val="tx1"/>
            </w14:solidFill>
          </w14:textFill>
        </w:rPr>
        <w:pPrChange w:id="13289" w:author="冷雪凝" w:date="2019-05-14T12:20:16Z">
          <w:pPr>
            <w:pStyle w:val="20"/>
            <w:spacing w:line="360" w:lineRule="auto"/>
            <w:ind w:firstLine="504" w:firstLineChars="210"/>
          </w:pPr>
        </w:pPrChange>
      </w:pPr>
      <w:r>
        <w:rPr>
          <w:rFonts w:hint="eastAsia" w:asciiTheme="minorHAnsi" w:hAnsiTheme="minorHAnsi" w:eastAsiaTheme="minorEastAsia" w:cstheme="minorBidi"/>
          <w:color w:val="000000" w:themeColor="text1"/>
          <w:sz w:val="24"/>
          <w:rPrChange w:id="13291" w:author="梁元" w:date="2019-05-14T19:51:36Z">
            <w:rPr>
              <w:rFonts w:hint="eastAsia" w:asciiTheme="minorHAnsi" w:hAnsiTheme="minorHAnsi" w:eastAsiaTheme="minorEastAsia" w:cstheme="minorBidi"/>
              <w:sz w:val="24"/>
            </w:rPr>
          </w:rPrChange>
          <w14:textFill>
            <w14:solidFill>
              <w14:schemeClr w14:val="tx1"/>
            </w14:solidFill>
          </w14:textFill>
        </w:rPr>
        <w:t>在理解了基本的解法和思路之后，我们应该考虑更多的情况和实用性</w:t>
      </w:r>
      <w:r>
        <w:rPr>
          <w:rFonts w:asciiTheme="minorHAnsi" w:hAnsiTheme="minorHAnsi" w:eastAsiaTheme="minorEastAsia" w:cstheme="minorBidi"/>
          <w:color w:val="000000" w:themeColor="text1"/>
          <w:sz w:val="24"/>
          <w:rPrChange w:id="13292" w:author="梁元" w:date="2019-05-14T19:51:36Z">
            <w:rPr>
              <w:rFonts w:asciiTheme="minorHAnsi" w:hAnsiTheme="minorHAnsi" w:eastAsiaTheme="minorEastAsia" w:cstheme="minorBidi"/>
              <w:sz w:val="24"/>
            </w:rPr>
          </w:rPrChange>
          <w14:textFill>
            <w14:solidFill>
              <w14:schemeClr w14:val="tx1"/>
            </w14:solidFill>
          </w14:textFill>
        </w:rPr>
        <w:t>…</w:t>
      </w:r>
      <w:r>
        <w:rPr>
          <w:rFonts w:hint="eastAsia" w:asciiTheme="minorHAnsi" w:hAnsiTheme="minorHAnsi" w:eastAsiaTheme="minorEastAsia" w:cstheme="minorBidi"/>
          <w:color w:val="000000" w:themeColor="text1"/>
          <w:sz w:val="24"/>
          <w:rPrChange w:id="13293" w:author="梁元" w:date="2019-05-14T19:51:36Z">
            <w:rPr>
              <w:rFonts w:hint="eastAsia" w:asciiTheme="minorHAnsi" w:hAnsiTheme="minorHAnsi" w:eastAsiaTheme="minorEastAsia" w:cstheme="minorBidi"/>
              <w:sz w:val="24"/>
            </w:rPr>
          </w:rPrChange>
          <w14:textFill>
            <w14:solidFill>
              <w14:schemeClr w14:val="tx1"/>
            </w14:solidFill>
          </w14:textFill>
        </w:rPr>
        <w:t>、</w:t>
      </w:r>
    </w:p>
    <w:p>
      <w:pPr>
        <w:pStyle w:val="20"/>
        <w:spacing w:line="240" w:lineRule="auto"/>
        <w:ind w:firstLine="480" w:firstLineChars="200"/>
        <w:rPr>
          <w:rFonts w:asciiTheme="minorHAnsi" w:hAnsiTheme="minorHAnsi" w:eastAsiaTheme="minorEastAsia" w:cstheme="minorBidi"/>
          <w:color w:val="000000" w:themeColor="text1"/>
          <w:sz w:val="24"/>
          <w:rPrChange w:id="13295" w:author="梁元" w:date="2019-05-14T19:51:36Z">
            <w:rPr>
              <w:rFonts w:asciiTheme="minorHAnsi" w:hAnsiTheme="minorHAnsi" w:eastAsiaTheme="minorEastAsia" w:cstheme="minorBidi"/>
              <w:sz w:val="24"/>
            </w:rPr>
          </w:rPrChange>
          <w14:textFill>
            <w14:solidFill>
              <w14:schemeClr w14:val="tx1"/>
            </w14:solidFill>
          </w14:textFill>
        </w:rPr>
        <w:pPrChange w:id="13294" w:author="冷雪凝" w:date="2019-05-14T12:20:16Z">
          <w:pPr>
            <w:pStyle w:val="20"/>
            <w:spacing w:line="360" w:lineRule="auto"/>
            <w:ind w:firstLine="504" w:firstLineChars="210"/>
          </w:pPr>
        </w:pPrChange>
      </w:pPr>
      <w:r>
        <w:rPr>
          <w:rFonts w:hint="eastAsia" w:asciiTheme="minorHAnsi" w:hAnsiTheme="minorHAnsi" w:eastAsiaTheme="minorEastAsia" w:cstheme="minorBidi"/>
          <w:color w:val="000000" w:themeColor="text1"/>
          <w:sz w:val="24"/>
          <w:rPrChange w:id="13296" w:author="梁元" w:date="2019-05-14T19:51:36Z">
            <w:rPr>
              <w:rFonts w:hint="eastAsia" w:asciiTheme="minorHAnsi" w:hAnsiTheme="minorHAnsi" w:eastAsiaTheme="minorEastAsia" w:cstheme="minorBidi"/>
              <w:sz w:val="24"/>
            </w:rPr>
          </w:rPrChange>
          <w14:textFill>
            <w14:solidFill>
              <w14:schemeClr w14:val="tx1"/>
            </w14:solidFill>
          </w14:textFill>
        </w:rPr>
        <w:t>我们改进有以下几点：</w:t>
      </w:r>
    </w:p>
    <w:p>
      <w:pPr>
        <w:pStyle w:val="20"/>
        <w:numPr>
          <w:ilvl w:val="3"/>
          <w:numId w:val="5"/>
        </w:numPr>
        <w:spacing w:line="240" w:lineRule="auto"/>
        <w:ind w:firstLine="480" w:firstLineChars="200"/>
        <w:rPr>
          <w:rFonts w:asciiTheme="minorHAnsi" w:hAnsiTheme="minorHAnsi" w:eastAsiaTheme="minorEastAsia" w:cstheme="minorBidi"/>
          <w:color w:val="000000" w:themeColor="text1"/>
          <w:sz w:val="24"/>
          <w:rPrChange w:id="13298" w:author="梁元" w:date="2019-05-14T19:51:36Z">
            <w:rPr>
              <w:rFonts w:asciiTheme="minorHAnsi" w:hAnsiTheme="minorHAnsi" w:eastAsiaTheme="minorEastAsia" w:cstheme="minorBidi"/>
              <w:sz w:val="24"/>
            </w:rPr>
          </w:rPrChange>
          <w14:textFill>
            <w14:solidFill>
              <w14:schemeClr w14:val="tx1"/>
            </w14:solidFill>
          </w14:textFill>
        </w:rPr>
        <w:pPrChange w:id="13297" w:author="冷雪凝" w:date="2019-05-14T12:20:16Z">
          <w:pPr>
            <w:pStyle w:val="20"/>
            <w:numPr>
              <w:ilvl w:val="3"/>
              <w:numId w:val="5"/>
            </w:numPr>
            <w:spacing w:line="360" w:lineRule="auto"/>
            <w:ind w:firstLineChars="0"/>
          </w:pPr>
        </w:pPrChange>
      </w:pPr>
      <w:bookmarkStart w:id="380" w:name="_Toc19094_WPSOffice_Level2"/>
      <w:bookmarkStart w:id="381" w:name="_Toc25730_WPSOffice_Level2"/>
      <w:r>
        <w:rPr>
          <w:rFonts w:hint="eastAsia" w:asciiTheme="minorHAnsi" w:hAnsiTheme="minorHAnsi" w:eastAsiaTheme="minorEastAsia" w:cstheme="minorBidi"/>
          <w:color w:val="000000" w:themeColor="text1"/>
          <w:sz w:val="24"/>
          <w:rPrChange w:id="13299" w:author="梁元" w:date="2019-05-14T19:51:36Z">
            <w:rPr>
              <w:rFonts w:hint="eastAsia" w:asciiTheme="minorHAnsi" w:hAnsiTheme="minorHAnsi" w:eastAsiaTheme="minorEastAsia" w:cstheme="minorBidi"/>
              <w:sz w:val="24"/>
            </w:rPr>
          </w:rPrChange>
          <w14:textFill>
            <w14:solidFill>
              <w14:schemeClr w14:val="tx1"/>
            </w14:solidFill>
          </w14:textFill>
        </w:rPr>
        <w:t>要在开发中使用该模式，要做好封装，采用面向对象的方式</w:t>
      </w:r>
      <w:bookmarkEnd w:id="380"/>
      <w:bookmarkEnd w:id="381"/>
    </w:p>
    <w:p>
      <w:pPr>
        <w:pStyle w:val="20"/>
        <w:numPr>
          <w:ilvl w:val="3"/>
          <w:numId w:val="5"/>
        </w:numPr>
        <w:spacing w:line="240" w:lineRule="auto"/>
        <w:ind w:firstLine="480" w:firstLineChars="200"/>
        <w:rPr>
          <w:rFonts w:asciiTheme="minorHAnsi" w:hAnsiTheme="minorHAnsi" w:eastAsiaTheme="minorEastAsia" w:cstheme="minorBidi"/>
          <w:color w:val="000000" w:themeColor="text1"/>
          <w:sz w:val="24"/>
          <w:rPrChange w:id="13301" w:author="梁元" w:date="2019-05-14T19:51:36Z">
            <w:rPr>
              <w:rFonts w:asciiTheme="minorHAnsi" w:hAnsiTheme="minorHAnsi" w:eastAsiaTheme="minorEastAsia" w:cstheme="minorBidi"/>
              <w:sz w:val="24"/>
            </w:rPr>
          </w:rPrChange>
          <w14:textFill>
            <w14:solidFill>
              <w14:schemeClr w14:val="tx1"/>
            </w14:solidFill>
          </w14:textFill>
        </w:rPr>
        <w:pPrChange w:id="13300" w:author="冷雪凝" w:date="2019-05-14T12:20:16Z">
          <w:pPr>
            <w:pStyle w:val="20"/>
            <w:numPr>
              <w:ilvl w:val="3"/>
              <w:numId w:val="5"/>
            </w:numPr>
            <w:spacing w:line="360" w:lineRule="auto"/>
            <w:ind w:firstLineChars="0"/>
          </w:pPr>
        </w:pPrChange>
      </w:pPr>
      <w:bookmarkStart w:id="382" w:name="_Toc28996_WPSOffice_Level2"/>
      <w:bookmarkStart w:id="383" w:name="_Toc30904_WPSOffice_Level2"/>
      <w:r>
        <w:rPr>
          <w:rFonts w:hint="eastAsia" w:asciiTheme="minorHAnsi" w:hAnsiTheme="minorHAnsi" w:eastAsiaTheme="minorEastAsia" w:cstheme="minorBidi"/>
          <w:color w:val="000000" w:themeColor="text1"/>
          <w:sz w:val="24"/>
          <w:rPrChange w:id="13302" w:author="梁元" w:date="2019-05-14T19:51:36Z">
            <w:rPr>
              <w:rFonts w:hint="eastAsia" w:asciiTheme="minorHAnsi" w:hAnsiTheme="minorHAnsi" w:eastAsiaTheme="minorEastAsia" w:cstheme="minorBidi"/>
              <w:sz w:val="24"/>
            </w:rPr>
          </w:rPrChange>
          <w14:textFill>
            <w14:solidFill>
              <w14:schemeClr w14:val="tx1"/>
            </w14:solidFill>
          </w14:textFill>
        </w:rPr>
        <w:t>要能够监听不同的类型；</w:t>
      </w:r>
      <w:bookmarkEnd w:id="382"/>
      <w:bookmarkEnd w:id="383"/>
    </w:p>
    <w:p>
      <w:pPr>
        <w:pStyle w:val="20"/>
        <w:numPr>
          <w:ilvl w:val="3"/>
          <w:numId w:val="5"/>
        </w:numPr>
        <w:spacing w:line="240" w:lineRule="auto"/>
        <w:ind w:firstLine="480" w:firstLineChars="200"/>
        <w:rPr>
          <w:rFonts w:asciiTheme="minorHAnsi" w:hAnsiTheme="minorHAnsi" w:eastAsiaTheme="minorEastAsia" w:cstheme="minorBidi"/>
          <w:color w:val="000000" w:themeColor="text1"/>
          <w:sz w:val="24"/>
          <w:rPrChange w:id="13304" w:author="梁元" w:date="2019-05-14T19:51:36Z">
            <w:rPr>
              <w:rFonts w:asciiTheme="minorHAnsi" w:hAnsiTheme="minorHAnsi" w:eastAsiaTheme="minorEastAsia" w:cstheme="minorBidi"/>
              <w:sz w:val="24"/>
            </w:rPr>
          </w:rPrChange>
          <w14:textFill>
            <w14:solidFill>
              <w14:schemeClr w14:val="tx1"/>
            </w14:solidFill>
          </w14:textFill>
        </w:rPr>
        <w:pPrChange w:id="13303" w:author="冷雪凝" w:date="2019-05-14T12:20:16Z">
          <w:pPr>
            <w:pStyle w:val="20"/>
            <w:numPr>
              <w:ilvl w:val="3"/>
              <w:numId w:val="5"/>
            </w:numPr>
            <w:spacing w:line="360" w:lineRule="auto"/>
            <w:ind w:firstLineChars="0"/>
          </w:pPr>
        </w:pPrChange>
      </w:pPr>
      <w:bookmarkStart w:id="384" w:name="_Toc30606_WPSOffice_Level2"/>
      <w:bookmarkStart w:id="385" w:name="_Toc29521_WPSOffice_Level2"/>
      <w:r>
        <w:rPr>
          <w:rFonts w:hint="eastAsia" w:asciiTheme="minorHAnsi" w:hAnsiTheme="minorHAnsi" w:eastAsiaTheme="minorEastAsia" w:cstheme="minorBidi"/>
          <w:color w:val="000000" w:themeColor="text1"/>
          <w:sz w:val="24"/>
          <w:rPrChange w:id="13305" w:author="梁元" w:date="2019-05-14T19:51:36Z">
            <w:rPr>
              <w:rFonts w:hint="eastAsia" w:asciiTheme="minorHAnsi" w:hAnsiTheme="minorHAnsi" w:eastAsiaTheme="minorEastAsia" w:cstheme="minorBidi"/>
              <w:sz w:val="24"/>
            </w:rPr>
          </w:rPrChange>
          <w14:textFill>
            <w14:solidFill>
              <w14:schemeClr w14:val="tx1"/>
            </w14:solidFill>
          </w14:textFill>
        </w:rPr>
        <w:t>在发布动作触发的时候，要能够给所有的订阅者传递信息</w:t>
      </w:r>
      <w:bookmarkEnd w:id="384"/>
      <w:bookmarkEnd w:id="385"/>
    </w:p>
    <w:p>
      <w:pPr>
        <w:pStyle w:val="20"/>
        <w:spacing w:line="240" w:lineRule="auto"/>
        <w:ind w:firstLine="480" w:firstLineChars="200"/>
        <w:rPr>
          <w:rFonts w:asciiTheme="minorHAnsi" w:hAnsiTheme="minorHAnsi" w:eastAsiaTheme="minorEastAsia" w:cstheme="minorBidi"/>
          <w:color w:val="000000" w:themeColor="text1"/>
          <w:sz w:val="24"/>
          <w:rPrChange w:id="13307" w:author="梁元" w:date="2019-05-14T19:51:36Z">
            <w:rPr>
              <w:rFonts w:asciiTheme="minorHAnsi" w:hAnsiTheme="minorHAnsi" w:eastAsiaTheme="minorEastAsia" w:cstheme="minorBidi"/>
              <w:sz w:val="24"/>
            </w:rPr>
          </w:rPrChange>
          <w14:textFill>
            <w14:solidFill>
              <w14:schemeClr w14:val="tx1"/>
            </w14:solidFill>
          </w14:textFill>
        </w:rPr>
        <w:pPrChange w:id="13306" w:author="冷雪凝" w:date="2019-05-14T12:20:16Z">
          <w:pPr>
            <w:pStyle w:val="20"/>
            <w:spacing w:line="360" w:lineRule="auto"/>
            <w:ind w:firstLineChars="0"/>
          </w:pPr>
        </w:pPrChange>
      </w:pPr>
      <w:r>
        <w:rPr>
          <w:rFonts w:hint="eastAsia" w:asciiTheme="minorHAnsi" w:hAnsiTheme="minorHAnsi" w:eastAsiaTheme="minorEastAsia" w:cstheme="minorBidi"/>
          <w:color w:val="000000" w:themeColor="text1"/>
          <w:sz w:val="24"/>
          <w:rPrChange w:id="13308" w:author="梁元" w:date="2019-05-14T19:51:36Z">
            <w:rPr>
              <w:rFonts w:hint="eastAsia" w:asciiTheme="minorHAnsi" w:hAnsiTheme="minorHAnsi" w:eastAsiaTheme="minorEastAsia" w:cstheme="minorBidi"/>
              <w:sz w:val="24"/>
            </w:rPr>
          </w:rPrChange>
          <w14:textFill>
            <w14:solidFill>
              <w14:schemeClr w14:val="tx1"/>
            </w14:solidFill>
          </w14:textFill>
        </w:rPr>
        <w:t>采用面向对象的方式的话，我们需要确定一个实例中应该有哪些属性和方法，我们需要一个l</w:t>
      </w:r>
      <w:r>
        <w:rPr>
          <w:rFonts w:asciiTheme="minorHAnsi" w:hAnsiTheme="minorHAnsi" w:eastAsiaTheme="minorEastAsia" w:cstheme="minorBidi"/>
          <w:color w:val="000000" w:themeColor="text1"/>
          <w:sz w:val="24"/>
          <w:rPrChange w:id="13309" w:author="梁元" w:date="2019-05-14T19:51:36Z">
            <w:rPr>
              <w:rFonts w:asciiTheme="minorHAnsi" w:hAnsiTheme="minorHAnsi" w:eastAsiaTheme="minorEastAsia" w:cstheme="minorBidi"/>
              <w:sz w:val="24"/>
            </w:rPr>
          </w:rPrChange>
          <w14:textFill>
            <w14:solidFill>
              <w14:schemeClr w14:val="tx1"/>
            </w14:solidFill>
          </w14:textFill>
        </w:rPr>
        <w:t>ist</w:t>
      </w:r>
      <w:r>
        <w:rPr>
          <w:rFonts w:hint="eastAsia" w:asciiTheme="minorHAnsi" w:hAnsiTheme="minorHAnsi" w:eastAsiaTheme="minorEastAsia" w:cstheme="minorBidi"/>
          <w:color w:val="000000" w:themeColor="text1"/>
          <w:sz w:val="24"/>
          <w:rPrChange w:id="13310" w:author="梁元" w:date="2019-05-14T19:51:36Z">
            <w:rPr>
              <w:rFonts w:hint="eastAsia" w:asciiTheme="minorHAnsi" w:hAnsiTheme="minorHAnsi" w:eastAsiaTheme="minorEastAsia" w:cstheme="minorBidi"/>
              <w:sz w:val="24"/>
            </w:rPr>
          </w:rPrChange>
          <w14:textFill>
            <w14:solidFill>
              <w14:schemeClr w14:val="tx1"/>
            </w14:solidFill>
          </w14:textFill>
        </w:rPr>
        <w:t>属性用来存储所有的订阅者，但是这里的list不是一个数组，应该是有一个对象，因为我们需要对区分不同类型的订阅者，该对象中的属性名将作为订阅者的类型。还需要有listen方法，该方法用来执行订阅动作，这里的订阅动作不仅添加订阅者，还需要区分类型，因此会接收两个参数。一个字符串，一个函数。再需要一个发布动作t</w:t>
      </w:r>
      <w:r>
        <w:rPr>
          <w:rFonts w:asciiTheme="minorHAnsi" w:hAnsiTheme="minorHAnsi" w:eastAsiaTheme="minorEastAsia" w:cstheme="minorBidi"/>
          <w:color w:val="000000" w:themeColor="text1"/>
          <w:sz w:val="24"/>
          <w:rPrChange w:id="13311" w:author="梁元" w:date="2019-05-14T19:51:36Z">
            <w:rPr>
              <w:rFonts w:asciiTheme="minorHAnsi" w:hAnsiTheme="minorHAnsi" w:eastAsiaTheme="minorEastAsia" w:cstheme="minorBidi"/>
              <w:sz w:val="24"/>
            </w:rPr>
          </w:rPrChange>
          <w14:textFill>
            <w14:solidFill>
              <w14:schemeClr w14:val="tx1"/>
            </w14:solidFill>
          </w14:textFill>
        </w:rPr>
        <w:t>rigger</w:t>
      </w:r>
      <w:r>
        <w:rPr>
          <w:rFonts w:hint="eastAsia" w:asciiTheme="minorHAnsi" w:hAnsiTheme="minorHAnsi" w:eastAsiaTheme="minorEastAsia" w:cstheme="minorBidi"/>
          <w:color w:val="000000" w:themeColor="text1"/>
          <w:sz w:val="24"/>
          <w:rPrChange w:id="13312" w:author="梁元" w:date="2019-05-14T19:51:36Z">
            <w:rPr>
              <w:rFonts w:hint="eastAsia" w:asciiTheme="minorHAnsi" w:hAnsiTheme="minorHAnsi" w:eastAsiaTheme="minorEastAsia" w:cstheme="minorBidi"/>
              <w:sz w:val="24"/>
            </w:rPr>
          </w:rPrChange>
          <w14:textFill>
            <w14:solidFill>
              <w14:schemeClr w14:val="tx1"/>
            </w14:solidFill>
          </w14:textFill>
        </w:rPr>
        <w:t>，该方法需要接收一个字符串和一个载荷作为参数，字符串决定了触发何种类型的订阅者，载荷可以作为传递给各个订阅者的参数；实现如下：</w:t>
      </w:r>
    </w:p>
    <w:p>
      <w:pPr>
        <w:pStyle w:val="20"/>
        <w:spacing w:line="240" w:lineRule="auto"/>
        <w:ind w:firstLineChars="200"/>
        <w:rPr>
          <w:rFonts w:asciiTheme="minorHAnsi" w:hAnsiTheme="minorHAnsi" w:eastAsiaTheme="minorEastAsia" w:cstheme="minorBidi"/>
          <w:color w:val="000000" w:themeColor="text1"/>
          <w:sz w:val="24"/>
          <w:rPrChange w:id="13314" w:author="梁元" w:date="2019-05-14T19:51:36Z">
            <w:rPr>
              <w:rFonts w:asciiTheme="minorHAnsi" w:hAnsiTheme="minorHAnsi" w:eastAsiaTheme="minorEastAsia" w:cstheme="minorBidi"/>
              <w:sz w:val="24"/>
            </w:rPr>
          </w:rPrChange>
          <w14:textFill>
            <w14:solidFill>
              <w14:schemeClr w14:val="tx1"/>
            </w14:solidFill>
          </w14:textFill>
        </w:rPr>
        <w:pPrChange w:id="13313" w:author="冷雪凝" w:date="2019-05-14T12:20:16Z">
          <w:pPr>
            <w:pStyle w:val="20"/>
            <w:spacing w:line="360" w:lineRule="auto"/>
            <w:ind w:firstLineChars="0"/>
          </w:pPr>
        </w:pPrChange>
      </w:pPr>
      <w:r>
        <w:rPr>
          <w:color w:val="000000" w:themeColor="text1"/>
          <w:rPrChange w:id="13316" w:author="梁元" w:date="2019-05-14T19:51:36Z">
            <w:rPr/>
          </w:rPrChange>
          <w14:textFill>
            <w14:solidFill>
              <w14:schemeClr w14:val="tx1"/>
            </w14:solidFill>
          </w14:textFill>
        </w:rPr>
        <w:drawing>
          <wp:inline distT="0" distB="0" distL="0" distR="0">
            <wp:extent cx="5274310" cy="23228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9"/>
                    <a:stretch>
                      <a:fillRect/>
                    </a:stretch>
                  </pic:blipFill>
                  <pic:spPr>
                    <a:xfrm>
                      <a:off x="0" y="0"/>
                      <a:ext cx="5274310" cy="2322830"/>
                    </a:xfrm>
                    <a:prstGeom prst="rect">
                      <a:avLst/>
                    </a:prstGeom>
                  </pic:spPr>
                </pic:pic>
              </a:graphicData>
            </a:graphic>
          </wp:inline>
        </w:drawing>
      </w:r>
    </w:p>
    <w:p>
      <w:pPr>
        <w:pStyle w:val="3"/>
        <w:numPr>
          <w:ilvl w:val="0"/>
          <w:numId w:val="5"/>
        </w:numPr>
        <w:spacing w:line="240" w:lineRule="auto"/>
        <w:ind w:firstLine="562" w:firstLineChars="200"/>
        <w:rPr>
          <w:rFonts w:ascii="仿宋" w:hAnsi="仿宋" w:eastAsia="仿宋"/>
          <w:color w:val="000000" w:themeColor="text1"/>
          <w:sz w:val="28"/>
          <w:szCs w:val="28"/>
          <w:rPrChange w:id="13318" w:author="梁元" w:date="2019-05-14T19:51:36Z">
            <w:rPr>
              <w:rFonts w:ascii="仿宋" w:hAnsi="仿宋" w:eastAsia="仿宋"/>
              <w:sz w:val="28"/>
              <w:szCs w:val="28"/>
            </w:rPr>
          </w:rPrChange>
          <w14:textFill>
            <w14:solidFill>
              <w14:schemeClr w14:val="tx1"/>
            </w14:solidFill>
          </w14:textFill>
        </w:rPr>
        <w:pPrChange w:id="13317" w:author="冷雪凝" w:date="2019-05-14T12:20:16Z">
          <w:pPr>
            <w:pStyle w:val="3"/>
            <w:numPr>
              <w:ilvl w:val="0"/>
              <w:numId w:val="5"/>
            </w:numPr>
          </w:pPr>
        </w:pPrChange>
      </w:pPr>
      <w:bookmarkStart w:id="386" w:name="_Toc4533_WPSOffice_Level2"/>
      <w:bookmarkStart w:id="387" w:name="_Toc17223_WPSOffice_Level2"/>
      <w:r>
        <w:rPr>
          <w:rFonts w:hint="eastAsia" w:ascii="仿宋" w:hAnsi="仿宋" w:eastAsia="仿宋"/>
          <w:color w:val="000000" w:themeColor="text1"/>
          <w:sz w:val="28"/>
          <w:szCs w:val="28"/>
          <w:rPrChange w:id="13319" w:author="梁元" w:date="2019-05-14T19:51:36Z">
            <w:rPr>
              <w:rFonts w:hint="eastAsia" w:ascii="仿宋" w:hAnsi="仿宋" w:eastAsia="仿宋"/>
              <w:sz w:val="28"/>
              <w:szCs w:val="28"/>
            </w:rPr>
          </w:rPrChange>
          <w14:textFill>
            <w14:solidFill>
              <w14:schemeClr w14:val="tx1"/>
            </w14:solidFill>
          </w14:textFill>
        </w:rPr>
        <w:t>解法对比及优缺点</w:t>
      </w:r>
      <w:bookmarkEnd w:id="386"/>
      <w:bookmarkEnd w:id="387"/>
    </w:p>
    <w:p>
      <w:pPr>
        <w:ind w:firstLine="480" w:firstLineChars="200"/>
        <w:rPr>
          <w:color w:val="000000" w:themeColor="text1"/>
          <w:rPrChange w:id="13321" w:author="梁元" w:date="2019-05-14T19:51:36Z">
            <w:rPr/>
          </w:rPrChange>
          <w14:textFill>
            <w14:solidFill>
              <w14:schemeClr w14:val="tx1"/>
            </w14:solidFill>
          </w14:textFill>
        </w:rPr>
        <w:pPrChange w:id="13320" w:author="冷雪凝" w:date="2019-05-14T12:20:16Z">
          <w:pPr/>
        </w:pPrChange>
      </w:pPr>
      <w:r>
        <w:rPr>
          <w:color w:val="000000" w:themeColor="text1"/>
          <w:rPrChange w:id="13322" w:author="梁元" w:date="2019-05-14T19:51:36Z">
            <w:rPr/>
          </w:rPrChange>
          <w14:textFill>
            <w14:solidFill>
              <w14:schemeClr w14:val="tx1"/>
            </w14:solidFill>
          </w14:textFill>
        </w:rPr>
        <w:t>发布者不需要知道订阅者的数量，订阅者听得话题或者订阅者是通过什么方式运行的。他们能够相互独立地运行，这样就可以让你分开开发这两部分而不需要担心对状态或实现的任何细微的影响。</w:t>
      </w:r>
      <w:r>
        <w:rPr>
          <w:rFonts w:hint="eastAsia"/>
          <w:color w:val="000000" w:themeColor="text1"/>
          <w:rPrChange w:id="13323" w:author="梁元" w:date="2019-05-14T19:51:36Z">
            <w:rPr>
              <w:rFonts w:hint="eastAsia"/>
            </w:rPr>
          </w:rPrChange>
          <w14:textFill>
            <w14:solidFill>
              <w14:schemeClr w14:val="tx1"/>
            </w14:solidFill>
          </w14:textFill>
        </w:rPr>
        <w:t>、</w:t>
      </w:r>
    </w:p>
    <w:p>
      <w:pPr>
        <w:ind w:firstLine="480" w:firstLineChars="200"/>
        <w:rPr>
          <w:color w:val="000000" w:themeColor="text1"/>
          <w:rPrChange w:id="13325" w:author="梁元" w:date="2019-05-14T19:51:36Z">
            <w:rPr/>
          </w:rPrChange>
          <w14:textFill>
            <w14:solidFill>
              <w14:schemeClr w14:val="tx1"/>
            </w14:solidFill>
          </w14:textFill>
        </w:rPr>
        <w:pPrChange w:id="13324" w:author="冷雪凝" w:date="2019-05-14T12:20:16Z">
          <w:pPr/>
        </w:pPrChange>
      </w:pPr>
    </w:p>
    <w:p>
      <w:pPr>
        <w:pStyle w:val="21"/>
        <w:numPr>
          <w:ilvl w:val="0"/>
          <w:numId w:val="6"/>
        </w:numPr>
        <w:ind w:firstLine="480" w:firstLineChars="200"/>
        <w:rPr>
          <w:color w:val="000000" w:themeColor="text1"/>
          <w:rPrChange w:id="13327" w:author="梁元" w:date="2019-05-14T19:51:36Z">
            <w:rPr/>
          </w:rPrChange>
          <w14:textFill>
            <w14:solidFill>
              <w14:schemeClr w14:val="tx1"/>
            </w14:solidFill>
          </w14:textFill>
        </w:rPr>
        <w:pPrChange w:id="13326" w:author="冷雪凝" w:date="2019-05-14T12:20:16Z">
          <w:pPr>
            <w:pStyle w:val="21"/>
            <w:numPr>
              <w:ilvl w:val="0"/>
              <w:numId w:val="6"/>
            </w:numPr>
            <w:ind w:firstLineChars="0"/>
          </w:pPr>
        </w:pPrChange>
      </w:pPr>
      <w:r>
        <w:rPr>
          <w:color w:val="000000" w:themeColor="text1"/>
          <w:rPrChange w:id="13328" w:author="梁元" w:date="2019-05-14T19:51:36Z">
            <w:rPr/>
          </w:rPrChange>
          <w14:textFill>
            <w14:solidFill>
              <w14:schemeClr w14:val="tx1"/>
            </w14:solidFill>
          </w14:textFill>
        </w:rPr>
        <w:t>可扩展性</w:t>
      </w:r>
    </w:p>
    <w:p>
      <w:pPr>
        <w:ind w:firstLine="480" w:firstLineChars="200"/>
        <w:rPr>
          <w:color w:val="000000" w:themeColor="text1"/>
          <w:rPrChange w:id="13330" w:author="梁元" w:date="2019-05-14T19:51:36Z">
            <w:rPr/>
          </w:rPrChange>
          <w14:textFill>
            <w14:solidFill>
              <w14:schemeClr w14:val="tx1"/>
            </w14:solidFill>
          </w14:textFill>
        </w:rPr>
        <w:pPrChange w:id="13329" w:author="冷雪凝" w:date="2019-05-14T12:20:16Z">
          <w:pPr/>
        </w:pPrChange>
      </w:pPr>
    </w:p>
    <w:p>
      <w:pPr>
        <w:ind w:firstLine="480" w:firstLineChars="200"/>
        <w:rPr>
          <w:color w:val="000000" w:themeColor="text1"/>
          <w:rPrChange w:id="13332" w:author="梁元" w:date="2019-05-14T19:51:36Z">
            <w:rPr/>
          </w:rPrChange>
          <w14:textFill>
            <w14:solidFill>
              <w14:schemeClr w14:val="tx1"/>
            </w14:solidFill>
          </w14:textFill>
        </w:rPr>
        <w:pPrChange w:id="13331" w:author="冷雪凝" w:date="2019-05-14T12:20:16Z">
          <w:pPr/>
        </w:pPrChange>
      </w:pPr>
      <w:r>
        <w:rPr>
          <w:color w:val="000000" w:themeColor="text1"/>
          <w:rPrChange w:id="13333" w:author="梁元" w:date="2019-05-14T19:51:36Z">
            <w:rPr/>
          </w:rPrChange>
          <w14:textFill>
            <w14:solidFill>
              <w14:schemeClr w14:val="tx1"/>
            </w14:solidFill>
          </w14:textFill>
        </w:rPr>
        <w:t>发布/订阅模式可以让系统在无论什么时候无法负载的时候扩展</w:t>
      </w:r>
    </w:p>
    <w:p>
      <w:pPr>
        <w:pStyle w:val="21"/>
        <w:numPr>
          <w:ilvl w:val="0"/>
          <w:numId w:val="6"/>
        </w:numPr>
        <w:ind w:firstLine="480" w:firstLineChars="200"/>
        <w:rPr>
          <w:color w:val="000000" w:themeColor="text1"/>
          <w:rPrChange w:id="13335" w:author="梁元" w:date="2019-05-14T19:51:36Z">
            <w:rPr/>
          </w:rPrChange>
          <w14:textFill>
            <w14:solidFill>
              <w14:schemeClr w14:val="tx1"/>
            </w14:solidFill>
          </w14:textFill>
        </w:rPr>
        <w:pPrChange w:id="13334" w:author="冷雪凝" w:date="2019-05-14T12:20:16Z">
          <w:pPr>
            <w:pStyle w:val="21"/>
            <w:numPr>
              <w:ilvl w:val="0"/>
              <w:numId w:val="6"/>
            </w:numPr>
            <w:ind w:firstLineChars="0"/>
          </w:pPr>
        </w:pPrChange>
      </w:pPr>
      <w:r>
        <w:rPr>
          <w:color w:val="000000" w:themeColor="text1"/>
          <w:rPrChange w:id="13336" w:author="梁元" w:date="2019-05-14T19:51:36Z">
            <w:rPr/>
          </w:rPrChange>
          <w14:textFill>
            <w14:solidFill>
              <w14:schemeClr w14:val="tx1"/>
            </w14:solidFill>
          </w14:textFill>
        </w:rPr>
        <w:t>更干净地设计</w:t>
      </w:r>
    </w:p>
    <w:p>
      <w:pPr>
        <w:ind w:firstLine="480" w:firstLineChars="200"/>
        <w:rPr>
          <w:color w:val="000000" w:themeColor="text1"/>
          <w:rPrChange w:id="13338" w:author="梁元" w:date="2019-05-14T19:51:36Z">
            <w:rPr/>
          </w:rPrChange>
          <w14:textFill>
            <w14:solidFill>
              <w14:schemeClr w14:val="tx1"/>
            </w14:solidFill>
          </w14:textFill>
        </w:rPr>
        <w:pPrChange w:id="13337" w:author="冷雪凝" w:date="2019-05-14T12:20:16Z">
          <w:pPr/>
        </w:pPrChange>
      </w:pPr>
    </w:p>
    <w:p>
      <w:pPr>
        <w:ind w:firstLine="480" w:firstLineChars="200"/>
        <w:rPr>
          <w:color w:val="000000" w:themeColor="text1"/>
          <w:rPrChange w:id="13340" w:author="梁元" w:date="2019-05-14T19:51:36Z">
            <w:rPr/>
          </w:rPrChange>
          <w14:textFill>
            <w14:solidFill>
              <w14:schemeClr w14:val="tx1"/>
            </w14:solidFill>
          </w14:textFill>
        </w:rPr>
        <w:pPrChange w:id="13339" w:author="冷雪凝" w:date="2019-05-14T12:20:16Z">
          <w:pPr/>
        </w:pPrChange>
      </w:pPr>
      <w:r>
        <w:rPr>
          <w:color w:val="000000" w:themeColor="text1"/>
          <w:rPrChange w:id="13341" w:author="梁元" w:date="2019-05-14T19:51:36Z">
            <w:rPr/>
          </w:rPrChange>
          <w14:textFill>
            <w14:solidFill>
              <w14:schemeClr w14:val="tx1"/>
            </w14:solidFill>
          </w14:textFill>
        </w:rPr>
        <w:t>充分地利用好发布/订阅模式，你不得不深入地思考不同的组件是如何交互的。这通常会让我们有更干净地设计因为我们对解耦和松耦合的强调。</w:t>
      </w:r>
    </w:p>
    <w:p>
      <w:pPr>
        <w:pStyle w:val="21"/>
        <w:numPr>
          <w:ilvl w:val="0"/>
          <w:numId w:val="6"/>
        </w:numPr>
        <w:ind w:firstLine="480" w:firstLineChars="200"/>
        <w:rPr>
          <w:color w:val="000000" w:themeColor="text1"/>
          <w:rPrChange w:id="13343" w:author="梁元" w:date="2019-05-14T19:51:36Z">
            <w:rPr/>
          </w:rPrChange>
          <w14:textFill>
            <w14:solidFill>
              <w14:schemeClr w14:val="tx1"/>
            </w14:solidFill>
          </w14:textFill>
        </w:rPr>
        <w:pPrChange w:id="13342" w:author="冷雪凝" w:date="2019-05-14T12:20:16Z">
          <w:pPr>
            <w:pStyle w:val="21"/>
            <w:numPr>
              <w:ilvl w:val="0"/>
              <w:numId w:val="6"/>
            </w:numPr>
            <w:ind w:firstLineChars="0"/>
          </w:pPr>
        </w:pPrChange>
      </w:pPr>
      <w:r>
        <w:rPr>
          <w:color w:val="000000" w:themeColor="text1"/>
          <w:rPrChange w:id="13344" w:author="梁元" w:date="2019-05-14T19:51:36Z">
            <w:rPr/>
          </w:rPrChange>
          <w14:textFill>
            <w14:solidFill>
              <w14:schemeClr w14:val="tx1"/>
            </w14:solidFill>
          </w14:textFill>
        </w:rPr>
        <w:t>灵活性</w:t>
      </w:r>
    </w:p>
    <w:p>
      <w:pPr>
        <w:ind w:firstLine="480" w:firstLineChars="200"/>
        <w:rPr>
          <w:color w:val="000000" w:themeColor="text1"/>
          <w:rPrChange w:id="13346" w:author="梁元" w:date="2019-05-14T19:51:36Z">
            <w:rPr/>
          </w:rPrChange>
          <w14:textFill>
            <w14:solidFill>
              <w14:schemeClr w14:val="tx1"/>
            </w14:solidFill>
          </w14:textFill>
        </w:rPr>
        <w:pPrChange w:id="13345" w:author="冷雪凝" w:date="2019-05-14T12:20:16Z">
          <w:pPr/>
        </w:pPrChange>
      </w:pPr>
    </w:p>
    <w:p>
      <w:pPr>
        <w:ind w:firstLine="480" w:firstLineChars="200"/>
        <w:rPr>
          <w:color w:val="000000" w:themeColor="text1"/>
          <w:rPrChange w:id="13348" w:author="梁元" w:date="2019-05-14T19:51:36Z">
            <w:rPr/>
          </w:rPrChange>
          <w14:textFill>
            <w14:solidFill>
              <w14:schemeClr w14:val="tx1"/>
            </w14:solidFill>
          </w14:textFill>
        </w:rPr>
        <w:pPrChange w:id="13347" w:author="冷雪凝" w:date="2019-05-14T12:20:16Z">
          <w:pPr/>
        </w:pPrChange>
      </w:pPr>
      <w:r>
        <w:rPr>
          <w:color w:val="000000" w:themeColor="text1"/>
          <w:rPrChange w:id="13349" w:author="梁元" w:date="2019-05-14T19:51:36Z">
            <w:rPr/>
          </w:rPrChange>
          <w14:textFill>
            <w14:solidFill>
              <w14:schemeClr w14:val="tx1"/>
            </w14:solidFill>
          </w14:textFill>
        </w:rPr>
        <w:t>你不需要担心不同的组件是如何组合在一起的。只要他们共同遵守一份协议</w:t>
      </w:r>
    </w:p>
    <w:p>
      <w:pPr>
        <w:pStyle w:val="21"/>
        <w:numPr>
          <w:ilvl w:val="0"/>
          <w:numId w:val="6"/>
        </w:numPr>
        <w:ind w:firstLine="480" w:firstLineChars="200"/>
        <w:rPr>
          <w:color w:val="000000" w:themeColor="text1"/>
          <w:rPrChange w:id="13351" w:author="梁元" w:date="2019-05-14T19:51:36Z">
            <w:rPr/>
          </w:rPrChange>
          <w14:textFill>
            <w14:solidFill>
              <w14:schemeClr w14:val="tx1"/>
            </w14:solidFill>
          </w14:textFill>
        </w:rPr>
        <w:pPrChange w:id="13350" w:author="冷雪凝" w:date="2019-05-14T12:20:16Z">
          <w:pPr>
            <w:pStyle w:val="21"/>
            <w:numPr>
              <w:ilvl w:val="0"/>
              <w:numId w:val="6"/>
            </w:numPr>
            <w:ind w:firstLineChars="0"/>
          </w:pPr>
        </w:pPrChange>
      </w:pPr>
      <w:r>
        <w:rPr>
          <w:color w:val="000000" w:themeColor="text1"/>
          <w:rPrChange w:id="13352" w:author="梁元" w:date="2019-05-14T19:51:36Z">
            <w:rPr/>
          </w:rPrChange>
          <w14:textFill>
            <w14:solidFill>
              <w14:schemeClr w14:val="tx1"/>
            </w14:solidFill>
          </w14:textFill>
        </w:rPr>
        <w:t>容易测试</w:t>
      </w:r>
    </w:p>
    <w:p>
      <w:pPr>
        <w:pStyle w:val="21"/>
        <w:ind w:left="420" w:firstLine="480" w:firstLineChars="200"/>
        <w:rPr>
          <w:color w:val="000000" w:themeColor="text1"/>
          <w:rPrChange w:id="13354" w:author="梁元" w:date="2019-05-14T19:51:36Z">
            <w:rPr/>
          </w:rPrChange>
          <w14:textFill>
            <w14:solidFill>
              <w14:schemeClr w14:val="tx1"/>
            </w14:solidFill>
          </w14:textFill>
        </w:rPr>
        <w:pPrChange w:id="13353" w:author="冷雪凝" w:date="2019-05-14T12:20:16Z">
          <w:pPr>
            <w:pStyle w:val="21"/>
            <w:ind w:left="420" w:firstLine="0" w:firstLineChars="0"/>
          </w:pPr>
        </w:pPrChange>
      </w:pPr>
    </w:p>
    <w:p>
      <w:pPr>
        <w:ind w:firstLine="480" w:firstLineChars="200"/>
        <w:rPr>
          <w:color w:val="000000" w:themeColor="text1"/>
          <w:rPrChange w:id="13356" w:author="梁元" w:date="2019-05-14T19:51:36Z">
            <w:rPr/>
          </w:rPrChange>
          <w14:textFill>
            <w14:solidFill>
              <w14:schemeClr w14:val="tx1"/>
            </w14:solidFill>
          </w14:textFill>
        </w:rPr>
        <w:pPrChange w:id="13355" w:author="冷雪凝" w:date="2019-05-14T12:20:16Z">
          <w:pPr/>
        </w:pPrChange>
      </w:pPr>
      <w:r>
        <w:rPr>
          <w:color w:val="000000" w:themeColor="text1"/>
          <w:rPrChange w:id="13357" w:author="梁元" w:date="2019-05-14T19:51:36Z">
            <w:rPr/>
          </w:rPrChange>
          <w14:textFill>
            <w14:solidFill>
              <w14:schemeClr w14:val="tx1"/>
            </w14:solidFill>
          </w14:textFill>
        </w:rPr>
        <w:t>你可以很好地找出发布者或订阅者是否会得到错误的信息</w:t>
      </w:r>
    </w:p>
    <w:p>
      <w:pPr>
        <w:ind w:firstLine="480" w:firstLineChars="200"/>
        <w:rPr>
          <w:color w:val="000000" w:themeColor="text1"/>
          <w:rPrChange w:id="13359" w:author="梁元" w:date="2019-05-14T19:51:36Z">
            <w:rPr/>
          </w:rPrChange>
          <w14:textFill>
            <w14:solidFill>
              <w14:schemeClr w14:val="tx1"/>
            </w14:solidFill>
          </w14:textFill>
        </w:rPr>
        <w:pPrChange w:id="13358" w:author="冷雪凝" w:date="2019-05-14T12:20:16Z">
          <w:pPr/>
        </w:pPrChange>
      </w:pPr>
    </w:p>
    <w:p>
      <w:pPr>
        <w:pStyle w:val="3"/>
        <w:numPr>
          <w:ilvl w:val="0"/>
          <w:numId w:val="5"/>
        </w:numPr>
        <w:spacing w:line="240" w:lineRule="auto"/>
        <w:ind w:firstLine="562" w:firstLineChars="200"/>
        <w:rPr>
          <w:rFonts w:ascii="仿宋" w:hAnsi="仿宋" w:eastAsia="仿宋"/>
          <w:color w:val="000000" w:themeColor="text1"/>
          <w:sz w:val="28"/>
          <w:szCs w:val="28"/>
          <w:rPrChange w:id="13361" w:author="梁元" w:date="2019-05-14T19:51:36Z">
            <w:rPr>
              <w:rFonts w:ascii="仿宋" w:hAnsi="仿宋" w:eastAsia="仿宋"/>
              <w:sz w:val="28"/>
              <w:szCs w:val="28"/>
            </w:rPr>
          </w:rPrChange>
          <w14:textFill>
            <w14:solidFill>
              <w14:schemeClr w14:val="tx1"/>
            </w14:solidFill>
          </w14:textFill>
        </w:rPr>
        <w:pPrChange w:id="13360" w:author="冷雪凝" w:date="2019-05-14T12:20:16Z">
          <w:pPr>
            <w:pStyle w:val="3"/>
            <w:numPr>
              <w:ilvl w:val="0"/>
              <w:numId w:val="5"/>
            </w:numPr>
          </w:pPr>
        </w:pPrChange>
      </w:pPr>
      <w:bookmarkStart w:id="388" w:name="_Toc16768_WPSOffice_Level2"/>
      <w:bookmarkStart w:id="389" w:name="_Toc9172_WPSOffice_Level2"/>
      <w:r>
        <w:rPr>
          <w:rFonts w:hint="eastAsia" w:ascii="仿宋" w:hAnsi="仿宋" w:eastAsia="仿宋"/>
          <w:color w:val="000000" w:themeColor="text1"/>
          <w:sz w:val="28"/>
          <w:szCs w:val="28"/>
          <w:rPrChange w:id="13362"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388"/>
      <w:bookmarkEnd w:id="389"/>
    </w:p>
    <w:p>
      <w:pPr>
        <w:ind w:firstLine="480" w:firstLineChars="200"/>
        <w:rPr>
          <w:color w:val="000000" w:themeColor="text1"/>
          <w:rPrChange w:id="13364" w:author="梁元" w:date="2019-05-14T19:51:36Z">
            <w:rPr/>
          </w:rPrChange>
          <w14:textFill>
            <w14:solidFill>
              <w14:schemeClr w14:val="tx1"/>
            </w14:solidFill>
          </w14:textFill>
        </w:rPr>
        <w:pPrChange w:id="13363" w:author="冷雪凝" w:date="2019-05-14T12:20:16Z">
          <w:pPr/>
        </w:pPrChange>
      </w:pPr>
      <w:r>
        <w:rPr>
          <w:rFonts w:hint="eastAsia"/>
          <w:color w:val="000000" w:themeColor="text1"/>
          <w:rPrChange w:id="13365" w:author="梁元" w:date="2019-05-14T19:51:36Z">
            <w:rPr>
              <w:rFonts w:hint="eastAsia"/>
            </w:rPr>
          </w:rPrChange>
          <w14:textFill>
            <w14:solidFill>
              <w14:schemeClr w14:val="tx1"/>
            </w14:solidFill>
          </w14:textFill>
        </w:rPr>
        <w:t>发布订阅模式可以解耦代码，那么它 有哪些劣势呢？</w:t>
      </w:r>
    </w:p>
    <w:p>
      <w:pPr>
        <w:ind w:firstLine="480" w:firstLineChars="200"/>
        <w:rPr>
          <w:color w:val="000000" w:themeColor="text1"/>
          <w:rPrChange w:id="13367" w:author="梁元" w:date="2019-05-14T19:51:36Z">
            <w:rPr/>
          </w:rPrChange>
          <w14:textFill>
            <w14:solidFill>
              <w14:schemeClr w14:val="tx1"/>
            </w14:solidFill>
          </w14:textFill>
        </w:rPr>
        <w:pPrChange w:id="13366" w:author="冷雪凝" w:date="2019-05-14T12:20:16Z">
          <w:pPr/>
        </w:pPrChange>
      </w:pPr>
    </w:p>
    <w:p>
      <w:pPr>
        <w:pStyle w:val="21"/>
        <w:numPr>
          <w:ilvl w:val="0"/>
          <w:numId w:val="6"/>
        </w:numPr>
        <w:spacing w:line="240" w:lineRule="auto"/>
        <w:ind w:firstLine="480" w:firstLineChars="200"/>
        <w:rPr>
          <w:color w:val="000000" w:themeColor="text1"/>
          <w:rPrChange w:id="13369" w:author="梁元" w:date="2019-05-14T19:51:36Z">
            <w:rPr/>
          </w:rPrChange>
          <w14:textFill>
            <w14:solidFill>
              <w14:schemeClr w14:val="tx1"/>
            </w14:solidFill>
          </w14:textFill>
        </w:rPr>
        <w:pPrChange w:id="13368" w:author="冷雪凝" w:date="2019-05-14T12:20:16Z">
          <w:pPr>
            <w:pStyle w:val="21"/>
            <w:numPr>
              <w:ilvl w:val="0"/>
              <w:numId w:val="6"/>
            </w:numPr>
            <w:spacing w:line="360" w:lineRule="auto"/>
            <w:ind w:firstLineChars="0"/>
          </w:pPr>
        </w:pPrChange>
      </w:pPr>
      <w:r>
        <w:rPr>
          <w:rFonts w:hint="eastAsia"/>
          <w:color w:val="000000" w:themeColor="text1"/>
          <w:rPrChange w:id="13370" w:author="梁元" w:date="2019-05-14T19:51:36Z">
            <w:rPr>
              <w:rFonts w:hint="eastAsia"/>
            </w:rPr>
          </w:rPrChange>
          <w14:textFill>
            <w14:solidFill>
              <w14:schemeClr w14:val="tx1"/>
            </w14:solidFill>
          </w14:textFill>
        </w:rPr>
        <w:t>中间人也许不会通知系统消息传送的状态。所以我们无法知道消息传送是成功的还是失败的。紧耦合是需要保证这一点的。</w:t>
      </w:r>
    </w:p>
    <w:p>
      <w:pPr>
        <w:pStyle w:val="21"/>
        <w:numPr>
          <w:ilvl w:val="0"/>
          <w:numId w:val="6"/>
        </w:numPr>
        <w:spacing w:line="240" w:lineRule="auto"/>
        <w:ind w:firstLine="480" w:firstLineChars="200"/>
        <w:rPr>
          <w:color w:val="000000" w:themeColor="text1"/>
          <w:rPrChange w:id="13372" w:author="梁元" w:date="2019-05-14T19:51:36Z">
            <w:rPr/>
          </w:rPrChange>
          <w14:textFill>
            <w14:solidFill>
              <w14:schemeClr w14:val="tx1"/>
            </w14:solidFill>
          </w14:textFill>
        </w:rPr>
        <w:pPrChange w:id="13371" w:author="冷雪凝" w:date="2019-05-14T12:20:16Z">
          <w:pPr>
            <w:pStyle w:val="21"/>
            <w:numPr>
              <w:ilvl w:val="0"/>
              <w:numId w:val="6"/>
            </w:numPr>
            <w:spacing w:line="360" w:lineRule="auto"/>
            <w:ind w:firstLineChars="0"/>
          </w:pPr>
        </w:pPrChange>
      </w:pPr>
      <w:r>
        <w:rPr>
          <w:rFonts w:hint="eastAsia"/>
          <w:color w:val="000000" w:themeColor="text1"/>
          <w:rPrChange w:id="13373" w:author="梁元" w:date="2019-05-14T19:51:36Z">
            <w:rPr>
              <w:rFonts w:hint="eastAsia"/>
            </w:rPr>
          </w:rPrChange>
          <w14:textFill>
            <w14:solidFill>
              <w14:schemeClr w14:val="tx1"/>
            </w14:solidFill>
          </w14:textFill>
        </w:rPr>
        <w:t>发布者不知道订阅者的状态，反之亦然，这样的话，你根本不知道在另一端是否会没有问题？</w:t>
      </w:r>
    </w:p>
    <w:p>
      <w:pPr>
        <w:pStyle w:val="21"/>
        <w:numPr>
          <w:ilvl w:val="0"/>
          <w:numId w:val="6"/>
        </w:numPr>
        <w:spacing w:line="240" w:lineRule="auto"/>
        <w:ind w:firstLine="480" w:firstLineChars="200"/>
        <w:rPr>
          <w:color w:val="000000" w:themeColor="text1"/>
          <w:rPrChange w:id="13375" w:author="梁元" w:date="2019-05-14T19:51:36Z">
            <w:rPr/>
          </w:rPrChange>
          <w14:textFill>
            <w14:solidFill>
              <w14:schemeClr w14:val="tx1"/>
            </w14:solidFill>
          </w14:textFill>
        </w:rPr>
        <w:pPrChange w:id="13374" w:author="冷雪凝" w:date="2019-05-14T12:20:16Z">
          <w:pPr>
            <w:pStyle w:val="21"/>
            <w:numPr>
              <w:ilvl w:val="0"/>
              <w:numId w:val="6"/>
            </w:numPr>
            <w:spacing w:line="360" w:lineRule="auto"/>
            <w:ind w:firstLineChars="0"/>
          </w:pPr>
        </w:pPrChange>
      </w:pPr>
      <w:r>
        <w:rPr>
          <w:rFonts w:hint="eastAsia"/>
          <w:color w:val="000000" w:themeColor="text1"/>
          <w:rPrChange w:id="13376" w:author="梁元" w:date="2019-05-14T19:51:36Z">
            <w:rPr>
              <w:rFonts w:hint="eastAsia"/>
            </w:rPr>
          </w:rPrChange>
          <w14:textFill>
            <w14:solidFill>
              <w14:schemeClr w14:val="tx1"/>
            </w14:solidFill>
          </w14:textFill>
        </w:rPr>
        <w:t>随着订阅者和发布者数量的增加，不断增加的消息传送回导致架构的不稳定，容易在负载大的时候出问题</w:t>
      </w:r>
    </w:p>
    <w:p>
      <w:pPr>
        <w:pStyle w:val="21"/>
        <w:numPr>
          <w:ilvl w:val="0"/>
          <w:numId w:val="6"/>
        </w:numPr>
        <w:spacing w:line="240" w:lineRule="auto"/>
        <w:ind w:firstLine="480" w:firstLineChars="200"/>
        <w:rPr>
          <w:color w:val="000000" w:themeColor="text1"/>
          <w:rPrChange w:id="13378" w:author="梁元" w:date="2019-05-14T19:51:36Z">
            <w:rPr/>
          </w:rPrChange>
          <w14:textFill>
            <w14:solidFill>
              <w14:schemeClr w14:val="tx1"/>
            </w14:solidFill>
          </w14:textFill>
        </w:rPr>
        <w:pPrChange w:id="13377" w:author="冷雪凝" w:date="2019-05-14T12:20:16Z">
          <w:pPr>
            <w:pStyle w:val="21"/>
            <w:numPr>
              <w:ilvl w:val="0"/>
              <w:numId w:val="6"/>
            </w:numPr>
            <w:spacing w:line="360" w:lineRule="auto"/>
            <w:ind w:firstLineChars="0"/>
          </w:pPr>
        </w:pPrChange>
      </w:pPr>
      <w:r>
        <w:rPr>
          <w:rFonts w:hint="eastAsia"/>
          <w:color w:val="000000" w:themeColor="text1"/>
          <w:rPrChange w:id="13379" w:author="梁元" w:date="2019-05-14T19:51:36Z">
            <w:rPr>
              <w:rFonts w:hint="eastAsia"/>
            </w:rPr>
          </w:rPrChange>
          <w14:textFill>
            <w14:solidFill>
              <w14:schemeClr w14:val="tx1"/>
            </w14:solidFill>
          </w14:textFill>
        </w:rPr>
        <w:t>攻击者（恶意的发布者）能够入侵系统并且撕开它。这会导致恶意的消息被发布，订阅者能够获得他们以前并不能获得的消息。</w:t>
      </w:r>
    </w:p>
    <w:p>
      <w:pPr>
        <w:pStyle w:val="21"/>
        <w:numPr>
          <w:ilvl w:val="0"/>
          <w:numId w:val="6"/>
        </w:numPr>
        <w:spacing w:line="240" w:lineRule="auto"/>
        <w:ind w:firstLine="480" w:firstLineChars="200"/>
        <w:rPr>
          <w:color w:val="000000" w:themeColor="text1"/>
          <w:rPrChange w:id="13381" w:author="梁元" w:date="2019-05-14T19:51:36Z">
            <w:rPr/>
          </w:rPrChange>
          <w14:textFill>
            <w14:solidFill>
              <w14:schemeClr w14:val="tx1"/>
            </w14:solidFill>
          </w14:textFill>
        </w:rPr>
        <w:pPrChange w:id="13380" w:author="冷雪凝" w:date="2019-05-14T12:20:16Z">
          <w:pPr>
            <w:pStyle w:val="21"/>
            <w:numPr>
              <w:ilvl w:val="0"/>
              <w:numId w:val="6"/>
            </w:numPr>
            <w:spacing w:line="360" w:lineRule="auto"/>
            <w:ind w:firstLineChars="0"/>
          </w:pPr>
        </w:pPrChange>
      </w:pPr>
      <w:r>
        <w:rPr>
          <w:rFonts w:hint="eastAsia"/>
          <w:color w:val="000000" w:themeColor="text1"/>
          <w:rPrChange w:id="13382" w:author="梁元" w:date="2019-05-14T19:51:36Z">
            <w:rPr>
              <w:rFonts w:hint="eastAsia"/>
            </w:rPr>
          </w:rPrChange>
          <w14:textFill>
            <w14:solidFill>
              <w14:schemeClr w14:val="tx1"/>
            </w14:solidFill>
          </w14:textFill>
        </w:rPr>
        <w:t>更新发布者和订阅者的关系会是一个很难的问题，因为毕竟他们根本不认识对方。</w:t>
      </w:r>
    </w:p>
    <w:p>
      <w:pPr>
        <w:pStyle w:val="21"/>
        <w:numPr>
          <w:ilvl w:val="0"/>
          <w:numId w:val="6"/>
        </w:numPr>
        <w:spacing w:line="240" w:lineRule="auto"/>
        <w:ind w:firstLine="480" w:firstLineChars="200"/>
        <w:rPr>
          <w:color w:val="000000" w:themeColor="text1"/>
          <w:rPrChange w:id="13384" w:author="梁元" w:date="2019-05-14T19:51:36Z">
            <w:rPr/>
          </w:rPrChange>
          <w14:textFill>
            <w14:solidFill>
              <w14:schemeClr w14:val="tx1"/>
            </w14:solidFill>
          </w14:textFill>
        </w:rPr>
        <w:pPrChange w:id="13383" w:author="冷雪凝" w:date="2019-05-14T12:20:16Z">
          <w:pPr>
            <w:pStyle w:val="21"/>
            <w:numPr>
              <w:ilvl w:val="0"/>
              <w:numId w:val="6"/>
            </w:numPr>
            <w:spacing w:line="360" w:lineRule="auto"/>
            <w:ind w:firstLineChars="0"/>
          </w:pPr>
        </w:pPrChange>
      </w:pPr>
      <w:r>
        <w:rPr>
          <w:rFonts w:hint="eastAsia"/>
          <w:color w:val="000000" w:themeColor="text1"/>
          <w:rPrChange w:id="13385" w:author="梁元" w:date="2019-05-14T19:51:36Z">
            <w:rPr>
              <w:rFonts w:hint="eastAsia"/>
            </w:rPr>
          </w:rPrChange>
          <w14:textFill>
            <w14:solidFill>
              <w14:schemeClr w14:val="tx1"/>
            </w14:solidFill>
          </w14:textFill>
        </w:rPr>
        <w:t>需要中间人</w:t>
      </w:r>
      <w:r>
        <w:rPr>
          <w:color w:val="000000" w:themeColor="text1"/>
          <w:rPrChange w:id="13386" w:author="梁元" w:date="2019-05-14T19:51:36Z">
            <w:rPr/>
          </w:rPrChange>
          <w14:textFill>
            <w14:solidFill>
              <w14:schemeClr w14:val="tx1"/>
            </w14:solidFill>
          </w14:textFill>
        </w:rPr>
        <w:t>/代理商，消息规范和相关的规则会给系统增加一些复杂</w:t>
      </w:r>
    </w:p>
    <w:p>
      <w:pPr>
        <w:pStyle w:val="3"/>
        <w:numPr>
          <w:ilvl w:val="0"/>
          <w:numId w:val="5"/>
        </w:numPr>
        <w:spacing w:line="240" w:lineRule="auto"/>
        <w:ind w:firstLine="562" w:firstLineChars="200"/>
        <w:rPr>
          <w:rFonts w:ascii="仿宋" w:hAnsi="仿宋" w:eastAsia="仿宋"/>
          <w:color w:val="000000" w:themeColor="text1"/>
          <w:sz w:val="28"/>
          <w:szCs w:val="28"/>
          <w:rPrChange w:id="13388" w:author="梁元" w:date="2019-05-14T19:51:36Z">
            <w:rPr>
              <w:rFonts w:ascii="仿宋" w:hAnsi="仿宋" w:eastAsia="仿宋"/>
              <w:sz w:val="28"/>
              <w:szCs w:val="28"/>
            </w:rPr>
          </w:rPrChange>
          <w14:textFill>
            <w14:solidFill>
              <w14:schemeClr w14:val="tx1"/>
            </w14:solidFill>
          </w14:textFill>
        </w:rPr>
        <w:pPrChange w:id="13387" w:author="冷雪凝" w:date="2019-05-14T12:20:16Z">
          <w:pPr>
            <w:pStyle w:val="3"/>
            <w:numPr>
              <w:ilvl w:val="0"/>
              <w:numId w:val="5"/>
            </w:numPr>
          </w:pPr>
        </w:pPrChange>
      </w:pPr>
      <w:bookmarkStart w:id="390" w:name="_Toc12217_WPSOffice_Level2"/>
      <w:bookmarkStart w:id="391" w:name="_Toc8654_WPSOffice_Level2"/>
      <w:r>
        <w:rPr>
          <w:rFonts w:hint="eastAsia" w:ascii="仿宋" w:hAnsi="仿宋" w:eastAsia="仿宋"/>
          <w:color w:val="000000" w:themeColor="text1"/>
          <w:sz w:val="28"/>
          <w:szCs w:val="28"/>
          <w:rPrChange w:id="13389" w:author="梁元" w:date="2019-05-14T19:51:36Z">
            <w:rPr>
              <w:rFonts w:hint="eastAsia" w:ascii="仿宋" w:hAnsi="仿宋" w:eastAsia="仿宋"/>
              <w:sz w:val="28"/>
              <w:szCs w:val="28"/>
            </w:rPr>
          </w:rPrChange>
          <w14:textFill>
            <w14:solidFill>
              <w14:schemeClr w14:val="tx1"/>
            </w14:solidFill>
          </w14:textFill>
        </w:rPr>
        <w:t>项目中体现经验的点</w:t>
      </w:r>
      <w:bookmarkEnd w:id="390"/>
      <w:bookmarkEnd w:id="391"/>
    </w:p>
    <w:p>
      <w:pPr>
        <w:widowControl/>
        <w:shd w:val="clear" w:color="auto" w:fill="FFFFFF"/>
        <w:wordWrap w:val="0"/>
        <w:spacing w:before="120"/>
        <w:ind w:firstLine="420" w:firstLineChars="200"/>
        <w:jc w:val="left"/>
        <w:rPr>
          <w:rFonts w:ascii="Arial" w:hAnsi="Arial" w:eastAsia="宋体" w:cs="Arial"/>
          <w:color w:val="000000" w:themeColor="text1"/>
          <w:kern w:val="0"/>
          <w:sz w:val="21"/>
          <w:szCs w:val="21"/>
          <w:rPrChange w:id="13391" w:author="梁元" w:date="2019-05-14T19:51:36Z">
            <w:rPr>
              <w:rFonts w:ascii="Arial" w:hAnsi="Arial" w:eastAsia="宋体" w:cs="Arial"/>
              <w:color w:val="333333"/>
              <w:kern w:val="0"/>
              <w:sz w:val="21"/>
              <w:szCs w:val="21"/>
            </w:rPr>
          </w:rPrChange>
          <w14:textFill>
            <w14:solidFill>
              <w14:schemeClr w14:val="tx1"/>
            </w14:solidFill>
          </w14:textFill>
        </w:rPr>
        <w:pPrChange w:id="13390" w:author="冷雪凝" w:date="2019-05-14T12:20:16Z">
          <w:pPr>
            <w:widowControl/>
            <w:shd w:val="clear" w:color="auto" w:fill="FFFFFF"/>
            <w:wordWrap w:val="0"/>
            <w:spacing w:before="120"/>
            <w:jc w:val="left"/>
          </w:pPr>
        </w:pPrChange>
      </w:pPr>
      <w:r>
        <w:rPr>
          <w:rFonts w:ascii="Arial" w:hAnsi="Arial" w:eastAsia="宋体" w:cs="Arial"/>
          <w:color w:val="000000" w:themeColor="text1"/>
          <w:kern w:val="0"/>
          <w:sz w:val="21"/>
          <w:szCs w:val="21"/>
          <w:rPrChange w:id="13392" w:author="梁元" w:date="2019-05-14T19:51:36Z">
            <w:rPr>
              <w:rFonts w:ascii="Arial" w:hAnsi="Arial" w:eastAsia="宋体" w:cs="Arial"/>
              <w:color w:val="333333"/>
              <w:kern w:val="0"/>
              <w:sz w:val="21"/>
              <w:szCs w:val="21"/>
            </w:rPr>
          </w:rPrChange>
          <w14:textFill>
            <w14:solidFill>
              <w14:schemeClr w14:val="tx1"/>
            </w14:solidFill>
          </w14:textFill>
        </w:rPr>
        <w:t>关联行为场景，需要注意的是，关联行为是可拆分的，而不是“组合”关系。</w:t>
      </w:r>
    </w:p>
    <w:p>
      <w:pPr>
        <w:widowControl/>
        <w:shd w:val="clear" w:color="auto" w:fill="FFFFFF"/>
        <w:wordWrap w:val="0"/>
        <w:spacing w:before="120"/>
        <w:ind w:firstLine="420" w:firstLineChars="200"/>
        <w:jc w:val="left"/>
        <w:rPr>
          <w:rFonts w:ascii="Arial" w:hAnsi="Arial" w:eastAsia="宋体" w:cs="Arial"/>
          <w:color w:val="000000" w:themeColor="text1"/>
          <w:kern w:val="0"/>
          <w:sz w:val="21"/>
          <w:szCs w:val="21"/>
          <w:rPrChange w:id="13394" w:author="梁元" w:date="2019-05-14T19:51:36Z">
            <w:rPr>
              <w:rFonts w:ascii="Arial" w:hAnsi="Arial" w:eastAsia="宋体" w:cs="Arial"/>
              <w:color w:val="333333"/>
              <w:kern w:val="0"/>
              <w:sz w:val="21"/>
              <w:szCs w:val="21"/>
            </w:rPr>
          </w:rPrChange>
          <w14:textFill>
            <w14:solidFill>
              <w14:schemeClr w14:val="tx1"/>
            </w14:solidFill>
          </w14:textFill>
        </w:rPr>
        <w:pPrChange w:id="13393" w:author="冷雪凝" w:date="2019-05-14T12:20:16Z">
          <w:pPr>
            <w:widowControl/>
            <w:shd w:val="clear" w:color="auto" w:fill="FFFFFF"/>
            <w:wordWrap w:val="0"/>
            <w:spacing w:before="120"/>
            <w:jc w:val="left"/>
          </w:pPr>
        </w:pPrChange>
      </w:pPr>
      <w:r>
        <w:rPr>
          <w:rFonts w:ascii="Arial" w:hAnsi="Arial" w:eastAsia="宋体" w:cs="Arial"/>
          <w:color w:val="000000" w:themeColor="text1"/>
          <w:kern w:val="0"/>
          <w:sz w:val="21"/>
          <w:szCs w:val="21"/>
          <w:rPrChange w:id="13395" w:author="梁元" w:date="2019-05-14T19:51:36Z">
            <w:rPr>
              <w:rFonts w:ascii="Arial" w:hAnsi="Arial" w:eastAsia="宋体" w:cs="Arial"/>
              <w:color w:val="333333"/>
              <w:kern w:val="0"/>
              <w:sz w:val="21"/>
              <w:szCs w:val="21"/>
            </w:rPr>
          </w:rPrChange>
          <w14:textFill>
            <w14:solidFill>
              <w14:schemeClr w14:val="tx1"/>
            </w14:solidFill>
          </w14:textFill>
        </w:rPr>
        <w:t>事件多级触发场景。</w:t>
      </w:r>
    </w:p>
    <w:p>
      <w:pPr>
        <w:widowControl/>
        <w:shd w:val="clear" w:color="auto" w:fill="FFFFFF"/>
        <w:wordWrap w:val="0"/>
        <w:spacing w:before="120"/>
        <w:ind w:firstLine="420" w:firstLineChars="200"/>
        <w:jc w:val="left"/>
        <w:rPr>
          <w:rFonts w:ascii="Arial" w:hAnsi="Arial" w:eastAsia="宋体" w:cs="Arial"/>
          <w:color w:val="000000" w:themeColor="text1"/>
          <w:kern w:val="0"/>
          <w:sz w:val="21"/>
          <w:szCs w:val="21"/>
          <w:rPrChange w:id="13397" w:author="梁元" w:date="2019-05-14T19:51:36Z">
            <w:rPr>
              <w:rFonts w:ascii="Arial" w:hAnsi="Arial" w:eastAsia="宋体" w:cs="Arial"/>
              <w:color w:val="333333"/>
              <w:kern w:val="0"/>
              <w:sz w:val="21"/>
              <w:szCs w:val="21"/>
            </w:rPr>
          </w:rPrChange>
          <w14:textFill>
            <w14:solidFill>
              <w14:schemeClr w14:val="tx1"/>
            </w14:solidFill>
          </w14:textFill>
        </w:rPr>
        <w:pPrChange w:id="13396" w:author="冷雪凝" w:date="2019-05-14T12:20:16Z">
          <w:pPr>
            <w:widowControl/>
            <w:shd w:val="clear" w:color="auto" w:fill="FFFFFF"/>
            <w:wordWrap w:val="0"/>
            <w:spacing w:before="120"/>
            <w:jc w:val="left"/>
          </w:pPr>
        </w:pPrChange>
      </w:pPr>
      <w:r>
        <w:rPr>
          <w:rFonts w:ascii="Arial" w:hAnsi="Arial" w:eastAsia="宋体" w:cs="Arial"/>
          <w:color w:val="000000" w:themeColor="text1"/>
          <w:kern w:val="0"/>
          <w:sz w:val="21"/>
          <w:szCs w:val="21"/>
          <w:rPrChange w:id="13398" w:author="梁元" w:date="2019-05-14T19:51:36Z">
            <w:rPr>
              <w:rFonts w:ascii="Arial" w:hAnsi="Arial" w:eastAsia="宋体" w:cs="Arial"/>
              <w:color w:val="333333"/>
              <w:kern w:val="0"/>
              <w:sz w:val="21"/>
              <w:szCs w:val="21"/>
            </w:rPr>
          </w:rPrChange>
          <w14:textFill>
            <w14:solidFill>
              <w14:schemeClr w14:val="tx1"/>
            </w14:solidFill>
          </w14:textFill>
        </w:rPr>
        <w:t>跨系统的消息交换场景，如消息队列、事件总线的处理机制</w:t>
      </w:r>
    </w:p>
    <w:p>
      <w:pPr>
        <w:ind w:firstLine="560" w:firstLineChars="200"/>
        <w:rPr>
          <w:color w:val="000000" w:themeColor="text1"/>
          <w:sz w:val="28"/>
          <w:rPrChange w:id="13400" w:author="梁元" w:date="2019-05-14T19:51:36Z">
            <w:rPr>
              <w:sz w:val="28"/>
            </w:rPr>
          </w:rPrChange>
          <w14:textFill>
            <w14:solidFill>
              <w14:schemeClr w14:val="tx1"/>
            </w14:solidFill>
          </w14:textFill>
        </w:rPr>
        <w:pPrChange w:id="13399" w:author="冷雪凝" w:date="2019-05-14T12:20:16Z">
          <w:pPr/>
        </w:pPrChange>
      </w:pPr>
    </w:p>
    <w:sdt>
      <w:sdtPr>
        <w:rPr>
          <w:rFonts w:eastAsiaTheme="minorHAnsi"/>
          <w:color w:val="000000" w:themeColor="text1"/>
          <w14:textFill>
            <w14:solidFill>
              <w14:schemeClr w14:val="tx1"/>
            </w14:solidFill>
          </w14:textFill>
        </w:rPr>
        <w:id w:val="-1826581312"/>
        <w:docPartObj>
          <w:docPartGallery w:val="autotext"/>
        </w:docPartObj>
      </w:sdtPr>
      <w:sdtEndPr>
        <w:rPr>
          <w:rFonts w:eastAsiaTheme="minorHAnsi"/>
          <w:color w:val="000000" w:themeColor="text1"/>
          <w14:textFill>
            <w14:solidFill>
              <w14:schemeClr w14:val="tx1"/>
            </w14:solidFill>
          </w14:textFill>
        </w:rPr>
      </w:sdtEndPr>
      <w:sdtContent>
        <w:p>
          <w:pPr>
            <w:rPr>
              <w:rFonts w:eastAsiaTheme="minorHAnsi"/>
              <w:color w:val="000000" w:themeColor="text1"/>
              <w14:textFill>
                <w14:solidFill>
                  <w14:schemeClr w14:val="tx1"/>
                </w14:solidFill>
              </w14:textFill>
            </w:rPr>
            <w:sectPr>
              <w:headerReference r:id="rId10" w:type="first"/>
              <w:footerReference r:id="rId12" w:type="first"/>
              <w:headerReference r:id="rId9" w:type="default"/>
              <w:footerReference r:id="rId11" w:type="default"/>
              <w:pgSz w:w="11906" w:h="16838"/>
              <w:pgMar w:top="1440" w:right="1800" w:bottom="1440" w:left="1800" w:header="851" w:footer="992" w:gutter="0"/>
              <w:pgNumType w:start="0"/>
              <w:cols w:space="425" w:num="1"/>
              <w:docGrid w:type="lines" w:linePitch="326" w:charSpace="0"/>
            </w:sectPr>
          </w:pPr>
        </w:p>
        <w:p>
          <w:pPr>
            <w:widowControl/>
            <w:jc w:val="left"/>
            <w:rPr>
              <w:rFonts w:eastAsiaTheme="minorHAnsi"/>
              <w:color w:val="000000" w:themeColor="text1"/>
              <w14:textFill>
                <w14:solidFill>
                  <w14:schemeClr w14:val="tx1"/>
                </w14:solidFill>
              </w14:textFill>
            </w:rPr>
          </w:pPr>
        </w:p>
      </w:sdtContent>
    </w:sdt>
    <w:p>
      <w:pPr>
        <w:pStyle w:val="2"/>
        <w:numPr>
          <w:ilvl w:val="0"/>
          <w:numId w:val="1"/>
        </w:numPr>
        <w:rPr>
          <w:rFonts w:ascii="仿宋" w:hAnsi="仿宋" w:eastAsia="仿宋"/>
          <w:color w:val="000000" w:themeColor="text1"/>
          <w:sz w:val="28"/>
          <w:szCs w:val="28"/>
          <w:rPrChange w:id="13401" w:author="梁元" w:date="2019-05-14T19:51:36Z">
            <w:rPr>
              <w:rFonts w:ascii="仿宋" w:hAnsi="仿宋" w:eastAsia="仿宋"/>
              <w:sz w:val="28"/>
              <w:szCs w:val="28"/>
            </w:rPr>
          </w:rPrChange>
          <w14:textFill>
            <w14:solidFill>
              <w14:schemeClr w14:val="tx1"/>
            </w14:solidFill>
          </w14:textFill>
        </w:rPr>
      </w:pPr>
      <w:bookmarkStart w:id="392" w:name="_Toc330_WPSOffice_Level1"/>
      <w:bookmarkStart w:id="393" w:name="_Toc24526_WPSOffice_Level1"/>
      <w:r>
        <w:rPr>
          <w:rFonts w:hint="eastAsia" w:ascii="仿宋" w:hAnsi="仿宋" w:eastAsia="仿宋"/>
          <w:color w:val="000000" w:themeColor="text1"/>
          <w:sz w:val="28"/>
          <w:szCs w:val="28"/>
          <w:rPrChange w:id="13402" w:author="梁元" w:date="2019-05-14T19:51:36Z">
            <w:rPr>
              <w:rFonts w:hint="eastAsia" w:ascii="仿宋" w:hAnsi="仿宋" w:eastAsia="仿宋"/>
              <w:sz w:val="28"/>
              <w:szCs w:val="28"/>
            </w:rPr>
          </w:rPrChange>
          <w14:textFill>
            <w14:solidFill>
              <w14:schemeClr w14:val="tx1"/>
            </w14:solidFill>
          </w14:textFill>
        </w:rPr>
        <w:t>封装一个全局的模态框</w:t>
      </w:r>
      <w:bookmarkEnd w:id="392"/>
      <w:bookmarkEnd w:id="393"/>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340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404"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1340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406"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1340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408"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1340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410"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1341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412"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341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414" w:author="梁元" w:date="2019-05-14T19:51:36Z">
                  <w:rPr>
                    <w:rFonts w:hint="eastAsia" w:ascii="仿宋" w:hAnsi="仿宋" w:eastAsia="仿宋"/>
                  </w:rPr>
                </w:rPrChange>
                <w14:textFill>
                  <w14:solidFill>
                    <w14:schemeClr w14:val="tx1"/>
                  </w14:solidFill>
                </w14:textFill>
              </w:rPr>
              <w:t>70%</w:t>
            </w:r>
          </w:p>
        </w:tc>
        <w:tc>
          <w:tcPr>
            <w:tcW w:w="1559" w:type="dxa"/>
          </w:tcPr>
          <w:p>
            <w:pPr>
              <w:jc w:val="center"/>
              <w:rPr>
                <w:rFonts w:ascii="仿宋" w:hAnsi="仿宋" w:eastAsia="仿宋"/>
                <w:color w:val="000000" w:themeColor="text1"/>
                <w:rPrChange w:id="1341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416" w:author="梁元" w:date="2019-05-14T19:51:36Z">
                  <w:rPr>
                    <w:rFonts w:hint="eastAsia" w:ascii="仿宋" w:hAnsi="仿宋" w:eastAsia="仿宋"/>
                  </w:rPr>
                </w:rPrChange>
                <w14:textFill>
                  <w14:solidFill>
                    <w14:schemeClr w14:val="tx1"/>
                  </w14:solidFill>
                </w14:textFill>
              </w:rPr>
              <w:t>4星</w:t>
            </w:r>
          </w:p>
        </w:tc>
        <w:tc>
          <w:tcPr>
            <w:tcW w:w="1418" w:type="dxa"/>
          </w:tcPr>
          <w:p>
            <w:pPr>
              <w:jc w:val="center"/>
              <w:rPr>
                <w:rFonts w:ascii="仿宋" w:hAnsi="仿宋" w:eastAsia="仿宋"/>
                <w:color w:val="000000" w:themeColor="text1"/>
                <w:rPrChange w:id="1341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418" w:author="梁元" w:date="2019-05-14T19:51:36Z">
                  <w:rPr>
                    <w:rFonts w:hint="eastAsia" w:ascii="仿宋" w:hAnsi="仿宋" w:eastAsia="仿宋"/>
                  </w:rPr>
                </w:rPrChange>
                <w14:textFill>
                  <w14:solidFill>
                    <w14:schemeClr w14:val="tx1"/>
                  </w14:solidFill>
                </w14:textFill>
              </w:rPr>
              <w:t>面向对象</w:t>
            </w:r>
          </w:p>
        </w:tc>
        <w:tc>
          <w:tcPr>
            <w:tcW w:w="1417" w:type="dxa"/>
          </w:tcPr>
          <w:p>
            <w:pPr>
              <w:rPr>
                <w:rFonts w:ascii="仿宋" w:hAnsi="仿宋" w:eastAsia="仿宋"/>
                <w:color w:val="000000" w:themeColor="text1"/>
                <w:rPrChange w:id="1341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420" w:author="梁元" w:date="2019-05-14T19:51:36Z">
                  <w:rPr>
                    <w:rFonts w:hint="eastAsia" w:ascii="仿宋" w:hAnsi="仿宋" w:eastAsia="仿宋"/>
                  </w:rPr>
                </w:rPrChange>
                <w14:textFill>
                  <w14:solidFill>
                    <w14:schemeClr w14:val="tx1"/>
                  </w14:solidFill>
                </w14:textFill>
              </w:rPr>
              <w:t>javaScript</w:t>
            </w:r>
          </w:p>
        </w:tc>
        <w:tc>
          <w:tcPr>
            <w:tcW w:w="1465" w:type="dxa"/>
          </w:tcPr>
          <w:p>
            <w:pPr>
              <w:jc w:val="center"/>
              <w:rPr>
                <w:rFonts w:ascii="仿宋" w:hAnsi="仿宋" w:eastAsia="仿宋"/>
                <w:color w:val="000000" w:themeColor="text1"/>
                <w:rPrChange w:id="1342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422" w:author="梁元" w:date="2019-05-14T19:51:36Z">
                  <w:rPr>
                    <w:rFonts w:hint="eastAsia" w:ascii="仿宋" w:hAnsi="仿宋" w:eastAsia="仿宋"/>
                  </w:rPr>
                </w:rPrChange>
                <w14:textFill>
                  <w14:solidFill>
                    <w14:schemeClr w14:val="tx1"/>
                  </w14:solidFill>
                </w14:textFill>
              </w:rPr>
              <w:t>单例模式</w:t>
            </w:r>
          </w:p>
          <w:p>
            <w:pPr>
              <w:jc w:val="center"/>
              <w:rPr>
                <w:rFonts w:ascii="仿宋" w:hAnsi="仿宋" w:eastAsia="仿宋"/>
                <w:color w:val="000000" w:themeColor="text1"/>
                <w:rPrChange w:id="13423" w:author="梁元" w:date="2019-05-14T19:51:36Z">
                  <w:rPr>
                    <w:rFonts w:ascii="仿宋" w:hAnsi="仿宋" w:eastAsia="仿宋"/>
                  </w:rPr>
                </w:rPrChange>
                <w14:textFill>
                  <w14:solidFill>
                    <w14:schemeClr w14:val="tx1"/>
                  </w14:solidFill>
                </w14:textFill>
              </w:rPr>
            </w:pPr>
          </w:p>
        </w:tc>
      </w:tr>
    </w:tbl>
    <w:p>
      <w:pPr>
        <w:pStyle w:val="3"/>
        <w:numPr>
          <w:ilvl w:val="0"/>
          <w:numId w:val="7"/>
        </w:numPr>
        <w:spacing w:line="240" w:lineRule="auto"/>
        <w:ind w:firstLine="562" w:firstLineChars="200"/>
        <w:rPr>
          <w:rFonts w:ascii="仿宋" w:hAnsi="仿宋" w:eastAsia="仿宋"/>
          <w:color w:val="000000" w:themeColor="text1"/>
          <w:sz w:val="28"/>
          <w:szCs w:val="28"/>
          <w:rPrChange w:id="13425" w:author="梁元" w:date="2019-05-14T19:51:36Z">
            <w:rPr>
              <w:rFonts w:ascii="仿宋" w:hAnsi="仿宋" w:eastAsia="仿宋"/>
              <w:sz w:val="28"/>
              <w:szCs w:val="28"/>
            </w:rPr>
          </w:rPrChange>
          <w14:textFill>
            <w14:solidFill>
              <w14:schemeClr w14:val="tx1"/>
            </w14:solidFill>
          </w14:textFill>
        </w:rPr>
        <w:pPrChange w:id="13424" w:author="冷雪凝" w:date="2019-05-14T12:21:32Z">
          <w:pPr>
            <w:pStyle w:val="3"/>
            <w:numPr>
              <w:ilvl w:val="0"/>
              <w:numId w:val="7"/>
            </w:numPr>
          </w:pPr>
        </w:pPrChange>
      </w:pPr>
      <w:bookmarkStart w:id="394" w:name="_Toc12853_WPSOffice_Level2"/>
      <w:bookmarkStart w:id="395" w:name="_Toc22062_WPSOffice_Level2"/>
      <w:r>
        <w:rPr>
          <w:rFonts w:hint="eastAsia" w:ascii="仿宋" w:hAnsi="仿宋" w:eastAsia="仿宋"/>
          <w:color w:val="000000" w:themeColor="text1"/>
          <w:sz w:val="28"/>
          <w:szCs w:val="28"/>
          <w:rPrChange w:id="13426" w:author="梁元" w:date="2019-05-14T19:51:36Z">
            <w:rPr>
              <w:rFonts w:hint="eastAsia" w:ascii="仿宋" w:hAnsi="仿宋" w:eastAsia="仿宋"/>
              <w:sz w:val="28"/>
              <w:szCs w:val="28"/>
            </w:rPr>
          </w:rPrChange>
          <w14:textFill>
            <w14:solidFill>
              <w14:schemeClr w14:val="tx1"/>
            </w14:solidFill>
          </w14:textFill>
        </w:rPr>
        <w:t>通常解法</w:t>
      </w:r>
      <w:bookmarkEnd w:id="394"/>
      <w:bookmarkEnd w:id="395"/>
    </w:p>
    <w:p>
      <w:pPr>
        <w:ind w:firstLine="460" w:firstLineChars="200"/>
        <w:rPr>
          <w:rFonts w:ascii="Arial" w:hAnsi="Arial" w:cs="Arial"/>
          <w:color w:val="000000" w:themeColor="text1"/>
          <w:sz w:val="23"/>
          <w:szCs w:val="23"/>
          <w:shd w:val="clear" w:color="auto" w:fill="FFFFFF"/>
          <w:rPrChange w:id="13428" w:author="梁元" w:date="2019-05-14T19:51:36Z">
            <w:rPr>
              <w:rFonts w:ascii="Arial" w:hAnsi="Arial" w:cs="Arial"/>
              <w:color w:val="222222"/>
              <w:sz w:val="23"/>
              <w:szCs w:val="23"/>
              <w:shd w:val="clear" w:color="auto" w:fill="FFFFFF"/>
            </w:rPr>
          </w:rPrChange>
          <w14:textFill>
            <w14:solidFill>
              <w14:schemeClr w14:val="tx1"/>
            </w14:solidFill>
          </w14:textFill>
        </w:rPr>
        <w:pPrChange w:id="13427" w:author="冷雪凝" w:date="2019-05-14T12:21:32Z">
          <w:pPr/>
        </w:pPrChange>
      </w:pPr>
      <w:r>
        <w:rPr>
          <w:rFonts w:hint="eastAsia" w:ascii="Arial" w:hAnsi="Arial" w:cs="Arial"/>
          <w:color w:val="000000" w:themeColor="text1"/>
          <w:sz w:val="23"/>
          <w:szCs w:val="23"/>
          <w:shd w:val="clear" w:color="auto" w:fill="FFFFFF"/>
          <w:rPrChange w:id="13429" w:author="梁元" w:date="2019-05-14T19:51:36Z">
            <w:rPr>
              <w:rFonts w:hint="eastAsia" w:ascii="Arial" w:hAnsi="Arial" w:cs="Arial"/>
              <w:color w:val="222222"/>
              <w:sz w:val="23"/>
              <w:szCs w:val="23"/>
              <w:shd w:val="clear" w:color="auto" w:fill="FFFFFF"/>
            </w:rPr>
          </w:rPrChange>
          <w14:textFill>
            <w14:solidFill>
              <w14:schemeClr w14:val="tx1"/>
            </w14:solidFill>
          </w14:textFill>
        </w:rPr>
        <w:t>使用面向对象的方式，把模态框的行为模拟成一个类。在需要的时候实例好化该类，以达到该效果。具体在该类中，应该有生成模态框的html的方法。还需要有控制该模态框显示和隐藏的方式；这样的话全局就仅有一个模态框，以达到封装的目的；</w:t>
      </w:r>
    </w:p>
    <w:p>
      <w:pPr>
        <w:ind w:firstLine="460" w:firstLineChars="200"/>
        <w:rPr>
          <w:rFonts w:ascii="Arial" w:hAnsi="Arial" w:cs="Arial"/>
          <w:color w:val="000000" w:themeColor="text1"/>
          <w:sz w:val="23"/>
          <w:szCs w:val="23"/>
          <w:shd w:val="clear" w:color="auto" w:fill="FFFFFF"/>
          <w:rPrChange w:id="13431" w:author="梁元" w:date="2019-05-14T19:51:36Z">
            <w:rPr>
              <w:rFonts w:ascii="Arial" w:hAnsi="Arial" w:cs="Arial"/>
              <w:color w:val="222222"/>
              <w:sz w:val="23"/>
              <w:szCs w:val="23"/>
              <w:shd w:val="clear" w:color="auto" w:fill="FFFFFF"/>
            </w:rPr>
          </w:rPrChange>
          <w14:textFill>
            <w14:solidFill>
              <w14:schemeClr w14:val="tx1"/>
            </w14:solidFill>
          </w14:textFill>
        </w:rPr>
        <w:pPrChange w:id="13430" w:author="冷雪凝" w:date="2019-05-14T12:21:32Z">
          <w:pPr/>
        </w:pPrChange>
      </w:pPr>
      <w:r>
        <w:rPr>
          <w:rFonts w:hint="eastAsia" w:ascii="Arial" w:hAnsi="Arial" w:cs="Arial"/>
          <w:color w:val="000000" w:themeColor="text1"/>
          <w:sz w:val="23"/>
          <w:szCs w:val="23"/>
          <w:shd w:val="clear" w:color="auto" w:fill="FFFFFF"/>
          <w:rPrChange w:id="13432" w:author="梁元" w:date="2019-05-14T19:51:36Z">
            <w:rPr>
              <w:rFonts w:hint="eastAsia" w:ascii="Arial" w:hAnsi="Arial" w:cs="Arial"/>
              <w:color w:val="222222"/>
              <w:sz w:val="23"/>
              <w:szCs w:val="23"/>
              <w:shd w:val="clear" w:color="auto" w:fill="FFFFFF"/>
            </w:rPr>
          </w:rPrChange>
          <w14:textFill>
            <w14:solidFill>
              <w14:schemeClr w14:val="tx1"/>
            </w14:solidFill>
          </w14:textFill>
        </w:rPr>
        <w:t>实现代码如下：</w:t>
      </w:r>
    </w:p>
    <w:p>
      <w:pPr>
        <w:ind w:firstLine="480" w:firstLineChars="200"/>
        <w:rPr>
          <w:rFonts w:ascii="Arial" w:hAnsi="Arial" w:cs="Arial"/>
          <w:color w:val="000000" w:themeColor="text1"/>
          <w:sz w:val="23"/>
          <w:szCs w:val="23"/>
          <w:shd w:val="clear" w:color="auto" w:fill="FFFFFF"/>
          <w:rPrChange w:id="13434" w:author="梁元" w:date="2019-05-14T19:51:36Z">
            <w:rPr>
              <w:rFonts w:ascii="Arial" w:hAnsi="Arial" w:cs="Arial"/>
              <w:color w:val="222222"/>
              <w:sz w:val="23"/>
              <w:szCs w:val="23"/>
              <w:shd w:val="clear" w:color="auto" w:fill="FFFFFF"/>
            </w:rPr>
          </w:rPrChange>
          <w14:textFill>
            <w14:solidFill>
              <w14:schemeClr w14:val="tx1"/>
            </w14:solidFill>
          </w14:textFill>
        </w:rPr>
        <w:pPrChange w:id="13433" w:author="冷雪凝" w:date="2019-05-14T12:21:32Z">
          <w:pPr/>
        </w:pPrChange>
      </w:pPr>
      <w:r>
        <w:rPr>
          <w:color w:val="000000" w:themeColor="text1"/>
          <w:rPrChange w:id="13436" w:author="梁元" w:date="2019-05-14T19:51:36Z">
            <w:rPr/>
          </w:rPrChange>
          <w14:textFill>
            <w14:solidFill>
              <w14:schemeClr w14:val="tx1"/>
            </w14:solidFill>
          </w14:textFill>
        </w:rPr>
        <w:drawing>
          <wp:inline distT="0" distB="0" distL="0" distR="0">
            <wp:extent cx="5274310" cy="27800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0"/>
                    <a:stretch>
                      <a:fillRect/>
                    </a:stretch>
                  </pic:blipFill>
                  <pic:spPr>
                    <a:xfrm>
                      <a:off x="0" y="0"/>
                      <a:ext cx="5274310" cy="2780030"/>
                    </a:xfrm>
                    <a:prstGeom prst="rect">
                      <a:avLst/>
                    </a:prstGeom>
                  </pic:spPr>
                </pic:pic>
              </a:graphicData>
            </a:graphic>
          </wp:inline>
        </w:drawing>
      </w:r>
    </w:p>
    <w:p>
      <w:pPr>
        <w:pStyle w:val="3"/>
        <w:numPr>
          <w:ilvl w:val="0"/>
          <w:numId w:val="7"/>
        </w:numPr>
        <w:spacing w:line="240" w:lineRule="auto"/>
        <w:ind w:firstLine="562" w:firstLineChars="200"/>
        <w:rPr>
          <w:rFonts w:ascii="仿宋" w:hAnsi="仿宋" w:eastAsia="仿宋"/>
          <w:color w:val="000000" w:themeColor="text1"/>
          <w:sz w:val="28"/>
          <w:szCs w:val="28"/>
          <w:rPrChange w:id="13438" w:author="梁元" w:date="2019-05-14T19:51:36Z">
            <w:rPr>
              <w:rFonts w:ascii="仿宋" w:hAnsi="仿宋" w:eastAsia="仿宋"/>
              <w:sz w:val="28"/>
              <w:szCs w:val="28"/>
            </w:rPr>
          </w:rPrChange>
          <w14:textFill>
            <w14:solidFill>
              <w14:schemeClr w14:val="tx1"/>
            </w14:solidFill>
          </w14:textFill>
        </w:rPr>
        <w:pPrChange w:id="13437" w:author="冷雪凝" w:date="2019-05-14T12:21:32Z">
          <w:pPr>
            <w:pStyle w:val="3"/>
            <w:numPr>
              <w:ilvl w:val="0"/>
              <w:numId w:val="7"/>
            </w:numPr>
          </w:pPr>
        </w:pPrChange>
      </w:pPr>
      <w:bookmarkStart w:id="396" w:name="_Toc12671_WPSOffice_Level2"/>
      <w:bookmarkStart w:id="397" w:name="_Toc18075_WPSOffice_Level2"/>
      <w:r>
        <w:rPr>
          <w:rFonts w:hint="eastAsia" w:ascii="仿宋" w:hAnsi="仿宋" w:eastAsia="仿宋"/>
          <w:color w:val="000000" w:themeColor="text1"/>
          <w:sz w:val="28"/>
          <w:szCs w:val="28"/>
          <w:rPrChange w:id="13439" w:author="梁元" w:date="2019-05-14T19:51:36Z">
            <w:rPr>
              <w:rFonts w:hint="eastAsia" w:ascii="仿宋" w:hAnsi="仿宋" w:eastAsia="仿宋"/>
              <w:sz w:val="28"/>
              <w:szCs w:val="28"/>
            </w:rPr>
          </w:rPrChange>
          <w14:textFill>
            <w14:solidFill>
              <w14:schemeClr w14:val="tx1"/>
            </w14:solidFill>
          </w14:textFill>
        </w:rPr>
        <w:t>通用大牛级解法</w:t>
      </w:r>
      <w:bookmarkEnd w:id="396"/>
      <w:bookmarkEnd w:id="397"/>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13441"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3440" w:author="冷雪凝" w:date="2019-05-14T12:21:32Z">
          <w:pPr>
            <w:pStyle w:val="11"/>
            <w:shd w:val="clear" w:color="auto" w:fill="FFFFFF"/>
          </w:pPr>
        </w:pPrChange>
      </w:pPr>
      <w:r>
        <w:rPr>
          <w:rFonts w:hint="eastAsia" w:ascii="Arial" w:hAnsi="Arial" w:cs="Arial" w:eastAsiaTheme="minorEastAsia"/>
          <w:color w:val="000000" w:themeColor="text1"/>
          <w:kern w:val="2"/>
          <w:sz w:val="23"/>
          <w:szCs w:val="23"/>
          <w:shd w:val="clear" w:color="auto" w:fill="FFFFFF"/>
          <w:rPrChange w:id="13442"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以上述思路为基础，我们发现有个问题，每次实例化的时候都会生成新的实例，同时也会给页面添加模态框，造成性能浪费；因此我们可以使用单例模式来解决上述问题，及该类智能实例化出一个对象；实现代码如下：</w:t>
      </w:r>
    </w:p>
    <w:p>
      <w:pPr>
        <w:pStyle w:val="11"/>
        <w:shd w:val="clear" w:color="auto" w:fill="FFFFFF"/>
        <w:ind w:firstLine="480" w:firstLineChars="200"/>
        <w:rPr>
          <w:rFonts w:ascii="Arial" w:hAnsi="Arial" w:cs="Arial" w:eastAsiaTheme="minorEastAsia"/>
          <w:color w:val="000000" w:themeColor="text1"/>
          <w:kern w:val="2"/>
          <w:sz w:val="23"/>
          <w:szCs w:val="23"/>
          <w:shd w:val="clear" w:color="auto" w:fill="FFFFFF"/>
          <w:rPrChange w:id="13444"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3443" w:author="冷雪凝" w:date="2019-05-14T12:21:32Z">
          <w:pPr>
            <w:pStyle w:val="11"/>
            <w:shd w:val="clear" w:color="auto" w:fill="FFFFFF"/>
          </w:pPr>
        </w:pPrChange>
      </w:pPr>
      <w:r>
        <w:rPr>
          <w:color w:val="000000" w:themeColor="text1"/>
          <w:rPrChange w:id="13446" w:author="梁元" w:date="2019-05-14T19:51:36Z">
            <w:rPr/>
          </w:rPrChange>
          <w14:textFill>
            <w14:solidFill>
              <w14:schemeClr w14:val="tx1"/>
            </w14:solidFill>
          </w14:textFill>
        </w:rPr>
        <w:drawing>
          <wp:inline distT="0" distB="0" distL="0" distR="0">
            <wp:extent cx="5274310" cy="3986530"/>
            <wp:effectExtent l="0" t="0" r="2540" b="139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1"/>
                    <a:stretch>
                      <a:fillRect/>
                    </a:stretch>
                  </pic:blipFill>
                  <pic:spPr>
                    <a:xfrm>
                      <a:off x="0" y="0"/>
                      <a:ext cx="5274310" cy="3986530"/>
                    </a:xfrm>
                    <a:prstGeom prst="rect">
                      <a:avLst/>
                    </a:prstGeom>
                  </pic:spPr>
                </pic:pic>
              </a:graphicData>
            </a:graphic>
          </wp:inline>
        </w:drawing>
      </w:r>
    </w:p>
    <w:p>
      <w:pPr>
        <w:pStyle w:val="3"/>
        <w:numPr>
          <w:ilvl w:val="0"/>
          <w:numId w:val="7"/>
        </w:numPr>
        <w:spacing w:line="240" w:lineRule="auto"/>
        <w:ind w:firstLine="562" w:firstLineChars="200"/>
        <w:rPr>
          <w:rFonts w:ascii="仿宋" w:hAnsi="仿宋" w:eastAsia="仿宋"/>
          <w:color w:val="000000" w:themeColor="text1"/>
          <w:sz w:val="28"/>
          <w:szCs w:val="28"/>
          <w:rPrChange w:id="13448" w:author="梁元" w:date="2019-05-14T19:51:36Z">
            <w:rPr>
              <w:rFonts w:ascii="仿宋" w:hAnsi="仿宋" w:eastAsia="仿宋"/>
              <w:sz w:val="28"/>
              <w:szCs w:val="28"/>
            </w:rPr>
          </w:rPrChange>
          <w14:textFill>
            <w14:solidFill>
              <w14:schemeClr w14:val="tx1"/>
            </w14:solidFill>
          </w14:textFill>
        </w:rPr>
        <w:pPrChange w:id="13447" w:author="冷雪凝" w:date="2019-05-14T12:21:32Z">
          <w:pPr>
            <w:pStyle w:val="3"/>
            <w:numPr>
              <w:ilvl w:val="0"/>
              <w:numId w:val="7"/>
            </w:numPr>
          </w:pPr>
        </w:pPrChange>
      </w:pPr>
      <w:bookmarkStart w:id="398" w:name="_Toc5332_WPSOffice_Level2"/>
      <w:bookmarkStart w:id="399" w:name="_Toc17242_WPSOffice_Level2"/>
      <w:r>
        <w:rPr>
          <w:rFonts w:hint="eastAsia" w:ascii="仿宋" w:hAnsi="仿宋" w:eastAsia="仿宋"/>
          <w:color w:val="000000" w:themeColor="text1"/>
          <w:sz w:val="28"/>
          <w:szCs w:val="28"/>
          <w:rPrChange w:id="13449" w:author="梁元" w:date="2019-05-14T19:51:36Z">
            <w:rPr>
              <w:rFonts w:hint="eastAsia" w:ascii="仿宋" w:hAnsi="仿宋" w:eastAsia="仿宋"/>
              <w:sz w:val="28"/>
              <w:szCs w:val="28"/>
            </w:rPr>
          </w:rPrChange>
          <w14:textFill>
            <w14:solidFill>
              <w14:schemeClr w14:val="tx1"/>
            </w14:solidFill>
          </w14:textFill>
        </w:rPr>
        <w:t>解法对比及优缺点</w:t>
      </w:r>
      <w:bookmarkEnd w:id="398"/>
      <w:bookmarkEnd w:id="399"/>
    </w:p>
    <w:p>
      <w:pPr>
        <w:spacing w:line="240" w:lineRule="auto"/>
        <w:ind w:firstLine="480" w:firstLineChars="200"/>
        <w:rPr>
          <w:color w:val="000000" w:themeColor="text1"/>
          <w:rPrChange w:id="13451" w:author="梁元" w:date="2019-05-14T19:51:36Z">
            <w:rPr/>
          </w:rPrChange>
          <w14:textFill>
            <w14:solidFill>
              <w14:schemeClr w14:val="tx1"/>
            </w14:solidFill>
          </w14:textFill>
        </w:rPr>
        <w:pPrChange w:id="13450" w:author="冷雪凝" w:date="2019-05-14T12:21:32Z">
          <w:pPr>
            <w:spacing w:line="360" w:lineRule="auto"/>
          </w:pPr>
        </w:pPrChange>
      </w:pPr>
      <w:r>
        <w:rPr>
          <w:rFonts w:hint="eastAsia"/>
          <w:color w:val="000000" w:themeColor="text1"/>
          <w:rPrChange w:id="13452" w:author="梁元" w:date="2019-05-14T19:51:36Z">
            <w:rPr>
              <w:rFonts w:hint="eastAsia"/>
            </w:rPr>
          </w:rPrChange>
          <w14:textFill>
            <w14:solidFill>
              <w14:schemeClr w14:val="tx1"/>
            </w14:solidFill>
          </w14:textFill>
        </w:rPr>
        <w:t>单例模式让我们在也面中的模态框有且仅有一个，而且如果在页面中没有弹出模态框的操作的话，根本不会实例化。在有弹出模态框操作的时候才会实例化，且仅仅是一次。在一定程度上优化来了性能；</w:t>
      </w:r>
    </w:p>
    <w:p>
      <w:pPr>
        <w:pStyle w:val="3"/>
        <w:numPr>
          <w:ilvl w:val="0"/>
          <w:numId w:val="7"/>
        </w:numPr>
        <w:spacing w:line="240" w:lineRule="auto"/>
        <w:ind w:firstLine="562" w:firstLineChars="200"/>
        <w:rPr>
          <w:rFonts w:ascii="仿宋" w:hAnsi="仿宋" w:eastAsia="仿宋"/>
          <w:color w:val="000000" w:themeColor="text1"/>
          <w:sz w:val="28"/>
          <w:szCs w:val="28"/>
          <w:rPrChange w:id="13454" w:author="梁元" w:date="2019-05-14T19:51:36Z">
            <w:rPr>
              <w:rFonts w:ascii="仿宋" w:hAnsi="仿宋" w:eastAsia="仿宋"/>
              <w:sz w:val="28"/>
              <w:szCs w:val="28"/>
            </w:rPr>
          </w:rPrChange>
          <w14:textFill>
            <w14:solidFill>
              <w14:schemeClr w14:val="tx1"/>
            </w14:solidFill>
          </w14:textFill>
        </w:rPr>
        <w:pPrChange w:id="13453" w:author="冷雪凝" w:date="2019-05-14T12:21:32Z">
          <w:pPr>
            <w:pStyle w:val="3"/>
            <w:numPr>
              <w:ilvl w:val="0"/>
              <w:numId w:val="7"/>
            </w:numPr>
          </w:pPr>
        </w:pPrChange>
      </w:pPr>
      <w:bookmarkStart w:id="400" w:name="_Toc9961_WPSOffice_Level2"/>
      <w:bookmarkStart w:id="401" w:name="_Toc16121_WPSOffice_Level2"/>
      <w:r>
        <w:rPr>
          <w:rFonts w:hint="eastAsia" w:ascii="仿宋" w:hAnsi="仿宋" w:eastAsia="仿宋"/>
          <w:color w:val="000000" w:themeColor="text1"/>
          <w:sz w:val="28"/>
          <w:szCs w:val="28"/>
          <w:rPrChange w:id="13455"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400"/>
      <w:bookmarkEnd w:id="401"/>
    </w:p>
    <w:p>
      <w:pPr>
        <w:ind w:firstLine="480" w:firstLineChars="200"/>
        <w:rPr>
          <w:color w:val="000000" w:themeColor="text1"/>
          <w:rPrChange w:id="13457" w:author="梁元" w:date="2019-05-14T19:51:36Z">
            <w:rPr/>
          </w:rPrChange>
          <w14:textFill>
            <w14:solidFill>
              <w14:schemeClr w14:val="tx1"/>
            </w14:solidFill>
          </w14:textFill>
        </w:rPr>
        <w:pPrChange w:id="13456" w:author="冷雪凝" w:date="2019-05-14T12:21:32Z">
          <w:pPr/>
        </w:pPrChange>
      </w:pPr>
      <w:r>
        <w:rPr>
          <w:rFonts w:hint="eastAsia"/>
          <w:color w:val="000000" w:themeColor="text1"/>
          <w:rPrChange w:id="13458" w:author="梁元" w:date="2019-05-14T19:51:36Z">
            <w:rPr>
              <w:rFonts w:hint="eastAsia"/>
            </w:rPr>
          </w:rPrChange>
          <w14:textFill>
            <w14:solidFill>
              <w14:schemeClr w14:val="tx1"/>
            </w14:solidFill>
          </w14:textFill>
        </w:rPr>
        <w:t>什么是单例模式，是什么惰性单例？</w:t>
      </w:r>
    </w:p>
    <w:p>
      <w:pPr>
        <w:ind w:firstLine="480" w:firstLineChars="200"/>
        <w:rPr>
          <w:color w:val="000000" w:themeColor="text1"/>
          <w:rPrChange w:id="13460" w:author="梁元" w:date="2019-05-14T19:51:36Z">
            <w:rPr/>
          </w:rPrChange>
          <w14:textFill>
            <w14:solidFill>
              <w14:schemeClr w14:val="tx1"/>
            </w14:solidFill>
          </w14:textFill>
        </w:rPr>
        <w:pPrChange w:id="13459" w:author="冷雪凝" w:date="2019-05-14T12:21:32Z">
          <w:pPr/>
        </w:pPrChange>
      </w:pPr>
    </w:p>
    <w:p>
      <w:pPr>
        <w:pStyle w:val="21"/>
        <w:widowControl/>
        <w:numPr>
          <w:ilvl w:val="0"/>
          <w:numId w:val="8"/>
        </w:numPr>
        <w:shd w:val="clear" w:color="auto" w:fill="FFFFFF"/>
        <w:wordWrap w:val="0"/>
        <w:spacing w:after="240" w:line="240" w:lineRule="auto"/>
        <w:ind w:firstLine="480" w:firstLineChars="200"/>
        <w:rPr>
          <w:color w:val="000000" w:themeColor="text1"/>
          <w:rPrChange w:id="13462" w:author="梁元" w:date="2019-05-14T19:51:36Z">
            <w:rPr/>
          </w:rPrChange>
          <w14:textFill>
            <w14:solidFill>
              <w14:schemeClr w14:val="tx1"/>
            </w14:solidFill>
          </w14:textFill>
        </w:rPr>
        <w:pPrChange w:id="13461" w:author="冷雪凝" w:date="2019-05-14T12:21:32Z">
          <w:pPr>
            <w:pStyle w:val="21"/>
            <w:widowControl/>
            <w:numPr>
              <w:ilvl w:val="0"/>
              <w:numId w:val="8"/>
            </w:numPr>
            <w:shd w:val="clear" w:color="auto" w:fill="FFFFFF"/>
            <w:wordWrap w:val="0"/>
            <w:spacing w:after="240" w:line="390" w:lineRule="atLeast"/>
            <w:ind w:firstLineChars="0"/>
          </w:pPr>
        </w:pPrChange>
      </w:pPr>
      <w:r>
        <w:rPr>
          <w:color w:val="000000" w:themeColor="text1"/>
          <w:rPrChange w:id="13463" w:author="梁元" w:date="2019-05-14T19:51:36Z">
            <w:rPr/>
          </w:rPrChange>
          <w14:textFill>
            <w14:solidFill>
              <w14:schemeClr w14:val="tx1"/>
            </w14:solidFill>
          </w14:textFill>
        </w:rPr>
        <w:t>单例模式的定义：保证一个类仅有一个实例，并提供一个访问他的全局访问点</w:t>
      </w:r>
    </w:p>
    <w:p>
      <w:pPr>
        <w:pStyle w:val="21"/>
        <w:widowControl/>
        <w:numPr>
          <w:ilvl w:val="0"/>
          <w:numId w:val="8"/>
        </w:numPr>
        <w:shd w:val="clear" w:color="auto" w:fill="FFFFFF"/>
        <w:wordWrap w:val="0"/>
        <w:spacing w:after="240" w:line="240" w:lineRule="auto"/>
        <w:ind w:firstLine="480" w:firstLineChars="200"/>
        <w:rPr>
          <w:color w:val="000000" w:themeColor="text1"/>
          <w:rPrChange w:id="13465" w:author="梁元" w:date="2019-05-14T19:51:36Z">
            <w:rPr/>
          </w:rPrChange>
          <w14:textFill>
            <w14:solidFill>
              <w14:schemeClr w14:val="tx1"/>
            </w14:solidFill>
          </w14:textFill>
        </w:rPr>
        <w:pPrChange w:id="13464" w:author="冷雪凝" w:date="2019-05-14T12:21:32Z">
          <w:pPr>
            <w:pStyle w:val="21"/>
            <w:widowControl/>
            <w:numPr>
              <w:ilvl w:val="0"/>
              <w:numId w:val="8"/>
            </w:numPr>
            <w:shd w:val="clear" w:color="auto" w:fill="FFFFFF"/>
            <w:wordWrap w:val="0"/>
            <w:spacing w:after="240" w:line="390" w:lineRule="atLeast"/>
            <w:ind w:firstLineChars="0"/>
          </w:pPr>
        </w:pPrChange>
      </w:pPr>
      <w:r>
        <w:rPr>
          <w:color w:val="000000" w:themeColor="text1"/>
          <w:rPrChange w:id="13466" w:author="梁元" w:date="2019-05-14T19:51:36Z">
            <w:rPr/>
          </w:rPrChange>
          <w14:textFill>
            <w14:solidFill>
              <w14:schemeClr w14:val="tx1"/>
            </w14:solidFill>
          </w14:textFill>
        </w:rPr>
        <w:t>单例模式的核心：是确保只有一个实例，并提供全局访问</w:t>
      </w:r>
    </w:p>
    <w:p>
      <w:pPr>
        <w:pStyle w:val="21"/>
        <w:widowControl/>
        <w:numPr>
          <w:ilvl w:val="0"/>
          <w:numId w:val="8"/>
        </w:numPr>
        <w:shd w:val="clear" w:color="auto" w:fill="FFFFFF"/>
        <w:wordWrap w:val="0"/>
        <w:spacing w:after="240" w:line="240" w:lineRule="auto"/>
        <w:ind w:firstLine="480" w:firstLineChars="200"/>
        <w:rPr>
          <w:color w:val="000000" w:themeColor="text1"/>
          <w:rPrChange w:id="13468" w:author="梁元" w:date="2019-05-14T19:51:36Z">
            <w:rPr/>
          </w:rPrChange>
          <w14:textFill>
            <w14:solidFill>
              <w14:schemeClr w14:val="tx1"/>
            </w14:solidFill>
          </w14:textFill>
        </w:rPr>
        <w:pPrChange w:id="13467" w:author="冷雪凝" w:date="2019-05-14T12:21:32Z">
          <w:pPr>
            <w:pStyle w:val="21"/>
            <w:widowControl/>
            <w:numPr>
              <w:ilvl w:val="0"/>
              <w:numId w:val="8"/>
            </w:numPr>
            <w:shd w:val="clear" w:color="auto" w:fill="FFFFFF"/>
            <w:wordWrap w:val="0"/>
            <w:spacing w:after="240" w:line="390" w:lineRule="atLeast"/>
            <w:ind w:firstLineChars="0"/>
          </w:pPr>
        </w:pPrChange>
      </w:pPr>
      <w:r>
        <w:rPr>
          <w:color w:val="000000" w:themeColor="text1"/>
          <w:rPrChange w:id="13469" w:author="梁元" w:date="2019-05-14T19:51:36Z">
            <w:rPr/>
          </w:rPrChange>
          <w14:textFill>
            <w14:solidFill>
              <w14:schemeClr w14:val="tx1"/>
            </w14:solidFill>
          </w14:textFill>
        </w:rPr>
        <w:t>惰性单例：在需要的时候才创建的对象实例</w:t>
      </w:r>
    </w:p>
    <w:p>
      <w:pPr>
        <w:pStyle w:val="21"/>
        <w:widowControl/>
        <w:numPr>
          <w:ilvl w:val="0"/>
          <w:numId w:val="8"/>
        </w:numPr>
        <w:shd w:val="clear" w:color="auto" w:fill="FFFFFF"/>
        <w:wordWrap w:val="0"/>
        <w:spacing w:after="240" w:line="240" w:lineRule="auto"/>
        <w:ind w:firstLine="480" w:firstLineChars="200"/>
        <w:rPr>
          <w:color w:val="000000" w:themeColor="text1"/>
          <w:rPrChange w:id="13471" w:author="梁元" w:date="2019-05-14T19:51:36Z">
            <w:rPr/>
          </w:rPrChange>
          <w14:textFill>
            <w14:solidFill>
              <w14:schemeClr w14:val="tx1"/>
            </w14:solidFill>
          </w14:textFill>
        </w:rPr>
        <w:pPrChange w:id="13470" w:author="冷雪凝" w:date="2019-05-14T12:21:32Z">
          <w:pPr>
            <w:pStyle w:val="21"/>
            <w:widowControl/>
            <w:numPr>
              <w:ilvl w:val="0"/>
              <w:numId w:val="8"/>
            </w:numPr>
            <w:shd w:val="clear" w:color="auto" w:fill="FFFFFF"/>
            <w:wordWrap w:val="0"/>
            <w:spacing w:after="240" w:line="390" w:lineRule="atLeast"/>
            <w:ind w:firstLineChars="0"/>
          </w:pPr>
        </w:pPrChange>
      </w:pPr>
      <w:r>
        <w:rPr>
          <w:color w:val="000000" w:themeColor="text1"/>
          <w:rPrChange w:id="13472" w:author="梁元" w:date="2019-05-14T19:51:36Z">
            <w:rPr/>
          </w:rPrChange>
          <w14:textFill>
            <w14:solidFill>
              <w14:schemeClr w14:val="tx1"/>
            </w14:solidFill>
          </w14:textFill>
        </w:rPr>
        <w:t>用途：在页面中有两个按钮，点击的时候需要显示响应弹窗并加载相应的css文件</w:t>
      </w:r>
    </w:p>
    <w:p>
      <w:pPr>
        <w:pStyle w:val="3"/>
        <w:spacing w:line="240" w:lineRule="auto"/>
        <w:ind w:firstLine="562" w:firstLineChars="200"/>
        <w:rPr>
          <w:rFonts w:ascii="仿宋" w:hAnsi="仿宋" w:eastAsia="仿宋"/>
          <w:color w:val="000000" w:themeColor="text1"/>
          <w:sz w:val="28"/>
          <w:szCs w:val="28"/>
          <w:rPrChange w:id="13474" w:author="梁元" w:date="2019-05-14T19:51:36Z">
            <w:rPr>
              <w:rFonts w:ascii="仿宋" w:hAnsi="仿宋" w:eastAsia="仿宋"/>
              <w:sz w:val="28"/>
              <w:szCs w:val="28"/>
            </w:rPr>
          </w:rPrChange>
          <w14:textFill>
            <w14:solidFill>
              <w14:schemeClr w14:val="tx1"/>
            </w14:solidFill>
          </w14:textFill>
        </w:rPr>
        <w:pPrChange w:id="13473" w:author="冷雪凝" w:date="2019-05-14T12:21:32Z">
          <w:pPr>
            <w:pStyle w:val="3"/>
          </w:pPr>
        </w:pPrChange>
      </w:pPr>
      <w:bookmarkStart w:id="402" w:name="_Toc23902_WPSOffice_Level2"/>
      <w:bookmarkStart w:id="403" w:name="_Toc8884_WPSOffice_Level2"/>
      <w:r>
        <w:rPr>
          <w:rFonts w:hint="eastAsia" w:ascii="仿宋" w:hAnsi="仿宋" w:eastAsia="仿宋"/>
          <w:color w:val="000000" w:themeColor="text1"/>
          <w:sz w:val="28"/>
          <w:szCs w:val="28"/>
          <w:rPrChange w:id="13475" w:author="梁元" w:date="2019-05-14T19:51:36Z">
            <w:rPr>
              <w:rFonts w:hint="eastAsia" w:ascii="仿宋" w:hAnsi="仿宋" w:eastAsia="仿宋"/>
              <w:sz w:val="28"/>
              <w:szCs w:val="28"/>
            </w:rPr>
          </w:rPrChange>
          <w14:textFill>
            <w14:solidFill>
              <w14:schemeClr w14:val="tx1"/>
            </w14:solidFill>
          </w14:textFill>
        </w:rPr>
        <w:t>5</w:t>
      </w:r>
      <w:r>
        <w:rPr>
          <w:rFonts w:ascii="仿宋" w:hAnsi="仿宋" w:eastAsia="仿宋"/>
          <w:color w:val="000000" w:themeColor="text1"/>
          <w:sz w:val="28"/>
          <w:szCs w:val="28"/>
          <w:rPrChange w:id="13476" w:author="梁元" w:date="2019-05-14T19:51:36Z">
            <w:rPr>
              <w:rFonts w:ascii="仿宋" w:hAnsi="仿宋" w:eastAsia="仿宋"/>
              <w:sz w:val="28"/>
              <w:szCs w:val="28"/>
            </w:rPr>
          </w:rPrChange>
          <w14:textFill>
            <w14:solidFill>
              <w14:schemeClr w14:val="tx1"/>
            </w14:solidFill>
          </w14:textFill>
        </w:rPr>
        <w:t>.</w:t>
      </w:r>
      <w:r>
        <w:rPr>
          <w:rFonts w:hint="eastAsia" w:ascii="仿宋" w:hAnsi="仿宋" w:eastAsia="仿宋"/>
          <w:color w:val="000000" w:themeColor="text1"/>
          <w:sz w:val="28"/>
          <w:szCs w:val="28"/>
          <w:rPrChange w:id="13477" w:author="梁元" w:date="2019-05-14T19:51:36Z">
            <w:rPr>
              <w:rFonts w:hint="eastAsia" w:ascii="仿宋" w:hAnsi="仿宋" w:eastAsia="仿宋"/>
              <w:sz w:val="28"/>
              <w:szCs w:val="28"/>
            </w:rPr>
          </w:rPrChange>
          <w14:textFill>
            <w14:solidFill>
              <w14:schemeClr w14:val="tx1"/>
            </w14:solidFill>
          </w14:textFill>
        </w:rPr>
        <w:t>项目中体现经验的点</w:t>
      </w:r>
      <w:bookmarkEnd w:id="402"/>
      <w:bookmarkEnd w:id="403"/>
    </w:p>
    <w:p>
      <w:pPr>
        <w:ind w:firstLine="480" w:firstLineChars="200"/>
        <w:rPr>
          <w:color w:val="000000" w:themeColor="text1"/>
          <w:rPrChange w:id="13479" w:author="梁元" w:date="2019-05-14T19:51:36Z">
            <w:rPr/>
          </w:rPrChange>
          <w14:textFill>
            <w14:solidFill>
              <w14:schemeClr w14:val="tx1"/>
            </w14:solidFill>
          </w14:textFill>
        </w:rPr>
        <w:pPrChange w:id="13478" w:author="冷雪凝" w:date="2019-05-14T12:21:32Z">
          <w:pPr/>
        </w:pPrChange>
      </w:pPr>
      <w:r>
        <w:rPr>
          <w:rFonts w:hint="eastAsia"/>
          <w:color w:val="000000" w:themeColor="text1"/>
          <w:rPrChange w:id="13480" w:author="梁元" w:date="2019-05-14T19:51:36Z">
            <w:rPr>
              <w:rFonts w:hint="eastAsia"/>
            </w:rPr>
          </w:rPrChange>
          <w14:textFill>
            <w14:solidFill>
              <w14:schemeClr w14:val="tx1"/>
            </w14:solidFill>
          </w14:textFill>
        </w:rPr>
        <w:t>在</w:t>
      </w:r>
      <w:r>
        <w:rPr>
          <w:color w:val="000000" w:themeColor="text1"/>
          <w:rPrChange w:id="13481" w:author="梁元" w:date="2019-05-14T19:51:36Z">
            <w:rPr/>
          </w:rPrChange>
          <w14:textFill>
            <w14:solidFill>
              <w14:schemeClr w14:val="tx1"/>
            </w14:solidFill>
          </w14:textFill>
        </w:rPr>
        <w:t>js中，我们经常会把全局变量当做单例模式来使用，例如：</w:t>
      </w:r>
    </w:p>
    <w:p>
      <w:pPr>
        <w:ind w:firstLine="480" w:firstLineChars="200"/>
        <w:rPr>
          <w:color w:val="000000" w:themeColor="text1"/>
          <w:rPrChange w:id="13483" w:author="梁元" w:date="2019-05-14T19:51:36Z">
            <w:rPr/>
          </w:rPrChange>
          <w14:textFill>
            <w14:solidFill>
              <w14:schemeClr w14:val="tx1"/>
            </w14:solidFill>
          </w14:textFill>
        </w:rPr>
        <w:pPrChange w:id="13482" w:author="冷雪凝" w:date="2019-05-14T12:21:32Z">
          <w:pPr/>
        </w:pPrChange>
      </w:pPr>
      <w:r>
        <w:rPr>
          <w:color w:val="000000" w:themeColor="text1"/>
          <w:rPrChange w:id="13484" w:author="梁元" w:date="2019-05-14T19:51:36Z">
            <w:rPr/>
          </w:rPrChange>
          <w14:textFill>
            <w14:solidFill>
              <w14:schemeClr w14:val="tx1"/>
            </w14:solidFill>
          </w14:textFill>
        </w:rPr>
        <w:t xml:space="preserve">    var a={};</w:t>
      </w:r>
    </w:p>
    <w:p>
      <w:pPr>
        <w:ind w:firstLine="480" w:firstLineChars="200"/>
        <w:rPr>
          <w:color w:val="000000" w:themeColor="text1"/>
          <w:rPrChange w:id="13486" w:author="梁元" w:date="2019-05-14T19:51:36Z">
            <w:rPr/>
          </w:rPrChange>
          <w14:textFill>
            <w14:solidFill>
              <w14:schemeClr w14:val="tx1"/>
            </w14:solidFill>
          </w14:textFill>
        </w:rPr>
        <w:pPrChange w:id="13485" w:author="冷雪凝" w:date="2019-05-14T12:21:32Z">
          <w:pPr/>
        </w:pPrChange>
      </w:pPr>
    </w:p>
    <w:p>
      <w:pPr>
        <w:ind w:firstLine="480" w:firstLineChars="200"/>
        <w:rPr>
          <w:color w:val="000000" w:themeColor="text1"/>
          <w:rPrChange w:id="13488" w:author="梁元" w:date="2019-05-14T19:51:36Z">
            <w:rPr/>
          </w:rPrChange>
          <w14:textFill>
            <w14:solidFill>
              <w14:schemeClr w14:val="tx1"/>
            </w14:solidFill>
          </w14:textFill>
        </w:rPr>
        <w:pPrChange w:id="13487" w:author="冷雪凝" w:date="2019-05-14T12:21:32Z">
          <w:pPr/>
        </w:pPrChange>
      </w:pPr>
      <w:r>
        <w:rPr>
          <w:color w:val="000000" w:themeColor="text1"/>
          <w:rPrChange w:id="13489" w:author="梁元" w:date="2019-05-14T19:51:36Z">
            <w:rPr/>
          </w:rPrChange>
          <w14:textFill>
            <w14:solidFill>
              <w14:schemeClr w14:val="tx1"/>
            </w14:solidFill>
          </w14:textFill>
        </w:rPr>
        <w:t>为什么a可以当做全局变量来使用呢，因为其满足以下两个条件：</w:t>
      </w:r>
    </w:p>
    <w:p>
      <w:pPr>
        <w:ind w:firstLine="480" w:firstLineChars="200"/>
        <w:rPr>
          <w:color w:val="000000" w:themeColor="text1"/>
          <w:rPrChange w:id="13491" w:author="梁元" w:date="2019-05-14T19:51:36Z">
            <w:rPr/>
          </w:rPrChange>
          <w14:textFill>
            <w14:solidFill>
              <w14:schemeClr w14:val="tx1"/>
            </w14:solidFill>
          </w14:textFill>
        </w:rPr>
        <w:pPrChange w:id="13490" w:author="冷雪凝" w:date="2019-05-14T12:21:32Z">
          <w:pPr/>
        </w:pPrChange>
      </w:pPr>
    </w:p>
    <w:p>
      <w:pPr>
        <w:ind w:firstLine="480" w:firstLineChars="200"/>
        <w:rPr>
          <w:color w:val="000000" w:themeColor="text1"/>
          <w:rPrChange w:id="13493" w:author="梁元" w:date="2019-05-14T19:51:36Z">
            <w:rPr/>
          </w:rPrChange>
          <w14:textFill>
            <w14:solidFill>
              <w14:schemeClr w14:val="tx1"/>
            </w14:solidFill>
          </w14:textFill>
        </w:rPr>
        <w:pPrChange w:id="13492" w:author="冷雪凝" w:date="2019-05-14T12:21:32Z">
          <w:pPr/>
        </w:pPrChange>
      </w:pPr>
      <w:r>
        <w:rPr>
          <w:color w:val="000000" w:themeColor="text1"/>
          <w:rPrChange w:id="13494" w:author="梁元" w:date="2019-05-14T19:51:36Z">
            <w:rPr/>
          </w:rPrChange>
          <w14:textFill>
            <w14:solidFill>
              <w14:schemeClr w14:val="tx1"/>
            </w14:solidFill>
          </w14:textFill>
        </w:rPr>
        <w:t xml:space="preserve">    </w:t>
      </w:r>
      <w:bookmarkStart w:id="404" w:name="_Toc5050_WPSOffice_Level2"/>
      <w:bookmarkStart w:id="405" w:name="_Toc12076_WPSOffice_Level2"/>
      <w:r>
        <w:rPr>
          <w:color w:val="000000" w:themeColor="text1"/>
          <w:rPrChange w:id="13494" w:author="梁元" w:date="2019-05-14T19:51:36Z">
            <w:rPr/>
          </w:rPrChange>
          <w14:textFill>
            <w14:solidFill>
              <w14:schemeClr w14:val="tx1"/>
            </w14:solidFill>
          </w14:textFill>
        </w:rPr>
        <w:t>1、对象a独一无二</w:t>
      </w:r>
      <w:bookmarkEnd w:id="404"/>
      <w:bookmarkEnd w:id="405"/>
    </w:p>
    <w:p>
      <w:pPr>
        <w:ind w:firstLine="480" w:firstLineChars="200"/>
        <w:rPr>
          <w:color w:val="000000" w:themeColor="text1"/>
          <w:rPrChange w:id="13496" w:author="梁元" w:date="2019-05-14T19:51:36Z">
            <w:rPr/>
          </w:rPrChange>
          <w14:textFill>
            <w14:solidFill>
              <w14:schemeClr w14:val="tx1"/>
            </w14:solidFill>
          </w14:textFill>
        </w:rPr>
        <w:pPrChange w:id="13495" w:author="冷雪凝" w:date="2019-05-14T12:21:32Z">
          <w:pPr/>
        </w:pPrChange>
      </w:pPr>
    </w:p>
    <w:p>
      <w:pPr>
        <w:ind w:firstLine="480" w:firstLineChars="200"/>
        <w:rPr>
          <w:color w:val="000000" w:themeColor="text1"/>
          <w:rPrChange w:id="13498" w:author="梁元" w:date="2019-05-14T19:51:36Z">
            <w:rPr/>
          </w:rPrChange>
          <w14:textFill>
            <w14:solidFill>
              <w14:schemeClr w14:val="tx1"/>
            </w14:solidFill>
          </w14:textFill>
        </w:rPr>
        <w:pPrChange w:id="13497" w:author="冷雪凝" w:date="2019-05-14T12:21:32Z">
          <w:pPr/>
        </w:pPrChange>
      </w:pPr>
      <w:r>
        <w:rPr>
          <w:color w:val="000000" w:themeColor="text1"/>
          <w:rPrChange w:id="13499" w:author="梁元" w:date="2019-05-14T19:51:36Z">
            <w:rPr/>
          </w:rPrChange>
          <w14:textFill>
            <w14:solidFill>
              <w14:schemeClr w14:val="tx1"/>
            </w14:solidFill>
          </w14:textFill>
        </w:rPr>
        <w:t xml:space="preserve">    </w:t>
      </w:r>
      <w:bookmarkStart w:id="406" w:name="_Toc13265_WPSOffice_Level2"/>
      <w:bookmarkStart w:id="407" w:name="_Toc28797_WPSOffice_Level2"/>
      <w:r>
        <w:rPr>
          <w:color w:val="000000" w:themeColor="text1"/>
          <w:rPrChange w:id="13499" w:author="梁元" w:date="2019-05-14T19:51:36Z">
            <w:rPr/>
          </w:rPrChange>
          <w14:textFill>
            <w14:solidFill>
              <w14:schemeClr w14:val="tx1"/>
            </w14:solidFill>
          </w14:textFill>
        </w:rPr>
        <w:t>2、a定义在全局作用域下，提供了全局访问</w:t>
      </w:r>
      <w:bookmarkEnd w:id="406"/>
      <w:bookmarkEnd w:id="407"/>
    </w:p>
    <w:p>
      <w:pPr>
        <w:ind w:firstLine="480" w:firstLineChars="200"/>
        <w:rPr>
          <w:color w:val="000000" w:themeColor="text1"/>
          <w:rPrChange w:id="13501" w:author="梁元" w:date="2019-05-14T19:51:36Z">
            <w:rPr/>
          </w:rPrChange>
          <w14:textFill>
            <w14:solidFill>
              <w14:schemeClr w14:val="tx1"/>
            </w14:solidFill>
          </w14:textFill>
        </w:rPr>
        <w:pPrChange w:id="13500" w:author="冷雪凝" w:date="2019-05-14T12:21:32Z">
          <w:pPr/>
        </w:pPrChange>
      </w:pPr>
    </w:p>
    <w:p>
      <w:pPr>
        <w:ind w:firstLine="480" w:firstLineChars="200"/>
        <w:rPr>
          <w:color w:val="000000" w:themeColor="text1"/>
          <w:rPrChange w:id="13503" w:author="梁元" w:date="2019-05-14T19:51:36Z">
            <w:rPr/>
          </w:rPrChange>
          <w14:textFill>
            <w14:solidFill>
              <w14:schemeClr w14:val="tx1"/>
            </w14:solidFill>
          </w14:textFill>
        </w:rPr>
        <w:pPrChange w:id="13502" w:author="冷雪凝" w:date="2019-05-14T12:21:32Z">
          <w:pPr/>
        </w:pPrChange>
      </w:pPr>
      <w:r>
        <w:rPr>
          <w:color w:val="000000" w:themeColor="text1"/>
          <w:rPrChange w:id="13504" w:author="梁元" w:date="2019-05-14T19:51:36Z">
            <w:rPr/>
          </w:rPrChange>
          <w14:textFill>
            <w14:solidFill>
              <w14:schemeClr w14:val="tx1"/>
            </w14:solidFill>
          </w14:textFill>
        </w:rPr>
        <w:t>注：但是在js中建议使用命名空间，来减少全局变量的数量</w:t>
      </w:r>
    </w:p>
    <w:p>
      <w:pPr>
        <w:pStyle w:val="3"/>
        <w:spacing w:line="240" w:lineRule="auto"/>
        <w:ind w:firstLine="562" w:firstLineChars="200"/>
        <w:rPr>
          <w:rFonts w:ascii="仿宋" w:hAnsi="仿宋" w:eastAsia="仿宋"/>
          <w:color w:val="000000" w:themeColor="text1"/>
          <w:sz w:val="28"/>
          <w:szCs w:val="28"/>
          <w:rPrChange w:id="13506" w:author="梁元" w:date="2019-05-14T19:51:36Z">
            <w:rPr>
              <w:rFonts w:ascii="仿宋" w:hAnsi="仿宋" w:eastAsia="仿宋"/>
              <w:sz w:val="28"/>
              <w:szCs w:val="28"/>
            </w:rPr>
          </w:rPrChange>
          <w14:textFill>
            <w14:solidFill>
              <w14:schemeClr w14:val="tx1"/>
            </w14:solidFill>
          </w14:textFill>
        </w:rPr>
        <w:pPrChange w:id="13505" w:author="冷雪凝" w:date="2019-05-14T12:21:32Z">
          <w:pPr>
            <w:pStyle w:val="3"/>
          </w:pPr>
        </w:pPrChange>
      </w:pPr>
      <w:bookmarkStart w:id="408" w:name="_Toc20752_WPSOffice_Level2"/>
      <w:bookmarkStart w:id="409" w:name="_Toc3919_WPSOffice_Level2"/>
      <w:r>
        <w:rPr>
          <w:rFonts w:hint="eastAsia" w:ascii="仿宋" w:hAnsi="仿宋" w:eastAsia="仿宋"/>
          <w:color w:val="000000" w:themeColor="text1"/>
          <w:sz w:val="28"/>
          <w:szCs w:val="28"/>
          <w:rPrChange w:id="13507" w:author="梁元" w:date="2019-05-14T19:51:36Z">
            <w:rPr>
              <w:rFonts w:hint="eastAsia" w:ascii="仿宋" w:hAnsi="仿宋" w:eastAsia="仿宋"/>
              <w:sz w:val="28"/>
              <w:szCs w:val="28"/>
            </w:rPr>
          </w:rPrChange>
          <w14:textFill>
            <w14:solidFill>
              <w14:schemeClr w14:val="tx1"/>
            </w14:solidFill>
          </w14:textFill>
        </w:rPr>
        <w:t>6</w:t>
      </w:r>
      <w:r>
        <w:rPr>
          <w:rFonts w:ascii="仿宋" w:hAnsi="仿宋" w:eastAsia="仿宋"/>
          <w:color w:val="000000" w:themeColor="text1"/>
          <w:sz w:val="28"/>
          <w:szCs w:val="28"/>
          <w:rPrChange w:id="13508" w:author="梁元" w:date="2019-05-14T19:51:36Z">
            <w:rPr>
              <w:rFonts w:ascii="仿宋" w:hAnsi="仿宋" w:eastAsia="仿宋"/>
              <w:sz w:val="28"/>
              <w:szCs w:val="28"/>
            </w:rPr>
          </w:rPrChange>
          <w14:textFill>
            <w14:solidFill>
              <w14:schemeClr w14:val="tx1"/>
            </w14:solidFill>
          </w14:textFill>
        </w:rPr>
        <w:t>.</w:t>
      </w:r>
      <w:r>
        <w:rPr>
          <w:rFonts w:hint="eastAsia" w:ascii="仿宋" w:hAnsi="仿宋" w:eastAsia="仿宋"/>
          <w:color w:val="000000" w:themeColor="text1"/>
          <w:sz w:val="28"/>
          <w:szCs w:val="28"/>
          <w:rPrChange w:id="13509" w:author="梁元" w:date="2019-05-14T19:51:36Z">
            <w:rPr>
              <w:rFonts w:hint="eastAsia" w:ascii="仿宋" w:hAnsi="仿宋" w:eastAsia="仿宋"/>
              <w:sz w:val="28"/>
              <w:szCs w:val="28"/>
            </w:rPr>
          </w:rPrChange>
          <w14:textFill>
            <w14:solidFill>
              <w14:schemeClr w14:val="tx1"/>
            </w14:solidFill>
          </w14:textFill>
        </w:rPr>
        <w:t>论坛参考</w:t>
      </w:r>
      <w:bookmarkEnd w:id="408"/>
      <w:bookmarkEnd w:id="409"/>
    </w:p>
    <w:p>
      <w:pPr>
        <w:ind w:firstLine="480" w:firstLineChars="200"/>
        <w:rPr>
          <w:color w:val="000000" w:themeColor="text1"/>
          <w:sz w:val="28"/>
          <w:rPrChange w:id="13511" w:author="梁元" w:date="2019-05-14T19:51:36Z">
            <w:rPr>
              <w:sz w:val="28"/>
            </w:rPr>
          </w:rPrChange>
          <w14:textFill>
            <w14:solidFill>
              <w14:schemeClr w14:val="tx1"/>
            </w14:solidFill>
          </w14:textFill>
        </w:rPr>
        <w:pPrChange w:id="13510" w:author="冷雪凝" w:date="2019-05-14T12:21:32Z">
          <w:pPr/>
        </w:pPrChange>
      </w:pPr>
      <w:r>
        <w:rPr>
          <w:color w:val="000000" w:themeColor="text1"/>
          <w:rPrChange w:id="13512" w:author="梁元" w:date="2019-05-14T19:51:36Z">
            <w:rPr/>
          </w:rPrChange>
          <w14:textFill>
            <w14:solidFill>
              <w14:schemeClr w14:val="tx1"/>
            </w14:solidFill>
          </w14:textFill>
        </w:rPr>
        <w:fldChar w:fldCharType="begin"/>
      </w:r>
      <w:r>
        <w:rPr>
          <w:color w:val="000000" w:themeColor="text1"/>
          <w:rPrChange w:id="13513" w:author="梁元" w:date="2019-05-14T19:51:36Z">
            <w:rPr/>
          </w:rPrChange>
          <w14:textFill>
            <w14:solidFill>
              <w14:schemeClr w14:val="tx1"/>
            </w14:solidFill>
          </w14:textFill>
        </w:rPr>
        <w:instrText xml:space="preserve"> HYPERLINK "https://blog.csdn.net/wangxiuyan0228/article/details/79457538" </w:instrText>
      </w:r>
      <w:r>
        <w:rPr>
          <w:color w:val="000000" w:themeColor="text1"/>
          <w:rPrChange w:id="13514" w:author="梁元" w:date="2019-05-14T19:51:36Z">
            <w:rPr/>
          </w:rPrChange>
          <w14:textFill>
            <w14:solidFill>
              <w14:schemeClr w14:val="tx1"/>
            </w14:solidFill>
          </w14:textFill>
        </w:rPr>
        <w:fldChar w:fldCharType="separate"/>
      </w:r>
      <w:r>
        <w:rPr>
          <w:rStyle w:val="18"/>
          <w:color w:val="000000" w:themeColor="text1"/>
          <w:sz w:val="28"/>
          <w:rPrChange w:id="13515" w:author="梁元" w:date="2019-05-14T19:51:36Z">
            <w:rPr>
              <w:rStyle w:val="18"/>
              <w:sz w:val="28"/>
            </w:rPr>
          </w:rPrChange>
          <w14:textFill>
            <w14:solidFill>
              <w14:schemeClr w14:val="tx1"/>
            </w14:solidFill>
          </w14:textFill>
        </w:rPr>
        <w:t>https://blog.csdn.net/wangxiuyan0228/article/details/79457538</w:t>
      </w:r>
      <w:r>
        <w:rPr>
          <w:rStyle w:val="18"/>
          <w:color w:val="000000" w:themeColor="text1"/>
          <w:sz w:val="28"/>
          <w:rPrChange w:id="13516" w:author="梁元" w:date="2019-05-14T19:51:36Z">
            <w:rPr>
              <w:rStyle w:val="18"/>
              <w:sz w:val="28"/>
            </w:rPr>
          </w:rPrChange>
          <w14:textFill>
            <w14:solidFill>
              <w14:schemeClr w14:val="tx1"/>
            </w14:solidFill>
          </w14:textFill>
        </w:rPr>
        <w:fldChar w:fldCharType="end"/>
      </w:r>
    </w:p>
    <w:p>
      <w:pPr>
        <w:ind w:firstLine="480" w:firstLineChars="200"/>
        <w:rPr>
          <w:color w:val="000000" w:themeColor="text1"/>
          <w:sz w:val="28"/>
          <w:rPrChange w:id="13518" w:author="梁元" w:date="2019-05-14T19:51:36Z">
            <w:rPr>
              <w:sz w:val="28"/>
            </w:rPr>
          </w:rPrChange>
          <w14:textFill>
            <w14:solidFill>
              <w14:schemeClr w14:val="tx1"/>
            </w14:solidFill>
          </w14:textFill>
        </w:rPr>
        <w:pPrChange w:id="13517" w:author="冷雪凝" w:date="2019-05-14T12:21:32Z">
          <w:pPr/>
        </w:pPrChange>
      </w:pPr>
      <w:r>
        <w:rPr>
          <w:color w:val="000000" w:themeColor="text1"/>
          <w:rPrChange w:id="13519" w:author="梁元" w:date="2019-05-14T19:51:36Z">
            <w:rPr/>
          </w:rPrChange>
          <w14:textFill>
            <w14:solidFill>
              <w14:schemeClr w14:val="tx1"/>
            </w14:solidFill>
          </w14:textFill>
        </w:rPr>
        <w:fldChar w:fldCharType="begin"/>
      </w:r>
      <w:r>
        <w:rPr>
          <w:color w:val="000000" w:themeColor="text1"/>
          <w:rPrChange w:id="13520" w:author="梁元" w:date="2019-05-14T19:51:36Z">
            <w:rPr/>
          </w:rPrChange>
          <w14:textFill>
            <w14:solidFill>
              <w14:schemeClr w14:val="tx1"/>
            </w14:solidFill>
          </w14:textFill>
        </w:rPr>
        <w:instrText xml:space="preserve"> HYPERLINK "https://www.cnblogs.com/haorui/p/3583337.html" </w:instrText>
      </w:r>
      <w:r>
        <w:rPr>
          <w:color w:val="000000" w:themeColor="text1"/>
          <w:rPrChange w:id="13521" w:author="梁元" w:date="2019-05-14T19:51:36Z">
            <w:rPr/>
          </w:rPrChange>
          <w14:textFill>
            <w14:solidFill>
              <w14:schemeClr w14:val="tx1"/>
            </w14:solidFill>
          </w14:textFill>
        </w:rPr>
        <w:fldChar w:fldCharType="separate"/>
      </w:r>
      <w:r>
        <w:rPr>
          <w:rStyle w:val="18"/>
          <w:color w:val="000000" w:themeColor="text1"/>
          <w:sz w:val="28"/>
          <w:rPrChange w:id="13522" w:author="梁元" w:date="2019-05-14T19:51:36Z">
            <w:rPr>
              <w:rStyle w:val="18"/>
              <w:sz w:val="28"/>
            </w:rPr>
          </w:rPrChange>
          <w14:textFill>
            <w14:solidFill>
              <w14:schemeClr w14:val="tx1"/>
            </w14:solidFill>
          </w14:textFill>
        </w:rPr>
        <w:t>https://www.cnblogs.com/haorui/p/3583337.html</w:t>
      </w:r>
      <w:r>
        <w:rPr>
          <w:rStyle w:val="18"/>
          <w:color w:val="000000" w:themeColor="text1"/>
          <w:sz w:val="28"/>
          <w:rPrChange w:id="13523" w:author="梁元" w:date="2019-05-14T19:51:36Z">
            <w:rPr>
              <w:rStyle w:val="18"/>
              <w:sz w:val="28"/>
            </w:rPr>
          </w:rPrChange>
          <w14:textFill>
            <w14:solidFill>
              <w14:schemeClr w14:val="tx1"/>
            </w14:solidFill>
          </w14:textFill>
        </w:rPr>
        <w:fldChar w:fldCharType="end"/>
      </w:r>
    </w:p>
    <w:p>
      <w:pPr>
        <w:ind w:firstLine="560" w:firstLineChars="200"/>
        <w:rPr>
          <w:color w:val="000000" w:themeColor="text1"/>
          <w:sz w:val="28"/>
          <w:rPrChange w:id="13525" w:author="梁元" w:date="2019-05-14T19:51:36Z">
            <w:rPr>
              <w:sz w:val="28"/>
            </w:rPr>
          </w:rPrChange>
          <w14:textFill>
            <w14:solidFill>
              <w14:schemeClr w14:val="tx1"/>
            </w14:solidFill>
          </w14:textFill>
        </w:rPr>
        <w:pPrChange w:id="13524" w:author="冷雪凝" w:date="2019-05-14T12:21:32Z">
          <w:pPr/>
        </w:pPrChange>
      </w:pPr>
    </w:p>
    <w:p>
      <w:pPr>
        <w:ind w:firstLine="480" w:firstLineChars="200"/>
        <w:rPr>
          <w:color w:val="000000" w:themeColor="text1"/>
          <w:sz w:val="28"/>
          <w:rPrChange w:id="13527" w:author="梁元" w:date="2019-05-14T19:51:36Z">
            <w:rPr>
              <w:sz w:val="28"/>
            </w:rPr>
          </w:rPrChange>
          <w14:textFill>
            <w14:solidFill>
              <w14:schemeClr w14:val="tx1"/>
            </w14:solidFill>
          </w14:textFill>
        </w:rPr>
        <w:pPrChange w:id="13526" w:author="冷雪凝" w:date="2019-05-14T12:21:32Z">
          <w:pPr/>
        </w:pPrChange>
      </w:pPr>
      <w:r>
        <w:rPr>
          <w:color w:val="000000" w:themeColor="text1"/>
          <w:rPrChange w:id="13528" w:author="梁元" w:date="2019-05-14T19:51:36Z">
            <w:rPr/>
          </w:rPrChange>
          <w14:textFill>
            <w14:solidFill>
              <w14:schemeClr w14:val="tx1"/>
            </w14:solidFill>
          </w14:textFill>
        </w:rPr>
        <w:fldChar w:fldCharType="begin"/>
      </w:r>
      <w:r>
        <w:rPr>
          <w:color w:val="000000" w:themeColor="text1"/>
          <w:rPrChange w:id="13529" w:author="梁元" w:date="2019-05-14T19:51:36Z">
            <w:rPr/>
          </w:rPrChange>
          <w14:textFill>
            <w14:solidFill>
              <w14:schemeClr w14:val="tx1"/>
            </w14:solidFill>
          </w14:textFill>
        </w:rPr>
        <w:instrText xml:space="preserve"> HYPERLINK "https://blog.csdn.net/victor_e_n_01185/article/details/72875669" </w:instrText>
      </w:r>
      <w:r>
        <w:rPr>
          <w:color w:val="000000" w:themeColor="text1"/>
          <w:rPrChange w:id="13530" w:author="梁元" w:date="2019-05-14T19:51:36Z">
            <w:rPr/>
          </w:rPrChange>
          <w14:textFill>
            <w14:solidFill>
              <w14:schemeClr w14:val="tx1"/>
            </w14:solidFill>
          </w14:textFill>
        </w:rPr>
        <w:fldChar w:fldCharType="separate"/>
      </w:r>
      <w:r>
        <w:rPr>
          <w:rStyle w:val="18"/>
          <w:color w:val="000000" w:themeColor="text1"/>
          <w:sz w:val="28"/>
          <w:rPrChange w:id="13531" w:author="梁元" w:date="2019-05-14T19:51:36Z">
            <w:rPr>
              <w:rStyle w:val="18"/>
              <w:sz w:val="28"/>
            </w:rPr>
          </w:rPrChange>
          <w14:textFill>
            <w14:solidFill>
              <w14:schemeClr w14:val="tx1"/>
            </w14:solidFill>
          </w14:textFill>
        </w:rPr>
        <w:t>https://blog.csdn.net/victor_e_n_01185/article/details/72875669</w:t>
      </w:r>
      <w:r>
        <w:rPr>
          <w:rStyle w:val="18"/>
          <w:color w:val="000000" w:themeColor="text1"/>
          <w:sz w:val="28"/>
          <w:rPrChange w:id="13532" w:author="梁元" w:date="2019-05-14T19:51:36Z">
            <w:rPr>
              <w:rStyle w:val="18"/>
              <w:sz w:val="28"/>
            </w:rPr>
          </w:rPrChange>
          <w14:textFill>
            <w14:solidFill>
              <w14:schemeClr w14:val="tx1"/>
            </w14:solidFill>
          </w14:textFill>
        </w:rPr>
        <w:fldChar w:fldCharType="end"/>
      </w:r>
    </w:p>
    <w:sdt>
      <w:sdtPr>
        <w:rPr>
          <w:rFonts w:eastAsiaTheme="minorHAnsi"/>
          <w:color w:val="000000" w:themeColor="text1"/>
          <w14:textFill>
            <w14:solidFill>
              <w14:schemeClr w14:val="tx1"/>
            </w14:solidFill>
          </w14:textFill>
        </w:rPr>
        <w:id w:val="-2022774229"/>
        <w:docPartObj>
          <w:docPartGallery w:val="autotext"/>
        </w:docPartObj>
      </w:sdtPr>
      <w:sdtEndPr>
        <w:rPr>
          <w:rFonts w:eastAsiaTheme="minorHAnsi"/>
          <w:color w:val="000000" w:themeColor="text1"/>
          <w14:textFill>
            <w14:solidFill>
              <w14:schemeClr w14:val="tx1"/>
            </w14:solidFill>
          </w14:textFill>
        </w:rPr>
      </w:sdtEndPr>
      <w:sdtContent>
        <w:p>
          <w:pPr>
            <w:ind w:firstLine="480" w:firstLineChars="200"/>
            <w:rPr>
              <w:rFonts w:eastAsiaTheme="minorHAnsi"/>
              <w:color w:val="000000" w:themeColor="text1"/>
              <w14:textFill>
                <w14:solidFill>
                  <w14:schemeClr w14:val="tx1"/>
                </w14:solidFill>
              </w14:textFill>
            </w:rPr>
            <w:sectPr>
              <w:headerReference r:id="rId14" w:type="first"/>
              <w:footerReference r:id="rId16" w:type="first"/>
              <w:headerReference r:id="rId13" w:type="default"/>
              <w:footerReference r:id="rId15" w:type="default"/>
              <w:pgSz w:w="11906" w:h="16838"/>
              <w:pgMar w:top="1440" w:right="1800" w:bottom="1440" w:left="1800" w:header="851" w:footer="992" w:gutter="0"/>
              <w:pgNumType w:start="0"/>
              <w:cols w:space="425" w:num="1"/>
              <w:docGrid w:type="lines" w:linePitch="326" w:charSpace="0"/>
            </w:sectPr>
            <w:pPrChange w:id="13533" w:author="冷雪凝" w:date="2019-05-14T12:21:32Z">
              <w:pPr/>
            </w:pPrChange>
          </w:pPr>
        </w:p>
        <w:p>
          <w:pPr>
            <w:widowControl/>
            <w:ind w:firstLine="480" w:firstLineChars="200"/>
            <w:jc w:val="left"/>
            <w:rPr>
              <w:rFonts w:eastAsiaTheme="minorHAnsi"/>
              <w:color w:val="000000" w:themeColor="text1"/>
              <w14:textFill>
                <w14:solidFill>
                  <w14:schemeClr w14:val="tx1"/>
                </w14:solidFill>
              </w14:textFill>
            </w:rPr>
            <w:pPrChange w:id="13534" w:author="冷雪凝" w:date="2019-05-14T12:21:32Z">
              <w:pPr>
                <w:widowControl/>
                <w:jc w:val="left"/>
              </w:pPr>
            </w:pPrChange>
          </w:pPr>
        </w:p>
      </w:sdtContent>
    </w:sdt>
    <w:p>
      <w:pPr>
        <w:pStyle w:val="2"/>
        <w:numPr>
          <w:ilvl w:val="0"/>
          <w:numId w:val="1"/>
        </w:numPr>
        <w:rPr>
          <w:rFonts w:ascii="仿宋" w:hAnsi="仿宋" w:eastAsia="仿宋"/>
          <w:color w:val="000000" w:themeColor="text1"/>
          <w:sz w:val="28"/>
          <w:szCs w:val="28"/>
          <w:rPrChange w:id="13535" w:author="梁元" w:date="2019-05-14T19:51:36Z">
            <w:rPr>
              <w:rFonts w:ascii="仿宋" w:hAnsi="仿宋" w:eastAsia="仿宋"/>
              <w:sz w:val="28"/>
              <w:szCs w:val="28"/>
            </w:rPr>
          </w:rPrChange>
          <w14:textFill>
            <w14:solidFill>
              <w14:schemeClr w14:val="tx1"/>
            </w14:solidFill>
          </w14:textFill>
        </w:rPr>
      </w:pPr>
      <w:bookmarkStart w:id="410" w:name="_Toc494195726"/>
      <w:bookmarkStart w:id="411" w:name="_Toc494266868"/>
      <w:bookmarkStart w:id="412" w:name="_Toc21508_WPSOffice_Level1"/>
      <w:bookmarkStart w:id="413" w:name="_Toc25730_WPSOffice_Level1"/>
      <w:r>
        <w:rPr>
          <w:rFonts w:ascii="仿宋" w:hAnsi="仿宋" w:eastAsia="仿宋"/>
          <w:color w:val="000000" w:themeColor="text1"/>
          <w:sz w:val="28"/>
          <w:szCs w:val="28"/>
          <w:rPrChange w:id="13536" w:author="梁元" w:date="2019-05-14T19:51:36Z">
            <w:rPr>
              <w:rFonts w:ascii="仿宋" w:hAnsi="仿宋" w:eastAsia="仿宋"/>
              <w:sz w:val="28"/>
              <w:szCs w:val="28"/>
            </w:rPr>
          </w:rPrChange>
          <w14:textFill>
            <w14:solidFill>
              <w14:schemeClr w14:val="tx1"/>
            </w14:solidFill>
          </w14:textFill>
        </w:rPr>
        <w:t>如何解决vue组件之间的通讯?</w:t>
      </w:r>
      <w:bookmarkEnd w:id="410"/>
      <w:bookmarkEnd w:id="411"/>
      <w:bookmarkEnd w:id="412"/>
      <w:bookmarkEnd w:id="413"/>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353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538"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1353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540"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1354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542"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1354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544"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1354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546"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354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548" w:author="梁元" w:date="2019-05-14T19:51:36Z">
                  <w:rPr>
                    <w:rFonts w:hint="eastAsia" w:ascii="仿宋" w:hAnsi="仿宋" w:eastAsia="仿宋"/>
                  </w:rPr>
                </w:rPrChange>
                <w14:textFill>
                  <w14:solidFill>
                    <w14:schemeClr w14:val="tx1"/>
                  </w14:solidFill>
                </w14:textFill>
              </w:rPr>
              <w:t>80%</w:t>
            </w:r>
          </w:p>
        </w:tc>
        <w:tc>
          <w:tcPr>
            <w:tcW w:w="1559" w:type="dxa"/>
          </w:tcPr>
          <w:p>
            <w:pPr>
              <w:jc w:val="center"/>
              <w:rPr>
                <w:rFonts w:ascii="仿宋" w:hAnsi="仿宋" w:eastAsia="仿宋"/>
                <w:color w:val="000000" w:themeColor="text1"/>
                <w:rPrChange w:id="13549"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13550" w:author="梁元" w:date="2019-05-14T19:51:36Z">
                  <w:rPr>
                    <w:rFonts w:ascii="仿宋" w:hAnsi="仿宋" w:eastAsia="仿宋"/>
                  </w:rPr>
                </w:rPrChange>
                <w14:textFill>
                  <w14:solidFill>
                    <w14:schemeClr w14:val="tx1"/>
                  </w14:solidFill>
                </w14:textFill>
              </w:rPr>
              <w:t>4</w:t>
            </w:r>
            <w:r>
              <w:rPr>
                <w:rFonts w:hint="eastAsia" w:ascii="仿宋" w:hAnsi="仿宋" w:eastAsia="仿宋"/>
                <w:color w:val="000000" w:themeColor="text1"/>
                <w:rPrChange w:id="13551" w:author="梁元" w:date="2019-05-14T19:51:36Z">
                  <w:rPr>
                    <w:rFonts w:hint="eastAsia" w:ascii="仿宋" w:hAnsi="仿宋" w:eastAsia="仿宋"/>
                  </w:rPr>
                </w:rPrChange>
                <w14:textFill>
                  <w14:solidFill>
                    <w14:schemeClr w14:val="tx1"/>
                  </w14:solidFill>
                </w14:textFill>
              </w:rPr>
              <w:t>星</w:t>
            </w:r>
          </w:p>
        </w:tc>
        <w:tc>
          <w:tcPr>
            <w:tcW w:w="1418" w:type="dxa"/>
          </w:tcPr>
          <w:p>
            <w:pPr>
              <w:jc w:val="center"/>
              <w:rPr>
                <w:rFonts w:ascii="仿宋" w:hAnsi="仿宋" w:eastAsia="仿宋"/>
                <w:color w:val="000000" w:themeColor="text1"/>
                <w:rPrChange w:id="13552"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13553" w:author="梁元" w:date="2019-05-14T19:51:36Z">
                  <w:rPr>
                    <w:rFonts w:ascii="仿宋" w:hAnsi="仿宋" w:eastAsia="仿宋"/>
                  </w:rPr>
                </w:rPrChange>
                <w14:textFill>
                  <w14:solidFill>
                    <w14:schemeClr w14:val="tx1"/>
                  </w14:solidFill>
                </w14:textFill>
              </w:rPr>
              <w:t>V</w:t>
            </w:r>
            <w:r>
              <w:rPr>
                <w:rFonts w:hint="eastAsia" w:ascii="仿宋" w:hAnsi="仿宋" w:eastAsia="仿宋"/>
                <w:color w:val="000000" w:themeColor="text1"/>
                <w:rPrChange w:id="13554" w:author="梁元" w:date="2019-05-14T19:51:36Z">
                  <w:rPr>
                    <w:rFonts w:hint="eastAsia" w:ascii="仿宋" w:hAnsi="仿宋" w:eastAsia="仿宋"/>
                  </w:rPr>
                </w:rPrChange>
                <w14:textFill>
                  <w14:solidFill>
                    <w14:schemeClr w14:val="tx1"/>
                  </w14:solidFill>
                </w14:textFill>
              </w:rPr>
              <w:t>ue框架</w:t>
            </w:r>
          </w:p>
        </w:tc>
        <w:tc>
          <w:tcPr>
            <w:tcW w:w="1417" w:type="dxa"/>
          </w:tcPr>
          <w:p>
            <w:pPr>
              <w:jc w:val="center"/>
              <w:rPr>
                <w:rFonts w:ascii="仿宋" w:hAnsi="仿宋" w:eastAsia="仿宋"/>
                <w:color w:val="000000" w:themeColor="text1"/>
                <w:rPrChange w:id="1355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556" w:author="梁元" w:date="2019-05-14T19:51:36Z">
                  <w:rPr>
                    <w:rFonts w:hint="eastAsia" w:ascii="仿宋" w:hAnsi="仿宋" w:eastAsia="仿宋"/>
                  </w:rPr>
                </w:rPrChange>
                <w14:textFill>
                  <w14:solidFill>
                    <w14:schemeClr w14:val="tx1"/>
                  </w14:solidFill>
                </w14:textFill>
              </w:rPr>
              <w:t>组件通讯</w:t>
            </w:r>
          </w:p>
        </w:tc>
        <w:tc>
          <w:tcPr>
            <w:tcW w:w="1465" w:type="dxa"/>
          </w:tcPr>
          <w:p>
            <w:pPr>
              <w:jc w:val="center"/>
              <w:rPr>
                <w:rFonts w:ascii="仿宋" w:hAnsi="仿宋" w:eastAsia="仿宋"/>
                <w:color w:val="000000" w:themeColor="text1"/>
                <w:rPrChange w:id="1355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3558" w:author="梁元" w:date="2019-05-14T19:51:36Z">
                  <w:rPr>
                    <w:rFonts w:hint="eastAsia" w:ascii="仿宋" w:hAnsi="仿宋" w:eastAsia="仿宋"/>
                  </w:rPr>
                </w:rPrChange>
                <w14:textFill>
                  <w14:solidFill>
                    <w14:schemeClr w14:val="tx1"/>
                  </w14:solidFill>
                </w14:textFill>
              </w:rPr>
              <w:t>数据管理</w:t>
            </w:r>
          </w:p>
          <w:p>
            <w:pPr>
              <w:jc w:val="center"/>
              <w:rPr>
                <w:rFonts w:ascii="仿宋" w:hAnsi="仿宋" w:eastAsia="仿宋"/>
                <w:color w:val="000000" w:themeColor="text1"/>
                <w:rPrChange w:id="13559" w:author="梁元" w:date="2019-05-14T19:51:36Z">
                  <w:rPr>
                    <w:rFonts w:ascii="仿宋" w:hAnsi="仿宋" w:eastAsia="仿宋"/>
                  </w:rPr>
                </w:rPrChange>
                <w14:textFill>
                  <w14:solidFill>
                    <w14:schemeClr w14:val="tx1"/>
                  </w14:solidFill>
                </w14:textFill>
              </w:rPr>
            </w:pPr>
          </w:p>
        </w:tc>
      </w:tr>
    </w:tbl>
    <w:p>
      <w:pPr>
        <w:pStyle w:val="3"/>
        <w:numPr>
          <w:ilvl w:val="0"/>
          <w:numId w:val="9"/>
        </w:numPr>
        <w:spacing w:line="240" w:lineRule="auto"/>
        <w:ind w:firstLine="562" w:firstLineChars="200"/>
        <w:rPr>
          <w:rFonts w:ascii="仿宋" w:hAnsi="仿宋" w:eastAsia="仿宋"/>
          <w:color w:val="000000" w:themeColor="text1"/>
          <w:sz w:val="28"/>
          <w:szCs w:val="28"/>
          <w:rPrChange w:id="13561" w:author="梁元" w:date="2019-05-14T19:51:36Z">
            <w:rPr>
              <w:rFonts w:ascii="仿宋" w:hAnsi="仿宋" w:eastAsia="仿宋"/>
              <w:sz w:val="28"/>
              <w:szCs w:val="28"/>
            </w:rPr>
          </w:rPrChange>
          <w14:textFill>
            <w14:solidFill>
              <w14:schemeClr w14:val="tx1"/>
            </w14:solidFill>
          </w14:textFill>
        </w:rPr>
        <w:pPrChange w:id="13560" w:author="冷雪凝" w:date="2019-05-14T12:21:32Z">
          <w:pPr>
            <w:pStyle w:val="3"/>
            <w:numPr>
              <w:ilvl w:val="0"/>
              <w:numId w:val="9"/>
            </w:numPr>
          </w:pPr>
        </w:pPrChange>
      </w:pPr>
      <w:bookmarkStart w:id="414" w:name="_Toc22843_WPSOffice_Level2"/>
      <w:bookmarkStart w:id="415" w:name="_Toc494195727"/>
      <w:bookmarkStart w:id="416" w:name="_Toc494266869"/>
      <w:bookmarkStart w:id="417" w:name="_Toc1465_WPSOffice_Level2"/>
      <w:r>
        <w:rPr>
          <w:rFonts w:hint="eastAsia" w:ascii="仿宋" w:hAnsi="仿宋" w:eastAsia="仿宋"/>
          <w:color w:val="000000" w:themeColor="text1"/>
          <w:sz w:val="28"/>
          <w:szCs w:val="28"/>
          <w:rPrChange w:id="13562" w:author="梁元" w:date="2019-05-14T19:51:36Z">
            <w:rPr>
              <w:rFonts w:hint="eastAsia" w:ascii="仿宋" w:hAnsi="仿宋" w:eastAsia="仿宋"/>
              <w:sz w:val="28"/>
              <w:szCs w:val="28"/>
            </w:rPr>
          </w:rPrChange>
          <w14:textFill>
            <w14:solidFill>
              <w14:schemeClr w14:val="tx1"/>
            </w14:solidFill>
          </w14:textFill>
        </w:rPr>
        <w:t>通常解法</w:t>
      </w:r>
      <w:bookmarkEnd w:id="414"/>
      <w:bookmarkEnd w:id="415"/>
      <w:bookmarkEnd w:id="416"/>
      <w:bookmarkEnd w:id="417"/>
    </w:p>
    <w:p>
      <w:pPr>
        <w:ind w:firstLine="460" w:firstLineChars="200"/>
        <w:rPr>
          <w:rFonts w:hint="eastAsia" w:ascii="Arial" w:hAnsi="Arial" w:cs="Arial"/>
          <w:color w:val="000000" w:themeColor="text1"/>
          <w:sz w:val="23"/>
          <w:szCs w:val="23"/>
          <w:shd w:val="clear" w:color="auto" w:fill="FFFFFF"/>
          <w:lang w:val="zh-TW" w:eastAsia="zh-TW"/>
          <w:rPrChange w:id="13564" w:author="梁元" w:date="2019-05-14T19:51:36Z">
            <w:rPr>
              <w:rFonts w:hint="eastAsia" w:ascii="Arial" w:hAnsi="Arial" w:cs="Arial"/>
              <w:color w:val="222222"/>
              <w:sz w:val="23"/>
              <w:szCs w:val="23"/>
              <w:shd w:val="clear" w:color="auto" w:fill="FFFFFF"/>
              <w:lang w:val="zh-TW" w:eastAsia="zh-TW"/>
            </w:rPr>
          </w:rPrChange>
          <w14:textFill>
            <w14:solidFill>
              <w14:schemeClr w14:val="tx1"/>
            </w14:solidFill>
          </w14:textFill>
        </w:rPr>
        <w:pPrChange w:id="13563" w:author="冷雪凝" w:date="2019-05-14T12:21:32Z">
          <w:pPr/>
        </w:pPrChange>
      </w:pPr>
      <w:bookmarkStart w:id="418" w:name="_Toc494266870"/>
      <w:bookmarkStart w:id="419" w:name="_Toc494195728"/>
      <w:r>
        <w:rPr>
          <w:rFonts w:hint="eastAsia" w:ascii="Arial" w:hAnsi="Arial" w:cs="Arial"/>
          <w:color w:val="000000" w:themeColor="text1"/>
          <w:sz w:val="23"/>
          <w:szCs w:val="23"/>
          <w:shd w:val="clear" w:color="auto" w:fill="FFFFFF"/>
          <w:lang w:val="zh-TW" w:eastAsia="zh-TW"/>
          <w:rPrChange w:id="13565" w:author="梁元" w:date="2019-05-14T19:51:36Z">
            <w:rPr>
              <w:rFonts w:hint="eastAsia" w:ascii="Arial" w:hAnsi="Arial" w:cs="Arial"/>
              <w:color w:val="222222"/>
              <w:sz w:val="23"/>
              <w:szCs w:val="23"/>
              <w:shd w:val="clear" w:color="auto" w:fill="FFFFFF"/>
              <w:lang w:val="zh-TW" w:eastAsia="zh-TW"/>
            </w:rPr>
          </w:rPrChange>
          <w14:textFill>
            <w14:solidFill>
              <w14:schemeClr w14:val="tx1"/>
            </w14:solidFill>
          </w14:textFill>
        </w:rPr>
        <w:t xml:space="preserve">在组件当中借助第三方插件 </w:t>
      </w:r>
      <w:r>
        <w:rPr>
          <w:rFonts w:hint="eastAsia" w:ascii="Arial" w:hAnsi="Arial" w:cs="Arial"/>
          <w:color w:val="000000" w:themeColor="text1"/>
          <w:sz w:val="23"/>
          <w:szCs w:val="23"/>
          <w:shd w:val="clear" w:color="auto" w:fill="FFFFFF"/>
          <w:lang w:eastAsia="zh-TW"/>
          <w:rPrChange w:id="13566" w:author="梁元" w:date="2019-05-14T19:51:36Z">
            <w:rPr>
              <w:rFonts w:hint="eastAsia" w:ascii="Arial" w:hAnsi="Arial" w:cs="Arial"/>
              <w:color w:val="222222"/>
              <w:sz w:val="23"/>
              <w:szCs w:val="23"/>
              <w:shd w:val="clear" w:color="auto" w:fill="FFFFFF"/>
              <w:lang w:eastAsia="zh-TW"/>
            </w:rPr>
          </w:rPrChange>
          <w14:textFill>
            <w14:solidFill>
              <w14:schemeClr w14:val="tx1"/>
            </w14:solidFill>
          </w14:textFill>
        </w:rPr>
        <w:t>vue-bus</w:t>
      </w:r>
    </w:p>
    <w:p>
      <w:pPr>
        <w:ind w:firstLine="460" w:firstLineChars="200"/>
        <w:rPr>
          <w:rFonts w:hint="eastAsia" w:ascii="Arial" w:hAnsi="Arial" w:cs="Arial"/>
          <w:color w:val="000000" w:themeColor="text1"/>
          <w:sz w:val="23"/>
          <w:szCs w:val="23"/>
          <w:shd w:val="clear" w:color="auto" w:fill="FFFFFF"/>
          <w:rPrChange w:id="13568" w:author="梁元" w:date="2019-05-14T19:51:36Z">
            <w:rPr>
              <w:rFonts w:hint="eastAsia" w:ascii="Arial" w:hAnsi="Arial" w:cs="Arial"/>
              <w:color w:val="222222"/>
              <w:sz w:val="23"/>
              <w:szCs w:val="23"/>
              <w:shd w:val="clear" w:color="auto" w:fill="FFFFFF"/>
            </w:rPr>
          </w:rPrChange>
          <w14:textFill>
            <w14:solidFill>
              <w14:schemeClr w14:val="tx1"/>
            </w14:solidFill>
          </w14:textFill>
        </w:rPr>
        <w:pPrChange w:id="13567" w:author="冷雪凝" w:date="2019-05-14T12:21:32Z">
          <w:pPr/>
        </w:pPrChange>
      </w:pPr>
      <w:r>
        <w:rPr>
          <w:rFonts w:hint="eastAsia" w:ascii="Arial" w:hAnsi="Arial" w:cs="Arial"/>
          <w:color w:val="000000" w:themeColor="text1"/>
          <w:sz w:val="23"/>
          <w:szCs w:val="23"/>
          <w:shd w:val="clear" w:color="auto" w:fill="FFFFFF"/>
          <w:lang w:val="zh-TW" w:eastAsia="zh-TW"/>
          <w:rPrChange w:id="13569" w:author="梁元" w:date="2019-05-14T19:51:36Z">
            <w:rPr>
              <w:rFonts w:hint="eastAsia" w:ascii="Arial" w:hAnsi="Arial" w:cs="Arial"/>
              <w:color w:val="222222"/>
              <w:sz w:val="23"/>
              <w:szCs w:val="23"/>
              <w:shd w:val="clear" w:color="auto" w:fill="FFFFFF"/>
              <w:lang w:val="zh-TW" w:eastAsia="zh-TW"/>
            </w:rPr>
          </w:rPrChange>
          <w14:textFill>
            <w14:solidFill>
              <w14:schemeClr w14:val="tx1"/>
            </w14:solidFill>
          </w14:textFill>
        </w:rPr>
        <w:t>首先基于</w:t>
      </w:r>
      <w:r>
        <w:rPr>
          <w:rFonts w:hint="eastAsia" w:ascii="Arial" w:hAnsi="Arial" w:cs="Arial"/>
          <w:color w:val="000000" w:themeColor="text1"/>
          <w:sz w:val="23"/>
          <w:szCs w:val="23"/>
          <w:shd w:val="clear" w:color="auto" w:fill="FFFFFF"/>
          <w:rPrChange w:id="13570" w:author="梁元" w:date="2019-05-14T19:51:36Z">
            <w:rPr>
              <w:rFonts w:hint="eastAsia" w:ascii="Arial" w:hAnsi="Arial" w:cs="Arial"/>
              <w:color w:val="222222"/>
              <w:sz w:val="23"/>
              <w:szCs w:val="23"/>
              <w:shd w:val="clear" w:color="auto" w:fill="FFFFFF"/>
            </w:rPr>
          </w:rPrChange>
          <w14:textFill>
            <w14:solidFill>
              <w14:schemeClr w14:val="tx1"/>
            </w14:solidFill>
          </w14:textFill>
        </w:rPr>
        <w:t>node</w:t>
      </w:r>
      <w:r>
        <w:rPr>
          <w:rFonts w:hint="eastAsia" w:ascii="Arial" w:hAnsi="Arial" w:cs="Arial"/>
          <w:color w:val="000000" w:themeColor="text1"/>
          <w:sz w:val="23"/>
          <w:szCs w:val="23"/>
          <w:shd w:val="clear" w:color="auto" w:fill="FFFFFF"/>
          <w:lang w:val="zh-TW" w:eastAsia="zh-TW"/>
          <w:rPrChange w:id="13571" w:author="梁元" w:date="2019-05-14T19:51:36Z">
            <w:rPr>
              <w:rFonts w:hint="eastAsia" w:ascii="Arial" w:hAnsi="Arial" w:cs="Arial"/>
              <w:color w:val="222222"/>
              <w:sz w:val="23"/>
              <w:szCs w:val="23"/>
              <w:shd w:val="clear" w:color="auto" w:fill="FFFFFF"/>
              <w:lang w:val="zh-TW" w:eastAsia="zh-TW"/>
            </w:rPr>
          </w:rPrChange>
          <w14:textFill>
            <w14:solidFill>
              <w14:schemeClr w14:val="tx1"/>
            </w14:solidFill>
          </w14:textFill>
        </w:rPr>
        <w:t>下载</w:t>
      </w:r>
      <w:r>
        <w:rPr>
          <w:rFonts w:hint="eastAsia" w:ascii="Arial" w:hAnsi="Arial" w:cs="Arial"/>
          <w:color w:val="000000" w:themeColor="text1"/>
          <w:sz w:val="23"/>
          <w:szCs w:val="23"/>
          <w:shd w:val="clear" w:color="auto" w:fill="FFFFFF"/>
          <w:rPrChange w:id="13572" w:author="梁元" w:date="2019-05-14T19:51:36Z">
            <w:rPr>
              <w:rFonts w:hint="eastAsia" w:ascii="Arial" w:hAnsi="Arial" w:cs="Arial"/>
              <w:color w:val="222222"/>
              <w:sz w:val="23"/>
              <w:szCs w:val="23"/>
              <w:shd w:val="clear" w:color="auto" w:fill="FFFFFF"/>
            </w:rPr>
          </w:rPrChange>
          <w14:textFill>
            <w14:solidFill>
              <w14:schemeClr w14:val="tx1"/>
            </w14:solidFill>
          </w14:textFill>
        </w:rPr>
        <w:t>vue-bus</w:t>
      </w:r>
      <w:r>
        <w:rPr>
          <w:rFonts w:hint="eastAsia" w:ascii="Arial" w:hAnsi="Arial" w:cs="Arial"/>
          <w:color w:val="000000" w:themeColor="text1"/>
          <w:sz w:val="23"/>
          <w:szCs w:val="23"/>
          <w:shd w:val="clear" w:color="auto" w:fill="FFFFFF"/>
          <w:lang w:val="zh-TW" w:eastAsia="zh-TW"/>
          <w:rPrChange w:id="13573" w:author="梁元" w:date="2019-05-14T19:51:36Z">
            <w:rPr>
              <w:rFonts w:hint="eastAsia" w:ascii="Arial" w:hAnsi="Arial" w:cs="Arial"/>
              <w:color w:val="222222"/>
              <w:sz w:val="23"/>
              <w:szCs w:val="23"/>
              <w:shd w:val="clear" w:color="auto" w:fill="FFFFFF"/>
              <w:lang w:val="zh-TW" w:eastAsia="zh-TW"/>
            </w:rPr>
          </w:rPrChange>
          <w14:textFill>
            <w14:solidFill>
              <w14:schemeClr w14:val="tx1"/>
            </w14:solidFill>
          </w14:textFill>
        </w:rPr>
        <w:t>的依赖包：</w:t>
      </w:r>
    </w:p>
    <w:p>
      <w:pPr>
        <w:spacing w:line="240" w:lineRule="auto"/>
        <w:ind w:firstLine="480" w:firstLineChars="200"/>
        <w:rPr>
          <w:rFonts w:ascii="冬青黑体简体中文 W3" w:hAnsi="冬青黑体简体中文 W3" w:eastAsia="冬青黑体简体中文 W3" w:cs="冬青黑体简体中文 W3"/>
          <w:color w:val="000000" w:themeColor="text1"/>
          <w:kern w:val="0"/>
          <w:u w:color="004080"/>
          <w:lang w:val="zh-TW" w:eastAsia="zh-TW"/>
          <w:rPrChange w:id="13575" w:author="梁元" w:date="2019-05-14T19:51:36Z">
            <w:rPr>
              <w:rFonts w:ascii="冬青黑体简体中文 W3" w:hAnsi="冬青黑体简体中文 W3" w:eastAsia="冬青黑体简体中文 W3" w:cs="冬青黑体简体中文 W3"/>
              <w:color w:val="004080"/>
              <w:kern w:val="0"/>
              <w:u w:color="004080"/>
              <w:lang w:val="zh-TW" w:eastAsia="zh-TW"/>
            </w:rPr>
          </w:rPrChange>
          <w14:textFill>
            <w14:solidFill>
              <w14:schemeClr w14:val="tx1"/>
            </w14:solidFill>
          </w14:textFill>
        </w:rPr>
        <w:pPrChange w:id="13574" w:author="冷雪凝" w:date="2019-05-14T12:21:32Z">
          <w:pPr>
            <w:spacing w:line="360" w:lineRule="auto"/>
            <w:ind w:firstLine="420"/>
          </w:pPr>
        </w:pPrChange>
      </w:pPr>
      <w:r>
        <w:rPr>
          <w:rFonts w:ascii="冬青黑体简体中文 W3" w:hAnsi="冬青黑体简体中文 W3" w:eastAsia="冬青黑体简体中文 W3" w:cs="冬青黑体简体中文 W3"/>
          <w:color w:val="000000" w:themeColor="text1"/>
          <w:kern w:val="0"/>
          <w:u w:color="004080"/>
          <w:rPrChange w:id="13577" w:author="梁元" w:date="2019-05-14T19:51:36Z">
            <w:rPr>
              <w:rFonts w:ascii="冬青黑体简体中文 W3" w:hAnsi="冬青黑体简体中文 W3" w:eastAsia="冬青黑体简体中文 W3" w:cs="冬青黑体简体中文 W3"/>
              <w:color w:val="004080"/>
              <w:kern w:val="0"/>
              <w:u w:color="004080"/>
            </w:rPr>
          </w:rPrChange>
          <w14:textFill>
            <w14:solidFill>
              <w14:schemeClr w14:val="tx1"/>
            </w14:solidFill>
          </w14:textFill>
        </w:rPr>
        <w:drawing>
          <wp:inline distT="0" distB="0" distL="0" distR="0">
            <wp:extent cx="2294890" cy="542290"/>
            <wp:effectExtent l="0" t="0" r="10160" b="10160"/>
            <wp:docPr id="1073741826" name="officeArt object"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image.png"/>
                    <pic:cNvPicPr>
                      <a:picLocks noChangeAspect="1"/>
                    </pic:cNvPicPr>
                  </pic:nvPicPr>
                  <pic:blipFill>
                    <a:blip r:embed="rId62"/>
                    <a:stretch>
                      <a:fillRect/>
                    </a:stretch>
                  </pic:blipFill>
                  <pic:spPr>
                    <a:xfrm>
                      <a:off x="0" y="0"/>
                      <a:ext cx="2294890" cy="542291"/>
                    </a:xfrm>
                    <a:prstGeom prst="rect">
                      <a:avLst/>
                    </a:prstGeom>
                    <a:ln w="12700" cap="flat">
                      <a:noFill/>
                      <a:miter lim="400000"/>
                      <a:headEnd/>
                      <a:tailEnd/>
                    </a:ln>
                    <a:effectLst/>
                  </pic:spPr>
                </pic:pic>
              </a:graphicData>
            </a:graphic>
          </wp:inline>
        </w:drawing>
      </w:r>
    </w:p>
    <w:p>
      <w:pPr>
        <w:spacing w:line="240" w:lineRule="auto"/>
        <w:ind w:firstLine="420" w:firstLineChars="200"/>
        <w:rPr>
          <w:rFonts w:ascii="冬青黑体简体中文 W3" w:hAnsi="冬青黑体简体中文 W3" w:eastAsia="冬青黑体简体中文 W3" w:cs="冬青黑体简体中文 W3"/>
          <w:color w:val="000000" w:themeColor="text1"/>
          <w:sz w:val="21"/>
          <w:szCs w:val="21"/>
          <w:rPrChange w:id="13579" w:author="梁元" w:date="2019-05-14T19:51:36Z">
            <w:rPr>
              <w:rFonts w:ascii="冬青黑体简体中文 W3" w:hAnsi="冬青黑体简体中文 W3" w:eastAsia="冬青黑体简体中文 W3" w:cs="冬青黑体简体中文 W3"/>
              <w:sz w:val="21"/>
              <w:szCs w:val="21"/>
            </w:rPr>
          </w:rPrChange>
          <w14:textFill>
            <w14:solidFill>
              <w14:schemeClr w14:val="tx1"/>
            </w14:solidFill>
          </w14:textFill>
        </w:rPr>
        <w:pPrChange w:id="13578" w:author="冷雪凝" w:date="2019-05-14T12:21:32Z">
          <w:pPr>
            <w:spacing w:line="360" w:lineRule="auto"/>
          </w:pPr>
        </w:pPrChange>
      </w:pPr>
      <w:r>
        <w:rPr>
          <w:rFonts w:hint="eastAsia" w:ascii="Calibri" w:hAnsi="Calibri" w:eastAsia="冬青黑体简体中文 W3" w:cs="Calibri"/>
          <w:color w:val="000000" w:themeColor="text1"/>
          <w:sz w:val="21"/>
          <w:szCs w:val="21"/>
          <w:u w:color="333333"/>
          <w:shd w:val="clear" w:color="auto" w:fill="FFFFFF"/>
          <w:lang w:val="zh-TW" w:eastAsia="zh-TW"/>
          <w:rPrChange w:id="13580" w:author="梁元" w:date="2019-05-14T19:51:36Z">
            <w:rPr>
              <w:rFonts w:hint="eastAsia" w:ascii="Calibri" w:hAnsi="Calibri" w:eastAsia="冬青黑体简体中文 W3" w:cs="Calibri"/>
              <w:color w:val="333333"/>
              <w:sz w:val="21"/>
              <w:szCs w:val="21"/>
              <w:u w:color="333333"/>
              <w:shd w:val="clear" w:color="auto" w:fill="FFFFFF"/>
              <w:lang w:val="zh-TW" w:eastAsia="zh-TW"/>
            </w:rPr>
          </w:rPrChange>
          <w14:textFill>
            <w14:solidFill>
              <w14:schemeClr w14:val="tx1"/>
            </w14:solidFill>
          </w14:textFill>
        </w:rPr>
        <w:t>结合一个模块系统使用时，你需要通过</w:t>
      </w:r>
      <w:r>
        <w:rPr>
          <w:rFonts w:ascii="冬青黑体简体中文 W3" w:hAnsi="冬青黑体简体中文 W3" w:eastAsia="Calibri" w:cs="Calibri"/>
          <w:color w:val="000000" w:themeColor="text1"/>
          <w:sz w:val="21"/>
          <w:szCs w:val="21"/>
          <w:u w:color="333333"/>
          <w:shd w:val="clear" w:color="auto" w:fill="FFFFFF"/>
          <w:rPrChange w:id="13581" w:author="梁元" w:date="2019-05-14T19:51:36Z">
            <w:rPr>
              <w:rFonts w:ascii="冬青黑体简体中文 W3" w:hAnsi="冬青黑体简体中文 W3" w:eastAsia="Calibri" w:cs="Calibri"/>
              <w:color w:val="333333"/>
              <w:sz w:val="21"/>
              <w:szCs w:val="21"/>
              <w:u w:color="333333"/>
              <w:shd w:val="clear" w:color="auto" w:fill="FFFFFF"/>
            </w:rPr>
          </w:rPrChange>
          <w14:textFill>
            <w14:solidFill>
              <w14:schemeClr w14:val="tx1"/>
            </w14:solidFill>
          </w14:textFill>
        </w:rPr>
        <w:t>Vue.use()</w:t>
      </w:r>
      <w:r>
        <w:rPr>
          <w:rFonts w:hint="eastAsia" w:ascii="Calibri" w:hAnsi="Calibri" w:eastAsia="冬青黑体简体中文 W3" w:cs="Calibri"/>
          <w:color w:val="000000" w:themeColor="text1"/>
          <w:sz w:val="21"/>
          <w:szCs w:val="21"/>
          <w:u w:color="333333"/>
          <w:shd w:val="clear" w:color="auto" w:fill="FFFFFF"/>
          <w:lang w:val="zh-TW" w:eastAsia="zh-TW"/>
          <w:rPrChange w:id="13582" w:author="梁元" w:date="2019-05-14T19:51:36Z">
            <w:rPr>
              <w:rFonts w:hint="eastAsia" w:ascii="Calibri" w:hAnsi="Calibri" w:eastAsia="冬青黑体简体中文 W3" w:cs="Calibri"/>
              <w:color w:val="333333"/>
              <w:sz w:val="21"/>
              <w:szCs w:val="21"/>
              <w:u w:color="333333"/>
              <w:shd w:val="clear" w:color="auto" w:fill="FFFFFF"/>
              <w:lang w:val="zh-TW" w:eastAsia="zh-TW"/>
            </w:rPr>
          </w:rPrChange>
          <w14:textFill>
            <w14:solidFill>
              <w14:schemeClr w14:val="tx1"/>
            </w14:solidFill>
          </w14:textFill>
        </w:rPr>
        <w:t>来安装这个总线</w:t>
      </w:r>
      <w:r>
        <w:rPr>
          <w:rFonts w:ascii="冬青黑体简体中文 W3" w:hAnsi="冬青黑体简体中文 W3" w:eastAsia="Calibri" w:cs="Calibri"/>
          <w:color w:val="000000" w:themeColor="text1"/>
          <w:sz w:val="21"/>
          <w:szCs w:val="21"/>
          <w:u w:color="333333"/>
          <w:shd w:val="clear" w:color="auto" w:fill="FFFFFF"/>
          <w:rPrChange w:id="13583" w:author="梁元" w:date="2019-05-14T19:51:36Z">
            <w:rPr>
              <w:rFonts w:ascii="冬青黑体简体中文 W3" w:hAnsi="冬青黑体简体中文 W3" w:eastAsia="Calibri" w:cs="Calibri"/>
              <w:color w:val="333333"/>
              <w:sz w:val="21"/>
              <w:szCs w:val="21"/>
              <w:u w:color="333333"/>
              <w:shd w:val="clear" w:color="auto" w:fill="FFFFFF"/>
            </w:rPr>
          </w:rPrChange>
          <w14:textFill>
            <w14:solidFill>
              <w14:schemeClr w14:val="tx1"/>
            </w14:solidFill>
          </w14:textFill>
        </w:rPr>
        <w:t>:</w:t>
      </w:r>
      <w:r>
        <w:rPr>
          <w:rFonts w:ascii="冬青黑体简体中文 W3" w:hAnsi="冬青黑体简体中文 W3" w:eastAsia="Calibri" w:cs="Calibri"/>
          <w:color w:val="000000" w:themeColor="text1"/>
          <w:sz w:val="21"/>
          <w:szCs w:val="21"/>
          <w:rPrChange w:id="13584" w:author="梁元" w:date="2019-05-14T19:51:36Z">
            <w:rPr>
              <w:rFonts w:ascii="冬青黑体简体中文 W3" w:hAnsi="冬青黑体简体中文 W3" w:eastAsia="Calibri" w:cs="Calibri"/>
              <w:sz w:val="21"/>
              <w:szCs w:val="21"/>
            </w:rPr>
          </w:rPrChange>
          <w14:textFill>
            <w14:solidFill>
              <w14:schemeClr w14:val="tx1"/>
            </w14:solidFill>
          </w14:textFill>
        </w:rPr>
        <w:t xml:space="preserve"> </w:t>
      </w:r>
    </w:p>
    <w:p>
      <w:pPr>
        <w:spacing w:line="240" w:lineRule="auto"/>
        <w:ind w:firstLine="480" w:firstLineChars="200"/>
        <w:rPr>
          <w:rFonts w:ascii="冬青黑体简体中文 W3" w:hAnsi="冬青黑体简体中文 W3" w:eastAsia="冬青黑体简体中文 W3" w:cs="冬青黑体简体中文 W3"/>
          <w:color w:val="000000" w:themeColor="text1"/>
          <w:sz w:val="21"/>
          <w:szCs w:val="21"/>
          <w:lang w:val="zh-TW" w:eastAsia="zh-TW"/>
          <w:rPrChange w:id="13586" w:author="梁元" w:date="2019-05-14T19:51:36Z">
            <w:rPr>
              <w:rFonts w:ascii="冬青黑体简体中文 W3" w:hAnsi="冬青黑体简体中文 W3" w:eastAsia="冬青黑体简体中文 W3" w:cs="冬青黑体简体中文 W3"/>
              <w:sz w:val="21"/>
              <w:szCs w:val="21"/>
              <w:lang w:val="zh-TW" w:eastAsia="zh-TW"/>
            </w:rPr>
          </w:rPrChange>
          <w14:textFill>
            <w14:solidFill>
              <w14:schemeClr w14:val="tx1"/>
            </w14:solidFill>
          </w14:textFill>
        </w:rPr>
        <w:pPrChange w:id="13585" w:author="冷雪凝" w:date="2019-05-14T12:21:32Z">
          <w:pPr>
            <w:spacing w:line="360" w:lineRule="auto"/>
            <w:ind w:firstLine="420"/>
          </w:pPr>
        </w:pPrChange>
      </w:pPr>
      <w:r>
        <w:rPr>
          <w:rFonts w:ascii="冬青黑体简体中文 W3" w:hAnsi="冬青黑体简体中文 W3" w:eastAsia="冬青黑体简体中文 W3" w:cs="冬青黑体简体中文 W3"/>
          <w:color w:val="000000" w:themeColor="text1"/>
          <w:kern w:val="0"/>
          <w:u w:color="004080"/>
          <w:rPrChange w:id="13588" w:author="梁元" w:date="2019-05-14T19:51:36Z">
            <w:rPr>
              <w:rFonts w:ascii="冬青黑体简体中文 W3" w:hAnsi="冬青黑体简体中文 W3" w:eastAsia="冬青黑体简体中文 W3" w:cs="冬青黑体简体中文 W3"/>
              <w:color w:val="004080"/>
              <w:kern w:val="0"/>
              <w:u w:color="004080"/>
            </w:rPr>
          </w:rPrChange>
          <w14:textFill>
            <w14:solidFill>
              <w14:schemeClr w14:val="tx1"/>
            </w14:solidFill>
          </w14:textFill>
        </w:rPr>
        <w:drawing>
          <wp:inline distT="0" distB="0" distL="0" distR="0">
            <wp:extent cx="3504565" cy="942975"/>
            <wp:effectExtent l="0" t="0" r="635" b="9525"/>
            <wp:docPr id="1073741827" name="officeArt object"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image.png"/>
                    <pic:cNvPicPr>
                      <a:picLocks noChangeAspect="1"/>
                    </pic:cNvPicPr>
                  </pic:nvPicPr>
                  <pic:blipFill>
                    <a:blip r:embed="rId63"/>
                    <a:stretch>
                      <a:fillRect/>
                    </a:stretch>
                  </pic:blipFill>
                  <pic:spPr>
                    <a:xfrm>
                      <a:off x="0" y="0"/>
                      <a:ext cx="3504566" cy="942975"/>
                    </a:xfrm>
                    <a:prstGeom prst="rect">
                      <a:avLst/>
                    </a:prstGeom>
                    <a:ln w="12700" cap="flat">
                      <a:noFill/>
                      <a:miter lim="400000"/>
                      <a:headEnd/>
                      <a:tailEnd/>
                    </a:ln>
                    <a:effectLst/>
                  </pic:spPr>
                </pic:pic>
              </a:graphicData>
            </a:graphic>
          </wp:inline>
        </w:drawing>
      </w:r>
    </w:p>
    <w:p>
      <w:pPr>
        <w:spacing w:line="240" w:lineRule="auto"/>
        <w:ind w:firstLine="420" w:firstLineChars="200"/>
        <w:rPr>
          <w:rFonts w:ascii="冬青黑体简体中文 W3" w:hAnsi="冬青黑体简体中文 W3" w:eastAsia="冬青黑体简体中文 W3" w:cs="冬青黑体简体中文 W3"/>
          <w:color w:val="000000" w:themeColor="text1"/>
          <w:sz w:val="21"/>
          <w:szCs w:val="21"/>
          <w:lang w:val="zh-TW" w:eastAsia="zh-TW"/>
          <w:rPrChange w:id="13590" w:author="梁元" w:date="2019-05-14T19:51:36Z">
            <w:rPr>
              <w:rFonts w:ascii="冬青黑体简体中文 W3" w:hAnsi="冬青黑体简体中文 W3" w:eastAsia="冬青黑体简体中文 W3" w:cs="冬青黑体简体中文 W3"/>
              <w:sz w:val="21"/>
              <w:szCs w:val="21"/>
              <w:lang w:val="zh-TW" w:eastAsia="zh-TW"/>
            </w:rPr>
          </w:rPrChange>
          <w14:textFill>
            <w14:solidFill>
              <w14:schemeClr w14:val="tx1"/>
            </w14:solidFill>
          </w14:textFill>
        </w:rPr>
        <w:pPrChange w:id="13589" w:author="冷雪凝" w:date="2019-05-14T12:21:32Z">
          <w:pPr>
            <w:spacing w:line="360" w:lineRule="auto"/>
          </w:pPr>
        </w:pPrChange>
      </w:pPr>
      <w:r>
        <w:rPr>
          <w:rFonts w:ascii="冬青黑体简体中文 W3" w:hAnsi="冬青黑体简体中文 W3" w:eastAsia="冬青黑体简体中文 W3" w:cs="冬青黑体简体中文 W3"/>
          <w:color w:val="000000" w:themeColor="text1"/>
          <w:sz w:val="21"/>
          <w:szCs w:val="21"/>
          <w:lang w:val="zh-TW" w:eastAsia="zh-TW"/>
          <w:rPrChange w:id="13591" w:author="梁元" w:date="2019-05-14T19:51:36Z">
            <w:rPr>
              <w:rFonts w:ascii="冬青黑体简体中文 W3" w:hAnsi="冬青黑体简体中文 W3" w:eastAsia="冬青黑体简体中文 W3" w:cs="冬青黑体简体中文 W3"/>
              <w:sz w:val="21"/>
              <w:szCs w:val="21"/>
              <w:lang w:val="zh-TW" w:eastAsia="zh-TW"/>
            </w:rPr>
          </w:rPrChange>
          <w14:textFill>
            <w14:solidFill>
              <w14:schemeClr w14:val="tx1"/>
            </w14:solidFill>
          </w14:textFill>
        </w:rPr>
        <w:t>具体使用方法如下：</w:t>
      </w:r>
    </w:p>
    <w:p>
      <w:pPr>
        <w:spacing w:line="240" w:lineRule="auto"/>
        <w:ind w:firstLine="420" w:firstLineChars="200"/>
        <w:rPr>
          <w:rFonts w:ascii="冬青黑体简体中文 W3" w:hAnsi="冬青黑体简体中文 W3" w:eastAsia="冬青黑体简体中文 W3" w:cs="冬青黑体简体中文 W3"/>
          <w:color w:val="000000" w:themeColor="text1"/>
          <w:sz w:val="21"/>
          <w:szCs w:val="21"/>
          <w:u w:color="333333"/>
          <w:lang w:val="zh-TW" w:eastAsia="zh-TW"/>
          <w:rPrChange w:id="13593" w:author="梁元" w:date="2019-05-14T19:51:36Z">
            <w:rPr>
              <w:rFonts w:ascii="冬青黑体简体中文 W3" w:hAnsi="冬青黑体简体中文 W3" w:eastAsia="冬青黑体简体中文 W3" w:cs="冬青黑体简体中文 W3"/>
              <w:color w:val="333333"/>
              <w:sz w:val="21"/>
              <w:szCs w:val="21"/>
              <w:u w:color="333333"/>
              <w:lang w:val="zh-TW" w:eastAsia="zh-TW"/>
            </w:rPr>
          </w:rPrChange>
          <w14:textFill>
            <w14:solidFill>
              <w14:schemeClr w14:val="tx1"/>
            </w14:solidFill>
          </w14:textFill>
        </w:rPr>
        <w:pPrChange w:id="13592" w:author="冷雪凝" w:date="2019-05-14T12:21:32Z">
          <w:pPr>
            <w:spacing w:line="360" w:lineRule="auto"/>
            <w:ind w:firstLine="420"/>
          </w:pPr>
        </w:pPrChange>
      </w:pPr>
      <w:r>
        <w:rPr>
          <w:rFonts w:hint="eastAsia" w:ascii="Calibri" w:hAnsi="Calibri" w:eastAsia="冬青黑体简体中文 W3" w:cs="Calibri"/>
          <w:color w:val="000000" w:themeColor="text1"/>
          <w:sz w:val="21"/>
          <w:szCs w:val="21"/>
          <w:u w:color="333333"/>
          <w:lang w:val="zh-TW" w:eastAsia="zh-TW"/>
          <w:rPrChange w:id="13594" w:author="梁元" w:date="2019-05-14T19:51:36Z">
            <w:rPr>
              <w:rFonts w:hint="eastAsia" w:ascii="Calibri" w:hAnsi="Calibri" w:eastAsia="冬青黑体简体中文 W3" w:cs="Calibri"/>
              <w:color w:val="333333"/>
              <w:sz w:val="21"/>
              <w:szCs w:val="21"/>
              <w:u w:color="333333"/>
              <w:lang w:val="zh-TW" w:eastAsia="zh-TW"/>
            </w:rPr>
          </w:rPrChange>
          <w14:textFill>
            <w14:solidFill>
              <w14:schemeClr w14:val="tx1"/>
            </w14:solidFill>
          </w14:textFill>
        </w:rPr>
        <w:t>监听并清除</w:t>
      </w:r>
    </w:p>
    <w:p>
      <w:pPr>
        <w:ind w:firstLine="480" w:firstLineChars="200"/>
        <w:rPr>
          <w:rFonts w:ascii="冬青黑体简体中文 W3" w:hAnsi="冬青黑体简体中文 W3" w:eastAsia="冬青黑体简体中文 W3" w:cs="冬青黑体简体中文 W3"/>
          <w:color w:val="000000" w:themeColor="text1"/>
          <w:sz w:val="21"/>
          <w:szCs w:val="21"/>
          <w:lang w:val="zh-TW" w:eastAsia="zh-TW"/>
          <w:rPrChange w:id="13596" w:author="梁元" w:date="2019-05-14T19:51:36Z">
            <w:rPr>
              <w:rFonts w:ascii="冬青黑体简体中文 W3" w:hAnsi="冬青黑体简体中文 W3" w:eastAsia="冬青黑体简体中文 W3" w:cs="冬青黑体简体中文 W3"/>
              <w:sz w:val="21"/>
              <w:szCs w:val="21"/>
              <w:lang w:val="zh-TW" w:eastAsia="zh-TW"/>
            </w:rPr>
          </w:rPrChange>
          <w14:textFill>
            <w14:solidFill>
              <w14:schemeClr w14:val="tx1"/>
            </w14:solidFill>
          </w14:textFill>
        </w:rPr>
        <w:pPrChange w:id="13595" w:author="冷雪凝" w:date="2019-05-14T12:21:32Z">
          <w:pPr/>
        </w:pPrChange>
      </w:pPr>
      <w:r>
        <w:rPr>
          <w:rFonts w:hint="eastAsia" w:ascii="冬青黑体简体中文 W3" w:hAnsi="冬青黑体简体中文 W3" w:eastAsia="宋体" w:cs="冬青黑体简体中文 W3"/>
          <w:color w:val="000000" w:themeColor="text1"/>
          <w:kern w:val="0"/>
          <w:u w:color="004080"/>
          <w:lang w:val="en-US" w:eastAsia="zh-CN"/>
          <w:rPrChange w:id="13597" w:author="梁元" w:date="2019-05-14T19:51:36Z">
            <w:rPr>
              <w:rFonts w:hint="eastAsia" w:ascii="冬青黑体简体中文 W3" w:hAnsi="冬青黑体简体中文 W3" w:eastAsia="宋体" w:cs="冬青黑体简体中文 W3"/>
              <w:color w:val="004080"/>
              <w:kern w:val="0"/>
              <w:u w:color="004080"/>
              <w:lang w:val="en-US" w:eastAsia="zh-CN"/>
            </w:rPr>
          </w:rPrChange>
          <w14:textFill>
            <w14:solidFill>
              <w14:schemeClr w14:val="tx1"/>
            </w14:solidFill>
          </w14:textFill>
        </w:rPr>
        <w:t xml:space="preserve">      </w:t>
      </w:r>
      <w:r>
        <w:rPr>
          <w:rFonts w:ascii="冬青黑体简体中文 W3" w:hAnsi="冬青黑体简体中文 W3" w:eastAsia="冬青黑体简体中文 W3" w:cs="冬青黑体简体中文 W3"/>
          <w:color w:val="000000" w:themeColor="text1"/>
          <w:kern w:val="0"/>
          <w:u w:color="004080"/>
          <w:rPrChange w:id="13599" w:author="梁元" w:date="2019-05-14T19:51:36Z">
            <w:rPr>
              <w:rFonts w:ascii="冬青黑体简体中文 W3" w:hAnsi="冬青黑体简体中文 W3" w:eastAsia="冬青黑体简体中文 W3" w:cs="冬青黑体简体中文 W3"/>
              <w:color w:val="004080"/>
              <w:kern w:val="0"/>
              <w:u w:color="004080"/>
            </w:rPr>
          </w:rPrChange>
          <w14:textFill>
            <w14:solidFill>
              <w14:schemeClr w14:val="tx1"/>
            </w14:solidFill>
          </w14:textFill>
        </w:rPr>
        <w:drawing>
          <wp:inline distT="0" distB="0" distL="0" distR="0">
            <wp:extent cx="4737100" cy="1765935"/>
            <wp:effectExtent l="0" t="0" r="6350" b="5715"/>
            <wp:docPr id="1073741828" name="officeArt object"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image.png"/>
                    <pic:cNvPicPr>
                      <a:picLocks noChangeAspect="1"/>
                    </pic:cNvPicPr>
                  </pic:nvPicPr>
                  <pic:blipFill>
                    <a:blip r:embed="rId64"/>
                    <a:stretch>
                      <a:fillRect/>
                    </a:stretch>
                  </pic:blipFill>
                  <pic:spPr>
                    <a:xfrm>
                      <a:off x="0" y="0"/>
                      <a:ext cx="4737100" cy="1766128"/>
                    </a:xfrm>
                    <a:prstGeom prst="rect">
                      <a:avLst/>
                    </a:prstGeom>
                    <a:ln w="12700" cap="flat">
                      <a:noFill/>
                      <a:miter lim="400000"/>
                      <a:headEnd/>
                      <a:tailEnd/>
                    </a:ln>
                    <a:effectLst/>
                  </pic:spPr>
                </pic:pic>
              </a:graphicData>
            </a:graphic>
          </wp:inline>
        </w:drawing>
      </w:r>
    </w:p>
    <w:p>
      <w:pPr>
        <w:spacing w:line="240" w:lineRule="auto"/>
        <w:ind w:firstLine="420" w:firstLineChars="200"/>
        <w:rPr>
          <w:rFonts w:hint="eastAsia" w:ascii="Calibri" w:hAnsi="Calibri" w:eastAsia="冬青黑体简体中文 W3" w:cs="Calibri"/>
          <w:color w:val="000000" w:themeColor="text1"/>
          <w:sz w:val="21"/>
          <w:szCs w:val="21"/>
          <w:u w:color="333333"/>
          <w:lang w:val="zh-TW" w:eastAsia="zh-TW"/>
          <w:rPrChange w:id="13601" w:author="梁元" w:date="2019-05-14T19:51:36Z">
            <w:rPr>
              <w:rFonts w:hint="eastAsia" w:ascii="Calibri" w:hAnsi="Calibri" w:eastAsia="冬青黑体简体中文 W3" w:cs="Calibri"/>
              <w:color w:val="333333"/>
              <w:sz w:val="21"/>
              <w:szCs w:val="21"/>
              <w:u w:color="333333"/>
              <w:lang w:val="zh-TW" w:eastAsia="zh-TW"/>
            </w:rPr>
          </w:rPrChange>
          <w14:textFill>
            <w14:solidFill>
              <w14:schemeClr w14:val="tx1"/>
            </w14:solidFill>
          </w14:textFill>
        </w:rPr>
        <w:pPrChange w:id="13600" w:author="冷雪凝" w:date="2019-05-14T12:21:32Z">
          <w:pPr>
            <w:spacing w:line="360" w:lineRule="auto"/>
            <w:ind w:firstLine="420"/>
          </w:pPr>
        </w:pPrChange>
      </w:pPr>
      <w:bookmarkStart w:id="420" w:name="_Toc3"/>
      <w:r>
        <w:rPr>
          <w:rFonts w:hint="eastAsia" w:ascii="Calibri" w:hAnsi="Calibri" w:eastAsia="冬青黑体简体中文 W3" w:cs="Calibri"/>
          <w:color w:val="000000" w:themeColor="text1"/>
          <w:sz w:val="21"/>
          <w:szCs w:val="21"/>
          <w:u w:color="333333"/>
          <w:lang w:val="zh-TW" w:eastAsia="zh-TW"/>
          <w:rPrChange w:id="13602" w:author="梁元" w:date="2019-05-14T19:51:36Z">
            <w:rPr>
              <w:rFonts w:hint="eastAsia" w:ascii="Calibri" w:hAnsi="Calibri" w:eastAsia="冬青黑体简体中文 W3" w:cs="Calibri"/>
              <w:color w:val="333333"/>
              <w:sz w:val="21"/>
              <w:szCs w:val="21"/>
              <w:u w:color="333333"/>
              <w:lang w:val="zh-TW" w:eastAsia="zh-TW"/>
            </w:rPr>
          </w:rPrChange>
          <w14:textFill>
            <w14:solidFill>
              <w14:schemeClr w14:val="tx1"/>
            </w14:solidFill>
          </w14:textFill>
        </w:rPr>
        <w:t>触发</w:t>
      </w:r>
      <w:bookmarkEnd w:id="420"/>
    </w:p>
    <w:p>
      <w:pPr>
        <w:spacing w:line="240" w:lineRule="auto"/>
        <w:ind w:firstLine="480" w:firstLineChars="200"/>
        <w:rPr>
          <w:rFonts w:ascii="Calibri" w:hAnsi="Calibri" w:eastAsia="Calibri" w:cs="Calibri"/>
          <w:b w:val="0"/>
          <w:bCs w:val="0"/>
          <w:color w:val="000000" w:themeColor="text1"/>
          <w:sz w:val="21"/>
          <w:szCs w:val="21"/>
          <w:lang w:val="zh-TW" w:eastAsia="zh-TW"/>
          <w:rPrChange w:id="13604" w:author="梁元" w:date="2019-05-14T19:51:36Z">
            <w:rPr>
              <w:rFonts w:ascii="Calibri" w:hAnsi="Calibri" w:eastAsia="Calibri" w:cs="Calibri"/>
              <w:b w:val="0"/>
              <w:bCs w:val="0"/>
              <w:sz w:val="21"/>
              <w:szCs w:val="21"/>
              <w:lang w:val="zh-TW" w:eastAsia="zh-TW"/>
            </w:rPr>
          </w:rPrChange>
          <w14:textFill>
            <w14:solidFill>
              <w14:schemeClr w14:val="tx1"/>
            </w14:solidFill>
          </w14:textFill>
        </w:rPr>
        <w:pPrChange w:id="13603" w:author="冷雪凝" w:date="2019-05-14T12:21:32Z">
          <w:pPr>
            <w:spacing w:line="360" w:lineRule="auto"/>
            <w:ind w:firstLine="420"/>
          </w:pPr>
        </w:pPrChange>
      </w:pPr>
      <w:r>
        <w:rPr>
          <w:rFonts w:ascii="冬青黑体简体中文 W3" w:hAnsi="冬青黑体简体中文 W3" w:eastAsia="冬青黑体简体中文 W3" w:cs="冬青黑体简体中文 W3"/>
          <w:b w:val="0"/>
          <w:bCs w:val="0"/>
          <w:color w:val="000000" w:themeColor="text1"/>
          <w:kern w:val="0"/>
          <w:sz w:val="24"/>
          <w:szCs w:val="24"/>
          <w:u w:color="004080"/>
          <w:rPrChange w:id="13606" w:author="梁元" w:date="2019-05-14T19:51:36Z">
            <w:rPr>
              <w:rFonts w:ascii="冬青黑体简体中文 W3" w:hAnsi="冬青黑体简体中文 W3" w:eastAsia="冬青黑体简体中文 W3" w:cs="冬青黑体简体中文 W3"/>
              <w:b w:val="0"/>
              <w:bCs w:val="0"/>
              <w:color w:val="004080"/>
              <w:kern w:val="0"/>
              <w:sz w:val="24"/>
              <w:szCs w:val="24"/>
              <w:u w:color="004080"/>
            </w:rPr>
          </w:rPrChange>
          <w14:textFill>
            <w14:solidFill>
              <w14:schemeClr w14:val="tx1"/>
            </w14:solidFill>
          </w14:textFill>
        </w:rPr>
        <w:drawing>
          <wp:inline distT="0" distB="0" distL="0" distR="0">
            <wp:extent cx="4428490" cy="1456690"/>
            <wp:effectExtent l="0" t="0" r="10160" b="10160"/>
            <wp:docPr id="1073741829" name="officeArt object"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image.png"/>
                    <pic:cNvPicPr>
                      <a:picLocks noChangeAspect="1"/>
                    </pic:cNvPicPr>
                  </pic:nvPicPr>
                  <pic:blipFill>
                    <a:blip r:embed="rId65"/>
                    <a:stretch>
                      <a:fillRect/>
                    </a:stretch>
                  </pic:blipFill>
                  <pic:spPr>
                    <a:xfrm>
                      <a:off x="0" y="0"/>
                      <a:ext cx="4428491" cy="1456690"/>
                    </a:xfrm>
                    <a:prstGeom prst="rect">
                      <a:avLst/>
                    </a:prstGeom>
                    <a:ln w="12700" cap="flat">
                      <a:noFill/>
                      <a:miter lim="400000"/>
                      <a:headEnd/>
                      <a:tailEnd/>
                    </a:ln>
                    <a:effectLst/>
                  </pic:spPr>
                </pic:pic>
              </a:graphicData>
            </a:graphic>
          </wp:inline>
        </w:drawing>
      </w:r>
    </w:p>
    <w:p>
      <w:pPr>
        <w:pStyle w:val="3"/>
        <w:numPr>
          <w:ilvl w:val="0"/>
          <w:numId w:val="9"/>
        </w:numPr>
        <w:spacing w:line="240" w:lineRule="auto"/>
        <w:ind w:firstLine="562" w:firstLineChars="200"/>
        <w:rPr>
          <w:rFonts w:ascii="仿宋" w:hAnsi="仿宋" w:eastAsia="仿宋" w:cs="Times New Roman"/>
          <w:color w:val="000000" w:themeColor="text1"/>
          <w:sz w:val="28"/>
          <w:szCs w:val="28"/>
          <w:rPrChange w:id="13608" w:author="梁元" w:date="2019-05-14T19:51:36Z">
            <w:rPr>
              <w:rFonts w:ascii="仿宋" w:hAnsi="仿宋" w:eastAsia="仿宋" w:cs="Times New Roman"/>
              <w:sz w:val="28"/>
              <w:szCs w:val="28"/>
            </w:rPr>
          </w:rPrChange>
          <w14:textFill>
            <w14:solidFill>
              <w14:schemeClr w14:val="tx1"/>
            </w14:solidFill>
          </w14:textFill>
        </w:rPr>
        <w:pPrChange w:id="13607" w:author="冷雪凝" w:date="2019-05-14T12:21:32Z">
          <w:pPr>
            <w:pStyle w:val="3"/>
            <w:numPr>
              <w:ilvl w:val="0"/>
              <w:numId w:val="9"/>
            </w:numPr>
          </w:pPr>
        </w:pPrChange>
      </w:pPr>
      <w:bookmarkStart w:id="421" w:name="_Toc23971_WPSOffice_Level2"/>
      <w:bookmarkStart w:id="422" w:name="_Toc30792_WPSOffice_Level2"/>
      <w:r>
        <w:rPr>
          <w:rFonts w:hint="eastAsia" w:ascii="仿宋" w:hAnsi="仿宋" w:eastAsia="仿宋"/>
          <w:color w:val="000000" w:themeColor="text1"/>
          <w:sz w:val="28"/>
          <w:szCs w:val="28"/>
          <w:rPrChange w:id="13609" w:author="梁元" w:date="2019-05-14T19:51:36Z">
            <w:rPr>
              <w:rFonts w:hint="eastAsia" w:ascii="仿宋" w:hAnsi="仿宋" w:eastAsia="仿宋"/>
              <w:sz w:val="28"/>
              <w:szCs w:val="28"/>
            </w:rPr>
          </w:rPrChange>
          <w14:textFill>
            <w14:solidFill>
              <w14:schemeClr w14:val="tx1"/>
            </w14:solidFill>
          </w14:textFill>
        </w:rPr>
        <w:t>通用大牛级解法</w:t>
      </w:r>
      <w:bookmarkEnd w:id="418"/>
      <w:bookmarkEnd w:id="419"/>
      <w:bookmarkEnd w:id="421"/>
      <w:bookmarkEnd w:id="422"/>
    </w:p>
    <w:p>
      <w:pPr>
        <w:spacing w:line="240" w:lineRule="auto"/>
        <w:ind w:firstLine="0" w:firstLineChars="200"/>
        <w:rPr>
          <w:color w:val="000000" w:themeColor="text1"/>
          <w:rPrChange w:id="13611" w:author="梁元" w:date="2019-05-14T19:51:36Z">
            <w:rPr/>
          </w:rPrChange>
          <w14:textFill>
            <w14:solidFill>
              <w14:schemeClr w14:val="tx1"/>
            </w14:solidFill>
          </w14:textFill>
        </w:rPr>
        <w:pPrChange w:id="13610" w:author="冷雪凝" w:date="2019-05-14T12:21:32Z">
          <w:pPr>
            <w:spacing w:line="360" w:lineRule="auto"/>
            <w:ind w:firstLine="480" w:firstLineChars="200"/>
          </w:pPr>
        </w:pPrChange>
      </w:pPr>
      <w:r>
        <w:rPr>
          <w:rFonts w:hint="eastAsia"/>
          <w:color w:val="000000" w:themeColor="text1"/>
          <w:rPrChange w:id="13612" w:author="梁元" w:date="2019-05-14T19:51:36Z">
            <w:rPr>
              <w:rFonts w:hint="eastAsia"/>
            </w:rPr>
          </w:rPrChange>
          <w14:textFill>
            <w14:solidFill>
              <w14:schemeClr w14:val="tx1"/>
            </w14:solidFill>
          </w14:textFill>
        </w:rPr>
        <w:t>使用vuex实现组件之间数据的共享。</w:t>
      </w:r>
    </w:p>
    <w:p>
      <w:pPr>
        <w:spacing w:line="240" w:lineRule="auto"/>
        <w:ind w:left="360" w:firstLine="420" w:firstLineChars="200"/>
        <w:rPr>
          <w:rFonts w:ascii="冬青黑体简体中文 W3" w:hAnsi="冬青黑体简体中文 W3" w:eastAsia="冬青黑体简体中文 W3" w:cs="冬青黑体简体中文 W3"/>
          <w:color w:val="000000" w:themeColor="text1"/>
          <w:sz w:val="21"/>
          <w:szCs w:val="21"/>
          <w:rPrChange w:id="13614" w:author="梁元" w:date="2019-05-14T19:51:36Z">
            <w:rPr>
              <w:rFonts w:ascii="冬青黑体简体中文 W3" w:hAnsi="冬青黑体简体中文 W3" w:eastAsia="冬青黑体简体中文 W3" w:cs="冬青黑体简体中文 W3"/>
              <w:sz w:val="21"/>
              <w:szCs w:val="21"/>
            </w:rPr>
          </w:rPrChange>
          <w14:textFill>
            <w14:solidFill>
              <w14:schemeClr w14:val="tx1"/>
            </w14:solidFill>
          </w14:textFill>
        </w:rPr>
        <w:pPrChange w:id="13613" w:author="冷雪凝" w:date="2019-05-14T12:21:32Z">
          <w:pPr>
            <w:spacing w:line="360" w:lineRule="auto"/>
            <w:ind w:left="360" w:firstLine="60"/>
          </w:pPr>
        </w:pPrChange>
      </w:pPr>
      <w:r>
        <w:rPr>
          <w:rFonts w:hint="eastAsia" w:ascii="Calibri" w:hAnsi="Calibri" w:eastAsia="冬青黑体简体中文 W3" w:cs="Calibri"/>
          <w:color w:val="000000" w:themeColor="text1"/>
          <w:sz w:val="21"/>
          <w:szCs w:val="21"/>
          <w:lang w:val="zh-TW" w:eastAsia="zh-TW"/>
          <w:rPrChange w:id="13615"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首先基于</w:t>
      </w:r>
      <w:r>
        <w:rPr>
          <w:rFonts w:ascii="冬青黑体简体中文 W3" w:hAnsi="冬青黑体简体中文 W3" w:eastAsia="Calibri" w:cs="Calibri"/>
          <w:color w:val="000000" w:themeColor="text1"/>
          <w:sz w:val="21"/>
          <w:szCs w:val="21"/>
          <w:rPrChange w:id="13616" w:author="梁元" w:date="2019-05-14T19:51:36Z">
            <w:rPr>
              <w:rFonts w:ascii="冬青黑体简体中文 W3" w:hAnsi="冬青黑体简体中文 W3" w:eastAsia="Calibri" w:cs="Calibri"/>
              <w:sz w:val="21"/>
              <w:szCs w:val="21"/>
            </w:rPr>
          </w:rPrChange>
          <w14:textFill>
            <w14:solidFill>
              <w14:schemeClr w14:val="tx1"/>
            </w14:solidFill>
          </w14:textFill>
        </w:rPr>
        <w:t>node</w:t>
      </w:r>
      <w:r>
        <w:rPr>
          <w:rFonts w:hint="eastAsia" w:ascii="Calibri" w:hAnsi="Calibri" w:eastAsia="冬青黑体简体中文 W3" w:cs="Calibri"/>
          <w:color w:val="000000" w:themeColor="text1"/>
          <w:sz w:val="21"/>
          <w:szCs w:val="21"/>
          <w:lang w:val="zh-TW" w:eastAsia="zh-TW"/>
          <w:rPrChange w:id="13617"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下载</w:t>
      </w:r>
      <w:r>
        <w:rPr>
          <w:rFonts w:ascii="冬青黑体简体中文 W3" w:hAnsi="冬青黑体简体中文 W3" w:eastAsia="Calibri" w:cs="Calibri"/>
          <w:color w:val="000000" w:themeColor="text1"/>
          <w:sz w:val="21"/>
          <w:szCs w:val="21"/>
          <w:rPrChange w:id="13618" w:author="梁元" w:date="2019-05-14T19:51:36Z">
            <w:rPr>
              <w:rFonts w:ascii="冬青黑体简体中文 W3" w:hAnsi="冬青黑体简体中文 W3" w:eastAsia="Calibri" w:cs="Calibri"/>
              <w:sz w:val="21"/>
              <w:szCs w:val="21"/>
            </w:rPr>
          </w:rPrChange>
          <w14:textFill>
            <w14:solidFill>
              <w14:schemeClr w14:val="tx1"/>
            </w14:solidFill>
          </w14:textFill>
        </w:rPr>
        <w:t>vu</w:t>
      </w:r>
      <w:r>
        <w:rPr>
          <w:rFonts w:ascii="冬青黑体简体中文 W3" w:hAnsi="冬青黑体简体中文 W3" w:eastAsia="Calibri" w:cs="Calibri"/>
          <w:color w:val="000000" w:themeColor="text1"/>
          <w:sz w:val="21"/>
          <w:szCs w:val="21"/>
          <w:lang w:val="zh-TW" w:eastAsia="zh-TW"/>
          <w:rPrChange w:id="13619" w:author="梁元" w:date="2019-05-14T19:51:36Z">
            <w:rPr>
              <w:rFonts w:ascii="冬青黑体简体中文 W3" w:hAnsi="冬青黑体简体中文 W3" w:eastAsia="Calibri" w:cs="Calibri"/>
              <w:sz w:val="21"/>
              <w:szCs w:val="21"/>
              <w:lang w:val="zh-TW" w:eastAsia="zh-TW"/>
            </w:rPr>
          </w:rPrChange>
          <w14:textFill>
            <w14:solidFill>
              <w14:schemeClr w14:val="tx1"/>
            </w14:solidFill>
          </w14:textFill>
        </w:rPr>
        <w:t>e</w:t>
      </w:r>
      <w:r>
        <w:rPr>
          <w:rFonts w:ascii="冬青黑体简体中文 W3" w:hAnsi="冬青黑体简体中文 W3" w:eastAsia="Calibri" w:cs="Calibri"/>
          <w:color w:val="000000" w:themeColor="text1"/>
          <w:sz w:val="21"/>
          <w:szCs w:val="21"/>
          <w:rPrChange w:id="13620" w:author="梁元" w:date="2019-05-14T19:51:36Z">
            <w:rPr>
              <w:rFonts w:ascii="冬青黑体简体中文 W3" w:hAnsi="冬青黑体简体中文 W3" w:eastAsia="Calibri" w:cs="Calibri"/>
              <w:sz w:val="21"/>
              <w:szCs w:val="21"/>
            </w:rPr>
          </w:rPrChange>
          <w14:textFill>
            <w14:solidFill>
              <w14:schemeClr w14:val="tx1"/>
            </w14:solidFill>
          </w14:textFill>
        </w:rPr>
        <w:t>x</w:t>
      </w:r>
      <w:r>
        <w:rPr>
          <w:rFonts w:hint="eastAsia" w:ascii="Calibri" w:hAnsi="Calibri" w:eastAsia="冬青黑体简体中文 W3" w:cs="Calibri"/>
          <w:color w:val="000000" w:themeColor="text1"/>
          <w:sz w:val="21"/>
          <w:szCs w:val="21"/>
          <w:lang w:val="zh-TW" w:eastAsia="zh-TW"/>
          <w:rPrChange w:id="13621"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 xml:space="preserve"> 的依赖包：</w:t>
      </w:r>
    </w:p>
    <w:p>
      <w:pPr>
        <w:shd w:val="clear" w:color="auto" w:fill="FFFFFF"/>
        <w:spacing w:line="240" w:lineRule="auto"/>
        <w:ind w:firstLine="360" w:firstLineChars="200"/>
        <w:rPr>
          <w:rFonts w:ascii="Monaco" w:hAnsi="Monaco" w:eastAsia="Monaco" w:cs="Monaco"/>
          <w:color w:val="000000" w:themeColor="text1"/>
          <w:kern w:val="0"/>
          <w:sz w:val="18"/>
          <w:szCs w:val="18"/>
          <w:rPrChange w:id="13623" w:author="梁元" w:date="2019-05-14T19:51:36Z">
            <w:rPr>
              <w:rFonts w:ascii="Monaco" w:hAnsi="Monaco" w:eastAsia="Monaco" w:cs="Monaco"/>
              <w:kern w:val="0"/>
              <w:sz w:val="18"/>
              <w:szCs w:val="18"/>
            </w:rPr>
          </w:rPrChange>
          <w14:textFill>
            <w14:solidFill>
              <w14:schemeClr w14:val="tx1"/>
            </w14:solidFill>
          </w14:textFill>
        </w:rPr>
        <w:pPrChange w:id="13622" w:author="冷雪凝" w:date="2019-05-14T12:21:32Z">
          <w:pPr>
            <w:shd w:val="clear" w:color="auto" w:fill="FFFFFF"/>
            <w:spacing w:line="270" w:lineRule="atLeast"/>
            <w:ind w:firstLine="420"/>
          </w:pPr>
        </w:pPrChange>
      </w:pPr>
      <w:r>
        <w:rPr>
          <w:rFonts w:ascii="Monaco" w:hAnsi="Monaco" w:eastAsia="Calibri" w:cs="Calibri"/>
          <w:color w:val="000000" w:themeColor="text1"/>
          <w:kern w:val="0"/>
          <w:sz w:val="18"/>
          <w:szCs w:val="18"/>
          <w:u w:color="001080"/>
          <w:rPrChange w:id="13624" w:author="梁元" w:date="2019-05-14T19:51:36Z">
            <w:rPr>
              <w:rFonts w:ascii="Monaco" w:hAnsi="Monaco" w:eastAsia="Calibri" w:cs="Calibri"/>
              <w:color w:val="001080"/>
              <w:kern w:val="0"/>
              <w:sz w:val="18"/>
              <w:szCs w:val="18"/>
              <w:u w:color="001080"/>
            </w:rPr>
          </w:rPrChange>
          <w14:textFill>
            <w14:solidFill>
              <w14:schemeClr w14:val="tx1"/>
            </w14:solidFill>
          </w14:textFill>
        </w:rPr>
        <w:t>npm</w:t>
      </w:r>
      <w:r>
        <w:rPr>
          <w:rFonts w:ascii="Monaco" w:hAnsi="Monaco" w:eastAsia="Calibri" w:cs="Calibri"/>
          <w:color w:val="000000" w:themeColor="text1"/>
          <w:kern w:val="0"/>
          <w:sz w:val="18"/>
          <w:szCs w:val="18"/>
          <w:rPrChange w:id="13625"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001080"/>
          <w:rPrChange w:id="13626" w:author="梁元" w:date="2019-05-14T19:51:36Z">
            <w:rPr>
              <w:rFonts w:ascii="Monaco" w:hAnsi="Monaco" w:eastAsia="Calibri" w:cs="Calibri"/>
              <w:color w:val="001080"/>
              <w:kern w:val="0"/>
              <w:sz w:val="18"/>
              <w:szCs w:val="18"/>
              <w:u w:color="001080"/>
            </w:rPr>
          </w:rPrChange>
          <w14:textFill>
            <w14:solidFill>
              <w14:schemeClr w14:val="tx1"/>
            </w14:solidFill>
          </w14:textFill>
        </w:rPr>
        <w:t>install</w:t>
      </w:r>
      <w:r>
        <w:rPr>
          <w:rFonts w:ascii="Monaco" w:hAnsi="Monaco" w:eastAsia="Calibri" w:cs="Calibri"/>
          <w:color w:val="000000" w:themeColor="text1"/>
          <w:kern w:val="0"/>
          <w:sz w:val="18"/>
          <w:szCs w:val="18"/>
          <w:rPrChange w:id="13627"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001080"/>
          <w:rPrChange w:id="13628" w:author="梁元" w:date="2019-05-14T19:51:36Z">
            <w:rPr>
              <w:rFonts w:ascii="Monaco" w:hAnsi="Monaco" w:eastAsia="Calibri" w:cs="Calibri"/>
              <w:color w:val="001080"/>
              <w:kern w:val="0"/>
              <w:sz w:val="18"/>
              <w:szCs w:val="18"/>
              <w:u w:color="001080"/>
            </w:rPr>
          </w:rPrChange>
          <w14:textFill>
            <w14:solidFill>
              <w14:schemeClr w14:val="tx1"/>
            </w14:solidFill>
          </w14:textFill>
        </w:rPr>
        <w:t>vuex</w:t>
      </w:r>
      <w:r>
        <w:rPr>
          <w:rFonts w:ascii="Monaco" w:hAnsi="Monaco" w:eastAsia="Calibri" w:cs="Calibri"/>
          <w:color w:val="000000" w:themeColor="text1"/>
          <w:kern w:val="0"/>
          <w:sz w:val="18"/>
          <w:szCs w:val="18"/>
          <w:rPrChange w:id="13629"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001080"/>
          <w:rPrChange w:id="13630" w:author="梁元" w:date="2019-05-14T19:51:36Z">
            <w:rPr>
              <w:rFonts w:ascii="Monaco" w:hAnsi="Monaco" w:eastAsia="Calibri" w:cs="Calibri"/>
              <w:color w:val="001080"/>
              <w:kern w:val="0"/>
              <w:sz w:val="18"/>
              <w:szCs w:val="18"/>
              <w:u w:color="001080"/>
            </w:rPr>
          </w:rPrChange>
          <w14:textFill>
            <w14:solidFill>
              <w14:schemeClr w14:val="tx1"/>
            </w14:solidFill>
          </w14:textFill>
        </w:rPr>
        <w:t>save</w:t>
      </w:r>
      <w:r>
        <w:rPr>
          <w:rFonts w:ascii="Monaco" w:hAnsi="Monaco" w:eastAsia="Calibri" w:cs="Calibri"/>
          <w:color w:val="000000" w:themeColor="text1"/>
          <w:kern w:val="0"/>
          <w:sz w:val="18"/>
          <w:szCs w:val="18"/>
          <w:rPrChange w:id="13631" w:author="梁元" w:date="2019-05-14T19:51:36Z">
            <w:rPr>
              <w:rFonts w:ascii="Monaco" w:hAnsi="Monaco" w:eastAsia="Calibri" w:cs="Calibri"/>
              <w:kern w:val="0"/>
              <w:sz w:val="18"/>
              <w:szCs w:val="18"/>
            </w:rPr>
          </w:rPrChange>
          <w14:textFill>
            <w14:solidFill>
              <w14:schemeClr w14:val="tx1"/>
            </w14:solidFill>
          </w14:textFill>
        </w:rPr>
        <w:t>-</w:t>
      </w:r>
      <w:r>
        <w:rPr>
          <w:rFonts w:ascii="Monaco" w:hAnsi="Monaco" w:eastAsia="Calibri" w:cs="Calibri"/>
          <w:color w:val="000000" w:themeColor="text1"/>
          <w:kern w:val="0"/>
          <w:sz w:val="18"/>
          <w:szCs w:val="18"/>
          <w:u w:color="001080"/>
          <w:rPrChange w:id="13632" w:author="梁元" w:date="2019-05-14T19:51:36Z">
            <w:rPr>
              <w:rFonts w:ascii="Monaco" w:hAnsi="Monaco" w:eastAsia="Calibri" w:cs="Calibri"/>
              <w:color w:val="001080"/>
              <w:kern w:val="0"/>
              <w:sz w:val="18"/>
              <w:szCs w:val="18"/>
              <w:u w:color="001080"/>
            </w:rPr>
          </w:rPrChange>
          <w14:textFill>
            <w14:solidFill>
              <w14:schemeClr w14:val="tx1"/>
            </w14:solidFill>
          </w14:textFill>
        </w:rPr>
        <w:t>dev</w:t>
      </w:r>
    </w:p>
    <w:p>
      <w:pPr>
        <w:shd w:val="clear" w:color="auto" w:fill="FFFFFF"/>
        <w:spacing w:line="240" w:lineRule="auto"/>
        <w:ind w:firstLine="420" w:firstLineChars="200"/>
        <w:rPr>
          <w:rFonts w:ascii="冬青黑体简体中文 W3" w:hAnsi="冬青黑体简体中文 W3" w:eastAsia="冬青黑体简体中文 W3" w:cs="冬青黑体简体中文 W3"/>
          <w:color w:val="000000" w:themeColor="text1"/>
          <w:sz w:val="21"/>
          <w:szCs w:val="21"/>
          <w:u w:color="333333"/>
          <w:shd w:val="clear" w:color="auto" w:fill="FFFFFF"/>
          <w:rPrChange w:id="13634" w:author="梁元" w:date="2019-05-14T19:51:36Z">
            <w:rPr>
              <w:rFonts w:ascii="冬青黑体简体中文 W3" w:hAnsi="冬青黑体简体中文 W3" w:eastAsia="冬青黑体简体中文 W3" w:cs="冬青黑体简体中文 W3"/>
              <w:color w:val="333333"/>
              <w:sz w:val="21"/>
              <w:szCs w:val="21"/>
              <w:u w:color="333333"/>
              <w:shd w:val="clear" w:color="auto" w:fill="FFFFFF"/>
            </w:rPr>
          </w:rPrChange>
          <w14:textFill>
            <w14:solidFill>
              <w14:schemeClr w14:val="tx1"/>
            </w14:solidFill>
          </w14:textFill>
        </w:rPr>
        <w:pPrChange w:id="13633" w:author="冷雪凝" w:date="2019-05-14T12:21:32Z">
          <w:pPr>
            <w:shd w:val="clear" w:color="auto" w:fill="FFFFFF"/>
            <w:spacing w:line="270" w:lineRule="atLeast"/>
            <w:ind w:firstLine="420"/>
          </w:pPr>
        </w:pPrChange>
      </w:pPr>
      <w:r>
        <w:rPr>
          <w:rFonts w:hint="eastAsia" w:ascii="Calibri" w:hAnsi="Calibri" w:eastAsia="冬青黑体简体中文 W3" w:cs="Calibri"/>
          <w:color w:val="000000" w:themeColor="text1"/>
          <w:sz w:val="21"/>
          <w:szCs w:val="21"/>
          <w:u w:color="333333"/>
          <w:shd w:val="clear" w:color="auto" w:fill="FFFFFF"/>
          <w:lang w:val="zh-TW" w:eastAsia="zh-TW"/>
          <w:rPrChange w:id="13635" w:author="梁元" w:date="2019-05-14T19:51:36Z">
            <w:rPr>
              <w:rFonts w:hint="eastAsia" w:ascii="Calibri" w:hAnsi="Calibri" w:eastAsia="冬青黑体简体中文 W3" w:cs="Calibri"/>
              <w:color w:val="333333"/>
              <w:sz w:val="21"/>
              <w:szCs w:val="21"/>
              <w:u w:color="333333"/>
              <w:shd w:val="clear" w:color="auto" w:fill="FFFFFF"/>
              <w:lang w:val="zh-TW" w:eastAsia="zh-TW"/>
            </w:rPr>
          </w:rPrChange>
          <w14:textFill>
            <w14:solidFill>
              <w14:schemeClr w14:val="tx1"/>
            </w14:solidFill>
          </w14:textFill>
        </w:rPr>
        <w:t>你需要通过</w:t>
      </w:r>
      <w:r>
        <w:rPr>
          <w:rFonts w:ascii="冬青黑体简体中文 W3" w:hAnsi="冬青黑体简体中文 W3" w:eastAsia="Calibri" w:cs="Calibri"/>
          <w:color w:val="000000" w:themeColor="text1"/>
          <w:sz w:val="21"/>
          <w:szCs w:val="21"/>
          <w:u w:color="333333"/>
          <w:shd w:val="clear" w:color="auto" w:fill="FFFFFF"/>
          <w:rPrChange w:id="13636" w:author="梁元" w:date="2019-05-14T19:51:36Z">
            <w:rPr>
              <w:rFonts w:ascii="冬青黑体简体中文 W3" w:hAnsi="冬青黑体简体中文 W3" w:eastAsia="Calibri" w:cs="Calibri"/>
              <w:color w:val="333333"/>
              <w:sz w:val="21"/>
              <w:szCs w:val="21"/>
              <w:u w:color="333333"/>
              <w:shd w:val="clear" w:color="auto" w:fill="FFFFFF"/>
            </w:rPr>
          </w:rPrChange>
          <w14:textFill>
            <w14:solidFill>
              <w14:schemeClr w14:val="tx1"/>
            </w14:solidFill>
          </w14:textFill>
        </w:rPr>
        <w:t>Vue.use()</w:t>
      </w:r>
      <w:r>
        <w:rPr>
          <w:rFonts w:hint="eastAsia" w:ascii="Calibri" w:hAnsi="Calibri" w:eastAsia="冬青黑体简体中文 W3" w:cs="Calibri"/>
          <w:color w:val="000000" w:themeColor="text1"/>
          <w:sz w:val="21"/>
          <w:szCs w:val="21"/>
          <w:u w:color="333333"/>
          <w:shd w:val="clear" w:color="auto" w:fill="FFFFFF"/>
          <w:lang w:val="zh-TW" w:eastAsia="zh-TW"/>
          <w:rPrChange w:id="13637" w:author="梁元" w:date="2019-05-14T19:51:36Z">
            <w:rPr>
              <w:rFonts w:hint="eastAsia" w:ascii="Calibri" w:hAnsi="Calibri" w:eastAsia="冬青黑体简体中文 W3" w:cs="Calibri"/>
              <w:color w:val="333333"/>
              <w:sz w:val="21"/>
              <w:szCs w:val="21"/>
              <w:u w:color="333333"/>
              <w:shd w:val="clear" w:color="auto" w:fill="FFFFFF"/>
              <w:lang w:val="zh-TW" w:eastAsia="zh-TW"/>
            </w:rPr>
          </w:rPrChange>
          <w14:textFill>
            <w14:solidFill>
              <w14:schemeClr w14:val="tx1"/>
            </w14:solidFill>
          </w14:textFill>
        </w:rPr>
        <w:t>来安装这个总线，然后实例化</w:t>
      </w:r>
      <w:r>
        <w:rPr>
          <w:rFonts w:ascii="冬青黑体简体中文 W3" w:hAnsi="冬青黑体简体中文 W3" w:eastAsia="Calibri" w:cs="Calibri"/>
          <w:color w:val="000000" w:themeColor="text1"/>
          <w:sz w:val="21"/>
          <w:szCs w:val="21"/>
          <w:u w:color="333333"/>
          <w:shd w:val="clear" w:color="auto" w:fill="FFFFFF"/>
          <w:rPrChange w:id="13638" w:author="梁元" w:date="2019-05-14T19:51:36Z">
            <w:rPr>
              <w:rFonts w:ascii="冬青黑体简体中文 W3" w:hAnsi="冬青黑体简体中文 W3" w:eastAsia="Calibri" w:cs="Calibri"/>
              <w:color w:val="333333"/>
              <w:sz w:val="21"/>
              <w:szCs w:val="21"/>
              <w:u w:color="333333"/>
              <w:shd w:val="clear" w:color="auto" w:fill="FFFFFF"/>
            </w:rPr>
          </w:rPrChange>
          <w14:textFill>
            <w14:solidFill>
              <w14:schemeClr w14:val="tx1"/>
            </w14:solidFill>
          </w14:textFill>
        </w:rPr>
        <w:t>Vuex.Store()</w:t>
      </w:r>
    </w:p>
    <w:p>
      <w:pPr>
        <w:widowControl/>
        <w:shd w:val="clear" w:color="auto" w:fill="FFFFFF"/>
        <w:spacing w:line="240" w:lineRule="auto"/>
        <w:ind w:left="420" w:firstLine="360" w:firstLineChars="200"/>
        <w:jc w:val="left"/>
        <w:rPr>
          <w:rFonts w:ascii="Monaco" w:hAnsi="Monaco" w:eastAsia="Monaco" w:cs="Monaco"/>
          <w:color w:val="000000" w:themeColor="text1"/>
          <w:kern w:val="0"/>
          <w:sz w:val="18"/>
          <w:szCs w:val="18"/>
          <w:rPrChange w:id="13640" w:author="梁元" w:date="2019-05-14T19:51:36Z">
            <w:rPr>
              <w:rFonts w:ascii="Monaco" w:hAnsi="Monaco" w:eastAsia="Monaco" w:cs="Monaco"/>
              <w:kern w:val="0"/>
              <w:sz w:val="18"/>
              <w:szCs w:val="18"/>
            </w:rPr>
          </w:rPrChange>
          <w14:textFill>
            <w14:solidFill>
              <w14:schemeClr w14:val="tx1"/>
            </w14:solidFill>
          </w14:textFill>
        </w:rPr>
        <w:pPrChange w:id="13639" w:author="冷雪凝" w:date="2019-05-14T12:21:32Z">
          <w:pPr>
            <w:widowControl/>
            <w:shd w:val="clear" w:color="auto" w:fill="FFFFFF"/>
            <w:spacing w:line="270" w:lineRule="atLeast"/>
            <w:ind w:left="420"/>
            <w:jc w:val="left"/>
          </w:pPr>
        </w:pPrChange>
      </w:pPr>
      <w:r>
        <w:rPr>
          <w:rFonts w:ascii="Monaco" w:hAnsi="Monaco" w:eastAsia="Calibri" w:cs="Calibri"/>
          <w:color w:val="000000" w:themeColor="text1"/>
          <w:kern w:val="0"/>
          <w:sz w:val="18"/>
          <w:szCs w:val="18"/>
          <w:u w:color="AF00DB"/>
          <w:rPrChange w:id="13641" w:author="梁元" w:date="2019-05-14T19:51:36Z">
            <w:rPr>
              <w:rFonts w:ascii="Monaco" w:hAnsi="Monaco" w:eastAsia="Calibri" w:cs="Calibri"/>
              <w:color w:val="AF00DB"/>
              <w:kern w:val="0"/>
              <w:sz w:val="18"/>
              <w:szCs w:val="18"/>
              <w:u w:color="AF00DB"/>
            </w:rPr>
          </w:rPrChange>
          <w14:textFill>
            <w14:solidFill>
              <w14:schemeClr w14:val="tx1"/>
            </w14:solidFill>
          </w14:textFill>
        </w:rPr>
        <w:t>import</w:t>
      </w:r>
      <w:r>
        <w:rPr>
          <w:rFonts w:ascii="Monaco" w:hAnsi="Monaco" w:eastAsia="Calibri" w:cs="Calibri"/>
          <w:color w:val="000000" w:themeColor="text1"/>
          <w:kern w:val="0"/>
          <w:sz w:val="18"/>
          <w:szCs w:val="18"/>
          <w:rPrChange w:id="13642"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001080"/>
          <w:rPrChange w:id="13643" w:author="梁元" w:date="2019-05-14T19:51:36Z">
            <w:rPr>
              <w:rFonts w:ascii="Monaco" w:hAnsi="Monaco" w:eastAsia="Calibri" w:cs="Calibri"/>
              <w:color w:val="001080"/>
              <w:kern w:val="0"/>
              <w:sz w:val="18"/>
              <w:szCs w:val="18"/>
              <w:u w:color="001080"/>
            </w:rPr>
          </w:rPrChange>
          <w14:textFill>
            <w14:solidFill>
              <w14:schemeClr w14:val="tx1"/>
            </w14:solidFill>
          </w14:textFill>
        </w:rPr>
        <w:t>Vue</w:t>
      </w:r>
      <w:r>
        <w:rPr>
          <w:rFonts w:ascii="Monaco" w:hAnsi="Monaco" w:eastAsia="Calibri" w:cs="Calibri"/>
          <w:color w:val="000000" w:themeColor="text1"/>
          <w:kern w:val="0"/>
          <w:sz w:val="18"/>
          <w:szCs w:val="18"/>
          <w:rPrChange w:id="13644"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AF00DB"/>
          <w:rPrChange w:id="13645" w:author="梁元" w:date="2019-05-14T19:51:36Z">
            <w:rPr>
              <w:rFonts w:ascii="Monaco" w:hAnsi="Monaco" w:eastAsia="Calibri" w:cs="Calibri"/>
              <w:color w:val="AF00DB"/>
              <w:kern w:val="0"/>
              <w:sz w:val="18"/>
              <w:szCs w:val="18"/>
              <w:u w:color="AF00DB"/>
            </w:rPr>
          </w:rPrChange>
          <w14:textFill>
            <w14:solidFill>
              <w14:schemeClr w14:val="tx1"/>
            </w14:solidFill>
          </w14:textFill>
        </w:rPr>
        <w:t>from</w:t>
      </w:r>
      <w:r>
        <w:rPr>
          <w:rFonts w:ascii="Monaco" w:hAnsi="Monaco" w:eastAsia="Calibri" w:cs="Calibri"/>
          <w:color w:val="000000" w:themeColor="text1"/>
          <w:kern w:val="0"/>
          <w:sz w:val="18"/>
          <w:szCs w:val="18"/>
          <w:rPrChange w:id="13646"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A31515"/>
          <w:rPrChange w:id="13647" w:author="梁元" w:date="2019-05-14T19:51:36Z">
            <w:rPr>
              <w:rFonts w:ascii="Monaco" w:hAnsi="Monaco" w:eastAsia="Calibri" w:cs="Calibri"/>
              <w:color w:val="A31515"/>
              <w:kern w:val="0"/>
              <w:sz w:val="18"/>
              <w:szCs w:val="18"/>
              <w:u w:color="A31515"/>
            </w:rPr>
          </w:rPrChange>
          <w14:textFill>
            <w14:solidFill>
              <w14:schemeClr w14:val="tx1"/>
            </w14:solidFill>
          </w14:textFill>
        </w:rPr>
        <w:t>"vue"</w:t>
      </w:r>
    </w:p>
    <w:p>
      <w:pPr>
        <w:widowControl/>
        <w:shd w:val="clear" w:color="auto" w:fill="FFFFFF"/>
        <w:spacing w:line="240" w:lineRule="auto"/>
        <w:ind w:left="420" w:firstLine="360" w:firstLineChars="200"/>
        <w:jc w:val="left"/>
        <w:rPr>
          <w:rFonts w:ascii="Monaco" w:hAnsi="Monaco" w:eastAsia="Monaco" w:cs="Monaco"/>
          <w:color w:val="000000" w:themeColor="text1"/>
          <w:kern w:val="0"/>
          <w:sz w:val="18"/>
          <w:szCs w:val="18"/>
          <w:rPrChange w:id="13649" w:author="梁元" w:date="2019-05-14T19:51:36Z">
            <w:rPr>
              <w:rFonts w:ascii="Monaco" w:hAnsi="Monaco" w:eastAsia="Monaco" w:cs="Monaco"/>
              <w:kern w:val="0"/>
              <w:sz w:val="18"/>
              <w:szCs w:val="18"/>
            </w:rPr>
          </w:rPrChange>
          <w14:textFill>
            <w14:solidFill>
              <w14:schemeClr w14:val="tx1"/>
            </w14:solidFill>
          </w14:textFill>
        </w:rPr>
        <w:pPrChange w:id="13648" w:author="冷雪凝" w:date="2019-05-14T12:21:32Z">
          <w:pPr>
            <w:widowControl/>
            <w:shd w:val="clear" w:color="auto" w:fill="FFFFFF"/>
            <w:spacing w:line="270" w:lineRule="atLeast"/>
            <w:ind w:left="420"/>
            <w:jc w:val="left"/>
          </w:pPr>
        </w:pPrChange>
      </w:pPr>
      <w:r>
        <w:rPr>
          <w:rFonts w:ascii="Monaco" w:hAnsi="Monaco" w:eastAsia="Calibri" w:cs="Calibri"/>
          <w:color w:val="000000" w:themeColor="text1"/>
          <w:kern w:val="0"/>
          <w:sz w:val="18"/>
          <w:szCs w:val="18"/>
          <w:u w:color="AF00DB"/>
          <w:rPrChange w:id="13650" w:author="梁元" w:date="2019-05-14T19:51:36Z">
            <w:rPr>
              <w:rFonts w:ascii="Monaco" w:hAnsi="Monaco" w:eastAsia="Calibri" w:cs="Calibri"/>
              <w:color w:val="AF00DB"/>
              <w:kern w:val="0"/>
              <w:sz w:val="18"/>
              <w:szCs w:val="18"/>
              <w:u w:color="AF00DB"/>
            </w:rPr>
          </w:rPrChange>
          <w14:textFill>
            <w14:solidFill>
              <w14:schemeClr w14:val="tx1"/>
            </w14:solidFill>
          </w14:textFill>
        </w:rPr>
        <w:t>import</w:t>
      </w:r>
      <w:r>
        <w:rPr>
          <w:rFonts w:ascii="Monaco" w:hAnsi="Monaco" w:eastAsia="Calibri" w:cs="Calibri"/>
          <w:color w:val="000000" w:themeColor="text1"/>
          <w:kern w:val="0"/>
          <w:sz w:val="18"/>
          <w:szCs w:val="18"/>
          <w:rPrChange w:id="13651"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001080"/>
          <w:rPrChange w:id="13652" w:author="梁元" w:date="2019-05-14T19:51:36Z">
            <w:rPr>
              <w:rFonts w:ascii="Monaco" w:hAnsi="Monaco" w:eastAsia="Calibri" w:cs="Calibri"/>
              <w:color w:val="001080"/>
              <w:kern w:val="0"/>
              <w:sz w:val="18"/>
              <w:szCs w:val="18"/>
              <w:u w:color="001080"/>
            </w:rPr>
          </w:rPrChange>
          <w14:textFill>
            <w14:solidFill>
              <w14:schemeClr w14:val="tx1"/>
            </w14:solidFill>
          </w14:textFill>
        </w:rPr>
        <w:t>Vuex</w:t>
      </w:r>
      <w:r>
        <w:rPr>
          <w:rFonts w:ascii="Monaco" w:hAnsi="Monaco" w:eastAsia="Calibri" w:cs="Calibri"/>
          <w:color w:val="000000" w:themeColor="text1"/>
          <w:kern w:val="0"/>
          <w:sz w:val="18"/>
          <w:szCs w:val="18"/>
          <w:rPrChange w:id="13653"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AF00DB"/>
          <w:rPrChange w:id="13654" w:author="梁元" w:date="2019-05-14T19:51:36Z">
            <w:rPr>
              <w:rFonts w:ascii="Monaco" w:hAnsi="Monaco" w:eastAsia="Calibri" w:cs="Calibri"/>
              <w:color w:val="AF00DB"/>
              <w:kern w:val="0"/>
              <w:sz w:val="18"/>
              <w:szCs w:val="18"/>
              <w:u w:color="AF00DB"/>
            </w:rPr>
          </w:rPrChange>
          <w14:textFill>
            <w14:solidFill>
              <w14:schemeClr w14:val="tx1"/>
            </w14:solidFill>
          </w14:textFill>
        </w:rPr>
        <w:t>from</w:t>
      </w:r>
      <w:r>
        <w:rPr>
          <w:rFonts w:ascii="Monaco" w:hAnsi="Monaco" w:eastAsia="Calibri" w:cs="Calibri"/>
          <w:color w:val="000000" w:themeColor="text1"/>
          <w:kern w:val="0"/>
          <w:sz w:val="18"/>
          <w:szCs w:val="18"/>
          <w:rPrChange w:id="13655"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A31515"/>
          <w:rPrChange w:id="13656" w:author="梁元" w:date="2019-05-14T19:51:36Z">
            <w:rPr>
              <w:rFonts w:ascii="Monaco" w:hAnsi="Monaco" w:eastAsia="Calibri" w:cs="Calibri"/>
              <w:color w:val="A31515"/>
              <w:kern w:val="0"/>
              <w:sz w:val="18"/>
              <w:szCs w:val="18"/>
              <w:u w:color="A31515"/>
            </w:rPr>
          </w:rPrChange>
          <w14:textFill>
            <w14:solidFill>
              <w14:schemeClr w14:val="tx1"/>
            </w14:solidFill>
          </w14:textFill>
        </w:rPr>
        <w:t>"vuex"</w:t>
      </w:r>
    </w:p>
    <w:p>
      <w:pPr>
        <w:widowControl/>
        <w:shd w:val="clear" w:color="auto" w:fill="FFFFFF"/>
        <w:spacing w:line="240" w:lineRule="auto"/>
        <w:ind w:left="420" w:firstLine="360" w:firstLineChars="200"/>
        <w:jc w:val="left"/>
        <w:rPr>
          <w:rFonts w:ascii="Monaco" w:hAnsi="Monaco" w:eastAsia="Monaco" w:cs="Monaco"/>
          <w:color w:val="000000" w:themeColor="text1"/>
          <w:kern w:val="0"/>
          <w:sz w:val="18"/>
          <w:szCs w:val="18"/>
          <w:rPrChange w:id="13658" w:author="梁元" w:date="2019-05-14T19:51:36Z">
            <w:rPr>
              <w:rFonts w:ascii="Monaco" w:hAnsi="Monaco" w:eastAsia="Monaco" w:cs="Monaco"/>
              <w:kern w:val="0"/>
              <w:sz w:val="18"/>
              <w:szCs w:val="18"/>
            </w:rPr>
          </w:rPrChange>
          <w14:textFill>
            <w14:solidFill>
              <w14:schemeClr w14:val="tx1"/>
            </w14:solidFill>
          </w14:textFill>
        </w:rPr>
        <w:pPrChange w:id="13657" w:author="冷雪凝" w:date="2019-05-14T12:21:32Z">
          <w:pPr>
            <w:widowControl/>
            <w:shd w:val="clear" w:color="auto" w:fill="FFFFFF"/>
            <w:spacing w:line="270" w:lineRule="atLeast"/>
            <w:ind w:left="420"/>
            <w:jc w:val="left"/>
          </w:pPr>
        </w:pPrChange>
      </w:pPr>
      <w:r>
        <w:rPr>
          <w:rFonts w:ascii="Monaco" w:hAnsi="Monaco" w:eastAsia="Calibri" w:cs="Calibri"/>
          <w:color w:val="000000" w:themeColor="text1"/>
          <w:kern w:val="0"/>
          <w:sz w:val="18"/>
          <w:szCs w:val="18"/>
          <w:u w:color="001080"/>
          <w:rPrChange w:id="13659" w:author="梁元" w:date="2019-05-14T19:51:36Z">
            <w:rPr>
              <w:rFonts w:ascii="Monaco" w:hAnsi="Monaco" w:eastAsia="Calibri" w:cs="Calibri"/>
              <w:color w:val="001080"/>
              <w:kern w:val="0"/>
              <w:sz w:val="18"/>
              <w:szCs w:val="18"/>
              <w:u w:color="001080"/>
            </w:rPr>
          </w:rPrChange>
          <w14:textFill>
            <w14:solidFill>
              <w14:schemeClr w14:val="tx1"/>
            </w14:solidFill>
          </w14:textFill>
        </w:rPr>
        <w:t>Vue</w:t>
      </w:r>
      <w:r>
        <w:rPr>
          <w:rFonts w:ascii="Monaco" w:hAnsi="Monaco" w:eastAsia="Calibri" w:cs="Calibri"/>
          <w:color w:val="000000" w:themeColor="text1"/>
          <w:kern w:val="0"/>
          <w:sz w:val="18"/>
          <w:szCs w:val="18"/>
          <w:rPrChange w:id="13660" w:author="梁元" w:date="2019-05-14T19:51:36Z">
            <w:rPr>
              <w:rFonts w:ascii="Monaco" w:hAnsi="Monaco" w:eastAsia="Calibri" w:cs="Calibri"/>
              <w:kern w:val="0"/>
              <w:sz w:val="18"/>
              <w:szCs w:val="18"/>
            </w:rPr>
          </w:rPrChange>
          <w14:textFill>
            <w14:solidFill>
              <w14:schemeClr w14:val="tx1"/>
            </w14:solidFill>
          </w14:textFill>
        </w:rPr>
        <w:t>.</w:t>
      </w:r>
      <w:r>
        <w:rPr>
          <w:rFonts w:ascii="Monaco" w:hAnsi="Monaco" w:eastAsia="Calibri" w:cs="Calibri"/>
          <w:color w:val="000000" w:themeColor="text1"/>
          <w:kern w:val="0"/>
          <w:sz w:val="18"/>
          <w:szCs w:val="18"/>
          <w:u w:color="795E26"/>
          <w:rPrChange w:id="13661" w:author="梁元" w:date="2019-05-14T19:51:36Z">
            <w:rPr>
              <w:rFonts w:ascii="Monaco" w:hAnsi="Monaco" w:eastAsia="Calibri" w:cs="Calibri"/>
              <w:color w:val="795E26"/>
              <w:kern w:val="0"/>
              <w:sz w:val="18"/>
              <w:szCs w:val="18"/>
              <w:u w:color="795E26"/>
            </w:rPr>
          </w:rPrChange>
          <w14:textFill>
            <w14:solidFill>
              <w14:schemeClr w14:val="tx1"/>
            </w14:solidFill>
          </w14:textFill>
        </w:rPr>
        <w:t>use</w:t>
      </w:r>
      <w:r>
        <w:rPr>
          <w:rFonts w:ascii="Monaco" w:hAnsi="Monaco" w:eastAsia="Calibri" w:cs="Calibri"/>
          <w:color w:val="000000" w:themeColor="text1"/>
          <w:kern w:val="0"/>
          <w:sz w:val="18"/>
          <w:szCs w:val="18"/>
          <w:rPrChange w:id="13662"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001080"/>
          <w:rPrChange w:id="13663" w:author="梁元" w:date="2019-05-14T19:51:36Z">
            <w:rPr>
              <w:rFonts w:ascii="Monaco" w:hAnsi="Monaco" w:eastAsia="Calibri" w:cs="Calibri"/>
              <w:color w:val="001080"/>
              <w:kern w:val="0"/>
              <w:sz w:val="18"/>
              <w:szCs w:val="18"/>
              <w:u w:color="001080"/>
            </w:rPr>
          </w:rPrChange>
          <w14:textFill>
            <w14:solidFill>
              <w14:schemeClr w14:val="tx1"/>
            </w14:solidFill>
          </w14:textFill>
        </w:rPr>
        <w:t>Vuex</w:t>
      </w:r>
      <w:r>
        <w:rPr>
          <w:rFonts w:ascii="Monaco" w:hAnsi="Monaco" w:eastAsia="Calibri" w:cs="Calibri"/>
          <w:color w:val="000000" w:themeColor="text1"/>
          <w:kern w:val="0"/>
          <w:sz w:val="18"/>
          <w:szCs w:val="18"/>
          <w:rPrChange w:id="13664" w:author="梁元" w:date="2019-05-14T19:51:36Z">
            <w:rPr>
              <w:rFonts w:ascii="Monaco" w:hAnsi="Monaco" w:eastAsia="Calibri" w:cs="Calibri"/>
              <w:kern w:val="0"/>
              <w:sz w:val="18"/>
              <w:szCs w:val="18"/>
            </w:rPr>
          </w:rPrChange>
          <w14:textFill>
            <w14:solidFill>
              <w14:schemeClr w14:val="tx1"/>
            </w14:solidFill>
          </w14:textFill>
        </w:rPr>
        <w:t xml:space="preserve"> )</w:t>
      </w:r>
    </w:p>
    <w:p>
      <w:pPr>
        <w:widowControl/>
        <w:shd w:val="clear" w:color="auto" w:fill="FFFFFF"/>
        <w:spacing w:line="240" w:lineRule="auto"/>
        <w:ind w:left="420" w:firstLine="360" w:firstLineChars="200"/>
        <w:jc w:val="left"/>
        <w:rPr>
          <w:rFonts w:ascii="Monaco" w:hAnsi="Monaco" w:eastAsia="Monaco" w:cs="Monaco"/>
          <w:color w:val="000000" w:themeColor="text1"/>
          <w:kern w:val="0"/>
          <w:sz w:val="18"/>
          <w:szCs w:val="18"/>
          <w:rPrChange w:id="13666" w:author="梁元" w:date="2019-05-14T19:51:36Z">
            <w:rPr>
              <w:rFonts w:ascii="Monaco" w:hAnsi="Monaco" w:eastAsia="Monaco" w:cs="Monaco"/>
              <w:kern w:val="0"/>
              <w:sz w:val="18"/>
              <w:szCs w:val="18"/>
            </w:rPr>
          </w:rPrChange>
          <w14:textFill>
            <w14:solidFill>
              <w14:schemeClr w14:val="tx1"/>
            </w14:solidFill>
          </w14:textFill>
        </w:rPr>
        <w:pPrChange w:id="13665" w:author="冷雪凝" w:date="2019-05-14T12:21:32Z">
          <w:pPr>
            <w:widowControl/>
            <w:shd w:val="clear" w:color="auto" w:fill="FFFFFF"/>
            <w:spacing w:line="270" w:lineRule="atLeast"/>
            <w:ind w:left="420"/>
            <w:jc w:val="left"/>
          </w:pPr>
        </w:pPrChange>
      </w:pPr>
      <w:r>
        <w:rPr>
          <w:rFonts w:ascii="Monaco" w:hAnsi="Monaco" w:eastAsia="Calibri" w:cs="Calibri"/>
          <w:color w:val="000000" w:themeColor="text1"/>
          <w:kern w:val="0"/>
          <w:sz w:val="18"/>
          <w:szCs w:val="18"/>
          <w:u w:color="AF00DB"/>
          <w:rPrChange w:id="13667" w:author="梁元" w:date="2019-05-14T19:51:36Z">
            <w:rPr>
              <w:rFonts w:ascii="Monaco" w:hAnsi="Monaco" w:eastAsia="Calibri" w:cs="Calibri"/>
              <w:color w:val="AF00DB"/>
              <w:kern w:val="0"/>
              <w:sz w:val="18"/>
              <w:szCs w:val="18"/>
              <w:u w:color="AF00DB"/>
            </w:rPr>
          </w:rPrChange>
          <w14:textFill>
            <w14:solidFill>
              <w14:schemeClr w14:val="tx1"/>
            </w14:solidFill>
          </w14:textFill>
        </w:rPr>
        <w:t>export</w:t>
      </w:r>
      <w:r>
        <w:rPr>
          <w:rFonts w:ascii="Monaco" w:hAnsi="Monaco" w:eastAsia="Calibri" w:cs="Calibri"/>
          <w:color w:val="000000" w:themeColor="text1"/>
          <w:kern w:val="0"/>
          <w:sz w:val="18"/>
          <w:szCs w:val="18"/>
          <w:rPrChange w:id="13668"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AF00DB"/>
          <w:rPrChange w:id="13669" w:author="梁元" w:date="2019-05-14T19:51:36Z">
            <w:rPr>
              <w:rFonts w:ascii="Monaco" w:hAnsi="Monaco" w:eastAsia="Calibri" w:cs="Calibri"/>
              <w:color w:val="AF00DB"/>
              <w:kern w:val="0"/>
              <w:sz w:val="18"/>
              <w:szCs w:val="18"/>
              <w:u w:color="AF00DB"/>
            </w:rPr>
          </w:rPrChange>
          <w14:textFill>
            <w14:solidFill>
              <w14:schemeClr w14:val="tx1"/>
            </w14:solidFill>
          </w14:textFill>
        </w:rPr>
        <w:t>default</w:t>
      </w:r>
      <w:r>
        <w:rPr>
          <w:rFonts w:ascii="Monaco" w:hAnsi="Monaco" w:eastAsia="Calibri" w:cs="Calibri"/>
          <w:color w:val="000000" w:themeColor="text1"/>
          <w:kern w:val="0"/>
          <w:sz w:val="18"/>
          <w:szCs w:val="18"/>
          <w:rPrChange w:id="13670"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0000FF"/>
          <w:rPrChange w:id="13671" w:author="梁元" w:date="2019-05-14T19:51:36Z">
            <w:rPr>
              <w:rFonts w:ascii="Monaco" w:hAnsi="Monaco" w:eastAsia="Calibri" w:cs="Calibri"/>
              <w:color w:val="0000FF"/>
              <w:kern w:val="0"/>
              <w:sz w:val="18"/>
              <w:szCs w:val="18"/>
              <w:u w:color="0000FF"/>
            </w:rPr>
          </w:rPrChange>
          <w14:textFill>
            <w14:solidFill>
              <w14:schemeClr w14:val="tx1"/>
            </w14:solidFill>
          </w14:textFill>
        </w:rPr>
        <w:t>new</w:t>
      </w:r>
      <w:r>
        <w:rPr>
          <w:rFonts w:ascii="Monaco" w:hAnsi="Monaco" w:eastAsia="Calibri" w:cs="Calibri"/>
          <w:color w:val="000000" w:themeColor="text1"/>
          <w:kern w:val="0"/>
          <w:sz w:val="18"/>
          <w:szCs w:val="18"/>
          <w:rPrChange w:id="13672"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267F99"/>
          <w:rPrChange w:id="13673" w:author="梁元" w:date="2019-05-14T19:51:36Z">
            <w:rPr>
              <w:rFonts w:ascii="Monaco" w:hAnsi="Monaco" w:eastAsia="Calibri" w:cs="Calibri"/>
              <w:color w:val="267F99"/>
              <w:kern w:val="0"/>
              <w:sz w:val="18"/>
              <w:szCs w:val="18"/>
              <w:u w:color="267F99"/>
            </w:rPr>
          </w:rPrChange>
          <w14:textFill>
            <w14:solidFill>
              <w14:schemeClr w14:val="tx1"/>
            </w14:solidFill>
          </w14:textFill>
        </w:rPr>
        <w:t>Vuex</w:t>
      </w:r>
      <w:r>
        <w:rPr>
          <w:rFonts w:ascii="Monaco" w:hAnsi="Monaco" w:eastAsia="Calibri" w:cs="Calibri"/>
          <w:color w:val="000000" w:themeColor="text1"/>
          <w:kern w:val="0"/>
          <w:sz w:val="18"/>
          <w:szCs w:val="18"/>
          <w:rPrChange w:id="13674" w:author="梁元" w:date="2019-05-14T19:51:36Z">
            <w:rPr>
              <w:rFonts w:ascii="Monaco" w:hAnsi="Monaco" w:eastAsia="Calibri" w:cs="Calibri"/>
              <w:kern w:val="0"/>
              <w:sz w:val="18"/>
              <w:szCs w:val="18"/>
            </w:rPr>
          </w:rPrChange>
          <w14:textFill>
            <w14:solidFill>
              <w14:schemeClr w14:val="tx1"/>
            </w14:solidFill>
          </w14:textFill>
        </w:rPr>
        <w:t>.</w:t>
      </w:r>
      <w:r>
        <w:rPr>
          <w:rFonts w:ascii="Monaco" w:hAnsi="Monaco" w:eastAsia="Calibri" w:cs="Calibri"/>
          <w:color w:val="000000" w:themeColor="text1"/>
          <w:kern w:val="0"/>
          <w:sz w:val="18"/>
          <w:szCs w:val="18"/>
          <w:u w:color="267F99"/>
          <w:rPrChange w:id="13675" w:author="梁元" w:date="2019-05-14T19:51:36Z">
            <w:rPr>
              <w:rFonts w:ascii="Monaco" w:hAnsi="Monaco" w:eastAsia="Calibri" w:cs="Calibri"/>
              <w:color w:val="267F99"/>
              <w:kern w:val="0"/>
              <w:sz w:val="18"/>
              <w:szCs w:val="18"/>
              <w:u w:color="267F99"/>
            </w:rPr>
          </w:rPrChange>
          <w14:textFill>
            <w14:solidFill>
              <w14:schemeClr w14:val="tx1"/>
            </w14:solidFill>
          </w14:textFill>
        </w:rPr>
        <w:t>Store</w:t>
      </w:r>
      <w:r>
        <w:rPr>
          <w:rFonts w:ascii="Monaco" w:hAnsi="Monaco" w:eastAsia="Calibri" w:cs="Calibri"/>
          <w:color w:val="000000" w:themeColor="text1"/>
          <w:kern w:val="0"/>
          <w:sz w:val="18"/>
          <w:szCs w:val="18"/>
          <w:rPrChange w:id="13676" w:author="梁元" w:date="2019-05-14T19:51:36Z">
            <w:rPr>
              <w:rFonts w:ascii="Monaco" w:hAnsi="Monaco" w:eastAsia="Calibri" w:cs="Calibri"/>
              <w:kern w:val="0"/>
              <w:sz w:val="18"/>
              <w:szCs w:val="18"/>
            </w:rPr>
          </w:rPrChange>
          <w14:textFill>
            <w14:solidFill>
              <w14:schemeClr w14:val="tx1"/>
            </w14:solidFill>
          </w14:textFill>
        </w:rPr>
        <w:t>({})</w:t>
      </w:r>
    </w:p>
    <w:p>
      <w:pPr>
        <w:spacing w:line="240" w:lineRule="auto"/>
        <w:ind w:left="360" w:firstLine="420" w:firstLineChars="200"/>
        <w:rPr>
          <w:rFonts w:ascii="冬青黑体简体中文 W3" w:hAnsi="冬青黑体简体中文 W3" w:eastAsia="冬青黑体简体中文 W3" w:cs="冬青黑体简体中文 W3"/>
          <w:color w:val="000000" w:themeColor="text1"/>
          <w:sz w:val="21"/>
          <w:szCs w:val="21"/>
          <w:lang w:val="zh-TW" w:eastAsia="zh-TW"/>
          <w:rPrChange w:id="13678" w:author="梁元" w:date="2019-05-14T19:51:36Z">
            <w:rPr>
              <w:rFonts w:ascii="冬青黑体简体中文 W3" w:hAnsi="冬青黑体简体中文 W3" w:eastAsia="冬青黑体简体中文 W3" w:cs="冬青黑体简体中文 W3"/>
              <w:sz w:val="21"/>
              <w:szCs w:val="21"/>
              <w:lang w:val="zh-TW" w:eastAsia="zh-TW"/>
            </w:rPr>
          </w:rPrChange>
          <w14:textFill>
            <w14:solidFill>
              <w14:schemeClr w14:val="tx1"/>
            </w14:solidFill>
          </w14:textFill>
        </w:rPr>
        <w:pPrChange w:id="13677" w:author="冷雪凝" w:date="2019-05-14T12:21:32Z">
          <w:pPr>
            <w:spacing w:line="360" w:lineRule="auto"/>
            <w:ind w:left="360"/>
          </w:pPr>
        </w:pPrChange>
      </w:pPr>
      <w:r>
        <w:rPr>
          <w:rFonts w:ascii="冬青黑体简体中文 W3" w:hAnsi="冬青黑体简体中文 W3" w:eastAsia="冬青黑体简体中文 W3" w:cs="冬青黑体简体中文 W3"/>
          <w:color w:val="000000" w:themeColor="text1"/>
          <w:sz w:val="21"/>
          <w:szCs w:val="21"/>
          <w:lang w:val="zh-TW" w:eastAsia="zh-TW"/>
          <w:rPrChange w:id="13679" w:author="梁元" w:date="2019-05-14T19:51:36Z">
            <w:rPr>
              <w:rFonts w:ascii="冬青黑体简体中文 W3" w:hAnsi="冬青黑体简体中文 W3" w:eastAsia="冬青黑体简体中文 W3" w:cs="冬青黑体简体中文 W3"/>
              <w:sz w:val="21"/>
              <w:szCs w:val="21"/>
              <w:lang w:val="zh-TW" w:eastAsia="zh-TW"/>
            </w:rPr>
          </w:rPrChange>
          <w14:textFill>
            <w14:solidFill>
              <w14:schemeClr w14:val="tx1"/>
            </w14:solidFill>
          </w14:textFill>
        </w:rPr>
        <w:t>具体使用方法如下：</w:t>
      </w:r>
    </w:p>
    <w:p>
      <w:pPr>
        <w:spacing w:line="240" w:lineRule="auto"/>
        <w:ind w:left="360" w:firstLine="420" w:firstLineChars="200"/>
        <w:rPr>
          <w:rFonts w:ascii="冬青黑体简体中文 W3" w:hAnsi="冬青黑体简体中文 W3" w:eastAsia="冬青黑体简体中文 W3" w:cs="冬青黑体简体中文 W3"/>
          <w:color w:val="000000" w:themeColor="text1"/>
          <w:sz w:val="21"/>
          <w:szCs w:val="21"/>
          <w:rPrChange w:id="13681" w:author="梁元" w:date="2019-05-14T19:51:36Z">
            <w:rPr>
              <w:rFonts w:ascii="冬青黑体简体中文 W3" w:hAnsi="冬青黑体简体中文 W3" w:eastAsia="冬青黑体简体中文 W3" w:cs="冬青黑体简体中文 W3"/>
              <w:sz w:val="21"/>
              <w:szCs w:val="21"/>
            </w:rPr>
          </w:rPrChange>
          <w14:textFill>
            <w14:solidFill>
              <w14:schemeClr w14:val="tx1"/>
            </w14:solidFill>
          </w14:textFill>
        </w:rPr>
        <w:pPrChange w:id="13680" w:author="冷雪凝" w:date="2019-05-14T12:21:32Z">
          <w:pPr>
            <w:spacing w:line="360" w:lineRule="auto"/>
            <w:ind w:left="360"/>
          </w:pPr>
        </w:pPrChange>
      </w:pPr>
      <w:r>
        <w:rPr>
          <w:rFonts w:ascii="冬青黑体简体中文 W3" w:hAnsi="冬青黑体简体中文 W3" w:eastAsia="Calibri" w:cs="Calibri"/>
          <w:color w:val="000000" w:themeColor="text1"/>
          <w:sz w:val="21"/>
          <w:szCs w:val="21"/>
          <w:rPrChange w:id="13682" w:author="梁元" w:date="2019-05-14T19:51:36Z">
            <w:rPr>
              <w:rFonts w:ascii="冬青黑体简体中文 W3" w:hAnsi="冬青黑体简体中文 W3" w:eastAsia="Calibri" w:cs="Calibri"/>
              <w:sz w:val="21"/>
              <w:szCs w:val="21"/>
            </w:rPr>
          </w:rPrChange>
          <w14:textFill>
            <w14:solidFill>
              <w14:schemeClr w14:val="tx1"/>
            </w14:solidFill>
          </w14:textFill>
        </w:rPr>
        <w:t xml:space="preserve"> </w:t>
      </w:r>
      <w:r>
        <w:rPr>
          <w:rFonts w:hint="eastAsia" w:ascii="Calibri" w:hAnsi="Calibri" w:eastAsia="冬青黑体简体中文 W3" w:cs="Calibri"/>
          <w:color w:val="000000" w:themeColor="text1"/>
          <w:sz w:val="21"/>
          <w:szCs w:val="21"/>
          <w:lang w:val="zh-TW" w:eastAsia="zh-TW"/>
          <w:rPrChange w:id="13683"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定义：</w:t>
      </w:r>
    </w:p>
    <w:p>
      <w:pPr>
        <w:shd w:val="clear" w:color="auto" w:fill="FFFFFF"/>
        <w:spacing w:line="240" w:lineRule="auto"/>
        <w:ind w:firstLine="420" w:firstLineChars="200"/>
        <w:rPr>
          <w:rFonts w:ascii="冬青黑体简体中文 W3" w:hAnsi="冬青黑体简体中文 W3" w:eastAsia="冬青黑体简体中文 W3" w:cs="冬青黑体简体中文 W3"/>
          <w:color w:val="000000" w:themeColor="text1"/>
          <w:sz w:val="21"/>
          <w:szCs w:val="21"/>
          <w:u w:color="333333"/>
          <w:shd w:val="clear" w:color="auto" w:fill="FFFFFF"/>
          <w:rPrChange w:id="13685" w:author="梁元" w:date="2019-05-14T19:51:36Z">
            <w:rPr>
              <w:rFonts w:ascii="冬青黑体简体中文 W3" w:hAnsi="冬青黑体简体中文 W3" w:eastAsia="冬青黑体简体中文 W3" w:cs="冬青黑体简体中文 W3"/>
              <w:color w:val="333333"/>
              <w:sz w:val="21"/>
              <w:szCs w:val="21"/>
              <w:u w:color="333333"/>
              <w:shd w:val="clear" w:color="auto" w:fill="FFFFFF"/>
            </w:rPr>
          </w:rPrChange>
          <w14:textFill>
            <w14:solidFill>
              <w14:schemeClr w14:val="tx1"/>
            </w14:solidFill>
          </w14:textFill>
        </w:rPr>
        <w:pPrChange w:id="13684" w:author="冷雪凝" w:date="2019-05-14T12:21:32Z">
          <w:pPr>
            <w:shd w:val="clear" w:color="auto" w:fill="FFFFFF"/>
            <w:spacing w:line="270" w:lineRule="atLeast"/>
            <w:ind w:firstLine="420"/>
          </w:pPr>
        </w:pPrChange>
      </w:pPr>
      <w:r>
        <w:rPr>
          <w:rFonts w:ascii="冬青黑体简体中文 W3" w:hAnsi="冬青黑体简体中文 W3" w:eastAsia="Calibri" w:cs="Calibri"/>
          <w:color w:val="000000" w:themeColor="text1"/>
          <w:sz w:val="21"/>
          <w:szCs w:val="21"/>
          <w:u w:color="333333"/>
          <w:shd w:val="clear" w:color="auto" w:fill="FFFFFF"/>
          <w:rPrChange w:id="13686" w:author="梁元" w:date="2019-05-14T19:51:36Z">
            <w:rPr>
              <w:rFonts w:ascii="冬青黑体简体中文 W3" w:hAnsi="冬青黑体简体中文 W3" w:eastAsia="Calibri" w:cs="Calibri"/>
              <w:color w:val="333333"/>
              <w:sz w:val="21"/>
              <w:szCs w:val="21"/>
              <w:u w:color="333333"/>
              <w:shd w:val="clear" w:color="auto" w:fill="FFFFFF"/>
            </w:rPr>
          </w:rPrChange>
          <w14:textFill>
            <w14:solidFill>
              <w14:schemeClr w14:val="tx1"/>
            </w14:solidFill>
          </w14:textFill>
        </w:rPr>
        <w:t>state</w:t>
      </w:r>
      <w:r>
        <w:rPr>
          <w:rFonts w:hint="eastAsia" w:ascii="Calibri" w:hAnsi="Calibri" w:eastAsia="冬青黑体简体中文 W3" w:cs="Calibri"/>
          <w:color w:val="000000" w:themeColor="text1"/>
          <w:sz w:val="21"/>
          <w:szCs w:val="21"/>
          <w:u w:color="333333"/>
          <w:shd w:val="clear" w:color="auto" w:fill="FFFFFF"/>
          <w:lang w:val="zh-TW" w:eastAsia="zh-TW"/>
          <w:rPrChange w:id="13687" w:author="梁元" w:date="2019-05-14T19:51:36Z">
            <w:rPr>
              <w:rFonts w:hint="eastAsia" w:ascii="Calibri" w:hAnsi="Calibri" w:eastAsia="冬青黑体简体中文 W3" w:cs="Calibri"/>
              <w:color w:val="333333"/>
              <w:sz w:val="21"/>
              <w:szCs w:val="21"/>
              <w:u w:color="333333"/>
              <w:shd w:val="clear" w:color="auto" w:fill="FFFFFF"/>
              <w:lang w:val="zh-TW" w:eastAsia="zh-TW"/>
            </w:rPr>
          </w:rPrChange>
          <w14:textFill>
            <w14:solidFill>
              <w14:schemeClr w14:val="tx1"/>
            </w14:solidFill>
          </w14:textFill>
        </w:rPr>
        <w:t>：存放状态</w:t>
      </w:r>
      <w:r>
        <w:rPr>
          <w:rFonts w:ascii="Calibri" w:hAnsi="Calibri" w:eastAsia="Calibri" w:cs="Calibri"/>
          <w:color w:val="000000" w:themeColor="text1"/>
          <w:sz w:val="21"/>
          <w:szCs w:val="21"/>
          <w:u w:color="333333"/>
          <w:shd w:val="clear" w:color="auto" w:fill="FFFFFF"/>
          <w:lang w:val="zh-TW" w:eastAsia="zh-TW"/>
          <w:rPrChange w:id="13688" w:author="梁元" w:date="2019-05-14T19:51:36Z">
            <w:rPr>
              <w:rFonts w:ascii="Calibri" w:hAnsi="Calibri" w:eastAsia="Calibri" w:cs="Calibri"/>
              <w:color w:val="333333"/>
              <w:sz w:val="21"/>
              <w:szCs w:val="21"/>
              <w:u w:color="333333"/>
              <w:shd w:val="clear" w:color="auto" w:fill="FFFFFF"/>
              <w:lang w:val="zh-TW" w:eastAsia="zh-TW"/>
            </w:rPr>
          </w:rPrChange>
          <w14:textFill>
            <w14:solidFill>
              <w14:schemeClr w14:val="tx1"/>
            </w14:solidFill>
          </w14:textFill>
        </w:rPr>
        <w:tab/>
      </w:r>
      <w:r>
        <w:rPr>
          <w:rFonts w:ascii="Calibri" w:hAnsi="Calibri" w:eastAsia="Calibri" w:cs="Calibri"/>
          <w:color w:val="000000" w:themeColor="text1"/>
          <w:sz w:val="21"/>
          <w:szCs w:val="21"/>
          <w:u w:color="333333"/>
          <w:shd w:val="clear" w:color="auto" w:fill="FFFFFF"/>
          <w:lang w:val="zh-TW" w:eastAsia="zh-TW"/>
          <w:rPrChange w:id="13689" w:author="梁元" w:date="2019-05-14T19:51:36Z">
            <w:rPr>
              <w:rFonts w:ascii="Calibri" w:hAnsi="Calibri" w:eastAsia="Calibri" w:cs="Calibri"/>
              <w:color w:val="333333"/>
              <w:sz w:val="21"/>
              <w:szCs w:val="21"/>
              <w:u w:color="333333"/>
              <w:shd w:val="clear" w:color="auto" w:fill="FFFFFF"/>
              <w:lang w:val="zh-TW" w:eastAsia="zh-TW"/>
            </w:rPr>
          </w:rPrChange>
          <w14:textFill>
            <w14:solidFill>
              <w14:schemeClr w14:val="tx1"/>
            </w14:solidFill>
          </w14:textFill>
        </w:rPr>
        <w:tab/>
      </w:r>
      <w:r>
        <w:rPr>
          <w:rFonts w:ascii="冬青黑体简体中文 W3" w:hAnsi="冬青黑体简体中文 W3" w:eastAsia="Calibri" w:cs="Calibri"/>
          <w:color w:val="000000" w:themeColor="text1"/>
          <w:sz w:val="21"/>
          <w:szCs w:val="21"/>
          <w:u w:color="333333"/>
          <w:shd w:val="clear" w:color="auto" w:fill="FFFFFF"/>
          <w:rPrChange w:id="13690" w:author="梁元" w:date="2019-05-14T19:51:36Z">
            <w:rPr>
              <w:rFonts w:ascii="冬青黑体简体中文 W3" w:hAnsi="冬青黑体简体中文 W3" w:eastAsia="Calibri" w:cs="Calibri"/>
              <w:color w:val="333333"/>
              <w:sz w:val="21"/>
              <w:szCs w:val="21"/>
              <w:u w:color="333333"/>
              <w:shd w:val="clear" w:color="auto" w:fill="FFFFFF"/>
            </w:rPr>
          </w:rPrChange>
          <w14:textFill>
            <w14:solidFill>
              <w14:schemeClr w14:val="tx1"/>
            </w14:solidFill>
          </w14:textFill>
        </w:rPr>
        <w:t>getters</w:t>
      </w:r>
      <w:r>
        <w:rPr>
          <w:rFonts w:hint="eastAsia" w:ascii="Calibri" w:hAnsi="Calibri" w:eastAsia="冬青黑体简体中文 W3" w:cs="Calibri"/>
          <w:color w:val="000000" w:themeColor="text1"/>
          <w:sz w:val="21"/>
          <w:szCs w:val="21"/>
          <w:u w:color="333333"/>
          <w:shd w:val="clear" w:color="auto" w:fill="FFFFFF"/>
          <w:lang w:val="zh-TW" w:eastAsia="zh-TW"/>
          <w:rPrChange w:id="13691" w:author="梁元" w:date="2019-05-14T19:51:36Z">
            <w:rPr>
              <w:rFonts w:hint="eastAsia" w:ascii="Calibri" w:hAnsi="Calibri" w:eastAsia="冬青黑体简体中文 W3" w:cs="Calibri"/>
              <w:color w:val="333333"/>
              <w:sz w:val="21"/>
              <w:szCs w:val="21"/>
              <w:u w:color="333333"/>
              <w:shd w:val="clear" w:color="auto" w:fill="FFFFFF"/>
              <w:lang w:val="zh-TW" w:eastAsia="zh-TW"/>
            </w:rPr>
          </w:rPrChange>
          <w14:textFill>
            <w14:solidFill>
              <w14:schemeClr w14:val="tx1"/>
            </w14:solidFill>
          </w14:textFill>
        </w:rPr>
        <w:t xml:space="preserve">：计算属性   </w:t>
      </w:r>
      <w:r>
        <w:rPr>
          <w:rFonts w:ascii="冬青黑体简体中文 W3" w:hAnsi="冬青黑体简体中文 W3" w:eastAsia="Calibri" w:cs="Calibri"/>
          <w:color w:val="000000" w:themeColor="text1"/>
          <w:sz w:val="21"/>
          <w:szCs w:val="21"/>
          <w:u w:color="333333"/>
          <w:shd w:val="clear" w:color="auto" w:fill="FFFFFF"/>
          <w:rPrChange w:id="13692" w:author="梁元" w:date="2019-05-14T19:51:36Z">
            <w:rPr>
              <w:rFonts w:ascii="冬青黑体简体中文 W3" w:hAnsi="冬青黑体简体中文 W3" w:eastAsia="Calibri" w:cs="Calibri"/>
              <w:color w:val="333333"/>
              <w:sz w:val="21"/>
              <w:szCs w:val="21"/>
              <w:u w:color="333333"/>
              <w:shd w:val="clear" w:color="auto" w:fill="FFFFFF"/>
            </w:rPr>
          </w:rPrChange>
          <w14:textFill>
            <w14:solidFill>
              <w14:schemeClr w14:val="tx1"/>
            </w14:solidFill>
          </w14:textFill>
        </w:rPr>
        <w:t>mutations</w:t>
      </w:r>
      <w:r>
        <w:rPr>
          <w:rFonts w:hint="eastAsia" w:ascii="Calibri" w:hAnsi="Calibri" w:eastAsia="冬青黑体简体中文 W3" w:cs="Calibri"/>
          <w:color w:val="000000" w:themeColor="text1"/>
          <w:sz w:val="21"/>
          <w:szCs w:val="21"/>
          <w:u w:color="333333"/>
          <w:shd w:val="clear" w:color="auto" w:fill="FFFFFF"/>
          <w:lang w:val="zh-TW" w:eastAsia="zh-TW"/>
          <w:rPrChange w:id="13693" w:author="梁元" w:date="2019-05-14T19:51:36Z">
            <w:rPr>
              <w:rFonts w:hint="eastAsia" w:ascii="Calibri" w:hAnsi="Calibri" w:eastAsia="冬青黑体简体中文 W3" w:cs="Calibri"/>
              <w:color w:val="333333"/>
              <w:sz w:val="21"/>
              <w:szCs w:val="21"/>
              <w:u w:color="333333"/>
              <w:shd w:val="clear" w:color="auto" w:fill="FFFFFF"/>
              <w:lang w:val="zh-TW" w:eastAsia="zh-TW"/>
            </w:rPr>
          </w:rPrChange>
          <w14:textFill>
            <w14:solidFill>
              <w14:schemeClr w14:val="tx1"/>
            </w14:solidFill>
          </w14:textFill>
        </w:rPr>
        <w:t>：更改</w:t>
      </w:r>
      <w:r>
        <w:rPr>
          <w:rFonts w:ascii="冬青黑体简体中文 W3" w:hAnsi="冬青黑体简体中文 W3" w:eastAsia="Calibri" w:cs="Calibri"/>
          <w:color w:val="000000" w:themeColor="text1"/>
          <w:sz w:val="21"/>
          <w:szCs w:val="21"/>
          <w:u w:color="333333"/>
          <w:shd w:val="clear" w:color="auto" w:fill="FFFFFF"/>
          <w:rPrChange w:id="13694" w:author="梁元" w:date="2019-05-14T19:51:36Z">
            <w:rPr>
              <w:rFonts w:ascii="冬青黑体简体中文 W3" w:hAnsi="冬青黑体简体中文 W3" w:eastAsia="Calibri" w:cs="Calibri"/>
              <w:color w:val="333333"/>
              <w:sz w:val="21"/>
              <w:szCs w:val="21"/>
              <w:u w:color="333333"/>
              <w:shd w:val="clear" w:color="auto" w:fill="FFFFFF"/>
            </w:rPr>
          </w:rPrChange>
          <w14:textFill>
            <w14:solidFill>
              <w14:schemeClr w14:val="tx1"/>
            </w14:solidFill>
          </w14:textFill>
        </w:rPr>
        <w:t>state</w:t>
      </w:r>
      <w:r>
        <w:rPr>
          <w:rFonts w:hint="eastAsia" w:ascii="Calibri" w:hAnsi="Calibri" w:eastAsia="冬青黑体简体中文 W3" w:cs="Calibri"/>
          <w:color w:val="000000" w:themeColor="text1"/>
          <w:sz w:val="21"/>
          <w:szCs w:val="21"/>
          <w:u w:color="333333"/>
          <w:shd w:val="clear" w:color="auto" w:fill="FFFFFF"/>
          <w:lang w:val="zh-TW" w:eastAsia="zh-TW"/>
          <w:rPrChange w:id="13695" w:author="梁元" w:date="2019-05-14T19:51:36Z">
            <w:rPr>
              <w:rFonts w:hint="eastAsia" w:ascii="Calibri" w:hAnsi="Calibri" w:eastAsia="冬青黑体简体中文 W3" w:cs="Calibri"/>
              <w:color w:val="333333"/>
              <w:sz w:val="21"/>
              <w:szCs w:val="21"/>
              <w:u w:color="333333"/>
              <w:shd w:val="clear" w:color="auto" w:fill="FFFFFF"/>
              <w:lang w:val="zh-TW" w:eastAsia="zh-TW"/>
            </w:rPr>
          </w:rPrChange>
          <w14:textFill>
            <w14:solidFill>
              <w14:schemeClr w14:val="tx1"/>
            </w14:solidFill>
          </w14:textFill>
        </w:rPr>
        <w:t>的方法</w:t>
      </w:r>
      <w:r>
        <w:rPr>
          <w:rFonts w:ascii="Calibri" w:hAnsi="Calibri" w:eastAsia="Calibri" w:cs="Calibri"/>
          <w:color w:val="000000" w:themeColor="text1"/>
          <w:sz w:val="21"/>
          <w:szCs w:val="21"/>
          <w:u w:color="333333"/>
          <w:shd w:val="clear" w:color="auto" w:fill="FFFFFF"/>
          <w:lang w:val="zh-TW" w:eastAsia="zh-TW"/>
          <w:rPrChange w:id="13696" w:author="梁元" w:date="2019-05-14T19:51:36Z">
            <w:rPr>
              <w:rFonts w:ascii="Calibri" w:hAnsi="Calibri" w:eastAsia="Calibri" w:cs="Calibri"/>
              <w:color w:val="333333"/>
              <w:sz w:val="21"/>
              <w:szCs w:val="21"/>
              <w:u w:color="333333"/>
              <w:shd w:val="clear" w:color="auto" w:fill="FFFFFF"/>
              <w:lang w:val="zh-TW" w:eastAsia="zh-TW"/>
            </w:rPr>
          </w:rPrChange>
          <w14:textFill>
            <w14:solidFill>
              <w14:schemeClr w14:val="tx1"/>
            </w14:solidFill>
          </w14:textFill>
        </w:rPr>
        <w:tab/>
      </w:r>
      <w:r>
        <w:rPr>
          <w:rFonts w:ascii="Calibri" w:hAnsi="Calibri" w:eastAsia="Calibri" w:cs="Calibri"/>
          <w:color w:val="000000" w:themeColor="text1"/>
          <w:sz w:val="21"/>
          <w:szCs w:val="21"/>
          <w:u w:color="333333"/>
          <w:shd w:val="clear" w:color="auto" w:fill="FFFFFF"/>
          <w:lang w:val="zh-TW" w:eastAsia="zh-TW"/>
          <w:rPrChange w:id="13697" w:author="梁元" w:date="2019-05-14T19:51:36Z">
            <w:rPr>
              <w:rFonts w:ascii="Calibri" w:hAnsi="Calibri" w:eastAsia="Calibri" w:cs="Calibri"/>
              <w:color w:val="333333"/>
              <w:sz w:val="21"/>
              <w:szCs w:val="21"/>
              <w:u w:color="333333"/>
              <w:shd w:val="clear" w:color="auto" w:fill="FFFFFF"/>
              <w:lang w:val="zh-TW" w:eastAsia="zh-TW"/>
            </w:rPr>
          </w:rPrChange>
          <w14:textFill>
            <w14:solidFill>
              <w14:schemeClr w14:val="tx1"/>
            </w14:solidFill>
          </w14:textFill>
        </w:rPr>
        <w:tab/>
      </w:r>
      <w:r>
        <w:rPr>
          <w:rFonts w:ascii="冬青黑体简体中文 W3" w:hAnsi="冬青黑体简体中文 W3" w:eastAsia="Calibri" w:cs="Calibri"/>
          <w:color w:val="000000" w:themeColor="text1"/>
          <w:sz w:val="21"/>
          <w:szCs w:val="21"/>
          <w:u w:color="333333"/>
          <w:shd w:val="clear" w:color="auto" w:fill="FFFFFF"/>
          <w:rPrChange w:id="13698" w:author="梁元" w:date="2019-05-14T19:51:36Z">
            <w:rPr>
              <w:rFonts w:ascii="冬青黑体简体中文 W3" w:hAnsi="冬青黑体简体中文 W3" w:eastAsia="Calibri" w:cs="Calibri"/>
              <w:color w:val="333333"/>
              <w:sz w:val="21"/>
              <w:szCs w:val="21"/>
              <w:u w:color="333333"/>
              <w:shd w:val="clear" w:color="auto" w:fill="FFFFFF"/>
            </w:rPr>
          </w:rPrChange>
          <w14:textFill>
            <w14:solidFill>
              <w14:schemeClr w14:val="tx1"/>
            </w14:solidFill>
          </w14:textFill>
        </w:rPr>
        <w:t>actions</w:t>
      </w:r>
      <w:r>
        <w:rPr>
          <w:rFonts w:hint="eastAsia" w:ascii="Calibri" w:hAnsi="Calibri" w:eastAsia="冬青黑体简体中文 W3" w:cs="Calibri"/>
          <w:color w:val="000000" w:themeColor="text1"/>
          <w:sz w:val="21"/>
          <w:szCs w:val="21"/>
          <w:u w:color="333333"/>
          <w:shd w:val="clear" w:color="auto" w:fill="FFFFFF"/>
          <w:lang w:val="zh-TW" w:eastAsia="zh-TW"/>
          <w:rPrChange w:id="13699" w:author="梁元" w:date="2019-05-14T19:51:36Z">
            <w:rPr>
              <w:rFonts w:hint="eastAsia" w:ascii="Calibri" w:hAnsi="Calibri" w:eastAsia="冬青黑体简体中文 W3" w:cs="Calibri"/>
              <w:color w:val="333333"/>
              <w:sz w:val="21"/>
              <w:szCs w:val="21"/>
              <w:u w:color="333333"/>
              <w:shd w:val="clear" w:color="auto" w:fill="FFFFFF"/>
              <w:lang w:val="zh-TW" w:eastAsia="zh-TW"/>
            </w:rPr>
          </w:rPrChange>
          <w14:textFill>
            <w14:solidFill>
              <w14:schemeClr w14:val="tx1"/>
            </w14:solidFill>
          </w14:textFill>
        </w:rPr>
        <w:t>：提交</w:t>
      </w:r>
      <w:r>
        <w:rPr>
          <w:rFonts w:ascii="冬青黑体简体中文 W3" w:hAnsi="冬青黑体简体中文 W3" w:eastAsia="Calibri" w:cs="Calibri"/>
          <w:color w:val="000000" w:themeColor="text1"/>
          <w:sz w:val="21"/>
          <w:szCs w:val="21"/>
          <w:u w:color="333333"/>
          <w:shd w:val="clear" w:color="auto" w:fill="FFFFFF"/>
          <w:rPrChange w:id="13700" w:author="梁元" w:date="2019-05-14T19:51:36Z">
            <w:rPr>
              <w:rFonts w:ascii="冬青黑体简体中文 W3" w:hAnsi="冬青黑体简体中文 W3" w:eastAsia="Calibri" w:cs="Calibri"/>
              <w:color w:val="333333"/>
              <w:sz w:val="21"/>
              <w:szCs w:val="21"/>
              <w:u w:color="333333"/>
              <w:shd w:val="clear" w:color="auto" w:fill="FFFFFF"/>
            </w:rPr>
          </w:rPrChange>
          <w14:textFill>
            <w14:solidFill>
              <w14:schemeClr w14:val="tx1"/>
            </w14:solidFill>
          </w14:textFill>
        </w:rPr>
        <w:t>mutations</w:t>
      </w:r>
    </w:p>
    <w:p>
      <w:pPr>
        <w:widowControl/>
        <w:shd w:val="clear" w:color="auto" w:fill="FFFFFF"/>
        <w:spacing w:line="240" w:lineRule="auto"/>
        <w:ind w:left="420" w:firstLine="360" w:firstLineChars="200"/>
        <w:jc w:val="left"/>
        <w:rPr>
          <w:rFonts w:ascii="Monaco" w:hAnsi="Monaco" w:eastAsia="Monaco" w:cs="Monaco"/>
          <w:color w:val="000000" w:themeColor="text1"/>
          <w:kern w:val="0"/>
          <w:sz w:val="18"/>
          <w:szCs w:val="18"/>
          <w:rPrChange w:id="13702" w:author="梁元" w:date="2019-05-14T19:51:36Z">
            <w:rPr>
              <w:rFonts w:ascii="Monaco" w:hAnsi="Monaco" w:eastAsia="Monaco" w:cs="Monaco"/>
              <w:kern w:val="0"/>
              <w:sz w:val="18"/>
              <w:szCs w:val="18"/>
            </w:rPr>
          </w:rPrChange>
          <w14:textFill>
            <w14:solidFill>
              <w14:schemeClr w14:val="tx1"/>
            </w14:solidFill>
          </w14:textFill>
        </w:rPr>
        <w:pPrChange w:id="13701" w:author="冷雪凝" w:date="2019-05-14T12:21:32Z">
          <w:pPr>
            <w:widowControl/>
            <w:shd w:val="clear" w:color="auto" w:fill="FFFFFF"/>
            <w:spacing w:line="270" w:lineRule="atLeast"/>
            <w:ind w:left="420"/>
            <w:jc w:val="left"/>
          </w:pPr>
        </w:pPrChange>
      </w:pPr>
      <w:r>
        <w:rPr>
          <w:rFonts w:ascii="Monaco" w:hAnsi="Monaco" w:eastAsia="Calibri" w:cs="Calibri"/>
          <w:color w:val="000000" w:themeColor="text1"/>
          <w:kern w:val="0"/>
          <w:sz w:val="18"/>
          <w:szCs w:val="18"/>
          <w:u w:color="AF00DB"/>
          <w:rPrChange w:id="13703" w:author="梁元" w:date="2019-05-14T19:51:36Z">
            <w:rPr>
              <w:rFonts w:ascii="Monaco" w:hAnsi="Monaco" w:eastAsia="Calibri" w:cs="Calibri"/>
              <w:color w:val="AF00DB"/>
              <w:kern w:val="0"/>
              <w:sz w:val="18"/>
              <w:szCs w:val="18"/>
              <w:u w:color="AF00DB"/>
            </w:rPr>
          </w:rPrChange>
          <w14:textFill>
            <w14:solidFill>
              <w14:schemeClr w14:val="tx1"/>
            </w14:solidFill>
          </w14:textFill>
        </w:rPr>
        <w:t>import</w:t>
      </w:r>
      <w:r>
        <w:rPr>
          <w:rFonts w:ascii="Monaco" w:hAnsi="Monaco" w:eastAsia="Calibri" w:cs="Calibri"/>
          <w:color w:val="000000" w:themeColor="text1"/>
          <w:kern w:val="0"/>
          <w:sz w:val="18"/>
          <w:szCs w:val="18"/>
          <w:rPrChange w:id="13704"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001080"/>
          <w:rPrChange w:id="13705" w:author="梁元" w:date="2019-05-14T19:51:36Z">
            <w:rPr>
              <w:rFonts w:ascii="Monaco" w:hAnsi="Monaco" w:eastAsia="Calibri" w:cs="Calibri"/>
              <w:color w:val="001080"/>
              <w:kern w:val="0"/>
              <w:sz w:val="18"/>
              <w:szCs w:val="18"/>
              <w:u w:color="001080"/>
            </w:rPr>
          </w:rPrChange>
          <w14:textFill>
            <w14:solidFill>
              <w14:schemeClr w14:val="tx1"/>
            </w14:solidFill>
          </w14:textFill>
        </w:rPr>
        <w:t>Vue</w:t>
      </w:r>
      <w:r>
        <w:rPr>
          <w:rFonts w:ascii="Monaco" w:hAnsi="Monaco" w:eastAsia="Calibri" w:cs="Calibri"/>
          <w:color w:val="000000" w:themeColor="text1"/>
          <w:kern w:val="0"/>
          <w:sz w:val="18"/>
          <w:szCs w:val="18"/>
          <w:rPrChange w:id="13706"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AF00DB"/>
          <w:rPrChange w:id="13707" w:author="梁元" w:date="2019-05-14T19:51:36Z">
            <w:rPr>
              <w:rFonts w:ascii="Monaco" w:hAnsi="Monaco" w:eastAsia="Calibri" w:cs="Calibri"/>
              <w:color w:val="AF00DB"/>
              <w:kern w:val="0"/>
              <w:sz w:val="18"/>
              <w:szCs w:val="18"/>
              <w:u w:color="AF00DB"/>
            </w:rPr>
          </w:rPrChange>
          <w14:textFill>
            <w14:solidFill>
              <w14:schemeClr w14:val="tx1"/>
            </w14:solidFill>
          </w14:textFill>
        </w:rPr>
        <w:t>from</w:t>
      </w:r>
      <w:r>
        <w:rPr>
          <w:rFonts w:ascii="Monaco" w:hAnsi="Monaco" w:eastAsia="Calibri" w:cs="Calibri"/>
          <w:color w:val="000000" w:themeColor="text1"/>
          <w:kern w:val="0"/>
          <w:sz w:val="18"/>
          <w:szCs w:val="18"/>
          <w:rPrChange w:id="13708"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A31515"/>
          <w:rPrChange w:id="13709" w:author="梁元" w:date="2019-05-14T19:51:36Z">
            <w:rPr>
              <w:rFonts w:ascii="Monaco" w:hAnsi="Monaco" w:eastAsia="Calibri" w:cs="Calibri"/>
              <w:color w:val="A31515"/>
              <w:kern w:val="0"/>
              <w:sz w:val="18"/>
              <w:szCs w:val="18"/>
              <w:u w:color="A31515"/>
            </w:rPr>
          </w:rPrChange>
          <w14:textFill>
            <w14:solidFill>
              <w14:schemeClr w14:val="tx1"/>
            </w14:solidFill>
          </w14:textFill>
        </w:rPr>
        <w:t>"vue"</w:t>
      </w:r>
    </w:p>
    <w:p>
      <w:pPr>
        <w:widowControl/>
        <w:shd w:val="clear" w:color="auto" w:fill="FFFFFF"/>
        <w:spacing w:line="240" w:lineRule="auto"/>
        <w:ind w:left="420" w:firstLine="360" w:firstLineChars="200"/>
        <w:jc w:val="left"/>
        <w:rPr>
          <w:rFonts w:ascii="Monaco" w:hAnsi="Monaco" w:eastAsia="Monaco" w:cs="Monaco"/>
          <w:color w:val="000000" w:themeColor="text1"/>
          <w:kern w:val="0"/>
          <w:sz w:val="18"/>
          <w:szCs w:val="18"/>
          <w:rPrChange w:id="13711" w:author="梁元" w:date="2019-05-14T19:51:36Z">
            <w:rPr>
              <w:rFonts w:ascii="Monaco" w:hAnsi="Monaco" w:eastAsia="Monaco" w:cs="Monaco"/>
              <w:kern w:val="0"/>
              <w:sz w:val="18"/>
              <w:szCs w:val="18"/>
            </w:rPr>
          </w:rPrChange>
          <w14:textFill>
            <w14:solidFill>
              <w14:schemeClr w14:val="tx1"/>
            </w14:solidFill>
          </w14:textFill>
        </w:rPr>
        <w:pPrChange w:id="13710" w:author="冷雪凝" w:date="2019-05-14T12:21:32Z">
          <w:pPr>
            <w:widowControl/>
            <w:shd w:val="clear" w:color="auto" w:fill="FFFFFF"/>
            <w:spacing w:line="270" w:lineRule="atLeast"/>
            <w:ind w:left="420"/>
            <w:jc w:val="left"/>
          </w:pPr>
        </w:pPrChange>
      </w:pPr>
      <w:r>
        <w:rPr>
          <w:rFonts w:ascii="Monaco" w:hAnsi="Monaco" w:eastAsia="Calibri" w:cs="Calibri"/>
          <w:color w:val="000000" w:themeColor="text1"/>
          <w:kern w:val="0"/>
          <w:sz w:val="18"/>
          <w:szCs w:val="18"/>
          <w:u w:color="AF00DB"/>
          <w:rPrChange w:id="13712" w:author="梁元" w:date="2019-05-14T19:51:36Z">
            <w:rPr>
              <w:rFonts w:ascii="Monaco" w:hAnsi="Monaco" w:eastAsia="Calibri" w:cs="Calibri"/>
              <w:color w:val="AF00DB"/>
              <w:kern w:val="0"/>
              <w:sz w:val="18"/>
              <w:szCs w:val="18"/>
              <w:u w:color="AF00DB"/>
            </w:rPr>
          </w:rPrChange>
          <w14:textFill>
            <w14:solidFill>
              <w14:schemeClr w14:val="tx1"/>
            </w14:solidFill>
          </w14:textFill>
        </w:rPr>
        <w:t>import</w:t>
      </w:r>
      <w:r>
        <w:rPr>
          <w:rFonts w:ascii="Monaco" w:hAnsi="Monaco" w:eastAsia="Calibri" w:cs="Calibri"/>
          <w:color w:val="000000" w:themeColor="text1"/>
          <w:kern w:val="0"/>
          <w:sz w:val="18"/>
          <w:szCs w:val="18"/>
          <w:rPrChange w:id="13713"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001080"/>
          <w:rPrChange w:id="13714" w:author="梁元" w:date="2019-05-14T19:51:36Z">
            <w:rPr>
              <w:rFonts w:ascii="Monaco" w:hAnsi="Monaco" w:eastAsia="Calibri" w:cs="Calibri"/>
              <w:color w:val="001080"/>
              <w:kern w:val="0"/>
              <w:sz w:val="18"/>
              <w:szCs w:val="18"/>
              <w:u w:color="001080"/>
            </w:rPr>
          </w:rPrChange>
          <w14:textFill>
            <w14:solidFill>
              <w14:schemeClr w14:val="tx1"/>
            </w14:solidFill>
          </w14:textFill>
        </w:rPr>
        <w:t>Vuex</w:t>
      </w:r>
      <w:r>
        <w:rPr>
          <w:rFonts w:ascii="Monaco" w:hAnsi="Monaco" w:eastAsia="Calibri" w:cs="Calibri"/>
          <w:color w:val="000000" w:themeColor="text1"/>
          <w:kern w:val="0"/>
          <w:sz w:val="18"/>
          <w:szCs w:val="18"/>
          <w:rPrChange w:id="13715"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AF00DB"/>
          <w:rPrChange w:id="13716" w:author="梁元" w:date="2019-05-14T19:51:36Z">
            <w:rPr>
              <w:rFonts w:ascii="Monaco" w:hAnsi="Monaco" w:eastAsia="Calibri" w:cs="Calibri"/>
              <w:color w:val="AF00DB"/>
              <w:kern w:val="0"/>
              <w:sz w:val="18"/>
              <w:szCs w:val="18"/>
              <w:u w:color="AF00DB"/>
            </w:rPr>
          </w:rPrChange>
          <w14:textFill>
            <w14:solidFill>
              <w14:schemeClr w14:val="tx1"/>
            </w14:solidFill>
          </w14:textFill>
        </w:rPr>
        <w:t>from</w:t>
      </w:r>
      <w:r>
        <w:rPr>
          <w:rFonts w:ascii="Monaco" w:hAnsi="Monaco" w:eastAsia="Calibri" w:cs="Calibri"/>
          <w:color w:val="000000" w:themeColor="text1"/>
          <w:kern w:val="0"/>
          <w:sz w:val="18"/>
          <w:szCs w:val="18"/>
          <w:rPrChange w:id="13717"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A31515"/>
          <w:rPrChange w:id="13718" w:author="梁元" w:date="2019-05-14T19:51:36Z">
            <w:rPr>
              <w:rFonts w:ascii="Monaco" w:hAnsi="Monaco" w:eastAsia="Calibri" w:cs="Calibri"/>
              <w:color w:val="A31515"/>
              <w:kern w:val="0"/>
              <w:sz w:val="18"/>
              <w:szCs w:val="18"/>
              <w:u w:color="A31515"/>
            </w:rPr>
          </w:rPrChange>
          <w14:textFill>
            <w14:solidFill>
              <w14:schemeClr w14:val="tx1"/>
            </w14:solidFill>
          </w14:textFill>
        </w:rPr>
        <w:t>"vuex"</w:t>
      </w:r>
    </w:p>
    <w:p>
      <w:pPr>
        <w:widowControl/>
        <w:shd w:val="clear" w:color="auto" w:fill="FFFFFF"/>
        <w:spacing w:line="240" w:lineRule="auto"/>
        <w:ind w:left="420" w:firstLine="360" w:firstLineChars="200"/>
        <w:jc w:val="left"/>
        <w:rPr>
          <w:rFonts w:ascii="Monaco" w:hAnsi="Monaco" w:eastAsia="Monaco" w:cs="Monaco"/>
          <w:color w:val="000000" w:themeColor="text1"/>
          <w:kern w:val="0"/>
          <w:sz w:val="18"/>
          <w:szCs w:val="18"/>
          <w:rPrChange w:id="13720" w:author="梁元" w:date="2019-05-14T19:51:36Z">
            <w:rPr>
              <w:rFonts w:ascii="Monaco" w:hAnsi="Monaco" w:eastAsia="Monaco" w:cs="Monaco"/>
              <w:kern w:val="0"/>
              <w:sz w:val="18"/>
              <w:szCs w:val="18"/>
            </w:rPr>
          </w:rPrChange>
          <w14:textFill>
            <w14:solidFill>
              <w14:schemeClr w14:val="tx1"/>
            </w14:solidFill>
          </w14:textFill>
        </w:rPr>
        <w:pPrChange w:id="13719" w:author="冷雪凝" w:date="2019-05-14T12:21:32Z">
          <w:pPr>
            <w:widowControl/>
            <w:shd w:val="clear" w:color="auto" w:fill="FFFFFF"/>
            <w:spacing w:line="270" w:lineRule="atLeast"/>
            <w:ind w:left="420"/>
            <w:jc w:val="left"/>
          </w:pPr>
        </w:pPrChange>
      </w:pPr>
      <w:r>
        <w:rPr>
          <w:rFonts w:ascii="Monaco" w:hAnsi="Monaco" w:eastAsia="Calibri" w:cs="Calibri"/>
          <w:color w:val="000000" w:themeColor="text1"/>
          <w:kern w:val="0"/>
          <w:sz w:val="18"/>
          <w:szCs w:val="18"/>
          <w:u w:color="001080"/>
          <w:rPrChange w:id="13721" w:author="梁元" w:date="2019-05-14T19:51:36Z">
            <w:rPr>
              <w:rFonts w:ascii="Monaco" w:hAnsi="Monaco" w:eastAsia="Calibri" w:cs="Calibri"/>
              <w:color w:val="001080"/>
              <w:kern w:val="0"/>
              <w:sz w:val="18"/>
              <w:szCs w:val="18"/>
              <w:u w:color="001080"/>
            </w:rPr>
          </w:rPrChange>
          <w14:textFill>
            <w14:solidFill>
              <w14:schemeClr w14:val="tx1"/>
            </w14:solidFill>
          </w14:textFill>
        </w:rPr>
        <w:t>Vue</w:t>
      </w:r>
      <w:r>
        <w:rPr>
          <w:rFonts w:ascii="Monaco" w:hAnsi="Monaco" w:eastAsia="Calibri" w:cs="Calibri"/>
          <w:color w:val="000000" w:themeColor="text1"/>
          <w:kern w:val="0"/>
          <w:sz w:val="18"/>
          <w:szCs w:val="18"/>
          <w:rPrChange w:id="13722" w:author="梁元" w:date="2019-05-14T19:51:36Z">
            <w:rPr>
              <w:rFonts w:ascii="Monaco" w:hAnsi="Monaco" w:eastAsia="Calibri" w:cs="Calibri"/>
              <w:kern w:val="0"/>
              <w:sz w:val="18"/>
              <w:szCs w:val="18"/>
            </w:rPr>
          </w:rPrChange>
          <w14:textFill>
            <w14:solidFill>
              <w14:schemeClr w14:val="tx1"/>
            </w14:solidFill>
          </w14:textFill>
        </w:rPr>
        <w:t>.</w:t>
      </w:r>
      <w:r>
        <w:rPr>
          <w:rFonts w:ascii="Monaco" w:hAnsi="Monaco" w:eastAsia="Calibri" w:cs="Calibri"/>
          <w:color w:val="000000" w:themeColor="text1"/>
          <w:kern w:val="0"/>
          <w:sz w:val="18"/>
          <w:szCs w:val="18"/>
          <w:u w:color="795E26"/>
          <w:rPrChange w:id="13723" w:author="梁元" w:date="2019-05-14T19:51:36Z">
            <w:rPr>
              <w:rFonts w:ascii="Monaco" w:hAnsi="Monaco" w:eastAsia="Calibri" w:cs="Calibri"/>
              <w:color w:val="795E26"/>
              <w:kern w:val="0"/>
              <w:sz w:val="18"/>
              <w:szCs w:val="18"/>
              <w:u w:color="795E26"/>
            </w:rPr>
          </w:rPrChange>
          <w14:textFill>
            <w14:solidFill>
              <w14:schemeClr w14:val="tx1"/>
            </w14:solidFill>
          </w14:textFill>
        </w:rPr>
        <w:t>use</w:t>
      </w:r>
      <w:r>
        <w:rPr>
          <w:rFonts w:ascii="Monaco" w:hAnsi="Monaco" w:eastAsia="Calibri" w:cs="Calibri"/>
          <w:color w:val="000000" w:themeColor="text1"/>
          <w:kern w:val="0"/>
          <w:sz w:val="18"/>
          <w:szCs w:val="18"/>
          <w:rPrChange w:id="13724"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001080"/>
          <w:rPrChange w:id="13725" w:author="梁元" w:date="2019-05-14T19:51:36Z">
            <w:rPr>
              <w:rFonts w:ascii="Monaco" w:hAnsi="Monaco" w:eastAsia="Calibri" w:cs="Calibri"/>
              <w:color w:val="001080"/>
              <w:kern w:val="0"/>
              <w:sz w:val="18"/>
              <w:szCs w:val="18"/>
              <w:u w:color="001080"/>
            </w:rPr>
          </w:rPrChange>
          <w14:textFill>
            <w14:solidFill>
              <w14:schemeClr w14:val="tx1"/>
            </w14:solidFill>
          </w14:textFill>
        </w:rPr>
        <w:t>Vuex</w:t>
      </w:r>
      <w:r>
        <w:rPr>
          <w:rFonts w:ascii="Monaco" w:hAnsi="Monaco" w:eastAsia="Calibri" w:cs="Calibri"/>
          <w:color w:val="000000" w:themeColor="text1"/>
          <w:kern w:val="0"/>
          <w:sz w:val="18"/>
          <w:szCs w:val="18"/>
          <w:rPrChange w:id="13726" w:author="梁元" w:date="2019-05-14T19:51:36Z">
            <w:rPr>
              <w:rFonts w:ascii="Monaco" w:hAnsi="Monaco" w:eastAsia="Calibri" w:cs="Calibri"/>
              <w:kern w:val="0"/>
              <w:sz w:val="18"/>
              <w:szCs w:val="18"/>
            </w:rPr>
          </w:rPrChange>
          <w14:textFill>
            <w14:solidFill>
              <w14:schemeClr w14:val="tx1"/>
            </w14:solidFill>
          </w14:textFill>
        </w:rPr>
        <w:t xml:space="preserve"> )</w:t>
      </w:r>
    </w:p>
    <w:p>
      <w:pPr>
        <w:widowControl/>
        <w:shd w:val="clear" w:color="auto" w:fill="FFFFFF"/>
        <w:spacing w:line="240" w:lineRule="auto"/>
        <w:ind w:left="420" w:firstLine="360" w:firstLineChars="200"/>
        <w:jc w:val="left"/>
        <w:rPr>
          <w:rFonts w:ascii="Monaco" w:hAnsi="Monaco" w:eastAsia="Monaco" w:cs="Monaco"/>
          <w:color w:val="000000" w:themeColor="text1"/>
          <w:kern w:val="0"/>
          <w:sz w:val="18"/>
          <w:szCs w:val="18"/>
          <w:rPrChange w:id="13728" w:author="梁元" w:date="2019-05-14T19:51:36Z">
            <w:rPr>
              <w:rFonts w:ascii="Monaco" w:hAnsi="Monaco" w:eastAsia="Monaco" w:cs="Monaco"/>
              <w:kern w:val="0"/>
              <w:sz w:val="18"/>
              <w:szCs w:val="18"/>
            </w:rPr>
          </w:rPrChange>
          <w14:textFill>
            <w14:solidFill>
              <w14:schemeClr w14:val="tx1"/>
            </w14:solidFill>
          </w14:textFill>
        </w:rPr>
        <w:pPrChange w:id="13727" w:author="冷雪凝" w:date="2019-05-14T12:21:32Z">
          <w:pPr>
            <w:widowControl/>
            <w:shd w:val="clear" w:color="auto" w:fill="FFFFFF"/>
            <w:spacing w:line="270" w:lineRule="atLeast"/>
            <w:ind w:left="420"/>
            <w:jc w:val="left"/>
          </w:pPr>
        </w:pPrChange>
      </w:pPr>
      <w:r>
        <w:rPr>
          <w:rFonts w:ascii="Monaco" w:hAnsi="Monaco" w:eastAsia="Calibri" w:cs="Calibri"/>
          <w:color w:val="000000" w:themeColor="text1"/>
          <w:kern w:val="0"/>
          <w:sz w:val="18"/>
          <w:szCs w:val="18"/>
          <w:u w:color="AF00DB"/>
          <w:rPrChange w:id="13729" w:author="梁元" w:date="2019-05-14T19:51:36Z">
            <w:rPr>
              <w:rFonts w:ascii="Monaco" w:hAnsi="Monaco" w:eastAsia="Calibri" w:cs="Calibri"/>
              <w:color w:val="AF00DB"/>
              <w:kern w:val="0"/>
              <w:sz w:val="18"/>
              <w:szCs w:val="18"/>
              <w:u w:color="AF00DB"/>
            </w:rPr>
          </w:rPrChange>
          <w14:textFill>
            <w14:solidFill>
              <w14:schemeClr w14:val="tx1"/>
            </w14:solidFill>
          </w14:textFill>
        </w:rPr>
        <w:t>export</w:t>
      </w:r>
      <w:r>
        <w:rPr>
          <w:rFonts w:ascii="Monaco" w:hAnsi="Monaco" w:eastAsia="Calibri" w:cs="Calibri"/>
          <w:color w:val="000000" w:themeColor="text1"/>
          <w:kern w:val="0"/>
          <w:sz w:val="18"/>
          <w:szCs w:val="18"/>
          <w:rPrChange w:id="13730"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AF00DB"/>
          <w:rPrChange w:id="13731" w:author="梁元" w:date="2019-05-14T19:51:36Z">
            <w:rPr>
              <w:rFonts w:ascii="Monaco" w:hAnsi="Monaco" w:eastAsia="Calibri" w:cs="Calibri"/>
              <w:color w:val="AF00DB"/>
              <w:kern w:val="0"/>
              <w:sz w:val="18"/>
              <w:szCs w:val="18"/>
              <w:u w:color="AF00DB"/>
            </w:rPr>
          </w:rPrChange>
          <w14:textFill>
            <w14:solidFill>
              <w14:schemeClr w14:val="tx1"/>
            </w14:solidFill>
          </w14:textFill>
        </w:rPr>
        <w:t>default</w:t>
      </w:r>
      <w:r>
        <w:rPr>
          <w:rFonts w:ascii="Monaco" w:hAnsi="Monaco" w:eastAsia="Calibri" w:cs="Calibri"/>
          <w:color w:val="000000" w:themeColor="text1"/>
          <w:kern w:val="0"/>
          <w:sz w:val="18"/>
          <w:szCs w:val="18"/>
          <w:rPrChange w:id="13732"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0000FF"/>
          <w:rPrChange w:id="13733" w:author="梁元" w:date="2019-05-14T19:51:36Z">
            <w:rPr>
              <w:rFonts w:ascii="Monaco" w:hAnsi="Monaco" w:eastAsia="Calibri" w:cs="Calibri"/>
              <w:color w:val="0000FF"/>
              <w:kern w:val="0"/>
              <w:sz w:val="18"/>
              <w:szCs w:val="18"/>
              <w:u w:color="0000FF"/>
            </w:rPr>
          </w:rPrChange>
          <w14:textFill>
            <w14:solidFill>
              <w14:schemeClr w14:val="tx1"/>
            </w14:solidFill>
          </w14:textFill>
        </w:rPr>
        <w:t>new</w:t>
      </w:r>
      <w:r>
        <w:rPr>
          <w:rFonts w:ascii="Monaco" w:hAnsi="Monaco" w:eastAsia="Calibri" w:cs="Calibri"/>
          <w:color w:val="000000" w:themeColor="text1"/>
          <w:kern w:val="0"/>
          <w:sz w:val="18"/>
          <w:szCs w:val="18"/>
          <w:rPrChange w:id="13734"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267F99"/>
          <w:rPrChange w:id="13735" w:author="梁元" w:date="2019-05-14T19:51:36Z">
            <w:rPr>
              <w:rFonts w:ascii="Monaco" w:hAnsi="Monaco" w:eastAsia="Calibri" w:cs="Calibri"/>
              <w:color w:val="267F99"/>
              <w:kern w:val="0"/>
              <w:sz w:val="18"/>
              <w:szCs w:val="18"/>
              <w:u w:color="267F99"/>
            </w:rPr>
          </w:rPrChange>
          <w14:textFill>
            <w14:solidFill>
              <w14:schemeClr w14:val="tx1"/>
            </w14:solidFill>
          </w14:textFill>
        </w:rPr>
        <w:t>Vuex</w:t>
      </w:r>
      <w:r>
        <w:rPr>
          <w:rFonts w:ascii="Monaco" w:hAnsi="Monaco" w:eastAsia="Calibri" w:cs="Calibri"/>
          <w:color w:val="000000" w:themeColor="text1"/>
          <w:kern w:val="0"/>
          <w:sz w:val="18"/>
          <w:szCs w:val="18"/>
          <w:rPrChange w:id="13736" w:author="梁元" w:date="2019-05-14T19:51:36Z">
            <w:rPr>
              <w:rFonts w:ascii="Monaco" w:hAnsi="Monaco" w:eastAsia="Calibri" w:cs="Calibri"/>
              <w:kern w:val="0"/>
              <w:sz w:val="18"/>
              <w:szCs w:val="18"/>
            </w:rPr>
          </w:rPrChange>
          <w14:textFill>
            <w14:solidFill>
              <w14:schemeClr w14:val="tx1"/>
            </w14:solidFill>
          </w14:textFill>
        </w:rPr>
        <w:t>.</w:t>
      </w:r>
      <w:r>
        <w:rPr>
          <w:rFonts w:ascii="Monaco" w:hAnsi="Monaco" w:eastAsia="Calibri" w:cs="Calibri"/>
          <w:color w:val="000000" w:themeColor="text1"/>
          <w:kern w:val="0"/>
          <w:sz w:val="18"/>
          <w:szCs w:val="18"/>
          <w:u w:color="267F99"/>
          <w:rPrChange w:id="13737" w:author="梁元" w:date="2019-05-14T19:51:36Z">
            <w:rPr>
              <w:rFonts w:ascii="Monaco" w:hAnsi="Monaco" w:eastAsia="Calibri" w:cs="Calibri"/>
              <w:color w:val="267F99"/>
              <w:kern w:val="0"/>
              <w:sz w:val="18"/>
              <w:szCs w:val="18"/>
              <w:u w:color="267F99"/>
            </w:rPr>
          </w:rPrChange>
          <w14:textFill>
            <w14:solidFill>
              <w14:schemeClr w14:val="tx1"/>
            </w14:solidFill>
          </w14:textFill>
        </w:rPr>
        <w:t>Store</w:t>
      </w:r>
      <w:r>
        <w:rPr>
          <w:rFonts w:ascii="Monaco" w:hAnsi="Monaco" w:eastAsia="Calibri" w:cs="Calibri"/>
          <w:color w:val="000000" w:themeColor="text1"/>
          <w:kern w:val="0"/>
          <w:sz w:val="18"/>
          <w:szCs w:val="18"/>
          <w:rPrChange w:id="13738" w:author="梁元" w:date="2019-05-14T19:51:36Z">
            <w:rPr>
              <w:rFonts w:ascii="Monaco" w:hAnsi="Monaco" w:eastAsia="Calibri" w:cs="Calibri"/>
              <w:kern w:val="0"/>
              <w:sz w:val="18"/>
              <w:szCs w:val="18"/>
            </w:rPr>
          </w:rPrChange>
          <w14:textFill>
            <w14:solidFill>
              <w14:schemeClr w14:val="tx1"/>
            </w14:solidFill>
          </w14:textFill>
        </w:rPr>
        <w:t>({</w:t>
      </w:r>
    </w:p>
    <w:p>
      <w:pPr>
        <w:shd w:val="clear" w:color="auto" w:fill="FFFFFF"/>
        <w:spacing w:line="240" w:lineRule="auto"/>
        <w:ind w:firstLine="360" w:firstLineChars="200"/>
        <w:rPr>
          <w:rFonts w:ascii="Monaco" w:hAnsi="Monaco" w:eastAsia="Monaco" w:cs="Monaco"/>
          <w:color w:val="000000" w:themeColor="text1"/>
          <w:kern w:val="0"/>
          <w:sz w:val="18"/>
          <w:szCs w:val="18"/>
          <w:rPrChange w:id="13740" w:author="梁元" w:date="2019-05-14T19:51:36Z">
            <w:rPr>
              <w:rFonts w:ascii="Monaco" w:hAnsi="Monaco" w:eastAsia="Monaco" w:cs="Monaco"/>
              <w:kern w:val="0"/>
              <w:sz w:val="18"/>
              <w:szCs w:val="18"/>
            </w:rPr>
          </w:rPrChange>
          <w14:textFill>
            <w14:solidFill>
              <w14:schemeClr w14:val="tx1"/>
            </w14:solidFill>
          </w14:textFill>
        </w:rPr>
        <w:pPrChange w:id="13739" w:author="冷雪凝" w:date="2019-05-14T12:21:32Z">
          <w:pPr>
            <w:shd w:val="clear" w:color="auto" w:fill="FFFFFF"/>
            <w:spacing w:line="270" w:lineRule="atLeast"/>
          </w:pPr>
        </w:pPrChange>
      </w:pPr>
      <w:r>
        <w:rPr>
          <w:rFonts w:ascii="Monaco" w:hAnsi="Monaco" w:eastAsia="Calibri" w:cs="Calibri"/>
          <w:color w:val="000000" w:themeColor="text1"/>
          <w:kern w:val="0"/>
          <w:sz w:val="18"/>
          <w:szCs w:val="18"/>
          <w:rPrChange w:id="13741"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rPrChange w:id="13742"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rPrChange w:id="13743"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u w:color="001080"/>
          <w:rPrChange w:id="13744" w:author="梁元" w:date="2019-05-14T19:51:36Z">
            <w:rPr>
              <w:rFonts w:ascii="Monaco" w:hAnsi="Monaco" w:eastAsia="Calibri" w:cs="Calibri"/>
              <w:color w:val="001080"/>
              <w:kern w:val="0"/>
              <w:sz w:val="18"/>
              <w:szCs w:val="18"/>
              <w:u w:color="001080"/>
            </w:rPr>
          </w:rPrChange>
          <w14:textFill>
            <w14:solidFill>
              <w14:schemeClr w14:val="tx1"/>
            </w14:solidFill>
          </w14:textFill>
        </w:rPr>
        <w:t>state:</w:t>
      </w:r>
      <w:r>
        <w:rPr>
          <w:rFonts w:ascii="Monaco" w:hAnsi="Monaco" w:eastAsia="Calibri" w:cs="Calibri"/>
          <w:color w:val="000000" w:themeColor="text1"/>
          <w:kern w:val="0"/>
          <w:sz w:val="18"/>
          <w:szCs w:val="18"/>
          <w:rPrChange w:id="13745" w:author="梁元" w:date="2019-05-14T19:51:36Z">
            <w:rPr>
              <w:rFonts w:ascii="Monaco" w:hAnsi="Monaco" w:eastAsia="Calibri" w:cs="Calibri"/>
              <w:kern w:val="0"/>
              <w:sz w:val="18"/>
              <w:szCs w:val="18"/>
            </w:rPr>
          </w:rPrChange>
          <w14:textFill>
            <w14:solidFill>
              <w14:schemeClr w14:val="tx1"/>
            </w14:solidFill>
          </w14:textFill>
        </w:rPr>
        <w:t xml:space="preserve"> { </w:t>
      </w:r>
      <w:r>
        <w:rPr>
          <w:rFonts w:ascii="Monaco" w:hAnsi="Monaco" w:eastAsia="Calibri" w:cs="Calibri"/>
          <w:color w:val="000000" w:themeColor="text1"/>
          <w:kern w:val="0"/>
          <w:sz w:val="18"/>
          <w:szCs w:val="18"/>
          <w:u w:color="001080"/>
          <w:rPrChange w:id="13746" w:author="梁元" w:date="2019-05-14T19:51:36Z">
            <w:rPr>
              <w:rFonts w:ascii="Monaco" w:hAnsi="Monaco" w:eastAsia="Calibri" w:cs="Calibri"/>
              <w:color w:val="001080"/>
              <w:kern w:val="0"/>
              <w:sz w:val="18"/>
              <w:szCs w:val="18"/>
              <w:u w:color="001080"/>
            </w:rPr>
          </w:rPrChange>
          <w14:textFill>
            <w14:solidFill>
              <w14:schemeClr w14:val="tx1"/>
            </w14:solidFill>
          </w14:textFill>
        </w:rPr>
        <w:t>userInfor :</w:t>
      </w:r>
      <w:r>
        <w:rPr>
          <w:rFonts w:ascii="Monaco" w:hAnsi="Monaco" w:eastAsia="Calibri" w:cs="Calibri"/>
          <w:color w:val="000000" w:themeColor="text1"/>
          <w:kern w:val="0"/>
          <w:sz w:val="18"/>
          <w:szCs w:val="18"/>
          <w:rPrChange w:id="13747"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A31515"/>
          <w:rPrChange w:id="13748" w:author="梁元" w:date="2019-05-14T19:51:36Z">
            <w:rPr>
              <w:rFonts w:ascii="Monaco" w:hAnsi="Monaco" w:eastAsia="Calibri" w:cs="Calibri"/>
              <w:color w:val="A31515"/>
              <w:kern w:val="0"/>
              <w:sz w:val="18"/>
              <w:szCs w:val="18"/>
              <w:u w:color="A31515"/>
            </w:rPr>
          </w:rPrChange>
          <w14:textFill>
            <w14:solidFill>
              <w14:schemeClr w14:val="tx1"/>
            </w14:solidFill>
          </w14:textFill>
        </w:rPr>
        <w:t>''</w:t>
      </w:r>
      <w:r>
        <w:rPr>
          <w:rFonts w:ascii="Monaco" w:hAnsi="Monaco" w:eastAsia="Calibri" w:cs="Calibri"/>
          <w:color w:val="000000" w:themeColor="text1"/>
          <w:kern w:val="0"/>
          <w:sz w:val="18"/>
          <w:szCs w:val="18"/>
          <w:rPrChange w:id="13749" w:author="梁元" w:date="2019-05-14T19:51:36Z">
            <w:rPr>
              <w:rFonts w:ascii="Monaco" w:hAnsi="Monaco" w:eastAsia="Calibri" w:cs="Calibri"/>
              <w:kern w:val="0"/>
              <w:sz w:val="18"/>
              <w:szCs w:val="18"/>
            </w:rPr>
          </w:rPrChange>
          <w14:textFill>
            <w14:solidFill>
              <w14:schemeClr w14:val="tx1"/>
            </w14:solidFill>
          </w14:textFill>
        </w:rPr>
        <w:t xml:space="preserve"> },</w:t>
      </w:r>
    </w:p>
    <w:p>
      <w:pPr>
        <w:shd w:val="clear" w:color="auto" w:fill="FFFFFF"/>
        <w:spacing w:line="240" w:lineRule="auto"/>
        <w:ind w:firstLine="360" w:firstLineChars="200"/>
        <w:rPr>
          <w:rFonts w:ascii="Monaco" w:hAnsi="Monaco" w:eastAsia="Monaco" w:cs="Monaco"/>
          <w:color w:val="000000" w:themeColor="text1"/>
          <w:kern w:val="0"/>
          <w:sz w:val="18"/>
          <w:szCs w:val="18"/>
          <w:rPrChange w:id="13751" w:author="梁元" w:date="2019-05-14T19:51:36Z">
            <w:rPr>
              <w:rFonts w:ascii="Monaco" w:hAnsi="Monaco" w:eastAsia="Monaco" w:cs="Monaco"/>
              <w:kern w:val="0"/>
              <w:sz w:val="18"/>
              <w:szCs w:val="18"/>
            </w:rPr>
          </w:rPrChange>
          <w14:textFill>
            <w14:solidFill>
              <w14:schemeClr w14:val="tx1"/>
            </w14:solidFill>
          </w14:textFill>
        </w:rPr>
        <w:pPrChange w:id="13750" w:author="冷雪凝" w:date="2019-05-14T12:21:32Z">
          <w:pPr>
            <w:shd w:val="clear" w:color="auto" w:fill="FFFFFF"/>
            <w:spacing w:line="270" w:lineRule="atLeast"/>
          </w:pPr>
        </w:pPrChange>
      </w:pPr>
      <w:r>
        <w:rPr>
          <w:rFonts w:ascii="Monaco" w:hAnsi="Monaco" w:eastAsia="Calibri" w:cs="Calibri"/>
          <w:color w:val="000000" w:themeColor="text1"/>
          <w:kern w:val="0"/>
          <w:sz w:val="18"/>
          <w:szCs w:val="18"/>
          <w:rPrChange w:id="13752"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rPrChange w:id="13753"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rPrChange w:id="13754"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u w:color="001080"/>
          <w:rPrChange w:id="13755" w:author="梁元" w:date="2019-05-14T19:51:36Z">
            <w:rPr>
              <w:rFonts w:ascii="Monaco" w:hAnsi="Monaco" w:eastAsia="Calibri" w:cs="Calibri"/>
              <w:color w:val="001080"/>
              <w:kern w:val="0"/>
              <w:sz w:val="18"/>
              <w:szCs w:val="18"/>
              <w:u w:color="001080"/>
            </w:rPr>
          </w:rPrChange>
          <w14:textFill>
            <w14:solidFill>
              <w14:schemeClr w14:val="tx1"/>
            </w14:solidFill>
          </w14:textFill>
        </w:rPr>
        <w:t>getters:</w:t>
      </w:r>
      <w:r>
        <w:rPr>
          <w:rFonts w:ascii="Monaco" w:hAnsi="Monaco" w:eastAsia="Calibri" w:cs="Calibri"/>
          <w:color w:val="000000" w:themeColor="text1"/>
          <w:kern w:val="0"/>
          <w:sz w:val="18"/>
          <w:szCs w:val="18"/>
          <w:rPrChange w:id="13756" w:author="梁元" w:date="2019-05-14T19:51:36Z">
            <w:rPr>
              <w:rFonts w:ascii="Monaco" w:hAnsi="Monaco" w:eastAsia="Calibri" w:cs="Calibri"/>
              <w:kern w:val="0"/>
              <w:sz w:val="18"/>
              <w:szCs w:val="18"/>
            </w:rPr>
          </w:rPrChange>
          <w14:textFill>
            <w14:solidFill>
              <w14:schemeClr w14:val="tx1"/>
            </w14:solidFill>
          </w14:textFill>
        </w:rPr>
        <w:t xml:space="preserve"> {</w:t>
      </w:r>
    </w:p>
    <w:p>
      <w:pPr>
        <w:widowControl/>
        <w:shd w:val="clear" w:color="auto" w:fill="FFFFFF"/>
        <w:spacing w:line="240" w:lineRule="auto"/>
        <w:ind w:firstLine="360" w:firstLineChars="200"/>
        <w:jc w:val="left"/>
        <w:rPr>
          <w:rFonts w:ascii="Monaco" w:hAnsi="Monaco" w:eastAsia="Monaco" w:cs="Monaco"/>
          <w:color w:val="000000" w:themeColor="text1"/>
          <w:kern w:val="0"/>
          <w:sz w:val="18"/>
          <w:szCs w:val="18"/>
          <w:rPrChange w:id="13758" w:author="梁元" w:date="2019-05-14T19:51:36Z">
            <w:rPr>
              <w:rFonts w:ascii="Monaco" w:hAnsi="Monaco" w:eastAsia="Monaco" w:cs="Monaco"/>
              <w:kern w:val="0"/>
              <w:sz w:val="18"/>
              <w:szCs w:val="18"/>
            </w:rPr>
          </w:rPrChange>
          <w14:textFill>
            <w14:solidFill>
              <w14:schemeClr w14:val="tx1"/>
            </w14:solidFill>
          </w14:textFill>
        </w:rPr>
        <w:pPrChange w:id="13757" w:author="冷雪凝" w:date="2019-05-14T12:21:32Z">
          <w:pPr>
            <w:widowControl/>
            <w:shd w:val="clear" w:color="auto" w:fill="FFFFFF"/>
            <w:spacing w:line="270" w:lineRule="atLeast"/>
            <w:jc w:val="left"/>
          </w:pPr>
        </w:pPrChange>
      </w:pPr>
      <w:r>
        <w:rPr>
          <w:rFonts w:ascii="Monaco" w:hAnsi="Monaco" w:eastAsia="Calibri" w:cs="Calibri"/>
          <w:color w:val="000000" w:themeColor="text1"/>
          <w:kern w:val="0"/>
          <w:sz w:val="18"/>
          <w:szCs w:val="18"/>
          <w:rPrChange w:id="13759"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rPrChange w:id="13760"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rPrChange w:id="13761"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u w:color="001080"/>
          <w:rPrChange w:id="13762" w:author="梁元" w:date="2019-05-14T19:51:36Z">
            <w:rPr>
              <w:rFonts w:ascii="Monaco" w:hAnsi="Monaco" w:eastAsia="Calibri" w:cs="Calibri"/>
              <w:color w:val="001080"/>
              <w:kern w:val="0"/>
              <w:sz w:val="18"/>
              <w:szCs w:val="18"/>
              <w:u w:color="001080"/>
            </w:rPr>
          </w:rPrChange>
          <w14:textFill>
            <w14:solidFill>
              <w14:schemeClr w14:val="tx1"/>
            </w14:solidFill>
          </w14:textFill>
        </w:rPr>
        <w:t>GetUserInfor:</w:t>
      </w:r>
      <w:r>
        <w:rPr>
          <w:rFonts w:ascii="Monaco" w:hAnsi="Monaco" w:eastAsia="Calibri" w:cs="Calibri"/>
          <w:color w:val="000000" w:themeColor="text1"/>
          <w:kern w:val="0"/>
          <w:sz w:val="18"/>
          <w:szCs w:val="18"/>
          <w:rPrChange w:id="13763" w:author="梁元" w:date="2019-05-14T19:51:36Z">
            <w:rPr>
              <w:rFonts w:ascii="Monaco" w:hAnsi="Monaco" w:eastAsia="Calibri" w:cs="Calibri"/>
              <w:kern w:val="0"/>
              <w:sz w:val="18"/>
              <w:szCs w:val="18"/>
            </w:rPr>
          </w:rPrChange>
          <w14:textFill>
            <w14:solidFill>
              <w14:schemeClr w14:val="tx1"/>
            </w14:solidFill>
          </w14:textFill>
        </w:rPr>
        <w:t xml:space="preserve"> ( </w:t>
      </w:r>
      <w:r>
        <w:rPr>
          <w:rFonts w:ascii="Monaco" w:hAnsi="Monaco" w:eastAsia="Calibri" w:cs="Calibri"/>
          <w:color w:val="000000" w:themeColor="text1"/>
          <w:kern w:val="0"/>
          <w:sz w:val="18"/>
          <w:szCs w:val="18"/>
          <w:u w:color="001080"/>
          <w:rPrChange w:id="13764" w:author="梁元" w:date="2019-05-14T19:51:36Z">
            <w:rPr>
              <w:rFonts w:ascii="Monaco" w:hAnsi="Monaco" w:eastAsia="Calibri" w:cs="Calibri"/>
              <w:color w:val="001080"/>
              <w:kern w:val="0"/>
              <w:sz w:val="18"/>
              <w:szCs w:val="18"/>
              <w:u w:color="001080"/>
            </w:rPr>
          </w:rPrChange>
          <w14:textFill>
            <w14:solidFill>
              <w14:schemeClr w14:val="tx1"/>
            </w14:solidFill>
          </w14:textFill>
        </w:rPr>
        <w:t>state</w:t>
      </w:r>
      <w:r>
        <w:rPr>
          <w:rFonts w:ascii="Monaco" w:hAnsi="Monaco" w:eastAsia="Calibri" w:cs="Calibri"/>
          <w:color w:val="000000" w:themeColor="text1"/>
          <w:kern w:val="0"/>
          <w:sz w:val="18"/>
          <w:szCs w:val="18"/>
          <w:rPrChange w:id="13765" w:author="梁元" w:date="2019-05-14T19:51:36Z">
            <w:rPr>
              <w:rFonts w:ascii="Monaco" w:hAnsi="Monaco" w:eastAsia="Calibri" w:cs="Calibri"/>
              <w:kern w:val="0"/>
              <w:sz w:val="18"/>
              <w:szCs w:val="18"/>
            </w:rPr>
          </w:rPrChange>
          <w14:textFill>
            <w14:solidFill>
              <w14:schemeClr w14:val="tx1"/>
            </w14:solidFill>
          </w14:textFill>
        </w:rPr>
        <w:t xml:space="preserve"> ) </w:t>
      </w:r>
      <w:r>
        <w:rPr>
          <w:rFonts w:ascii="Monaco" w:hAnsi="Monaco" w:eastAsia="Calibri" w:cs="Calibri"/>
          <w:color w:val="000000" w:themeColor="text1"/>
          <w:kern w:val="0"/>
          <w:sz w:val="18"/>
          <w:szCs w:val="18"/>
          <w:u w:color="0000FF"/>
          <w:rPrChange w:id="13766" w:author="梁元" w:date="2019-05-14T19:51:36Z">
            <w:rPr>
              <w:rFonts w:ascii="Monaco" w:hAnsi="Monaco" w:eastAsia="Calibri" w:cs="Calibri"/>
              <w:color w:val="0000FF"/>
              <w:kern w:val="0"/>
              <w:sz w:val="18"/>
              <w:szCs w:val="18"/>
              <w:u w:color="0000FF"/>
            </w:rPr>
          </w:rPrChange>
          <w14:textFill>
            <w14:solidFill>
              <w14:schemeClr w14:val="tx1"/>
            </w14:solidFill>
          </w14:textFill>
        </w:rPr>
        <w:t>=&gt;</w:t>
      </w:r>
      <w:r>
        <w:rPr>
          <w:rFonts w:ascii="Monaco" w:hAnsi="Monaco" w:eastAsia="Calibri" w:cs="Calibri"/>
          <w:color w:val="000000" w:themeColor="text1"/>
          <w:kern w:val="0"/>
          <w:sz w:val="18"/>
          <w:szCs w:val="18"/>
          <w:rPrChange w:id="13767" w:author="梁元" w:date="2019-05-14T19:51:36Z">
            <w:rPr>
              <w:rFonts w:ascii="Monaco" w:hAnsi="Monaco" w:eastAsia="Calibri" w:cs="Calibri"/>
              <w:kern w:val="0"/>
              <w:sz w:val="18"/>
              <w:szCs w:val="18"/>
            </w:rPr>
          </w:rPrChange>
          <w14:textFill>
            <w14:solidFill>
              <w14:schemeClr w14:val="tx1"/>
            </w14:solidFill>
          </w14:textFill>
        </w:rPr>
        <w:t xml:space="preserve"> {</w:t>
      </w:r>
    </w:p>
    <w:p>
      <w:pPr>
        <w:shd w:val="clear" w:color="auto" w:fill="FFFFFF"/>
        <w:spacing w:line="240" w:lineRule="auto"/>
        <w:ind w:firstLine="360" w:firstLineChars="200"/>
        <w:rPr>
          <w:rFonts w:ascii="宋体" w:hAnsi="宋体" w:eastAsia="宋体" w:cs="宋体"/>
          <w:color w:val="000000" w:themeColor="text1"/>
          <w:kern w:val="0"/>
          <w:sz w:val="18"/>
          <w:szCs w:val="18"/>
          <w:rPrChange w:id="13769" w:author="梁元" w:date="2019-05-14T19:51:36Z">
            <w:rPr>
              <w:rFonts w:ascii="宋体" w:hAnsi="宋体" w:eastAsia="宋体" w:cs="宋体"/>
              <w:kern w:val="0"/>
              <w:sz w:val="18"/>
              <w:szCs w:val="18"/>
            </w:rPr>
          </w:rPrChange>
          <w14:textFill>
            <w14:solidFill>
              <w14:schemeClr w14:val="tx1"/>
            </w14:solidFill>
          </w14:textFill>
        </w:rPr>
        <w:pPrChange w:id="13768" w:author="冷雪凝" w:date="2019-05-14T12:21:32Z">
          <w:pPr>
            <w:shd w:val="clear" w:color="auto" w:fill="FFFFFF"/>
            <w:spacing w:line="270" w:lineRule="atLeast"/>
          </w:pPr>
        </w:pPrChange>
      </w:pPr>
      <w:r>
        <w:rPr>
          <w:rFonts w:ascii="Monaco" w:hAnsi="Monaco" w:eastAsia="Monaco" w:cs="Monaco"/>
          <w:color w:val="000000" w:themeColor="text1"/>
          <w:kern w:val="0"/>
          <w:sz w:val="18"/>
          <w:szCs w:val="18"/>
          <w:rPrChange w:id="13770" w:author="梁元" w:date="2019-05-14T19:51:36Z">
            <w:rPr>
              <w:rFonts w:ascii="Monaco" w:hAnsi="Monaco" w:eastAsia="Monaco" w:cs="Monaco"/>
              <w:kern w:val="0"/>
              <w:sz w:val="18"/>
              <w:szCs w:val="18"/>
            </w:rPr>
          </w:rPrChange>
          <w14:textFill>
            <w14:solidFill>
              <w14:schemeClr w14:val="tx1"/>
            </w14:solidFill>
          </w14:textFill>
        </w:rPr>
        <w:tab/>
      </w:r>
      <w:r>
        <w:rPr>
          <w:rFonts w:ascii="Monaco" w:hAnsi="Monaco" w:eastAsia="Monaco" w:cs="Monaco"/>
          <w:color w:val="000000" w:themeColor="text1"/>
          <w:kern w:val="0"/>
          <w:sz w:val="18"/>
          <w:szCs w:val="18"/>
          <w:rPrChange w:id="13771" w:author="梁元" w:date="2019-05-14T19:51:36Z">
            <w:rPr>
              <w:rFonts w:ascii="Monaco" w:hAnsi="Monaco" w:eastAsia="Monaco" w:cs="Monaco"/>
              <w:kern w:val="0"/>
              <w:sz w:val="18"/>
              <w:szCs w:val="18"/>
            </w:rPr>
          </w:rPrChange>
          <w14:textFill>
            <w14:solidFill>
              <w14:schemeClr w14:val="tx1"/>
            </w14:solidFill>
          </w14:textFill>
        </w:rPr>
        <w:tab/>
      </w:r>
      <w:r>
        <w:rPr>
          <w:rFonts w:ascii="Monaco" w:hAnsi="Monaco" w:eastAsia="Monaco" w:cs="Monaco"/>
          <w:color w:val="000000" w:themeColor="text1"/>
          <w:kern w:val="0"/>
          <w:sz w:val="18"/>
          <w:szCs w:val="18"/>
          <w:rPrChange w:id="13772" w:author="梁元" w:date="2019-05-14T19:51:36Z">
            <w:rPr>
              <w:rFonts w:ascii="Monaco" w:hAnsi="Monaco" w:eastAsia="Monaco" w:cs="Monaco"/>
              <w:kern w:val="0"/>
              <w:sz w:val="18"/>
              <w:szCs w:val="18"/>
            </w:rPr>
          </w:rPrChange>
          <w14:textFill>
            <w14:solidFill>
              <w14:schemeClr w14:val="tx1"/>
            </w14:solidFill>
          </w14:textFill>
        </w:rPr>
        <w:tab/>
      </w:r>
      <w:r>
        <w:rPr>
          <w:rFonts w:ascii="Monaco" w:hAnsi="Monaco" w:eastAsia="Monaco" w:cs="Monaco"/>
          <w:color w:val="000000" w:themeColor="text1"/>
          <w:kern w:val="0"/>
          <w:sz w:val="18"/>
          <w:szCs w:val="18"/>
          <w:rPrChange w:id="13773" w:author="梁元" w:date="2019-05-14T19:51:36Z">
            <w:rPr>
              <w:rFonts w:ascii="Monaco" w:hAnsi="Monaco" w:eastAsia="Monaco" w:cs="Monaco"/>
              <w:kern w:val="0"/>
              <w:sz w:val="18"/>
              <w:szCs w:val="18"/>
            </w:rPr>
          </w:rPrChange>
          <w14:textFill>
            <w14:solidFill>
              <w14:schemeClr w14:val="tx1"/>
            </w14:solidFill>
          </w14:textFill>
        </w:rPr>
        <w:tab/>
      </w:r>
      <w:r>
        <w:rPr>
          <w:rFonts w:ascii="Monaco" w:hAnsi="Monaco" w:eastAsia="Monaco" w:cs="Monaco"/>
          <w:color w:val="000000" w:themeColor="text1"/>
          <w:kern w:val="0"/>
          <w:sz w:val="18"/>
          <w:szCs w:val="18"/>
          <w:rPrChange w:id="13774" w:author="梁元" w:date="2019-05-14T19:51:36Z">
            <w:rPr>
              <w:rFonts w:ascii="Monaco" w:hAnsi="Monaco" w:eastAsia="Monaco" w:cs="Monaco"/>
              <w:kern w:val="0"/>
              <w:sz w:val="18"/>
              <w:szCs w:val="18"/>
            </w:rPr>
          </w:rPrChange>
          <w14:textFill>
            <w14:solidFill>
              <w14:schemeClr w14:val="tx1"/>
            </w14:solidFill>
          </w14:textFill>
        </w:rPr>
        <w:t xml:space="preserve">return </w:t>
      </w:r>
      <w:r>
        <w:rPr>
          <w:rFonts w:ascii="Monaco" w:hAnsi="Monaco" w:eastAsia="Calibri" w:cs="Calibri"/>
          <w:color w:val="000000" w:themeColor="text1"/>
          <w:kern w:val="0"/>
          <w:sz w:val="18"/>
          <w:szCs w:val="18"/>
          <w:u w:color="001080"/>
          <w:rPrChange w:id="13775" w:author="梁元" w:date="2019-05-14T19:51:36Z">
            <w:rPr>
              <w:rFonts w:ascii="Monaco" w:hAnsi="Monaco" w:eastAsia="Calibri" w:cs="Calibri"/>
              <w:color w:val="001080"/>
              <w:kern w:val="0"/>
              <w:sz w:val="18"/>
              <w:szCs w:val="18"/>
              <w:u w:color="001080"/>
            </w:rPr>
          </w:rPrChange>
          <w14:textFill>
            <w14:solidFill>
              <w14:schemeClr w14:val="tx1"/>
            </w14:solidFill>
          </w14:textFill>
        </w:rPr>
        <w:t>state</w:t>
      </w:r>
      <w:r>
        <w:rPr>
          <w:rFonts w:ascii="Monaco" w:hAnsi="Monaco" w:eastAsia="Calibri" w:cs="Calibri"/>
          <w:color w:val="000000" w:themeColor="text1"/>
          <w:kern w:val="0"/>
          <w:sz w:val="18"/>
          <w:szCs w:val="18"/>
          <w:rPrChange w:id="13776" w:author="梁元" w:date="2019-05-14T19:51:36Z">
            <w:rPr>
              <w:rFonts w:ascii="Monaco" w:hAnsi="Monaco" w:eastAsia="Calibri" w:cs="Calibri"/>
              <w:kern w:val="0"/>
              <w:sz w:val="18"/>
              <w:szCs w:val="18"/>
            </w:rPr>
          </w:rPrChange>
          <w14:textFill>
            <w14:solidFill>
              <w14:schemeClr w14:val="tx1"/>
            </w14:solidFill>
          </w14:textFill>
        </w:rPr>
        <w:t>.</w:t>
      </w:r>
      <w:r>
        <w:rPr>
          <w:rFonts w:ascii="Monaco" w:hAnsi="Monaco" w:eastAsia="Calibri" w:cs="Calibri"/>
          <w:color w:val="000000" w:themeColor="text1"/>
          <w:kern w:val="0"/>
          <w:sz w:val="18"/>
          <w:szCs w:val="18"/>
          <w:u w:color="001080"/>
          <w:rPrChange w:id="13777" w:author="梁元" w:date="2019-05-14T19:51:36Z">
            <w:rPr>
              <w:rFonts w:ascii="Monaco" w:hAnsi="Monaco" w:eastAsia="Calibri" w:cs="Calibri"/>
              <w:color w:val="001080"/>
              <w:kern w:val="0"/>
              <w:sz w:val="18"/>
              <w:szCs w:val="18"/>
              <w:u w:color="001080"/>
            </w:rPr>
          </w:rPrChange>
          <w14:textFill>
            <w14:solidFill>
              <w14:schemeClr w14:val="tx1"/>
            </w14:solidFill>
          </w14:textFill>
        </w:rPr>
        <w:t>userInfor</w:t>
      </w:r>
    </w:p>
    <w:p>
      <w:pPr>
        <w:widowControl/>
        <w:shd w:val="clear" w:color="auto" w:fill="FFFFFF"/>
        <w:spacing w:line="240" w:lineRule="auto"/>
        <w:ind w:left="840" w:firstLine="360" w:firstLineChars="200"/>
        <w:jc w:val="left"/>
        <w:rPr>
          <w:rFonts w:ascii="Monaco" w:hAnsi="Monaco" w:eastAsia="Monaco" w:cs="Monaco"/>
          <w:color w:val="000000" w:themeColor="text1"/>
          <w:kern w:val="0"/>
          <w:sz w:val="18"/>
          <w:szCs w:val="18"/>
          <w:rPrChange w:id="13779" w:author="梁元" w:date="2019-05-14T19:51:36Z">
            <w:rPr>
              <w:rFonts w:ascii="Monaco" w:hAnsi="Monaco" w:eastAsia="Monaco" w:cs="Monaco"/>
              <w:kern w:val="0"/>
              <w:sz w:val="18"/>
              <w:szCs w:val="18"/>
            </w:rPr>
          </w:rPrChange>
          <w14:textFill>
            <w14:solidFill>
              <w14:schemeClr w14:val="tx1"/>
            </w14:solidFill>
          </w14:textFill>
        </w:rPr>
        <w:pPrChange w:id="13778" w:author="冷雪凝" w:date="2019-05-14T12:21:32Z">
          <w:pPr>
            <w:widowControl/>
            <w:shd w:val="clear" w:color="auto" w:fill="FFFFFF"/>
            <w:spacing w:line="270" w:lineRule="atLeast"/>
            <w:ind w:left="840" w:firstLine="420"/>
            <w:jc w:val="left"/>
          </w:pPr>
        </w:pPrChange>
      </w:pPr>
      <w:r>
        <w:rPr>
          <w:rFonts w:ascii="Monaco" w:hAnsi="Monaco" w:eastAsia="Calibri" w:cs="Calibri"/>
          <w:color w:val="000000" w:themeColor="text1"/>
          <w:kern w:val="0"/>
          <w:sz w:val="18"/>
          <w:szCs w:val="18"/>
          <w:rPrChange w:id="13780" w:author="梁元" w:date="2019-05-14T19:51:36Z">
            <w:rPr>
              <w:rFonts w:ascii="Monaco" w:hAnsi="Monaco" w:eastAsia="Calibri" w:cs="Calibri"/>
              <w:kern w:val="0"/>
              <w:sz w:val="18"/>
              <w:szCs w:val="18"/>
            </w:rPr>
          </w:rPrChange>
          <w14:textFill>
            <w14:solidFill>
              <w14:schemeClr w14:val="tx1"/>
            </w14:solidFill>
          </w14:textFill>
        </w:rPr>
        <w:t>},</w:t>
      </w:r>
    </w:p>
    <w:p>
      <w:pPr>
        <w:widowControl/>
        <w:shd w:val="clear" w:color="auto" w:fill="FFFFFF"/>
        <w:spacing w:line="240" w:lineRule="auto"/>
        <w:ind w:left="420" w:firstLine="360" w:firstLineChars="200"/>
        <w:jc w:val="left"/>
        <w:rPr>
          <w:rFonts w:ascii="Monaco" w:hAnsi="Monaco" w:eastAsia="Monaco" w:cs="Monaco"/>
          <w:color w:val="000000" w:themeColor="text1"/>
          <w:kern w:val="0"/>
          <w:sz w:val="18"/>
          <w:szCs w:val="18"/>
          <w:rPrChange w:id="13782" w:author="梁元" w:date="2019-05-14T19:51:36Z">
            <w:rPr>
              <w:rFonts w:ascii="Monaco" w:hAnsi="Monaco" w:eastAsia="Monaco" w:cs="Monaco"/>
              <w:kern w:val="0"/>
              <w:sz w:val="18"/>
              <w:szCs w:val="18"/>
            </w:rPr>
          </w:rPrChange>
          <w14:textFill>
            <w14:solidFill>
              <w14:schemeClr w14:val="tx1"/>
            </w14:solidFill>
          </w14:textFill>
        </w:rPr>
        <w:pPrChange w:id="13781" w:author="冷雪凝" w:date="2019-05-14T12:21:32Z">
          <w:pPr>
            <w:widowControl/>
            <w:shd w:val="clear" w:color="auto" w:fill="FFFFFF"/>
            <w:spacing w:line="270" w:lineRule="atLeast"/>
            <w:ind w:left="420" w:firstLine="420"/>
            <w:jc w:val="left"/>
          </w:pPr>
        </w:pPrChange>
      </w:pPr>
      <w:r>
        <w:rPr>
          <w:rFonts w:ascii="Monaco" w:hAnsi="Monaco" w:eastAsia="Calibri" w:cs="Calibri"/>
          <w:color w:val="000000" w:themeColor="text1"/>
          <w:kern w:val="0"/>
          <w:sz w:val="18"/>
          <w:szCs w:val="18"/>
          <w:rPrChange w:id="13783" w:author="梁元" w:date="2019-05-14T19:51:36Z">
            <w:rPr>
              <w:rFonts w:ascii="Monaco" w:hAnsi="Monaco" w:eastAsia="Calibri" w:cs="Calibri"/>
              <w:kern w:val="0"/>
              <w:sz w:val="18"/>
              <w:szCs w:val="18"/>
            </w:rPr>
          </w:rPrChange>
          <w14:textFill>
            <w14:solidFill>
              <w14:schemeClr w14:val="tx1"/>
            </w14:solidFill>
          </w14:textFill>
        </w:rPr>
        <w:t>}</w:t>
      </w:r>
    </w:p>
    <w:p>
      <w:pPr>
        <w:widowControl/>
        <w:shd w:val="clear" w:color="auto" w:fill="FFFFFF"/>
        <w:spacing w:line="240" w:lineRule="auto"/>
        <w:ind w:left="420" w:firstLine="360" w:firstLineChars="200"/>
        <w:jc w:val="left"/>
        <w:rPr>
          <w:rFonts w:ascii="Monaco" w:hAnsi="Monaco" w:eastAsia="Monaco" w:cs="Monaco"/>
          <w:color w:val="000000" w:themeColor="text1"/>
          <w:kern w:val="0"/>
          <w:sz w:val="18"/>
          <w:szCs w:val="18"/>
          <w:rPrChange w:id="13785" w:author="梁元" w:date="2019-05-14T19:51:36Z">
            <w:rPr>
              <w:rFonts w:ascii="Monaco" w:hAnsi="Monaco" w:eastAsia="Monaco" w:cs="Monaco"/>
              <w:kern w:val="0"/>
              <w:sz w:val="18"/>
              <w:szCs w:val="18"/>
            </w:rPr>
          </w:rPrChange>
          <w14:textFill>
            <w14:solidFill>
              <w14:schemeClr w14:val="tx1"/>
            </w14:solidFill>
          </w14:textFill>
        </w:rPr>
        <w:pPrChange w:id="13784" w:author="冷雪凝" w:date="2019-05-14T12:21:32Z">
          <w:pPr>
            <w:widowControl/>
            <w:shd w:val="clear" w:color="auto" w:fill="FFFFFF"/>
            <w:spacing w:line="270" w:lineRule="atLeast"/>
            <w:ind w:left="420" w:firstLine="420"/>
            <w:jc w:val="left"/>
          </w:pPr>
        </w:pPrChange>
      </w:pPr>
      <w:r>
        <w:rPr>
          <w:rFonts w:ascii="Monaco" w:hAnsi="Monaco" w:eastAsia="Calibri" w:cs="Calibri"/>
          <w:color w:val="000000" w:themeColor="text1"/>
          <w:kern w:val="0"/>
          <w:sz w:val="18"/>
          <w:szCs w:val="18"/>
          <w:u w:color="001080"/>
          <w:rPrChange w:id="13786" w:author="梁元" w:date="2019-05-14T19:51:36Z">
            <w:rPr>
              <w:rFonts w:ascii="Monaco" w:hAnsi="Monaco" w:eastAsia="Calibri" w:cs="Calibri"/>
              <w:color w:val="001080"/>
              <w:kern w:val="0"/>
              <w:sz w:val="18"/>
              <w:szCs w:val="18"/>
              <w:u w:color="001080"/>
            </w:rPr>
          </w:rPrChange>
          <w14:textFill>
            <w14:solidFill>
              <w14:schemeClr w14:val="tx1"/>
            </w14:solidFill>
          </w14:textFill>
        </w:rPr>
        <w:t>mutations:</w:t>
      </w:r>
      <w:r>
        <w:rPr>
          <w:rFonts w:ascii="Monaco" w:hAnsi="Monaco" w:eastAsia="Calibri" w:cs="Calibri"/>
          <w:color w:val="000000" w:themeColor="text1"/>
          <w:kern w:val="0"/>
          <w:sz w:val="18"/>
          <w:szCs w:val="18"/>
          <w:rPrChange w:id="13787" w:author="梁元" w:date="2019-05-14T19:51:36Z">
            <w:rPr>
              <w:rFonts w:ascii="Monaco" w:hAnsi="Monaco" w:eastAsia="Calibri" w:cs="Calibri"/>
              <w:kern w:val="0"/>
              <w:sz w:val="18"/>
              <w:szCs w:val="18"/>
            </w:rPr>
          </w:rPrChange>
          <w14:textFill>
            <w14:solidFill>
              <w14:schemeClr w14:val="tx1"/>
            </w14:solidFill>
          </w14:textFill>
        </w:rPr>
        <w:t xml:space="preserve"> {</w:t>
      </w:r>
    </w:p>
    <w:p>
      <w:pPr>
        <w:shd w:val="clear" w:color="auto" w:fill="FFFFFF"/>
        <w:spacing w:line="240" w:lineRule="auto"/>
        <w:ind w:firstLine="360" w:firstLineChars="200"/>
        <w:rPr>
          <w:rFonts w:ascii="Monaco" w:hAnsi="Monaco" w:eastAsia="Monaco" w:cs="Monaco"/>
          <w:color w:val="000000" w:themeColor="text1"/>
          <w:kern w:val="0"/>
          <w:sz w:val="18"/>
          <w:szCs w:val="18"/>
          <w:rPrChange w:id="13789" w:author="梁元" w:date="2019-05-14T19:51:36Z">
            <w:rPr>
              <w:rFonts w:ascii="Monaco" w:hAnsi="Monaco" w:eastAsia="Monaco" w:cs="Monaco"/>
              <w:kern w:val="0"/>
              <w:sz w:val="18"/>
              <w:szCs w:val="18"/>
            </w:rPr>
          </w:rPrChange>
          <w14:textFill>
            <w14:solidFill>
              <w14:schemeClr w14:val="tx1"/>
            </w14:solidFill>
          </w14:textFill>
        </w:rPr>
        <w:pPrChange w:id="13788" w:author="冷雪凝" w:date="2019-05-14T12:21:32Z">
          <w:pPr>
            <w:shd w:val="clear" w:color="auto" w:fill="FFFFFF"/>
            <w:spacing w:line="270" w:lineRule="atLeast"/>
          </w:pPr>
        </w:pPrChange>
      </w:pPr>
      <w:r>
        <w:rPr>
          <w:rFonts w:ascii="Monaco" w:hAnsi="Monaco" w:eastAsia="Monaco" w:cs="Monaco"/>
          <w:color w:val="000000" w:themeColor="text1"/>
          <w:kern w:val="0"/>
          <w:sz w:val="18"/>
          <w:szCs w:val="18"/>
          <w:rPrChange w:id="13790" w:author="梁元" w:date="2019-05-14T19:51:36Z">
            <w:rPr>
              <w:rFonts w:ascii="Monaco" w:hAnsi="Monaco" w:eastAsia="Monaco" w:cs="Monaco"/>
              <w:kern w:val="0"/>
              <w:sz w:val="18"/>
              <w:szCs w:val="18"/>
            </w:rPr>
          </w:rPrChange>
          <w14:textFill>
            <w14:solidFill>
              <w14:schemeClr w14:val="tx1"/>
            </w14:solidFill>
          </w14:textFill>
        </w:rPr>
        <w:tab/>
      </w:r>
      <w:r>
        <w:rPr>
          <w:rFonts w:ascii="Monaco" w:hAnsi="Monaco" w:eastAsia="Monaco" w:cs="Monaco"/>
          <w:color w:val="000000" w:themeColor="text1"/>
          <w:kern w:val="0"/>
          <w:sz w:val="18"/>
          <w:szCs w:val="18"/>
          <w:rPrChange w:id="13791" w:author="梁元" w:date="2019-05-14T19:51:36Z">
            <w:rPr>
              <w:rFonts w:ascii="Monaco" w:hAnsi="Monaco" w:eastAsia="Monaco" w:cs="Monaco"/>
              <w:kern w:val="0"/>
              <w:sz w:val="18"/>
              <w:szCs w:val="18"/>
            </w:rPr>
          </w:rPrChange>
          <w14:textFill>
            <w14:solidFill>
              <w14:schemeClr w14:val="tx1"/>
            </w14:solidFill>
          </w14:textFill>
        </w:rPr>
        <w:tab/>
      </w:r>
      <w:r>
        <w:rPr>
          <w:rFonts w:ascii="Monaco" w:hAnsi="Monaco" w:eastAsia="Monaco" w:cs="Monaco"/>
          <w:color w:val="000000" w:themeColor="text1"/>
          <w:kern w:val="0"/>
          <w:sz w:val="18"/>
          <w:szCs w:val="18"/>
          <w:rPrChange w:id="13792" w:author="梁元" w:date="2019-05-14T19:51:36Z">
            <w:rPr>
              <w:rFonts w:ascii="Monaco" w:hAnsi="Monaco" w:eastAsia="Monaco" w:cs="Monaco"/>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u w:color="001080"/>
          <w:rPrChange w:id="13793" w:author="梁元" w:date="2019-05-14T19:51:36Z">
            <w:rPr>
              <w:rFonts w:ascii="Monaco" w:hAnsi="Monaco" w:eastAsia="Calibri" w:cs="Calibri"/>
              <w:color w:val="001080"/>
              <w:kern w:val="0"/>
              <w:sz w:val="18"/>
              <w:szCs w:val="18"/>
              <w:u w:color="001080"/>
            </w:rPr>
          </w:rPrChange>
          <w14:textFill>
            <w14:solidFill>
              <w14:schemeClr w14:val="tx1"/>
            </w14:solidFill>
          </w14:textFill>
        </w:rPr>
        <w:t>SET_USET_INFOR:</w:t>
      </w:r>
      <w:r>
        <w:rPr>
          <w:rFonts w:ascii="Monaco" w:hAnsi="Monaco" w:eastAsia="Calibri" w:cs="Calibri"/>
          <w:color w:val="000000" w:themeColor="text1"/>
          <w:kern w:val="0"/>
          <w:sz w:val="18"/>
          <w:szCs w:val="18"/>
          <w:rPrChange w:id="13794"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001080"/>
          <w:rPrChange w:id="13795" w:author="梁元" w:date="2019-05-14T19:51:36Z">
            <w:rPr>
              <w:rFonts w:ascii="Monaco" w:hAnsi="Monaco" w:eastAsia="Calibri" w:cs="Calibri"/>
              <w:color w:val="001080"/>
              <w:kern w:val="0"/>
              <w:sz w:val="18"/>
              <w:szCs w:val="18"/>
              <w:u w:color="001080"/>
            </w:rPr>
          </w:rPrChange>
          <w14:textFill>
            <w14:solidFill>
              <w14:schemeClr w14:val="tx1"/>
            </w14:solidFill>
          </w14:textFill>
        </w:rPr>
        <w:t>state</w:t>
      </w:r>
      <w:r>
        <w:rPr>
          <w:rFonts w:ascii="Monaco" w:hAnsi="Monaco" w:eastAsia="Calibri" w:cs="Calibri"/>
          <w:color w:val="000000" w:themeColor="text1"/>
          <w:kern w:val="0"/>
          <w:sz w:val="18"/>
          <w:szCs w:val="18"/>
          <w:rPrChange w:id="13796"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001080"/>
          <w:rPrChange w:id="13797" w:author="梁元" w:date="2019-05-14T19:51:36Z">
            <w:rPr>
              <w:rFonts w:ascii="Monaco" w:hAnsi="Monaco" w:eastAsia="Calibri" w:cs="Calibri"/>
              <w:color w:val="001080"/>
              <w:kern w:val="0"/>
              <w:sz w:val="18"/>
              <w:szCs w:val="18"/>
              <w:u w:color="001080"/>
            </w:rPr>
          </w:rPrChange>
          <w14:textFill>
            <w14:solidFill>
              <w14:schemeClr w14:val="tx1"/>
            </w14:solidFill>
          </w14:textFill>
        </w:rPr>
        <w:t>userInfor</w:t>
      </w:r>
      <w:r>
        <w:rPr>
          <w:rFonts w:ascii="Monaco" w:hAnsi="Monaco" w:eastAsia="Calibri" w:cs="Calibri"/>
          <w:color w:val="000000" w:themeColor="text1"/>
          <w:kern w:val="0"/>
          <w:sz w:val="18"/>
          <w:szCs w:val="18"/>
          <w:rPrChange w:id="13798"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u w:color="0000FF"/>
          <w:rPrChange w:id="13799" w:author="梁元" w:date="2019-05-14T19:51:36Z">
            <w:rPr>
              <w:rFonts w:ascii="Monaco" w:hAnsi="Monaco" w:eastAsia="Calibri" w:cs="Calibri"/>
              <w:color w:val="0000FF"/>
              <w:kern w:val="0"/>
              <w:sz w:val="18"/>
              <w:szCs w:val="18"/>
              <w:u w:color="0000FF"/>
            </w:rPr>
          </w:rPrChange>
          <w14:textFill>
            <w14:solidFill>
              <w14:schemeClr w14:val="tx1"/>
            </w14:solidFill>
          </w14:textFill>
        </w:rPr>
        <w:t>=&gt;</w:t>
      </w:r>
      <w:r>
        <w:rPr>
          <w:rFonts w:ascii="Monaco" w:hAnsi="Monaco" w:eastAsia="Calibri" w:cs="Calibri"/>
          <w:color w:val="000000" w:themeColor="text1"/>
          <w:kern w:val="0"/>
          <w:sz w:val="18"/>
          <w:szCs w:val="18"/>
          <w:rPrChange w:id="13800" w:author="梁元" w:date="2019-05-14T19:51:36Z">
            <w:rPr>
              <w:rFonts w:ascii="Monaco" w:hAnsi="Monaco" w:eastAsia="Calibri" w:cs="Calibri"/>
              <w:kern w:val="0"/>
              <w:sz w:val="18"/>
              <w:szCs w:val="18"/>
            </w:rPr>
          </w:rPrChange>
          <w14:textFill>
            <w14:solidFill>
              <w14:schemeClr w14:val="tx1"/>
            </w14:solidFill>
          </w14:textFill>
        </w:rPr>
        <w:t xml:space="preserve"> {</w:t>
      </w:r>
    </w:p>
    <w:p>
      <w:pPr>
        <w:shd w:val="clear" w:color="auto" w:fill="FFFFFF"/>
        <w:spacing w:line="240" w:lineRule="auto"/>
        <w:ind w:left="840" w:firstLine="360" w:firstLineChars="200"/>
        <w:rPr>
          <w:rFonts w:ascii="Monaco" w:hAnsi="Monaco" w:eastAsia="Monaco" w:cs="Monaco"/>
          <w:color w:val="000000" w:themeColor="text1"/>
          <w:kern w:val="0"/>
          <w:sz w:val="18"/>
          <w:szCs w:val="18"/>
          <w:rPrChange w:id="13802" w:author="梁元" w:date="2019-05-14T19:51:36Z">
            <w:rPr>
              <w:rFonts w:ascii="Monaco" w:hAnsi="Monaco" w:eastAsia="Monaco" w:cs="Monaco"/>
              <w:kern w:val="0"/>
              <w:sz w:val="18"/>
              <w:szCs w:val="18"/>
            </w:rPr>
          </w:rPrChange>
          <w14:textFill>
            <w14:solidFill>
              <w14:schemeClr w14:val="tx1"/>
            </w14:solidFill>
          </w14:textFill>
        </w:rPr>
        <w:pPrChange w:id="13801" w:author="冷雪凝" w:date="2019-05-14T12:21:32Z">
          <w:pPr>
            <w:shd w:val="clear" w:color="auto" w:fill="FFFFFF"/>
            <w:spacing w:line="270" w:lineRule="atLeast"/>
            <w:ind w:left="840" w:firstLine="420"/>
          </w:pPr>
        </w:pPrChange>
      </w:pPr>
      <w:r>
        <w:rPr>
          <w:rFonts w:ascii="Monaco" w:hAnsi="Monaco" w:eastAsia="Monaco" w:cs="Monaco"/>
          <w:color w:val="000000" w:themeColor="text1"/>
          <w:kern w:val="0"/>
          <w:sz w:val="18"/>
          <w:szCs w:val="18"/>
          <w:rPrChange w:id="13803" w:author="梁元" w:date="2019-05-14T19:51:36Z">
            <w:rPr>
              <w:rFonts w:ascii="Monaco" w:hAnsi="Monaco" w:eastAsia="Monaco" w:cs="Monaco"/>
              <w:kern w:val="0"/>
              <w:sz w:val="18"/>
              <w:szCs w:val="18"/>
            </w:rPr>
          </w:rPrChange>
          <w14:textFill>
            <w14:solidFill>
              <w14:schemeClr w14:val="tx1"/>
            </w14:solidFill>
          </w14:textFill>
        </w:rPr>
        <w:tab/>
      </w:r>
      <w:r>
        <w:rPr>
          <w:rFonts w:ascii="Monaco" w:hAnsi="Monaco" w:eastAsia="Monaco" w:cs="Monaco"/>
          <w:color w:val="000000" w:themeColor="text1"/>
          <w:kern w:val="0"/>
          <w:sz w:val="18"/>
          <w:szCs w:val="18"/>
          <w:rPrChange w:id="13804" w:author="梁元" w:date="2019-05-14T19:51:36Z">
            <w:rPr>
              <w:rFonts w:ascii="Monaco" w:hAnsi="Monaco" w:eastAsia="Monaco" w:cs="Monaco"/>
              <w:kern w:val="0"/>
              <w:sz w:val="18"/>
              <w:szCs w:val="18"/>
            </w:rPr>
          </w:rPrChange>
          <w14:textFill>
            <w14:solidFill>
              <w14:schemeClr w14:val="tx1"/>
            </w14:solidFill>
          </w14:textFill>
        </w:rPr>
        <w:t>state.userInfor = userInfor</w:t>
      </w:r>
    </w:p>
    <w:p>
      <w:pPr>
        <w:shd w:val="clear" w:color="auto" w:fill="FFFFFF"/>
        <w:spacing w:line="240" w:lineRule="auto"/>
        <w:ind w:left="840" w:firstLine="360" w:firstLineChars="200"/>
        <w:rPr>
          <w:rFonts w:ascii="Monaco" w:hAnsi="Monaco" w:eastAsia="Monaco" w:cs="Monaco"/>
          <w:color w:val="000000" w:themeColor="text1"/>
          <w:kern w:val="0"/>
          <w:sz w:val="18"/>
          <w:szCs w:val="18"/>
          <w:rPrChange w:id="13806" w:author="梁元" w:date="2019-05-14T19:51:36Z">
            <w:rPr>
              <w:rFonts w:ascii="Monaco" w:hAnsi="Monaco" w:eastAsia="Monaco" w:cs="Monaco"/>
              <w:kern w:val="0"/>
              <w:sz w:val="18"/>
              <w:szCs w:val="18"/>
            </w:rPr>
          </w:rPrChange>
          <w14:textFill>
            <w14:solidFill>
              <w14:schemeClr w14:val="tx1"/>
            </w14:solidFill>
          </w14:textFill>
        </w:rPr>
        <w:pPrChange w:id="13805" w:author="冷雪凝" w:date="2019-05-14T12:21:32Z">
          <w:pPr>
            <w:shd w:val="clear" w:color="auto" w:fill="FFFFFF"/>
            <w:spacing w:line="270" w:lineRule="atLeast"/>
            <w:ind w:left="840" w:firstLine="420"/>
          </w:pPr>
        </w:pPrChange>
      </w:pPr>
      <w:r>
        <w:rPr>
          <w:rFonts w:ascii="Monaco" w:hAnsi="Monaco" w:eastAsia="Calibri" w:cs="Calibri"/>
          <w:color w:val="000000" w:themeColor="text1"/>
          <w:kern w:val="0"/>
          <w:sz w:val="18"/>
          <w:szCs w:val="18"/>
          <w:rPrChange w:id="13807" w:author="梁元" w:date="2019-05-14T19:51:36Z">
            <w:rPr>
              <w:rFonts w:ascii="Monaco" w:hAnsi="Monaco" w:eastAsia="Calibri" w:cs="Calibri"/>
              <w:kern w:val="0"/>
              <w:sz w:val="18"/>
              <w:szCs w:val="18"/>
            </w:rPr>
          </w:rPrChange>
          <w14:textFill>
            <w14:solidFill>
              <w14:schemeClr w14:val="tx1"/>
            </w14:solidFill>
          </w14:textFill>
        </w:rPr>
        <w:t>}</w:t>
      </w:r>
    </w:p>
    <w:p>
      <w:pPr>
        <w:widowControl/>
        <w:shd w:val="clear" w:color="auto" w:fill="FFFFFF"/>
        <w:spacing w:line="240" w:lineRule="auto"/>
        <w:ind w:left="420" w:firstLine="360" w:firstLineChars="200"/>
        <w:jc w:val="left"/>
        <w:rPr>
          <w:rFonts w:ascii="Monaco" w:hAnsi="Monaco" w:eastAsia="Monaco" w:cs="Monaco"/>
          <w:color w:val="000000" w:themeColor="text1"/>
          <w:kern w:val="0"/>
          <w:sz w:val="18"/>
          <w:szCs w:val="18"/>
          <w:rPrChange w:id="13809" w:author="梁元" w:date="2019-05-14T19:51:36Z">
            <w:rPr>
              <w:rFonts w:ascii="Monaco" w:hAnsi="Monaco" w:eastAsia="Monaco" w:cs="Monaco"/>
              <w:kern w:val="0"/>
              <w:sz w:val="18"/>
              <w:szCs w:val="18"/>
            </w:rPr>
          </w:rPrChange>
          <w14:textFill>
            <w14:solidFill>
              <w14:schemeClr w14:val="tx1"/>
            </w14:solidFill>
          </w14:textFill>
        </w:rPr>
        <w:pPrChange w:id="13808" w:author="冷雪凝" w:date="2019-05-14T12:21:32Z">
          <w:pPr>
            <w:widowControl/>
            <w:shd w:val="clear" w:color="auto" w:fill="FFFFFF"/>
            <w:spacing w:line="270" w:lineRule="atLeast"/>
            <w:ind w:left="420" w:firstLine="420"/>
            <w:jc w:val="left"/>
          </w:pPr>
        </w:pPrChange>
      </w:pPr>
      <w:r>
        <w:rPr>
          <w:rFonts w:ascii="Monaco" w:hAnsi="Monaco" w:eastAsia="Calibri" w:cs="Calibri"/>
          <w:color w:val="000000" w:themeColor="text1"/>
          <w:kern w:val="0"/>
          <w:sz w:val="18"/>
          <w:szCs w:val="18"/>
          <w:rPrChange w:id="13810" w:author="梁元" w:date="2019-05-14T19:51:36Z">
            <w:rPr>
              <w:rFonts w:ascii="Monaco" w:hAnsi="Monaco" w:eastAsia="Calibri" w:cs="Calibri"/>
              <w:kern w:val="0"/>
              <w:sz w:val="18"/>
              <w:szCs w:val="18"/>
            </w:rPr>
          </w:rPrChange>
          <w14:textFill>
            <w14:solidFill>
              <w14:schemeClr w14:val="tx1"/>
            </w14:solidFill>
          </w14:textFill>
        </w:rPr>
        <w:t>},</w:t>
      </w:r>
    </w:p>
    <w:p>
      <w:pPr>
        <w:widowControl/>
        <w:shd w:val="clear" w:color="auto" w:fill="FFFFFF"/>
        <w:spacing w:line="240" w:lineRule="auto"/>
        <w:ind w:left="420" w:firstLine="360" w:firstLineChars="200"/>
        <w:jc w:val="left"/>
        <w:rPr>
          <w:rFonts w:ascii="Monaco" w:hAnsi="Monaco" w:eastAsia="Monaco" w:cs="Monaco"/>
          <w:color w:val="000000" w:themeColor="text1"/>
          <w:kern w:val="0"/>
          <w:sz w:val="18"/>
          <w:szCs w:val="18"/>
          <w:rPrChange w:id="13812" w:author="梁元" w:date="2019-05-14T19:51:36Z">
            <w:rPr>
              <w:rFonts w:ascii="Monaco" w:hAnsi="Monaco" w:eastAsia="Monaco" w:cs="Monaco"/>
              <w:kern w:val="0"/>
              <w:sz w:val="18"/>
              <w:szCs w:val="18"/>
            </w:rPr>
          </w:rPrChange>
          <w14:textFill>
            <w14:solidFill>
              <w14:schemeClr w14:val="tx1"/>
            </w14:solidFill>
          </w14:textFill>
        </w:rPr>
        <w:pPrChange w:id="13811" w:author="冷雪凝" w:date="2019-05-14T12:21:32Z">
          <w:pPr>
            <w:widowControl/>
            <w:shd w:val="clear" w:color="auto" w:fill="FFFFFF"/>
            <w:spacing w:line="270" w:lineRule="atLeast"/>
            <w:ind w:left="420" w:firstLine="420"/>
            <w:jc w:val="left"/>
          </w:pPr>
        </w:pPrChange>
      </w:pPr>
      <w:r>
        <w:rPr>
          <w:rFonts w:ascii="Monaco" w:hAnsi="Monaco" w:eastAsia="Calibri" w:cs="Calibri"/>
          <w:color w:val="000000" w:themeColor="text1"/>
          <w:kern w:val="0"/>
          <w:sz w:val="18"/>
          <w:szCs w:val="18"/>
          <w:u w:color="001080"/>
          <w:rPrChange w:id="13813" w:author="梁元" w:date="2019-05-14T19:51:36Z">
            <w:rPr>
              <w:rFonts w:ascii="Monaco" w:hAnsi="Monaco" w:eastAsia="Calibri" w:cs="Calibri"/>
              <w:color w:val="001080"/>
              <w:kern w:val="0"/>
              <w:sz w:val="18"/>
              <w:szCs w:val="18"/>
              <w:u w:color="001080"/>
            </w:rPr>
          </w:rPrChange>
          <w14:textFill>
            <w14:solidFill>
              <w14:schemeClr w14:val="tx1"/>
            </w14:solidFill>
          </w14:textFill>
        </w:rPr>
        <w:t>actions:</w:t>
      </w:r>
      <w:r>
        <w:rPr>
          <w:rFonts w:ascii="Monaco" w:hAnsi="Monaco" w:eastAsia="Calibri" w:cs="Calibri"/>
          <w:color w:val="000000" w:themeColor="text1"/>
          <w:kern w:val="0"/>
          <w:sz w:val="18"/>
          <w:szCs w:val="18"/>
          <w:rPrChange w:id="13814" w:author="梁元" w:date="2019-05-14T19:51:36Z">
            <w:rPr>
              <w:rFonts w:ascii="Monaco" w:hAnsi="Monaco" w:eastAsia="Calibri" w:cs="Calibri"/>
              <w:kern w:val="0"/>
              <w:sz w:val="18"/>
              <w:szCs w:val="18"/>
            </w:rPr>
          </w:rPrChange>
          <w14:textFill>
            <w14:solidFill>
              <w14:schemeClr w14:val="tx1"/>
            </w14:solidFill>
          </w14:textFill>
        </w:rPr>
        <w:t xml:space="preserve"> {</w:t>
      </w:r>
    </w:p>
    <w:p>
      <w:pPr>
        <w:widowControl/>
        <w:shd w:val="clear" w:color="auto" w:fill="FFFFFF"/>
        <w:spacing w:line="240" w:lineRule="auto"/>
        <w:ind w:firstLine="360" w:firstLineChars="200"/>
        <w:jc w:val="left"/>
        <w:rPr>
          <w:rFonts w:ascii="Monaco" w:hAnsi="Monaco" w:eastAsia="Monaco" w:cs="Monaco"/>
          <w:color w:val="000000" w:themeColor="text1"/>
          <w:kern w:val="0"/>
          <w:sz w:val="18"/>
          <w:szCs w:val="18"/>
          <w:rPrChange w:id="13816" w:author="梁元" w:date="2019-05-14T19:51:36Z">
            <w:rPr>
              <w:rFonts w:ascii="Monaco" w:hAnsi="Monaco" w:eastAsia="Monaco" w:cs="Monaco"/>
              <w:kern w:val="0"/>
              <w:sz w:val="18"/>
              <w:szCs w:val="18"/>
            </w:rPr>
          </w:rPrChange>
          <w14:textFill>
            <w14:solidFill>
              <w14:schemeClr w14:val="tx1"/>
            </w14:solidFill>
          </w14:textFill>
        </w:rPr>
        <w:pPrChange w:id="13815" w:author="冷雪凝" w:date="2019-05-14T12:21:32Z">
          <w:pPr>
            <w:widowControl/>
            <w:shd w:val="clear" w:color="auto" w:fill="FFFFFF"/>
            <w:spacing w:line="270" w:lineRule="atLeast"/>
            <w:jc w:val="left"/>
          </w:pPr>
        </w:pPrChange>
      </w:pPr>
      <w:r>
        <w:rPr>
          <w:rFonts w:ascii="Monaco" w:hAnsi="Monaco" w:eastAsia="Calibri" w:cs="Calibri"/>
          <w:color w:val="000000" w:themeColor="text1"/>
          <w:kern w:val="0"/>
          <w:sz w:val="18"/>
          <w:szCs w:val="18"/>
          <w:rPrChange w:id="13817"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rPrChange w:id="13818"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rPrChange w:id="13819"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u w:color="001080"/>
          <w:rPrChange w:id="13820" w:author="梁元" w:date="2019-05-14T19:51:36Z">
            <w:rPr>
              <w:rFonts w:ascii="Monaco" w:hAnsi="Monaco" w:eastAsia="Calibri" w:cs="Calibri"/>
              <w:color w:val="001080"/>
              <w:kern w:val="0"/>
              <w:sz w:val="18"/>
              <w:szCs w:val="18"/>
              <w:u w:color="001080"/>
            </w:rPr>
          </w:rPrChange>
          <w14:textFill>
            <w14:solidFill>
              <w14:schemeClr w14:val="tx1"/>
            </w14:solidFill>
          </w14:textFill>
        </w:rPr>
        <w:t>SetUserInfor:</w:t>
      </w:r>
      <w:r>
        <w:rPr>
          <w:rFonts w:ascii="Monaco" w:hAnsi="Monaco" w:eastAsia="Calibri" w:cs="Calibri"/>
          <w:color w:val="000000" w:themeColor="text1"/>
          <w:kern w:val="0"/>
          <w:sz w:val="18"/>
          <w:szCs w:val="18"/>
          <w:rPrChange w:id="13821" w:author="梁元" w:date="2019-05-14T19:51:36Z">
            <w:rPr>
              <w:rFonts w:ascii="Monaco" w:hAnsi="Monaco" w:eastAsia="Calibri" w:cs="Calibri"/>
              <w:kern w:val="0"/>
              <w:sz w:val="18"/>
              <w:szCs w:val="18"/>
            </w:rPr>
          </w:rPrChange>
          <w14:textFill>
            <w14:solidFill>
              <w14:schemeClr w14:val="tx1"/>
            </w14:solidFill>
          </w14:textFill>
        </w:rPr>
        <w:t xml:space="preserve"> ( { </w:t>
      </w:r>
      <w:r>
        <w:rPr>
          <w:rFonts w:ascii="Monaco" w:hAnsi="Monaco" w:eastAsia="Calibri" w:cs="Calibri"/>
          <w:color w:val="000000" w:themeColor="text1"/>
          <w:kern w:val="0"/>
          <w:sz w:val="18"/>
          <w:szCs w:val="18"/>
          <w:u w:color="001080"/>
          <w:rPrChange w:id="13822" w:author="梁元" w:date="2019-05-14T19:51:36Z">
            <w:rPr>
              <w:rFonts w:ascii="Monaco" w:hAnsi="Monaco" w:eastAsia="Calibri" w:cs="Calibri"/>
              <w:color w:val="001080"/>
              <w:kern w:val="0"/>
              <w:sz w:val="18"/>
              <w:szCs w:val="18"/>
              <w:u w:color="001080"/>
            </w:rPr>
          </w:rPrChange>
          <w14:textFill>
            <w14:solidFill>
              <w14:schemeClr w14:val="tx1"/>
            </w14:solidFill>
          </w14:textFill>
        </w:rPr>
        <w:t>state,commit</w:t>
      </w:r>
      <w:r>
        <w:rPr>
          <w:rFonts w:ascii="Monaco" w:hAnsi="Monaco" w:eastAsia="Calibri" w:cs="Calibri"/>
          <w:color w:val="000000" w:themeColor="text1"/>
          <w:kern w:val="0"/>
          <w:sz w:val="18"/>
          <w:szCs w:val="18"/>
          <w:rPrChange w:id="13823" w:author="梁元" w:date="2019-05-14T19:51:36Z">
            <w:rPr>
              <w:rFonts w:ascii="Monaco" w:hAnsi="Monaco" w:eastAsia="Calibri" w:cs="Calibri"/>
              <w:kern w:val="0"/>
              <w:sz w:val="18"/>
              <w:szCs w:val="18"/>
            </w:rPr>
          </w:rPrChange>
          <w14:textFill>
            <w14:solidFill>
              <w14:schemeClr w14:val="tx1"/>
            </w14:solidFill>
          </w14:textFill>
        </w:rPr>
        <w:t xml:space="preserve"> }, </w:t>
      </w:r>
      <w:r>
        <w:rPr>
          <w:rFonts w:ascii="Monaco" w:hAnsi="Monaco" w:eastAsia="Calibri" w:cs="Calibri"/>
          <w:color w:val="000000" w:themeColor="text1"/>
          <w:kern w:val="0"/>
          <w:sz w:val="18"/>
          <w:szCs w:val="18"/>
          <w:u w:color="001080"/>
          <w:rPrChange w:id="13824" w:author="梁元" w:date="2019-05-14T19:51:36Z">
            <w:rPr>
              <w:rFonts w:ascii="Monaco" w:hAnsi="Monaco" w:eastAsia="Calibri" w:cs="Calibri"/>
              <w:color w:val="001080"/>
              <w:kern w:val="0"/>
              <w:sz w:val="18"/>
              <w:szCs w:val="18"/>
              <w:u w:color="001080"/>
            </w:rPr>
          </w:rPrChange>
          <w14:textFill>
            <w14:solidFill>
              <w14:schemeClr w14:val="tx1"/>
            </w14:solidFill>
          </w14:textFill>
        </w:rPr>
        <w:t>config</w:t>
      </w:r>
      <w:r>
        <w:rPr>
          <w:rFonts w:ascii="Monaco" w:hAnsi="Monaco" w:eastAsia="Calibri" w:cs="Calibri"/>
          <w:color w:val="000000" w:themeColor="text1"/>
          <w:kern w:val="0"/>
          <w:sz w:val="18"/>
          <w:szCs w:val="18"/>
          <w:rPrChange w:id="13825" w:author="梁元" w:date="2019-05-14T19:51:36Z">
            <w:rPr>
              <w:rFonts w:ascii="Monaco" w:hAnsi="Monaco" w:eastAsia="Calibri" w:cs="Calibri"/>
              <w:kern w:val="0"/>
              <w:sz w:val="18"/>
              <w:szCs w:val="18"/>
            </w:rPr>
          </w:rPrChange>
          <w14:textFill>
            <w14:solidFill>
              <w14:schemeClr w14:val="tx1"/>
            </w14:solidFill>
          </w14:textFill>
        </w:rPr>
        <w:t xml:space="preserve"> ) </w:t>
      </w:r>
      <w:r>
        <w:rPr>
          <w:rFonts w:ascii="Monaco" w:hAnsi="Monaco" w:eastAsia="Calibri" w:cs="Calibri"/>
          <w:color w:val="000000" w:themeColor="text1"/>
          <w:kern w:val="0"/>
          <w:sz w:val="18"/>
          <w:szCs w:val="18"/>
          <w:u w:color="0000FF"/>
          <w:rPrChange w:id="13826" w:author="梁元" w:date="2019-05-14T19:51:36Z">
            <w:rPr>
              <w:rFonts w:ascii="Monaco" w:hAnsi="Monaco" w:eastAsia="Calibri" w:cs="Calibri"/>
              <w:color w:val="0000FF"/>
              <w:kern w:val="0"/>
              <w:sz w:val="18"/>
              <w:szCs w:val="18"/>
              <w:u w:color="0000FF"/>
            </w:rPr>
          </w:rPrChange>
          <w14:textFill>
            <w14:solidFill>
              <w14:schemeClr w14:val="tx1"/>
            </w14:solidFill>
          </w14:textFill>
        </w:rPr>
        <w:t>=&gt;</w:t>
      </w:r>
      <w:r>
        <w:rPr>
          <w:rFonts w:ascii="Monaco" w:hAnsi="Monaco" w:eastAsia="Calibri" w:cs="Calibri"/>
          <w:color w:val="000000" w:themeColor="text1"/>
          <w:kern w:val="0"/>
          <w:sz w:val="18"/>
          <w:szCs w:val="18"/>
          <w:rPrChange w:id="13827" w:author="梁元" w:date="2019-05-14T19:51:36Z">
            <w:rPr>
              <w:rFonts w:ascii="Monaco" w:hAnsi="Monaco" w:eastAsia="Calibri" w:cs="Calibri"/>
              <w:kern w:val="0"/>
              <w:sz w:val="18"/>
              <w:szCs w:val="18"/>
            </w:rPr>
          </w:rPrChange>
          <w14:textFill>
            <w14:solidFill>
              <w14:schemeClr w14:val="tx1"/>
            </w14:solidFill>
          </w14:textFill>
        </w:rPr>
        <w:t xml:space="preserve"> {</w:t>
      </w:r>
    </w:p>
    <w:p>
      <w:pPr>
        <w:widowControl/>
        <w:shd w:val="clear" w:color="auto" w:fill="FFFFFF"/>
        <w:spacing w:line="240" w:lineRule="auto"/>
        <w:ind w:firstLine="360" w:firstLineChars="200"/>
        <w:jc w:val="left"/>
        <w:rPr>
          <w:rFonts w:ascii="Monaco" w:hAnsi="Monaco" w:eastAsia="Monaco" w:cs="Monaco"/>
          <w:color w:val="000000" w:themeColor="text1"/>
          <w:kern w:val="0"/>
          <w:sz w:val="18"/>
          <w:szCs w:val="18"/>
          <w:rPrChange w:id="13829" w:author="梁元" w:date="2019-05-14T19:51:36Z">
            <w:rPr>
              <w:rFonts w:ascii="Monaco" w:hAnsi="Monaco" w:eastAsia="Monaco" w:cs="Monaco"/>
              <w:kern w:val="0"/>
              <w:sz w:val="18"/>
              <w:szCs w:val="18"/>
            </w:rPr>
          </w:rPrChange>
          <w14:textFill>
            <w14:solidFill>
              <w14:schemeClr w14:val="tx1"/>
            </w14:solidFill>
          </w14:textFill>
        </w:rPr>
        <w:pPrChange w:id="13828" w:author="冷雪凝" w:date="2019-05-14T12:21:32Z">
          <w:pPr>
            <w:widowControl/>
            <w:shd w:val="clear" w:color="auto" w:fill="FFFFFF"/>
            <w:spacing w:line="270" w:lineRule="atLeast"/>
            <w:jc w:val="left"/>
          </w:pPr>
        </w:pPrChange>
      </w:pPr>
      <w:r>
        <w:rPr>
          <w:rFonts w:ascii="Monaco" w:hAnsi="Monaco" w:eastAsia="Monaco" w:cs="Monaco"/>
          <w:color w:val="000000" w:themeColor="text1"/>
          <w:kern w:val="0"/>
          <w:sz w:val="18"/>
          <w:szCs w:val="18"/>
          <w:rPrChange w:id="13830" w:author="梁元" w:date="2019-05-14T19:51:36Z">
            <w:rPr>
              <w:rFonts w:ascii="Monaco" w:hAnsi="Monaco" w:eastAsia="Monaco" w:cs="Monaco"/>
              <w:kern w:val="0"/>
              <w:sz w:val="18"/>
              <w:szCs w:val="18"/>
            </w:rPr>
          </w:rPrChange>
          <w14:textFill>
            <w14:solidFill>
              <w14:schemeClr w14:val="tx1"/>
            </w14:solidFill>
          </w14:textFill>
        </w:rPr>
        <w:tab/>
      </w:r>
      <w:r>
        <w:rPr>
          <w:rFonts w:ascii="Monaco" w:hAnsi="Monaco" w:eastAsia="Monaco" w:cs="Monaco"/>
          <w:color w:val="000000" w:themeColor="text1"/>
          <w:kern w:val="0"/>
          <w:sz w:val="18"/>
          <w:szCs w:val="18"/>
          <w:rPrChange w:id="13831" w:author="梁元" w:date="2019-05-14T19:51:36Z">
            <w:rPr>
              <w:rFonts w:ascii="Monaco" w:hAnsi="Monaco" w:eastAsia="Monaco" w:cs="Monaco"/>
              <w:kern w:val="0"/>
              <w:sz w:val="18"/>
              <w:szCs w:val="18"/>
            </w:rPr>
          </w:rPrChange>
          <w14:textFill>
            <w14:solidFill>
              <w14:schemeClr w14:val="tx1"/>
            </w14:solidFill>
          </w14:textFill>
        </w:rPr>
        <w:tab/>
      </w:r>
      <w:r>
        <w:rPr>
          <w:rFonts w:ascii="Monaco" w:hAnsi="Monaco" w:eastAsia="Monaco" w:cs="Monaco"/>
          <w:color w:val="000000" w:themeColor="text1"/>
          <w:kern w:val="0"/>
          <w:sz w:val="18"/>
          <w:szCs w:val="18"/>
          <w:rPrChange w:id="13832" w:author="梁元" w:date="2019-05-14T19:51:36Z">
            <w:rPr>
              <w:rFonts w:ascii="Monaco" w:hAnsi="Monaco" w:eastAsia="Monaco" w:cs="Monaco"/>
              <w:kern w:val="0"/>
              <w:sz w:val="18"/>
              <w:szCs w:val="18"/>
            </w:rPr>
          </w:rPrChange>
          <w14:textFill>
            <w14:solidFill>
              <w14:schemeClr w14:val="tx1"/>
            </w14:solidFill>
          </w14:textFill>
        </w:rPr>
        <w:tab/>
      </w:r>
      <w:r>
        <w:rPr>
          <w:rFonts w:ascii="Monaco" w:hAnsi="Monaco" w:eastAsia="Monaco" w:cs="Monaco"/>
          <w:color w:val="000000" w:themeColor="text1"/>
          <w:kern w:val="0"/>
          <w:sz w:val="18"/>
          <w:szCs w:val="18"/>
          <w:rPrChange w:id="13833" w:author="梁元" w:date="2019-05-14T19:51:36Z">
            <w:rPr>
              <w:rFonts w:ascii="Monaco" w:hAnsi="Monaco" w:eastAsia="Monaco" w:cs="Monaco"/>
              <w:kern w:val="0"/>
              <w:sz w:val="18"/>
              <w:szCs w:val="18"/>
            </w:rPr>
          </w:rPrChange>
          <w14:textFill>
            <w14:solidFill>
              <w14:schemeClr w14:val="tx1"/>
            </w14:solidFill>
          </w14:textFill>
        </w:rPr>
        <w:tab/>
      </w:r>
      <w:r>
        <w:rPr>
          <w:rFonts w:ascii="Monaco" w:hAnsi="Monaco" w:eastAsia="Monaco" w:cs="Monaco"/>
          <w:color w:val="000000" w:themeColor="text1"/>
          <w:kern w:val="0"/>
          <w:sz w:val="18"/>
          <w:szCs w:val="18"/>
          <w:rPrChange w:id="13834" w:author="梁元" w:date="2019-05-14T19:51:36Z">
            <w:rPr>
              <w:rFonts w:ascii="Monaco" w:hAnsi="Monaco" w:eastAsia="Monaco" w:cs="Monaco"/>
              <w:kern w:val="0"/>
              <w:sz w:val="18"/>
              <w:szCs w:val="18"/>
            </w:rPr>
          </w:rPrChange>
          <w14:textFill>
            <w14:solidFill>
              <w14:schemeClr w14:val="tx1"/>
            </w14:solidFill>
          </w14:textFill>
        </w:rPr>
        <w:t>commit(</w:t>
      </w:r>
      <w:r>
        <w:rPr>
          <w:rFonts w:ascii="Monaco" w:hAnsi="Monaco" w:eastAsia="Calibri" w:cs="Calibri"/>
          <w:color w:val="000000" w:themeColor="text1"/>
          <w:kern w:val="0"/>
          <w:sz w:val="18"/>
          <w:szCs w:val="18"/>
          <w:rPrChange w:id="13835" w:author="梁元" w:date="2019-05-14T19:51:36Z">
            <w:rPr>
              <w:rFonts w:ascii="Monaco" w:hAnsi="Monaco" w:eastAsia="Calibri" w:cs="Calibri"/>
              <w:kern w:val="0"/>
              <w:sz w:val="18"/>
              <w:szCs w:val="18"/>
            </w:rPr>
          </w:rPrChange>
          <w14:textFill>
            <w14:solidFill>
              <w14:schemeClr w14:val="tx1"/>
            </w14:solidFill>
          </w14:textFill>
        </w:rPr>
        <w:t>‘</w:t>
      </w:r>
      <w:r>
        <w:rPr>
          <w:rFonts w:ascii="Monaco" w:hAnsi="Monaco" w:eastAsia="Calibri" w:cs="Calibri"/>
          <w:color w:val="000000" w:themeColor="text1"/>
          <w:kern w:val="0"/>
          <w:sz w:val="18"/>
          <w:szCs w:val="18"/>
          <w:u w:color="001080"/>
          <w:rPrChange w:id="13836" w:author="梁元" w:date="2019-05-14T19:51:36Z">
            <w:rPr>
              <w:rFonts w:ascii="Monaco" w:hAnsi="Monaco" w:eastAsia="Calibri" w:cs="Calibri"/>
              <w:color w:val="001080"/>
              <w:kern w:val="0"/>
              <w:sz w:val="18"/>
              <w:szCs w:val="18"/>
              <w:u w:color="001080"/>
            </w:rPr>
          </w:rPrChange>
          <w14:textFill>
            <w14:solidFill>
              <w14:schemeClr w14:val="tx1"/>
            </w14:solidFill>
          </w14:textFill>
        </w:rPr>
        <w:t>SET_USET_INFOR</w:t>
      </w:r>
      <w:r>
        <w:rPr>
          <w:rFonts w:ascii="Monaco" w:hAnsi="Monaco" w:eastAsia="Calibri" w:cs="Calibri"/>
          <w:color w:val="000000" w:themeColor="text1"/>
          <w:kern w:val="0"/>
          <w:sz w:val="18"/>
          <w:szCs w:val="18"/>
          <w:rPrChange w:id="13837" w:author="梁元" w:date="2019-05-14T19:51:36Z">
            <w:rPr>
              <w:rFonts w:ascii="Monaco" w:hAnsi="Monaco" w:eastAsia="Calibri" w:cs="Calibri"/>
              <w:kern w:val="0"/>
              <w:sz w:val="18"/>
              <w:szCs w:val="18"/>
            </w:rPr>
          </w:rPrChange>
          <w14:textFill>
            <w14:solidFill>
              <w14:schemeClr w14:val="tx1"/>
            </w14:solidFill>
          </w14:textFill>
        </w:rPr>
        <w:t>’,config)</w:t>
      </w:r>
    </w:p>
    <w:p>
      <w:pPr>
        <w:widowControl/>
        <w:shd w:val="clear" w:color="auto" w:fill="FFFFFF"/>
        <w:spacing w:line="240" w:lineRule="auto"/>
        <w:ind w:left="840" w:firstLine="360" w:firstLineChars="200"/>
        <w:jc w:val="left"/>
        <w:rPr>
          <w:rFonts w:ascii="Monaco" w:hAnsi="Monaco" w:eastAsia="Monaco" w:cs="Monaco"/>
          <w:color w:val="000000" w:themeColor="text1"/>
          <w:kern w:val="0"/>
          <w:sz w:val="18"/>
          <w:szCs w:val="18"/>
          <w:rPrChange w:id="13839" w:author="梁元" w:date="2019-05-14T19:51:36Z">
            <w:rPr>
              <w:rFonts w:ascii="Monaco" w:hAnsi="Monaco" w:eastAsia="Monaco" w:cs="Monaco"/>
              <w:kern w:val="0"/>
              <w:sz w:val="18"/>
              <w:szCs w:val="18"/>
            </w:rPr>
          </w:rPrChange>
          <w14:textFill>
            <w14:solidFill>
              <w14:schemeClr w14:val="tx1"/>
            </w14:solidFill>
          </w14:textFill>
        </w:rPr>
        <w:pPrChange w:id="13838" w:author="冷雪凝" w:date="2019-05-14T12:21:32Z">
          <w:pPr>
            <w:widowControl/>
            <w:shd w:val="clear" w:color="auto" w:fill="FFFFFF"/>
            <w:spacing w:line="270" w:lineRule="atLeast"/>
            <w:ind w:left="840" w:firstLine="420"/>
            <w:jc w:val="left"/>
          </w:pPr>
        </w:pPrChange>
      </w:pPr>
      <w:r>
        <w:rPr>
          <w:rFonts w:ascii="Monaco" w:hAnsi="Monaco" w:eastAsia="Calibri" w:cs="Calibri"/>
          <w:color w:val="000000" w:themeColor="text1"/>
          <w:kern w:val="0"/>
          <w:sz w:val="18"/>
          <w:szCs w:val="18"/>
          <w:rPrChange w:id="13840" w:author="梁元" w:date="2019-05-14T19:51:36Z">
            <w:rPr>
              <w:rFonts w:ascii="Monaco" w:hAnsi="Monaco" w:eastAsia="Calibri" w:cs="Calibri"/>
              <w:kern w:val="0"/>
              <w:sz w:val="18"/>
              <w:szCs w:val="18"/>
            </w:rPr>
          </w:rPrChange>
          <w14:textFill>
            <w14:solidFill>
              <w14:schemeClr w14:val="tx1"/>
            </w14:solidFill>
          </w14:textFill>
        </w:rPr>
        <w:t>}</w:t>
      </w:r>
    </w:p>
    <w:p>
      <w:pPr>
        <w:widowControl/>
        <w:shd w:val="clear" w:color="auto" w:fill="FFFFFF"/>
        <w:spacing w:line="240" w:lineRule="auto"/>
        <w:ind w:firstLine="360" w:firstLineChars="200"/>
        <w:jc w:val="left"/>
        <w:rPr>
          <w:rFonts w:ascii="Monaco" w:hAnsi="Monaco" w:eastAsia="Monaco" w:cs="Monaco"/>
          <w:color w:val="000000" w:themeColor="text1"/>
          <w:kern w:val="0"/>
          <w:sz w:val="18"/>
          <w:szCs w:val="18"/>
          <w:rPrChange w:id="13842" w:author="梁元" w:date="2019-05-14T19:51:36Z">
            <w:rPr>
              <w:rFonts w:ascii="Monaco" w:hAnsi="Monaco" w:eastAsia="Monaco" w:cs="Monaco"/>
              <w:kern w:val="0"/>
              <w:sz w:val="18"/>
              <w:szCs w:val="18"/>
            </w:rPr>
          </w:rPrChange>
          <w14:textFill>
            <w14:solidFill>
              <w14:schemeClr w14:val="tx1"/>
            </w14:solidFill>
          </w14:textFill>
        </w:rPr>
        <w:pPrChange w:id="13841" w:author="冷雪凝" w:date="2019-05-14T12:21:32Z">
          <w:pPr>
            <w:widowControl/>
            <w:shd w:val="clear" w:color="auto" w:fill="FFFFFF"/>
            <w:spacing w:line="270" w:lineRule="atLeast"/>
            <w:jc w:val="left"/>
          </w:pPr>
        </w:pPrChange>
      </w:pPr>
      <w:r>
        <w:rPr>
          <w:rFonts w:ascii="Monaco" w:hAnsi="Monaco" w:eastAsia="Calibri" w:cs="Calibri"/>
          <w:color w:val="000000" w:themeColor="text1"/>
          <w:kern w:val="0"/>
          <w:sz w:val="18"/>
          <w:szCs w:val="18"/>
          <w:rPrChange w:id="13843"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rPrChange w:id="13844"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rPrChange w:id="13845"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rPrChange w:id="13846" w:author="梁元" w:date="2019-05-14T19:51:36Z">
            <w:rPr>
              <w:rFonts w:ascii="Monaco" w:hAnsi="Monaco" w:eastAsia="Calibri" w:cs="Calibri"/>
              <w:kern w:val="0"/>
              <w:sz w:val="18"/>
              <w:szCs w:val="18"/>
            </w:rPr>
          </w:rPrChange>
          <w14:textFill>
            <w14:solidFill>
              <w14:schemeClr w14:val="tx1"/>
            </w14:solidFill>
          </w14:textFill>
        </w:rPr>
        <w:t xml:space="preserve"> }</w:t>
      </w:r>
    </w:p>
    <w:p>
      <w:pPr>
        <w:widowControl/>
        <w:shd w:val="clear" w:color="auto" w:fill="FFFFFF"/>
        <w:spacing w:line="240" w:lineRule="auto"/>
        <w:ind w:firstLine="360" w:firstLineChars="200"/>
        <w:jc w:val="left"/>
        <w:rPr>
          <w:rFonts w:ascii="Monaco" w:hAnsi="Monaco" w:eastAsia="Monaco" w:cs="Monaco"/>
          <w:color w:val="000000" w:themeColor="text1"/>
          <w:kern w:val="0"/>
          <w:sz w:val="18"/>
          <w:szCs w:val="18"/>
          <w:rPrChange w:id="13848" w:author="梁元" w:date="2019-05-14T19:51:36Z">
            <w:rPr>
              <w:rFonts w:ascii="Monaco" w:hAnsi="Monaco" w:eastAsia="Monaco" w:cs="Monaco"/>
              <w:kern w:val="0"/>
              <w:sz w:val="18"/>
              <w:szCs w:val="18"/>
            </w:rPr>
          </w:rPrChange>
          <w14:textFill>
            <w14:solidFill>
              <w14:schemeClr w14:val="tx1"/>
            </w14:solidFill>
          </w14:textFill>
        </w:rPr>
        <w:pPrChange w:id="13847" w:author="冷雪凝" w:date="2019-05-14T12:21:32Z">
          <w:pPr>
            <w:widowControl/>
            <w:shd w:val="clear" w:color="auto" w:fill="FFFFFF"/>
            <w:spacing w:line="270" w:lineRule="atLeast"/>
            <w:ind w:firstLine="360"/>
            <w:jc w:val="left"/>
          </w:pPr>
        </w:pPrChange>
      </w:pPr>
      <w:r>
        <w:rPr>
          <w:rFonts w:ascii="Monaco" w:hAnsi="Monaco" w:eastAsia="Calibri" w:cs="Calibri"/>
          <w:color w:val="000000" w:themeColor="text1"/>
          <w:kern w:val="0"/>
          <w:sz w:val="18"/>
          <w:szCs w:val="18"/>
          <w:rPrChange w:id="13849" w:author="梁元" w:date="2019-05-14T19:51:36Z">
            <w:rPr>
              <w:rFonts w:ascii="Monaco" w:hAnsi="Monaco" w:eastAsia="Calibri" w:cs="Calibri"/>
              <w:kern w:val="0"/>
              <w:sz w:val="18"/>
              <w:szCs w:val="18"/>
            </w:rPr>
          </w:rPrChange>
          <w14:textFill>
            <w14:solidFill>
              <w14:schemeClr w14:val="tx1"/>
            </w14:solidFill>
          </w14:textFill>
        </w:rPr>
        <w:t>})</w:t>
      </w:r>
    </w:p>
    <w:p>
      <w:pPr>
        <w:spacing w:line="240" w:lineRule="auto"/>
        <w:ind w:left="360" w:firstLine="420" w:firstLineChars="200"/>
        <w:rPr>
          <w:rFonts w:ascii="冬青黑体简体中文 W3" w:hAnsi="冬青黑体简体中文 W3" w:eastAsia="冬青黑体简体中文 W3" w:cs="冬青黑体简体中文 W3"/>
          <w:color w:val="000000" w:themeColor="text1"/>
          <w:sz w:val="21"/>
          <w:szCs w:val="21"/>
          <w:rPrChange w:id="13851" w:author="梁元" w:date="2019-05-14T19:51:36Z">
            <w:rPr>
              <w:rFonts w:ascii="冬青黑体简体中文 W3" w:hAnsi="冬青黑体简体中文 W3" w:eastAsia="冬青黑体简体中文 W3" w:cs="冬青黑体简体中文 W3"/>
              <w:sz w:val="21"/>
              <w:szCs w:val="21"/>
            </w:rPr>
          </w:rPrChange>
          <w14:textFill>
            <w14:solidFill>
              <w14:schemeClr w14:val="tx1"/>
            </w14:solidFill>
          </w14:textFill>
        </w:rPr>
        <w:pPrChange w:id="13850" w:author="冷雪凝" w:date="2019-05-14T12:21:32Z">
          <w:pPr>
            <w:spacing w:line="360" w:lineRule="auto"/>
            <w:ind w:left="360"/>
          </w:pPr>
        </w:pPrChange>
      </w:pPr>
    </w:p>
    <w:p>
      <w:pPr>
        <w:spacing w:line="240" w:lineRule="auto"/>
        <w:ind w:left="360" w:firstLine="420" w:firstLineChars="200"/>
        <w:rPr>
          <w:rFonts w:ascii="冬青黑体简体中文 W3" w:hAnsi="冬青黑体简体中文 W3" w:eastAsia="冬青黑体简体中文 W3" w:cs="冬青黑体简体中文 W3"/>
          <w:color w:val="000000" w:themeColor="text1"/>
          <w:sz w:val="21"/>
          <w:szCs w:val="21"/>
          <w:lang w:val="zh-TW" w:eastAsia="zh-TW"/>
          <w:rPrChange w:id="13853" w:author="梁元" w:date="2019-05-14T19:51:36Z">
            <w:rPr>
              <w:rFonts w:ascii="冬青黑体简体中文 W3" w:hAnsi="冬青黑体简体中文 W3" w:eastAsia="冬青黑体简体中文 W3" w:cs="冬青黑体简体中文 W3"/>
              <w:sz w:val="21"/>
              <w:szCs w:val="21"/>
              <w:lang w:val="zh-TW" w:eastAsia="zh-TW"/>
            </w:rPr>
          </w:rPrChange>
          <w14:textFill>
            <w14:solidFill>
              <w14:schemeClr w14:val="tx1"/>
            </w14:solidFill>
          </w14:textFill>
        </w:rPr>
        <w:pPrChange w:id="13852" w:author="冷雪凝" w:date="2019-05-14T12:21:32Z">
          <w:pPr>
            <w:spacing w:line="360" w:lineRule="auto"/>
            <w:ind w:left="360"/>
          </w:pPr>
        </w:pPrChange>
      </w:pPr>
      <w:r>
        <w:rPr>
          <w:rFonts w:hint="eastAsia" w:ascii="Calibri" w:hAnsi="Calibri" w:eastAsia="冬青黑体简体中文 W3" w:cs="Calibri"/>
          <w:color w:val="000000" w:themeColor="text1"/>
          <w:sz w:val="21"/>
          <w:szCs w:val="21"/>
          <w:lang w:val="zh-TW" w:eastAsia="zh-TW"/>
          <w:rPrChange w:id="13854"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使用</w:t>
      </w:r>
    </w:p>
    <w:p>
      <w:pPr>
        <w:spacing w:line="240" w:lineRule="auto"/>
        <w:ind w:left="360" w:firstLine="420" w:firstLineChars="200"/>
        <w:rPr>
          <w:rFonts w:ascii="冬青黑体简体中文 W3" w:hAnsi="冬青黑体简体中文 W3" w:eastAsia="冬青黑体简体中文 W3" w:cs="冬青黑体简体中文 W3"/>
          <w:color w:val="000000" w:themeColor="text1"/>
          <w:sz w:val="21"/>
          <w:szCs w:val="21"/>
          <w:rPrChange w:id="13856" w:author="梁元" w:date="2019-05-14T19:51:36Z">
            <w:rPr>
              <w:rFonts w:ascii="冬青黑体简体中文 W3" w:hAnsi="冬青黑体简体中文 W3" w:eastAsia="冬青黑体简体中文 W3" w:cs="冬青黑体简体中文 W3"/>
              <w:sz w:val="21"/>
              <w:szCs w:val="21"/>
            </w:rPr>
          </w:rPrChange>
          <w14:textFill>
            <w14:solidFill>
              <w14:schemeClr w14:val="tx1"/>
            </w14:solidFill>
          </w14:textFill>
        </w:rPr>
        <w:pPrChange w:id="13855" w:author="冷雪凝" w:date="2019-05-14T12:21:32Z">
          <w:pPr>
            <w:spacing w:line="360" w:lineRule="auto"/>
            <w:ind w:left="360"/>
          </w:pPr>
        </w:pPrChange>
      </w:pPr>
    </w:p>
    <w:p>
      <w:pPr>
        <w:widowControl/>
        <w:shd w:val="clear" w:color="auto" w:fill="FFFFFF"/>
        <w:spacing w:line="240" w:lineRule="auto"/>
        <w:ind w:firstLine="360" w:firstLineChars="200"/>
        <w:jc w:val="left"/>
        <w:rPr>
          <w:rFonts w:ascii="Monaco" w:hAnsi="Monaco" w:eastAsia="Monaco" w:cs="Monaco"/>
          <w:color w:val="000000" w:themeColor="text1"/>
          <w:kern w:val="0"/>
          <w:sz w:val="18"/>
          <w:szCs w:val="18"/>
          <w:rPrChange w:id="13858" w:author="梁元" w:date="2019-05-14T19:51:36Z">
            <w:rPr>
              <w:rFonts w:ascii="Monaco" w:hAnsi="Monaco" w:eastAsia="Monaco" w:cs="Monaco"/>
              <w:kern w:val="0"/>
              <w:sz w:val="18"/>
              <w:szCs w:val="18"/>
            </w:rPr>
          </w:rPrChange>
          <w14:textFill>
            <w14:solidFill>
              <w14:schemeClr w14:val="tx1"/>
            </w14:solidFill>
          </w14:textFill>
        </w:rPr>
        <w:pPrChange w:id="13857" w:author="冷雪凝" w:date="2019-05-14T12:21:32Z">
          <w:pPr>
            <w:widowControl/>
            <w:shd w:val="clear" w:color="auto" w:fill="FFFFFF"/>
            <w:spacing w:line="270" w:lineRule="atLeast"/>
            <w:jc w:val="left"/>
          </w:pPr>
        </w:pPrChange>
      </w:pPr>
      <w:r>
        <w:rPr>
          <w:rFonts w:ascii="Monaco" w:hAnsi="Monaco" w:eastAsia="Calibri" w:cs="Calibri"/>
          <w:color w:val="000000" w:themeColor="text1"/>
          <w:kern w:val="0"/>
          <w:sz w:val="18"/>
          <w:szCs w:val="18"/>
          <w:u w:color="001080"/>
          <w:rPrChange w:id="13859" w:author="梁元" w:date="2019-05-14T19:51:36Z">
            <w:rPr>
              <w:rFonts w:ascii="Monaco" w:hAnsi="Monaco" w:eastAsia="Calibri" w:cs="Calibri"/>
              <w:color w:val="001080"/>
              <w:kern w:val="0"/>
              <w:sz w:val="18"/>
              <w:szCs w:val="18"/>
              <w:u w:color="001080"/>
            </w:rPr>
          </w:rPrChange>
          <w14:textFill>
            <w14:solidFill>
              <w14:schemeClr w14:val="tx1"/>
            </w14:solidFill>
          </w14:textFill>
        </w:rPr>
        <w:t xml:space="preserve">  </w:t>
      </w:r>
      <w:r>
        <w:rPr>
          <w:rFonts w:ascii="Monaco" w:hAnsi="Monaco" w:eastAsia="Calibri" w:cs="Calibri"/>
          <w:color w:val="000000" w:themeColor="text1"/>
          <w:kern w:val="0"/>
          <w:sz w:val="18"/>
          <w:szCs w:val="18"/>
          <w:u w:color="001080"/>
          <w:rPrChange w:id="13860" w:author="梁元" w:date="2019-05-14T19:51:36Z">
            <w:rPr>
              <w:rFonts w:ascii="Monaco" w:hAnsi="Monaco" w:eastAsia="Calibri" w:cs="Calibri"/>
              <w:color w:val="001080"/>
              <w:kern w:val="0"/>
              <w:sz w:val="18"/>
              <w:szCs w:val="18"/>
              <w:u w:color="001080"/>
            </w:rPr>
          </w:rPrChange>
          <w14:textFill>
            <w14:solidFill>
              <w14:schemeClr w14:val="tx1"/>
            </w14:solidFill>
          </w14:textFill>
        </w:rPr>
        <w:tab/>
      </w:r>
      <w:r>
        <w:rPr>
          <w:rFonts w:ascii="Monaco" w:hAnsi="Monaco" w:eastAsia="Calibri" w:cs="Calibri"/>
          <w:color w:val="000000" w:themeColor="text1"/>
          <w:kern w:val="0"/>
          <w:sz w:val="18"/>
          <w:szCs w:val="18"/>
          <w:u w:color="001080"/>
          <w:rPrChange w:id="13861" w:author="梁元" w:date="2019-05-14T19:51:36Z">
            <w:rPr>
              <w:rFonts w:ascii="Monaco" w:hAnsi="Monaco" w:eastAsia="Calibri" w:cs="Calibri"/>
              <w:color w:val="001080"/>
              <w:kern w:val="0"/>
              <w:sz w:val="18"/>
              <w:szCs w:val="18"/>
              <w:u w:color="001080"/>
            </w:rPr>
          </w:rPrChange>
          <w14:textFill>
            <w14:solidFill>
              <w14:schemeClr w14:val="tx1"/>
            </w14:solidFill>
          </w14:textFill>
        </w:rPr>
        <w:t>computed:</w:t>
      </w:r>
      <w:r>
        <w:rPr>
          <w:rFonts w:ascii="Monaco" w:hAnsi="Monaco" w:eastAsia="Calibri" w:cs="Calibri"/>
          <w:color w:val="000000" w:themeColor="text1"/>
          <w:kern w:val="0"/>
          <w:sz w:val="18"/>
          <w:szCs w:val="18"/>
          <w:rPrChange w:id="13862" w:author="梁元" w:date="2019-05-14T19:51:36Z">
            <w:rPr>
              <w:rFonts w:ascii="Monaco" w:hAnsi="Monaco" w:eastAsia="Calibri" w:cs="Calibri"/>
              <w:kern w:val="0"/>
              <w:sz w:val="18"/>
              <w:szCs w:val="18"/>
            </w:rPr>
          </w:rPrChange>
          <w14:textFill>
            <w14:solidFill>
              <w14:schemeClr w14:val="tx1"/>
            </w14:solidFill>
          </w14:textFill>
        </w:rPr>
        <w:t>{</w:t>
      </w:r>
    </w:p>
    <w:p>
      <w:pPr>
        <w:widowControl/>
        <w:shd w:val="clear" w:color="auto" w:fill="FFFFFF"/>
        <w:spacing w:line="240" w:lineRule="auto"/>
        <w:ind w:firstLine="360" w:firstLineChars="200"/>
        <w:jc w:val="left"/>
        <w:rPr>
          <w:rFonts w:ascii="Monaco" w:hAnsi="Monaco" w:eastAsia="Monaco" w:cs="Monaco"/>
          <w:color w:val="000000" w:themeColor="text1"/>
          <w:kern w:val="0"/>
          <w:sz w:val="18"/>
          <w:szCs w:val="18"/>
          <w:rPrChange w:id="13864" w:author="梁元" w:date="2019-05-14T19:51:36Z">
            <w:rPr>
              <w:rFonts w:ascii="Monaco" w:hAnsi="Monaco" w:eastAsia="Monaco" w:cs="Monaco"/>
              <w:kern w:val="0"/>
              <w:sz w:val="18"/>
              <w:szCs w:val="18"/>
            </w:rPr>
          </w:rPrChange>
          <w14:textFill>
            <w14:solidFill>
              <w14:schemeClr w14:val="tx1"/>
            </w14:solidFill>
          </w14:textFill>
        </w:rPr>
        <w:pPrChange w:id="13863" w:author="冷雪凝" w:date="2019-05-14T12:21:32Z">
          <w:pPr>
            <w:widowControl/>
            <w:shd w:val="clear" w:color="auto" w:fill="FFFFFF"/>
            <w:spacing w:line="270" w:lineRule="atLeast"/>
            <w:jc w:val="left"/>
          </w:pPr>
        </w:pPrChange>
      </w:pPr>
      <w:r>
        <w:rPr>
          <w:rFonts w:ascii="Monaco" w:hAnsi="Monaco" w:eastAsia="Calibri" w:cs="Calibri"/>
          <w:color w:val="000000" w:themeColor="text1"/>
          <w:kern w:val="0"/>
          <w:sz w:val="18"/>
          <w:szCs w:val="18"/>
          <w:rPrChange w:id="13865"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rPrChange w:id="13866"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rPrChange w:id="13867" w:author="梁元" w:date="2019-05-14T19:51:36Z">
            <w:rPr>
              <w:rFonts w:ascii="Monaco" w:hAnsi="Monaco" w:eastAsia="Calibri" w:cs="Calibri"/>
              <w:kern w:val="0"/>
              <w:sz w:val="18"/>
              <w:szCs w:val="18"/>
            </w:rPr>
          </w:rPrChange>
          <w14:textFill>
            <w14:solidFill>
              <w14:schemeClr w14:val="tx1"/>
            </w14:solidFill>
          </w14:textFill>
        </w:rPr>
        <w:t>userInfor: ()=&gt;{</w:t>
      </w:r>
    </w:p>
    <w:p>
      <w:pPr>
        <w:widowControl/>
        <w:shd w:val="clear" w:color="auto" w:fill="FFFFFF"/>
        <w:spacing w:line="240" w:lineRule="auto"/>
        <w:ind w:firstLine="360" w:firstLineChars="200"/>
        <w:jc w:val="left"/>
        <w:rPr>
          <w:rFonts w:ascii="宋体" w:hAnsi="宋体" w:eastAsia="宋体" w:cs="宋体"/>
          <w:color w:val="000000" w:themeColor="text1"/>
          <w:kern w:val="0"/>
          <w:sz w:val="18"/>
          <w:szCs w:val="18"/>
          <w:rPrChange w:id="13869" w:author="梁元" w:date="2019-05-14T19:51:36Z">
            <w:rPr>
              <w:rFonts w:ascii="宋体" w:hAnsi="宋体" w:eastAsia="宋体" w:cs="宋体"/>
              <w:kern w:val="0"/>
              <w:sz w:val="18"/>
              <w:szCs w:val="18"/>
            </w:rPr>
          </w:rPrChange>
          <w14:textFill>
            <w14:solidFill>
              <w14:schemeClr w14:val="tx1"/>
            </w14:solidFill>
          </w14:textFill>
        </w:rPr>
        <w:pPrChange w:id="13868" w:author="冷雪凝" w:date="2019-05-14T12:21:32Z">
          <w:pPr>
            <w:widowControl/>
            <w:shd w:val="clear" w:color="auto" w:fill="FFFFFF"/>
            <w:spacing w:line="270" w:lineRule="atLeast"/>
            <w:ind w:firstLine="420"/>
            <w:jc w:val="left"/>
          </w:pPr>
        </w:pPrChange>
      </w:pPr>
      <w:r>
        <w:rPr>
          <w:rFonts w:ascii="Monaco" w:hAnsi="Monaco" w:eastAsia="Monaco" w:cs="Monaco"/>
          <w:color w:val="000000" w:themeColor="text1"/>
          <w:kern w:val="0"/>
          <w:sz w:val="18"/>
          <w:szCs w:val="18"/>
          <w:rPrChange w:id="13870" w:author="梁元" w:date="2019-05-14T19:51:36Z">
            <w:rPr>
              <w:rFonts w:ascii="Monaco" w:hAnsi="Monaco" w:eastAsia="Monaco" w:cs="Monaco"/>
              <w:kern w:val="0"/>
              <w:sz w:val="18"/>
              <w:szCs w:val="18"/>
            </w:rPr>
          </w:rPrChange>
          <w14:textFill>
            <w14:solidFill>
              <w14:schemeClr w14:val="tx1"/>
            </w14:solidFill>
          </w14:textFill>
        </w:rPr>
        <w:tab/>
      </w:r>
      <w:r>
        <w:rPr>
          <w:rFonts w:ascii="Monaco" w:hAnsi="Monaco" w:eastAsia="Monaco" w:cs="Monaco"/>
          <w:color w:val="000000" w:themeColor="text1"/>
          <w:kern w:val="0"/>
          <w:sz w:val="18"/>
          <w:szCs w:val="18"/>
          <w:rPrChange w:id="13871" w:author="梁元" w:date="2019-05-14T19:51:36Z">
            <w:rPr>
              <w:rFonts w:ascii="Monaco" w:hAnsi="Monaco" w:eastAsia="Monaco" w:cs="Monaco"/>
              <w:kern w:val="0"/>
              <w:sz w:val="18"/>
              <w:szCs w:val="18"/>
            </w:rPr>
          </w:rPrChange>
          <w14:textFill>
            <w14:solidFill>
              <w14:schemeClr w14:val="tx1"/>
            </w14:solidFill>
          </w14:textFill>
        </w:rPr>
        <w:tab/>
      </w:r>
      <w:r>
        <w:rPr>
          <w:rFonts w:ascii="Monaco" w:hAnsi="Monaco" w:eastAsia="Monaco" w:cs="Monaco"/>
          <w:color w:val="000000" w:themeColor="text1"/>
          <w:kern w:val="0"/>
          <w:sz w:val="18"/>
          <w:szCs w:val="18"/>
          <w:rPrChange w:id="13872" w:author="梁元" w:date="2019-05-14T19:51:36Z">
            <w:rPr>
              <w:rFonts w:ascii="Monaco" w:hAnsi="Monaco" w:eastAsia="Monaco" w:cs="Monaco"/>
              <w:kern w:val="0"/>
              <w:sz w:val="18"/>
              <w:szCs w:val="18"/>
            </w:rPr>
          </w:rPrChange>
          <w14:textFill>
            <w14:solidFill>
              <w14:schemeClr w14:val="tx1"/>
            </w14:solidFill>
          </w14:textFill>
        </w:rPr>
        <w:t>return this.$store.getters.GetUserInfor  //</w:t>
      </w:r>
      <w:r>
        <w:rPr>
          <w:rFonts w:ascii="宋体" w:hAnsi="宋体" w:eastAsia="宋体" w:cs="宋体"/>
          <w:color w:val="000000" w:themeColor="text1"/>
          <w:kern w:val="0"/>
          <w:sz w:val="18"/>
          <w:szCs w:val="18"/>
          <w:lang w:val="zh-TW" w:eastAsia="zh-TW"/>
          <w:rPrChange w:id="13873" w:author="梁元" w:date="2019-05-14T19:51:36Z">
            <w:rPr>
              <w:rFonts w:ascii="宋体" w:hAnsi="宋体" w:eastAsia="宋体" w:cs="宋体"/>
              <w:kern w:val="0"/>
              <w:sz w:val="18"/>
              <w:szCs w:val="18"/>
              <w:lang w:val="zh-TW" w:eastAsia="zh-TW"/>
            </w:rPr>
          </w:rPrChange>
          <w14:textFill>
            <w14:solidFill>
              <w14:schemeClr w14:val="tx1"/>
            </w14:solidFill>
          </w14:textFill>
        </w:rPr>
        <w:t>获取数据</w:t>
      </w:r>
    </w:p>
    <w:p>
      <w:pPr>
        <w:widowControl/>
        <w:shd w:val="clear" w:color="auto" w:fill="FFFFFF"/>
        <w:spacing w:line="240" w:lineRule="auto"/>
        <w:ind w:left="420" w:firstLine="360" w:firstLineChars="200"/>
        <w:jc w:val="left"/>
        <w:rPr>
          <w:rFonts w:ascii="Monaco" w:hAnsi="Monaco" w:eastAsia="Monaco" w:cs="Monaco"/>
          <w:color w:val="000000" w:themeColor="text1"/>
          <w:kern w:val="0"/>
          <w:sz w:val="18"/>
          <w:szCs w:val="18"/>
          <w:rPrChange w:id="13875" w:author="梁元" w:date="2019-05-14T19:51:36Z">
            <w:rPr>
              <w:rFonts w:ascii="Monaco" w:hAnsi="Monaco" w:eastAsia="Monaco" w:cs="Monaco"/>
              <w:kern w:val="0"/>
              <w:sz w:val="18"/>
              <w:szCs w:val="18"/>
            </w:rPr>
          </w:rPrChange>
          <w14:textFill>
            <w14:solidFill>
              <w14:schemeClr w14:val="tx1"/>
            </w14:solidFill>
          </w14:textFill>
        </w:rPr>
        <w:pPrChange w:id="13874" w:author="冷雪凝" w:date="2019-05-14T12:21:32Z">
          <w:pPr>
            <w:widowControl/>
            <w:shd w:val="clear" w:color="auto" w:fill="FFFFFF"/>
            <w:spacing w:line="270" w:lineRule="atLeast"/>
            <w:ind w:left="420" w:firstLine="420"/>
            <w:jc w:val="left"/>
          </w:pPr>
        </w:pPrChange>
      </w:pPr>
      <w:r>
        <w:rPr>
          <w:rFonts w:ascii="Monaco" w:hAnsi="Monaco" w:eastAsia="Calibri" w:cs="Calibri"/>
          <w:color w:val="000000" w:themeColor="text1"/>
          <w:kern w:val="0"/>
          <w:sz w:val="18"/>
          <w:szCs w:val="18"/>
          <w:rPrChange w:id="13876" w:author="梁元" w:date="2019-05-14T19:51:36Z">
            <w:rPr>
              <w:rFonts w:ascii="Monaco" w:hAnsi="Monaco" w:eastAsia="Calibri" w:cs="Calibri"/>
              <w:kern w:val="0"/>
              <w:sz w:val="18"/>
              <w:szCs w:val="18"/>
            </w:rPr>
          </w:rPrChange>
          <w14:textFill>
            <w14:solidFill>
              <w14:schemeClr w14:val="tx1"/>
            </w14:solidFill>
          </w14:textFill>
        </w:rPr>
        <w:t>}</w:t>
      </w:r>
    </w:p>
    <w:p>
      <w:pPr>
        <w:widowControl/>
        <w:shd w:val="clear" w:color="auto" w:fill="FFFFFF"/>
        <w:spacing w:line="240" w:lineRule="auto"/>
        <w:ind w:firstLine="360" w:firstLineChars="200"/>
        <w:jc w:val="left"/>
        <w:rPr>
          <w:rFonts w:ascii="Monaco" w:hAnsi="Monaco" w:eastAsia="Monaco" w:cs="Monaco"/>
          <w:color w:val="000000" w:themeColor="text1"/>
          <w:kern w:val="0"/>
          <w:sz w:val="18"/>
          <w:szCs w:val="18"/>
          <w:rPrChange w:id="13878" w:author="梁元" w:date="2019-05-14T19:51:36Z">
            <w:rPr>
              <w:rFonts w:ascii="Monaco" w:hAnsi="Monaco" w:eastAsia="Monaco" w:cs="Monaco"/>
              <w:kern w:val="0"/>
              <w:sz w:val="18"/>
              <w:szCs w:val="18"/>
            </w:rPr>
          </w:rPrChange>
          <w14:textFill>
            <w14:solidFill>
              <w14:schemeClr w14:val="tx1"/>
            </w14:solidFill>
          </w14:textFill>
        </w:rPr>
        <w:pPrChange w:id="13877" w:author="冷雪凝" w:date="2019-05-14T12:21:32Z">
          <w:pPr>
            <w:widowControl/>
            <w:shd w:val="clear" w:color="auto" w:fill="FFFFFF"/>
            <w:spacing w:line="270" w:lineRule="atLeast"/>
            <w:jc w:val="left"/>
          </w:pPr>
        </w:pPrChange>
      </w:pPr>
      <w:r>
        <w:rPr>
          <w:rFonts w:ascii="Monaco" w:hAnsi="Monaco" w:eastAsia="Calibri" w:cs="Calibri"/>
          <w:color w:val="000000" w:themeColor="text1"/>
          <w:kern w:val="0"/>
          <w:sz w:val="18"/>
          <w:szCs w:val="18"/>
          <w:rPrChange w:id="13879"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rPrChange w:id="13880"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rPrChange w:id="13881" w:author="梁元" w:date="2019-05-14T19:51:36Z">
            <w:rPr>
              <w:rFonts w:ascii="Monaco" w:hAnsi="Monaco" w:eastAsia="Calibri" w:cs="Calibri"/>
              <w:kern w:val="0"/>
              <w:sz w:val="18"/>
              <w:szCs w:val="18"/>
            </w:rPr>
          </w:rPrChange>
          <w14:textFill>
            <w14:solidFill>
              <w14:schemeClr w14:val="tx1"/>
            </w14:solidFill>
          </w14:textFill>
        </w:rPr>
        <w:t>},</w:t>
      </w:r>
    </w:p>
    <w:p>
      <w:pPr>
        <w:widowControl/>
        <w:shd w:val="clear" w:color="auto" w:fill="FFFFFF"/>
        <w:spacing w:line="240" w:lineRule="auto"/>
        <w:ind w:firstLine="360" w:firstLineChars="200"/>
        <w:jc w:val="left"/>
        <w:rPr>
          <w:rFonts w:ascii="Monaco" w:hAnsi="Monaco" w:eastAsia="Monaco" w:cs="Monaco"/>
          <w:color w:val="000000" w:themeColor="text1"/>
          <w:kern w:val="0"/>
          <w:sz w:val="18"/>
          <w:szCs w:val="18"/>
          <w:rPrChange w:id="13883" w:author="梁元" w:date="2019-05-14T19:51:36Z">
            <w:rPr>
              <w:rFonts w:ascii="Monaco" w:hAnsi="Monaco" w:eastAsia="Monaco" w:cs="Monaco"/>
              <w:kern w:val="0"/>
              <w:sz w:val="18"/>
              <w:szCs w:val="18"/>
            </w:rPr>
          </w:rPrChange>
          <w14:textFill>
            <w14:solidFill>
              <w14:schemeClr w14:val="tx1"/>
            </w14:solidFill>
          </w14:textFill>
        </w:rPr>
        <w:pPrChange w:id="13882" w:author="冷雪凝" w:date="2019-05-14T12:21:32Z">
          <w:pPr>
            <w:widowControl/>
            <w:shd w:val="clear" w:color="auto" w:fill="FFFFFF"/>
            <w:spacing w:line="270" w:lineRule="atLeast"/>
            <w:jc w:val="left"/>
          </w:pPr>
        </w:pPrChange>
      </w:pPr>
      <w:r>
        <w:rPr>
          <w:rFonts w:ascii="Monaco" w:hAnsi="Monaco" w:eastAsia="Calibri" w:cs="Calibri"/>
          <w:color w:val="000000" w:themeColor="text1"/>
          <w:kern w:val="0"/>
          <w:sz w:val="18"/>
          <w:szCs w:val="18"/>
          <w:rPrChange w:id="13884"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rPrChange w:id="13885"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u w:color="001080"/>
          <w:rPrChange w:id="13886" w:author="梁元" w:date="2019-05-14T19:51:36Z">
            <w:rPr>
              <w:rFonts w:ascii="Monaco" w:hAnsi="Monaco" w:eastAsia="Calibri" w:cs="Calibri"/>
              <w:color w:val="001080"/>
              <w:kern w:val="0"/>
              <w:sz w:val="18"/>
              <w:szCs w:val="18"/>
              <w:u w:color="001080"/>
            </w:rPr>
          </w:rPrChange>
          <w14:textFill>
            <w14:solidFill>
              <w14:schemeClr w14:val="tx1"/>
            </w14:solidFill>
          </w14:textFill>
        </w:rPr>
        <w:t>methods:</w:t>
      </w:r>
      <w:r>
        <w:rPr>
          <w:rFonts w:ascii="Monaco" w:hAnsi="Monaco" w:eastAsia="Calibri" w:cs="Calibri"/>
          <w:color w:val="000000" w:themeColor="text1"/>
          <w:kern w:val="0"/>
          <w:sz w:val="18"/>
          <w:szCs w:val="18"/>
          <w:rPrChange w:id="13887" w:author="梁元" w:date="2019-05-14T19:51:36Z">
            <w:rPr>
              <w:rFonts w:ascii="Monaco" w:hAnsi="Monaco" w:eastAsia="Calibri" w:cs="Calibri"/>
              <w:kern w:val="0"/>
              <w:sz w:val="18"/>
              <w:szCs w:val="18"/>
            </w:rPr>
          </w:rPrChange>
          <w14:textFill>
            <w14:solidFill>
              <w14:schemeClr w14:val="tx1"/>
            </w14:solidFill>
          </w14:textFill>
        </w:rPr>
        <w:t xml:space="preserve"> {</w:t>
      </w:r>
    </w:p>
    <w:p>
      <w:pPr>
        <w:widowControl/>
        <w:shd w:val="clear" w:color="auto" w:fill="FFFFFF"/>
        <w:spacing w:line="240" w:lineRule="auto"/>
        <w:ind w:firstLine="360" w:firstLineChars="200"/>
        <w:jc w:val="left"/>
        <w:rPr>
          <w:rFonts w:ascii="Monaco" w:hAnsi="Monaco" w:eastAsia="Monaco" w:cs="Monaco"/>
          <w:color w:val="000000" w:themeColor="text1"/>
          <w:kern w:val="0"/>
          <w:sz w:val="18"/>
          <w:szCs w:val="18"/>
          <w:rPrChange w:id="13889" w:author="梁元" w:date="2019-05-14T19:51:36Z">
            <w:rPr>
              <w:rFonts w:ascii="Monaco" w:hAnsi="Monaco" w:eastAsia="Monaco" w:cs="Monaco"/>
              <w:kern w:val="0"/>
              <w:sz w:val="18"/>
              <w:szCs w:val="18"/>
            </w:rPr>
          </w:rPrChange>
          <w14:textFill>
            <w14:solidFill>
              <w14:schemeClr w14:val="tx1"/>
            </w14:solidFill>
          </w14:textFill>
        </w:rPr>
        <w:pPrChange w:id="13888" w:author="冷雪凝" w:date="2019-05-14T12:21:32Z">
          <w:pPr>
            <w:widowControl/>
            <w:shd w:val="clear" w:color="auto" w:fill="FFFFFF"/>
            <w:spacing w:line="270" w:lineRule="atLeast"/>
            <w:jc w:val="left"/>
          </w:pPr>
        </w:pPrChange>
      </w:pPr>
      <w:r>
        <w:rPr>
          <w:rFonts w:ascii="Monaco" w:hAnsi="Monaco" w:eastAsia="Calibri" w:cs="Calibri"/>
          <w:color w:val="000000" w:themeColor="text1"/>
          <w:kern w:val="0"/>
          <w:sz w:val="18"/>
          <w:szCs w:val="18"/>
          <w:rPrChange w:id="13890"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rPrChange w:id="13891"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u w:color="795E26"/>
          <w:rPrChange w:id="13892" w:author="梁元" w:date="2019-05-14T19:51:36Z">
            <w:rPr>
              <w:rFonts w:ascii="Monaco" w:hAnsi="Monaco" w:eastAsia="Calibri" w:cs="Calibri"/>
              <w:color w:val="795E26"/>
              <w:kern w:val="0"/>
              <w:sz w:val="18"/>
              <w:szCs w:val="18"/>
              <w:u w:color="795E26"/>
            </w:rPr>
          </w:rPrChange>
          <w14:textFill>
            <w14:solidFill>
              <w14:schemeClr w14:val="tx1"/>
            </w14:solidFill>
          </w14:textFill>
        </w:rPr>
        <w:t>setUserInfor</w:t>
      </w:r>
      <w:r>
        <w:rPr>
          <w:rFonts w:ascii="Monaco" w:hAnsi="Monaco" w:eastAsia="Calibri" w:cs="Calibri"/>
          <w:color w:val="000000" w:themeColor="text1"/>
          <w:kern w:val="0"/>
          <w:sz w:val="18"/>
          <w:szCs w:val="18"/>
          <w:rPrChange w:id="13893" w:author="梁元" w:date="2019-05-14T19:51:36Z">
            <w:rPr>
              <w:rFonts w:ascii="Monaco" w:hAnsi="Monaco" w:eastAsia="Calibri" w:cs="Calibri"/>
              <w:kern w:val="0"/>
              <w:sz w:val="18"/>
              <w:szCs w:val="18"/>
            </w:rPr>
          </w:rPrChange>
          <w14:textFill>
            <w14:solidFill>
              <w14:schemeClr w14:val="tx1"/>
            </w14:solidFill>
          </w14:textFill>
        </w:rPr>
        <w:t xml:space="preserve"> () {</w:t>
      </w:r>
    </w:p>
    <w:p>
      <w:pPr>
        <w:shd w:val="clear" w:color="auto" w:fill="FFFFFF"/>
        <w:spacing w:line="240" w:lineRule="auto"/>
        <w:ind w:firstLine="360" w:firstLineChars="200"/>
        <w:rPr>
          <w:rFonts w:ascii="Monaco" w:hAnsi="Monaco" w:eastAsia="Monaco" w:cs="Monaco"/>
          <w:color w:val="000000" w:themeColor="text1"/>
          <w:kern w:val="0"/>
          <w:sz w:val="18"/>
          <w:szCs w:val="18"/>
          <w:rPrChange w:id="13895" w:author="梁元" w:date="2019-05-14T19:51:36Z">
            <w:rPr>
              <w:rFonts w:ascii="Monaco" w:hAnsi="Monaco" w:eastAsia="Monaco" w:cs="Monaco"/>
              <w:kern w:val="0"/>
              <w:sz w:val="18"/>
              <w:szCs w:val="18"/>
            </w:rPr>
          </w:rPrChange>
          <w14:textFill>
            <w14:solidFill>
              <w14:schemeClr w14:val="tx1"/>
            </w14:solidFill>
          </w14:textFill>
        </w:rPr>
        <w:pPrChange w:id="13894" w:author="冷雪凝" w:date="2019-05-14T12:21:32Z">
          <w:pPr>
            <w:shd w:val="clear" w:color="auto" w:fill="FFFFFF"/>
            <w:spacing w:line="270" w:lineRule="atLeast"/>
          </w:pPr>
        </w:pPrChange>
      </w:pPr>
      <w:r>
        <w:rPr>
          <w:rFonts w:ascii="Monaco" w:hAnsi="Monaco" w:eastAsia="Calibri" w:cs="Calibri"/>
          <w:color w:val="000000" w:themeColor="text1"/>
          <w:kern w:val="0"/>
          <w:sz w:val="18"/>
          <w:szCs w:val="18"/>
          <w:rPrChange w:id="13896"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rPrChange w:id="13897"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rPrChange w:id="13898"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u w:color="0000FF"/>
          <w:rPrChange w:id="13899" w:author="梁元" w:date="2019-05-14T19:51:36Z">
            <w:rPr>
              <w:rFonts w:ascii="Monaco" w:hAnsi="Monaco" w:eastAsia="Calibri" w:cs="Calibri"/>
              <w:color w:val="0000FF"/>
              <w:kern w:val="0"/>
              <w:sz w:val="18"/>
              <w:szCs w:val="18"/>
              <w:u w:color="0000FF"/>
            </w:rPr>
          </w:rPrChange>
          <w14:textFill>
            <w14:solidFill>
              <w14:schemeClr w14:val="tx1"/>
            </w14:solidFill>
          </w14:textFill>
        </w:rPr>
        <w:t>this</w:t>
      </w:r>
      <w:r>
        <w:rPr>
          <w:rFonts w:ascii="Monaco" w:hAnsi="Monaco" w:eastAsia="Calibri" w:cs="Calibri"/>
          <w:color w:val="000000" w:themeColor="text1"/>
          <w:kern w:val="0"/>
          <w:sz w:val="18"/>
          <w:szCs w:val="18"/>
          <w:rPrChange w:id="13900" w:author="梁元" w:date="2019-05-14T19:51:36Z">
            <w:rPr>
              <w:rFonts w:ascii="Monaco" w:hAnsi="Monaco" w:eastAsia="Calibri" w:cs="Calibri"/>
              <w:kern w:val="0"/>
              <w:sz w:val="18"/>
              <w:szCs w:val="18"/>
            </w:rPr>
          </w:rPrChange>
          <w14:textFill>
            <w14:solidFill>
              <w14:schemeClr w14:val="tx1"/>
            </w14:solidFill>
          </w14:textFill>
        </w:rPr>
        <w:t>.</w:t>
      </w:r>
      <w:r>
        <w:rPr>
          <w:rFonts w:ascii="Monaco" w:hAnsi="Monaco" w:eastAsia="Calibri" w:cs="Calibri"/>
          <w:color w:val="000000" w:themeColor="text1"/>
          <w:kern w:val="0"/>
          <w:sz w:val="18"/>
          <w:szCs w:val="18"/>
          <w:u w:color="001080"/>
          <w:rPrChange w:id="13901" w:author="梁元" w:date="2019-05-14T19:51:36Z">
            <w:rPr>
              <w:rFonts w:ascii="Monaco" w:hAnsi="Monaco" w:eastAsia="Calibri" w:cs="Calibri"/>
              <w:color w:val="001080"/>
              <w:kern w:val="0"/>
              <w:sz w:val="18"/>
              <w:szCs w:val="18"/>
              <w:u w:color="001080"/>
            </w:rPr>
          </w:rPrChange>
          <w14:textFill>
            <w14:solidFill>
              <w14:schemeClr w14:val="tx1"/>
            </w14:solidFill>
          </w14:textFill>
        </w:rPr>
        <w:t>$store</w:t>
      </w:r>
      <w:r>
        <w:rPr>
          <w:rFonts w:ascii="Monaco" w:hAnsi="Monaco" w:eastAsia="Calibri" w:cs="Calibri"/>
          <w:color w:val="000000" w:themeColor="text1"/>
          <w:kern w:val="0"/>
          <w:sz w:val="18"/>
          <w:szCs w:val="18"/>
          <w:rPrChange w:id="13902" w:author="梁元" w:date="2019-05-14T19:51:36Z">
            <w:rPr>
              <w:rFonts w:ascii="Monaco" w:hAnsi="Monaco" w:eastAsia="Calibri" w:cs="Calibri"/>
              <w:kern w:val="0"/>
              <w:sz w:val="18"/>
              <w:szCs w:val="18"/>
            </w:rPr>
          </w:rPrChange>
          <w14:textFill>
            <w14:solidFill>
              <w14:schemeClr w14:val="tx1"/>
            </w14:solidFill>
          </w14:textFill>
        </w:rPr>
        <w:t>.</w:t>
      </w:r>
      <w:r>
        <w:rPr>
          <w:rFonts w:ascii="Monaco" w:hAnsi="Monaco" w:eastAsia="Calibri" w:cs="Calibri"/>
          <w:color w:val="000000" w:themeColor="text1"/>
          <w:kern w:val="0"/>
          <w:sz w:val="18"/>
          <w:szCs w:val="18"/>
          <w:u w:color="795E26"/>
          <w:rPrChange w:id="13903" w:author="梁元" w:date="2019-05-14T19:51:36Z">
            <w:rPr>
              <w:rFonts w:ascii="Monaco" w:hAnsi="Monaco" w:eastAsia="Calibri" w:cs="Calibri"/>
              <w:color w:val="795E26"/>
              <w:kern w:val="0"/>
              <w:sz w:val="18"/>
              <w:szCs w:val="18"/>
              <w:u w:color="795E26"/>
            </w:rPr>
          </w:rPrChange>
          <w14:textFill>
            <w14:solidFill>
              <w14:schemeClr w14:val="tx1"/>
            </w14:solidFill>
          </w14:textFill>
        </w:rPr>
        <w:t>dispatch</w:t>
      </w:r>
      <w:r>
        <w:rPr>
          <w:rFonts w:ascii="Monaco" w:hAnsi="Monaco" w:eastAsia="Calibri" w:cs="Calibri"/>
          <w:color w:val="000000" w:themeColor="text1"/>
          <w:kern w:val="0"/>
          <w:sz w:val="18"/>
          <w:szCs w:val="18"/>
          <w:rPrChange w:id="13904" w:author="梁元" w:date="2019-05-14T19:51:36Z">
            <w:rPr>
              <w:rFonts w:ascii="Monaco" w:hAnsi="Monaco" w:eastAsia="Calibri" w:cs="Calibri"/>
              <w:kern w:val="0"/>
              <w:sz w:val="18"/>
              <w:szCs w:val="18"/>
            </w:rPr>
          </w:rPrChange>
          <w14:textFill>
            <w14:solidFill>
              <w14:schemeClr w14:val="tx1"/>
            </w14:solidFill>
          </w14:textFill>
        </w:rPr>
        <w:t>(</w:t>
      </w:r>
      <w:r>
        <w:rPr>
          <w:rFonts w:ascii="Monaco" w:hAnsi="Monaco" w:eastAsia="Calibri" w:cs="Calibri"/>
          <w:color w:val="000000" w:themeColor="text1"/>
          <w:kern w:val="0"/>
          <w:sz w:val="18"/>
          <w:szCs w:val="18"/>
          <w:u w:color="A31515"/>
          <w:rPrChange w:id="13905" w:author="梁元" w:date="2019-05-14T19:51:36Z">
            <w:rPr>
              <w:rFonts w:ascii="Monaco" w:hAnsi="Monaco" w:eastAsia="Calibri" w:cs="Calibri"/>
              <w:color w:val="A31515"/>
              <w:kern w:val="0"/>
              <w:sz w:val="18"/>
              <w:szCs w:val="18"/>
              <w:u w:color="A31515"/>
            </w:rPr>
          </w:rPrChange>
          <w14:textFill>
            <w14:solidFill>
              <w14:schemeClr w14:val="tx1"/>
            </w14:solidFill>
          </w14:textFill>
        </w:rPr>
        <w:t>'SetUserInfor'</w:t>
      </w:r>
      <w:r>
        <w:rPr>
          <w:rFonts w:ascii="Monaco" w:hAnsi="Monaco" w:eastAsia="Calibri" w:cs="Calibri"/>
          <w:color w:val="000000" w:themeColor="text1"/>
          <w:kern w:val="0"/>
          <w:sz w:val="18"/>
          <w:szCs w:val="18"/>
          <w:rPrChange w:id="13906" w:author="梁元" w:date="2019-05-14T19:51:36Z">
            <w:rPr>
              <w:rFonts w:ascii="Monaco" w:hAnsi="Monaco" w:eastAsia="Calibri" w:cs="Calibri"/>
              <w:kern w:val="0"/>
              <w:sz w:val="18"/>
              <w:szCs w:val="18"/>
            </w:rPr>
          </w:rPrChange>
          <w14:textFill>
            <w14:solidFill>
              <w14:schemeClr w14:val="tx1"/>
            </w14:solidFill>
          </w14:textFill>
        </w:rPr>
        <w:t>,{</w:t>
      </w:r>
    </w:p>
    <w:p>
      <w:pPr>
        <w:widowControl/>
        <w:shd w:val="clear" w:color="auto" w:fill="FFFFFF"/>
        <w:spacing w:line="240" w:lineRule="auto"/>
        <w:ind w:firstLine="360" w:firstLineChars="200"/>
        <w:jc w:val="left"/>
        <w:rPr>
          <w:rFonts w:ascii="Monaco" w:hAnsi="Monaco" w:eastAsia="Monaco" w:cs="Monaco"/>
          <w:color w:val="000000" w:themeColor="text1"/>
          <w:kern w:val="0"/>
          <w:sz w:val="18"/>
          <w:szCs w:val="18"/>
          <w:u w:color="001080"/>
          <w:rPrChange w:id="13908" w:author="梁元" w:date="2019-05-14T19:51:36Z">
            <w:rPr>
              <w:rFonts w:ascii="Monaco" w:hAnsi="Monaco" w:eastAsia="Monaco" w:cs="Monaco"/>
              <w:color w:val="001080"/>
              <w:kern w:val="0"/>
              <w:sz w:val="18"/>
              <w:szCs w:val="18"/>
              <w:u w:color="001080"/>
            </w:rPr>
          </w:rPrChange>
          <w14:textFill>
            <w14:solidFill>
              <w14:schemeClr w14:val="tx1"/>
            </w14:solidFill>
          </w14:textFill>
        </w:rPr>
        <w:pPrChange w:id="13907" w:author="冷雪凝" w:date="2019-05-14T12:21:32Z">
          <w:pPr>
            <w:widowControl/>
            <w:shd w:val="clear" w:color="auto" w:fill="FFFFFF"/>
            <w:spacing w:line="270" w:lineRule="atLeast"/>
            <w:jc w:val="left"/>
          </w:pPr>
        </w:pPrChange>
      </w:pPr>
      <w:r>
        <w:rPr>
          <w:rFonts w:ascii="Monaco" w:hAnsi="Monaco" w:eastAsia="Calibri" w:cs="Calibri"/>
          <w:color w:val="000000" w:themeColor="text1"/>
          <w:kern w:val="0"/>
          <w:sz w:val="18"/>
          <w:szCs w:val="18"/>
          <w:rPrChange w:id="13909"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rPrChange w:id="13910"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rPrChange w:id="13911"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u w:color="001080"/>
          <w:rPrChange w:id="13912" w:author="梁元" w:date="2019-05-14T19:51:36Z">
            <w:rPr>
              <w:rFonts w:ascii="Monaco" w:hAnsi="Monaco" w:eastAsia="Calibri" w:cs="Calibri"/>
              <w:color w:val="001080"/>
              <w:kern w:val="0"/>
              <w:sz w:val="18"/>
              <w:szCs w:val="18"/>
              <w:u w:color="001080"/>
            </w:rPr>
          </w:rPrChange>
          <w14:textFill>
            <w14:solidFill>
              <w14:schemeClr w14:val="tx1"/>
            </w14:solidFill>
          </w14:textFill>
        </w:rPr>
        <w:t>name:’</w:t>
      </w:r>
      <w:r>
        <w:rPr>
          <w:rFonts w:ascii="宋体" w:hAnsi="宋体" w:eastAsia="宋体" w:cs="宋体"/>
          <w:color w:val="000000" w:themeColor="text1"/>
          <w:kern w:val="0"/>
          <w:sz w:val="18"/>
          <w:szCs w:val="18"/>
          <w:u w:color="001080"/>
          <w:lang w:val="zh-TW" w:eastAsia="zh-TW"/>
          <w:rPrChange w:id="13913" w:author="梁元" w:date="2019-05-14T19:51:36Z">
            <w:rPr>
              <w:rFonts w:ascii="宋体" w:hAnsi="宋体" w:eastAsia="宋体" w:cs="宋体"/>
              <w:color w:val="001080"/>
              <w:kern w:val="0"/>
              <w:sz w:val="18"/>
              <w:szCs w:val="18"/>
              <w:u w:color="001080"/>
              <w:lang w:val="zh-TW" w:eastAsia="zh-TW"/>
            </w:rPr>
          </w:rPrChange>
          <w14:textFill>
            <w14:solidFill>
              <w14:schemeClr w14:val="tx1"/>
            </w14:solidFill>
          </w14:textFill>
        </w:rPr>
        <w:t>小明</w:t>
      </w:r>
      <w:r>
        <w:rPr>
          <w:rFonts w:ascii="Monaco" w:hAnsi="Monaco" w:eastAsia="Calibri" w:cs="Calibri"/>
          <w:color w:val="000000" w:themeColor="text1"/>
          <w:kern w:val="0"/>
          <w:sz w:val="18"/>
          <w:szCs w:val="18"/>
          <w:u w:color="001080"/>
          <w:rPrChange w:id="13914" w:author="梁元" w:date="2019-05-14T19:51:36Z">
            <w:rPr>
              <w:rFonts w:ascii="Monaco" w:hAnsi="Monaco" w:eastAsia="Calibri" w:cs="Calibri"/>
              <w:color w:val="001080"/>
              <w:kern w:val="0"/>
              <w:sz w:val="18"/>
              <w:szCs w:val="18"/>
              <w:u w:color="001080"/>
            </w:rPr>
          </w:rPrChange>
          <w14:textFill>
            <w14:solidFill>
              <w14:schemeClr w14:val="tx1"/>
            </w14:solidFill>
          </w14:textFill>
        </w:rPr>
        <w:t>’,</w:t>
      </w:r>
    </w:p>
    <w:p>
      <w:pPr>
        <w:widowControl/>
        <w:shd w:val="clear" w:color="auto" w:fill="FFFFFF"/>
        <w:spacing w:line="240" w:lineRule="auto"/>
        <w:ind w:left="1260" w:firstLine="360" w:firstLineChars="200"/>
        <w:jc w:val="left"/>
        <w:rPr>
          <w:rFonts w:ascii="宋体" w:hAnsi="宋体" w:eastAsia="宋体" w:cs="宋体"/>
          <w:color w:val="000000" w:themeColor="text1"/>
          <w:kern w:val="0"/>
          <w:sz w:val="18"/>
          <w:szCs w:val="18"/>
          <w:rPrChange w:id="13916" w:author="梁元" w:date="2019-05-14T19:51:36Z">
            <w:rPr>
              <w:rFonts w:ascii="宋体" w:hAnsi="宋体" w:eastAsia="宋体" w:cs="宋体"/>
              <w:kern w:val="0"/>
              <w:sz w:val="18"/>
              <w:szCs w:val="18"/>
            </w:rPr>
          </w:rPrChange>
          <w14:textFill>
            <w14:solidFill>
              <w14:schemeClr w14:val="tx1"/>
            </w14:solidFill>
          </w14:textFill>
        </w:rPr>
        <w:pPrChange w:id="13915" w:author="冷雪凝" w:date="2019-05-14T12:21:32Z">
          <w:pPr>
            <w:widowControl/>
            <w:shd w:val="clear" w:color="auto" w:fill="FFFFFF"/>
            <w:spacing w:line="270" w:lineRule="atLeast"/>
            <w:ind w:left="1260" w:firstLine="420"/>
            <w:jc w:val="left"/>
          </w:pPr>
        </w:pPrChange>
      </w:pPr>
      <w:r>
        <w:rPr>
          <w:rFonts w:ascii="Monaco" w:hAnsi="Monaco" w:eastAsia="Calibri" w:cs="Calibri"/>
          <w:color w:val="000000" w:themeColor="text1"/>
          <w:kern w:val="0"/>
          <w:sz w:val="18"/>
          <w:szCs w:val="18"/>
          <w:u w:color="001080"/>
          <w:rPrChange w:id="13917" w:author="梁元" w:date="2019-05-14T19:51:36Z">
            <w:rPr>
              <w:rFonts w:ascii="Monaco" w:hAnsi="Monaco" w:eastAsia="Calibri" w:cs="Calibri"/>
              <w:color w:val="001080"/>
              <w:kern w:val="0"/>
              <w:sz w:val="18"/>
              <w:szCs w:val="18"/>
              <w:u w:color="001080"/>
            </w:rPr>
          </w:rPrChange>
          <w14:textFill>
            <w14:solidFill>
              <w14:schemeClr w14:val="tx1"/>
            </w14:solidFill>
          </w14:textFill>
        </w:rPr>
        <w:t>age:</w:t>
      </w:r>
      <w:r>
        <w:rPr>
          <w:rFonts w:ascii="宋体" w:hAnsi="宋体" w:eastAsia="宋体" w:cs="宋体"/>
          <w:color w:val="000000" w:themeColor="text1"/>
          <w:kern w:val="0"/>
          <w:sz w:val="18"/>
          <w:szCs w:val="18"/>
          <w:u w:color="001080"/>
          <w:rPrChange w:id="13918" w:author="梁元" w:date="2019-05-14T19:51:36Z">
            <w:rPr>
              <w:rFonts w:ascii="宋体" w:hAnsi="宋体" w:eastAsia="宋体" w:cs="宋体"/>
              <w:color w:val="001080"/>
              <w:kern w:val="0"/>
              <w:sz w:val="18"/>
              <w:szCs w:val="18"/>
              <w:u w:color="001080"/>
            </w:rPr>
          </w:rPrChange>
          <w14:textFill>
            <w14:solidFill>
              <w14:schemeClr w14:val="tx1"/>
            </w14:solidFill>
          </w14:textFill>
        </w:rPr>
        <w:t>12</w:t>
      </w:r>
    </w:p>
    <w:p>
      <w:pPr>
        <w:widowControl/>
        <w:shd w:val="clear" w:color="auto" w:fill="FFFFFF"/>
        <w:spacing w:line="240" w:lineRule="auto"/>
        <w:ind w:firstLine="360" w:firstLineChars="200"/>
        <w:jc w:val="left"/>
        <w:rPr>
          <w:rFonts w:ascii="宋体" w:hAnsi="宋体" w:eastAsia="宋体" w:cs="宋体"/>
          <w:color w:val="000000" w:themeColor="text1"/>
          <w:kern w:val="0"/>
          <w:sz w:val="18"/>
          <w:szCs w:val="18"/>
          <w:rPrChange w:id="13920" w:author="梁元" w:date="2019-05-14T19:51:36Z">
            <w:rPr>
              <w:rFonts w:ascii="宋体" w:hAnsi="宋体" w:eastAsia="宋体" w:cs="宋体"/>
              <w:kern w:val="0"/>
              <w:sz w:val="18"/>
              <w:szCs w:val="18"/>
            </w:rPr>
          </w:rPrChange>
          <w14:textFill>
            <w14:solidFill>
              <w14:schemeClr w14:val="tx1"/>
            </w14:solidFill>
          </w14:textFill>
        </w:rPr>
        <w:pPrChange w:id="13919" w:author="冷雪凝" w:date="2019-05-14T12:21:32Z">
          <w:pPr>
            <w:widowControl/>
            <w:shd w:val="clear" w:color="auto" w:fill="FFFFFF"/>
            <w:spacing w:line="270" w:lineRule="atLeast"/>
            <w:jc w:val="left"/>
          </w:pPr>
        </w:pPrChange>
      </w:pPr>
      <w:r>
        <w:rPr>
          <w:rFonts w:ascii="Monaco" w:hAnsi="Monaco" w:eastAsia="Calibri" w:cs="Calibri"/>
          <w:color w:val="000000" w:themeColor="text1"/>
          <w:kern w:val="0"/>
          <w:sz w:val="18"/>
          <w:szCs w:val="18"/>
          <w:rPrChange w:id="13921"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rPrChange w:id="13922"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rPrChange w:id="13923"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rPrChange w:id="13924"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宋体" w:hAnsi="宋体" w:eastAsia="宋体" w:cs="宋体"/>
          <w:color w:val="000000" w:themeColor="text1"/>
          <w:kern w:val="0"/>
          <w:sz w:val="18"/>
          <w:szCs w:val="18"/>
          <w:lang w:val="zh-TW" w:eastAsia="zh-TW"/>
          <w:rPrChange w:id="13925" w:author="梁元" w:date="2019-05-14T19:51:36Z">
            <w:rPr>
              <w:rFonts w:ascii="宋体" w:hAnsi="宋体" w:eastAsia="宋体" w:cs="宋体"/>
              <w:kern w:val="0"/>
              <w:sz w:val="18"/>
              <w:szCs w:val="18"/>
              <w:lang w:val="zh-TW" w:eastAsia="zh-TW"/>
            </w:rPr>
          </w:rPrChange>
          <w14:textFill>
            <w14:solidFill>
              <w14:schemeClr w14:val="tx1"/>
            </w14:solidFill>
          </w14:textFill>
        </w:rPr>
        <w:t>／／修改数据</w:t>
      </w:r>
    </w:p>
    <w:p>
      <w:pPr>
        <w:widowControl/>
        <w:shd w:val="clear" w:color="auto" w:fill="FFFFFF"/>
        <w:spacing w:line="240" w:lineRule="auto"/>
        <w:ind w:firstLine="360" w:firstLineChars="200"/>
        <w:jc w:val="left"/>
        <w:rPr>
          <w:rFonts w:ascii="Monaco" w:hAnsi="Monaco" w:eastAsia="Monaco" w:cs="Monaco"/>
          <w:color w:val="000000" w:themeColor="text1"/>
          <w:kern w:val="0"/>
          <w:sz w:val="18"/>
          <w:szCs w:val="18"/>
          <w:rPrChange w:id="13927" w:author="梁元" w:date="2019-05-14T19:51:36Z">
            <w:rPr>
              <w:rFonts w:ascii="Monaco" w:hAnsi="Monaco" w:eastAsia="Monaco" w:cs="Monaco"/>
              <w:kern w:val="0"/>
              <w:sz w:val="18"/>
              <w:szCs w:val="18"/>
            </w:rPr>
          </w:rPrChange>
          <w14:textFill>
            <w14:solidFill>
              <w14:schemeClr w14:val="tx1"/>
            </w14:solidFill>
          </w14:textFill>
        </w:rPr>
        <w:pPrChange w:id="13926" w:author="冷雪凝" w:date="2019-05-14T12:21:32Z">
          <w:pPr>
            <w:widowControl/>
            <w:shd w:val="clear" w:color="auto" w:fill="FFFFFF"/>
            <w:spacing w:line="270" w:lineRule="atLeast"/>
            <w:jc w:val="left"/>
          </w:pPr>
        </w:pPrChange>
      </w:pPr>
      <w:r>
        <w:rPr>
          <w:rFonts w:ascii="Monaco" w:hAnsi="Monaco" w:eastAsia="Calibri" w:cs="Calibri"/>
          <w:color w:val="000000" w:themeColor="text1"/>
          <w:kern w:val="0"/>
          <w:sz w:val="18"/>
          <w:szCs w:val="18"/>
          <w:rPrChange w:id="13928"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rPrChange w:id="13929"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rPrChange w:id="13930" w:author="梁元" w:date="2019-05-14T19:51:36Z">
            <w:rPr>
              <w:rFonts w:ascii="Monaco" w:hAnsi="Monaco" w:eastAsia="Calibri" w:cs="Calibri"/>
              <w:kern w:val="0"/>
              <w:sz w:val="18"/>
              <w:szCs w:val="18"/>
            </w:rPr>
          </w:rPrChange>
          <w14:textFill>
            <w14:solidFill>
              <w14:schemeClr w14:val="tx1"/>
            </w14:solidFill>
          </w14:textFill>
        </w:rPr>
        <w:t>},</w:t>
      </w:r>
    </w:p>
    <w:p>
      <w:pPr>
        <w:widowControl/>
        <w:shd w:val="clear" w:color="auto" w:fill="FFFFFF"/>
        <w:spacing w:line="240" w:lineRule="auto"/>
        <w:ind w:firstLine="360" w:firstLineChars="200"/>
        <w:jc w:val="left"/>
        <w:rPr>
          <w:rFonts w:ascii="Monaco" w:hAnsi="Monaco" w:eastAsia="Monaco" w:cs="Monaco"/>
          <w:color w:val="000000" w:themeColor="text1"/>
          <w:kern w:val="0"/>
          <w:sz w:val="18"/>
          <w:szCs w:val="18"/>
          <w:rPrChange w:id="13932" w:author="梁元" w:date="2019-05-14T19:51:36Z">
            <w:rPr>
              <w:rFonts w:ascii="Monaco" w:hAnsi="Monaco" w:eastAsia="Monaco" w:cs="Monaco"/>
              <w:kern w:val="0"/>
              <w:sz w:val="18"/>
              <w:szCs w:val="18"/>
            </w:rPr>
          </w:rPrChange>
          <w14:textFill>
            <w14:solidFill>
              <w14:schemeClr w14:val="tx1"/>
            </w14:solidFill>
          </w14:textFill>
        </w:rPr>
        <w:pPrChange w:id="13931" w:author="冷雪凝" w:date="2019-05-14T12:21:32Z">
          <w:pPr>
            <w:widowControl/>
            <w:shd w:val="clear" w:color="auto" w:fill="FFFFFF"/>
            <w:spacing w:line="270" w:lineRule="atLeast"/>
            <w:jc w:val="left"/>
          </w:pPr>
        </w:pPrChange>
      </w:pPr>
      <w:r>
        <w:rPr>
          <w:rFonts w:ascii="Monaco" w:hAnsi="Monaco" w:eastAsia="Calibri" w:cs="Calibri"/>
          <w:color w:val="000000" w:themeColor="text1"/>
          <w:kern w:val="0"/>
          <w:sz w:val="18"/>
          <w:szCs w:val="18"/>
          <w:rPrChange w:id="13933" w:author="梁元" w:date="2019-05-14T19:51:36Z">
            <w:rPr>
              <w:rFonts w:ascii="Monaco" w:hAnsi="Monaco" w:eastAsia="Calibri" w:cs="Calibri"/>
              <w:kern w:val="0"/>
              <w:sz w:val="18"/>
              <w:szCs w:val="18"/>
            </w:rPr>
          </w:rPrChange>
          <w14:textFill>
            <w14:solidFill>
              <w14:schemeClr w14:val="tx1"/>
            </w14:solidFill>
          </w14:textFill>
        </w:rPr>
        <w:t xml:space="preserve">    </w:t>
      </w:r>
    </w:p>
    <w:p>
      <w:pPr>
        <w:widowControl/>
        <w:shd w:val="clear" w:color="auto" w:fill="FFFFFF"/>
        <w:spacing w:line="240" w:lineRule="auto"/>
        <w:ind w:firstLine="360" w:firstLineChars="200"/>
        <w:jc w:val="left"/>
        <w:rPr>
          <w:rFonts w:ascii="宋体" w:hAnsi="宋体" w:eastAsia="宋体" w:cs="宋体"/>
          <w:color w:val="000000" w:themeColor="text1"/>
          <w:kern w:val="0"/>
          <w:sz w:val="18"/>
          <w:szCs w:val="18"/>
          <w:rPrChange w:id="13935" w:author="梁元" w:date="2019-05-14T19:51:36Z">
            <w:rPr>
              <w:rFonts w:ascii="宋体" w:hAnsi="宋体" w:eastAsia="宋体" w:cs="宋体"/>
              <w:kern w:val="0"/>
              <w:sz w:val="18"/>
              <w:szCs w:val="18"/>
            </w:rPr>
          </w:rPrChange>
          <w14:textFill>
            <w14:solidFill>
              <w14:schemeClr w14:val="tx1"/>
            </w14:solidFill>
          </w14:textFill>
        </w:rPr>
        <w:pPrChange w:id="13934" w:author="冷雪凝" w:date="2019-05-14T12:21:32Z">
          <w:pPr>
            <w:widowControl/>
            <w:shd w:val="clear" w:color="auto" w:fill="FFFFFF"/>
            <w:spacing w:line="270" w:lineRule="atLeast"/>
            <w:jc w:val="left"/>
          </w:pPr>
        </w:pPrChange>
      </w:pPr>
      <w:r>
        <w:rPr>
          <w:rFonts w:ascii="Monaco" w:hAnsi="Monaco" w:eastAsia="Calibri" w:cs="Calibri"/>
          <w:color w:val="000000" w:themeColor="text1"/>
          <w:kern w:val="0"/>
          <w:sz w:val="18"/>
          <w:szCs w:val="18"/>
          <w:rPrChange w:id="13936" w:author="梁元" w:date="2019-05-14T19:51:36Z">
            <w:rPr>
              <w:rFonts w:ascii="Monaco" w:hAnsi="Monaco" w:eastAsia="Calibri" w:cs="Calibri"/>
              <w:kern w:val="0"/>
              <w:sz w:val="18"/>
              <w:szCs w:val="18"/>
            </w:rPr>
          </w:rPrChange>
          <w14:textFill>
            <w14:solidFill>
              <w14:schemeClr w14:val="tx1"/>
            </w14:solidFill>
          </w14:textFill>
        </w:rPr>
        <w:t xml:space="preserve">  </w:t>
      </w:r>
      <w:r>
        <w:rPr>
          <w:rFonts w:ascii="Monaco" w:hAnsi="Monaco" w:eastAsia="Calibri" w:cs="Calibri"/>
          <w:color w:val="000000" w:themeColor="text1"/>
          <w:kern w:val="0"/>
          <w:sz w:val="18"/>
          <w:szCs w:val="18"/>
          <w:rPrChange w:id="13937" w:author="梁元" w:date="2019-05-14T19:51:36Z">
            <w:rPr>
              <w:rFonts w:ascii="Monaco" w:hAnsi="Monaco" w:eastAsia="Calibri" w:cs="Calibri"/>
              <w:kern w:val="0"/>
              <w:sz w:val="18"/>
              <w:szCs w:val="18"/>
            </w:rPr>
          </w:rPrChange>
          <w14:textFill>
            <w14:solidFill>
              <w14:schemeClr w14:val="tx1"/>
            </w14:solidFill>
          </w14:textFill>
        </w:rPr>
        <w:tab/>
      </w:r>
      <w:r>
        <w:rPr>
          <w:rFonts w:ascii="Monaco" w:hAnsi="Monaco" w:eastAsia="Calibri" w:cs="Calibri"/>
          <w:color w:val="000000" w:themeColor="text1"/>
          <w:kern w:val="0"/>
          <w:sz w:val="18"/>
          <w:szCs w:val="18"/>
          <w:rPrChange w:id="13938" w:author="梁元" w:date="2019-05-14T19:51:36Z">
            <w:rPr>
              <w:rFonts w:ascii="Monaco" w:hAnsi="Monaco" w:eastAsia="Calibri" w:cs="Calibri"/>
              <w:kern w:val="0"/>
              <w:sz w:val="18"/>
              <w:szCs w:val="18"/>
            </w:rPr>
          </w:rPrChange>
          <w14:textFill>
            <w14:solidFill>
              <w14:schemeClr w14:val="tx1"/>
            </w14:solidFill>
          </w14:textFill>
        </w:rPr>
        <w:t>}</w:t>
      </w:r>
    </w:p>
    <w:p>
      <w:pPr>
        <w:spacing w:line="240" w:lineRule="auto"/>
        <w:ind w:firstLine="0" w:firstLineChars="200"/>
        <w:rPr>
          <w:color w:val="000000" w:themeColor="text1"/>
          <w:rPrChange w:id="13940" w:author="梁元" w:date="2019-05-14T19:51:36Z">
            <w:rPr/>
          </w:rPrChange>
          <w14:textFill>
            <w14:solidFill>
              <w14:schemeClr w14:val="tx1"/>
            </w14:solidFill>
          </w14:textFill>
        </w:rPr>
        <w:pPrChange w:id="13939" w:author="冷雪凝" w:date="2019-05-14T12:21:32Z">
          <w:pPr>
            <w:spacing w:line="360" w:lineRule="auto"/>
            <w:ind w:firstLine="480" w:firstLineChars="200"/>
          </w:pPr>
        </w:pPrChange>
      </w:pPr>
    </w:p>
    <w:p>
      <w:pPr>
        <w:pStyle w:val="3"/>
        <w:numPr>
          <w:ilvl w:val="0"/>
          <w:numId w:val="9"/>
        </w:numPr>
        <w:spacing w:line="240" w:lineRule="auto"/>
        <w:ind w:firstLine="562" w:firstLineChars="200"/>
        <w:rPr>
          <w:rFonts w:ascii="仿宋" w:hAnsi="仿宋" w:eastAsia="仿宋"/>
          <w:color w:val="000000" w:themeColor="text1"/>
          <w:sz w:val="28"/>
          <w:szCs w:val="28"/>
          <w:rPrChange w:id="13942" w:author="梁元" w:date="2019-05-14T19:51:36Z">
            <w:rPr>
              <w:rFonts w:ascii="仿宋" w:hAnsi="仿宋" w:eastAsia="仿宋"/>
              <w:sz w:val="28"/>
              <w:szCs w:val="28"/>
            </w:rPr>
          </w:rPrChange>
          <w14:textFill>
            <w14:solidFill>
              <w14:schemeClr w14:val="tx1"/>
            </w14:solidFill>
          </w14:textFill>
        </w:rPr>
        <w:pPrChange w:id="13941" w:author="冷雪凝" w:date="2019-05-14T12:21:32Z">
          <w:pPr>
            <w:pStyle w:val="3"/>
            <w:numPr>
              <w:ilvl w:val="0"/>
              <w:numId w:val="9"/>
            </w:numPr>
          </w:pPr>
        </w:pPrChange>
      </w:pPr>
      <w:bookmarkStart w:id="423" w:name="_Toc26012_WPSOffice_Level2"/>
      <w:bookmarkStart w:id="424" w:name="_Toc494266871"/>
      <w:bookmarkStart w:id="425" w:name="_Toc494195729"/>
      <w:bookmarkStart w:id="426" w:name="_Toc29668_WPSOffice_Level2"/>
      <w:r>
        <w:rPr>
          <w:rFonts w:hint="eastAsia" w:ascii="仿宋" w:hAnsi="仿宋" w:eastAsia="仿宋"/>
          <w:color w:val="000000" w:themeColor="text1"/>
          <w:sz w:val="28"/>
          <w:szCs w:val="28"/>
          <w:rPrChange w:id="13943" w:author="梁元" w:date="2019-05-14T19:51:36Z">
            <w:rPr>
              <w:rFonts w:hint="eastAsia" w:ascii="仿宋" w:hAnsi="仿宋" w:eastAsia="仿宋"/>
              <w:sz w:val="28"/>
              <w:szCs w:val="28"/>
            </w:rPr>
          </w:rPrChange>
          <w14:textFill>
            <w14:solidFill>
              <w14:schemeClr w14:val="tx1"/>
            </w14:solidFill>
          </w14:textFill>
        </w:rPr>
        <w:t>解法对比及优缺点</w:t>
      </w:r>
      <w:bookmarkEnd w:id="423"/>
      <w:bookmarkEnd w:id="424"/>
      <w:bookmarkEnd w:id="425"/>
      <w:bookmarkEnd w:id="426"/>
    </w:p>
    <w:p>
      <w:pPr>
        <w:spacing w:line="240" w:lineRule="auto"/>
        <w:ind w:firstLine="0" w:firstLineChars="200"/>
        <w:rPr>
          <w:rFonts w:ascii="Calibri" w:hAnsi="Calibri" w:eastAsia="PMingLiU" w:cs="Calibri"/>
          <w:color w:val="000000" w:themeColor="text1"/>
          <w:sz w:val="21"/>
          <w:szCs w:val="21"/>
          <w:lang w:val="zh-TW" w:eastAsia="zh-TW"/>
          <w:rPrChange w:id="13945" w:author="梁元" w:date="2019-05-14T19:51:36Z">
            <w:rPr>
              <w:rFonts w:ascii="Calibri" w:hAnsi="Calibri" w:eastAsia="PMingLiU" w:cs="Calibri"/>
              <w:sz w:val="21"/>
              <w:szCs w:val="21"/>
              <w:lang w:val="zh-TW" w:eastAsia="zh-TW"/>
            </w:rPr>
          </w:rPrChange>
          <w14:textFill>
            <w14:solidFill>
              <w14:schemeClr w14:val="tx1"/>
            </w14:solidFill>
          </w14:textFill>
        </w:rPr>
        <w:pPrChange w:id="13944" w:author="冷雪凝" w:date="2019-05-14T12:21:32Z">
          <w:pPr>
            <w:spacing w:line="360" w:lineRule="auto"/>
            <w:ind w:firstLine="420" w:firstLineChars="200"/>
          </w:pPr>
        </w:pPrChange>
      </w:pPr>
      <w:r>
        <w:rPr>
          <w:rFonts w:ascii="冬青黑体简体中文 W6" w:hAnsi="冬青黑体简体中文 W6" w:eastAsia="Calibri" w:cs="Calibri"/>
          <w:color w:val="000000" w:themeColor="text1"/>
          <w:sz w:val="21"/>
          <w:szCs w:val="21"/>
          <w:rPrChange w:id="13946" w:author="梁元" w:date="2019-05-14T19:51:36Z">
            <w:rPr>
              <w:rFonts w:ascii="冬青黑体简体中文 W6" w:hAnsi="冬青黑体简体中文 W6" w:eastAsia="Calibri" w:cs="Calibri"/>
              <w:sz w:val="21"/>
              <w:szCs w:val="21"/>
            </w:rPr>
          </w:rPrChange>
          <w14:textFill>
            <w14:solidFill>
              <w14:schemeClr w14:val="tx1"/>
            </w14:solidFill>
          </w14:textFill>
        </w:rPr>
        <w:t>vue-bus</w:t>
      </w:r>
      <w:r>
        <w:rPr>
          <w:rFonts w:hint="eastAsia" w:ascii="Calibri" w:hAnsi="Calibri" w:eastAsia="冬青黑体简体中文 W6" w:cs="Calibri"/>
          <w:color w:val="000000" w:themeColor="text1"/>
          <w:sz w:val="21"/>
          <w:szCs w:val="21"/>
          <w:lang w:val="zh-TW" w:eastAsia="zh-TW"/>
          <w:rPrChange w:id="13947" w:author="梁元" w:date="2019-05-14T19:51:36Z">
            <w:rPr>
              <w:rFonts w:hint="eastAsia" w:ascii="Calibri" w:hAnsi="Calibri" w:eastAsia="冬青黑体简体中文 W6" w:cs="Calibri"/>
              <w:sz w:val="21"/>
              <w:szCs w:val="21"/>
              <w:lang w:val="zh-TW" w:eastAsia="zh-TW"/>
            </w:rPr>
          </w:rPrChange>
          <w14:textFill>
            <w14:solidFill>
              <w14:schemeClr w14:val="tx1"/>
            </w14:solidFill>
          </w14:textFill>
        </w:rPr>
        <w:t>与</w:t>
      </w:r>
      <w:r>
        <w:rPr>
          <w:rFonts w:ascii="冬青黑体简体中文 W6" w:hAnsi="冬青黑体简体中文 W6" w:eastAsia="Calibri" w:cs="Calibri"/>
          <w:color w:val="000000" w:themeColor="text1"/>
          <w:sz w:val="21"/>
          <w:szCs w:val="21"/>
          <w:rPrChange w:id="13948" w:author="梁元" w:date="2019-05-14T19:51:36Z">
            <w:rPr>
              <w:rFonts w:ascii="冬青黑体简体中文 W6" w:hAnsi="冬青黑体简体中文 W6" w:eastAsia="Calibri" w:cs="Calibri"/>
              <w:sz w:val="21"/>
              <w:szCs w:val="21"/>
            </w:rPr>
          </w:rPrChange>
          <w14:textFill>
            <w14:solidFill>
              <w14:schemeClr w14:val="tx1"/>
            </w14:solidFill>
          </w14:textFill>
        </w:rPr>
        <w:t>vuex</w:t>
      </w:r>
      <w:r>
        <w:rPr>
          <w:rFonts w:hint="eastAsia" w:ascii="Calibri" w:hAnsi="Calibri" w:eastAsia="冬青黑体简体中文 W6" w:cs="Calibri"/>
          <w:color w:val="000000" w:themeColor="text1"/>
          <w:sz w:val="21"/>
          <w:szCs w:val="21"/>
          <w:lang w:val="zh-TW" w:eastAsia="zh-TW"/>
          <w:rPrChange w:id="13949" w:author="梁元" w:date="2019-05-14T19:51:36Z">
            <w:rPr>
              <w:rFonts w:hint="eastAsia" w:ascii="Calibri" w:hAnsi="Calibri" w:eastAsia="冬青黑体简体中文 W6" w:cs="Calibri"/>
              <w:sz w:val="21"/>
              <w:szCs w:val="21"/>
              <w:lang w:val="zh-TW" w:eastAsia="zh-TW"/>
            </w:rPr>
          </w:rPrChange>
          <w14:textFill>
            <w14:solidFill>
              <w14:schemeClr w14:val="tx1"/>
            </w14:solidFill>
          </w14:textFill>
        </w:rPr>
        <w:t>相比，各有各的优势，针对项目的不同可以选择对应的方案</w:t>
      </w:r>
    </w:p>
    <w:p>
      <w:pPr>
        <w:spacing w:line="240" w:lineRule="auto"/>
        <w:ind w:firstLine="420" w:firstLineChars="200"/>
        <w:rPr>
          <w:rFonts w:ascii="冬青黑体简体中文 W3" w:hAnsi="冬青黑体简体中文 W3" w:eastAsia="冬青黑体简体中文 W3" w:cs="冬青黑体简体中文 W3"/>
          <w:color w:val="000000" w:themeColor="text1"/>
          <w:sz w:val="21"/>
          <w:szCs w:val="21"/>
          <w:rPrChange w:id="13951" w:author="梁元" w:date="2019-05-14T19:51:36Z">
            <w:rPr>
              <w:rFonts w:ascii="冬青黑体简体中文 W3" w:hAnsi="冬青黑体简体中文 W3" w:eastAsia="冬青黑体简体中文 W3" w:cs="冬青黑体简体中文 W3"/>
              <w:sz w:val="21"/>
              <w:szCs w:val="21"/>
            </w:rPr>
          </w:rPrChange>
          <w14:textFill>
            <w14:solidFill>
              <w14:schemeClr w14:val="tx1"/>
            </w14:solidFill>
          </w14:textFill>
        </w:rPr>
        <w:pPrChange w:id="13950" w:author="冷雪凝" w:date="2019-05-14T12:21:32Z">
          <w:pPr>
            <w:spacing w:line="360" w:lineRule="auto"/>
            <w:ind w:firstLine="840"/>
          </w:pPr>
        </w:pPrChange>
      </w:pPr>
      <w:r>
        <w:rPr>
          <w:rFonts w:ascii="冬青黑体简体中文 W3" w:hAnsi="冬青黑体简体中文 W3" w:eastAsia="Calibri" w:cs="Calibri"/>
          <w:color w:val="000000" w:themeColor="text1"/>
          <w:sz w:val="21"/>
          <w:szCs w:val="21"/>
          <w:rPrChange w:id="13952" w:author="梁元" w:date="2019-05-14T19:51:36Z">
            <w:rPr>
              <w:rFonts w:ascii="冬青黑体简体中文 W3" w:hAnsi="冬青黑体简体中文 W3" w:eastAsia="Calibri" w:cs="Calibri"/>
              <w:sz w:val="21"/>
              <w:szCs w:val="21"/>
            </w:rPr>
          </w:rPrChange>
          <w14:textFill>
            <w14:solidFill>
              <w14:schemeClr w14:val="tx1"/>
            </w14:solidFill>
          </w14:textFill>
        </w:rPr>
        <w:t>1</w:t>
      </w:r>
      <w:r>
        <w:rPr>
          <w:rFonts w:hint="eastAsia" w:ascii="Calibri" w:hAnsi="Calibri" w:eastAsia="冬青黑体简体中文 W3" w:cs="Calibri"/>
          <w:color w:val="000000" w:themeColor="text1"/>
          <w:sz w:val="21"/>
          <w:szCs w:val="21"/>
          <w:lang w:val="zh-TW" w:eastAsia="zh-TW"/>
          <w:rPrChange w:id="13953"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 xml:space="preserve">、 </w:t>
      </w:r>
      <w:r>
        <w:rPr>
          <w:rFonts w:ascii="冬青黑体简体中文 W3" w:hAnsi="冬青黑体简体中文 W3" w:eastAsia="Calibri" w:cs="Calibri"/>
          <w:color w:val="000000" w:themeColor="text1"/>
          <w:sz w:val="21"/>
          <w:szCs w:val="21"/>
          <w:rPrChange w:id="13954" w:author="梁元" w:date="2019-05-14T19:51:36Z">
            <w:rPr>
              <w:rFonts w:ascii="冬青黑体简体中文 W3" w:hAnsi="冬青黑体简体中文 W3" w:eastAsia="Calibri" w:cs="Calibri"/>
              <w:sz w:val="21"/>
              <w:szCs w:val="21"/>
            </w:rPr>
          </w:rPrChange>
          <w14:textFill>
            <w14:solidFill>
              <w14:schemeClr w14:val="tx1"/>
            </w14:solidFill>
          </w14:textFill>
        </w:rPr>
        <w:t>vue-bus</w:t>
      </w:r>
      <w:r>
        <w:rPr>
          <w:rFonts w:hint="eastAsia" w:ascii="Calibri" w:hAnsi="Calibri" w:eastAsia="冬青黑体简体中文 W3" w:cs="Calibri"/>
          <w:color w:val="000000" w:themeColor="text1"/>
          <w:sz w:val="21"/>
          <w:szCs w:val="21"/>
          <w:lang w:val="zh-TW" w:eastAsia="zh-TW"/>
          <w:rPrChange w:id="13955"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的通信机制没有模块概念，如果管理内容过多容易混乱，而</w:t>
      </w:r>
      <w:r>
        <w:rPr>
          <w:rFonts w:ascii="冬青黑体简体中文 W3" w:hAnsi="冬青黑体简体中文 W3" w:eastAsia="Calibri" w:cs="Calibri"/>
          <w:color w:val="000000" w:themeColor="text1"/>
          <w:sz w:val="21"/>
          <w:szCs w:val="21"/>
          <w:rPrChange w:id="13956" w:author="梁元" w:date="2019-05-14T19:51:36Z">
            <w:rPr>
              <w:rFonts w:ascii="冬青黑体简体中文 W3" w:hAnsi="冬青黑体简体中文 W3" w:eastAsia="Calibri" w:cs="Calibri"/>
              <w:sz w:val="21"/>
              <w:szCs w:val="21"/>
            </w:rPr>
          </w:rPrChange>
          <w14:textFill>
            <w14:solidFill>
              <w14:schemeClr w14:val="tx1"/>
            </w14:solidFill>
          </w14:textFill>
        </w:rPr>
        <w:t>vuex</w:t>
      </w:r>
      <w:r>
        <w:rPr>
          <w:rFonts w:hint="eastAsia" w:ascii="Calibri" w:hAnsi="Calibri" w:eastAsia="冬青黑体简体中文 W3" w:cs="Calibri"/>
          <w:color w:val="000000" w:themeColor="text1"/>
          <w:sz w:val="21"/>
          <w:szCs w:val="21"/>
          <w:lang w:val="zh-TW" w:eastAsia="zh-TW"/>
          <w:rPrChange w:id="13957"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针对于不同的业务需求可以对数据进行模块管理</w:t>
      </w:r>
      <w:r>
        <w:rPr>
          <w:rFonts w:ascii="冬青黑体简体中文 W3" w:hAnsi="冬青黑体简体中文 W3" w:eastAsia="Calibri" w:cs="Calibri"/>
          <w:color w:val="000000" w:themeColor="text1"/>
          <w:sz w:val="21"/>
          <w:szCs w:val="21"/>
          <w:rPrChange w:id="13958" w:author="梁元" w:date="2019-05-14T19:51:36Z">
            <w:rPr>
              <w:rFonts w:ascii="冬青黑体简体中文 W3" w:hAnsi="冬青黑体简体中文 W3" w:eastAsia="Calibri" w:cs="Calibri"/>
              <w:sz w:val="21"/>
              <w:szCs w:val="21"/>
            </w:rPr>
          </w:rPrChange>
          <w14:textFill>
            <w14:solidFill>
              <w14:schemeClr w14:val="tx1"/>
            </w14:solidFill>
          </w14:textFill>
        </w:rPr>
        <w:t xml:space="preserve"> </w:t>
      </w:r>
      <w:r>
        <w:rPr>
          <w:rFonts w:hint="eastAsia" w:ascii="Calibri" w:hAnsi="Calibri" w:eastAsia="冬青黑体简体中文 W3" w:cs="Calibri"/>
          <w:color w:val="000000" w:themeColor="text1"/>
          <w:sz w:val="21"/>
          <w:szCs w:val="21"/>
          <w:lang w:val="zh-TW" w:eastAsia="zh-TW"/>
          <w:rPrChange w:id="13959"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w:t>
      </w:r>
    </w:p>
    <w:p>
      <w:pPr>
        <w:spacing w:line="240" w:lineRule="auto"/>
        <w:ind w:firstLine="420" w:firstLineChars="200"/>
        <w:rPr>
          <w:rFonts w:ascii="冬青黑体简体中文 W3" w:hAnsi="冬青黑体简体中文 W3" w:eastAsia="冬青黑体简体中文 W3" w:cs="冬青黑体简体中文 W3"/>
          <w:color w:val="000000" w:themeColor="text1"/>
          <w:sz w:val="21"/>
          <w:szCs w:val="21"/>
          <w:rPrChange w:id="13961" w:author="梁元" w:date="2019-05-14T19:51:36Z">
            <w:rPr>
              <w:rFonts w:ascii="冬青黑体简体中文 W3" w:hAnsi="冬青黑体简体中文 W3" w:eastAsia="冬青黑体简体中文 W3" w:cs="冬青黑体简体中文 W3"/>
              <w:sz w:val="21"/>
              <w:szCs w:val="21"/>
            </w:rPr>
          </w:rPrChange>
          <w14:textFill>
            <w14:solidFill>
              <w14:schemeClr w14:val="tx1"/>
            </w14:solidFill>
          </w14:textFill>
        </w:rPr>
        <w:pPrChange w:id="13960" w:author="冷雪凝" w:date="2019-05-14T12:21:32Z">
          <w:pPr>
            <w:spacing w:line="360" w:lineRule="auto"/>
            <w:ind w:firstLine="840"/>
          </w:pPr>
        </w:pPrChange>
      </w:pPr>
      <w:r>
        <w:rPr>
          <w:rFonts w:ascii="冬青黑体简体中文 W3" w:hAnsi="冬青黑体简体中文 W3" w:eastAsia="Calibri" w:cs="Calibri"/>
          <w:color w:val="000000" w:themeColor="text1"/>
          <w:sz w:val="21"/>
          <w:szCs w:val="21"/>
          <w:rPrChange w:id="13962" w:author="梁元" w:date="2019-05-14T19:51:36Z">
            <w:rPr>
              <w:rFonts w:ascii="冬青黑体简体中文 W3" w:hAnsi="冬青黑体简体中文 W3" w:eastAsia="Calibri" w:cs="Calibri"/>
              <w:sz w:val="21"/>
              <w:szCs w:val="21"/>
            </w:rPr>
          </w:rPrChange>
          <w14:textFill>
            <w14:solidFill>
              <w14:schemeClr w14:val="tx1"/>
            </w14:solidFill>
          </w14:textFill>
        </w:rPr>
        <w:t>2</w:t>
      </w:r>
      <w:r>
        <w:rPr>
          <w:rFonts w:hint="eastAsia" w:ascii="Calibri" w:hAnsi="Calibri" w:eastAsia="冬青黑体简体中文 W3" w:cs="Calibri"/>
          <w:color w:val="000000" w:themeColor="text1"/>
          <w:sz w:val="21"/>
          <w:szCs w:val="21"/>
          <w:lang w:val="zh-TW" w:eastAsia="zh-TW"/>
          <w:rPrChange w:id="13963"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 xml:space="preserve">、 </w:t>
      </w:r>
      <w:r>
        <w:rPr>
          <w:rFonts w:ascii="冬青黑体简体中文 W3" w:hAnsi="冬青黑体简体中文 W3" w:eastAsia="Calibri" w:cs="Calibri"/>
          <w:color w:val="000000" w:themeColor="text1"/>
          <w:sz w:val="21"/>
          <w:szCs w:val="21"/>
          <w:rPrChange w:id="13964" w:author="梁元" w:date="2019-05-14T19:51:36Z">
            <w:rPr>
              <w:rFonts w:ascii="冬青黑体简体中文 W3" w:hAnsi="冬青黑体简体中文 W3" w:eastAsia="Calibri" w:cs="Calibri"/>
              <w:sz w:val="21"/>
              <w:szCs w:val="21"/>
            </w:rPr>
          </w:rPrChange>
          <w14:textFill>
            <w14:solidFill>
              <w14:schemeClr w14:val="tx1"/>
            </w14:solidFill>
          </w14:textFill>
        </w:rPr>
        <w:t>vue-bus</w:t>
      </w:r>
      <w:r>
        <w:rPr>
          <w:rFonts w:hint="eastAsia" w:ascii="Calibri" w:hAnsi="Calibri" w:eastAsia="冬青黑体简体中文 W3" w:cs="Calibri"/>
          <w:color w:val="000000" w:themeColor="text1"/>
          <w:sz w:val="21"/>
          <w:szCs w:val="21"/>
          <w:lang w:val="zh-TW" w:eastAsia="zh-TW"/>
          <w:rPrChange w:id="13965"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主要是事件通信机制，而</w:t>
      </w:r>
      <w:r>
        <w:rPr>
          <w:rFonts w:ascii="冬青黑体简体中文 W3" w:hAnsi="冬青黑体简体中文 W3" w:eastAsia="Calibri" w:cs="Calibri"/>
          <w:color w:val="000000" w:themeColor="text1"/>
          <w:sz w:val="21"/>
          <w:szCs w:val="21"/>
          <w:rPrChange w:id="13966" w:author="梁元" w:date="2019-05-14T19:51:36Z">
            <w:rPr>
              <w:rFonts w:ascii="冬青黑体简体中文 W3" w:hAnsi="冬青黑体简体中文 W3" w:eastAsia="Calibri" w:cs="Calibri"/>
              <w:sz w:val="21"/>
              <w:szCs w:val="21"/>
            </w:rPr>
          </w:rPrChange>
          <w14:textFill>
            <w14:solidFill>
              <w14:schemeClr w14:val="tx1"/>
            </w14:solidFill>
          </w14:textFill>
        </w:rPr>
        <w:t>vuex</w:t>
      </w:r>
      <w:r>
        <w:rPr>
          <w:rFonts w:hint="eastAsia" w:ascii="Calibri" w:hAnsi="Calibri" w:eastAsia="冬青黑体简体中文 W3" w:cs="Calibri"/>
          <w:color w:val="000000" w:themeColor="text1"/>
          <w:sz w:val="21"/>
          <w:szCs w:val="21"/>
          <w:lang w:val="zh-TW" w:eastAsia="zh-TW"/>
          <w:rPrChange w:id="13967"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则是状态管理针对于项目中的整个数据进行统一管理，划分比较明确。</w:t>
      </w:r>
    </w:p>
    <w:p>
      <w:pPr>
        <w:spacing w:line="240" w:lineRule="auto"/>
        <w:ind w:firstLine="420" w:firstLineChars="200"/>
        <w:rPr>
          <w:rFonts w:ascii="冬青黑体简体中文 W3" w:hAnsi="冬青黑体简体中文 W3" w:eastAsia="冬青黑体简体中文 W3" w:cs="冬青黑体简体中文 W3"/>
          <w:color w:val="000000" w:themeColor="text1"/>
          <w:sz w:val="21"/>
          <w:szCs w:val="21"/>
          <w:rPrChange w:id="13969" w:author="梁元" w:date="2019-05-14T19:51:36Z">
            <w:rPr>
              <w:rFonts w:ascii="冬青黑体简体中文 W3" w:hAnsi="冬青黑体简体中文 W3" w:eastAsia="冬青黑体简体中文 W3" w:cs="冬青黑体简体中文 W3"/>
              <w:sz w:val="21"/>
              <w:szCs w:val="21"/>
            </w:rPr>
          </w:rPrChange>
          <w14:textFill>
            <w14:solidFill>
              <w14:schemeClr w14:val="tx1"/>
            </w14:solidFill>
          </w14:textFill>
        </w:rPr>
        <w:pPrChange w:id="13968" w:author="冷雪凝" w:date="2019-05-14T12:21:32Z">
          <w:pPr>
            <w:spacing w:line="360" w:lineRule="auto"/>
            <w:ind w:firstLine="840"/>
          </w:pPr>
        </w:pPrChange>
      </w:pPr>
      <w:r>
        <w:rPr>
          <w:rFonts w:ascii="冬青黑体简体中文 W3" w:hAnsi="冬青黑体简体中文 W3" w:eastAsia="Calibri" w:cs="Calibri"/>
          <w:color w:val="000000" w:themeColor="text1"/>
          <w:sz w:val="21"/>
          <w:szCs w:val="21"/>
          <w:rPrChange w:id="13970" w:author="梁元" w:date="2019-05-14T19:51:36Z">
            <w:rPr>
              <w:rFonts w:ascii="冬青黑体简体中文 W3" w:hAnsi="冬青黑体简体中文 W3" w:eastAsia="Calibri" w:cs="Calibri"/>
              <w:sz w:val="21"/>
              <w:szCs w:val="21"/>
            </w:rPr>
          </w:rPrChange>
          <w14:textFill>
            <w14:solidFill>
              <w14:schemeClr w14:val="tx1"/>
            </w14:solidFill>
          </w14:textFill>
        </w:rPr>
        <w:t>3</w:t>
      </w:r>
      <w:r>
        <w:rPr>
          <w:rFonts w:hint="eastAsia" w:ascii="Calibri" w:hAnsi="Calibri" w:eastAsia="冬青黑体简体中文 W3" w:cs="Calibri"/>
          <w:color w:val="000000" w:themeColor="text1"/>
          <w:sz w:val="21"/>
          <w:szCs w:val="21"/>
          <w:lang w:val="zh-TW" w:eastAsia="zh-TW"/>
          <w:rPrChange w:id="13971"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 xml:space="preserve">、 </w:t>
      </w:r>
      <w:r>
        <w:rPr>
          <w:rFonts w:ascii="冬青黑体简体中文 W3" w:hAnsi="冬青黑体简体中文 W3" w:eastAsia="Calibri" w:cs="Calibri"/>
          <w:color w:val="000000" w:themeColor="text1"/>
          <w:sz w:val="21"/>
          <w:szCs w:val="21"/>
          <w:rPrChange w:id="13972" w:author="梁元" w:date="2019-05-14T19:51:36Z">
            <w:rPr>
              <w:rFonts w:ascii="冬青黑体简体中文 W3" w:hAnsi="冬青黑体简体中文 W3" w:eastAsia="Calibri" w:cs="Calibri"/>
              <w:sz w:val="21"/>
              <w:szCs w:val="21"/>
            </w:rPr>
          </w:rPrChange>
          <w14:textFill>
            <w14:solidFill>
              <w14:schemeClr w14:val="tx1"/>
            </w14:solidFill>
          </w14:textFill>
        </w:rPr>
        <w:t>vue-bus</w:t>
      </w:r>
      <w:r>
        <w:rPr>
          <w:rFonts w:hint="eastAsia" w:ascii="Calibri" w:hAnsi="Calibri" w:eastAsia="冬青黑体简体中文 W3" w:cs="Calibri"/>
          <w:color w:val="000000" w:themeColor="text1"/>
          <w:sz w:val="21"/>
          <w:szCs w:val="21"/>
          <w:lang w:val="zh-TW" w:eastAsia="zh-TW"/>
          <w:rPrChange w:id="13973"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理解使用起来比较简单，但是后期维护起来比较麻烦，容易造成命名冲突，而</w:t>
      </w:r>
      <w:r>
        <w:rPr>
          <w:rFonts w:ascii="冬青黑体简体中文 W3" w:hAnsi="冬青黑体简体中文 W3" w:eastAsia="Calibri" w:cs="Calibri"/>
          <w:color w:val="000000" w:themeColor="text1"/>
          <w:sz w:val="21"/>
          <w:szCs w:val="21"/>
          <w:rPrChange w:id="13974" w:author="梁元" w:date="2019-05-14T19:51:36Z">
            <w:rPr>
              <w:rFonts w:ascii="冬青黑体简体中文 W3" w:hAnsi="冬青黑体简体中文 W3" w:eastAsia="Calibri" w:cs="Calibri"/>
              <w:sz w:val="21"/>
              <w:szCs w:val="21"/>
            </w:rPr>
          </w:rPrChange>
          <w14:textFill>
            <w14:solidFill>
              <w14:schemeClr w14:val="tx1"/>
            </w14:solidFill>
          </w14:textFill>
        </w:rPr>
        <w:t>vuex</w:t>
      </w:r>
      <w:r>
        <w:rPr>
          <w:rFonts w:hint="eastAsia" w:ascii="Calibri" w:hAnsi="Calibri" w:eastAsia="冬青黑体简体中文 W3" w:cs="Calibri"/>
          <w:color w:val="000000" w:themeColor="text1"/>
          <w:sz w:val="21"/>
          <w:szCs w:val="21"/>
          <w:lang w:val="zh-TW" w:eastAsia="zh-TW"/>
          <w:rPrChange w:id="13975"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则理解起来比较复杂，但是后期项目维护比较清晰。</w:t>
      </w:r>
    </w:p>
    <w:p>
      <w:pPr>
        <w:spacing w:line="240" w:lineRule="auto"/>
        <w:ind w:firstLine="420" w:firstLineChars="200"/>
        <w:rPr>
          <w:rFonts w:ascii="宋体" w:hAnsi="宋体" w:eastAsia="宋体" w:cs="宋体"/>
          <w:color w:val="000000" w:themeColor="text1"/>
          <w:sz w:val="21"/>
          <w:szCs w:val="21"/>
          <w:rPrChange w:id="13977" w:author="梁元" w:date="2019-05-14T19:51:36Z">
            <w:rPr>
              <w:rFonts w:ascii="宋体" w:hAnsi="宋体" w:eastAsia="宋体" w:cs="宋体"/>
              <w:sz w:val="21"/>
              <w:szCs w:val="21"/>
            </w:rPr>
          </w:rPrChange>
          <w14:textFill>
            <w14:solidFill>
              <w14:schemeClr w14:val="tx1"/>
            </w14:solidFill>
          </w14:textFill>
        </w:rPr>
        <w:pPrChange w:id="13976" w:author="冷雪凝" w:date="2019-05-14T12:21:32Z">
          <w:pPr>
            <w:spacing w:line="360" w:lineRule="auto"/>
            <w:ind w:firstLine="840"/>
          </w:pPr>
        </w:pPrChange>
      </w:pPr>
      <w:r>
        <w:rPr>
          <w:rFonts w:ascii="冬青黑体简体中文 W3" w:hAnsi="冬青黑体简体中文 W3" w:eastAsia="Calibri" w:cs="Calibri"/>
          <w:color w:val="000000" w:themeColor="text1"/>
          <w:sz w:val="21"/>
          <w:szCs w:val="21"/>
          <w:rPrChange w:id="13978" w:author="梁元" w:date="2019-05-14T19:51:36Z">
            <w:rPr>
              <w:rFonts w:ascii="冬青黑体简体中文 W3" w:hAnsi="冬青黑体简体中文 W3" w:eastAsia="Calibri" w:cs="Calibri"/>
              <w:sz w:val="21"/>
              <w:szCs w:val="21"/>
            </w:rPr>
          </w:rPrChange>
          <w14:textFill>
            <w14:solidFill>
              <w14:schemeClr w14:val="tx1"/>
            </w14:solidFill>
          </w14:textFill>
        </w:rPr>
        <w:t>4</w:t>
      </w:r>
      <w:r>
        <w:rPr>
          <w:rFonts w:hint="eastAsia" w:ascii="Calibri" w:hAnsi="Calibri" w:eastAsia="冬青黑体简体中文 W3" w:cs="Calibri"/>
          <w:color w:val="000000" w:themeColor="text1"/>
          <w:sz w:val="21"/>
          <w:szCs w:val="21"/>
          <w:lang w:val="zh-TW" w:eastAsia="zh-TW"/>
          <w:rPrChange w:id="13979"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 xml:space="preserve">、 </w:t>
      </w:r>
      <w:r>
        <w:rPr>
          <w:rFonts w:ascii="冬青黑体简体中文 W3" w:hAnsi="冬青黑体简体中文 W3" w:eastAsia="Calibri" w:cs="Calibri"/>
          <w:color w:val="000000" w:themeColor="text1"/>
          <w:sz w:val="21"/>
          <w:szCs w:val="21"/>
          <w:rPrChange w:id="13980" w:author="梁元" w:date="2019-05-14T19:51:36Z">
            <w:rPr>
              <w:rFonts w:ascii="冬青黑体简体中文 W3" w:hAnsi="冬青黑体简体中文 W3" w:eastAsia="Calibri" w:cs="Calibri"/>
              <w:sz w:val="21"/>
              <w:szCs w:val="21"/>
            </w:rPr>
          </w:rPrChange>
          <w14:textFill>
            <w14:solidFill>
              <w14:schemeClr w14:val="tx1"/>
            </w14:solidFill>
          </w14:textFill>
        </w:rPr>
        <w:t>vue-bus</w:t>
      </w:r>
      <w:r>
        <w:rPr>
          <w:rFonts w:hint="eastAsia" w:ascii="Calibri" w:hAnsi="Calibri" w:eastAsia="冬青黑体简体中文 W3" w:cs="Calibri"/>
          <w:color w:val="000000" w:themeColor="text1"/>
          <w:sz w:val="21"/>
          <w:szCs w:val="21"/>
          <w:lang w:val="zh-TW" w:eastAsia="zh-TW"/>
          <w:rPrChange w:id="13981"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适合坐简单项目中的组件通信机制，而</w:t>
      </w:r>
      <w:r>
        <w:rPr>
          <w:rFonts w:ascii="冬青黑体简体中文 W3" w:hAnsi="冬青黑体简体中文 W3" w:eastAsia="Calibri" w:cs="Calibri"/>
          <w:color w:val="000000" w:themeColor="text1"/>
          <w:sz w:val="21"/>
          <w:szCs w:val="21"/>
          <w:rPrChange w:id="13982" w:author="梁元" w:date="2019-05-14T19:51:36Z">
            <w:rPr>
              <w:rFonts w:ascii="冬青黑体简体中文 W3" w:hAnsi="冬青黑体简体中文 W3" w:eastAsia="Calibri" w:cs="Calibri"/>
              <w:sz w:val="21"/>
              <w:szCs w:val="21"/>
            </w:rPr>
          </w:rPrChange>
          <w14:textFill>
            <w14:solidFill>
              <w14:schemeClr w14:val="tx1"/>
            </w14:solidFill>
          </w14:textFill>
        </w:rPr>
        <w:t>vuex</w:t>
      </w:r>
      <w:r>
        <w:rPr>
          <w:rFonts w:hint="eastAsia" w:ascii="Calibri" w:hAnsi="Calibri" w:eastAsia="冬青黑体简体中文 W3" w:cs="Calibri"/>
          <w:color w:val="000000" w:themeColor="text1"/>
          <w:sz w:val="21"/>
          <w:szCs w:val="21"/>
          <w:lang w:val="zh-TW" w:eastAsia="zh-TW"/>
          <w:rPrChange w:id="13983" w:author="梁元" w:date="2019-05-14T19:51:36Z">
            <w:rPr>
              <w:rFonts w:hint="eastAsia" w:ascii="Calibri" w:hAnsi="Calibri" w:eastAsia="冬青黑体简体中文 W3" w:cs="Calibri"/>
              <w:sz w:val="21"/>
              <w:szCs w:val="21"/>
              <w:lang w:val="zh-TW" w:eastAsia="zh-TW"/>
            </w:rPr>
          </w:rPrChange>
          <w14:textFill>
            <w14:solidFill>
              <w14:schemeClr w14:val="tx1"/>
            </w14:solidFill>
          </w14:textFill>
        </w:rPr>
        <w:t>则比较适合做大型管理类项目</w:t>
      </w:r>
    </w:p>
    <w:p>
      <w:pPr>
        <w:spacing w:line="240" w:lineRule="auto"/>
        <w:ind w:firstLine="0" w:firstLineChars="200"/>
        <w:rPr>
          <w:rFonts w:eastAsia="PMingLiU"/>
          <w:color w:val="000000" w:themeColor="text1"/>
          <w:rPrChange w:id="13985" w:author="梁元" w:date="2019-05-14T19:51:36Z">
            <w:rPr>
              <w:rFonts w:eastAsia="PMingLiU"/>
            </w:rPr>
          </w:rPrChange>
          <w14:textFill>
            <w14:solidFill>
              <w14:schemeClr w14:val="tx1"/>
            </w14:solidFill>
          </w14:textFill>
        </w:rPr>
        <w:pPrChange w:id="13984" w:author="冷雪凝" w:date="2019-05-14T12:21:32Z">
          <w:pPr>
            <w:spacing w:line="360" w:lineRule="auto"/>
            <w:ind w:firstLine="480" w:firstLineChars="200"/>
          </w:pPr>
        </w:pPrChange>
      </w:pPr>
    </w:p>
    <w:p>
      <w:pPr>
        <w:pStyle w:val="3"/>
        <w:numPr>
          <w:ilvl w:val="0"/>
          <w:numId w:val="9"/>
        </w:numPr>
        <w:spacing w:line="240" w:lineRule="auto"/>
        <w:ind w:firstLine="562" w:firstLineChars="200"/>
        <w:rPr>
          <w:rFonts w:ascii="仿宋" w:hAnsi="仿宋" w:eastAsia="仿宋"/>
          <w:color w:val="000000" w:themeColor="text1"/>
          <w:sz w:val="28"/>
          <w:szCs w:val="28"/>
          <w:rPrChange w:id="13987" w:author="梁元" w:date="2019-05-14T19:51:36Z">
            <w:rPr>
              <w:rFonts w:ascii="仿宋" w:hAnsi="仿宋" w:eastAsia="仿宋"/>
              <w:sz w:val="28"/>
              <w:szCs w:val="28"/>
            </w:rPr>
          </w:rPrChange>
          <w14:textFill>
            <w14:solidFill>
              <w14:schemeClr w14:val="tx1"/>
            </w14:solidFill>
          </w14:textFill>
        </w:rPr>
        <w:pPrChange w:id="13986" w:author="冷雪凝" w:date="2019-05-14T12:21:32Z">
          <w:pPr>
            <w:pStyle w:val="3"/>
            <w:numPr>
              <w:ilvl w:val="0"/>
              <w:numId w:val="9"/>
            </w:numPr>
          </w:pPr>
        </w:pPrChange>
      </w:pPr>
      <w:bookmarkStart w:id="427" w:name="_Toc494266872"/>
      <w:bookmarkStart w:id="428" w:name="_Toc2638_WPSOffice_Level2"/>
      <w:bookmarkStart w:id="429" w:name="_Toc494195730"/>
      <w:bookmarkStart w:id="430" w:name="_Toc18727_WPSOffice_Level2"/>
      <w:r>
        <w:rPr>
          <w:rFonts w:hint="eastAsia" w:ascii="仿宋" w:hAnsi="仿宋" w:eastAsia="仿宋"/>
          <w:color w:val="000000" w:themeColor="text1"/>
          <w:sz w:val="28"/>
          <w:szCs w:val="28"/>
          <w:rPrChange w:id="13988"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427"/>
      <w:bookmarkEnd w:id="428"/>
      <w:bookmarkEnd w:id="429"/>
      <w:bookmarkEnd w:id="430"/>
    </w:p>
    <w:p>
      <w:pPr>
        <w:shd w:val="clear" w:color="auto" w:fill="FFFFFF"/>
        <w:ind w:firstLine="460" w:firstLineChars="200"/>
        <w:rPr>
          <w:rFonts w:ascii="微软雅黑" w:hAnsi="微软雅黑" w:eastAsia="微软雅黑"/>
          <w:color w:val="000000" w:themeColor="text1"/>
          <w:sz w:val="23"/>
          <w:szCs w:val="23"/>
          <w:rPrChange w:id="13990" w:author="梁元" w:date="2019-05-14T19:51:36Z">
            <w:rPr>
              <w:rFonts w:ascii="微软雅黑" w:hAnsi="微软雅黑" w:eastAsia="微软雅黑"/>
              <w:color w:val="333333"/>
              <w:sz w:val="23"/>
              <w:szCs w:val="23"/>
            </w:rPr>
          </w:rPrChange>
          <w14:textFill>
            <w14:solidFill>
              <w14:schemeClr w14:val="tx1"/>
            </w14:solidFill>
          </w14:textFill>
        </w:rPr>
        <w:pPrChange w:id="13989" w:author="冷雪凝" w:date="2019-05-14T12:21:32Z">
          <w:pPr>
            <w:shd w:val="clear" w:color="auto" w:fill="FFFFFF"/>
          </w:pPr>
        </w:pPrChange>
      </w:pPr>
    </w:p>
    <w:p>
      <w:pPr>
        <w:pStyle w:val="3"/>
        <w:numPr>
          <w:ilvl w:val="0"/>
          <w:numId w:val="9"/>
        </w:numPr>
        <w:spacing w:line="240" w:lineRule="auto"/>
        <w:ind w:firstLine="562" w:firstLineChars="200"/>
        <w:rPr>
          <w:rFonts w:ascii="仿宋" w:hAnsi="仿宋" w:eastAsia="仿宋"/>
          <w:color w:val="000000" w:themeColor="text1"/>
          <w:sz w:val="28"/>
          <w:szCs w:val="28"/>
          <w:rPrChange w:id="13992" w:author="梁元" w:date="2019-05-14T19:51:36Z">
            <w:rPr>
              <w:rFonts w:ascii="仿宋" w:hAnsi="仿宋" w:eastAsia="仿宋"/>
              <w:sz w:val="28"/>
              <w:szCs w:val="28"/>
            </w:rPr>
          </w:rPrChange>
          <w14:textFill>
            <w14:solidFill>
              <w14:schemeClr w14:val="tx1"/>
            </w14:solidFill>
          </w14:textFill>
        </w:rPr>
        <w:pPrChange w:id="13991" w:author="冷雪凝" w:date="2019-05-14T12:21:32Z">
          <w:pPr>
            <w:pStyle w:val="3"/>
            <w:numPr>
              <w:ilvl w:val="0"/>
              <w:numId w:val="9"/>
            </w:numPr>
          </w:pPr>
        </w:pPrChange>
      </w:pPr>
      <w:bookmarkStart w:id="431" w:name="_Toc494266873"/>
      <w:bookmarkStart w:id="432" w:name="_Toc12757_WPSOffice_Level2"/>
      <w:bookmarkStart w:id="433" w:name="_Toc27461_WPSOffice_Level2"/>
      <w:r>
        <w:rPr>
          <w:rFonts w:hint="eastAsia" w:ascii="仿宋" w:hAnsi="仿宋" w:eastAsia="仿宋"/>
          <w:color w:val="000000" w:themeColor="text1"/>
          <w:sz w:val="28"/>
          <w:szCs w:val="28"/>
          <w:rPrChange w:id="13993" w:author="梁元" w:date="2019-05-14T19:51:36Z">
            <w:rPr>
              <w:rFonts w:hint="eastAsia" w:ascii="仿宋" w:hAnsi="仿宋" w:eastAsia="仿宋"/>
              <w:sz w:val="28"/>
              <w:szCs w:val="28"/>
            </w:rPr>
          </w:rPrChange>
          <w14:textFill>
            <w14:solidFill>
              <w14:schemeClr w14:val="tx1"/>
            </w14:solidFill>
          </w14:textFill>
        </w:rPr>
        <w:t>项目中体现经验的点</w:t>
      </w:r>
      <w:bookmarkEnd w:id="431"/>
      <w:bookmarkEnd w:id="432"/>
      <w:bookmarkEnd w:id="433"/>
    </w:p>
    <w:p>
      <w:pPr>
        <w:ind w:firstLine="480" w:firstLineChars="200"/>
        <w:rPr>
          <w:color w:val="000000" w:themeColor="text1"/>
          <w:rPrChange w:id="13995" w:author="梁元" w:date="2019-05-14T19:51:36Z">
            <w:rPr/>
          </w:rPrChange>
          <w14:textFill>
            <w14:solidFill>
              <w14:schemeClr w14:val="tx1"/>
            </w14:solidFill>
          </w14:textFill>
        </w:rPr>
        <w:pPrChange w:id="13994" w:author="冷雪凝" w:date="2019-05-14T12:21:32Z">
          <w:pPr/>
        </w:pPrChange>
      </w:pPr>
      <w:r>
        <w:rPr>
          <w:rFonts w:hint="eastAsia"/>
          <w:color w:val="000000" w:themeColor="text1"/>
          <w:rPrChange w:id="13996" w:author="梁元" w:date="2019-05-14T19:51:36Z">
            <w:rPr>
              <w:rFonts w:hint="eastAsia"/>
            </w:rPr>
          </w:rPrChange>
          <w14:textFill>
            <w14:solidFill>
              <w14:schemeClr w14:val="tx1"/>
            </w14:solidFill>
          </w14:textFill>
        </w:rPr>
        <w:t>数据操作较多的大型项目</w:t>
      </w:r>
    </w:p>
    <w:p>
      <w:pPr>
        <w:pStyle w:val="3"/>
        <w:numPr>
          <w:ilvl w:val="0"/>
          <w:numId w:val="9"/>
        </w:numPr>
        <w:spacing w:line="240" w:lineRule="auto"/>
        <w:ind w:firstLine="562" w:firstLineChars="200"/>
        <w:rPr>
          <w:rFonts w:ascii="仿宋" w:hAnsi="仿宋" w:eastAsia="仿宋"/>
          <w:color w:val="000000" w:themeColor="text1"/>
          <w:sz w:val="28"/>
          <w:szCs w:val="28"/>
          <w:rPrChange w:id="13998" w:author="梁元" w:date="2019-05-14T19:51:36Z">
            <w:rPr>
              <w:rFonts w:ascii="仿宋" w:hAnsi="仿宋" w:eastAsia="仿宋"/>
              <w:sz w:val="28"/>
              <w:szCs w:val="28"/>
            </w:rPr>
          </w:rPrChange>
          <w14:textFill>
            <w14:solidFill>
              <w14:schemeClr w14:val="tx1"/>
            </w14:solidFill>
          </w14:textFill>
        </w:rPr>
        <w:pPrChange w:id="13997" w:author="冷雪凝" w:date="2019-05-14T12:21:32Z">
          <w:pPr>
            <w:pStyle w:val="3"/>
            <w:numPr>
              <w:ilvl w:val="0"/>
              <w:numId w:val="9"/>
            </w:numPr>
          </w:pPr>
        </w:pPrChange>
      </w:pPr>
      <w:bookmarkStart w:id="434" w:name="_Toc494266874"/>
      <w:bookmarkStart w:id="435" w:name="_Toc494195731"/>
      <w:bookmarkStart w:id="436" w:name="_Toc22556_WPSOffice_Level2"/>
      <w:bookmarkStart w:id="437" w:name="_Toc28843_WPSOffice_Level2"/>
      <w:r>
        <w:rPr>
          <w:rFonts w:hint="eastAsia" w:ascii="仿宋" w:hAnsi="仿宋" w:eastAsia="仿宋"/>
          <w:color w:val="000000" w:themeColor="text1"/>
          <w:sz w:val="28"/>
          <w:szCs w:val="28"/>
          <w:rPrChange w:id="13999" w:author="梁元" w:date="2019-05-14T19:51:36Z">
            <w:rPr>
              <w:rFonts w:hint="eastAsia" w:ascii="仿宋" w:hAnsi="仿宋" w:eastAsia="仿宋"/>
              <w:sz w:val="28"/>
              <w:szCs w:val="28"/>
            </w:rPr>
          </w:rPrChange>
          <w14:textFill>
            <w14:solidFill>
              <w14:schemeClr w14:val="tx1"/>
            </w14:solidFill>
          </w14:textFill>
        </w:rPr>
        <w:t>论坛参考</w:t>
      </w:r>
      <w:bookmarkEnd w:id="434"/>
      <w:bookmarkEnd w:id="435"/>
      <w:bookmarkEnd w:id="436"/>
      <w:bookmarkEnd w:id="437"/>
    </w:p>
    <w:p>
      <w:pPr>
        <w:ind w:firstLine="480" w:firstLineChars="200"/>
        <w:rPr>
          <w:color w:val="000000" w:themeColor="text1"/>
          <w:rPrChange w:id="14001" w:author="梁元" w:date="2019-05-14T19:51:36Z">
            <w:rPr/>
          </w:rPrChange>
          <w14:textFill>
            <w14:solidFill>
              <w14:schemeClr w14:val="tx1"/>
            </w14:solidFill>
          </w14:textFill>
        </w:rPr>
        <w:pPrChange w:id="14000" w:author="冷雪凝" w:date="2019-05-14T12:21:32Z">
          <w:pPr/>
        </w:pPrChange>
      </w:pPr>
      <w:r>
        <w:rPr>
          <w:color w:val="000000" w:themeColor="text1"/>
          <w:rPrChange w:id="14002" w:author="梁元" w:date="2019-05-14T19:51:36Z">
            <w:rPr/>
          </w:rPrChange>
          <w14:textFill>
            <w14:solidFill>
              <w14:schemeClr w14:val="tx1"/>
            </w14:solidFill>
          </w14:textFill>
        </w:rPr>
        <w:t>https://vuex.vuejs.org/zh/guide/</w:t>
      </w:r>
    </w:p>
    <w:p>
      <w:pPr>
        <w:pStyle w:val="2"/>
        <w:numPr>
          <w:ilvl w:val="0"/>
          <w:numId w:val="1"/>
        </w:numPr>
        <w:rPr>
          <w:rFonts w:ascii="仿宋" w:hAnsi="仿宋" w:eastAsia="仿宋"/>
          <w:color w:val="000000" w:themeColor="text1"/>
          <w:sz w:val="28"/>
          <w:szCs w:val="28"/>
          <w:rPrChange w:id="14003" w:author="梁元" w:date="2019-05-14T19:51:36Z">
            <w:rPr>
              <w:rFonts w:ascii="仿宋" w:hAnsi="仿宋" w:eastAsia="仿宋"/>
              <w:sz w:val="28"/>
              <w:szCs w:val="28"/>
            </w:rPr>
          </w:rPrChange>
          <w14:textFill>
            <w14:solidFill>
              <w14:schemeClr w14:val="tx1"/>
            </w14:solidFill>
          </w14:textFill>
        </w:rPr>
      </w:pPr>
      <w:bookmarkStart w:id="438" w:name="_Toc4263_WPSOffice_Level1"/>
      <w:bookmarkStart w:id="439" w:name="_Toc494266875"/>
      <w:bookmarkStart w:id="440" w:name="_Toc30904_WPSOffice_Level1"/>
      <w:r>
        <w:rPr>
          <w:rFonts w:hint="eastAsia" w:ascii="仿宋" w:hAnsi="仿宋" w:eastAsia="仿宋"/>
          <w:color w:val="000000" w:themeColor="text1"/>
          <w:sz w:val="28"/>
          <w:szCs w:val="28"/>
          <w:rPrChange w:id="14004" w:author="梁元" w:date="2019-05-14T19:51:36Z">
            <w:rPr>
              <w:rFonts w:hint="eastAsia" w:ascii="仿宋" w:hAnsi="仿宋" w:eastAsia="仿宋"/>
              <w:sz w:val="28"/>
              <w:szCs w:val="28"/>
            </w:rPr>
          </w:rPrChange>
          <w14:textFill>
            <w14:solidFill>
              <w14:schemeClr w14:val="tx1"/>
            </w14:solidFill>
          </w14:textFill>
        </w:rPr>
        <w:t>在主流的</w:t>
      </w:r>
      <w:r>
        <w:rPr>
          <w:rFonts w:ascii="仿宋" w:hAnsi="仿宋" w:eastAsia="仿宋"/>
          <w:color w:val="000000" w:themeColor="text1"/>
          <w:sz w:val="28"/>
          <w:szCs w:val="28"/>
          <w:rPrChange w:id="14005" w:author="梁元" w:date="2019-05-14T19:51:36Z">
            <w:rPr>
              <w:rFonts w:ascii="仿宋" w:hAnsi="仿宋" w:eastAsia="仿宋"/>
              <w:sz w:val="28"/>
              <w:szCs w:val="28"/>
            </w:rPr>
          </w:rPrChange>
          <w14:textFill>
            <w14:solidFill>
              <w14:schemeClr w14:val="tx1"/>
            </w14:solidFill>
          </w14:textFill>
        </w:rPr>
        <w:t>vue或react项目中跟后端的数据交互问题?</w:t>
      </w:r>
      <w:bookmarkEnd w:id="438"/>
      <w:bookmarkEnd w:id="439"/>
      <w:bookmarkEnd w:id="440"/>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400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007"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1400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009"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1401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011"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1401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013"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1401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015"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401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017" w:author="梁元" w:date="2019-05-14T19:51:36Z">
                  <w:rPr>
                    <w:rFonts w:hint="eastAsia" w:ascii="仿宋" w:hAnsi="仿宋" w:eastAsia="仿宋"/>
                  </w:rPr>
                </w:rPrChange>
                <w14:textFill>
                  <w14:solidFill>
                    <w14:schemeClr w14:val="tx1"/>
                  </w14:solidFill>
                </w14:textFill>
              </w:rPr>
              <w:t>80%</w:t>
            </w:r>
          </w:p>
        </w:tc>
        <w:tc>
          <w:tcPr>
            <w:tcW w:w="1559" w:type="dxa"/>
          </w:tcPr>
          <w:p>
            <w:pPr>
              <w:jc w:val="center"/>
              <w:rPr>
                <w:rFonts w:ascii="仿宋" w:hAnsi="仿宋" w:eastAsia="仿宋"/>
                <w:color w:val="000000" w:themeColor="text1"/>
                <w:rPrChange w:id="1401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019" w:author="梁元" w:date="2019-05-14T19:51:36Z">
                  <w:rPr>
                    <w:rFonts w:hint="eastAsia" w:ascii="仿宋" w:hAnsi="仿宋" w:eastAsia="仿宋"/>
                  </w:rPr>
                </w:rPrChange>
                <w14:textFill>
                  <w14:solidFill>
                    <w14:schemeClr w14:val="tx1"/>
                  </w14:solidFill>
                </w14:textFill>
              </w:rPr>
              <w:t>4星</w:t>
            </w:r>
          </w:p>
        </w:tc>
        <w:tc>
          <w:tcPr>
            <w:tcW w:w="1418" w:type="dxa"/>
          </w:tcPr>
          <w:p>
            <w:pPr>
              <w:jc w:val="center"/>
              <w:rPr>
                <w:rFonts w:ascii="仿宋" w:hAnsi="仿宋" w:eastAsia="仿宋"/>
                <w:color w:val="000000" w:themeColor="text1"/>
                <w:rPrChange w:id="1402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021" w:author="梁元" w:date="2019-05-14T19:51:36Z">
                  <w:rPr>
                    <w:rFonts w:hint="eastAsia" w:ascii="仿宋" w:hAnsi="仿宋" w:eastAsia="仿宋"/>
                  </w:rPr>
                </w:rPrChange>
                <w14:textFill>
                  <w14:solidFill>
                    <w14:schemeClr w14:val="tx1"/>
                  </w14:solidFill>
                </w14:textFill>
              </w:rPr>
              <w:t>项目架构</w:t>
            </w:r>
          </w:p>
        </w:tc>
        <w:tc>
          <w:tcPr>
            <w:tcW w:w="1417" w:type="dxa"/>
          </w:tcPr>
          <w:p>
            <w:pPr>
              <w:jc w:val="center"/>
              <w:rPr>
                <w:rFonts w:ascii="仿宋" w:hAnsi="仿宋" w:eastAsia="仿宋"/>
                <w:color w:val="000000" w:themeColor="text1"/>
                <w:rPrChange w:id="1402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023" w:author="梁元" w:date="2019-05-14T19:51:36Z">
                  <w:rPr>
                    <w:rFonts w:hint="eastAsia" w:ascii="仿宋" w:hAnsi="仿宋" w:eastAsia="仿宋"/>
                  </w:rPr>
                </w:rPrChange>
                <w14:textFill>
                  <w14:solidFill>
                    <w14:schemeClr w14:val="tx1"/>
                  </w14:solidFill>
                </w14:textFill>
              </w:rPr>
              <w:t>后端交互</w:t>
            </w:r>
          </w:p>
        </w:tc>
        <w:tc>
          <w:tcPr>
            <w:tcW w:w="1465" w:type="dxa"/>
          </w:tcPr>
          <w:p>
            <w:pPr>
              <w:jc w:val="center"/>
              <w:rPr>
                <w:rFonts w:ascii="仿宋" w:hAnsi="仿宋" w:eastAsia="仿宋"/>
                <w:color w:val="000000" w:themeColor="text1"/>
                <w:rPrChange w:id="1402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025" w:author="梁元" w:date="2019-05-14T19:51:36Z">
                  <w:rPr>
                    <w:rFonts w:hint="eastAsia" w:ascii="仿宋" w:hAnsi="仿宋" w:eastAsia="仿宋"/>
                  </w:rPr>
                </w:rPrChange>
                <w14:textFill>
                  <w14:solidFill>
                    <w14:schemeClr w14:val="tx1"/>
                  </w14:solidFill>
                </w14:textFill>
              </w:rPr>
              <w:t>数据请求</w:t>
            </w:r>
          </w:p>
          <w:p>
            <w:pPr>
              <w:jc w:val="center"/>
              <w:rPr>
                <w:rFonts w:ascii="仿宋" w:hAnsi="仿宋" w:eastAsia="仿宋"/>
                <w:color w:val="000000" w:themeColor="text1"/>
                <w:rPrChange w:id="14026" w:author="梁元" w:date="2019-05-14T19:51:36Z">
                  <w:rPr>
                    <w:rFonts w:ascii="仿宋" w:hAnsi="仿宋" w:eastAsia="仿宋"/>
                  </w:rPr>
                </w:rPrChange>
                <w14:textFill>
                  <w14:solidFill>
                    <w14:schemeClr w14:val="tx1"/>
                  </w14:solidFill>
                </w14:textFill>
              </w:rPr>
            </w:pPr>
          </w:p>
        </w:tc>
      </w:tr>
    </w:tbl>
    <w:p>
      <w:pPr>
        <w:pStyle w:val="3"/>
        <w:numPr>
          <w:ilvl w:val="0"/>
          <w:numId w:val="10"/>
        </w:numPr>
        <w:spacing w:line="240" w:lineRule="auto"/>
        <w:ind w:firstLine="562" w:firstLineChars="200"/>
        <w:rPr>
          <w:rFonts w:ascii="仿宋" w:hAnsi="仿宋" w:eastAsia="仿宋"/>
          <w:color w:val="000000" w:themeColor="text1"/>
          <w:sz w:val="28"/>
          <w:szCs w:val="28"/>
          <w:rPrChange w:id="14028" w:author="梁元" w:date="2019-05-14T19:51:36Z">
            <w:rPr>
              <w:rFonts w:ascii="仿宋" w:hAnsi="仿宋" w:eastAsia="仿宋"/>
              <w:sz w:val="28"/>
              <w:szCs w:val="28"/>
            </w:rPr>
          </w:rPrChange>
          <w14:textFill>
            <w14:solidFill>
              <w14:schemeClr w14:val="tx1"/>
            </w14:solidFill>
          </w14:textFill>
        </w:rPr>
        <w:pPrChange w:id="14027" w:author="冷雪凝" w:date="2019-05-14T12:21:32Z">
          <w:pPr>
            <w:pStyle w:val="3"/>
            <w:numPr>
              <w:ilvl w:val="0"/>
              <w:numId w:val="10"/>
            </w:numPr>
          </w:pPr>
        </w:pPrChange>
      </w:pPr>
      <w:bookmarkStart w:id="441" w:name="_Toc494266876"/>
      <w:bookmarkStart w:id="442" w:name="_Toc13728_WPSOffice_Level2"/>
      <w:bookmarkStart w:id="443" w:name="_Toc26859_WPSOffice_Level2"/>
      <w:r>
        <w:rPr>
          <w:rFonts w:hint="eastAsia" w:ascii="仿宋" w:hAnsi="仿宋" w:eastAsia="仿宋"/>
          <w:color w:val="000000" w:themeColor="text1"/>
          <w:sz w:val="28"/>
          <w:szCs w:val="28"/>
          <w:rPrChange w:id="14029" w:author="梁元" w:date="2019-05-14T19:51:36Z">
            <w:rPr>
              <w:rFonts w:hint="eastAsia" w:ascii="仿宋" w:hAnsi="仿宋" w:eastAsia="仿宋"/>
              <w:sz w:val="28"/>
              <w:szCs w:val="28"/>
            </w:rPr>
          </w:rPrChange>
          <w14:textFill>
            <w14:solidFill>
              <w14:schemeClr w14:val="tx1"/>
            </w14:solidFill>
          </w14:textFill>
        </w:rPr>
        <w:t>通常解法</w:t>
      </w:r>
      <w:bookmarkEnd w:id="441"/>
      <w:bookmarkEnd w:id="442"/>
      <w:bookmarkEnd w:id="443"/>
    </w:p>
    <w:p>
      <w:pPr>
        <w:spacing w:before="100" w:beforeAutospacing="1"/>
        <w:ind w:firstLine="480" w:firstLineChars="200"/>
        <w:rPr>
          <w:color w:val="000000" w:themeColor="text1"/>
          <w:rPrChange w:id="14031" w:author="梁元" w:date="2019-05-14T19:51:36Z">
            <w:rPr/>
          </w:rPrChange>
          <w14:textFill>
            <w14:solidFill>
              <w14:schemeClr w14:val="tx1"/>
            </w14:solidFill>
          </w14:textFill>
        </w:rPr>
        <w:pPrChange w:id="14030" w:author="冷雪凝" w:date="2019-05-14T12:21:32Z">
          <w:pPr>
            <w:spacing w:before="100" w:beforeAutospacing="1"/>
          </w:pPr>
        </w:pPrChange>
      </w:pPr>
      <w:r>
        <w:rPr>
          <w:rFonts w:hint="eastAsia"/>
          <w:color w:val="000000" w:themeColor="text1"/>
          <w:rPrChange w:id="14032" w:author="梁元" w:date="2019-05-14T19:51:36Z">
            <w:rPr>
              <w:rFonts w:hint="eastAsia"/>
            </w:rPr>
          </w:rPrChange>
          <w14:textFill>
            <w14:solidFill>
              <w14:schemeClr w14:val="tx1"/>
            </w14:solidFill>
          </w14:textFill>
        </w:rPr>
        <w:t>目前主流的数据请求方式有两种</w:t>
      </w:r>
    </w:p>
    <w:p>
      <w:pPr>
        <w:pStyle w:val="21"/>
        <w:numPr>
          <w:ilvl w:val="3"/>
          <w:numId w:val="10"/>
        </w:numPr>
        <w:spacing w:before="100" w:beforeAutospacing="1"/>
        <w:ind w:firstLine="480" w:firstLineChars="200"/>
        <w:rPr>
          <w:color w:val="000000" w:themeColor="text1"/>
          <w:rPrChange w:id="14034" w:author="梁元" w:date="2019-05-14T19:51:36Z">
            <w:rPr/>
          </w:rPrChange>
          <w14:textFill>
            <w14:solidFill>
              <w14:schemeClr w14:val="tx1"/>
            </w14:solidFill>
          </w14:textFill>
        </w:rPr>
        <w:pPrChange w:id="14033" w:author="冷雪凝" w:date="2019-05-14T12:21:32Z">
          <w:pPr>
            <w:pStyle w:val="21"/>
            <w:numPr>
              <w:ilvl w:val="3"/>
              <w:numId w:val="10"/>
            </w:numPr>
            <w:spacing w:before="100" w:beforeAutospacing="1"/>
            <w:ind w:firstLineChars="0"/>
          </w:pPr>
        </w:pPrChange>
      </w:pPr>
      <w:r>
        <w:rPr>
          <w:color w:val="000000" w:themeColor="text1"/>
          <w:rPrChange w:id="14035" w:author="梁元" w:date="2019-05-14T19:51:36Z">
            <w:rPr/>
          </w:rPrChange>
          <w14:textFill>
            <w14:solidFill>
              <w14:schemeClr w14:val="tx1"/>
            </w14:solidFill>
          </w14:textFill>
        </w:rPr>
        <w:t>axios第三方包</w:t>
      </w:r>
      <w:r>
        <w:rPr>
          <w:rFonts w:hint="eastAsia"/>
          <w:color w:val="000000" w:themeColor="text1"/>
          <w:rPrChange w:id="14036" w:author="梁元" w:date="2019-05-14T19:51:36Z">
            <w:rPr>
              <w:rFonts w:hint="eastAsia"/>
            </w:rPr>
          </w:rPrChange>
          <w14:textFill>
            <w14:solidFill>
              <w14:schemeClr w14:val="tx1"/>
            </w14:solidFill>
          </w14:textFill>
        </w:rPr>
        <w:t>，</w:t>
      </w:r>
      <w:r>
        <w:rPr>
          <w:color w:val="000000" w:themeColor="text1"/>
          <w:rPrChange w:id="14037" w:author="梁元" w:date="2019-05-14T19:51:36Z">
            <w:rPr/>
          </w:rPrChange>
          <w14:textFill>
            <w14:solidFill>
              <w14:schemeClr w14:val="tx1"/>
            </w14:solidFill>
          </w14:textFill>
        </w:rPr>
        <w:t>npm下载之后</w:t>
      </w:r>
      <w:r>
        <w:rPr>
          <w:rFonts w:hint="eastAsia"/>
          <w:color w:val="000000" w:themeColor="text1"/>
          <w:rPrChange w:id="14038" w:author="梁元" w:date="2019-05-14T19:51:36Z">
            <w:rPr>
              <w:rFonts w:hint="eastAsia"/>
            </w:rPr>
          </w:rPrChange>
          <w14:textFill>
            <w14:solidFill>
              <w14:schemeClr w14:val="tx1"/>
            </w14:solidFill>
          </w14:textFill>
        </w:rPr>
        <w:t xml:space="preserve"> 直接使用</w:t>
      </w:r>
    </w:p>
    <w:p>
      <w:pPr>
        <w:pStyle w:val="21"/>
        <w:numPr>
          <w:ilvl w:val="3"/>
          <w:numId w:val="10"/>
        </w:numPr>
        <w:spacing w:before="100" w:beforeAutospacing="1"/>
        <w:ind w:firstLine="480" w:firstLineChars="200"/>
        <w:rPr>
          <w:color w:val="000000" w:themeColor="text1"/>
          <w:rPrChange w:id="14040" w:author="梁元" w:date="2019-05-14T19:51:36Z">
            <w:rPr/>
          </w:rPrChange>
          <w14:textFill>
            <w14:solidFill>
              <w14:schemeClr w14:val="tx1"/>
            </w14:solidFill>
          </w14:textFill>
        </w:rPr>
        <w:pPrChange w:id="14039" w:author="冷雪凝" w:date="2019-05-14T12:21:32Z">
          <w:pPr>
            <w:pStyle w:val="21"/>
            <w:numPr>
              <w:ilvl w:val="3"/>
              <w:numId w:val="10"/>
            </w:numPr>
            <w:spacing w:before="100" w:beforeAutospacing="1"/>
            <w:ind w:firstLineChars="0"/>
          </w:pPr>
        </w:pPrChange>
      </w:pPr>
      <w:r>
        <w:rPr>
          <w:color w:val="000000" w:themeColor="text1"/>
          <w:rPrChange w:id="14041" w:author="梁元" w:date="2019-05-14T19:51:36Z">
            <w:rPr/>
          </w:rPrChange>
          <w14:textFill>
            <w14:solidFill>
              <w14:schemeClr w14:val="tx1"/>
            </w14:solidFill>
          </w14:textFill>
        </w:rPr>
        <w:t>fetch请求方式</w:t>
      </w:r>
      <w:r>
        <w:rPr>
          <w:rFonts w:hint="eastAsia"/>
          <w:color w:val="000000" w:themeColor="text1"/>
          <w:rPrChange w:id="14042" w:author="梁元" w:date="2019-05-14T19:51:36Z">
            <w:rPr>
              <w:rFonts w:hint="eastAsia"/>
            </w:rPr>
          </w:rPrChange>
          <w14:textFill>
            <w14:solidFill>
              <w14:schemeClr w14:val="tx1"/>
            </w14:solidFill>
          </w14:textFill>
        </w:rPr>
        <w:t>，</w:t>
      </w:r>
      <w:r>
        <w:rPr>
          <w:color w:val="000000" w:themeColor="text1"/>
          <w:rPrChange w:id="14043" w:author="梁元" w:date="2019-05-14T19:51:36Z">
            <w:rPr/>
          </w:rPrChange>
          <w14:textFill>
            <w14:solidFill>
              <w14:schemeClr w14:val="tx1"/>
            </w14:solidFill>
          </w14:textFill>
        </w:rPr>
        <w:t>考虑浏览器兼容问题</w:t>
      </w:r>
      <w:r>
        <w:rPr>
          <w:rFonts w:hint="eastAsia"/>
          <w:color w:val="000000" w:themeColor="text1"/>
          <w:rPrChange w:id="14044" w:author="梁元" w:date="2019-05-14T19:51:36Z">
            <w:rPr>
              <w:rFonts w:hint="eastAsia"/>
            </w:rPr>
          </w:rPrChange>
          <w14:textFill>
            <w14:solidFill>
              <w14:schemeClr w14:val="tx1"/>
            </w14:solidFill>
          </w14:textFill>
        </w:rPr>
        <w:t xml:space="preserve"> 也需要下载第三方包</w:t>
      </w:r>
      <w:r>
        <w:rPr>
          <w:color w:val="000000" w:themeColor="text1"/>
          <w:rPrChange w:id="14045" w:author="梁元" w:date="2019-05-14T19:51:36Z">
            <w:rPr/>
          </w:rPrChange>
          <w14:textFill>
            <w14:solidFill>
              <w14:schemeClr w14:val="tx1"/>
            </w14:solidFill>
          </w14:textFill>
        </w:rPr>
        <w:t>。</w:t>
      </w:r>
    </w:p>
    <w:p>
      <w:pPr>
        <w:spacing w:before="100" w:beforeAutospacing="1"/>
        <w:ind w:firstLine="480" w:firstLineChars="200"/>
        <w:rPr>
          <w:color w:val="000000" w:themeColor="text1"/>
          <w:rPrChange w:id="14047" w:author="梁元" w:date="2019-05-14T19:51:36Z">
            <w:rPr/>
          </w:rPrChange>
          <w14:textFill>
            <w14:solidFill>
              <w14:schemeClr w14:val="tx1"/>
            </w14:solidFill>
          </w14:textFill>
        </w:rPr>
        <w:pPrChange w:id="14046" w:author="冷雪凝" w:date="2019-05-14T12:21:32Z">
          <w:pPr>
            <w:spacing w:before="100" w:beforeAutospacing="1"/>
          </w:pPr>
        </w:pPrChange>
      </w:pPr>
      <w:r>
        <w:rPr>
          <w:color w:val="000000" w:themeColor="text1"/>
          <w:rPrChange w:id="14048" w:author="梁元" w:date="2019-05-14T19:51:36Z">
            <w:rPr/>
          </w:rPrChange>
          <w14:textFill>
            <w14:solidFill>
              <w14:schemeClr w14:val="tx1"/>
            </w14:solidFill>
          </w14:textFill>
        </w:rPr>
        <w:t>使用方式</w:t>
      </w:r>
      <w:r>
        <w:rPr>
          <w:rFonts w:hint="eastAsia"/>
          <w:color w:val="000000" w:themeColor="text1"/>
          <w:rPrChange w:id="14049" w:author="梁元" w:date="2019-05-14T19:51:36Z">
            <w:rPr>
              <w:rFonts w:hint="eastAsia"/>
            </w:rPr>
          </w:rPrChange>
          <w14:textFill>
            <w14:solidFill>
              <w14:schemeClr w14:val="tx1"/>
            </w14:solidFill>
          </w14:textFill>
        </w:rPr>
        <w:t xml:space="preserve"> 将下载好的包直接在组件逻辑内调用数据请求方法，然后获取数据之后进行数据操作</w:t>
      </w:r>
    </w:p>
    <w:p>
      <w:pPr>
        <w:pStyle w:val="3"/>
        <w:numPr>
          <w:ilvl w:val="0"/>
          <w:numId w:val="10"/>
        </w:numPr>
        <w:spacing w:line="240" w:lineRule="auto"/>
        <w:ind w:firstLine="562" w:firstLineChars="200"/>
        <w:rPr>
          <w:rFonts w:ascii="仿宋" w:hAnsi="仿宋" w:eastAsia="仿宋" w:cs="Times New Roman"/>
          <w:color w:val="000000" w:themeColor="text1"/>
          <w:sz w:val="28"/>
          <w:szCs w:val="28"/>
          <w:rPrChange w:id="14051" w:author="梁元" w:date="2019-05-14T19:51:36Z">
            <w:rPr>
              <w:rFonts w:ascii="仿宋" w:hAnsi="仿宋" w:eastAsia="仿宋" w:cs="Times New Roman"/>
              <w:sz w:val="28"/>
              <w:szCs w:val="28"/>
            </w:rPr>
          </w:rPrChange>
          <w14:textFill>
            <w14:solidFill>
              <w14:schemeClr w14:val="tx1"/>
            </w14:solidFill>
          </w14:textFill>
        </w:rPr>
        <w:pPrChange w:id="14050" w:author="冷雪凝" w:date="2019-05-14T12:21:32Z">
          <w:pPr>
            <w:pStyle w:val="3"/>
            <w:numPr>
              <w:ilvl w:val="0"/>
              <w:numId w:val="10"/>
            </w:numPr>
          </w:pPr>
        </w:pPrChange>
      </w:pPr>
      <w:bookmarkStart w:id="444" w:name="_Toc30523_WPSOffice_Level2"/>
      <w:bookmarkStart w:id="445" w:name="_Toc494266877"/>
      <w:bookmarkStart w:id="446" w:name="_Toc17347_WPSOffice_Level2"/>
      <w:r>
        <w:rPr>
          <w:rFonts w:hint="eastAsia" w:ascii="仿宋" w:hAnsi="仿宋" w:eastAsia="仿宋"/>
          <w:color w:val="000000" w:themeColor="text1"/>
          <w:sz w:val="28"/>
          <w:szCs w:val="28"/>
          <w:rPrChange w:id="14052" w:author="梁元" w:date="2019-05-14T19:51:36Z">
            <w:rPr>
              <w:rFonts w:hint="eastAsia" w:ascii="仿宋" w:hAnsi="仿宋" w:eastAsia="仿宋"/>
              <w:sz w:val="28"/>
              <w:szCs w:val="28"/>
            </w:rPr>
          </w:rPrChange>
          <w14:textFill>
            <w14:solidFill>
              <w14:schemeClr w14:val="tx1"/>
            </w14:solidFill>
          </w14:textFill>
        </w:rPr>
        <w:t>通用大牛级解法</w:t>
      </w:r>
      <w:bookmarkEnd w:id="444"/>
      <w:bookmarkEnd w:id="445"/>
      <w:bookmarkEnd w:id="446"/>
    </w:p>
    <w:p>
      <w:pPr>
        <w:spacing w:line="240" w:lineRule="auto"/>
        <w:ind w:firstLine="0" w:firstLineChars="200"/>
        <w:rPr>
          <w:color w:val="000000" w:themeColor="text1"/>
          <w:rPrChange w:id="14054" w:author="梁元" w:date="2019-05-14T19:51:36Z">
            <w:rPr/>
          </w:rPrChange>
          <w14:textFill>
            <w14:solidFill>
              <w14:schemeClr w14:val="tx1"/>
            </w14:solidFill>
          </w14:textFill>
        </w:rPr>
        <w:pPrChange w:id="14053" w:author="冷雪凝" w:date="2019-05-14T12:21:32Z">
          <w:pPr>
            <w:spacing w:line="360" w:lineRule="auto"/>
            <w:ind w:firstLine="480" w:firstLineChars="200"/>
          </w:pPr>
        </w:pPrChange>
      </w:pPr>
      <w:r>
        <w:rPr>
          <w:rFonts w:hint="eastAsia"/>
          <w:color w:val="000000" w:themeColor="text1"/>
          <w:rPrChange w:id="14055" w:author="梁元" w:date="2019-05-14T19:51:36Z">
            <w:rPr>
              <w:rFonts w:hint="eastAsia"/>
            </w:rPr>
          </w:rPrChange>
          <w14:textFill>
            <w14:solidFill>
              <w14:schemeClr w14:val="tx1"/>
            </w14:solidFill>
          </w14:textFill>
        </w:rPr>
        <w:t>考虑到大型项目中会有多处跟后端的数据交互所以总结出几点</w:t>
      </w:r>
    </w:p>
    <w:p>
      <w:pPr>
        <w:pStyle w:val="21"/>
        <w:numPr>
          <w:ilvl w:val="3"/>
          <w:numId w:val="10"/>
        </w:numPr>
        <w:spacing w:line="240" w:lineRule="auto"/>
        <w:ind w:firstLine="480" w:firstLineChars="200"/>
        <w:rPr>
          <w:color w:val="000000" w:themeColor="text1"/>
          <w:rPrChange w:id="14057" w:author="梁元" w:date="2019-05-14T19:51:36Z">
            <w:rPr/>
          </w:rPrChange>
          <w14:textFill>
            <w14:solidFill>
              <w14:schemeClr w14:val="tx1"/>
            </w14:solidFill>
          </w14:textFill>
        </w:rPr>
        <w:pPrChange w:id="14056" w:author="冷雪凝" w:date="2019-05-14T12:21:32Z">
          <w:pPr>
            <w:pStyle w:val="21"/>
            <w:numPr>
              <w:ilvl w:val="3"/>
              <w:numId w:val="10"/>
            </w:numPr>
            <w:spacing w:line="360" w:lineRule="auto"/>
            <w:ind w:firstLineChars="0"/>
          </w:pPr>
        </w:pPrChange>
      </w:pPr>
      <w:bookmarkStart w:id="447" w:name="_Toc6320_WPSOffice_Level2"/>
      <w:bookmarkStart w:id="448" w:name="_Toc4513_WPSOffice_Level2"/>
      <w:r>
        <w:rPr>
          <w:color w:val="000000" w:themeColor="text1"/>
          <w:rPrChange w:id="14058" w:author="梁元" w:date="2019-05-14T19:51:36Z">
            <w:rPr/>
          </w:rPrChange>
          <w14:textFill>
            <w14:solidFill>
              <w14:schemeClr w14:val="tx1"/>
            </w14:solidFill>
          </w14:textFill>
        </w:rPr>
        <w:t>重复调用一个接口时会造成很多冗余代码</w:t>
      </w:r>
      <w:bookmarkEnd w:id="447"/>
      <w:bookmarkEnd w:id="448"/>
    </w:p>
    <w:p>
      <w:pPr>
        <w:pStyle w:val="21"/>
        <w:numPr>
          <w:ilvl w:val="3"/>
          <w:numId w:val="10"/>
        </w:numPr>
        <w:spacing w:line="240" w:lineRule="auto"/>
        <w:ind w:firstLine="480" w:firstLineChars="200"/>
        <w:rPr>
          <w:color w:val="000000" w:themeColor="text1"/>
          <w:rPrChange w:id="14060" w:author="梁元" w:date="2019-05-14T19:51:36Z">
            <w:rPr/>
          </w:rPrChange>
          <w14:textFill>
            <w14:solidFill>
              <w14:schemeClr w14:val="tx1"/>
            </w14:solidFill>
          </w14:textFill>
        </w:rPr>
        <w:pPrChange w:id="14059" w:author="冷雪凝" w:date="2019-05-14T12:21:32Z">
          <w:pPr>
            <w:pStyle w:val="21"/>
            <w:numPr>
              <w:ilvl w:val="3"/>
              <w:numId w:val="10"/>
            </w:numPr>
            <w:spacing w:line="360" w:lineRule="auto"/>
            <w:ind w:firstLineChars="0"/>
          </w:pPr>
        </w:pPrChange>
      </w:pPr>
      <w:bookmarkStart w:id="449" w:name="_Toc16399_WPSOffice_Level2"/>
      <w:bookmarkStart w:id="450" w:name="_Toc20805_WPSOffice_Level2"/>
      <w:r>
        <w:rPr>
          <w:color w:val="000000" w:themeColor="text1"/>
          <w:rPrChange w:id="14061" w:author="梁元" w:date="2019-05-14T19:51:36Z">
            <w:rPr/>
          </w:rPrChange>
          <w14:textFill>
            <w14:solidFill>
              <w14:schemeClr w14:val="tx1"/>
            </w14:solidFill>
          </w14:textFill>
        </w:rPr>
        <w:t>没有合理的逻辑api封装会造成代码过乱不容易维护</w:t>
      </w:r>
      <w:bookmarkEnd w:id="449"/>
      <w:bookmarkEnd w:id="450"/>
    </w:p>
    <w:p>
      <w:pPr>
        <w:pStyle w:val="21"/>
        <w:numPr>
          <w:ilvl w:val="3"/>
          <w:numId w:val="10"/>
        </w:numPr>
        <w:spacing w:line="240" w:lineRule="auto"/>
        <w:ind w:firstLine="480" w:firstLineChars="200"/>
        <w:rPr>
          <w:color w:val="000000" w:themeColor="text1"/>
          <w:rPrChange w:id="14063" w:author="梁元" w:date="2019-05-14T19:51:36Z">
            <w:rPr/>
          </w:rPrChange>
          <w14:textFill>
            <w14:solidFill>
              <w14:schemeClr w14:val="tx1"/>
            </w14:solidFill>
          </w14:textFill>
        </w:rPr>
        <w:pPrChange w:id="14062" w:author="冷雪凝" w:date="2019-05-14T12:21:32Z">
          <w:pPr>
            <w:pStyle w:val="21"/>
            <w:numPr>
              <w:ilvl w:val="3"/>
              <w:numId w:val="10"/>
            </w:numPr>
            <w:spacing w:line="360" w:lineRule="auto"/>
            <w:ind w:firstLineChars="0"/>
          </w:pPr>
        </w:pPrChange>
      </w:pPr>
      <w:bookmarkStart w:id="451" w:name="_Toc4336_WPSOffice_Level2"/>
      <w:bookmarkStart w:id="452" w:name="_Toc2385_WPSOffice_Level2"/>
      <w:r>
        <w:rPr>
          <w:color w:val="000000" w:themeColor="text1"/>
          <w:rPrChange w:id="14064" w:author="梁元" w:date="2019-05-14T19:51:36Z">
            <w:rPr/>
          </w:rPrChange>
          <w14:textFill>
            <w14:solidFill>
              <w14:schemeClr w14:val="tx1"/>
            </w14:solidFill>
          </w14:textFill>
        </w:rPr>
        <w:t>没有完整的数据请求方法调用起来会比较复杂</w:t>
      </w:r>
      <w:bookmarkEnd w:id="451"/>
      <w:bookmarkEnd w:id="452"/>
    </w:p>
    <w:p>
      <w:pPr>
        <w:spacing w:line="240" w:lineRule="auto"/>
        <w:ind w:firstLine="480" w:firstLineChars="200"/>
        <w:rPr>
          <w:color w:val="000000" w:themeColor="text1"/>
          <w:rPrChange w:id="14066" w:author="梁元" w:date="2019-05-14T19:51:36Z">
            <w:rPr/>
          </w:rPrChange>
          <w14:textFill>
            <w14:solidFill>
              <w14:schemeClr w14:val="tx1"/>
            </w14:solidFill>
          </w14:textFill>
        </w:rPr>
        <w:pPrChange w:id="14065" w:author="冷雪凝" w:date="2019-05-14T12:21:32Z">
          <w:pPr>
            <w:spacing w:line="360" w:lineRule="auto"/>
          </w:pPr>
        </w:pPrChange>
      </w:pPr>
      <w:r>
        <w:rPr>
          <w:rFonts w:hint="eastAsia"/>
          <w:color w:val="000000" w:themeColor="text1"/>
          <w:rPrChange w:id="14067" w:author="梁元" w:date="2019-05-14T19:51:36Z">
            <w:rPr>
              <w:rFonts w:hint="eastAsia"/>
            </w:rPr>
          </w:rPrChange>
          <w14:textFill>
            <w14:solidFill>
              <w14:schemeClr w14:val="tx1"/>
            </w14:solidFill>
          </w14:textFill>
        </w:rPr>
        <w:t>应该根据项目业务需求封装符合项目逻辑的一些公用请求方法如 request.js</w:t>
      </w:r>
    </w:p>
    <w:p>
      <w:pPr>
        <w:spacing w:line="240" w:lineRule="auto"/>
        <w:ind w:firstLine="480" w:firstLineChars="200"/>
        <w:rPr>
          <w:color w:val="000000" w:themeColor="text1"/>
          <w:rPrChange w:id="14069" w:author="梁元" w:date="2019-05-14T19:51:36Z">
            <w:rPr/>
          </w:rPrChange>
          <w14:textFill>
            <w14:solidFill>
              <w14:schemeClr w14:val="tx1"/>
            </w14:solidFill>
          </w14:textFill>
        </w:rPr>
        <w:pPrChange w:id="14068" w:author="冷雪凝" w:date="2019-05-14T12:21:32Z">
          <w:pPr>
            <w:spacing w:line="360" w:lineRule="auto"/>
          </w:pPr>
        </w:pPrChange>
      </w:pPr>
      <w:r>
        <w:rPr>
          <w:color w:val="000000" w:themeColor="text1"/>
          <w:rPrChange w:id="14070" w:author="梁元" w:date="2019-05-14T19:51:36Z">
            <w:rPr/>
          </w:rPrChange>
          <w14:textFill>
            <w14:solidFill>
              <w14:schemeClr w14:val="tx1"/>
            </w14:solidFill>
          </w14:textFill>
        </w:rPr>
        <w:t>将请求接口的方法封装为api</w:t>
      </w:r>
      <w:r>
        <w:rPr>
          <w:rFonts w:hint="eastAsia"/>
          <w:color w:val="000000" w:themeColor="text1"/>
          <w:rPrChange w:id="14071" w:author="梁元" w:date="2019-05-14T19:51:36Z">
            <w:rPr>
              <w:rFonts w:hint="eastAsia"/>
            </w:rPr>
          </w:rPrChange>
          <w14:textFill>
            <w14:solidFill>
              <w14:schemeClr w14:val="tx1"/>
            </w14:solidFill>
          </w14:textFill>
        </w:rPr>
        <w:t>.js</w:t>
      </w:r>
      <w:r>
        <w:rPr>
          <w:color w:val="000000" w:themeColor="text1"/>
          <w:rPrChange w:id="14072" w:author="梁元" w:date="2019-05-14T19:51:36Z">
            <w:rPr/>
          </w:rPrChange>
          <w14:textFill>
            <w14:solidFill>
              <w14:schemeClr w14:val="tx1"/>
            </w14:solidFill>
          </w14:textFill>
        </w:rPr>
        <w:t>文件</w:t>
      </w:r>
    </w:p>
    <w:p>
      <w:pPr>
        <w:spacing w:line="240" w:lineRule="auto"/>
        <w:ind w:firstLine="480" w:firstLineChars="200"/>
        <w:rPr>
          <w:color w:val="000000" w:themeColor="text1"/>
          <w:rPrChange w:id="14074" w:author="梁元" w:date="2019-05-14T19:51:36Z">
            <w:rPr/>
          </w:rPrChange>
          <w14:textFill>
            <w14:solidFill>
              <w14:schemeClr w14:val="tx1"/>
            </w14:solidFill>
          </w14:textFill>
        </w:rPr>
        <w:pPrChange w:id="14073" w:author="冷雪凝" w:date="2019-05-14T12:21:32Z">
          <w:pPr>
            <w:spacing w:line="360" w:lineRule="auto"/>
          </w:pPr>
        </w:pPrChange>
      </w:pPr>
      <w:r>
        <w:rPr>
          <w:color w:val="000000" w:themeColor="text1"/>
          <w:rPrChange w:id="14075" w:author="梁元" w:date="2019-05-14T19:51:36Z">
            <w:rPr/>
          </w:rPrChange>
          <w14:textFill>
            <w14:solidFill>
              <w14:schemeClr w14:val="tx1"/>
            </w14:solidFill>
          </w14:textFill>
        </w:rPr>
        <w:t>在项目的组件层只能通过调用action动作或者</w:t>
      </w:r>
      <w:r>
        <w:rPr>
          <w:rFonts w:hint="eastAsia"/>
          <w:color w:val="000000" w:themeColor="text1"/>
          <w:rPrChange w:id="14076" w:author="梁元" w:date="2019-05-14T19:51:36Z">
            <w:rPr>
              <w:rFonts w:hint="eastAsia"/>
            </w:rPr>
          </w:rPrChange>
          <w14:textFill>
            <w14:solidFill>
              <w14:schemeClr w14:val="tx1"/>
            </w14:solidFill>
          </w14:textFill>
        </w:rPr>
        <w:t xml:space="preserve"> api文件内的请求方法来实现跟后端的数据交互</w:t>
      </w:r>
    </w:p>
    <w:p>
      <w:pPr>
        <w:pStyle w:val="3"/>
        <w:numPr>
          <w:ilvl w:val="0"/>
          <w:numId w:val="10"/>
        </w:numPr>
        <w:spacing w:line="240" w:lineRule="auto"/>
        <w:ind w:firstLine="562" w:firstLineChars="200"/>
        <w:rPr>
          <w:rFonts w:ascii="仿宋" w:hAnsi="仿宋" w:eastAsia="仿宋"/>
          <w:color w:val="000000" w:themeColor="text1"/>
          <w:sz w:val="28"/>
          <w:szCs w:val="28"/>
          <w:rPrChange w:id="14078" w:author="梁元" w:date="2019-05-14T19:51:36Z">
            <w:rPr>
              <w:rFonts w:ascii="仿宋" w:hAnsi="仿宋" w:eastAsia="仿宋"/>
              <w:sz w:val="28"/>
              <w:szCs w:val="28"/>
            </w:rPr>
          </w:rPrChange>
          <w14:textFill>
            <w14:solidFill>
              <w14:schemeClr w14:val="tx1"/>
            </w14:solidFill>
          </w14:textFill>
        </w:rPr>
        <w:pPrChange w:id="14077" w:author="冷雪凝" w:date="2019-05-14T12:21:32Z">
          <w:pPr>
            <w:pStyle w:val="3"/>
            <w:numPr>
              <w:ilvl w:val="0"/>
              <w:numId w:val="10"/>
            </w:numPr>
          </w:pPr>
        </w:pPrChange>
      </w:pPr>
      <w:bookmarkStart w:id="453" w:name="_Toc618_WPSOffice_Level2"/>
      <w:bookmarkStart w:id="454" w:name="_Toc494266878"/>
      <w:bookmarkStart w:id="455" w:name="_Toc25651_WPSOffice_Level2"/>
      <w:r>
        <w:rPr>
          <w:rFonts w:hint="eastAsia" w:ascii="仿宋" w:hAnsi="仿宋" w:eastAsia="仿宋"/>
          <w:color w:val="000000" w:themeColor="text1"/>
          <w:sz w:val="28"/>
          <w:szCs w:val="28"/>
          <w:rPrChange w:id="14079" w:author="梁元" w:date="2019-05-14T19:51:36Z">
            <w:rPr>
              <w:rFonts w:hint="eastAsia" w:ascii="仿宋" w:hAnsi="仿宋" w:eastAsia="仿宋"/>
              <w:sz w:val="28"/>
              <w:szCs w:val="28"/>
            </w:rPr>
          </w:rPrChange>
          <w14:textFill>
            <w14:solidFill>
              <w14:schemeClr w14:val="tx1"/>
            </w14:solidFill>
          </w14:textFill>
        </w:rPr>
        <w:t>解法对比及优缺点</w:t>
      </w:r>
      <w:bookmarkEnd w:id="453"/>
      <w:bookmarkEnd w:id="454"/>
      <w:bookmarkEnd w:id="455"/>
    </w:p>
    <w:p>
      <w:pPr>
        <w:spacing w:line="240" w:lineRule="auto"/>
        <w:ind w:firstLine="0" w:firstLineChars="200"/>
        <w:rPr>
          <w:color w:val="000000" w:themeColor="text1"/>
          <w:rPrChange w:id="14081" w:author="梁元" w:date="2019-05-14T19:51:36Z">
            <w:rPr/>
          </w:rPrChange>
          <w14:textFill>
            <w14:solidFill>
              <w14:schemeClr w14:val="tx1"/>
            </w14:solidFill>
          </w14:textFill>
        </w:rPr>
        <w:pPrChange w:id="14080" w:author="冷雪凝" w:date="2019-05-14T12:21:32Z">
          <w:pPr>
            <w:spacing w:line="360" w:lineRule="auto"/>
            <w:ind w:firstLine="480" w:firstLineChars="200"/>
          </w:pPr>
        </w:pPrChange>
      </w:pPr>
      <w:r>
        <w:rPr>
          <w:color w:val="000000" w:themeColor="text1"/>
          <w:rPrChange w:id="14082" w:author="梁元" w:date="2019-05-14T19:51:36Z">
            <w:rPr/>
          </w:rPrChange>
          <w14:textFill>
            <w14:solidFill>
              <w14:schemeClr w14:val="tx1"/>
            </w14:solidFill>
          </w14:textFill>
        </w:rPr>
        <w:t>本题考核的主要是对项目的数据交互方面的问题。</w:t>
      </w:r>
    </w:p>
    <w:p>
      <w:pPr>
        <w:spacing w:line="240" w:lineRule="auto"/>
        <w:ind w:firstLine="0" w:firstLineChars="200"/>
        <w:rPr>
          <w:color w:val="000000" w:themeColor="text1"/>
          <w:rPrChange w:id="14084" w:author="梁元" w:date="2019-05-14T19:51:36Z">
            <w:rPr/>
          </w:rPrChange>
          <w14:textFill>
            <w14:solidFill>
              <w14:schemeClr w14:val="tx1"/>
            </w14:solidFill>
          </w14:textFill>
        </w:rPr>
        <w:pPrChange w:id="14083" w:author="冷雪凝" w:date="2019-05-14T12:21:32Z">
          <w:pPr>
            <w:spacing w:line="360" w:lineRule="auto"/>
            <w:ind w:firstLine="480" w:firstLineChars="200"/>
          </w:pPr>
        </w:pPrChange>
      </w:pPr>
      <w:r>
        <w:rPr>
          <w:color w:val="000000" w:themeColor="text1"/>
          <w:rPrChange w:id="14085" w:author="梁元" w:date="2019-05-14T19:51:36Z">
            <w:rPr/>
          </w:rPrChange>
          <w14:textFill>
            <w14:solidFill>
              <w14:schemeClr w14:val="tx1"/>
            </w14:solidFill>
          </w14:textFill>
        </w:rPr>
        <w:t>通用的解法只能满足项目的需求</w:t>
      </w:r>
      <w:r>
        <w:rPr>
          <w:rFonts w:hint="eastAsia"/>
          <w:color w:val="000000" w:themeColor="text1"/>
          <w:rPrChange w:id="14086" w:author="梁元" w:date="2019-05-14T19:51:36Z">
            <w:rPr>
              <w:rFonts w:hint="eastAsia"/>
            </w:rPr>
          </w:rPrChange>
          <w14:textFill>
            <w14:solidFill>
              <w14:schemeClr w14:val="tx1"/>
            </w14:solidFill>
          </w14:textFill>
        </w:rPr>
        <w:t>，</w:t>
      </w:r>
      <w:r>
        <w:rPr>
          <w:color w:val="000000" w:themeColor="text1"/>
          <w:rPrChange w:id="14087" w:author="梁元" w:date="2019-05-14T19:51:36Z">
            <w:rPr/>
          </w:rPrChange>
          <w14:textFill>
            <w14:solidFill>
              <w14:schemeClr w14:val="tx1"/>
            </w14:solidFill>
          </w14:textFill>
        </w:rPr>
        <w:t>不能实现对项目后期维护的考虑</w:t>
      </w:r>
    </w:p>
    <w:p>
      <w:pPr>
        <w:spacing w:line="240" w:lineRule="auto"/>
        <w:ind w:firstLine="0" w:firstLineChars="200"/>
        <w:rPr>
          <w:color w:val="000000" w:themeColor="text1"/>
          <w:rPrChange w:id="14089" w:author="梁元" w:date="2019-05-14T19:51:36Z">
            <w:rPr/>
          </w:rPrChange>
          <w14:textFill>
            <w14:solidFill>
              <w14:schemeClr w14:val="tx1"/>
            </w14:solidFill>
          </w14:textFill>
        </w:rPr>
        <w:pPrChange w:id="14088" w:author="冷雪凝" w:date="2019-05-14T12:21:32Z">
          <w:pPr>
            <w:spacing w:line="360" w:lineRule="auto"/>
            <w:ind w:firstLine="480" w:firstLineChars="200"/>
          </w:pPr>
        </w:pPrChange>
      </w:pPr>
      <w:r>
        <w:rPr>
          <w:color w:val="000000" w:themeColor="text1"/>
          <w:rPrChange w:id="14090" w:author="梁元" w:date="2019-05-14T19:51:36Z">
            <w:rPr/>
          </w:rPrChange>
          <w14:textFill>
            <w14:solidFill>
              <w14:schemeClr w14:val="tx1"/>
            </w14:solidFill>
          </w14:textFill>
        </w:rPr>
        <w:t>大牛解法考虑后期项目维护及新开发人员加入时的便利性</w:t>
      </w:r>
    </w:p>
    <w:p>
      <w:pPr>
        <w:pStyle w:val="3"/>
        <w:numPr>
          <w:ilvl w:val="0"/>
          <w:numId w:val="10"/>
        </w:numPr>
        <w:spacing w:line="240" w:lineRule="auto"/>
        <w:ind w:firstLine="562" w:firstLineChars="200"/>
        <w:rPr>
          <w:rFonts w:ascii="仿宋" w:hAnsi="仿宋" w:eastAsia="仿宋"/>
          <w:color w:val="000000" w:themeColor="text1"/>
          <w:sz w:val="28"/>
          <w:szCs w:val="28"/>
          <w:rPrChange w:id="14092" w:author="梁元" w:date="2019-05-14T19:51:36Z">
            <w:rPr>
              <w:rFonts w:ascii="仿宋" w:hAnsi="仿宋" w:eastAsia="仿宋"/>
              <w:sz w:val="28"/>
              <w:szCs w:val="28"/>
            </w:rPr>
          </w:rPrChange>
          <w14:textFill>
            <w14:solidFill>
              <w14:schemeClr w14:val="tx1"/>
            </w14:solidFill>
          </w14:textFill>
        </w:rPr>
        <w:pPrChange w:id="14091" w:author="冷雪凝" w:date="2019-05-14T12:21:32Z">
          <w:pPr>
            <w:pStyle w:val="3"/>
            <w:numPr>
              <w:ilvl w:val="0"/>
              <w:numId w:val="10"/>
            </w:numPr>
          </w:pPr>
        </w:pPrChange>
      </w:pPr>
      <w:bookmarkStart w:id="456" w:name="_Toc5512_WPSOffice_Level2"/>
      <w:bookmarkStart w:id="457" w:name="_Toc494266879"/>
      <w:bookmarkStart w:id="458" w:name="_Toc21168_WPSOffice_Level2"/>
      <w:r>
        <w:rPr>
          <w:rFonts w:hint="eastAsia" w:ascii="仿宋" w:hAnsi="仿宋" w:eastAsia="仿宋"/>
          <w:color w:val="000000" w:themeColor="text1"/>
          <w:sz w:val="28"/>
          <w:szCs w:val="28"/>
          <w:rPrChange w:id="14093"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456"/>
      <w:bookmarkEnd w:id="457"/>
      <w:bookmarkEnd w:id="458"/>
    </w:p>
    <w:p>
      <w:pPr>
        <w:shd w:val="clear" w:color="auto" w:fill="FFFFFF"/>
        <w:ind w:firstLine="482" w:firstLineChars="200"/>
        <w:rPr>
          <w:rFonts w:ascii="微软雅黑" w:hAnsi="微软雅黑" w:eastAsia="微软雅黑"/>
          <w:color w:val="000000" w:themeColor="text1"/>
          <w:sz w:val="23"/>
          <w:szCs w:val="23"/>
          <w:rPrChange w:id="14095" w:author="梁元" w:date="2019-05-14T19:51:36Z">
            <w:rPr>
              <w:rFonts w:ascii="微软雅黑" w:hAnsi="微软雅黑" w:eastAsia="微软雅黑"/>
              <w:color w:val="333333"/>
              <w:sz w:val="23"/>
              <w:szCs w:val="23"/>
            </w:rPr>
          </w:rPrChange>
          <w14:textFill>
            <w14:solidFill>
              <w14:schemeClr w14:val="tx1"/>
            </w14:solidFill>
          </w14:textFill>
        </w:rPr>
        <w:pPrChange w:id="14094" w:author="冷雪凝" w:date="2019-05-14T12:21:32Z">
          <w:pPr>
            <w:shd w:val="clear" w:color="auto" w:fill="FFFFFF"/>
          </w:pPr>
        </w:pPrChange>
      </w:pPr>
      <w:r>
        <w:rPr>
          <w:rFonts w:hint="eastAsia"/>
          <w:b/>
          <w:color w:val="000000" w:themeColor="text1"/>
          <w:rPrChange w:id="14096" w:author="梁元" w:date="2019-05-14T19:51:36Z">
            <w:rPr>
              <w:rFonts w:hint="eastAsia"/>
              <w:b/>
            </w:rPr>
          </w:rPrChange>
          <w14:textFill>
            <w14:solidFill>
              <w14:schemeClr w14:val="tx1"/>
            </w14:solidFill>
          </w14:textFill>
        </w:rPr>
        <w:t>对后端请求逻辑的理解，比如请求头信息，及后端返回数据后对数据的批量处理</w:t>
      </w:r>
    </w:p>
    <w:p>
      <w:pPr>
        <w:pStyle w:val="3"/>
        <w:numPr>
          <w:ilvl w:val="0"/>
          <w:numId w:val="10"/>
        </w:numPr>
        <w:spacing w:line="240" w:lineRule="auto"/>
        <w:ind w:firstLine="562" w:firstLineChars="200"/>
        <w:rPr>
          <w:rFonts w:ascii="仿宋" w:hAnsi="仿宋" w:eastAsia="仿宋"/>
          <w:color w:val="000000" w:themeColor="text1"/>
          <w:sz w:val="28"/>
          <w:szCs w:val="28"/>
          <w:rPrChange w:id="14098" w:author="梁元" w:date="2019-05-14T19:51:36Z">
            <w:rPr>
              <w:rFonts w:ascii="仿宋" w:hAnsi="仿宋" w:eastAsia="仿宋"/>
              <w:sz w:val="28"/>
              <w:szCs w:val="28"/>
            </w:rPr>
          </w:rPrChange>
          <w14:textFill>
            <w14:solidFill>
              <w14:schemeClr w14:val="tx1"/>
            </w14:solidFill>
          </w14:textFill>
        </w:rPr>
        <w:pPrChange w:id="14097" w:author="冷雪凝" w:date="2019-05-14T12:21:32Z">
          <w:pPr>
            <w:pStyle w:val="3"/>
            <w:numPr>
              <w:ilvl w:val="0"/>
              <w:numId w:val="10"/>
            </w:numPr>
          </w:pPr>
        </w:pPrChange>
      </w:pPr>
      <w:bookmarkStart w:id="459" w:name="_Toc494266880"/>
      <w:bookmarkStart w:id="460" w:name="_Toc4124_WPSOffice_Level2"/>
      <w:bookmarkStart w:id="461" w:name="_Toc12606_WPSOffice_Level2"/>
      <w:r>
        <w:rPr>
          <w:rFonts w:hint="eastAsia" w:ascii="仿宋" w:hAnsi="仿宋" w:eastAsia="仿宋"/>
          <w:color w:val="000000" w:themeColor="text1"/>
          <w:sz w:val="28"/>
          <w:szCs w:val="28"/>
          <w:rPrChange w:id="14099" w:author="梁元" w:date="2019-05-14T19:51:36Z">
            <w:rPr>
              <w:rFonts w:hint="eastAsia" w:ascii="仿宋" w:hAnsi="仿宋" w:eastAsia="仿宋"/>
              <w:sz w:val="28"/>
              <w:szCs w:val="28"/>
            </w:rPr>
          </w:rPrChange>
          <w14:textFill>
            <w14:solidFill>
              <w14:schemeClr w14:val="tx1"/>
            </w14:solidFill>
          </w14:textFill>
        </w:rPr>
        <w:t>项目中体现经验的点</w:t>
      </w:r>
      <w:bookmarkEnd w:id="459"/>
      <w:bookmarkEnd w:id="460"/>
      <w:bookmarkEnd w:id="461"/>
    </w:p>
    <w:p>
      <w:pPr>
        <w:ind w:firstLine="480" w:firstLineChars="200"/>
        <w:rPr>
          <w:color w:val="000000" w:themeColor="text1"/>
          <w:rPrChange w:id="14101" w:author="梁元" w:date="2019-05-14T19:51:36Z">
            <w:rPr/>
          </w:rPrChange>
          <w14:textFill>
            <w14:solidFill>
              <w14:schemeClr w14:val="tx1"/>
            </w14:solidFill>
          </w14:textFill>
        </w:rPr>
        <w:pPrChange w:id="14100" w:author="冷雪凝" w:date="2019-05-14T12:21:32Z">
          <w:pPr/>
        </w:pPrChange>
      </w:pPr>
      <w:r>
        <w:rPr>
          <w:rFonts w:hint="eastAsia"/>
          <w:color w:val="000000" w:themeColor="text1"/>
          <w:rPrChange w:id="14102" w:author="梁元" w:date="2019-05-14T19:51:36Z">
            <w:rPr>
              <w:rFonts w:hint="eastAsia"/>
            </w:rPr>
          </w:rPrChange>
          <w14:textFill>
            <w14:solidFill>
              <w14:schemeClr w14:val="tx1"/>
            </w14:solidFill>
          </w14:textFill>
        </w:rPr>
        <w:t>请求头，数据过滤，公用逻辑封装</w:t>
      </w:r>
      <w:r>
        <w:rPr>
          <w:color w:val="000000" w:themeColor="text1"/>
          <w:rPrChange w:id="14103" w:author="梁元" w:date="2019-05-14T19:51:36Z">
            <w:rPr/>
          </w:rPrChange>
          <w14:textFill>
            <w14:solidFill>
              <w14:schemeClr w14:val="tx1"/>
            </w14:solidFill>
          </w14:textFill>
        </w:rPr>
        <w:t>。</w:t>
      </w:r>
    </w:p>
    <w:p>
      <w:pPr>
        <w:pStyle w:val="3"/>
        <w:numPr>
          <w:ilvl w:val="0"/>
          <w:numId w:val="10"/>
        </w:numPr>
        <w:spacing w:line="240" w:lineRule="auto"/>
        <w:ind w:firstLine="562" w:firstLineChars="200"/>
        <w:rPr>
          <w:rFonts w:ascii="仿宋" w:hAnsi="仿宋" w:eastAsia="仿宋"/>
          <w:color w:val="000000" w:themeColor="text1"/>
          <w:sz w:val="28"/>
          <w:szCs w:val="28"/>
          <w:rPrChange w:id="14105" w:author="梁元" w:date="2019-05-14T19:51:36Z">
            <w:rPr>
              <w:rFonts w:ascii="仿宋" w:hAnsi="仿宋" w:eastAsia="仿宋"/>
              <w:sz w:val="28"/>
              <w:szCs w:val="28"/>
            </w:rPr>
          </w:rPrChange>
          <w14:textFill>
            <w14:solidFill>
              <w14:schemeClr w14:val="tx1"/>
            </w14:solidFill>
          </w14:textFill>
        </w:rPr>
        <w:pPrChange w:id="14104" w:author="冷雪凝" w:date="2019-05-14T12:21:32Z">
          <w:pPr>
            <w:pStyle w:val="3"/>
            <w:numPr>
              <w:ilvl w:val="0"/>
              <w:numId w:val="10"/>
            </w:numPr>
          </w:pPr>
        </w:pPrChange>
      </w:pPr>
      <w:bookmarkStart w:id="462" w:name="_Toc20170_WPSOffice_Level2"/>
      <w:bookmarkStart w:id="463" w:name="_Toc494266881"/>
      <w:bookmarkStart w:id="464" w:name="_Toc24880_WPSOffice_Level2"/>
      <w:r>
        <w:rPr>
          <w:rFonts w:hint="eastAsia" w:ascii="仿宋" w:hAnsi="仿宋" w:eastAsia="仿宋"/>
          <w:color w:val="000000" w:themeColor="text1"/>
          <w:sz w:val="28"/>
          <w:szCs w:val="28"/>
          <w:rPrChange w:id="14106" w:author="梁元" w:date="2019-05-14T19:51:36Z">
            <w:rPr>
              <w:rFonts w:hint="eastAsia" w:ascii="仿宋" w:hAnsi="仿宋" w:eastAsia="仿宋"/>
              <w:sz w:val="28"/>
              <w:szCs w:val="28"/>
            </w:rPr>
          </w:rPrChange>
          <w14:textFill>
            <w14:solidFill>
              <w14:schemeClr w14:val="tx1"/>
            </w14:solidFill>
          </w14:textFill>
        </w:rPr>
        <w:t>论坛参考</w:t>
      </w:r>
      <w:bookmarkEnd w:id="462"/>
      <w:bookmarkEnd w:id="463"/>
      <w:bookmarkEnd w:id="464"/>
    </w:p>
    <w:p>
      <w:pPr>
        <w:ind w:firstLine="480" w:firstLineChars="200"/>
        <w:rPr>
          <w:color w:val="000000" w:themeColor="text1"/>
          <w:rPrChange w:id="14108" w:author="梁元" w:date="2019-05-14T19:51:36Z">
            <w:rPr/>
          </w:rPrChange>
          <w14:textFill>
            <w14:solidFill>
              <w14:schemeClr w14:val="tx1"/>
            </w14:solidFill>
          </w14:textFill>
        </w:rPr>
        <w:pPrChange w:id="14107" w:author="冷雪凝" w:date="2019-05-14T12:21:32Z">
          <w:pPr/>
        </w:pPrChange>
      </w:pPr>
      <w:r>
        <w:rPr>
          <w:color w:val="000000" w:themeColor="text1"/>
          <w:rPrChange w:id="14109" w:author="梁元" w:date="2019-05-14T19:51:36Z">
            <w:rPr/>
          </w:rPrChange>
          <w14:textFill>
            <w14:solidFill>
              <w14:schemeClr w14:val="tx1"/>
            </w14:solidFill>
          </w14:textFill>
        </w:rPr>
        <w:t>https://www.jianshu.com/p/df464b26ae58</w:t>
      </w:r>
    </w:p>
    <w:p>
      <w:pPr>
        <w:pStyle w:val="2"/>
        <w:numPr>
          <w:ilvl w:val="0"/>
          <w:numId w:val="1"/>
        </w:numPr>
        <w:rPr>
          <w:rFonts w:ascii="仿宋" w:hAnsi="仿宋" w:eastAsia="仿宋"/>
          <w:color w:val="000000" w:themeColor="text1"/>
          <w:sz w:val="28"/>
          <w:szCs w:val="28"/>
          <w:rPrChange w:id="14110" w:author="梁元" w:date="2019-05-14T19:51:36Z">
            <w:rPr>
              <w:rFonts w:ascii="仿宋" w:hAnsi="仿宋" w:eastAsia="仿宋"/>
              <w:sz w:val="28"/>
              <w:szCs w:val="28"/>
            </w:rPr>
          </w:rPrChange>
          <w14:textFill>
            <w14:solidFill>
              <w14:schemeClr w14:val="tx1"/>
            </w14:solidFill>
          </w14:textFill>
        </w:rPr>
      </w:pPr>
      <w:bookmarkStart w:id="465" w:name="_Toc494266882"/>
      <w:bookmarkStart w:id="466" w:name="_Toc4411_WPSOffice_Level1"/>
      <w:bookmarkStart w:id="467" w:name="_Toc29521_WPSOffice_Level1"/>
      <w:r>
        <w:rPr>
          <w:rFonts w:hint="eastAsia" w:ascii="仿宋" w:hAnsi="仿宋" w:eastAsia="仿宋"/>
          <w:color w:val="000000" w:themeColor="text1"/>
          <w:sz w:val="28"/>
          <w:szCs w:val="28"/>
          <w:rPrChange w:id="14111" w:author="梁元" w:date="2019-05-14T19:51:36Z">
            <w:rPr>
              <w:rFonts w:hint="eastAsia" w:ascii="仿宋" w:hAnsi="仿宋" w:eastAsia="仿宋"/>
              <w:sz w:val="28"/>
              <w:szCs w:val="28"/>
            </w:rPr>
          </w:rPrChange>
          <w14:textFill>
            <w14:solidFill>
              <w14:schemeClr w14:val="tx1"/>
            </w14:solidFill>
          </w14:textFill>
        </w:rPr>
        <w:t>你是如何解决前端开发数据作用域问题</w:t>
      </w:r>
      <w:r>
        <w:rPr>
          <w:rFonts w:ascii="仿宋" w:hAnsi="仿宋" w:eastAsia="仿宋"/>
          <w:color w:val="000000" w:themeColor="text1"/>
          <w:sz w:val="28"/>
          <w:szCs w:val="28"/>
          <w:rPrChange w:id="14112" w:author="梁元" w:date="2019-05-14T19:51:36Z">
            <w:rPr>
              <w:rFonts w:ascii="仿宋" w:hAnsi="仿宋" w:eastAsia="仿宋"/>
              <w:sz w:val="28"/>
              <w:szCs w:val="28"/>
            </w:rPr>
          </w:rPrChange>
          <w14:textFill>
            <w14:solidFill>
              <w14:schemeClr w14:val="tx1"/>
            </w14:solidFill>
          </w14:textFill>
        </w:rPr>
        <w:t>?</w:t>
      </w:r>
      <w:bookmarkEnd w:id="465"/>
      <w:bookmarkEnd w:id="466"/>
      <w:bookmarkEnd w:id="467"/>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411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114"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1411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116"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1411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118"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1411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120"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1412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122"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412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124" w:author="梁元" w:date="2019-05-14T19:51:36Z">
                  <w:rPr>
                    <w:rFonts w:hint="eastAsia" w:ascii="仿宋" w:hAnsi="仿宋" w:eastAsia="仿宋"/>
                  </w:rPr>
                </w:rPrChange>
                <w14:textFill>
                  <w14:solidFill>
                    <w14:schemeClr w14:val="tx1"/>
                  </w14:solidFill>
                </w14:textFill>
              </w:rPr>
              <w:t>95%</w:t>
            </w:r>
          </w:p>
        </w:tc>
        <w:tc>
          <w:tcPr>
            <w:tcW w:w="1559" w:type="dxa"/>
          </w:tcPr>
          <w:p>
            <w:pPr>
              <w:jc w:val="center"/>
              <w:rPr>
                <w:rFonts w:ascii="仿宋" w:hAnsi="仿宋" w:eastAsia="仿宋"/>
                <w:color w:val="000000" w:themeColor="text1"/>
                <w:rPrChange w:id="1412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126" w:author="梁元" w:date="2019-05-14T19:51:36Z">
                  <w:rPr>
                    <w:rFonts w:hint="eastAsia" w:ascii="仿宋" w:hAnsi="仿宋" w:eastAsia="仿宋"/>
                  </w:rPr>
                </w:rPrChange>
                <w14:textFill>
                  <w14:solidFill>
                    <w14:schemeClr w14:val="tx1"/>
                  </w14:solidFill>
                </w14:textFill>
              </w:rPr>
              <w:t>3星</w:t>
            </w:r>
          </w:p>
        </w:tc>
        <w:tc>
          <w:tcPr>
            <w:tcW w:w="1418" w:type="dxa"/>
          </w:tcPr>
          <w:p>
            <w:pPr>
              <w:jc w:val="center"/>
              <w:rPr>
                <w:rFonts w:ascii="仿宋" w:hAnsi="仿宋" w:eastAsia="仿宋"/>
                <w:color w:val="000000" w:themeColor="text1"/>
                <w:rPrChange w:id="1412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128" w:author="梁元" w:date="2019-05-14T19:51:36Z">
                  <w:rPr>
                    <w:rFonts w:hint="eastAsia" w:ascii="仿宋" w:hAnsi="仿宋" w:eastAsia="仿宋"/>
                  </w:rPr>
                </w:rPrChange>
                <w14:textFill>
                  <w14:solidFill>
                    <w14:schemeClr w14:val="tx1"/>
                  </w14:solidFill>
                </w14:textFill>
              </w:rPr>
              <w:t>前端</w:t>
            </w:r>
          </w:p>
        </w:tc>
        <w:tc>
          <w:tcPr>
            <w:tcW w:w="1417" w:type="dxa"/>
          </w:tcPr>
          <w:p>
            <w:pPr>
              <w:jc w:val="center"/>
              <w:rPr>
                <w:rFonts w:ascii="仿宋" w:hAnsi="仿宋" w:eastAsia="仿宋"/>
                <w:color w:val="000000" w:themeColor="text1"/>
                <w:rPrChange w:id="1412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130" w:author="梁元" w:date="2019-05-14T19:51:36Z">
                  <w:rPr>
                    <w:rFonts w:hint="eastAsia" w:ascii="仿宋" w:hAnsi="仿宋" w:eastAsia="仿宋"/>
                  </w:rPr>
                </w:rPrChange>
                <w14:textFill>
                  <w14:solidFill>
                    <w14:schemeClr w14:val="tx1"/>
                  </w14:solidFill>
                </w14:textFill>
              </w:rPr>
              <w:t>数据通讯</w:t>
            </w:r>
          </w:p>
        </w:tc>
        <w:tc>
          <w:tcPr>
            <w:tcW w:w="1465" w:type="dxa"/>
          </w:tcPr>
          <w:p>
            <w:pPr>
              <w:jc w:val="center"/>
              <w:rPr>
                <w:rFonts w:ascii="仿宋" w:hAnsi="仿宋" w:eastAsia="仿宋"/>
                <w:color w:val="000000" w:themeColor="text1"/>
                <w:rPrChange w:id="1413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132" w:author="梁元" w:date="2019-05-14T19:51:36Z">
                  <w:rPr>
                    <w:rFonts w:hint="eastAsia" w:ascii="仿宋" w:hAnsi="仿宋" w:eastAsia="仿宋"/>
                  </w:rPr>
                </w:rPrChange>
                <w14:textFill>
                  <w14:solidFill>
                    <w14:schemeClr w14:val="tx1"/>
                  </w14:solidFill>
                </w14:textFill>
              </w:rPr>
              <w:t>数据通讯</w:t>
            </w:r>
          </w:p>
        </w:tc>
      </w:tr>
    </w:tbl>
    <w:p>
      <w:pPr>
        <w:pStyle w:val="3"/>
        <w:numPr>
          <w:ilvl w:val="0"/>
          <w:numId w:val="11"/>
        </w:numPr>
        <w:spacing w:line="240" w:lineRule="auto"/>
        <w:ind w:firstLine="562" w:firstLineChars="200"/>
        <w:rPr>
          <w:rFonts w:ascii="仿宋" w:hAnsi="仿宋" w:eastAsia="仿宋"/>
          <w:color w:val="000000" w:themeColor="text1"/>
          <w:sz w:val="28"/>
          <w:szCs w:val="28"/>
          <w:rPrChange w:id="14134" w:author="梁元" w:date="2019-05-14T19:51:36Z">
            <w:rPr>
              <w:rFonts w:ascii="仿宋" w:hAnsi="仿宋" w:eastAsia="仿宋"/>
              <w:sz w:val="28"/>
              <w:szCs w:val="28"/>
            </w:rPr>
          </w:rPrChange>
          <w14:textFill>
            <w14:solidFill>
              <w14:schemeClr w14:val="tx1"/>
            </w14:solidFill>
          </w14:textFill>
        </w:rPr>
        <w:pPrChange w:id="14133" w:author="冷雪凝" w:date="2019-05-14T12:21:32Z">
          <w:pPr>
            <w:pStyle w:val="3"/>
            <w:numPr>
              <w:ilvl w:val="0"/>
              <w:numId w:val="11"/>
            </w:numPr>
          </w:pPr>
        </w:pPrChange>
      </w:pPr>
      <w:bookmarkStart w:id="468" w:name="_Toc26868_WPSOffice_Level2"/>
      <w:bookmarkStart w:id="469" w:name="_Toc494266883"/>
      <w:bookmarkStart w:id="470" w:name="_Toc20853_WPSOffice_Level2"/>
      <w:r>
        <w:rPr>
          <w:rFonts w:hint="eastAsia" w:ascii="仿宋" w:hAnsi="仿宋" w:eastAsia="仿宋"/>
          <w:color w:val="000000" w:themeColor="text1"/>
          <w:sz w:val="28"/>
          <w:szCs w:val="28"/>
          <w:rPrChange w:id="14135" w:author="梁元" w:date="2019-05-14T19:51:36Z">
            <w:rPr>
              <w:rFonts w:hint="eastAsia" w:ascii="仿宋" w:hAnsi="仿宋" w:eastAsia="仿宋"/>
              <w:sz w:val="28"/>
              <w:szCs w:val="28"/>
            </w:rPr>
          </w:rPrChange>
          <w14:textFill>
            <w14:solidFill>
              <w14:schemeClr w14:val="tx1"/>
            </w14:solidFill>
          </w14:textFill>
        </w:rPr>
        <w:t>通常解法</w:t>
      </w:r>
      <w:bookmarkEnd w:id="468"/>
      <w:bookmarkEnd w:id="469"/>
      <w:bookmarkEnd w:id="470"/>
    </w:p>
    <w:p>
      <w:pPr>
        <w:pStyle w:val="21"/>
        <w:ind w:left="420" w:firstLine="480" w:firstLineChars="200"/>
        <w:rPr>
          <w:color w:val="000000" w:themeColor="text1"/>
          <w:rPrChange w:id="14137" w:author="梁元" w:date="2019-05-14T19:51:36Z">
            <w:rPr/>
          </w:rPrChange>
          <w14:textFill>
            <w14:solidFill>
              <w14:schemeClr w14:val="tx1"/>
            </w14:solidFill>
          </w14:textFill>
        </w:rPr>
        <w:pPrChange w:id="14136" w:author="冷雪凝" w:date="2019-05-14T12:21:32Z">
          <w:pPr>
            <w:pStyle w:val="21"/>
            <w:ind w:left="420" w:firstLine="0" w:firstLineChars="0"/>
          </w:pPr>
        </w:pPrChange>
      </w:pPr>
      <w:r>
        <w:rPr>
          <w:rFonts w:hint="eastAsia"/>
          <w:color w:val="000000" w:themeColor="text1"/>
          <w:rPrChange w:id="14138" w:author="梁元" w:date="2019-05-14T19:51:36Z">
            <w:rPr>
              <w:rFonts w:hint="eastAsia"/>
            </w:rPr>
          </w:rPrChange>
          <w14:textFill>
            <w14:solidFill>
              <w14:schemeClr w14:val="tx1"/>
            </w14:solidFill>
          </w14:textFill>
        </w:rPr>
        <w:t>通过前端浏览器存储；</w:t>
      </w:r>
    </w:p>
    <w:p>
      <w:pPr>
        <w:pStyle w:val="21"/>
        <w:ind w:left="420" w:firstLine="480" w:firstLineChars="200"/>
        <w:rPr>
          <w:color w:val="000000" w:themeColor="text1"/>
          <w:rPrChange w:id="14140" w:author="梁元" w:date="2019-05-14T19:51:36Z">
            <w:rPr/>
          </w:rPrChange>
          <w14:textFill>
            <w14:solidFill>
              <w14:schemeClr w14:val="tx1"/>
            </w14:solidFill>
          </w14:textFill>
        </w:rPr>
        <w:pPrChange w:id="14139" w:author="冷雪凝" w:date="2019-05-14T12:21:32Z">
          <w:pPr>
            <w:pStyle w:val="21"/>
            <w:ind w:left="420" w:firstLine="0" w:firstLineChars="0"/>
          </w:pPr>
        </w:pPrChange>
      </w:pPr>
      <w:r>
        <w:rPr>
          <w:rFonts w:hint="eastAsia"/>
          <w:color w:val="000000" w:themeColor="text1"/>
          <w:rPrChange w:id="14141" w:author="梁元" w:date="2019-05-14T19:51:36Z">
            <w:rPr>
              <w:rFonts w:hint="eastAsia"/>
            </w:rPr>
          </w:rPrChange>
          <w14:textFill>
            <w14:solidFill>
              <w14:schemeClr w14:val="tx1"/>
            </w14:solidFill>
          </w14:textFill>
        </w:rPr>
        <w:t>比如cookie，sessionstorage，local</w:t>
      </w:r>
      <w:r>
        <w:rPr>
          <w:color w:val="000000" w:themeColor="text1"/>
          <w:rPrChange w:id="14142" w:author="梁元" w:date="2019-05-14T19:51:36Z">
            <w:rPr/>
          </w:rPrChange>
          <w14:textFill>
            <w14:solidFill>
              <w14:schemeClr w14:val="tx1"/>
            </w14:solidFill>
          </w14:textFill>
        </w:rPr>
        <w:t>stortage,</w:t>
      </w:r>
      <w:r>
        <w:rPr>
          <w:rFonts w:hint="eastAsia"/>
          <w:color w:val="000000" w:themeColor="text1"/>
          <w:rPrChange w:id="14143" w:author="梁元" w:date="2019-05-14T19:51:36Z">
            <w:rPr>
              <w:rFonts w:hint="eastAsia"/>
            </w:rPr>
          </w:rPrChange>
          <w14:textFill>
            <w14:solidFill>
              <w14:schemeClr w14:val="tx1"/>
            </w14:solidFill>
          </w14:textFill>
        </w:rPr>
        <w:t>等前端存储方式；</w:t>
      </w:r>
    </w:p>
    <w:p>
      <w:pPr>
        <w:pStyle w:val="21"/>
        <w:ind w:left="420" w:firstLine="480" w:firstLineChars="200"/>
        <w:rPr>
          <w:color w:val="000000" w:themeColor="text1"/>
          <w:rPrChange w:id="14145" w:author="梁元" w:date="2019-05-14T19:51:36Z">
            <w:rPr/>
          </w:rPrChange>
          <w14:textFill>
            <w14:solidFill>
              <w14:schemeClr w14:val="tx1"/>
            </w14:solidFill>
          </w14:textFill>
        </w:rPr>
        <w:pPrChange w:id="14144" w:author="冷雪凝" w:date="2019-05-14T12:21:32Z">
          <w:pPr>
            <w:pStyle w:val="21"/>
            <w:ind w:left="420" w:firstLine="0" w:firstLineChars="0"/>
          </w:pPr>
        </w:pPrChange>
      </w:pPr>
    </w:p>
    <w:p>
      <w:pPr>
        <w:pStyle w:val="21"/>
        <w:ind w:left="420" w:firstLine="480" w:firstLineChars="200"/>
        <w:rPr>
          <w:color w:val="000000" w:themeColor="text1"/>
          <w:rPrChange w:id="14147" w:author="梁元" w:date="2019-05-14T19:51:36Z">
            <w:rPr/>
          </w:rPrChange>
          <w14:textFill>
            <w14:solidFill>
              <w14:schemeClr w14:val="tx1"/>
            </w14:solidFill>
          </w14:textFill>
        </w:rPr>
        <w:pPrChange w:id="14146" w:author="冷雪凝" w:date="2019-05-14T12:21:32Z">
          <w:pPr>
            <w:pStyle w:val="21"/>
            <w:ind w:left="420" w:firstLine="0" w:firstLineChars="0"/>
          </w:pPr>
        </w:pPrChange>
      </w:pPr>
      <w:r>
        <w:rPr>
          <w:color w:val="000000" w:themeColor="text1"/>
          <w:rPrChange w:id="14148" w:author="梁元" w:date="2019-05-14T19:51:36Z">
            <w:rPr/>
          </w:rPrChange>
          <w14:textFill>
            <w14:solidFill>
              <w14:schemeClr w14:val="tx1"/>
            </w14:solidFill>
          </w14:textFill>
        </w:rPr>
        <w:t>S</w:t>
      </w:r>
      <w:r>
        <w:rPr>
          <w:rFonts w:hint="eastAsia"/>
          <w:color w:val="000000" w:themeColor="text1"/>
          <w:rPrChange w:id="14149" w:author="梁元" w:date="2019-05-14T19:51:36Z">
            <w:rPr>
              <w:rFonts w:hint="eastAsia"/>
            </w:rPr>
          </w:rPrChange>
          <w14:textFill>
            <w14:solidFill>
              <w14:schemeClr w14:val="tx1"/>
            </w14:solidFill>
          </w14:textFill>
        </w:rPr>
        <w:t>e</w:t>
      </w:r>
      <w:r>
        <w:rPr>
          <w:color w:val="000000" w:themeColor="text1"/>
          <w:rPrChange w:id="14150" w:author="梁元" w:date="2019-05-14T19:51:36Z">
            <w:rPr/>
          </w:rPrChange>
          <w14:textFill>
            <w14:solidFill>
              <w14:schemeClr w14:val="tx1"/>
            </w14:solidFill>
          </w14:textFill>
        </w:rPr>
        <w:t>ssionstorage</w:t>
      </w:r>
      <w:r>
        <w:rPr>
          <w:rFonts w:hint="eastAsia"/>
          <w:color w:val="000000" w:themeColor="text1"/>
          <w:rPrChange w:id="14151" w:author="梁元" w:date="2019-05-14T19:51:36Z">
            <w:rPr>
              <w:rFonts w:hint="eastAsia"/>
            </w:rPr>
          </w:rPrChange>
          <w14:textFill>
            <w14:solidFill>
              <w14:schemeClr w14:val="tx1"/>
            </w14:solidFill>
          </w14:textFill>
        </w:rPr>
        <w:t>.</w:t>
      </w:r>
      <w:r>
        <w:rPr>
          <w:color w:val="000000" w:themeColor="text1"/>
          <w:rPrChange w:id="14152" w:author="梁元" w:date="2019-05-14T19:51:36Z">
            <w:rPr/>
          </w:rPrChange>
          <w14:textFill>
            <w14:solidFill>
              <w14:schemeClr w14:val="tx1"/>
            </w14:solidFill>
          </w14:textFill>
        </w:rPr>
        <w:t>setItem(“userid”,”12345”)</w:t>
      </w:r>
    </w:p>
    <w:p>
      <w:pPr>
        <w:ind w:firstLine="480" w:firstLineChars="200"/>
        <w:rPr>
          <w:color w:val="000000" w:themeColor="text1"/>
          <w:rPrChange w:id="14154" w:author="梁元" w:date="2019-05-14T19:51:36Z">
            <w:rPr/>
          </w:rPrChange>
          <w14:textFill>
            <w14:solidFill>
              <w14:schemeClr w14:val="tx1"/>
            </w14:solidFill>
          </w14:textFill>
        </w:rPr>
        <w:pPrChange w:id="14153" w:author="冷雪凝" w:date="2019-05-14T12:21:32Z">
          <w:pPr/>
        </w:pPrChange>
      </w:pPr>
    </w:p>
    <w:p>
      <w:pPr>
        <w:pStyle w:val="3"/>
        <w:numPr>
          <w:ilvl w:val="0"/>
          <w:numId w:val="11"/>
        </w:numPr>
        <w:spacing w:line="240" w:lineRule="auto"/>
        <w:ind w:firstLine="562" w:firstLineChars="200"/>
        <w:rPr>
          <w:rFonts w:ascii="仿宋" w:hAnsi="仿宋" w:eastAsia="仿宋"/>
          <w:color w:val="000000" w:themeColor="text1"/>
          <w:sz w:val="28"/>
          <w:szCs w:val="28"/>
          <w:rPrChange w:id="14156" w:author="梁元" w:date="2019-05-14T19:51:36Z">
            <w:rPr>
              <w:rFonts w:ascii="仿宋" w:hAnsi="仿宋" w:eastAsia="仿宋"/>
              <w:sz w:val="28"/>
              <w:szCs w:val="28"/>
            </w:rPr>
          </w:rPrChange>
          <w14:textFill>
            <w14:solidFill>
              <w14:schemeClr w14:val="tx1"/>
            </w14:solidFill>
          </w14:textFill>
        </w:rPr>
        <w:pPrChange w:id="14155" w:author="冷雪凝" w:date="2019-05-14T12:21:32Z">
          <w:pPr>
            <w:pStyle w:val="3"/>
            <w:numPr>
              <w:ilvl w:val="0"/>
              <w:numId w:val="11"/>
            </w:numPr>
          </w:pPr>
        </w:pPrChange>
      </w:pPr>
      <w:bookmarkStart w:id="471" w:name="_Toc13196_WPSOffice_Level2"/>
      <w:bookmarkStart w:id="472" w:name="_Toc494266884"/>
      <w:bookmarkStart w:id="473" w:name="_Toc6018_WPSOffice_Level2"/>
      <w:r>
        <w:rPr>
          <w:rFonts w:hint="eastAsia" w:ascii="仿宋" w:hAnsi="仿宋" w:eastAsia="仿宋"/>
          <w:color w:val="000000" w:themeColor="text1"/>
          <w:sz w:val="28"/>
          <w:szCs w:val="28"/>
          <w:rPrChange w:id="14157" w:author="梁元" w:date="2019-05-14T19:51:36Z">
            <w:rPr>
              <w:rFonts w:hint="eastAsia" w:ascii="仿宋" w:hAnsi="仿宋" w:eastAsia="仿宋"/>
              <w:sz w:val="28"/>
              <w:szCs w:val="28"/>
            </w:rPr>
          </w:rPrChange>
          <w14:textFill>
            <w14:solidFill>
              <w14:schemeClr w14:val="tx1"/>
            </w14:solidFill>
          </w14:textFill>
        </w:rPr>
        <w:t>通用大牛级解法</w:t>
      </w:r>
      <w:bookmarkEnd w:id="471"/>
      <w:bookmarkEnd w:id="472"/>
      <w:bookmarkEnd w:id="473"/>
    </w:p>
    <w:p>
      <w:pPr>
        <w:pStyle w:val="20"/>
        <w:spacing w:line="240" w:lineRule="auto"/>
        <w:ind w:firstLine="480" w:firstLineChars="200"/>
        <w:rPr>
          <w:rFonts w:asciiTheme="minorHAnsi" w:hAnsiTheme="minorHAnsi" w:eastAsiaTheme="minorEastAsia" w:cstheme="minorBidi"/>
          <w:color w:val="000000" w:themeColor="text1"/>
          <w:sz w:val="24"/>
          <w:rPrChange w:id="14159" w:author="梁元" w:date="2019-05-14T19:51:36Z">
            <w:rPr>
              <w:rFonts w:asciiTheme="minorHAnsi" w:hAnsiTheme="minorHAnsi" w:eastAsiaTheme="minorEastAsia" w:cstheme="minorBidi"/>
              <w:sz w:val="24"/>
            </w:rPr>
          </w:rPrChange>
          <w14:textFill>
            <w14:solidFill>
              <w14:schemeClr w14:val="tx1"/>
            </w14:solidFill>
          </w14:textFill>
        </w:rPr>
        <w:pPrChange w:id="14158" w:author="冷雪凝" w:date="2019-05-14T12:21:32Z">
          <w:pPr>
            <w:pStyle w:val="20"/>
            <w:spacing w:line="360" w:lineRule="auto"/>
            <w:ind w:firstLine="504" w:firstLineChars="210"/>
          </w:pPr>
        </w:pPrChange>
      </w:pPr>
      <w:r>
        <w:rPr>
          <w:rFonts w:hint="eastAsia" w:asciiTheme="minorHAnsi" w:hAnsiTheme="minorHAnsi" w:eastAsiaTheme="minorEastAsia" w:cstheme="minorBidi"/>
          <w:color w:val="000000" w:themeColor="text1"/>
          <w:sz w:val="24"/>
          <w:rPrChange w:id="14160" w:author="梁元" w:date="2019-05-14T19:51:36Z">
            <w:rPr>
              <w:rFonts w:hint="eastAsia" w:asciiTheme="minorHAnsi" w:hAnsiTheme="minorHAnsi" w:eastAsiaTheme="minorEastAsia" w:cstheme="minorBidi"/>
              <w:sz w:val="24"/>
            </w:rPr>
          </w:rPrChange>
          <w14:textFill>
            <w14:solidFill>
              <w14:schemeClr w14:val="tx1"/>
            </w14:solidFill>
          </w14:textFill>
        </w:rPr>
        <w:t>把上面的解法说一遍</w:t>
      </w:r>
      <w:r>
        <w:rPr>
          <w:rFonts w:asciiTheme="minorHAnsi" w:hAnsiTheme="minorHAnsi" w:eastAsiaTheme="minorEastAsia" w:cstheme="minorBidi"/>
          <w:color w:val="000000" w:themeColor="text1"/>
          <w:sz w:val="24"/>
          <w:rPrChange w:id="14161" w:author="梁元" w:date="2019-05-14T19:51:36Z">
            <w:rPr>
              <w:rFonts w:asciiTheme="minorHAnsi" w:hAnsiTheme="minorHAnsi" w:eastAsiaTheme="minorEastAsia" w:cstheme="minorBidi"/>
              <w:sz w:val="24"/>
            </w:rPr>
          </w:rPrChange>
          <w14:textFill>
            <w14:solidFill>
              <w14:schemeClr w14:val="tx1"/>
            </w14:solidFill>
          </w14:textFill>
        </w:rPr>
        <w:t>………</w:t>
      </w:r>
    </w:p>
    <w:p>
      <w:pPr>
        <w:spacing w:line="240" w:lineRule="auto"/>
        <w:ind w:left="240" w:leftChars="100" w:firstLine="0" w:firstLineChars="200"/>
        <w:rPr>
          <w:color w:val="000000" w:themeColor="text1"/>
          <w:rPrChange w:id="14163" w:author="梁元" w:date="2019-05-14T19:51:36Z">
            <w:rPr/>
          </w:rPrChange>
          <w14:textFill>
            <w14:solidFill>
              <w14:schemeClr w14:val="tx1"/>
            </w14:solidFill>
          </w14:textFill>
        </w:rPr>
        <w:pPrChange w:id="14162" w:author="冷雪凝" w:date="2019-05-14T12:21:32Z">
          <w:pPr>
            <w:spacing w:line="360" w:lineRule="auto"/>
            <w:ind w:left="240" w:leftChars="100" w:firstLine="480" w:firstLineChars="200"/>
          </w:pPr>
        </w:pPrChange>
      </w:pPr>
      <w:r>
        <w:rPr>
          <w:rFonts w:hint="eastAsia"/>
          <w:color w:val="000000" w:themeColor="text1"/>
          <w:rPrChange w:id="14164" w:author="梁元" w:date="2019-05-14T19:51:36Z">
            <w:rPr>
              <w:rFonts w:hint="eastAsia"/>
            </w:rPr>
          </w:rPrChange>
          <w14:textFill>
            <w14:solidFill>
              <w14:schemeClr w14:val="tx1"/>
            </w14:solidFill>
          </w14:textFill>
        </w:rPr>
        <w:t>使用全局数据中心，比如flux，redux等前端全局数据中心思想；</w:t>
      </w:r>
    </w:p>
    <w:p>
      <w:pPr>
        <w:spacing w:line="240" w:lineRule="auto"/>
        <w:ind w:left="240" w:leftChars="100" w:firstLine="0" w:firstLineChars="200"/>
        <w:rPr>
          <w:color w:val="000000" w:themeColor="text1"/>
          <w:rPrChange w:id="14166" w:author="梁元" w:date="2019-05-14T19:51:36Z">
            <w:rPr/>
          </w:rPrChange>
          <w14:textFill>
            <w14:solidFill>
              <w14:schemeClr w14:val="tx1"/>
            </w14:solidFill>
          </w14:textFill>
        </w:rPr>
        <w:pPrChange w:id="14165" w:author="冷雪凝" w:date="2019-05-14T12:21:32Z">
          <w:pPr>
            <w:spacing w:line="360" w:lineRule="auto"/>
            <w:ind w:left="240" w:leftChars="100" w:firstLine="480" w:firstLineChars="200"/>
          </w:pPr>
        </w:pPrChange>
      </w:pPr>
      <w:r>
        <w:rPr>
          <w:rFonts w:hint="eastAsia"/>
          <w:color w:val="000000" w:themeColor="text1"/>
          <w:rPrChange w:id="14167" w:author="梁元" w:date="2019-05-14T19:51:36Z">
            <w:rPr>
              <w:rFonts w:hint="eastAsia"/>
            </w:rPr>
          </w:rPrChange>
          <w14:textFill>
            <w14:solidFill>
              <w14:schemeClr w14:val="tx1"/>
            </w14:solidFill>
          </w14:textFill>
        </w:rPr>
        <w:t>实现原理，观察者模式加全局数据中心；</w:t>
      </w:r>
    </w:p>
    <w:p>
      <w:pPr>
        <w:spacing w:line="240" w:lineRule="auto"/>
        <w:ind w:left="240" w:leftChars="100" w:firstLine="0" w:firstLineChars="200"/>
        <w:rPr>
          <w:color w:val="000000" w:themeColor="text1"/>
          <w:rPrChange w:id="14169" w:author="梁元" w:date="2019-05-14T19:51:36Z">
            <w:rPr/>
          </w:rPrChange>
          <w14:textFill>
            <w14:solidFill>
              <w14:schemeClr w14:val="tx1"/>
            </w14:solidFill>
          </w14:textFill>
        </w:rPr>
        <w:pPrChange w:id="14168" w:author="冷雪凝" w:date="2019-05-14T12:21:32Z">
          <w:pPr>
            <w:spacing w:line="360" w:lineRule="auto"/>
            <w:ind w:left="240" w:leftChars="100" w:firstLine="480" w:firstLineChars="200"/>
          </w:pPr>
        </w:pPrChange>
      </w:pP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171" w:author="梁元" w:date="2019-05-14T19:51:36Z">
            <w:rPr>
              <w:rFonts w:ascii="Consolas" w:hAnsi="Consolas" w:eastAsia="宋体" w:cs="宋体"/>
              <w:color w:val="000000"/>
              <w:kern w:val="0"/>
              <w:sz w:val="21"/>
              <w:szCs w:val="21"/>
            </w:rPr>
          </w:rPrChange>
          <w14:textFill>
            <w14:solidFill>
              <w14:schemeClr w14:val="tx1"/>
            </w14:solidFill>
          </w14:textFill>
        </w:rPr>
        <w:pPrChange w:id="14170"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172" w:author="梁元" w:date="2019-05-14T19:51:36Z">
            <w:rPr>
              <w:rFonts w:ascii="Consolas" w:hAnsi="Consolas" w:eastAsia="宋体" w:cs="宋体"/>
              <w:color w:val="0000FF"/>
              <w:kern w:val="0"/>
              <w:sz w:val="21"/>
              <w:szCs w:val="21"/>
            </w:rPr>
          </w:rPrChange>
          <w14:textFill>
            <w14:solidFill>
              <w14:schemeClr w14:val="tx1"/>
            </w14:solidFill>
          </w14:textFill>
        </w:rPr>
        <w:t>import</w:t>
      </w:r>
      <w:r>
        <w:rPr>
          <w:rFonts w:ascii="Consolas" w:hAnsi="Consolas" w:eastAsia="宋体" w:cs="宋体"/>
          <w:color w:val="000000" w:themeColor="text1"/>
          <w:kern w:val="0"/>
          <w:sz w:val="21"/>
          <w:szCs w:val="21"/>
          <w:rPrChange w:id="14173" w:author="梁元" w:date="2019-05-14T19:51:36Z">
            <w:rPr>
              <w:rFonts w:ascii="Consolas" w:hAnsi="Consolas" w:eastAsia="宋体" w:cs="宋体"/>
              <w:color w:val="000000"/>
              <w:kern w:val="0"/>
              <w:sz w:val="21"/>
              <w:szCs w:val="21"/>
            </w:rPr>
          </w:rPrChange>
          <w14:textFill>
            <w14:solidFill>
              <w14:schemeClr w14:val="tx1"/>
            </w14:solidFill>
          </w14:textFill>
        </w:rPr>
        <w:t xml:space="preserve"> Store </w:t>
      </w:r>
      <w:r>
        <w:rPr>
          <w:rFonts w:ascii="Consolas" w:hAnsi="Consolas" w:eastAsia="宋体" w:cs="宋体"/>
          <w:color w:val="000000" w:themeColor="text1"/>
          <w:kern w:val="0"/>
          <w:sz w:val="21"/>
          <w:szCs w:val="21"/>
          <w:rPrChange w:id="14174" w:author="梁元" w:date="2019-05-14T19:51:36Z">
            <w:rPr>
              <w:rFonts w:ascii="Consolas" w:hAnsi="Consolas" w:eastAsia="宋体" w:cs="宋体"/>
              <w:color w:val="0000FF"/>
              <w:kern w:val="0"/>
              <w:sz w:val="21"/>
              <w:szCs w:val="21"/>
            </w:rPr>
          </w:rPrChange>
          <w14:textFill>
            <w14:solidFill>
              <w14:schemeClr w14:val="tx1"/>
            </w14:solidFill>
          </w14:textFill>
        </w:rPr>
        <w:t>from</w:t>
      </w:r>
      <w:r>
        <w:rPr>
          <w:rFonts w:ascii="Consolas" w:hAnsi="Consolas" w:eastAsia="宋体" w:cs="宋体"/>
          <w:color w:val="000000" w:themeColor="text1"/>
          <w:kern w:val="0"/>
          <w:sz w:val="21"/>
          <w:szCs w:val="21"/>
          <w:rPrChange w:id="14175"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r>
        <w:rPr>
          <w:rFonts w:ascii="Consolas" w:hAnsi="Consolas" w:eastAsia="宋体" w:cs="宋体"/>
          <w:color w:val="000000" w:themeColor="text1"/>
          <w:kern w:val="0"/>
          <w:sz w:val="21"/>
          <w:szCs w:val="21"/>
          <w:rPrChange w:id="14176" w:author="梁元" w:date="2019-05-14T19:51:36Z">
            <w:rPr>
              <w:rFonts w:ascii="Consolas" w:hAnsi="Consolas" w:eastAsia="宋体" w:cs="宋体"/>
              <w:color w:val="A31515"/>
              <w:kern w:val="0"/>
              <w:sz w:val="21"/>
              <w:szCs w:val="21"/>
            </w:rPr>
          </w:rPrChange>
          <w14:textFill>
            <w14:solidFill>
              <w14:schemeClr w14:val="tx1"/>
            </w14:solidFill>
          </w14:textFill>
        </w:rPr>
        <w:t>"../tool/flux"</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178" w:author="梁元" w:date="2019-05-14T19:51:36Z">
            <w:rPr>
              <w:rFonts w:ascii="Consolas" w:hAnsi="Consolas" w:eastAsia="宋体" w:cs="宋体"/>
              <w:color w:val="000000"/>
              <w:kern w:val="0"/>
              <w:sz w:val="21"/>
              <w:szCs w:val="21"/>
            </w:rPr>
          </w:rPrChange>
          <w14:textFill>
            <w14:solidFill>
              <w14:schemeClr w14:val="tx1"/>
            </w14:solidFill>
          </w14:textFill>
        </w:rPr>
        <w:pPrChange w:id="14177"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179" w:author="梁元" w:date="2019-05-14T19:51:36Z">
            <w:rPr>
              <w:rFonts w:ascii="Consolas" w:hAnsi="Consolas" w:eastAsia="宋体" w:cs="宋体"/>
              <w:color w:val="008000"/>
              <w:kern w:val="0"/>
              <w:sz w:val="21"/>
              <w:szCs w:val="21"/>
            </w:rPr>
          </w:rPrChange>
          <w14:textFill>
            <w14:solidFill>
              <w14:schemeClr w14:val="tx1"/>
            </w14:solidFill>
          </w14:textFill>
        </w:rPr>
        <w:t>// 全局数据中心</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181" w:author="梁元" w:date="2019-05-14T19:51:36Z">
            <w:rPr>
              <w:rFonts w:ascii="Consolas" w:hAnsi="Consolas" w:eastAsia="宋体" w:cs="宋体"/>
              <w:color w:val="000000"/>
              <w:kern w:val="0"/>
              <w:sz w:val="21"/>
              <w:szCs w:val="21"/>
            </w:rPr>
          </w:rPrChange>
          <w14:textFill>
            <w14:solidFill>
              <w14:schemeClr w14:val="tx1"/>
            </w14:solidFill>
          </w14:textFill>
        </w:rPr>
        <w:pPrChange w:id="14180"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182" w:author="梁元" w:date="2019-05-14T19:51:36Z">
            <w:rPr>
              <w:rFonts w:ascii="Consolas" w:hAnsi="Consolas" w:eastAsia="宋体" w:cs="宋体"/>
              <w:color w:val="0000FF"/>
              <w:kern w:val="0"/>
              <w:sz w:val="21"/>
              <w:szCs w:val="21"/>
            </w:rPr>
          </w:rPrChange>
          <w14:textFill>
            <w14:solidFill>
              <w14:schemeClr w14:val="tx1"/>
            </w14:solidFill>
          </w14:textFill>
        </w:rPr>
        <w:t>let</w:t>
      </w:r>
      <w:r>
        <w:rPr>
          <w:rFonts w:ascii="Consolas" w:hAnsi="Consolas" w:eastAsia="宋体" w:cs="宋体"/>
          <w:color w:val="000000" w:themeColor="text1"/>
          <w:kern w:val="0"/>
          <w:sz w:val="21"/>
          <w:szCs w:val="21"/>
          <w:rPrChange w:id="14183" w:author="梁元" w:date="2019-05-14T19:51:36Z">
            <w:rPr>
              <w:rFonts w:ascii="Consolas" w:hAnsi="Consolas" w:eastAsia="宋体" w:cs="宋体"/>
              <w:color w:val="000000"/>
              <w:kern w:val="0"/>
              <w:sz w:val="21"/>
              <w:szCs w:val="21"/>
            </w:rPr>
          </w:rPrChange>
          <w14:textFill>
            <w14:solidFill>
              <w14:schemeClr w14:val="tx1"/>
            </w14:solidFill>
          </w14:textFill>
        </w:rPr>
        <w:t xml:space="preserve"> initState={</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185" w:author="梁元" w:date="2019-05-14T19:51:36Z">
            <w:rPr>
              <w:rFonts w:ascii="Consolas" w:hAnsi="Consolas" w:eastAsia="宋体" w:cs="宋体"/>
              <w:color w:val="000000"/>
              <w:kern w:val="0"/>
              <w:sz w:val="21"/>
              <w:szCs w:val="21"/>
            </w:rPr>
          </w:rPrChange>
          <w14:textFill>
            <w14:solidFill>
              <w14:schemeClr w14:val="tx1"/>
            </w14:solidFill>
          </w14:textFill>
        </w:rPr>
        <w:pPrChange w:id="14184"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186" w:author="梁元" w:date="2019-05-14T19:51:36Z">
            <w:rPr>
              <w:rFonts w:ascii="Consolas" w:hAnsi="Consolas" w:eastAsia="宋体" w:cs="宋体"/>
              <w:color w:val="000000"/>
              <w:kern w:val="0"/>
              <w:sz w:val="21"/>
              <w:szCs w:val="21"/>
            </w:rPr>
          </w:rPrChange>
          <w14:textFill>
            <w14:solidFill>
              <w14:schemeClr w14:val="tx1"/>
            </w14:solidFill>
          </w14:textFill>
        </w:rPr>
        <w:t xml:space="preserve">    num:</w:t>
      </w:r>
      <w:r>
        <w:rPr>
          <w:rFonts w:ascii="Consolas" w:hAnsi="Consolas" w:eastAsia="宋体" w:cs="宋体"/>
          <w:color w:val="000000" w:themeColor="text1"/>
          <w:kern w:val="0"/>
          <w:sz w:val="21"/>
          <w:szCs w:val="21"/>
          <w:rPrChange w:id="14187" w:author="梁元" w:date="2019-05-14T19:51:36Z">
            <w:rPr>
              <w:rFonts w:ascii="Consolas" w:hAnsi="Consolas" w:eastAsia="宋体" w:cs="宋体"/>
              <w:color w:val="09885A"/>
              <w:kern w:val="0"/>
              <w:sz w:val="21"/>
              <w:szCs w:val="21"/>
            </w:rPr>
          </w:rPrChange>
          <w14:textFill>
            <w14:solidFill>
              <w14:schemeClr w14:val="tx1"/>
            </w14:solidFill>
          </w14:textFill>
        </w:rPr>
        <w:t>1</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189" w:author="梁元" w:date="2019-05-14T19:51:36Z">
            <w:rPr>
              <w:rFonts w:ascii="Consolas" w:hAnsi="Consolas" w:eastAsia="宋体" w:cs="宋体"/>
              <w:color w:val="000000"/>
              <w:kern w:val="0"/>
              <w:sz w:val="21"/>
              <w:szCs w:val="21"/>
            </w:rPr>
          </w:rPrChange>
          <w14:textFill>
            <w14:solidFill>
              <w14:schemeClr w14:val="tx1"/>
            </w14:solidFill>
          </w14:textFill>
        </w:rPr>
        <w:pPrChange w:id="14188"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190" w:author="梁元" w:date="2019-05-14T19:51:36Z">
            <w:rPr>
              <w:rFonts w:ascii="Consolas" w:hAnsi="Consolas" w:eastAsia="宋体" w:cs="宋体"/>
              <w:color w:val="000000"/>
              <w:kern w:val="0"/>
              <w:sz w:val="21"/>
              <w:szCs w:val="21"/>
            </w:rPr>
          </w:rPrChange>
          <w14:textFill>
            <w14:solidFill>
              <w14:schemeClr w14:val="tx1"/>
            </w14:solidFill>
          </w14:textFill>
        </w:rPr>
        <w:t>}</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192" w:author="梁元" w:date="2019-05-14T19:51:36Z">
            <w:rPr>
              <w:rFonts w:ascii="Consolas" w:hAnsi="Consolas" w:eastAsia="宋体" w:cs="宋体"/>
              <w:color w:val="000000"/>
              <w:kern w:val="0"/>
              <w:sz w:val="21"/>
              <w:szCs w:val="21"/>
            </w:rPr>
          </w:rPrChange>
          <w14:textFill>
            <w14:solidFill>
              <w14:schemeClr w14:val="tx1"/>
            </w14:solidFill>
          </w14:textFill>
        </w:rPr>
        <w:pPrChange w:id="14191" w:author="冷雪凝" w:date="2019-05-14T12:21:32Z">
          <w:pPr>
            <w:widowControl/>
            <w:shd w:val="clear" w:color="auto" w:fill="FFFFFF"/>
            <w:spacing w:line="285" w:lineRule="atLeast"/>
            <w:ind w:left="720" w:leftChars="300"/>
            <w:jc w:val="left"/>
          </w:pPr>
        </w:pPrChange>
      </w:pP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194" w:author="梁元" w:date="2019-05-14T19:51:36Z">
            <w:rPr>
              <w:rFonts w:ascii="Consolas" w:hAnsi="Consolas" w:eastAsia="宋体" w:cs="宋体"/>
              <w:color w:val="000000"/>
              <w:kern w:val="0"/>
              <w:sz w:val="21"/>
              <w:szCs w:val="21"/>
            </w:rPr>
          </w:rPrChange>
          <w14:textFill>
            <w14:solidFill>
              <w14:schemeClr w14:val="tx1"/>
            </w14:solidFill>
          </w14:textFill>
        </w:rPr>
        <w:pPrChange w:id="14193"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195" w:author="梁元" w:date="2019-05-14T19:51:36Z">
            <w:rPr>
              <w:rFonts w:ascii="Consolas" w:hAnsi="Consolas" w:eastAsia="宋体" w:cs="宋体"/>
              <w:color w:val="0000FF"/>
              <w:kern w:val="0"/>
              <w:sz w:val="21"/>
              <w:szCs w:val="21"/>
            </w:rPr>
          </w:rPrChange>
          <w14:textFill>
            <w14:solidFill>
              <w14:schemeClr w14:val="tx1"/>
            </w14:solidFill>
          </w14:textFill>
        </w:rPr>
        <w:t>export</w:t>
      </w:r>
      <w:r>
        <w:rPr>
          <w:rFonts w:ascii="Consolas" w:hAnsi="Consolas" w:eastAsia="宋体" w:cs="宋体"/>
          <w:color w:val="000000" w:themeColor="text1"/>
          <w:kern w:val="0"/>
          <w:sz w:val="21"/>
          <w:szCs w:val="21"/>
          <w:rPrChange w:id="14196"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r>
        <w:rPr>
          <w:rFonts w:ascii="Consolas" w:hAnsi="Consolas" w:eastAsia="宋体" w:cs="宋体"/>
          <w:color w:val="000000" w:themeColor="text1"/>
          <w:kern w:val="0"/>
          <w:sz w:val="21"/>
          <w:szCs w:val="21"/>
          <w:rPrChange w:id="14197" w:author="梁元" w:date="2019-05-14T19:51:36Z">
            <w:rPr>
              <w:rFonts w:ascii="Consolas" w:hAnsi="Consolas" w:eastAsia="宋体" w:cs="宋体"/>
              <w:color w:val="0000FF"/>
              <w:kern w:val="0"/>
              <w:sz w:val="21"/>
              <w:szCs w:val="21"/>
            </w:rPr>
          </w:rPrChange>
          <w14:textFill>
            <w14:solidFill>
              <w14:schemeClr w14:val="tx1"/>
            </w14:solidFill>
          </w14:textFill>
        </w:rPr>
        <w:t>let</w:t>
      </w:r>
      <w:r>
        <w:rPr>
          <w:rFonts w:ascii="Consolas" w:hAnsi="Consolas" w:eastAsia="宋体" w:cs="宋体"/>
          <w:color w:val="000000" w:themeColor="text1"/>
          <w:kern w:val="0"/>
          <w:sz w:val="21"/>
          <w:szCs w:val="21"/>
          <w:rPrChange w:id="14198" w:author="梁元" w:date="2019-05-14T19:51:36Z">
            <w:rPr>
              <w:rFonts w:ascii="Consolas" w:hAnsi="Consolas" w:eastAsia="宋体" w:cs="宋体"/>
              <w:color w:val="000000"/>
              <w:kern w:val="0"/>
              <w:sz w:val="21"/>
              <w:szCs w:val="21"/>
            </w:rPr>
          </w:rPrChange>
          <w14:textFill>
            <w14:solidFill>
              <w14:schemeClr w14:val="tx1"/>
            </w14:solidFill>
          </w14:textFill>
        </w:rPr>
        <w:t xml:space="preserve"> actions={</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00" w:author="梁元" w:date="2019-05-14T19:51:36Z">
            <w:rPr>
              <w:rFonts w:ascii="Consolas" w:hAnsi="Consolas" w:eastAsia="宋体" w:cs="宋体"/>
              <w:color w:val="000000"/>
              <w:kern w:val="0"/>
              <w:sz w:val="21"/>
              <w:szCs w:val="21"/>
            </w:rPr>
          </w:rPrChange>
          <w14:textFill>
            <w14:solidFill>
              <w14:schemeClr w14:val="tx1"/>
            </w14:solidFill>
          </w14:textFill>
        </w:rPr>
        <w:pPrChange w:id="14199"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01" w:author="梁元" w:date="2019-05-14T19:51:36Z">
            <w:rPr>
              <w:rFonts w:ascii="Consolas" w:hAnsi="Consolas" w:eastAsia="宋体" w:cs="宋体"/>
              <w:color w:val="000000"/>
              <w:kern w:val="0"/>
              <w:sz w:val="21"/>
              <w:szCs w:val="21"/>
            </w:rPr>
          </w:rPrChange>
          <w14:textFill>
            <w14:solidFill>
              <w14:schemeClr w14:val="tx1"/>
            </w14:solidFill>
          </w14:textFill>
        </w:rPr>
        <w:t xml:space="preserve">    addNum(text){</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03" w:author="梁元" w:date="2019-05-14T19:51:36Z">
            <w:rPr>
              <w:rFonts w:ascii="Consolas" w:hAnsi="Consolas" w:eastAsia="宋体" w:cs="宋体"/>
              <w:color w:val="000000"/>
              <w:kern w:val="0"/>
              <w:sz w:val="21"/>
              <w:szCs w:val="21"/>
            </w:rPr>
          </w:rPrChange>
          <w14:textFill>
            <w14:solidFill>
              <w14:schemeClr w14:val="tx1"/>
            </w14:solidFill>
          </w14:textFill>
        </w:rPr>
        <w:pPrChange w:id="14202"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04"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r>
        <w:rPr>
          <w:rFonts w:ascii="Consolas" w:hAnsi="Consolas" w:eastAsia="宋体" w:cs="宋体"/>
          <w:color w:val="000000" w:themeColor="text1"/>
          <w:kern w:val="0"/>
          <w:sz w:val="21"/>
          <w:szCs w:val="21"/>
          <w:rPrChange w:id="14205" w:author="梁元" w:date="2019-05-14T19:51:36Z">
            <w:rPr>
              <w:rFonts w:ascii="Consolas" w:hAnsi="Consolas" w:eastAsia="宋体" w:cs="宋体"/>
              <w:color w:val="0000FF"/>
              <w:kern w:val="0"/>
              <w:sz w:val="21"/>
              <w:szCs w:val="21"/>
            </w:rPr>
          </w:rPrChange>
          <w14:textFill>
            <w14:solidFill>
              <w14:schemeClr w14:val="tx1"/>
            </w14:solidFill>
          </w14:textFill>
        </w:rPr>
        <w:t>return</w:t>
      </w:r>
      <w:r>
        <w:rPr>
          <w:rFonts w:ascii="Consolas" w:hAnsi="Consolas" w:eastAsia="宋体" w:cs="宋体"/>
          <w:color w:val="000000" w:themeColor="text1"/>
          <w:kern w:val="0"/>
          <w:sz w:val="21"/>
          <w:szCs w:val="21"/>
          <w:rPrChange w:id="14206"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08" w:author="梁元" w:date="2019-05-14T19:51:36Z">
            <w:rPr>
              <w:rFonts w:ascii="Consolas" w:hAnsi="Consolas" w:eastAsia="宋体" w:cs="宋体"/>
              <w:color w:val="000000"/>
              <w:kern w:val="0"/>
              <w:sz w:val="21"/>
              <w:szCs w:val="21"/>
            </w:rPr>
          </w:rPrChange>
          <w14:textFill>
            <w14:solidFill>
              <w14:schemeClr w14:val="tx1"/>
            </w14:solidFill>
          </w14:textFill>
        </w:rPr>
        <w:pPrChange w:id="14207"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09" w:author="梁元" w:date="2019-05-14T19:51:36Z">
            <w:rPr>
              <w:rFonts w:ascii="Consolas" w:hAnsi="Consolas" w:eastAsia="宋体" w:cs="宋体"/>
              <w:color w:val="000000"/>
              <w:kern w:val="0"/>
              <w:sz w:val="21"/>
              <w:szCs w:val="21"/>
            </w:rPr>
          </w:rPrChange>
          <w14:textFill>
            <w14:solidFill>
              <w14:schemeClr w14:val="tx1"/>
            </w14:solidFill>
          </w14:textFill>
        </w:rPr>
        <w:t xml:space="preserve">            type:</w:t>
      </w:r>
      <w:r>
        <w:rPr>
          <w:rFonts w:ascii="Consolas" w:hAnsi="Consolas" w:eastAsia="宋体" w:cs="宋体"/>
          <w:color w:val="000000" w:themeColor="text1"/>
          <w:kern w:val="0"/>
          <w:sz w:val="21"/>
          <w:szCs w:val="21"/>
          <w:rPrChange w:id="14210" w:author="梁元" w:date="2019-05-14T19:51:36Z">
            <w:rPr>
              <w:rFonts w:ascii="Consolas" w:hAnsi="Consolas" w:eastAsia="宋体" w:cs="宋体"/>
              <w:color w:val="A31515"/>
              <w:kern w:val="0"/>
              <w:sz w:val="21"/>
              <w:szCs w:val="21"/>
            </w:rPr>
          </w:rPrChange>
          <w14:textFill>
            <w14:solidFill>
              <w14:schemeClr w14:val="tx1"/>
            </w14:solidFill>
          </w14:textFill>
        </w:rPr>
        <w:t>"addNum"</w:t>
      </w:r>
      <w:r>
        <w:rPr>
          <w:rFonts w:ascii="Consolas" w:hAnsi="Consolas" w:eastAsia="宋体" w:cs="宋体"/>
          <w:color w:val="000000" w:themeColor="text1"/>
          <w:kern w:val="0"/>
          <w:sz w:val="21"/>
          <w:szCs w:val="21"/>
          <w:rPrChange w:id="14211" w:author="梁元" w:date="2019-05-14T19:51:36Z">
            <w:rPr>
              <w:rFonts w:ascii="Consolas" w:hAnsi="Consolas" w:eastAsia="宋体" w:cs="宋体"/>
              <w:color w:val="000000"/>
              <w:kern w:val="0"/>
              <w:sz w:val="21"/>
              <w:szCs w:val="21"/>
            </w:rPr>
          </w:rPrChange>
          <w14:textFill>
            <w14:solidFill>
              <w14:schemeClr w14:val="tx1"/>
            </w14:solidFill>
          </w14:textFill>
        </w:rPr>
        <w:t>,</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13" w:author="梁元" w:date="2019-05-14T19:51:36Z">
            <w:rPr>
              <w:rFonts w:ascii="Consolas" w:hAnsi="Consolas" w:eastAsia="宋体" w:cs="宋体"/>
              <w:color w:val="000000"/>
              <w:kern w:val="0"/>
              <w:sz w:val="21"/>
              <w:szCs w:val="21"/>
            </w:rPr>
          </w:rPrChange>
          <w14:textFill>
            <w14:solidFill>
              <w14:schemeClr w14:val="tx1"/>
            </w14:solidFill>
          </w14:textFill>
        </w:rPr>
        <w:pPrChange w:id="14212"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14" w:author="梁元" w:date="2019-05-14T19:51:36Z">
            <w:rPr>
              <w:rFonts w:ascii="Consolas" w:hAnsi="Consolas" w:eastAsia="宋体" w:cs="宋体"/>
              <w:color w:val="000000"/>
              <w:kern w:val="0"/>
              <w:sz w:val="21"/>
              <w:szCs w:val="21"/>
            </w:rPr>
          </w:rPrChange>
          <w14:textFill>
            <w14:solidFill>
              <w14:schemeClr w14:val="tx1"/>
            </w14:solidFill>
          </w14:textFill>
        </w:rPr>
        <w:t xml:space="preserve">            text:text</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16" w:author="梁元" w:date="2019-05-14T19:51:36Z">
            <w:rPr>
              <w:rFonts w:ascii="Consolas" w:hAnsi="Consolas" w:eastAsia="宋体" w:cs="宋体"/>
              <w:color w:val="000000"/>
              <w:kern w:val="0"/>
              <w:sz w:val="21"/>
              <w:szCs w:val="21"/>
            </w:rPr>
          </w:rPrChange>
          <w14:textFill>
            <w14:solidFill>
              <w14:schemeClr w14:val="tx1"/>
            </w14:solidFill>
          </w14:textFill>
        </w:rPr>
        <w:pPrChange w:id="14215"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17"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19" w:author="梁元" w:date="2019-05-14T19:51:36Z">
            <w:rPr>
              <w:rFonts w:ascii="Consolas" w:hAnsi="Consolas" w:eastAsia="宋体" w:cs="宋体"/>
              <w:color w:val="000000"/>
              <w:kern w:val="0"/>
              <w:sz w:val="21"/>
              <w:szCs w:val="21"/>
            </w:rPr>
          </w:rPrChange>
          <w14:textFill>
            <w14:solidFill>
              <w14:schemeClr w14:val="tx1"/>
            </w14:solidFill>
          </w14:textFill>
        </w:rPr>
        <w:pPrChange w:id="14218"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20"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22" w:author="梁元" w:date="2019-05-14T19:51:36Z">
            <w:rPr>
              <w:rFonts w:ascii="Consolas" w:hAnsi="Consolas" w:eastAsia="宋体" w:cs="宋体"/>
              <w:color w:val="000000"/>
              <w:kern w:val="0"/>
              <w:sz w:val="21"/>
              <w:szCs w:val="21"/>
            </w:rPr>
          </w:rPrChange>
          <w14:textFill>
            <w14:solidFill>
              <w14:schemeClr w14:val="tx1"/>
            </w14:solidFill>
          </w14:textFill>
        </w:rPr>
        <w:pPrChange w:id="14221"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23" w:author="梁元" w:date="2019-05-14T19:51:36Z">
            <w:rPr>
              <w:rFonts w:ascii="Consolas" w:hAnsi="Consolas" w:eastAsia="宋体" w:cs="宋体"/>
              <w:color w:val="000000"/>
              <w:kern w:val="0"/>
              <w:sz w:val="21"/>
              <w:szCs w:val="21"/>
            </w:rPr>
          </w:rPrChange>
          <w14:textFill>
            <w14:solidFill>
              <w14:schemeClr w14:val="tx1"/>
            </w14:solidFill>
          </w14:textFill>
        </w:rPr>
        <w:t>}</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25" w:author="梁元" w:date="2019-05-14T19:51:36Z">
            <w:rPr>
              <w:rFonts w:ascii="Consolas" w:hAnsi="Consolas" w:eastAsia="宋体" w:cs="宋体"/>
              <w:color w:val="000000"/>
              <w:kern w:val="0"/>
              <w:sz w:val="21"/>
              <w:szCs w:val="21"/>
            </w:rPr>
          </w:rPrChange>
          <w14:textFill>
            <w14:solidFill>
              <w14:schemeClr w14:val="tx1"/>
            </w14:solidFill>
          </w14:textFill>
        </w:rPr>
        <w:pPrChange w:id="14224" w:author="冷雪凝" w:date="2019-05-14T12:21:32Z">
          <w:pPr>
            <w:widowControl/>
            <w:shd w:val="clear" w:color="auto" w:fill="FFFFFF"/>
            <w:spacing w:line="285" w:lineRule="atLeast"/>
            <w:ind w:left="720" w:leftChars="300"/>
            <w:jc w:val="left"/>
          </w:pPr>
        </w:pPrChange>
      </w:pP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27" w:author="梁元" w:date="2019-05-14T19:51:36Z">
            <w:rPr>
              <w:rFonts w:ascii="Consolas" w:hAnsi="Consolas" w:eastAsia="宋体" w:cs="宋体"/>
              <w:color w:val="000000"/>
              <w:kern w:val="0"/>
              <w:sz w:val="21"/>
              <w:szCs w:val="21"/>
            </w:rPr>
          </w:rPrChange>
          <w14:textFill>
            <w14:solidFill>
              <w14:schemeClr w14:val="tx1"/>
            </w14:solidFill>
          </w14:textFill>
        </w:rPr>
        <w:pPrChange w:id="14226"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28" w:author="梁元" w:date="2019-05-14T19:51:36Z">
            <w:rPr>
              <w:rFonts w:ascii="Consolas" w:hAnsi="Consolas" w:eastAsia="宋体" w:cs="宋体"/>
              <w:color w:val="0000FF"/>
              <w:kern w:val="0"/>
              <w:sz w:val="21"/>
              <w:szCs w:val="21"/>
            </w:rPr>
          </w:rPrChange>
          <w14:textFill>
            <w14:solidFill>
              <w14:schemeClr w14:val="tx1"/>
            </w14:solidFill>
          </w14:textFill>
        </w:rPr>
        <w:t>let</w:t>
      </w:r>
      <w:r>
        <w:rPr>
          <w:rFonts w:ascii="Consolas" w:hAnsi="Consolas" w:eastAsia="宋体" w:cs="宋体"/>
          <w:color w:val="000000" w:themeColor="text1"/>
          <w:kern w:val="0"/>
          <w:sz w:val="21"/>
          <w:szCs w:val="21"/>
          <w:rPrChange w:id="14229" w:author="梁元" w:date="2019-05-14T19:51:36Z">
            <w:rPr>
              <w:rFonts w:ascii="Consolas" w:hAnsi="Consolas" w:eastAsia="宋体" w:cs="宋体"/>
              <w:color w:val="000000"/>
              <w:kern w:val="0"/>
              <w:sz w:val="21"/>
              <w:szCs w:val="21"/>
            </w:rPr>
          </w:rPrChange>
          <w14:textFill>
            <w14:solidFill>
              <w14:schemeClr w14:val="tx1"/>
            </w14:solidFill>
          </w14:textFill>
        </w:rPr>
        <w:t xml:space="preserve"> reducer = (state = initState, action) </w:t>
      </w:r>
      <w:r>
        <w:rPr>
          <w:rFonts w:ascii="Consolas" w:hAnsi="Consolas" w:eastAsia="宋体" w:cs="宋体"/>
          <w:color w:val="000000" w:themeColor="text1"/>
          <w:kern w:val="0"/>
          <w:sz w:val="21"/>
          <w:szCs w:val="21"/>
          <w:rPrChange w:id="14230" w:author="梁元" w:date="2019-05-14T19:51:36Z">
            <w:rPr>
              <w:rFonts w:ascii="Consolas" w:hAnsi="Consolas" w:eastAsia="宋体" w:cs="宋体"/>
              <w:color w:val="0000FF"/>
              <w:kern w:val="0"/>
              <w:sz w:val="21"/>
              <w:szCs w:val="21"/>
            </w:rPr>
          </w:rPrChange>
          <w14:textFill>
            <w14:solidFill>
              <w14:schemeClr w14:val="tx1"/>
            </w14:solidFill>
          </w14:textFill>
        </w:rPr>
        <w:t>=&gt;</w:t>
      </w:r>
      <w:r>
        <w:rPr>
          <w:rFonts w:ascii="Consolas" w:hAnsi="Consolas" w:eastAsia="宋体" w:cs="宋体"/>
          <w:color w:val="000000" w:themeColor="text1"/>
          <w:kern w:val="0"/>
          <w:sz w:val="21"/>
          <w:szCs w:val="21"/>
          <w:rPrChange w:id="14231"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33" w:author="梁元" w:date="2019-05-14T19:51:36Z">
            <w:rPr>
              <w:rFonts w:ascii="Consolas" w:hAnsi="Consolas" w:eastAsia="宋体" w:cs="宋体"/>
              <w:color w:val="000000"/>
              <w:kern w:val="0"/>
              <w:sz w:val="21"/>
              <w:szCs w:val="21"/>
            </w:rPr>
          </w:rPrChange>
          <w14:textFill>
            <w14:solidFill>
              <w14:schemeClr w14:val="tx1"/>
            </w14:solidFill>
          </w14:textFill>
        </w:rPr>
        <w:pPrChange w:id="14232"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34"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r>
        <w:rPr>
          <w:rFonts w:ascii="Consolas" w:hAnsi="Consolas" w:eastAsia="宋体" w:cs="宋体"/>
          <w:color w:val="000000" w:themeColor="text1"/>
          <w:kern w:val="0"/>
          <w:sz w:val="21"/>
          <w:szCs w:val="21"/>
          <w:rPrChange w:id="14235" w:author="梁元" w:date="2019-05-14T19:51:36Z">
            <w:rPr>
              <w:rFonts w:ascii="Consolas" w:hAnsi="Consolas" w:eastAsia="宋体" w:cs="宋体"/>
              <w:color w:val="0000FF"/>
              <w:kern w:val="0"/>
              <w:sz w:val="21"/>
              <w:szCs w:val="21"/>
            </w:rPr>
          </w:rPrChange>
          <w14:textFill>
            <w14:solidFill>
              <w14:schemeClr w14:val="tx1"/>
            </w14:solidFill>
          </w14:textFill>
        </w:rPr>
        <w:t>switch</w:t>
      </w:r>
      <w:r>
        <w:rPr>
          <w:rFonts w:ascii="Consolas" w:hAnsi="Consolas" w:eastAsia="宋体" w:cs="宋体"/>
          <w:color w:val="000000" w:themeColor="text1"/>
          <w:kern w:val="0"/>
          <w:sz w:val="21"/>
          <w:szCs w:val="21"/>
          <w:rPrChange w:id="14236" w:author="梁元" w:date="2019-05-14T19:51:36Z">
            <w:rPr>
              <w:rFonts w:ascii="Consolas" w:hAnsi="Consolas" w:eastAsia="宋体" w:cs="宋体"/>
              <w:color w:val="000000"/>
              <w:kern w:val="0"/>
              <w:sz w:val="21"/>
              <w:szCs w:val="21"/>
            </w:rPr>
          </w:rPrChange>
          <w14:textFill>
            <w14:solidFill>
              <w14:schemeClr w14:val="tx1"/>
            </w14:solidFill>
          </w14:textFill>
        </w:rPr>
        <w:t xml:space="preserve"> (action.type) {</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38" w:author="梁元" w:date="2019-05-14T19:51:36Z">
            <w:rPr>
              <w:rFonts w:ascii="Consolas" w:hAnsi="Consolas" w:eastAsia="宋体" w:cs="宋体"/>
              <w:color w:val="000000"/>
              <w:kern w:val="0"/>
              <w:sz w:val="21"/>
              <w:szCs w:val="21"/>
            </w:rPr>
          </w:rPrChange>
          <w14:textFill>
            <w14:solidFill>
              <w14:schemeClr w14:val="tx1"/>
            </w14:solidFill>
          </w14:textFill>
        </w:rPr>
        <w:pPrChange w:id="14237"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39"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r>
        <w:rPr>
          <w:rFonts w:ascii="Consolas" w:hAnsi="Consolas" w:eastAsia="宋体" w:cs="宋体"/>
          <w:color w:val="000000" w:themeColor="text1"/>
          <w:kern w:val="0"/>
          <w:sz w:val="21"/>
          <w:szCs w:val="21"/>
          <w:rPrChange w:id="14240" w:author="梁元" w:date="2019-05-14T19:51:36Z">
            <w:rPr>
              <w:rFonts w:ascii="Consolas" w:hAnsi="Consolas" w:eastAsia="宋体" w:cs="宋体"/>
              <w:color w:val="0000FF"/>
              <w:kern w:val="0"/>
              <w:sz w:val="21"/>
              <w:szCs w:val="21"/>
            </w:rPr>
          </w:rPrChange>
          <w14:textFill>
            <w14:solidFill>
              <w14:schemeClr w14:val="tx1"/>
            </w14:solidFill>
          </w14:textFill>
        </w:rPr>
        <w:t>case</w:t>
      </w:r>
      <w:r>
        <w:rPr>
          <w:rFonts w:ascii="Consolas" w:hAnsi="Consolas" w:eastAsia="宋体" w:cs="宋体"/>
          <w:color w:val="000000" w:themeColor="text1"/>
          <w:kern w:val="0"/>
          <w:sz w:val="21"/>
          <w:szCs w:val="21"/>
          <w:rPrChange w:id="14241"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r>
        <w:rPr>
          <w:rFonts w:ascii="Consolas" w:hAnsi="Consolas" w:eastAsia="宋体" w:cs="宋体"/>
          <w:color w:val="000000" w:themeColor="text1"/>
          <w:kern w:val="0"/>
          <w:sz w:val="21"/>
          <w:szCs w:val="21"/>
          <w:rPrChange w:id="14242" w:author="梁元" w:date="2019-05-14T19:51:36Z">
            <w:rPr>
              <w:rFonts w:ascii="Consolas" w:hAnsi="Consolas" w:eastAsia="宋体" w:cs="宋体"/>
              <w:color w:val="A31515"/>
              <w:kern w:val="0"/>
              <w:sz w:val="21"/>
              <w:szCs w:val="21"/>
            </w:rPr>
          </w:rPrChange>
          <w14:textFill>
            <w14:solidFill>
              <w14:schemeClr w14:val="tx1"/>
            </w14:solidFill>
          </w14:textFill>
        </w:rPr>
        <w:t>'addNum'</w:t>
      </w:r>
      <w:r>
        <w:rPr>
          <w:rFonts w:ascii="Consolas" w:hAnsi="Consolas" w:eastAsia="宋体" w:cs="宋体"/>
          <w:color w:val="000000" w:themeColor="text1"/>
          <w:kern w:val="0"/>
          <w:sz w:val="21"/>
          <w:szCs w:val="21"/>
          <w:rPrChange w:id="14243" w:author="梁元" w:date="2019-05-14T19:51:36Z">
            <w:rPr>
              <w:rFonts w:ascii="Consolas" w:hAnsi="Consolas" w:eastAsia="宋体" w:cs="宋体"/>
              <w:color w:val="000000"/>
              <w:kern w:val="0"/>
              <w:sz w:val="21"/>
              <w:szCs w:val="21"/>
            </w:rPr>
          </w:rPrChange>
          <w14:textFill>
            <w14:solidFill>
              <w14:schemeClr w14:val="tx1"/>
            </w14:solidFill>
          </w14:textFill>
        </w:rPr>
        <w:t>:{</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45" w:author="梁元" w:date="2019-05-14T19:51:36Z">
            <w:rPr>
              <w:rFonts w:ascii="Consolas" w:hAnsi="Consolas" w:eastAsia="宋体" w:cs="宋体"/>
              <w:color w:val="000000"/>
              <w:kern w:val="0"/>
              <w:sz w:val="21"/>
              <w:szCs w:val="21"/>
            </w:rPr>
          </w:rPrChange>
          <w14:textFill>
            <w14:solidFill>
              <w14:schemeClr w14:val="tx1"/>
            </w14:solidFill>
          </w14:textFill>
        </w:rPr>
        <w:pPrChange w:id="14244"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46"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r>
        <w:rPr>
          <w:rFonts w:ascii="Consolas" w:hAnsi="Consolas" w:eastAsia="宋体" w:cs="宋体"/>
          <w:color w:val="000000" w:themeColor="text1"/>
          <w:kern w:val="0"/>
          <w:sz w:val="21"/>
          <w:szCs w:val="21"/>
          <w:rPrChange w:id="14247" w:author="梁元" w:date="2019-05-14T19:51:36Z">
            <w:rPr>
              <w:rFonts w:ascii="Consolas" w:hAnsi="Consolas" w:eastAsia="宋体" w:cs="宋体"/>
              <w:color w:val="0000FF"/>
              <w:kern w:val="0"/>
              <w:sz w:val="21"/>
              <w:szCs w:val="21"/>
            </w:rPr>
          </w:rPrChange>
          <w14:textFill>
            <w14:solidFill>
              <w14:schemeClr w14:val="tx1"/>
            </w14:solidFill>
          </w14:textFill>
        </w:rPr>
        <w:t>let</w:t>
      </w:r>
      <w:r>
        <w:rPr>
          <w:rFonts w:ascii="Consolas" w:hAnsi="Consolas" w:eastAsia="宋体" w:cs="宋体"/>
          <w:color w:val="000000" w:themeColor="text1"/>
          <w:kern w:val="0"/>
          <w:sz w:val="21"/>
          <w:szCs w:val="21"/>
          <w:rPrChange w:id="14248" w:author="梁元" w:date="2019-05-14T19:51:36Z">
            <w:rPr>
              <w:rFonts w:ascii="Consolas" w:hAnsi="Consolas" w:eastAsia="宋体" w:cs="宋体"/>
              <w:color w:val="000000"/>
              <w:kern w:val="0"/>
              <w:sz w:val="21"/>
              <w:szCs w:val="21"/>
            </w:rPr>
          </w:rPrChange>
          <w14:textFill>
            <w14:solidFill>
              <w14:schemeClr w14:val="tx1"/>
            </w14:solidFill>
          </w14:textFill>
        </w:rPr>
        <w:t xml:space="preserve"> num=state.num+</w:t>
      </w:r>
      <w:r>
        <w:rPr>
          <w:rFonts w:ascii="Consolas" w:hAnsi="Consolas" w:eastAsia="宋体" w:cs="宋体"/>
          <w:color w:val="000000" w:themeColor="text1"/>
          <w:kern w:val="0"/>
          <w:sz w:val="21"/>
          <w:szCs w:val="21"/>
          <w:rPrChange w:id="14249" w:author="梁元" w:date="2019-05-14T19:51:36Z">
            <w:rPr>
              <w:rFonts w:ascii="Consolas" w:hAnsi="Consolas" w:eastAsia="宋体" w:cs="宋体"/>
              <w:color w:val="09885A"/>
              <w:kern w:val="0"/>
              <w:sz w:val="21"/>
              <w:szCs w:val="21"/>
            </w:rPr>
          </w:rPrChange>
          <w14:textFill>
            <w14:solidFill>
              <w14:schemeClr w14:val="tx1"/>
            </w14:solidFill>
          </w14:textFill>
        </w:rPr>
        <w:t>1</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51" w:author="梁元" w:date="2019-05-14T19:51:36Z">
            <w:rPr>
              <w:rFonts w:ascii="Consolas" w:hAnsi="Consolas" w:eastAsia="宋体" w:cs="宋体"/>
              <w:color w:val="000000"/>
              <w:kern w:val="0"/>
              <w:sz w:val="21"/>
              <w:szCs w:val="21"/>
            </w:rPr>
          </w:rPrChange>
          <w14:textFill>
            <w14:solidFill>
              <w14:schemeClr w14:val="tx1"/>
            </w14:solidFill>
          </w14:textFill>
        </w:rPr>
        <w:pPrChange w:id="14250"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52"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r>
        <w:rPr>
          <w:rFonts w:ascii="Consolas" w:hAnsi="Consolas" w:eastAsia="宋体" w:cs="宋体"/>
          <w:color w:val="000000" w:themeColor="text1"/>
          <w:kern w:val="0"/>
          <w:sz w:val="21"/>
          <w:szCs w:val="21"/>
          <w:rPrChange w:id="14253" w:author="梁元" w:date="2019-05-14T19:51:36Z">
            <w:rPr>
              <w:rFonts w:ascii="Consolas" w:hAnsi="Consolas" w:eastAsia="宋体" w:cs="宋体"/>
              <w:color w:val="0000FF"/>
              <w:kern w:val="0"/>
              <w:sz w:val="21"/>
              <w:szCs w:val="21"/>
            </w:rPr>
          </w:rPrChange>
          <w14:textFill>
            <w14:solidFill>
              <w14:schemeClr w14:val="tx1"/>
            </w14:solidFill>
          </w14:textFill>
        </w:rPr>
        <w:t>return</w:t>
      </w:r>
      <w:r>
        <w:rPr>
          <w:rFonts w:ascii="Consolas" w:hAnsi="Consolas" w:eastAsia="宋体" w:cs="宋体"/>
          <w:color w:val="000000" w:themeColor="text1"/>
          <w:kern w:val="0"/>
          <w:sz w:val="21"/>
          <w:szCs w:val="21"/>
          <w:rPrChange w:id="14254" w:author="梁元" w:date="2019-05-14T19:51:36Z">
            <w:rPr>
              <w:rFonts w:ascii="Consolas" w:hAnsi="Consolas" w:eastAsia="宋体" w:cs="宋体"/>
              <w:color w:val="000000"/>
              <w:kern w:val="0"/>
              <w:sz w:val="21"/>
              <w:szCs w:val="21"/>
            </w:rPr>
          </w:rPrChange>
          <w14:textFill>
            <w14:solidFill>
              <w14:schemeClr w14:val="tx1"/>
            </w14:solidFill>
          </w14:textFill>
        </w:rPr>
        <w:t xml:space="preserve"> {...state,...{num}}</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56" w:author="梁元" w:date="2019-05-14T19:51:36Z">
            <w:rPr>
              <w:rFonts w:ascii="Consolas" w:hAnsi="Consolas" w:eastAsia="宋体" w:cs="宋体"/>
              <w:color w:val="000000"/>
              <w:kern w:val="0"/>
              <w:sz w:val="21"/>
              <w:szCs w:val="21"/>
            </w:rPr>
          </w:rPrChange>
          <w14:textFill>
            <w14:solidFill>
              <w14:schemeClr w14:val="tx1"/>
            </w14:solidFill>
          </w14:textFill>
        </w:rPr>
        <w:pPrChange w:id="14255"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57"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59" w:author="梁元" w:date="2019-05-14T19:51:36Z">
            <w:rPr>
              <w:rFonts w:ascii="Consolas" w:hAnsi="Consolas" w:eastAsia="宋体" w:cs="宋体"/>
              <w:color w:val="000000"/>
              <w:kern w:val="0"/>
              <w:sz w:val="21"/>
              <w:szCs w:val="21"/>
            </w:rPr>
          </w:rPrChange>
          <w14:textFill>
            <w14:solidFill>
              <w14:schemeClr w14:val="tx1"/>
            </w14:solidFill>
          </w14:textFill>
        </w:rPr>
        <w:pPrChange w:id="14258"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60"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62" w:author="梁元" w:date="2019-05-14T19:51:36Z">
            <w:rPr>
              <w:rFonts w:ascii="Consolas" w:hAnsi="Consolas" w:eastAsia="宋体" w:cs="宋体"/>
              <w:color w:val="000000"/>
              <w:kern w:val="0"/>
              <w:sz w:val="21"/>
              <w:szCs w:val="21"/>
            </w:rPr>
          </w:rPrChange>
          <w14:textFill>
            <w14:solidFill>
              <w14:schemeClr w14:val="tx1"/>
            </w14:solidFill>
          </w14:textFill>
        </w:rPr>
        <w:pPrChange w:id="14261"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63"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r>
        <w:rPr>
          <w:rFonts w:ascii="Consolas" w:hAnsi="Consolas" w:eastAsia="宋体" w:cs="宋体"/>
          <w:color w:val="000000" w:themeColor="text1"/>
          <w:kern w:val="0"/>
          <w:sz w:val="21"/>
          <w:szCs w:val="21"/>
          <w:rPrChange w:id="14264" w:author="梁元" w:date="2019-05-14T19:51:36Z">
            <w:rPr>
              <w:rFonts w:ascii="Consolas" w:hAnsi="Consolas" w:eastAsia="宋体" w:cs="宋体"/>
              <w:color w:val="0000FF"/>
              <w:kern w:val="0"/>
              <w:sz w:val="21"/>
              <w:szCs w:val="21"/>
            </w:rPr>
          </w:rPrChange>
          <w14:textFill>
            <w14:solidFill>
              <w14:schemeClr w14:val="tx1"/>
            </w14:solidFill>
          </w14:textFill>
        </w:rPr>
        <w:t>default</w:t>
      </w:r>
      <w:r>
        <w:rPr>
          <w:rFonts w:ascii="Consolas" w:hAnsi="Consolas" w:eastAsia="宋体" w:cs="宋体"/>
          <w:color w:val="000000" w:themeColor="text1"/>
          <w:kern w:val="0"/>
          <w:sz w:val="21"/>
          <w:szCs w:val="21"/>
          <w:rPrChange w:id="14265" w:author="梁元" w:date="2019-05-14T19:51:36Z">
            <w:rPr>
              <w:rFonts w:ascii="Consolas" w:hAnsi="Consolas" w:eastAsia="宋体" w:cs="宋体"/>
              <w:color w:val="000000"/>
              <w:kern w:val="0"/>
              <w:sz w:val="21"/>
              <w:szCs w:val="21"/>
            </w:rPr>
          </w:rPrChange>
          <w14:textFill>
            <w14:solidFill>
              <w14:schemeClr w14:val="tx1"/>
            </w14:solidFill>
          </w14:textFill>
        </w:rPr>
        <w:t>:</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67" w:author="梁元" w:date="2019-05-14T19:51:36Z">
            <w:rPr>
              <w:rFonts w:ascii="Consolas" w:hAnsi="Consolas" w:eastAsia="宋体" w:cs="宋体"/>
              <w:color w:val="000000"/>
              <w:kern w:val="0"/>
              <w:sz w:val="21"/>
              <w:szCs w:val="21"/>
            </w:rPr>
          </w:rPrChange>
          <w14:textFill>
            <w14:solidFill>
              <w14:schemeClr w14:val="tx1"/>
            </w14:solidFill>
          </w14:textFill>
        </w:rPr>
        <w:pPrChange w:id="14266"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68"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r>
        <w:rPr>
          <w:rFonts w:ascii="Consolas" w:hAnsi="Consolas" w:eastAsia="宋体" w:cs="宋体"/>
          <w:color w:val="000000" w:themeColor="text1"/>
          <w:kern w:val="0"/>
          <w:sz w:val="21"/>
          <w:szCs w:val="21"/>
          <w:rPrChange w:id="14269" w:author="梁元" w:date="2019-05-14T19:51:36Z">
            <w:rPr>
              <w:rFonts w:ascii="Consolas" w:hAnsi="Consolas" w:eastAsia="宋体" w:cs="宋体"/>
              <w:color w:val="0000FF"/>
              <w:kern w:val="0"/>
              <w:sz w:val="21"/>
              <w:szCs w:val="21"/>
            </w:rPr>
          </w:rPrChange>
          <w14:textFill>
            <w14:solidFill>
              <w14:schemeClr w14:val="tx1"/>
            </w14:solidFill>
          </w14:textFill>
        </w:rPr>
        <w:t>return</w:t>
      </w:r>
      <w:r>
        <w:rPr>
          <w:rFonts w:ascii="Consolas" w:hAnsi="Consolas" w:eastAsia="宋体" w:cs="宋体"/>
          <w:color w:val="000000" w:themeColor="text1"/>
          <w:kern w:val="0"/>
          <w:sz w:val="21"/>
          <w:szCs w:val="21"/>
          <w:rPrChange w:id="14270" w:author="梁元" w:date="2019-05-14T19:51:36Z">
            <w:rPr>
              <w:rFonts w:ascii="Consolas" w:hAnsi="Consolas" w:eastAsia="宋体" w:cs="宋体"/>
              <w:color w:val="000000"/>
              <w:kern w:val="0"/>
              <w:sz w:val="21"/>
              <w:szCs w:val="21"/>
            </w:rPr>
          </w:rPrChange>
          <w14:textFill>
            <w14:solidFill>
              <w14:schemeClr w14:val="tx1"/>
            </w14:solidFill>
          </w14:textFill>
        </w:rPr>
        <w:t xml:space="preserve"> state</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72" w:author="梁元" w:date="2019-05-14T19:51:36Z">
            <w:rPr>
              <w:rFonts w:ascii="Consolas" w:hAnsi="Consolas" w:eastAsia="宋体" w:cs="宋体"/>
              <w:color w:val="000000"/>
              <w:kern w:val="0"/>
              <w:sz w:val="21"/>
              <w:szCs w:val="21"/>
            </w:rPr>
          </w:rPrChange>
          <w14:textFill>
            <w14:solidFill>
              <w14:schemeClr w14:val="tx1"/>
            </w14:solidFill>
          </w14:textFill>
        </w:rPr>
        <w:pPrChange w:id="14271"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73"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75" w:author="梁元" w:date="2019-05-14T19:51:36Z">
            <w:rPr>
              <w:rFonts w:ascii="Consolas" w:hAnsi="Consolas" w:eastAsia="宋体" w:cs="宋体"/>
              <w:color w:val="000000"/>
              <w:kern w:val="0"/>
              <w:sz w:val="21"/>
              <w:szCs w:val="21"/>
            </w:rPr>
          </w:rPrChange>
          <w14:textFill>
            <w14:solidFill>
              <w14:schemeClr w14:val="tx1"/>
            </w14:solidFill>
          </w14:textFill>
        </w:rPr>
        <w:pPrChange w:id="14274"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76" w:author="梁元" w:date="2019-05-14T19:51:36Z">
            <w:rPr>
              <w:rFonts w:ascii="Consolas" w:hAnsi="Consolas" w:eastAsia="宋体" w:cs="宋体"/>
              <w:color w:val="000000"/>
              <w:kern w:val="0"/>
              <w:sz w:val="21"/>
              <w:szCs w:val="21"/>
            </w:rPr>
          </w:rPrChange>
          <w14:textFill>
            <w14:solidFill>
              <w14:schemeClr w14:val="tx1"/>
            </w14:solidFill>
          </w14:textFill>
        </w:rPr>
        <w:t>}</w:t>
      </w:r>
    </w:p>
    <w:p>
      <w:pPr>
        <w:widowControl/>
        <w:shd w:val="clear" w:color="auto" w:fill="FFFFFF"/>
        <w:spacing w:after="240" w:line="240" w:lineRule="auto"/>
        <w:ind w:left="720" w:leftChars="300" w:firstLine="420" w:firstLineChars="200"/>
        <w:jc w:val="left"/>
        <w:rPr>
          <w:rFonts w:ascii="Consolas" w:hAnsi="Consolas" w:eastAsia="宋体" w:cs="宋体"/>
          <w:color w:val="000000" w:themeColor="text1"/>
          <w:kern w:val="0"/>
          <w:sz w:val="21"/>
          <w:szCs w:val="21"/>
          <w:rPrChange w:id="14278" w:author="梁元" w:date="2019-05-14T19:51:36Z">
            <w:rPr>
              <w:rFonts w:ascii="Consolas" w:hAnsi="Consolas" w:eastAsia="宋体" w:cs="宋体"/>
              <w:color w:val="000000"/>
              <w:kern w:val="0"/>
              <w:sz w:val="21"/>
              <w:szCs w:val="21"/>
            </w:rPr>
          </w:rPrChange>
          <w14:textFill>
            <w14:solidFill>
              <w14:schemeClr w14:val="tx1"/>
            </w14:solidFill>
          </w14:textFill>
        </w:rPr>
        <w:pPrChange w:id="14277" w:author="冷雪凝" w:date="2019-05-14T12:21:32Z">
          <w:pPr>
            <w:widowControl/>
            <w:shd w:val="clear" w:color="auto" w:fill="FFFFFF"/>
            <w:spacing w:after="240" w:line="285" w:lineRule="atLeast"/>
            <w:ind w:left="720" w:leftChars="300"/>
            <w:jc w:val="left"/>
          </w:pPr>
        </w:pPrChange>
      </w:pP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80" w:author="梁元" w:date="2019-05-14T19:51:36Z">
            <w:rPr>
              <w:rFonts w:ascii="Consolas" w:hAnsi="Consolas" w:eastAsia="宋体" w:cs="宋体"/>
              <w:color w:val="000000"/>
              <w:kern w:val="0"/>
              <w:sz w:val="21"/>
              <w:szCs w:val="21"/>
            </w:rPr>
          </w:rPrChange>
          <w14:textFill>
            <w14:solidFill>
              <w14:schemeClr w14:val="tx1"/>
            </w14:solidFill>
          </w14:textFill>
        </w:rPr>
        <w:pPrChange w:id="14279"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81" w:author="梁元" w:date="2019-05-14T19:51:36Z">
            <w:rPr>
              <w:rFonts w:ascii="Consolas" w:hAnsi="Consolas" w:eastAsia="宋体" w:cs="宋体"/>
              <w:color w:val="0000FF"/>
              <w:kern w:val="0"/>
              <w:sz w:val="21"/>
              <w:szCs w:val="21"/>
            </w:rPr>
          </w:rPrChange>
          <w14:textFill>
            <w14:solidFill>
              <w14:schemeClr w14:val="tx1"/>
            </w14:solidFill>
          </w14:textFill>
        </w:rPr>
        <w:t>export</w:t>
      </w:r>
      <w:r>
        <w:rPr>
          <w:rFonts w:ascii="Consolas" w:hAnsi="Consolas" w:eastAsia="宋体" w:cs="宋体"/>
          <w:color w:val="000000" w:themeColor="text1"/>
          <w:kern w:val="0"/>
          <w:sz w:val="21"/>
          <w:szCs w:val="21"/>
          <w:rPrChange w:id="14282"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r>
        <w:rPr>
          <w:rFonts w:ascii="Consolas" w:hAnsi="Consolas" w:eastAsia="宋体" w:cs="宋体"/>
          <w:color w:val="000000" w:themeColor="text1"/>
          <w:kern w:val="0"/>
          <w:sz w:val="21"/>
          <w:szCs w:val="21"/>
          <w:rPrChange w:id="14283" w:author="梁元" w:date="2019-05-14T19:51:36Z">
            <w:rPr>
              <w:rFonts w:ascii="Consolas" w:hAnsi="Consolas" w:eastAsia="宋体" w:cs="宋体"/>
              <w:color w:val="0000FF"/>
              <w:kern w:val="0"/>
              <w:sz w:val="21"/>
              <w:szCs w:val="21"/>
            </w:rPr>
          </w:rPrChange>
          <w14:textFill>
            <w14:solidFill>
              <w14:schemeClr w14:val="tx1"/>
            </w14:solidFill>
          </w14:textFill>
        </w:rPr>
        <w:t>default</w:t>
      </w:r>
      <w:r>
        <w:rPr>
          <w:rFonts w:ascii="Consolas" w:hAnsi="Consolas" w:eastAsia="宋体" w:cs="宋体"/>
          <w:color w:val="000000" w:themeColor="text1"/>
          <w:kern w:val="0"/>
          <w:sz w:val="21"/>
          <w:szCs w:val="21"/>
          <w:rPrChange w:id="14284" w:author="梁元" w:date="2019-05-14T19:51:36Z">
            <w:rPr>
              <w:rFonts w:ascii="Consolas" w:hAnsi="Consolas" w:eastAsia="宋体" w:cs="宋体"/>
              <w:color w:val="000000"/>
              <w:kern w:val="0"/>
              <w:sz w:val="21"/>
              <w:szCs w:val="21"/>
            </w:rPr>
          </w:rPrChange>
          <w14:textFill>
            <w14:solidFill>
              <w14:schemeClr w14:val="tx1"/>
            </w14:solidFill>
          </w14:textFill>
        </w:rPr>
        <w:t xml:space="preserve"> </w:t>
      </w:r>
      <w:r>
        <w:rPr>
          <w:rFonts w:ascii="Consolas" w:hAnsi="Consolas" w:eastAsia="宋体" w:cs="宋体"/>
          <w:color w:val="000000" w:themeColor="text1"/>
          <w:kern w:val="0"/>
          <w:sz w:val="21"/>
          <w:szCs w:val="21"/>
          <w:rPrChange w:id="14285" w:author="梁元" w:date="2019-05-14T19:51:36Z">
            <w:rPr>
              <w:rFonts w:ascii="Consolas" w:hAnsi="Consolas" w:eastAsia="宋体" w:cs="宋体"/>
              <w:color w:val="0000FF"/>
              <w:kern w:val="0"/>
              <w:sz w:val="21"/>
              <w:szCs w:val="21"/>
            </w:rPr>
          </w:rPrChange>
          <w14:textFill>
            <w14:solidFill>
              <w14:schemeClr w14:val="tx1"/>
            </w14:solidFill>
          </w14:textFill>
        </w:rPr>
        <w:t>new</w:t>
      </w:r>
      <w:r>
        <w:rPr>
          <w:rFonts w:ascii="Consolas" w:hAnsi="Consolas" w:eastAsia="宋体" w:cs="宋体"/>
          <w:color w:val="000000" w:themeColor="text1"/>
          <w:kern w:val="0"/>
          <w:sz w:val="21"/>
          <w:szCs w:val="21"/>
          <w:rPrChange w:id="14286" w:author="梁元" w:date="2019-05-14T19:51:36Z">
            <w:rPr>
              <w:rFonts w:ascii="Consolas" w:hAnsi="Consolas" w:eastAsia="宋体" w:cs="宋体"/>
              <w:color w:val="000000"/>
              <w:kern w:val="0"/>
              <w:sz w:val="21"/>
              <w:szCs w:val="21"/>
            </w:rPr>
          </w:rPrChange>
          <w14:textFill>
            <w14:solidFill>
              <w14:schemeClr w14:val="tx1"/>
            </w14:solidFill>
          </w14:textFill>
        </w:rPr>
        <w:t xml:space="preserve"> Store({</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88" w:author="梁元" w:date="2019-05-14T19:51:36Z">
            <w:rPr>
              <w:rFonts w:ascii="Consolas" w:hAnsi="Consolas" w:eastAsia="宋体" w:cs="宋体"/>
              <w:color w:val="000000"/>
              <w:kern w:val="0"/>
              <w:sz w:val="21"/>
              <w:szCs w:val="21"/>
            </w:rPr>
          </w:rPrChange>
          <w14:textFill>
            <w14:solidFill>
              <w14:schemeClr w14:val="tx1"/>
            </w14:solidFill>
          </w14:textFill>
        </w:rPr>
        <w:pPrChange w:id="14287"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89" w:author="梁元" w:date="2019-05-14T19:51:36Z">
            <w:rPr>
              <w:rFonts w:ascii="Consolas" w:hAnsi="Consolas" w:eastAsia="宋体" w:cs="宋体"/>
              <w:color w:val="000000"/>
              <w:kern w:val="0"/>
              <w:sz w:val="21"/>
              <w:szCs w:val="21"/>
            </w:rPr>
          </w:rPrChange>
          <w14:textFill>
            <w14:solidFill>
              <w14:schemeClr w14:val="tx1"/>
            </w14:solidFill>
          </w14:textFill>
        </w:rPr>
        <w:t xml:space="preserve">    state:initState,</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91" w:author="梁元" w:date="2019-05-14T19:51:36Z">
            <w:rPr>
              <w:rFonts w:ascii="Consolas" w:hAnsi="Consolas" w:eastAsia="宋体" w:cs="宋体"/>
              <w:color w:val="000000"/>
              <w:kern w:val="0"/>
              <w:sz w:val="21"/>
              <w:szCs w:val="21"/>
            </w:rPr>
          </w:rPrChange>
          <w14:textFill>
            <w14:solidFill>
              <w14:schemeClr w14:val="tx1"/>
            </w14:solidFill>
          </w14:textFill>
        </w:rPr>
        <w:pPrChange w:id="14290"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92" w:author="梁元" w:date="2019-05-14T19:51:36Z">
            <w:rPr>
              <w:rFonts w:ascii="Consolas" w:hAnsi="Consolas" w:eastAsia="宋体" w:cs="宋体"/>
              <w:color w:val="000000"/>
              <w:kern w:val="0"/>
              <w:sz w:val="21"/>
              <w:szCs w:val="21"/>
            </w:rPr>
          </w:rPrChange>
          <w14:textFill>
            <w14:solidFill>
              <w14:schemeClr w14:val="tx1"/>
            </w14:solidFill>
          </w14:textFill>
        </w:rPr>
        <w:t xml:space="preserve">    reducer</w:t>
      </w:r>
    </w:p>
    <w:p>
      <w:pPr>
        <w:widowControl/>
        <w:shd w:val="clear" w:color="auto" w:fill="FFFFFF"/>
        <w:spacing w:line="240" w:lineRule="auto"/>
        <w:ind w:left="720" w:leftChars="300" w:firstLine="420" w:firstLineChars="200"/>
        <w:jc w:val="left"/>
        <w:rPr>
          <w:rFonts w:ascii="Consolas" w:hAnsi="Consolas" w:eastAsia="宋体" w:cs="宋体"/>
          <w:color w:val="000000" w:themeColor="text1"/>
          <w:kern w:val="0"/>
          <w:sz w:val="21"/>
          <w:szCs w:val="21"/>
          <w:rPrChange w:id="14294" w:author="梁元" w:date="2019-05-14T19:51:36Z">
            <w:rPr>
              <w:rFonts w:ascii="Consolas" w:hAnsi="Consolas" w:eastAsia="宋体" w:cs="宋体"/>
              <w:color w:val="000000"/>
              <w:kern w:val="0"/>
              <w:sz w:val="21"/>
              <w:szCs w:val="21"/>
            </w:rPr>
          </w:rPrChange>
          <w14:textFill>
            <w14:solidFill>
              <w14:schemeClr w14:val="tx1"/>
            </w14:solidFill>
          </w14:textFill>
        </w:rPr>
        <w:pPrChange w:id="14293" w:author="冷雪凝" w:date="2019-05-14T12:21:32Z">
          <w:pPr>
            <w:widowControl/>
            <w:shd w:val="clear" w:color="auto" w:fill="FFFFFF"/>
            <w:spacing w:line="285" w:lineRule="atLeast"/>
            <w:ind w:left="720" w:leftChars="300"/>
            <w:jc w:val="left"/>
          </w:pPr>
        </w:pPrChange>
      </w:pPr>
      <w:r>
        <w:rPr>
          <w:rFonts w:ascii="Consolas" w:hAnsi="Consolas" w:eastAsia="宋体" w:cs="宋体"/>
          <w:color w:val="000000" w:themeColor="text1"/>
          <w:kern w:val="0"/>
          <w:sz w:val="21"/>
          <w:szCs w:val="21"/>
          <w:rPrChange w:id="14295" w:author="梁元" w:date="2019-05-14T19:51:36Z">
            <w:rPr>
              <w:rFonts w:ascii="Consolas" w:hAnsi="Consolas" w:eastAsia="宋体" w:cs="宋体"/>
              <w:color w:val="000000"/>
              <w:kern w:val="0"/>
              <w:sz w:val="21"/>
              <w:szCs w:val="21"/>
            </w:rPr>
          </w:rPrChange>
          <w14:textFill>
            <w14:solidFill>
              <w14:schemeClr w14:val="tx1"/>
            </w14:solidFill>
          </w14:textFill>
        </w:rPr>
        <w:t>})</w:t>
      </w:r>
    </w:p>
    <w:p>
      <w:pPr>
        <w:ind w:firstLine="480" w:firstLineChars="200"/>
        <w:rPr>
          <w:color w:val="000000" w:themeColor="text1"/>
          <w:rPrChange w:id="14297" w:author="梁元" w:date="2019-05-14T19:51:36Z">
            <w:rPr/>
          </w:rPrChange>
          <w14:textFill>
            <w14:solidFill>
              <w14:schemeClr w14:val="tx1"/>
            </w14:solidFill>
          </w14:textFill>
        </w:rPr>
        <w:pPrChange w:id="14296" w:author="冷雪凝" w:date="2019-05-14T12:21:32Z">
          <w:pPr/>
        </w:pPrChange>
      </w:pPr>
    </w:p>
    <w:p>
      <w:pPr>
        <w:pStyle w:val="3"/>
        <w:numPr>
          <w:ilvl w:val="0"/>
          <w:numId w:val="11"/>
        </w:numPr>
        <w:spacing w:line="240" w:lineRule="auto"/>
        <w:ind w:firstLine="562" w:firstLineChars="200"/>
        <w:rPr>
          <w:rFonts w:ascii="仿宋" w:hAnsi="仿宋" w:eastAsia="仿宋"/>
          <w:color w:val="000000" w:themeColor="text1"/>
          <w:sz w:val="28"/>
          <w:szCs w:val="28"/>
          <w:rPrChange w:id="14299" w:author="梁元" w:date="2019-05-14T19:51:36Z">
            <w:rPr>
              <w:rFonts w:ascii="仿宋" w:hAnsi="仿宋" w:eastAsia="仿宋"/>
              <w:sz w:val="28"/>
              <w:szCs w:val="28"/>
            </w:rPr>
          </w:rPrChange>
          <w14:textFill>
            <w14:solidFill>
              <w14:schemeClr w14:val="tx1"/>
            </w14:solidFill>
          </w14:textFill>
        </w:rPr>
        <w:pPrChange w:id="14298" w:author="冷雪凝" w:date="2019-05-14T12:21:32Z">
          <w:pPr>
            <w:pStyle w:val="3"/>
            <w:numPr>
              <w:ilvl w:val="0"/>
              <w:numId w:val="11"/>
            </w:numPr>
          </w:pPr>
        </w:pPrChange>
      </w:pPr>
      <w:bookmarkStart w:id="474" w:name="_Toc494266886"/>
      <w:bookmarkStart w:id="475" w:name="_Toc30063_WPSOffice_Level2"/>
      <w:bookmarkStart w:id="476" w:name="_Toc31544_WPSOffice_Level2"/>
      <w:r>
        <w:rPr>
          <w:rFonts w:hint="eastAsia" w:ascii="仿宋" w:hAnsi="仿宋" w:eastAsia="仿宋"/>
          <w:color w:val="000000" w:themeColor="text1"/>
          <w:sz w:val="28"/>
          <w:szCs w:val="28"/>
          <w:rPrChange w:id="14300" w:author="梁元" w:date="2019-05-14T19:51:36Z">
            <w:rPr>
              <w:rFonts w:hint="eastAsia" w:ascii="仿宋" w:hAnsi="仿宋" w:eastAsia="仿宋"/>
              <w:sz w:val="28"/>
              <w:szCs w:val="28"/>
            </w:rPr>
          </w:rPrChange>
          <w14:textFill>
            <w14:solidFill>
              <w14:schemeClr w14:val="tx1"/>
            </w14:solidFill>
          </w14:textFill>
        </w:rPr>
        <w:t>延伸及扩展问题回答参</w:t>
      </w:r>
      <w:bookmarkEnd w:id="474"/>
      <w:bookmarkEnd w:id="475"/>
      <w:bookmarkEnd w:id="476"/>
    </w:p>
    <w:p>
      <w:pPr>
        <w:spacing w:line="240" w:lineRule="auto"/>
        <w:ind w:firstLine="480" w:firstLineChars="200"/>
        <w:rPr>
          <w:color w:val="000000" w:themeColor="text1"/>
          <w:rPrChange w:id="14302" w:author="梁元" w:date="2019-05-14T19:51:36Z">
            <w:rPr/>
          </w:rPrChange>
          <w14:textFill>
            <w14:solidFill>
              <w14:schemeClr w14:val="tx1"/>
            </w14:solidFill>
          </w14:textFill>
        </w:rPr>
        <w:pPrChange w:id="14301" w:author="冷雪凝" w:date="2019-05-14T12:21:32Z">
          <w:pPr>
            <w:spacing w:line="360" w:lineRule="auto"/>
          </w:pPr>
        </w:pPrChange>
      </w:pPr>
      <w:r>
        <w:rPr>
          <w:rFonts w:hint="eastAsia"/>
          <w:color w:val="000000" w:themeColor="text1"/>
          <w:rPrChange w:id="14303" w:author="梁元" w:date="2019-05-14T19:51:36Z">
            <w:rPr>
              <w:rFonts w:hint="eastAsia"/>
            </w:rPr>
          </w:rPrChange>
          <w14:textFill>
            <w14:solidFill>
              <w14:schemeClr w14:val="tx1"/>
            </w14:solidFill>
          </w14:textFill>
        </w:rPr>
        <w:t>前端存储的优缺点</w:t>
      </w:r>
    </w:p>
    <w:p>
      <w:pPr>
        <w:spacing w:line="240" w:lineRule="auto"/>
        <w:ind w:firstLine="0" w:firstLineChars="200"/>
        <w:rPr>
          <w:color w:val="000000" w:themeColor="text1"/>
          <w:rPrChange w:id="14305" w:author="梁元" w:date="2019-05-14T19:51:36Z">
            <w:rPr/>
          </w:rPrChange>
          <w14:textFill>
            <w14:solidFill>
              <w14:schemeClr w14:val="tx1"/>
            </w14:solidFill>
          </w14:textFill>
        </w:rPr>
        <w:pPrChange w:id="14304" w:author="冷雪凝" w:date="2019-05-14T12:21:32Z">
          <w:pPr>
            <w:spacing w:line="360" w:lineRule="auto"/>
            <w:ind w:firstLine="480" w:firstLineChars="200"/>
          </w:pPr>
        </w:pPrChange>
      </w:pPr>
      <w:r>
        <w:rPr>
          <w:rFonts w:hint="eastAsia"/>
          <w:color w:val="000000" w:themeColor="text1"/>
          <w:rPrChange w:id="14306" w:author="梁元" w:date="2019-05-14T19:51:36Z">
            <w:rPr>
              <w:rFonts w:hint="eastAsia"/>
            </w:rPr>
          </w:rPrChange>
          <w14:textFill>
            <w14:solidFill>
              <w14:schemeClr w14:val="tx1"/>
            </w14:solidFill>
          </w14:textFill>
        </w:rPr>
        <w:t>前端存储的优点是：操作简单，api易学，进行数据的操作随意性比较大；方便在前端任何领域进行通讯；</w:t>
      </w:r>
    </w:p>
    <w:p>
      <w:pPr>
        <w:spacing w:line="240" w:lineRule="auto"/>
        <w:ind w:firstLine="0" w:firstLineChars="200"/>
        <w:rPr>
          <w:color w:val="000000" w:themeColor="text1"/>
          <w:rPrChange w:id="14308" w:author="梁元" w:date="2019-05-14T19:51:36Z">
            <w:rPr/>
          </w:rPrChange>
          <w14:textFill>
            <w14:solidFill>
              <w14:schemeClr w14:val="tx1"/>
            </w14:solidFill>
          </w14:textFill>
        </w:rPr>
        <w:pPrChange w:id="14307" w:author="冷雪凝" w:date="2019-05-14T12:21:32Z">
          <w:pPr>
            <w:spacing w:line="360" w:lineRule="auto"/>
            <w:ind w:firstLine="480" w:firstLineChars="200"/>
          </w:pPr>
        </w:pPrChange>
      </w:pPr>
      <w:r>
        <w:rPr>
          <w:rFonts w:hint="eastAsia"/>
          <w:color w:val="000000" w:themeColor="text1"/>
          <w:rPrChange w:id="14309" w:author="梁元" w:date="2019-05-14T19:51:36Z">
            <w:rPr>
              <w:rFonts w:hint="eastAsia"/>
            </w:rPr>
          </w:rPrChange>
          <w14:textFill>
            <w14:solidFill>
              <w14:schemeClr w14:val="tx1"/>
            </w14:solidFill>
          </w14:textFill>
        </w:rPr>
        <w:t>前端存储的缺点则是：</w:t>
      </w:r>
    </w:p>
    <w:p>
      <w:pPr>
        <w:spacing w:line="240" w:lineRule="auto"/>
        <w:ind w:firstLine="0" w:firstLineChars="200"/>
        <w:rPr>
          <w:color w:val="000000" w:themeColor="text1"/>
          <w:rPrChange w:id="14311" w:author="梁元" w:date="2019-05-14T19:51:36Z">
            <w:rPr/>
          </w:rPrChange>
          <w14:textFill>
            <w14:solidFill>
              <w14:schemeClr w14:val="tx1"/>
            </w14:solidFill>
          </w14:textFill>
        </w:rPr>
        <w:pPrChange w:id="14310" w:author="冷雪凝" w:date="2019-05-14T12:21:32Z">
          <w:pPr>
            <w:spacing w:line="360" w:lineRule="auto"/>
            <w:ind w:firstLine="480" w:firstLineChars="200"/>
          </w:pPr>
        </w:pPrChange>
      </w:pPr>
      <w:r>
        <w:rPr>
          <w:rFonts w:hint="eastAsia"/>
          <w:color w:val="000000" w:themeColor="text1"/>
          <w:rPrChange w:id="14312" w:author="梁元" w:date="2019-05-14T19:51:36Z">
            <w:rPr>
              <w:rFonts w:hint="eastAsia"/>
            </w:rPr>
          </w:rPrChange>
          <w14:textFill>
            <w14:solidFill>
              <w14:schemeClr w14:val="tx1"/>
            </w14:solidFill>
          </w14:textFill>
        </w:rPr>
        <w:t>对于数据的存储量有限，不利于大量数据的存储，对于数据的读写能力一般，不如直接操作js对象</w:t>
      </w:r>
    </w:p>
    <w:p>
      <w:pPr>
        <w:spacing w:line="240" w:lineRule="auto"/>
        <w:ind w:firstLine="480" w:firstLineChars="200"/>
        <w:rPr>
          <w:color w:val="000000" w:themeColor="text1"/>
          <w:rPrChange w:id="14314" w:author="梁元" w:date="2019-05-14T19:51:36Z">
            <w:rPr/>
          </w:rPrChange>
          <w14:textFill>
            <w14:solidFill>
              <w14:schemeClr w14:val="tx1"/>
            </w14:solidFill>
          </w14:textFill>
        </w:rPr>
        <w:pPrChange w:id="14313" w:author="冷雪凝" w:date="2019-05-14T12:21:32Z">
          <w:pPr>
            <w:spacing w:line="360" w:lineRule="auto"/>
          </w:pPr>
        </w:pPrChange>
      </w:pPr>
    </w:p>
    <w:p>
      <w:pPr>
        <w:spacing w:line="240" w:lineRule="auto"/>
        <w:ind w:firstLine="0" w:firstLineChars="200"/>
        <w:rPr>
          <w:color w:val="000000" w:themeColor="text1"/>
          <w:rPrChange w:id="14316" w:author="梁元" w:date="2019-05-14T19:51:36Z">
            <w:rPr/>
          </w:rPrChange>
          <w14:textFill>
            <w14:solidFill>
              <w14:schemeClr w14:val="tx1"/>
            </w14:solidFill>
          </w14:textFill>
        </w:rPr>
        <w:pPrChange w:id="14315" w:author="冷雪凝" w:date="2019-05-14T12:21:32Z">
          <w:pPr>
            <w:spacing w:line="360" w:lineRule="auto"/>
            <w:ind w:firstLine="480" w:firstLineChars="200"/>
          </w:pPr>
        </w:pPrChange>
      </w:pPr>
      <w:r>
        <w:rPr>
          <w:rFonts w:hint="eastAsia"/>
          <w:color w:val="000000" w:themeColor="text1"/>
          <w:rPrChange w:id="14317" w:author="梁元" w:date="2019-05-14T19:51:36Z">
            <w:rPr>
              <w:rFonts w:hint="eastAsia"/>
            </w:rPr>
          </w:rPrChange>
          <w14:textFill>
            <w14:solidFill>
              <w14:schemeClr w14:val="tx1"/>
            </w14:solidFill>
          </w14:textFill>
        </w:rPr>
        <w:t xml:space="preserve"> 前端全局数据中心与前端存储相比，无疑更为先进、方便和可靠。更利于数据的操作等等</w:t>
      </w:r>
    </w:p>
    <w:p>
      <w:pPr>
        <w:ind w:firstLine="480" w:firstLineChars="200"/>
        <w:rPr>
          <w:color w:val="000000" w:themeColor="text1"/>
          <w:rPrChange w:id="14319" w:author="梁元" w:date="2019-05-14T19:51:36Z">
            <w:rPr/>
          </w:rPrChange>
          <w14:textFill>
            <w14:solidFill>
              <w14:schemeClr w14:val="tx1"/>
            </w14:solidFill>
          </w14:textFill>
        </w:rPr>
        <w:pPrChange w:id="14318" w:author="冷雪凝" w:date="2019-05-14T12:21:32Z">
          <w:pPr/>
        </w:pPrChange>
      </w:pPr>
    </w:p>
    <w:p>
      <w:pPr>
        <w:pStyle w:val="3"/>
        <w:numPr>
          <w:ilvl w:val="0"/>
          <w:numId w:val="11"/>
        </w:numPr>
        <w:spacing w:line="240" w:lineRule="auto"/>
        <w:ind w:firstLine="562" w:firstLineChars="200"/>
        <w:rPr>
          <w:rFonts w:ascii="仿宋" w:hAnsi="仿宋" w:eastAsia="仿宋"/>
          <w:color w:val="000000" w:themeColor="text1"/>
          <w:sz w:val="28"/>
          <w:szCs w:val="28"/>
          <w:rPrChange w:id="14321" w:author="梁元" w:date="2019-05-14T19:51:36Z">
            <w:rPr>
              <w:rFonts w:ascii="仿宋" w:hAnsi="仿宋" w:eastAsia="仿宋"/>
              <w:sz w:val="28"/>
              <w:szCs w:val="28"/>
            </w:rPr>
          </w:rPrChange>
          <w14:textFill>
            <w14:solidFill>
              <w14:schemeClr w14:val="tx1"/>
            </w14:solidFill>
          </w14:textFill>
        </w:rPr>
        <w:pPrChange w:id="14320" w:author="冷雪凝" w:date="2019-05-14T12:21:32Z">
          <w:pPr>
            <w:pStyle w:val="3"/>
            <w:numPr>
              <w:ilvl w:val="0"/>
              <w:numId w:val="11"/>
            </w:numPr>
          </w:pPr>
        </w:pPrChange>
      </w:pPr>
      <w:bookmarkStart w:id="477" w:name="_Toc17393_WPSOffice_Level2"/>
      <w:bookmarkStart w:id="478" w:name="_Toc494266887"/>
      <w:bookmarkStart w:id="479" w:name="_Toc32563_WPSOffice_Level2"/>
      <w:r>
        <w:rPr>
          <w:rFonts w:hint="eastAsia" w:ascii="仿宋" w:hAnsi="仿宋" w:eastAsia="仿宋"/>
          <w:color w:val="000000" w:themeColor="text1"/>
          <w:sz w:val="28"/>
          <w:szCs w:val="28"/>
          <w:rPrChange w:id="14322" w:author="梁元" w:date="2019-05-14T19:51:36Z">
            <w:rPr>
              <w:rFonts w:hint="eastAsia" w:ascii="仿宋" w:hAnsi="仿宋" w:eastAsia="仿宋"/>
              <w:sz w:val="28"/>
              <w:szCs w:val="28"/>
            </w:rPr>
          </w:rPrChange>
          <w14:textFill>
            <w14:solidFill>
              <w14:schemeClr w14:val="tx1"/>
            </w14:solidFill>
          </w14:textFill>
        </w:rPr>
        <w:t>项目中体现经验的点</w:t>
      </w:r>
      <w:bookmarkEnd w:id="477"/>
      <w:bookmarkEnd w:id="478"/>
      <w:bookmarkEnd w:id="479"/>
    </w:p>
    <w:p>
      <w:pPr>
        <w:ind w:firstLine="482" w:firstLineChars="200"/>
        <w:rPr>
          <w:color w:val="000000" w:themeColor="text1"/>
          <w:rPrChange w:id="14324" w:author="梁元" w:date="2019-05-14T19:51:36Z">
            <w:rPr/>
          </w:rPrChange>
          <w14:textFill>
            <w14:solidFill>
              <w14:schemeClr w14:val="tx1"/>
            </w14:solidFill>
          </w14:textFill>
        </w:rPr>
        <w:pPrChange w:id="14323" w:author="冷雪凝" w:date="2019-05-14T12:21:32Z">
          <w:pPr/>
        </w:pPrChange>
      </w:pPr>
      <w:r>
        <w:rPr>
          <w:rFonts w:hint="eastAsia"/>
          <w:b/>
          <w:color w:val="000000" w:themeColor="text1"/>
          <w:rPrChange w:id="14325" w:author="梁元" w:date="2019-05-14T19:51:36Z">
            <w:rPr>
              <w:rFonts w:hint="eastAsia"/>
              <w:b/>
            </w:rPr>
          </w:rPrChange>
          <w14:textFill>
            <w14:solidFill>
              <w14:schemeClr w14:val="tx1"/>
            </w14:solidFill>
          </w14:textFill>
        </w:rPr>
        <w:t>问题</w:t>
      </w:r>
      <w:r>
        <w:rPr>
          <w:rFonts w:hint="eastAsia"/>
          <w:color w:val="000000" w:themeColor="text1"/>
          <w:rPrChange w:id="14326" w:author="梁元" w:date="2019-05-14T19:51:36Z">
            <w:rPr>
              <w:rFonts w:hint="eastAsia"/>
            </w:rPr>
          </w:rPrChange>
          <w14:textFill>
            <w14:solidFill>
              <w14:schemeClr w14:val="tx1"/>
            </w14:solidFill>
          </w14:textFill>
        </w:rPr>
        <w:t>：flux架构思想，前端数据流，前端mvc思想</w:t>
      </w:r>
    </w:p>
    <w:p>
      <w:pPr>
        <w:ind w:firstLine="482" w:firstLineChars="200"/>
        <w:rPr>
          <w:color w:val="000000" w:themeColor="text1"/>
          <w:rPrChange w:id="14328" w:author="梁元" w:date="2019-05-14T19:51:36Z">
            <w:rPr/>
          </w:rPrChange>
          <w14:textFill>
            <w14:solidFill>
              <w14:schemeClr w14:val="tx1"/>
            </w14:solidFill>
          </w14:textFill>
        </w:rPr>
        <w:pPrChange w:id="14327" w:author="冷雪凝" w:date="2019-05-14T12:21:32Z">
          <w:pPr/>
        </w:pPrChange>
      </w:pPr>
      <w:r>
        <w:rPr>
          <w:rFonts w:hint="eastAsia"/>
          <w:b/>
          <w:color w:val="000000" w:themeColor="text1"/>
          <w:rPrChange w:id="14329" w:author="梁元" w:date="2019-05-14T19:51:36Z">
            <w:rPr>
              <w:rFonts w:hint="eastAsia"/>
              <w:b/>
            </w:rPr>
          </w:rPrChange>
          <w14:textFill>
            <w14:solidFill>
              <w14:schemeClr w14:val="tx1"/>
            </w14:solidFill>
          </w14:textFill>
        </w:rPr>
        <w:t>解答</w:t>
      </w:r>
      <w:r>
        <w:rPr>
          <w:rFonts w:hint="eastAsia"/>
          <w:color w:val="000000" w:themeColor="text1"/>
          <w:rPrChange w:id="14330" w:author="梁元" w:date="2019-05-14T19:51:36Z">
            <w:rPr>
              <w:rFonts w:hint="eastAsia"/>
            </w:rPr>
          </w:rPrChange>
          <w14:textFill>
            <w14:solidFill>
              <w14:schemeClr w14:val="tx1"/>
            </w14:solidFill>
          </w14:textFill>
        </w:rPr>
        <w:t>： 1、基于前端数据交互混乱，以及数据追踪困难等问题提出的思想</w:t>
      </w:r>
    </w:p>
    <w:p>
      <w:pPr>
        <w:ind w:firstLine="480" w:firstLineChars="200"/>
        <w:rPr>
          <w:color w:val="000000" w:themeColor="text1"/>
          <w:rPrChange w:id="14332" w:author="梁元" w:date="2019-05-14T19:51:36Z">
            <w:rPr/>
          </w:rPrChange>
          <w14:textFill>
            <w14:solidFill>
              <w14:schemeClr w14:val="tx1"/>
            </w14:solidFill>
          </w14:textFill>
        </w:rPr>
        <w:pPrChange w:id="14331" w:author="冷雪凝" w:date="2019-05-14T12:21:32Z">
          <w:pPr/>
        </w:pPrChange>
      </w:pPr>
      <w:r>
        <w:rPr>
          <w:rFonts w:hint="eastAsia"/>
          <w:color w:val="000000" w:themeColor="text1"/>
          <w:rPrChange w:id="14333" w:author="梁元" w:date="2019-05-14T19:51:36Z">
            <w:rPr>
              <w:rFonts w:hint="eastAsia"/>
            </w:rPr>
          </w:rPrChange>
          <w14:textFill>
            <w14:solidFill>
              <w14:schemeClr w14:val="tx1"/>
            </w14:solidFill>
          </w14:textFill>
        </w:rPr>
        <w:t xml:space="preserve">       2、基于组件化开发，导致出现了数据通讯问题</w:t>
      </w:r>
    </w:p>
    <w:p>
      <w:pPr>
        <w:ind w:firstLine="480" w:firstLineChars="200"/>
        <w:rPr>
          <w:color w:val="000000" w:themeColor="text1"/>
          <w:rPrChange w:id="14335" w:author="梁元" w:date="2019-05-14T19:51:36Z">
            <w:rPr/>
          </w:rPrChange>
          <w14:textFill>
            <w14:solidFill>
              <w14:schemeClr w14:val="tx1"/>
            </w14:solidFill>
          </w14:textFill>
        </w:rPr>
        <w:pPrChange w:id="14334" w:author="冷雪凝" w:date="2019-05-14T12:21:32Z">
          <w:pPr/>
        </w:pPrChange>
      </w:pPr>
      <w:r>
        <w:rPr>
          <w:rFonts w:hint="eastAsia"/>
          <w:color w:val="000000" w:themeColor="text1"/>
          <w:rPrChange w:id="14336" w:author="梁元" w:date="2019-05-14T19:51:36Z">
            <w:rPr>
              <w:rFonts w:hint="eastAsia"/>
            </w:rPr>
          </w:rPrChange>
          <w14:textFill>
            <w14:solidFill>
              <w14:schemeClr w14:val="tx1"/>
            </w14:solidFill>
          </w14:textFill>
        </w:rPr>
        <w:t xml:space="preserve">       3、前端mvc思想，是仿照传统的服务端mvc进行改进而成，实现视图，控制层和数据逻辑层的分离，方便数据的追踪</w:t>
      </w:r>
    </w:p>
    <w:p>
      <w:pPr>
        <w:ind w:firstLine="560" w:firstLineChars="200"/>
        <w:rPr>
          <w:rFonts w:ascii="仿宋" w:hAnsi="仿宋" w:eastAsia="仿宋"/>
          <w:color w:val="000000" w:themeColor="text1"/>
          <w:sz w:val="28"/>
          <w:szCs w:val="28"/>
          <w:rPrChange w:id="14338" w:author="梁元" w:date="2019-05-14T19:51:36Z">
            <w:rPr>
              <w:rFonts w:ascii="仿宋" w:hAnsi="仿宋" w:eastAsia="仿宋"/>
              <w:sz w:val="28"/>
              <w:szCs w:val="28"/>
            </w:rPr>
          </w:rPrChange>
          <w14:textFill>
            <w14:solidFill>
              <w14:schemeClr w14:val="tx1"/>
            </w14:solidFill>
          </w14:textFill>
        </w:rPr>
        <w:pPrChange w:id="14337" w:author="冷雪凝" w:date="2019-05-14T12:21:32Z">
          <w:pPr/>
        </w:pPrChange>
      </w:pPr>
      <w:r>
        <w:rPr>
          <w:rFonts w:hint="eastAsia" w:ascii="仿宋" w:hAnsi="仿宋" w:eastAsia="仿宋"/>
          <w:color w:val="000000" w:themeColor="text1"/>
          <w:sz w:val="28"/>
          <w:szCs w:val="28"/>
          <w:rPrChange w:id="14339" w:author="梁元" w:date="2019-05-14T19:51:36Z">
            <w:rPr>
              <w:rFonts w:hint="eastAsia" w:ascii="仿宋" w:hAnsi="仿宋" w:eastAsia="仿宋"/>
              <w:sz w:val="28"/>
              <w:szCs w:val="28"/>
            </w:rPr>
          </w:rPrChange>
          <w14:textFill>
            <w14:solidFill>
              <w14:schemeClr w14:val="tx1"/>
            </w14:solidFill>
          </w14:textFill>
        </w:rPr>
        <w:t>项目中体现经验的点</w:t>
      </w:r>
    </w:p>
    <w:p>
      <w:pPr>
        <w:ind w:firstLine="480" w:firstLineChars="200"/>
        <w:rPr>
          <w:color w:val="000000" w:themeColor="text1"/>
          <w:rPrChange w:id="14341" w:author="梁元" w:date="2019-05-14T19:51:36Z">
            <w:rPr/>
          </w:rPrChange>
          <w14:textFill>
            <w14:solidFill>
              <w14:schemeClr w14:val="tx1"/>
            </w14:solidFill>
          </w14:textFill>
        </w:rPr>
        <w:pPrChange w:id="14340" w:author="冷雪凝" w:date="2019-05-14T12:21:32Z">
          <w:pPr/>
        </w:pPrChange>
      </w:pPr>
      <w:r>
        <w:rPr>
          <w:rFonts w:hint="eastAsia"/>
          <w:color w:val="000000" w:themeColor="text1"/>
          <w:rPrChange w:id="14342" w:author="梁元" w:date="2019-05-14T19:51:36Z">
            <w:rPr>
              <w:rFonts w:hint="eastAsia"/>
            </w:rPr>
          </w:rPrChange>
          <w14:textFill>
            <w14:solidFill>
              <w14:schemeClr w14:val="tx1"/>
            </w14:solidFill>
          </w14:textFill>
        </w:rPr>
        <w:t>做过组件化开发，主要体现接触过客户端服务端分离开发的经验，适合大多中级工程师必须掌握的知识点</w:t>
      </w:r>
    </w:p>
    <w:p>
      <w:pPr>
        <w:ind w:firstLine="480" w:firstLineChars="200"/>
        <w:rPr>
          <w:color w:val="000000" w:themeColor="text1"/>
          <w:rPrChange w:id="14344" w:author="梁元" w:date="2019-05-14T19:51:36Z">
            <w:rPr/>
          </w:rPrChange>
          <w14:textFill>
            <w14:solidFill>
              <w14:schemeClr w14:val="tx1"/>
            </w14:solidFill>
          </w14:textFill>
        </w:rPr>
        <w:pPrChange w:id="14343" w:author="冷雪凝" w:date="2019-05-14T12:21:32Z">
          <w:pPr/>
        </w:pPrChange>
      </w:pPr>
    </w:p>
    <w:p>
      <w:pPr>
        <w:pStyle w:val="3"/>
        <w:numPr>
          <w:ilvl w:val="0"/>
          <w:numId w:val="11"/>
        </w:numPr>
        <w:spacing w:line="240" w:lineRule="auto"/>
        <w:ind w:firstLine="562" w:firstLineChars="200"/>
        <w:rPr>
          <w:rFonts w:ascii="仿宋" w:hAnsi="仿宋" w:eastAsia="仿宋"/>
          <w:color w:val="000000" w:themeColor="text1"/>
          <w:sz w:val="28"/>
          <w:szCs w:val="28"/>
          <w:rPrChange w:id="14346" w:author="梁元" w:date="2019-05-14T19:51:36Z">
            <w:rPr>
              <w:rFonts w:ascii="仿宋" w:hAnsi="仿宋" w:eastAsia="仿宋"/>
              <w:sz w:val="28"/>
              <w:szCs w:val="28"/>
            </w:rPr>
          </w:rPrChange>
          <w14:textFill>
            <w14:solidFill>
              <w14:schemeClr w14:val="tx1"/>
            </w14:solidFill>
          </w14:textFill>
        </w:rPr>
        <w:pPrChange w:id="14345" w:author="冷雪凝" w:date="2019-05-14T12:21:32Z">
          <w:pPr>
            <w:pStyle w:val="3"/>
            <w:numPr>
              <w:ilvl w:val="0"/>
              <w:numId w:val="11"/>
            </w:numPr>
          </w:pPr>
        </w:pPrChange>
      </w:pPr>
      <w:bookmarkStart w:id="480" w:name="_Toc28765_WPSOffice_Level2"/>
      <w:bookmarkStart w:id="481" w:name="_Toc494266888"/>
      <w:bookmarkStart w:id="482" w:name="_Toc13281_WPSOffice_Level2"/>
      <w:r>
        <w:rPr>
          <w:rFonts w:hint="eastAsia" w:ascii="仿宋" w:hAnsi="仿宋" w:eastAsia="仿宋"/>
          <w:color w:val="000000" w:themeColor="text1"/>
          <w:sz w:val="28"/>
          <w:szCs w:val="28"/>
          <w:rPrChange w:id="14347" w:author="梁元" w:date="2019-05-14T19:51:36Z">
            <w:rPr>
              <w:rFonts w:hint="eastAsia" w:ascii="仿宋" w:hAnsi="仿宋" w:eastAsia="仿宋"/>
              <w:sz w:val="28"/>
              <w:szCs w:val="28"/>
            </w:rPr>
          </w:rPrChange>
          <w14:textFill>
            <w14:solidFill>
              <w14:schemeClr w14:val="tx1"/>
            </w14:solidFill>
          </w14:textFill>
        </w:rPr>
        <w:t>论坛参考</w:t>
      </w:r>
      <w:bookmarkEnd w:id="480"/>
      <w:bookmarkEnd w:id="481"/>
      <w:bookmarkEnd w:id="482"/>
    </w:p>
    <w:p>
      <w:pPr>
        <w:pStyle w:val="21"/>
        <w:ind w:left="420" w:firstLine="480" w:firstLineChars="200"/>
        <w:rPr>
          <w:color w:val="000000" w:themeColor="text1"/>
          <w:rPrChange w:id="14349" w:author="梁元" w:date="2019-05-14T19:51:36Z">
            <w:rPr/>
          </w:rPrChange>
          <w14:textFill>
            <w14:solidFill>
              <w14:schemeClr w14:val="tx1"/>
            </w14:solidFill>
          </w14:textFill>
        </w:rPr>
        <w:pPrChange w:id="14348" w:author="冷雪凝" w:date="2019-05-14T12:21:32Z">
          <w:pPr>
            <w:pStyle w:val="21"/>
            <w:ind w:left="420" w:firstLine="0" w:firstLineChars="0"/>
          </w:pPr>
        </w:pPrChange>
      </w:pPr>
      <w:r>
        <w:rPr>
          <w:color w:val="000000" w:themeColor="text1"/>
          <w:rPrChange w:id="14350" w:author="梁元" w:date="2019-05-14T19:51:36Z">
            <w:rPr/>
          </w:rPrChange>
          <w14:textFill>
            <w14:solidFill>
              <w14:schemeClr w14:val="tx1"/>
            </w14:solidFill>
          </w14:textFill>
        </w:rPr>
        <w:fldChar w:fldCharType="begin"/>
      </w:r>
      <w:r>
        <w:rPr>
          <w:color w:val="000000" w:themeColor="text1"/>
          <w:rPrChange w:id="14351" w:author="梁元" w:date="2019-05-14T19:51:36Z">
            <w:rPr/>
          </w:rPrChange>
          <w14:textFill>
            <w14:solidFill>
              <w14:schemeClr w14:val="tx1"/>
            </w14:solidFill>
          </w14:textFill>
        </w:rPr>
        <w:instrText xml:space="preserve"> HYPERLINK "http://www.redux.org.cn/" </w:instrText>
      </w:r>
      <w:r>
        <w:rPr>
          <w:color w:val="000000" w:themeColor="text1"/>
          <w:rPrChange w:id="14352" w:author="梁元" w:date="2019-05-14T19:51:36Z">
            <w:rPr/>
          </w:rPrChange>
          <w14:textFill>
            <w14:solidFill>
              <w14:schemeClr w14:val="tx1"/>
            </w14:solidFill>
          </w14:textFill>
        </w:rPr>
        <w:fldChar w:fldCharType="separate"/>
      </w:r>
      <w:r>
        <w:rPr>
          <w:rStyle w:val="18"/>
          <w:color w:val="000000" w:themeColor="text1"/>
          <w:rPrChange w:id="14353" w:author="梁元" w:date="2019-05-14T19:51:36Z">
            <w:rPr>
              <w:rStyle w:val="18"/>
            </w:rPr>
          </w:rPrChange>
          <w14:textFill>
            <w14:solidFill>
              <w14:schemeClr w14:val="tx1"/>
            </w14:solidFill>
          </w14:textFill>
        </w:rPr>
        <w:t>http://www.redux.org.cn/</w:t>
      </w:r>
      <w:r>
        <w:rPr>
          <w:rStyle w:val="18"/>
          <w:color w:val="000000" w:themeColor="text1"/>
          <w:rPrChange w:id="14354" w:author="梁元" w:date="2019-05-14T19:51:36Z">
            <w:rPr>
              <w:rStyle w:val="18"/>
            </w:rPr>
          </w:rPrChange>
          <w14:textFill>
            <w14:solidFill>
              <w14:schemeClr w14:val="tx1"/>
            </w14:solidFill>
          </w14:textFill>
        </w:rPr>
        <w:fldChar w:fldCharType="end"/>
      </w:r>
    </w:p>
    <w:p>
      <w:pPr>
        <w:pStyle w:val="21"/>
        <w:ind w:left="420" w:firstLine="480" w:firstLineChars="200"/>
        <w:rPr>
          <w:color w:val="000000" w:themeColor="text1"/>
          <w:rPrChange w:id="14356" w:author="梁元" w:date="2019-05-14T19:51:36Z">
            <w:rPr/>
          </w:rPrChange>
          <w14:textFill>
            <w14:solidFill>
              <w14:schemeClr w14:val="tx1"/>
            </w14:solidFill>
          </w14:textFill>
        </w:rPr>
        <w:pPrChange w:id="14355" w:author="冷雪凝" w:date="2019-05-14T12:21:32Z">
          <w:pPr>
            <w:pStyle w:val="21"/>
            <w:ind w:left="420" w:firstLine="0" w:firstLineChars="0"/>
          </w:pPr>
        </w:pPrChange>
      </w:pPr>
      <w:r>
        <w:rPr>
          <w:color w:val="000000" w:themeColor="text1"/>
          <w:rPrChange w:id="14357" w:author="梁元" w:date="2019-05-14T19:51:36Z">
            <w:rPr/>
          </w:rPrChange>
          <w14:textFill>
            <w14:solidFill>
              <w14:schemeClr w14:val="tx1"/>
            </w14:solidFill>
          </w14:textFill>
        </w:rPr>
        <w:fldChar w:fldCharType="begin"/>
      </w:r>
      <w:r>
        <w:rPr>
          <w:color w:val="000000" w:themeColor="text1"/>
          <w:rPrChange w:id="14358" w:author="梁元" w:date="2019-05-14T19:51:36Z">
            <w:rPr/>
          </w:rPrChange>
          <w14:textFill>
            <w14:solidFill>
              <w14:schemeClr w14:val="tx1"/>
            </w14:solidFill>
          </w14:textFill>
        </w:rPr>
        <w:instrText xml:space="preserve"> HYPERLINK "https://cnodejs.org/topic/56599f64b31692e827fdcf96" </w:instrText>
      </w:r>
      <w:r>
        <w:rPr>
          <w:color w:val="000000" w:themeColor="text1"/>
          <w:rPrChange w:id="14359" w:author="梁元" w:date="2019-05-14T19:51:36Z">
            <w:rPr/>
          </w:rPrChange>
          <w14:textFill>
            <w14:solidFill>
              <w14:schemeClr w14:val="tx1"/>
            </w14:solidFill>
          </w14:textFill>
        </w:rPr>
        <w:fldChar w:fldCharType="separate"/>
      </w:r>
      <w:r>
        <w:rPr>
          <w:rStyle w:val="18"/>
          <w:color w:val="000000" w:themeColor="text1"/>
          <w:rPrChange w:id="14360" w:author="梁元" w:date="2019-05-14T19:51:36Z">
            <w:rPr>
              <w:rStyle w:val="18"/>
            </w:rPr>
          </w:rPrChange>
          <w14:textFill>
            <w14:solidFill>
              <w14:schemeClr w14:val="tx1"/>
            </w14:solidFill>
          </w14:textFill>
        </w:rPr>
        <w:t>https://cnodejs.org/topic/56599f64b31692e827fdcf96</w:t>
      </w:r>
      <w:r>
        <w:rPr>
          <w:rStyle w:val="18"/>
          <w:color w:val="000000" w:themeColor="text1"/>
          <w:rPrChange w:id="14361" w:author="梁元" w:date="2019-05-14T19:51:36Z">
            <w:rPr>
              <w:rStyle w:val="18"/>
            </w:rPr>
          </w:rPrChange>
          <w14:textFill>
            <w14:solidFill>
              <w14:schemeClr w14:val="tx1"/>
            </w14:solidFill>
          </w14:textFill>
        </w:rPr>
        <w:fldChar w:fldCharType="end"/>
      </w:r>
    </w:p>
    <w:p>
      <w:pPr>
        <w:tabs>
          <w:tab w:val="left" w:pos="726"/>
        </w:tabs>
        <w:ind w:firstLine="480" w:firstLineChars="200"/>
        <w:rPr>
          <w:color w:val="000000" w:themeColor="text1"/>
          <w:rPrChange w:id="14363" w:author="梁元" w:date="2019-05-14T19:51:36Z">
            <w:rPr/>
          </w:rPrChange>
          <w14:textFill>
            <w14:solidFill>
              <w14:schemeClr w14:val="tx1"/>
            </w14:solidFill>
          </w14:textFill>
        </w:rPr>
        <w:pPrChange w:id="14362" w:author="冷雪凝" w:date="2019-05-14T12:21:32Z">
          <w:pPr>
            <w:tabs>
              <w:tab w:val="left" w:pos="726"/>
            </w:tabs>
          </w:pPr>
        </w:pPrChange>
      </w:pPr>
      <w:r>
        <w:rPr>
          <w:color w:val="000000" w:themeColor="text1"/>
          <w:rPrChange w:id="14364" w:author="梁元" w:date="2019-05-14T19:51:36Z">
            <w:rPr/>
          </w:rPrChange>
          <w14:textFill>
            <w14:solidFill>
              <w14:schemeClr w14:val="tx1"/>
            </w14:solidFill>
          </w14:textFill>
        </w:rPr>
        <w:tab/>
      </w:r>
    </w:p>
    <w:p>
      <w:pPr>
        <w:pStyle w:val="2"/>
        <w:numPr>
          <w:ilvl w:val="0"/>
          <w:numId w:val="1"/>
        </w:numPr>
        <w:rPr>
          <w:rFonts w:ascii="仿宋" w:hAnsi="仿宋" w:eastAsia="仿宋"/>
          <w:color w:val="000000" w:themeColor="text1"/>
          <w:sz w:val="28"/>
          <w:szCs w:val="28"/>
          <w:rPrChange w:id="14365" w:author="梁元" w:date="2019-05-14T19:51:36Z">
            <w:rPr>
              <w:rFonts w:ascii="仿宋" w:hAnsi="仿宋" w:eastAsia="仿宋"/>
              <w:sz w:val="28"/>
              <w:szCs w:val="28"/>
            </w:rPr>
          </w:rPrChange>
          <w14:textFill>
            <w14:solidFill>
              <w14:schemeClr w14:val="tx1"/>
            </w14:solidFill>
          </w14:textFill>
        </w:rPr>
      </w:pPr>
      <w:bookmarkStart w:id="483" w:name="_Toc11572_WPSOffice_Level1"/>
      <w:bookmarkStart w:id="484" w:name="_Toc17223_WPSOffice_Level1"/>
      <w:r>
        <w:rPr>
          <w:rFonts w:hint="eastAsia" w:ascii="仿宋" w:hAnsi="仿宋" w:eastAsia="仿宋"/>
          <w:color w:val="000000" w:themeColor="text1"/>
          <w:sz w:val="28"/>
          <w:szCs w:val="28"/>
          <w:rPrChange w:id="14366" w:author="梁元" w:date="2019-05-14T19:51:36Z">
            <w:rPr>
              <w:rFonts w:hint="eastAsia" w:ascii="仿宋" w:hAnsi="仿宋" w:eastAsia="仿宋"/>
              <w:sz w:val="28"/>
              <w:szCs w:val="28"/>
            </w:rPr>
          </w:rPrChange>
          <w14:textFill>
            <w14:solidFill>
              <w14:schemeClr w14:val="tx1"/>
            </w14:solidFill>
          </w14:textFill>
        </w:rPr>
        <w:t>什么是同源策略</w:t>
      </w:r>
      <w:bookmarkEnd w:id="483"/>
      <w:bookmarkEnd w:id="484"/>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436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368"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1436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370"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1437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372"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1437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374"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1437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376"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437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378" w:author="梁元" w:date="2019-05-14T19:51:36Z">
                  <w:rPr>
                    <w:rFonts w:hint="eastAsia" w:ascii="仿宋" w:hAnsi="仿宋" w:eastAsia="仿宋"/>
                  </w:rPr>
                </w:rPrChange>
                <w14:textFill>
                  <w14:solidFill>
                    <w14:schemeClr w14:val="tx1"/>
                  </w14:solidFill>
                </w14:textFill>
              </w:rPr>
              <w:t>70%</w:t>
            </w:r>
          </w:p>
        </w:tc>
        <w:tc>
          <w:tcPr>
            <w:tcW w:w="1559" w:type="dxa"/>
          </w:tcPr>
          <w:p>
            <w:pPr>
              <w:jc w:val="center"/>
              <w:rPr>
                <w:rFonts w:ascii="仿宋" w:hAnsi="仿宋" w:eastAsia="仿宋"/>
                <w:color w:val="000000" w:themeColor="text1"/>
                <w:rPrChange w:id="1437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380" w:author="梁元" w:date="2019-05-14T19:51:36Z">
                  <w:rPr>
                    <w:rFonts w:hint="eastAsia" w:ascii="仿宋" w:hAnsi="仿宋" w:eastAsia="仿宋"/>
                  </w:rPr>
                </w:rPrChange>
                <w14:textFill>
                  <w14:solidFill>
                    <w14:schemeClr w14:val="tx1"/>
                  </w14:solidFill>
                </w14:textFill>
              </w:rPr>
              <w:t>4星</w:t>
            </w:r>
          </w:p>
        </w:tc>
        <w:tc>
          <w:tcPr>
            <w:tcW w:w="1418" w:type="dxa"/>
          </w:tcPr>
          <w:p>
            <w:pPr>
              <w:jc w:val="center"/>
              <w:rPr>
                <w:rFonts w:ascii="仿宋" w:hAnsi="仿宋" w:eastAsia="仿宋"/>
                <w:color w:val="000000" w:themeColor="text1"/>
                <w:rPrChange w:id="1438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382" w:author="梁元" w:date="2019-05-14T19:51:36Z">
                  <w:rPr>
                    <w:rFonts w:hint="eastAsia" w:ascii="仿宋" w:hAnsi="仿宋" w:eastAsia="仿宋"/>
                  </w:rPr>
                </w:rPrChange>
                <w14:textFill>
                  <w14:solidFill>
                    <w14:schemeClr w14:val="tx1"/>
                  </w14:solidFill>
                </w14:textFill>
              </w:rPr>
              <w:t>前端</w:t>
            </w:r>
          </w:p>
        </w:tc>
        <w:tc>
          <w:tcPr>
            <w:tcW w:w="1417" w:type="dxa"/>
          </w:tcPr>
          <w:p>
            <w:pPr>
              <w:jc w:val="center"/>
              <w:rPr>
                <w:rFonts w:ascii="仿宋" w:hAnsi="仿宋" w:eastAsia="仿宋"/>
                <w:color w:val="000000" w:themeColor="text1"/>
                <w:rPrChange w:id="1438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384" w:author="梁元" w:date="2019-05-14T19:51:36Z">
                  <w:rPr>
                    <w:rFonts w:hint="eastAsia" w:ascii="仿宋" w:hAnsi="仿宋" w:eastAsia="仿宋"/>
                  </w:rPr>
                </w:rPrChange>
                <w14:textFill>
                  <w14:solidFill>
                    <w14:schemeClr w14:val="tx1"/>
                  </w14:solidFill>
                </w14:textFill>
              </w:rPr>
              <w:t>数据安全</w:t>
            </w:r>
          </w:p>
        </w:tc>
        <w:tc>
          <w:tcPr>
            <w:tcW w:w="1465" w:type="dxa"/>
          </w:tcPr>
          <w:p>
            <w:pPr>
              <w:jc w:val="center"/>
              <w:rPr>
                <w:rFonts w:ascii="仿宋" w:hAnsi="仿宋" w:eastAsia="仿宋"/>
                <w:color w:val="000000" w:themeColor="text1"/>
                <w:rPrChange w:id="1438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386" w:author="梁元" w:date="2019-05-14T19:51:36Z">
                  <w:rPr>
                    <w:rFonts w:hint="eastAsia" w:ascii="仿宋" w:hAnsi="仿宋" w:eastAsia="仿宋"/>
                  </w:rPr>
                </w:rPrChange>
                <w14:textFill>
                  <w14:solidFill>
                    <w14:schemeClr w14:val="tx1"/>
                  </w14:solidFill>
                </w14:textFill>
              </w:rPr>
              <w:t>数据安全</w:t>
            </w:r>
          </w:p>
        </w:tc>
      </w:tr>
    </w:tbl>
    <w:p>
      <w:pPr>
        <w:pStyle w:val="3"/>
        <w:numPr>
          <w:ilvl w:val="0"/>
          <w:numId w:val="12"/>
        </w:numPr>
        <w:spacing w:line="240" w:lineRule="auto"/>
        <w:ind w:firstLine="562" w:firstLineChars="200"/>
        <w:rPr>
          <w:rFonts w:ascii="仿宋" w:hAnsi="仿宋" w:eastAsia="仿宋"/>
          <w:color w:val="000000" w:themeColor="text1"/>
          <w:sz w:val="28"/>
          <w:szCs w:val="28"/>
          <w:rPrChange w:id="14388" w:author="梁元" w:date="2019-05-14T19:51:36Z">
            <w:rPr>
              <w:rFonts w:ascii="仿宋" w:hAnsi="仿宋" w:eastAsia="仿宋"/>
              <w:sz w:val="28"/>
              <w:szCs w:val="28"/>
            </w:rPr>
          </w:rPrChange>
          <w14:textFill>
            <w14:solidFill>
              <w14:schemeClr w14:val="tx1"/>
            </w14:solidFill>
          </w14:textFill>
        </w:rPr>
        <w:pPrChange w:id="14387" w:author="冷雪凝" w:date="2019-05-14T12:21:32Z">
          <w:pPr>
            <w:pStyle w:val="3"/>
            <w:numPr>
              <w:ilvl w:val="0"/>
              <w:numId w:val="12"/>
            </w:numPr>
          </w:pPr>
        </w:pPrChange>
      </w:pPr>
      <w:bookmarkStart w:id="485" w:name="_Toc26101_WPSOffice_Level2"/>
      <w:bookmarkStart w:id="486" w:name="_Toc494266890"/>
      <w:bookmarkStart w:id="487" w:name="_Toc10791_WPSOffice_Level2"/>
      <w:r>
        <w:rPr>
          <w:rFonts w:hint="eastAsia" w:ascii="仿宋" w:hAnsi="仿宋" w:eastAsia="仿宋"/>
          <w:color w:val="000000" w:themeColor="text1"/>
          <w:sz w:val="28"/>
          <w:szCs w:val="28"/>
          <w:rPrChange w:id="14389" w:author="梁元" w:date="2019-05-14T19:51:36Z">
            <w:rPr>
              <w:rFonts w:hint="eastAsia" w:ascii="仿宋" w:hAnsi="仿宋" w:eastAsia="仿宋"/>
              <w:sz w:val="28"/>
              <w:szCs w:val="28"/>
            </w:rPr>
          </w:rPrChange>
          <w14:textFill>
            <w14:solidFill>
              <w14:schemeClr w14:val="tx1"/>
            </w14:solidFill>
          </w14:textFill>
        </w:rPr>
        <w:t>通常解法</w:t>
      </w:r>
      <w:bookmarkEnd w:id="485"/>
      <w:bookmarkEnd w:id="486"/>
      <w:bookmarkEnd w:id="487"/>
    </w:p>
    <w:p>
      <w:pPr>
        <w:ind w:firstLine="420" w:firstLineChars="200"/>
        <w:rPr>
          <w:rFonts w:ascii="Arial" w:hAnsi="Arial" w:cs="Arial"/>
          <w:color w:val="000000" w:themeColor="text1"/>
          <w:sz w:val="21"/>
          <w:szCs w:val="21"/>
          <w:shd w:val="clear" w:color="auto" w:fill="FFFFFF"/>
          <w:rPrChange w:id="14391" w:author="梁元" w:date="2019-05-14T19:51:36Z">
            <w:rPr>
              <w:rFonts w:ascii="Arial" w:hAnsi="Arial" w:cs="Arial"/>
              <w:color w:val="333333"/>
              <w:sz w:val="21"/>
              <w:szCs w:val="21"/>
              <w:shd w:val="clear" w:color="auto" w:fill="FFFFFF"/>
            </w:rPr>
          </w:rPrChange>
          <w14:textFill>
            <w14:solidFill>
              <w14:schemeClr w14:val="tx1"/>
            </w14:solidFill>
          </w14:textFill>
        </w:rPr>
        <w:pPrChange w:id="14390" w:author="冷雪凝" w:date="2019-05-14T12:21:32Z">
          <w:pPr/>
        </w:pPrChange>
      </w:pPr>
      <w:r>
        <w:rPr>
          <w:rFonts w:ascii="Arial" w:hAnsi="Arial" w:cs="Arial"/>
          <w:color w:val="000000" w:themeColor="text1"/>
          <w:sz w:val="21"/>
          <w:szCs w:val="21"/>
          <w:shd w:val="clear" w:color="auto" w:fill="FFFFFF"/>
          <w:rPrChange w:id="14392" w:author="梁元" w:date="2019-05-14T19:51:36Z">
            <w:rPr>
              <w:rFonts w:ascii="Arial" w:hAnsi="Arial" w:cs="Arial"/>
              <w:color w:val="333333"/>
              <w:sz w:val="21"/>
              <w:szCs w:val="21"/>
              <w:shd w:val="clear" w:color="auto" w:fill="FFFFFF"/>
            </w:rPr>
          </w:rPrChange>
          <w14:textFill>
            <w14:solidFill>
              <w14:schemeClr w14:val="tx1"/>
            </w14:solidFill>
          </w14:textFill>
        </w:rPr>
        <w:t>同源策略（Same origin policy）是一种约定，它是</w:t>
      </w:r>
      <w:r>
        <w:rPr>
          <w:color w:val="000000" w:themeColor="text1"/>
          <w:rPrChange w:id="14393" w:author="梁元" w:date="2019-05-14T19:51:36Z">
            <w:rPr/>
          </w:rPrChange>
          <w14:textFill>
            <w14:solidFill>
              <w14:schemeClr w14:val="tx1"/>
            </w14:solidFill>
          </w14:textFill>
        </w:rPr>
        <w:fldChar w:fldCharType="begin"/>
      </w:r>
      <w:r>
        <w:rPr>
          <w:color w:val="000000" w:themeColor="text1"/>
          <w:rPrChange w:id="14394" w:author="梁元" w:date="2019-05-14T19:51:36Z">
            <w:rPr/>
          </w:rPrChange>
          <w14:textFill>
            <w14:solidFill>
              <w14:schemeClr w14:val="tx1"/>
            </w14:solidFill>
          </w14:textFill>
        </w:rPr>
        <w:instrText xml:space="preserve"> HYPERLINK "https://baike.baidu.com/item/%E6%B5%8F%E8%A7%88%E5%99%A8/213911" \t "_blank" </w:instrText>
      </w:r>
      <w:r>
        <w:rPr>
          <w:color w:val="000000" w:themeColor="text1"/>
          <w:rPrChange w:id="14395" w:author="梁元" w:date="2019-05-14T19:51:36Z">
            <w:rPr/>
          </w:rPrChange>
          <w14:textFill>
            <w14:solidFill>
              <w14:schemeClr w14:val="tx1"/>
            </w14:solidFill>
          </w14:textFill>
        </w:rPr>
        <w:fldChar w:fldCharType="separate"/>
      </w:r>
      <w:r>
        <w:rPr>
          <w:rStyle w:val="18"/>
          <w:rFonts w:ascii="Arial" w:hAnsi="Arial" w:cs="Arial"/>
          <w:color w:val="000000" w:themeColor="text1"/>
          <w:sz w:val="21"/>
          <w:szCs w:val="21"/>
          <w:shd w:val="clear" w:color="auto" w:fill="FFFFFF"/>
          <w:rPrChange w:id="14396" w:author="梁元" w:date="2019-05-14T19:51:36Z">
            <w:rPr>
              <w:rStyle w:val="18"/>
              <w:rFonts w:ascii="Arial" w:hAnsi="Arial" w:cs="Arial"/>
              <w:color w:val="136EC2"/>
              <w:sz w:val="21"/>
              <w:szCs w:val="21"/>
              <w:shd w:val="clear" w:color="auto" w:fill="FFFFFF"/>
            </w:rPr>
          </w:rPrChange>
          <w14:textFill>
            <w14:solidFill>
              <w14:schemeClr w14:val="tx1"/>
            </w14:solidFill>
          </w14:textFill>
        </w:rPr>
        <w:t>浏览器</w:t>
      </w:r>
      <w:r>
        <w:rPr>
          <w:rStyle w:val="18"/>
          <w:rFonts w:ascii="Arial" w:hAnsi="Arial" w:cs="Arial"/>
          <w:color w:val="000000" w:themeColor="text1"/>
          <w:sz w:val="21"/>
          <w:szCs w:val="21"/>
          <w:shd w:val="clear" w:color="auto" w:fill="FFFFFF"/>
          <w:rPrChange w:id="14397" w:author="梁元" w:date="2019-05-14T19:51:36Z">
            <w:rPr>
              <w:rStyle w:val="18"/>
              <w:rFonts w:ascii="Arial" w:hAnsi="Arial" w:cs="Arial"/>
              <w:color w:val="136EC2"/>
              <w:sz w:val="21"/>
              <w:szCs w:val="21"/>
              <w:shd w:val="clear" w:color="auto" w:fill="FFFFFF"/>
            </w:rPr>
          </w:rPrChange>
          <w14:textFill>
            <w14:solidFill>
              <w14:schemeClr w14:val="tx1"/>
            </w14:solidFill>
          </w14:textFill>
        </w:rPr>
        <w:fldChar w:fldCharType="end"/>
      </w:r>
      <w:r>
        <w:rPr>
          <w:rFonts w:ascii="Arial" w:hAnsi="Arial" w:cs="Arial"/>
          <w:color w:val="000000" w:themeColor="text1"/>
          <w:sz w:val="21"/>
          <w:szCs w:val="21"/>
          <w:shd w:val="clear" w:color="auto" w:fill="FFFFFF"/>
          <w:rPrChange w:id="14398" w:author="梁元" w:date="2019-05-14T19:51:36Z">
            <w:rPr>
              <w:rFonts w:ascii="Arial" w:hAnsi="Arial" w:cs="Arial"/>
              <w:color w:val="333333"/>
              <w:sz w:val="21"/>
              <w:szCs w:val="21"/>
              <w:shd w:val="clear" w:color="auto" w:fill="FFFFFF"/>
            </w:rPr>
          </w:rPrChange>
          <w14:textFill>
            <w14:solidFill>
              <w14:schemeClr w14:val="tx1"/>
            </w14:solidFill>
          </w14:textFill>
        </w:rPr>
        <w:t>最核心也最基本的安全功能，如果缺少了同源策略，则浏览器的正常功能可能都会受到影响。可以说Web是构建在同源策略基础之上的，浏览器只是针对同源策略的一种实现。</w:t>
      </w:r>
    </w:p>
    <w:p>
      <w:pPr>
        <w:ind w:firstLine="460" w:firstLineChars="200"/>
        <w:rPr>
          <w:rFonts w:ascii="Arial" w:hAnsi="Arial" w:cs="Arial"/>
          <w:color w:val="000000" w:themeColor="text1"/>
          <w:sz w:val="23"/>
          <w:szCs w:val="23"/>
          <w:shd w:val="clear" w:color="auto" w:fill="FFFFFF"/>
          <w:rPrChange w:id="14400" w:author="梁元" w:date="2019-05-14T19:51:36Z">
            <w:rPr>
              <w:rFonts w:ascii="Arial" w:hAnsi="Arial" w:cs="Arial"/>
              <w:color w:val="222222"/>
              <w:sz w:val="23"/>
              <w:szCs w:val="23"/>
              <w:shd w:val="clear" w:color="auto" w:fill="FFFFFF"/>
            </w:rPr>
          </w:rPrChange>
          <w14:textFill>
            <w14:solidFill>
              <w14:schemeClr w14:val="tx1"/>
            </w14:solidFill>
          </w14:textFill>
        </w:rPr>
        <w:pPrChange w:id="14399" w:author="冷雪凝" w:date="2019-05-14T12:21:32Z">
          <w:pPr/>
        </w:pPrChange>
      </w:pPr>
    </w:p>
    <w:p>
      <w:pPr>
        <w:widowControl/>
        <w:shd w:val="clear" w:color="auto" w:fill="FFFFFF"/>
        <w:spacing w:line="240" w:lineRule="auto"/>
        <w:ind w:firstLine="420" w:firstLineChars="200"/>
        <w:jc w:val="left"/>
        <w:rPr>
          <w:rFonts w:ascii="Arial" w:hAnsi="Arial" w:cs="Arial"/>
          <w:color w:val="000000" w:themeColor="text1"/>
          <w:kern w:val="0"/>
          <w:sz w:val="21"/>
          <w:szCs w:val="21"/>
          <w:rPrChange w:id="14402" w:author="梁元" w:date="2019-05-14T19:51:36Z">
            <w:rPr>
              <w:rFonts w:ascii="Arial" w:hAnsi="Arial" w:cs="Arial"/>
              <w:color w:val="333333"/>
              <w:kern w:val="0"/>
              <w:sz w:val="21"/>
              <w:szCs w:val="21"/>
            </w:rPr>
          </w:rPrChange>
          <w14:textFill>
            <w14:solidFill>
              <w14:schemeClr w14:val="tx1"/>
            </w14:solidFill>
          </w14:textFill>
        </w:rPr>
        <w:pPrChange w:id="14401" w:author="冷雪凝" w:date="2019-05-14T12:21:32Z">
          <w:pPr>
            <w:widowControl/>
            <w:shd w:val="clear" w:color="auto" w:fill="FFFFFF"/>
            <w:spacing w:line="360" w:lineRule="atLeast"/>
            <w:ind w:firstLine="480"/>
            <w:jc w:val="left"/>
          </w:pPr>
        </w:pPrChange>
      </w:pPr>
      <w:r>
        <w:rPr>
          <w:rFonts w:ascii="Arial" w:hAnsi="Arial" w:cs="Arial"/>
          <w:color w:val="000000" w:themeColor="text1"/>
          <w:sz w:val="21"/>
          <w:szCs w:val="21"/>
          <w:rPrChange w:id="14403" w:author="梁元" w:date="2019-05-14T19:51:36Z">
            <w:rPr>
              <w:rFonts w:ascii="Arial" w:hAnsi="Arial" w:cs="Arial"/>
              <w:color w:val="333333"/>
              <w:sz w:val="21"/>
              <w:szCs w:val="21"/>
            </w:rPr>
          </w:rPrChange>
          <w14:textFill>
            <w14:solidFill>
              <w14:schemeClr w14:val="tx1"/>
            </w14:solidFill>
          </w14:textFill>
        </w:rPr>
        <w:t>同源策略，它是由</w:t>
      </w:r>
      <w:r>
        <w:rPr>
          <w:color w:val="000000" w:themeColor="text1"/>
          <w:rPrChange w:id="14404" w:author="梁元" w:date="2019-05-14T19:51:36Z">
            <w:rPr/>
          </w:rPrChange>
          <w14:textFill>
            <w14:solidFill>
              <w14:schemeClr w14:val="tx1"/>
            </w14:solidFill>
          </w14:textFill>
        </w:rPr>
        <w:fldChar w:fldCharType="begin"/>
      </w:r>
      <w:r>
        <w:rPr>
          <w:color w:val="000000" w:themeColor="text1"/>
          <w:rPrChange w:id="14405" w:author="梁元" w:date="2019-05-14T19:51:36Z">
            <w:rPr/>
          </w:rPrChange>
          <w14:textFill>
            <w14:solidFill>
              <w14:schemeClr w14:val="tx1"/>
            </w14:solidFill>
          </w14:textFill>
        </w:rPr>
        <w:instrText xml:space="preserve"> HYPERLINK "https://baike.baidu.com/item/Netscape/2778944" \t "_blank" </w:instrText>
      </w:r>
      <w:r>
        <w:rPr>
          <w:color w:val="000000" w:themeColor="text1"/>
          <w:rPrChange w:id="14406" w:author="梁元" w:date="2019-05-14T19:51:36Z">
            <w:rPr/>
          </w:rPrChange>
          <w14:textFill>
            <w14:solidFill>
              <w14:schemeClr w14:val="tx1"/>
            </w14:solidFill>
          </w14:textFill>
        </w:rPr>
        <w:fldChar w:fldCharType="separate"/>
      </w:r>
      <w:r>
        <w:rPr>
          <w:rStyle w:val="18"/>
          <w:rFonts w:ascii="Arial" w:hAnsi="Arial" w:cs="Arial"/>
          <w:color w:val="000000" w:themeColor="text1"/>
          <w:sz w:val="21"/>
          <w:szCs w:val="21"/>
          <w:rPrChange w:id="14407" w:author="梁元" w:date="2019-05-14T19:51:36Z">
            <w:rPr>
              <w:rStyle w:val="18"/>
              <w:rFonts w:ascii="Arial" w:hAnsi="Arial" w:cs="Arial"/>
              <w:color w:val="136EC2"/>
              <w:sz w:val="21"/>
              <w:szCs w:val="21"/>
            </w:rPr>
          </w:rPrChange>
          <w14:textFill>
            <w14:solidFill>
              <w14:schemeClr w14:val="tx1"/>
            </w14:solidFill>
          </w14:textFill>
        </w:rPr>
        <w:t>Netscape</w:t>
      </w:r>
      <w:r>
        <w:rPr>
          <w:rStyle w:val="18"/>
          <w:rFonts w:ascii="Arial" w:hAnsi="Arial" w:cs="Arial"/>
          <w:color w:val="000000" w:themeColor="text1"/>
          <w:sz w:val="21"/>
          <w:szCs w:val="21"/>
          <w:rPrChange w:id="14408" w:author="梁元" w:date="2019-05-14T19:51:36Z">
            <w:rPr>
              <w:rStyle w:val="18"/>
              <w:rFonts w:ascii="Arial" w:hAnsi="Arial" w:cs="Arial"/>
              <w:color w:val="136EC2"/>
              <w:sz w:val="21"/>
              <w:szCs w:val="21"/>
            </w:rPr>
          </w:rPrChange>
          <w14:textFill>
            <w14:solidFill>
              <w14:schemeClr w14:val="tx1"/>
            </w14:solidFill>
          </w14:textFill>
        </w:rPr>
        <w:fldChar w:fldCharType="end"/>
      </w:r>
      <w:r>
        <w:rPr>
          <w:rFonts w:ascii="Arial" w:hAnsi="Arial" w:cs="Arial"/>
          <w:color w:val="000000" w:themeColor="text1"/>
          <w:sz w:val="21"/>
          <w:szCs w:val="21"/>
          <w:rPrChange w:id="14409" w:author="梁元" w:date="2019-05-14T19:51:36Z">
            <w:rPr>
              <w:rFonts w:ascii="Arial" w:hAnsi="Arial" w:cs="Arial"/>
              <w:color w:val="333333"/>
              <w:sz w:val="21"/>
              <w:szCs w:val="21"/>
            </w:rPr>
          </w:rPrChange>
          <w14:textFill>
            <w14:solidFill>
              <w14:schemeClr w14:val="tx1"/>
            </w14:solidFill>
          </w14:textFill>
        </w:rPr>
        <w:t>提出的一个著名的</w:t>
      </w:r>
      <w:r>
        <w:rPr>
          <w:color w:val="000000" w:themeColor="text1"/>
          <w:rPrChange w:id="14410" w:author="梁元" w:date="2019-05-14T19:51:36Z">
            <w:rPr/>
          </w:rPrChange>
          <w14:textFill>
            <w14:solidFill>
              <w14:schemeClr w14:val="tx1"/>
            </w14:solidFill>
          </w14:textFill>
        </w:rPr>
        <w:fldChar w:fldCharType="begin"/>
      </w:r>
      <w:r>
        <w:rPr>
          <w:color w:val="000000" w:themeColor="text1"/>
          <w:rPrChange w:id="14411" w:author="梁元" w:date="2019-05-14T19:51:36Z">
            <w:rPr/>
          </w:rPrChange>
          <w14:textFill>
            <w14:solidFill>
              <w14:schemeClr w14:val="tx1"/>
            </w14:solidFill>
          </w14:textFill>
        </w:rPr>
        <w:instrText xml:space="preserve"> HYPERLINK "https://baike.baidu.com/item/%E5%AE%89%E5%85%A8%E7%AD%96%E7%95%A5/2890163" \t "_blank" </w:instrText>
      </w:r>
      <w:r>
        <w:rPr>
          <w:color w:val="000000" w:themeColor="text1"/>
          <w:rPrChange w:id="14412" w:author="梁元" w:date="2019-05-14T19:51:36Z">
            <w:rPr/>
          </w:rPrChange>
          <w14:textFill>
            <w14:solidFill>
              <w14:schemeClr w14:val="tx1"/>
            </w14:solidFill>
          </w14:textFill>
        </w:rPr>
        <w:fldChar w:fldCharType="separate"/>
      </w:r>
      <w:r>
        <w:rPr>
          <w:rStyle w:val="18"/>
          <w:rFonts w:ascii="Arial" w:hAnsi="Arial" w:cs="Arial"/>
          <w:color w:val="000000" w:themeColor="text1"/>
          <w:sz w:val="21"/>
          <w:szCs w:val="21"/>
          <w:rPrChange w:id="14413" w:author="梁元" w:date="2019-05-14T19:51:36Z">
            <w:rPr>
              <w:rStyle w:val="18"/>
              <w:rFonts w:ascii="Arial" w:hAnsi="Arial" w:cs="Arial"/>
              <w:color w:val="136EC2"/>
              <w:sz w:val="21"/>
              <w:szCs w:val="21"/>
            </w:rPr>
          </w:rPrChange>
          <w14:textFill>
            <w14:solidFill>
              <w14:schemeClr w14:val="tx1"/>
            </w14:solidFill>
          </w14:textFill>
        </w:rPr>
        <w:t>安全策略</w:t>
      </w:r>
      <w:r>
        <w:rPr>
          <w:rStyle w:val="18"/>
          <w:rFonts w:ascii="Arial" w:hAnsi="Arial" w:cs="Arial"/>
          <w:color w:val="000000" w:themeColor="text1"/>
          <w:sz w:val="21"/>
          <w:szCs w:val="21"/>
          <w:rPrChange w:id="14414" w:author="梁元" w:date="2019-05-14T19:51:36Z">
            <w:rPr>
              <w:rStyle w:val="18"/>
              <w:rFonts w:ascii="Arial" w:hAnsi="Arial" w:cs="Arial"/>
              <w:color w:val="136EC2"/>
              <w:sz w:val="21"/>
              <w:szCs w:val="21"/>
            </w:rPr>
          </w:rPrChange>
          <w14:textFill>
            <w14:solidFill>
              <w14:schemeClr w14:val="tx1"/>
            </w14:solidFill>
          </w14:textFill>
        </w:rPr>
        <w:fldChar w:fldCharType="end"/>
      </w:r>
      <w:r>
        <w:rPr>
          <w:rFonts w:ascii="Arial" w:hAnsi="Arial" w:cs="Arial"/>
          <w:color w:val="000000" w:themeColor="text1"/>
          <w:sz w:val="21"/>
          <w:szCs w:val="21"/>
          <w:rPrChange w:id="14415" w:author="梁元" w:date="2019-05-14T19:51:36Z">
            <w:rPr>
              <w:rFonts w:ascii="Arial" w:hAnsi="Arial" w:cs="Arial"/>
              <w:color w:val="333333"/>
              <w:sz w:val="21"/>
              <w:szCs w:val="21"/>
            </w:rPr>
          </w:rPrChange>
          <w14:textFill>
            <w14:solidFill>
              <w14:schemeClr w14:val="tx1"/>
            </w14:solidFill>
          </w14:textFill>
        </w:rPr>
        <w:t>。</w:t>
      </w:r>
    </w:p>
    <w:p>
      <w:pPr>
        <w:shd w:val="clear" w:color="auto" w:fill="FFFFFF"/>
        <w:spacing w:line="240" w:lineRule="auto"/>
        <w:ind w:firstLine="420" w:firstLineChars="200"/>
        <w:rPr>
          <w:rFonts w:ascii="Arial" w:hAnsi="Arial" w:cs="Arial"/>
          <w:color w:val="000000" w:themeColor="text1"/>
          <w:sz w:val="21"/>
          <w:szCs w:val="21"/>
          <w:rPrChange w:id="14417" w:author="梁元" w:date="2019-05-14T19:51:36Z">
            <w:rPr>
              <w:rFonts w:ascii="Arial" w:hAnsi="Arial" w:cs="Arial"/>
              <w:color w:val="333333"/>
              <w:sz w:val="21"/>
              <w:szCs w:val="21"/>
            </w:rPr>
          </w:rPrChange>
          <w14:textFill>
            <w14:solidFill>
              <w14:schemeClr w14:val="tx1"/>
            </w14:solidFill>
          </w14:textFill>
        </w:rPr>
        <w:pPrChange w:id="14416" w:author="冷雪凝" w:date="2019-05-14T12:21:32Z">
          <w:pPr>
            <w:shd w:val="clear" w:color="auto" w:fill="FFFFFF"/>
            <w:spacing w:line="360" w:lineRule="atLeast"/>
            <w:ind w:firstLine="480"/>
          </w:pPr>
        </w:pPrChange>
      </w:pPr>
      <w:r>
        <w:rPr>
          <w:rFonts w:ascii="Arial" w:hAnsi="Arial" w:cs="Arial"/>
          <w:color w:val="000000" w:themeColor="text1"/>
          <w:sz w:val="21"/>
          <w:szCs w:val="21"/>
          <w:rPrChange w:id="14418" w:author="梁元" w:date="2019-05-14T19:51:36Z">
            <w:rPr>
              <w:rFonts w:ascii="Arial" w:hAnsi="Arial" w:cs="Arial"/>
              <w:color w:val="333333"/>
              <w:sz w:val="21"/>
              <w:szCs w:val="21"/>
            </w:rPr>
          </w:rPrChange>
          <w14:textFill>
            <w14:solidFill>
              <w14:schemeClr w14:val="tx1"/>
            </w14:solidFill>
          </w14:textFill>
        </w:rPr>
        <w:t>现在所有支持JavaScript 的浏览器都会使用这个策略。</w:t>
      </w:r>
    </w:p>
    <w:p>
      <w:pPr>
        <w:shd w:val="clear" w:color="auto" w:fill="FFFFFF"/>
        <w:spacing w:line="240" w:lineRule="auto"/>
        <w:ind w:firstLine="420" w:firstLineChars="200"/>
        <w:rPr>
          <w:rFonts w:ascii="Arial" w:hAnsi="Arial" w:cs="Arial"/>
          <w:color w:val="000000" w:themeColor="text1"/>
          <w:sz w:val="21"/>
          <w:szCs w:val="21"/>
          <w:rPrChange w:id="14420" w:author="梁元" w:date="2019-05-14T19:51:36Z">
            <w:rPr>
              <w:rFonts w:ascii="Arial" w:hAnsi="Arial" w:cs="Arial"/>
              <w:color w:val="333333"/>
              <w:sz w:val="21"/>
              <w:szCs w:val="21"/>
            </w:rPr>
          </w:rPrChange>
          <w14:textFill>
            <w14:solidFill>
              <w14:schemeClr w14:val="tx1"/>
            </w14:solidFill>
          </w14:textFill>
        </w:rPr>
        <w:pPrChange w:id="14419" w:author="冷雪凝" w:date="2019-05-14T12:21:32Z">
          <w:pPr>
            <w:shd w:val="clear" w:color="auto" w:fill="FFFFFF"/>
            <w:spacing w:line="360" w:lineRule="atLeast"/>
            <w:ind w:firstLine="480"/>
          </w:pPr>
        </w:pPrChange>
      </w:pPr>
      <w:r>
        <w:rPr>
          <w:rFonts w:ascii="Arial" w:hAnsi="Arial" w:cs="Arial"/>
          <w:color w:val="000000" w:themeColor="text1"/>
          <w:sz w:val="21"/>
          <w:szCs w:val="21"/>
          <w:rPrChange w:id="14421" w:author="梁元" w:date="2019-05-14T19:51:36Z">
            <w:rPr>
              <w:rFonts w:ascii="Arial" w:hAnsi="Arial" w:cs="Arial"/>
              <w:color w:val="333333"/>
              <w:sz w:val="21"/>
              <w:szCs w:val="21"/>
            </w:rPr>
          </w:rPrChange>
          <w14:textFill>
            <w14:solidFill>
              <w14:schemeClr w14:val="tx1"/>
            </w14:solidFill>
          </w14:textFill>
        </w:rPr>
        <w:t>所谓同源是指，域名，协议，端口相同。</w:t>
      </w:r>
    </w:p>
    <w:p>
      <w:pPr>
        <w:shd w:val="clear" w:color="auto" w:fill="FFFFFF"/>
        <w:spacing w:line="240" w:lineRule="auto"/>
        <w:ind w:firstLine="420" w:firstLineChars="200"/>
        <w:rPr>
          <w:rFonts w:ascii="Arial" w:hAnsi="Arial" w:cs="Arial"/>
          <w:color w:val="000000" w:themeColor="text1"/>
          <w:sz w:val="21"/>
          <w:szCs w:val="21"/>
          <w:rPrChange w:id="14423" w:author="梁元" w:date="2019-05-14T19:51:36Z">
            <w:rPr>
              <w:rFonts w:ascii="Arial" w:hAnsi="Arial" w:cs="Arial"/>
              <w:color w:val="333333"/>
              <w:sz w:val="21"/>
              <w:szCs w:val="21"/>
            </w:rPr>
          </w:rPrChange>
          <w14:textFill>
            <w14:solidFill>
              <w14:schemeClr w14:val="tx1"/>
            </w14:solidFill>
          </w14:textFill>
        </w:rPr>
        <w:pPrChange w:id="14422" w:author="冷雪凝" w:date="2019-05-14T12:21:32Z">
          <w:pPr>
            <w:shd w:val="clear" w:color="auto" w:fill="FFFFFF"/>
            <w:spacing w:line="360" w:lineRule="atLeast"/>
            <w:ind w:firstLine="480"/>
          </w:pPr>
        </w:pPrChange>
      </w:pPr>
      <w:r>
        <w:rPr>
          <w:rFonts w:ascii="Arial" w:hAnsi="Arial" w:cs="Arial"/>
          <w:color w:val="000000" w:themeColor="text1"/>
          <w:sz w:val="21"/>
          <w:szCs w:val="21"/>
          <w:rPrChange w:id="14424" w:author="梁元" w:date="2019-05-14T19:51:36Z">
            <w:rPr>
              <w:rFonts w:ascii="Arial" w:hAnsi="Arial" w:cs="Arial"/>
              <w:color w:val="333333"/>
              <w:sz w:val="21"/>
              <w:szCs w:val="21"/>
            </w:rPr>
          </w:rPrChange>
          <w14:textFill>
            <w14:solidFill>
              <w14:schemeClr w14:val="tx1"/>
            </w14:solidFill>
          </w14:textFill>
        </w:rPr>
        <w:t>当一个浏览器的两个tab页中分别打开来 百度和谷歌的页面</w:t>
      </w:r>
    </w:p>
    <w:p>
      <w:pPr>
        <w:shd w:val="clear" w:color="auto" w:fill="FFFFFF"/>
        <w:spacing w:line="240" w:lineRule="auto"/>
        <w:ind w:firstLine="420" w:firstLineChars="200"/>
        <w:rPr>
          <w:rFonts w:ascii="Arial" w:hAnsi="Arial" w:cs="Arial"/>
          <w:color w:val="000000" w:themeColor="text1"/>
          <w:sz w:val="21"/>
          <w:szCs w:val="21"/>
          <w:rPrChange w:id="14426" w:author="梁元" w:date="2019-05-14T19:51:36Z">
            <w:rPr>
              <w:rFonts w:ascii="Arial" w:hAnsi="Arial" w:cs="Arial"/>
              <w:color w:val="333333"/>
              <w:sz w:val="21"/>
              <w:szCs w:val="21"/>
            </w:rPr>
          </w:rPrChange>
          <w14:textFill>
            <w14:solidFill>
              <w14:schemeClr w14:val="tx1"/>
            </w14:solidFill>
          </w14:textFill>
        </w:rPr>
        <w:pPrChange w:id="14425" w:author="冷雪凝" w:date="2019-05-14T12:21:32Z">
          <w:pPr>
            <w:shd w:val="clear" w:color="auto" w:fill="FFFFFF"/>
            <w:spacing w:line="360" w:lineRule="atLeast"/>
            <w:ind w:firstLine="480"/>
          </w:pPr>
        </w:pPrChange>
      </w:pPr>
      <w:r>
        <w:rPr>
          <w:rFonts w:ascii="Arial" w:hAnsi="Arial" w:cs="Arial"/>
          <w:color w:val="000000" w:themeColor="text1"/>
          <w:sz w:val="21"/>
          <w:szCs w:val="21"/>
          <w:rPrChange w:id="14427" w:author="梁元" w:date="2019-05-14T19:51:36Z">
            <w:rPr>
              <w:rFonts w:ascii="Arial" w:hAnsi="Arial" w:cs="Arial"/>
              <w:color w:val="333333"/>
              <w:sz w:val="21"/>
              <w:szCs w:val="21"/>
            </w:rPr>
          </w:rPrChange>
          <w14:textFill>
            <w14:solidFill>
              <w14:schemeClr w14:val="tx1"/>
            </w14:solidFill>
          </w14:textFill>
        </w:rPr>
        <w:t>当浏览器的百度tab页执行一个脚本的时候会检查这个脚本是属于哪个页面的，</w:t>
      </w:r>
    </w:p>
    <w:p>
      <w:pPr>
        <w:shd w:val="clear" w:color="auto" w:fill="FFFFFF"/>
        <w:spacing w:line="240" w:lineRule="auto"/>
        <w:ind w:firstLine="420" w:firstLineChars="200"/>
        <w:rPr>
          <w:rFonts w:ascii="Arial" w:hAnsi="Arial" w:cs="Arial"/>
          <w:color w:val="000000" w:themeColor="text1"/>
          <w:sz w:val="21"/>
          <w:szCs w:val="21"/>
          <w:rPrChange w:id="14429" w:author="梁元" w:date="2019-05-14T19:51:36Z">
            <w:rPr>
              <w:rFonts w:ascii="Arial" w:hAnsi="Arial" w:cs="Arial"/>
              <w:color w:val="333333"/>
              <w:sz w:val="21"/>
              <w:szCs w:val="21"/>
            </w:rPr>
          </w:rPrChange>
          <w14:textFill>
            <w14:solidFill>
              <w14:schemeClr w14:val="tx1"/>
            </w14:solidFill>
          </w14:textFill>
        </w:rPr>
        <w:pPrChange w:id="14428" w:author="冷雪凝" w:date="2019-05-14T12:21:32Z">
          <w:pPr>
            <w:shd w:val="clear" w:color="auto" w:fill="FFFFFF"/>
            <w:spacing w:line="360" w:lineRule="atLeast"/>
            <w:ind w:firstLine="480"/>
          </w:pPr>
        </w:pPrChange>
      </w:pPr>
      <w:r>
        <w:rPr>
          <w:rFonts w:ascii="Arial" w:hAnsi="Arial" w:cs="Arial"/>
          <w:color w:val="000000" w:themeColor="text1"/>
          <w:sz w:val="21"/>
          <w:szCs w:val="21"/>
          <w:rPrChange w:id="14430" w:author="梁元" w:date="2019-05-14T19:51:36Z">
            <w:rPr>
              <w:rFonts w:ascii="Arial" w:hAnsi="Arial" w:cs="Arial"/>
              <w:color w:val="333333"/>
              <w:sz w:val="21"/>
              <w:szCs w:val="21"/>
            </w:rPr>
          </w:rPrChange>
          <w14:textFill>
            <w14:solidFill>
              <w14:schemeClr w14:val="tx1"/>
            </w14:solidFill>
          </w14:textFill>
        </w:rPr>
        <w:t>即检查是否同源，只有和百度同源的脚本才会被执行。</w:t>
      </w:r>
      <w:r>
        <w:rPr>
          <w:rFonts w:ascii="Arial" w:hAnsi="Arial" w:cs="Arial"/>
          <w:color w:val="000000" w:themeColor="text1"/>
          <w:sz w:val="18"/>
          <w:szCs w:val="18"/>
          <w:vertAlign w:val="superscript"/>
          <w:rPrChange w:id="14431" w:author="梁元" w:date="2019-05-14T19:51:36Z">
            <w:rPr>
              <w:rFonts w:ascii="Arial" w:hAnsi="Arial" w:cs="Arial"/>
              <w:color w:val="3366CC"/>
              <w:sz w:val="18"/>
              <w:szCs w:val="18"/>
              <w:vertAlign w:val="superscript"/>
            </w:rPr>
          </w:rPrChange>
          <w14:textFill>
            <w14:solidFill>
              <w14:schemeClr w14:val="tx1"/>
            </w14:solidFill>
          </w14:textFill>
        </w:rPr>
        <w:t> [1]</w:t>
      </w:r>
      <w:bookmarkStart w:id="488" w:name="ref_[1]_3747010"/>
      <w:r>
        <w:rPr>
          <w:rFonts w:ascii="Arial" w:hAnsi="Arial" w:cs="Arial"/>
          <w:color w:val="000000" w:themeColor="text1"/>
          <w:sz w:val="2"/>
          <w:szCs w:val="2"/>
          <w:rPrChange w:id="14432" w:author="梁元" w:date="2019-05-14T19:51:36Z">
            <w:rPr>
              <w:rFonts w:ascii="Arial" w:hAnsi="Arial" w:cs="Arial"/>
              <w:color w:val="136EC2"/>
              <w:sz w:val="2"/>
              <w:szCs w:val="2"/>
            </w:rPr>
          </w:rPrChange>
          <w14:textFill>
            <w14:solidFill>
              <w14:schemeClr w14:val="tx1"/>
            </w14:solidFill>
          </w14:textFill>
        </w:rPr>
        <w:t> </w:t>
      </w:r>
      <w:bookmarkEnd w:id="488"/>
    </w:p>
    <w:p>
      <w:pPr>
        <w:shd w:val="clear" w:color="auto" w:fill="FFFFFF"/>
        <w:spacing w:line="240" w:lineRule="auto"/>
        <w:ind w:firstLine="420" w:firstLineChars="200"/>
        <w:rPr>
          <w:rFonts w:ascii="Arial" w:hAnsi="Arial" w:cs="Arial"/>
          <w:color w:val="000000" w:themeColor="text1"/>
          <w:sz w:val="21"/>
          <w:szCs w:val="21"/>
          <w:rPrChange w:id="14434" w:author="梁元" w:date="2019-05-14T19:51:36Z">
            <w:rPr>
              <w:rFonts w:ascii="Arial" w:hAnsi="Arial" w:cs="Arial"/>
              <w:color w:val="333333"/>
              <w:sz w:val="21"/>
              <w:szCs w:val="21"/>
            </w:rPr>
          </w:rPrChange>
          <w14:textFill>
            <w14:solidFill>
              <w14:schemeClr w14:val="tx1"/>
            </w14:solidFill>
          </w14:textFill>
        </w:rPr>
        <w:pPrChange w:id="14433" w:author="冷雪凝" w:date="2019-05-14T12:21:32Z">
          <w:pPr>
            <w:shd w:val="clear" w:color="auto" w:fill="FFFFFF"/>
            <w:spacing w:line="360" w:lineRule="atLeast"/>
            <w:ind w:firstLine="480"/>
          </w:pPr>
        </w:pPrChange>
      </w:pPr>
      <w:r>
        <w:rPr>
          <w:rFonts w:ascii="Arial" w:hAnsi="Arial" w:cs="Arial"/>
          <w:color w:val="000000" w:themeColor="text1"/>
          <w:sz w:val="21"/>
          <w:szCs w:val="21"/>
          <w:rPrChange w:id="14435" w:author="梁元" w:date="2019-05-14T19:51:36Z">
            <w:rPr>
              <w:rFonts w:ascii="Arial" w:hAnsi="Arial" w:cs="Arial"/>
              <w:color w:val="333333"/>
              <w:sz w:val="21"/>
              <w:szCs w:val="21"/>
            </w:rPr>
          </w:rPrChange>
          <w14:textFill>
            <w14:solidFill>
              <w14:schemeClr w14:val="tx1"/>
            </w14:solidFill>
          </w14:textFill>
        </w:rPr>
        <w:t>如果非同源，那么在请求数据时，浏览器会在控制台中报一个异常，提示拒绝访问。</w:t>
      </w:r>
    </w:p>
    <w:p>
      <w:pPr>
        <w:ind w:firstLine="480" w:firstLineChars="200"/>
        <w:rPr>
          <w:color w:val="000000" w:themeColor="text1"/>
          <w:rPrChange w:id="14437" w:author="梁元" w:date="2019-05-14T19:51:36Z">
            <w:rPr/>
          </w:rPrChange>
          <w14:textFill>
            <w14:solidFill>
              <w14:schemeClr w14:val="tx1"/>
            </w14:solidFill>
          </w14:textFill>
        </w:rPr>
        <w:pPrChange w:id="14436" w:author="冷雪凝" w:date="2019-05-14T12:21:32Z">
          <w:pPr/>
        </w:pPrChange>
      </w:pPr>
    </w:p>
    <w:p>
      <w:pPr>
        <w:pStyle w:val="3"/>
        <w:numPr>
          <w:ilvl w:val="0"/>
          <w:numId w:val="12"/>
        </w:numPr>
        <w:spacing w:line="240" w:lineRule="auto"/>
        <w:ind w:firstLine="562" w:firstLineChars="200"/>
        <w:rPr>
          <w:rFonts w:ascii="仿宋" w:hAnsi="仿宋" w:eastAsia="仿宋"/>
          <w:color w:val="000000" w:themeColor="text1"/>
          <w:sz w:val="28"/>
          <w:szCs w:val="28"/>
          <w:rPrChange w:id="14439" w:author="梁元" w:date="2019-05-14T19:51:36Z">
            <w:rPr>
              <w:rFonts w:ascii="仿宋" w:hAnsi="仿宋" w:eastAsia="仿宋"/>
              <w:sz w:val="28"/>
              <w:szCs w:val="28"/>
            </w:rPr>
          </w:rPrChange>
          <w14:textFill>
            <w14:solidFill>
              <w14:schemeClr w14:val="tx1"/>
            </w14:solidFill>
          </w14:textFill>
        </w:rPr>
        <w:pPrChange w:id="14438" w:author="冷雪凝" w:date="2019-05-14T12:21:32Z">
          <w:pPr>
            <w:pStyle w:val="3"/>
            <w:numPr>
              <w:ilvl w:val="0"/>
              <w:numId w:val="12"/>
            </w:numPr>
          </w:pPr>
        </w:pPrChange>
      </w:pPr>
      <w:bookmarkStart w:id="489" w:name="_Toc494266891"/>
      <w:bookmarkStart w:id="490" w:name="_Toc3204_WPSOffice_Level2"/>
      <w:bookmarkStart w:id="491" w:name="_Toc18388_WPSOffice_Level2"/>
      <w:r>
        <w:rPr>
          <w:rFonts w:hint="eastAsia" w:ascii="仿宋" w:hAnsi="仿宋" w:eastAsia="仿宋"/>
          <w:color w:val="000000" w:themeColor="text1"/>
          <w:sz w:val="28"/>
          <w:szCs w:val="28"/>
          <w:rPrChange w:id="14440" w:author="梁元" w:date="2019-05-14T19:51:36Z">
            <w:rPr>
              <w:rFonts w:hint="eastAsia" w:ascii="仿宋" w:hAnsi="仿宋" w:eastAsia="仿宋"/>
              <w:sz w:val="28"/>
              <w:szCs w:val="28"/>
            </w:rPr>
          </w:rPrChange>
          <w14:textFill>
            <w14:solidFill>
              <w14:schemeClr w14:val="tx1"/>
            </w14:solidFill>
          </w14:textFill>
        </w:rPr>
        <w:t>通用大牛级解法</w:t>
      </w:r>
      <w:bookmarkEnd w:id="489"/>
      <w:bookmarkEnd w:id="490"/>
      <w:bookmarkEnd w:id="491"/>
    </w:p>
    <w:p>
      <w:pPr>
        <w:ind w:firstLine="480" w:firstLineChars="200"/>
        <w:rPr>
          <w:color w:val="000000" w:themeColor="text1"/>
          <w:rPrChange w:id="14442" w:author="梁元" w:date="2019-05-14T19:51:36Z">
            <w:rPr/>
          </w:rPrChange>
          <w14:textFill>
            <w14:solidFill>
              <w14:schemeClr w14:val="tx1"/>
            </w14:solidFill>
          </w14:textFill>
        </w:rPr>
        <w:pPrChange w:id="14441" w:author="冷雪凝" w:date="2019-05-14T12:21:32Z">
          <w:pPr/>
        </w:pPrChange>
      </w:pPr>
      <w:r>
        <w:rPr>
          <w:rFonts w:hint="eastAsia"/>
          <w:color w:val="000000" w:themeColor="text1"/>
          <w:rPrChange w:id="14443" w:author="梁元" w:date="2019-05-14T19:51:36Z">
            <w:rPr>
              <w:rFonts w:hint="eastAsia"/>
            </w:rPr>
          </w:rPrChange>
          <w14:textFill>
            <w14:solidFill>
              <w14:schemeClr w14:val="tx1"/>
            </w14:solidFill>
          </w14:textFill>
        </w:rPr>
        <w:t>加上通用解法后</w:t>
      </w:r>
    </w:p>
    <w:p>
      <w:pPr>
        <w:ind w:firstLine="480" w:firstLineChars="200"/>
        <w:rPr>
          <w:color w:val="000000" w:themeColor="text1"/>
          <w:rPrChange w:id="14445" w:author="梁元" w:date="2019-05-14T19:51:36Z">
            <w:rPr/>
          </w:rPrChange>
          <w14:textFill>
            <w14:solidFill>
              <w14:schemeClr w14:val="tx1"/>
            </w14:solidFill>
          </w14:textFill>
        </w:rPr>
        <w:pPrChange w:id="14444" w:author="冷雪凝" w:date="2019-05-14T12:21:32Z">
          <w:pPr/>
        </w:pPrChange>
      </w:pPr>
    </w:p>
    <w:p>
      <w:pPr>
        <w:ind w:firstLine="480" w:firstLineChars="200"/>
        <w:rPr>
          <w:rFonts w:ascii="Arial" w:hAnsi="Arial" w:cs="Arial"/>
          <w:color w:val="000000" w:themeColor="text1"/>
          <w:shd w:val="clear" w:color="auto" w:fill="FFFFFF"/>
          <w:rPrChange w:id="14447" w:author="梁元" w:date="2019-05-14T19:51:36Z">
            <w:rPr>
              <w:rFonts w:ascii="Arial" w:hAnsi="Arial" w:cs="Arial"/>
              <w:color w:val="4F4F4F"/>
              <w:shd w:val="clear" w:color="auto" w:fill="FFFFFF"/>
            </w:rPr>
          </w:rPrChange>
          <w14:textFill>
            <w14:solidFill>
              <w14:schemeClr w14:val="tx1"/>
            </w14:solidFill>
          </w14:textFill>
        </w:rPr>
        <w:pPrChange w:id="14446" w:author="冷雪凝" w:date="2019-05-14T12:21:32Z">
          <w:pPr/>
        </w:pPrChange>
      </w:pPr>
      <w:r>
        <w:rPr>
          <w:rFonts w:ascii="Arial" w:hAnsi="Arial" w:cs="Arial"/>
          <w:color w:val="000000" w:themeColor="text1"/>
          <w:shd w:val="clear" w:color="auto" w:fill="FFFFFF"/>
          <w:rPrChange w:id="14448" w:author="梁元" w:date="2019-05-14T19:51:36Z">
            <w:rPr>
              <w:rFonts w:ascii="Arial" w:hAnsi="Arial" w:cs="Arial"/>
              <w:color w:val="4F4F4F"/>
              <w:shd w:val="clear" w:color="auto" w:fill="FFFFFF"/>
            </w:rPr>
          </w:rPrChange>
          <w14:textFill>
            <w14:solidFill>
              <w14:schemeClr w14:val="tx1"/>
            </w14:solidFill>
          </w14:textFill>
        </w:rPr>
        <w:t> 它的精髓很简单：它认为自任何站点装载的信赖内容是不安全的。当被浏览器半信半疑的脚本运行在沙箱时，它们应该只被允许访问来自同一站点的资源，而不是那些来自其它站点可能怀有恶意的资源。</w:t>
      </w:r>
    </w:p>
    <w:p>
      <w:pPr>
        <w:ind w:firstLine="480" w:firstLineChars="200"/>
        <w:rPr>
          <w:color w:val="000000" w:themeColor="text1"/>
          <w:rPrChange w:id="14450" w:author="梁元" w:date="2019-05-14T19:51:36Z">
            <w:rPr/>
          </w:rPrChange>
          <w14:textFill>
            <w14:solidFill>
              <w14:schemeClr w14:val="tx1"/>
            </w14:solidFill>
          </w14:textFill>
        </w:rPr>
        <w:pPrChange w:id="14449" w:author="冷雪凝" w:date="2019-05-14T12:21:32Z">
          <w:pPr/>
        </w:pPrChange>
      </w:pPr>
    </w:p>
    <w:p>
      <w:pPr>
        <w:widowControl/>
        <w:shd w:val="clear" w:color="auto" w:fill="FFFFFF"/>
        <w:wordWrap w:val="0"/>
        <w:spacing w:after="240" w:line="240" w:lineRule="auto"/>
        <w:ind w:firstLine="482" w:firstLineChars="200"/>
        <w:rPr>
          <w:rFonts w:ascii="Arial" w:hAnsi="Arial" w:eastAsia="宋体" w:cs="Arial"/>
          <w:color w:val="000000" w:themeColor="text1"/>
          <w:kern w:val="0"/>
          <w:szCs w:val="24"/>
          <w:rPrChange w:id="14452" w:author="梁元" w:date="2019-05-14T19:51:36Z">
            <w:rPr>
              <w:rFonts w:ascii="Arial" w:hAnsi="Arial" w:eastAsia="宋体" w:cs="Arial"/>
              <w:color w:val="4F4F4F"/>
              <w:kern w:val="0"/>
              <w:szCs w:val="24"/>
            </w:rPr>
          </w:rPrChange>
          <w14:textFill>
            <w14:solidFill>
              <w14:schemeClr w14:val="tx1"/>
            </w14:solidFill>
          </w14:textFill>
        </w:rPr>
        <w:pPrChange w:id="14451" w:author="冷雪凝" w:date="2019-05-14T12:21:32Z">
          <w:pPr>
            <w:widowControl/>
            <w:shd w:val="clear" w:color="auto" w:fill="FFFFFF"/>
            <w:wordWrap w:val="0"/>
            <w:spacing w:after="240" w:line="390" w:lineRule="atLeast"/>
          </w:pPr>
        </w:pPrChange>
      </w:pPr>
      <w:r>
        <w:rPr>
          <w:rFonts w:ascii="Arial" w:hAnsi="Arial" w:eastAsia="宋体" w:cs="Arial"/>
          <w:b/>
          <w:bCs/>
          <w:color w:val="000000" w:themeColor="text1"/>
          <w:kern w:val="0"/>
          <w:szCs w:val="24"/>
          <w:rPrChange w:id="14453" w:author="梁元" w:date="2019-05-14T19:51:36Z">
            <w:rPr>
              <w:rFonts w:ascii="Arial" w:hAnsi="Arial" w:eastAsia="宋体" w:cs="Arial"/>
              <w:b/>
              <w:bCs/>
              <w:color w:val="4F4F4F"/>
              <w:kern w:val="0"/>
              <w:szCs w:val="24"/>
            </w:rPr>
          </w:rPrChange>
          <w14:textFill>
            <w14:solidFill>
              <w14:schemeClr w14:val="tx1"/>
            </w14:solidFill>
          </w14:textFill>
        </w:rPr>
        <w:t>为什么要有同源限制？</w:t>
      </w:r>
    </w:p>
    <w:p>
      <w:pPr>
        <w:widowControl/>
        <w:shd w:val="clear" w:color="auto" w:fill="FFFFFF"/>
        <w:wordWrap w:val="0"/>
        <w:spacing w:after="240" w:line="240" w:lineRule="auto"/>
        <w:ind w:firstLine="480" w:firstLineChars="200"/>
        <w:rPr>
          <w:rFonts w:ascii="Arial" w:hAnsi="Arial" w:eastAsia="宋体" w:cs="Arial"/>
          <w:color w:val="000000" w:themeColor="text1"/>
          <w:kern w:val="0"/>
          <w:szCs w:val="24"/>
          <w:rPrChange w:id="14455" w:author="梁元" w:date="2019-05-14T19:51:36Z">
            <w:rPr>
              <w:rFonts w:ascii="Arial" w:hAnsi="Arial" w:eastAsia="宋体" w:cs="Arial"/>
              <w:color w:val="4F4F4F"/>
              <w:kern w:val="0"/>
              <w:szCs w:val="24"/>
            </w:rPr>
          </w:rPrChange>
          <w14:textFill>
            <w14:solidFill>
              <w14:schemeClr w14:val="tx1"/>
            </w14:solidFill>
          </w14:textFill>
        </w:rPr>
        <w:pPrChange w:id="14454" w:author="冷雪凝" w:date="2019-05-14T12:21:32Z">
          <w:pPr>
            <w:widowControl/>
            <w:shd w:val="clear" w:color="auto" w:fill="FFFFFF"/>
            <w:wordWrap w:val="0"/>
            <w:spacing w:after="240" w:line="390" w:lineRule="atLeast"/>
          </w:pPr>
        </w:pPrChange>
      </w:pPr>
      <w:r>
        <w:rPr>
          <w:rFonts w:ascii="Arial" w:hAnsi="Arial" w:eastAsia="宋体" w:cs="Arial"/>
          <w:color w:val="000000" w:themeColor="text1"/>
          <w:kern w:val="0"/>
          <w:szCs w:val="24"/>
          <w:rPrChange w:id="14456" w:author="梁元" w:date="2019-05-14T19:51:36Z">
            <w:rPr>
              <w:rFonts w:ascii="Arial" w:hAnsi="Arial" w:eastAsia="宋体" w:cs="Arial"/>
              <w:color w:val="4F4F4F"/>
              <w:kern w:val="0"/>
              <w:szCs w:val="24"/>
            </w:rPr>
          </w:rPrChange>
          <w14:textFill>
            <w14:solidFill>
              <w14:schemeClr w14:val="tx1"/>
            </w14:solidFill>
          </w14:textFill>
        </w:rPr>
        <w:t>      我们举例说明：比如一个黑客程序，他利用IFrame把真正的银行登录页面嵌到他的页面上，当你使用真实的用户名，密码登录时，他的页面就可以通过Javascript读取到你的表单中input中的内容，这样用户名，密码就轻松到手了。</w:t>
      </w:r>
    </w:p>
    <w:p>
      <w:pPr>
        <w:widowControl/>
        <w:shd w:val="clear" w:color="auto" w:fill="FFFFFF"/>
        <w:wordWrap w:val="0"/>
        <w:spacing w:after="240" w:line="240" w:lineRule="auto"/>
        <w:ind w:firstLine="482" w:firstLineChars="200"/>
        <w:rPr>
          <w:rFonts w:ascii="Arial" w:hAnsi="Arial" w:eastAsia="宋体" w:cs="Arial"/>
          <w:color w:val="000000" w:themeColor="text1"/>
          <w:kern w:val="0"/>
          <w:szCs w:val="24"/>
          <w:rPrChange w:id="14458" w:author="梁元" w:date="2019-05-14T19:51:36Z">
            <w:rPr>
              <w:rFonts w:ascii="Arial" w:hAnsi="Arial" w:eastAsia="宋体" w:cs="Arial"/>
              <w:color w:val="4F4F4F"/>
              <w:kern w:val="0"/>
              <w:szCs w:val="24"/>
            </w:rPr>
          </w:rPrChange>
          <w14:textFill>
            <w14:solidFill>
              <w14:schemeClr w14:val="tx1"/>
            </w14:solidFill>
          </w14:textFill>
        </w:rPr>
        <w:pPrChange w:id="14457" w:author="冷雪凝" w:date="2019-05-14T12:21:32Z">
          <w:pPr>
            <w:widowControl/>
            <w:shd w:val="clear" w:color="auto" w:fill="FFFFFF"/>
            <w:wordWrap w:val="0"/>
            <w:spacing w:after="240" w:line="390" w:lineRule="atLeast"/>
          </w:pPr>
        </w:pPrChange>
      </w:pPr>
      <w:r>
        <w:rPr>
          <w:rFonts w:ascii="Arial" w:hAnsi="Arial" w:eastAsia="宋体" w:cs="Arial"/>
          <w:b/>
          <w:bCs/>
          <w:color w:val="000000" w:themeColor="text1"/>
          <w:kern w:val="0"/>
          <w:szCs w:val="24"/>
          <w:rPrChange w:id="14459" w:author="梁元" w:date="2019-05-14T19:51:36Z">
            <w:rPr>
              <w:rFonts w:ascii="Arial" w:hAnsi="Arial" w:eastAsia="宋体" w:cs="Arial"/>
              <w:b/>
              <w:bCs/>
              <w:color w:val="4F4F4F"/>
              <w:kern w:val="0"/>
              <w:szCs w:val="24"/>
            </w:rPr>
          </w:rPrChange>
          <w14:textFill>
            <w14:solidFill>
              <w14:schemeClr w14:val="tx1"/>
            </w14:solidFill>
          </w14:textFill>
        </w:rPr>
        <w:t>Ajax应用：</w:t>
      </w:r>
    </w:p>
    <w:p>
      <w:pPr>
        <w:widowControl/>
        <w:shd w:val="clear" w:color="auto" w:fill="FFFFFF"/>
        <w:wordWrap w:val="0"/>
        <w:spacing w:after="240" w:line="240" w:lineRule="auto"/>
        <w:ind w:firstLine="480" w:firstLineChars="200"/>
        <w:rPr>
          <w:rFonts w:ascii="Arial" w:hAnsi="Arial" w:eastAsia="宋体" w:cs="Arial"/>
          <w:color w:val="000000" w:themeColor="text1"/>
          <w:kern w:val="0"/>
          <w:szCs w:val="24"/>
          <w:rPrChange w:id="14461" w:author="梁元" w:date="2019-05-14T19:51:36Z">
            <w:rPr>
              <w:rFonts w:ascii="Arial" w:hAnsi="Arial" w:eastAsia="宋体" w:cs="Arial"/>
              <w:color w:val="4F4F4F"/>
              <w:kern w:val="0"/>
              <w:szCs w:val="24"/>
            </w:rPr>
          </w:rPrChange>
          <w14:textFill>
            <w14:solidFill>
              <w14:schemeClr w14:val="tx1"/>
            </w14:solidFill>
          </w14:textFill>
        </w:rPr>
        <w:pPrChange w:id="14460" w:author="冷雪凝" w:date="2019-05-14T12:21:32Z">
          <w:pPr>
            <w:widowControl/>
            <w:shd w:val="clear" w:color="auto" w:fill="FFFFFF"/>
            <w:wordWrap w:val="0"/>
            <w:spacing w:after="240" w:line="390" w:lineRule="atLeast"/>
          </w:pPr>
        </w:pPrChange>
      </w:pPr>
      <w:r>
        <w:rPr>
          <w:rFonts w:ascii="Arial" w:hAnsi="Arial" w:eastAsia="宋体" w:cs="Arial"/>
          <w:color w:val="000000" w:themeColor="text1"/>
          <w:kern w:val="0"/>
          <w:szCs w:val="24"/>
          <w:rPrChange w:id="14462" w:author="梁元" w:date="2019-05-14T19:51:36Z">
            <w:rPr>
              <w:rFonts w:ascii="Arial" w:hAnsi="Arial" w:eastAsia="宋体" w:cs="Arial"/>
              <w:color w:val="4F4F4F"/>
              <w:kern w:val="0"/>
              <w:szCs w:val="24"/>
            </w:rPr>
          </w:rPrChange>
          <w14:textFill>
            <w14:solidFill>
              <w14:schemeClr w14:val="tx1"/>
            </w14:solidFill>
          </w14:textFill>
        </w:rPr>
        <w:t>      在Ajax应用中这种安全限制被突破。</w:t>
      </w:r>
    </w:p>
    <w:p>
      <w:pPr>
        <w:widowControl/>
        <w:shd w:val="clear" w:color="auto" w:fill="FFFFFF"/>
        <w:wordWrap w:val="0"/>
        <w:spacing w:after="240" w:line="240" w:lineRule="auto"/>
        <w:ind w:firstLine="480" w:firstLineChars="200"/>
        <w:rPr>
          <w:rFonts w:ascii="Arial" w:hAnsi="Arial" w:eastAsia="宋体" w:cs="Arial"/>
          <w:color w:val="000000" w:themeColor="text1"/>
          <w:kern w:val="0"/>
          <w:szCs w:val="24"/>
          <w:rPrChange w:id="14464" w:author="梁元" w:date="2019-05-14T19:51:36Z">
            <w:rPr>
              <w:rFonts w:ascii="Arial" w:hAnsi="Arial" w:eastAsia="宋体" w:cs="Arial"/>
              <w:color w:val="4F4F4F"/>
              <w:kern w:val="0"/>
              <w:szCs w:val="24"/>
            </w:rPr>
          </w:rPrChange>
          <w14:textFill>
            <w14:solidFill>
              <w14:schemeClr w14:val="tx1"/>
            </w14:solidFill>
          </w14:textFill>
        </w:rPr>
        <w:pPrChange w:id="14463" w:author="冷雪凝" w:date="2019-05-14T12:21:32Z">
          <w:pPr>
            <w:widowControl/>
            <w:shd w:val="clear" w:color="auto" w:fill="FFFFFF"/>
            <w:wordWrap w:val="0"/>
            <w:spacing w:after="240" w:line="390" w:lineRule="atLeast"/>
          </w:pPr>
        </w:pPrChange>
      </w:pPr>
      <w:r>
        <w:rPr>
          <w:rFonts w:ascii="Arial" w:hAnsi="Arial" w:eastAsia="宋体" w:cs="Arial"/>
          <w:color w:val="000000" w:themeColor="text1"/>
          <w:kern w:val="0"/>
          <w:szCs w:val="24"/>
          <w:rPrChange w:id="14465" w:author="梁元" w:date="2019-05-14T19:51:36Z">
            <w:rPr>
              <w:rFonts w:ascii="Arial" w:hAnsi="Arial" w:eastAsia="宋体" w:cs="Arial"/>
              <w:color w:val="4F4F4F"/>
              <w:kern w:val="0"/>
              <w:szCs w:val="24"/>
            </w:rPr>
          </w:rPrChange>
          <w14:textFill>
            <w14:solidFill>
              <w14:schemeClr w14:val="tx1"/>
            </w14:solidFill>
          </w14:textFill>
        </w:rPr>
        <w:t>      在普通的Javascript应用中，我们可以修改Frame的href，或者IFrame的src，以实现GET方式的跨域提交，但是却不能访问跨域的Frame/IFrame中的内容。</w:t>
      </w:r>
    </w:p>
    <w:p>
      <w:pPr>
        <w:widowControl/>
        <w:shd w:val="clear" w:color="auto" w:fill="FFFFFF"/>
        <w:wordWrap w:val="0"/>
        <w:spacing w:after="240" w:line="240" w:lineRule="auto"/>
        <w:ind w:firstLine="480" w:firstLineChars="200"/>
        <w:rPr>
          <w:rFonts w:ascii="Arial" w:hAnsi="Arial" w:eastAsia="宋体" w:cs="Arial"/>
          <w:color w:val="000000" w:themeColor="text1"/>
          <w:kern w:val="0"/>
          <w:szCs w:val="24"/>
          <w:rPrChange w:id="14467" w:author="梁元" w:date="2019-05-14T19:51:36Z">
            <w:rPr>
              <w:rFonts w:ascii="Arial" w:hAnsi="Arial" w:eastAsia="宋体" w:cs="Arial"/>
              <w:color w:val="4F4F4F"/>
              <w:kern w:val="0"/>
              <w:szCs w:val="24"/>
            </w:rPr>
          </w:rPrChange>
          <w14:textFill>
            <w14:solidFill>
              <w14:schemeClr w14:val="tx1"/>
            </w14:solidFill>
          </w14:textFill>
        </w:rPr>
        <w:pPrChange w:id="14466" w:author="冷雪凝" w:date="2019-05-14T12:21:32Z">
          <w:pPr>
            <w:widowControl/>
            <w:shd w:val="clear" w:color="auto" w:fill="FFFFFF"/>
            <w:wordWrap w:val="0"/>
            <w:spacing w:after="240" w:line="390" w:lineRule="atLeast"/>
          </w:pPr>
        </w:pPrChange>
      </w:pPr>
      <w:r>
        <w:rPr>
          <w:rFonts w:ascii="Arial" w:hAnsi="Arial" w:eastAsia="宋体" w:cs="Arial"/>
          <w:color w:val="000000" w:themeColor="text1"/>
          <w:kern w:val="0"/>
          <w:szCs w:val="24"/>
          <w:rPrChange w:id="14468" w:author="梁元" w:date="2019-05-14T19:51:36Z">
            <w:rPr>
              <w:rFonts w:ascii="Arial" w:hAnsi="Arial" w:eastAsia="宋体" w:cs="Arial"/>
              <w:color w:val="4F4F4F"/>
              <w:kern w:val="0"/>
              <w:szCs w:val="24"/>
            </w:rPr>
          </w:rPrChange>
          <w14:textFill>
            <w14:solidFill>
              <w14:schemeClr w14:val="tx1"/>
            </w14:solidFill>
          </w14:textFill>
        </w:rPr>
        <w:t>      而Ajax它通过XMLHTTP进行异步交互，这个对象同样能够与远程的服务器进行信息交互，而且更加危险的是，XMLHTTP是一个纯粹的Javascript对象，这样的交互过程，是在后台进行的，不被用户察觉。因此，XMLHTTP实际上已经突破了原有的Javascript的安全限制。</w:t>
      </w:r>
    </w:p>
    <w:p>
      <w:pPr>
        <w:widowControl/>
        <w:shd w:val="clear" w:color="auto" w:fill="FFFFFF"/>
        <w:wordWrap w:val="0"/>
        <w:spacing w:after="240" w:line="240" w:lineRule="auto"/>
        <w:ind w:firstLine="480" w:firstLineChars="200"/>
        <w:rPr>
          <w:rFonts w:ascii="Arial" w:hAnsi="Arial" w:eastAsia="宋体" w:cs="Arial"/>
          <w:color w:val="000000" w:themeColor="text1"/>
          <w:kern w:val="0"/>
          <w:szCs w:val="24"/>
          <w:rPrChange w:id="14470" w:author="梁元" w:date="2019-05-14T19:51:36Z">
            <w:rPr>
              <w:rFonts w:ascii="Arial" w:hAnsi="Arial" w:eastAsia="宋体" w:cs="Arial"/>
              <w:color w:val="4F4F4F"/>
              <w:kern w:val="0"/>
              <w:szCs w:val="24"/>
            </w:rPr>
          </w:rPrChange>
          <w14:textFill>
            <w14:solidFill>
              <w14:schemeClr w14:val="tx1"/>
            </w14:solidFill>
          </w14:textFill>
        </w:rPr>
        <w:pPrChange w:id="14469" w:author="冷雪凝" w:date="2019-05-14T12:21:32Z">
          <w:pPr>
            <w:widowControl/>
            <w:shd w:val="clear" w:color="auto" w:fill="FFFFFF"/>
            <w:wordWrap w:val="0"/>
            <w:spacing w:after="240" w:line="390" w:lineRule="atLeast"/>
          </w:pPr>
        </w:pPrChange>
      </w:pPr>
      <w:r>
        <w:rPr>
          <w:rFonts w:ascii="Arial" w:hAnsi="Arial" w:eastAsia="宋体" w:cs="Arial"/>
          <w:color w:val="000000" w:themeColor="text1"/>
          <w:kern w:val="0"/>
          <w:szCs w:val="24"/>
          <w:rPrChange w:id="14471" w:author="梁元" w:date="2019-05-14T19:51:36Z">
            <w:rPr>
              <w:rFonts w:ascii="Arial" w:hAnsi="Arial" w:eastAsia="宋体" w:cs="Arial"/>
              <w:color w:val="4F4F4F"/>
              <w:kern w:val="0"/>
              <w:szCs w:val="24"/>
            </w:rPr>
          </w:rPrChange>
          <w14:textFill>
            <w14:solidFill>
              <w14:schemeClr w14:val="tx1"/>
            </w14:solidFill>
          </w14:textFill>
        </w:rPr>
        <w:t>      如果我们又想利用XMLHTTP的无刷新异步交互能力，又不愿意公然突破Javascript的安全策略，可以选择的方案就是给XMLHTTP加上严格的同源限制。这样的安全策略，很类似于Applet的安全策略。IFrame的限制还仅仅是不能访问跨域HTMLDOM中的数据，而XMLHTTP则根本上限制了跨域请求的提交。</w:t>
      </w:r>
    </w:p>
    <w:p>
      <w:pPr>
        <w:widowControl/>
        <w:shd w:val="clear" w:color="auto" w:fill="FFFFFF"/>
        <w:wordWrap w:val="0"/>
        <w:spacing w:after="240" w:line="240" w:lineRule="auto"/>
        <w:ind w:firstLine="482" w:firstLineChars="200"/>
        <w:rPr>
          <w:rFonts w:ascii="Arial" w:hAnsi="Arial" w:eastAsia="宋体" w:cs="Arial"/>
          <w:color w:val="000000" w:themeColor="text1"/>
          <w:kern w:val="0"/>
          <w:szCs w:val="24"/>
          <w:rPrChange w:id="14473" w:author="梁元" w:date="2019-05-14T19:51:36Z">
            <w:rPr>
              <w:rFonts w:ascii="Arial" w:hAnsi="Arial" w:eastAsia="宋体" w:cs="Arial"/>
              <w:color w:val="4F4F4F"/>
              <w:kern w:val="0"/>
              <w:szCs w:val="24"/>
            </w:rPr>
          </w:rPrChange>
          <w14:textFill>
            <w14:solidFill>
              <w14:schemeClr w14:val="tx1"/>
            </w14:solidFill>
          </w14:textFill>
        </w:rPr>
        <w:pPrChange w:id="14472" w:author="冷雪凝" w:date="2019-05-14T12:21:32Z">
          <w:pPr>
            <w:widowControl/>
            <w:shd w:val="clear" w:color="auto" w:fill="FFFFFF"/>
            <w:wordWrap w:val="0"/>
            <w:spacing w:after="240" w:line="390" w:lineRule="atLeast"/>
          </w:pPr>
        </w:pPrChange>
      </w:pPr>
      <w:r>
        <w:rPr>
          <w:rFonts w:ascii="Arial" w:hAnsi="Arial" w:eastAsia="宋体" w:cs="Arial"/>
          <w:b/>
          <w:bCs/>
          <w:color w:val="000000" w:themeColor="text1"/>
          <w:kern w:val="0"/>
          <w:szCs w:val="24"/>
          <w:rPrChange w:id="14474" w:author="梁元" w:date="2019-05-14T19:51:36Z">
            <w:rPr>
              <w:rFonts w:ascii="Arial" w:hAnsi="Arial" w:eastAsia="宋体" w:cs="Arial"/>
              <w:b/>
              <w:bCs/>
              <w:color w:val="4F4F4F"/>
              <w:kern w:val="0"/>
              <w:szCs w:val="24"/>
            </w:rPr>
          </w:rPrChange>
          <w14:textFill>
            <w14:solidFill>
              <w14:schemeClr w14:val="tx1"/>
            </w14:solidFill>
          </w14:textFill>
        </w:rPr>
        <w:t>浏览器支持：</w:t>
      </w:r>
    </w:p>
    <w:p>
      <w:pPr>
        <w:widowControl/>
        <w:shd w:val="clear" w:color="auto" w:fill="FFFFFF"/>
        <w:wordWrap w:val="0"/>
        <w:spacing w:after="240" w:line="240" w:lineRule="auto"/>
        <w:ind w:firstLine="480" w:firstLineChars="200"/>
        <w:rPr>
          <w:rFonts w:ascii="Arial" w:hAnsi="Arial" w:eastAsia="宋体" w:cs="Arial"/>
          <w:color w:val="000000" w:themeColor="text1"/>
          <w:kern w:val="0"/>
          <w:szCs w:val="24"/>
          <w:rPrChange w:id="14476" w:author="梁元" w:date="2019-05-14T19:51:36Z">
            <w:rPr>
              <w:rFonts w:ascii="Arial" w:hAnsi="Arial" w:eastAsia="宋体" w:cs="Arial"/>
              <w:color w:val="4F4F4F"/>
              <w:kern w:val="0"/>
              <w:szCs w:val="24"/>
            </w:rPr>
          </w:rPrChange>
          <w14:textFill>
            <w14:solidFill>
              <w14:schemeClr w14:val="tx1"/>
            </w14:solidFill>
          </w14:textFill>
        </w:rPr>
        <w:pPrChange w:id="14475" w:author="冷雪凝" w:date="2019-05-14T12:21:32Z">
          <w:pPr>
            <w:widowControl/>
            <w:shd w:val="clear" w:color="auto" w:fill="FFFFFF"/>
            <w:wordWrap w:val="0"/>
            <w:spacing w:after="240" w:line="390" w:lineRule="atLeast"/>
          </w:pPr>
        </w:pPrChange>
      </w:pPr>
      <w:r>
        <w:rPr>
          <w:rFonts w:ascii="Arial" w:hAnsi="Arial" w:eastAsia="宋体" w:cs="Arial"/>
          <w:color w:val="000000" w:themeColor="text1"/>
          <w:kern w:val="0"/>
          <w:szCs w:val="24"/>
          <w:rPrChange w:id="14477" w:author="梁元" w:date="2019-05-14T19:51:36Z">
            <w:rPr>
              <w:rFonts w:ascii="Arial" w:hAnsi="Arial" w:eastAsia="宋体" w:cs="Arial"/>
              <w:color w:val="4F4F4F"/>
              <w:kern w:val="0"/>
              <w:szCs w:val="24"/>
            </w:rPr>
          </w:rPrChange>
          <w14:textFill>
            <w14:solidFill>
              <w14:schemeClr w14:val="tx1"/>
            </w14:solidFill>
          </w14:textFill>
        </w:rPr>
        <w:t>      而IE其实给这个安全策略开了两个想当然的后门，一个是：他假设你的本地文件，自然清楚将会访问什么内容，所以任何你的本地文件访问外部数据， 都不会收到任何的警告。另一个是：当你访问的网站脚本打算访问跨域的信息时， 他居然仅仅是弹出一个对话框来提醒你一下。如果一个欺诈网站，采用这样的手 </w:t>
      </w:r>
      <w:r>
        <w:rPr>
          <w:rFonts w:ascii="Arial" w:hAnsi="Arial" w:eastAsia="宋体" w:cs="Arial"/>
          <w:color w:val="000000" w:themeColor="text1"/>
          <w:kern w:val="0"/>
          <w:szCs w:val="24"/>
          <w:rPrChange w:id="14478" w:author="梁元" w:date="2019-05-14T19:51:36Z">
            <w:rPr>
              <w:rFonts w:ascii="Arial" w:hAnsi="Arial" w:eastAsia="宋体" w:cs="Arial"/>
              <w:color w:val="4F4F4F"/>
              <w:kern w:val="0"/>
              <w:szCs w:val="24"/>
            </w:rPr>
          </w:rPrChange>
          <w14:textFill>
            <w14:solidFill>
              <w14:schemeClr w14:val="tx1"/>
            </w14:solidFill>
          </w14:textFill>
        </w:rPr>
        <w:br w:type="textWrapping"/>
      </w:r>
      <w:r>
        <w:rPr>
          <w:rFonts w:ascii="Arial" w:hAnsi="Arial" w:eastAsia="宋体" w:cs="Arial"/>
          <w:color w:val="000000" w:themeColor="text1"/>
          <w:kern w:val="0"/>
          <w:szCs w:val="24"/>
          <w:rPrChange w:id="14479" w:author="梁元" w:date="2019-05-14T19:51:36Z">
            <w:rPr>
              <w:rFonts w:ascii="Arial" w:hAnsi="Arial" w:eastAsia="宋体" w:cs="Arial"/>
              <w:color w:val="4F4F4F"/>
              <w:kern w:val="0"/>
              <w:szCs w:val="24"/>
            </w:rPr>
          </w:rPrChange>
          <w14:textFill>
            <w14:solidFill>
              <w14:schemeClr w14:val="tx1"/>
            </w14:solidFill>
          </w14:textFill>
        </w:rPr>
        <w:t>段，提供一个假页面给你，然后通过XMLHTTP帮你远程登录真实的银行服务器。只要10个用户里，有一个用户糊涂一下，点了一个确定。他们的盗取帐号行为，就成功了！ 你想想看，这是何等危险的事情！ </w:t>
      </w:r>
      <w:r>
        <w:rPr>
          <w:rFonts w:ascii="Arial" w:hAnsi="Arial" w:eastAsia="宋体" w:cs="Arial"/>
          <w:color w:val="000000" w:themeColor="text1"/>
          <w:kern w:val="0"/>
          <w:szCs w:val="24"/>
          <w:rPrChange w:id="14480" w:author="梁元" w:date="2019-05-14T19:51:36Z">
            <w:rPr>
              <w:rFonts w:ascii="Arial" w:hAnsi="Arial" w:eastAsia="宋体" w:cs="Arial"/>
              <w:color w:val="4F4F4F"/>
              <w:kern w:val="0"/>
              <w:szCs w:val="24"/>
            </w:rPr>
          </w:rPrChange>
          <w14:textFill>
            <w14:solidFill>
              <w14:schemeClr w14:val="tx1"/>
            </w14:solidFill>
          </w14:textFill>
        </w:rPr>
        <w:br w:type="textWrapping"/>
      </w:r>
      <w:r>
        <w:rPr>
          <w:rFonts w:ascii="Arial" w:hAnsi="Arial" w:eastAsia="宋体" w:cs="Arial"/>
          <w:color w:val="000000" w:themeColor="text1"/>
          <w:kern w:val="0"/>
          <w:szCs w:val="24"/>
          <w:rPrChange w:id="14481" w:author="梁元" w:date="2019-05-14T19:51:36Z">
            <w:rPr>
              <w:rFonts w:ascii="Arial" w:hAnsi="Arial" w:eastAsia="宋体" w:cs="Arial"/>
              <w:color w:val="4F4F4F"/>
              <w:kern w:val="0"/>
              <w:szCs w:val="24"/>
            </w:rPr>
          </w:rPrChange>
          <w14:textFill>
            <w14:solidFill>
              <w14:schemeClr w14:val="tx1"/>
            </w14:solidFill>
          </w14:textFill>
        </w:rPr>
        <w:t>FireFox就不是这样的做法，缺省的情况下，FireFox根本就不支持跨域的XMLHTTP请求，根本就不给黑客这样的机会。</w:t>
      </w:r>
    </w:p>
    <w:p>
      <w:pPr>
        <w:widowControl/>
        <w:shd w:val="clear" w:color="auto" w:fill="FFFFFF"/>
        <w:wordWrap w:val="0"/>
        <w:spacing w:after="240" w:line="240" w:lineRule="auto"/>
        <w:ind w:firstLine="482" w:firstLineChars="200"/>
        <w:rPr>
          <w:rFonts w:ascii="Arial" w:hAnsi="Arial" w:eastAsia="宋体" w:cs="Arial"/>
          <w:color w:val="000000" w:themeColor="text1"/>
          <w:kern w:val="0"/>
          <w:szCs w:val="24"/>
          <w:rPrChange w:id="14483" w:author="梁元" w:date="2019-05-14T19:51:36Z">
            <w:rPr>
              <w:rFonts w:ascii="Arial" w:hAnsi="Arial" w:eastAsia="宋体" w:cs="Arial"/>
              <w:color w:val="4F4F4F"/>
              <w:kern w:val="0"/>
              <w:szCs w:val="24"/>
            </w:rPr>
          </w:rPrChange>
          <w14:textFill>
            <w14:solidFill>
              <w14:schemeClr w14:val="tx1"/>
            </w14:solidFill>
          </w14:textFill>
        </w:rPr>
        <w:pPrChange w:id="14482" w:author="冷雪凝" w:date="2019-05-14T12:21:32Z">
          <w:pPr>
            <w:widowControl/>
            <w:shd w:val="clear" w:color="auto" w:fill="FFFFFF"/>
            <w:wordWrap w:val="0"/>
            <w:spacing w:after="240" w:line="390" w:lineRule="atLeast"/>
          </w:pPr>
        </w:pPrChange>
      </w:pPr>
      <w:r>
        <w:rPr>
          <w:rFonts w:ascii="Arial" w:hAnsi="Arial" w:eastAsia="宋体" w:cs="Arial"/>
          <w:b/>
          <w:bCs/>
          <w:color w:val="000000" w:themeColor="text1"/>
          <w:kern w:val="0"/>
          <w:szCs w:val="24"/>
          <w:rPrChange w:id="14484" w:author="梁元" w:date="2019-05-14T19:51:36Z">
            <w:rPr>
              <w:rFonts w:ascii="Arial" w:hAnsi="Arial" w:eastAsia="宋体" w:cs="Arial"/>
              <w:b/>
              <w:bCs/>
              <w:color w:val="4F4F4F"/>
              <w:kern w:val="0"/>
              <w:szCs w:val="24"/>
            </w:rPr>
          </w:rPrChange>
          <w14:textFill>
            <w14:solidFill>
              <w14:schemeClr w14:val="tx1"/>
            </w14:solidFill>
          </w14:textFill>
        </w:rPr>
        <w:t>避免同源策略：</w:t>
      </w:r>
    </w:p>
    <w:p>
      <w:pPr>
        <w:widowControl/>
        <w:shd w:val="clear" w:color="auto" w:fill="FFFFFF"/>
        <w:wordWrap w:val="0"/>
        <w:spacing w:after="240" w:line="240" w:lineRule="auto"/>
        <w:ind w:firstLine="480" w:firstLineChars="200"/>
        <w:rPr>
          <w:rFonts w:ascii="Arial" w:hAnsi="Arial" w:eastAsia="宋体" w:cs="Arial"/>
          <w:color w:val="000000" w:themeColor="text1"/>
          <w:kern w:val="0"/>
          <w:szCs w:val="24"/>
          <w:rPrChange w:id="14486" w:author="梁元" w:date="2019-05-14T19:51:36Z">
            <w:rPr>
              <w:rFonts w:ascii="Arial" w:hAnsi="Arial" w:eastAsia="宋体" w:cs="Arial"/>
              <w:color w:val="4F4F4F"/>
              <w:kern w:val="0"/>
              <w:szCs w:val="24"/>
            </w:rPr>
          </w:rPrChange>
          <w14:textFill>
            <w14:solidFill>
              <w14:schemeClr w14:val="tx1"/>
            </w14:solidFill>
          </w14:textFill>
        </w:rPr>
        <w:pPrChange w:id="14485" w:author="冷雪凝" w:date="2019-05-14T12:21:32Z">
          <w:pPr>
            <w:widowControl/>
            <w:shd w:val="clear" w:color="auto" w:fill="FFFFFF"/>
            <w:wordWrap w:val="0"/>
            <w:spacing w:after="240" w:line="390" w:lineRule="atLeast"/>
          </w:pPr>
        </w:pPrChange>
      </w:pPr>
      <w:r>
        <w:rPr>
          <w:rFonts w:ascii="Arial" w:hAnsi="Arial" w:eastAsia="宋体" w:cs="Arial"/>
          <w:color w:val="000000" w:themeColor="text1"/>
          <w:kern w:val="0"/>
          <w:szCs w:val="24"/>
          <w:rPrChange w:id="14487" w:author="梁元" w:date="2019-05-14T19:51:36Z">
            <w:rPr>
              <w:rFonts w:ascii="Arial" w:hAnsi="Arial" w:eastAsia="宋体" w:cs="Arial"/>
              <w:color w:val="0000FF"/>
              <w:kern w:val="0"/>
              <w:szCs w:val="24"/>
            </w:rPr>
          </w:rPrChange>
          <w14:textFill>
            <w14:solidFill>
              <w14:schemeClr w14:val="tx1"/>
            </w14:solidFill>
          </w14:textFill>
        </w:rPr>
        <w:t>JSON和动态脚本标记</w:t>
      </w:r>
    </w:p>
    <w:p>
      <w:pPr>
        <w:widowControl/>
        <w:shd w:val="clear" w:color="auto" w:fill="FFFFFF"/>
        <w:wordWrap w:val="0"/>
        <w:spacing w:after="240" w:line="240" w:lineRule="auto"/>
        <w:ind w:firstLine="480" w:firstLineChars="200"/>
        <w:rPr>
          <w:rFonts w:ascii="Arial" w:hAnsi="Arial" w:eastAsia="宋体" w:cs="Arial"/>
          <w:color w:val="000000" w:themeColor="text1"/>
          <w:kern w:val="0"/>
          <w:szCs w:val="24"/>
          <w:rPrChange w:id="14489" w:author="梁元" w:date="2019-05-14T19:51:36Z">
            <w:rPr>
              <w:rFonts w:ascii="Arial" w:hAnsi="Arial" w:eastAsia="宋体" w:cs="Arial"/>
              <w:color w:val="4F4F4F"/>
              <w:kern w:val="0"/>
              <w:szCs w:val="24"/>
            </w:rPr>
          </w:rPrChange>
          <w14:textFill>
            <w14:solidFill>
              <w14:schemeClr w14:val="tx1"/>
            </w14:solidFill>
          </w14:textFill>
        </w:rPr>
        <w:pPrChange w:id="14488" w:author="冷雪凝" w:date="2019-05-14T12:21:32Z">
          <w:pPr>
            <w:widowControl/>
            <w:shd w:val="clear" w:color="auto" w:fill="FFFFFF"/>
            <w:wordWrap w:val="0"/>
            <w:spacing w:after="240" w:line="390" w:lineRule="atLeast"/>
          </w:pPr>
        </w:pPrChange>
      </w:pPr>
      <w:r>
        <w:rPr>
          <w:rFonts w:ascii="Arial" w:hAnsi="Arial" w:eastAsia="宋体" w:cs="Arial"/>
          <w:i/>
          <w:iCs/>
          <w:color w:val="000000" w:themeColor="text1"/>
          <w:kern w:val="0"/>
          <w:szCs w:val="24"/>
          <w:rPrChange w:id="14490" w:author="梁元" w:date="2019-05-14T19:51:36Z">
            <w:rPr>
              <w:rFonts w:ascii="Arial" w:hAnsi="Arial" w:eastAsia="宋体" w:cs="Arial"/>
              <w:i/>
              <w:iCs/>
              <w:color w:val="4F4F4F"/>
              <w:kern w:val="0"/>
              <w:szCs w:val="24"/>
            </w:rPr>
          </w:rPrChange>
          <w14:textFill>
            <w14:solidFill>
              <w14:schemeClr w14:val="tx1"/>
            </w14:solidFill>
          </w14:textFill>
        </w:rPr>
        <w:t>&lt;script type="text/javascript"</w:t>
      </w:r>
      <w:r>
        <w:rPr>
          <w:rFonts w:ascii="Arial" w:hAnsi="Arial" w:eastAsia="宋体" w:cs="Arial"/>
          <w:i/>
          <w:iCs/>
          <w:color w:val="000000" w:themeColor="text1"/>
          <w:kern w:val="0"/>
          <w:szCs w:val="24"/>
          <w:rPrChange w:id="14491" w:author="梁元" w:date="2019-05-14T19:51:36Z">
            <w:rPr>
              <w:rFonts w:ascii="Arial" w:hAnsi="Arial" w:eastAsia="宋体" w:cs="Arial"/>
              <w:i/>
              <w:iCs/>
              <w:color w:val="4F4F4F"/>
              <w:kern w:val="0"/>
              <w:szCs w:val="24"/>
            </w:rPr>
          </w:rPrChange>
          <w14:textFill>
            <w14:solidFill>
              <w14:schemeClr w14:val="tx1"/>
            </w14:solidFill>
          </w14:textFill>
        </w:rPr>
        <w:br w:type="textWrapping"/>
      </w:r>
      <w:r>
        <w:rPr>
          <w:rFonts w:ascii="Arial" w:hAnsi="Arial" w:eastAsia="宋体" w:cs="Arial"/>
          <w:i/>
          <w:iCs/>
          <w:color w:val="000000" w:themeColor="text1"/>
          <w:kern w:val="0"/>
          <w:szCs w:val="24"/>
          <w:rPrChange w:id="14492" w:author="梁元" w:date="2019-05-14T19:51:36Z">
            <w:rPr>
              <w:rFonts w:ascii="Arial" w:hAnsi="Arial" w:eastAsia="宋体" w:cs="Arial"/>
              <w:i/>
              <w:iCs/>
              <w:color w:val="4F4F4F"/>
              <w:kern w:val="0"/>
              <w:szCs w:val="24"/>
            </w:rPr>
          </w:rPrChange>
          <w14:textFill>
            <w14:solidFill>
              <w14:schemeClr w14:val="tx1"/>
            </w14:solidFill>
          </w14:textFill>
        </w:rPr>
        <w:t>            src="http://travel.com/findItinerary?username=sachiko&amp;</w:t>
      </w:r>
      <w:r>
        <w:rPr>
          <w:rFonts w:ascii="Arial" w:hAnsi="Arial" w:eastAsia="宋体" w:cs="Arial"/>
          <w:i/>
          <w:iCs/>
          <w:color w:val="000000" w:themeColor="text1"/>
          <w:kern w:val="0"/>
          <w:szCs w:val="24"/>
          <w:rPrChange w:id="14493" w:author="梁元" w:date="2019-05-14T19:51:36Z">
            <w:rPr>
              <w:rFonts w:ascii="Arial" w:hAnsi="Arial" w:eastAsia="宋体" w:cs="Arial"/>
              <w:i/>
              <w:iCs/>
              <w:color w:val="4F4F4F"/>
              <w:kern w:val="0"/>
              <w:szCs w:val="24"/>
            </w:rPr>
          </w:rPrChange>
          <w14:textFill>
            <w14:solidFill>
              <w14:schemeClr w14:val="tx1"/>
            </w14:solidFill>
          </w14:textFill>
        </w:rPr>
        <w:br w:type="textWrapping"/>
      </w:r>
      <w:r>
        <w:rPr>
          <w:rFonts w:ascii="Arial" w:hAnsi="Arial" w:eastAsia="宋体" w:cs="Arial"/>
          <w:i/>
          <w:iCs/>
          <w:color w:val="000000" w:themeColor="text1"/>
          <w:kern w:val="0"/>
          <w:szCs w:val="24"/>
          <w:rPrChange w:id="14494" w:author="梁元" w:date="2019-05-14T19:51:36Z">
            <w:rPr>
              <w:rFonts w:ascii="Arial" w:hAnsi="Arial" w:eastAsia="宋体" w:cs="Arial"/>
              <w:i/>
              <w:iCs/>
              <w:color w:val="4F4F4F"/>
              <w:kern w:val="0"/>
              <w:szCs w:val="24"/>
            </w:rPr>
          </w:rPrChange>
          <w14:textFill>
            <w14:solidFill>
              <w14:schemeClr w14:val="tx1"/>
            </w14:solidFill>
          </w14:textFill>
        </w:rPr>
        <w:t>            reservationNum=1234&amp;output=json&amp;callback=showItinerary" /&gt;</w:t>
      </w:r>
      <w:r>
        <w:rPr>
          <w:rFonts w:ascii="Arial" w:hAnsi="Arial" w:eastAsia="宋体" w:cs="Arial"/>
          <w:color w:val="000000" w:themeColor="text1"/>
          <w:kern w:val="0"/>
          <w:szCs w:val="24"/>
          <w:rPrChange w:id="14495" w:author="梁元" w:date="2019-05-14T19:51:36Z">
            <w:rPr>
              <w:rFonts w:ascii="Arial" w:hAnsi="Arial" w:eastAsia="宋体" w:cs="Arial"/>
              <w:color w:val="4F4F4F"/>
              <w:kern w:val="0"/>
              <w:szCs w:val="24"/>
            </w:rPr>
          </w:rPrChange>
          <w14:textFill>
            <w14:solidFill>
              <w14:schemeClr w14:val="tx1"/>
            </w14:solidFill>
          </w14:textFill>
        </w:rPr>
        <w:t>         </w:t>
      </w:r>
    </w:p>
    <w:p>
      <w:pPr>
        <w:widowControl/>
        <w:shd w:val="clear" w:color="auto" w:fill="FFFFFF"/>
        <w:wordWrap w:val="0"/>
        <w:spacing w:after="240" w:line="240" w:lineRule="auto"/>
        <w:ind w:firstLine="480" w:firstLineChars="200"/>
        <w:rPr>
          <w:rFonts w:ascii="Arial" w:hAnsi="Arial" w:eastAsia="宋体" w:cs="Arial"/>
          <w:color w:val="000000" w:themeColor="text1"/>
          <w:kern w:val="0"/>
          <w:szCs w:val="24"/>
          <w:rPrChange w:id="14497" w:author="梁元" w:date="2019-05-14T19:51:36Z">
            <w:rPr>
              <w:rFonts w:ascii="Arial" w:hAnsi="Arial" w:eastAsia="宋体" w:cs="Arial"/>
              <w:color w:val="4F4F4F"/>
              <w:kern w:val="0"/>
              <w:szCs w:val="24"/>
            </w:rPr>
          </w:rPrChange>
          <w14:textFill>
            <w14:solidFill>
              <w14:schemeClr w14:val="tx1"/>
            </w14:solidFill>
          </w14:textFill>
        </w:rPr>
        <w:pPrChange w:id="14496" w:author="冷雪凝" w:date="2019-05-14T12:21:32Z">
          <w:pPr>
            <w:widowControl/>
            <w:shd w:val="clear" w:color="auto" w:fill="FFFFFF"/>
            <w:wordWrap w:val="0"/>
            <w:spacing w:after="240" w:line="390" w:lineRule="atLeast"/>
          </w:pPr>
        </w:pPrChange>
      </w:pPr>
      <w:r>
        <w:rPr>
          <w:rFonts w:ascii="Arial" w:hAnsi="Arial" w:eastAsia="宋体" w:cs="Arial"/>
          <w:color w:val="000000" w:themeColor="text1"/>
          <w:kern w:val="0"/>
          <w:szCs w:val="24"/>
          <w:rPrChange w:id="14498" w:author="梁元" w:date="2019-05-14T19:51:36Z">
            <w:rPr>
              <w:rFonts w:ascii="Arial" w:hAnsi="Arial" w:eastAsia="宋体" w:cs="Arial"/>
              <w:color w:val="4F4F4F"/>
              <w:kern w:val="0"/>
              <w:szCs w:val="24"/>
            </w:rPr>
          </w:rPrChange>
          <w14:textFill>
            <w14:solidFill>
              <w14:schemeClr w14:val="tx1"/>
            </w14:solidFill>
          </w14:textFill>
        </w:rPr>
        <w:t>      当 JavaScript 代码动态地插入 </w:t>
      </w:r>
      <w:r>
        <w:rPr>
          <w:rFonts w:ascii="宋体" w:hAnsi="宋体" w:eastAsia="宋体" w:cs="宋体"/>
          <w:color w:val="000000" w:themeColor="text1"/>
          <w:kern w:val="0"/>
          <w:szCs w:val="24"/>
          <w:rPrChange w:id="14499" w:author="梁元" w:date="2019-05-14T19:51:36Z">
            <w:rPr>
              <w:rFonts w:ascii="宋体" w:hAnsi="宋体" w:eastAsia="宋体" w:cs="宋体"/>
              <w:color w:val="4F4F4F"/>
              <w:kern w:val="0"/>
              <w:szCs w:val="24"/>
            </w:rPr>
          </w:rPrChange>
          <w14:textFill>
            <w14:solidFill>
              <w14:schemeClr w14:val="tx1"/>
            </w14:solidFill>
          </w14:textFill>
        </w:rPr>
        <w:t>&lt;script&gt;</w:t>
      </w:r>
      <w:r>
        <w:rPr>
          <w:rFonts w:ascii="Arial" w:hAnsi="Arial" w:eastAsia="宋体" w:cs="Arial"/>
          <w:color w:val="000000" w:themeColor="text1"/>
          <w:kern w:val="0"/>
          <w:szCs w:val="24"/>
          <w:rPrChange w:id="14500" w:author="梁元" w:date="2019-05-14T19:51:36Z">
            <w:rPr>
              <w:rFonts w:ascii="Arial" w:hAnsi="Arial" w:eastAsia="宋体" w:cs="Arial"/>
              <w:color w:val="4F4F4F"/>
              <w:kern w:val="0"/>
              <w:szCs w:val="24"/>
            </w:rPr>
          </w:rPrChange>
          <w14:textFill>
            <w14:solidFill>
              <w14:schemeClr w14:val="tx1"/>
            </w14:solidFill>
          </w14:textFill>
        </w:rPr>
        <w:t> 标记时，浏览器会访问 </w:t>
      </w:r>
      <w:r>
        <w:rPr>
          <w:rFonts w:ascii="宋体" w:hAnsi="宋体" w:eastAsia="宋体" w:cs="宋体"/>
          <w:color w:val="000000" w:themeColor="text1"/>
          <w:kern w:val="0"/>
          <w:szCs w:val="24"/>
          <w:rPrChange w:id="14501" w:author="梁元" w:date="2019-05-14T19:51:36Z">
            <w:rPr>
              <w:rFonts w:ascii="宋体" w:hAnsi="宋体" w:eastAsia="宋体" w:cs="宋体"/>
              <w:color w:val="4F4F4F"/>
              <w:kern w:val="0"/>
              <w:szCs w:val="24"/>
            </w:rPr>
          </w:rPrChange>
          <w14:textFill>
            <w14:solidFill>
              <w14:schemeClr w14:val="tx1"/>
            </w14:solidFill>
          </w14:textFill>
        </w:rPr>
        <w:t>src</w:t>
      </w:r>
      <w:r>
        <w:rPr>
          <w:rFonts w:ascii="Arial" w:hAnsi="Arial" w:eastAsia="宋体" w:cs="Arial"/>
          <w:color w:val="000000" w:themeColor="text1"/>
          <w:kern w:val="0"/>
          <w:szCs w:val="24"/>
          <w:rPrChange w:id="14502" w:author="梁元" w:date="2019-05-14T19:51:36Z">
            <w:rPr>
              <w:rFonts w:ascii="Arial" w:hAnsi="Arial" w:eastAsia="宋体" w:cs="Arial"/>
              <w:color w:val="4F4F4F"/>
              <w:kern w:val="0"/>
              <w:szCs w:val="24"/>
            </w:rPr>
          </w:rPrChange>
          <w14:textFill>
            <w14:solidFill>
              <w14:schemeClr w14:val="tx1"/>
            </w14:solidFill>
          </w14:textFill>
        </w:rPr>
        <w:t> 属性中的 URL。这样会导致将查询字符串中的信息发送给服务器。在 清单 1中，所传递的是 </w:t>
      </w:r>
      <w:r>
        <w:rPr>
          <w:rFonts w:ascii="宋体" w:hAnsi="宋体" w:eastAsia="宋体" w:cs="宋体"/>
          <w:color w:val="000000" w:themeColor="text1"/>
          <w:kern w:val="0"/>
          <w:szCs w:val="24"/>
          <w:rPrChange w:id="14503" w:author="梁元" w:date="2019-05-14T19:51:36Z">
            <w:rPr>
              <w:rFonts w:ascii="宋体" w:hAnsi="宋体" w:eastAsia="宋体" w:cs="宋体"/>
              <w:color w:val="4F4F4F"/>
              <w:kern w:val="0"/>
              <w:szCs w:val="24"/>
            </w:rPr>
          </w:rPrChange>
          <w14:textFill>
            <w14:solidFill>
              <w14:schemeClr w14:val="tx1"/>
            </w14:solidFill>
          </w14:textFill>
        </w:rPr>
        <w:t>username</w:t>
      </w:r>
      <w:r>
        <w:rPr>
          <w:rFonts w:ascii="Arial" w:hAnsi="Arial" w:eastAsia="宋体" w:cs="Arial"/>
          <w:color w:val="000000" w:themeColor="text1"/>
          <w:kern w:val="0"/>
          <w:szCs w:val="24"/>
          <w:rPrChange w:id="14504" w:author="梁元" w:date="2019-05-14T19:51:36Z">
            <w:rPr>
              <w:rFonts w:ascii="Arial" w:hAnsi="Arial" w:eastAsia="宋体" w:cs="Arial"/>
              <w:color w:val="4F4F4F"/>
              <w:kern w:val="0"/>
              <w:szCs w:val="24"/>
            </w:rPr>
          </w:rPrChange>
          <w14:textFill>
            <w14:solidFill>
              <w14:schemeClr w14:val="tx1"/>
            </w14:solidFill>
          </w14:textFill>
        </w:rPr>
        <w:t> 和 </w:t>
      </w:r>
      <w:r>
        <w:rPr>
          <w:rFonts w:ascii="宋体" w:hAnsi="宋体" w:eastAsia="宋体" w:cs="宋体"/>
          <w:color w:val="000000" w:themeColor="text1"/>
          <w:kern w:val="0"/>
          <w:szCs w:val="24"/>
          <w:rPrChange w:id="14505" w:author="梁元" w:date="2019-05-14T19:51:36Z">
            <w:rPr>
              <w:rFonts w:ascii="宋体" w:hAnsi="宋体" w:eastAsia="宋体" w:cs="宋体"/>
              <w:color w:val="4F4F4F"/>
              <w:kern w:val="0"/>
              <w:szCs w:val="24"/>
            </w:rPr>
          </w:rPrChange>
          <w14:textFill>
            <w14:solidFill>
              <w14:schemeClr w14:val="tx1"/>
            </w14:solidFill>
          </w14:textFill>
        </w:rPr>
        <w:t>reservation</w:t>
      </w:r>
      <w:r>
        <w:rPr>
          <w:rFonts w:ascii="Arial" w:hAnsi="Arial" w:eastAsia="宋体" w:cs="Arial"/>
          <w:color w:val="000000" w:themeColor="text1"/>
          <w:kern w:val="0"/>
          <w:szCs w:val="24"/>
          <w:rPrChange w:id="14506" w:author="梁元" w:date="2019-05-14T19:51:36Z">
            <w:rPr>
              <w:rFonts w:ascii="Arial" w:hAnsi="Arial" w:eastAsia="宋体" w:cs="Arial"/>
              <w:color w:val="4F4F4F"/>
              <w:kern w:val="0"/>
              <w:szCs w:val="24"/>
            </w:rPr>
          </w:rPrChange>
          <w14:textFill>
            <w14:solidFill>
              <w14:schemeClr w14:val="tx1"/>
            </w14:solidFill>
          </w14:textFill>
        </w:rPr>
        <w:t> 作为名称值对传递。此外，查询字符串还包含向服务器请求的输出格式和回调函数的名称（即 </w:t>
      </w:r>
      <w:r>
        <w:rPr>
          <w:rFonts w:ascii="宋体" w:hAnsi="宋体" w:eastAsia="宋体" w:cs="宋体"/>
          <w:color w:val="000000" w:themeColor="text1"/>
          <w:kern w:val="0"/>
          <w:szCs w:val="24"/>
          <w:rPrChange w:id="14507" w:author="梁元" w:date="2019-05-14T19:51:36Z">
            <w:rPr>
              <w:rFonts w:ascii="宋体" w:hAnsi="宋体" w:eastAsia="宋体" w:cs="宋体"/>
              <w:color w:val="4F4F4F"/>
              <w:kern w:val="0"/>
              <w:szCs w:val="24"/>
            </w:rPr>
          </w:rPrChange>
          <w14:textFill>
            <w14:solidFill>
              <w14:schemeClr w14:val="tx1"/>
            </w14:solidFill>
          </w14:textFill>
        </w:rPr>
        <w:t>showItinerary</w:t>
      </w:r>
      <w:r>
        <w:rPr>
          <w:rFonts w:ascii="Arial" w:hAnsi="Arial" w:eastAsia="宋体" w:cs="Arial"/>
          <w:color w:val="000000" w:themeColor="text1"/>
          <w:kern w:val="0"/>
          <w:szCs w:val="24"/>
          <w:rPrChange w:id="14508" w:author="梁元" w:date="2019-05-14T19:51:36Z">
            <w:rPr>
              <w:rFonts w:ascii="Arial" w:hAnsi="Arial" w:eastAsia="宋体" w:cs="Arial"/>
              <w:color w:val="4F4F4F"/>
              <w:kern w:val="0"/>
              <w:szCs w:val="24"/>
            </w:rPr>
          </w:rPrChange>
          <w14:textFill>
            <w14:solidFill>
              <w14:schemeClr w14:val="tx1"/>
            </w14:solidFill>
          </w14:textFill>
        </w:rPr>
        <w:t>）。</w:t>
      </w:r>
      <w:r>
        <w:rPr>
          <w:rFonts w:ascii="宋体" w:hAnsi="宋体" w:eastAsia="宋体" w:cs="宋体"/>
          <w:color w:val="000000" w:themeColor="text1"/>
          <w:kern w:val="0"/>
          <w:szCs w:val="24"/>
          <w:rPrChange w:id="14509" w:author="梁元" w:date="2019-05-14T19:51:36Z">
            <w:rPr>
              <w:rFonts w:ascii="宋体" w:hAnsi="宋体" w:eastAsia="宋体" w:cs="宋体"/>
              <w:color w:val="4F4F4F"/>
              <w:kern w:val="0"/>
              <w:szCs w:val="24"/>
            </w:rPr>
          </w:rPrChange>
          <w14:textFill>
            <w14:solidFill>
              <w14:schemeClr w14:val="tx1"/>
            </w14:solidFill>
          </w14:textFill>
        </w:rPr>
        <w:t>&lt;script&gt;</w:t>
      </w:r>
      <w:r>
        <w:rPr>
          <w:rFonts w:ascii="Arial" w:hAnsi="Arial" w:eastAsia="宋体" w:cs="Arial"/>
          <w:color w:val="000000" w:themeColor="text1"/>
          <w:kern w:val="0"/>
          <w:szCs w:val="24"/>
          <w:rPrChange w:id="14510" w:author="梁元" w:date="2019-05-14T19:51:36Z">
            <w:rPr>
              <w:rFonts w:ascii="Arial" w:hAnsi="Arial" w:eastAsia="宋体" w:cs="Arial"/>
              <w:color w:val="4F4F4F"/>
              <w:kern w:val="0"/>
              <w:szCs w:val="24"/>
            </w:rPr>
          </w:rPrChange>
          <w14:textFill>
            <w14:solidFill>
              <w14:schemeClr w14:val="tx1"/>
            </w14:solidFill>
          </w14:textFill>
        </w:rPr>
        <w:t> 标记加载后，会执行回调函数，并通过回调函数的参数把从服务返回的信息传递给该回调函数。</w:t>
      </w:r>
    </w:p>
    <w:p>
      <w:pPr>
        <w:widowControl/>
        <w:shd w:val="clear" w:color="auto" w:fill="FFFFFF"/>
        <w:wordWrap w:val="0"/>
        <w:spacing w:after="240" w:line="240" w:lineRule="auto"/>
        <w:ind w:firstLine="480" w:firstLineChars="200"/>
        <w:rPr>
          <w:rFonts w:ascii="Arial" w:hAnsi="Arial" w:eastAsia="宋体" w:cs="Arial"/>
          <w:color w:val="000000" w:themeColor="text1"/>
          <w:kern w:val="0"/>
          <w:szCs w:val="24"/>
          <w:rPrChange w:id="14512" w:author="梁元" w:date="2019-05-14T19:51:36Z">
            <w:rPr>
              <w:rFonts w:ascii="Arial" w:hAnsi="Arial" w:eastAsia="宋体" w:cs="Arial"/>
              <w:color w:val="4F4F4F"/>
              <w:kern w:val="0"/>
              <w:szCs w:val="24"/>
            </w:rPr>
          </w:rPrChange>
          <w14:textFill>
            <w14:solidFill>
              <w14:schemeClr w14:val="tx1"/>
            </w14:solidFill>
          </w14:textFill>
        </w:rPr>
        <w:pPrChange w:id="14511" w:author="冷雪凝" w:date="2019-05-14T12:21:32Z">
          <w:pPr>
            <w:widowControl/>
            <w:shd w:val="clear" w:color="auto" w:fill="FFFFFF"/>
            <w:wordWrap w:val="0"/>
            <w:spacing w:after="240" w:line="390" w:lineRule="atLeast"/>
          </w:pPr>
        </w:pPrChange>
      </w:pPr>
      <w:r>
        <w:rPr>
          <w:rFonts w:ascii="Arial" w:hAnsi="Arial" w:eastAsia="宋体" w:cs="Arial"/>
          <w:color w:val="000000" w:themeColor="text1"/>
          <w:kern w:val="0"/>
          <w:szCs w:val="24"/>
          <w:rPrChange w:id="14513" w:author="梁元" w:date="2019-05-14T19:51:36Z">
            <w:rPr>
              <w:rFonts w:ascii="Arial" w:hAnsi="Arial" w:eastAsia="宋体" w:cs="Arial"/>
              <w:color w:val="0000FF"/>
              <w:kern w:val="0"/>
              <w:szCs w:val="24"/>
            </w:rPr>
          </w:rPrChange>
          <w14:textFill>
            <w14:solidFill>
              <w14:schemeClr w14:val="tx1"/>
            </w14:solidFill>
          </w14:textFill>
        </w:rPr>
        <w:t>Ajax代理</w:t>
      </w:r>
    </w:p>
    <w:p>
      <w:pPr>
        <w:widowControl/>
        <w:shd w:val="clear" w:color="auto" w:fill="FFFFFF"/>
        <w:wordWrap w:val="0"/>
        <w:spacing w:after="240" w:line="240" w:lineRule="auto"/>
        <w:ind w:firstLine="480" w:firstLineChars="200"/>
        <w:rPr>
          <w:rFonts w:ascii="Arial" w:hAnsi="Arial" w:eastAsia="宋体" w:cs="Arial"/>
          <w:color w:val="000000" w:themeColor="text1"/>
          <w:kern w:val="0"/>
          <w:szCs w:val="24"/>
          <w:rPrChange w:id="14515" w:author="梁元" w:date="2019-05-14T19:51:36Z">
            <w:rPr>
              <w:rFonts w:ascii="Arial" w:hAnsi="Arial" w:eastAsia="宋体" w:cs="Arial"/>
              <w:color w:val="4F4F4F"/>
              <w:kern w:val="0"/>
              <w:szCs w:val="24"/>
            </w:rPr>
          </w:rPrChange>
          <w14:textFill>
            <w14:solidFill>
              <w14:schemeClr w14:val="tx1"/>
            </w14:solidFill>
          </w14:textFill>
        </w:rPr>
        <w:pPrChange w:id="14514" w:author="冷雪凝" w:date="2019-05-14T12:21:32Z">
          <w:pPr>
            <w:widowControl/>
            <w:shd w:val="clear" w:color="auto" w:fill="FFFFFF"/>
            <w:wordWrap w:val="0"/>
            <w:spacing w:after="240" w:line="390" w:lineRule="atLeast"/>
          </w:pPr>
        </w:pPrChange>
      </w:pPr>
      <w:r>
        <w:rPr>
          <w:rFonts w:ascii="Arial" w:hAnsi="Arial" w:eastAsia="宋体" w:cs="Arial"/>
          <w:color w:val="000000" w:themeColor="text1"/>
          <w:kern w:val="0"/>
          <w:szCs w:val="24"/>
          <w:rPrChange w:id="14516" w:author="梁元" w:date="2019-05-14T19:51:36Z">
            <w:rPr>
              <w:rFonts w:ascii="Arial" w:hAnsi="Arial" w:eastAsia="宋体" w:cs="Arial"/>
              <w:color w:val="4F4F4F"/>
              <w:kern w:val="0"/>
              <w:szCs w:val="24"/>
            </w:rPr>
          </w:rPrChange>
          <w14:textFill>
            <w14:solidFill>
              <w14:schemeClr w14:val="tx1"/>
            </w14:solidFill>
          </w14:textFill>
        </w:rPr>
        <w:t>      Ajax 代理是一种应用级代理服务器，用于调解 Web 浏览器和服务器之间的 HTTP 请求和响应。Ajax 代理允许 Web 浏览器绕过同源策略，这样便可以使用 </w:t>
      </w:r>
      <w:r>
        <w:rPr>
          <w:rFonts w:ascii="宋体" w:hAnsi="宋体" w:eastAsia="宋体" w:cs="宋体"/>
          <w:color w:val="000000" w:themeColor="text1"/>
          <w:kern w:val="0"/>
          <w:szCs w:val="24"/>
          <w:rPrChange w:id="14517" w:author="梁元" w:date="2019-05-14T19:51:36Z">
            <w:rPr>
              <w:rFonts w:ascii="宋体" w:hAnsi="宋体" w:eastAsia="宋体" w:cs="宋体"/>
              <w:color w:val="4F4F4F"/>
              <w:kern w:val="0"/>
              <w:szCs w:val="24"/>
            </w:rPr>
          </w:rPrChange>
          <w14:textFill>
            <w14:solidFill>
              <w14:schemeClr w14:val="tx1"/>
            </w14:solidFill>
          </w14:textFill>
        </w:rPr>
        <w:t>XMLHttpRequest</w:t>
      </w:r>
      <w:r>
        <w:rPr>
          <w:rFonts w:ascii="Arial" w:hAnsi="Arial" w:eastAsia="宋体" w:cs="Arial"/>
          <w:color w:val="000000" w:themeColor="text1"/>
          <w:kern w:val="0"/>
          <w:szCs w:val="24"/>
          <w:rPrChange w:id="14518" w:author="梁元" w:date="2019-05-14T19:51:36Z">
            <w:rPr>
              <w:rFonts w:ascii="Arial" w:hAnsi="Arial" w:eastAsia="宋体" w:cs="Arial"/>
              <w:color w:val="4F4F4F"/>
              <w:kern w:val="0"/>
              <w:szCs w:val="24"/>
            </w:rPr>
          </w:rPrChange>
          <w14:textFill>
            <w14:solidFill>
              <w14:schemeClr w14:val="tx1"/>
            </w14:solidFill>
          </w14:textFill>
        </w:rPr>
        <w:t> 访问第三方服务器。要实现这种绕过，有如下两种方法可供选择：</w:t>
      </w:r>
    </w:p>
    <w:p>
      <w:pPr>
        <w:widowControl/>
        <w:numPr>
          <w:ilvl w:val="0"/>
          <w:numId w:val="13"/>
        </w:numPr>
        <w:shd w:val="clear" w:color="auto" w:fill="FFFFFF"/>
        <w:wordWrap w:val="0"/>
        <w:spacing w:before="120"/>
        <w:ind w:left="480" w:firstLine="420" w:firstLineChars="200"/>
        <w:jc w:val="left"/>
        <w:rPr>
          <w:rFonts w:ascii="Arial" w:hAnsi="Arial" w:eastAsia="宋体" w:cs="Arial"/>
          <w:color w:val="000000" w:themeColor="text1"/>
          <w:kern w:val="0"/>
          <w:sz w:val="21"/>
          <w:szCs w:val="21"/>
          <w:rPrChange w:id="14520" w:author="梁元" w:date="2019-05-14T19:51:36Z">
            <w:rPr>
              <w:rFonts w:ascii="Arial" w:hAnsi="Arial" w:eastAsia="宋体" w:cs="Arial"/>
              <w:color w:val="333333"/>
              <w:kern w:val="0"/>
              <w:sz w:val="21"/>
              <w:szCs w:val="21"/>
            </w:rPr>
          </w:rPrChange>
          <w14:textFill>
            <w14:solidFill>
              <w14:schemeClr w14:val="tx1"/>
            </w14:solidFill>
          </w14:textFill>
        </w:rPr>
        <w:pPrChange w:id="14519" w:author="冷雪凝" w:date="2019-05-14T12:21:32Z">
          <w:pPr>
            <w:widowControl/>
            <w:numPr>
              <w:ilvl w:val="0"/>
              <w:numId w:val="13"/>
            </w:numPr>
            <w:shd w:val="clear" w:color="auto" w:fill="FFFFFF"/>
            <w:wordWrap w:val="0"/>
            <w:spacing w:before="120"/>
            <w:ind w:left="480"/>
            <w:jc w:val="left"/>
          </w:pPr>
        </w:pPrChange>
      </w:pPr>
      <w:r>
        <w:rPr>
          <w:rFonts w:ascii="Arial" w:hAnsi="Arial" w:eastAsia="宋体" w:cs="Arial"/>
          <w:color w:val="000000" w:themeColor="text1"/>
          <w:kern w:val="0"/>
          <w:sz w:val="21"/>
          <w:szCs w:val="21"/>
          <w:rPrChange w:id="14521" w:author="梁元" w:date="2019-05-14T19:51:36Z">
            <w:rPr>
              <w:rFonts w:ascii="Arial" w:hAnsi="Arial" w:eastAsia="宋体" w:cs="Arial"/>
              <w:color w:val="333333"/>
              <w:kern w:val="0"/>
              <w:sz w:val="21"/>
              <w:szCs w:val="21"/>
            </w:rPr>
          </w:rPrChange>
          <w14:textFill>
            <w14:solidFill>
              <w14:schemeClr w14:val="tx1"/>
            </w14:solidFill>
          </w14:textFill>
        </w:rPr>
        <w:t>客户端 Web 应用程序知道第三方 URL 并将该 URL 作为 HTTP 请求中的一个请求参数传递给 Ajax 代理。然后，代理将请求转发给 www.remoteservice.com。注意，可以把代理服务器的使用隐藏在 Web 应用程序开发人员所使用的 Ajax 库的实现中。对于 Web 应用程序开发人员而言，它看上去可能完全不具有同源策略。</w:t>
      </w:r>
    </w:p>
    <w:p>
      <w:pPr>
        <w:ind w:firstLine="420" w:firstLineChars="200"/>
        <w:rPr>
          <w:color w:val="000000" w:themeColor="text1"/>
          <w:rPrChange w:id="14523" w:author="梁元" w:date="2019-05-14T19:51:36Z">
            <w:rPr/>
          </w:rPrChange>
          <w14:textFill>
            <w14:solidFill>
              <w14:schemeClr w14:val="tx1"/>
            </w14:solidFill>
          </w14:textFill>
        </w:rPr>
        <w:pPrChange w:id="14522" w:author="冷雪凝" w:date="2019-05-14T12:21:32Z">
          <w:pPr/>
        </w:pPrChange>
      </w:pPr>
      <w:r>
        <w:rPr>
          <w:rFonts w:ascii="Arial" w:hAnsi="Arial" w:eastAsia="宋体" w:cs="Arial"/>
          <w:color w:val="000000" w:themeColor="text1"/>
          <w:kern w:val="0"/>
          <w:sz w:val="21"/>
          <w:szCs w:val="21"/>
          <w:rPrChange w:id="14524" w:author="梁元" w:date="2019-05-14T19:51:36Z">
            <w:rPr>
              <w:rFonts w:ascii="Arial" w:hAnsi="Arial" w:eastAsia="宋体" w:cs="Arial"/>
              <w:color w:val="333333"/>
              <w:kern w:val="0"/>
              <w:sz w:val="21"/>
              <w:szCs w:val="21"/>
            </w:rPr>
          </w:rPrChange>
          <w14:textFill>
            <w14:solidFill>
              <w14:schemeClr w14:val="tx1"/>
            </w14:solidFill>
          </w14:textFill>
        </w:rPr>
        <w:t>客户端 Web 应用程序不知道第三方 URL，并且尝试通过 HTTP 访问 Ajax 代理服务器上的资源。通过一个预定义的编码规则，Ajax 代理将 所请求的 URL 转换为第三方服务器的 URL 并代表客户检索内容。这样一来，Web 应用程序开发人员看上去就像是在和代理服务器直接进行通信。</w:t>
      </w:r>
    </w:p>
    <w:p>
      <w:pPr>
        <w:pStyle w:val="3"/>
        <w:numPr>
          <w:ilvl w:val="0"/>
          <w:numId w:val="12"/>
        </w:numPr>
        <w:spacing w:line="240" w:lineRule="auto"/>
        <w:ind w:firstLine="562" w:firstLineChars="200"/>
        <w:rPr>
          <w:rFonts w:ascii="仿宋" w:hAnsi="仿宋" w:eastAsia="仿宋"/>
          <w:color w:val="000000" w:themeColor="text1"/>
          <w:sz w:val="28"/>
          <w:szCs w:val="28"/>
          <w:rPrChange w:id="14526" w:author="梁元" w:date="2019-05-14T19:51:36Z">
            <w:rPr>
              <w:rFonts w:ascii="仿宋" w:hAnsi="仿宋" w:eastAsia="仿宋"/>
              <w:sz w:val="28"/>
              <w:szCs w:val="28"/>
            </w:rPr>
          </w:rPrChange>
          <w14:textFill>
            <w14:solidFill>
              <w14:schemeClr w14:val="tx1"/>
            </w14:solidFill>
          </w14:textFill>
        </w:rPr>
        <w:pPrChange w:id="14525" w:author="冷雪凝" w:date="2019-05-14T12:21:32Z">
          <w:pPr>
            <w:pStyle w:val="3"/>
            <w:numPr>
              <w:ilvl w:val="0"/>
              <w:numId w:val="12"/>
            </w:numPr>
          </w:pPr>
        </w:pPrChange>
      </w:pPr>
      <w:bookmarkStart w:id="492" w:name="_Toc494266892"/>
      <w:bookmarkStart w:id="493" w:name="_Toc23295_WPSOffice_Level2"/>
      <w:bookmarkStart w:id="494" w:name="_Toc29955_WPSOffice_Level2"/>
      <w:r>
        <w:rPr>
          <w:rFonts w:hint="eastAsia" w:ascii="仿宋" w:hAnsi="仿宋" w:eastAsia="仿宋"/>
          <w:color w:val="000000" w:themeColor="text1"/>
          <w:sz w:val="28"/>
          <w:szCs w:val="28"/>
          <w:rPrChange w:id="14527" w:author="梁元" w:date="2019-05-14T19:51:36Z">
            <w:rPr>
              <w:rFonts w:hint="eastAsia" w:ascii="仿宋" w:hAnsi="仿宋" w:eastAsia="仿宋"/>
              <w:sz w:val="28"/>
              <w:szCs w:val="28"/>
            </w:rPr>
          </w:rPrChange>
          <w14:textFill>
            <w14:solidFill>
              <w14:schemeClr w14:val="tx1"/>
            </w14:solidFill>
          </w14:textFill>
        </w:rPr>
        <w:t>解法对比及优缺点</w:t>
      </w:r>
      <w:bookmarkEnd w:id="492"/>
      <w:bookmarkEnd w:id="493"/>
      <w:bookmarkEnd w:id="494"/>
    </w:p>
    <w:p>
      <w:pPr>
        <w:ind w:firstLine="480" w:firstLineChars="200"/>
        <w:rPr>
          <w:color w:val="000000" w:themeColor="text1"/>
          <w:rPrChange w:id="14529" w:author="梁元" w:date="2019-05-14T19:51:36Z">
            <w:rPr/>
          </w:rPrChange>
          <w14:textFill>
            <w14:solidFill>
              <w14:schemeClr w14:val="tx1"/>
            </w14:solidFill>
          </w14:textFill>
        </w:rPr>
        <w:pPrChange w:id="14528" w:author="冷雪凝" w:date="2019-05-14T12:21:32Z">
          <w:pPr/>
        </w:pPrChange>
      </w:pPr>
      <w:r>
        <w:rPr>
          <w:rFonts w:hint="eastAsia"/>
          <w:color w:val="000000" w:themeColor="text1"/>
          <w:rPrChange w:id="14530" w:author="梁元" w:date="2019-05-14T19:51:36Z">
            <w:rPr>
              <w:rFonts w:hint="eastAsia"/>
            </w:rPr>
          </w:rPrChange>
          <w14:textFill>
            <w14:solidFill>
              <w14:schemeClr w14:val="tx1"/>
            </w14:solidFill>
          </w14:textFill>
        </w:rPr>
        <w:t>通常解法，仅就问题本身做简要解答，未能够对问题做详尽分析及解决。通用级解法，将同源策略的应用范围和应用场景，都有详细的介绍，进一步说明对此问题的深度理解。</w:t>
      </w:r>
    </w:p>
    <w:p>
      <w:pPr>
        <w:ind w:firstLine="480" w:firstLineChars="200"/>
        <w:rPr>
          <w:color w:val="000000" w:themeColor="text1"/>
          <w:rPrChange w:id="14532" w:author="梁元" w:date="2019-05-14T19:51:36Z">
            <w:rPr/>
          </w:rPrChange>
          <w14:textFill>
            <w14:solidFill>
              <w14:schemeClr w14:val="tx1"/>
            </w14:solidFill>
          </w14:textFill>
        </w:rPr>
        <w:pPrChange w:id="14531" w:author="冷雪凝" w:date="2019-05-14T12:21:32Z">
          <w:pPr/>
        </w:pPrChange>
      </w:pPr>
    </w:p>
    <w:p>
      <w:pPr>
        <w:pStyle w:val="3"/>
        <w:numPr>
          <w:ilvl w:val="0"/>
          <w:numId w:val="12"/>
        </w:numPr>
        <w:spacing w:line="240" w:lineRule="auto"/>
        <w:ind w:firstLine="562" w:firstLineChars="200"/>
        <w:rPr>
          <w:rFonts w:ascii="仿宋" w:hAnsi="仿宋" w:eastAsia="仿宋"/>
          <w:color w:val="000000" w:themeColor="text1"/>
          <w:sz w:val="28"/>
          <w:szCs w:val="28"/>
          <w:rPrChange w:id="14534" w:author="梁元" w:date="2019-05-14T19:51:36Z">
            <w:rPr>
              <w:rFonts w:ascii="仿宋" w:hAnsi="仿宋" w:eastAsia="仿宋"/>
              <w:sz w:val="28"/>
              <w:szCs w:val="28"/>
            </w:rPr>
          </w:rPrChange>
          <w14:textFill>
            <w14:solidFill>
              <w14:schemeClr w14:val="tx1"/>
            </w14:solidFill>
          </w14:textFill>
        </w:rPr>
        <w:pPrChange w:id="14533" w:author="冷雪凝" w:date="2019-05-14T12:21:32Z">
          <w:pPr>
            <w:pStyle w:val="3"/>
            <w:numPr>
              <w:ilvl w:val="0"/>
              <w:numId w:val="12"/>
            </w:numPr>
          </w:pPr>
        </w:pPrChange>
      </w:pPr>
      <w:bookmarkStart w:id="495" w:name="_Toc494266893"/>
      <w:bookmarkStart w:id="496" w:name="_Toc24713_WPSOffice_Level2"/>
      <w:bookmarkStart w:id="497" w:name="_Toc965_WPSOffice_Level2"/>
      <w:r>
        <w:rPr>
          <w:rFonts w:hint="eastAsia" w:ascii="仿宋" w:hAnsi="仿宋" w:eastAsia="仿宋"/>
          <w:color w:val="000000" w:themeColor="text1"/>
          <w:sz w:val="28"/>
          <w:szCs w:val="28"/>
          <w:rPrChange w:id="14535"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495"/>
      <w:bookmarkEnd w:id="496"/>
      <w:bookmarkEnd w:id="497"/>
    </w:p>
    <w:p>
      <w:pPr>
        <w:ind w:firstLine="482" w:firstLineChars="200"/>
        <w:rPr>
          <w:color w:val="000000" w:themeColor="text1"/>
          <w:rPrChange w:id="14537" w:author="梁元" w:date="2019-05-14T19:51:36Z">
            <w:rPr/>
          </w:rPrChange>
          <w14:textFill>
            <w14:solidFill>
              <w14:schemeClr w14:val="tx1"/>
            </w14:solidFill>
          </w14:textFill>
        </w:rPr>
        <w:pPrChange w:id="14536" w:author="冷雪凝" w:date="2019-05-14T12:21:32Z">
          <w:pPr/>
        </w:pPrChange>
      </w:pPr>
      <w:r>
        <w:rPr>
          <w:rFonts w:hint="eastAsia"/>
          <w:b/>
          <w:color w:val="000000" w:themeColor="text1"/>
          <w:rPrChange w:id="14538" w:author="梁元" w:date="2019-05-14T19:51:36Z">
            <w:rPr>
              <w:rFonts w:hint="eastAsia"/>
              <w:b/>
            </w:rPr>
          </w:rPrChange>
          <w14:textFill>
            <w14:solidFill>
              <w14:schemeClr w14:val="tx1"/>
            </w14:solidFill>
          </w14:textFill>
        </w:rPr>
        <w:t>问题</w:t>
      </w:r>
      <w:r>
        <w:rPr>
          <w:rFonts w:hint="eastAsia"/>
          <w:color w:val="000000" w:themeColor="text1"/>
          <w:rPrChange w:id="14539" w:author="梁元" w:date="2019-05-14T19:51:36Z">
            <w:rPr>
              <w:rFonts w:hint="eastAsia"/>
            </w:rPr>
          </w:rPrChange>
          <w14:textFill>
            <w14:solidFill>
              <w14:schemeClr w14:val="tx1"/>
            </w14:solidFill>
          </w14:textFill>
        </w:rPr>
        <w:t>： 接触到的前端同源策略的问题都有哪些？</w:t>
      </w:r>
    </w:p>
    <w:p>
      <w:pPr>
        <w:pStyle w:val="11"/>
        <w:shd w:val="clear" w:color="auto" w:fill="FFFFFF"/>
        <w:ind w:firstLine="480" w:firstLineChars="200"/>
        <w:rPr>
          <w:color w:val="000000" w:themeColor="text1"/>
          <w:rPrChange w:id="14541" w:author="梁元" w:date="2019-05-14T19:51:36Z">
            <w:rPr/>
          </w:rPrChange>
          <w14:textFill>
            <w14:solidFill>
              <w14:schemeClr w14:val="tx1"/>
            </w14:solidFill>
          </w14:textFill>
        </w:rPr>
        <w:pPrChange w:id="14540" w:author="冷雪凝" w:date="2019-05-14T12:21:32Z">
          <w:pPr>
            <w:pStyle w:val="11"/>
            <w:shd w:val="clear" w:color="auto" w:fill="FFFFFF"/>
          </w:pPr>
        </w:pPrChange>
      </w:pPr>
      <w:r>
        <w:rPr>
          <w:rFonts w:hint="eastAsia"/>
          <w:color w:val="000000" w:themeColor="text1"/>
          <w:rPrChange w:id="14542" w:author="梁元" w:date="2019-05-14T19:51:36Z">
            <w:rPr>
              <w:rFonts w:hint="eastAsia"/>
            </w:rPr>
          </w:rPrChange>
          <w14:textFill>
            <w14:solidFill>
              <w14:schemeClr w14:val="tx1"/>
            </w14:solidFill>
          </w14:textFill>
        </w:rPr>
        <w:t xml:space="preserve">解答： </w:t>
      </w:r>
    </w:p>
    <w:p>
      <w:pPr>
        <w:pStyle w:val="11"/>
        <w:shd w:val="clear" w:color="auto" w:fill="FFFFFF"/>
        <w:ind w:firstLine="480" w:firstLineChars="200"/>
        <w:rPr>
          <w:color w:val="000000" w:themeColor="text1"/>
          <w:rPrChange w:id="14544" w:author="梁元" w:date="2019-05-14T19:51:36Z">
            <w:rPr/>
          </w:rPrChange>
          <w14:textFill>
            <w14:solidFill>
              <w14:schemeClr w14:val="tx1"/>
            </w14:solidFill>
          </w14:textFill>
        </w:rPr>
        <w:pPrChange w:id="14543" w:author="冷雪凝" w:date="2019-05-14T12:21:32Z">
          <w:pPr>
            <w:pStyle w:val="11"/>
            <w:shd w:val="clear" w:color="auto" w:fill="FFFFFF"/>
          </w:pPr>
        </w:pPrChange>
      </w:pPr>
      <w:r>
        <w:rPr>
          <w:color w:val="000000" w:themeColor="text1"/>
          <w:rPrChange w:id="14545" w:author="梁元" w:date="2019-05-14T19:51:36Z">
            <w:rPr/>
          </w:rPrChange>
          <w14:textFill>
            <w14:solidFill>
              <w14:schemeClr w14:val="tx1"/>
            </w14:solidFill>
          </w14:textFill>
        </w:rPr>
        <w:t>（1） Cookie、LocalStorage 和 IndexDB 无法读取。</w:t>
      </w:r>
    </w:p>
    <w:p>
      <w:pPr>
        <w:pStyle w:val="11"/>
        <w:shd w:val="clear" w:color="auto" w:fill="FFFFFF"/>
        <w:ind w:firstLine="480" w:firstLineChars="200"/>
        <w:rPr>
          <w:color w:val="000000" w:themeColor="text1"/>
          <w:rPrChange w:id="14547" w:author="梁元" w:date="2019-05-14T19:51:36Z">
            <w:rPr/>
          </w:rPrChange>
          <w14:textFill>
            <w14:solidFill>
              <w14:schemeClr w14:val="tx1"/>
            </w14:solidFill>
          </w14:textFill>
        </w:rPr>
        <w:pPrChange w:id="14546" w:author="冷雪凝" w:date="2019-05-14T12:21:32Z">
          <w:pPr>
            <w:pStyle w:val="11"/>
            <w:shd w:val="clear" w:color="auto" w:fill="FFFFFF"/>
          </w:pPr>
        </w:pPrChange>
      </w:pPr>
      <w:r>
        <w:rPr>
          <w:color w:val="000000" w:themeColor="text1"/>
          <w:rPrChange w:id="14548" w:author="梁元" w:date="2019-05-14T19:51:36Z">
            <w:rPr/>
          </w:rPrChange>
          <w14:textFill>
            <w14:solidFill>
              <w14:schemeClr w14:val="tx1"/>
            </w14:solidFill>
          </w14:textFill>
        </w:rPr>
        <w:t>（2） DOM 无法获得。</w:t>
      </w:r>
    </w:p>
    <w:p>
      <w:pPr>
        <w:pStyle w:val="11"/>
        <w:shd w:val="clear" w:color="auto" w:fill="FFFFFF"/>
        <w:ind w:firstLine="480" w:firstLineChars="200"/>
        <w:rPr>
          <w:color w:val="000000" w:themeColor="text1"/>
          <w:rPrChange w:id="14550" w:author="梁元" w:date="2019-05-14T19:51:36Z">
            <w:rPr/>
          </w:rPrChange>
          <w14:textFill>
            <w14:solidFill>
              <w14:schemeClr w14:val="tx1"/>
            </w14:solidFill>
          </w14:textFill>
        </w:rPr>
        <w:pPrChange w:id="14549" w:author="冷雪凝" w:date="2019-05-14T12:21:32Z">
          <w:pPr>
            <w:pStyle w:val="11"/>
            <w:shd w:val="clear" w:color="auto" w:fill="FFFFFF"/>
          </w:pPr>
        </w:pPrChange>
      </w:pPr>
      <w:r>
        <w:rPr>
          <w:color w:val="000000" w:themeColor="text1"/>
          <w:rPrChange w:id="14551" w:author="梁元" w:date="2019-05-14T19:51:36Z">
            <w:rPr/>
          </w:rPrChange>
          <w14:textFill>
            <w14:solidFill>
              <w14:schemeClr w14:val="tx1"/>
            </w14:solidFill>
          </w14:textFill>
        </w:rPr>
        <w:t>（3） AJAX 请求不能发送。</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14553"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4552" w:author="冷雪凝" w:date="2019-05-14T12:21:32Z">
          <w:pPr>
            <w:pStyle w:val="11"/>
            <w:shd w:val="clear" w:color="auto" w:fill="FFFFFF"/>
          </w:pPr>
        </w:pPrChange>
      </w:pPr>
      <w:r>
        <w:rPr>
          <w:rFonts w:hint="eastAsia" w:ascii="Arial" w:hAnsi="Arial" w:cs="Arial" w:eastAsiaTheme="minorEastAsia"/>
          <w:color w:val="000000" w:themeColor="text1"/>
          <w:kern w:val="2"/>
          <w:sz w:val="23"/>
          <w:szCs w:val="23"/>
          <w:shd w:val="clear" w:color="auto" w:fill="FFFFFF"/>
          <w:rPrChange w:id="14554"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问题：同源策略问题？</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14556"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4555" w:author="冷雪凝" w:date="2019-05-14T12:21:32Z">
          <w:pPr>
            <w:pStyle w:val="11"/>
            <w:shd w:val="clear" w:color="auto" w:fill="FFFFFF"/>
          </w:pPr>
        </w:pPrChange>
      </w:pPr>
      <w:r>
        <w:rPr>
          <w:rFonts w:hint="eastAsia" w:ascii="Arial" w:hAnsi="Arial" w:cs="Arial" w:eastAsiaTheme="minorEastAsia"/>
          <w:color w:val="000000" w:themeColor="text1"/>
          <w:kern w:val="2"/>
          <w:sz w:val="23"/>
          <w:szCs w:val="23"/>
          <w:shd w:val="clear" w:color="auto" w:fill="FFFFFF"/>
          <w:rPrChange w:id="14557"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解答：</w:t>
      </w:r>
    </w:p>
    <w:p>
      <w:pPr>
        <w:pStyle w:val="11"/>
        <w:numPr>
          <w:ilvl w:val="0"/>
          <w:numId w:val="14"/>
        </w:numPr>
        <w:shd w:val="clear" w:color="auto" w:fill="FFFFFF"/>
        <w:ind w:firstLine="460" w:firstLineChars="200"/>
        <w:rPr>
          <w:rFonts w:ascii="Arial" w:hAnsi="Arial" w:cs="Arial" w:eastAsiaTheme="minorEastAsia"/>
          <w:color w:val="000000" w:themeColor="text1"/>
          <w:kern w:val="2"/>
          <w:sz w:val="23"/>
          <w:szCs w:val="23"/>
          <w:shd w:val="clear" w:color="auto" w:fill="FFFFFF"/>
          <w:rPrChange w:id="14559"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4558" w:author="冷雪凝" w:date="2019-05-14T12:21:32Z">
          <w:pPr>
            <w:pStyle w:val="11"/>
            <w:numPr>
              <w:ilvl w:val="0"/>
              <w:numId w:val="14"/>
            </w:numPr>
            <w:shd w:val="clear" w:color="auto" w:fill="FFFFFF"/>
          </w:pPr>
        </w:pPrChange>
      </w:pPr>
      <w:r>
        <w:rPr>
          <w:rFonts w:hint="eastAsia" w:ascii="Arial" w:hAnsi="Arial" w:cs="Arial" w:eastAsiaTheme="minorEastAsia"/>
          <w:color w:val="000000" w:themeColor="text1"/>
          <w:kern w:val="2"/>
          <w:sz w:val="23"/>
          <w:szCs w:val="23"/>
          <w:shd w:val="clear" w:color="auto" w:fill="FFFFFF"/>
          <w:rPrChange w:id="14560"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iframe</w:t>
      </w:r>
    </w:p>
    <w:p>
      <w:pPr>
        <w:pStyle w:val="11"/>
        <w:numPr>
          <w:ilvl w:val="0"/>
          <w:numId w:val="14"/>
        </w:numPr>
        <w:shd w:val="clear" w:color="auto" w:fill="FFFFFF"/>
        <w:ind w:firstLine="460" w:firstLineChars="200"/>
        <w:rPr>
          <w:rFonts w:ascii="Arial" w:hAnsi="Arial" w:cs="Arial" w:eastAsiaTheme="minorEastAsia"/>
          <w:color w:val="000000" w:themeColor="text1"/>
          <w:kern w:val="2"/>
          <w:sz w:val="23"/>
          <w:szCs w:val="23"/>
          <w:shd w:val="clear" w:color="auto" w:fill="FFFFFF"/>
          <w:rPrChange w:id="14562"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4561" w:author="冷雪凝" w:date="2019-05-14T12:21:32Z">
          <w:pPr>
            <w:pStyle w:val="11"/>
            <w:numPr>
              <w:ilvl w:val="0"/>
              <w:numId w:val="14"/>
            </w:numPr>
            <w:shd w:val="clear" w:color="auto" w:fill="FFFFFF"/>
          </w:pPr>
        </w:pPrChange>
      </w:pPr>
      <w:r>
        <w:rPr>
          <w:rFonts w:hint="eastAsia" w:ascii="Arial" w:hAnsi="Arial" w:cs="Arial" w:eastAsiaTheme="minorEastAsia"/>
          <w:color w:val="000000" w:themeColor="text1"/>
          <w:kern w:val="2"/>
          <w:sz w:val="23"/>
          <w:szCs w:val="23"/>
          <w:shd w:val="clear" w:color="auto" w:fill="FFFFFF"/>
          <w:rPrChange w:id="14563"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window.name</w:t>
      </w:r>
    </w:p>
    <w:p>
      <w:pPr>
        <w:pStyle w:val="11"/>
        <w:numPr>
          <w:ilvl w:val="0"/>
          <w:numId w:val="14"/>
        </w:numPr>
        <w:shd w:val="clear" w:color="auto" w:fill="FFFFFF"/>
        <w:ind w:firstLine="460" w:firstLineChars="200"/>
        <w:rPr>
          <w:rFonts w:ascii="Arial" w:hAnsi="Arial" w:cs="Arial" w:eastAsiaTheme="minorEastAsia"/>
          <w:color w:val="000000" w:themeColor="text1"/>
          <w:kern w:val="2"/>
          <w:sz w:val="23"/>
          <w:szCs w:val="23"/>
          <w:shd w:val="clear" w:color="auto" w:fill="FFFFFF"/>
          <w:rPrChange w:id="14565"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4564" w:author="冷雪凝" w:date="2019-05-14T12:21:32Z">
          <w:pPr>
            <w:pStyle w:val="11"/>
            <w:numPr>
              <w:ilvl w:val="0"/>
              <w:numId w:val="14"/>
            </w:numPr>
            <w:shd w:val="clear" w:color="auto" w:fill="FFFFFF"/>
          </w:pPr>
        </w:pPrChange>
      </w:pPr>
      <w:r>
        <w:rPr>
          <w:rFonts w:ascii="Arial" w:hAnsi="Arial" w:cs="Arial" w:eastAsiaTheme="minorEastAsia"/>
          <w:color w:val="000000" w:themeColor="text1"/>
          <w:kern w:val="2"/>
          <w:sz w:val="23"/>
          <w:szCs w:val="23"/>
          <w:shd w:val="clear" w:color="auto" w:fill="FFFFFF"/>
          <w:rPrChange w:id="14566"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window.postMessage</w:t>
      </w:r>
    </w:p>
    <w:p>
      <w:pPr>
        <w:ind w:firstLine="480" w:firstLineChars="200"/>
        <w:rPr>
          <w:color w:val="000000" w:themeColor="text1"/>
          <w:rPrChange w:id="14568" w:author="梁元" w:date="2019-05-14T19:51:36Z">
            <w:rPr/>
          </w:rPrChange>
          <w14:textFill>
            <w14:solidFill>
              <w14:schemeClr w14:val="tx1"/>
            </w14:solidFill>
          </w14:textFill>
        </w:rPr>
        <w:pPrChange w:id="14567" w:author="冷雪凝" w:date="2019-05-14T12:21:32Z">
          <w:pPr/>
        </w:pPrChange>
      </w:pPr>
    </w:p>
    <w:p>
      <w:pPr>
        <w:pStyle w:val="3"/>
        <w:numPr>
          <w:ilvl w:val="0"/>
          <w:numId w:val="12"/>
        </w:numPr>
        <w:spacing w:line="240" w:lineRule="auto"/>
        <w:ind w:firstLine="562" w:firstLineChars="200"/>
        <w:rPr>
          <w:rFonts w:ascii="仿宋" w:hAnsi="仿宋" w:eastAsia="仿宋"/>
          <w:color w:val="000000" w:themeColor="text1"/>
          <w:sz w:val="28"/>
          <w:szCs w:val="28"/>
          <w:rPrChange w:id="14570" w:author="梁元" w:date="2019-05-14T19:51:36Z">
            <w:rPr>
              <w:rFonts w:ascii="仿宋" w:hAnsi="仿宋" w:eastAsia="仿宋"/>
              <w:sz w:val="28"/>
              <w:szCs w:val="28"/>
            </w:rPr>
          </w:rPrChange>
          <w14:textFill>
            <w14:solidFill>
              <w14:schemeClr w14:val="tx1"/>
            </w14:solidFill>
          </w14:textFill>
        </w:rPr>
        <w:pPrChange w:id="14569" w:author="冷雪凝" w:date="2019-05-14T12:21:32Z">
          <w:pPr>
            <w:pStyle w:val="3"/>
            <w:numPr>
              <w:ilvl w:val="0"/>
              <w:numId w:val="12"/>
            </w:numPr>
          </w:pPr>
        </w:pPrChange>
      </w:pPr>
      <w:bookmarkStart w:id="498" w:name="_Toc5802_WPSOffice_Level2"/>
      <w:bookmarkStart w:id="499" w:name="_Toc494266894"/>
      <w:bookmarkStart w:id="500" w:name="_Toc22977_WPSOffice_Level2"/>
      <w:r>
        <w:rPr>
          <w:rFonts w:hint="eastAsia" w:ascii="仿宋" w:hAnsi="仿宋" w:eastAsia="仿宋"/>
          <w:color w:val="000000" w:themeColor="text1"/>
          <w:sz w:val="28"/>
          <w:szCs w:val="28"/>
          <w:rPrChange w:id="14571" w:author="梁元" w:date="2019-05-14T19:51:36Z">
            <w:rPr>
              <w:rFonts w:hint="eastAsia" w:ascii="仿宋" w:hAnsi="仿宋" w:eastAsia="仿宋"/>
              <w:sz w:val="28"/>
              <w:szCs w:val="28"/>
            </w:rPr>
          </w:rPrChange>
          <w14:textFill>
            <w14:solidFill>
              <w14:schemeClr w14:val="tx1"/>
            </w14:solidFill>
          </w14:textFill>
        </w:rPr>
        <w:t>项目中体现经验的点</w:t>
      </w:r>
      <w:bookmarkEnd w:id="498"/>
      <w:bookmarkEnd w:id="499"/>
      <w:bookmarkEnd w:id="500"/>
    </w:p>
    <w:p>
      <w:pPr>
        <w:ind w:firstLine="480" w:firstLineChars="200"/>
        <w:rPr>
          <w:color w:val="000000" w:themeColor="text1"/>
          <w:rPrChange w:id="14573" w:author="梁元" w:date="2019-05-14T19:51:36Z">
            <w:rPr/>
          </w:rPrChange>
          <w14:textFill>
            <w14:solidFill>
              <w14:schemeClr w14:val="tx1"/>
            </w14:solidFill>
          </w14:textFill>
        </w:rPr>
        <w:pPrChange w:id="14572" w:author="冷雪凝" w:date="2019-05-14T12:21:32Z">
          <w:pPr/>
        </w:pPrChange>
      </w:pPr>
      <w:r>
        <w:rPr>
          <w:rFonts w:hint="eastAsia"/>
          <w:color w:val="000000" w:themeColor="text1"/>
          <w:rPrChange w:id="14574" w:author="梁元" w:date="2019-05-14T19:51:36Z">
            <w:rPr>
              <w:rFonts w:hint="eastAsia"/>
            </w:rPr>
          </w:rPrChange>
          <w14:textFill>
            <w14:solidFill>
              <w14:schemeClr w14:val="tx1"/>
            </w14:solidFill>
          </w14:textFill>
        </w:rPr>
        <w:t>当</w:t>
      </w:r>
      <w:r>
        <w:rPr>
          <w:rFonts w:hint="eastAsia" w:ascii="Arial" w:hAnsi="Arial" w:cs="Arial"/>
          <w:bCs/>
          <w:color w:val="000000" w:themeColor="text1"/>
          <w:sz w:val="23"/>
          <w:szCs w:val="23"/>
          <w:shd w:val="clear" w:color="auto" w:fill="FFFFFF"/>
          <w:rPrChange w:id="14575" w:author="梁元" w:date="2019-05-14T19:51:36Z">
            <w:rPr>
              <w:rFonts w:hint="eastAsia" w:ascii="Arial" w:hAnsi="Arial" w:cs="Arial"/>
              <w:bCs/>
              <w:color w:val="222222"/>
              <w:sz w:val="23"/>
              <w:szCs w:val="23"/>
              <w:shd w:val="clear" w:color="auto" w:fill="FFFFFF"/>
            </w:rPr>
          </w:rPrChange>
          <w14:textFill>
            <w14:solidFill>
              <w14:schemeClr w14:val="tx1"/>
            </w14:solidFill>
          </w14:textFill>
        </w:rPr>
        <w:t>在项目中，解决数据的存储以及获取，还有通信时，经常遇到的问题；使用频率比较高</w:t>
      </w:r>
    </w:p>
    <w:p>
      <w:pPr>
        <w:ind w:firstLine="480" w:firstLineChars="200"/>
        <w:rPr>
          <w:color w:val="000000" w:themeColor="text1"/>
          <w:rPrChange w:id="14577" w:author="梁元" w:date="2019-05-14T19:51:36Z">
            <w:rPr/>
          </w:rPrChange>
          <w14:textFill>
            <w14:solidFill>
              <w14:schemeClr w14:val="tx1"/>
            </w14:solidFill>
          </w14:textFill>
        </w:rPr>
        <w:pPrChange w:id="14576" w:author="冷雪凝" w:date="2019-05-14T12:21:32Z">
          <w:pPr/>
        </w:pPrChange>
      </w:pPr>
    </w:p>
    <w:p>
      <w:pPr>
        <w:pStyle w:val="3"/>
        <w:numPr>
          <w:ilvl w:val="0"/>
          <w:numId w:val="12"/>
        </w:numPr>
        <w:spacing w:line="240" w:lineRule="auto"/>
        <w:ind w:firstLine="562" w:firstLineChars="200"/>
        <w:rPr>
          <w:rFonts w:ascii="仿宋" w:hAnsi="仿宋" w:eastAsia="仿宋"/>
          <w:color w:val="000000" w:themeColor="text1"/>
          <w:sz w:val="28"/>
          <w:szCs w:val="28"/>
          <w:rPrChange w:id="14579" w:author="梁元" w:date="2019-05-14T19:51:36Z">
            <w:rPr>
              <w:rFonts w:ascii="仿宋" w:hAnsi="仿宋" w:eastAsia="仿宋"/>
              <w:sz w:val="28"/>
              <w:szCs w:val="28"/>
            </w:rPr>
          </w:rPrChange>
          <w14:textFill>
            <w14:solidFill>
              <w14:schemeClr w14:val="tx1"/>
            </w14:solidFill>
          </w14:textFill>
        </w:rPr>
        <w:pPrChange w:id="14578" w:author="冷雪凝" w:date="2019-05-14T12:21:32Z">
          <w:pPr>
            <w:pStyle w:val="3"/>
            <w:numPr>
              <w:ilvl w:val="0"/>
              <w:numId w:val="12"/>
            </w:numPr>
          </w:pPr>
        </w:pPrChange>
      </w:pPr>
      <w:bookmarkStart w:id="501" w:name="_Toc494266895"/>
      <w:bookmarkStart w:id="502" w:name="_Toc4855_WPSOffice_Level2"/>
      <w:bookmarkStart w:id="503" w:name="_Toc16759_WPSOffice_Level2"/>
      <w:r>
        <w:rPr>
          <w:rFonts w:hint="eastAsia" w:ascii="仿宋" w:hAnsi="仿宋" w:eastAsia="仿宋"/>
          <w:color w:val="000000" w:themeColor="text1"/>
          <w:sz w:val="28"/>
          <w:szCs w:val="28"/>
          <w:rPrChange w:id="14580" w:author="梁元" w:date="2019-05-14T19:51:36Z">
            <w:rPr>
              <w:rFonts w:hint="eastAsia" w:ascii="仿宋" w:hAnsi="仿宋" w:eastAsia="仿宋"/>
              <w:sz w:val="28"/>
              <w:szCs w:val="28"/>
            </w:rPr>
          </w:rPrChange>
          <w14:textFill>
            <w14:solidFill>
              <w14:schemeClr w14:val="tx1"/>
            </w14:solidFill>
          </w14:textFill>
        </w:rPr>
        <w:t>论坛参考</w:t>
      </w:r>
      <w:bookmarkEnd w:id="501"/>
      <w:bookmarkEnd w:id="502"/>
      <w:bookmarkEnd w:id="503"/>
    </w:p>
    <w:p>
      <w:pPr>
        <w:ind w:firstLine="480" w:firstLineChars="200"/>
        <w:rPr>
          <w:color w:val="000000" w:themeColor="text1"/>
          <w:sz w:val="28"/>
          <w:rPrChange w:id="14582" w:author="梁元" w:date="2019-05-14T19:51:36Z">
            <w:rPr>
              <w:sz w:val="28"/>
            </w:rPr>
          </w:rPrChange>
          <w14:textFill>
            <w14:solidFill>
              <w14:schemeClr w14:val="tx1"/>
            </w14:solidFill>
          </w14:textFill>
        </w:rPr>
        <w:pPrChange w:id="14581" w:author="冷雪凝" w:date="2019-05-14T12:21:32Z">
          <w:pPr/>
        </w:pPrChange>
      </w:pPr>
      <w:r>
        <w:rPr>
          <w:color w:val="000000" w:themeColor="text1"/>
          <w:rPrChange w:id="14583" w:author="梁元" w:date="2019-05-14T19:51:36Z">
            <w:rPr/>
          </w:rPrChange>
          <w14:textFill>
            <w14:solidFill>
              <w14:schemeClr w14:val="tx1"/>
            </w14:solidFill>
          </w14:textFill>
        </w:rPr>
        <w:fldChar w:fldCharType="begin"/>
      </w:r>
      <w:r>
        <w:rPr>
          <w:color w:val="000000" w:themeColor="text1"/>
          <w:rPrChange w:id="14584" w:author="梁元" w:date="2019-05-14T19:51:36Z">
            <w:rPr/>
          </w:rPrChange>
          <w14:textFill>
            <w14:solidFill>
              <w14:schemeClr w14:val="tx1"/>
            </w14:solidFill>
          </w14:textFill>
        </w:rPr>
        <w:instrText xml:space="preserve"> HYPERLINK "http://www.360doc.com/content/17/0925/20/47820059_690133713.shtml" </w:instrText>
      </w:r>
      <w:r>
        <w:rPr>
          <w:color w:val="000000" w:themeColor="text1"/>
          <w:rPrChange w:id="14585" w:author="梁元" w:date="2019-05-14T19:51:36Z">
            <w:rPr/>
          </w:rPrChange>
          <w14:textFill>
            <w14:solidFill>
              <w14:schemeClr w14:val="tx1"/>
            </w14:solidFill>
          </w14:textFill>
        </w:rPr>
        <w:fldChar w:fldCharType="separate"/>
      </w:r>
      <w:r>
        <w:rPr>
          <w:rStyle w:val="18"/>
          <w:color w:val="000000" w:themeColor="text1"/>
          <w:sz w:val="28"/>
          <w:rPrChange w:id="14586" w:author="梁元" w:date="2019-05-14T19:51:36Z">
            <w:rPr>
              <w:rStyle w:val="18"/>
              <w:sz w:val="28"/>
            </w:rPr>
          </w:rPrChange>
          <w14:textFill>
            <w14:solidFill>
              <w14:schemeClr w14:val="tx1"/>
            </w14:solidFill>
          </w14:textFill>
        </w:rPr>
        <w:t>http://www.360doc.com/content/17/0925/20/47820059_690133713.shtml</w:t>
      </w:r>
      <w:r>
        <w:rPr>
          <w:rStyle w:val="18"/>
          <w:color w:val="000000" w:themeColor="text1"/>
          <w:sz w:val="28"/>
          <w:rPrChange w:id="14587" w:author="梁元" w:date="2019-05-14T19:51:36Z">
            <w:rPr>
              <w:rStyle w:val="18"/>
              <w:sz w:val="28"/>
            </w:rPr>
          </w:rPrChange>
          <w14:textFill>
            <w14:solidFill>
              <w14:schemeClr w14:val="tx1"/>
            </w14:solidFill>
          </w14:textFill>
        </w:rPr>
        <w:fldChar w:fldCharType="end"/>
      </w:r>
    </w:p>
    <w:p>
      <w:pPr>
        <w:ind w:firstLine="480" w:firstLineChars="200"/>
        <w:rPr>
          <w:rStyle w:val="18"/>
          <w:color w:val="000000" w:themeColor="text1"/>
          <w:sz w:val="28"/>
          <w:rPrChange w:id="14589" w:author="梁元" w:date="2019-05-14T19:51:36Z">
            <w:rPr>
              <w:rStyle w:val="18"/>
              <w:sz w:val="28"/>
            </w:rPr>
          </w:rPrChange>
          <w14:textFill>
            <w14:solidFill>
              <w14:schemeClr w14:val="tx1"/>
            </w14:solidFill>
          </w14:textFill>
        </w:rPr>
        <w:pPrChange w:id="14588" w:author="冷雪凝" w:date="2019-05-14T12:21:32Z">
          <w:pPr/>
        </w:pPrChange>
      </w:pPr>
      <w:r>
        <w:rPr>
          <w:color w:val="000000" w:themeColor="text1"/>
          <w:rPrChange w:id="14590" w:author="梁元" w:date="2019-05-14T19:51:36Z">
            <w:rPr/>
          </w:rPrChange>
          <w14:textFill>
            <w14:solidFill>
              <w14:schemeClr w14:val="tx1"/>
            </w14:solidFill>
          </w14:textFill>
        </w:rPr>
        <w:fldChar w:fldCharType="begin"/>
      </w:r>
      <w:r>
        <w:rPr>
          <w:color w:val="000000" w:themeColor="text1"/>
          <w:rPrChange w:id="14591" w:author="梁元" w:date="2019-05-14T19:51:36Z">
            <w:rPr/>
          </w:rPrChange>
          <w14:textFill>
            <w14:solidFill>
              <w14:schemeClr w14:val="tx1"/>
            </w14:solidFill>
          </w14:textFill>
        </w:rPr>
        <w:instrText xml:space="preserve"> HYPERLINK "http://www.ruanyifeng.com/blog/2016/04/same-origin-policy.html" </w:instrText>
      </w:r>
      <w:r>
        <w:rPr>
          <w:color w:val="000000" w:themeColor="text1"/>
          <w:rPrChange w:id="14592" w:author="梁元" w:date="2019-05-14T19:51:36Z">
            <w:rPr/>
          </w:rPrChange>
          <w14:textFill>
            <w14:solidFill>
              <w14:schemeClr w14:val="tx1"/>
            </w14:solidFill>
          </w14:textFill>
        </w:rPr>
        <w:fldChar w:fldCharType="separate"/>
      </w:r>
      <w:r>
        <w:rPr>
          <w:rStyle w:val="18"/>
          <w:color w:val="000000" w:themeColor="text1"/>
          <w:sz w:val="28"/>
          <w:rPrChange w:id="14593" w:author="梁元" w:date="2019-05-14T19:51:36Z">
            <w:rPr>
              <w:rStyle w:val="18"/>
              <w:sz w:val="28"/>
            </w:rPr>
          </w:rPrChange>
          <w14:textFill>
            <w14:solidFill>
              <w14:schemeClr w14:val="tx1"/>
            </w14:solidFill>
          </w14:textFill>
        </w:rPr>
        <w:t>http://www.ruanyifeng.com/blog/2016/04/same-origin-policy.html</w:t>
      </w:r>
      <w:r>
        <w:rPr>
          <w:rStyle w:val="18"/>
          <w:color w:val="000000" w:themeColor="text1"/>
          <w:sz w:val="28"/>
          <w:rPrChange w:id="14594" w:author="梁元" w:date="2019-05-14T19:51:36Z">
            <w:rPr>
              <w:rStyle w:val="18"/>
              <w:sz w:val="28"/>
            </w:rPr>
          </w:rPrChange>
          <w14:textFill>
            <w14:solidFill>
              <w14:schemeClr w14:val="tx1"/>
            </w14:solidFill>
          </w14:textFill>
        </w:rPr>
        <w:fldChar w:fldCharType="end"/>
      </w:r>
    </w:p>
    <w:p>
      <w:pPr>
        <w:ind w:firstLine="480" w:firstLineChars="200"/>
        <w:rPr>
          <w:color w:val="000000" w:themeColor="text1"/>
          <w:sz w:val="28"/>
          <w:rPrChange w:id="14596" w:author="梁元" w:date="2019-05-14T19:51:36Z">
            <w:rPr>
              <w:sz w:val="28"/>
            </w:rPr>
          </w:rPrChange>
          <w14:textFill>
            <w14:solidFill>
              <w14:schemeClr w14:val="tx1"/>
            </w14:solidFill>
          </w14:textFill>
        </w:rPr>
        <w:pPrChange w:id="14595" w:author="冷雪凝" w:date="2019-05-14T12:21:32Z">
          <w:pPr/>
        </w:pPrChange>
      </w:pPr>
      <w:r>
        <w:rPr>
          <w:color w:val="000000" w:themeColor="text1"/>
          <w:rPrChange w:id="14597" w:author="梁元" w:date="2019-05-14T19:51:36Z">
            <w:rPr/>
          </w:rPrChange>
          <w14:textFill>
            <w14:solidFill>
              <w14:schemeClr w14:val="tx1"/>
            </w14:solidFill>
          </w14:textFill>
        </w:rPr>
        <w:fldChar w:fldCharType="begin"/>
      </w:r>
      <w:r>
        <w:rPr>
          <w:color w:val="000000" w:themeColor="text1"/>
          <w:rPrChange w:id="14598" w:author="梁元" w:date="2019-05-14T19:51:36Z">
            <w:rPr/>
          </w:rPrChange>
          <w14:textFill>
            <w14:solidFill>
              <w14:schemeClr w14:val="tx1"/>
            </w14:solidFill>
          </w14:textFill>
        </w:rPr>
        <w:instrText xml:space="preserve"> HYPERLINK "https://blog.csdn.net/tim_tsang/article/details/46124527" </w:instrText>
      </w:r>
      <w:r>
        <w:rPr>
          <w:color w:val="000000" w:themeColor="text1"/>
          <w:rPrChange w:id="14599" w:author="梁元" w:date="2019-05-14T19:51:36Z">
            <w:rPr/>
          </w:rPrChange>
          <w14:textFill>
            <w14:solidFill>
              <w14:schemeClr w14:val="tx1"/>
            </w14:solidFill>
          </w14:textFill>
        </w:rPr>
        <w:fldChar w:fldCharType="separate"/>
      </w:r>
      <w:r>
        <w:rPr>
          <w:rStyle w:val="18"/>
          <w:color w:val="000000" w:themeColor="text1"/>
          <w:sz w:val="28"/>
          <w:rPrChange w:id="14600" w:author="梁元" w:date="2019-05-14T19:51:36Z">
            <w:rPr>
              <w:rStyle w:val="18"/>
              <w:sz w:val="28"/>
            </w:rPr>
          </w:rPrChange>
          <w14:textFill>
            <w14:solidFill>
              <w14:schemeClr w14:val="tx1"/>
            </w14:solidFill>
          </w14:textFill>
        </w:rPr>
        <w:t>https://blog.csdn.net/tim_tsang/article/details/46124527</w:t>
      </w:r>
      <w:r>
        <w:rPr>
          <w:rStyle w:val="18"/>
          <w:color w:val="000000" w:themeColor="text1"/>
          <w:sz w:val="28"/>
          <w:rPrChange w:id="14601" w:author="梁元" w:date="2019-05-14T19:51:36Z">
            <w:rPr>
              <w:rStyle w:val="18"/>
              <w:sz w:val="28"/>
            </w:rPr>
          </w:rPrChange>
          <w14:textFill>
            <w14:solidFill>
              <w14:schemeClr w14:val="tx1"/>
            </w14:solidFill>
          </w14:textFill>
        </w:rPr>
        <w:fldChar w:fldCharType="end"/>
      </w:r>
    </w:p>
    <w:p>
      <w:pPr>
        <w:ind w:firstLine="480" w:firstLineChars="200"/>
        <w:rPr>
          <w:color w:val="000000" w:themeColor="text1"/>
          <w:rPrChange w:id="14603" w:author="梁元" w:date="2019-05-14T19:51:36Z">
            <w:rPr/>
          </w:rPrChange>
          <w14:textFill>
            <w14:solidFill>
              <w14:schemeClr w14:val="tx1"/>
            </w14:solidFill>
          </w14:textFill>
        </w:rPr>
        <w:pPrChange w:id="14602" w:author="冷雪凝" w:date="2019-05-14T12:21:32Z">
          <w:pPr/>
        </w:pPrChange>
      </w:pPr>
    </w:p>
    <w:p>
      <w:pPr>
        <w:ind w:firstLine="480" w:firstLineChars="200"/>
        <w:rPr>
          <w:color w:val="000000" w:themeColor="text1"/>
          <w:rPrChange w:id="14605" w:author="梁元" w:date="2019-05-14T19:51:36Z">
            <w:rPr/>
          </w:rPrChange>
          <w14:textFill>
            <w14:solidFill>
              <w14:schemeClr w14:val="tx1"/>
            </w14:solidFill>
          </w14:textFill>
        </w:rPr>
        <w:pPrChange w:id="14604" w:author="冷雪凝" w:date="2019-05-14T12:21:32Z">
          <w:pPr/>
        </w:pPrChange>
      </w:pPr>
    </w:p>
    <w:p>
      <w:pPr>
        <w:pStyle w:val="2"/>
        <w:numPr>
          <w:ilvl w:val="0"/>
          <w:numId w:val="1"/>
        </w:numPr>
        <w:rPr>
          <w:rFonts w:ascii="仿宋" w:hAnsi="仿宋" w:eastAsia="仿宋"/>
          <w:color w:val="000000" w:themeColor="text1"/>
          <w:sz w:val="28"/>
          <w:szCs w:val="28"/>
          <w:rPrChange w:id="14606" w:author="梁元" w:date="2019-05-14T19:51:36Z">
            <w:rPr>
              <w:rFonts w:ascii="仿宋" w:hAnsi="仿宋" w:eastAsia="仿宋"/>
              <w:sz w:val="28"/>
              <w:szCs w:val="28"/>
            </w:rPr>
          </w:rPrChange>
          <w14:textFill>
            <w14:solidFill>
              <w14:schemeClr w14:val="tx1"/>
            </w14:solidFill>
          </w14:textFill>
        </w:rPr>
      </w:pPr>
      <w:bookmarkStart w:id="504" w:name="_Toc31900_WPSOffice_Level1"/>
      <w:bookmarkStart w:id="505" w:name="_Toc494266896"/>
      <w:bookmarkStart w:id="506" w:name="_Toc9172_WPSOffice_Level1"/>
      <w:r>
        <w:rPr>
          <w:rFonts w:ascii="仿宋" w:hAnsi="仿宋" w:eastAsia="仿宋"/>
          <w:color w:val="000000" w:themeColor="text1"/>
          <w:sz w:val="28"/>
          <w:szCs w:val="28"/>
          <w:rPrChange w:id="14607" w:author="梁元" w:date="2019-05-14T19:51:36Z">
            <w:rPr>
              <w:rFonts w:ascii="仿宋" w:hAnsi="仿宋" w:eastAsia="仿宋"/>
              <w:sz w:val="28"/>
              <w:szCs w:val="28"/>
            </w:rPr>
          </w:rPrChange>
          <w14:textFill>
            <w14:solidFill>
              <w14:schemeClr w14:val="tx1"/>
            </w14:solidFill>
          </w14:textFill>
        </w:rPr>
        <w:t>Generator   async   promise  的区别?</w:t>
      </w:r>
      <w:bookmarkEnd w:id="504"/>
      <w:bookmarkEnd w:id="505"/>
      <w:bookmarkEnd w:id="506"/>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460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609"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1461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611"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1461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613"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1461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615"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1461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617"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4618"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14619" w:author="梁元" w:date="2019-05-14T19:51:36Z">
                  <w:rPr>
                    <w:rFonts w:ascii="仿宋" w:hAnsi="仿宋" w:eastAsia="仿宋"/>
                  </w:rPr>
                </w:rPrChange>
                <w14:textFill>
                  <w14:solidFill>
                    <w14:schemeClr w14:val="tx1"/>
                  </w14:solidFill>
                </w14:textFill>
              </w:rPr>
              <w:t>9</w:t>
            </w:r>
            <w:r>
              <w:rPr>
                <w:rFonts w:hint="eastAsia" w:ascii="仿宋" w:hAnsi="仿宋" w:eastAsia="仿宋"/>
                <w:color w:val="000000" w:themeColor="text1"/>
                <w:rPrChange w:id="14620" w:author="梁元" w:date="2019-05-14T19:51:36Z">
                  <w:rPr>
                    <w:rFonts w:hint="eastAsia" w:ascii="仿宋" w:hAnsi="仿宋" w:eastAsia="仿宋"/>
                  </w:rPr>
                </w:rPrChange>
                <w14:textFill>
                  <w14:solidFill>
                    <w14:schemeClr w14:val="tx1"/>
                  </w14:solidFill>
                </w14:textFill>
              </w:rPr>
              <w:t>5%</w:t>
            </w:r>
          </w:p>
        </w:tc>
        <w:tc>
          <w:tcPr>
            <w:tcW w:w="1559" w:type="dxa"/>
          </w:tcPr>
          <w:p>
            <w:pPr>
              <w:jc w:val="center"/>
              <w:rPr>
                <w:rFonts w:ascii="仿宋" w:hAnsi="仿宋" w:eastAsia="仿宋"/>
                <w:color w:val="000000" w:themeColor="text1"/>
                <w:rPrChange w:id="1462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622" w:author="梁元" w:date="2019-05-14T19:51:36Z">
                  <w:rPr>
                    <w:rFonts w:hint="eastAsia" w:ascii="仿宋" w:hAnsi="仿宋" w:eastAsia="仿宋"/>
                  </w:rPr>
                </w:rPrChange>
                <w14:textFill>
                  <w14:solidFill>
                    <w14:schemeClr w14:val="tx1"/>
                  </w14:solidFill>
                </w14:textFill>
              </w:rPr>
              <w:t>3星</w:t>
            </w:r>
          </w:p>
        </w:tc>
        <w:tc>
          <w:tcPr>
            <w:tcW w:w="1418" w:type="dxa"/>
          </w:tcPr>
          <w:p>
            <w:pPr>
              <w:jc w:val="center"/>
              <w:rPr>
                <w:rFonts w:ascii="仿宋" w:hAnsi="仿宋" w:eastAsia="仿宋"/>
                <w:color w:val="000000" w:themeColor="text1"/>
                <w:rPrChange w:id="14623"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14624" w:author="梁元" w:date="2019-05-14T19:51:36Z">
                  <w:rPr>
                    <w:rFonts w:ascii="仿宋" w:hAnsi="仿宋" w:eastAsia="仿宋"/>
                  </w:rPr>
                </w:rPrChange>
                <w14:textFill>
                  <w14:solidFill>
                    <w14:schemeClr w14:val="tx1"/>
                  </w14:solidFill>
                </w14:textFill>
              </w:rPr>
              <w:t>E</w:t>
            </w:r>
            <w:r>
              <w:rPr>
                <w:rFonts w:hint="eastAsia" w:ascii="仿宋" w:hAnsi="仿宋" w:eastAsia="仿宋"/>
                <w:color w:val="000000" w:themeColor="text1"/>
                <w:rPrChange w:id="14625" w:author="梁元" w:date="2019-05-14T19:51:36Z">
                  <w:rPr>
                    <w:rFonts w:hint="eastAsia" w:ascii="仿宋" w:hAnsi="仿宋" w:eastAsia="仿宋"/>
                  </w:rPr>
                </w:rPrChange>
                <w14:textFill>
                  <w14:solidFill>
                    <w14:schemeClr w14:val="tx1"/>
                  </w14:solidFill>
                </w14:textFill>
              </w:rPr>
              <w:t>s</w:t>
            </w:r>
            <w:r>
              <w:rPr>
                <w:rFonts w:ascii="仿宋" w:hAnsi="仿宋" w:eastAsia="仿宋"/>
                <w:color w:val="000000" w:themeColor="text1"/>
                <w:rPrChange w:id="14626" w:author="梁元" w:date="2019-05-14T19:51:36Z">
                  <w:rPr>
                    <w:rFonts w:ascii="仿宋" w:hAnsi="仿宋" w:eastAsia="仿宋"/>
                  </w:rPr>
                </w:rPrChange>
                <w14:textFill>
                  <w14:solidFill>
                    <w14:schemeClr w14:val="tx1"/>
                  </w14:solidFill>
                </w14:textFill>
              </w:rPr>
              <w:t>6</w:t>
            </w:r>
          </w:p>
        </w:tc>
        <w:tc>
          <w:tcPr>
            <w:tcW w:w="1417" w:type="dxa"/>
          </w:tcPr>
          <w:p>
            <w:pPr>
              <w:jc w:val="center"/>
              <w:rPr>
                <w:rFonts w:ascii="仿宋" w:hAnsi="仿宋" w:eastAsia="仿宋"/>
                <w:color w:val="000000" w:themeColor="text1"/>
                <w:rPrChange w:id="1462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628" w:author="梁元" w:date="2019-05-14T19:51:36Z">
                  <w:rPr>
                    <w:rFonts w:hint="eastAsia" w:ascii="仿宋" w:hAnsi="仿宋" w:eastAsia="仿宋"/>
                  </w:rPr>
                </w:rPrChange>
                <w14:textFill>
                  <w14:solidFill>
                    <w14:schemeClr w14:val="tx1"/>
                  </w14:solidFill>
                </w14:textFill>
              </w:rPr>
              <w:t>异步</w:t>
            </w:r>
          </w:p>
        </w:tc>
        <w:tc>
          <w:tcPr>
            <w:tcW w:w="1465" w:type="dxa"/>
          </w:tcPr>
          <w:p>
            <w:pPr>
              <w:jc w:val="center"/>
              <w:rPr>
                <w:rFonts w:hint="eastAsia" w:ascii="仿宋" w:hAnsi="仿宋" w:eastAsia="仿宋"/>
                <w:color w:val="000000" w:themeColor="text1"/>
                <w:rPrChange w:id="14629" w:author="梁元" w:date="2019-05-14T19:51:36Z">
                  <w:rPr>
                    <w:rFonts w:hint="eastAsia" w:ascii="仿宋" w:hAnsi="仿宋" w:eastAsia="仿宋"/>
                  </w:rPr>
                </w:rPrChange>
                <w14:textFill>
                  <w14:solidFill>
                    <w14:schemeClr w14:val="tx1"/>
                  </w14:solidFill>
                </w14:textFill>
              </w:rPr>
            </w:pPr>
            <w:r>
              <w:rPr>
                <w:rFonts w:ascii="仿宋" w:hAnsi="仿宋" w:eastAsia="仿宋"/>
                <w:color w:val="000000" w:themeColor="text1"/>
                <w:rPrChange w:id="14630" w:author="梁元" w:date="2019-05-14T19:51:36Z">
                  <w:rPr>
                    <w:rFonts w:ascii="仿宋" w:hAnsi="仿宋" w:eastAsia="仿宋"/>
                  </w:rPr>
                </w:rPrChange>
                <w14:textFill>
                  <w14:solidFill>
                    <w14:schemeClr w14:val="tx1"/>
                  </w14:solidFill>
                </w14:textFill>
              </w:rPr>
              <w:t>E</w:t>
            </w:r>
            <w:r>
              <w:rPr>
                <w:rFonts w:hint="eastAsia" w:ascii="仿宋" w:hAnsi="仿宋" w:eastAsia="仿宋"/>
                <w:color w:val="000000" w:themeColor="text1"/>
                <w:rPrChange w:id="14631" w:author="梁元" w:date="2019-05-14T19:51:36Z">
                  <w:rPr>
                    <w:rFonts w:hint="eastAsia" w:ascii="仿宋" w:hAnsi="仿宋" w:eastAsia="仿宋"/>
                  </w:rPr>
                </w:rPrChange>
                <w14:textFill>
                  <w14:solidFill>
                    <w14:schemeClr w14:val="tx1"/>
                  </w14:solidFill>
                </w14:textFill>
              </w:rPr>
              <w:t>s</w:t>
            </w:r>
            <w:r>
              <w:rPr>
                <w:rFonts w:ascii="仿宋" w:hAnsi="仿宋" w:eastAsia="仿宋"/>
                <w:color w:val="000000" w:themeColor="text1"/>
                <w:rPrChange w:id="14632" w:author="梁元" w:date="2019-05-14T19:51:36Z">
                  <w:rPr>
                    <w:rFonts w:ascii="仿宋" w:hAnsi="仿宋" w:eastAsia="仿宋"/>
                  </w:rPr>
                </w:rPrChange>
                <w14:textFill>
                  <w14:solidFill>
                    <w14:schemeClr w14:val="tx1"/>
                  </w14:solidFill>
                </w14:textFill>
              </w:rPr>
              <w:t>6异步操作</w:t>
            </w:r>
          </w:p>
          <w:p>
            <w:pPr>
              <w:jc w:val="center"/>
              <w:rPr>
                <w:rFonts w:ascii="仿宋" w:hAnsi="仿宋" w:eastAsia="仿宋"/>
                <w:color w:val="000000" w:themeColor="text1"/>
                <w:rPrChange w:id="14633" w:author="梁元" w:date="2019-05-14T19:51:36Z">
                  <w:rPr>
                    <w:rFonts w:ascii="仿宋" w:hAnsi="仿宋" w:eastAsia="仿宋"/>
                  </w:rPr>
                </w:rPrChange>
                <w14:textFill>
                  <w14:solidFill>
                    <w14:schemeClr w14:val="tx1"/>
                  </w14:solidFill>
                </w14:textFill>
              </w:rPr>
            </w:pPr>
          </w:p>
        </w:tc>
      </w:tr>
    </w:tbl>
    <w:p>
      <w:pPr>
        <w:pStyle w:val="3"/>
        <w:numPr>
          <w:ilvl w:val="0"/>
          <w:numId w:val="15"/>
        </w:numPr>
        <w:spacing w:line="240" w:lineRule="auto"/>
        <w:ind w:firstLine="562" w:firstLineChars="200"/>
        <w:rPr>
          <w:rFonts w:ascii="仿宋" w:hAnsi="仿宋" w:eastAsia="仿宋"/>
          <w:color w:val="000000" w:themeColor="text1"/>
          <w:sz w:val="28"/>
          <w:szCs w:val="28"/>
          <w:rPrChange w:id="14635" w:author="梁元" w:date="2019-05-14T19:51:36Z">
            <w:rPr>
              <w:rFonts w:ascii="仿宋" w:hAnsi="仿宋" w:eastAsia="仿宋"/>
              <w:sz w:val="28"/>
              <w:szCs w:val="28"/>
            </w:rPr>
          </w:rPrChange>
          <w14:textFill>
            <w14:solidFill>
              <w14:schemeClr w14:val="tx1"/>
            </w14:solidFill>
          </w14:textFill>
        </w:rPr>
        <w:pPrChange w:id="14634" w:author="冷雪凝" w:date="2019-05-14T12:21:32Z">
          <w:pPr>
            <w:pStyle w:val="3"/>
            <w:numPr>
              <w:ilvl w:val="0"/>
              <w:numId w:val="15"/>
            </w:numPr>
          </w:pPr>
        </w:pPrChange>
      </w:pPr>
      <w:bookmarkStart w:id="507" w:name="_Toc494266897"/>
      <w:bookmarkStart w:id="508" w:name="_Toc10544_WPSOffice_Level2"/>
      <w:bookmarkStart w:id="509" w:name="_Toc15362_WPSOffice_Level2"/>
      <w:r>
        <w:rPr>
          <w:rFonts w:hint="eastAsia" w:ascii="仿宋" w:hAnsi="仿宋" w:eastAsia="仿宋"/>
          <w:color w:val="000000" w:themeColor="text1"/>
          <w:sz w:val="28"/>
          <w:szCs w:val="28"/>
          <w:rPrChange w:id="14636" w:author="梁元" w:date="2019-05-14T19:51:36Z">
            <w:rPr>
              <w:rFonts w:hint="eastAsia" w:ascii="仿宋" w:hAnsi="仿宋" w:eastAsia="仿宋"/>
              <w:sz w:val="28"/>
              <w:szCs w:val="28"/>
            </w:rPr>
          </w:rPrChange>
          <w14:textFill>
            <w14:solidFill>
              <w14:schemeClr w14:val="tx1"/>
            </w14:solidFill>
          </w14:textFill>
        </w:rPr>
        <w:t>通常解法</w:t>
      </w:r>
      <w:bookmarkEnd w:id="507"/>
      <w:bookmarkEnd w:id="508"/>
      <w:bookmarkEnd w:id="509"/>
    </w:p>
    <w:p>
      <w:pPr>
        <w:ind w:firstLine="480" w:firstLineChars="200"/>
        <w:rPr>
          <w:rFonts w:ascii="仿宋" w:hAnsi="仿宋" w:eastAsia="仿宋"/>
          <w:color w:val="000000" w:themeColor="text1"/>
          <w:sz w:val="28"/>
          <w:szCs w:val="28"/>
          <w:rPrChange w:id="14638" w:author="梁元" w:date="2019-05-14T19:51:36Z">
            <w:rPr>
              <w:rFonts w:ascii="仿宋" w:hAnsi="仿宋" w:eastAsia="仿宋"/>
              <w:sz w:val="28"/>
              <w:szCs w:val="28"/>
            </w:rPr>
          </w:rPrChange>
          <w14:textFill>
            <w14:solidFill>
              <w14:schemeClr w14:val="tx1"/>
            </w14:solidFill>
          </w14:textFill>
        </w:rPr>
        <w:pPrChange w:id="14637" w:author="冷雪凝" w:date="2019-05-14T12:21:32Z">
          <w:pPr/>
        </w:pPrChange>
      </w:pPr>
      <w:r>
        <w:rPr>
          <w:rFonts w:hint="eastAsia"/>
          <w:color w:val="000000" w:themeColor="text1"/>
          <w:rPrChange w:id="14639" w:author="梁元" w:date="2019-05-14T19:51:36Z">
            <w:rPr>
              <w:rFonts w:hint="eastAsia"/>
            </w:rPr>
          </w:rPrChange>
          <w14:textFill>
            <w14:solidFill>
              <w14:schemeClr w14:val="tx1"/>
            </w14:solidFill>
          </w14:textFill>
        </w:rPr>
        <w:t>11</w:t>
      </w:r>
      <w:r>
        <w:rPr>
          <w:rFonts w:ascii="仿宋" w:hAnsi="仿宋" w:eastAsia="仿宋"/>
          <w:color w:val="000000" w:themeColor="text1"/>
          <w:sz w:val="28"/>
          <w:szCs w:val="28"/>
          <w:rPrChange w:id="14640" w:author="梁元" w:date="2019-05-14T19:51:36Z">
            <w:rPr>
              <w:rFonts w:ascii="仿宋" w:hAnsi="仿宋" w:eastAsia="仿宋"/>
              <w:sz w:val="28"/>
              <w:szCs w:val="28"/>
            </w:rPr>
          </w:rPrChange>
          <w14:textFill>
            <w14:solidFill>
              <w14:schemeClr w14:val="tx1"/>
            </w14:solidFill>
          </w14:textFill>
        </w:rPr>
        <w:t>Generator   async   promise</w:t>
      </w:r>
      <w:r>
        <w:rPr>
          <w:rFonts w:hint="eastAsia" w:ascii="仿宋" w:hAnsi="仿宋" w:eastAsia="仿宋"/>
          <w:color w:val="000000" w:themeColor="text1"/>
          <w:sz w:val="28"/>
          <w:szCs w:val="28"/>
          <w:rPrChange w:id="14641" w:author="梁元" w:date="2019-05-14T19:51:36Z">
            <w:rPr>
              <w:rFonts w:hint="eastAsia" w:ascii="仿宋" w:hAnsi="仿宋" w:eastAsia="仿宋"/>
              <w:sz w:val="28"/>
              <w:szCs w:val="28"/>
            </w:rPr>
          </w:rPrChange>
          <w14:textFill>
            <w14:solidFill>
              <w14:schemeClr w14:val="tx1"/>
            </w14:solidFill>
          </w14:textFill>
        </w:rPr>
        <w:t xml:space="preserve"> 这三个api都是es6新增api，</w:t>
      </w:r>
    </w:p>
    <w:p>
      <w:pPr>
        <w:ind w:firstLine="560" w:firstLineChars="200"/>
        <w:rPr>
          <w:rFonts w:ascii="仿宋" w:hAnsi="仿宋" w:eastAsia="仿宋"/>
          <w:color w:val="000000" w:themeColor="text1"/>
          <w:sz w:val="28"/>
          <w:szCs w:val="28"/>
          <w:rPrChange w:id="14643" w:author="梁元" w:date="2019-05-14T19:51:36Z">
            <w:rPr>
              <w:rFonts w:ascii="仿宋" w:hAnsi="仿宋" w:eastAsia="仿宋"/>
              <w:sz w:val="28"/>
              <w:szCs w:val="28"/>
            </w:rPr>
          </w:rPrChange>
          <w14:textFill>
            <w14:solidFill>
              <w14:schemeClr w14:val="tx1"/>
            </w14:solidFill>
          </w14:textFill>
        </w:rPr>
        <w:pPrChange w:id="14642" w:author="冷雪凝" w:date="2019-05-14T12:21:32Z">
          <w:pPr/>
        </w:pPrChange>
      </w:pPr>
      <w:r>
        <w:rPr>
          <w:rFonts w:ascii="仿宋" w:hAnsi="仿宋" w:eastAsia="仿宋"/>
          <w:color w:val="000000" w:themeColor="text1"/>
          <w:sz w:val="28"/>
          <w:szCs w:val="28"/>
          <w:rPrChange w:id="14644" w:author="梁元" w:date="2019-05-14T19:51:36Z">
            <w:rPr>
              <w:rFonts w:ascii="仿宋" w:hAnsi="仿宋" w:eastAsia="仿宋"/>
              <w:sz w:val="28"/>
              <w:szCs w:val="28"/>
            </w:rPr>
          </w:rPrChange>
          <w14:textFill>
            <w14:solidFill>
              <w14:schemeClr w14:val="tx1"/>
            </w14:solidFill>
          </w14:textFill>
        </w:rPr>
        <w:t xml:space="preserve">Generator </w:t>
      </w:r>
      <w:r>
        <w:rPr>
          <w:rFonts w:hint="eastAsia" w:ascii="仿宋" w:hAnsi="仿宋" w:eastAsia="仿宋"/>
          <w:color w:val="000000" w:themeColor="text1"/>
          <w:sz w:val="28"/>
          <w:szCs w:val="28"/>
          <w:rPrChange w:id="14645" w:author="梁元" w:date="2019-05-14T19:51:36Z">
            <w:rPr>
              <w:rFonts w:hint="eastAsia" w:ascii="仿宋" w:hAnsi="仿宋" w:eastAsia="仿宋"/>
              <w:sz w:val="28"/>
              <w:szCs w:val="28"/>
            </w:rPr>
          </w:rPrChange>
          <w14:textFill>
            <w14:solidFill>
              <w14:schemeClr w14:val="tx1"/>
            </w14:solidFill>
          </w14:textFill>
        </w:rPr>
        <w:t>函数定义需要通过</w:t>
      </w:r>
      <w:r>
        <w:rPr>
          <w:rFonts w:ascii="仿宋" w:hAnsi="仿宋" w:eastAsia="仿宋"/>
          <w:color w:val="000000" w:themeColor="text1"/>
          <w:sz w:val="28"/>
          <w:szCs w:val="28"/>
          <w:rPrChange w:id="14646" w:author="梁元" w:date="2019-05-14T19:51:36Z">
            <w:rPr>
              <w:rFonts w:ascii="仿宋" w:hAnsi="仿宋" w:eastAsia="仿宋"/>
              <w:sz w:val="28"/>
              <w:szCs w:val="28"/>
            </w:rPr>
          </w:rPrChange>
          <w14:textFill>
            <w14:solidFill>
              <w14:schemeClr w14:val="tx1"/>
            </w14:solidFill>
          </w14:textFill>
        </w:rPr>
        <w:t>*</w:t>
      </w:r>
      <w:r>
        <w:rPr>
          <w:rFonts w:hint="eastAsia" w:ascii="仿宋" w:hAnsi="仿宋" w:eastAsia="仿宋"/>
          <w:color w:val="000000" w:themeColor="text1"/>
          <w:sz w:val="28"/>
          <w:szCs w:val="28"/>
          <w:rPrChange w:id="14647" w:author="梁元" w:date="2019-05-14T19:51:36Z">
            <w:rPr>
              <w:rFonts w:hint="eastAsia" w:ascii="仿宋" w:hAnsi="仿宋" w:eastAsia="仿宋"/>
              <w:sz w:val="28"/>
              <w:szCs w:val="28"/>
            </w:rPr>
          </w:rPrChange>
          <w14:textFill>
            <w14:solidFill>
              <w14:schemeClr w14:val="tx1"/>
            </w14:solidFill>
          </w14:textFill>
        </w:rPr>
        <w:t>来定义，通过</w:t>
      </w:r>
      <w:r>
        <w:rPr>
          <w:rFonts w:ascii="仿宋" w:hAnsi="仿宋" w:eastAsia="仿宋"/>
          <w:color w:val="000000" w:themeColor="text1"/>
          <w:sz w:val="28"/>
          <w:szCs w:val="28"/>
          <w:rPrChange w:id="14648" w:author="梁元" w:date="2019-05-14T19:51:36Z">
            <w:rPr>
              <w:rFonts w:ascii="仿宋" w:hAnsi="仿宋" w:eastAsia="仿宋"/>
              <w:sz w:val="28"/>
              <w:szCs w:val="28"/>
            </w:rPr>
          </w:rPrChange>
          <w14:textFill>
            <w14:solidFill>
              <w14:schemeClr w14:val="tx1"/>
            </w14:solidFill>
          </w14:textFill>
        </w:rPr>
        <w:t>yield表达式</w:t>
      </w:r>
      <w:r>
        <w:rPr>
          <w:rFonts w:hint="eastAsia" w:ascii="仿宋" w:hAnsi="仿宋" w:eastAsia="仿宋"/>
          <w:color w:val="000000" w:themeColor="text1"/>
          <w:sz w:val="28"/>
          <w:szCs w:val="28"/>
          <w:rPrChange w:id="14649" w:author="梁元" w:date="2019-05-14T19:51:36Z">
            <w:rPr>
              <w:rFonts w:hint="eastAsia" w:ascii="仿宋" w:hAnsi="仿宋" w:eastAsia="仿宋"/>
              <w:sz w:val="28"/>
              <w:szCs w:val="28"/>
            </w:rPr>
          </w:rPrChange>
          <w14:textFill>
            <w14:solidFill>
              <w14:schemeClr w14:val="tx1"/>
            </w14:solidFill>
          </w14:textFill>
        </w:rPr>
        <w:t>定义不同的状态，调用的时候需要使用next</w:t>
      </w:r>
      <w:r>
        <w:rPr>
          <w:rFonts w:ascii="仿宋" w:hAnsi="仿宋" w:eastAsia="仿宋"/>
          <w:color w:val="000000" w:themeColor="text1"/>
          <w:sz w:val="28"/>
          <w:szCs w:val="28"/>
          <w:rPrChange w:id="14650" w:author="梁元" w:date="2019-05-14T19:51:36Z">
            <w:rPr>
              <w:rFonts w:ascii="仿宋" w:hAnsi="仿宋" w:eastAsia="仿宋"/>
              <w:sz w:val="28"/>
              <w:szCs w:val="28"/>
            </w:rPr>
          </w:rPrChange>
          <w14:textFill>
            <w14:solidFill>
              <w14:schemeClr w14:val="tx1"/>
            </w14:solidFill>
          </w14:textFill>
        </w:rPr>
        <w:t>()</w:t>
      </w:r>
      <w:r>
        <w:rPr>
          <w:rFonts w:hint="eastAsia" w:ascii="仿宋" w:hAnsi="仿宋" w:eastAsia="仿宋"/>
          <w:color w:val="000000" w:themeColor="text1"/>
          <w:sz w:val="28"/>
          <w:szCs w:val="28"/>
          <w:rPrChange w:id="14651" w:author="梁元" w:date="2019-05-14T19:51:36Z">
            <w:rPr>
              <w:rFonts w:hint="eastAsia" w:ascii="仿宋" w:hAnsi="仿宋" w:eastAsia="仿宋"/>
              <w:sz w:val="28"/>
              <w:szCs w:val="28"/>
            </w:rPr>
          </w:rPrChange>
          <w14:textFill>
            <w14:solidFill>
              <w14:schemeClr w14:val="tx1"/>
            </w14:solidFill>
          </w14:textFill>
        </w:rPr>
        <w:t>进行状态的变更，直到遇到return后才能终止</w:t>
      </w:r>
    </w:p>
    <w:p>
      <w:pPr>
        <w:ind w:firstLine="480" w:firstLineChars="200"/>
        <w:rPr>
          <w:color w:val="000000" w:themeColor="text1"/>
          <w:rPrChange w:id="14653" w:author="梁元" w:date="2019-05-14T19:51:36Z">
            <w:rPr/>
          </w:rPrChange>
          <w14:textFill>
            <w14:solidFill>
              <w14:schemeClr w14:val="tx1"/>
            </w14:solidFill>
          </w14:textFill>
        </w:rPr>
        <w:pPrChange w:id="14652" w:author="冷雪凝" w:date="2019-05-14T12:21:32Z">
          <w:pPr/>
        </w:pPrChange>
      </w:pPr>
      <w:r>
        <w:rPr>
          <w:color w:val="000000" w:themeColor="text1"/>
          <w:rPrChange w:id="14654" w:author="梁元" w:date="2019-05-14T19:51:36Z">
            <w:rPr/>
          </w:rPrChange>
          <w14:textFill>
            <w14:solidFill>
              <w14:schemeClr w14:val="tx1"/>
            </w14:solidFill>
          </w14:textFill>
        </w:rPr>
        <w:t>A</w:t>
      </w:r>
      <w:r>
        <w:rPr>
          <w:rFonts w:hint="eastAsia"/>
          <w:color w:val="000000" w:themeColor="text1"/>
          <w:rPrChange w:id="14655" w:author="梁元" w:date="2019-05-14T19:51:36Z">
            <w:rPr>
              <w:rFonts w:hint="eastAsia"/>
            </w:rPr>
          </w:rPrChange>
          <w14:textFill>
            <w14:solidFill>
              <w14:schemeClr w14:val="tx1"/>
            </w14:solidFill>
          </w14:textFill>
        </w:rPr>
        <w:t>sync是</w:t>
      </w:r>
      <w:r>
        <w:rPr>
          <w:rFonts w:ascii="仿宋" w:hAnsi="仿宋" w:eastAsia="仿宋"/>
          <w:color w:val="000000" w:themeColor="text1"/>
          <w:sz w:val="28"/>
          <w:szCs w:val="28"/>
          <w:rPrChange w:id="14656" w:author="梁元" w:date="2019-05-14T19:51:36Z">
            <w:rPr>
              <w:rFonts w:ascii="仿宋" w:hAnsi="仿宋" w:eastAsia="仿宋"/>
              <w:sz w:val="28"/>
              <w:szCs w:val="28"/>
            </w:rPr>
          </w:rPrChange>
          <w14:textFill>
            <w14:solidFill>
              <w14:schemeClr w14:val="tx1"/>
            </w14:solidFill>
          </w14:textFill>
        </w:rPr>
        <w:t>Generator</w:t>
      </w:r>
      <w:r>
        <w:rPr>
          <w:rFonts w:hint="eastAsia" w:ascii="仿宋" w:hAnsi="仿宋" w:eastAsia="仿宋"/>
          <w:color w:val="000000" w:themeColor="text1"/>
          <w:sz w:val="28"/>
          <w:szCs w:val="28"/>
          <w:rPrChange w:id="14657" w:author="梁元" w:date="2019-05-14T19:51:36Z">
            <w:rPr>
              <w:rFonts w:hint="eastAsia" w:ascii="仿宋" w:hAnsi="仿宋" w:eastAsia="仿宋"/>
              <w:sz w:val="28"/>
              <w:szCs w:val="28"/>
            </w:rPr>
          </w:rPrChange>
          <w14:textFill>
            <w14:solidFill>
              <w14:schemeClr w14:val="tx1"/>
            </w14:solidFill>
          </w14:textFill>
        </w:rPr>
        <w:t>函数的语法糖，也就是简写，但是</w:t>
      </w:r>
      <w:r>
        <w:rPr>
          <w:color w:val="000000" w:themeColor="text1"/>
          <w:rPrChange w:id="14658" w:author="梁元" w:date="2019-05-14T19:51:36Z">
            <w:rPr/>
          </w:rPrChange>
          <w14:textFill>
            <w14:solidFill>
              <w14:schemeClr w14:val="tx1"/>
            </w14:solidFill>
          </w14:textFill>
        </w:rPr>
        <w:t>A</w:t>
      </w:r>
      <w:r>
        <w:rPr>
          <w:rFonts w:hint="eastAsia"/>
          <w:color w:val="000000" w:themeColor="text1"/>
          <w:rPrChange w:id="14659" w:author="梁元" w:date="2019-05-14T19:51:36Z">
            <w:rPr>
              <w:rFonts w:hint="eastAsia"/>
            </w:rPr>
          </w:rPrChange>
          <w14:textFill>
            <w14:solidFill>
              <w14:schemeClr w14:val="tx1"/>
            </w14:solidFill>
          </w14:textFill>
        </w:rPr>
        <w:t>sync中定义状态使用</w:t>
      </w:r>
      <w:r>
        <w:rPr>
          <w:color w:val="000000" w:themeColor="text1"/>
          <w:rPrChange w:id="14660" w:author="梁元" w:date="2019-05-14T19:51:36Z">
            <w:rPr/>
          </w:rPrChange>
          <w14:textFill>
            <w14:solidFill>
              <w14:schemeClr w14:val="tx1"/>
            </w14:solidFill>
          </w14:textFill>
        </w:rPr>
        <w:t>await</w:t>
      </w:r>
      <w:r>
        <w:rPr>
          <w:rFonts w:hint="eastAsia"/>
          <w:color w:val="000000" w:themeColor="text1"/>
          <w:rPrChange w:id="14661" w:author="梁元" w:date="2019-05-14T19:51:36Z">
            <w:rPr>
              <w:rFonts w:hint="eastAsia"/>
            </w:rPr>
          </w:rPrChange>
          <w14:textFill>
            <w14:solidFill>
              <w14:schemeClr w14:val="tx1"/>
            </w14:solidFill>
          </w14:textFill>
        </w:rPr>
        <w:t>定义状态，执行的时候不需要next，自动执行，并且async是结合promise一起使用的，await 的结果可以自动获取promise的resolve值</w:t>
      </w:r>
    </w:p>
    <w:p>
      <w:pPr>
        <w:ind w:firstLine="480" w:firstLineChars="200"/>
        <w:rPr>
          <w:color w:val="000000" w:themeColor="text1"/>
          <w:rPrChange w:id="14663" w:author="梁元" w:date="2019-05-14T19:51:36Z">
            <w:rPr/>
          </w:rPrChange>
          <w14:textFill>
            <w14:solidFill>
              <w14:schemeClr w14:val="tx1"/>
            </w14:solidFill>
          </w14:textFill>
        </w:rPr>
        <w:pPrChange w:id="14662" w:author="冷雪凝" w:date="2019-05-14T12:21:32Z">
          <w:pPr/>
        </w:pPrChange>
      </w:pPr>
    </w:p>
    <w:p>
      <w:pPr>
        <w:ind w:firstLine="480" w:firstLineChars="200"/>
        <w:rPr>
          <w:color w:val="000000" w:themeColor="text1"/>
          <w:rPrChange w:id="14665" w:author="梁元" w:date="2019-05-14T19:51:36Z">
            <w:rPr/>
          </w:rPrChange>
          <w14:textFill>
            <w14:solidFill>
              <w14:schemeClr w14:val="tx1"/>
            </w14:solidFill>
          </w14:textFill>
        </w:rPr>
        <w:pPrChange w:id="14664" w:author="冷雪凝" w:date="2019-05-14T12:21:32Z">
          <w:pPr/>
        </w:pPrChange>
      </w:pPr>
      <w:r>
        <w:rPr>
          <w:color w:val="000000" w:themeColor="text1"/>
          <w:rPrChange w:id="14666" w:author="梁元" w:date="2019-05-14T19:51:36Z">
            <w:rPr/>
          </w:rPrChange>
          <w14:textFill>
            <w14:solidFill>
              <w14:schemeClr w14:val="tx1"/>
            </w14:solidFill>
          </w14:textFill>
        </w:rPr>
        <w:t>P</w:t>
      </w:r>
      <w:r>
        <w:rPr>
          <w:rFonts w:hint="eastAsia"/>
          <w:color w:val="000000" w:themeColor="text1"/>
          <w:rPrChange w:id="14667" w:author="梁元" w:date="2019-05-14T19:51:36Z">
            <w:rPr>
              <w:rFonts w:hint="eastAsia"/>
            </w:rPr>
          </w:rPrChange>
          <w14:textFill>
            <w14:solidFill>
              <w14:schemeClr w14:val="tx1"/>
            </w14:solidFill>
          </w14:textFill>
        </w:rPr>
        <w:t>romise是为了解决之前利用回调函数进行异步调用的解决方法，promise可以使用链式调用的方式得到成功的回调，并且可以在返回一个promise继续调用，</w:t>
      </w:r>
    </w:p>
    <w:p>
      <w:pPr>
        <w:ind w:firstLine="480" w:firstLineChars="200"/>
        <w:rPr>
          <w:rFonts w:hint="eastAsia"/>
          <w:color w:val="000000" w:themeColor="text1"/>
          <w:rPrChange w:id="14669" w:author="梁元" w:date="2019-05-14T19:51:36Z">
            <w:rPr>
              <w:rFonts w:hint="eastAsia"/>
            </w:rPr>
          </w:rPrChange>
          <w14:textFill>
            <w14:solidFill>
              <w14:schemeClr w14:val="tx1"/>
            </w14:solidFill>
          </w14:textFill>
        </w:rPr>
        <w:pPrChange w:id="14668" w:author="冷雪凝" w:date="2019-05-14T12:21:32Z">
          <w:pPr/>
        </w:pPrChange>
      </w:pPr>
      <w:r>
        <w:rPr>
          <w:rFonts w:hint="eastAsia"/>
          <w:color w:val="000000" w:themeColor="text1"/>
          <w:rPrChange w:id="14670" w:author="梁元" w:date="2019-05-14T19:51:36Z">
            <w:rPr>
              <w:rFonts w:hint="eastAsia"/>
            </w:rPr>
          </w:rPrChange>
          <w14:textFill>
            <w14:solidFill>
              <w14:schemeClr w14:val="tx1"/>
            </w14:solidFill>
          </w14:textFill>
        </w:rPr>
        <w:t>在promise中有3个状态进行中，成功，失败，可以使用resolve，reject，手动控制成功失败的回调</w:t>
      </w:r>
    </w:p>
    <w:p>
      <w:pPr>
        <w:pStyle w:val="3"/>
        <w:numPr>
          <w:ilvl w:val="0"/>
          <w:numId w:val="15"/>
        </w:numPr>
        <w:spacing w:line="240" w:lineRule="auto"/>
        <w:ind w:firstLine="562" w:firstLineChars="200"/>
        <w:rPr>
          <w:rFonts w:ascii="仿宋" w:hAnsi="仿宋" w:eastAsia="仿宋"/>
          <w:color w:val="000000" w:themeColor="text1"/>
          <w:sz w:val="28"/>
          <w:szCs w:val="28"/>
          <w:rPrChange w:id="14672" w:author="梁元" w:date="2019-05-14T19:51:36Z">
            <w:rPr>
              <w:rFonts w:ascii="仿宋" w:hAnsi="仿宋" w:eastAsia="仿宋"/>
              <w:sz w:val="28"/>
              <w:szCs w:val="28"/>
            </w:rPr>
          </w:rPrChange>
          <w14:textFill>
            <w14:solidFill>
              <w14:schemeClr w14:val="tx1"/>
            </w14:solidFill>
          </w14:textFill>
        </w:rPr>
        <w:pPrChange w:id="14671" w:author="冷雪凝" w:date="2019-05-14T12:21:32Z">
          <w:pPr>
            <w:pStyle w:val="3"/>
            <w:numPr>
              <w:ilvl w:val="0"/>
              <w:numId w:val="15"/>
            </w:numPr>
          </w:pPr>
        </w:pPrChange>
      </w:pPr>
      <w:bookmarkStart w:id="510" w:name="_Toc20375_WPSOffice_Level2"/>
      <w:bookmarkStart w:id="511" w:name="_Toc494266898"/>
      <w:bookmarkStart w:id="512" w:name="_Toc11084_WPSOffice_Level2"/>
      <w:r>
        <w:rPr>
          <w:rFonts w:hint="eastAsia" w:ascii="仿宋" w:hAnsi="仿宋" w:eastAsia="仿宋"/>
          <w:color w:val="000000" w:themeColor="text1"/>
          <w:sz w:val="28"/>
          <w:szCs w:val="28"/>
          <w:rPrChange w:id="14673" w:author="梁元" w:date="2019-05-14T19:51:36Z">
            <w:rPr>
              <w:rFonts w:hint="eastAsia" w:ascii="仿宋" w:hAnsi="仿宋" w:eastAsia="仿宋"/>
              <w:sz w:val="28"/>
              <w:szCs w:val="28"/>
            </w:rPr>
          </w:rPrChange>
          <w14:textFill>
            <w14:solidFill>
              <w14:schemeClr w14:val="tx1"/>
            </w14:solidFill>
          </w14:textFill>
        </w:rPr>
        <w:t>通用大牛级解法</w:t>
      </w:r>
      <w:bookmarkEnd w:id="510"/>
      <w:bookmarkEnd w:id="511"/>
      <w:bookmarkEnd w:id="512"/>
    </w:p>
    <w:p>
      <w:pPr>
        <w:spacing w:line="240" w:lineRule="auto"/>
        <w:ind w:firstLine="480" w:firstLineChars="200"/>
        <w:rPr>
          <w:rFonts w:ascii="仿宋" w:hAnsi="仿宋" w:eastAsia="仿宋"/>
          <w:color w:val="000000" w:themeColor="text1"/>
          <w:sz w:val="28"/>
          <w:szCs w:val="28"/>
          <w:rPrChange w:id="14675" w:author="梁元" w:date="2019-05-14T19:51:36Z">
            <w:rPr>
              <w:rFonts w:ascii="仿宋" w:hAnsi="仿宋" w:eastAsia="仿宋"/>
              <w:sz w:val="28"/>
              <w:szCs w:val="28"/>
            </w:rPr>
          </w:rPrChange>
          <w14:textFill>
            <w14:solidFill>
              <w14:schemeClr w14:val="tx1"/>
            </w14:solidFill>
          </w14:textFill>
        </w:rPr>
        <w:pPrChange w:id="14674" w:author="冷雪凝" w:date="2019-05-14T12:21:32Z">
          <w:pPr>
            <w:spacing w:line="360" w:lineRule="auto"/>
          </w:pPr>
        </w:pPrChange>
      </w:pPr>
      <w:r>
        <w:rPr>
          <w:rFonts w:hint="eastAsia"/>
          <w:color w:val="000000" w:themeColor="text1"/>
          <w:rPrChange w:id="14676" w:author="梁元" w:date="2019-05-14T19:51:36Z">
            <w:rPr>
              <w:rFonts w:hint="eastAsia"/>
            </w:rPr>
          </w:rPrChange>
          <w14:textFill>
            <w14:solidFill>
              <w14:schemeClr w14:val="tx1"/>
            </w14:solidFill>
          </w14:textFill>
        </w:rPr>
        <w:t>1</w:t>
      </w:r>
      <w:r>
        <w:rPr>
          <w:rFonts w:ascii="仿宋" w:hAnsi="仿宋" w:eastAsia="仿宋"/>
          <w:color w:val="000000" w:themeColor="text1"/>
          <w:sz w:val="28"/>
          <w:szCs w:val="28"/>
          <w:rPrChange w:id="14677" w:author="梁元" w:date="2019-05-14T19:51:36Z">
            <w:rPr>
              <w:rFonts w:ascii="仿宋" w:hAnsi="仿宋" w:eastAsia="仿宋"/>
              <w:sz w:val="28"/>
              <w:szCs w:val="28"/>
            </w:rPr>
          </w:rPrChange>
          <w14:textFill>
            <w14:solidFill>
              <w14:schemeClr w14:val="tx1"/>
            </w14:solidFill>
          </w14:textFill>
        </w:rPr>
        <w:t>Generator   async   promise</w:t>
      </w:r>
      <w:r>
        <w:rPr>
          <w:rFonts w:hint="eastAsia" w:ascii="仿宋" w:hAnsi="仿宋" w:eastAsia="仿宋"/>
          <w:color w:val="000000" w:themeColor="text1"/>
          <w:sz w:val="28"/>
          <w:szCs w:val="28"/>
          <w:rPrChange w:id="14678" w:author="梁元" w:date="2019-05-14T19:51:36Z">
            <w:rPr>
              <w:rFonts w:hint="eastAsia" w:ascii="仿宋" w:hAnsi="仿宋" w:eastAsia="仿宋"/>
              <w:sz w:val="28"/>
              <w:szCs w:val="28"/>
            </w:rPr>
          </w:rPrChange>
          <w14:textFill>
            <w14:solidFill>
              <w14:schemeClr w14:val="tx1"/>
            </w14:solidFill>
          </w14:textFill>
        </w:rPr>
        <w:t xml:space="preserve"> 这三个api都是es6新增api，也都可以理解为异步的解决方案，但是他们的适用场景不一样</w:t>
      </w:r>
    </w:p>
    <w:p>
      <w:pPr>
        <w:spacing w:line="240" w:lineRule="auto"/>
        <w:ind w:firstLine="560" w:firstLineChars="200"/>
        <w:rPr>
          <w:rFonts w:ascii="仿宋" w:hAnsi="仿宋" w:eastAsia="仿宋"/>
          <w:color w:val="000000" w:themeColor="text1"/>
          <w:sz w:val="28"/>
          <w:szCs w:val="28"/>
          <w:rPrChange w:id="14680" w:author="梁元" w:date="2019-05-14T19:51:36Z">
            <w:rPr>
              <w:rFonts w:ascii="仿宋" w:hAnsi="仿宋" w:eastAsia="仿宋"/>
              <w:sz w:val="28"/>
              <w:szCs w:val="28"/>
            </w:rPr>
          </w:rPrChange>
          <w14:textFill>
            <w14:solidFill>
              <w14:schemeClr w14:val="tx1"/>
            </w14:solidFill>
          </w14:textFill>
        </w:rPr>
        <w:pPrChange w:id="14679" w:author="冷雪凝" w:date="2019-05-14T12:21:32Z">
          <w:pPr>
            <w:spacing w:line="360" w:lineRule="auto"/>
          </w:pPr>
        </w:pPrChange>
      </w:pPr>
      <w:r>
        <w:rPr>
          <w:rFonts w:hint="eastAsia" w:ascii="仿宋" w:hAnsi="仿宋" w:eastAsia="仿宋"/>
          <w:color w:val="000000" w:themeColor="text1"/>
          <w:sz w:val="28"/>
          <w:szCs w:val="28"/>
          <w:rPrChange w:id="14681" w:author="梁元" w:date="2019-05-14T19:51:36Z">
            <w:rPr>
              <w:rFonts w:hint="eastAsia" w:ascii="仿宋" w:hAnsi="仿宋" w:eastAsia="仿宋"/>
              <w:sz w:val="28"/>
              <w:szCs w:val="28"/>
            </w:rPr>
          </w:rPrChange>
          <w14:textFill>
            <w14:solidFill>
              <w14:schemeClr w14:val="tx1"/>
            </w14:solidFill>
          </w14:textFill>
        </w:rPr>
        <w:t>先说</w:t>
      </w:r>
      <w:r>
        <w:rPr>
          <w:rFonts w:ascii="仿宋" w:hAnsi="仿宋" w:eastAsia="仿宋"/>
          <w:color w:val="000000" w:themeColor="text1"/>
          <w:sz w:val="28"/>
          <w:szCs w:val="28"/>
          <w:rPrChange w:id="14682" w:author="梁元" w:date="2019-05-14T19:51:36Z">
            <w:rPr>
              <w:rFonts w:ascii="仿宋" w:hAnsi="仿宋" w:eastAsia="仿宋"/>
              <w:sz w:val="28"/>
              <w:szCs w:val="28"/>
            </w:rPr>
          </w:rPrChange>
          <w14:textFill>
            <w14:solidFill>
              <w14:schemeClr w14:val="tx1"/>
            </w14:solidFill>
          </w14:textFill>
        </w:rPr>
        <w:t>Generator：</w:t>
      </w:r>
    </w:p>
    <w:p>
      <w:pPr>
        <w:spacing w:line="240" w:lineRule="auto"/>
        <w:ind w:firstLine="560" w:firstLineChars="200"/>
        <w:rPr>
          <w:rFonts w:ascii="仿宋" w:hAnsi="仿宋" w:eastAsia="仿宋"/>
          <w:color w:val="000000" w:themeColor="text1"/>
          <w:sz w:val="28"/>
          <w:szCs w:val="28"/>
          <w:rPrChange w:id="14684" w:author="梁元" w:date="2019-05-14T19:51:36Z">
            <w:rPr>
              <w:rFonts w:ascii="仿宋" w:hAnsi="仿宋" w:eastAsia="仿宋"/>
              <w:sz w:val="28"/>
              <w:szCs w:val="28"/>
            </w:rPr>
          </w:rPrChange>
          <w14:textFill>
            <w14:solidFill>
              <w14:schemeClr w14:val="tx1"/>
            </w14:solidFill>
          </w14:textFill>
        </w:rPr>
        <w:pPrChange w:id="14683" w:author="冷雪凝" w:date="2019-05-14T12:21:32Z">
          <w:pPr>
            <w:spacing w:line="360" w:lineRule="auto"/>
          </w:pPr>
        </w:pPrChange>
      </w:pPr>
      <w:r>
        <w:rPr>
          <w:rFonts w:hint="eastAsia" w:ascii="仿宋" w:hAnsi="仿宋" w:eastAsia="仿宋"/>
          <w:color w:val="000000" w:themeColor="text1"/>
          <w:sz w:val="28"/>
          <w:szCs w:val="28"/>
          <w:rPrChange w:id="14685" w:author="梁元" w:date="2019-05-14T19:51:36Z">
            <w:rPr>
              <w:rFonts w:hint="eastAsia" w:ascii="仿宋" w:hAnsi="仿宋" w:eastAsia="仿宋"/>
              <w:sz w:val="28"/>
              <w:szCs w:val="28"/>
            </w:rPr>
          </w:rPrChange>
          <w14:textFill>
            <w14:solidFill>
              <w14:schemeClr w14:val="tx1"/>
            </w14:solidFill>
          </w14:textFill>
        </w:rPr>
        <w:t>简单点</w:t>
      </w:r>
      <w:r>
        <w:rPr>
          <w:rFonts w:ascii="仿宋" w:hAnsi="仿宋" w:eastAsia="仿宋"/>
          <w:color w:val="000000" w:themeColor="text1"/>
          <w:sz w:val="28"/>
          <w:szCs w:val="28"/>
          <w:rPrChange w:id="14686" w:author="梁元" w:date="2019-05-14T19:51:36Z">
            <w:rPr>
              <w:rFonts w:ascii="仿宋" w:hAnsi="仿宋" w:eastAsia="仿宋"/>
              <w:sz w:val="28"/>
              <w:szCs w:val="28"/>
            </w:rPr>
          </w:rPrChange>
          <w14:textFill>
            <w14:solidFill>
              <w14:schemeClr w14:val="tx1"/>
            </w14:solidFill>
          </w14:textFill>
        </w:rPr>
        <w:t>可以把它理解成，Generator 函数是一个状态机，封装了多个内部状态。</w:t>
      </w:r>
    </w:p>
    <w:p>
      <w:pPr>
        <w:spacing w:line="240" w:lineRule="auto"/>
        <w:ind w:firstLine="560" w:firstLineChars="200"/>
        <w:rPr>
          <w:rFonts w:ascii="仿宋" w:hAnsi="仿宋" w:eastAsia="仿宋"/>
          <w:color w:val="000000" w:themeColor="text1"/>
          <w:sz w:val="28"/>
          <w:szCs w:val="28"/>
          <w:rPrChange w:id="14688" w:author="梁元" w:date="2019-05-14T19:51:36Z">
            <w:rPr>
              <w:rFonts w:ascii="仿宋" w:hAnsi="仿宋" w:eastAsia="仿宋"/>
              <w:sz w:val="28"/>
              <w:szCs w:val="28"/>
            </w:rPr>
          </w:rPrChange>
          <w14:textFill>
            <w14:solidFill>
              <w14:schemeClr w14:val="tx1"/>
            </w14:solidFill>
          </w14:textFill>
        </w:rPr>
        <w:pPrChange w:id="14687" w:author="冷雪凝" w:date="2019-05-14T12:21:32Z">
          <w:pPr>
            <w:spacing w:line="360" w:lineRule="auto"/>
          </w:pPr>
        </w:pPrChange>
      </w:pPr>
    </w:p>
    <w:p>
      <w:pPr>
        <w:spacing w:line="240" w:lineRule="auto"/>
        <w:ind w:firstLine="560" w:firstLineChars="200"/>
        <w:rPr>
          <w:rFonts w:ascii="仿宋" w:hAnsi="仿宋" w:eastAsia="仿宋"/>
          <w:color w:val="000000" w:themeColor="text1"/>
          <w:sz w:val="28"/>
          <w:szCs w:val="28"/>
          <w:rPrChange w:id="14690" w:author="梁元" w:date="2019-05-14T19:51:36Z">
            <w:rPr>
              <w:rFonts w:ascii="仿宋" w:hAnsi="仿宋" w:eastAsia="仿宋"/>
              <w:sz w:val="28"/>
              <w:szCs w:val="28"/>
            </w:rPr>
          </w:rPrChange>
          <w14:textFill>
            <w14:solidFill>
              <w14:schemeClr w14:val="tx1"/>
            </w14:solidFill>
          </w14:textFill>
        </w:rPr>
        <w:pPrChange w:id="14689" w:author="冷雪凝" w:date="2019-05-14T12:21:32Z">
          <w:pPr>
            <w:spacing w:line="360" w:lineRule="auto"/>
          </w:pPr>
        </w:pPrChange>
      </w:pPr>
      <w:r>
        <w:rPr>
          <w:rFonts w:ascii="仿宋" w:hAnsi="仿宋" w:eastAsia="仿宋"/>
          <w:color w:val="000000" w:themeColor="text1"/>
          <w:sz w:val="28"/>
          <w:szCs w:val="28"/>
          <w:rPrChange w:id="14691" w:author="梁元" w:date="2019-05-14T19:51:36Z">
            <w:rPr>
              <w:rFonts w:ascii="仿宋" w:hAnsi="仿宋" w:eastAsia="仿宋"/>
              <w:sz w:val="28"/>
              <w:szCs w:val="28"/>
            </w:rPr>
          </w:rPrChange>
          <w14:textFill>
            <w14:solidFill>
              <w14:schemeClr w14:val="tx1"/>
            </w14:solidFill>
          </w14:textFill>
        </w:rPr>
        <w:t>执行 Generator 函数会返回一个遍历器对象，也就是说，Generator 函数除了状态机，还是一个遍历器对象生成函数。返回的遍历器对象，可以依次遍历 Generator 函数内部的每一个状态。</w:t>
      </w:r>
    </w:p>
    <w:p>
      <w:pPr>
        <w:spacing w:line="240" w:lineRule="auto"/>
        <w:ind w:firstLine="560" w:firstLineChars="200"/>
        <w:rPr>
          <w:rFonts w:ascii="仿宋" w:hAnsi="仿宋" w:eastAsia="仿宋"/>
          <w:color w:val="000000" w:themeColor="text1"/>
          <w:sz w:val="28"/>
          <w:szCs w:val="28"/>
          <w:rPrChange w:id="14693" w:author="梁元" w:date="2019-05-14T19:51:36Z">
            <w:rPr>
              <w:rFonts w:ascii="仿宋" w:hAnsi="仿宋" w:eastAsia="仿宋"/>
              <w:sz w:val="28"/>
              <w:szCs w:val="28"/>
            </w:rPr>
          </w:rPrChange>
          <w14:textFill>
            <w14:solidFill>
              <w14:schemeClr w14:val="tx1"/>
            </w14:solidFill>
          </w14:textFill>
        </w:rPr>
        <w:pPrChange w:id="14692" w:author="冷雪凝" w:date="2019-05-14T12:21:32Z">
          <w:pPr>
            <w:spacing w:line="360" w:lineRule="auto"/>
          </w:pPr>
        </w:pPrChange>
      </w:pPr>
    </w:p>
    <w:p>
      <w:pPr>
        <w:spacing w:line="240" w:lineRule="auto"/>
        <w:ind w:firstLine="560" w:firstLineChars="200"/>
        <w:rPr>
          <w:rFonts w:ascii="仿宋" w:hAnsi="仿宋" w:eastAsia="仿宋"/>
          <w:color w:val="000000" w:themeColor="text1"/>
          <w:sz w:val="28"/>
          <w:szCs w:val="28"/>
          <w:rPrChange w:id="14695" w:author="梁元" w:date="2019-05-14T19:51:36Z">
            <w:rPr>
              <w:rFonts w:ascii="仿宋" w:hAnsi="仿宋" w:eastAsia="仿宋"/>
              <w:sz w:val="28"/>
              <w:szCs w:val="28"/>
            </w:rPr>
          </w:rPrChange>
          <w14:textFill>
            <w14:solidFill>
              <w14:schemeClr w14:val="tx1"/>
            </w14:solidFill>
          </w14:textFill>
        </w:rPr>
        <w:pPrChange w:id="14694" w:author="冷雪凝" w:date="2019-05-14T12:21:32Z">
          <w:pPr>
            <w:spacing w:line="360" w:lineRule="auto"/>
          </w:pPr>
        </w:pPrChange>
      </w:pPr>
      <w:r>
        <w:rPr>
          <w:rFonts w:ascii="仿宋" w:hAnsi="仿宋" w:eastAsia="仿宋"/>
          <w:color w:val="000000" w:themeColor="text1"/>
          <w:sz w:val="28"/>
          <w:szCs w:val="28"/>
          <w:rPrChange w:id="14696" w:author="梁元" w:date="2019-05-14T19:51:36Z">
            <w:rPr>
              <w:rFonts w:ascii="仿宋" w:hAnsi="仿宋" w:eastAsia="仿宋"/>
              <w:sz w:val="28"/>
              <w:szCs w:val="28"/>
            </w:rPr>
          </w:rPrChange>
          <w14:textFill>
            <w14:solidFill>
              <w14:schemeClr w14:val="tx1"/>
            </w14:solidFill>
          </w14:textFill>
        </w:rPr>
        <w:t>形式上，Generator 函数是一个普通函数，但是有两个特征。一是，function关键字与函数名之间有一个星号；二是，函数体内部使用yield表达式，定义不同的内部状态</w:t>
      </w:r>
    </w:p>
    <w:p>
      <w:pPr>
        <w:spacing w:line="240" w:lineRule="auto"/>
        <w:ind w:firstLine="560" w:firstLineChars="200"/>
        <w:rPr>
          <w:rFonts w:ascii="仿宋" w:hAnsi="仿宋" w:eastAsia="仿宋"/>
          <w:color w:val="000000" w:themeColor="text1"/>
          <w:sz w:val="28"/>
          <w:szCs w:val="28"/>
          <w:rPrChange w:id="14698" w:author="梁元" w:date="2019-05-14T19:51:36Z">
            <w:rPr>
              <w:rFonts w:ascii="仿宋" w:hAnsi="仿宋" w:eastAsia="仿宋"/>
              <w:sz w:val="28"/>
              <w:szCs w:val="28"/>
            </w:rPr>
          </w:rPrChange>
          <w14:textFill>
            <w14:solidFill>
              <w14:schemeClr w14:val="tx1"/>
            </w14:solidFill>
          </w14:textFill>
        </w:rPr>
        <w:pPrChange w:id="14697" w:author="冷雪凝" w:date="2019-05-14T12:21:32Z">
          <w:pPr>
            <w:spacing w:line="360" w:lineRule="auto"/>
          </w:pPr>
        </w:pPrChange>
      </w:pPr>
    </w:p>
    <w:p>
      <w:pPr>
        <w:spacing w:line="240" w:lineRule="auto"/>
        <w:ind w:firstLine="560" w:firstLineChars="200"/>
        <w:rPr>
          <w:rFonts w:ascii="仿宋" w:hAnsi="仿宋" w:eastAsia="仿宋"/>
          <w:color w:val="000000" w:themeColor="text1"/>
          <w:sz w:val="28"/>
          <w:szCs w:val="28"/>
          <w:rPrChange w:id="14700" w:author="梁元" w:date="2019-05-14T19:51:36Z">
            <w:rPr>
              <w:rFonts w:ascii="仿宋" w:hAnsi="仿宋" w:eastAsia="仿宋"/>
              <w:sz w:val="28"/>
              <w:szCs w:val="28"/>
            </w:rPr>
          </w:rPrChange>
          <w14:textFill>
            <w14:solidFill>
              <w14:schemeClr w14:val="tx1"/>
            </w14:solidFill>
          </w14:textFill>
        </w:rPr>
        <w:pPrChange w:id="14699" w:author="冷雪凝" w:date="2019-05-14T12:21:32Z">
          <w:pPr>
            <w:spacing w:line="360" w:lineRule="auto"/>
          </w:pPr>
        </w:pPrChange>
      </w:pPr>
      <w:r>
        <w:rPr>
          <w:rFonts w:hint="eastAsia" w:ascii="仿宋" w:hAnsi="仿宋" w:eastAsia="仿宋"/>
          <w:color w:val="000000" w:themeColor="text1"/>
          <w:sz w:val="28"/>
          <w:szCs w:val="28"/>
          <w:rPrChange w:id="14701" w:author="梁元" w:date="2019-05-14T19:51:36Z">
            <w:rPr>
              <w:rFonts w:hint="eastAsia" w:ascii="仿宋" w:hAnsi="仿宋" w:eastAsia="仿宋"/>
              <w:sz w:val="28"/>
              <w:szCs w:val="28"/>
            </w:rPr>
          </w:rPrChange>
          <w14:textFill>
            <w14:solidFill>
              <w14:schemeClr w14:val="tx1"/>
            </w14:solidFill>
          </w14:textFill>
        </w:rPr>
        <w:t>而</w:t>
      </w:r>
      <w:r>
        <w:rPr>
          <w:rFonts w:ascii="仿宋" w:hAnsi="仿宋" w:eastAsia="仿宋"/>
          <w:color w:val="000000" w:themeColor="text1"/>
          <w:sz w:val="28"/>
          <w:szCs w:val="28"/>
          <w:rPrChange w:id="14702" w:author="梁元" w:date="2019-05-14T19:51:36Z">
            <w:rPr>
              <w:rFonts w:ascii="仿宋" w:hAnsi="仿宋" w:eastAsia="仿宋"/>
              <w:sz w:val="28"/>
              <w:szCs w:val="28"/>
            </w:rPr>
          </w:rPrChange>
          <w14:textFill>
            <w14:solidFill>
              <w14:schemeClr w14:val="tx1"/>
            </w14:solidFill>
          </w14:textFill>
        </w:rPr>
        <w:t>Generator</w:t>
      </w:r>
      <w:r>
        <w:rPr>
          <w:rFonts w:hint="eastAsia" w:ascii="仿宋" w:hAnsi="仿宋" w:eastAsia="仿宋"/>
          <w:color w:val="000000" w:themeColor="text1"/>
          <w:sz w:val="28"/>
          <w:szCs w:val="28"/>
          <w:rPrChange w:id="14703" w:author="梁元" w:date="2019-05-14T19:51:36Z">
            <w:rPr>
              <w:rFonts w:hint="eastAsia" w:ascii="仿宋" w:hAnsi="仿宋" w:eastAsia="仿宋"/>
              <w:sz w:val="28"/>
              <w:szCs w:val="28"/>
            </w:rPr>
          </w:rPrChange>
          <w14:textFill>
            <w14:solidFill>
              <w14:schemeClr w14:val="tx1"/>
            </w14:solidFill>
          </w14:textFill>
        </w:rPr>
        <w:t>在适用场景上我们可以把它理解为任务的挂起，在js中我们使用没有任务挂起这个概念的，直到</w:t>
      </w:r>
      <w:r>
        <w:rPr>
          <w:rFonts w:ascii="仿宋" w:hAnsi="仿宋" w:eastAsia="仿宋"/>
          <w:color w:val="000000" w:themeColor="text1"/>
          <w:sz w:val="28"/>
          <w:szCs w:val="28"/>
          <w:rPrChange w:id="14704" w:author="梁元" w:date="2019-05-14T19:51:36Z">
            <w:rPr>
              <w:rFonts w:ascii="仿宋" w:hAnsi="仿宋" w:eastAsia="仿宋"/>
              <w:sz w:val="28"/>
              <w:szCs w:val="28"/>
            </w:rPr>
          </w:rPrChange>
          <w14:textFill>
            <w14:solidFill>
              <w14:schemeClr w14:val="tx1"/>
            </w14:solidFill>
          </w14:textFill>
        </w:rPr>
        <w:t>Generator</w:t>
      </w:r>
      <w:r>
        <w:rPr>
          <w:rFonts w:hint="eastAsia" w:ascii="仿宋" w:hAnsi="仿宋" w:eastAsia="仿宋"/>
          <w:color w:val="000000" w:themeColor="text1"/>
          <w:sz w:val="28"/>
          <w:szCs w:val="28"/>
          <w:rPrChange w:id="14705" w:author="梁元" w:date="2019-05-14T19:51:36Z">
            <w:rPr>
              <w:rFonts w:hint="eastAsia" w:ascii="仿宋" w:hAnsi="仿宋" w:eastAsia="仿宋"/>
              <w:sz w:val="28"/>
              <w:szCs w:val="28"/>
            </w:rPr>
          </w:rPrChange>
          <w14:textFill>
            <w14:solidFill>
              <w14:schemeClr w14:val="tx1"/>
            </w14:solidFill>
          </w14:textFill>
        </w:rPr>
        <w:t>的出现，在</w:t>
      </w:r>
      <w:r>
        <w:rPr>
          <w:rFonts w:ascii="仿宋" w:hAnsi="仿宋" w:eastAsia="仿宋"/>
          <w:color w:val="000000" w:themeColor="text1"/>
          <w:sz w:val="28"/>
          <w:szCs w:val="28"/>
          <w:rPrChange w:id="14706" w:author="梁元" w:date="2019-05-14T19:51:36Z">
            <w:rPr>
              <w:rFonts w:ascii="仿宋" w:hAnsi="仿宋" w:eastAsia="仿宋"/>
              <w:sz w:val="28"/>
              <w:szCs w:val="28"/>
            </w:rPr>
          </w:rPrChange>
          <w14:textFill>
            <w14:solidFill>
              <w14:schemeClr w14:val="tx1"/>
            </w14:solidFill>
          </w14:textFill>
        </w:rPr>
        <w:t>Generator</w:t>
      </w:r>
      <w:r>
        <w:rPr>
          <w:rFonts w:hint="eastAsia" w:ascii="仿宋" w:hAnsi="仿宋" w:eastAsia="仿宋"/>
          <w:color w:val="000000" w:themeColor="text1"/>
          <w:sz w:val="28"/>
          <w:szCs w:val="28"/>
          <w:rPrChange w:id="14707" w:author="梁元" w:date="2019-05-14T19:51:36Z">
            <w:rPr>
              <w:rFonts w:hint="eastAsia" w:ascii="仿宋" w:hAnsi="仿宋" w:eastAsia="仿宋"/>
              <w:sz w:val="28"/>
              <w:szCs w:val="28"/>
            </w:rPr>
          </w:rPrChange>
          <w14:textFill>
            <w14:solidFill>
              <w14:schemeClr w14:val="tx1"/>
            </w14:solidFill>
          </w14:textFill>
        </w:rPr>
        <w:t>的使用上我们通过yield定义不同的状态，执行的时候需要使用next进行不同状态的调用，但是他是从上到下的，也就是只要需要yield就会停止执行后面的语句，调用next后继续执行后面的语句，在实际项目开发中，我经常会遇到这样的需求，填写用户信息的时候一般都是分成几步，这时候我们就可以利用</w:t>
      </w:r>
      <w:r>
        <w:rPr>
          <w:rFonts w:ascii="仿宋" w:hAnsi="仿宋" w:eastAsia="仿宋"/>
          <w:color w:val="000000" w:themeColor="text1"/>
          <w:sz w:val="28"/>
          <w:szCs w:val="28"/>
          <w:rPrChange w:id="14708" w:author="梁元" w:date="2019-05-14T19:51:36Z">
            <w:rPr>
              <w:rFonts w:ascii="仿宋" w:hAnsi="仿宋" w:eastAsia="仿宋"/>
              <w:sz w:val="28"/>
              <w:szCs w:val="28"/>
            </w:rPr>
          </w:rPrChange>
          <w14:textFill>
            <w14:solidFill>
              <w14:schemeClr w14:val="tx1"/>
            </w14:solidFill>
          </w14:textFill>
        </w:rPr>
        <w:t>Generator</w:t>
      </w:r>
      <w:r>
        <w:rPr>
          <w:rFonts w:hint="eastAsia" w:ascii="仿宋" w:hAnsi="仿宋" w:eastAsia="仿宋"/>
          <w:color w:val="000000" w:themeColor="text1"/>
          <w:sz w:val="28"/>
          <w:szCs w:val="28"/>
          <w:rPrChange w:id="14709" w:author="梁元" w:date="2019-05-14T19:51:36Z">
            <w:rPr>
              <w:rFonts w:hint="eastAsia" w:ascii="仿宋" w:hAnsi="仿宋" w:eastAsia="仿宋"/>
              <w:sz w:val="28"/>
              <w:szCs w:val="28"/>
            </w:rPr>
          </w:rPrChange>
          <w14:textFill>
            <w14:solidFill>
              <w14:schemeClr w14:val="tx1"/>
            </w14:solidFill>
          </w14:textFill>
        </w:rPr>
        <w:t>的任务挂起特性进行，不同步骤的数据存储。</w:t>
      </w:r>
    </w:p>
    <w:p>
      <w:pPr>
        <w:spacing w:line="240" w:lineRule="auto"/>
        <w:ind w:firstLine="560" w:firstLineChars="200"/>
        <w:rPr>
          <w:rFonts w:ascii="仿宋" w:hAnsi="仿宋" w:eastAsia="仿宋"/>
          <w:color w:val="000000" w:themeColor="text1"/>
          <w:sz w:val="28"/>
          <w:szCs w:val="28"/>
          <w:rPrChange w:id="14711" w:author="梁元" w:date="2019-05-14T19:51:36Z">
            <w:rPr>
              <w:rFonts w:ascii="仿宋" w:hAnsi="仿宋" w:eastAsia="仿宋"/>
              <w:sz w:val="28"/>
              <w:szCs w:val="28"/>
            </w:rPr>
          </w:rPrChange>
          <w14:textFill>
            <w14:solidFill>
              <w14:schemeClr w14:val="tx1"/>
            </w14:solidFill>
          </w14:textFill>
        </w:rPr>
        <w:pPrChange w:id="14710" w:author="冷雪凝" w:date="2019-05-14T12:21:32Z">
          <w:pPr>
            <w:spacing w:line="360" w:lineRule="auto"/>
          </w:pPr>
        </w:pPrChange>
      </w:pPr>
    </w:p>
    <w:p>
      <w:pPr>
        <w:spacing w:line="240" w:lineRule="auto"/>
        <w:ind w:firstLine="560" w:firstLineChars="200"/>
        <w:rPr>
          <w:rFonts w:ascii="仿宋" w:hAnsi="仿宋" w:eastAsia="仿宋"/>
          <w:color w:val="000000" w:themeColor="text1"/>
          <w:sz w:val="28"/>
          <w:szCs w:val="28"/>
          <w:rPrChange w:id="14713" w:author="梁元" w:date="2019-05-14T19:51:36Z">
            <w:rPr>
              <w:rFonts w:ascii="仿宋" w:hAnsi="仿宋" w:eastAsia="仿宋"/>
              <w:sz w:val="28"/>
              <w:szCs w:val="28"/>
            </w:rPr>
          </w:rPrChange>
          <w14:textFill>
            <w14:solidFill>
              <w14:schemeClr w14:val="tx1"/>
            </w14:solidFill>
          </w14:textFill>
        </w:rPr>
        <w:pPrChange w:id="14712" w:author="冷雪凝" w:date="2019-05-14T12:21:32Z">
          <w:pPr>
            <w:spacing w:line="360" w:lineRule="auto"/>
          </w:pPr>
        </w:pPrChange>
      </w:pPr>
      <w:r>
        <w:rPr>
          <w:rFonts w:hint="eastAsia" w:ascii="仿宋" w:hAnsi="仿宋" w:eastAsia="仿宋"/>
          <w:color w:val="000000" w:themeColor="text1"/>
          <w:sz w:val="28"/>
          <w:szCs w:val="28"/>
          <w:rPrChange w:id="14714" w:author="梁元" w:date="2019-05-14T19:51:36Z">
            <w:rPr>
              <w:rFonts w:hint="eastAsia" w:ascii="仿宋" w:hAnsi="仿宋" w:eastAsia="仿宋"/>
              <w:sz w:val="28"/>
              <w:szCs w:val="28"/>
            </w:rPr>
          </w:rPrChange>
          <w14:textFill>
            <w14:solidFill>
              <w14:schemeClr w14:val="tx1"/>
            </w14:solidFill>
          </w14:textFill>
        </w:rPr>
        <w:t>然后就是</w:t>
      </w:r>
      <w:r>
        <w:rPr>
          <w:rFonts w:ascii="仿宋" w:hAnsi="仿宋" w:eastAsia="仿宋"/>
          <w:color w:val="000000" w:themeColor="text1"/>
          <w:sz w:val="28"/>
          <w:szCs w:val="28"/>
          <w:rPrChange w:id="14715" w:author="梁元" w:date="2019-05-14T19:51:36Z">
            <w:rPr>
              <w:rFonts w:ascii="仿宋" w:hAnsi="仿宋" w:eastAsia="仿宋"/>
              <w:sz w:val="28"/>
              <w:szCs w:val="28"/>
            </w:rPr>
          </w:rPrChange>
          <w14:textFill>
            <w14:solidFill>
              <w14:schemeClr w14:val="tx1"/>
            </w14:solidFill>
          </w14:textFill>
        </w:rPr>
        <w:t>promise</w:t>
      </w:r>
    </w:p>
    <w:p>
      <w:pPr>
        <w:spacing w:line="240" w:lineRule="auto"/>
        <w:ind w:firstLine="560" w:firstLineChars="200"/>
        <w:rPr>
          <w:rFonts w:ascii="仿宋" w:hAnsi="仿宋" w:eastAsia="仿宋"/>
          <w:color w:val="000000" w:themeColor="text1"/>
          <w:sz w:val="28"/>
          <w:szCs w:val="28"/>
          <w:rPrChange w:id="14717" w:author="梁元" w:date="2019-05-14T19:51:36Z">
            <w:rPr>
              <w:rFonts w:ascii="仿宋" w:hAnsi="仿宋" w:eastAsia="仿宋"/>
              <w:sz w:val="28"/>
              <w:szCs w:val="28"/>
            </w:rPr>
          </w:rPrChange>
          <w14:textFill>
            <w14:solidFill>
              <w14:schemeClr w14:val="tx1"/>
            </w14:solidFill>
          </w14:textFill>
        </w:rPr>
        <w:pPrChange w:id="14716" w:author="冷雪凝" w:date="2019-05-14T12:21:32Z">
          <w:pPr>
            <w:spacing w:line="360" w:lineRule="auto"/>
          </w:pPr>
        </w:pPrChange>
      </w:pPr>
      <w:r>
        <w:rPr>
          <w:rFonts w:ascii="仿宋" w:hAnsi="仿宋" w:eastAsia="仿宋"/>
          <w:color w:val="000000" w:themeColor="text1"/>
          <w:sz w:val="28"/>
          <w:szCs w:val="28"/>
          <w:rPrChange w:id="14718" w:author="梁元" w:date="2019-05-14T19:51:36Z">
            <w:rPr>
              <w:rFonts w:ascii="仿宋" w:hAnsi="仿宋" w:eastAsia="仿宋"/>
              <w:sz w:val="28"/>
              <w:szCs w:val="28"/>
            </w:rPr>
          </w:rPrChange>
          <w14:textFill>
            <w14:solidFill>
              <w14:schemeClr w14:val="tx1"/>
            </w14:solidFill>
          </w14:textFill>
        </w:rPr>
        <w:t>promise</w:t>
      </w:r>
      <w:r>
        <w:rPr>
          <w:rFonts w:hint="eastAsia" w:ascii="仿宋" w:hAnsi="仿宋" w:eastAsia="仿宋"/>
          <w:color w:val="000000" w:themeColor="text1"/>
          <w:sz w:val="28"/>
          <w:szCs w:val="28"/>
          <w:rPrChange w:id="14719" w:author="梁元" w:date="2019-05-14T19:51:36Z">
            <w:rPr>
              <w:rFonts w:hint="eastAsia" w:ascii="仿宋" w:hAnsi="仿宋" w:eastAsia="仿宋"/>
              <w:sz w:val="28"/>
              <w:szCs w:val="28"/>
            </w:rPr>
          </w:rPrChange>
          <w14:textFill>
            <w14:solidFill>
              <w14:schemeClr w14:val="tx1"/>
            </w14:solidFill>
          </w14:textFill>
        </w:rPr>
        <w:t>解决了传统异步操作回调函数更加合理强大，有了</w:t>
      </w:r>
      <w:r>
        <w:rPr>
          <w:rFonts w:ascii="仿宋" w:hAnsi="仿宋" w:eastAsia="仿宋"/>
          <w:color w:val="000000" w:themeColor="text1"/>
          <w:sz w:val="28"/>
          <w:szCs w:val="28"/>
          <w:rPrChange w:id="14720" w:author="梁元" w:date="2019-05-14T19:51:36Z">
            <w:rPr>
              <w:rFonts w:ascii="仿宋" w:hAnsi="仿宋" w:eastAsia="仿宋"/>
              <w:sz w:val="28"/>
              <w:szCs w:val="28"/>
            </w:rPr>
          </w:rPrChange>
          <w14:textFill>
            <w14:solidFill>
              <w14:schemeClr w14:val="tx1"/>
            </w14:solidFill>
          </w14:textFill>
        </w:rPr>
        <w:t>promise就可以将异步操作以同步操作的流程表达出来，避免了层层嵌套的回调函数。此外，Promise对象提供统一的接口，使得控制异步操作更加容易。</w:t>
      </w:r>
    </w:p>
    <w:p>
      <w:pPr>
        <w:spacing w:line="240" w:lineRule="auto"/>
        <w:ind w:firstLine="560" w:firstLineChars="200"/>
        <w:rPr>
          <w:rFonts w:ascii="仿宋" w:hAnsi="仿宋" w:eastAsia="仿宋"/>
          <w:color w:val="000000" w:themeColor="text1"/>
          <w:sz w:val="28"/>
          <w:szCs w:val="28"/>
          <w:rPrChange w:id="14722" w:author="梁元" w:date="2019-05-14T19:51:36Z">
            <w:rPr>
              <w:rFonts w:ascii="仿宋" w:hAnsi="仿宋" w:eastAsia="仿宋"/>
              <w:sz w:val="28"/>
              <w:szCs w:val="28"/>
            </w:rPr>
          </w:rPrChange>
          <w14:textFill>
            <w14:solidFill>
              <w14:schemeClr w14:val="tx1"/>
            </w14:solidFill>
          </w14:textFill>
        </w:rPr>
        <w:pPrChange w:id="14721" w:author="冷雪凝" w:date="2019-05-14T12:21:32Z">
          <w:pPr>
            <w:spacing w:line="360" w:lineRule="auto"/>
          </w:pPr>
        </w:pPrChange>
      </w:pPr>
      <w:r>
        <w:rPr>
          <w:rFonts w:hint="eastAsia" w:ascii="仿宋" w:hAnsi="仿宋" w:eastAsia="仿宋"/>
          <w:color w:val="000000" w:themeColor="text1"/>
          <w:sz w:val="28"/>
          <w:szCs w:val="28"/>
          <w:rPrChange w:id="14723" w:author="梁元" w:date="2019-05-14T19:51:36Z">
            <w:rPr>
              <w:rFonts w:hint="eastAsia" w:ascii="仿宋" w:hAnsi="仿宋" w:eastAsia="仿宋"/>
              <w:sz w:val="28"/>
              <w:szCs w:val="28"/>
            </w:rPr>
          </w:rPrChange>
          <w14:textFill>
            <w14:solidFill>
              <w14:schemeClr w14:val="tx1"/>
            </w14:solidFill>
          </w14:textFill>
        </w:rPr>
        <w:t>例如我常见的一个需求</w:t>
      </w:r>
    </w:p>
    <w:p>
      <w:pPr>
        <w:spacing w:line="240" w:lineRule="auto"/>
        <w:ind w:firstLine="560" w:firstLineChars="200"/>
        <w:rPr>
          <w:rFonts w:ascii="仿宋" w:hAnsi="仿宋" w:eastAsia="仿宋"/>
          <w:color w:val="000000" w:themeColor="text1"/>
          <w:sz w:val="28"/>
          <w:szCs w:val="28"/>
          <w:rPrChange w:id="14725" w:author="梁元" w:date="2019-05-14T19:51:36Z">
            <w:rPr>
              <w:rFonts w:ascii="仿宋" w:hAnsi="仿宋" w:eastAsia="仿宋"/>
              <w:sz w:val="28"/>
              <w:szCs w:val="28"/>
            </w:rPr>
          </w:rPrChange>
          <w14:textFill>
            <w14:solidFill>
              <w14:schemeClr w14:val="tx1"/>
            </w14:solidFill>
          </w14:textFill>
        </w:rPr>
        <w:pPrChange w:id="14724" w:author="冷雪凝" w:date="2019-05-14T12:21:32Z">
          <w:pPr>
            <w:spacing w:line="360" w:lineRule="auto"/>
          </w:pPr>
        </w:pPrChange>
      </w:pPr>
      <w:r>
        <w:rPr>
          <w:rFonts w:hint="eastAsia" w:ascii="仿宋" w:hAnsi="仿宋" w:eastAsia="仿宋"/>
          <w:color w:val="000000" w:themeColor="text1"/>
          <w:sz w:val="28"/>
          <w:szCs w:val="28"/>
          <w:rPrChange w:id="14726" w:author="梁元" w:date="2019-05-14T19:51:36Z">
            <w:rPr>
              <w:rFonts w:hint="eastAsia" w:ascii="仿宋" w:hAnsi="仿宋" w:eastAsia="仿宋"/>
              <w:sz w:val="28"/>
              <w:szCs w:val="28"/>
            </w:rPr>
          </w:rPrChange>
          <w14:textFill>
            <w14:solidFill>
              <w14:schemeClr w14:val="tx1"/>
            </w14:solidFill>
          </w14:textFill>
        </w:rPr>
        <w:t>有两个接口</w:t>
      </w:r>
      <w:r>
        <w:rPr>
          <w:rFonts w:ascii="仿宋" w:hAnsi="仿宋" w:eastAsia="仿宋"/>
          <w:color w:val="000000" w:themeColor="text1"/>
          <w:sz w:val="28"/>
          <w:szCs w:val="28"/>
          <w:rPrChange w:id="14727" w:author="梁元" w:date="2019-05-14T19:51:36Z">
            <w:rPr>
              <w:rFonts w:ascii="仿宋" w:hAnsi="仿宋" w:eastAsia="仿宋"/>
              <w:sz w:val="28"/>
              <w:szCs w:val="28"/>
            </w:rPr>
          </w:rPrChange>
          <w14:textFill>
            <w14:solidFill>
              <w14:schemeClr w14:val="tx1"/>
            </w14:solidFill>
          </w14:textFill>
        </w:rPr>
        <w:t xml:space="preserve">A,B, </w:t>
      </w:r>
      <w:r>
        <w:rPr>
          <w:rFonts w:hint="eastAsia" w:ascii="仿宋" w:hAnsi="仿宋" w:eastAsia="仿宋"/>
          <w:color w:val="000000" w:themeColor="text1"/>
          <w:sz w:val="28"/>
          <w:szCs w:val="28"/>
          <w:rPrChange w:id="14728" w:author="梁元" w:date="2019-05-14T19:51:36Z">
            <w:rPr>
              <w:rFonts w:hint="eastAsia" w:ascii="仿宋" w:hAnsi="仿宋" w:eastAsia="仿宋"/>
              <w:sz w:val="28"/>
              <w:szCs w:val="28"/>
            </w:rPr>
          </w:rPrChange>
          <w14:textFill>
            <w14:solidFill>
              <w14:schemeClr w14:val="tx1"/>
            </w14:solidFill>
          </w14:textFill>
        </w:rPr>
        <w:t>他们之间有依赖关系，</w:t>
      </w:r>
      <w:r>
        <w:rPr>
          <w:rFonts w:ascii="仿宋" w:hAnsi="仿宋" w:eastAsia="仿宋"/>
          <w:color w:val="000000" w:themeColor="text1"/>
          <w:sz w:val="28"/>
          <w:szCs w:val="28"/>
          <w:rPrChange w:id="14729" w:author="梁元" w:date="2019-05-14T19:51:36Z">
            <w:rPr>
              <w:rFonts w:ascii="仿宋" w:hAnsi="仿宋" w:eastAsia="仿宋"/>
              <w:sz w:val="28"/>
              <w:szCs w:val="28"/>
            </w:rPr>
          </w:rPrChange>
          <w14:textFill>
            <w14:solidFill>
              <w14:schemeClr w14:val="tx1"/>
            </w14:solidFill>
          </w14:textFill>
        </w:rPr>
        <w:t>B</w:t>
      </w:r>
      <w:r>
        <w:rPr>
          <w:rFonts w:hint="eastAsia" w:ascii="仿宋" w:hAnsi="仿宋" w:eastAsia="仿宋"/>
          <w:color w:val="000000" w:themeColor="text1"/>
          <w:sz w:val="28"/>
          <w:szCs w:val="28"/>
          <w:rPrChange w:id="14730" w:author="梁元" w:date="2019-05-14T19:51:36Z">
            <w:rPr>
              <w:rFonts w:hint="eastAsia" w:ascii="仿宋" w:hAnsi="仿宋" w:eastAsia="仿宋"/>
              <w:sz w:val="28"/>
              <w:szCs w:val="28"/>
            </w:rPr>
          </w:rPrChange>
          <w14:textFill>
            <w14:solidFill>
              <w14:schemeClr w14:val="tx1"/>
            </w14:solidFill>
          </w14:textFill>
        </w:rPr>
        <w:t>接口必须等到</w:t>
      </w:r>
      <w:r>
        <w:rPr>
          <w:rFonts w:ascii="仿宋" w:hAnsi="仿宋" w:eastAsia="仿宋"/>
          <w:color w:val="000000" w:themeColor="text1"/>
          <w:sz w:val="28"/>
          <w:szCs w:val="28"/>
          <w:rPrChange w:id="14731" w:author="梁元" w:date="2019-05-14T19:51:36Z">
            <w:rPr>
              <w:rFonts w:ascii="仿宋" w:hAnsi="仿宋" w:eastAsia="仿宋"/>
              <w:sz w:val="28"/>
              <w:szCs w:val="28"/>
            </w:rPr>
          </w:rPrChange>
          <w14:textFill>
            <w14:solidFill>
              <w14:schemeClr w14:val="tx1"/>
            </w14:solidFill>
          </w14:textFill>
        </w:rPr>
        <w:t>A</w:t>
      </w:r>
      <w:r>
        <w:rPr>
          <w:rFonts w:hint="eastAsia" w:ascii="仿宋" w:hAnsi="仿宋" w:eastAsia="仿宋"/>
          <w:color w:val="000000" w:themeColor="text1"/>
          <w:sz w:val="28"/>
          <w:szCs w:val="28"/>
          <w:rPrChange w:id="14732" w:author="梁元" w:date="2019-05-14T19:51:36Z">
            <w:rPr>
              <w:rFonts w:hint="eastAsia" w:ascii="仿宋" w:hAnsi="仿宋" w:eastAsia="仿宋"/>
              <w:sz w:val="28"/>
              <w:szCs w:val="28"/>
            </w:rPr>
          </w:rPrChange>
          <w14:textFill>
            <w14:solidFill>
              <w14:schemeClr w14:val="tx1"/>
            </w14:solidFill>
          </w14:textFill>
        </w:rPr>
        <w:t>接口的值返回成功后，拿到</w:t>
      </w:r>
      <w:r>
        <w:rPr>
          <w:rFonts w:ascii="仿宋" w:hAnsi="仿宋" w:eastAsia="仿宋"/>
          <w:color w:val="000000" w:themeColor="text1"/>
          <w:sz w:val="28"/>
          <w:szCs w:val="28"/>
          <w:rPrChange w:id="14733" w:author="梁元" w:date="2019-05-14T19:51:36Z">
            <w:rPr>
              <w:rFonts w:ascii="仿宋" w:hAnsi="仿宋" w:eastAsia="仿宋"/>
              <w:sz w:val="28"/>
              <w:szCs w:val="28"/>
            </w:rPr>
          </w:rPrChange>
          <w14:textFill>
            <w14:solidFill>
              <w14:schemeClr w14:val="tx1"/>
            </w14:solidFill>
          </w14:textFill>
        </w:rPr>
        <w:t>A</w:t>
      </w:r>
      <w:r>
        <w:rPr>
          <w:rFonts w:hint="eastAsia" w:ascii="仿宋" w:hAnsi="仿宋" w:eastAsia="仿宋"/>
          <w:color w:val="000000" w:themeColor="text1"/>
          <w:sz w:val="28"/>
          <w:szCs w:val="28"/>
          <w:rPrChange w:id="14734" w:author="梁元" w:date="2019-05-14T19:51:36Z">
            <w:rPr>
              <w:rFonts w:hint="eastAsia" w:ascii="仿宋" w:hAnsi="仿宋" w:eastAsia="仿宋"/>
              <w:sz w:val="28"/>
              <w:szCs w:val="28"/>
            </w:rPr>
          </w:rPrChange>
          <w14:textFill>
            <w14:solidFill>
              <w14:schemeClr w14:val="tx1"/>
            </w14:solidFill>
          </w14:textFill>
        </w:rPr>
        <w:t>接口里面的一个属性才能请求，如果利用之前的回调函数形势的话就得是层层嵌套，代码维护比较麻烦，如果利用</w:t>
      </w:r>
      <w:r>
        <w:rPr>
          <w:rFonts w:ascii="仿宋" w:hAnsi="仿宋" w:eastAsia="仿宋"/>
          <w:color w:val="000000" w:themeColor="text1"/>
          <w:sz w:val="28"/>
          <w:szCs w:val="28"/>
          <w:rPrChange w:id="14735" w:author="梁元" w:date="2019-05-14T19:51:36Z">
            <w:rPr>
              <w:rFonts w:ascii="仿宋" w:hAnsi="仿宋" w:eastAsia="仿宋"/>
              <w:sz w:val="28"/>
              <w:szCs w:val="28"/>
            </w:rPr>
          </w:rPrChange>
          <w14:textFill>
            <w14:solidFill>
              <w14:schemeClr w14:val="tx1"/>
            </w14:solidFill>
          </w14:textFill>
        </w:rPr>
        <w:t>promise</w:t>
      </w:r>
      <w:r>
        <w:rPr>
          <w:rFonts w:hint="eastAsia" w:ascii="仿宋" w:hAnsi="仿宋" w:eastAsia="仿宋"/>
          <w:color w:val="000000" w:themeColor="text1"/>
          <w:sz w:val="28"/>
          <w:szCs w:val="28"/>
          <w:rPrChange w:id="14736" w:author="梁元" w:date="2019-05-14T19:51:36Z">
            <w:rPr>
              <w:rFonts w:hint="eastAsia" w:ascii="仿宋" w:hAnsi="仿宋" w:eastAsia="仿宋"/>
              <w:sz w:val="28"/>
              <w:szCs w:val="28"/>
            </w:rPr>
          </w:rPrChange>
          <w14:textFill>
            <w14:solidFill>
              <w14:schemeClr w14:val="tx1"/>
            </w14:solidFill>
          </w14:textFill>
        </w:rPr>
        <w:t>的话我们可以用链式调用的形势直观的表示出这种关系</w:t>
      </w:r>
    </w:p>
    <w:p>
      <w:pPr>
        <w:spacing w:line="240" w:lineRule="auto"/>
        <w:ind w:firstLine="480" w:firstLineChars="200"/>
        <w:rPr>
          <w:color w:val="000000" w:themeColor="text1"/>
          <w:rPrChange w:id="14738" w:author="梁元" w:date="2019-05-14T19:51:36Z">
            <w:rPr/>
          </w:rPrChange>
          <w14:textFill>
            <w14:solidFill>
              <w14:schemeClr w14:val="tx1"/>
            </w14:solidFill>
          </w14:textFill>
        </w:rPr>
        <w:pPrChange w:id="14737" w:author="冷雪凝" w:date="2019-05-14T12:21:32Z">
          <w:pPr>
            <w:spacing w:line="360" w:lineRule="auto"/>
          </w:pPr>
        </w:pPrChange>
      </w:pPr>
    </w:p>
    <w:p>
      <w:pPr>
        <w:spacing w:line="240" w:lineRule="auto"/>
        <w:ind w:firstLine="480" w:firstLineChars="200"/>
        <w:rPr>
          <w:rFonts w:ascii="仿宋" w:hAnsi="仿宋" w:eastAsia="仿宋"/>
          <w:color w:val="000000" w:themeColor="text1"/>
          <w:sz w:val="28"/>
          <w:szCs w:val="28"/>
          <w:rPrChange w:id="14740" w:author="梁元" w:date="2019-05-14T19:51:36Z">
            <w:rPr>
              <w:rFonts w:ascii="仿宋" w:hAnsi="仿宋" w:eastAsia="仿宋"/>
              <w:sz w:val="28"/>
              <w:szCs w:val="28"/>
            </w:rPr>
          </w:rPrChange>
          <w14:textFill>
            <w14:solidFill>
              <w14:schemeClr w14:val="tx1"/>
            </w14:solidFill>
          </w14:textFill>
        </w:rPr>
        <w:pPrChange w:id="14739" w:author="冷雪凝" w:date="2019-05-14T12:21:32Z">
          <w:pPr>
            <w:spacing w:line="360" w:lineRule="auto"/>
          </w:pPr>
        </w:pPrChange>
      </w:pPr>
      <w:r>
        <w:rPr>
          <w:rFonts w:hint="eastAsia"/>
          <w:color w:val="000000" w:themeColor="text1"/>
          <w:rPrChange w:id="14741" w:author="梁元" w:date="2019-05-14T19:51:36Z">
            <w:rPr>
              <w:rFonts w:hint="eastAsia"/>
            </w:rPr>
          </w:rPrChange>
          <w14:textFill>
            <w14:solidFill>
              <w14:schemeClr w14:val="tx1"/>
            </w14:solidFill>
          </w14:textFill>
        </w:rPr>
        <w:t>而</w:t>
      </w:r>
      <w:r>
        <w:rPr>
          <w:color w:val="000000" w:themeColor="text1"/>
          <w:rPrChange w:id="14742" w:author="梁元" w:date="2019-05-14T19:51:36Z">
            <w:rPr/>
          </w:rPrChange>
          <w14:textFill>
            <w14:solidFill>
              <w14:schemeClr w14:val="tx1"/>
            </w14:solidFill>
          </w14:textFill>
        </w:rPr>
        <w:t>A</w:t>
      </w:r>
      <w:r>
        <w:rPr>
          <w:rFonts w:hint="eastAsia"/>
          <w:color w:val="000000" w:themeColor="text1"/>
          <w:rPrChange w:id="14743" w:author="梁元" w:date="2019-05-14T19:51:36Z">
            <w:rPr>
              <w:rFonts w:hint="eastAsia"/>
            </w:rPr>
          </w:rPrChange>
          <w14:textFill>
            <w14:solidFill>
              <w14:schemeClr w14:val="tx1"/>
            </w14:solidFill>
          </w14:textFill>
        </w:rPr>
        <w:t>sync是</w:t>
      </w:r>
      <w:r>
        <w:rPr>
          <w:rFonts w:ascii="仿宋" w:hAnsi="仿宋" w:eastAsia="仿宋"/>
          <w:color w:val="000000" w:themeColor="text1"/>
          <w:sz w:val="28"/>
          <w:szCs w:val="28"/>
          <w:rPrChange w:id="14744" w:author="梁元" w:date="2019-05-14T19:51:36Z">
            <w:rPr>
              <w:rFonts w:ascii="仿宋" w:hAnsi="仿宋" w:eastAsia="仿宋"/>
              <w:sz w:val="28"/>
              <w:szCs w:val="28"/>
            </w:rPr>
          </w:rPrChange>
          <w14:textFill>
            <w14:solidFill>
              <w14:schemeClr w14:val="tx1"/>
            </w14:solidFill>
          </w14:textFill>
        </w:rPr>
        <w:t>Generator</w:t>
      </w:r>
      <w:r>
        <w:rPr>
          <w:rFonts w:hint="eastAsia" w:ascii="仿宋" w:hAnsi="仿宋" w:eastAsia="仿宋"/>
          <w:color w:val="000000" w:themeColor="text1"/>
          <w:sz w:val="28"/>
          <w:szCs w:val="28"/>
          <w:rPrChange w:id="14745" w:author="梁元" w:date="2019-05-14T19:51:36Z">
            <w:rPr>
              <w:rFonts w:hint="eastAsia" w:ascii="仿宋" w:hAnsi="仿宋" w:eastAsia="仿宋"/>
              <w:sz w:val="28"/>
              <w:szCs w:val="28"/>
            </w:rPr>
          </w:rPrChange>
          <w14:textFill>
            <w14:solidFill>
              <w14:schemeClr w14:val="tx1"/>
            </w14:solidFill>
          </w14:textFill>
        </w:rPr>
        <w:t>函数的语法糖，</w:t>
      </w:r>
      <w:r>
        <w:rPr>
          <w:color w:val="000000" w:themeColor="text1"/>
          <w:rPrChange w:id="14746" w:author="梁元" w:date="2019-05-14T19:51:36Z">
            <w:rPr/>
          </w:rPrChange>
          <w14:textFill>
            <w14:solidFill>
              <w14:schemeClr w14:val="tx1"/>
            </w14:solidFill>
          </w14:textFill>
        </w:rPr>
        <w:t>A</w:t>
      </w:r>
      <w:r>
        <w:rPr>
          <w:rFonts w:hint="eastAsia"/>
          <w:color w:val="000000" w:themeColor="text1"/>
          <w:rPrChange w:id="14747" w:author="梁元" w:date="2019-05-14T19:51:36Z">
            <w:rPr>
              <w:rFonts w:hint="eastAsia"/>
            </w:rPr>
          </w:rPrChange>
          <w14:textFill>
            <w14:solidFill>
              <w14:schemeClr w14:val="tx1"/>
            </w14:solidFill>
          </w14:textFill>
        </w:rPr>
        <w:t>sync的出现主要是为了解决另外一个问题，刚刚说了</w:t>
      </w:r>
      <w:r>
        <w:rPr>
          <w:rFonts w:ascii="仿宋" w:hAnsi="仿宋" w:eastAsia="仿宋"/>
          <w:color w:val="000000" w:themeColor="text1"/>
          <w:sz w:val="28"/>
          <w:szCs w:val="28"/>
          <w:rPrChange w:id="14748" w:author="梁元" w:date="2019-05-14T19:51:36Z">
            <w:rPr>
              <w:rFonts w:ascii="仿宋" w:hAnsi="仿宋" w:eastAsia="仿宋"/>
              <w:sz w:val="28"/>
              <w:szCs w:val="28"/>
            </w:rPr>
          </w:rPrChange>
          <w14:textFill>
            <w14:solidFill>
              <w14:schemeClr w14:val="tx1"/>
            </w14:solidFill>
          </w14:textFill>
        </w:rPr>
        <w:t>Generator</w:t>
      </w:r>
      <w:r>
        <w:rPr>
          <w:rFonts w:hint="eastAsia" w:ascii="仿宋" w:hAnsi="仿宋" w:eastAsia="仿宋"/>
          <w:color w:val="000000" w:themeColor="text1"/>
          <w:sz w:val="28"/>
          <w:szCs w:val="28"/>
          <w:rPrChange w:id="14749" w:author="梁元" w:date="2019-05-14T19:51:36Z">
            <w:rPr>
              <w:rFonts w:hint="eastAsia" w:ascii="仿宋" w:hAnsi="仿宋" w:eastAsia="仿宋"/>
              <w:sz w:val="28"/>
              <w:szCs w:val="28"/>
            </w:rPr>
          </w:rPrChange>
          <w14:textFill>
            <w14:solidFill>
              <w14:schemeClr w14:val="tx1"/>
            </w14:solidFill>
          </w14:textFill>
        </w:rPr>
        <w:t>是解决任务的挂起，promise是解决异步回调问题，而async就是吧异步的操作，变成队列模式，</w:t>
      </w:r>
    </w:p>
    <w:p>
      <w:pPr>
        <w:ind w:firstLine="560" w:firstLineChars="200"/>
        <w:rPr>
          <w:rFonts w:hint="eastAsia"/>
          <w:color w:val="000000" w:themeColor="text1"/>
          <w:rPrChange w:id="14751" w:author="梁元" w:date="2019-05-14T19:51:36Z">
            <w:rPr>
              <w:rFonts w:hint="eastAsia"/>
            </w:rPr>
          </w:rPrChange>
          <w14:textFill>
            <w14:solidFill>
              <w14:schemeClr w14:val="tx1"/>
            </w14:solidFill>
          </w14:textFill>
        </w:rPr>
        <w:pPrChange w:id="14750" w:author="冷雪凝" w:date="2019-05-14T12:21:32Z">
          <w:pPr/>
        </w:pPrChange>
      </w:pPr>
      <w:r>
        <w:rPr>
          <w:rFonts w:hint="eastAsia" w:ascii="仿宋" w:hAnsi="仿宋" w:eastAsia="仿宋"/>
          <w:color w:val="000000" w:themeColor="text1"/>
          <w:sz w:val="28"/>
          <w:szCs w:val="28"/>
          <w:rPrChange w:id="14752" w:author="梁元" w:date="2019-05-14T19:51:36Z">
            <w:rPr>
              <w:rFonts w:hint="eastAsia" w:ascii="仿宋" w:hAnsi="仿宋" w:eastAsia="仿宋"/>
              <w:sz w:val="28"/>
              <w:szCs w:val="28"/>
            </w:rPr>
          </w:rPrChange>
          <w14:textFill>
            <w14:solidFill>
              <w14:schemeClr w14:val="tx1"/>
            </w14:solidFill>
          </w14:textFill>
        </w:rPr>
        <w:t>因为async中使用await做状态的定义，调用的时候不需要next（），自动执行，并且会讲每个await中promise中resolve结果赋值给await的变量上以供后面的步骤使用，每一个await都会等到promise返回结果后才会继续自动往下执行，这样就实现了我在日常生活中排队执行的概念，将所有的异步任务以同步的方式定义，不需要担心那个快那个慢，因为她是一个一个自动向下的</w:t>
      </w:r>
    </w:p>
    <w:p>
      <w:pPr>
        <w:pStyle w:val="3"/>
        <w:numPr>
          <w:ilvl w:val="0"/>
          <w:numId w:val="15"/>
        </w:numPr>
        <w:spacing w:line="240" w:lineRule="auto"/>
        <w:ind w:firstLine="562" w:firstLineChars="200"/>
        <w:rPr>
          <w:rFonts w:ascii="仿宋" w:hAnsi="仿宋" w:eastAsia="仿宋"/>
          <w:color w:val="000000" w:themeColor="text1"/>
          <w:sz w:val="28"/>
          <w:szCs w:val="28"/>
          <w:rPrChange w:id="14754" w:author="梁元" w:date="2019-05-14T19:51:36Z">
            <w:rPr>
              <w:rFonts w:ascii="仿宋" w:hAnsi="仿宋" w:eastAsia="仿宋"/>
              <w:sz w:val="28"/>
              <w:szCs w:val="28"/>
            </w:rPr>
          </w:rPrChange>
          <w14:textFill>
            <w14:solidFill>
              <w14:schemeClr w14:val="tx1"/>
            </w14:solidFill>
          </w14:textFill>
        </w:rPr>
        <w:pPrChange w:id="14753" w:author="冷雪凝" w:date="2019-05-14T12:21:32Z">
          <w:pPr>
            <w:pStyle w:val="3"/>
            <w:numPr>
              <w:ilvl w:val="0"/>
              <w:numId w:val="15"/>
            </w:numPr>
          </w:pPr>
        </w:pPrChange>
      </w:pPr>
      <w:bookmarkStart w:id="513" w:name="_Toc494266899"/>
      <w:bookmarkStart w:id="514" w:name="_Toc16863_WPSOffice_Level2"/>
      <w:bookmarkStart w:id="515" w:name="_Toc9437_WPSOffice_Level2"/>
      <w:r>
        <w:rPr>
          <w:rFonts w:hint="eastAsia" w:ascii="仿宋" w:hAnsi="仿宋" w:eastAsia="仿宋"/>
          <w:color w:val="000000" w:themeColor="text1"/>
          <w:sz w:val="28"/>
          <w:szCs w:val="28"/>
          <w:rPrChange w:id="14755" w:author="梁元" w:date="2019-05-14T19:51:36Z">
            <w:rPr>
              <w:rFonts w:hint="eastAsia" w:ascii="仿宋" w:hAnsi="仿宋" w:eastAsia="仿宋"/>
              <w:sz w:val="28"/>
              <w:szCs w:val="28"/>
            </w:rPr>
          </w:rPrChange>
          <w14:textFill>
            <w14:solidFill>
              <w14:schemeClr w14:val="tx1"/>
            </w14:solidFill>
          </w14:textFill>
        </w:rPr>
        <w:t>解法对比及优缺点</w:t>
      </w:r>
      <w:bookmarkEnd w:id="513"/>
      <w:bookmarkEnd w:id="514"/>
      <w:bookmarkEnd w:id="515"/>
    </w:p>
    <w:p>
      <w:pPr>
        <w:spacing w:line="240" w:lineRule="auto"/>
        <w:ind w:firstLine="0" w:firstLineChars="200"/>
        <w:rPr>
          <w:color w:val="000000" w:themeColor="text1"/>
          <w:rPrChange w:id="14757" w:author="梁元" w:date="2019-05-14T19:51:36Z">
            <w:rPr/>
          </w:rPrChange>
          <w14:textFill>
            <w14:solidFill>
              <w14:schemeClr w14:val="tx1"/>
            </w14:solidFill>
          </w14:textFill>
        </w:rPr>
        <w:pPrChange w:id="14756" w:author="冷雪凝" w:date="2019-05-14T12:21:32Z">
          <w:pPr>
            <w:spacing w:line="360" w:lineRule="auto"/>
            <w:ind w:firstLine="482" w:firstLineChars="200"/>
          </w:pPr>
        </w:pPrChange>
      </w:pPr>
      <w:r>
        <w:rPr>
          <w:rFonts w:hint="eastAsia"/>
          <w:b/>
          <w:color w:val="000000" w:themeColor="text1"/>
          <w:rPrChange w:id="14758" w:author="梁元" w:date="2019-05-14T19:51:36Z">
            <w:rPr>
              <w:rFonts w:hint="eastAsia"/>
              <w:b/>
            </w:rPr>
          </w:rPrChange>
          <w14:textFill>
            <w14:solidFill>
              <w14:schemeClr w14:val="tx1"/>
            </w14:solidFill>
          </w14:textFill>
        </w:rPr>
        <w:t>综上所述</w:t>
      </w:r>
      <w:r>
        <w:rPr>
          <w:rFonts w:hint="eastAsia"/>
          <w:color w:val="000000" w:themeColor="text1"/>
          <w:rPrChange w:id="14759" w:author="梁元" w:date="2019-05-14T19:51:36Z">
            <w:rPr>
              <w:rFonts w:hint="eastAsia"/>
            </w:rPr>
          </w:rPrChange>
          <w14:textFill>
            <w14:solidFill>
              <w14:schemeClr w14:val="tx1"/>
            </w14:solidFill>
          </w14:textFill>
        </w:rPr>
        <w:t>：第一种只是说出了</w:t>
      </w:r>
      <w:r>
        <w:rPr>
          <w:color w:val="000000" w:themeColor="text1"/>
          <w:rPrChange w:id="14760" w:author="梁元" w:date="2019-05-14T19:51:36Z">
            <w:rPr/>
          </w:rPrChange>
          <w14:textFill>
            <w14:solidFill>
              <w14:schemeClr w14:val="tx1"/>
            </w14:solidFill>
          </w14:textFill>
        </w:rPr>
        <w:t xml:space="preserve"> </w:t>
      </w:r>
      <w:r>
        <w:rPr>
          <w:rFonts w:ascii="仿宋" w:hAnsi="仿宋" w:eastAsia="仿宋"/>
          <w:color w:val="000000" w:themeColor="text1"/>
          <w:sz w:val="28"/>
          <w:szCs w:val="28"/>
          <w:rPrChange w:id="14761" w:author="梁元" w:date="2019-05-14T19:51:36Z">
            <w:rPr>
              <w:rFonts w:ascii="仿宋" w:hAnsi="仿宋" w:eastAsia="仿宋"/>
              <w:sz w:val="28"/>
              <w:szCs w:val="28"/>
            </w:rPr>
          </w:rPrChange>
          <w14:textFill>
            <w14:solidFill>
              <w14:schemeClr w14:val="tx1"/>
            </w14:solidFill>
          </w14:textFill>
        </w:rPr>
        <w:t>Generator   async   promise</w:t>
      </w:r>
      <w:r>
        <w:rPr>
          <w:rFonts w:hint="eastAsia" w:ascii="仿宋" w:hAnsi="仿宋" w:eastAsia="仿宋"/>
          <w:color w:val="000000" w:themeColor="text1"/>
          <w:sz w:val="28"/>
          <w:szCs w:val="28"/>
          <w:rPrChange w:id="14762" w:author="梁元" w:date="2019-05-14T19:51:36Z">
            <w:rPr>
              <w:rFonts w:hint="eastAsia" w:ascii="仿宋" w:hAnsi="仿宋" w:eastAsia="仿宋"/>
              <w:sz w:val="28"/>
              <w:szCs w:val="28"/>
            </w:rPr>
          </w:rPrChange>
          <w14:textFill>
            <w14:solidFill>
              <w14:schemeClr w14:val="tx1"/>
            </w14:solidFill>
          </w14:textFill>
        </w:rPr>
        <w:t>如何使用，而第二种说出了执行原理，存在的意义，适用的场景</w:t>
      </w:r>
    </w:p>
    <w:p>
      <w:pPr>
        <w:pStyle w:val="3"/>
        <w:numPr>
          <w:ilvl w:val="0"/>
          <w:numId w:val="15"/>
        </w:numPr>
        <w:spacing w:line="240" w:lineRule="auto"/>
        <w:ind w:firstLine="562" w:firstLineChars="200"/>
        <w:rPr>
          <w:rFonts w:ascii="仿宋" w:hAnsi="仿宋" w:eastAsia="仿宋"/>
          <w:color w:val="000000" w:themeColor="text1"/>
          <w:sz w:val="28"/>
          <w:szCs w:val="28"/>
          <w:rPrChange w:id="14764" w:author="梁元" w:date="2019-05-14T19:51:36Z">
            <w:rPr>
              <w:rFonts w:ascii="仿宋" w:hAnsi="仿宋" w:eastAsia="仿宋"/>
              <w:sz w:val="28"/>
              <w:szCs w:val="28"/>
            </w:rPr>
          </w:rPrChange>
          <w14:textFill>
            <w14:solidFill>
              <w14:schemeClr w14:val="tx1"/>
            </w14:solidFill>
          </w14:textFill>
        </w:rPr>
        <w:pPrChange w:id="14763" w:author="冷雪凝" w:date="2019-05-14T12:21:32Z">
          <w:pPr>
            <w:pStyle w:val="3"/>
            <w:numPr>
              <w:ilvl w:val="0"/>
              <w:numId w:val="15"/>
            </w:numPr>
          </w:pPr>
        </w:pPrChange>
      </w:pPr>
      <w:bookmarkStart w:id="516" w:name="_Toc6266_WPSOffice_Level2"/>
      <w:bookmarkStart w:id="517" w:name="_Toc494266900"/>
      <w:bookmarkStart w:id="518" w:name="_Toc30030_WPSOffice_Level2"/>
      <w:r>
        <w:rPr>
          <w:rFonts w:hint="eastAsia" w:ascii="仿宋" w:hAnsi="仿宋" w:eastAsia="仿宋"/>
          <w:color w:val="000000" w:themeColor="text1"/>
          <w:sz w:val="28"/>
          <w:szCs w:val="28"/>
          <w:rPrChange w:id="14765"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516"/>
      <w:bookmarkEnd w:id="517"/>
      <w:bookmarkEnd w:id="518"/>
    </w:p>
    <w:p>
      <w:pPr>
        <w:ind w:firstLine="482" w:firstLineChars="200"/>
        <w:rPr>
          <w:color w:val="000000" w:themeColor="text1"/>
          <w:rPrChange w:id="14767" w:author="梁元" w:date="2019-05-14T19:51:36Z">
            <w:rPr/>
          </w:rPrChange>
          <w14:textFill>
            <w14:solidFill>
              <w14:schemeClr w14:val="tx1"/>
            </w14:solidFill>
          </w14:textFill>
        </w:rPr>
        <w:pPrChange w:id="14766" w:author="冷雪凝" w:date="2019-05-14T12:21:32Z">
          <w:pPr/>
        </w:pPrChange>
      </w:pPr>
      <w:r>
        <w:rPr>
          <w:rFonts w:hint="eastAsia"/>
          <w:b/>
          <w:color w:val="000000" w:themeColor="text1"/>
          <w:rPrChange w:id="14768" w:author="梁元" w:date="2019-05-14T19:51:36Z">
            <w:rPr>
              <w:rFonts w:hint="eastAsia"/>
              <w:b/>
            </w:rPr>
          </w:rPrChange>
          <w14:textFill>
            <w14:solidFill>
              <w14:schemeClr w14:val="tx1"/>
            </w14:solidFill>
          </w14:textFill>
        </w:rPr>
        <w:t>问题</w:t>
      </w:r>
      <w:r>
        <w:rPr>
          <w:rFonts w:hint="eastAsia"/>
          <w:color w:val="000000" w:themeColor="text1"/>
          <w:rPrChange w:id="14769" w:author="梁元" w:date="2019-05-14T19:51:36Z">
            <w:rPr>
              <w:rFonts w:hint="eastAsia"/>
            </w:rPr>
          </w:rPrChange>
          <w14:textFill>
            <w14:solidFill>
              <w14:schemeClr w14:val="tx1"/>
            </w14:solidFill>
          </w14:textFill>
        </w:rPr>
        <w:t>： 如何合并多个请求，</w:t>
      </w:r>
    </w:p>
    <w:p>
      <w:pPr>
        <w:ind w:firstLine="482" w:firstLineChars="200"/>
        <w:rPr>
          <w:rFonts w:hint="eastAsia"/>
          <w:color w:val="000000" w:themeColor="text1"/>
          <w:rPrChange w:id="14771" w:author="梁元" w:date="2019-05-14T19:51:36Z">
            <w:rPr>
              <w:rFonts w:hint="eastAsia"/>
            </w:rPr>
          </w:rPrChange>
          <w14:textFill>
            <w14:solidFill>
              <w14:schemeClr w14:val="tx1"/>
            </w14:solidFill>
          </w14:textFill>
        </w:rPr>
        <w:pPrChange w:id="14770" w:author="冷雪凝" w:date="2019-05-14T12:21:32Z">
          <w:pPr/>
        </w:pPrChange>
      </w:pPr>
      <w:r>
        <w:rPr>
          <w:rFonts w:hint="eastAsia"/>
          <w:b/>
          <w:color w:val="000000" w:themeColor="text1"/>
          <w:rPrChange w:id="14772" w:author="梁元" w:date="2019-05-14T19:51:36Z">
            <w:rPr>
              <w:rFonts w:hint="eastAsia"/>
              <w:b/>
            </w:rPr>
          </w:rPrChange>
          <w14:textFill>
            <w14:solidFill>
              <w14:schemeClr w14:val="tx1"/>
            </w14:solidFill>
          </w14:textFill>
        </w:rPr>
        <w:t>解答</w:t>
      </w:r>
      <w:r>
        <w:rPr>
          <w:rFonts w:hint="eastAsia"/>
          <w:color w:val="000000" w:themeColor="text1"/>
          <w:rPrChange w:id="14773" w:author="梁元" w:date="2019-05-14T19:51:36Z">
            <w:rPr>
              <w:rFonts w:hint="eastAsia"/>
            </w:rPr>
          </w:rPrChange>
          <w14:textFill>
            <w14:solidFill>
              <w14:schemeClr w14:val="tx1"/>
            </w14:solidFill>
          </w14:textFill>
        </w:rPr>
        <w:t>：使用</w:t>
      </w:r>
      <w:r>
        <w:rPr>
          <w:rFonts w:ascii="仿宋" w:hAnsi="仿宋" w:eastAsia="仿宋"/>
          <w:color w:val="000000" w:themeColor="text1"/>
          <w:sz w:val="28"/>
          <w:szCs w:val="28"/>
          <w:rPrChange w:id="14774" w:author="梁元" w:date="2019-05-14T19:51:36Z">
            <w:rPr>
              <w:rFonts w:ascii="仿宋" w:hAnsi="仿宋" w:eastAsia="仿宋"/>
              <w:sz w:val="28"/>
              <w:szCs w:val="28"/>
            </w:rPr>
          </w:rPrChange>
          <w14:textFill>
            <w14:solidFill>
              <w14:schemeClr w14:val="tx1"/>
            </w14:solidFill>
          </w14:textFill>
        </w:rPr>
        <w:t>promise</w:t>
      </w:r>
      <w:r>
        <w:rPr>
          <w:color w:val="000000" w:themeColor="text1"/>
          <w:rPrChange w:id="14775" w:author="梁元" w:date="2019-05-14T19:51:36Z">
            <w:rPr/>
          </w:rPrChange>
          <w14:textFill>
            <w14:solidFill>
              <w14:schemeClr w14:val="tx1"/>
            </w14:solidFill>
          </w14:textFill>
        </w:rPr>
        <w:t>.all</w:t>
      </w:r>
      <w:r>
        <w:rPr>
          <w:rFonts w:hint="eastAsia"/>
          <w:color w:val="000000" w:themeColor="text1"/>
          <w:rPrChange w:id="14776" w:author="梁元" w:date="2019-05-14T19:51:36Z">
            <w:rPr>
              <w:rFonts w:hint="eastAsia"/>
            </w:rPr>
          </w:rPrChange>
          <w14:textFill>
            <w14:solidFill>
              <w14:schemeClr w14:val="tx1"/>
            </w14:solidFill>
          </w14:textFill>
        </w:rPr>
        <w:t>可以将多个使用</w:t>
      </w:r>
      <w:r>
        <w:rPr>
          <w:rFonts w:ascii="仿宋" w:hAnsi="仿宋" w:eastAsia="仿宋"/>
          <w:color w:val="000000" w:themeColor="text1"/>
          <w:sz w:val="28"/>
          <w:szCs w:val="28"/>
          <w:rPrChange w:id="14777" w:author="梁元" w:date="2019-05-14T19:51:36Z">
            <w:rPr>
              <w:rFonts w:ascii="仿宋" w:hAnsi="仿宋" w:eastAsia="仿宋"/>
              <w:sz w:val="28"/>
              <w:szCs w:val="28"/>
            </w:rPr>
          </w:rPrChange>
          <w14:textFill>
            <w14:solidFill>
              <w14:schemeClr w14:val="tx1"/>
            </w14:solidFill>
          </w14:textFill>
        </w:rPr>
        <w:t>promise</w:t>
      </w:r>
      <w:r>
        <w:rPr>
          <w:rFonts w:hint="eastAsia"/>
          <w:color w:val="000000" w:themeColor="text1"/>
          <w:rPrChange w:id="14778" w:author="梁元" w:date="2019-05-14T19:51:36Z">
            <w:rPr>
              <w:rFonts w:hint="eastAsia"/>
            </w:rPr>
          </w:rPrChange>
          <w14:textFill>
            <w14:solidFill>
              <w14:schemeClr w14:val="tx1"/>
            </w14:solidFill>
          </w14:textFill>
        </w:rPr>
        <w:t>定义的ajax请求合并处理</w:t>
      </w:r>
    </w:p>
    <w:p>
      <w:pPr>
        <w:pStyle w:val="3"/>
        <w:numPr>
          <w:ilvl w:val="0"/>
          <w:numId w:val="15"/>
        </w:numPr>
        <w:spacing w:line="240" w:lineRule="auto"/>
        <w:ind w:firstLine="562" w:firstLineChars="200"/>
        <w:rPr>
          <w:rFonts w:ascii="仿宋" w:hAnsi="仿宋" w:eastAsia="仿宋"/>
          <w:color w:val="000000" w:themeColor="text1"/>
          <w:sz w:val="28"/>
          <w:szCs w:val="28"/>
          <w:rPrChange w:id="14780" w:author="梁元" w:date="2019-05-14T19:51:36Z">
            <w:rPr>
              <w:rFonts w:ascii="仿宋" w:hAnsi="仿宋" w:eastAsia="仿宋"/>
              <w:sz w:val="28"/>
              <w:szCs w:val="28"/>
            </w:rPr>
          </w:rPrChange>
          <w14:textFill>
            <w14:solidFill>
              <w14:schemeClr w14:val="tx1"/>
            </w14:solidFill>
          </w14:textFill>
        </w:rPr>
        <w:pPrChange w:id="14779" w:author="冷雪凝" w:date="2019-05-14T12:21:32Z">
          <w:pPr>
            <w:pStyle w:val="3"/>
            <w:numPr>
              <w:ilvl w:val="0"/>
              <w:numId w:val="15"/>
            </w:numPr>
          </w:pPr>
        </w:pPrChange>
      </w:pPr>
      <w:bookmarkStart w:id="519" w:name="_Toc494266901"/>
      <w:bookmarkStart w:id="520" w:name="_Toc12926_WPSOffice_Level2"/>
      <w:bookmarkStart w:id="521" w:name="_Toc21052_WPSOffice_Level2"/>
      <w:r>
        <w:rPr>
          <w:rFonts w:hint="eastAsia" w:ascii="仿宋" w:hAnsi="仿宋" w:eastAsia="仿宋"/>
          <w:color w:val="000000" w:themeColor="text1"/>
          <w:sz w:val="28"/>
          <w:szCs w:val="28"/>
          <w:rPrChange w:id="14781" w:author="梁元" w:date="2019-05-14T19:51:36Z">
            <w:rPr>
              <w:rFonts w:hint="eastAsia" w:ascii="仿宋" w:hAnsi="仿宋" w:eastAsia="仿宋"/>
              <w:sz w:val="28"/>
              <w:szCs w:val="28"/>
            </w:rPr>
          </w:rPrChange>
          <w14:textFill>
            <w14:solidFill>
              <w14:schemeClr w14:val="tx1"/>
            </w14:solidFill>
          </w14:textFill>
        </w:rPr>
        <w:t>项目中体现经验的点</w:t>
      </w:r>
      <w:bookmarkEnd w:id="519"/>
      <w:bookmarkEnd w:id="520"/>
      <w:bookmarkEnd w:id="521"/>
    </w:p>
    <w:p>
      <w:pPr>
        <w:ind w:firstLine="480" w:firstLineChars="200"/>
        <w:rPr>
          <w:color w:val="000000" w:themeColor="text1"/>
          <w:rPrChange w:id="14783" w:author="梁元" w:date="2019-05-14T19:51:36Z">
            <w:rPr/>
          </w:rPrChange>
          <w14:textFill>
            <w14:solidFill>
              <w14:schemeClr w14:val="tx1"/>
            </w14:solidFill>
          </w14:textFill>
        </w:rPr>
        <w:pPrChange w:id="14782" w:author="冷雪凝" w:date="2019-05-14T12:21:32Z">
          <w:pPr/>
        </w:pPrChange>
      </w:pPr>
      <w:r>
        <w:rPr>
          <w:rFonts w:hint="eastAsia"/>
          <w:color w:val="000000" w:themeColor="text1"/>
          <w:rPrChange w:id="14784" w:author="梁元" w:date="2019-05-14T19:51:36Z">
            <w:rPr>
              <w:rFonts w:hint="eastAsia"/>
            </w:rPr>
          </w:rPrChange>
          <w14:textFill>
            <w14:solidFill>
              <w14:schemeClr w14:val="tx1"/>
            </w14:solidFill>
          </w14:textFill>
        </w:rPr>
        <w:t>对于</w:t>
      </w:r>
      <w:r>
        <w:rPr>
          <w:color w:val="000000" w:themeColor="text1"/>
          <w:rPrChange w:id="14785" w:author="梁元" w:date="2019-05-14T19:51:36Z">
            <w:rPr/>
          </w:rPrChange>
          <w14:textFill>
            <w14:solidFill>
              <w14:schemeClr w14:val="tx1"/>
            </w14:solidFill>
          </w14:textFill>
        </w:rPr>
        <w:t xml:space="preserve"> </w:t>
      </w:r>
      <w:r>
        <w:rPr>
          <w:rFonts w:ascii="仿宋" w:hAnsi="仿宋" w:eastAsia="仿宋"/>
          <w:color w:val="000000" w:themeColor="text1"/>
          <w:sz w:val="28"/>
          <w:szCs w:val="28"/>
          <w:rPrChange w:id="14786" w:author="梁元" w:date="2019-05-14T19:51:36Z">
            <w:rPr>
              <w:rFonts w:ascii="仿宋" w:hAnsi="仿宋" w:eastAsia="仿宋"/>
              <w:sz w:val="28"/>
              <w:szCs w:val="28"/>
            </w:rPr>
          </w:rPrChange>
          <w14:textFill>
            <w14:solidFill>
              <w14:schemeClr w14:val="tx1"/>
            </w14:solidFill>
          </w14:textFill>
        </w:rPr>
        <w:t>Generator   async   promise</w:t>
      </w:r>
      <w:r>
        <w:rPr>
          <w:rFonts w:hint="eastAsia" w:ascii="仿宋" w:hAnsi="仿宋" w:eastAsia="仿宋"/>
          <w:color w:val="000000" w:themeColor="text1"/>
          <w:sz w:val="28"/>
          <w:szCs w:val="28"/>
          <w:rPrChange w:id="14787" w:author="梁元" w:date="2019-05-14T19:51:36Z">
            <w:rPr>
              <w:rFonts w:hint="eastAsia" w:ascii="仿宋" w:hAnsi="仿宋" w:eastAsia="仿宋"/>
              <w:sz w:val="28"/>
              <w:szCs w:val="28"/>
            </w:rPr>
          </w:rPrChange>
          <w14:textFill>
            <w14:solidFill>
              <w14:schemeClr w14:val="tx1"/>
            </w14:solidFill>
          </w14:textFill>
        </w:rPr>
        <w:t>正确的使用，利用它们不同的优点，实现不同的业务需求</w:t>
      </w:r>
    </w:p>
    <w:p>
      <w:pPr>
        <w:ind w:firstLine="480" w:firstLineChars="200"/>
        <w:rPr>
          <w:color w:val="000000" w:themeColor="text1"/>
          <w:rPrChange w:id="14789" w:author="梁元" w:date="2019-05-14T19:51:36Z">
            <w:rPr/>
          </w:rPrChange>
          <w14:textFill>
            <w14:solidFill>
              <w14:schemeClr w14:val="tx1"/>
            </w14:solidFill>
          </w14:textFill>
        </w:rPr>
        <w:pPrChange w:id="14788" w:author="冷雪凝" w:date="2019-05-14T12:21:32Z">
          <w:pPr/>
        </w:pPrChange>
      </w:pPr>
    </w:p>
    <w:p>
      <w:pPr>
        <w:pStyle w:val="3"/>
        <w:numPr>
          <w:ilvl w:val="0"/>
          <w:numId w:val="15"/>
        </w:numPr>
        <w:spacing w:line="240" w:lineRule="auto"/>
        <w:ind w:firstLine="562" w:firstLineChars="200"/>
        <w:rPr>
          <w:rFonts w:ascii="仿宋" w:hAnsi="仿宋" w:eastAsia="仿宋"/>
          <w:color w:val="000000" w:themeColor="text1"/>
          <w:sz w:val="28"/>
          <w:szCs w:val="28"/>
          <w:rPrChange w:id="14791" w:author="梁元" w:date="2019-05-14T19:51:36Z">
            <w:rPr>
              <w:rFonts w:ascii="仿宋" w:hAnsi="仿宋" w:eastAsia="仿宋"/>
              <w:sz w:val="28"/>
              <w:szCs w:val="28"/>
            </w:rPr>
          </w:rPrChange>
          <w14:textFill>
            <w14:solidFill>
              <w14:schemeClr w14:val="tx1"/>
            </w14:solidFill>
          </w14:textFill>
        </w:rPr>
        <w:pPrChange w:id="14790" w:author="冷雪凝" w:date="2019-05-14T12:21:32Z">
          <w:pPr>
            <w:pStyle w:val="3"/>
            <w:numPr>
              <w:ilvl w:val="0"/>
              <w:numId w:val="15"/>
            </w:numPr>
          </w:pPr>
        </w:pPrChange>
      </w:pPr>
      <w:bookmarkStart w:id="522" w:name="_Toc494266902"/>
      <w:bookmarkStart w:id="523" w:name="_Toc22628_WPSOffice_Level2"/>
      <w:bookmarkStart w:id="524" w:name="_Toc32676_WPSOffice_Level2"/>
      <w:r>
        <w:rPr>
          <w:rFonts w:hint="eastAsia" w:ascii="仿宋" w:hAnsi="仿宋" w:eastAsia="仿宋"/>
          <w:color w:val="000000" w:themeColor="text1"/>
          <w:sz w:val="28"/>
          <w:szCs w:val="28"/>
          <w:rPrChange w:id="14792" w:author="梁元" w:date="2019-05-14T19:51:36Z">
            <w:rPr>
              <w:rFonts w:hint="eastAsia" w:ascii="仿宋" w:hAnsi="仿宋" w:eastAsia="仿宋"/>
              <w:sz w:val="28"/>
              <w:szCs w:val="28"/>
            </w:rPr>
          </w:rPrChange>
          <w14:textFill>
            <w14:solidFill>
              <w14:schemeClr w14:val="tx1"/>
            </w14:solidFill>
          </w14:textFill>
        </w:rPr>
        <w:t>论坛参考</w:t>
      </w:r>
      <w:bookmarkEnd w:id="522"/>
      <w:bookmarkEnd w:id="523"/>
      <w:bookmarkEnd w:id="524"/>
    </w:p>
    <w:p>
      <w:pPr>
        <w:ind w:firstLine="480" w:firstLineChars="200"/>
        <w:rPr>
          <w:color w:val="000000" w:themeColor="text1"/>
          <w:rPrChange w:id="14794" w:author="梁元" w:date="2019-05-14T19:51:36Z">
            <w:rPr/>
          </w:rPrChange>
          <w14:textFill>
            <w14:solidFill>
              <w14:schemeClr w14:val="tx1"/>
            </w14:solidFill>
          </w14:textFill>
        </w:rPr>
        <w:pPrChange w:id="14793" w:author="冷雪凝" w:date="2019-05-14T12:21:32Z">
          <w:pPr/>
        </w:pPrChange>
      </w:pPr>
      <w:r>
        <w:rPr>
          <w:color w:val="000000" w:themeColor="text1"/>
          <w:rPrChange w:id="14795" w:author="梁元" w:date="2019-05-14T19:51:36Z">
            <w:rPr/>
          </w:rPrChange>
          <w14:textFill>
            <w14:solidFill>
              <w14:schemeClr w14:val="tx1"/>
            </w14:solidFill>
          </w14:textFill>
        </w:rPr>
        <w:fldChar w:fldCharType="begin"/>
      </w:r>
      <w:r>
        <w:rPr>
          <w:color w:val="000000" w:themeColor="text1"/>
          <w:rPrChange w:id="14796" w:author="梁元" w:date="2019-05-14T19:51:36Z">
            <w:rPr/>
          </w:rPrChange>
          <w14:textFill>
            <w14:solidFill>
              <w14:schemeClr w14:val="tx1"/>
            </w14:solidFill>
          </w14:textFill>
        </w:rPr>
        <w:instrText xml:space="preserve"> HYPERLINK "http://es6.ruanyifeng.com/" \l "docs/promise" </w:instrText>
      </w:r>
      <w:r>
        <w:rPr>
          <w:color w:val="000000" w:themeColor="text1"/>
          <w:rPrChange w:id="14797" w:author="梁元" w:date="2019-05-14T19:51:36Z">
            <w:rPr/>
          </w:rPrChange>
          <w14:textFill>
            <w14:solidFill>
              <w14:schemeClr w14:val="tx1"/>
            </w14:solidFill>
          </w14:textFill>
        </w:rPr>
        <w:fldChar w:fldCharType="separate"/>
      </w:r>
      <w:r>
        <w:rPr>
          <w:rStyle w:val="18"/>
          <w:color w:val="000000" w:themeColor="text1"/>
          <w:rPrChange w:id="14798" w:author="梁元" w:date="2019-05-14T19:51:36Z">
            <w:rPr>
              <w:rStyle w:val="18"/>
            </w:rPr>
          </w:rPrChange>
          <w14:textFill>
            <w14:solidFill>
              <w14:schemeClr w14:val="tx1"/>
            </w14:solidFill>
          </w14:textFill>
        </w:rPr>
        <w:t>http://es6.ruanyifeng.com/#docs/promise</w:t>
      </w:r>
      <w:r>
        <w:rPr>
          <w:rStyle w:val="18"/>
          <w:color w:val="000000" w:themeColor="text1"/>
          <w:rPrChange w:id="14799" w:author="梁元" w:date="2019-05-14T19:51:36Z">
            <w:rPr>
              <w:rStyle w:val="18"/>
            </w:rPr>
          </w:rPrChange>
          <w14:textFill>
            <w14:solidFill>
              <w14:schemeClr w14:val="tx1"/>
            </w14:solidFill>
          </w14:textFill>
        </w:rPr>
        <w:fldChar w:fldCharType="end"/>
      </w:r>
    </w:p>
    <w:p>
      <w:pPr>
        <w:ind w:firstLine="480" w:firstLineChars="200"/>
        <w:rPr>
          <w:color w:val="000000" w:themeColor="text1"/>
          <w:rPrChange w:id="14801" w:author="梁元" w:date="2019-05-14T19:51:36Z">
            <w:rPr/>
          </w:rPrChange>
          <w14:textFill>
            <w14:solidFill>
              <w14:schemeClr w14:val="tx1"/>
            </w14:solidFill>
          </w14:textFill>
        </w:rPr>
        <w:pPrChange w:id="14800" w:author="冷雪凝" w:date="2019-05-14T12:21:32Z">
          <w:pPr/>
        </w:pPrChange>
      </w:pPr>
      <w:r>
        <w:rPr>
          <w:color w:val="000000" w:themeColor="text1"/>
          <w:rPrChange w:id="14802" w:author="梁元" w:date="2019-05-14T19:51:36Z">
            <w:rPr/>
          </w:rPrChange>
          <w14:textFill>
            <w14:solidFill>
              <w14:schemeClr w14:val="tx1"/>
            </w14:solidFill>
          </w14:textFill>
        </w:rPr>
        <w:fldChar w:fldCharType="begin"/>
      </w:r>
      <w:r>
        <w:rPr>
          <w:color w:val="000000" w:themeColor="text1"/>
          <w:rPrChange w:id="14803" w:author="梁元" w:date="2019-05-14T19:51:36Z">
            <w:rPr/>
          </w:rPrChange>
          <w14:textFill>
            <w14:solidFill>
              <w14:schemeClr w14:val="tx1"/>
            </w14:solidFill>
          </w14:textFill>
        </w:rPr>
        <w:instrText xml:space="preserve"> HYPERLINK "http://es6.ruanyifeng.com/" \l "docs/generator" </w:instrText>
      </w:r>
      <w:r>
        <w:rPr>
          <w:color w:val="000000" w:themeColor="text1"/>
          <w:rPrChange w:id="14804" w:author="梁元" w:date="2019-05-14T19:51:36Z">
            <w:rPr/>
          </w:rPrChange>
          <w14:textFill>
            <w14:solidFill>
              <w14:schemeClr w14:val="tx1"/>
            </w14:solidFill>
          </w14:textFill>
        </w:rPr>
        <w:fldChar w:fldCharType="separate"/>
      </w:r>
      <w:r>
        <w:rPr>
          <w:rStyle w:val="18"/>
          <w:color w:val="000000" w:themeColor="text1"/>
          <w:rPrChange w:id="14805" w:author="梁元" w:date="2019-05-14T19:51:36Z">
            <w:rPr>
              <w:rStyle w:val="18"/>
            </w:rPr>
          </w:rPrChange>
          <w14:textFill>
            <w14:solidFill>
              <w14:schemeClr w14:val="tx1"/>
            </w14:solidFill>
          </w14:textFill>
        </w:rPr>
        <w:t>http://es6.ruanyifeng.com/#docs/generator</w:t>
      </w:r>
      <w:r>
        <w:rPr>
          <w:rStyle w:val="18"/>
          <w:color w:val="000000" w:themeColor="text1"/>
          <w:rPrChange w:id="14806" w:author="梁元" w:date="2019-05-14T19:51:36Z">
            <w:rPr>
              <w:rStyle w:val="18"/>
            </w:rPr>
          </w:rPrChange>
          <w14:textFill>
            <w14:solidFill>
              <w14:schemeClr w14:val="tx1"/>
            </w14:solidFill>
          </w14:textFill>
        </w:rPr>
        <w:fldChar w:fldCharType="end"/>
      </w:r>
    </w:p>
    <w:p>
      <w:pPr>
        <w:ind w:firstLine="480" w:firstLineChars="200"/>
        <w:rPr>
          <w:rFonts w:hint="eastAsia"/>
          <w:color w:val="000000" w:themeColor="text1"/>
          <w:rPrChange w:id="14808" w:author="梁元" w:date="2019-05-14T19:51:36Z">
            <w:rPr>
              <w:rFonts w:hint="eastAsia"/>
            </w:rPr>
          </w:rPrChange>
          <w14:textFill>
            <w14:solidFill>
              <w14:schemeClr w14:val="tx1"/>
            </w14:solidFill>
          </w14:textFill>
        </w:rPr>
        <w:pPrChange w:id="14807" w:author="冷雪凝" w:date="2019-05-14T12:21:32Z">
          <w:pPr/>
        </w:pPrChange>
      </w:pPr>
      <w:r>
        <w:rPr>
          <w:color w:val="000000" w:themeColor="text1"/>
          <w:rPrChange w:id="14809" w:author="梁元" w:date="2019-05-14T19:51:36Z">
            <w:rPr/>
          </w:rPrChange>
          <w14:textFill>
            <w14:solidFill>
              <w14:schemeClr w14:val="tx1"/>
            </w14:solidFill>
          </w14:textFill>
        </w:rPr>
        <w:fldChar w:fldCharType="begin"/>
      </w:r>
      <w:r>
        <w:rPr>
          <w:color w:val="000000" w:themeColor="text1"/>
          <w:rPrChange w:id="14810" w:author="梁元" w:date="2019-05-14T19:51:36Z">
            <w:rPr/>
          </w:rPrChange>
          <w14:textFill>
            <w14:solidFill>
              <w14:schemeClr w14:val="tx1"/>
            </w14:solidFill>
          </w14:textFill>
        </w:rPr>
        <w:instrText xml:space="preserve"> HYPERLINK "http://es6.ruanyifeng.com/" \l "docs/async" </w:instrText>
      </w:r>
      <w:r>
        <w:rPr>
          <w:color w:val="000000" w:themeColor="text1"/>
          <w:rPrChange w:id="14811" w:author="梁元" w:date="2019-05-14T19:51:36Z">
            <w:rPr/>
          </w:rPrChange>
          <w14:textFill>
            <w14:solidFill>
              <w14:schemeClr w14:val="tx1"/>
            </w14:solidFill>
          </w14:textFill>
        </w:rPr>
        <w:fldChar w:fldCharType="separate"/>
      </w:r>
      <w:r>
        <w:rPr>
          <w:rStyle w:val="18"/>
          <w:color w:val="000000" w:themeColor="text1"/>
          <w:rPrChange w:id="14812" w:author="梁元" w:date="2019-05-14T19:51:36Z">
            <w:rPr>
              <w:rStyle w:val="18"/>
            </w:rPr>
          </w:rPrChange>
          <w14:textFill>
            <w14:solidFill>
              <w14:schemeClr w14:val="tx1"/>
            </w14:solidFill>
          </w14:textFill>
        </w:rPr>
        <w:t>http://es6.ruanyifeng.com/#docs/async</w:t>
      </w:r>
      <w:r>
        <w:rPr>
          <w:rStyle w:val="18"/>
          <w:color w:val="000000" w:themeColor="text1"/>
          <w:rPrChange w:id="14813" w:author="梁元" w:date="2019-05-14T19:51:36Z">
            <w:rPr>
              <w:rStyle w:val="18"/>
            </w:rPr>
          </w:rPrChange>
          <w14:textFill>
            <w14:solidFill>
              <w14:schemeClr w14:val="tx1"/>
            </w14:solidFill>
          </w14:textFill>
        </w:rPr>
        <w:fldChar w:fldCharType="end"/>
      </w:r>
    </w:p>
    <w:p>
      <w:pPr>
        <w:pStyle w:val="2"/>
        <w:numPr>
          <w:ilvl w:val="0"/>
          <w:numId w:val="1"/>
        </w:numPr>
        <w:rPr>
          <w:rFonts w:ascii="仿宋" w:hAnsi="仿宋" w:eastAsia="仿宋"/>
          <w:color w:val="000000" w:themeColor="text1"/>
          <w:sz w:val="28"/>
          <w:szCs w:val="28"/>
          <w:rPrChange w:id="14814" w:author="梁元" w:date="2019-05-14T19:51:36Z">
            <w:rPr>
              <w:rFonts w:ascii="仿宋" w:hAnsi="仿宋" w:eastAsia="仿宋"/>
              <w:sz w:val="28"/>
              <w:szCs w:val="28"/>
            </w:rPr>
          </w:rPrChange>
          <w14:textFill>
            <w14:solidFill>
              <w14:schemeClr w14:val="tx1"/>
            </w14:solidFill>
          </w14:textFill>
        </w:rPr>
      </w:pPr>
      <w:bookmarkStart w:id="525" w:name="_Toc494266903"/>
      <w:bookmarkStart w:id="526" w:name="_Toc28443_WPSOffice_Level1"/>
      <w:bookmarkStart w:id="527" w:name="_Toc8654_WPSOffice_Level1"/>
      <w:r>
        <w:rPr>
          <w:rFonts w:hint="eastAsia" w:ascii="仿宋" w:hAnsi="仿宋" w:eastAsia="仿宋"/>
          <w:color w:val="000000" w:themeColor="text1"/>
          <w:sz w:val="28"/>
          <w:szCs w:val="28"/>
          <w:rPrChange w:id="14815" w:author="梁元" w:date="2019-05-14T19:51:36Z">
            <w:rPr>
              <w:rFonts w:hint="eastAsia" w:ascii="仿宋" w:hAnsi="仿宋" w:eastAsia="仿宋"/>
              <w:sz w:val="28"/>
              <w:szCs w:val="28"/>
            </w:rPr>
          </w:rPrChange>
          <w14:textFill>
            <w14:solidFill>
              <w14:schemeClr w14:val="tx1"/>
            </w14:solidFill>
          </w14:textFill>
        </w:rPr>
        <w:t>说一下前端存储</w:t>
      </w:r>
      <w:r>
        <w:rPr>
          <w:rFonts w:ascii="仿宋" w:hAnsi="仿宋" w:eastAsia="仿宋"/>
          <w:color w:val="000000" w:themeColor="text1"/>
          <w:sz w:val="28"/>
          <w:szCs w:val="28"/>
          <w:rPrChange w:id="14816" w:author="梁元" w:date="2019-05-14T19:51:36Z">
            <w:rPr>
              <w:rFonts w:ascii="仿宋" w:hAnsi="仿宋" w:eastAsia="仿宋"/>
              <w:sz w:val="28"/>
              <w:szCs w:val="28"/>
            </w:rPr>
          </w:rPrChange>
          <w14:textFill>
            <w14:solidFill>
              <w14:schemeClr w14:val="tx1"/>
            </w14:solidFill>
          </w14:textFill>
        </w:rPr>
        <w:t>?</w:t>
      </w:r>
      <w:bookmarkEnd w:id="525"/>
      <w:bookmarkEnd w:id="526"/>
      <w:bookmarkEnd w:id="527"/>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481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818"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1481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820"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1482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822"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1482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824"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1482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826"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482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828" w:author="梁元" w:date="2019-05-14T19:51:36Z">
                  <w:rPr>
                    <w:rFonts w:hint="eastAsia" w:ascii="仿宋" w:hAnsi="仿宋" w:eastAsia="仿宋"/>
                  </w:rPr>
                </w:rPrChange>
                <w14:textFill>
                  <w14:solidFill>
                    <w14:schemeClr w14:val="tx1"/>
                  </w14:solidFill>
                </w14:textFill>
              </w:rPr>
              <w:t>90%</w:t>
            </w:r>
          </w:p>
        </w:tc>
        <w:tc>
          <w:tcPr>
            <w:tcW w:w="1559" w:type="dxa"/>
          </w:tcPr>
          <w:p>
            <w:pPr>
              <w:jc w:val="center"/>
              <w:rPr>
                <w:rFonts w:ascii="仿宋" w:hAnsi="仿宋" w:eastAsia="仿宋"/>
                <w:color w:val="000000" w:themeColor="text1"/>
                <w:rPrChange w:id="1482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830" w:author="梁元" w:date="2019-05-14T19:51:36Z">
                  <w:rPr>
                    <w:rFonts w:hint="eastAsia" w:ascii="仿宋" w:hAnsi="仿宋" w:eastAsia="仿宋"/>
                  </w:rPr>
                </w:rPrChange>
                <w14:textFill>
                  <w14:solidFill>
                    <w14:schemeClr w14:val="tx1"/>
                  </w14:solidFill>
                </w14:textFill>
              </w:rPr>
              <w:t>4星</w:t>
            </w:r>
          </w:p>
        </w:tc>
        <w:tc>
          <w:tcPr>
            <w:tcW w:w="1418" w:type="dxa"/>
          </w:tcPr>
          <w:p>
            <w:pPr>
              <w:jc w:val="center"/>
              <w:rPr>
                <w:rFonts w:ascii="仿宋" w:hAnsi="仿宋" w:eastAsia="仿宋"/>
                <w:color w:val="000000" w:themeColor="text1"/>
                <w:rPrChange w:id="14831"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14832" w:author="梁元" w:date="2019-05-14T19:51:36Z">
                  <w:rPr>
                    <w:rFonts w:ascii="仿宋" w:hAnsi="仿宋" w:eastAsia="仿宋"/>
                  </w:rPr>
                </w:rPrChange>
                <w14:textFill>
                  <w14:solidFill>
                    <w14:schemeClr w14:val="tx1"/>
                  </w14:solidFill>
                </w14:textFill>
              </w:rPr>
              <w:t>J</w:t>
            </w:r>
            <w:r>
              <w:rPr>
                <w:rFonts w:hint="eastAsia" w:ascii="仿宋" w:hAnsi="仿宋" w:eastAsia="仿宋"/>
                <w:color w:val="000000" w:themeColor="text1"/>
                <w:rPrChange w:id="14833" w:author="梁元" w:date="2019-05-14T19:51:36Z">
                  <w:rPr>
                    <w:rFonts w:hint="eastAsia" w:ascii="仿宋" w:hAnsi="仿宋" w:eastAsia="仿宋"/>
                  </w:rPr>
                </w:rPrChange>
                <w14:textFill>
                  <w14:solidFill>
                    <w14:schemeClr w14:val="tx1"/>
                  </w14:solidFill>
                </w14:textFill>
              </w:rPr>
              <w:t>avascript</w:t>
            </w:r>
          </w:p>
        </w:tc>
        <w:tc>
          <w:tcPr>
            <w:tcW w:w="1417" w:type="dxa"/>
          </w:tcPr>
          <w:p>
            <w:pPr>
              <w:jc w:val="center"/>
              <w:rPr>
                <w:rFonts w:ascii="仿宋" w:hAnsi="仿宋" w:eastAsia="仿宋"/>
                <w:color w:val="000000" w:themeColor="text1"/>
                <w:rPrChange w:id="1483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835" w:author="梁元" w:date="2019-05-14T19:51:36Z">
                  <w:rPr>
                    <w:rFonts w:hint="eastAsia" w:ascii="仿宋" w:hAnsi="仿宋" w:eastAsia="仿宋"/>
                  </w:rPr>
                </w:rPrChange>
                <w14:textFill>
                  <w14:solidFill>
                    <w14:schemeClr w14:val="tx1"/>
                  </w14:solidFill>
                </w14:textFill>
              </w:rPr>
              <w:t>数据存储</w:t>
            </w:r>
          </w:p>
        </w:tc>
        <w:tc>
          <w:tcPr>
            <w:tcW w:w="1465" w:type="dxa"/>
          </w:tcPr>
          <w:p>
            <w:pPr>
              <w:jc w:val="center"/>
              <w:rPr>
                <w:rFonts w:ascii="仿宋" w:hAnsi="仿宋" w:eastAsia="仿宋"/>
                <w:color w:val="000000" w:themeColor="text1"/>
                <w:rPrChange w:id="1483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837" w:author="梁元" w:date="2019-05-14T19:51:36Z">
                  <w:rPr>
                    <w:rFonts w:hint="eastAsia" w:ascii="仿宋" w:hAnsi="仿宋" w:eastAsia="仿宋"/>
                  </w:rPr>
                </w:rPrChange>
                <w14:textFill>
                  <w14:solidFill>
                    <w14:schemeClr w14:val="tx1"/>
                  </w14:solidFill>
                </w14:textFill>
              </w:rPr>
              <w:t>存储</w:t>
            </w:r>
          </w:p>
        </w:tc>
      </w:tr>
    </w:tbl>
    <w:p>
      <w:pPr>
        <w:pStyle w:val="3"/>
        <w:numPr>
          <w:ilvl w:val="0"/>
          <w:numId w:val="16"/>
        </w:numPr>
        <w:spacing w:line="240" w:lineRule="auto"/>
        <w:ind w:firstLine="562" w:firstLineChars="200"/>
        <w:rPr>
          <w:rFonts w:ascii="仿宋" w:hAnsi="仿宋" w:eastAsia="仿宋"/>
          <w:color w:val="000000" w:themeColor="text1"/>
          <w:sz w:val="28"/>
          <w:szCs w:val="28"/>
          <w:rPrChange w:id="14839" w:author="梁元" w:date="2019-05-14T19:51:36Z">
            <w:rPr>
              <w:rFonts w:ascii="仿宋" w:hAnsi="仿宋" w:eastAsia="仿宋"/>
              <w:sz w:val="28"/>
              <w:szCs w:val="28"/>
            </w:rPr>
          </w:rPrChange>
          <w14:textFill>
            <w14:solidFill>
              <w14:schemeClr w14:val="tx1"/>
            </w14:solidFill>
          </w14:textFill>
        </w:rPr>
        <w:pPrChange w:id="14838" w:author="冷雪凝" w:date="2019-05-14T12:21:32Z">
          <w:pPr>
            <w:pStyle w:val="3"/>
            <w:numPr>
              <w:ilvl w:val="0"/>
              <w:numId w:val="16"/>
            </w:numPr>
          </w:pPr>
        </w:pPrChange>
      </w:pPr>
      <w:bookmarkStart w:id="528" w:name="_Toc25228_WPSOffice_Level2"/>
      <w:bookmarkStart w:id="529" w:name="_Toc494266904"/>
      <w:bookmarkStart w:id="530" w:name="_Toc24068_WPSOffice_Level2"/>
      <w:r>
        <w:rPr>
          <w:rFonts w:hint="eastAsia" w:ascii="仿宋" w:hAnsi="仿宋" w:eastAsia="仿宋"/>
          <w:color w:val="000000" w:themeColor="text1"/>
          <w:sz w:val="28"/>
          <w:szCs w:val="28"/>
          <w:rPrChange w:id="14840" w:author="梁元" w:date="2019-05-14T19:51:36Z">
            <w:rPr>
              <w:rFonts w:hint="eastAsia" w:ascii="仿宋" w:hAnsi="仿宋" w:eastAsia="仿宋"/>
              <w:sz w:val="28"/>
              <w:szCs w:val="28"/>
            </w:rPr>
          </w:rPrChange>
          <w14:textFill>
            <w14:solidFill>
              <w14:schemeClr w14:val="tx1"/>
            </w14:solidFill>
          </w14:textFill>
        </w:rPr>
        <w:t>通常解法</w:t>
      </w:r>
      <w:bookmarkEnd w:id="528"/>
      <w:bookmarkEnd w:id="529"/>
      <w:bookmarkEnd w:id="530"/>
    </w:p>
    <w:p>
      <w:pPr>
        <w:ind w:firstLine="460" w:firstLineChars="200"/>
        <w:rPr>
          <w:rFonts w:ascii="Arial" w:hAnsi="Arial" w:cs="Arial"/>
          <w:color w:val="000000" w:themeColor="text1"/>
          <w:sz w:val="23"/>
          <w:szCs w:val="23"/>
          <w:shd w:val="clear" w:color="auto" w:fill="FFFFFF"/>
          <w:rPrChange w:id="14842" w:author="梁元" w:date="2019-05-14T19:51:36Z">
            <w:rPr>
              <w:rFonts w:ascii="Arial" w:hAnsi="Arial" w:cs="Arial"/>
              <w:color w:val="222222"/>
              <w:sz w:val="23"/>
              <w:szCs w:val="23"/>
              <w:shd w:val="clear" w:color="auto" w:fill="FFFFFF"/>
            </w:rPr>
          </w:rPrChange>
          <w14:textFill>
            <w14:solidFill>
              <w14:schemeClr w14:val="tx1"/>
            </w14:solidFill>
          </w14:textFill>
        </w:rPr>
        <w:pPrChange w:id="14841" w:author="冷雪凝" w:date="2019-05-14T12:21:32Z">
          <w:pPr/>
        </w:pPrChange>
      </w:pPr>
      <w:r>
        <w:rPr>
          <w:rFonts w:ascii="Arial" w:hAnsi="Arial" w:cs="Arial"/>
          <w:color w:val="000000" w:themeColor="text1"/>
          <w:sz w:val="23"/>
          <w:szCs w:val="23"/>
          <w:shd w:val="clear" w:color="auto" w:fill="FFFFFF"/>
          <w:rPrChange w:id="14843" w:author="梁元" w:date="2019-05-14T19:51:36Z">
            <w:rPr>
              <w:rFonts w:ascii="Arial" w:hAnsi="Arial" w:cs="Arial"/>
              <w:color w:val="222222"/>
              <w:sz w:val="23"/>
              <w:szCs w:val="23"/>
              <w:shd w:val="clear" w:color="auto" w:fill="FFFFFF"/>
            </w:rPr>
          </w:rPrChange>
          <w14:textFill>
            <w14:solidFill>
              <w14:schemeClr w14:val="tx1"/>
            </w14:solidFill>
          </w14:textFill>
        </w:rPr>
        <w:t xml:space="preserve"> Cookie技术浏览器兼容性好，但操作比较复杂，需要程序员自己封装，源生的Cookie接口不友好,   存储的内容较小， cookie的数据会随着ajax的请求发送到服务端，一般情况主要用在用户登录的时候我们可以通过在 Cookie 中存入一段辨别用户身份的数据，用于后台判断。</w:t>
      </w:r>
    </w:p>
    <w:p>
      <w:pPr>
        <w:ind w:firstLine="460" w:firstLineChars="200"/>
        <w:rPr>
          <w:rFonts w:ascii="Arial" w:hAnsi="Arial" w:cs="Arial"/>
          <w:color w:val="000000" w:themeColor="text1"/>
          <w:sz w:val="23"/>
          <w:szCs w:val="23"/>
          <w:shd w:val="clear" w:color="auto" w:fill="FFFFFF"/>
          <w:rPrChange w:id="14845" w:author="梁元" w:date="2019-05-14T19:51:36Z">
            <w:rPr>
              <w:rFonts w:ascii="Arial" w:hAnsi="Arial" w:cs="Arial"/>
              <w:color w:val="222222"/>
              <w:sz w:val="23"/>
              <w:szCs w:val="23"/>
              <w:shd w:val="clear" w:color="auto" w:fill="FFFFFF"/>
            </w:rPr>
          </w:rPrChange>
          <w14:textFill>
            <w14:solidFill>
              <w14:schemeClr w14:val="tx1"/>
            </w14:solidFill>
          </w14:textFill>
        </w:rPr>
        <w:pPrChange w:id="14844" w:author="冷雪凝" w:date="2019-05-14T12:21:32Z">
          <w:pPr/>
        </w:pPrChange>
      </w:pPr>
    </w:p>
    <w:p>
      <w:pPr>
        <w:ind w:firstLine="460" w:firstLineChars="200"/>
        <w:rPr>
          <w:rFonts w:ascii="Arial" w:hAnsi="Arial" w:cs="Arial"/>
          <w:color w:val="000000" w:themeColor="text1"/>
          <w:sz w:val="23"/>
          <w:szCs w:val="23"/>
          <w:shd w:val="clear" w:color="auto" w:fill="FFFFFF"/>
          <w:rPrChange w:id="14847" w:author="梁元" w:date="2019-05-14T19:51:36Z">
            <w:rPr>
              <w:rFonts w:ascii="Arial" w:hAnsi="Arial" w:cs="Arial"/>
              <w:color w:val="222222"/>
              <w:sz w:val="23"/>
              <w:szCs w:val="23"/>
              <w:shd w:val="clear" w:color="auto" w:fill="FFFFFF"/>
            </w:rPr>
          </w:rPrChange>
          <w14:textFill>
            <w14:solidFill>
              <w14:schemeClr w14:val="tx1"/>
            </w14:solidFill>
          </w14:textFill>
        </w:rPr>
        <w:pPrChange w:id="14846" w:author="冷雪凝" w:date="2019-05-14T12:21:32Z">
          <w:pPr/>
        </w:pPrChange>
      </w:pPr>
      <w:r>
        <w:rPr>
          <w:rFonts w:ascii="Arial" w:hAnsi="Arial" w:cs="Arial"/>
          <w:color w:val="000000" w:themeColor="text1"/>
          <w:sz w:val="23"/>
          <w:szCs w:val="23"/>
          <w:shd w:val="clear" w:color="auto" w:fill="FFFFFF"/>
          <w:rPrChange w:id="14848" w:author="梁元" w:date="2019-05-14T19:51:36Z">
            <w:rPr>
              <w:rFonts w:ascii="Arial" w:hAnsi="Arial" w:cs="Arial"/>
              <w:color w:val="222222"/>
              <w:sz w:val="23"/>
              <w:szCs w:val="23"/>
              <w:shd w:val="clear" w:color="auto" w:fill="FFFFFF"/>
            </w:rPr>
          </w:rPrChange>
          <w14:textFill>
            <w14:solidFill>
              <w14:schemeClr w14:val="tx1"/>
            </w14:solidFill>
          </w14:textFill>
        </w:rPr>
        <w:t>WebStorage则不能超过8MB，操作简单；可以代替一些cookie的工作，一般主要是用于存储一些本地数据，购物车数据之类的在安全方面的话，都不安全，一般就是对数据进行一些简单的加密，如base64编码，加密约定之类的东西localstorage、sessionstorage一个是长期存储，一个是会话存储</w:t>
      </w:r>
    </w:p>
    <w:p>
      <w:pPr>
        <w:ind w:firstLine="480" w:firstLineChars="200"/>
        <w:rPr>
          <w:color w:val="000000" w:themeColor="text1"/>
          <w:rPrChange w:id="14850" w:author="梁元" w:date="2019-05-14T19:51:36Z">
            <w:rPr/>
          </w:rPrChange>
          <w14:textFill>
            <w14:solidFill>
              <w14:schemeClr w14:val="tx1"/>
            </w14:solidFill>
          </w14:textFill>
        </w:rPr>
        <w:pPrChange w:id="14849" w:author="冷雪凝" w:date="2019-05-14T12:21:32Z">
          <w:pPr/>
        </w:pPrChange>
      </w:pPr>
      <w:r>
        <w:rPr>
          <w:rFonts w:hint="eastAsia"/>
          <w:color w:val="000000" w:themeColor="text1"/>
          <w:rPrChange w:id="14851" w:author="梁元" w:date="2019-05-14T19:51:36Z">
            <w:rPr>
              <w:rFonts w:hint="eastAsia"/>
            </w:rPr>
          </w:rPrChange>
          <w14:textFill>
            <w14:solidFill>
              <w14:schemeClr w14:val="tx1"/>
            </w14:solidFill>
          </w14:textFill>
        </w:rPr>
        <w:t>。</w:t>
      </w:r>
    </w:p>
    <w:p>
      <w:pPr>
        <w:pStyle w:val="3"/>
        <w:numPr>
          <w:ilvl w:val="0"/>
          <w:numId w:val="16"/>
        </w:numPr>
        <w:spacing w:line="240" w:lineRule="auto"/>
        <w:ind w:firstLine="562" w:firstLineChars="200"/>
        <w:rPr>
          <w:rFonts w:ascii="仿宋" w:hAnsi="仿宋" w:eastAsia="仿宋" w:cs="Times New Roman"/>
          <w:color w:val="000000" w:themeColor="text1"/>
          <w:sz w:val="28"/>
          <w:szCs w:val="28"/>
          <w:rPrChange w:id="14853" w:author="梁元" w:date="2019-05-14T19:51:36Z">
            <w:rPr>
              <w:rFonts w:ascii="仿宋" w:hAnsi="仿宋" w:eastAsia="仿宋" w:cs="Times New Roman"/>
              <w:sz w:val="28"/>
              <w:szCs w:val="28"/>
            </w:rPr>
          </w:rPrChange>
          <w14:textFill>
            <w14:solidFill>
              <w14:schemeClr w14:val="tx1"/>
            </w14:solidFill>
          </w14:textFill>
        </w:rPr>
        <w:pPrChange w:id="14852" w:author="冷雪凝" w:date="2019-05-14T12:21:32Z">
          <w:pPr>
            <w:pStyle w:val="3"/>
            <w:numPr>
              <w:ilvl w:val="0"/>
              <w:numId w:val="16"/>
            </w:numPr>
          </w:pPr>
        </w:pPrChange>
      </w:pPr>
      <w:bookmarkStart w:id="531" w:name="_Toc2424_WPSOffice_Level2"/>
      <w:bookmarkStart w:id="532" w:name="_Toc494266905"/>
      <w:bookmarkStart w:id="533" w:name="_Toc13711_WPSOffice_Level2"/>
      <w:r>
        <w:rPr>
          <w:rFonts w:hint="eastAsia" w:ascii="仿宋" w:hAnsi="仿宋" w:eastAsia="仿宋"/>
          <w:color w:val="000000" w:themeColor="text1"/>
          <w:sz w:val="28"/>
          <w:szCs w:val="28"/>
          <w:rPrChange w:id="14854" w:author="梁元" w:date="2019-05-14T19:51:36Z">
            <w:rPr>
              <w:rFonts w:hint="eastAsia" w:ascii="仿宋" w:hAnsi="仿宋" w:eastAsia="仿宋"/>
              <w:sz w:val="28"/>
              <w:szCs w:val="28"/>
            </w:rPr>
          </w:rPrChange>
          <w14:textFill>
            <w14:solidFill>
              <w14:schemeClr w14:val="tx1"/>
            </w14:solidFill>
          </w14:textFill>
        </w:rPr>
        <w:t>通用大牛级解法</w:t>
      </w:r>
      <w:bookmarkEnd w:id="531"/>
      <w:bookmarkEnd w:id="532"/>
      <w:bookmarkEnd w:id="533"/>
    </w:p>
    <w:p>
      <w:pPr>
        <w:ind w:firstLine="482" w:firstLineChars="200"/>
        <w:rPr>
          <w:b/>
          <w:color w:val="000000" w:themeColor="text1"/>
          <w:rPrChange w:id="14856" w:author="梁元" w:date="2019-05-14T19:51:36Z">
            <w:rPr>
              <w:b/>
            </w:rPr>
          </w:rPrChange>
          <w14:textFill>
            <w14:solidFill>
              <w14:schemeClr w14:val="tx1"/>
            </w14:solidFill>
          </w14:textFill>
        </w:rPr>
        <w:pPrChange w:id="14855" w:author="冷雪凝" w:date="2019-05-14T12:21:32Z">
          <w:pPr/>
        </w:pPrChange>
      </w:pPr>
      <w:r>
        <w:rPr>
          <w:rFonts w:hint="eastAsia"/>
          <w:b/>
          <w:color w:val="000000" w:themeColor="text1"/>
          <w:rPrChange w:id="14857" w:author="梁元" w:date="2019-05-14T19:51:36Z">
            <w:rPr>
              <w:rFonts w:hint="eastAsia"/>
              <w:b/>
            </w:rPr>
          </w:rPrChange>
          <w14:textFill>
            <w14:solidFill>
              <w14:schemeClr w14:val="tx1"/>
            </w14:solidFill>
          </w14:textFill>
        </w:rPr>
        <w:t>常用浏览器存储方案有，cookie，session，localstorage，sessionstroage</w:t>
      </w:r>
    </w:p>
    <w:p>
      <w:pPr>
        <w:ind w:firstLine="482" w:firstLineChars="200"/>
        <w:rPr>
          <w:b/>
          <w:color w:val="000000" w:themeColor="text1"/>
          <w:rPrChange w:id="14859" w:author="梁元" w:date="2019-05-14T19:51:36Z">
            <w:rPr>
              <w:b/>
            </w:rPr>
          </w:rPrChange>
          <w14:textFill>
            <w14:solidFill>
              <w14:schemeClr w14:val="tx1"/>
            </w14:solidFill>
          </w14:textFill>
        </w:rPr>
        <w:pPrChange w:id="14858" w:author="冷雪凝" w:date="2019-05-14T12:21:32Z">
          <w:pPr/>
        </w:pPrChange>
      </w:pPr>
      <w:r>
        <w:rPr>
          <w:b/>
          <w:color w:val="000000" w:themeColor="text1"/>
          <w:rPrChange w:id="14860" w:author="梁元" w:date="2019-05-14T19:51:36Z">
            <w:rPr>
              <w:b/>
            </w:rPr>
          </w:rPrChange>
          <w14:textFill>
            <w14:solidFill>
              <w14:schemeClr w14:val="tx1"/>
            </w14:solidFill>
          </w14:textFill>
        </w:rPr>
        <w:t>cookie</w:t>
      </w:r>
    </w:p>
    <w:p>
      <w:pPr>
        <w:ind w:firstLine="480" w:firstLineChars="200"/>
        <w:rPr>
          <w:color w:val="000000" w:themeColor="text1"/>
          <w:rPrChange w:id="14862" w:author="梁元" w:date="2019-05-14T19:51:36Z">
            <w:rPr/>
          </w:rPrChange>
          <w14:textFill>
            <w14:solidFill>
              <w14:schemeClr w14:val="tx1"/>
            </w14:solidFill>
          </w14:textFill>
        </w:rPr>
        <w:pPrChange w:id="14861" w:author="冷雪凝" w:date="2019-05-14T12:21:32Z">
          <w:pPr/>
        </w:pPrChange>
      </w:pPr>
      <w:r>
        <w:rPr>
          <w:color w:val="000000" w:themeColor="text1"/>
          <w:rPrChange w:id="14863" w:author="梁元" w:date="2019-05-14T19:51:36Z">
            <w:rPr/>
          </w:rPrChange>
          <w14:textFill>
            <w14:solidFill>
              <w14:schemeClr w14:val="tx1"/>
            </w14:solidFill>
          </w14:textFill>
        </w:rPr>
        <w:t>cookie 本身不是用来做服务器端存储的，它是设计用来在服务器和客户端进行信息传递的，因此我们的每个 HTTP 请求都带着 cookie。但是 cookie 也具备浏览器端存储的能力（例如记住用户名和密码</w:t>
      </w:r>
      <w:r>
        <w:rPr>
          <w:rFonts w:hint="eastAsia"/>
          <w:color w:val="000000" w:themeColor="text1"/>
          <w:rPrChange w:id="14864" w:author="梁元" w:date="2019-05-14T19:51:36Z">
            <w:rPr>
              <w:rFonts w:hint="eastAsia"/>
            </w:rPr>
          </w:rPrChange>
          <w14:textFill>
            <w14:solidFill>
              <w14:schemeClr w14:val="tx1"/>
            </w14:solidFill>
          </w14:textFill>
        </w:rPr>
        <w:t>，也就是常用的登录功能</w:t>
      </w:r>
      <w:r>
        <w:rPr>
          <w:color w:val="000000" w:themeColor="text1"/>
          <w:rPrChange w:id="14865" w:author="梁元" w:date="2019-05-14T19:51:36Z">
            <w:rPr/>
          </w:rPrChange>
          <w14:textFill>
            <w14:solidFill>
              <w14:schemeClr w14:val="tx1"/>
            </w14:solidFill>
          </w14:textFill>
        </w:rPr>
        <w:t>），因此就被开发者用上了。</w:t>
      </w:r>
    </w:p>
    <w:p>
      <w:pPr>
        <w:ind w:firstLine="480" w:firstLineChars="200"/>
        <w:rPr>
          <w:color w:val="000000" w:themeColor="text1"/>
          <w:rPrChange w:id="14867" w:author="梁元" w:date="2019-05-14T19:51:36Z">
            <w:rPr/>
          </w:rPrChange>
          <w14:textFill>
            <w14:solidFill>
              <w14:schemeClr w14:val="tx1"/>
            </w14:solidFill>
          </w14:textFill>
        </w:rPr>
        <w:pPrChange w:id="14866" w:author="冷雪凝" w:date="2019-05-14T12:21:32Z">
          <w:pPr/>
        </w:pPrChange>
      </w:pPr>
    </w:p>
    <w:p>
      <w:pPr>
        <w:ind w:firstLine="480" w:firstLineChars="200"/>
        <w:rPr>
          <w:color w:val="000000" w:themeColor="text1"/>
          <w:rPrChange w:id="14869" w:author="梁元" w:date="2019-05-14T19:51:36Z">
            <w:rPr/>
          </w:rPrChange>
          <w14:textFill>
            <w14:solidFill>
              <w14:schemeClr w14:val="tx1"/>
            </w14:solidFill>
          </w14:textFill>
        </w:rPr>
        <w:pPrChange w:id="14868" w:author="冷雪凝" w:date="2019-05-14T12:21:32Z">
          <w:pPr/>
        </w:pPrChange>
      </w:pPr>
      <w:r>
        <w:rPr>
          <w:color w:val="000000" w:themeColor="text1"/>
          <w:rPrChange w:id="14870" w:author="梁元" w:date="2019-05-14T19:51:36Z">
            <w:rPr/>
          </w:rPrChange>
          <w14:textFill>
            <w14:solidFill>
              <w14:schemeClr w14:val="tx1"/>
            </w14:solidFill>
          </w14:textFill>
        </w:rPr>
        <w:t>使用起来也非常简单，document.cookie = ....即可。</w:t>
      </w:r>
    </w:p>
    <w:p>
      <w:pPr>
        <w:ind w:firstLine="480" w:firstLineChars="200"/>
        <w:rPr>
          <w:color w:val="000000" w:themeColor="text1"/>
          <w:rPrChange w:id="14872" w:author="梁元" w:date="2019-05-14T19:51:36Z">
            <w:rPr/>
          </w:rPrChange>
          <w14:textFill>
            <w14:solidFill>
              <w14:schemeClr w14:val="tx1"/>
            </w14:solidFill>
          </w14:textFill>
        </w:rPr>
        <w:pPrChange w:id="14871" w:author="冷雪凝" w:date="2019-05-14T12:21:32Z">
          <w:pPr/>
        </w:pPrChange>
      </w:pPr>
    </w:p>
    <w:p>
      <w:pPr>
        <w:ind w:firstLine="480" w:firstLineChars="200"/>
        <w:rPr>
          <w:color w:val="000000" w:themeColor="text1"/>
          <w:rPrChange w:id="14874" w:author="梁元" w:date="2019-05-14T19:51:36Z">
            <w:rPr/>
          </w:rPrChange>
          <w14:textFill>
            <w14:solidFill>
              <w14:schemeClr w14:val="tx1"/>
            </w14:solidFill>
          </w14:textFill>
        </w:rPr>
        <w:pPrChange w:id="14873" w:author="冷雪凝" w:date="2019-05-14T12:21:32Z">
          <w:pPr/>
        </w:pPrChange>
      </w:pPr>
      <w:r>
        <w:rPr>
          <w:color w:val="000000" w:themeColor="text1"/>
          <w:rPrChange w:id="14875" w:author="梁元" w:date="2019-05-14T19:51:36Z">
            <w:rPr/>
          </w:rPrChange>
          <w14:textFill>
            <w14:solidFill>
              <w14:schemeClr w14:val="tx1"/>
            </w14:solidFill>
          </w14:textFill>
        </w:rPr>
        <w:t>但是 cookie 有它致命的缺点：</w:t>
      </w:r>
    </w:p>
    <w:p>
      <w:pPr>
        <w:ind w:firstLine="480" w:firstLineChars="200"/>
        <w:rPr>
          <w:color w:val="000000" w:themeColor="text1"/>
          <w:rPrChange w:id="14877" w:author="梁元" w:date="2019-05-14T19:51:36Z">
            <w:rPr/>
          </w:rPrChange>
          <w14:textFill>
            <w14:solidFill>
              <w14:schemeClr w14:val="tx1"/>
            </w14:solidFill>
          </w14:textFill>
        </w:rPr>
        <w:pPrChange w:id="14876" w:author="冷雪凝" w:date="2019-05-14T12:21:32Z">
          <w:pPr/>
        </w:pPrChange>
      </w:pPr>
    </w:p>
    <w:p>
      <w:pPr>
        <w:ind w:firstLine="480" w:firstLineChars="200"/>
        <w:rPr>
          <w:color w:val="000000" w:themeColor="text1"/>
          <w:rPrChange w:id="14879" w:author="梁元" w:date="2019-05-14T19:51:36Z">
            <w:rPr/>
          </w:rPrChange>
          <w14:textFill>
            <w14:solidFill>
              <w14:schemeClr w14:val="tx1"/>
            </w14:solidFill>
          </w14:textFill>
        </w:rPr>
        <w:pPrChange w:id="14878" w:author="冷雪凝" w:date="2019-05-14T12:21:32Z">
          <w:pPr/>
        </w:pPrChange>
      </w:pPr>
      <w:r>
        <w:rPr>
          <w:color w:val="000000" w:themeColor="text1"/>
          <w:rPrChange w:id="14880" w:author="梁元" w:date="2019-05-14T19:51:36Z">
            <w:rPr/>
          </w:rPrChange>
          <w14:textFill>
            <w14:solidFill>
              <w14:schemeClr w14:val="tx1"/>
            </w14:solidFill>
          </w14:textFill>
        </w:rPr>
        <w:t>存储量太小，只有 4KB</w:t>
      </w:r>
    </w:p>
    <w:p>
      <w:pPr>
        <w:ind w:firstLine="480" w:firstLineChars="200"/>
        <w:rPr>
          <w:color w:val="000000" w:themeColor="text1"/>
          <w:rPrChange w:id="14882" w:author="梁元" w:date="2019-05-14T19:51:36Z">
            <w:rPr/>
          </w:rPrChange>
          <w14:textFill>
            <w14:solidFill>
              <w14:schemeClr w14:val="tx1"/>
            </w14:solidFill>
          </w14:textFill>
        </w:rPr>
        <w:pPrChange w:id="14881" w:author="冷雪凝" w:date="2019-05-14T12:21:32Z">
          <w:pPr/>
        </w:pPrChange>
      </w:pPr>
      <w:r>
        <w:rPr>
          <w:color w:val="000000" w:themeColor="text1"/>
          <w:rPrChange w:id="14883" w:author="梁元" w:date="2019-05-14T19:51:36Z">
            <w:rPr/>
          </w:rPrChange>
          <w14:textFill>
            <w14:solidFill>
              <w14:schemeClr w14:val="tx1"/>
            </w14:solidFill>
          </w14:textFill>
        </w:rPr>
        <w:t>所有 HTTP 请求都带着，会影响获取资源的效率</w:t>
      </w:r>
    </w:p>
    <w:p>
      <w:pPr>
        <w:ind w:firstLine="480" w:firstLineChars="200"/>
        <w:rPr>
          <w:color w:val="000000" w:themeColor="text1"/>
          <w:rPrChange w:id="14885" w:author="梁元" w:date="2019-05-14T19:51:36Z">
            <w:rPr/>
          </w:rPrChange>
          <w14:textFill>
            <w14:solidFill>
              <w14:schemeClr w14:val="tx1"/>
            </w14:solidFill>
          </w14:textFill>
        </w:rPr>
        <w:pPrChange w:id="14884" w:author="冷雪凝" w:date="2019-05-14T12:21:32Z">
          <w:pPr/>
        </w:pPrChange>
      </w:pPr>
      <w:r>
        <w:rPr>
          <w:color w:val="000000" w:themeColor="text1"/>
          <w:rPrChange w:id="14886" w:author="梁元" w:date="2019-05-14T19:51:36Z">
            <w:rPr/>
          </w:rPrChange>
          <w14:textFill>
            <w14:solidFill>
              <w14:schemeClr w14:val="tx1"/>
            </w14:solidFill>
          </w14:textFill>
        </w:rPr>
        <w:t>API 简单，需要封装才能用</w:t>
      </w:r>
    </w:p>
    <w:p>
      <w:pPr>
        <w:ind w:firstLine="480" w:firstLineChars="200"/>
        <w:rPr>
          <w:color w:val="000000" w:themeColor="text1"/>
          <w:rPrChange w:id="14888" w:author="梁元" w:date="2019-05-14T19:51:36Z">
            <w:rPr/>
          </w:rPrChange>
          <w14:textFill>
            <w14:solidFill>
              <w14:schemeClr w14:val="tx1"/>
            </w14:solidFill>
          </w14:textFill>
        </w:rPr>
        <w:pPrChange w:id="14887" w:author="冷雪凝" w:date="2019-05-14T12:21:32Z">
          <w:pPr/>
        </w:pPrChange>
      </w:pPr>
      <w:r>
        <w:rPr>
          <w:rFonts w:hint="eastAsia"/>
          <w:color w:val="000000" w:themeColor="text1"/>
          <w:rPrChange w:id="14889" w:author="梁元" w:date="2019-05-14T19:51:36Z">
            <w:rPr>
              <w:rFonts w:hint="eastAsia"/>
            </w:rPr>
          </w:rPrChange>
          <w14:textFill>
            <w14:solidFill>
              <w14:schemeClr w14:val="tx1"/>
            </w14:solidFill>
          </w14:textFill>
        </w:rPr>
        <w:t>所有的api请求都会携带cookie，所以cookie不太安全，使用的时候一般都需要做加密处理</w:t>
      </w:r>
    </w:p>
    <w:p>
      <w:pPr>
        <w:ind w:firstLine="480" w:firstLineChars="200"/>
        <w:rPr>
          <w:color w:val="000000" w:themeColor="text1"/>
          <w:rPrChange w:id="14891" w:author="梁元" w:date="2019-05-14T19:51:36Z">
            <w:rPr/>
          </w:rPrChange>
          <w14:textFill>
            <w14:solidFill>
              <w14:schemeClr w14:val="tx1"/>
            </w14:solidFill>
          </w14:textFill>
        </w:rPr>
        <w:pPrChange w:id="14890" w:author="冷雪凝" w:date="2019-05-14T12:21:32Z">
          <w:pPr/>
        </w:pPrChange>
      </w:pPr>
    </w:p>
    <w:p>
      <w:pPr>
        <w:ind w:firstLine="480" w:firstLineChars="200"/>
        <w:rPr>
          <w:color w:val="000000" w:themeColor="text1"/>
          <w:rPrChange w:id="14893" w:author="梁元" w:date="2019-05-14T19:51:36Z">
            <w:rPr/>
          </w:rPrChange>
          <w14:textFill>
            <w14:solidFill>
              <w14:schemeClr w14:val="tx1"/>
            </w14:solidFill>
          </w14:textFill>
        </w:rPr>
        <w:pPrChange w:id="14892" w:author="冷雪凝" w:date="2019-05-14T12:21:32Z">
          <w:pPr/>
        </w:pPrChange>
      </w:pPr>
      <w:r>
        <w:rPr>
          <w:rFonts w:hint="eastAsia"/>
          <w:color w:val="000000" w:themeColor="text1"/>
          <w:rPrChange w:id="14894" w:author="梁元" w:date="2019-05-14T19:51:36Z">
            <w:rPr>
              <w:rFonts w:hint="eastAsia"/>
            </w:rPr>
          </w:rPrChange>
          <w14:textFill>
            <w14:solidFill>
              <w14:schemeClr w14:val="tx1"/>
            </w14:solidFill>
          </w14:textFill>
        </w:rPr>
        <w:t>session</w:t>
      </w:r>
    </w:p>
    <w:p>
      <w:pPr>
        <w:ind w:firstLine="480" w:firstLineChars="200"/>
        <w:rPr>
          <w:color w:val="000000" w:themeColor="text1"/>
          <w:rPrChange w:id="14896" w:author="梁元" w:date="2019-05-14T19:51:36Z">
            <w:rPr/>
          </w:rPrChange>
          <w14:textFill>
            <w14:solidFill>
              <w14:schemeClr w14:val="tx1"/>
            </w14:solidFill>
          </w14:textFill>
        </w:rPr>
        <w:pPrChange w:id="14895" w:author="冷雪凝" w:date="2019-05-14T12:21:32Z">
          <w:pPr/>
        </w:pPrChange>
      </w:pPr>
      <w:r>
        <w:rPr>
          <w:rFonts w:hint="eastAsia"/>
          <w:color w:val="000000" w:themeColor="text1"/>
          <w:rPrChange w:id="14897" w:author="梁元" w:date="2019-05-14T19:51:36Z">
            <w:rPr>
              <w:rFonts w:hint="eastAsia"/>
            </w:rPr>
          </w:rPrChange>
          <w14:textFill>
            <w14:solidFill>
              <w14:schemeClr w14:val="tx1"/>
            </w14:solidFill>
          </w14:textFill>
        </w:rPr>
        <w:t>session是服务端的会话存储技术，他的生存周期只是保持在浏览器打开，浏览器关闭这个阶段之中</w:t>
      </w:r>
    </w:p>
    <w:p>
      <w:pPr>
        <w:ind w:firstLine="480" w:firstLineChars="200"/>
        <w:rPr>
          <w:color w:val="000000" w:themeColor="text1"/>
          <w:rPrChange w:id="14899" w:author="梁元" w:date="2019-05-14T19:51:36Z">
            <w:rPr/>
          </w:rPrChange>
          <w14:textFill>
            <w14:solidFill>
              <w14:schemeClr w14:val="tx1"/>
            </w14:solidFill>
          </w14:textFill>
        </w:rPr>
        <w:pPrChange w:id="14898" w:author="冷雪凝" w:date="2019-05-14T12:21:32Z">
          <w:pPr/>
        </w:pPrChange>
      </w:pPr>
      <w:r>
        <w:rPr>
          <w:color w:val="000000" w:themeColor="text1"/>
          <w:rPrChange w:id="14900" w:author="梁元" w:date="2019-05-14T19:51:36Z">
            <w:rPr/>
          </w:rPrChange>
          <w14:textFill>
            <w14:solidFill>
              <w14:schemeClr w14:val="tx1"/>
            </w14:solidFill>
          </w14:textFill>
        </w:rPr>
        <w:t>在Session被创建之后，就可以调用Session相关的方法往Session中增加内容了，而这些内容只会保存在服务器中，发到客户端的只有Session id；当客户端再次发送请求的时候，会将这个Session id带上，服务器接受到请求之后就会依据Session id找到相应的Session，从而再次使用之。正式这样一个过程，用户的状态也就得以保持了。</w:t>
      </w:r>
    </w:p>
    <w:p>
      <w:pPr>
        <w:ind w:firstLine="480" w:firstLineChars="200"/>
        <w:rPr>
          <w:color w:val="000000" w:themeColor="text1"/>
          <w:rPrChange w:id="14902" w:author="梁元" w:date="2019-05-14T19:51:36Z">
            <w:rPr/>
          </w:rPrChange>
          <w14:textFill>
            <w14:solidFill>
              <w14:schemeClr w14:val="tx1"/>
            </w14:solidFill>
          </w14:textFill>
        </w:rPr>
        <w:pPrChange w:id="14901" w:author="冷雪凝" w:date="2019-05-14T12:21:32Z">
          <w:pPr/>
        </w:pPrChange>
      </w:pPr>
    </w:p>
    <w:p>
      <w:pPr>
        <w:ind w:firstLine="480" w:firstLineChars="200"/>
        <w:rPr>
          <w:color w:val="000000" w:themeColor="text1"/>
          <w:rPrChange w:id="14904" w:author="梁元" w:date="2019-05-14T19:51:36Z">
            <w:rPr/>
          </w:rPrChange>
          <w14:textFill>
            <w14:solidFill>
              <w14:schemeClr w14:val="tx1"/>
            </w14:solidFill>
          </w14:textFill>
        </w:rPr>
        <w:pPrChange w:id="14903" w:author="冷雪凝" w:date="2019-05-14T12:21:32Z">
          <w:pPr/>
        </w:pPrChange>
      </w:pPr>
      <w:r>
        <w:rPr>
          <w:rFonts w:hint="eastAsia"/>
          <w:color w:val="000000" w:themeColor="text1"/>
          <w:rPrChange w:id="14905" w:author="梁元" w:date="2019-05-14T19:51:36Z">
            <w:rPr>
              <w:rFonts w:hint="eastAsia"/>
            </w:rPr>
          </w:rPrChange>
          <w14:textFill>
            <w14:solidFill>
              <w14:schemeClr w14:val="tx1"/>
            </w14:solidFill>
          </w14:textFill>
        </w:rPr>
        <w:t>在使用session的时候我们一般都保存一些临时数据，常见的需求一般就是获取验证码</w:t>
      </w:r>
    </w:p>
    <w:p>
      <w:pPr>
        <w:ind w:firstLine="480" w:firstLineChars="200"/>
        <w:rPr>
          <w:color w:val="000000" w:themeColor="text1"/>
          <w:rPrChange w:id="14907" w:author="梁元" w:date="2019-05-14T19:51:36Z">
            <w:rPr/>
          </w:rPrChange>
          <w14:textFill>
            <w14:solidFill>
              <w14:schemeClr w14:val="tx1"/>
            </w14:solidFill>
          </w14:textFill>
        </w:rPr>
        <w:pPrChange w:id="14906" w:author="冷雪凝" w:date="2019-05-14T12:21:32Z">
          <w:pPr/>
        </w:pPrChange>
      </w:pPr>
    </w:p>
    <w:p>
      <w:pPr>
        <w:ind w:firstLine="480" w:firstLineChars="200"/>
        <w:rPr>
          <w:color w:val="000000" w:themeColor="text1"/>
          <w:rPrChange w:id="14909" w:author="梁元" w:date="2019-05-14T19:51:36Z">
            <w:rPr/>
          </w:rPrChange>
          <w14:textFill>
            <w14:solidFill>
              <w14:schemeClr w14:val="tx1"/>
            </w14:solidFill>
          </w14:textFill>
        </w:rPr>
        <w:pPrChange w:id="14908" w:author="冷雪凝" w:date="2019-05-14T12:21:32Z">
          <w:pPr/>
        </w:pPrChange>
      </w:pPr>
    </w:p>
    <w:p>
      <w:pPr>
        <w:ind w:firstLine="482" w:firstLineChars="200"/>
        <w:rPr>
          <w:b/>
          <w:color w:val="000000" w:themeColor="text1"/>
          <w:rPrChange w:id="14911" w:author="梁元" w:date="2019-05-14T19:51:36Z">
            <w:rPr>
              <w:b/>
            </w:rPr>
          </w:rPrChange>
          <w14:textFill>
            <w14:solidFill>
              <w14:schemeClr w14:val="tx1"/>
            </w14:solidFill>
          </w14:textFill>
        </w:rPr>
        <w:pPrChange w:id="14910" w:author="冷雪凝" w:date="2019-05-14T12:21:32Z">
          <w:pPr/>
        </w:pPrChange>
      </w:pPr>
      <w:r>
        <w:rPr>
          <w:b/>
          <w:color w:val="000000" w:themeColor="text1"/>
          <w:rPrChange w:id="14912" w:author="梁元" w:date="2019-05-14T19:51:36Z">
            <w:rPr>
              <w:b/>
            </w:rPr>
          </w:rPrChange>
          <w14:textFill>
            <w14:solidFill>
              <w14:schemeClr w14:val="tx1"/>
            </w14:solidFill>
          </w14:textFill>
        </w:rPr>
        <w:t>locationStorage 和 sessionStorage</w:t>
      </w:r>
    </w:p>
    <w:p>
      <w:pPr>
        <w:ind w:firstLine="480" w:firstLineChars="200"/>
        <w:rPr>
          <w:color w:val="000000" w:themeColor="text1"/>
          <w:rPrChange w:id="14914" w:author="梁元" w:date="2019-05-14T19:51:36Z">
            <w:rPr/>
          </w:rPrChange>
          <w14:textFill>
            <w14:solidFill>
              <w14:schemeClr w14:val="tx1"/>
            </w14:solidFill>
          </w14:textFill>
        </w:rPr>
        <w:pPrChange w:id="14913" w:author="冷雪凝" w:date="2019-05-14T12:21:32Z">
          <w:pPr/>
        </w:pPrChange>
      </w:pPr>
      <w:r>
        <w:rPr>
          <w:color w:val="000000" w:themeColor="text1"/>
          <w:rPrChange w:id="14915" w:author="梁元" w:date="2019-05-14T19:51:36Z">
            <w:rPr/>
          </w:rPrChange>
          <w14:textFill>
            <w14:solidFill>
              <w14:schemeClr w14:val="tx1"/>
            </w14:solidFill>
          </w14:textFill>
        </w:rPr>
        <w:t>后来，HTML5 标准就带来了sessionStorage和localStorage，先拿localStorage来说，它是专门为了浏览器端缓存而设计的。其优点有：</w:t>
      </w:r>
    </w:p>
    <w:p>
      <w:pPr>
        <w:ind w:firstLine="480" w:firstLineChars="200"/>
        <w:rPr>
          <w:color w:val="000000" w:themeColor="text1"/>
          <w:rPrChange w:id="14917" w:author="梁元" w:date="2019-05-14T19:51:36Z">
            <w:rPr/>
          </w:rPrChange>
          <w14:textFill>
            <w14:solidFill>
              <w14:schemeClr w14:val="tx1"/>
            </w14:solidFill>
          </w14:textFill>
        </w:rPr>
        <w:pPrChange w:id="14916" w:author="冷雪凝" w:date="2019-05-14T12:21:32Z">
          <w:pPr/>
        </w:pPrChange>
      </w:pPr>
    </w:p>
    <w:p>
      <w:pPr>
        <w:ind w:firstLine="480" w:firstLineChars="200"/>
        <w:rPr>
          <w:color w:val="000000" w:themeColor="text1"/>
          <w:rPrChange w:id="14919" w:author="梁元" w:date="2019-05-14T19:51:36Z">
            <w:rPr/>
          </w:rPrChange>
          <w14:textFill>
            <w14:solidFill>
              <w14:schemeClr w14:val="tx1"/>
            </w14:solidFill>
          </w14:textFill>
        </w:rPr>
        <w:pPrChange w:id="14918" w:author="冷雪凝" w:date="2019-05-14T12:21:32Z">
          <w:pPr/>
        </w:pPrChange>
      </w:pPr>
      <w:r>
        <w:rPr>
          <w:color w:val="000000" w:themeColor="text1"/>
          <w:rPrChange w:id="14920" w:author="梁元" w:date="2019-05-14T19:51:36Z">
            <w:rPr/>
          </w:rPrChange>
          <w14:textFill>
            <w14:solidFill>
              <w14:schemeClr w14:val="tx1"/>
            </w14:solidFill>
          </w14:textFill>
        </w:rPr>
        <w:t>存储量增大到 5MB</w:t>
      </w:r>
    </w:p>
    <w:p>
      <w:pPr>
        <w:ind w:firstLine="480" w:firstLineChars="200"/>
        <w:rPr>
          <w:color w:val="000000" w:themeColor="text1"/>
          <w:rPrChange w:id="14922" w:author="梁元" w:date="2019-05-14T19:51:36Z">
            <w:rPr/>
          </w:rPrChange>
          <w14:textFill>
            <w14:solidFill>
              <w14:schemeClr w14:val="tx1"/>
            </w14:solidFill>
          </w14:textFill>
        </w:rPr>
        <w:pPrChange w:id="14921" w:author="冷雪凝" w:date="2019-05-14T12:21:32Z">
          <w:pPr/>
        </w:pPrChange>
      </w:pPr>
      <w:r>
        <w:rPr>
          <w:color w:val="000000" w:themeColor="text1"/>
          <w:rPrChange w:id="14923" w:author="梁元" w:date="2019-05-14T19:51:36Z">
            <w:rPr/>
          </w:rPrChange>
          <w14:textFill>
            <w14:solidFill>
              <w14:schemeClr w14:val="tx1"/>
            </w14:solidFill>
          </w14:textFill>
        </w:rPr>
        <w:t>不会带到 HTTP 请求中</w:t>
      </w:r>
    </w:p>
    <w:p>
      <w:pPr>
        <w:ind w:firstLine="480" w:firstLineChars="200"/>
        <w:rPr>
          <w:color w:val="000000" w:themeColor="text1"/>
          <w:rPrChange w:id="14925" w:author="梁元" w:date="2019-05-14T19:51:36Z">
            <w:rPr/>
          </w:rPrChange>
          <w14:textFill>
            <w14:solidFill>
              <w14:schemeClr w14:val="tx1"/>
            </w14:solidFill>
          </w14:textFill>
        </w:rPr>
        <w:pPrChange w:id="14924" w:author="冷雪凝" w:date="2019-05-14T12:21:32Z">
          <w:pPr/>
        </w:pPrChange>
      </w:pPr>
      <w:r>
        <w:rPr>
          <w:color w:val="000000" w:themeColor="text1"/>
          <w:rPrChange w:id="14926" w:author="梁元" w:date="2019-05-14T19:51:36Z">
            <w:rPr/>
          </w:rPrChange>
          <w14:textFill>
            <w14:solidFill>
              <w14:schemeClr w14:val="tx1"/>
            </w14:solidFill>
          </w14:textFill>
        </w:rPr>
        <w:t>API 适用于数据存储 localStorage.setItem(key, value) localStorage.getItem(key)</w:t>
      </w:r>
    </w:p>
    <w:p>
      <w:pPr>
        <w:ind w:firstLine="480" w:firstLineChars="200"/>
        <w:rPr>
          <w:color w:val="000000" w:themeColor="text1"/>
          <w:rPrChange w:id="14928" w:author="梁元" w:date="2019-05-14T19:51:36Z">
            <w:rPr/>
          </w:rPrChange>
          <w14:textFill>
            <w14:solidFill>
              <w14:schemeClr w14:val="tx1"/>
            </w14:solidFill>
          </w14:textFill>
        </w:rPr>
        <w:pPrChange w:id="14927" w:author="冷雪凝" w:date="2019-05-14T12:21:32Z">
          <w:pPr/>
        </w:pPrChange>
      </w:pPr>
      <w:r>
        <w:rPr>
          <w:color w:val="000000" w:themeColor="text1"/>
          <w:rPrChange w:id="14929" w:author="梁元" w:date="2019-05-14T19:51:36Z">
            <w:rPr/>
          </w:rPrChange>
          <w14:textFill>
            <w14:solidFill>
              <w14:schemeClr w14:val="tx1"/>
            </w14:solidFill>
          </w14:textFill>
        </w:rPr>
        <w:t>sessionStorage的区别就在于它是根据 session 过去时间而实现，而localStorage会永久有效，应用场景不同。例如，一些需要及时失效的重要信息放在sessionStorage中，一些不重要但是不经常设置的信息，放在localStorage中。</w:t>
      </w:r>
    </w:p>
    <w:p>
      <w:pPr>
        <w:ind w:firstLine="480" w:firstLineChars="200"/>
        <w:rPr>
          <w:color w:val="000000" w:themeColor="text1"/>
          <w:rPrChange w:id="14931" w:author="梁元" w:date="2019-05-14T19:51:36Z">
            <w:rPr/>
          </w:rPrChange>
          <w14:textFill>
            <w14:solidFill>
              <w14:schemeClr w14:val="tx1"/>
            </w14:solidFill>
          </w14:textFill>
        </w:rPr>
        <w:pPrChange w:id="14930" w:author="冷雪凝" w:date="2019-05-14T12:21:32Z">
          <w:pPr/>
        </w:pPrChange>
      </w:pPr>
    </w:p>
    <w:p>
      <w:pPr>
        <w:spacing w:line="240" w:lineRule="auto"/>
        <w:ind w:firstLine="480" w:firstLineChars="200"/>
        <w:rPr>
          <w:color w:val="000000" w:themeColor="text1"/>
          <w:rPrChange w:id="14933" w:author="梁元" w:date="2019-05-14T19:51:36Z">
            <w:rPr/>
          </w:rPrChange>
          <w14:textFill>
            <w14:solidFill>
              <w14:schemeClr w14:val="tx1"/>
            </w14:solidFill>
          </w14:textFill>
        </w:rPr>
        <w:pPrChange w:id="14932" w:author="冷雪凝" w:date="2019-05-14T12:21:32Z">
          <w:pPr>
            <w:spacing w:line="360" w:lineRule="auto"/>
          </w:pPr>
        </w:pPrChange>
      </w:pPr>
      <w:r>
        <w:rPr>
          <w:rFonts w:hint="eastAsia"/>
          <w:color w:val="000000" w:themeColor="text1"/>
          <w:rPrChange w:id="14934" w:author="梁元" w:date="2019-05-14T19:51:36Z">
            <w:rPr>
              <w:rFonts w:hint="eastAsia"/>
            </w:rPr>
          </w:rPrChange>
          <w14:textFill>
            <w14:solidFill>
              <w14:schemeClr w14:val="tx1"/>
            </w14:solidFill>
          </w14:textFill>
        </w:rPr>
        <w:t>但是sessionstroage有个致命的缺点，就是无法多标签页共享</w:t>
      </w:r>
      <w:r>
        <w:rPr>
          <w:color w:val="000000" w:themeColor="text1"/>
          <w:rPrChange w:id="14935" w:author="梁元" w:date="2019-05-14T19:51:36Z">
            <w:rPr/>
          </w:rPrChange>
          <w14:textFill>
            <w14:solidFill>
              <w14:schemeClr w14:val="tx1"/>
            </w14:solidFill>
          </w14:textFill>
        </w:rPr>
        <w:t>。</w:t>
      </w:r>
    </w:p>
    <w:p>
      <w:pPr>
        <w:pStyle w:val="3"/>
        <w:numPr>
          <w:ilvl w:val="0"/>
          <w:numId w:val="16"/>
        </w:numPr>
        <w:spacing w:line="240" w:lineRule="auto"/>
        <w:ind w:firstLine="562" w:firstLineChars="200"/>
        <w:rPr>
          <w:rFonts w:ascii="仿宋" w:hAnsi="仿宋" w:eastAsia="仿宋"/>
          <w:color w:val="000000" w:themeColor="text1"/>
          <w:sz w:val="28"/>
          <w:szCs w:val="28"/>
          <w:rPrChange w:id="14937" w:author="梁元" w:date="2019-05-14T19:51:36Z">
            <w:rPr>
              <w:rFonts w:ascii="仿宋" w:hAnsi="仿宋" w:eastAsia="仿宋"/>
              <w:sz w:val="28"/>
              <w:szCs w:val="28"/>
            </w:rPr>
          </w:rPrChange>
          <w14:textFill>
            <w14:solidFill>
              <w14:schemeClr w14:val="tx1"/>
            </w14:solidFill>
          </w14:textFill>
        </w:rPr>
        <w:pPrChange w:id="14936" w:author="冷雪凝" w:date="2019-05-14T12:21:32Z">
          <w:pPr>
            <w:pStyle w:val="3"/>
            <w:numPr>
              <w:ilvl w:val="0"/>
              <w:numId w:val="16"/>
            </w:numPr>
          </w:pPr>
        </w:pPrChange>
      </w:pPr>
      <w:bookmarkStart w:id="534" w:name="_Toc22971_WPSOffice_Level2"/>
      <w:bookmarkStart w:id="535" w:name="_Toc494266906"/>
      <w:bookmarkStart w:id="536" w:name="_Toc9115_WPSOffice_Level2"/>
      <w:r>
        <w:rPr>
          <w:rFonts w:hint="eastAsia" w:ascii="仿宋" w:hAnsi="仿宋" w:eastAsia="仿宋"/>
          <w:color w:val="000000" w:themeColor="text1"/>
          <w:sz w:val="28"/>
          <w:szCs w:val="28"/>
          <w:rPrChange w:id="14938" w:author="梁元" w:date="2019-05-14T19:51:36Z">
            <w:rPr>
              <w:rFonts w:hint="eastAsia" w:ascii="仿宋" w:hAnsi="仿宋" w:eastAsia="仿宋"/>
              <w:sz w:val="28"/>
              <w:szCs w:val="28"/>
            </w:rPr>
          </w:rPrChange>
          <w14:textFill>
            <w14:solidFill>
              <w14:schemeClr w14:val="tx1"/>
            </w14:solidFill>
          </w14:textFill>
        </w:rPr>
        <w:t>解法对比及优缺点</w:t>
      </w:r>
      <w:bookmarkEnd w:id="534"/>
      <w:bookmarkEnd w:id="535"/>
      <w:bookmarkEnd w:id="536"/>
    </w:p>
    <w:p>
      <w:pPr>
        <w:spacing w:line="240" w:lineRule="auto"/>
        <w:ind w:firstLine="0" w:firstLineChars="200"/>
        <w:rPr>
          <w:color w:val="000000" w:themeColor="text1"/>
          <w:rPrChange w:id="14940" w:author="梁元" w:date="2019-05-14T19:51:36Z">
            <w:rPr/>
          </w:rPrChange>
          <w14:textFill>
            <w14:solidFill>
              <w14:schemeClr w14:val="tx1"/>
            </w14:solidFill>
          </w14:textFill>
        </w:rPr>
        <w:pPrChange w:id="14939" w:author="冷雪凝" w:date="2019-05-14T12:21:32Z">
          <w:pPr>
            <w:spacing w:line="360" w:lineRule="auto"/>
            <w:ind w:firstLine="480" w:firstLineChars="200"/>
          </w:pPr>
        </w:pPrChange>
      </w:pPr>
      <w:r>
        <w:rPr>
          <w:rFonts w:hint="eastAsia"/>
          <w:color w:val="000000" w:themeColor="text1"/>
          <w:rPrChange w:id="14941" w:author="梁元" w:date="2019-05-14T19:51:36Z">
            <w:rPr>
              <w:rFonts w:hint="eastAsia"/>
            </w:rPr>
          </w:rPrChange>
          <w14:textFill>
            <w14:solidFill>
              <w14:schemeClr w14:val="tx1"/>
            </w14:solidFill>
          </w14:textFill>
        </w:rPr>
        <w:t>通常解法，解释了cookie，本地存储的用法。通用级解法，不仅仅讲解了用法，还说出了其运行原理，以及不同技术之间的使用场景</w:t>
      </w:r>
    </w:p>
    <w:p>
      <w:pPr>
        <w:pStyle w:val="3"/>
        <w:numPr>
          <w:ilvl w:val="0"/>
          <w:numId w:val="16"/>
        </w:numPr>
        <w:spacing w:line="240" w:lineRule="auto"/>
        <w:ind w:firstLine="562" w:firstLineChars="200"/>
        <w:rPr>
          <w:rFonts w:ascii="仿宋" w:hAnsi="仿宋" w:eastAsia="仿宋"/>
          <w:color w:val="000000" w:themeColor="text1"/>
          <w:sz w:val="28"/>
          <w:szCs w:val="28"/>
          <w:rPrChange w:id="14943" w:author="梁元" w:date="2019-05-14T19:51:36Z">
            <w:rPr>
              <w:rFonts w:ascii="仿宋" w:hAnsi="仿宋" w:eastAsia="仿宋"/>
              <w:sz w:val="28"/>
              <w:szCs w:val="28"/>
            </w:rPr>
          </w:rPrChange>
          <w14:textFill>
            <w14:solidFill>
              <w14:schemeClr w14:val="tx1"/>
            </w14:solidFill>
          </w14:textFill>
        </w:rPr>
        <w:pPrChange w:id="14942" w:author="冷雪凝" w:date="2019-05-14T12:21:32Z">
          <w:pPr>
            <w:pStyle w:val="3"/>
            <w:numPr>
              <w:ilvl w:val="0"/>
              <w:numId w:val="16"/>
            </w:numPr>
          </w:pPr>
        </w:pPrChange>
      </w:pPr>
      <w:bookmarkStart w:id="537" w:name="_Toc494266907"/>
      <w:bookmarkStart w:id="538" w:name="_Toc6737_WPSOffice_Level2"/>
      <w:bookmarkStart w:id="539" w:name="_Toc21855_WPSOffice_Level2"/>
      <w:r>
        <w:rPr>
          <w:rFonts w:hint="eastAsia" w:ascii="仿宋" w:hAnsi="仿宋" w:eastAsia="仿宋"/>
          <w:color w:val="000000" w:themeColor="text1"/>
          <w:sz w:val="28"/>
          <w:szCs w:val="28"/>
          <w:rPrChange w:id="14944"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537"/>
      <w:bookmarkEnd w:id="538"/>
      <w:bookmarkEnd w:id="539"/>
    </w:p>
    <w:p>
      <w:pPr>
        <w:ind w:firstLine="482" w:firstLineChars="200"/>
        <w:rPr>
          <w:rFonts w:hint="eastAsia"/>
          <w:color w:val="000000" w:themeColor="text1"/>
          <w:rPrChange w:id="14946" w:author="梁元" w:date="2019-05-14T19:51:36Z">
            <w:rPr>
              <w:rFonts w:hint="eastAsia"/>
            </w:rPr>
          </w:rPrChange>
          <w14:textFill>
            <w14:solidFill>
              <w14:schemeClr w14:val="tx1"/>
            </w14:solidFill>
          </w14:textFill>
        </w:rPr>
        <w:pPrChange w:id="14945" w:author="冷雪凝" w:date="2019-05-14T12:21:32Z">
          <w:pPr/>
        </w:pPrChange>
      </w:pPr>
      <w:r>
        <w:rPr>
          <w:rFonts w:hint="eastAsia"/>
          <w:b/>
          <w:color w:val="000000" w:themeColor="text1"/>
          <w:rPrChange w:id="14947" w:author="梁元" w:date="2019-05-14T19:51:36Z">
            <w:rPr>
              <w:rFonts w:hint="eastAsia"/>
              <w:b/>
            </w:rPr>
          </w:rPrChange>
          <w14:textFill>
            <w14:solidFill>
              <w14:schemeClr w14:val="tx1"/>
            </w14:solidFill>
          </w14:textFill>
        </w:rPr>
        <w:t>问题</w:t>
      </w:r>
      <w:r>
        <w:rPr>
          <w:rFonts w:hint="eastAsia"/>
          <w:color w:val="000000" w:themeColor="text1"/>
          <w:rPrChange w:id="14948" w:author="梁元" w:date="2019-05-14T19:51:36Z">
            <w:rPr>
              <w:rFonts w:hint="eastAsia"/>
            </w:rPr>
          </w:rPrChange>
          <w14:textFill>
            <w14:solidFill>
              <w14:schemeClr w14:val="tx1"/>
            </w14:solidFill>
          </w14:textFill>
        </w:rPr>
        <w:t>： sessionstroage如何实现多标签页面数据共享</w:t>
      </w:r>
    </w:p>
    <w:p>
      <w:pPr>
        <w:pStyle w:val="3"/>
        <w:numPr>
          <w:ilvl w:val="0"/>
          <w:numId w:val="16"/>
        </w:numPr>
        <w:spacing w:line="240" w:lineRule="auto"/>
        <w:ind w:firstLine="562" w:firstLineChars="200"/>
        <w:rPr>
          <w:rFonts w:ascii="仿宋" w:hAnsi="仿宋" w:eastAsia="仿宋"/>
          <w:color w:val="000000" w:themeColor="text1"/>
          <w:sz w:val="28"/>
          <w:szCs w:val="28"/>
          <w:rPrChange w:id="14950" w:author="梁元" w:date="2019-05-14T19:51:36Z">
            <w:rPr>
              <w:rFonts w:ascii="仿宋" w:hAnsi="仿宋" w:eastAsia="仿宋"/>
              <w:sz w:val="28"/>
              <w:szCs w:val="28"/>
            </w:rPr>
          </w:rPrChange>
          <w14:textFill>
            <w14:solidFill>
              <w14:schemeClr w14:val="tx1"/>
            </w14:solidFill>
          </w14:textFill>
        </w:rPr>
        <w:pPrChange w:id="14949" w:author="冷雪凝" w:date="2019-05-14T12:21:32Z">
          <w:pPr>
            <w:pStyle w:val="3"/>
            <w:numPr>
              <w:ilvl w:val="0"/>
              <w:numId w:val="16"/>
            </w:numPr>
          </w:pPr>
        </w:pPrChange>
      </w:pPr>
      <w:bookmarkStart w:id="540" w:name="_Toc798_WPSOffice_Level2"/>
      <w:bookmarkStart w:id="541" w:name="_Toc494266908"/>
      <w:bookmarkStart w:id="542" w:name="_Toc32396_WPSOffice_Level2"/>
      <w:r>
        <w:rPr>
          <w:rFonts w:hint="eastAsia" w:ascii="仿宋" w:hAnsi="仿宋" w:eastAsia="仿宋"/>
          <w:color w:val="000000" w:themeColor="text1"/>
          <w:sz w:val="28"/>
          <w:szCs w:val="28"/>
          <w:rPrChange w:id="14951" w:author="梁元" w:date="2019-05-14T19:51:36Z">
            <w:rPr>
              <w:rFonts w:hint="eastAsia" w:ascii="仿宋" w:hAnsi="仿宋" w:eastAsia="仿宋"/>
              <w:sz w:val="28"/>
              <w:szCs w:val="28"/>
            </w:rPr>
          </w:rPrChange>
          <w14:textFill>
            <w14:solidFill>
              <w14:schemeClr w14:val="tx1"/>
            </w14:solidFill>
          </w14:textFill>
        </w:rPr>
        <w:t>项目中体现经验的点</w:t>
      </w:r>
      <w:bookmarkEnd w:id="540"/>
      <w:bookmarkEnd w:id="541"/>
      <w:bookmarkEnd w:id="542"/>
    </w:p>
    <w:p>
      <w:pPr>
        <w:ind w:firstLine="480" w:firstLineChars="200"/>
        <w:rPr>
          <w:color w:val="000000" w:themeColor="text1"/>
          <w:rPrChange w:id="14953" w:author="梁元" w:date="2019-05-14T19:51:36Z">
            <w:rPr/>
          </w:rPrChange>
          <w14:textFill>
            <w14:solidFill>
              <w14:schemeClr w14:val="tx1"/>
            </w14:solidFill>
          </w14:textFill>
        </w:rPr>
        <w:pPrChange w:id="14952" w:author="冷雪凝" w:date="2019-05-14T12:21:32Z">
          <w:pPr/>
        </w:pPrChange>
      </w:pPr>
      <w:r>
        <w:rPr>
          <w:rFonts w:hint="eastAsia"/>
          <w:color w:val="000000" w:themeColor="text1"/>
          <w:rPrChange w:id="14954" w:author="梁元" w:date="2019-05-14T19:51:36Z">
            <w:rPr>
              <w:rFonts w:hint="eastAsia"/>
            </w:rPr>
          </w:rPrChange>
          <w14:textFill>
            <w14:solidFill>
              <w14:schemeClr w14:val="tx1"/>
            </w14:solidFill>
          </w14:textFill>
        </w:rPr>
        <w:t>登录判断，本地数据线上数据的同步</w:t>
      </w:r>
      <w:r>
        <w:rPr>
          <w:color w:val="000000" w:themeColor="text1"/>
          <w:rPrChange w:id="14955" w:author="梁元" w:date="2019-05-14T19:51:36Z">
            <w:rPr/>
          </w:rPrChange>
          <w14:textFill>
            <w14:solidFill>
              <w14:schemeClr w14:val="tx1"/>
            </w14:solidFill>
          </w14:textFill>
        </w:rPr>
        <w:t>。</w:t>
      </w:r>
    </w:p>
    <w:p>
      <w:pPr>
        <w:pStyle w:val="3"/>
        <w:numPr>
          <w:ilvl w:val="0"/>
          <w:numId w:val="16"/>
        </w:numPr>
        <w:spacing w:line="240" w:lineRule="auto"/>
        <w:ind w:firstLine="562" w:firstLineChars="200"/>
        <w:rPr>
          <w:rFonts w:ascii="仿宋" w:hAnsi="仿宋" w:eastAsia="仿宋"/>
          <w:color w:val="000000" w:themeColor="text1"/>
          <w:sz w:val="28"/>
          <w:szCs w:val="28"/>
          <w:rPrChange w:id="14957" w:author="梁元" w:date="2019-05-14T19:51:36Z">
            <w:rPr>
              <w:rFonts w:ascii="仿宋" w:hAnsi="仿宋" w:eastAsia="仿宋"/>
              <w:sz w:val="28"/>
              <w:szCs w:val="28"/>
            </w:rPr>
          </w:rPrChange>
          <w14:textFill>
            <w14:solidFill>
              <w14:schemeClr w14:val="tx1"/>
            </w14:solidFill>
          </w14:textFill>
        </w:rPr>
        <w:pPrChange w:id="14956" w:author="冷雪凝" w:date="2019-05-14T12:21:32Z">
          <w:pPr>
            <w:pStyle w:val="3"/>
            <w:numPr>
              <w:ilvl w:val="0"/>
              <w:numId w:val="16"/>
            </w:numPr>
          </w:pPr>
        </w:pPrChange>
      </w:pPr>
      <w:bookmarkStart w:id="543" w:name="_Toc494266909"/>
      <w:bookmarkStart w:id="544" w:name="_Toc19704_WPSOffice_Level2"/>
      <w:bookmarkStart w:id="545" w:name="_Toc28930_WPSOffice_Level2"/>
      <w:r>
        <w:rPr>
          <w:rFonts w:hint="eastAsia" w:ascii="仿宋" w:hAnsi="仿宋" w:eastAsia="仿宋"/>
          <w:color w:val="000000" w:themeColor="text1"/>
          <w:sz w:val="28"/>
          <w:szCs w:val="28"/>
          <w:rPrChange w:id="14958" w:author="梁元" w:date="2019-05-14T19:51:36Z">
            <w:rPr>
              <w:rFonts w:hint="eastAsia" w:ascii="仿宋" w:hAnsi="仿宋" w:eastAsia="仿宋"/>
              <w:sz w:val="28"/>
              <w:szCs w:val="28"/>
            </w:rPr>
          </w:rPrChange>
          <w14:textFill>
            <w14:solidFill>
              <w14:schemeClr w14:val="tx1"/>
            </w14:solidFill>
          </w14:textFill>
        </w:rPr>
        <w:t>论坛参考</w:t>
      </w:r>
      <w:bookmarkEnd w:id="543"/>
      <w:bookmarkEnd w:id="544"/>
      <w:bookmarkEnd w:id="545"/>
    </w:p>
    <w:p>
      <w:pPr>
        <w:ind w:firstLine="560" w:firstLineChars="200"/>
        <w:rPr>
          <w:color w:val="000000" w:themeColor="text1"/>
          <w:sz w:val="28"/>
          <w:rPrChange w:id="14960" w:author="梁元" w:date="2019-05-14T19:51:36Z">
            <w:rPr>
              <w:sz w:val="28"/>
            </w:rPr>
          </w:rPrChange>
          <w14:textFill>
            <w14:solidFill>
              <w14:schemeClr w14:val="tx1"/>
            </w14:solidFill>
          </w14:textFill>
        </w:rPr>
        <w:pPrChange w:id="14959" w:author="冷雪凝" w:date="2019-05-14T12:21:32Z">
          <w:pPr/>
        </w:pPrChange>
      </w:pPr>
      <w:r>
        <w:rPr>
          <w:color w:val="000000" w:themeColor="text1"/>
          <w:sz w:val="28"/>
          <w:rPrChange w:id="14961" w:author="梁元" w:date="2019-05-14T19:51:36Z">
            <w:rPr>
              <w:sz w:val="28"/>
            </w:rPr>
          </w:rPrChange>
          <w14:textFill>
            <w14:solidFill>
              <w14:schemeClr w14:val="tx1"/>
            </w14:solidFill>
          </w14:textFill>
        </w:rPr>
        <w:t xml:space="preserve"> https://www.cnblogs.com/lonelydreamer/p/6169469.html </w:t>
      </w:r>
    </w:p>
    <w:p>
      <w:pPr>
        <w:ind w:firstLine="560" w:firstLineChars="200"/>
        <w:rPr>
          <w:color w:val="000000" w:themeColor="text1"/>
          <w:sz w:val="28"/>
          <w:rPrChange w:id="14963" w:author="梁元" w:date="2019-05-14T19:51:36Z">
            <w:rPr>
              <w:sz w:val="28"/>
            </w:rPr>
          </w:rPrChange>
          <w14:textFill>
            <w14:solidFill>
              <w14:schemeClr w14:val="tx1"/>
            </w14:solidFill>
          </w14:textFill>
        </w:rPr>
        <w:pPrChange w:id="14962" w:author="冷雪凝" w:date="2019-05-14T12:21:32Z">
          <w:pPr/>
        </w:pPrChange>
      </w:pPr>
      <w:r>
        <w:rPr>
          <w:color w:val="000000" w:themeColor="text1"/>
          <w:sz w:val="28"/>
          <w:rPrChange w:id="14964" w:author="梁元" w:date="2019-05-14T19:51:36Z">
            <w:rPr>
              <w:sz w:val="28"/>
            </w:rPr>
          </w:rPrChange>
          <w14:textFill>
            <w14:solidFill>
              <w14:schemeClr w14:val="tx1"/>
            </w14:solidFill>
          </w14:textFill>
        </w:rPr>
        <w:fldChar w:fldCharType="begin"/>
      </w:r>
      <w:r>
        <w:rPr>
          <w:color w:val="000000" w:themeColor="text1"/>
          <w:sz w:val="28"/>
          <w:rPrChange w:id="14965" w:author="梁元" w:date="2019-05-14T19:51:36Z">
            <w:rPr>
              <w:sz w:val="28"/>
            </w:rPr>
          </w:rPrChange>
          <w14:textFill>
            <w14:solidFill>
              <w14:schemeClr w14:val="tx1"/>
            </w14:solidFill>
          </w14:textFill>
        </w:rPr>
        <w:instrText xml:space="preserve"> HYPERLINK "https://www.cnblogs.com/andy-zhou/p/5360107.html" </w:instrText>
      </w:r>
      <w:r>
        <w:rPr>
          <w:color w:val="000000" w:themeColor="text1"/>
          <w:sz w:val="28"/>
          <w:rPrChange w:id="14966" w:author="梁元" w:date="2019-05-14T19:51:36Z">
            <w:rPr>
              <w:sz w:val="28"/>
            </w:rPr>
          </w:rPrChange>
          <w14:textFill>
            <w14:solidFill>
              <w14:schemeClr w14:val="tx1"/>
            </w14:solidFill>
          </w14:textFill>
        </w:rPr>
        <w:fldChar w:fldCharType="separate"/>
      </w:r>
      <w:r>
        <w:rPr>
          <w:rStyle w:val="18"/>
          <w:color w:val="000000" w:themeColor="text1"/>
          <w:sz w:val="28"/>
          <w:rPrChange w:id="14967" w:author="梁元" w:date="2019-05-14T19:51:36Z">
            <w:rPr>
              <w:rStyle w:val="18"/>
              <w:sz w:val="28"/>
            </w:rPr>
          </w:rPrChange>
          <w14:textFill>
            <w14:solidFill>
              <w14:schemeClr w14:val="tx1"/>
            </w14:solidFill>
          </w14:textFill>
        </w:rPr>
        <w:t>https://www.cnblogs.com/andy-zhou/p/5360107.html</w:t>
      </w:r>
      <w:r>
        <w:rPr>
          <w:color w:val="000000" w:themeColor="text1"/>
          <w:sz w:val="28"/>
          <w:rPrChange w:id="14968" w:author="梁元" w:date="2019-05-14T19:51:36Z">
            <w:rPr>
              <w:sz w:val="28"/>
            </w:rPr>
          </w:rPrChange>
          <w14:textFill>
            <w14:solidFill>
              <w14:schemeClr w14:val="tx1"/>
            </w14:solidFill>
          </w14:textFill>
        </w:rPr>
        <w:fldChar w:fldCharType="end"/>
      </w:r>
    </w:p>
    <w:p>
      <w:pPr>
        <w:pStyle w:val="2"/>
        <w:numPr>
          <w:ilvl w:val="0"/>
          <w:numId w:val="1"/>
        </w:numPr>
        <w:rPr>
          <w:rFonts w:ascii="仿宋" w:hAnsi="仿宋" w:eastAsia="仿宋"/>
          <w:color w:val="000000" w:themeColor="text1"/>
          <w:sz w:val="28"/>
          <w:szCs w:val="28"/>
          <w:rPrChange w:id="14969" w:author="梁元" w:date="2019-05-14T19:51:36Z">
            <w:rPr>
              <w:rFonts w:ascii="仿宋" w:hAnsi="仿宋" w:eastAsia="仿宋"/>
              <w:sz w:val="28"/>
              <w:szCs w:val="28"/>
            </w:rPr>
          </w:rPrChange>
          <w14:textFill>
            <w14:solidFill>
              <w14:schemeClr w14:val="tx1"/>
            </w14:solidFill>
          </w14:textFill>
        </w:rPr>
      </w:pPr>
      <w:bookmarkStart w:id="546" w:name="_Toc21863_WPSOffice_Level1"/>
      <w:bookmarkStart w:id="547" w:name="_Toc22062_WPSOffice_Level1"/>
      <w:r>
        <w:rPr>
          <w:rFonts w:hint="eastAsia" w:ascii="仿宋" w:hAnsi="仿宋" w:eastAsia="仿宋"/>
          <w:color w:val="000000" w:themeColor="text1"/>
          <w:sz w:val="28"/>
          <w:szCs w:val="28"/>
          <w:rPrChange w:id="14970" w:author="梁元" w:date="2019-05-14T19:51:36Z">
            <w:rPr>
              <w:rFonts w:hint="eastAsia" w:ascii="仿宋" w:hAnsi="仿宋" w:eastAsia="仿宋"/>
              <w:sz w:val="28"/>
              <w:szCs w:val="28"/>
            </w:rPr>
          </w:rPrChange>
          <w14:textFill>
            <w14:solidFill>
              <w14:schemeClr w14:val="tx1"/>
            </w14:solidFill>
          </w14:textFill>
        </w:rPr>
        <w:t>解释一下</w:t>
      </w:r>
      <w:r>
        <w:rPr>
          <w:rFonts w:ascii="仿宋" w:hAnsi="仿宋" w:eastAsia="仿宋"/>
          <w:color w:val="000000" w:themeColor="text1"/>
          <w:sz w:val="28"/>
          <w:szCs w:val="28"/>
          <w:rPrChange w:id="14971" w:author="梁元" w:date="2019-05-14T19:51:36Z">
            <w:rPr>
              <w:rFonts w:ascii="仿宋" w:hAnsi="仿宋" w:eastAsia="仿宋"/>
              <w:sz w:val="28"/>
              <w:szCs w:val="28"/>
            </w:rPr>
          </w:rPrChange>
          <w14:textFill>
            <w14:solidFill>
              <w14:schemeClr w14:val="tx1"/>
            </w14:solidFill>
          </w14:textFill>
        </w:rPr>
        <w:t>javaScript</w:t>
      </w:r>
      <w:r>
        <w:rPr>
          <w:rFonts w:hint="eastAsia" w:ascii="仿宋" w:hAnsi="仿宋" w:eastAsia="仿宋"/>
          <w:color w:val="000000" w:themeColor="text1"/>
          <w:sz w:val="28"/>
          <w:szCs w:val="28"/>
          <w:rPrChange w:id="14972" w:author="梁元" w:date="2019-05-14T19:51:36Z">
            <w:rPr>
              <w:rFonts w:hint="eastAsia" w:ascii="仿宋" w:hAnsi="仿宋" w:eastAsia="仿宋"/>
              <w:sz w:val="28"/>
              <w:szCs w:val="28"/>
            </w:rPr>
          </w:rPrChange>
          <w14:textFill>
            <w14:solidFill>
              <w14:schemeClr w14:val="tx1"/>
            </w14:solidFill>
          </w14:textFill>
        </w:rPr>
        <w:t>中的垃圾回收机制</w:t>
      </w:r>
      <w:r>
        <w:rPr>
          <w:rFonts w:hint="eastAsia" w:ascii="仿宋" w:hAnsi="仿宋" w:eastAsia="仿宋"/>
          <w:color w:val="000000" w:themeColor="text1"/>
          <w:sz w:val="28"/>
          <w:szCs w:val="28"/>
          <w:lang w:eastAsia="zh-CN"/>
          <w:rPrChange w:id="14973" w:author="梁元" w:date="2019-05-14T19:51:36Z">
            <w:rPr>
              <w:rFonts w:hint="eastAsia" w:ascii="仿宋" w:hAnsi="仿宋" w:eastAsia="仿宋"/>
              <w:sz w:val="28"/>
              <w:szCs w:val="28"/>
              <w:lang w:eastAsia="zh-CN"/>
            </w:rPr>
          </w:rPrChange>
          <w14:textFill>
            <w14:solidFill>
              <w14:schemeClr w14:val="tx1"/>
            </w14:solidFill>
          </w14:textFill>
        </w:rPr>
        <w:t>？</w:t>
      </w:r>
      <w:bookmarkEnd w:id="546"/>
      <w:bookmarkEnd w:id="547"/>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497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975"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1497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977"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1497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979"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1498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981"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1498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983"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498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985" w:author="梁元" w:date="2019-05-14T19:51:36Z">
                  <w:rPr>
                    <w:rFonts w:hint="eastAsia" w:ascii="仿宋" w:hAnsi="仿宋" w:eastAsia="仿宋"/>
                  </w:rPr>
                </w:rPrChange>
                <w14:textFill>
                  <w14:solidFill>
                    <w14:schemeClr w14:val="tx1"/>
                  </w14:solidFill>
                </w14:textFill>
              </w:rPr>
              <w:t>95%</w:t>
            </w:r>
          </w:p>
        </w:tc>
        <w:tc>
          <w:tcPr>
            <w:tcW w:w="1559" w:type="dxa"/>
          </w:tcPr>
          <w:p>
            <w:pPr>
              <w:jc w:val="center"/>
              <w:rPr>
                <w:rFonts w:ascii="仿宋" w:hAnsi="仿宋" w:eastAsia="仿宋"/>
                <w:color w:val="000000" w:themeColor="text1"/>
                <w:rPrChange w:id="1498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987" w:author="梁元" w:date="2019-05-14T19:51:36Z">
                  <w:rPr>
                    <w:rFonts w:hint="eastAsia" w:ascii="仿宋" w:hAnsi="仿宋" w:eastAsia="仿宋"/>
                  </w:rPr>
                </w:rPrChange>
                <w14:textFill>
                  <w14:solidFill>
                    <w14:schemeClr w14:val="tx1"/>
                  </w14:solidFill>
                </w14:textFill>
              </w:rPr>
              <w:t>3星</w:t>
            </w:r>
          </w:p>
        </w:tc>
        <w:tc>
          <w:tcPr>
            <w:tcW w:w="1418" w:type="dxa"/>
          </w:tcPr>
          <w:p>
            <w:pPr>
              <w:jc w:val="center"/>
              <w:rPr>
                <w:rFonts w:ascii="仿宋" w:hAnsi="仿宋" w:eastAsia="仿宋"/>
                <w:color w:val="000000" w:themeColor="text1"/>
                <w:rPrChange w:id="14988"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14989" w:author="梁元" w:date="2019-05-14T19:51:36Z">
                  <w:rPr>
                    <w:rFonts w:ascii="仿宋" w:hAnsi="仿宋" w:eastAsia="仿宋"/>
                  </w:rPr>
                </w:rPrChange>
                <w14:textFill>
                  <w14:solidFill>
                    <w14:schemeClr w14:val="tx1"/>
                  </w14:solidFill>
                </w14:textFill>
              </w:rPr>
              <w:t>J</w:t>
            </w:r>
            <w:r>
              <w:rPr>
                <w:rFonts w:hint="eastAsia" w:ascii="仿宋" w:hAnsi="仿宋" w:eastAsia="仿宋"/>
                <w:color w:val="000000" w:themeColor="text1"/>
                <w:rPrChange w:id="14990" w:author="梁元" w:date="2019-05-14T19:51:36Z">
                  <w:rPr>
                    <w:rFonts w:hint="eastAsia" w:ascii="仿宋" w:hAnsi="仿宋" w:eastAsia="仿宋"/>
                  </w:rPr>
                </w:rPrChange>
                <w14:textFill>
                  <w14:solidFill>
                    <w14:schemeClr w14:val="tx1"/>
                  </w14:solidFill>
                </w14:textFill>
              </w:rPr>
              <w:t>s底层原理</w:t>
            </w:r>
          </w:p>
        </w:tc>
        <w:tc>
          <w:tcPr>
            <w:tcW w:w="1417" w:type="dxa"/>
          </w:tcPr>
          <w:p>
            <w:pPr>
              <w:jc w:val="center"/>
              <w:rPr>
                <w:rFonts w:ascii="仿宋" w:hAnsi="仿宋" w:eastAsia="仿宋"/>
                <w:color w:val="000000" w:themeColor="text1"/>
                <w:rPrChange w:id="1499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992" w:author="梁元" w:date="2019-05-14T19:51:36Z">
                  <w:rPr>
                    <w:rFonts w:hint="eastAsia" w:ascii="仿宋" w:hAnsi="仿宋" w:eastAsia="仿宋"/>
                  </w:rPr>
                </w:rPrChange>
                <w14:textFill>
                  <w14:solidFill>
                    <w14:schemeClr w14:val="tx1"/>
                  </w14:solidFill>
                </w14:textFill>
              </w:rPr>
              <w:t>javaScript</w:t>
            </w:r>
          </w:p>
        </w:tc>
        <w:tc>
          <w:tcPr>
            <w:tcW w:w="1465" w:type="dxa"/>
          </w:tcPr>
          <w:p>
            <w:pPr>
              <w:jc w:val="center"/>
              <w:rPr>
                <w:rFonts w:ascii="仿宋" w:hAnsi="仿宋" w:eastAsia="仿宋"/>
                <w:color w:val="000000" w:themeColor="text1"/>
                <w:rPrChange w:id="1499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4994" w:author="梁元" w:date="2019-05-14T19:51:36Z">
                  <w:rPr>
                    <w:rFonts w:hint="eastAsia" w:ascii="仿宋" w:hAnsi="仿宋" w:eastAsia="仿宋"/>
                  </w:rPr>
                </w:rPrChange>
                <w14:textFill>
                  <w14:solidFill>
                    <w14:schemeClr w14:val="tx1"/>
                  </w14:solidFill>
                </w14:textFill>
              </w:rPr>
              <w:t>发布订阅</w:t>
            </w:r>
          </w:p>
          <w:p>
            <w:pPr>
              <w:jc w:val="center"/>
              <w:rPr>
                <w:rFonts w:ascii="仿宋" w:hAnsi="仿宋" w:eastAsia="仿宋"/>
                <w:color w:val="000000" w:themeColor="text1"/>
                <w:rPrChange w:id="14995" w:author="梁元" w:date="2019-05-14T19:51:36Z">
                  <w:rPr>
                    <w:rFonts w:ascii="仿宋" w:hAnsi="仿宋" w:eastAsia="仿宋"/>
                  </w:rPr>
                </w:rPrChange>
                <w14:textFill>
                  <w14:solidFill>
                    <w14:schemeClr w14:val="tx1"/>
                  </w14:solidFill>
                </w14:textFill>
              </w:rPr>
            </w:pPr>
          </w:p>
        </w:tc>
      </w:tr>
    </w:tbl>
    <w:p>
      <w:pPr>
        <w:pStyle w:val="3"/>
        <w:numPr>
          <w:ilvl w:val="0"/>
          <w:numId w:val="17"/>
        </w:numPr>
        <w:spacing w:line="240" w:lineRule="auto"/>
        <w:ind w:firstLine="562" w:firstLineChars="200"/>
        <w:rPr>
          <w:rFonts w:ascii="仿宋" w:hAnsi="仿宋" w:eastAsia="仿宋"/>
          <w:color w:val="000000" w:themeColor="text1"/>
          <w:sz w:val="28"/>
          <w:szCs w:val="28"/>
          <w:rPrChange w:id="14997" w:author="梁元" w:date="2019-05-14T19:51:36Z">
            <w:rPr>
              <w:rFonts w:ascii="仿宋" w:hAnsi="仿宋" w:eastAsia="仿宋"/>
              <w:sz w:val="28"/>
              <w:szCs w:val="28"/>
            </w:rPr>
          </w:rPrChange>
          <w14:textFill>
            <w14:solidFill>
              <w14:schemeClr w14:val="tx1"/>
            </w14:solidFill>
          </w14:textFill>
        </w:rPr>
        <w:pPrChange w:id="14996" w:author="冷雪凝" w:date="2019-05-14T12:21:32Z">
          <w:pPr>
            <w:pStyle w:val="3"/>
            <w:numPr>
              <w:ilvl w:val="0"/>
              <w:numId w:val="17"/>
            </w:numPr>
          </w:pPr>
        </w:pPrChange>
      </w:pPr>
      <w:bookmarkStart w:id="548" w:name="_Toc5853_WPSOffice_Level2"/>
      <w:bookmarkStart w:id="549" w:name="_Toc4954_WPSOffice_Level2"/>
      <w:r>
        <w:rPr>
          <w:rFonts w:hint="eastAsia" w:ascii="仿宋" w:hAnsi="仿宋" w:eastAsia="仿宋"/>
          <w:color w:val="000000" w:themeColor="text1"/>
          <w:sz w:val="28"/>
          <w:szCs w:val="28"/>
          <w:rPrChange w:id="14998" w:author="梁元" w:date="2019-05-14T19:51:36Z">
            <w:rPr>
              <w:rFonts w:hint="eastAsia" w:ascii="仿宋" w:hAnsi="仿宋" w:eastAsia="仿宋"/>
              <w:sz w:val="28"/>
              <w:szCs w:val="28"/>
            </w:rPr>
          </w:rPrChange>
          <w14:textFill>
            <w14:solidFill>
              <w14:schemeClr w14:val="tx1"/>
            </w14:solidFill>
          </w14:textFill>
        </w:rPr>
        <w:t>通常解法</w:t>
      </w:r>
      <w:bookmarkEnd w:id="548"/>
      <w:bookmarkEnd w:id="549"/>
    </w:p>
    <w:p>
      <w:pPr>
        <w:spacing w:line="240" w:lineRule="auto"/>
        <w:ind w:firstLine="480" w:firstLineChars="200"/>
        <w:rPr>
          <w:color w:val="000000" w:themeColor="text1"/>
          <w:rPrChange w:id="15000" w:author="梁元" w:date="2019-05-14T19:51:36Z">
            <w:rPr/>
          </w:rPrChange>
          <w14:textFill>
            <w14:solidFill>
              <w14:schemeClr w14:val="tx1"/>
            </w14:solidFill>
          </w14:textFill>
        </w:rPr>
        <w:pPrChange w:id="14999" w:author="冷雪凝" w:date="2019-05-14T12:21:32Z">
          <w:pPr>
            <w:spacing w:line="360" w:lineRule="auto"/>
          </w:pPr>
        </w:pPrChange>
      </w:pPr>
      <w:r>
        <w:rPr>
          <w:rFonts w:hint="eastAsia"/>
          <w:color w:val="000000" w:themeColor="text1"/>
          <w:rPrChange w:id="15001" w:author="梁元" w:date="2019-05-14T19:51:36Z">
            <w:rPr>
              <w:rFonts w:hint="eastAsia"/>
            </w:rPr>
          </w:rPrChange>
          <w14:textFill>
            <w14:solidFill>
              <w14:schemeClr w14:val="tx1"/>
            </w14:solidFill>
          </w14:textFill>
        </w:rPr>
        <w:t>javaScript具有自动垃圾收集机制，也就是说，执行环境会负责管理代码执行过程中使用的内存。而在C和C++之类的语言中，开发人员的一项基本任务就是手工跟踪内存的使用情况，这是造成许多问题的一个根源。在编写javaScript程序时，开发人员不用关心内存使用问题，所需内存的分配以及无用内存的回收完全实现了自动管理。这种垃圾收集机制的原理其实很简单：找出那些不再继续使用的变量，然后释放其占用的内存。为此，垃圾收集器会按照固定的时间间隔（或代码执行中预定的收集时间），周期性的执行这一操作；</w:t>
      </w:r>
    </w:p>
    <w:p>
      <w:pPr>
        <w:spacing w:line="240" w:lineRule="auto"/>
        <w:ind w:firstLine="480" w:firstLineChars="200"/>
        <w:rPr>
          <w:color w:val="000000" w:themeColor="text1"/>
          <w:rPrChange w:id="15003" w:author="梁元" w:date="2019-05-14T19:51:36Z">
            <w:rPr/>
          </w:rPrChange>
          <w14:textFill>
            <w14:solidFill>
              <w14:schemeClr w14:val="tx1"/>
            </w14:solidFill>
          </w14:textFill>
        </w:rPr>
        <w:pPrChange w:id="15002" w:author="冷雪凝" w:date="2019-05-14T12:21:32Z">
          <w:pPr>
            <w:spacing w:line="360" w:lineRule="auto"/>
          </w:pPr>
        </w:pPrChange>
      </w:pPr>
      <w:r>
        <w:rPr>
          <w:color w:val="000000" w:themeColor="text1"/>
          <w:rPrChange w:id="15005" w:author="梁元" w:date="2019-05-14T19:51:36Z">
            <w:rPr/>
          </w:rPrChange>
          <w14:textFill>
            <w14:solidFill>
              <w14:schemeClr w14:val="tx1"/>
            </w14:solidFill>
          </w14:textFill>
        </w:rPr>
        <w:drawing>
          <wp:inline distT="0" distB="0" distL="0" distR="0">
            <wp:extent cx="4891405" cy="2907030"/>
            <wp:effectExtent l="0" t="0" r="444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891405" cy="2907030"/>
                    </a:xfrm>
                    <a:prstGeom prst="rect">
                      <a:avLst/>
                    </a:prstGeom>
                    <a:noFill/>
                    <a:ln>
                      <a:noFill/>
                    </a:ln>
                  </pic:spPr>
                </pic:pic>
              </a:graphicData>
            </a:graphic>
          </wp:inline>
        </w:drawing>
      </w:r>
    </w:p>
    <w:p>
      <w:pPr>
        <w:spacing w:line="240" w:lineRule="auto"/>
        <w:ind w:firstLine="480" w:firstLineChars="200"/>
        <w:rPr>
          <w:rFonts w:hint="eastAsia"/>
          <w:color w:val="000000" w:themeColor="text1"/>
          <w:rPrChange w:id="15007" w:author="梁元" w:date="2019-05-14T19:51:36Z">
            <w:rPr>
              <w:rFonts w:hint="eastAsia"/>
            </w:rPr>
          </w:rPrChange>
          <w14:textFill>
            <w14:solidFill>
              <w14:schemeClr w14:val="tx1"/>
            </w14:solidFill>
          </w14:textFill>
        </w:rPr>
        <w:pPrChange w:id="15006" w:author="冷雪凝" w:date="2019-05-14T12:21:32Z">
          <w:pPr>
            <w:spacing w:line="360" w:lineRule="auto"/>
          </w:pPr>
        </w:pPrChange>
      </w:pPr>
      <w:r>
        <w:rPr>
          <w:rFonts w:hint="eastAsia"/>
          <w:color w:val="000000" w:themeColor="text1"/>
          <w:rPrChange w:id="15008" w:author="梁元" w:date="2019-05-14T19:51:36Z">
            <w:rPr>
              <w:rFonts w:hint="eastAsia"/>
            </w:rPr>
          </w:rPrChange>
          <w14:textFill>
            <w14:solidFill>
              <w14:schemeClr w14:val="tx1"/>
            </w14:solidFill>
          </w14:textFill>
        </w:rPr>
        <w:t>如上图：javaScript操作的数据在内存中是这样存储的，当某块内存中存储的数据无用时，那么就要遵守javaScript的内存回收机制将这些空闲内存回收，以供重新分配；</w:t>
      </w:r>
    </w:p>
    <w:p>
      <w:pPr>
        <w:pStyle w:val="3"/>
        <w:numPr>
          <w:ilvl w:val="0"/>
          <w:numId w:val="17"/>
        </w:numPr>
        <w:spacing w:line="240" w:lineRule="auto"/>
        <w:ind w:firstLine="562" w:firstLineChars="200"/>
        <w:rPr>
          <w:rFonts w:hint="eastAsia" w:ascii="仿宋" w:hAnsi="仿宋" w:eastAsia="仿宋"/>
          <w:color w:val="000000" w:themeColor="text1"/>
          <w:sz w:val="28"/>
          <w:szCs w:val="28"/>
          <w:rPrChange w:id="15010" w:author="梁元" w:date="2019-05-14T19:51:36Z">
            <w:rPr>
              <w:rFonts w:hint="eastAsia" w:ascii="仿宋" w:hAnsi="仿宋" w:eastAsia="仿宋"/>
              <w:sz w:val="28"/>
              <w:szCs w:val="28"/>
            </w:rPr>
          </w:rPrChange>
          <w14:textFill>
            <w14:solidFill>
              <w14:schemeClr w14:val="tx1"/>
            </w14:solidFill>
          </w14:textFill>
        </w:rPr>
        <w:pPrChange w:id="15009" w:author="冷雪凝" w:date="2019-05-14T12:21:32Z">
          <w:pPr>
            <w:pStyle w:val="3"/>
            <w:numPr>
              <w:ilvl w:val="0"/>
              <w:numId w:val="17"/>
            </w:numPr>
          </w:pPr>
        </w:pPrChange>
      </w:pPr>
      <w:bookmarkStart w:id="550" w:name="_Toc26183_WPSOffice_Level2"/>
      <w:bookmarkStart w:id="551" w:name="_Toc13338_WPSOffice_Level2"/>
      <w:r>
        <w:rPr>
          <w:rFonts w:hint="eastAsia" w:ascii="仿宋" w:hAnsi="仿宋" w:eastAsia="仿宋"/>
          <w:color w:val="000000" w:themeColor="text1"/>
          <w:sz w:val="28"/>
          <w:szCs w:val="28"/>
          <w:rPrChange w:id="15011" w:author="梁元" w:date="2019-05-14T19:51:36Z">
            <w:rPr>
              <w:rFonts w:hint="eastAsia" w:ascii="仿宋" w:hAnsi="仿宋" w:eastAsia="仿宋"/>
              <w:sz w:val="28"/>
              <w:szCs w:val="28"/>
            </w:rPr>
          </w:rPrChange>
          <w14:textFill>
            <w14:solidFill>
              <w14:schemeClr w14:val="tx1"/>
            </w14:solidFill>
          </w14:textFill>
        </w:rPr>
        <w:t>通用大牛级解法</w:t>
      </w:r>
      <w:bookmarkEnd w:id="550"/>
      <w:bookmarkEnd w:id="551"/>
    </w:p>
    <w:p>
      <w:pPr>
        <w:spacing w:line="240" w:lineRule="auto"/>
        <w:ind w:firstLine="480" w:firstLineChars="200"/>
        <w:rPr>
          <w:rFonts w:hint="eastAsia"/>
          <w:color w:val="000000" w:themeColor="text1"/>
          <w:rPrChange w:id="15013" w:author="梁元" w:date="2019-05-14T19:51:36Z">
            <w:rPr>
              <w:rFonts w:hint="eastAsia"/>
            </w:rPr>
          </w:rPrChange>
          <w14:textFill>
            <w14:solidFill>
              <w14:schemeClr w14:val="tx1"/>
            </w14:solidFill>
          </w14:textFill>
        </w:rPr>
        <w:pPrChange w:id="15012" w:author="冷雪凝" w:date="2019-05-14T12:21:32Z">
          <w:pPr>
            <w:spacing w:line="360" w:lineRule="auto"/>
          </w:pPr>
        </w:pPrChange>
      </w:pPr>
      <w:r>
        <w:rPr>
          <w:rFonts w:hint="eastAsia"/>
          <w:color w:val="000000" w:themeColor="text1"/>
          <w:rPrChange w:id="15014" w:author="梁元" w:date="2019-05-14T19:51:36Z">
            <w:rPr>
              <w:rFonts w:hint="eastAsia"/>
            </w:rPr>
          </w:rPrChange>
          <w14:textFill>
            <w14:solidFill>
              <w14:schemeClr w14:val="tx1"/>
            </w14:solidFill>
          </w14:textFill>
        </w:rPr>
        <w:t>在通用解法的基础上，我们分一下函数中局部变量的生命周期。局部变量只在函数执行的过程中存在。而在这个过程中，会为局部变量在栈（或堆）内存上分配相应的空间，以便存储他们的值。然后在函数中使用这些变量，直至函数执行结束。此时，局部变量就没有存在的必要了，因此可以释放它们的内存以供将来使用。在这种情况下，很容易判断变量是否还有存在的必要；但并非所有情况下都这么容易就能得出结论。垃圾收集器必须跟踪哪个变量有用哪个变量没有，对于不再有用的变量打上标记，以备将来收回其占用的内存。用于表示无用变量的策略可能会因实现而异，但具体到浏览器中的实现通常有两个策略。分别是标记清除和引用计数</w:t>
      </w:r>
    </w:p>
    <w:p>
      <w:pPr>
        <w:spacing w:line="240" w:lineRule="auto"/>
        <w:ind w:firstLine="480" w:firstLineChars="200"/>
        <w:rPr>
          <w:rFonts w:hint="eastAsia"/>
          <w:color w:val="000000" w:themeColor="text1"/>
          <w:rPrChange w:id="15016" w:author="梁元" w:date="2019-05-14T19:51:36Z">
            <w:rPr>
              <w:rFonts w:hint="eastAsia"/>
            </w:rPr>
          </w:rPrChange>
          <w14:textFill>
            <w14:solidFill>
              <w14:schemeClr w14:val="tx1"/>
            </w14:solidFill>
          </w14:textFill>
        </w:rPr>
        <w:pPrChange w:id="15015" w:author="冷雪凝" w:date="2019-05-14T12:21:32Z">
          <w:pPr>
            <w:spacing w:line="360" w:lineRule="auto"/>
          </w:pPr>
        </w:pPrChange>
      </w:pPr>
    </w:p>
    <w:p>
      <w:pPr>
        <w:spacing w:line="240" w:lineRule="auto"/>
        <w:ind w:firstLine="480" w:firstLineChars="200"/>
        <w:rPr>
          <w:rFonts w:hint="eastAsia" w:asciiTheme="minorHAnsi" w:hAnsiTheme="minorHAnsi" w:eastAsiaTheme="minorEastAsia" w:cstheme="minorBidi"/>
          <w:b w:val="0"/>
          <w:bCs w:val="0"/>
          <w:color w:val="000000" w:themeColor="text1"/>
          <w:kern w:val="2"/>
          <w:sz w:val="24"/>
          <w:szCs w:val="22"/>
          <w:lang w:val="en-US" w:eastAsia="zh-CN" w:bidi="ar-SA"/>
          <w:rPrChange w:id="15018" w:author="梁元" w:date="2019-05-14T19:51:36Z">
            <w:rPr>
              <w:rFonts w:hint="eastAsia" w:asciiTheme="minorHAnsi" w:hAnsiTheme="minorHAnsi" w:eastAsiaTheme="minorEastAsia" w:cstheme="minorBidi"/>
              <w:b w:val="0"/>
              <w:bCs w:val="0"/>
              <w:kern w:val="2"/>
              <w:sz w:val="24"/>
              <w:szCs w:val="22"/>
              <w:lang w:val="en-US" w:eastAsia="zh-CN" w:bidi="ar-SA"/>
            </w:rPr>
          </w:rPrChange>
          <w14:textFill>
            <w14:solidFill>
              <w14:schemeClr w14:val="tx1"/>
            </w14:solidFill>
          </w14:textFill>
        </w:rPr>
        <w:pPrChange w:id="15017" w:author="冷雪凝" w:date="2019-05-14T12:21:32Z">
          <w:pPr>
            <w:spacing w:line="360" w:lineRule="auto"/>
          </w:pPr>
        </w:pPrChange>
      </w:pPr>
      <w:r>
        <w:rPr>
          <w:rFonts w:hint="eastAsia" w:asciiTheme="minorHAnsi" w:hAnsiTheme="minorHAnsi" w:eastAsiaTheme="minorEastAsia" w:cstheme="minorBidi"/>
          <w:b w:val="0"/>
          <w:bCs w:val="0"/>
          <w:color w:val="000000" w:themeColor="text1"/>
          <w:kern w:val="2"/>
          <w:sz w:val="24"/>
          <w:szCs w:val="22"/>
          <w:lang w:val="en-US" w:eastAsia="zh-CN" w:bidi="ar-SA"/>
          <w:rPrChange w:id="15019" w:author="梁元" w:date="2019-05-14T19:51:36Z">
            <w:rPr>
              <w:rFonts w:hint="eastAsia" w:asciiTheme="minorHAnsi" w:hAnsiTheme="minorHAnsi" w:eastAsiaTheme="minorEastAsia" w:cstheme="minorBidi"/>
              <w:b w:val="0"/>
              <w:bCs w:val="0"/>
              <w:kern w:val="2"/>
              <w:sz w:val="24"/>
              <w:szCs w:val="22"/>
              <w:lang w:val="en-US" w:eastAsia="zh-CN" w:bidi="ar-SA"/>
            </w:rPr>
          </w:rPrChange>
          <w14:textFill>
            <w14:solidFill>
              <w14:schemeClr w14:val="tx1"/>
            </w14:solidFill>
          </w14:textFill>
        </w:rPr>
        <w:t>标记清除</w:t>
      </w:r>
    </w:p>
    <w:p>
      <w:pPr>
        <w:spacing w:line="240" w:lineRule="auto"/>
        <w:ind w:firstLine="480" w:firstLineChars="200"/>
        <w:rPr>
          <w:color w:val="000000" w:themeColor="text1"/>
          <w:rPrChange w:id="15021" w:author="梁元" w:date="2019-05-14T19:51:36Z">
            <w:rPr/>
          </w:rPrChange>
          <w14:textFill>
            <w14:solidFill>
              <w14:schemeClr w14:val="tx1"/>
            </w14:solidFill>
          </w14:textFill>
        </w:rPr>
        <w:pPrChange w:id="15020" w:author="冷雪凝" w:date="2019-05-14T12:21:32Z">
          <w:pPr>
            <w:spacing w:line="360" w:lineRule="auto"/>
            <w:ind w:firstLine="420"/>
          </w:pPr>
        </w:pPrChange>
      </w:pPr>
      <w:r>
        <w:rPr>
          <w:rFonts w:hint="eastAsia"/>
          <w:color w:val="000000" w:themeColor="text1"/>
          <w:rPrChange w:id="15022" w:author="梁元" w:date="2019-05-14T19:51:36Z">
            <w:rPr>
              <w:rFonts w:hint="eastAsia"/>
            </w:rPr>
          </w:rPrChange>
          <w14:textFill>
            <w14:solidFill>
              <w14:schemeClr w14:val="tx1"/>
            </w14:solidFill>
          </w14:textFill>
        </w:rPr>
        <w:t>javaScript中最常用的垃圾收集方式是标记清除（mark</w:t>
      </w:r>
      <w:r>
        <w:rPr>
          <w:color w:val="000000" w:themeColor="text1"/>
          <w:rPrChange w:id="15023" w:author="梁元" w:date="2019-05-14T19:51:36Z">
            <w:rPr/>
          </w:rPrChange>
          <w14:textFill>
            <w14:solidFill>
              <w14:schemeClr w14:val="tx1"/>
            </w14:solidFill>
          </w14:textFill>
        </w:rPr>
        <w:t>-and-sweep</w:t>
      </w:r>
      <w:r>
        <w:rPr>
          <w:rFonts w:hint="eastAsia"/>
          <w:color w:val="000000" w:themeColor="text1"/>
          <w:rPrChange w:id="15024" w:author="梁元" w:date="2019-05-14T19:51:36Z">
            <w:rPr>
              <w:rFonts w:hint="eastAsia"/>
            </w:rPr>
          </w:rPrChange>
          <w14:textFill>
            <w14:solidFill>
              <w14:schemeClr w14:val="tx1"/>
            </w14:solidFill>
          </w14:textFill>
        </w:rPr>
        <w:t>）。当变量进入环境时，就将这个变量标记为“进入环境”。从逻辑上讲，永远不能释放进入环境的变量所占用的内存，因为只要执行流进入相应的环境，就可能会用到它们。而当变量离开环境时，则将其标记为“离开环境”。</w:t>
      </w:r>
    </w:p>
    <w:p>
      <w:pPr>
        <w:spacing w:line="240" w:lineRule="auto"/>
        <w:ind w:firstLine="480" w:firstLineChars="200"/>
        <w:rPr>
          <w:rFonts w:hint="eastAsia"/>
          <w:color w:val="000000" w:themeColor="text1"/>
          <w:rPrChange w:id="15026" w:author="梁元" w:date="2019-05-14T19:51:36Z">
            <w:rPr>
              <w:rFonts w:hint="eastAsia"/>
            </w:rPr>
          </w:rPrChange>
          <w14:textFill>
            <w14:solidFill>
              <w14:schemeClr w14:val="tx1"/>
            </w14:solidFill>
          </w14:textFill>
        </w:rPr>
        <w:pPrChange w:id="15025" w:author="冷雪凝" w:date="2019-05-14T12:21:32Z">
          <w:pPr>
            <w:spacing w:line="360" w:lineRule="auto"/>
          </w:pPr>
        </w:pPrChange>
      </w:pPr>
      <w:r>
        <w:rPr>
          <w:color w:val="000000" w:themeColor="text1"/>
          <w:rPrChange w:id="15027" w:author="梁元" w:date="2019-05-14T19:51:36Z">
            <w:rPr/>
          </w:rPrChange>
          <w14:textFill>
            <w14:solidFill>
              <w14:schemeClr w14:val="tx1"/>
            </w14:solidFill>
          </w14:textFill>
        </w:rPr>
        <w:tab/>
      </w:r>
      <w:r>
        <w:rPr>
          <w:rFonts w:hint="eastAsia"/>
          <w:color w:val="000000" w:themeColor="text1"/>
          <w:rPrChange w:id="15028" w:author="梁元" w:date="2019-05-14T19:51:36Z">
            <w:rPr>
              <w:rFonts w:hint="eastAsia"/>
            </w:rPr>
          </w:rPrChange>
          <w14:textFill>
            <w14:solidFill>
              <w14:schemeClr w14:val="tx1"/>
            </w14:solidFill>
          </w14:textFill>
        </w:rPr>
        <w:t>垃圾收集器在运行的时候会给存储在内存中的所有变量都加上标记。然后，它会去掉环境中的变量以及被环境中的变量引用的变量标记。而在此之后再被加上标记的变量将被视为准备删除的变量，原因是环境中的变量已经无法访问到这些变量了。最后，垃圾收集器完成内存清除工作，销毁那些带标记的值并回收他们所占用的内存空间。</w:t>
      </w:r>
    </w:p>
    <w:p>
      <w:pPr>
        <w:spacing w:line="240" w:lineRule="auto"/>
        <w:ind w:firstLine="480" w:firstLineChars="200"/>
        <w:rPr>
          <w:rFonts w:hint="eastAsia"/>
          <w:color w:val="000000" w:themeColor="text1"/>
          <w:rPrChange w:id="15030" w:author="梁元" w:date="2019-05-14T19:51:36Z">
            <w:rPr>
              <w:rFonts w:hint="eastAsia"/>
            </w:rPr>
          </w:rPrChange>
          <w14:textFill>
            <w14:solidFill>
              <w14:schemeClr w14:val="tx1"/>
            </w14:solidFill>
          </w14:textFill>
        </w:rPr>
        <w:pPrChange w:id="15029" w:author="冷雪凝" w:date="2019-05-14T12:21:32Z">
          <w:pPr>
            <w:spacing w:line="360" w:lineRule="auto"/>
          </w:pPr>
        </w:pPrChange>
      </w:pPr>
    </w:p>
    <w:p>
      <w:pPr>
        <w:spacing w:line="240" w:lineRule="auto"/>
        <w:ind w:firstLine="480" w:firstLineChars="200"/>
        <w:rPr>
          <w:rFonts w:hint="eastAsia" w:asciiTheme="minorHAnsi" w:hAnsiTheme="minorHAnsi" w:eastAsiaTheme="minorEastAsia" w:cstheme="minorBidi"/>
          <w:b w:val="0"/>
          <w:bCs w:val="0"/>
          <w:color w:val="000000" w:themeColor="text1"/>
          <w:kern w:val="2"/>
          <w:sz w:val="24"/>
          <w:szCs w:val="22"/>
          <w:lang w:val="en-US" w:eastAsia="zh-CN" w:bidi="ar-SA"/>
          <w:rPrChange w:id="15032" w:author="梁元" w:date="2019-05-14T19:51:36Z">
            <w:rPr>
              <w:rFonts w:hint="eastAsia" w:asciiTheme="minorHAnsi" w:hAnsiTheme="minorHAnsi" w:eastAsiaTheme="minorEastAsia" w:cstheme="minorBidi"/>
              <w:b w:val="0"/>
              <w:bCs w:val="0"/>
              <w:kern w:val="2"/>
              <w:sz w:val="24"/>
              <w:szCs w:val="22"/>
              <w:lang w:val="en-US" w:eastAsia="zh-CN" w:bidi="ar-SA"/>
            </w:rPr>
          </w:rPrChange>
          <w14:textFill>
            <w14:solidFill>
              <w14:schemeClr w14:val="tx1"/>
            </w14:solidFill>
          </w14:textFill>
        </w:rPr>
        <w:pPrChange w:id="15031" w:author="冷雪凝" w:date="2019-05-14T12:21:32Z">
          <w:pPr>
            <w:spacing w:line="360" w:lineRule="auto"/>
          </w:pPr>
        </w:pPrChange>
      </w:pPr>
      <w:r>
        <w:rPr>
          <w:rFonts w:hint="eastAsia" w:asciiTheme="minorHAnsi" w:hAnsiTheme="minorHAnsi" w:eastAsiaTheme="minorEastAsia" w:cstheme="minorBidi"/>
          <w:b w:val="0"/>
          <w:bCs w:val="0"/>
          <w:color w:val="000000" w:themeColor="text1"/>
          <w:kern w:val="2"/>
          <w:sz w:val="24"/>
          <w:szCs w:val="22"/>
          <w:lang w:val="en-US" w:eastAsia="zh-CN" w:bidi="ar-SA"/>
          <w:rPrChange w:id="15033" w:author="梁元" w:date="2019-05-14T19:51:36Z">
            <w:rPr>
              <w:rFonts w:hint="eastAsia" w:asciiTheme="minorHAnsi" w:hAnsiTheme="minorHAnsi" w:eastAsiaTheme="minorEastAsia" w:cstheme="minorBidi"/>
              <w:b w:val="0"/>
              <w:bCs w:val="0"/>
              <w:kern w:val="2"/>
              <w:sz w:val="24"/>
              <w:szCs w:val="22"/>
              <w:lang w:val="en-US" w:eastAsia="zh-CN" w:bidi="ar-SA"/>
            </w:rPr>
          </w:rPrChange>
          <w14:textFill>
            <w14:solidFill>
              <w14:schemeClr w14:val="tx1"/>
            </w14:solidFill>
          </w14:textFill>
        </w:rPr>
        <w:t>引用计数</w:t>
      </w:r>
    </w:p>
    <w:p>
      <w:pPr>
        <w:spacing w:line="240" w:lineRule="auto"/>
        <w:ind w:firstLine="480" w:firstLineChars="200"/>
        <w:rPr>
          <w:rFonts w:hint="eastAsia"/>
          <w:color w:val="000000" w:themeColor="text1"/>
          <w:rPrChange w:id="15035" w:author="梁元" w:date="2019-05-14T19:51:36Z">
            <w:rPr>
              <w:rFonts w:hint="eastAsia"/>
            </w:rPr>
          </w:rPrChange>
          <w14:textFill>
            <w14:solidFill>
              <w14:schemeClr w14:val="tx1"/>
            </w14:solidFill>
          </w14:textFill>
        </w:rPr>
        <w:pPrChange w:id="15034" w:author="冷雪凝" w:date="2019-05-14T12:21:32Z">
          <w:pPr>
            <w:spacing w:line="360" w:lineRule="auto"/>
          </w:pPr>
        </w:pPrChange>
      </w:pPr>
      <w:r>
        <w:rPr>
          <w:color w:val="000000" w:themeColor="text1"/>
          <w:rPrChange w:id="15036" w:author="梁元" w:date="2019-05-14T19:51:36Z">
            <w:rPr/>
          </w:rPrChange>
          <w14:textFill>
            <w14:solidFill>
              <w14:schemeClr w14:val="tx1"/>
            </w14:solidFill>
          </w14:textFill>
        </w:rPr>
        <w:tab/>
      </w:r>
      <w:r>
        <w:rPr>
          <w:rFonts w:hint="eastAsia"/>
          <w:color w:val="000000" w:themeColor="text1"/>
          <w:rPrChange w:id="15037" w:author="梁元" w:date="2019-05-14T19:51:36Z">
            <w:rPr>
              <w:rFonts w:hint="eastAsia"/>
            </w:rPr>
          </w:rPrChange>
          <w14:textFill>
            <w14:solidFill>
              <w14:schemeClr w14:val="tx1"/>
            </w14:solidFill>
          </w14:textFill>
        </w:rPr>
        <w:t>另一种不太常见的垃圾收集策略叫做引用计数。引用计数的含义是跟踪记录每个值被引用的次数。当声明了一个变量并将一个引用类型赋值给该变量时，则这个值的引用此时就是1。如果同一个值又被赋给另一个变量，则该值的引用次数加1。相反，如果包含对这个值引用的变量又取得了另外一个值，则这个值的引用次数减1。当这个值的引用次数变成0是，则说明没有办法再访问这个值了，因而就可以将其占用的内存空间回收回来。这样，当垃圾收集器下次再运行时，它就会释放那些引用次数为零的值所占用的内存。</w:t>
      </w:r>
    </w:p>
    <w:p>
      <w:pPr>
        <w:pStyle w:val="3"/>
        <w:numPr>
          <w:ilvl w:val="0"/>
          <w:numId w:val="17"/>
        </w:numPr>
        <w:spacing w:line="240" w:lineRule="auto"/>
        <w:ind w:firstLine="562" w:firstLineChars="200"/>
        <w:rPr>
          <w:rFonts w:ascii="仿宋" w:hAnsi="仿宋" w:eastAsia="仿宋"/>
          <w:color w:val="000000" w:themeColor="text1"/>
          <w:sz w:val="28"/>
          <w:szCs w:val="28"/>
          <w:rPrChange w:id="15039" w:author="梁元" w:date="2019-05-14T19:51:36Z">
            <w:rPr>
              <w:rFonts w:ascii="仿宋" w:hAnsi="仿宋" w:eastAsia="仿宋"/>
              <w:sz w:val="28"/>
              <w:szCs w:val="28"/>
            </w:rPr>
          </w:rPrChange>
          <w14:textFill>
            <w14:solidFill>
              <w14:schemeClr w14:val="tx1"/>
            </w14:solidFill>
          </w14:textFill>
        </w:rPr>
        <w:pPrChange w:id="15038" w:author="冷雪凝" w:date="2019-05-14T12:21:32Z">
          <w:pPr>
            <w:pStyle w:val="3"/>
            <w:numPr>
              <w:ilvl w:val="0"/>
              <w:numId w:val="17"/>
            </w:numPr>
          </w:pPr>
        </w:pPrChange>
      </w:pPr>
      <w:bookmarkStart w:id="552" w:name="_Toc18028_WPSOffice_Level2"/>
      <w:bookmarkStart w:id="553" w:name="_Toc7092_WPSOffice_Level2"/>
      <w:r>
        <w:rPr>
          <w:rFonts w:hint="eastAsia" w:ascii="仿宋" w:hAnsi="仿宋" w:eastAsia="仿宋"/>
          <w:color w:val="000000" w:themeColor="text1"/>
          <w:sz w:val="28"/>
          <w:szCs w:val="28"/>
          <w:rPrChange w:id="15040" w:author="梁元" w:date="2019-05-14T19:51:36Z">
            <w:rPr>
              <w:rFonts w:hint="eastAsia" w:ascii="仿宋" w:hAnsi="仿宋" w:eastAsia="仿宋"/>
              <w:sz w:val="28"/>
              <w:szCs w:val="28"/>
            </w:rPr>
          </w:rPrChange>
          <w14:textFill>
            <w14:solidFill>
              <w14:schemeClr w14:val="tx1"/>
            </w14:solidFill>
          </w14:textFill>
        </w:rPr>
        <w:t>解法对比及优缺点</w:t>
      </w:r>
      <w:bookmarkEnd w:id="552"/>
      <w:bookmarkEnd w:id="553"/>
    </w:p>
    <w:p>
      <w:pPr>
        <w:spacing w:line="240" w:lineRule="auto"/>
        <w:ind w:firstLine="480" w:firstLineChars="200"/>
        <w:rPr>
          <w:color w:val="000000" w:themeColor="text1"/>
          <w:rPrChange w:id="15042" w:author="梁元" w:date="2019-05-14T19:51:36Z">
            <w:rPr/>
          </w:rPrChange>
          <w14:textFill>
            <w14:solidFill>
              <w14:schemeClr w14:val="tx1"/>
            </w14:solidFill>
          </w14:textFill>
        </w:rPr>
        <w:pPrChange w:id="15041" w:author="冷雪凝" w:date="2019-05-14T12:21:32Z">
          <w:pPr>
            <w:spacing w:line="360" w:lineRule="auto"/>
          </w:pPr>
        </w:pPrChange>
      </w:pPr>
      <w:r>
        <w:rPr>
          <w:rFonts w:hint="eastAsia"/>
          <w:color w:val="000000" w:themeColor="text1"/>
          <w:rPrChange w:id="15043" w:author="梁元" w:date="2019-05-14T19:51:36Z">
            <w:rPr>
              <w:rFonts w:hint="eastAsia"/>
            </w:rPr>
          </w:rPrChange>
          <w14:textFill>
            <w14:solidFill>
              <w14:schemeClr w14:val="tx1"/>
            </w14:solidFill>
          </w14:textFill>
        </w:rPr>
        <w:t>对比以上解法，可以掌握以下几点：</w:t>
      </w:r>
    </w:p>
    <w:p>
      <w:pPr>
        <w:pStyle w:val="21"/>
        <w:numPr>
          <w:ilvl w:val="0"/>
          <w:numId w:val="18"/>
        </w:numPr>
        <w:spacing w:line="240" w:lineRule="auto"/>
        <w:ind w:firstLine="480" w:firstLineChars="200"/>
        <w:rPr>
          <w:color w:val="000000" w:themeColor="text1"/>
          <w:rPrChange w:id="15045" w:author="梁元" w:date="2019-05-14T19:51:36Z">
            <w:rPr/>
          </w:rPrChange>
          <w14:textFill>
            <w14:solidFill>
              <w14:schemeClr w14:val="tx1"/>
            </w14:solidFill>
          </w14:textFill>
        </w:rPr>
        <w:pPrChange w:id="15044" w:author="冷雪凝" w:date="2019-05-14T12:21:32Z">
          <w:pPr>
            <w:pStyle w:val="21"/>
            <w:numPr>
              <w:ilvl w:val="0"/>
              <w:numId w:val="18"/>
            </w:numPr>
            <w:spacing w:line="360" w:lineRule="auto"/>
            <w:ind w:firstLineChars="0"/>
          </w:pPr>
        </w:pPrChange>
      </w:pPr>
      <w:r>
        <w:rPr>
          <w:rFonts w:hint="eastAsia"/>
          <w:color w:val="000000" w:themeColor="text1"/>
          <w:rPrChange w:id="15046" w:author="梁元" w:date="2019-05-14T19:51:36Z">
            <w:rPr>
              <w:rFonts w:hint="eastAsia"/>
            </w:rPr>
          </w:rPrChange>
          <w14:textFill>
            <w14:solidFill>
              <w14:schemeClr w14:val="tx1"/>
            </w14:solidFill>
          </w14:textFill>
        </w:rPr>
        <w:t>基本类型值在内存中占据固定大小的空间，因此被保存在栈内存中；</w:t>
      </w:r>
    </w:p>
    <w:p>
      <w:pPr>
        <w:pStyle w:val="21"/>
        <w:numPr>
          <w:ilvl w:val="0"/>
          <w:numId w:val="18"/>
        </w:numPr>
        <w:spacing w:line="240" w:lineRule="auto"/>
        <w:ind w:firstLine="480" w:firstLineChars="200"/>
        <w:rPr>
          <w:color w:val="000000" w:themeColor="text1"/>
          <w:rPrChange w:id="15048" w:author="梁元" w:date="2019-05-14T19:51:36Z">
            <w:rPr/>
          </w:rPrChange>
          <w14:textFill>
            <w14:solidFill>
              <w14:schemeClr w14:val="tx1"/>
            </w14:solidFill>
          </w14:textFill>
        </w:rPr>
        <w:pPrChange w:id="15047" w:author="冷雪凝" w:date="2019-05-14T12:21:32Z">
          <w:pPr>
            <w:pStyle w:val="21"/>
            <w:numPr>
              <w:ilvl w:val="0"/>
              <w:numId w:val="18"/>
            </w:numPr>
            <w:spacing w:line="360" w:lineRule="auto"/>
            <w:ind w:firstLineChars="0"/>
          </w:pPr>
        </w:pPrChange>
      </w:pPr>
      <w:r>
        <w:rPr>
          <w:rFonts w:hint="eastAsia"/>
          <w:color w:val="000000" w:themeColor="text1"/>
          <w:rPrChange w:id="15049" w:author="梁元" w:date="2019-05-14T19:51:36Z">
            <w:rPr>
              <w:rFonts w:hint="eastAsia"/>
            </w:rPr>
          </w:rPrChange>
          <w14:textFill>
            <w14:solidFill>
              <w14:schemeClr w14:val="tx1"/>
            </w14:solidFill>
          </w14:textFill>
        </w:rPr>
        <w:t>从一个变量向另一个变量复制基本数据类型的值，会创建这个值的一个副本；</w:t>
      </w:r>
    </w:p>
    <w:p>
      <w:pPr>
        <w:pStyle w:val="21"/>
        <w:numPr>
          <w:ilvl w:val="0"/>
          <w:numId w:val="18"/>
        </w:numPr>
        <w:spacing w:line="240" w:lineRule="auto"/>
        <w:ind w:firstLine="480" w:firstLineChars="200"/>
        <w:rPr>
          <w:color w:val="000000" w:themeColor="text1"/>
          <w:rPrChange w:id="15051" w:author="梁元" w:date="2019-05-14T19:51:36Z">
            <w:rPr/>
          </w:rPrChange>
          <w14:textFill>
            <w14:solidFill>
              <w14:schemeClr w14:val="tx1"/>
            </w14:solidFill>
          </w14:textFill>
        </w:rPr>
        <w:pPrChange w:id="15050" w:author="冷雪凝" w:date="2019-05-14T12:21:32Z">
          <w:pPr>
            <w:pStyle w:val="21"/>
            <w:numPr>
              <w:ilvl w:val="0"/>
              <w:numId w:val="18"/>
            </w:numPr>
            <w:spacing w:line="360" w:lineRule="auto"/>
            <w:ind w:firstLineChars="0"/>
          </w:pPr>
        </w:pPrChange>
      </w:pPr>
      <w:r>
        <w:rPr>
          <w:rFonts w:hint="eastAsia"/>
          <w:color w:val="000000" w:themeColor="text1"/>
          <w:rPrChange w:id="15052" w:author="梁元" w:date="2019-05-14T19:51:36Z">
            <w:rPr>
              <w:rFonts w:hint="eastAsia"/>
            </w:rPr>
          </w:rPrChange>
          <w14:textFill>
            <w14:solidFill>
              <w14:schemeClr w14:val="tx1"/>
            </w14:solidFill>
          </w14:textFill>
        </w:rPr>
        <w:t>引用类型的值是对象，保存在堆内存中；</w:t>
      </w:r>
    </w:p>
    <w:p>
      <w:pPr>
        <w:pStyle w:val="21"/>
        <w:numPr>
          <w:ilvl w:val="0"/>
          <w:numId w:val="18"/>
        </w:numPr>
        <w:spacing w:line="240" w:lineRule="auto"/>
        <w:ind w:firstLine="480" w:firstLineChars="200"/>
        <w:rPr>
          <w:color w:val="000000" w:themeColor="text1"/>
          <w:rPrChange w:id="15054" w:author="梁元" w:date="2019-05-14T19:51:36Z">
            <w:rPr/>
          </w:rPrChange>
          <w14:textFill>
            <w14:solidFill>
              <w14:schemeClr w14:val="tx1"/>
            </w14:solidFill>
          </w14:textFill>
        </w:rPr>
        <w:pPrChange w:id="15053" w:author="冷雪凝" w:date="2019-05-14T12:21:32Z">
          <w:pPr>
            <w:pStyle w:val="21"/>
            <w:numPr>
              <w:ilvl w:val="0"/>
              <w:numId w:val="18"/>
            </w:numPr>
            <w:spacing w:line="360" w:lineRule="auto"/>
            <w:ind w:firstLineChars="0"/>
          </w:pPr>
        </w:pPrChange>
      </w:pPr>
      <w:r>
        <w:rPr>
          <w:rFonts w:hint="eastAsia"/>
          <w:color w:val="000000" w:themeColor="text1"/>
          <w:rPrChange w:id="15055" w:author="梁元" w:date="2019-05-14T19:51:36Z">
            <w:rPr>
              <w:rFonts w:hint="eastAsia"/>
            </w:rPr>
          </w:rPrChange>
          <w14:textFill>
            <w14:solidFill>
              <w14:schemeClr w14:val="tx1"/>
            </w14:solidFill>
          </w14:textFill>
        </w:rPr>
        <w:t>包含引用类型值的变量实际上包含的并不是对象本身，而是一个指向该对象的指针；</w:t>
      </w:r>
    </w:p>
    <w:p>
      <w:pPr>
        <w:pStyle w:val="21"/>
        <w:numPr>
          <w:ilvl w:val="0"/>
          <w:numId w:val="18"/>
        </w:numPr>
        <w:spacing w:line="240" w:lineRule="auto"/>
        <w:ind w:firstLine="480" w:firstLineChars="200"/>
        <w:rPr>
          <w:rFonts w:hint="eastAsia"/>
          <w:color w:val="000000" w:themeColor="text1"/>
          <w:rPrChange w:id="15057" w:author="梁元" w:date="2019-05-14T19:51:36Z">
            <w:rPr>
              <w:rFonts w:hint="eastAsia"/>
            </w:rPr>
          </w:rPrChange>
          <w14:textFill>
            <w14:solidFill>
              <w14:schemeClr w14:val="tx1"/>
            </w14:solidFill>
          </w14:textFill>
        </w:rPr>
        <w:pPrChange w:id="15056" w:author="冷雪凝" w:date="2019-05-14T12:21:32Z">
          <w:pPr>
            <w:pStyle w:val="21"/>
            <w:numPr>
              <w:ilvl w:val="0"/>
              <w:numId w:val="18"/>
            </w:numPr>
            <w:spacing w:line="360" w:lineRule="auto"/>
            <w:ind w:firstLineChars="0"/>
          </w:pPr>
        </w:pPrChange>
      </w:pPr>
      <w:r>
        <w:rPr>
          <w:rFonts w:hint="eastAsia"/>
          <w:color w:val="000000" w:themeColor="text1"/>
          <w:rPrChange w:id="15058" w:author="梁元" w:date="2019-05-14T19:51:36Z">
            <w:rPr>
              <w:rFonts w:hint="eastAsia"/>
            </w:rPr>
          </w:rPrChange>
          <w14:textFill>
            <w14:solidFill>
              <w14:schemeClr w14:val="tx1"/>
            </w14:solidFill>
          </w14:textFill>
        </w:rPr>
        <w:t>当代码中存在引用计数的策略时，循环引用会导致问题；</w:t>
      </w:r>
    </w:p>
    <w:p>
      <w:pPr>
        <w:pStyle w:val="3"/>
        <w:numPr>
          <w:ilvl w:val="0"/>
          <w:numId w:val="17"/>
        </w:numPr>
        <w:spacing w:line="240" w:lineRule="auto"/>
        <w:ind w:firstLine="562" w:firstLineChars="200"/>
        <w:rPr>
          <w:rFonts w:ascii="仿宋" w:hAnsi="仿宋" w:eastAsia="仿宋"/>
          <w:color w:val="000000" w:themeColor="text1"/>
          <w:sz w:val="28"/>
          <w:szCs w:val="28"/>
          <w:rPrChange w:id="15060" w:author="梁元" w:date="2019-05-14T19:51:36Z">
            <w:rPr>
              <w:rFonts w:ascii="仿宋" w:hAnsi="仿宋" w:eastAsia="仿宋"/>
              <w:sz w:val="28"/>
              <w:szCs w:val="28"/>
            </w:rPr>
          </w:rPrChange>
          <w14:textFill>
            <w14:solidFill>
              <w14:schemeClr w14:val="tx1"/>
            </w14:solidFill>
          </w14:textFill>
        </w:rPr>
        <w:pPrChange w:id="15059" w:author="冷雪凝" w:date="2019-05-14T12:21:32Z">
          <w:pPr>
            <w:pStyle w:val="3"/>
            <w:numPr>
              <w:ilvl w:val="0"/>
              <w:numId w:val="17"/>
            </w:numPr>
          </w:pPr>
        </w:pPrChange>
      </w:pPr>
      <w:bookmarkStart w:id="554" w:name="_Toc31171_WPSOffice_Level2"/>
      <w:bookmarkStart w:id="555" w:name="_Toc9153_WPSOffice_Level2"/>
      <w:r>
        <w:rPr>
          <w:rFonts w:hint="eastAsia" w:ascii="仿宋" w:hAnsi="仿宋" w:eastAsia="仿宋"/>
          <w:color w:val="000000" w:themeColor="text1"/>
          <w:sz w:val="28"/>
          <w:szCs w:val="28"/>
          <w:rPrChange w:id="15061"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554"/>
      <w:bookmarkEnd w:id="555"/>
    </w:p>
    <w:p>
      <w:pPr>
        <w:ind w:firstLine="480" w:firstLineChars="200"/>
        <w:rPr>
          <w:color w:val="000000" w:themeColor="text1"/>
          <w:rPrChange w:id="15063" w:author="梁元" w:date="2019-05-14T19:51:36Z">
            <w:rPr/>
          </w:rPrChange>
          <w14:textFill>
            <w14:solidFill>
              <w14:schemeClr w14:val="tx1"/>
            </w14:solidFill>
          </w14:textFill>
        </w:rPr>
        <w:pPrChange w:id="15062" w:author="冷雪凝" w:date="2019-05-14T12:21:32Z">
          <w:pPr/>
        </w:pPrChange>
      </w:pPr>
      <w:r>
        <w:rPr>
          <w:rFonts w:hint="eastAsia"/>
          <w:color w:val="000000" w:themeColor="text1"/>
          <w:rPrChange w:id="15064" w:author="梁元" w:date="2019-05-14T19:51:36Z">
            <w:rPr>
              <w:rFonts w:hint="eastAsia"/>
            </w:rPr>
          </w:rPrChange>
          <w14:textFill>
            <w14:solidFill>
              <w14:schemeClr w14:val="tx1"/>
            </w14:solidFill>
          </w14:textFill>
        </w:rPr>
        <w:t>根据垃圾回收机制来思考，如何管理内存；</w:t>
      </w:r>
    </w:p>
    <w:p>
      <w:pPr>
        <w:ind w:firstLine="480" w:firstLineChars="200"/>
        <w:rPr>
          <w:color w:val="000000" w:themeColor="text1"/>
          <w:rPrChange w:id="15066" w:author="梁元" w:date="2019-05-14T19:51:36Z">
            <w:rPr/>
          </w:rPrChange>
          <w14:textFill>
            <w14:solidFill>
              <w14:schemeClr w14:val="tx1"/>
            </w14:solidFill>
          </w14:textFill>
        </w:rPr>
        <w:pPrChange w:id="15065" w:author="冷雪凝" w:date="2019-05-14T12:21:32Z">
          <w:pPr/>
        </w:pPrChange>
      </w:pPr>
    </w:p>
    <w:p>
      <w:pPr>
        <w:spacing w:line="240" w:lineRule="auto"/>
        <w:ind w:firstLine="480" w:firstLineChars="200"/>
        <w:rPr>
          <w:color w:val="000000" w:themeColor="text1"/>
          <w:rPrChange w:id="15068" w:author="梁元" w:date="2019-05-14T19:51:36Z">
            <w:rPr/>
          </w:rPrChange>
          <w14:textFill>
            <w14:solidFill>
              <w14:schemeClr w14:val="tx1"/>
            </w14:solidFill>
          </w14:textFill>
        </w:rPr>
        <w:pPrChange w:id="15067" w:author="冷雪凝" w:date="2019-05-14T12:21:32Z">
          <w:pPr>
            <w:spacing w:line="360" w:lineRule="auto"/>
          </w:pPr>
        </w:pPrChange>
      </w:pPr>
      <w:r>
        <w:rPr>
          <w:rFonts w:hint="eastAsia"/>
          <w:color w:val="000000" w:themeColor="text1"/>
          <w:rPrChange w:id="15069" w:author="梁元" w:date="2019-05-14T19:51:36Z">
            <w:rPr>
              <w:rFonts w:hint="eastAsia"/>
            </w:rPr>
          </w:rPrChange>
          <w14:textFill>
            <w14:solidFill>
              <w14:schemeClr w14:val="tx1"/>
            </w14:solidFill>
          </w14:textFill>
        </w:rPr>
        <w:t>使用具备垃圾收集机制的语言编写程序，开发人员一般不必操心内存管理问题。但是，javaScript在进行内存管理及垃圾回收时面临的问题还是有点与众不同。其中最主要的一个问题，就是分配给web浏览器的可用内存数量通常比分配给桌面应用程序的少。这样做的目的主要是出于安全方面的考虑，目的是防止运行javaScript的网页耗尽全部系统内存而导致系统崩溃。内存限制问题不仅会影响给变量分配内存，同时还会影响调用栈以及在一个线程中能够同时执行的语句数量。</w:t>
      </w:r>
    </w:p>
    <w:p>
      <w:pPr>
        <w:spacing w:line="240" w:lineRule="auto"/>
        <w:ind w:firstLine="480" w:firstLineChars="200"/>
        <w:rPr>
          <w:rFonts w:hint="eastAsia"/>
          <w:color w:val="000000" w:themeColor="text1"/>
          <w:rPrChange w:id="15071" w:author="梁元" w:date="2019-05-14T19:51:36Z">
            <w:rPr>
              <w:rFonts w:hint="eastAsia"/>
            </w:rPr>
          </w:rPrChange>
          <w14:textFill>
            <w14:solidFill>
              <w14:schemeClr w14:val="tx1"/>
            </w14:solidFill>
          </w14:textFill>
        </w:rPr>
        <w:pPrChange w:id="15070" w:author="冷雪凝" w:date="2019-05-14T12:21:32Z">
          <w:pPr>
            <w:spacing w:line="360" w:lineRule="auto"/>
          </w:pPr>
        </w:pPrChange>
      </w:pPr>
      <w:r>
        <w:rPr>
          <w:color w:val="000000" w:themeColor="text1"/>
          <w:rPrChange w:id="15072" w:author="梁元" w:date="2019-05-14T19:51:36Z">
            <w:rPr/>
          </w:rPrChange>
          <w14:textFill>
            <w14:solidFill>
              <w14:schemeClr w14:val="tx1"/>
            </w14:solidFill>
          </w14:textFill>
        </w:rPr>
        <w:tab/>
      </w:r>
      <w:r>
        <w:rPr>
          <w:rFonts w:hint="eastAsia"/>
          <w:color w:val="000000" w:themeColor="text1"/>
          <w:rPrChange w:id="15073" w:author="梁元" w:date="2019-05-14T19:51:36Z">
            <w:rPr>
              <w:rFonts w:hint="eastAsia"/>
            </w:rPr>
          </w:rPrChange>
          <w14:textFill>
            <w14:solidFill>
              <w14:schemeClr w14:val="tx1"/>
            </w14:solidFill>
          </w14:textFill>
        </w:rPr>
        <w:t>因此，确保占用最少的内存可以让页面获得更好的性能。而优化内存占用的最佳方式，就是为执行中的代码只保存必要的数据。一旦数据不再有用，最好通过将其值设置为null来释放其引用---这个叫做接触引用。这一做法适用于大多数全局变量和全局对象的属性。局部变量会在它们离开执行环境时自动被解除引用。</w:t>
      </w:r>
    </w:p>
    <w:p>
      <w:pPr>
        <w:pStyle w:val="3"/>
        <w:numPr>
          <w:ilvl w:val="0"/>
          <w:numId w:val="17"/>
        </w:numPr>
        <w:spacing w:line="240" w:lineRule="auto"/>
        <w:ind w:firstLine="562" w:firstLineChars="200"/>
        <w:rPr>
          <w:rFonts w:ascii="仿宋" w:hAnsi="仿宋" w:eastAsia="仿宋"/>
          <w:color w:val="000000" w:themeColor="text1"/>
          <w:sz w:val="28"/>
          <w:szCs w:val="28"/>
          <w:rPrChange w:id="15075" w:author="梁元" w:date="2019-05-14T19:51:36Z">
            <w:rPr>
              <w:rFonts w:ascii="仿宋" w:hAnsi="仿宋" w:eastAsia="仿宋"/>
              <w:sz w:val="28"/>
              <w:szCs w:val="28"/>
            </w:rPr>
          </w:rPrChange>
          <w14:textFill>
            <w14:solidFill>
              <w14:schemeClr w14:val="tx1"/>
            </w14:solidFill>
          </w14:textFill>
        </w:rPr>
        <w:pPrChange w:id="15074" w:author="冷雪凝" w:date="2019-05-14T12:21:32Z">
          <w:pPr>
            <w:pStyle w:val="3"/>
            <w:numPr>
              <w:ilvl w:val="0"/>
              <w:numId w:val="17"/>
            </w:numPr>
          </w:pPr>
        </w:pPrChange>
      </w:pPr>
      <w:bookmarkStart w:id="556" w:name="_Toc26521_WPSOffice_Level2"/>
      <w:bookmarkStart w:id="557" w:name="_Toc14779_WPSOffice_Level2"/>
      <w:r>
        <w:rPr>
          <w:rFonts w:hint="eastAsia" w:ascii="仿宋" w:hAnsi="仿宋" w:eastAsia="仿宋"/>
          <w:color w:val="000000" w:themeColor="text1"/>
          <w:sz w:val="28"/>
          <w:szCs w:val="28"/>
          <w:rPrChange w:id="15076" w:author="梁元" w:date="2019-05-14T19:51:36Z">
            <w:rPr>
              <w:rFonts w:hint="eastAsia" w:ascii="仿宋" w:hAnsi="仿宋" w:eastAsia="仿宋"/>
              <w:sz w:val="28"/>
              <w:szCs w:val="28"/>
            </w:rPr>
          </w:rPrChange>
          <w14:textFill>
            <w14:solidFill>
              <w14:schemeClr w14:val="tx1"/>
            </w14:solidFill>
          </w14:textFill>
        </w:rPr>
        <w:t>项目中体现经验的点</w:t>
      </w:r>
      <w:bookmarkEnd w:id="556"/>
      <w:bookmarkEnd w:id="557"/>
    </w:p>
    <w:p>
      <w:pPr>
        <w:ind w:firstLine="480" w:firstLineChars="200"/>
        <w:rPr>
          <w:rFonts w:hint="eastAsia"/>
          <w:color w:val="000000" w:themeColor="text1"/>
          <w:rPrChange w:id="15078" w:author="梁元" w:date="2019-05-14T19:51:36Z">
            <w:rPr>
              <w:rFonts w:hint="eastAsia"/>
            </w:rPr>
          </w:rPrChange>
          <w14:textFill>
            <w14:solidFill>
              <w14:schemeClr w14:val="tx1"/>
            </w14:solidFill>
          </w14:textFill>
        </w:rPr>
        <w:pPrChange w:id="15077" w:author="冷雪凝" w:date="2019-05-14T12:21:32Z">
          <w:pPr/>
        </w:pPrChange>
      </w:pPr>
      <w:r>
        <w:rPr>
          <w:rFonts w:hint="eastAsia"/>
          <w:color w:val="000000" w:themeColor="text1"/>
          <w:rPrChange w:id="15079" w:author="梁元" w:date="2019-05-14T19:51:36Z">
            <w:rPr>
              <w:rFonts w:hint="eastAsia"/>
            </w:rPr>
          </w:rPrChange>
          <w14:textFill>
            <w14:solidFill>
              <w14:schemeClr w14:val="tx1"/>
            </w14:solidFill>
          </w14:textFill>
        </w:rPr>
        <w:t>深刻理解垃圾回收机制，主要代码的规范和书写方式，尽量避免内存泄露的问题；</w:t>
      </w:r>
    </w:p>
    <w:p>
      <w:pPr>
        <w:pStyle w:val="3"/>
        <w:numPr>
          <w:ilvl w:val="0"/>
          <w:numId w:val="17"/>
        </w:numPr>
        <w:spacing w:line="240" w:lineRule="auto"/>
        <w:ind w:firstLine="562" w:firstLineChars="200"/>
        <w:rPr>
          <w:rFonts w:ascii="仿宋" w:hAnsi="仿宋" w:eastAsia="仿宋"/>
          <w:color w:val="000000" w:themeColor="text1"/>
          <w:sz w:val="28"/>
          <w:szCs w:val="28"/>
          <w:rPrChange w:id="15081" w:author="梁元" w:date="2019-05-14T19:51:36Z">
            <w:rPr>
              <w:rFonts w:ascii="仿宋" w:hAnsi="仿宋" w:eastAsia="仿宋"/>
              <w:sz w:val="28"/>
              <w:szCs w:val="28"/>
            </w:rPr>
          </w:rPrChange>
          <w14:textFill>
            <w14:solidFill>
              <w14:schemeClr w14:val="tx1"/>
            </w14:solidFill>
          </w14:textFill>
        </w:rPr>
        <w:pPrChange w:id="15080" w:author="冷雪凝" w:date="2019-05-14T12:21:32Z">
          <w:pPr>
            <w:pStyle w:val="3"/>
            <w:numPr>
              <w:ilvl w:val="0"/>
              <w:numId w:val="17"/>
            </w:numPr>
          </w:pPr>
        </w:pPrChange>
      </w:pPr>
      <w:bookmarkStart w:id="558" w:name="_Toc15608_WPSOffice_Level2"/>
      <w:bookmarkStart w:id="559" w:name="_Toc27997_WPSOffice_Level2"/>
      <w:r>
        <w:rPr>
          <w:rFonts w:hint="eastAsia" w:ascii="仿宋" w:hAnsi="仿宋" w:eastAsia="仿宋"/>
          <w:color w:val="000000" w:themeColor="text1"/>
          <w:sz w:val="28"/>
          <w:szCs w:val="28"/>
          <w:rPrChange w:id="15082" w:author="梁元" w:date="2019-05-14T19:51:36Z">
            <w:rPr>
              <w:rFonts w:hint="eastAsia" w:ascii="仿宋" w:hAnsi="仿宋" w:eastAsia="仿宋"/>
              <w:sz w:val="28"/>
              <w:szCs w:val="28"/>
            </w:rPr>
          </w:rPrChange>
          <w14:textFill>
            <w14:solidFill>
              <w14:schemeClr w14:val="tx1"/>
            </w14:solidFill>
          </w14:textFill>
        </w:rPr>
        <w:t>论坛参考</w:t>
      </w:r>
      <w:bookmarkEnd w:id="558"/>
      <w:bookmarkEnd w:id="559"/>
    </w:p>
    <w:p>
      <w:pPr>
        <w:ind w:firstLine="480" w:firstLineChars="200"/>
        <w:rPr>
          <w:color w:val="000000" w:themeColor="text1"/>
          <w:rPrChange w:id="15084" w:author="梁元" w:date="2019-05-14T19:51:36Z">
            <w:rPr/>
          </w:rPrChange>
          <w14:textFill>
            <w14:solidFill>
              <w14:schemeClr w14:val="tx1"/>
            </w14:solidFill>
          </w14:textFill>
        </w:rPr>
        <w:pPrChange w:id="15083" w:author="冷雪凝" w:date="2019-05-14T12:21:32Z">
          <w:pPr/>
        </w:pPrChange>
      </w:pPr>
      <w:r>
        <w:rPr>
          <w:color w:val="000000" w:themeColor="text1"/>
          <w:rPrChange w:id="15085" w:author="梁元" w:date="2019-05-14T19:51:36Z">
            <w:rPr/>
          </w:rPrChange>
          <w14:textFill>
            <w14:solidFill>
              <w14:schemeClr w14:val="tx1"/>
            </w14:solidFill>
          </w14:textFill>
        </w:rPr>
        <w:fldChar w:fldCharType="begin"/>
      </w:r>
      <w:r>
        <w:rPr>
          <w:color w:val="000000" w:themeColor="text1"/>
          <w:rPrChange w:id="15086" w:author="梁元" w:date="2019-05-14T19:51:36Z">
            <w:rPr/>
          </w:rPrChange>
          <w14:textFill>
            <w14:solidFill>
              <w14:schemeClr w14:val="tx1"/>
            </w14:solidFill>
          </w14:textFill>
        </w:rPr>
        <w:instrText xml:space="preserve"> HYPERLINK "https://www.jb51.net/article/75292.htm" </w:instrText>
      </w:r>
      <w:r>
        <w:rPr>
          <w:color w:val="000000" w:themeColor="text1"/>
          <w:rPrChange w:id="15087" w:author="梁元" w:date="2019-05-14T19:51:36Z">
            <w:rPr/>
          </w:rPrChange>
          <w14:textFill>
            <w14:solidFill>
              <w14:schemeClr w14:val="tx1"/>
            </w14:solidFill>
          </w14:textFill>
        </w:rPr>
        <w:fldChar w:fldCharType="separate"/>
      </w:r>
      <w:r>
        <w:rPr>
          <w:rStyle w:val="18"/>
          <w:color w:val="000000" w:themeColor="text1"/>
          <w:rPrChange w:id="15088" w:author="梁元" w:date="2019-05-14T19:51:36Z">
            <w:rPr>
              <w:rStyle w:val="18"/>
            </w:rPr>
          </w:rPrChange>
          <w14:textFill>
            <w14:solidFill>
              <w14:schemeClr w14:val="tx1"/>
            </w14:solidFill>
          </w14:textFill>
        </w:rPr>
        <w:t>https://www.jb51.net/article/75292.htm</w:t>
      </w:r>
      <w:r>
        <w:rPr>
          <w:rStyle w:val="18"/>
          <w:color w:val="000000" w:themeColor="text1"/>
          <w:rPrChange w:id="15089" w:author="梁元" w:date="2019-05-14T19:51:36Z">
            <w:rPr>
              <w:rStyle w:val="18"/>
            </w:rPr>
          </w:rPrChange>
          <w14:textFill>
            <w14:solidFill>
              <w14:schemeClr w14:val="tx1"/>
            </w14:solidFill>
          </w14:textFill>
        </w:rPr>
        <w:fldChar w:fldCharType="end"/>
      </w:r>
    </w:p>
    <w:p>
      <w:pPr>
        <w:ind w:firstLine="480" w:firstLineChars="200"/>
        <w:rPr>
          <w:color w:val="000000" w:themeColor="text1"/>
          <w:rPrChange w:id="15091" w:author="梁元" w:date="2019-05-14T19:51:36Z">
            <w:rPr/>
          </w:rPrChange>
          <w14:textFill>
            <w14:solidFill>
              <w14:schemeClr w14:val="tx1"/>
            </w14:solidFill>
          </w14:textFill>
        </w:rPr>
        <w:pPrChange w:id="15090" w:author="冷雪凝" w:date="2019-05-14T12:21:32Z">
          <w:pPr/>
        </w:pPrChange>
      </w:pPr>
    </w:p>
    <w:p>
      <w:pPr>
        <w:ind w:firstLine="480" w:firstLineChars="200"/>
        <w:rPr>
          <w:color w:val="000000" w:themeColor="text1"/>
          <w:rPrChange w:id="15093" w:author="梁元" w:date="2019-05-14T19:51:36Z">
            <w:rPr/>
          </w:rPrChange>
          <w14:textFill>
            <w14:solidFill>
              <w14:schemeClr w14:val="tx1"/>
            </w14:solidFill>
          </w14:textFill>
        </w:rPr>
        <w:pPrChange w:id="15092" w:author="冷雪凝" w:date="2019-05-14T12:21:32Z">
          <w:pPr/>
        </w:pPrChange>
      </w:pPr>
      <w:r>
        <w:rPr>
          <w:color w:val="000000" w:themeColor="text1"/>
          <w:rPrChange w:id="15094" w:author="梁元" w:date="2019-05-14T19:51:36Z">
            <w:rPr/>
          </w:rPrChange>
          <w14:textFill>
            <w14:solidFill>
              <w14:schemeClr w14:val="tx1"/>
            </w14:solidFill>
          </w14:textFill>
        </w:rPr>
        <w:fldChar w:fldCharType="begin"/>
      </w:r>
      <w:r>
        <w:rPr>
          <w:color w:val="000000" w:themeColor="text1"/>
          <w:rPrChange w:id="15095" w:author="梁元" w:date="2019-05-14T19:51:36Z">
            <w:rPr/>
          </w:rPrChange>
          <w14:textFill>
            <w14:solidFill>
              <w14:schemeClr w14:val="tx1"/>
            </w14:solidFill>
          </w14:textFill>
        </w:rPr>
        <w:instrText xml:space="preserve"> HYPERLINK "https://blog.csdn.net/Christine95/article/details/50877645" </w:instrText>
      </w:r>
      <w:r>
        <w:rPr>
          <w:color w:val="000000" w:themeColor="text1"/>
          <w:rPrChange w:id="15096" w:author="梁元" w:date="2019-05-14T19:51:36Z">
            <w:rPr/>
          </w:rPrChange>
          <w14:textFill>
            <w14:solidFill>
              <w14:schemeClr w14:val="tx1"/>
            </w14:solidFill>
          </w14:textFill>
        </w:rPr>
        <w:fldChar w:fldCharType="separate"/>
      </w:r>
      <w:r>
        <w:rPr>
          <w:rStyle w:val="18"/>
          <w:color w:val="000000" w:themeColor="text1"/>
          <w:rPrChange w:id="15097" w:author="梁元" w:date="2019-05-14T19:51:36Z">
            <w:rPr>
              <w:rStyle w:val="18"/>
            </w:rPr>
          </w:rPrChange>
          <w14:textFill>
            <w14:solidFill>
              <w14:schemeClr w14:val="tx1"/>
            </w14:solidFill>
          </w14:textFill>
        </w:rPr>
        <w:t>https://blog.csdn.net/Christine95/article/details/50877645</w:t>
      </w:r>
      <w:r>
        <w:rPr>
          <w:rStyle w:val="18"/>
          <w:color w:val="000000" w:themeColor="text1"/>
          <w:rPrChange w:id="15098" w:author="梁元" w:date="2019-05-14T19:51:36Z">
            <w:rPr>
              <w:rStyle w:val="18"/>
            </w:rPr>
          </w:rPrChange>
          <w14:textFill>
            <w14:solidFill>
              <w14:schemeClr w14:val="tx1"/>
            </w14:solidFill>
          </w14:textFill>
        </w:rPr>
        <w:fldChar w:fldCharType="end"/>
      </w:r>
    </w:p>
    <w:p>
      <w:pPr>
        <w:ind w:firstLine="480" w:firstLineChars="200"/>
        <w:rPr>
          <w:color w:val="000000" w:themeColor="text1"/>
          <w:rPrChange w:id="15100" w:author="梁元" w:date="2019-05-14T19:51:36Z">
            <w:rPr/>
          </w:rPrChange>
          <w14:textFill>
            <w14:solidFill>
              <w14:schemeClr w14:val="tx1"/>
            </w14:solidFill>
          </w14:textFill>
        </w:rPr>
        <w:pPrChange w:id="15099" w:author="冷雪凝" w:date="2019-05-14T12:21:32Z">
          <w:pPr/>
        </w:pPrChange>
      </w:pPr>
    </w:p>
    <w:p>
      <w:pPr>
        <w:ind w:firstLine="480" w:firstLineChars="200"/>
        <w:rPr>
          <w:color w:val="000000" w:themeColor="text1"/>
          <w:rPrChange w:id="15102" w:author="梁元" w:date="2019-05-14T19:51:36Z">
            <w:rPr/>
          </w:rPrChange>
          <w14:textFill>
            <w14:solidFill>
              <w14:schemeClr w14:val="tx1"/>
            </w14:solidFill>
          </w14:textFill>
        </w:rPr>
        <w:pPrChange w:id="15101" w:author="冷雪凝" w:date="2019-05-14T12:21:32Z">
          <w:pPr/>
        </w:pPrChange>
      </w:pPr>
      <w:r>
        <w:rPr>
          <w:color w:val="000000" w:themeColor="text1"/>
          <w:rPrChange w:id="15103" w:author="梁元" w:date="2019-05-14T19:51:36Z">
            <w:rPr/>
          </w:rPrChange>
          <w14:textFill>
            <w14:solidFill>
              <w14:schemeClr w14:val="tx1"/>
            </w14:solidFill>
          </w14:textFill>
        </w:rPr>
        <w:fldChar w:fldCharType="begin"/>
      </w:r>
      <w:r>
        <w:rPr>
          <w:color w:val="000000" w:themeColor="text1"/>
          <w:rPrChange w:id="15104" w:author="梁元" w:date="2019-05-14T19:51:36Z">
            <w:rPr/>
          </w:rPrChange>
          <w14:textFill>
            <w14:solidFill>
              <w14:schemeClr w14:val="tx1"/>
            </w14:solidFill>
          </w14:textFill>
        </w:rPr>
        <w:instrText xml:space="preserve"> HYPERLINK "https://blog.csdn.net/IamChuancey/article/details/78452366" </w:instrText>
      </w:r>
      <w:r>
        <w:rPr>
          <w:color w:val="000000" w:themeColor="text1"/>
          <w:rPrChange w:id="15105" w:author="梁元" w:date="2019-05-14T19:51:36Z">
            <w:rPr/>
          </w:rPrChange>
          <w14:textFill>
            <w14:solidFill>
              <w14:schemeClr w14:val="tx1"/>
            </w14:solidFill>
          </w14:textFill>
        </w:rPr>
        <w:fldChar w:fldCharType="separate"/>
      </w:r>
      <w:r>
        <w:rPr>
          <w:rStyle w:val="18"/>
          <w:color w:val="000000" w:themeColor="text1"/>
          <w:rPrChange w:id="15106" w:author="梁元" w:date="2019-05-14T19:51:36Z">
            <w:rPr>
              <w:rStyle w:val="18"/>
            </w:rPr>
          </w:rPrChange>
          <w14:textFill>
            <w14:solidFill>
              <w14:schemeClr w14:val="tx1"/>
            </w14:solidFill>
          </w14:textFill>
        </w:rPr>
        <w:t>https://blog.csdn.net/IamChuancey/article/details/78452366</w:t>
      </w:r>
      <w:r>
        <w:rPr>
          <w:rStyle w:val="18"/>
          <w:color w:val="000000" w:themeColor="text1"/>
          <w:rPrChange w:id="15107" w:author="梁元" w:date="2019-05-14T19:51:36Z">
            <w:rPr>
              <w:rStyle w:val="18"/>
            </w:rPr>
          </w:rPrChange>
          <w14:textFill>
            <w14:solidFill>
              <w14:schemeClr w14:val="tx1"/>
            </w14:solidFill>
          </w14:textFill>
        </w:rPr>
        <w:fldChar w:fldCharType="end"/>
      </w:r>
    </w:p>
    <w:p>
      <w:pPr>
        <w:ind w:firstLine="480" w:firstLineChars="200"/>
        <w:rPr>
          <w:rFonts w:hint="eastAsia"/>
          <w:color w:val="000000" w:themeColor="text1"/>
          <w:rPrChange w:id="15109" w:author="梁元" w:date="2019-05-14T19:51:36Z">
            <w:rPr>
              <w:rFonts w:hint="eastAsia"/>
            </w:rPr>
          </w:rPrChange>
          <w14:textFill>
            <w14:solidFill>
              <w14:schemeClr w14:val="tx1"/>
            </w14:solidFill>
          </w14:textFill>
        </w:rPr>
        <w:pPrChange w:id="15108" w:author="冷雪凝" w:date="2019-05-14T12:21:32Z">
          <w:pPr/>
        </w:pPrChange>
      </w:pPr>
    </w:p>
    <w:p>
      <w:pPr>
        <w:widowControl/>
        <w:ind w:firstLine="480" w:firstLineChars="200"/>
        <w:jc w:val="left"/>
        <w:rPr>
          <w:rFonts w:eastAsiaTheme="minorHAnsi"/>
          <w:color w:val="000000" w:themeColor="text1"/>
          <w14:textFill>
            <w14:solidFill>
              <w14:schemeClr w14:val="tx1"/>
            </w14:solidFill>
          </w14:textFill>
        </w:rPr>
        <w:pPrChange w:id="15110" w:author="冷雪凝" w:date="2019-05-14T12:21:32Z">
          <w:pPr>
            <w:widowControl/>
            <w:jc w:val="left"/>
          </w:pPr>
        </w:pPrChange>
      </w:pPr>
    </w:p>
    <w:p>
      <w:pPr>
        <w:pStyle w:val="2"/>
        <w:numPr>
          <w:ilvl w:val="0"/>
          <w:numId w:val="1"/>
        </w:numPr>
        <w:rPr>
          <w:ins w:id="15111" w:author="冷雪凝" w:date="2019-05-14T19:29:01Z"/>
          <w:rFonts w:ascii="仿宋" w:hAnsi="仿宋" w:eastAsia="仿宋"/>
          <w:color w:val="000000" w:themeColor="text1"/>
          <w:sz w:val="28"/>
          <w:szCs w:val="28"/>
          <w:rPrChange w:id="15112" w:author="梁元" w:date="2019-05-14T19:51:36Z">
            <w:rPr>
              <w:ins w:id="15113" w:author="冷雪凝" w:date="2019-05-14T19:29:01Z"/>
              <w:rFonts w:ascii="仿宋" w:hAnsi="仿宋" w:eastAsia="仿宋"/>
              <w:sz w:val="28"/>
              <w:szCs w:val="28"/>
            </w:rPr>
          </w:rPrChange>
          <w14:textFill>
            <w14:solidFill>
              <w14:schemeClr w14:val="tx1"/>
            </w14:solidFill>
          </w14:textFill>
        </w:rPr>
      </w:pPr>
      <w:ins w:id="15114" w:author="冷雪凝" w:date="2019-05-14T19:29:01Z">
        <w:bookmarkStart w:id="560" w:name="_Toc18075_WPSOffice_Level1"/>
        <w:bookmarkStart w:id="561" w:name="_Toc2389_WPSOffice_Level1"/>
        <w:r>
          <w:rPr>
            <w:rFonts w:hint="eastAsia" w:ascii="仿宋" w:hAnsi="仿宋" w:eastAsia="仿宋"/>
            <w:color w:val="000000" w:themeColor="text1"/>
            <w:sz w:val="28"/>
            <w:szCs w:val="28"/>
            <w:rPrChange w:id="15115" w:author="梁元" w:date="2019-05-14T19:51:36Z">
              <w:rPr>
                <w:rFonts w:hint="eastAsia" w:ascii="仿宋" w:hAnsi="仿宋" w:eastAsia="仿宋"/>
                <w:sz w:val="28"/>
                <w:szCs w:val="28"/>
              </w:rPr>
            </w:rPrChange>
            <w14:textFill>
              <w14:solidFill>
                <w14:schemeClr w14:val="tx1"/>
              </w14:solidFill>
            </w14:textFill>
          </w:rPr>
          <w:t>解释一下React中的JSX语法</w:t>
        </w:r>
      </w:ins>
      <w:ins w:id="15117" w:author="冷雪凝" w:date="2019-05-14T19:29:01Z">
        <w:r>
          <w:rPr>
            <w:rFonts w:hint="eastAsia" w:ascii="仿宋" w:hAnsi="仿宋" w:eastAsia="仿宋"/>
            <w:color w:val="000000" w:themeColor="text1"/>
            <w:sz w:val="28"/>
            <w:szCs w:val="28"/>
            <w:lang w:eastAsia="zh-CN"/>
            <w:rPrChange w:id="15118" w:author="梁元" w:date="2019-05-14T19:51:36Z">
              <w:rPr>
                <w:rFonts w:hint="eastAsia" w:ascii="仿宋" w:hAnsi="仿宋" w:eastAsia="仿宋"/>
                <w:sz w:val="28"/>
                <w:szCs w:val="28"/>
                <w:lang w:eastAsia="zh-CN"/>
              </w:rPr>
            </w:rPrChange>
            <w14:textFill>
              <w14:solidFill>
                <w14:schemeClr w14:val="tx1"/>
              </w14:solidFill>
            </w14:textFill>
          </w:rPr>
          <w:t>？</w:t>
        </w:r>
        <w:bookmarkEnd w:id="560"/>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15120" w:author="冷雪凝" w:date="2019-05-14T19:29:01Z"/>
        </w:trPr>
        <w:tc>
          <w:tcPr>
            <w:tcW w:w="1523" w:type="dxa"/>
          </w:tcPr>
          <w:p>
            <w:pPr>
              <w:jc w:val="center"/>
              <w:rPr>
                <w:ins w:id="15121" w:author="冷雪凝" w:date="2019-05-14T19:29:01Z"/>
                <w:rFonts w:ascii="仿宋" w:hAnsi="仿宋" w:eastAsia="仿宋"/>
                <w:color w:val="000000" w:themeColor="text1"/>
                <w:rPrChange w:id="15122" w:author="梁元" w:date="2019-05-14T19:51:36Z">
                  <w:rPr>
                    <w:ins w:id="15123" w:author="冷雪凝" w:date="2019-05-14T19:29:01Z"/>
                    <w:rFonts w:ascii="仿宋" w:hAnsi="仿宋" w:eastAsia="仿宋"/>
                  </w:rPr>
                </w:rPrChange>
                <w14:textFill>
                  <w14:solidFill>
                    <w14:schemeClr w14:val="tx1"/>
                  </w14:solidFill>
                </w14:textFill>
              </w:rPr>
            </w:pPr>
            <w:ins w:id="15124" w:author="冷雪凝" w:date="2019-05-14T19:29:01Z">
              <w:r>
                <w:rPr>
                  <w:rFonts w:hint="eastAsia" w:ascii="仿宋" w:hAnsi="仿宋" w:eastAsia="仿宋"/>
                  <w:color w:val="000000" w:themeColor="text1"/>
                  <w:rPrChange w:id="15125"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15127" w:author="冷雪凝" w:date="2019-05-14T19:29:01Z"/>
                <w:rFonts w:ascii="仿宋" w:hAnsi="仿宋" w:eastAsia="仿宋"/>
                <w:color w:val="000000" w:themeColor="text1"/>
                <w:rPrChange w:id="15128" w:author="梁元" w:date="2019-05-14T19:51:36Z">
                  <w:rPr>
                    <w:ins w:id="15129" w:author="冷雪凝" w:date="2019-05-14T19:29:01Z"/>
                    <w:rFonts w:ascii="仿宋" w:hAnsi="仿宋" w:eastAsia="仿宋"/>
                  </w:rPr>
                </w:rPrChange>
                <w14:textFill>
                  <w14:solidFill>
                    <w14:schemeClr w14:val="tx1"/>
                  </w14:solidFill>
                </w14:textFill>
              </w:rPr>
            </w:pPr>
            <w:ins w:id="15130" w:author="冷雪凝" w:date="2019-05-14T19:29:01Z">
              <w:r>
                <w:rPr>
                  <w:rFonts w:hint="eastAsia" w:ascii="仿宋" w:hAnsi="仿宋" w:eastAsia="仿宋"/>
                  <w:color w:val="000000" w:themeColor="text1"/>
                  <w:rPrChange w:id="15131"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15133" w:author="冷雪凝" w:date="2019-05-14T19:29:01Z"/>
                <w:rFonts w:ascii="仿宋" w:hAnsi="仿宋" w:eastAsia="仿宋"/>
                <w:color w:val="000000" w:themeColor="text1"/>
                <w:rPrChange w:id="15134" w:author="梁元" w:date="2019-05-14T19:51:36Z">
                  <w:rPr>
                    <w:ins w:id="15135" w:author="冷雪凝" w:date="2019-05-14T19:29:01Z"/>
                    <w:rFonts w:ascii="仿宋" w:hAnsi="仿宋" w:eastAsia="仿宋"/>
                  </w:rPr>
                </w:rPrChange>
                <w14:textFill>
                  <w14:solidFill>
                    <w14:schemeClr w14:val="tx1"/>
                  </w14:solidFill>
                </w14:textFill>
              </w:rPr>
            </w:pPr>
            <w:ins w:id="15136" w:author="冷雪凝" w:date="2019-05-14T19:29:01Z">
              <w:r>
                <w:rPr>
                  <w:rFonts w:hint="eastAsia" w:ascii="仿宋" w:hAnsi="仿宋" w:eastAsia="仿宋"/>
                  <w:color w:val="000000" w:themeColor="text1"/>
                  <w:rPrChange w:id="15137"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15139" w:author="冷雪凝" w:date="2019-05-14T19:29:01Z"/>
                <w:rFonts w:ascii="仿宋" w:hAnsi="仿宋" w:eastAsia="仿宋"/>
                <w:color w:val="000000" w:themeColor="text1"/>
                <w:rPrChange w:id="15140" w:author="梁元" w:date="2019-05-14T19:51:36Z">
                  <w:rPr>
                    <w:ins w:id="15141" w:author="冷雪凝" w:date="2019-05-14T19:29:01Z"/>
                    <w:rFonts w:ascii="仿宋" w:hAnsi="仿宋" w:eastAsia="仿宋"/>
                  </w:rPr>
                </w:rPrChange>
                <w14:textFill>
                  <w14:solidFill>
                    <w14:schemeClr w14:val="tx1"/>
                  </w14:solidFill>
                </w14:textFill>
              </w:rPr>
            </w:pPr>
            <w:ins w:id="15142" w:author="冷雪凝" w:date="2019-05-14T19:29:01Z">
              <w:r>
                <w:rPr>
                  <w:rFonts w:hint="eastAsia" w:ascii="仿宋" w:hAnsi="仿宋" w:eastAsia="仿宋"/>
                  <w:color w:val="000000" w:themeColor="text1"/>
                  <w:rPrChange w:id="15143"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15145" w:author="冷雪凝" w:date="2019-05-14T19:29:01Z"/>
                <w:rFonts w:ascii="仿宋" w:hAnsi="仿宋" w:eastAsia="仿宋"/>
                <w:color w:val="000000" w:themeColor="text1"/>
                <w:rPrChange w:id="15146" w:author="梁元" w:date="2019-05-14T19:51:36Z">
                  <w:rPr>
                    <w:ins w:id="15147" w:author="冷雪凝" w:date="2019-05-14T19:29:01Z"/>
                    <w:rFonts w:ascii="仿宋" w:hAnsi="仿宋" w:eastAsia="仿宋"/>
                  </w:rPr>
                </w:rPrChange>
                <w14:textFill>
                  <w14:solidFill>
                    <w14:schemeClr w14:val="tx1"/>
                  </w14:solidFill>
                </w14:textFill>
              </w:rPr>
            </w:pPr>
            <w:ins w:id="15148" w:author="冷雪凝" w:date="2019-05-14T19:29:01Z">
              <w:r>
                <w:rPr>
                  <w:rFonts w:hint="eastAsia" w:ascii="仿宋" w:hAnsi="仿宋" w:eastAsia="仿宋"/>
                  <w:color w:val="000000" w:themeColor="text1"/>
                  <w:rPrChange w:id="15149"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15151" w:author="冷雪凝" w:date="2019-05-14T19:29:01Z"/>
        </w:trPr>
        <w:tc>
          <w:tcPr>
            <w:tcW w:w="1523" w:type="dxa"/>
          </w:tcPr>
          <w:p>
            <w:pPr>
              <w:jc w:val="center"/>
              <w:rPr>
                <w:ins w:id="15152" w:author="冷雪凝" w:date="2019-05-14T19:29:01Z"/>
                <w:rFonts w:ascii="仿宋" w:hAnsi="仿宋" w:eastAsia="仿宋"/>
                <w:color w:val="000000" w:themeColor="text1"/>
                <w:rPrChange w:id="15153" w:author="梁元" w:date="2019-05-14T19:51:36Z">
                  <w:rPr>
                    <w:ins w:id="15154" w:author="冷雪凝" w:date="2019-05-14T19:29:01Z"/>
                    <w:rFonts w:ascii="仿宋" w:hAnsi="仿宋" w:eastAsia="仿宋"/>
                  </w:rPr>
                </w:rPrChange>
                <w14:textFill>
                  <w14:solidFill>
                    <w14:schemeClr w14:val="tx1"/>
                  </w14:solidFill>
                </w14:textFill>
              </w:rPr>
            </w:pPr>
            <w:ins w:id="15155" w:author="冷雪凝" w:date="2019-05-14T19:29:01Z">
              <w:r>
                <w:rPr>
                  <w:rFonts w:ascii="仿宋" w:hAnsi="仿宋" w:eastAsia="仿宋"/>
                  <w:color w:val="000000" w:themeColor="text1"/>
                  <w:rPrChange w:id="15156" w:author="梁元" w:date="2019-05-14T19:51:36Z">
                    <w:rPr>
                      <w:rFonts w:ascii="仿宋" w:hAnsi="仿宋" w:eastAsia="仿宋"/>
                    </w:rPr>
                  </w:rPrChange>
                  <w14:textFill>
                    <w14:solidFill>
                      <w14:schemeClr w14:val="tx1"/>
                    </w14:solidFill>
                  </w14:textFill>
                </w:rPr>
                <w:t>7</w:t>
              </w:r>
            </w:ins>
            <w:ins w:id="15158" w:author="冷雪凝" w:date="2019-05-14T19:29:01Z">
              <w:r>
                <w:rPr>
                  <w:rFonts w:hint="eastAsia" w:ascii="仿宋" w:hAnsi="仿宋" w:eastAsia="仿宋"/>
                  <w:color w:val="000000" w:themeColor="text1"/>
                  <w:rPrChange w:id="15159" w:author="梁元" w:date="2019-05-14T19:51:36Z">
                    <w:rPr>
                      <w:rFonts w:hint="eastAsia" w:ascii="仿宋" w:hAnsi="仿宋" w:eastAsia="仿宋"/>
                    </w:rPr>
                  </w:rPrChange>
                  <w14:textFill>
                    <w14:solidFill>
                      <w14:schemeClr w14:val="tx1"/>
                    </w14:solidFill>
                  </w14:textFill>
                </w:rPr>
                <w:t>5%</w:t>
              </w:r>
            </w:ins>
          </w:p>
        </w:tc>
        <w:tc>
          <w:tcPr>
            <w:tcW w:w="1559" w:type="dxa"/>
          </w:tcPr>
          <w:p>
            <w:pPr>
              <w:jc w:val="center"/>
              <w:rPr>
                <w:ins w:id="15161" w:author="冷雪凝" w:date="2019-05-14T19:29:01Z"/>
                <w:rFonts w:ascii="仿宋" w:hAnsi="仿宋" w:eastAsia="仿宋"/>
                <w:color w:val="000000" w:themeColor="text1"/>
                <w:rPrChange w:id="15162" w:author="梁元" w:date="2019-05-14T19:51:36Z">
                  <w:rPr>
                    <w:ins w:id="15163" w:author="冷雪凝" w:date="2019-05-14T19:29:01Z"/>
                    <w:rFonts w:ascii="仿宋" w:hAnsi="仿宋" w:eastAsia="仿宋"/>
                  </w:rPr>
                </w:rPrChange>
                <w14:textFill>
                  <w14:solidFill>
                    <w14:schemeClr w14:val="tx1"/>
                  </w14:solidFill>
                </w14:textFill>
              </w:rPr>
            </w:pPr>
            <w:ins w:id="15164" w:author="冷雪凝" w:date="2019-05-14T19:29:01Z">
              <w:r>
                <w:rPr>
                  <w:rFonts w:hint="eastAsia" w:ascii="仿宋" w:hAnsi="仿宋" w:eastAsia="仿宋"/>
                  <w:color w:val="000000" w:themeColor="text1"/>
                  <w:rPrChange w:id="15165" w:author="梁元" w:date="2019-05-14T19:51:36Z">
                    <w:rPr>
                      <w:rFonts w:hint="eastAsia" w:ascii="仿宋" w:hAnsi="仿宋" w:eastAsia="仿宋"/>
                    </w:rPr>
                  </w:rPrChange>
                  <w14:textFill>
                    <w14:solidFill>
                      <w14:schemeClr w14:val="tx1"/>
                    </w14:solidFill>
                  </w14:textFill>
                </w:rPr>
                <w:t>3星</w:t>
              </w:r>
            </w:ins>
          </w:p>
        </w:tc>
        <w:tc>
          <w:tcPr>
            <w:tcW w:w="1418" w:type="dxa"/>
          </w:tcPr>
          <w:p>
            <w:pPr>
              <w:jc w:val="center"/>
              <w:rPr>
                <w:ins w:id="15167" w:author="冷雪凝" w:date="2019-05-14T19:29:01Z"/>
                <w:rFonts w:ascii="仿宋" w:hAnsi="仿宋" w:eastAsia="仿宋"/>
                <w:color w:val="000000" w:themeColor="text1"/>
                <w:rPrChange w:id="15168" w:author="梁元" w:date="2019-05-14T19:51:36Z">
                  <w:rPr>
                    <w:ins w:id="15169" w:author="冷雪凝" w:date="2019-05-14T19:29:01Z"/>
                    <w:rFonts w:ascii="仿宋" w:hAnsi="仿宋" w:eastAsia="仿宋"/>
                  </w:rPr>
                </w:rPrChange>
                <w14:textFill>
                  <w14:solidFill>
                    <w14:schemeClr w14:val="tx1"/>
                  </w14:solidFill>
                </w14:textFill>
              </w:rPr>
            </w:pPr>
            <w:ins w:id="15170" w:author="冷雪凝" w:date="2019-05-14T19:29:01Z">
              <w:r>
                <w:rPr>
                  <w:rFonts w:hint="eastAsia" w:ascii="仿宋" w:hAnsi="仿宋" w:eastAsia="仿宋"/>
                  <w:color w:val="000000" w:themeColor="text1"/>
                  <w:rPrChange w:id="15171" w:author="梁元" w:date="2019-05-14T19:51:36Z">
                    <w:rPr>
                      <w:rFonts w:hint="eastAsia" w:ascii="仿宋" w:hAnsi="仿宋" w:eastAsia="仿宋"/>
                    </w:rPr>
                  </w:rPrChange>
                  <w14:textFill>
                    <w14:solidFill>
                      <w14:schemeClr w14:val="tx1"/>
                    </w14:solidFill>
                  </w14:textFill>
                </w:rPr>
                <w:t>虚拟DOM</w:t>
              </w:r>
            </w:ins>
          </w:p>
        </w:tc>
        <w:tc>
          <w:tcPr>
            <w:tcW w:w="1417" w:type="dxa"/>
          </w:tcPr>
          <w:p>
            <w:pPr>
              <w:jc w:val="center"/>
              <w:rPr>
                <w:ins w:id="15173" w:author="冷雪凝" w:date="2019-05-14T19:29:01Z"/>
                <w:rFonts w:ascii="仿宋" w:hAnsi="仿宋" w:eastAsia="仿宋"/>
                <w:color w:val="000000" w:themeColor="text1"/>
                <w:rPrChange w:id="15174" w:author="梁元" w:date="2019-05-14T19:51:36Z">
                  <w:rPr>
                    <w:ins w:id="15175" w:author="冷雪凝" w:date="2019-05-14T19:29:01Z"/>
                    <w:rFonts w:ascii="仿宋" w:hAnsi="仿宋" w:eastAsia="仿宋"/>
                  </w:rPr>
                </w:rPrChange>
                <w14:textFill>
                  <w14:solidFill>
                    <w14:schemeClr w14:val="tx1"/>
                  </w14:solidFill>
                </w14:textFill>
              </w:rPr>
            </w:pPr>
            <w:ins w:id="15176" w:author="冷雪凝" w:date="2019-05-14T19:29:01Z">
              <w:r>
                <w:rPr>
                  <w:rFonts w:hint="eastAsia" w:ascii="仿宋" w:hAnsi="仿宋" w:eastAsia="仿宋"/>
                  <w:color w:val="000000" w:themeColor="text1"/>
                  <w:rPrChange w:id="15177" w:author="梁元" w:date="2019-05-14T19:51:36Z">
                    <w:rPr>
                      <w:rFonts w:hint="eastAsia" w:ascii="仿宋" w:hAnsi="仿宋" w:eastAsia="仿宋"/>
                    </w:rPr>
                  </w:rPrChange>
                  <w14:textFill>
                    <w14:solidFill>
                      <w14:schemeClr w14:val="tx1"/>
                    </w14:solidFill>
                  </w14:textFill>
                </w:rPr>
                <w:t>开发效率</w:t>
              </w:r>
            </w:ins>
          </w:p>
        </w:tc>
        <w:tc>
          <w:tcPr>
            <w:tcW w:w="1465" w:type="dxa"/>
          </w:tcPr>
          <w:p>
            <w:pPr>
              <w:jc w:val="center"/>
              <w:rPr>
                <w:ins w:id="15179" w:author="冷雪凝" w:date="2019-05-14T19:29:01Z"/>
                <w:rFonts w:ascii="仿宋" w:hAnsi="仿宋" w:eastAsia="仿宋"/>
                <w:color w:val="000000" w:themeColor="text1"/>
                <w:rPrChange w:id="15180" w:author="梁元" w:date="2019-05-14T19:51:36Z">
                  <w:rPr>
                    <w:ins w:id="15181" w:author="冷雪凝" w:date="2019-05-14T19:29:01Z"/>
                    <w:rFonts w:ascii="仿宋" w:hAnsi="仿宋" w:eastAsia="仿宋"/>
                  </w:rPr>
                </w:rPrChange>
                <w14:textFill>
                  <w14:solidFill>
                    <w14:schemeClr w14:val="tx1"/>
                  </w14:solidFill>
                </w14:textFill>
              </w:rPr>
            </w:pPr>
            <w:ins w:id="15182" w:author="冷雪凝" w:date="2019-05-14T19:29:01Z">
              <w:r>
                <w:rPr>
                  <w:rFonts w:hint="eastAsia" w:ascii="仿宋" w:hAnsi="仿宋" w:eastAsia="仿宋"/>
                  <w:color w:val="000000" w:themeColor="text1"/>
                  <w:rPrChange w:id="15183" w:author="梁元" w:date="2019-05-14T19:51:36Z">
                    <w:rPr>
                      <w:rFonts w:hint="eastAsia" w:ascii="仿宋" w:hAnsi="仿宋" w:eastAsia="仿宋"/>
                    </w:rPr>
                  </w:rPrChange>
                  <w14:textFill>
                    <w14:solidFill>
                      <w14:schemeClr w14:val="tx1"/>
                    </w14:solidFill>
                  </w14:textFill>
                </w:rPr>
                <w:t>js</w:t>
              </w:r>
            </w:ins>
          </w:p>
          <w:p>
            <w:pPr>
              <w:jc w:val="center"/>
              <w:rPr>
                <w:ins w:id="15185" w:author="冷雪凝" w:date="2019-05-14T19:29:01Z"/>
                <w:rFonts w:ascii="仿宋" w:hAnsi="仿宋" w:eastAsia="仿宋"/>
                <w:color w:val="000000" w:themeColor="text1"/>
                <w:rPrChange w:id="15186" w:author="梁元" w:date="2019-05-14T19:51:36Z">
                  <w:rPr>
                    <w:ins w:id="15187" w:author="冷雪凝" w:date="2019-05-14T19:29:01Z"/>
                    <w:rFonts w:ascii="仿宋" w:hAnsi="仿宋" w:eastAsia="仿宋"/>
                  </w:rPr>
                </w:rPrChange>
                <w14:textFill>
                  <w14:solidFill>
                    <w14:schemeClr w14:val="tx1"/>
                  </w14:solidFill>
                </w14:textFill>
              </w:rPr>
            </w:pPr>
          </w:p>
        </w:tc>
      </w:tr>
    </w:tbl>
    <w:p>
      <w:pPr>
        <w:pStyle w:val="3"/>
        <w:numPr>
          <w:ilvl w:val="0"/>
          <w:numId w:val="19"/>
        </w:numPr>
        <w:spacing w:line="240" w:lineRule="auto"/>
        <w:ind w:firstLine="562" w:firstLineChars="200"/>
        <w:rPr>
          <w:ins w:id="15188" w:author="冷雪凝" w:date="2019-05-14T19:29:01Z"/>
          <w:rFonts w:ascii="仿宋" w:hAnsi="仿宋" w:eastAsia="仿宋"/>
          <w:color w:val="000000" w:themeColor="text1"/>
          <w:sz w:val="28"/>
          <w:szCs w:val="28"/>
          <w:rPrChange w:id="15189" w:author="梁元" w:date="2019-05-14T19:51:36Z">
            <w:rPr>
              <w:ins w:id="15190" w:author="冷雪凝" w:date="2019-05-14T19:29:01Z"/>
              <w:rFonts w:ascii="仿宋" w:hAnsi="仿宋" w:eastAsia="仿宋"/>
              <w:sz w:val="28"/>
              <w:szCs w:val="28"/>
            </w:rPr>
          </w:rPrChange>
          <w14:textFill>
            <w14:solidFill>
              <w14:schemeClr w14:val="tx1"/>
            </w14:solidFill>
          </w14:textFill>
        </w:rPr>
      </w:pPr>
      <w:ins w:id="15191" w:author="冷雪凝" w:date="2019-05-14T19:29:01Z">
        <w:bookmarkStart w:id="562" w:name="_Toc12785_WPSOffice_Level2"/>
        <w:r>
          <w:rPr>
            <w:rFonts w:hint="eastAsia" w:ascii="仿宋" w:hAnsi="仿宋" w:eastAsia="仿宋"/>
            <w:color w:val="000000" w:themeColor="text1"/>
            <w:sz w:val="28"/>
            <w:szCs w:val="28"/>
            <w:rPrChange w:id="15192" w:author="梁元" w:date="2019-05-14T19:51:36Z">
              <w:rPr>
                <w:rFonts w:hint="eastAsia" w:ascii="仿宋" w:hAnsi="仿宋" w:eastAsia="仿宋"/>
                <w:sz w:val="28"/>
                <w:szCs w:val="28"/>
              </w:rPr>
            </w:rPrChange>
            <w14:textFill>
              <w14:solidFill>
                <w14:schemeClr w14:val="tx1"/>
              </w14:solidFill>
            </w14:textFill>
          </w:rPr>
          <w:t>通常解法</w:t>
        </w:r>
        <w:bookmarkEnd w:id="562"/>
      </w:ins>
    </w:p>
    <w:p>
      <w:pPr>
        <w:spacing w:line="240" w:lineRule="auto"/>
        <w:ind w:firstLine="480" w:firstLineChars="200"/>
        <w:rPr>
          <w:ins w:id="15194" w:author="冷雪凝" w:date="2019-05-14T19:29:01Z"/>
          <w:color w:val="000000" w:themeColor="text1"/>
          <w:rPrChange w:id="15195" w:author="梁元" w:date="2019-05-14T19:51:36Z">
            <w:rPr>
              <w:ins w:id="15196" w:author="冷雪凝" w:date="2019-05-14T19:29:01Z"/>
            </w:rPr>
          </w:rPrChange>
          <w14:textFill>
            <w14:solidFill>
              <w14:schemeClr w14:val="tx1"/>
            </w14:solidFill>
          </w14:textFill>
        </w:rPr>
      </w:pPr>
      <w:ins w:id="15197" w:author="冷雪凝" w:date="2019-05-14T19:29:01Z">
        <w:r>
          <w:rPr>
            <w:color w:val="000000" w:themeColor="text1"/>
            <w:rPrChange w:id="15198" w:author="梁元" w:date="2019-05-14T19:51:36Z">
              <w:rPr/>
            </w:rPrChange>
            <w14:textFill>
              <w14:solidFill>
                <w14:schemeClr w14:val="tx1"/>
              </w14:solidFill>
            </w14:textFill>
          </w:rPr>
          <w:t>JavaScript eXtension，或更常见的JSX，是一个React扩展，允许我们编写看起来像 HTML的JavaScript 。</w:t>
        </w:r>
      </w:ins>
    </w:p>
    <w:p>
      <w:pPr>
        <w:spacing w:line="240" w:lineRule="auto"/>
        <w:ind w:firstLine="480" w:firstLineChars="200"/>
        <w:rPr>
          <w:ins w:id="15200" w:author="冷雪凝" w:date="2019-05-14T19:29:01Z"/>
          <w:color w:val="000000" w:themeColor="text1"/>
          <w:rPrChange w:id="15201" w:author="梁元" w:date="2019-05-14T19:51:36Z">
            <w:rPr>
              <w:ins w:id="15202" w:author="冷雪凝" w:date="2019-05-14T19:29:01Z"/>
            </w:rPr>
          </w:rPrChange>
          <w14:textFill>
            <w14:solidFill>
              <w14:schemeClr w14:val="tx1"/>
            </w14:solidFill>
          </w14:textFill>
        </w:rPr>
      </w:pPr>
      <w:ins w:id="15203" w:author="冷雪凝" w:date="2019-05-14T19:29:01Z">
        <w:r>
          <w:rPr>
            <w:rFonts w:hint="eastAsia"/>
            <w:color w:val="000000" w:themeColor="text1"/>
            <w:rPrChange w:id="15204" w:author="梁元" w:date="2019-05-14T19:51:36Z">
              <w:rPr>
                <w:rFonts w:hint="eastAsia"/>
              </w:rPr>
            </w:rPrChange>
            <w14:textFill>
              <w14:solidFill>
                <w14:schemeClr w14:val="tx1"/>
              </w14:solidFill>
            </w14:textFill>
          </w:rPr>
          <w:t>可以在</w:t>
        </w:r>
      </w:ins>
      <w:ins w:id="15206" w:author="冷雪凝" w:date="2019-05-14T19:29:01Z">
        <w:r>
          <w:rPr>
            <w:color w:val="000000" w:themeColor="text1"/>
            <w:rPrChange w:id="15207" w:author="梁元" w:date="2019-05-14T19:51:36Z">
              <w:rPr/>
            </w:rPrChange>
            <w14:textFill>
              <w14:solidFill>
                <w14:schemeClr w14:val="tx1"/>
              </w14:solidFill>
            </w14:textFill>
          </w:rPr>
          <w:t xml:space="preserve"> JSX 中使用 JavaScript 表达式。表达式写在花括号 {} 中</w:t>
        </w:r>
      </w:ins>
      <w:ins w:id="15209" w:author="冷雪凝" w:date="2019-05-14T19:29:01Z">
        <w:r>
          <w:rPr>
            <w:rFonts w:hint="eastAsia"/>
            <w:color w:val="000000" w:themeColor="text1"/>
            <w:rPrChange w:id="15210" w:author="梁元" w:date="2019-05-14T19:51:36Z">
              <w:rPr>
                <w:rFonts w:hint="eastAsia"/>
              </w:rPr>
            </w:rPrChange>
            <w14:textFill>
              <w14:solidFill>
                <w14:schemeClr w14:val="tx1"/>
              </w14:solidFill>
            </w14:textFill>
          </w:rPr>
          <w:t>；</w:t>
        </w:r>
      </w:ins>
    </w:p>
    <w:p>
      <w:pPr>
        <w:spacing w:line="240" w:lineRule="auto"/>
        <w:ind w:firstLine="480" w:firstLineChars="200"/>
        <w:rPr>
          <w:ins w:id="15212" w:author="冷雪凝" w:date="2019-05-14T19:29:01Z"/>
          <w:color w:val="000000" w:themeColor="text1"/>
          <w:rPrChange w:id="15213" w:author="梁元" w:date="2019-05-14T19:51:36Z">
            <w:rPr>
              <w:ins w:id="15214" w:author="冷雪凝" w:date="2019-05-14T19:29:01Z"/>
            </w:rPr>
          </w:rPrChange>
          <w14:textFill>
            <w14:solidFill>
              <w14:schemeClr w14:val="tx1"/>
            </w14:solidFill>
          </w14:textFill>
        </w:rPr>
      </w:pPr>
      <w:ins w:id="15215" w:author="冷雪凝" w:date="2019-05-14T19:29:01Z">
        <w:r>
          <w:rPr>
            <w:rFonts w:hint="eastAsia"/>
            <w:color w:val="000000" w:themeColor="text1"/>
            <w:rPrChange w:id="15216" w:author="梁元" w:date="2019-05-14T19:51:36Z">
              <w:rPr>
                <w:rFonts w:hint="eastAsia"/>
              </w:rPr>
            </w:rPrChange>
            <w14:textFill>
              <w14:solidFill>
                <w14:schemeClr w14:val="tx1"/>
              </w14:solidFill>
            </w14:textFill>
          </w:rPr>
          <w:t>在</w:t>
        </w:r>
      </w:ins>
      <w:ins w:id="15218" w:author="冷雪凝" w:date="2019-05-14T19:29:01Z">
        <w:r>
          <w:rPr>
            <w:color w:val="000000" w:themeColor="text1"/>
            <w:rPrChange w:id="15219" w:author="梁元" w:date="2019-05-14T19:51:36Z">
              <w:rPr/>
            </w:rPrChange>
            <w14:textFill>
              <w14:solidFill>
                <w14:schemeClr w14:val="tx1"/>
              </w14:solidFill>
            </w14:textFill>
          </w:rPr>
          <w:t xml:space="preserve"> JSX 中不能使用 if else 语句，但可以使用 conditional (三元运算) 表达式来替代</w:t>
        </w:r>
      </w:ins>
      <w:ins w:id="15221" w:author="冷雪凝" w:date="2019-05-14T19:29:01Z">
        <w:r>
          <w:rPr>
            <w:rFonts w:hint="eastAsia"/>
            <w:color w:val="000000" w:themeColor="text1"/>
            <w:rPrChange w:id="15222" w:author="梁元" w:date="2019-05-14T19:51:36Z">
              <w:rPr>
                <w:rFonts w:hint="eastAsia"/>
              </w:rPr>
            </w:rPrChange>
            <w14:textFill>
              <w14:solidFill>
                <w14:schemeClr w14:val="tx1"/>
              </w14:solidFill>
            </w14:textFill>
          </w:rPr>
          <w:t>；</w:t>
        </w:r>
      </w:ins>
    </w:p>
    <w:p>
      <w:pPr>
        <w:spacing w:line="240" w:lineRule="auto"/>
        <w:ind w:firstLine="480" w:firstLineChars="200"/>
        <w:rPr>
          <w:ins w:id="15224" w:author="冷雪凝" w:date="2019-05-14T19:29:01Z"/>
          <w:color w:val="000000" w:themeColor="text1"/>
          <w:rPrChange w:id="15225" w:author="梁元" w:date="2019-05-14T19:51:36Z">
            <w:rPr>
              <w:ins w:id="15226" w:author="冷雪凝" w:date="2019-05-14T19:29:01Z"/>
            </w:rPr>
          </w:rPrChange>
          <w14:textFill>
            <w14:solidFill>
              <w14:schemeClr w14:val="tx1"/>
            </w14:solidFill>
          </w14:textFill>
        </w:rPr>
      </w:pPr>
      <w:ins w:id="15227" w:author="冷雪凝" w:date="2019-05-14T19:29:01Z">
        <w:r>
          <w:rPr>
            <w:color w:val="000000" w:themeColor="text1"/>
            <w:rPrChange w:id="15228" w:author="梁元" w:date="2019-05-14T19:51:36Z">
              <w:rPr/>
            </w:rPrChange>
            <w14:textFill>
              <w14:solidFill>
                <w14:schemeClr w14:val="tx1"/>
              </w14:solidFill>
            </w14:textFill>
          </w:rPr>
          <w:t>React 推荐使用内联样式。我们可以使用 camelCase 语法来设置内联样式. React 会在指定元素数字后自动添加 px</w:t>
        </w:r>
      </w:ins>
      <w:ins w:id="15230" w:author="冷雪凝" w:date="2019-05-14T19:29:01Z">
        <w:r>
          <w:rPr>
            <w:rFonts w:hint="eastAsia"/>
            <w:color w:val="000000" w:themeColor="text1"/>
            <w:rPrChange w:id="15231" w:author="梁元" w:date="2019-05-14T19:51:36Z">
              <w:rPr>
                <w:rFonts w:hint="eastAsia"/>
              </w:rPr>
            </w:rPrChange>
            <w14:textFill>
              <w14:solidFill>
                <w14:schemeClr w14:val="tx1"/>
              </w14:solidFill>
            </w14:textFill>
          </w:rPr>
          <w:t>；</w:t>
        </w:r>
      </w:ins>
    </w:p>
    <w:p>
      <w:pPr>
        <w:spacing w:line="240" w:lineRule="auto"/>
        <w:ind w:firstLine="480" w:firstLineChars="200"/>
        <w:rPr>
          <w:ins w:id="15233" w:author="冷雪凝" w:date="2019-05-14T19:29:01Z"/>
          <w:color w:val="000000" w:themeColor="text1"/>
          <w:rPrChange w:id="15234" w:author="梁元" w:date="2019-05-14T19:51:36Z">
            <w:rPr>
              <w:ins w:id="15235" w:author="冷雪凝" w:date="2019-05-14T19:29:01Z"/>
            </w:rPr>
          </w:rPrChange>
          <w14:textFill>
            <w14:solidFill>
              <w14:schemeClr w14:val="tx1"/>
            </w14:solidFill>
          </w14:textFill>
        </w:rPr>
      </w:pPr>
      <w:ins w:id="15236" w:author="冷雪凝" w:date="2019-05-14T19:29:01Z">
        <w:r>
          <w:rPr>
            <w:rFonts w:hint="eastAsia"/>
            <w:color w:val="000000" w:themeColor="text1"/>
            <w:rPrChange w:id="15237" w:author="梁元" w:date="2019-05-14T19:51:36Z">
              <w:rPr>
                <w:rFonts w:hint="eastAsia"/>
              </w:rPr>
            </w:rPrChange>
            <w14:textFill>
              <w14:solidFill>
                <w14:schemeClr w14:val="tx1"/>
              </w14:solidFill>
            </w14:textFill>
          </w:rPr>
          <w:t>J</w:t>
        </w:r>
      </w:ins>
      <w:ins w:id="15239" w:author="冷雪凝" w:date="2019-05-14T19:29:01Z">
        <w:r>
          <w:rPr>
            <w:color w:val="000000" w:themeColor="text1"/>
            <w:rPrChange w:id="15240" w:author="梁元" w:date="2019-05-14T19:51:36Z">
              <w:rPr/>
            </w:rPrChange>
            <w14:textFill>
              <w14:solidFill>
                <w14:schemeClr w14:val="tx1"/>
              </w14:solidFill>
            </w14:textFill>
          </w:rPr>
          <w:t>SX 允许在模板中插入数组，数组会自动展开所有成员</w:t>
        </w:r>
      </w:ins>
      <w:ins w:id="15242" w:author="冷雪凝" w:date="2019-05-14T19:29:01Z">
        <w:r>
          <w:rPr>
            <w:rFonts w:hint="eastAsia"/>
            <w:color w:val="000000" w:themeColor="text1"/>
            <w:rPrChange w:id="15243" w:author="梁元" w:date="2019-05-14T19:51:36Z">
              <w:rPr>
                <w:rFonts w:hint="eastAsia"/>
              </w:rPr>
            </w:rPrChange>
            <w14:textFill>
              <w14:solidFill>
                <w14:schemeClr w14:val="tx1"/>
              </w14:solidFill>
            </w14:textFill>
          </w:rPr>
          <w:t>；</w:t>
        </w:r>
      </w:ins>
    </w:p>
    <w:p>
      <w:pPr>
        <w:spacing w:line="240" w:lineRule="auto"/>
        <w:ind w:firstLine="480" w:firstLineChars="200"/>
        <w:rPr>
          <w:ins w:id="15245" w:author="冷雪凝" w:date="2019-05-14T19:29:01Z"/>
          <w:color w:val="000000" w:themeColor="text1"/>
          <w:rPrChange w:id="15246" w:author="梁元" w:date="2019-05-14T19:51:36Z">
            <w:rPr>
              <w:ins w:id="15247" w:author="冷雪凝" w:date="2019-05-14T19:29:01Z"/>
            </w:rPr>
          </w:rPrChange>
          <w14:textFill>
            <w14:solidFill>
              <w14:schemeClr w14:val="tx1"/>
            </w14:solidFill>
          </w14:textFill>
        </w:rPr>
      </w:pPr>
      <w:ins w:id="15248" w:author="冷雪凝" w:date="2019-05-14T19:29:01Z">
        <w:r>
          <w:rPr>
            <w:rFonts w:hint="eastAsia"/>
            <w:color w:val="000000" w:themeColor="text1"/>
            <w:rPrChange w:id="15249" w:author="梁元" w:date="2019-05-14T19:51:36Z">
              <w:rPr>
                <w:rFonts w:hint="eastAsia"/>
              </w:rPr>
            </w:rPrChange>
            <w14:textFill>
              <w14:solidFill>
                <w14:schemeClr w14:val="tx1"/>
              </w14:solidFill>
            </w14:textFill>
          </w:rPr>
          <w:t>JSX事件绑定使用驼峰写法，比如&lt;d</w:t>
        </w:r>
      </w:ins>
      <w:ins w:id="15251" w:author="冷雪凝" w:date="2019-05-14T19:29:01Z">
        <w:r>
          <w:rPr>
            <w:color w:val="000000" w:themeColor="text1"/>
            <w:rPrChange w:id="15252" w:author="梁元" w:date="2019-05-14T19:51:36Z">
              <w:rPr/>
            </w:rPrChange>
            <w14:textFill>
              <w14:solidFill>
                <w14:schemeClr w14:val="tx1"/>
              </w14:solidFill>
            </w14:textFill>
          </w:rPr>
          <w:t xml:space="preserve">iv </w:t>
        </w:r>
      </w:ins>
      <w:ins w:id="15254" w:author="冷雪凝" w:date="2019-05-14T19:29:01Z">
        <w:r>
          <w:rPr>
            <w:rFonts w:hint="eastAsia"/>
            <w:color w:val="000000" w:themeColor="text1"/>
            <w:rPrChange w:id="15255" w:author="梁元" w:date="2019-05-14T19:51:36Z">
              <w:rPr>
                <w:rFonts w:hint="eastAsia"/>
              </w:rPr>
            </w:rPrChange>
            <w14:textFill>
              <w14:solidFill>
                <w14:schemeClr w14:val="tx1"/>
              </w14:solidFill>
            </w14:textFill>
          </w:rPr>
          <w:t>onClick</w:t>
        </w:r>
      </w:ins>
      <w:ins w:id="15257" w:author="冷雪凝" w:date="2019-05-14T19:29:01Z">
        <w:r>
          <w:rPr>
            <w:color w:val="000000" w:themeColor="text1"/>
            <w:rPrChange w:id="15258" w:author="梁元" w:date="2019-05-14T19:51:36Z">
              <w:rPr/>
            </w:rPrChange>
            <w14:textFill>
              <w14:solidFill>
                <w14:schemeClr w14:val="tx1"/>
              </w14:solidFill>
            </w14:textFill>
          </w:rPr>
          <w:t>={()=&gt;{}}</w:t>
        </w:r>
      </w:ins>
      <w:ins w:id="15260" w:author="冷雪凝" w:date="2019-05-14T19:29:01Z">
        <w:r>
          <w:rPr>
            <w:rFonts w:hint="eastAsia"/>
            <w:color w:val="000000" w:themeColor="text1"/>
            <w:rPrChange w:id="15261" w:author="梁元" w:date="2019-05-14T19:51:36Z">
              <w:rPr>
                <w:rFonts w:hint="eastAsia"/>
              </w:rPr>
            </w:rPrChange>
            <w14:textFill>
              <w14:solidFill>
                <w14:schemeClr w14:val="tx1"/>
              </w14:solidFill>
            </w14:textFill>
          </w:rPr>
          <w:t>&gt;</w:t>
        </w:r>
      </w:ins>
      <w:ins w:id="15263" w:author="冷雪凝" w:date="2019-05-14T19:29:01Z">
        <w:r>
          <w:rPr>
            <w:color w:val="000000" w:themeColor="text1"/>
            <w:rPrChange w:id="15264" w:author="梁元" w:date="2019-05-14T19:51:36Z">
              <w:rPr/>
            </w:rPrChange>
            <w14:textFill>
              <w14:solidFill>
                <w14:schemeClr w14:val="tx1"/>
              </w14:solidFill>
            </w14:textFill>
          </w:rPr>
          <w:t>&lt;/div&gt;</w:t>
        </w:r>
      </w:ins>
    </w:p>
    <w:p>
      <w:pPr>
        <w:spacing w:line="240" w:lineRule="auto"/>
        <w:ind w:firstLine="480" w:firstLineChars="200"/>
        <w:rPr>
          <w:ins w:id="15266" w:author="冷雪凝" w:date="2019-05-14T19:29:01Z"/>
          <w:rFonts w:hint="eastAsia"/>
          <w:color w:val="000000" w:themeColor="text1"/>
          <w:rPrChange w:id="15267" w:author="梁元" w:date="2019-05-14T19:51:36Z">
            <w:rPr>
              <w:ins w:id="15268" w:author="冷雪凝" w:date="2019-05-14T19:29:01Z"/>
              <w:rFonts w:hint="eastAsia"/>
            </w:rPr>
          </w:rPrChange>
          <w14:textFill>
            <w14:solidFill>
              <w14:schemeClr w14:val="tx1"/>
            </w14:solidFill>
          </w14:textFill>
        </w:rPr>
      </w:pPr>
    </w:p>
    <w:p>
      <w:pPr>
        <w:pStyle w:val="3"/>
        <w:numPr>
          <w:ilvl w:val="0"/>
          <w:numId w:val="19"/>
        </w:numPr>
        <w:spacing w:line="240" w:lineRule="auto"/>
        <w:ind w:firstLine="562" w:firstLineChars="200"/>
        <w:rPr>
          <w:ins w:id="15269" w:author="冷雪凝" w:date="2019-05-14T19:29:01Z"/>
          <w:rFonts w:ascii="仿宋" w:hAnsi="仿宋" w:eastAsia="仿宋"/>
          <w:color w:val="000000" w:themeColor="text1"/>
          <w:sz w:val="28"/>
          <w:szCs w:val="28"/>
          <w:rPrChange w:id="15270" w:author="梁元" w:date="2019-05-14T19:51:36Z">
            <w:rPr>
              <w:ins w:id="15271" w:author="冷雪凝" w:date="2019-05-14T19:29:01Z"/>
              <w:rFonts w:ascii="仿宋" w:hAnsi="仿宋" w:eastAsia="仿宋"/>
              <w:sz w:val="28"/>
              <w:szCs w:val="28"/>
            </w:rPr>
          </w:rPrChange>
          <w14:textFill>
            <w14:solidFill>
              <w14:schemeClr w14:val="tx1"/>
            </w14:solidFill>
          </w14:textFill>
        </w:rPr>
      </w:pPr>
      <w:ins w:id="15272" w:author="冷雪凝" w:date="2019-05-14T19:29:01Z">
        <w:bookmarkStart w:id="563" w:name="_Toc17724_WPSOffice_Level2"/>
        <w:r>
          <w:rPr>
            <w:rFonts w:hint="eastAsia" w:ascii="仿宋" w:hAnsi="仿宋" w:eastAsia="仿宋"/>
            <w:color w:val="000000" w:themeColor="text1"/>
            <w:sz w:val="28"/>
            <w:szCs w:val="28"/>
            <w:rPrChange w:id="15273" w:author="梁元" w:date="2019-05-14T19:51:36Z">
              <w:rPr>
                <w:rFonts w:hint="eastAsia" w:ascii="仿宋" w:hAnsi="仿宋" w:eastAsia="仿宋"/>
                <w:sz w:val="28"/>
                <w:szCs w:val="28"/>
              </w:rPr>
            </w:rPrChange>
            <w14:textFill>
              <w14:solidFill>
                <w14:schemeClr w14:val="tx1"/>
              </w14:solidFill>
            </w14:textFill>
          </w:rPr>
          <w:t>通用大牛级解法</w:t>
        </w:r>
        <w:bookmarkEnd w:id="563"/>
      </w:ins>
    </w:p>
    <w:p>
      <w:pPr>
        <w:spacing w:line="240" w:lineRule="auto"/>
        <w:ind w:firstLine="480" w:firstLineChars="200"/>
        <w:rPr>
          <w:ins w:id="15275" w:author="冷雪凝" w:date="2019-05-14T19:29:01Z"/>
          <w:color w:val="000000" w:themeColor="text1"/>
          <w:rPrChange w:id="15276" w:author="梁元" w:date="2019-05-14T19:51:36Z">
            <w:rPr>
              <w:ins w:id="15277" w:author="冷雪凝" w:date="2019-05-14T19:29:01Z"/>
            </w:rPr>
          </w:rPrChange>
          <w14:textFill>
            <w14:solidFill>
              <w14:schemeClr w14:val="tx1"/>
            </w14:solidFill>
          </w14:textFill>
        </w:rPr>
      </w:pPr>
      <w:ins w:id="15278" w:author="冷雪凝" w:date="2019-05-14T19:29:01Z">
        <w:r>
          <w:rPr>
            <w:rFonts w:hint="eastAsia"/>
            <w:color w:val="000000" w:themeColor="text1"/>
            <w:rPrChange w:id="15279" w:author="梁元" w:date="2019-05-14T19:51:36Z">
              <w:rPr>
                <w:rFonts w:hint="eastAsia"/>
              </w:rPr>
            </w:rPrChange>
            <w14:textFill>
              <w14:solidFill>
                <w14:schemeClr w14:val="tx1"/>
              </w14:solidFill>
            </w14:textFill>
          </w:rPr>
          <w:t>虽然</w:t>
        </w:r>
      </w:ins>
      <w:ins w:id="15281" w:author="冷雪凝" w:date="2019-05-14T19:29:01Z">
        <w:r>
          <w:rPr>
            <w:color w:val="000000" w:themeColor="text1"/>
            <w:rPrChange w:id="15282" w:author="梁元" w:date="2019-05-14T19:51:36Z">
              <w:rPr/>
            </w:rPrChange>
            <w14:textFill>
              <w14:solidFill>
                <w14:schemeClr w14:val="tx1"/>
              </w14:solidFill>
            </w14:textFill>
          </w:rPr>
          <w:t>JSX看起来像HTML，但它实际上只是React.createElement()</w:t>
        </w:r>
      </w:ins>
      <w:ins w:id="15284" w:author="冷雪凝" w:date="2019-05-14T19:29:01Z">
        <w:r>
          <w:rPr>
            <w:rFonts w:hint="eastAsia"/>
            <w:color w:val="000000" w:themeColor="text1"/>
            <w:rPrChange w:id="15285" w:author="梁元" w:date="2019-05-14T19:51:36Z">
              <w:rPr>
                <w:rFonts w:hint="eastAsia"/>
              </w:rPr>
            </w:rPrChange>
            <w14:textFill>
              <w14:solidFill>
                <w14:schemeClr w14:val="tx1"/>
              </w14:solidFill>
            </w14:textFill>
          </w:rPr>
          <w:t>的语法糖</w:t>
        </w:r>
      </w:ins>
      <w:ins w:id="15287" w:author="冷雪凝" w:date="2019-05-14T19:29:01Z">
        <w:r>
          <w:rPr>
            <w:color w:val="000000" w:themeColor="text1"/>
            <w:rPrChange w:id="15288" w:author="梁元" w:date="2019-05-14T19:51:36Z">
              <w:rPr/>
            </w:rPrChange>
            <w14:textFill>
              <w14:solidFill>
                <w14:schemeClr w14:val="tx1"/>
              </w14:solidFill>
            </w14:textFill>
          </w:rPr>
          <w:t>。当组件渲染时，它输出一个React元素树或该组件输出的HTML元素的虚拟表示。React然后将基于此React元素表示来确定对实际DOM所做的更改。</w:t>
        </w:r>
      </w:ins>
    </w:p>
    <w:p>
      <w:pPr>
        <w:spacing w:line="240" w:lineRule="auto"/>
        <w:ind w:firstLine="480" w:firstLineChars="200"/>
        <w:rPr>
          <w:ins w:id="15290" w:author="冷雪凝" w:date="2019-05-14T19:29:01Z"/>
          <w:color w:val="000000" w:themeColor="text1"/>
          <w:rPrChange w:id="15291" w:author="梁元" w:date="2019-05-14T19:51:36Z">
            <w:rPr>
              <w:ins w:id="15292" w:author="冷雪凝" w:date="2019-05-14T19:29:01Z"/>
            </w:rPr>
          </w:rPrChange>
          <w14:textFill>
            <w14:solidFill>
              <w14:schemeClr w14:val="tx1"/>
            </w14:solidFill>
          </w14:textFill>
        </w:rPr>
      </w:pPr>
      <w:ins w:id="15293" w:author="冷雪凝" w:date="2019-05-14T19:29:01Z">
        <w:r>
          <w:rPr>
            <w:rFonts w:hint="eastAsia"/>
            <w:color w:val="000000" w:themeColor="text1"/>
            <w:rPrChange w:id="15294" w:author="梁元" w:date="2019-05-14T19:51:36Z">
              <w:rPr>
                <w:rFonts w:hint="eastAsia"/>
              </w:rPr>
            </w:rPrChange>
            <w14:textFill>
              <w14:solidFill>
                <w14:schemeClr w14:val="tx1"/>
              </w14:solidFill>
            </w14:textFill>
          </w:rPr>
          <w:t>例如：</w:t>
        </w:r>
      </w:ins>
    </w:p>
    <w:p>
      <w:pPr>
        <w:spacing w:line="240" w:lineRule="auto"/>
        <w:ind w:firstLine="480" w:firstLineChars="200"/>
        <w:rPr>
          <w:ins w:id="15296" w:author="冷雪凝" w:date="2019-05-14T19:29:01Z"/>
          <w:color w:val="000000" w:themeColor="text1"/>
          <w:rPrChange w:id="15297" w:author="梁元" w:date="2019-05-14T19:51:36Z">
            <w:rPr>
              <w:ins w:id="15298" w:author="冷雪凝" w:date="2019-05-14T19:29:01Z"/>
            </w:rPr>
          </w:rPrChange>
          <w14:textFill>
            <w14:solidFill>
              <w14:schemeClr w14:val="tx1"/>
            </w14:solidFill>
          </w14:textFill>
        </w:rPr>
      </w:pPr>
      <w:ins w:id="15299" w:author="冷雪凝" w:date="2019-05-14T19:29:01Z">
        <w:r>
          <w:rPr>
            <w:color w:val="000000" w:themeColor="text1"/>
            <w:rPrChange w:id="15300" w:author="梁元" w:date="2019-05-14T19:51:36Z">
              <w:rPr/>
            </w:rPrChange>
            <w14:textFill>
              <w14:solidFill>
                <w14:schemeClr w14:val="tx1"/>
              </w14:solidFill>
            </w14:textFill>
          </w:rPr>
          <w:t>class Header extends React.Component {</w:t>
        </w:r>
      </w:ins>
    </w:p>
    <w:p>
      <w:pPr>
        <w:spacing w:line="240" w:lineRule="auto"/>
        <w:ind w:firstLine="480" w:firstLineChars="200"/>
        <w:rPr>
          <w:ins w:id="15302" w:author="冷雪凝" w:date="2019-05-14T19:29:01Z"/>
          <w:color w:val="000000" w:themeColor="text1"/>
          <w:rPrChange w:id="15303" w:author="梁元" w:date="2019-05-14T19:51:36Z">
            <w:rPr>
              <w:ins w:id="15304" w:author="冷雪凝" w:date="2019-05-14T19:29:01Z"/>
            </w:rPr>
          </w:rPrChange>
          <w14:textFill>
            <w14:solidFill>
              <w14:schemeClr w14:val="tx1"/>
            </w14:solidFill>
          </w14:textFill>
        </w:rPr>
      </w:pPr>
      <w:ins w:id="15305" w:author="冷雪凝" w:date="2019-05-14T19:29:01Z">
        <w:r>
          <w:rPr>
            <w:color w:val="000000" w:themeColor="text1"/>
            <w:rPrChange w:id="15306" w:author="梁元" w:date="2019-05-14T19:51:36Z">
              <w:rPr/>
            </w:rPrChange>
            <w14:textFill>
              <w14:solidFill>
                <w14:schemeClr w14:val="tx1"/>
              </w14:solidFill>
            </w14:textFill>
          </w:rPr>
          <w:t xml:space="preserve">  render() {</w:t>
        </w:r>
      </w:ins>
    </w:p>
    <w:p>
      <w:pPr>
        <w:spacing w:line="240" w:lineRule="auto"/>
        <w:ind w:firstLine="480" w:firstLineChars="200"/>
        <w:rPr>
          <w:ins w:id="15308" w:author="冷雪凝" w:date="2019-05-14T19:29:01Z"/>
          <w:color w:val="000000" w:themeColor="text1"/>
          <w:rPrChange w:id="15309" w:author="梁元" w:date="2019-05-14T19:51:36Z">
            <w:rPr>
              <w:ins w:id="15310" w:author="冷雪凝" w:date="2019-05-14T19:29:01Z"/>
            </w:rPr>
          </w:rPrChange>
          <w14:textFill>
            <w14:solidFill>
              <w14:schemeClr w14:val="tx1"/>
            </w14:solidFill>
          </w14:textFill>
        </w:rPr>
      </w:pPr>
      <w:ins w:id="15311" w:author="冷雪凝" w:date="2019-05-14T19:29:01Z">
        <w:r>
          <w:rPr>
            <w:color w:val="000000" w:themeColor="text1"/>
            <w:rPrChange w:id="15312" w:author="梁元" w:date="2019-05-14T19:51:36Z">
              <w:rPr/>
            </w:rPrChange>
            <w14:textFill>
              <w14:solidFill>
                <w14:schemeClr w14:val="tx1"/>
              </w14:solidFill>
            </w14:textFill>
          </w:rPr>
          <w:t xml:space="preserve">    return (</w:t>
        </w:r>
      </w:ins>
    </w:p>
    <w:p>
      <w:pPr>
        <w:spacing w:line="240" w:lineRule="auto"/>
        <w:ind w:firstLine="480" w:firstLineChars="200"/>
        <w:rPr>
          <w:ins w:id="15314" w:author="冷雪凝" w:date="2019-05-14T19:29:01Z"/>
          <w:color w:val="000000" w:themeColor="text1"/>
          <w:rPrChange w:id="15315" w:author="梁元" w:date="2019-05-14T19:51:36Z">
            <w:rPr>
              <w:ins w:id="15316" w:author="冷雪凝" w:date="2019-05-14T19:29:01Z"/>
            </w:rPr>
          </w:rPrChange>
          <w14:textFill>
            <w14:solidFill>
              <w14:schemeClr w14:val="tx1"/>
            </w14:solidFill>
          </w14:textFill>
        </w:rPr>
      </w:pPr>
      <w:ins w:id="15317" w:author="冷雪凝" w:date="2019-05-14T19:29:01Z">
        <w:r>
          <w:rPr>
            <w:color w:val="000000" w:themeColor="text1"/>
            <w:rPrChange w:id="15318" w:author="梁元" w:date="2019-05-14T19:51:36Z">
              <w:rPr/>
            </w:rPrChange>
            <w14:textFill>
              <w14:solidFill>
                <w14:schemeClr w14:val="tx1"/>
              </w14:solidFill>
            </w14:textFill>
          </w:rPr>
          <w:t xml:space="preserve">      &lt;h1&gt;Hello World&lt;/h1&gt;</w:t>
        </w:r>
      </w:ins>
    </w:p>
    <w:p>
      <w:pPr>
        <w:spacing w:line="240" w:lineRule="auto"/>
        <w:ind w:firstLine="480" w:firstLineChars="200"/>
        <w:rPr>
          <w:ins w:id="15320" w:author="冷雪凝" w:date="2019-05-14T19:29:01Z"/>
          <w:color w:val="000000" w:themeColor="text1"/>
          <w:rPrChange w:id="15321" w:author="梁元" w:date="2019-05-14T19:51:36Z">
            <w:rPr>
              <w:ins w:id="15322" w:author="冷雪凝" w:date="2019-05-14T19:29:01Z"/>
            </w:rPr>
          </w:rPrChange>
          <w14:textFill>
            <w14:solidFill>
              <w14:schemeClr w14:val="tx1"/>
            </w14:solidFill>
          </w14:textFill>
        </w:rPr>
      </w:pPr>
      <w:ins w:id="15323" w:author="冷雪凝" w:date="2019-05-14T19:29:01Z">
        <w:r>
          <w:rPr>
            <w:color w:val="000000" w:themeColor="text1"/>
            <w:rPrChange w:id="15324" w:author="梁元" w:date="2019-05-14T19:51:36Z">
              <w:rPr/>
            </w:rPrChange>
            <w14:textFill>
              <w14:solidFill>
                <w14:schemeClr w14:val="tx1"/>
              </w14:solidFill>
            </w14:textFill>
          </w:rPr>
          <w:t xml:space="preserve">    );</w:t>
        </w:r>
      </w:ins>
    </w:p>
    <w:p>
      <w:pPr>
        <w:spacing w:line="240" w:lineRule="auto"/>
        <w:ind w:firstLine="480" w:firstLineChars="200"/>
        <w:rPr>
          <w:ins w:id="15326" w:author="冷雪凝" w:date="2019-05-14T19:29:01Z"/>
          <w:color w:val="000000" w:themeColor="text1"/>
          <w:rPrChange w:id="15327" w:author="梁元" w:date="2019-05-14T19:51:36Z">
            <w:rPr>
              <w:ins w:id="15328" w:author="冷雪凝" w:date="2019-05-14T19:29:01Z"/>
            </w:rPr>
          </w:rPrChange>
          <w14:textFill>
            <w14:solidFill>
              <w14:schemeClr w14:val="tx1"/>
            </w14:solidFill>
          </w14:textFill>
        </w:rPr>
      </w:pPr>
      <w:ins w:id="15329" w:author="冷雪凝" w:date="2019-05-14T19:29:01Z">
        <w:r>
          <w:rPr>
            <w:color w:val="000000" w:themeColor="text1"/>
            <w:rPrChange w:id="15330" w:author="梁元" w:date="2019-05-14T19:51:36Z">
              <w:rPr/>
            </w:rPrChange>
            <w14:textFill>
              <w14:solidFill>
                <w14:schemeClr w14:val="tx1"/>
              </w14:solidFill>
            </w14:textFill>
          </w:rPr>
          <w:t xml:space="preserve">  }</w:t>
        </w:r>
      </w:ins>
    </w:p>
    <w:p>
      <w:pPr>
        <w:spacing w:line="240" w:lineRule="auto"/>
        <w:ind w:firstLine="480" w:firstLineChars="200"/>
        <w:rPr>
          <w:ins w:id="15332" w:author="冷雪凝" w:date="2019-05-14T19:29:01Z"/>
          <w:color w:val="000000" w:themeColor="text1"/>
          <w:rPrChange w:id="15333" w:author="梁元" w:date="2019-05-14T19:51:36Z">
            <w:rPr>
              <w:ins w:id="15334" w:author="冷雪凝" w:date="2019-05-14T19:29:01Z"/>
            </w:rPr>
          </w:rPrChange>
          <w14:textFill>
            <w14:solidFill>
              <w14:schemeClr w14:val="tx1"/>
            </w14:solidFill>
          </w14:textFill>
        </w:rPr>
      </w:pPr>
      <w:ins w:id="15335" w:author="冷雪凝" w:date="2019-05-14T19:29:01Z">
        <w:r>
          <w:rPr>
            <w:color w:val="000000" w:themeColor="text1"/>
            <w:rPrChange w:id="15336" w:author="梁元" w:date="2019-05-14T19:51:36Z">
              <w:rPr/>
            </w:rPrChange>
            <w14:textFill>
              <w14:solidFill>
                <w14:schemeClr w14:val="tx1"/>
              </w14:solidFill>
            </w14:textFill>
          </w:rPr>
          <w:t>}</w:t>
        </w:r>
      </w:ins>
    </w:p>
    <w:p>
      <w:pPr>
        <w:spacing w:line="240" w:lineRule="auto"/>
        <w:ind w:firstLine="480" w:firstLineChars="200"/>
        <w:rPr>
          <w:ins w:id="15338" w:author="冷雪凝" w:date="2019-05-14T19:29:01Z"/>
          <w:color w:val="000000" w:themeColor="text1"/>
          <w:rPrChange w:id="15339" w:author="梁元" w:date="2019-05-14T19:51:36Z">
            <w:rPr>
              <w:ins w:id="15340" w:author="冷雪凝" w:date="2019-05-14T19:29:01Z"/>
            </w:rPr>
          </w:rPrChange>
          <w14:textFill>
            <w14:solidFill>
              <w14:schemeClr w14:val="tx1"/>
            </w14:solidFill>
          </w14:textFill>
        </w:rPr>
      </w:pPr>
      <w:ins w:id="15341" w:author="冷雪凝" w:date="2019-05-14T19:29:01Z">
        <w:r>
          <w:rPr>
            <w:rFonts w:hint="eastAsia"/>
            <w:color w:val="000000" w:themeColor="text1"/>
            <w:rPrChange w:id="15342" w:author="梁元" w:date="2019-05-14T19:51:36Z">
              <w:rPr>
                <w:rFonts w:hint="eastAsia"/>
              </w:rPr>
            </w:rPrChange>
            <w14:textFill>
              <w14:solidFill>
                <w14:schemeClr w14:val="tx1"/>
              </w14:solidFill>
            </w14:textFill>
          </w:rPr>
          <w:t>其实对应于</w:t>
        </w:r>
      </w:ins>
    </w:p>
    <w:p>
      <w:pPr>
        <w:spacing w:line="240" w:lineRule="auto"/>
        <w:ind w:firstLine="480" w:firstLineChars="200"/>
        <w:rPr>
          <w:ins w:id="15344" w:author="冷雪凝" w:date="2019-05-14T19:29:01Z"/>
          <w:color w:val="000000" w:themeColor="text1"/>
          <w:rPrChange w:id="15345" w:author="梁元" w:date="2019-05-14T19:51:36Z">
            <w:rPr>
              <w:ins w:id="15346" w:author="冷雪凝" w:date="2019-05-14T19:29:01Z"/>
            </w:rPr>
          </w:rPrChange>
          <w14:textFill>
            <w14:solidFill>
              <w14:schemeClr w14:val="tx1"/>
            </w14:solidFill>
          </w14:textFill>
        </w:rPr>
      </w:pPr>
      <w:ins w:id="15347" w:author="冷雪凝" w:date="2019-05-14T19:29:01Z">
        <w:r>
          <w:rPr>
            <w:color w:val="000000" w:themeColor="text1"/>
            <w:rPrChange w:id="15348" w:author="梁元" w:date="2019-05-14T19:51:36Z">
              <w:rPr/>
            </w:rPrChange>
            <w14:textFill>
              <w14:solidFill>
                <w14:schemeClr w14:val="tx1"/>
              </w14:solidFill>
            </w14:textFill>
          </w:rPr>
          <w:t>class HelloWorld extends React.Component {</w:t>
        </w:r>
      </w:ins>
    </w:p>
    <w:p>
      <w:pPr>
        <w:spacing w:line="240" w:lineRule="auto"/>
        <w:ind w:firstLine="480" w:firstLineChars="200"/>
        <w:rPr>
          <w:ins w:id="15350" w:author="冷雪凝" w:date="2019-05-14T19:29:01Z"/>
          <w:color w:val="000000" w:themeColor="text1"/>
          <w:rPrChange w:id="15351" w:author="梁元" w:date="2019-05-14T19:51:36Z">
            <w:rPr>
              <w:ins w:id="15352" w:author="冷雪凝" w:date="2019-05-14T19:29:01Z"/>
            </w:rPr>
          </w:rPrChange>
          <w14:textFill>
            <w14:solidFill>
              <w14:schemeClr w14:val="tx1"/>
            </w14:solidFill>
          </w14:textFill>
        </w:rPr>
      </w:pPr>
      <w:ins w:id="15353" w:author="冷雪凝" w:date="2019-05-14T19:29:01Z">
        <w:r>
          <w:rPr>
            <w:color w:val="000000" w:themeColor="text1"/>
            <w:rPrChange w:id="15354" w:author="梁元" w:date="2019-05-14T19:51:36Z">
              <w:rPr/>
            </w:rPrChange>
            <w14:textFill>
              <w14:solidFill>
                <w14:schemeClr w14:val="tx1"/>
              </w14:solidFill>
            </w14:textFill>
          </w:rPr>
          <w:t xml:space="preserve">  render() {</w:t>
        </w:r>
      </w:ins>
    </w:p>
    <w:p>
      <w:pPr>
        <w:spacing w:line="240" w:lineRule="auto"/>
        <w:ind w:firstLine="480" w:firstLineChars="200"/>
        <w:rPr>
          <w:ins w:id="15356" w:author="冷雪凝" w:date="2019-05-14T19:29:01Z"/>
          <w:color w:val="000000" w:themeColor="text1"/>
          <w:rPrChange w:id="15357" w:author="梁元" w:date="2019-05-14T19:51:36Z">
            <w:rPr>
              <w:ins w:id="15358" w:author="冷雪凝" w:date="2019-05-14T19:29:01Z"/>
            </w:rPr>
          </w:rPrChange>
          <w14:textFill>
            <w14:solidFill>
              <w14:schemeClr w14:val="tx1"/>
            </w14:solidFill>
          </w14:textFill>
        </w:rPr>
      </w:pPr>
      <w:ins w:id="15359" w:author="冷雪凝" w:date="2019-05-14T19:29:01Z">
        <w:r>
          <w:rPr>
            <w:color w:val="000000" w:themeColor="text1"/>
            <w:rPrChange w:id="15360" w:author="梁元" w:date="2019-05-14T19:51:36Z">
              <w:rPr/>
            </w:rPrChange>
            <w14:textFill>
              <w14:solidFill>
                <w14:schemeClr w14:val="tx1"/>
              </w14:solidFill>
            </w14:textFill>
          </w:rPr>
          <w:t xml:space="preserve">    return (</w:t>
        </w:r>
      </w:ins>
    </w:p>
    <w:p>
      <w:pPr>
        <w:spacing w:line="240" w:lineRule="auto"/>
        <w:ind w:firstLine="480" w:firstLineChars="200"/>
        <w:rPr>
          <w:ins w:id="15362" w:author="冷雪凝" w:date="2019-05-14T19:29:01Z"/>
          <w:color w:val="000000" w:themeColor="text1"/>
          <w:rPrChange w:id="15363" w:author="梁元" w:date="2019-05-14T19:51:36Z">
            <w:rPr>
              <w:ins w:id="15364" w:author="冷雪凝" w:date="2019-05-14T19:29:01Z"/>
            </w:rPr>
          </w:rPrChange>
          <w14:textFill>
            <w14:solidFill>
              <w14:schemeClr w14:val="tx1"/>
            </w14:solidFill>
          </w14:textFill>
        </w:rPr>
      </w:pPr>
      <w:ins w:id="15365" w:author="冷雪凝" w:date="2019-05-14T19:29:01Z">
        <w:r>
          <w:rPr>
            <w:color w:val="000000" w:themeColor="text1"/>
            <w:rPrChange w:id="15366" w:author="梁元" w:date="2019-05-14T19:51:36Z">
              <w:rPr/>
            </w:rPrChange>
            <w14:textFill>
              <w14:solidFill>
                <w14:schemeClr w14:val="tx1"/>
              </w14:solidFill>
            </w14:textFill>
          </w:rPr>
          <w:t xml:space="preserve">      React.createElement(</w:t>
        </w:r>
      </w:ins>
    </w:p>
    <w:p>
      <w:pPr>
        <w:spacing w:line="240" w:lineRule="auto"/>
        <w:ind w:firstLine="480" w:firstLineChars="200"/>
        <w:rPr>
          <w:ins w:id="15368" w:author="冷雪凝" w:date="2019-05-14T19:29:01Z"/>
          <w:color w:val="000000" w:themeColor="text1"/>
          <w:rPrChange w:id="15369" w:author="梁元" w:date="2019-05-14T19:51:36Z">
            <w:rPr>
              <w:ins w:id="15370" w:author="冷雪凝" w:date="2019-05-14T19:29:01Z"/>
            </w:rPr>
          </w:rPrChange>
          <w14:textFill>
            <w14:solidFill>
              <w14:schemeClr w14:val="tx1"/>
            </w14:solidFill>
          </w14:textFill>
        </w:rPr>
      </w:pPr>
      <w:ins w:id="15371" w:author="冷雪凝" w:date="2019-05-14T19:29:01Z">
        <w:r>
          <w:rPr>
            <w:color w:val="000000" w:themeColor="text1"/>
            <w:rPrChange w:id="15372" w:author="梁元" w:date="2019-05-14T19:51:36Z">
              <w:rPr/>
            </w:rPrChange>
            <w14:textFill>
              <w14:solidFill>
                <w14:schemeClr w14:val="tx1"/>
              </w14:solidFill>
            </w14:textFill>
          </w:rPr>
          <w:t xml:space="preserve">        'h1',</w:t>
        </w:r>
      </w:ins>
    </w:p>
    <w:p>
      <w:pPr>
        <w:spacing w:line="240" w:lineRule="auto"/>
        <w:ind w:firstLine="480" w:firstLineChars="200"/>
        <w:rPr>
          <w:ins w:id="15374" w:author="冷雪凝" w:date="2019-05-14T19:29:01Z"/>
          <w:color w:val="000000" w:themeColor="text1"/>
          <w:rPrChange w:id="15375" w:author="梁元" w:date="2019-05-14T19:51:36Z">
            <w:rPr>
              <w:ins w:id="15376" w:author="冷雪凝" w:date="2019-05-14T19:29:01Z"/>
            </w:rPr>
          </w:rPrChange>
          <w14:textFill>
            <w14:solidFill>
              <w14:schemeClr w14:val="tx1"/>
            </w14:solidFill>
          </w14:textFill>
        </w:rPr>
      </w:pPr>
      <w:ins w:id="15377" w:author="冷雪凝" w:date="2019-05-14T19:29:01Z">
        <w:r>
          <w:rPr>
            <w:color w:val="000000" w:themeColor="text1"/>
            <w:rPrChange w:id="15378" w:author="梁元" w:date="2019-05-14T19:51:36Z">
              <w:rPr/>
            </w:rPrChange>
            <w14:textFill>
              <w14:solidFill>
                <w14:schemeClr w14:val="tx1"/>
              </w14:solidFill>
            </w14:textFill>
          </w:rPr>
          <w:t xml:space="preserve">        {className: 'large'},</w:t>
        </w:r>
      </w:ins>
    </w:p>
    <w:p>
      <w:pPr>
        <w:spacing w:line="240" w:lineRule="auto"/>
        <w:ind w:firstLine="480" w:firstLineChars="200"/>
        <w:rPr>
          <w:ins w:id="15380" w:author="冷雪凝" w:date="2019-05-14T19:29:01Z"/>
          <w:color w:val="000000" w:themeColor="text1"/>
          <w:rPrChange w:id="15381" w:author="梁元" w:date="2019-05-14T19:51:36Z">
            <w:rPr>
              <w:ins w:id="15382" w:author="冷雪凝" w:date="2019-05-14T19:29:01Z"/>
            </w:rPr>
          </w:rPrChange>
          <w14:textFill>
            <w14:solidFill>
              <w14:schemeClr w14:val="tx1"/>
            </w14:solidFill>
          </w14:textFill>
        </w:rPr>
      </w:pPr>
      <w:ins w:id="15383" w:author="冷雪凝" w:date="2019-05-14T19:29:01Z">
        <w:r>
          <w:rPr>
            <w:color w:val="000000" w:themeColor="text1"/>
            <w:rPrChange w:id="15384" w:author="梁元" w:date="2019-05-14T19:51:36Z">
              <w:rPr/>
            </w:rPrChange>
            <w14:textFill>
              <w14:solidFill>
                <w14:schemeClr w14:val="tx1"/>
              </w14:solidFill>
            </w14:textFill>
          </w:rPr>
          <w:t xml:space="preserve">        'Hello World'</w:t>
        </w:r>
      </w:ins>
    </w:p>
    <w:p>
      <w:pPr>
        <w:spacing w:line="240" w:lineRule="auto"/>
        <w:ind w:firstLine="480" w:firstLineChars="200"/>
        <w:rPr>
          <w:ins w:id="15386" w:author="冷雪凝" w:date="2019-05-14T19:29:01Z"/>
          <w:color w:val="000000" w:themeColor="text1"/>
          <w:rPrChange w:id="15387" w:author="梁元" w:date="2019-05-14T19:51:36Z">
            <w:rPr>
              <w:ins w:id="15388" w:author="冷雪凝" w:date="2019-05-14T19:29:01Z"/>
            </w:rPr>
          </w:rPrChange>
          <w14:textFill>
            <w14:solidFill>
              <w14:schemeClr w14:val="tx1"/>
            </w14:solidFill>
          </w14:textFill>
        </w:rPr>
      </w:pPr>
      <w:ins w:id="15389" w:author="冷雪凝" w:date="2019-05-14T19:29:01Z">
        <w:r>
          <w:rPr>
            <w:color w:val="000000" w:themeColor="text1"/>
            <w:rPrChange w:id="15390" w:author="梁元" w:date="2019-05-14T19:51:36Z">
              <w:rPr/>
            </w:rPrChange>
            <w14:textFill>
              <w14:solidFill>
                <w14:schemeClr w14:val="tx1"/>
              </w14:solidFill>
            </w14:textFill>
          </w:rPr>
          <w:t xml:space="preserve">      )</w:t>
        </w:r>
      </w:ins>
    </w:p>
    <w:p>
      <w:pPr>
        <w:spacing w:line="240" w:lineRule="auto"/>
        <w:ind w:firstLine="480" w:firstLineChars="200"/>
        <w:rPr>
          <w:ins w:id="15392" w:author="冷雪凝" w:date="2019-05-14T19:29:01Z"/>
          <w:color w:val="000000" w:themeColor="text1"/>
          <w:rPrChange w:id="15393" w:author="梁元" w:date="2019-05-14T19:51:36Z">
            <w:rPr>
              <w:ins w:id="15394" w:author="冷雪凝" w:date="2019-05-14T19:29:01Z"/>
            </w:rPr>
          </w:rPrChange>
          <w14:textFill>
            <w14:solidFill>
              <w14:schemeClr w14:val="tx1"/>
            </w14:solidFill>
          </w14:textFill>
        </w:rPr>
      </w:pPr>
      <w:ins w:id="15395" w:author="冷雪凝" w:date="2019-05-14T19:29:01Z">
        <w:r>
          <w:rPr>
            <w:color w:val="000000" w:themeColor="text1"/>
            <w:rPrChange w:id="15396" w:author="梁元" w:date="2019-05-14T19:51:36Z">
              <w:rPr/>
            </w:rPrChange>
            <w14:textFill>
              <w14:solidFill>
                <w14:schemeClr w14:val="tx1"/>
              </w14:solidFill>
            </w14:textFill>
          </w:rPr>
          <w:t xml:space="preserve">    );</w:t>
        </w:r>
      </w:ins>
    </w:p>
    <w:p>
      <w:pPr>
        <w:spacing w:line="240" w:lineRule="auto"/>
        <w:ind w:firstLine="480" w:firstLineChars="200"/>
        <w:rPr>
          <w:ins w:id="15398" w:author="冷雪凝" w:date="2019-05-14T19:29:01Z"/>
          <w:color w:val="000000" w:themeColor="text1"/>
          <w:rPrChange w:id="15399" w:author="梁元" w:date="2019-05-14T19:51:36Z">
            <w:rPr>
              <w:ins w:id="15400" w:author="冷雪凝" w:date="2019-05-14T19:29:01Z"/>
            </w:rPr>
          </w:rPrChange>
          <w14:textFill>
            <w14:solidFill>
              <w14:schemeClr w14:val="tx1"/>
            </w14:solidFill>
          </w14:textFill>
        </w:rPr>
      </w:pPr>
      <w:ins w:id="15401" w:author="冷雪凝" w:date="2019-05-14T19:29:01Z">
        <w:r>
          <w:rPr>
            <w:color w:val="000000" w:themeColor="text1"/>
            <w:rPrChange w:id="15402" w:author="梁元" w:date="2019-05-14T19:51:36Z">
              <w:rPr/>
            </w:rPrChange>
            <w14:textFill>
              <w14:solidFill>
                <w14:schemeClr w14:val="tx1"/>
              </w14:solidFill>
            </w14:textFill>
          </w:rPr>
          <w:t xml:space="preserve">  }</w:t>
        </w:r>
      </w:ins>
    </w:p>
    <w:p>
      <w:pPr>
        <w:spacing w:line="240" w:lineRule="auto"/>
        <w:ind w:firstLine="480" w:firstLineChars="200"/>
        <w:rPr>
          <w:ins w:id="15404" w:author="冷雪凝" w:date="2019-05-14T19:29:01Z"/>
          <w:color w:val="000000" w:themeColor="text1"/>
          <w:rPrChange w:id="15405" w:author="梁元" w:date="2019-05-14T19:51:36Z">
            <w:rPr>
              <w:ins w:id="15406" w:author="冷雪凝" w:date="2019-05-14T19:29:01Z"/>
            </w:rPr>
          </w:rPrChange>
          <w14:textFill>
            <w14:solidFill>
              <w14:schemeClr w14:val="tx1"/>
            </w14:solidFill>
          </w14:textFill>
        </w:rPr>
      </w:pPr>
      <w:ins w:id="15407" w:author="冷雪凝" w:date="2019-05-14T19:29:01Z">
        <w:r>
          <w:rPr>
            <w:color w:val="000000" w:themeColor="text1"/>
            <w:rPrChange w:id="15408" w:author="梁元" w:date="2019-05-14T19:51:36Z">
              <w:rPr/>
            </w:rPrChange>
            <w14:textFill>
              <w14:solidFill>
                <w14:schemeClr w14:val="tx1"/>
              </w14:solidFill>
            </w14:textFill>
          </w:rPr>
          <w:t>}</w:t>
        </w:r>
      </w:ins>
    </w:p>
    <w:p>
      <w:pPr>
        <w:spacing w:line="240" w:lineRule="auto"/>
        <w:ind w:firstLine="480" w:firstLineChars="200"/>
        <w:rPr>
          <w:ins w:id="15410" w:author="冷雪凝" w:date="2019-05-14T19:29:01Z"/>
          <w:color w:val="000000" w:themeColor="text1"/>
          <w:rPrChange w:id="15411" w:author="梁元" w:date="2019-05-14T19:51:36Z">
            <w:rPr>
              <w:ins w:id="15412" w:author="冷雪凝" w:date="2019-05-14T19:29:01Z"/>
            </w:rPr>
          </w:rPrChange>
          <w14:textFill>
            <w14:solidFill>
              <w14:schemeClr w14:val="tx1"/>
            </w14:solidFill>
          </w14:textFill>
        </w:rPr>
      </w:pPr>
    </w:p>
    <w:p>
      <w:pPr>
        <w:spacing w:line="240" w:lineRule="auto"/>
        <w:ind w:firstLine="480" w:firstLineChars="200"/>
        <w:rPr>
          <w:ins w:id="15413" w:author="冷雪凝" w:date="2019-05-14T19:29:01Z"/>
          <w:rFonts w:hint="eastAsia"/>
          <w:color w:val="000000" w:themeColor="text1"/>
          <w:rPrChange w:id="15414" w:author="梁元" w:date="2019-05-14T19:51:36Z">
            <w:rPr>
              <w:ins w:id="15415" w:author="冷雪凝" w:date="2019-05-14T19:29:01Z"/>
              <w:rFonts w:hint="eastAsia"/>
            </w:rPr>
          </w:rPrChange>
          <w14:textFill>
            <w14:solidFill>
              <w14:schemeClr w14:val="tx1"/>
            </w14:solidFill>
          </w14:textFill>
        </w:rPr>
      </w:pPr>
      <w:ins w:id="15416" w:author="冷雪凝" w:date="2019-05-14T19:29:01Z">
        <w:r>
          <w:rPr>
            <w:rFonts w:hint="eastAsia"/>
            <w:color w:val="000000" w:themeColor="text1"/>
            <w:rPrChange w:id="15417" w:author="梁元" w:date="2019-05-14T19:51:36Z">
              <w:rPr>
                <w:rFonts w:hint="eastAsia"/>
              </w:rPr>
            </w:rPrChange>
            <w14:textFill>
              <w14:solidFill>
                <w14:schemeClr w14:val="tx1"/>
              </w14:solidFill>
            </w14:textFill>
          </w:rPr>
          <w:t>就是说JSX最终会被babel等编译工具转换为普通的JS来让浏览器识别，而转换的结果是</w:t>
        </w:r>
      </w:ins>
      <w:ins w:id="15419" w:author="冷雪凝" w:date="2019-05-14T19:29:01Z">
        <w:r>
          <w:rPr>
            <w:color w:val="000000" w:themeColor="text1"/>
            <w:rPrChange w:id="15420" w:author="梁元" w:date="2019-05-14T19:51:36Z">
              <w:rPr/>
            </w:rPrChange>
            <w14:textFill>
              <w14:solidFill>
                <w14:schemeClr w14:val="tx1"/>
              </w14:solidFill>
            </w14:textFill>
          </w:rPr>
          <w:t>R</w:t>
        </w:r>
      </w:ins>
      <w:ins w:id="15422" w:author="冷雪凝" w:date="2019-05-14T19:29:01Z">
        <w:r>
          <w:rPr>
            <w:rFonts w:hint="eastAsia"/>
            <w:color w:val="000000" w:themeColor="text1"/>
            <w:rPrChange w:id="15423" w:author="梁元" w:date="2019-05-14T19:51:36Z">
              <w:rPr>
                <w:rFonts w:hint="eastAsia"/>
              </w:rPr>
            </w:rPrChange>
            <w14:textFill>
              <w14:solidFill>
                <w14:schemeClr w14:val="tx1"/>
              </w14:solidFill>
            </w14:textFill>
          </w:rPr>
          <w:t>eact</w:t>
        </w:r>
      </w:ins>
      <w:ins w:id="15425" w:author="冷雪凝" w:date="2019-05-14T19:29:01Z">
        <w:r>
          <w:rPr>
            <w:color w:val="000000" w:themeColor="text1"/>
            <w:rPrChange w:id="15426" w:author="梁元" w:date="2019-05-14T19:51:36Z">
              <w:rPr/>
            </w:rPrChange>
            <w14:textFill>
              <w14:solidFill>
                <w14:schemeClr w14:val="tx1"/>
              </w14:solidFill>
            </w14:textFill>
          </w:rPr>
          <w:t>.createElement()</w:t>
        </w:r>
      </w:ins>
      <w:ins w:id="15428" w:author="冷雪凝" w:date="2019-05-14T19:29:01Z">
        <w:r>
          <w:rPr>
            <w:rFonts w:hint="eastAsia"/>
            <w:color w:val="000000" w:themeColor="text1"/>
            <w:rPrChange w:id="15429" w:author="梁元" w:date="2019-05-14T19:51:36Z">
              <w:rPr>
                <w:rFonts w:hint="eastAsia"/>
              </w:rPr>
            </w:rPrChange>
            <w14:textFill>
              <w14:solidFill>
                <w14:schemeClr w14:val="tx1"/>
              </w14:solidFill>
            </w14:textFill>
          </w:rPr>
          <w:t>函数，该函数不会生成真实的DOM而是创建一个虚拟DOM，虚拟DOM本身就是一个对象。ReactDOM.</w:t>
        </w:r>
      </w:ins>
      <w:ins w:id="15431" w:author="冷雪凝" w:date="2019-05-14T19:29:01Z">
        <w:r>
          <w:rPr>
            <w:color w:val="000000" w:themeColor="text1"/>
            <w:rPrChange w:id="15432" w:author="梁元" w:date="2019-05-14T19:51:36Z">
              <w:rPr/>
            </w:rPrChange>
            <w14:textFill>
              <w14:solidFill>
                <w14:schemeClr w14:val="tx1"/>
              </w14:solidFill>
            </w14:textFill>
          </w:rPr>
          <w:t>render()</w:t>
        </w:r>
      </w:ins>
      <w:ins w:id="15434" w:author="冷雪凝" w:date="2019-05-14T19:29:01Z">
        <w:r>
          <w:rPr>
            <w:rFonts w:hint="eastAsia"/>
            <w:color w:val="000000" w:themeColor="text1"/>
            <w:rPrChange w:id="15435" w:author="梁元" w:date="2019-05-14T19:51:36Z">
              <w:rPr>
                <w:rFonts w:hint="eastAsia"/>
              </w:rPr>
            </w:rPrChange>
            <w14:textFill>
              <w14:solidFill>
                <w14:schemeClr w14:val="tx1"/>
              </w14:solidFill>
            </w14:textFill>
          </w:rPr>
          <w:t>将虚拟DOM渲染到视图上，会经过diff运算以减小不必要的DOM操作，从而提高页面性能。</w:t>
        </w:r>
      </w:ins>
    </w:p>
    <w:p>
      <w:pPr>
        <w:spacing w:line="240" w:lineRule="auto"/>
        <w:ind w:firstLine="480" w:firstLineChars="200"/>
        <w:rPr>
          <w:ins w:id="15437" w:author="冷雪凝" w:date="2019-05-14T19:29:01Z"/>
          <w:color w:val="000000" w:themeColor="text1"/>
          <w:rPrChange w:id="15438" w:author="梁元" w:date="2019-05-14T19:51:36Z">
            <w:rPr>
              <w:ins w:id="15439" w:author="冷雪凝" w:date="2019-05-14T19:29:01Z"/>
            </w:rPr>
          </w:rPrChange>
          <w14:textFill>
            <w14:solidFill>
              <w14:schemeClr w14:val="tx1"/>
            </w14:solidFill>
          </w14:textFill>
        </w:rPr>
      </w:pPr>
    </w:p>
    <w:p>
      <w:pPr>
        <w:pStyle w:val="3"/>
        <w:numPr>
          <w:ilvl w:val="0"/>
          <w:numId w:val="19"/>
        </w:numPr>
        <w:spacing w:line="240" w:lineRule="auto"/>
        <w:ind w:firstLine="562" w:firstLineChars="200"/>
        <w:rPr>
          <w:ins w:id="15440" w:author="冷雪凝" w:date="2019-05-14T19:29:01Z"/>
          <w:rFonts w:ascii="仿宋" w:hAnsi="仿宋" w:eastAsia="仿宋"/>
          <w:color w:val="000000" w:themeColor="text1"/>
          <w:sz w:val="28"/>
          <w:szCs w:val="28"/>
          <w:rPrChange w:id="15441" w:author="梁元" w:date="2019-05-14T19:51:36Z">
            <w:rPr>
              <w:ins w:id="15442" w:author="冷雪凝" w:date="2019-05-14T19:29:01Z"/>
              <w:rFonts w:ascii="仿宋" w:hAnsi="仿宋" w:eastAsia="仿宋"/>
              <w:sz w:val="28"/>
              <w:szCs w:val="28"/>
            </w:rPr>
          </w:rPrChange>
          <w14:textFill>
            <w14:solidFill>
              <w14:schemeClr w14:val="tx1"/>
            </w14:solidFill>
          </w14:textFill>
        </w:rPr>
      </w:pPr>
      <w:ins w:id="15443" w:author="冷雪凝" w:date="2019-05-14T19:29:01Z">
        <w:bookmarkStart w:id="564" w:name="_Toc10749_WPSOffice_Level2"/>
        <w:r>
          <w:rPr>
            <w:rFonts w:hint="eastAsia" w:ascii="仿宋" w:hAnsi="仿宋" w:eastAsia="仿宋"/>
            <w:color w:val="000000" w:themeColor="text1"/>
            <w:sz w:val="28"/>
            <w:szCs w:val="28"/>
            <w:rPrChange w:id="15444" w:author="梁元" w:date="2019-05-14T19:51:36Z">
              <w:rPr>
                <w:rFonts w:hint="eastAsia" w:ascii="仿宋" w:hAnsi="仿宋" w:eastAsia="仿宋"/>
                <w:sz w:val="28"/>
                <w:szCs w:val="28"/>
              </w:rPr>
            </w:rPrChange>
            <w14:textFill>
              <w14:solidFill>
                <w14:schemeClr w14:val="tx1"/>
              </w14:solidFill>
            </w14:textFill>
          </w:rPr>
          <w:t>解法对比及优缺点</w:t>
        </w:r>
        <w:bookmarkEnd w:id="564"/>
      </w:ins>
    </w:p>
    <w:p>
      <w:pPr>
        <w:pStyle w:val="21"/>
        <w:numPr>
          <w:ilvl w:val="0"/>
          <w:numId w:val="18"/>
        </w:numPr>
        <w:spacing w:line="240" w:lineRule="auto"/>
        <w:ind w:firstLine="480" w:firstLineChars="200"/>
        <w:rPr>
          <w:ins w:id="15446" w:author="冷雪凝" w:date="2019-05-14T19:29:01Z"/>
          <w:color w:val="000000" w:themeColor="text1"/>
          <w:rPrChange w:id="15447" w:author="梁元" w:date="2019-05-14T19:51:36Z">
            <w:rPr>
              <w:ins w:id="15448" w:author="冷雪凝" w:date="2019-05-14T19:29:01Z"/>
            </w:rPr>
          </w:rPrChange>
          <w14:textFill>
            <w14:solidFill>
              <w14:schemeClr w14:val="tx1"/>
            </w14:solidFill>
          </w14:textFill>
        </w:rPr>
      </w:pPr>
      <w:ins w:id="15449" w:author="冷雪凝" w:date="2019-05-14T19:29:01Z">
        <w:r>
          <w:rPr>
            <w:rFonts w:hint="eastAsia"/>
            <w:color w:val="000000" w:themeColor="text1"/>
            <w:rPrChange w:id="15450" w:author="梁元" w:date="2019-05-14T19:51:36Z">
              <w:rPr>
                <w:rFonts w:hint="eastAsia"/>
              </w:rPr>
            </w:rPrChange>
            <w14:textFill>
              <w14:solidFill>
                <w14:schemeClr w14:val="tx1"/>
              </w14:solidFill>
            </w14:textFill>
          </w:rPr>
          <w:t>普通解法只是概括jsx表面特点，以及如何使用。</w:t>
        </w:r>
      </w:ins>
    </w:p>
    <w:p>
      <w:pPr>
        <w:pStyle w:val="21"/>
        <w:numPr>
          <w:ilvl w:val="0"/>
          <w:numId w:val="18"/>
        </w:numPr>
        <w:spacing w:line="240" w:lineRule="auto"/>
        <w:ind w:firstLine="480" w:firstLineChars="200"/>
        <w:rPr>
          <w:ins w:id="15452" w:author="冷雪凝" w:date="2019-05-14T19:29:01Z"/>
          <w:color w:val="000000" w:themeColor="text1"/>
          <w:rPrChange w:id="15453" w:author="梁元" w:date="2019-05-14T19:51:36Z">
            <w:rPr>
              <w:ins w:id="15454" w:author="冷雪凝" w:date="2019-05-14T19:29:01Z"/>
            </w:rPr>
          </w:rPrChange>
          <w14:textFill>
            <w14:solidFill>
              <w14:schemeClr w14:val="tx1"/>
            </w14:solidFill>
          </w14:textFill>
        </w:rPr>
      </w:pPr>
      <w:ins w:id="15455" w:author="冷雪凝" w:date="2019-05-14T19:29:01Z">
        <w:r>
          <w:rPr>
            <w:rFonts w:hint="eastAsia"/>
            <w:color w:val="000000" w:themeColor="text1"/>
            <w:rPrChange w:id="15456" w:author="梁元" w:date="2019-05-14T19:51:36Z">
              <w:rPr>
                <w:rFonts w:hint="eastAsia"/>
              </w:rPr>
            </w:rPrChange>
            <w14:textFill>
              <w14:solidFill>
                <w14:schemeClr w14:val="tx1"/>
              </w14:solidFill>
            </w14:textFill>
          </w:rPr>
          <w:t>大牛级解法对jsx的实质作了进一步阐述，充分体现开发人员对jsx语法的理解</w:t>
        </w:r>
      </w:ins>
    </w:p>
    <w:p>
      <w:pPr>
        <w:spacing w:line="240" w:lineRule="auto"/>
        <w:ind w:firstLine="480" w:firstLineChars="200"/>
        <w:rPr>
          <w:ins w:id="15458" w:author="冷雪凝" w:date="2019-05-14T19:29:01Z"/>
          <w:color w:val="000000" w:themeColor="text1"/>
          <w:rPrChange w:id="15459" w:author="梁元" w:date="2019-05-14T19:51:36Z">
            <w:rPr>
              <w:ins w:id="15460" w:author="冷雪凝" w:date="2019-05-14T19:29:01Z"/>
            </w:rPr>
          </w:rPrChange>
          <w14:textFill>
            <w14:solidFill>
              <w14:schemeClr w14:val="tx1"/>
            </w14:solidFill>
          </w14:textFill>
        </w:rPr>
      </w:pPr>
    </w:p>
    <w:p>
      <w:pPr>
        <w:pStyle w:val="3"/>
        <w:numPr>
          <w:ilvl w:val="0"/>
          <w:numId w:val="19"/>
        </w:numPr>
        <w:spacing w:line="240" w:lineRule="auto"/>
        <w:ind w:firstLine="562" w:firstLineChars="200"/>
        <w:rPr>
          <w:ins w:id="15461" w:author="冷雪凝" w:date="2019-05-14T19:29:01Z"/>
          <w:rFonts w:ascii="仿宋" w:hAnsi="仿宋" w:eastAsia="仿宋"/>
          <w:color w:val="000000" w:themeColor="text1"/>
          <w:sz w:val="28"/>
          <w:szCs w:val="28"/>
          <w:rPrChange w:id="15462" w:author="梁元" w:date="2019-05-14T19:51:36Z">
            <w:rPr>
              <w:ins w:id="15463" w:author="冷雪凝" w:date="2019-05-14T19:29:01Z"/>
              <w:rFonts w:ascii="仿宋" w:hAnsi="仿宋" w:eastAsia="仿宋"/>
              <w:sz w:val="28"/>
              <w:szCs w:val="28"/>
            </w:rPr>
          </w:rPrChange>
          <w14:textFill>
            <w14:solidFill>
              <w14:schemeClr w14:val="tx1"/>
            </w14:solidFill>
          </w14:textFill>
        </w:rPr>
      </w:pPr>
      <w:ins w:id="15464" w:author="冷雪凝" w:date="2019-05-14T19:29:01Z">
        <w:bookmarkStart w:id="565" w:name="_Toc6851_WPSOffice_Level2"/>
        <w:r>
          <w:rPr>
            <w:rFonts w:hint="eastAsia" w:ascii="仿宋" w:hAnsi="仿宋" w:eastAsia="仿宋"/>
            <w:color w:val="000000" w:themeColor="text1"/>
            <w:sz w:val="28"/>
            <w:szCs w:val="28"/>
            <w:rPrChange w:id="15465"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565"/>
      </w:ins>
    </w:p>
    <w:p>
      <w:pPr>
        <w:ind w:firstLine="480" w:firstLineChars="200"/>
        <w:rPr>
          <w:ins w:id="15467" w:author="冷雪凝" w:date="2019-05-14T19:29:01Z"/>
          <w:rFonts w:hint="eastAsia"/>
          <w:color w:val="000000" w:themeColor="text1"/>
          <w:rPrChange w:id="15468" w:author="梁元" w:date="2019-05-14T19:51:36Z">
            <w:rPr>
              <w:ins w:id="15469" w:author="冷雪凝" w:date="2019-05-14T19:29:01Z"/>
              <w:rFonts w:hint="eastAsia"/>
            </w:rPr>
          </w:rPrChange>
          <w14:textFill>
            <w14:solidFill>
              <w14:schemeClr w14:val="tx1"/>
            </w14:solidFill>
          </w14:textFill>
        </w:rPr>
      </w:pPr>
      <w:ins w:id="15470" w:author="冷雪凝" w:date="2019-05-14T19:29:01Z">
        <w:r>
          <w:rPr>
            <w:rFonts w:hint="eastAsia"/>
            <w:color w:val="000000" w:themeColor="text1"/>
            <w:rPrChange w:id="15471" w:author="梁元" w:date="2019-05-14T19:51:36Z">
              <w:rPr>
                <w:rFonts w:hint="eastAsia"/>
              </w:rPr>
            </w:rPrChange>
            <w14:textFill>
              <w14:solidFill>
                <w14:schemeClr w14:val="tx1"/>
              </w14:solidFill>
            </w14:textFill>
          </w:rPr>
          <w:t>虚拟DOM的概念被react框架发明，得到了社区的积极响应，目前主流应用框架都引入了虚拟DOM的概念，比如VUE也通过虚拟DOM+diff运算来提升页面性能</w:t>
        </w:r>
      </w:ins>
    </w:p>
    <w:p>
      <w:pPr>
        <w:ind w:firstLine="480" w:firstLineChars="200"/>
        <w:rPr>
          <w:ins w:id="15473" w:author="冷雪凝" w:date="2019-05-14T19:29:01Z"/>
          <w:color w:val="000000" w:themeColor="text1"/>
          <w:rPrChange w:id="15474" w:author="梁元" w:date="2019-05-14T19:51:36Z">
            <w:rPr>
              <w:ins w:id="15475" w:author="冷雪凝" w:date="2019-05-14T19:29:01Z"/>
            </w:rPr>
          </w:rPrChange>
          <w14:textFill>
            <w14:solidFill>
              <w14:schemeClr w14:val="tx1"/>
            </w14:solidFill>
          </w14:textFill>
        </w:rPr>
      </w:pPr>
    </w:p>
    <w:p>
      <w:pPr>
        <w:pStyle w:val="3"/>
        <w:numPr>
          <w:ilvl w:val="0"/>
          <w:numId w:val="19"/>
        </w:numPr>
        <w:spacing w:line="240" w:lineRule="auto"/>
        <w:ind w:firstLine="562" w:firstLineChars="200"/>
        <w:rPr>
          <w:ins w:id="15476" w:author="冷雪凝" w:date="2019-05-14T19:29:01Z"/>
          <w:rFonts w:ascii="仿宋" w:hAnsi="仿宋" w:eastAsia="仿宋"/>
          <w:color w:val="000000" w:themeColor="text1"/>
          <w:sz w:val="28"/>
          <w:szCs w:val="28"/>
          <w:rPrChange w:id="15477" w:author="梁元" w:date="2019-05-14T19:51:36Z">
            <w:rPr>
              <w:ins w:id="15478" w:author="冷雪凝" w:date="2019-05-14T19:29:01Z"/>
              <w:rFonts w:ascii="仿宋" w:hAnsi="仿宋" w:eastAsia="仿宋"/>
              <w:sz w:val="28"/>
              <w:szCs w:val="28"/>
            </w:rPr>
          </w:rPrChange>
          <w14:textFill>
            <w14:solidFill>
              <w14:schemeClr w14:val="tx1"/>
            </w14:solidFill>
          </w14:textFill>
        </w:rPr>
      </w:pPr>
      <w:ins w:id="15479" w:author="冷雪凝" w:date="2019-05-14T19:29:01Z">
        <w:bookmarkStart w:id="566" w:name="_Toc14978_WPSOffice_Level2"/>
        <w:r>
          <w:rPr>
            <w:rFonts w:hint="eastAsia" w:ascii="仿宋" w:hAnsi="仿宋" w:eastAsia="仿宋"/>
            <w:color w:val="000000" w:themeColor="text1"/>
            <w:sz w:val="28"/>
            <w:szCs w:val="28"/>
            <w:rPrChange w:id="15480" w:author="梁元" w:date="2019-05-14T19:51:36Z">
              <w:rPr>
                <w:rFonts w:hint="eastAsia" w:ascii="仿宋" w:hAnsi="仿宋" w:eastAsia="仿宋"/>
                <w:sz w:val="28"/>
                <w:szCs w:val="28"/>
              </w:rPr>
            </w:rPrChange>
            <w14:textFill>
              <w14:solidFill>
                <w14:schemeClr w14:val="tx1"/>
              </w14:solidFill>
            </w14:textFill>
          </w:rPr>
          <w:t>项目中体现经验的点</w:t>
        </w:r>
        <w:bookmarkEnd w:id="566"/>
      </w:ins>
    </w:p>
    <w:p>
      <w:pPr>
        <w:ind w:firstLine="480" w:firstLineChars="200"/>
        <w:rPr>
          <w:ins w:id="15482" w:author="冷雪凝" w:date="2019-05-14T19:29:01Z"/>
          <w:color w:val="000000" w:themeColor="text1"/>
          <w:rPrChange w:id="15483" w:author="梁元" w:date="2019-05-14T19:51:36Z">
            <w:rPr>
              <w:ins w:id="15484" w:author="冷雪凝" w:date="2019-05-14T19:29:01Z"/>
            </w:rPr>
          </w:rPrChange>
          <w14:textFill>
            <w14:solidFill>
              <w14:schemeClr w14:val="tx1"/>
            </w14:solidFill>
          </w14:textFill>
        </w:rPr>
      </w:pPr>
      <w:ins w:id="15485" w:author="冷雪凝" w:date="2019-05-14T19:29:01Z">
        <w:r>
          <w:rPr>
            <w:rFonts w:hint="eastAsia"/>
            <w:color w:val="000000" w:themeColor="text1"/>
            <w:rPrChange w:id="15486" w:author="梁元" w:date="2019-05-14T19:51:36Z">
              <w:rPr>
                <w:rFonts w:hint="eastAsia"/>
              </w:rPr>
            </w:rPrChange>
            <w14:textFill>
              <w14:solidFill>
                <w14:schemeClr w14:val="tx1"/>
              </w14:solidFill>
            </w14:textFill>
          </w:rPr>
          <w:t>深刻理解JSX语法的特点和原理；</w:t>
        </w:r>
      </w:ins>
    </w:p>
    <w:p>
      <w:pPr>
        <w:pStyle w:val="3"/>
        <w:numPr>
          <w:ilvl w:val="0"/>
          <w:numId w:val="19"/>
        </w:numPr>
        <w:spacing w:line="240" w:lineRule="auto"/>
        <w:ind w:firstLine="562" w:firstLineChars="200"/>
        <w:rPr>
          <w:ins w:id="15488" w:author="冷雪凝" w:date="2019-05-14T19:29:01Z"/>
          <w:rFonts w:ascii="仿宋" w:hAnsi="仿宋" w:eastAsia="仿宋"/>
          <w:color w:val="000000" w:themeColor="text1"/>
          <w:sz w:val="28"/>
          <w:szCs w:val="28"/>
          <w:rPrChange w:id="15489" w:author="梁元" w:date="2019-05-14T19:51:36Z">
            <w:rPr>
              <w:ins w:id="15490" w:author="冷雪凝" w:date="2019-05-14T19:29:01Z"/>
              <w:rFonts w:ascii="仿宋" w:hAnsi="仿宋" w:eastAsia="仿宋"/>
              <w:sz w:val="28"/>
              <w:szCs w:val="28"/>
            </w:rPr>
          </w:rPrChange>
          <w14:textFill>
            <w14:solidFill>
              <w14:schemeClr w14:val="tx1"/>
            </w14:solidFill>
          </w14:textFill>
        </w:rPr>
      </w:pPr>
      <w:ins w:id="15491" w:author="冷雪凝" w:date="2019-05-14T19:29:01Z">
        <w:bookmarkStart w:id="567" w:name="_Toc22399_WPSOffice_Level2"/>
        <w:r>
          <w:rPr>
            <w:rFonts w:hint="eastAsia" w:ascii="仿宋" w:hAnsi="仿宋" w:eastAsia="仿宋"/>
            <w:color w:val="000000" w:themeColor="text1"/>
            <w:sz w:val="28"/>
            <w:szCs w:val="28"/>
            <w:rPrChange w:id="15492" w:author="梁元" w:date="2019-05-14T19:51:36Z">
              <w:rPr>
                <w:rFonts w:hint="eastAsia" w:ascii="仿宋" w:hAnsi="仿宋" w:eastAsia="仿宋"/>
                <w:sz w:val="28"/>
                <w:szCs w:val="28"/>
              </w:rPr>
            </w:rPrChange>
            <w14:textFill>
              <w14:solidFill>
                <w14:schemeClr w14:val="tx1"/>
              </w14:solidFill>
            </w14:textFill>
          </w:rPr>
          <w:t>论坛参考</w:t>
        </w:r>
        <w:bookmarkEnd w:id="567"/>
      </w:ins>
    </w:p>
    <w:p>
      <w:pPr>
        <w:ind w:firstLine="480" w:firstLineChars="200"/>
        <w:rPr>
          <w:ins w:id="15494" w:author="冷雪凝" w:date="2019-05-14T19:29:01Z"/>
          <w:color w:val="000000" w:themeColor="text1"/>
          <w:rPrChange w:id="15495" w:author="梁元" w:date="2019-05-14T19:51:36Z">
            <w:rPr>
              <w:ins w:id="15496" w:author="冷雪凝" w:date="2019-05-14T19:29:01Z"/>
            </w:rPr>
          </w:rPrChange>
          <w14:textFill>
            <w14:solidFill>
              <w14:schemeClr w14:val="tx1"/>
            </w14:solidFill>
          </w14:textFill>
        </w:rPr>
      </w:pPr>
      <w:ins w:id="15497" w:author="冷雪凝" w:date="2019-05-14T19:29:01Z">
        <w:r>
          <w:rPr>
            <w:rStyle w:val="18"/>
            <w:color w:val="000000" w:themeColor="text1"/>
            <w:rPrChange w:id="15498" w:author="梁元" w:date="2019-05-14T19:51:36Z">
              <w:rPr>
                <w:rStyle w:val="18"/>
              </w:rPr>
            </w:rPrChange>
            <w14:textFill>
              <w14:solidFill>
                <w14:schemeClr w14:val="tx1"/>
              </w14:solidFill>
            </w14:textFill>
          </w:rPr>
          <w:t>http://www.runoob.com/react/react-jsx.html</w:t>
        </w:r>
      </w:ins>
    </w:p>
    <w:p>
      <w:pPr>
        <w:ind w:firstLine="480" w:firstLineChars="200"/>
        <w:rPr>
          <w:ins w:id="15500" w:author="冷雪凝" w:date="2019-05-14T19:29:01Z"/>
          <w:color w:val="000000" w:themeColor="text1"/>
          <w:rPrChange w:id="15501" w:author="梁元" w:date="2019-05-14T19:51:36Z">
            <w:rPr>
              <w:ins w:id="15502" w:author="冷雪凝" w:date="2019-05-14T19:29:01Z"/>
            </w:rPr>
          </w:rPrChange>
          <w14:textFill>
            <w14:solidFill>
              <w14:schemeClr w14:val="tx1"/>
            </w14:solidFill>
          </w14:textFill>
        </w:rPr>
      </w:pPr>
      <w:ins w:id="15503" w:author="冷雪凝" w:date="2019-05-14T19:29:01Z">
        <w:r>
          <w:rPr>
            <w:rStyle w:val="18"/>
            <w:color w:val="000000" w:themeColor="text1"/>
            <w:rPrChange w:id="15504" w:author="梁元" w:date="2019-05-14T19:51:36Z">
              <w:rPr>
                <w:rStyle w:val="18"/>
              </w:rPr>
            </w:rPrChange>
            <w14:textFill>
              <w14:solidFill>
                <w14:schemeClr w14:val="tx1"/>
              </w14:solidFill>
            </w14:textFill>
          </w:rPr>
          <w:t>https://blog.csdn.net/tianzhw/article/details/78812475</w:t>
        </w:r>
      </w:ins>
    </w:p>
    <w:p>
      <w:pPr>
        <w:ind w:firstLine="480" w:firstLineChars="200"/>
        <w:rPr>
          <w:ins w:id="15506" w:author="冷雪凝" w:date="2019-05-14T19:29:01Z"/>
          <w:rStyle w:val="18"/>
          <w:color w:val="000000" w:themeColor="text1"/>
          <w:rPrChange w:id="15507" w:author="梁元" w:date="2019-05-14T19:51:36Z">
            <w:rPr>
              <w:ins w:id="15508" w:author="冷雪凝" w:date="2019-05-14T19:29:01Z"/>
              <w:rStyle w:val="18"/>
            </w:rPr>
          </w:rPrChange>
          <w14:textFill>
            <w14:solidFill>
              <w14:schemeClr w14:val="tx1"/>
            </w14:solidFill>
          </w14:textFill>
        </w:rPr>
      </w:pPr>
      <w:ins w:id="15509" w:author="冷雪凝" w:date="2019-05-14T19:29:01Z">
        <w:r>
          <w:rPr>
            <w:rStyle w:val="18"/>
            <w:color w:val="000000" w:themeColor="text1"/>
            <w:rPrChange w:id="15510" w:author="梁元" w:date="2019-05-14T19:51:36Z">
              <w:rPr>
                <w:rStyle w:val="18"/>
              </w:rPr>
            </w:rPrChange>
            <w14:textFill>
              <w14:solidFill>
                <w14:schemeClr w14:val="tx1"/>
              </w14:solidFill>
            </w14:textFill>
          </w:rPr>
          <w:fldChar w:fldCharType="begin"/>
        </w:r>
      </w:ins>
      <w:ins w:id="15512" w:author="冷雪凝" w:date="2019-05-14T19:29:01Z">
        <w:r>
          <w:rPr>
            <w:rStyle w:val="18"/>
            <w:color w:val="000000" w:themeColor="text1"/>
            <w:rPrChange w:id="15513" w:author="梁元" w:date="2019-05-14T19:51:36Z">
              <w:rPr>
                <w:rStyle w:val="18"/>
              </w:rPr>
            </w:rPrChange>
            <w14:textFill>
              <w14:solidFill>
                <w14:schemeClr w14:val="tx1"/>
              </w14:solidFill>
            </w14:textFill>
          </w:rPr>
          <w:instrText xml:space="preserve"> HYPERLINK "https://www.cnblogs.com/zourong/p/6043914.html" </w:instrText>
        </w:r>
      </w:ins>
      <w:ins w:id="15515" w:author="冷雪凝" w:date="2019-05-14T19:29:01Z">
        <w:r>
          <w:rPr>
            <w:rStyle w:val="18"/>
            <w:color w:val="000000" w:themeColor="text1"/>
            <w:rPrChange w:id="15516" w:author="梁元" w:date="2019-05-14T19:51:36Z">
              <w:rPr>
                <w:rStyle w:val="18"/>
              </w:rPr>
            </w:rPrChange>
            <w14:textFill>
              <w14:solidFill>
                <w14:schemeClr w14:val="tx1"/>
              </w14:solidFill>
            </w14:textFill>
          </w:rPr>
          <w:fldChar w:fldCharType="separate"/>
        </w:r>
      </w:ins>
      <w:ins w:id="15518" w:author="冷雪凝" w:date="2019-05-14T19:29:01Z">
        <w:r>
          <w:rPr>
            <w:rStyle w:val="18"/>
            <w:color w:val="000000" w:themeColor="text1"/>
            <w:rPrChange w:id="15519" w:author="梁元" w:date="2019-05-14T19:51:36Z">
              <w:rPr>
                <w:rStyle w:val="18"/>
              </w:rPr>
            </w:rPrChange>
            <w14:textFill>
              <w14:solidFill>
                <w14:schemeClr w14:val="tx1"/>
              </w14:solidFill>
            </w14:textFill>
          </w:rPr>
          <w:t>https://www.cnblogs.com/zourong/p/6043914.html</w:t>
        </w:r>
      </w:ins>
      <w:ins w:id="15521" w:author="冷雪凝" w:date="2019-05-14T19:29:01Z">
        <w:r>
          <w:rPr>
            <w:rStyle w:val="18"/>
            <w:color w:val="000000" w:themeColor="text1"/>
            <w:rPrChange w:id="15522" w:author="梁元" w:date="2019-05-14T19:51:36Z">
              <w:rPr>
                <w:rStyle w:val="18"/>
              </w:rPr>
            </w:rPrChange>
            <w14:textFill>
              <w14:solidFill>
                <w14:schemeClr w14:val="tx1"/>
              </w14:solidFill>
            </w14:textFill>
          </w:rPr>
          <w:fldChar w:fldCharType="end"/>
        </w:r>
      </w:ins>
    </w:p>
    <w:p>
      <w:pPr>
        <w:pStyle w:val="2"/>
        <w:numPr>
          <w:ilvl w:val="0"/>
          <w:numId w:val="1"/>
        </w:numPr>
        <w:rPr>
          <w:ins w:id="15524" w:author="冷雪凝" w:date="2019-05-14T19:29:01Z"/>
          <w:rFonts w:ascii="仿宋" w:hAnsi="仿宋" w:eastAsia="仿宋"/>
          <w:color w:val="000000" w:themeColor="text1"/>
          <w:sz w:val="28"/>
          <w:szCs w:val="28"/>
          <w:rPrChange w:id="15525" w:author="梁元" w:date="2019-05-14T19:51:36Z">
            <w:rPr>
              <w:ins w:id="15526" w:author="冷雪凝" w:date="2019-05-14T19:29:01Z"/>
              <w:rFonts w:ascii="仿宋" w:hAnsi="仿宋" w:eastAsia="仿宋"/>
              <w:sz w:val="28"/>
              <w:szCs w:val="28"/>
            </w:rPr>
          </w:rPrChange>
          <w14:textFill>
            <w14:solidFill>
              <w14:schemeClr w14:val="tx1"/>
            </w14:solidFill>
          </w14:textFill>
        </w:rPr>
      </w:pPr>
      <w:ins w:id="15527" w:author="冷雪凝" w:date="2019-05-14T19:29:01Z">
        <w:bookmarkStart w:id="568" w:name="_Toc17242_WPSOffice_Level1"/>
        <w:r>
          <w:rPr>
            <w:rFonts w:hint="eastAsia" w:ascii="仿宋" w:hAnsi="仿宋" w:eastAsia="仿宋"/>
            <w:color w:val="000000" w:themeColor="text1"/>
            <w:sz w:val="28"/>
            <w:szCs w:val="28"/>
            <w:lang w:val="en-US" w:eastAsia="zh-CN"/>
            <w:rPrChange w:id="15528" w:author="梁元" w:date="2019-05-14T19:51:36Z">
              <w:rPr>
                <w:rFonts w:hint="eastAsia" w:ascii="仿宋" w:hAnsi="仿宋" w:eastAsia="仿宋"/>
                <w:sz w:val="28"/>
                <w:szCs w:val="28"/>
                <w:lang w:val="en-US" w:eastAsia="zh-CN"/>
              </w:rPr>
            </w:rPrChange>
            <w14:textFill>
              <w14:solidFill>
                <w14:schemeClr w14:val="tx1"/>
              </w14:solidFill>
            </w14:textFill>
          </w:rPr>
          <w:t>redux三大原则</w:t>
        </w:r>
      </w:ins>
      <w:ins w:id="15530" w:author="冷雪凝" w:date="2019-05-14T19:29:01Z">
        <w:r>
          <w:rPr>
            <w:rFonts w:hint="eastAsia" w:ascii="仿宋" w:hAnsi="仿宋" w:eastAsia="仿宋"/>
            <w:color w:val="000000" w:themeColor="text1"/>
            <w:sz w:val="28"/>
            <w:szCs w:val="28"/>
            <w:lang w:eastAsia="zh-CN"/>
            <w:rPrChange w:id="15531" w:author="梁元" w:date="2019-05-14T19:51:36Z">
              <w:rPr>
                <w:rFonts w:hint="eastAsia" w:ascii="仿宋" w:hAnsi="仿宋" w:eastAsia="仿宋"/>
                <w:sz w:val="28"/>
                <w:szCs w:val="28"/>
                <w:lang w:eastAsia="zh-CN"/>
              </w:rPr>
            </w:rPrChange>
            <w14:textFill>
              <w14:solidFill>
                <w14:schemeClr w14:val="tx1"/>
              </w14:solidFill>
            </w14:textFill>
          </w:rPr>
          <w:t>？</w:t>
        </w:r>
        <w:bookmarkEnd w:id="568"/>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15533" w:author="冷雪凝" w:date="2019-05-14T19:29:01Z"/>
        </w:trPr>
        <w:tc>
          <w:tcPr>
            <w:tcW w:w="1523" w:type="dxa"/>
          </w:tcPr>
          <w:p>
            <w:pPr>
              <w:jc w:val="center"/>
              <w:rPr>
                <w:ins w:id="15534" w:author="冷雪凝" w:date="2019-05-14T19:29:01Z"/>
                <w:rFonts w:ascii="仿宋" w:hAnsi="仿宋" w:eastAsia="仿宋"/>
                <w:color w:val="000000" w:themeColor="text1"/>
                <w:rPrChange w:id="15535" w:author="梁元" w:date="2019-05-14T19:51:36Z">
                  <w:rPr>
                    <w:ins w:id="15536" w:author="冷雪凝" w:date="2019-05-14T19:29:01Z"/>
                    <w:rFonts w:ascii="仿宋" w:hAnsi="仿宋" w:eastAsia="仿宋"/>
                  </w:rPr>
                </w:rPrChange>
                <w14:textFill>
                  <w14:solidFill>
                    <w14:schemeClr w14:val="tx1"/>
                  </w14:solidFill>
                </w14:textFill>
              </w:rPr>
            </w:pPr>
            <w:ins w:id="15537" w:author="冷雪凝" w:date="2019-05-14T19:29:01Z">
              <w:r>
                <w:rPr>
                  <w:rFonts w:hint="eastAsia" w:ascii="仿宋" w:hAnsi="仿宋" w:eastAsia="仿宋"/>
                  <w:color w:val="000000" w:themeColor="text1"/>
                  <w:rPrChange w:id="15538"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15540" w:author="冷雪凝" w:date="2019-05-14T19:29:01Z"/>
                <w:rFonts w:ascii="仿宋" w:hAnsi="仿宋" w:eastAsia="仿宋"/>
                <w:color w:val="000000" w:themeColor="text1"/>
                <w:rPrChange w:id="15541" w:author="梁元" w:date="2019-05-14T19:51:36Z">
                  <w:rPr>
                    <w:ins w:id="15542" w:author="冷雪凝" w:date="2019-05-14T19:29:01Z"/>
                    <w:rFonts w:ascii="仿宋" w:hAnsi="仿宋" w:eastAsia="仿宋"/>
                  </w:rPr>
                </w:rPrChange>
                <w14:textFill>
                  <w14:solidFill>
                    <w14:schemeClr w14:val="tx1"/>
                  </w14:solidFill>
                </w14:textFill>
              </w:rPr>
            </w:pPr>
            <w:ins w:id="15543" w:author="冷雪凝" w:date="2019-05-14T19:29:01Z">
              <w:r>
                <w:rPr>
                  <w:rFonts w:hint="eastAsia" w:ascii="仿宋" w:hAnsi="仿宋" w:eastAsia="仿宋"/>
                  <w:color w:val="000000" w:themeColor="text1"/>
                  <w:rPrChange w:id="15544"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15546" w:author="冷雪凝" w:date="2019-05-14T19:29:01Z"/>
                <w:rFonts w:ascii="仿宋" w:hAnsi="仿宋" w:eastAsia="仿宋"/>
                <w:color w:val="000000" w:themeColor="text1"/>
                <w:rPrChange w:id="15547" w:author="梁元" w:date="2019-05-14T19:51:36Z">
                  <w:rPr>
                    <w:ins w:id="15548" w:author="冷雪凝" w:date="2019-05-14T19:29:01Z"/>
                    <w:rFonts w:ascii="仿宋" w:hAnsi="仿宋" w:eastAsia="仿宋"/>
                  </w:rPr>
                </w:rPrChange>
                <w14:textFill>
                  <w14:solidFill>
                    <w14:schemeClr w14:val="tx1"/>
                  </w14:solidFill>
                </w14:textFill>
              </w:rPr>
            </w:pPr>
            <w:ins w:id="15549" w:author="冷雪凝" w:date="2019-05-14T19:29:01Z">
              <w:r>
                <w:rPr>
                  <w:rFonts w:hint="eastAsia" w:ascii="仿宋" w:hAnsi="仿宋" w:eastAsia="仿宋"/>
                  <w:color w:val="000000" w:themeColor="text1"/>
                  <w:rPrChange w:id="15550"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15552" w:author="冷雪凝" w:date="2019-05-14T19:29:01Z"/>
                <w:rFonts w:ascii="仿宋" w:hAnsi="仿宋" w:eastAsia="仿宋"/>
                <w:color w:val="000000" w:themeColor="text1"/>
                <w:rPrChange w:id="15553" w:author="梁元" w:date="2019-05-14T19:51:36Z">
                  <w:rPr>
                    <w:ins w:id="15554" w:author="冷雪凝" w:date="2019-05-14T19:29:01Z"/>
                    <w:rFonts w:ascii="仿宋" w:hAnsi="仿宋" w:eastAsia="仿宋"/>
                  </w:rPr>
                </w:rPrChange>
                <w14:textFill>
                  <w14:solidFill>
                    <w14:schemeClr w14:val="tx1"/>
                  </w14:solidFill>
                </w14:textFill>
              </w:rPr>
            </w:pPr>
            <w:ins w:id="15555" w:author="冷雪凝" w:date="2019-05-14T19:29:01Z">
              <w:r>
                <w:rPr>
                  <w:rFonts w:hint="eastAsia" w:ascii="仿宋" w:hAnsi="仿宋" w:eastAsia="仿宋"/>
                  <w:color w:val="000000" w:themeColor="text1"/>
                  <w:rPrChange w:id="15556"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15558" w:author="冷雪凝" w:date="2019-05-14T19:29:01Z"/>
                <w:rFonts w:ascii="仿宋" w:hAnsi="仿宋" w:eastAsia="仿宋"/>
                <w:color w:val="000000" w:themeColor="text1"/>
                <w:rPrChange w:id="15559" w:author="梁元" w:date="2019-05-14T19:51:36Z">
                  <w:rPr>
                    <w:ins w:id="15560" w:author="冷雪凝" w:date="2019-05-14T19:29:01Z"/>
                    <w:rFonts w:ascii="仿宋" w:hAnsi="仿宋" w:eastAsia="仿宋"/>
                  </w:rPr>
                </w:rPrChange>
                <w14:textFill>
                  <w14:solidFill>
                    <w14:schemeClr w14:val="tx1"/>
                  </w14:solidFill>
                </w14:textFill>
              </w:rPr>
            </w:pPr>
            <w:ins w:id="15561" w:author="冷雪凝" w:date="2019-05-14T19:29:01Z">
              <w:r>
                <w:rPr>
                  <w:rFonts w:hint="eastAsia" w:ascii="仿宋" w:hAnsi="仿宋" w:eastAsia="仿宋"/>
                  <w:color w:val="000000" w:themeColor="text1"/>
                  <w:rPrChange w:id="15562"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15564" w:author="冷雪凝" w:date="2019-05-14T19:29:01Z"/>
        </w:trPr>
        <w:tc>
          <w:tcPr>
            <w:tcW w:w="1523" w:type="dxa"/>
          </w:tcPr>
          <w:p>
            <w:pPr>
              <w:jc w:val="center"/>
              <w:rPr>
                <w:ins w:id="15565" w:author="冷雪凝" w:date="2019-05-14T19:29:01Z"/>
                <w:rFonts w:ascii="仿宋" w:hAnsi="仿宋" w:eastAsia="仿宋"/>
                <w:color w:val="000000" w:themeColor="text1"/>
                <w:rPrChange w:id="15566" w:author="梁元" w:date="2019-05-14T19:51:36Z">
                  <w:rPr>
                    <w:ins w:id="15567" w:author="冷雪凝" w:date="2019-05-14T19:29:01Z"/>
                    <w:rFonts w:ascii="仿宋" w:hAnsi="仿宋" w:eastAsia="仿宋"/>
                  </w:rPr>
                </w:rPrChange>
                <w14:textFill>
                  <w14:solidFill>
                    <w14:schemeClr w14:val="tx1"/>
                  </w14:solidFill>
                </w14:textFill>
              </w:rPr>
            </w:pPr>
            <w:ins w:id="15568" w:author="冷雪凝" w:date="2019-05-14T19:29:01Z">
              <w:r>
                <w:rPr>
                  <w:rFonts w:hint="eastAsia" w:ascii="仿宋" w:hAnsi="仿宋" w:eastAsia="仿宋"/>
                  <w:color w:val="000000" w:themeColor="text1"/>
                  <w:lang w:val="en-US" w:eastAsia="zh-CN"/>
                  <w:rPrChange w:id="15569" w:author="梁元" w:date="2019-05-14T19:51:36Z">
                    <w:rPr>
                      <w:rFonts w:hint="eastAsia" w:ascii="仿宋" w:hAnsi="仿宋" w:eastAsia="仿宋"/>
                      <w:lang w:val="en-US" w:eastAsia="zh-CN"/>
                    </w:rPr>
                  </w:rPrChange>
                  <w14:textFill>
                    <w14:solidFill>
                      <w14:schemeClr w14:val="tx1"/>
                    </w14:solidFill>
                  </w14:textFill>
                </w:rPr>
                <w:t>8</w:t>
              </w:r>
            </w:ins>
            <w:ins w:id="15571" w:author="冷雪凝" w:date="2019-05-14T19:29:01Z">
              <w:r>
                <w:rPr>
                  <w:rFonts w:hint="eastAsia" w:ascii="仿宋" w:hAnsi="仿宋" w:eastAsia="仿宋"/>
                  <w:color w:val="000000" w:themeColor="text1"/>
                  <w:rPrChange w:id="15572" w:author="梁元" w:date="2019-05-14T19:51:36Z">
                    <w:rPr>
                      <w:rFonts w:hint="eastAsia" w:ascii="仿宋" w:hAnsi="仿宋" w:eastAsia="仿宋"/>
                    </w:rPr>
                  </w:rPrChange>
                  <w14:textFill>
                    <w14:solidFill>
                      <w14:schemeClr w14:val="tx1"/>
                    </w14:solidFill>
                  </w14:textFill>
                </w:rPr>
                <w:t>5%</w:t>
              </w:r>
            </w:ins>
          </w:p>
        </w:tc>
        <w:tc>
          <w:tcPr>
            <w:tcW w:w="1559" w:type="dxa"/>
          </w:tcPr>
          <w:p>
            <w:pPr>
              <w:jc w:val="center"/>
              <w:rPr>
                <w:ins w:id="15574" w:author="冷雪凝" w:date="2019-05-14T19:29:01Z"/>
                <w:rFonts w:ascii="仿宋" w:hAnsi="仿宋" w:eastAsia="仿宋"/>
                <w:color w:val="000000" w:themeColor="text1"/>
                <w:rPrChange w:id="15575" w:author="梁元" w:date="2019-05-14T19:51:36Z">
                  <w:rPr>
                    <w:ins w:id="15576" w:author="冷雪凝" w:date="2019-05-14T19:29:01Z"/>
                    <w:rFonts w:ascii="仿宋" w:hAnsi="仿宋" w:eastAsia="仿宋"/>
                  </w:rPr>
                </w:rPrChange>
                <w14:textFill>
                  <w14:solidFill>
                    <w14:schemeClr w14:val="tx1"/>
                  </w14:solidFill>
                </w14:textFill>
              </w:rPr>
            </w:pPr>
            <w:ins w:id="15577" w:author="冷雪凝" w:date="2019-05-14T19:29:01Z">
              <w:r>
                <w:rPr>
                  <w:rFonts w:hint="eastAsia" w:ascii="仿宋" w:hAnsi="仿宋" w:eastAsia="仿宋"/>
                  <w:color w:val="000000" w:themeColor="text1"/>
                  <w:lang w:val="en-US" w:eastAsia="zh-CN"/>
                  <w:rPrChange w:id="15578" w:author="梁元" w:date="2019-05-14T19:51:36Z">
                    <w:rPr>
                      <w:rFonts w:hint="eastAsia" w:ascii="仿宋" w:hAnsi="仿宋" w:eastAsia="仿宋"/>
                      <w:lang w:val="en-US" w:eastAsia="zh-CN"/>
                    </w:rPr>
                  </w:rPrChange>
                  <w14:textFill>
                    <w14:solidFill>
                      <w14:schemeClr w14:val="tx1"/>
                    </w14:solidFill>
                  </w14:textFill>
                </w:rPr>
                <w:t>4</w:t>
              </w:r>
            </w:ins>
            <w:ins w:id="15580" w:author="冷雪凝" w:date="2019-05-14T19:29:01Z">
              <w:r>
                <w:rPr>
                  <w:rFonts w:hint="eastAsia" w:ascii="仿宋" w:hAnsi="仿宋" w:eastAsia="仿宋"/>
                  <w:color w:val="000000" w:themeColor="text1"/>
                  <w:rPrChange w:id="15581" w:author="梁元" w:date="2019-05-14T19:51:36Z">
                    <w:rPr>
                      <w:rFonts w:hint="eastAsia" w:ascii="仿宋" w:hAnsi="仿宋" w:eastAsia="仿宋"/>
                    </w:rPr>
                  </w:rPrChange>
                  <w14:textFill>
                    <w14:solidFill>
                      <w14:schemeClr w14:val="tx1"/>
                    </w14:solidFill>
                  </w14:textFill>
                </w:rPr>
                <w:t>星</w:t>
              </w:r>
            </w:ins>
          </w:p>
        </w:tc>
        <w:tc>
          <w:tcPr>
            <w:tcW w:w="1418" w:type="dxa"/>
          </w:tcPr>
          <w:p>
            <w:pPr>
              <w:jc w:val="center"/>
              <w:rPr>
                <w:ins w:id="15583" w:author="冷雪凝" w:date="2019-05-14T19:29:01Z"/>
                <w:rFonts w:ascii="仿宋" w:hAnsi="仿宋" w:eastAsia="仿宋"/>
                <w:color w:val="000000" w:themeColor="text1"/>
                <w:rPrChange w:id="15584" w:author="梁元" w:date="2019-05-14T19:51:36Z">
                  <w:rPr>
                    <w:ins w:id="15585" w:author="冷雪凝" w:date="2019-05-14T19:29:01Z"/>
                    <w:rFonts w:ascii="仿宋" w:hAnsi="仿宋" w:eastAsia="仿宋"/>
                  </w:rPr>
                </w:rPrChange>
                <w14:textFill>
                  <w14:solidFill>
                    <w14:schemeClr w14:val="tx1"/>
                  </w14:solidFill>
                </w14:textFill>
              </w:rPr>
            </w:pPr>
            <w:ins w:id="15586" w:author="冷雪凝" w:date="2019-05-14T19:29:01Z">
              <w:r>
                <w:rPr>
                  <w:rFonts w:hint="eastAsia" w:ascii="仿宋" w:hAnsi="仿宋" w:eastAsia="仿宋"/>
                  <w:color w:val="000000" w:themeColor="text1"/>
                  <w:lang w:val="en-US" w:eastAsia="zh-CN"/>
                  <w:rPrChange w:id="15587" w:author="梁元" w:date="2019-05-14T19:51:36Z">
                    <w:rPr>
                      <w:rFonts w:hint="eastAsia" w:ascii="仿宋" w:hAnsi="仿宋" w:eastAsia="仿宋"/>
                      <w:lang w:val="en-US" w:eastAsia="zh-CN"/>
                    </w:rPr>
                  </w:rPrChange>
                  <w14:textFill>
                    <w14:solidFill>
                      <w14:schemeClr w14:val="tx1"/>
                    </w14:solidFill>
                  </w14:textFill>
                </w:rPr>
                <w:t>数据管理</w:t>
              </w:r>
            </w:ins>
          </w:p>
        </w:tc>
        <w:tc>
          <w:tcPr>
            <w:tcW w:w="1417" w:type="dxa"/>
          </w:tcPr>
          <w:p>
            <w:pPr>
              <w:jc w:val="center"/>
              <w:rPr>
                <w:ins w:id="15589" w:author="冷雪凝" w:date="2019-05-14T19:29:01Z"/>
                <w:rFonts w:ascii="仿宋" w:hAnsi="仿宋" w:eastAsia="仿宋"/>
                <w:color w:val="000000" w:themeColor="text1"/>
                <w:rPrChange w:id="15590" w:author="梁元" w:date="2019-05-14T19:51:36Z">
                  <w:rPr>
                    <w:ins w:id="15591" w:author="冷雪凝" w:date="2019-05-14T19:29:01Z"/>
                    <w:rFonts w:ascii="仿宋" w:hAnsi="仿宋" w:eastAsia="仿宋"/>
                  </w:rPr>
                </w:rPrChange>
                <w14:textFill>
                  <w14:solidFill>
                    <w14:schemeClr w14:val="tx1"/>
                  </w14:solidFill>
                </w14:textFill>
              </w:rPr>
            </w:pPr>
            <w:ins w:id="15592" w:author="冷雪凝" w:date="2019-05-14T19:29:01Z">
              <w:r>
                <w:rPr>
                  <w:rFonts w:hint="eastAsia" w:ascii="仿宋" w:hAnsi="仿宋" w:eastAsia="仿宋"/>
                  <w:color w:val="000000" w:themeColor="text1"/>
                  <w:lang w:val="en-US" w:eastAsia="zh-CN"/>
                  <w:rPrChange w:id="15593" w:author="梁元" w:date="2019-05-14T19:51:36Z">
                    <w:rPr>
                      <w:rFonts w:hint="eastAsia" w:ascii="仿宋" w:hAnsi="仿宋" w:eastAsia="仿宋"/>
                      <w:lang w:val="en-US" w:eastAsia="zh-CN"/>
                    </w:rPr>
                  </w:rPrChange>
                  <w14:textFill>
                    <w14:solidFill>
                      <w14:schemeClr w14:val="tx1"/>
                    </w14:solidFill>
                  </w14:textFill>
                </w:rPr>
                <w:t>跨组建通信</w:t>
              </w:r>
            </w:ins>
          </w:p>
        </w:tc>
        <w:tc>
          <w:tcPr>
            <w:tcW w:w="1465" w:type="dxa"/>
          </w:tcPr>
          <w:p>
            <w:pPr>
              <w:jc w:val="center"/>
              <w:rPr>
                <w:ins w:id="15595" w:author="冷雪凝" w:date="2019-05-14T19:29:01Z"/>
                <w:rFonts w:ascii="仿宋" w:hAnsi="仿宋" w:eastAsia="仿宋"/>
                <w:color w:val="000000" w:themeColor="text1"/>
                <w:rPrChange w:id="15596" w:author="梁元" w:date="2019-05-14T19:51:36Z">
                  <w:rPr>
                    <w:ins w:id="15597" w:author="冷雪凝" w:date="2019-05-14T19:29:01Z"/>
                    <w:rFonts w:ascii="仿宋" w:hAnsi="仿宋" w:eastAsia="仿宋"/>
                  </w:rPr>
                </w:rPrChange>
                <w14:textFill>
                  <w14:solidFill>
                    <w14:schemeClr w14:val="tx1"/>
                  </w14:solidFill>
                </w14:textFill>
              </w:rPr>
            </w:pPr>
            <w:ins w:id="15598" w:author="冷雪凝" w:date="2019-05-14T19:29:01Z">
              <w:r>
                <w:rPr>
                  <w:rFonts w:hint="eastAsia" w:ascii="仿宋" w:hAnsi="仿宋" w:eastAsia="仿宋"/>
                  <w:color w:val="000000" w:themeColor="text1"/>
                  <w:lang w:val="en-US" w:eastAsia="zh-CN"/>
                  <w:rPrChange w:id="15599" w:author="梁元" w:date="2019-05-14T19:51:36Z">
                    <w:rPr>
                      <w:rFonts w:hint="eastAsia" w:ascii="仿宋" w:hAnsi="仿宋" w:eastAsia="仿宋"/>
                      <w:lang w:val="en-US" w:eastAsia="zh-CN"/>
                    </w:rPr>
                  </w:rPrChange>
                  <w14:textFill>
                    <w14:solidFill>
                      <w14:schemeClr w14:val="tx1"/>
                    </w14:solidFill>
                  </w14:textFill>
                </w:rPr>
                <w:fldChar w:fldCharType="begin"/>
              </w:r>
            </w:ins>
            <w:ins w:id="15601" w:author="冷雪凝" w:date="2019-05-14T19:29:01Z">
              <w:r>
                <w:rPr>
                  <w:rFonts w:hint="eastAsia" w:ascii="仿宋" w:hAnsi="仿宋" w:eastAsia="仿宋"/>
                  <w:color w:val="000000" w:themeColor="text1"/>
                  <w:lang w:val="en-US" w:eastAsia="zh-CN"/>
                  <w:rPrChange w:id="15602" w:author="梁元" w:date="2019-05-14T19:51:36Z">
                    <w:rPr>
                      <w:rFonts w:hint="eastAsia" w:ascii="仿宋" w:hAnsi="仿宋" w:eastAsia="仿宋"/>
                      <w:lang w:val="en-US" w:eastAsia="zh-CN"/>
                    </w:rPr>
                  </w:rPrChange>
                  <w14:textFill>
                    <w14:solidFill>
                      <w14:schemeClr w14:val="tx1"/>
                    </w14:solidFill>
                  </w14:textFill>
                </w:rPr>
                <w:instrText xml:space="preserve"> HYPERLINK "http://www.redux.org.cn/docs/Glossary.html" \l "reducer" </w:instrText>
              </w:r>
            </w:ins>
            <w:ins w:id="15604" w:author="冷雪凝" w:date="2019-05-14T19:29:01Z">
              <w:r>
                <w:rPr>
                  <w:rFonts w:hint="eastAsia" w:ascii="仿宋" w:hAnsi="仿宋" w:eastAsia="仿宋"/>
                  <w:color w:val="000000" w:themeColor="text1"/>
                  <w:lang w:val="en-US" w:eastAsia="zh-CN"/>
                  <w:rPrChange w:id="15605" w:author="梁元" w:date="2019-05-14T19:51:36Z">
                    <w:rPr>
                      <w:rFonts w:hint="eastAsia" w:ascii="仿宋" w:hAnsi="仿宋" w:eastAsia="仿宋"/>
                      <w:lang w:val="en-US" w:eastAsia="zh-CN"/>
                    </w:rPr>
                  </w:rPrChange>
                  <w14:textFill>
                    <w14:solidFill>
                      <w14:schemeClr w14:val="tx1"/>
                    </w14:solidFill>
                  </w14:textFill>
                </w:rPr>
                <w:fldChar w:fldCharType="separate"/>
              </w:r>
            </w:ins>
            <w:ins w:id="15607" w:author="冷雪凝" w:date="2019-05-14T19:29:01Z">
              <w:r>
                <w:rPr>
                  <w:rFonts w:hint="eastAsia" w:ascii="仿宋" w:hAnsi="仿宋" w:eastAsia="仿宋"/>
                  <w:color w:val="000000" w:themeColor="text1"/>
                  <w:lang w:val="en-US" w:eastAsia="zh-CN"/>
                  <w:rPrChange w:id="15608" w:author="梁元" w:date="2019-05-14T19:51:36Z">
                    <w:rPr>
                      <w:rFonts w:hint="eastAsia" w:ascii="仿宋" w:hAnsi="仿宋" w:eastAsia="仿宋"/>
                      <w:lang w:val="en-US" w:eastAsia="zh-CN"/>
                    </w:rPr>
                  </w:rPrChange>
                  <w14:textFill>
                    <w14:solidFill>
                      <w14:schemeClr w14:val="tx1"/>
                    </w14:solidFill>
                  </w14:textFill>
                </w:rPr>
                <w:t>reducers</w:t>
              </w:r>
            </w:ins>
            <w:ins w:id="15610" w:author="冷雪凝" w:date="2019-05-14T19:29:01Z">
              <w:r>
                <w:rPr>
                  <w:rFonts w:hint="eastAsia" w:ascii="仿宋" w:hAnsi="仿宋" w:eastAsia="仿宋"/>
                  <w:color w:val="000000" w:themeColor="text1"/>
                  <w:lang w:val="en-US" w:eastAsia="zh-CN"/>
                  <w:rPrChange w:id="15611" w:author="梁元" w:date="2019-05-14T19:51:36Z">
                    <w:rPr>
                      <w:rFonts w:hint="eastAsia" w:ascii="仿宋" w:hAnsi="仿宋" w:eastAsia="仿宋"/>
                      <w:lang w:val="en-US" w:eastAsia="zh-CN"/>
                    </w:rPr>
                  </w:rPrChange>
                  <w14:textFill>
                    <w14:solidFill>
                      <w14:schemeClr w14:val="tx1"/>
                    </w14:solidFill>
                  </w14:textFill>
                </w:rPr>
                <w:fldChar w:fldCharType="end"/>
              </w:r>
            </w:ins>
          </w:p>
        </w:tc>
      </w:tr>
    </w:tbl>
    <w:p>
      <w:pPr>
        <w:ind w:firstLine="480" w:firstLineChars="200"/>
        <w:rPr>
          <w:ins w:id="15613" w:author="冷雪凝" w:date="2019-05-14T19:29:01Z"/>
          <w:rFonts w:hint="eastAsia" w:ascii="MS Mincho" w:hAnsi="MS Mincho" w:eastAsia="宋体" w:cs="MS Mincho"/>
          <w:color w:val="000000" w:themeColor="text1"/>
          <w:lang w:eastAsia="zh-CN"/>
          <w:rPrChange w:id="15614" w:author="梁元" w:date="2019-05-14T19:51:36Z">
            <w:rPr>
              <w:ins w:id="15615" w:author="冷雪凝" w:date="2019-05-14T19:29:01Z"/>
              <w:rFonts w:hint="eastAsia" w:ascii="MS Mincho" w:hAnsi="MS Mincho" w:eastAsia="宋体" w:cs="MS Mincho"/>
              <w:lang w:eastAsia="zh-CN"/>
            </w:rPr>
          </w:rPrChange>
          <w14:textFill>
            <w14:solidFill>
              <w14:schemeClr w14:val="tx1"/>
            </w14:solidFill>
          </w14:textFill>
        </w:rPr>
      </w:pPr>
      <w:ins w:id="15616" w:author="冷雪凝" w:date="2019-05-14T19:29:01Z">
        <w:r>
          <w:rPr>
            <w:rFonts w:eastAsia="Times New Roman"/>
            <w:color w:val="000000" w:themeColor="text1"/>
            <w:rPrChange w:id="15617" w:author="梁元" w:date="2019-05-14T19:51:36Z">
              <w:rPr>
                <w:rFonts w:eastAsia="Times New Roman"/>
              </w:rPr>
            </w:rPrChange>
            <w14:textFill>
              <w14:solidFill>
                <w14:schemeClr w14:val="tx1"/>
              </w14:solidFill>
            </w14:textFill>
          </w:rPr>
          <w:t xml:space="preserve">Redux </w:t>
        </w:r>
      </w:ins>
      <w:ins w:id="15619" w:author="冷雪凝" w:date="2019-05-14T19:29:01Z">
        <w:r>
          <w:rPr>
            <w:rFonts w:ascii="MS Mincho" w:hAnsi="MS Mincho" w:eastAsia="MS Mincho" w:cs="MS Mincho"/>
            <w:color w:val="000000" w:themeColor="text1"/>
            <w:rPrChange w:id="15620" w:author="梁元" w:date="2019-05-14T19:51:36Z">
              <w:rPr>
                <w:rFonts w:ascii="MS Mincho" w:hAnsi="MS Mincho" w:eastAsia="MS Mincho" w:cs="MS Mincho"/>
              </w:rPr>
            </w:rPrChange>
            <w14:textFill>
              <w14:solidFill>
                <w14:schemeClr w14:val="tx1"/>
              </w14:solidFill>
            </w14:textFill>
          </w:rPr>
          <w:t>可以用</w:t>
        </w:r>
      </w:ins>
      <w:ins w:id="15622" w:author="冷雪凝" w:date="2019-05-14T19:29:01Z">
        <w:r>
          <w:rPr>
            <w:rFonts w:ascii="宋体" w:hAnsi="宋体" w:eastAsia="宋体" w:cs="宋体"/>
            <w:color w:val="000000" w:themeColor="text1"/>
            <w:rPrChange w:id="15623" w:author="梁元" w:date="2019-05-14T19:51:36Z">
              <w:rPr>
                <w:rFonts w:ascii="宋体" w:hAnsi="宋体" w:eastAsia="宋体" w:cs="宋体"/>
              </w:rPr>
            </w:rPrChange>
            <w14:textFill>
              <w14:solidFill>
                <w14:schemeClr w14:val="tx1"/>
              </w14:solidFill>
            </w14:textFill>
          </w:rPr>
          <w:t>这</w:t>
        </w:r>
      </w:ins>
      <w:ins w:id="15625" w:author="冷雪凝" w:date="2019-05-14T19:29:01Z">
        <w:r>
          <w:rPr>
            <w:rFonts w:ascii="MS Mincho" w:hAnsi="MS Mincho" w:eastAsia="MS Mincho" w:cs="MS Mincho"/>
            <w:color w:val="000000" w:themeColor="text1"/>
            <w:rPrChange w:id="15626" w:author="梁元" w:date="2019-05-14T19:51:36Z">
              <w:rPr>
                <w:rFonts w:ascii="MS Mincho" w:hAnsi="MS Mincho" w:eastAsia="MS Mincho" w:cs="MS Mincho"/>
              </w:rPr>
            </w:rPrChange>
            <w14:textFill>
              <w14:solidFill>
                <w14:schemeClr w14:val="tx1"/>
              </w14:solidFill>
            </w14:textFill>
          </w:rPr>
          <w:t>三个基本原</w:t>
        </w:r>
      </w:ins>
      <w:ins w:id="15628" w:author="冷雪凝" w:date="2019-05-14T19:29:01Z">
        <w:r>
          <w:rPr>
            <w:rFonts w:ascii="宋体" w:hAnsi="宋体" w:eastAsia="宋体" w:cs="宋体"/>
            <w:color w:val="000000" w:themeColor="text1"/>
            <w:rPrChange w:id="15629" w:author="梁元" w:date="2019-05-14T19:51:36Z">
              <w:rPr>
                <w:rFonts w:ascii="宋体" w:hAnsi="宋体" w:eastAsia="宋体" w:cs="宋体"/>
              </w:rPr>
            </w:rPrChange>
            <w14:textFill>
              <w14:solidFill>
                <w14:schemeClr w14:val="tx1"/>
              </w14:solidFill>
            </w14:textFill>
          </w:rPr>
          <w:t>则</w:t>
        </w:r>
      </w:ins>
      <w:ins w:id="15631" w:author="冷雪凝" w:date="2019-05-14T19:29:01Z">
        <w:r>
          <w:rPr>
            <w:rFonts w:ascii="MS Mincho" w:hAnsi="MS Mincho" w:eastAsia="MS Mincho" w:cs="MS Mincho"/>
            <w:color w:val="000000" w:themeColor="text1"/>
            <w:rPrChange w:id="15632" w:author="梁元" w:date="2019-05-14T19:51:36Z">
              <w:rPr>
                <w:rFonts w:ascii="MS Mincho" w:hAnsi="MS Mincho" w:eastAsia="MS Mincho" w:cs="MS Mincho"/>
              </w:rPr>
            </w:rPrChange>
            <w14:textFill>
              <w14:solidFill>
                <w14:schemeClr w14:val="tx1"/>
              </w14:solidFill>
            </w14:textFill>
          </w:rPr>
          <w:t>来描述</w:t>
        </w:r>
      </w:ins>
      <w:ins w:id="15634" w:author="冷雪凝" w:date="2019-05-14T19:29:01Z">
        <w:r>
          <w:rPr>
            <w:rFonts w:hint="eastAsia" w:ascii="MS Mincho" w:hAnsi="MS Mincho" w:eastAsia="宋体" w:cs="MS Mincho"/>
            <w:color w:val="000000" w:themeColor="text1"/>
            <w:lang w:eastAsia="zh-CN"/>
            <w:rPrChange w:id="15635" w:author="梁元" w:date="2019-05-14T19:51:36Z">
              <w:rPr>
                <w:rFonts w:hint="eastAsia" w:ascii="MS Mincho" w:hAnsi="MS Mincho" w:eastAsia="宋体" w:cs="MS Mincho"/>
                <w:lang w:eastAsia="zh-CN"/>
              </w:rPr>
            </w:rPrChange>
            <w14:textFill>
              <w14:solidFill>
                <w14:schemeClr w14:val="tx1"/>
              </w14:solidFill>
            </w14:textFill>
          </w:rPr>
          <w:t>：</w:t>
        </w:r>
      </w:ins>
    </w:p>
    <w:p>
      <w:pPr>
        <w:pStyle w:val="3"/>
        <w:numPr>
          <w:ilvl w:val="0"/>
          <w:numId w:val="20"/>
        </w:numPr>
        <w:spacing w:line="240" w:lineRule="auto"/>
        <w:ind w:firstLine="562" w:firstLineChars="200"/>
        <w:rPr>
          <w:ins w:id="15637" w:author="冷雪凝" w:date="2019-05-14T19:29:01Z"/>
          <w:rFonts w:hint="eastAsia" w:ascii="仿宋" w:hAnsi="仿宋" w:eastAsia="仿宋"/>
          <w:color w:val="000000" w:themeColor="text1"/>
          <w:sz w:val="28"/>
          <w:szCs w:val="28"/>
          <w:rPrChange w:id="15638" w:author="梁元" w:date="2019-05-14T19:51:36Z">
            <w:rPr>
              <w:ins w:id="15639" w:author="冷雪凝" w:date="2019-05-14T19:29:01Z"/>
              <w:rFonts w:hint="eastAsia" w:ascii="仿宋" w:hAnsi="仿宋" w:eastAsia="仿宋"/>
              <w:sz w:val="28"/>
              <w:szCs w:val="28"/>
            </w:rPr>
          </w:rPrChange>
          <w14:textFill>
            <w14:solidFill>
              <w14:schemeClr w14:val="tx1"/>
            </w14:solidFill>
          </w14:textFill>
        </w:rPr>
      </w:pPr>
      <w:ins w:id="15640" w:author="冷雪凝" w:date="2019-05-14T19:29:01Z">
        <w:bookmarkStart w:id="569" w:name="_Toc21640_WPSOffice_Level2"/>
        <w:r>
          <w:rPr>
            <w:rFonts w:hint="eastAsia" w:ascii="仿宋" w:hAnsi="仿宋" w:eastAsia="仿宋"/>
            <w:color w:val="000000" w:themeColor="text1"/>
            <w:sz w:val="28"/>
            <w:szCs w:val="28"/>
            <w:rPrChange w:id="15641" w:author="梁元" w:date="2019-05-14T19:51:36Z">
              <w:rPr>
                <w:rFonts w:hint="eastAsia" w:ascii="仿宋" w:hAnsi="仿宋" w:eastAsia="仿宋"/>
                <w:sz w:val="28"/>
                <w:szCs w:val="28"/>
              </w:rPr>
            </w:rPrChange>
            <w14:textFill>
              <w14:solidFill>
                <w14:schemeClr w14:val="tx1"/>
              </w14:solidFill>
            </w14:textFill>
          </w:rPr>
          <w:t>单一数据源</w:t>
        </w:r>
        <w:bookmarkEnd w:id="569"/>
      </w:ins>
    </w:p>
    <w:p>
      <w:pPr>
        <w:spacing w:before="100" w:beforeAutospacing="1" w:after="100" w:afterAutospacing="1"/>
        <w:ind w:firstLine="482" w:firstLineChars="200"/>
        <w:rPr>
          <w:ins w:id="15643" w:author="冷雪凝" w:date="2019-05-14T19:29:01Z"/>
          <w:b/>
          <w:bCs/>
          <w:color w:val="000000" w:themeColor="text1"/>
          <w:rPrChange w:id="15644" w:author="梁元" w:date="2019-05-14T19:51:36Z">
            <w:rPr>
              <w:ins w:id="15645" w:author="冷雪凝" w:date="2019-05-14T19:29:01Z"/>
              <w:b/>
              <w:bCs/>
            </w:rPr>
          </w:rPrChange>
          <w14:textFill>
            <w14:solidFill>
              <w14:schemeClr w14:val="tx1"/>
            </w14:solidFill>
          </w14:textFill>
        </w:rPr>
      </w:pPr>
      <w:ins w:id="15646" w:author="冷雪凝" w:date="2019-05-14T19:29:01Z">
        <w:r>
          <w:rPr>
            <w:b/>
            <w:bCs/>
            <w:color w:val="000000" w:themeColor="text1"/>
            <w:rPrChange w:id="15647" w:author="梁元" w:date="2019-05-14T19:51:36Z">
              <w:rPr>
                <w:b/>
                <w:bCs/>
              </w:rPr>
            </w:rPrChange>
            <w14:textFill>
              <w14:solidFill>
                <w14:schemeClr w14:val="tx1"/>
              </w14:solidFill>
            </w14:textFill>
          </w:rPr>
          <w:t xml:space="preserve">整个应用的 </w:t>
        </w:r>
      </w:ins>
      <w:ins w:id="15649" w:author="冷雪凝" w:date="2019-05-14T19:29:01Z">
        <w:r>
          <w:rPr>
            <w:b/>
            <w:bCs/>
            <w:color w:val="000000" w:themeColor="text1"/>
            <w:rPrChange w:id="15650" w:author="梁元" w:date="2019-05-14T19:51:36Z">
              <w:rPr>
                <w:b/>
                <w:bCs/>
              </w:rPr>
            </w:rPrChange>
            <w14:textFill>
              <w14:solidFill>
                <w14:schemeClr w14:val="tx1"/>
              </w14:solidFill>
            </w14:textFill>
          </w:rPr>
          <w:fldChar w:fldCharType="begin"/>
        </w:r>
      </w:ins>
      <w:ins w:id="15652" w:author="冷雪凝" w:date="2019-05-14T19:29:01Z">
        <w:r>
          <w:rPr>
            <w:b/>
            <w:bCs/>
            <w:color w:val="000000" w:themeColor="text1"/>
            <w:rPrChange w:id="15653" w:author="梁元" w:date="2019-05-14T19:51:36Z">
              <w:rPr>
                <w:b/>
                <w:bCs/>
              </w:rPr>
            </w:rPrChange>
            <w14:textFill>
              <w14:solidFill>
                <w14:schemeClr w14:val="tx1"/>
              </w14:solidFill>
            </w14:textFill>
          </w:rPr>
          <w:instrText xml:space="preserve"> HYPERLINK "http://www.redux.org.cn/docs/Glossary.html" \l "state" </w:instrText>
        </w:r>
      </w:ins>
      <w:ins w:id="15655" w:author="冷雪凝" w:date="2019-05-14T19:29:01Z">
        <w:r>
          <w:rPr>
            <w:b/>
            <w:bCs/>
            <w:color w:val="000000" w:themeColor="text1"/>
            <w:rPrChange w:id="15656" w:author="梁元" w:date="2019-05-14T19:51:36Z">
              <w:rPr>
                <w:b/>
                <w:bCs/>
              </w:rPr>
            </w:rPrChange>
            <w14:textFill>
              <w14:solidFill>
                <w14:schemeClr w14:val="tx1"/>
              </w14:solidFill>
            </w14:textFill>
          </w:rPr>
          <w:fldChar w:fldCharType="separate"/>
        </w:r>
      </w:ins>
      <w:ins w:id="15658" w:author="冷雪凝" w:date="2019-05-14T19:29:01Z">
        <w:r>
          <w:rPr>
            <w:b/>
            <w:bCs/>
            <w:color w:val="000000" w:themeColor="text1"/>
            <w:rPrChange w:id="15659" w:author="梁元" w:date="2019-05-14T19:51:36Z">
              <w:rPr>
                <w:b/>
                <w:bCs/>
              </w:rPr>
            </w:rPrChange>
            <w14:textFill>
              <w14:solidFill>
                <w14:schemeClr w14:val="tx1"/>
              </w14:solidFill>
            </w14:textFill>
          </w:rPr>
          <w:t>state</w:t>
        </w:r>
      </w:ins>
      <w:ins w:id="15661" w:author="冷雪凝" w:date="2019-05-14T19:29:01Z">
        <w:r>
          <w:rPr>
            <w:b/>
            <w:bCs/>
            <w:color w:val="000000" w:themeColor="text1"/>
            <w:rPrChange w:id="15662" w:author="梁元" w:date="2019-05-14T19:51:36Z">
              <w:rPr>
                <w:b/>
                <w:bCs/>
              </w:rPr>
            </w:rPrChange>
            <w14:textFill>
              <w14:solidFill>
                <w14:schemeClr w14:val="tx1"/>
              </w14:solidFill>
            </w14:textFill>
          </w:rPr>
          <w:fldChar w:fldCharType="end"/>
        </w:r>
      </w:ins>
      <w:ins w:id="15664" w:author="冷雪凝" w:date="2019-05-14T19:29:01Z">
        <w:r>
          <w:rPr>
            <w:b/>
            <w:bCs/>
            <w:color w:val="000000" w:themeColor="text1"/>
            <w:rPrChange w:id="15665" w:author="梁元" w:date="2019-05-14T19:51:36Z">
              <w:rPr>
                <w:b/>
                <w:bCs/>
              </w:rPr>
            </w:rPrChange>
            <w14:textFill>
              <w14:solidFill>
                <w14:schemeClr w14:val="tx1"/>
              </w14:solidFill>
            </w14:textFill>
          </w:rPr>
          <w:t xml:space="preserve"> 被储存在一棵 object tree 中，并且这个 object tree 只存在于唯一一个 </w:t>
        </w:r>
      </w:ins>
      <w:ins w:id="15667" w:author="冷雪凝" w:date="2019-05-14T19:29:01Z">
        <w:r>
          <w:rPr>
            <w:b/>
            <w:bCs/>
            <w:color w:val="000000" w:themeColor="text1"/>
            <w:rPrChange w:id="15668" w:author="梁元" w:date="2019-05-14T19:51:36Z">
              <w:rPr>
                <w:b/>
                <w:bCs/>
              </w:rPr>
            </w:rPrChange>
            <w14:textFill>
              <w14:solidFill>
                <w14:schemeClr w14:val="tx1"/>
              </w14:solidFill>
            </w14:textFill>
          </w:rPr>
          <w:fldChar w:fldCharType="begin"/>
        </w:r>
      </w:ins>
      <w:ins w:id="15670" w:author="冷雪凝" w:date="2019-05-14T19:29:01Z">
        <w:r>
          <w:rPr>
            <w:b/>
            <w:bCs/>
            <w:color w:val="000000" w:themeColor="text1"/>
            <w:rPrChange w:id="15671" w:author="梁元" w:date="2019-05-14T19:51:36Z">
              <w:rPr>
                <w:b/>
                <w:bCs/>
              </w:rPr>
            </w:rPrChange>
            <w14:textFill>
              <w14:solidFill>
                <w14:schemeClr w14:val="tx1"/>
              </w14:solidFill>
            </w14:textFill>
          </w:rPr>
          <w:instrText xml:space="preserve"> HYPERLINK "http://www.redux.org.cn/docs/Glossary.html" \l "store" </w:instrText>
        </w:r>
      </w:ins>
      <w:ins w:id="15673" w:author="冷雪凝" w:date="2019-05-14T19:29:01Z">
        <w:r>
          <w:rPr>
            <w:b/>
            <w:bCs/>
            <w:color w:val="000000" w:themeColor="text1"/>
            <w:rPrChange w:id="15674" w:author="梁元" w:date="2019-05-14T19:51:36Z">
              <w:rPr>
                <w:b/>
                <w:bCs/>
              </w:rPr>
            </w:rPrChange>
            <w14:textFill>
              <w14:solidFill>
                <w14:schemeClr w14:val="tx1"/>
              </w14:solidFill>
            </w14:textFill>
          </w:rPr>
          <w:fldChar w:fldCharType="separate"/>
        </w:r>
      </w:ins>
      <w:ins w:id="15676" w:author="冷雪凝" w:date="2019-05-14T19:29:01Z">
        <w:r>
          <w:rPr>
            <w:b/>
            <w:bCs/>
            <w:color w:val="000000" w:themeColor="text1"/>
            <w:rPrChange w:id="15677" w:author="梁元" w:date="2019-05-14T19:51:36Z">
              <w:rPr>
                <w:b/>
                <w:bCs/>
              </w:rPr>
            </w:rPrChange>
            <w14:textFill>
              <w14:solidFill>
                <w14:schemeClr w14:val="tx1"/>
              </w14:solidFill>
            </w14:textFill>
          </w:rPr>
          <w:t>store</w:t>
        </w:r>
      </w:ins>
      <w:ins w:id="15679" w:author="冷雪凝" w:date="2019-05-14T19:29:01Z">
        <w:r>
          <w:rPr>
            <w:b/>
            <w:bCs/>
            <w:color w:val="000000" w:themeColor="text1"/>
            <w:rPrChange w:id="15680" w:author="梁元" w:date="2019-05-14T19:51:36Z">
              <w:rPr>
                <w:b/>
                <w:bCs/>
              </w:rPr>
            </w:rPrChange>
            <w14:textFill>
              <w14:solidFill>
                <w14:schemeClr w14:val="tx1"/>
              </w14:solidFill>
            </w14:textFill>
          </w:rPr>
          <w:fldChar w:fldCharType="end"/>
        </w:r>
      </w:ins>
      <w:ins w:id="15682" w:author="冷雪凝" w:date="2019-05-14T19:29:01Z">
        <w:r>
          <w:rPr>
            <w:b/>
            <w:bCs/>
            <w:color w:val="000000" w:themeColor="text1"/>
            <w:rPrChange w:id="15683" w:author="梁元" w:date="2019-05-14T19:51:36Z">
              <w:rPr>
                <w:b/>
                <w:bCs/>
              </w:rPr>
            </w:rPrChange>
            <w14:textFill>
              <w14:solidFill>
                <w14:schemeClr w14:val="tx1"/>
              </w14:solidFill>
            </w14:textFill>
          </w:rPr>
          <w:t xml:space="preserve"> 中。</w:t>
        </w:r>
      </w:ins>
    </w:p>
    <w:p>
      <w:pPr>
        <w:spacing w:before="100" w:beforeAutospacing="1" w:after="100" w:afterAutospacing="1"/>
        <w:ind w:firstLine="480" w:firstLineChars="200"/>
        <w:rPr>
          <w:ins w:id="15685" w:author="冷雪凝" w:date="2019-05-14T19:29:01Z"/>
          <w:color w:val="000000" w:themeColor="text1"/>
          <w:rPrChange w:id="15686" w:author="梁元" w:date="2019-05-14T19:51:36Z">
            <w:rPr>
              <w:ins w:id="15687" w:author="冷雪凝" w:date="2019-05-14T19:29:01Z"/>
            </w:rPr>
          </w:rPrChange>
          <w14:textFill>
            <w14:solidFill>
              <w14:schemeClr w14:val="tx1"/>
            </w14:solidFill>
          </w14:textFill>
        </w:rPr>
      </w:pPr>
      <w:ins w:id="15688" w:author="冷雪凝" w:date="2019-05-14T19:29:01Z">
        <w:r>
          <w:rPr>
            <w:color w:val="000000" w:themeColor="text1"/>
            <w:rPrChange w:id="15689" w:author="梁元" w:date="2019-05-14T19:51:36Z">
              <w:rPr/>
            </w:rPrChange>
            <w14:textFill>
              <w14:solidFill>
                <w14:schemeClr w14:val="tx1"/>
              </w14:solidFill>
            </w14:textFill>
          </w:rPr>
          <w:t>这让同构应用开发变得非常容易。来自服务端的 state 可以在无需编写更多代码的情况下被序列化并注入到客户端中。由于是单一的 state tree ，调试也变得非常容易。在开发中，你可以把应用的 state 保存在本地，从而加快开发速度。此外，受益于单一的 state tree ，以前难以实现的如“撤销/重做”这类功能也变得轻而易举。</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691" w:author="冷雪凝" w:date="2019-05-14T19:29:01Z"/>
          <w:rFonts w:ascii="Courier New" w:hAnsi="Courier New" w:cs="Courier New"/>
          <w:color w:val="000000" w:themeColor="text1"/>
          <w:sz w:val="20"/>
          <w:szCs w:val="20"/>
          <w:rPrChange w:id="15692" w:author="梁元" w:date="2019-05-14T19:51:36Z">
            <w:rPr>
              <w:ins w:id="15693" w:author="冷雪凝" w:date="2019-05-14T19:29:01Z"/>
              <w:rFonts w:ascii="Courier New" w:hAnsi="Courier New" w:cs="Courier New"/>
              <w:sz w:val="20"/>
              <w:szCs w:val="20"/>
            </w:rPr>
          </w:rPrChange>
          <w14:textFill>
            <w14:solidFill>
              <w14:schemeClr w14:val="tx1"/>
            </w14:solidFill>
          </w14:textFill>
        </w:rPr>
      </w:pPr>
      <w:ins w:id="15694" w:author="冷雪凝" w:date="2019-05-14T19:29:01Z">
        <w:r>
          <w:rPr>
            <w:rFonts w:ascii="Courier New" w:hAnsi="Courier New" w:cs="Courier New"/>
            <w:color w:val="000000" w:themeColor="text1"/>
            <w:sz w:val="20"/>
            <w:szCs w:val="20"/>
            <w:rPrChange w:id="15695" w:author="梁元" w:date="2019-05-14T19:51:36Z">
              <w:rPr>
                <w:rFonts w:ascii="Courier New" w:hAnsi="Courier New" w:cs="Courier New"/>
                <w:sz w:val="20"/>
                <w:szCs w:val="20"/>
              </w:rPr>
            </w:rPrChange>
            <w14:textFill>
              <w14:solidFill>
                <w14:schemeClr w14:val="tx1"/>
              </w14:solidFill>
            </w14:textFill>
          </w:rPr>
          <w:t>console.log(store.getState())</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697" w:author="冷雪凝" w:date="2019-05-14T19:29:01Z"/>
          <w:rFonts w:ascii="Courier New" w:hAnsi="Courier New" w:cs="Courier New"/>
          <w:color w:val="000000" w:themeColor="text1"/>
          <w:sz w:val="20"/>
          <w:szCs w:val="20"/>
          <w:rPrChange w:id="15698" w:author="梁元" w:date="2019-05-14T19:51:36Z">
            <w:rPr>
              <w:ins w:id="15699" w:author="冷雪凝" w:date="2019-05-14T19:29:01Z"/>
              <w:rFonts w:ascii="Courier New" w:hAnsi="Courier New" w:cs="Courier New"/>
              <w:sz w:val="20"/>
              <w:szCs w:val="20"/>
            </w:rPr>
          </w:rPrChange>
          <w14:textFill>
            <w14:solidFill>
              <w14:schemeClr w14:val="tx1"/>
            </w14:solidFill>
          </w14:textFill>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700" w:author="冷雪凝" w:date="2019-05-14T19:29:01Z"/>
          <w:rFonts w:ascii="Courier New" w:hAnsi="Courier New" w:cs="Courier New"/>
          <w:color w:val="000000" w:themeColor="text1"/>
          <w:sz w:val="20"/>
          <w:szCs w:val="20"/>
          <w:rPrChange w:id="15701" w:author="梁元" w:date="2019-05-14T19:51:36Z">
            <w:rPr>
              <w:ins w:id="15702" w:author="冷雪凝" w:date="2019-05-14T19:29:01Z"/>
              <w:rFonts w:ascii="Courier New" w:hAnsi="Courier New" w:cs="Courier New"/>
              <w:sz w:val="20"/>
              <w:szCs w:val="20"/>
            </w:rPr>
          </w:rPrChange>
          <w14:textFill>
            <w14:solidFill>
              <w14:schemeClr w14:val="tx1"/>
            </w14:solidFill>
          </w14:textFill>
        </w:rPr>
      </w:pPr>
      <w:ins w:id="15703" w:author="冷雪凝" w:date="2019-05-14T19:29:01Z">
        <w:r>
          <w:rPr>
            <w:rFonts w:ascii="Courier New" w:hAnsi="Courier New" w:cs="Courier New"/>
            <w:color w:val="000000" w:themeColor="text1"/>
            <w:sz w:val="20"/>
            <w:szCs w:val="20"/>
            <w:rPrChange w:id="15704" w:author="梁元" w:date="2019-05-14T19:51:36Z">
              <w:rPr>
                <w:rFonts w:ascii="Courier New" w:hAnsi="Courier New" w:cs="Courier New"/>
                <w:sz w:val="20"/>
                <w:szCs w:val="20"/>
              </w:rPr>
            </w:rPrChange>
            <w14:textFill>
              <w14:solidFill>
                <w14:schemeClr w14:val="tx1"/>
              </w14:solidFill>
            </w14:textFill>
          </w:rPr>
          <w:t>/* Prints</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706" w:author="冷雪凝" w:date="2019-05-14T19:29:01Z"/>
          <w:rFonts w:ascii="Courier New" w:hAnsi="Courier New" w:cs="Courier New"/>
          <w:color w:val="000000" w:themeColor="text1"/>
          <w:sz w:val="20"/>
          <w:szCs w:val="20"/>
          <w:rPrChange w:id="15707" w:author="梁元" w:date="2019-05-14T19:51:36Z">
            <w:rPr>
              <w:ins w:id="15708" w:author="冷雪凝" w:date="2019-05-14T19:29:01Z"/>
              <w:rFonts w:ascii="Courier New" w:hAnsi="Courier New" w:cs="Courier New"/>
              <w:sz w:val="20"/>
              <w:szCs w:val="20"/>
            </w:rPr>
          </w:rPrChange>
          <w14:textFill>
            <w14:solidFill>
              <w14:schemeClr w14:val="tx1"/>
            </w14:solidFill>
          </w14:textFill>
        </w:rPr>
      </w:pPr>
      <w:ins w:id="15709" w:author="冷雪凝" w:date="2019-05-14T19:29:01Z">
        <w:r>
          <w:rPr>
            <w:rFonts w:ascii="Courier New" w:hAnsi="Courier New" w:cs="Courier New"/>
            <w:color w:val="000000" w:themeColor="text1"/>
            <w:sz w:val="20"/>
            <w:szCs w:val="20"/>
            <w:rPrChange w:id="15710" w:author="梁元" w:date="2019-05-14T19:51:36Z">
              <w:rPr>
                <w:rFonts w:ascii="Courier New" w:hAnsi="Courier New" w:cs="Courier New"/>
                <w:sz w:val="20"/>
                <w:szCs w:val="20"/>
              </w:rPr>
            </w:rPrChange>
            <w14:textFill>
              <w14:solidFill>
                <w14:schemeClr w14:val="tx1"/>
              </w14:solidFill>
            </w14:textFill>
          </w:rPr>
          <w:t>{</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712" w:author="冷雪凝" w:date="2019-05-14T19:29:01Z"/>
          <w:rFonts w:ascii="Courier New" w:hAnsi="Courier New" w:cs="Courier New"/>
          <w:color w:val="000000" w:themeColor="text1"/>
          <w:sz w:val="20"/>
          <w:szCs w:val="20"/>
          <w:rPrChange w:id="15713" w:author="梁元" w:date="2019-05-14T19:51:36Z">
            <w:rPr>
              <w:ins w:id="15714" w:author="冷雪凝" w:date="2019-05-14T19:29:01Z"/>
              <w:rFonts w:ascii="Courier New" w:hAnsi="Courier New" w:cs="Courier New"/>
              <w:sz w:val="20"/>
              <w:szCs w:val="20"/>
            </w:rPr>
          </w:rPrChange>
          <w14:textFill>
            <w14:solidFill>
              <w14:schemeClr w14:val="tx1"/>
            </w14:solidFill>
          </w14:textFill>
        </w:rPr>
      </w:pPr>
      <w:ins w:id="15715" w:author="冷雪凝" w:date="2019-05-14T19:29:01Z">
        <w:r>
          <w:rPr>
            <w:rFonts w:ascii="Courier New" w:hAnsi="Courier New" w:cs="Courier New"/>
            <w:color w:val="000000" w:themeColor="text1"/>
            <w:sz w:val="20"/>
            <w:szCs w:val="20"/>
            <w:rPrChange w:id="15716" w:author="梁元" w:date="2019-05-14T19:51:36Z">
              <w:rPr>
                <w:rFonts w:ascii="Courier New" w:hAnsi="Courier New" w:cs="Courier New"/>
                <w:sz w:val="20"/>
                <w:szCs w:val="20"/>
              </w:rPr>
            </w:rPrChange>
            <w14:textFill>
              <w14:solidFill>
                <w14:schemeClr w14:val="tx1"/>
              </w14:solidFill>
            </w14:textFill>
          </w:rPr>
          <w:t xml:space="preserve">  visibilityFilter: 'SHOW_ALL',</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718" w:author="冷雪凝" w:date="2019-05-14T19:29:01Z"/>
          <w:rFonts w:ascii="Courier New" w:hAnsi="Courier New" w:cs="Courier New"/>
          <w:color w:val="000000" w:themeColor="text1"/>
          <w:sz w:val="20"/>
          <w:szCs w:val="20"/>
          <w:rPrChange w:id="15719" w:author="梁元" w:date="2019-05-14T19:51:36Z">
            <w:rPr>
              <w:ins w:id="15720" w:author="冷雪凝" w:date="2019-05-14T19:29:01Z"/>
              <w:rFonts w:ascii="Courier New" w:hAnsi="Courier New" w:cs="Courier New"/>
              <w:sz w:val="20"/>
              <w:szCs w:val="20"/>
            </w:rPr>
          </w:rPrChange>
          <w14:textFill>
            <w14:solidFill>
              <w14:schemeClr w14:val="tx1"/>
            </w14:solidFill>
          </w14:textFill>
        </w:rPr>
      </w:pPr>
      <w:ins w:id="15721" w:author="冷雪凝" w:date="2019-05-14T19:29:01Z">
        <w:r>
          <w:rPr>
            <w:rFonts w:ascii="Courier New" w:hAnsi="Courier New" w:cs="Courier New"/>
            <w:color w:val="000000" w:themeColor="text1"/>
            <w:sz w:val="20"/>
            <w:szCs w:val="20"/>
            <w:rPrChange w:id="15722" w:author="梁元" w:date="2019-05-14T19:51:36Z">
              <w:rPr>
                <w:rFonts w:ascii="Courier New" w:hAnsi="Courier New" w:cs="Courier New"/>
                <w:sz w:val="20"/>
                <w:szCs w:val="20"/>
              </w:rPr>
            </w:rPrChange>
            <w14:textFill>
              <w14:solidFill>
                <w14:schemeClr w14:val="tx1"/>
              </w14:solidFill>
            </w14:textFill>
          </w:rPr>
          <w:t xml:space="preserve">  todos: [</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724" w:author="冷雪凝" w:date="2019-05-14T19:29:01Z"/>
          <w:rFonts w:ascii="Courier New" w:hAnsi="Courier New" w:cs="Courier New"/>
          <w:color w:val="000000" w:themeColor="text1"/>
          <w:sz w:val="20"/>
          <w:szCs w:val="20"/>
          <w:rPrChange w:id="15725" w:author="梁元" w:date="2019-05-14T19:51:36Z">
            <w:rPr>
              <w:ins w:id="15726" w:author="冷雪凝" w:date="2019-05-14T19:29:01Z"/>
              <w:rFonts w:ascii="Courier New" w:hAnsi="Courier New" w:cs="Courier New"/>
              <w:sz w:val="20"/>
              <w:szCs w:val="20"/>
            </w:rPr>
          </w:rPrChange>
          <w14:textFill>
            <w14:solidFill>
              <w14:schemeClr w14:val="tx1"/>
            </w14:solidFill>
          </w14:textFill>
        </w:rPr>
      </w:pPr>
      <w:ins w:id="15727" w:author="冷雪凝" w:date="2019-05-14T19:29:01Z">
        <w:r>
          <w:rPr>
            <w:rFonts w:ascii="Courier New" w:hAnsi="Courier New" w:cs="Courier New"/>
            <w:color w:val="000000" w:themeColor="text1"/>
            <w:sz w:val="20"/>
            <w:szCs w:val="20"/>
            <w:rPrChange w:id="15728" w:author="梁元" w:date="2019-05-14T19:51:36Z">
              <w:rPr>
                <w:rFonts w:ascii="Courier New" w:hAnsi="Courier New" w:cs="Courier New"/>
                <w:sz w:val="20"/>
                <w:szCs w:val="20"/>
              </w:rPr>
            </w:rPrChange>
            <w14:textFill>
              <w14:solidFill>
                <w14:schemeClr w14:val="tx1"/>
              </w14:solidFill>
            </w14:textFill>
          </w:rPr>
          <w:t xml:space="preserve">    {</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730" w:author="冷雪凝" w:date="2019-05-14T19:29:01Z"/>
          <w:rFonts w:ascii="Courier New" w:hAnsi="Courier New" w:cs="Courier New"/>
          <w:color w:val="000000" w:themeColor="text1"/>
          <w:sz w:val="20"/>
          <w:szCs w:val="20"/>
          <w:rPrChange w:id="15731" w:author="梁元" w:date="2019-05-14T19:51:36Z">
            <w:rPr>
              <w:ins w:id="15732" w:author="冷雪凝" w:date="2019-05-14T19:29:01Z"/>
              <w:rFonts w:ascii="Courier New" w:hAnsi="Courier New" w:cs="Courier New"/>
              <w:sz w:val="20"/>
              <w:szCs w:val="20"/>
            </w:rPr>
          </w:rPrChange>
          <w14:textFill>
            <w14:solidFill>
              <w14:schemeClr w14:val="tx1"/>
            </w14:solidFill>
          </w14:textFill>
        </w:rPr>
      </w:pPr>
      <w:ins w:id="15733" w:author="冷雪凝" w:date="2019-05-14T19:29:01Z">
        <w:r>
          <w:rPr>
            <w:rFonts w:ascii="Courier New" w:hAnsi="Courier New" w:cs="Courier New"/>
            <w:color w:val="000000" w:themeColor="text1"/>
            <w:sz w:val="20"/>
            <w:szCs w:val="20"/>
            <w:rPrChange w:id="15734" w:author="梁元" w:date="2019-05-14T19:51:36Z">
              <w:rPr>
                <w:rFonts w:ascii="Courier New" w:hAnsi="Courier New" w:cs="Courier New"/>
                <w:sz w:val="20"/>
                <w:szCs w:val="20"/>
              </w:rPr>
            </w:rPrChange>
            <w14:textFill>
              <w14:solidFill>
                <w14:schemeClr w14:val="tx1"/>
              </w14:solidFill>
            </w14:textFill>
          </w:rPr>
          <w:t xml:space="preserve">      text: 'Consider using Redux',</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736" w:author="冷雪凝" w:date="2019-05-14T19:29:01Z"/>
          <w:rFonts w:ascii="Courier New" w:hAnsi="Courier New" w:cs="Courier New"/>
          <w:color w:val="000000" w:themeColor="text1"/>
          <w:sz w:val="20"/>
          <w:szCs w:val="20"/>
          <w:rPrChange w:id="15737" w:author="梁元" w:date="2019-05-14T19:51:36Z">
            <w:rPr>
              <w:ins w:id="15738" w:author="冷雪凝" w:date="2019-05-14T19:29:01Z"/>
              <w:rFonts w:ascii="Courier New" w:hAnsi="Courier New" w:cs="Courier New"/>
              <w:sz w:val="20"/>
              <w:szCs w:val="20"/>
            </w:rPr>
          </w:rPrChange>
          <w14:textFill>
            <w14:solidFill>
              <w14:schemeClr w14:val="tx1"/>
            </w14:solidFill>
          </w14:textFill>
        </w:rPr>
      </w:pPr>
      <w:ins w:id="15739" w:author="冷雪凝" w:date="2019-05-14T19:29:01Z">
        <w:r>
          <w:rPr>
            <w:rFonts w:ascii="Courier New" w:hAnsi="Courier New" w:cs="Courier New"/>
            <w:color w:val="000000" w:themeColor="text1"/>
            <w:sz w:val="20"/>
            <w:szCs w:val="20"/>
            <w:rPrChange w:id="15740" w:author="梁元" w:date="2019-05-14T19:51:36Z">
              <w:rPr>
                <w:rFonts w:ascii="Courier New" w:hAnsi="Courier New" w:cs="Courier New"/>
                <w:sz w:val="20"/>
                <w:szCs w:val="20"/>
              </w:rPr>
            </w:rPrChange>
            <w14:textFill>
              <w14:solidFill>
                <w14:schemeClr w14:val="tx1"/>
              </w14:solidFill>
            </w14:textFill>
          </w:rPr>
          <w:t xml:space="preserve">      completed: true,</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742" w:author="冷雪凝" w:date="2019-05-14T19:29:01Z"/>
          <w:rFonts w:ascii="Courier New" w:hAnsi="Courier New" w:cs="Courier New"/>
          <w:color w:val="000000" w:themeColor="text1"/>
          <w:sz w:val="20"/>
          <w:szCs w:val="20"/>
          <w:rPrChange w:id="15743" w:author="梁元" w:date="2019-05-14T19:51:36Z">
            <w:rPr>
              <w:ins w:id="15744" w:author="冷雪凝" w:date="2019-05-14T19:29:01Z"/>
              <w:rFonts w:ascii="Courier New" w:hAnsi="Courier New" w:cs="Courier New"/>
              <w:sz w:val="20"/>
              <w:szCs w:val="20"/>
            </w:rPr>
          </w:rPrChange>
          <w14:textFill>
            <w14:solidFill>
              <w14:schemeClr w14:val="tx1"/>
            </w14:solidFill>
          </w14:textFill>
        </w:rPr>
      </w:pPr>
      <w:ins w:id="15745" w:author="冷雪凝" w:date="2019-05-14T19:29:01Z">
        <w:r>
          <w:rPr>
            <w:rFonts w:ascii="Courier New" w:hAnsi="Courier New" w:cs="Courier New"/>
            <w:color w:val="000000" w:themeColor="text1"/>
            <w:sz w:val="20"/>
            <w:szCs w:val="20"/>
            <w:rPrChange w:id="15746" w:author="梁元" w:date="2019-05-14T19:51:36Z">
              <w:rPr>
                <w:rFonts w:ascii="Courier New" w:hAnsi="Courier New" w:cs="Courier New"/>
                <w:sz w:val="20"/>
                <w:szCs w:val="20"/>
              </w:rPr>
            </w:rPrChange>
            <w14:textFill>
              <w14:solidFill>
                <w14:schemeClr w14:val="tx1"/>
              </w14:solidFill>
            </w14:textFill>
          </w:rPr>
          <w:t xml:space="preserve">    },</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748" w:author="冷雪凝" w:date="2019-05-14T19:29:01Z"/>
          <w:rFonts w:ascii="Courier New" w:hAnsi="Courier New" w:cs="Courier New"/>
          <w:color w:val="000000" w:themeColor="text1"/>
          <w:sz w:val="20"/>
          <w:szCs w:val="20"/>
          <w:rPrChange w:id="15749" w:author="梁元" w:date="2019-05-14T19:51:36Z">
            <w:rPr>
              <w:ins w:id="15750" w:author="冷雪凝" w:date="2019-05-14T19:29:01Z"/>
              <w:rFonts w:ascii="Courier New" w:hAnsi="Courier New" w:cs="Courier New"/>
              <w:sz w:val="20"/>
              <w:szCs w:val="20"/>
            </w:rPr>
          </w:rPrChange>
          <w14:textFill>
            <w14:solidFill>
              <w14:schemeClr w14:val="tx1"/>
            </w14:solidFill>
          </w14:textFill>
        </w:rPr>
      </w:pPr>
      <w:ins w:id="15751" w:author="冷雪凝" w:date="2019-05-14T19:29:01Z">
        <w:r>
          <w:rPr>
            <w:rFonts w:ascii="Courier New" w:hAnsi="Courier New" w:cs="Courier New"/>
            <w:color w:val="000000" w:themeColor="text1"/>
            <w:sz w:val="20"/>
            <w:szCs w:val="20"/>
            <w:rPrChange w:id="15752" w:author="梁元" w:date="2019-05-14T19:51:36Z">
              <w:rPr>
                <w:rFonts w:ascii="Courier New" w:hAnsi="Courier New" w:cs="Courier New"/>
                <w:sz w:val="20"/>
                <w:szCs w:val="20"/>
              </w:rPr>
            </w:rPrChange>
            <w14:textFill>
              <w14:solidFill>
                <w14:schemeClr w14:val="tx1"/>
              </w14:solidFill>
            </w14:textFill>
          </w:rPr>
          <w:t xml:space="preserve">    {</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754" w:author="冷雪凝" w:date="2019-05-14T19:29:01Z"/>
          <w:rFonts w:ascii="Courier New" w:hAnsi="Courier New" w:cs="Courier New"/>
          <w:color w:val="000000" w:themeColor="text1"/>
          <w:sz w:val="20"/>
          <w:szCs w:val="20"/>
          <w:rPrChange w:id="15755" w:author="梁元" w:date="2019-05-14T19:51:36Z">
            <w:rPr>
              <w:ins w:id="15756" w:author="冷雪凝" w:date="2019-05-14T19:29:01Z"/>
              <w:rFonts w:ascii="Courier New" w:hAnsi="Courier New" w:cs="Courier New"/>
              <w:sz w:val="20"/>
              <w:szCs w:val="20"/>
            </w:rPr>
          </w:rPrChange>
          <w14:textFill>
            <w14:solidFill>
              <w14:schemeClr w14:val="tx1"/>
            </w14:solidFill>
          </w14:textFill>
        </w:rPr>
      </w:pPr>
      <w:ins w:id="15757" w:author="冷雪凝" w:date="2019-05-14T19:29:01Z">
        <w:r>
          <w:rPr>
            <w:rFonts w:ascii="Courier New" w:hAnsi="Courier New" w:cs="Courier New"/>
            <w:color w:val="000000" w:themeColor="text1"/>
            <w:sz w:val="20"/>
            <w:szCs w:val="20"/>
            <w:rPrChange w:id="15758" w:author="梁元" w:date="2019-05-14T19:51:36Z">
              <w:rPr>
                <w:rFonts w:ascii="Courier New" w:hAnsi="Courier New" w:cs="Courier New"/>
                <w:sz w:val="20"/>
                <w:szCs w:val="20"/>
              </w:rPr>
            </w:rPrChange>
            <w14:textFill>
              <w14:solidFill>
                <w14:schemeClr w14:val="tx1"/>
              </w14:solidFill>
            </w14:textFill>
          </w:rPr>
          <w:t xml:space="preserve">      text: 'Keep all state in a single tree',</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760" w:author="冷雪凝" w:date="2019-05-14T19:29:01Z"/>
          <w:rFonts w:ascii="Courier New" w:hAnsi="Courier New" w:cs="Courier New"/>
          <w:color w:val="000000" w:themeColor="text1"/>
          <w:sz w:val="20"/>
          <w:szCs w:val="20"/>
          <w:rPrChange w:id="15761" w:author="梁元" w:date="2019-05-14T19:51:36Z">
            <w:rPr>
              <w:ins w:id="15762" w:author="冷雪凝" w:date="2019-05-14T19:29:01Z"/>
              <w:rFonts w:ascii="Courier New" w:hAnsi="Courier New" w:cs="Courier New"/>
              <w:sz w:val="20"/>
              <w:szCs w:val="20"/>
            </w:rPr>
          </w:rPrChange>
          <w14:textFill>
            <w14:solidFill>
              <w14:schemeClr w14:val="tx1"/>
            </w14:solidFill>
          </w14:textFill>
        </w:rPr>
      </w:pPr>
      <w:ins w:id="15763" w:author="冷雪凝" w:date="2019-05-14T19:29:01Z">
        <w:r>
          <w:rPr>
            <w:rFonts w:ascii="Courier New" w:hAnsi="Courier New" w:cs="Courier New"/>
            <w:color w:val="000000" w:themeColor="text1"/>
            <w:sz w:val="20"/>
            <w:szCs w:val="20"/>
            <w:rPrChange w:id="15764" w:author="梁元" w:date="2019-05-14T19:51:36Z">
              <w:rPr>
                <w:rFonts w:ascii="Courier New" w:hAnsi="Courier New" w:cs="Courier New"/>
                <w:sz w:val="20"/>
                <w:szCs w:val="20"/>
              </w:rPr>
            </w:rPrChange>
            <w14:textFill>
              <w14:solidFill>
                <w14:schemeClr w14:val="tx1"/>
              </w14:solidFill>
            </w14:textFill>
          </w:rPr>
          <w:t xml:space="preserve">      completed: false</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766" w:author="冷雪凝" w:date="2019-05-14T19:29:01Z"/>
          <w:rFonts w:ascii="Courier New" w:hAnsi="Courier New" w:cs="Courier New"/>
          <w:color w:val="000000" w:themeColor="text1"/>
          <w:sz w:val="20"/>
          <w:szCs w:val="20"/>
          <w:rPrChange w:id="15767" w:author="梁元" w:date="2019-05-14T19:51:36Z">
            <w:rPr>
              <w:ins w:id="15768" w:author="冷雪凝" w:date="2019-05-14T19:29:01Z"/>
              <w:rFonts w:ascii="Courier New" w:hAnsi="Courier New" w:cs="Courier New"/>
              <w:sz w:val="20"/>
              <w:szCs w:val="20"/>
            </w:rPr>
          </w:rPrChange>
          <w14:textFill>
            <w14:solidFill>
              <w14:schemeClr w14:val="tx1"/>
            </w14:solidFill>
          </w14:textFill>
        </w:rPr>
      </w:pPr>
      <w:ins w:id="15769" w:author="冷雪凝" w:date="2019-05-14T19:29:01Z">
        <w:r>
          <w:rPr>
            <w:rFonts w:ascii="Courier New" w:hAnsi="Courier New" w:cs="Courier New"/>
            <w:color w:val="000000" w:themeColor="text1"/>
            <w:sz w:val="20"/>
            <w:szCs w:val="20"/>
            <w:rPrChange w:id="15770" w:author="梁元" w:date="2019-05-14T19:51:36Z">
              <w:rPr>
                <w:rFonts w:ascii="Courier New" w:hAnsi="Courier New" w:cs="Courier New"/>
                <w:sz w:val="20"/>
                <w:szCs w:val="20"/>
              </w:rPr>
            </w:rPrChange>
            <w14:textFill>
              <w14:solidFill>
                <w14:schemeClr w14:val="tx1"/>
              </w14:solidFill>
            </w14:textFill>
          </w:rPr>
          <w:t xml:space="preserve">    }</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772" w:author="冷雪凝" w:date="2019-05-14T19:29:01Z"/>
          <w:rFonts w:ascii="Courier New" w:hAnsi="Courier New" w:cs="Courier New"/>
          <w:color w:val="000000" w:themeColor="text1"/>
          <w:sz w:val="20"/>
          <w:szCs w:val="20"/>
          <w:rPrChange w:id="15773" w:author="梁元" w:date="2019-05-14T19:51:36Z">
            <w:rPr>
              <w:ins w:id="15774" w:author="冷雪凝" w:date="2019-05-14T19:29:01Z"/>
              <w:rFonts w:ascii="Courier New" w:hAnsi="Courier New" w:cs="Courier New"/>
              <w:sz w:val="20"/>
              <w:szCs w:val="20"/>
            </w:rPr>
          </w:rPrChange>
          <w14:textFill>
            <w14:solidFill>
              <w14:schemeClr w14:val="tx1"/>
            </w14:solidFill>
          </w14:textFill>
        </w:rPr>
      </w:pPr>
      <w:ins w:id="15775" w:author="冷雪凝" w:date="2019-05-14T19:29:01Z">
        <w:r>
          <w:rPr>
            <w:rFonts w:ascii="Courier New" w:hAnsi="Courier New" w:cs="Courier New"/>
            <w:color w:val="000000" w:themeColor="text1"/>
            <w:sz w:val="20"/>
            <w:szCs w:val="20"/>
            <w:rPrChange w:id="15776" w:author="梁元" w:date="2019-05-14T19:51:36Z">
              <w:rPr>
                <w:rFonts w:ascii="Courier New" w:hAnsi="Courier New" w:cs="Courier New"/>
                <w:sz w:val="20"/>
                <w:szCs w:val="20"/>
              </w:rPr>
            </w:rPrChange>
            <w14:textFill>
              <w14:solidFill>
                <w14:schemeClr w14:val="tx1"/>
              </w14:solidFill>
            </w14:textFill>
          </w:rPr>
          <w:t xml:space="preserve">  ]</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778" w:author="冷雪凝" w:date="2019-05-14T19:29:01Z"/>
          <w:rFonts w:ascii="Courier New" w:hAnsi="Courier New" w:cs="Courier New"/>
          <w:color w:val="000000" w:themeColor="text1"/>
          <w:sz w:val="20"/>
          <w:szCs w:val="20"/>
          <w:rPrChange w:id="15779" w:author="梁元" w:date="2019-05-14T19:51:36Z">
            <w:rPr>
              <w:ins w:id="15780" w:author="冷雪凝" w:date="2019-05-14T19:29:01Z"/>
              <w:rFonts w:ascii="Courier New" w:hAnsi="Courier New" w:cs="Courier New"/>
              <w:sz w:val="20"/>
              <w:szCs w:val="20"/>
            </w:rPr>
          </w:rPrChange>
          <w14:textFill>
            <w14:solidFill>
              <w14:schemeClr w14:val="tx1"/>
            </w14:solidFill>
          </w14:textFill>
        </w:rPr>
      </w:pPr>
      <w:ins w:id="15781" w:author="冷雪凝" w:date="2019-05-14T19:29:01Z">
        <w:r>
          <w:rPr>
            <w:rFonts w:ascii="Courier New" w:hAnsi="Courier New" w:cs="Courier New"/>
            <w:color w:val="000000" w:themeColor="text1"/>
            <w:sz w:val="20"/>
            <w:szCs w:val="20"/>
            <w:rPrChange w:id="15782" w:author="梁元" w:date="2019-05-14T19:51:36Z">
              <w:rPr>
                <w:rFonts w:ascii="Courier New" w:hAnsi="Courier New" w:cs="Courier New"/>
                <w:sz w:val="20"/>
                <w:szCs w:val="20"/>
              </w:rPr>
            </w:rPrChange>
            <w14:textFill>
              <w14:solidFill>
                <w14:schemeClr w14:val="tx1"/>
              </w14:solidFill>
            </w14:textFill>
          </w:rPr>
          <w:t>}</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15784" w:author="冷雪凝" w:date="2019-05-14T19:29:01Z"/>
          <w:rFonts w:ascii="Courier New" w:hAnsi="Courier New" w:cs="Courier New"/>
          <w:color w:val="000000" w:themeColor="text1"/>
          <w:sz w:val="20"/>
          <w:szCs w:val="20"/>
          <w:rPrChange w:id="15785" w:author="梁元" w:date="2019-05-14T19:51:36Z">
            <w:rPr>
              <w:ins w:id="15786" w:author="冷雪凝" w:date="2019-05-14T19:29:01Z"/>
              <w:rFonts w:ascii="Courier New" w:hAnsi="Courier New" w:cs="Courier New"/>
              <w:sz w:val="20"/>
              <w:szCs w:val="20"/>
            </w:rPr>
          </w:rPrChange>
          <w14:textFill>
            <w14:solidFill>
              <w14:schemeClr w14:val="tx1"/>
            </w14:solidFill>
          </w14:textFill>
        </w:rPr>
      </w:pPr>
      <w:ins w:id="15787" w:author="冷雪凝" w:date="2019-05-14T19:29:01Z">
        <w:r>
          <w:rPr>
            <w:rFonts w:ascii="Courier New" w:hAnsi="Courier New" w:cs="Courier New"/>
            <w:color w:val="000000" w:themeColor="text1"/>
            <w:sz w:val="20"/>
            <w:szCs w:val="20"/>
            <w:rPrChange w:id="15788" w:author="梁元" w:date="2019-05-14T19:51:36Z">
              <w:rPr>
                <w:rFonts w:ascii="Courier New" w:hAnsi="Courier New" w:cs="Courier New"/>
                <w:sz w:val="20"/>
                <w:szCs w:val="20"/>
              </w:rPr>
            </w:rPrChange>
            <w14:textFill>
              <w14:solidFill>
                <w14:schemeClr w14:val="tx1"/>
              </w14:solidFill>
            </w14:textFill>
          </w:rPr>
          <w:t>*/</w:t>
        </w:r>
      </w:ins>
    </w:p>
    <w:p>
      <w:pPr>
        <w:pStyle w:val="3"/>
        <w:numPr>
          <w:ilvl w:val="0"/>
          <w:numId w:val="20"/>
        </w:numPr>
        <w:spacing w:line="240" w:lineRule="auto"/>
        <w:ind w:firstLine="562" w:firstLineChars="200"/>
        <w:rPr>
          <w:ins w:id="15790" w:author="冷雪凝" w:date="2019-05-14T19:29:01Z"/>
          <w:rFonts w:hint="eastAsia" w:ascii="仿宋" w:hAnsi="仿宋" w:eastAsia="仿宋"/>
          <w:color w:val="000000" w:themeColor="text1"/>
          <w:sz w:val="28"/>
          <w:szCs w:val="28"/>
          <w:rPrChange w:id="15791" w:author="梁元" w:date="2019-05-14T19:51:36Z">
            <w:rPr>
              <w:ins w:id="15792" w:author="冷雪凝" w:date="2019-05-14T19:29:01Z"/>
              <w:rFonts w:hint="eastAsia" w:ascii="仿宋" w:hAnsi="仿宋" w:eastAsia="仿宋"/>
              <w:sz w:val="28"/>
              <w:szCs w:val="28"/>
            </w:rPr>
          </w:rPrChange>
          <w14:textFill>
            <w14:solidFill>
              <w14:schemeClr w14:val="tx1"/>
            </w14:solidFill>
          </w14:textFill>
        </w:rPr>
      </w:pPr>
      <w:ins w:id="15793" w:author="冷雪凝" w:date="2019-05-14T19:29:01Z">
        <w:bookmarkStart w:id="570" w:name="_Toc18267_WPSOffice_Level2"/>
        <w:r>
          <w:rPr>
            <w:rFonts w:hint="eastAsia" w:ascii="仿宋" w:hAnsi="仿宋" w:eastAsia="仿宋"/>
            <w:color w:val="000000" w:themeColor="text1"/>
            <w:sz w:val="28"/>
            <w:szCs w:val="28"/>
            <w:lang w:val="en-US" w:eastAsia="zh-CN"/>
            <w:rPrChange w:id="15794" w:author="梁元" w:date="2019-05-14T19:51:36Z">
              <w:rPr>
                <w:rFonts w:hint="eastAsia" w:ascii="仿宋" w:hAnsi="仿宋" w:eastAsia="仿宋"/>
                <w:sz w:val="28"/>
                <w:szCs w:val="28"/>
                <w:lang w:val="en-US" w:eastAsia="zh-CN"/>
              </w:rPr>
            </w:rPrChange>
            <w14:textFill>
              <w14:solidFill>
                <w14:schemeClr w14:val="tx1"/>
              </w14:solidFill>
            </w14:textFill>
          </w:rPr>
          <w:t>State 是只读的</w:t>
        </w:r>
        <w:bookmarkEnd w:id="570"/>
      </w:ins>
    </w:p>
    <w:p>
      <w:pPr>
        <w:pStyle w:val="11"/>
        <w:ind w:firstLine="482" w:firstLineChars="200"/>
        <w:rPr>
          <w:ins w:id="15796" w:author="冷雪凝" w:date="2019-05-14T19:29:01Z"/>
          <w:color w:val="000000" w:themeColor="text1"/>
          <w:rPrChange w:id="15797" w:author="梁元" w:date="2019-05-14T19:51:36Z">
            <w:rPr>
              <w:ins w:id="15798" w:author="冷雪凝" w:date="2019-05-14T19:29:01Z"/>
            </w:rPr>
          </w:rPrChange>
          <w14:textFill>
            <w14:solidFill>
              <w14:schemeClr w14:val="tx1"/>
            </w14:solidFill>
          </w14:textFill>
        </w:rPr>
      </w:pPr>
      <w:ins w:id="15799" w:author="冷雪凝" w:date="2019-05-14T19:29:01Z">
        <w:r>
          <w:rPr>
            <w:rStyle w:val="16"/>
            <w:color w:val="000000" w:themeColor="text1"/>
            <w:rPrChange w:id="15800" w:author="梁元" w:date="2019-05-14T19:51:36Z">
              <w:rPr>
                <w:rStyle w:val="16"/>
              </w:rPr>
            </w:rPrChange>
            <w14:textFill>
              <w14:solidFill>
                <w14:schemeClr w14:val="tx1"/>
              </w14:solidFill>
            </w14:textFill>
          </w:rPr>
          <w:t xml:space="preserve">惟一改变 state 的方法就是触发 </w:t>
        </w:r>
      </w:ins>
      <w:ins w:id="15802" w:author="冷雪凝" w:date="2019-05-14T19:29:01Z">
        <w:r>
          <w:rPr>
            <w:color w:val="000000" w:themeColor="text1"/>
            <w:rPrChange w:id="15803" w:author="梁元" w:date="2019-05-14T19:51:36Z">
              <w:rPr/>
            </w:rPrChange>
            <w14:textFill>
              <w14:solidFill>
                <w14:schemeClr w14:val="tx1"/>
              </w14:solidFill>
            </w14:textFill>
          </w:rPr>
          <w:fldChar w:fldCharType="begin"/>
        </w:r>
      </w:ins>
      <w:ins w:id="15805" w:author="冷雪凝" w:date="2019-05-14T19:29:01Z">
        <w:r>
          <w:rPr>
            <w:color w:val="000000" w:themeColor="text1"/>
            <w:rPrChange w:id="15806" w:author="梁元" w:date="2019-05-14T19:51:36Z">
              <w:rPr/>
            </w:rPrChange>
            <w14:textFill>
              <w14:solidFill>
                <w14:schemeClr w14:val="tx1"/>
              </w14:solidFill>
            </w14:textFill>
          </w:rPr>
          <w:instrText xml:space="preserve"> HYPERLINK "http://www.redux.org.cn/docs/Glossary.html" \l "action" </w:instrText>
        </w:r>
      </w:ins>
      <w:ins w:id="15808" w:author="冷雪凝" w:date="2019-05-14T19:29:01Z">
        <w:r>
          <w:rPr>
            <w:color w:val="000000" w:themeColor="text1"/>
            <w:rPrChange w:id="15809" w:author="梁元" w:date="2019-05-14T19:51:36Z">
              <w:rPr/>
            </w:rPrChange>
            <w14:textFill>
              <w14:solidFill>
                <w14:schemeClr w14:val="tx1"/>
              </w14:solidFill>
            </w14:textFill>
          </w:rPr>
          <w:fldChar w:fldCharType="separate"/>
        </w:r>
      </w:ins>
      <w:ins w:id="15811" w:author="冷雪凝" w:date="2019-05-14T19:29:01Z">
        <w:r>
          <w:rPr>
            <w:rStyle w:val="18"/>
            <w:b/>
            <w:bCs/>
            <w:color w:val="000000" w:themeColor="text1"/>
            <w:rPrChange w:id="15812" w:author="梁元" w:date="2019-05-14T19:51:36Z">
              <w:rPr>
                <w:rStyle w:val="18"/>
                <w:b/>
                <w:bCs/>
              </w:rPr>
            </w:rPrChange>
            <w14:textFill>
              <w14:solidFill>
                <w14:schemeClr w14:val="tx1"/>
              </w14:solidFill>
            </w14:textFill>
          </w:rPr>
          <w:t>action</w:t>
        </w:r>
      </w:ins>
      <w:ins w:id="15814" w:author="冷雪凝" w:date="2019-05-14T19:29:01Z">
        <w:r>
          <w:rPr>
            <w:rStyle w:val="18"/>
            <w:b/>
            <w:bCs/>
            <w:color w:val="000000" w:themeColor="text1"/>
            <w:rPrChange w:id="15815" w:author="梁元" w:date="2019-05-14T19:51:36Z">
              <w:rPr>
                <w:rStyle w:val="18"/>
                <w:b/>
                <w:bCs/>
              </w:rPr>
            </w:rPrChange>
            <w14:textFill>
              <w14:solidFill>
                <w14:schemeClr w14:val="tx1"/>
              </w14:solidFill>
            </w14:textFill>
          </w:rPr>
          <w:fldChar w:fldCharType="end"/>
        </w:r>
      </w:ins>
      <w:ins w:id="15817" w:author="冷雪凝" w:date="2019-05-14T19:29:01Z">
        <w:r>
          <w:rPr>
            <w:rStyle w:val="16"/>
            <w:color w:val="000000" w:themeColor="text1"/>
            <w:rPrChange w:id="15818" w:author="梁元" w:date="2019-05-14T19:51:36Z">
              <w:rPr>
                <w:rStyle w:val="16"/>
              </w:rPr>
            </w:rPrChange>
            <w14:textFill>
              <w14:solidFill>
                <w14:schemeClr w14:val="tx1"/>
              </w14:solidFill>
            </w14:textFill>
          </w:rPr>
          <w:t>，action 是一个用于描述已发生事件的普通对象。</w:t>
        </w:r>
      </w:ins>
    </w:p>
    <w:p>
      <w:pPr>
        <w:pStyle w:val="11"/>
        <w:ind w:firstLine="480" w:firstLineChars="200"/>
        <w:rPr>
          <w:ins w:id="15820" w:author="冷雪凝" w:date="2019-05-14T19:29:01Z"/>
          <w:color w:val="000000" w:themeColor="text1"/>
          <w:rPrChange w:id="15821" w:author="梁元" w:date="2019-05-14T19:51:36Z">
            <w:rPr>
              <w:ins w:id="15822" w:author="冷雪凝" w:date="2019-05-14T19:29:01Z"/>
            </w:rPr>
          </w:rPrChange>
          <w14:textFill>
            <w14:solidFill>
              <w14:schemeClr w14:val="tx1"/>
            </w14:solidFill>
          </w14:textFill>
        </w:rPr>
      </w:pPr>
      <w:ins w:id="15823" w:author="冷雪凝" w:date="2019-05-14T19:29:01Z">
        <w:r>
          <w:rPr>
            <w:color w:val="000000" w:themeColor="text1"/>
            <w:rPrChange w:id="15824" w:author="梁元" w:date="2019-05-14T19:51:36Z">
              <w:rPr/>
            </w:rPrChange>
            <w14:textFill>
              <w14:solidFill>
                <w14:schemeClr w14:val="tx1"/>
              </w14:solidFill>
            </w14:textFill>
          </w:rPr>
          <w:t>这样确保了视图和网络请求都不能直接修改 state，相反它们只能表达想要修改的意图。因为所有的修改都被集中化处理，且严格按照一个接一个的顺序执行，因此不用担心 race condition 的出现。 Action 就是普通对象而已，因此它们可以被日志打印、序列化、储存、后期调试或测试时回放出来。</w:t>
        </w:r>
      </w:ins>
    </w:p>
    <w:p>
      <w:pPr>
        <w:pStyle w:val="10"/>
        <w:ind w:firstLine="400" w:firstLineChars="200"/>
        <w:rPr>
          <w:ins w:id="15826" w:author="冷雪凝" w:date="2019-05-14T19:29:01Z"/>
          <w:rStyle w:val="19"/>
          <w:color w:val="000000" w:themeColor="text1"/>
          <w:rPrChange w:id="15827" w:author="梁元" w:date="2019-05-14T19:51:36Z">
            <w:rPr>
              <w:ins w:id="15828" w:author="冷雪凝" w:date="2019-05-14T19:29:01Z"/>
              <w:rStyle w:val="19"/>
            </w:rPr>
          </w:rPrChange>
          <w14:textFill>
            <w14:solidFill>
              <w14:schemeClr w14:val="tx1"/>
            </w14:solidFill>
          </w14:textFill>
        </w:rPr>
      </w:pPr>
      <w:ins w:id="15829" w:author="冷雪凝" w:date="2019-05-14T19:29:01Z">
        <w:r>
          <w:rPr>
            <w:rStyle w:val="19"/>
            <w:color w:val="000000" w:themeColor="text1"/>
            <w:rPrChange w:id="15830" w:author="梁元" w:date="2019-05-14T19:51:36Z">
              <w:rPr>
                <w:rStyle w:val="19"/>
              </w:rPr>
            </w:rPrChange>
            <w14:textFill>
              <w14:solidFill>
                <w14:schemeClr w14:val="tx1"/>
              </w14:solidFill>
            </w14:textFill>
          </w:rPr>
          <w:t>store</w:t>
        </w:r>
      </w:ins>
      <w:ins w:id="15832" w:author="冷雪凝" w:date="2019-05-14T19:29:01Z">
        <w:r>
          <w:rPr>
            <w:rStyle w:val="23"/>
            <w:color w:val="000000" w:themeColor="text1"/>
            <w:rPrChange w:id="15833" w:author="梁元" w:date="2019-05-14T19:51:36Z">
              <w:rPr>
                <w:rStyle w:val="23"/>
              </w:rPr>
            </w:rPrChange>
            <w14:textFill>
              <w14:solidFill>
                <w14:schemeClr w14:val="tx1"/>
              </w14:solidFill>
            </w14:textFill>
          </w:rPr>
          <w:t>.dispatch({</w:t>
        </w:r>
      </w:ins>
    </w:p>
    <w:p>
      <w:pPr>
        <w:pStyle w:val="10"/>
        <w:ind w:firstLine="400" w:firstLineChars="200"/>
        <w:rPr>
          <w:ins w:id="15835" w:author="冷雪凝" w:date="2019-05-14T19:29:01Z"/>
          <w:rStyle w:val="19"/>
          <w:color w:val="000000" w:themeColor="text1"/>
          <w:rPrChange w:id="15836" w:author="梁元" w:date="2019-05-14T19:51:36Z">
            <w:rPr>
              <w:ins w:id="15837" w:author="冷雪凝" w:date="2019-05-14T19:29:01Z"/>
              <w:rStyle w:val="19"/>
            </w:rPr>
          </w:rPrChange>
          <w14:textFill>
            <w14:solidFill>
              <w14:schemeClr w14:val="tx1"/>
            </w14:solidFill>
          </w14:textFill>
        </w:rPr>
      </w:pPr>
      <w:ins w:id="15838" w:author="冷雪凝" w:date="2019-05-14T19:29:01Z">
        <w:r>
          <w:rPr>
            <w:rStyle w:val="19"/>
            <w:color w:val="000000" w:themeColor="text1"/>
            <w:rPrChange w:id="15839" w:author="梁元" w:date="2019-05-14T19:51:36Z">
              <w:rPr>
                <w:rStyle w:val="19"/>
              </w:rPr>
            </w:rPrChange>
            <w14:textFill>
              <w14:solidFill>
                <w14:schemeClr w14:val="tx1"/>
              </w14:solidFill>
            </w14:textFill>
          </w:rPr>
          <w:t xml:space="preserve">  type</w:t>
        </w:r>
      </w:ins>
      <w:ins w:id="15841" w:author="冷雪凝" w:date="2019-05-14T19:29:01Z">
        <w:r>
          <w:rPr>
            <w:rStyle w:val="23"/>
            <w:color w:val="000000" w:themeColor="text1"/>
            <w:rPrChange w:id="15842" w:author="梁元" w:date="2019-05-14T19:51:36Z">
              <w:rPr>
                <w:rStyle w:val="23"/>
              </w:rPr>
            </w:rPrChange>
            <w14:textFill>
              <w14:solidFill>
                <w14:schemeClr w14:val="tx1"/>
              </w14:solidFill>
            </w14:textFill>
          </w:rPr>
          <w:t>:</w:t>
        </w:r>
      </w:ins>
      <w:ins w:id="15844" w:author="冷雪凝" w:date="2019-05-14T19:29:01Z">
        <w:r>
          <w:rPr>
            <w:rStyle w:val="19"/>
            <w:color w:val="000000" w:themeColor="text1"/>
            <w:rPrChange w:id="15845" w:author="梁元" w:date="2019-05-14T19:51:36Z">
              <w:rPr>
                <w:rStyle w:val="19"/>
              </w:rPr>
            </w:rPrChange>
            <w14:textFill>
              <w14:solidFill>
                <w14:schemeClr w14:val="tx1"/>
              </w14:solidFill>
            </w14:textFill>
          </w:rPr>
          <w:t xml:space="preserve"> </w:t>
        </w:r>
      </w:ins>
      <w:ins w:id="15847" w:author="冷雪凝" w:date="2019-05-14T19:29:01Z">
        <w:r>
          <w:rPr>
            <w:rStyle w:val="23"/>
            <w:color w:val="000000" w:themeColor="text1"/>
            <w:rPrChange w:id="15848" w:author="梁元" w:date="2019-05-14T19:51:36Z">
              <w:rPr>
                <w:rStyle w:val="23"/>
              </w:rPr>
            </w:rPrChange>
            <w14:textFill>
              <w14:solidFill>
                <w14:schemeClr w14:val="tx1"/>
              </w14:solidFill>
            </w14:textFill>
          </w:rPr>
          <w:t>'COMPLETE_TODO',</w:t>
        </w:r>
      </w:ins>
    </w:p>
    <w:p>
      <w:pPr>
        <w:pStyle w:val="10"/>
        <w:ind w:firstLine="400" w:firstLineChars="200"/>
        <w:rPr>
          <w:ins w:id="15850" w:author="冷雪凝" w:date="2019-05-14T19:29:01Z"/>
          <w:rStyle w:val="19"/>
          <w:color w:val="000000" w:themeColor="text1"/>
          <w:rPrChange w:id="15851" w:author="梁元" w:date="2019-05-14T19:51:36Z">
            <w:rPr>
              <w:ins w:id="15852" w:author="冷雪凝" w:date="2019-05-14T19:29:01Z"/>
              <w:rStyle w:val="19"/>
            </w:rPr>
          </w:rPrChange>
          <w14:textFill>
            <w14:solidFill>
              <w14:schemeClr w14:val="tx1"/>
            </w14:solidFill>
          </w14:textFill>
        </w:rPr>
      </w:pPr>
      <w:ins w:id="15853" w:author="冷雪凝" w:date="2019-05-14T19:29:01Z">
        <w:r>
          <w:rPr>
            <w:rStyle w:val="19"/>
            <w:color w:val="000000" w:themeColor="text1"/>
            <w:rPrChange w:id="15854" w:author="梁元" w:date="2019-05-14T19:51:36Z">
              <w:rPr>
                <w:rStyle w:val="19"/>
              </w:rPr>
            </w:rPrChange>
            <w14:textFill>
              <w14:solidFill>
                <w14:schemeClr w14:val="tx1"/>
              </w14:solidFill>
            </w14:textFill>
          </w:rPr>
          <w:t xml:space="preserve">  index</w:t>
        </w:r>
      </w:ins>
      <w:ins w:id="15856" w:author="冷雪凝" w:date="2019-05-14T19:29:01Z">
        <w:r>
          <w:rPr>
            <w:rStyle w:val="23"/>
            <w:color w:val="000000" w:themeColor="text1"/>
            <w:rPrChange w:id="15857" w:author="梁元" w:date="2019-05-14T19:51:36Z">
              <w:rPr>
                <w:rStyle w:val="23"/>
              </w:rPr>
            </w:rPrChange>
            <w14:textFill>
              <w14:solidFill>
                <w14:schemeClr w14:val="tx1"/>
              </w14:solidFill>
            </w14:textFill>
          </w:rPr>
          <w:t>:</w:t>
        </w:r>
      </w:ins>
      <w:ins w:id="15859" w:author="冷雪凝" w:date="2019-05-14T19:29:01Z">
        <w:r>
          <w:rPr>
            <w:rStyle w:val="19"/>
            <w:color w:val="000000" w:themeColor="text1"/>
            <w:rPrChange w:id="15860" w:author="梁元" w:date="2019-05-14T19:51:36Z">
              <w:rPr>
                <w:rStyle w:val="19"/>
              </w:rPr>
            </w:rPrChange>
            <w14:textFill>
              <w14:solidFill>
                <w14:schemeClr w14:val="tx1"/>
              </w14:solidFill>
            </w14:textFill>
          </w:rPr>
          <w:t xml:space="preserve"> </w:t>
        </w:r>
      </w:ins>
      <w:ins w:id="15862" w:author="冷雪凝" w:date="2019-05-14T19:29:01Z">
        <w:r>
          <w:rPr>
            <w:rStyle w:val="23"/>
            <w:color w:val="000000" w:themeColor="text1"/>
            <w:rPrChange w:id="15863" w:author="梁元" w:date="2019-05-14T19:51:36Z">
              <w:rPr>
                <w:rStyle w:val="23"/>
              </w:rPr>
            </w:rPrChange>
            <w14:textFill>
              <w14:solidFill>
                <w14:schemeClr w14:val="tx1"/>
              </w14:solidFill>
            </w14:textFill>
          </w:rPr>
          <w:t>1</w:t>
        </w:r>
      </w:ins>
    </w:p>
    <w:p>
      <w:pPr>
        <w:pStyle w:val="10"/>
        <w:ind w:firstLine="480" w:firstLineChars="200"/>
        <w:rPr>
          <w:ins w:id="15865" w:author="冷雪凝" w:date="2019-05-14T19:29:01Z"/>
          <w:rStyle w:val="19"/>
          <w:color w:val="000000" w:themeColor="text1"/>
          <w:rPrChange w:id="15866" w:author="梁元" w:date="2019-05-14T19:51:36Z">
            <w:rPr>
              <w:ins w:id="15867" w:author="冷雪凝" w:date="2019-05-14T19:29:01Z"/>
              <w:rStyle w:val="19"/>
            </w:rPr>
          </w:rPrChange>
          <w14:textFill>
            <w14:solidFill>
              <w14:schemeClr w14:val="tx1"/>
            </w14:solidFill>
          </w14:textFill>
        </w:rPr>
      </w:pPr>
      <w:ins w:id="15868" w:author="冷雪凝" w:date="2019-05-14T19:29:01Z">
        <w:r>
          <w:rPr>
            <w:rStyle w:val="23"/>
            <w:color w:val="000000" w:themeColor="text1"/>
            <w:rPrChange w:id="15869" w:author="梁元" w:date="2019-05-14T19:51:36Z">
              <w:rPr>
                <w:rStyle w:val="23"/>
              </w:rPr>
            </w:rPrChange>
            <w14:textFill>
              <w14:solidFill>
                <w14:schemeClr w14:val="tx1"/>
              </w14:solidFill>
            </w14:textFill>
          </w:rPr>
          <w:t>});</w:t>
        </w:r>
      </w:ins>
    </w:p>
    <w:p>
      <w:pPr>
        <w:pStyle w:val="10"/>
        <w:ind w:firstLine="400" w:firstLineChars="200"/>
        <w:rPr>
          <w:ins w:id="15871" w:author="冷雪凝" w:date="2019-05-14T19:29:01Z"/>
          <w:rStyle w:val="19"/>
          <w:color w:val="000000" w:themeColor="text1"/>
          <w:rPrChange w:id="15872" w:author="梁元" w:date="2019-05-14T19:51:36Z">
            <w:rPr>
              <w:ins w:id="15873" w:author="冷雪凝" w:date="2019-05-14T19:29:01Z"/>
              <w:rStyle w:val="19"/>
            </w:rPr>
          </w:rPrChange>
          <w14:textFill>
            <w14:solidFill>
              <w14:schemeClr w14:val="tx1"/>
            </w14:solidFill>
          </w14:textFill>
        </w:rPr>
      </w:pPr>
    </w:p>
    <w:p>
      <w:pPr>
        <w:pStyle w:val="10"/>
        <w:ind w:firstLine="400" w:firstLineChars="200"/>
        <w:rPr>
          <w:ins w:id="15874" w:author="冷雪凝" w:date="2019-05-14T19:29:01Z"/>
          <w:rStyle w:val="19"/>
          <w:color w:val="000000" w:themeColor="text1"/>
          <w:rPrChange w:id="15875" w:author="梁元" w:date="2019-05-14T19:51:36Z">
            <w:rPr>
              <w:ins w:id="15876" w:author="冷雪凝" w:date="2019-05-14T19:29:01Z"/>
              <w:rStyle w:val="19"/>
            </w:rPr>
          </w:rPrChange>
          <w14:textFill>
            <w14:solidFill>
              <w14:schemeClr w14:val="tx1"/>
            </w14:solidFill>
          </w14:textFill>
        </w:rPr>
      </w:pPr>
      <w:ins w:id="15877" w:author="冷雪凝" w:date="2019-05-14T19:29:01Z">
        <w:r>
          <w:rPr>
            <w:rStyle w:val="19"/>
            <w:color w:val="000000" w:themeColor="text1"/>
            <w:rPrChange w:id="15878" w:author="梁元" w:date="2019-05-14T19:51:36Z">
              <w:rPr>
                <w:rStyle w:val="19"/>
              </w:rPr>
            </w:rPrChange>
            <w14:textFill>
              <w14:solidFill>
                <w14:schemeClr w14:val="tx1"/>
              </w14:solidFill>
            </w14:textFill>
          </w:rPr>
          <w:t>store</w:t>
        </w:r>
      </w:ins>
      <w:ins w:id="15880" w:author="冷雪凝" w:date="2019-05-14T19:29:01Z">
        <w:r>
          <w:rPr>
            <w:rStyle w:val="23"/>
            <w:color w:val="000000" w:themeColor="text1"/>
            <w:rPrChange w:id="15881" w:author="梁元" w:date="2019-05-14T19:51:36Z">
              <w:rPr>
                <w:rStyle w:val="23"/>
              </w:rPr>
            </w:rPrChange>
            <w14:textFill>
              <w14:solidFill>
                <w14:schemeClr w14:val="tx1"/>
              </w14:solidFill>
            </w14:textFill>
          </w:rPr>
          <w:t>.dispatch({</w:t>
        </w:r>
      </w:ins>
    </w:p>
    <w:p>
      <w:pPr>
        <w:pStyle w:val="10"/>
        <w:ind w:firstLine="400" w:firstLineChars="200"/>
        <w:rPr>
          <w:ins w:id="15883" w:author="冷雪凝" w:date="2019-05-14T19:29:01Z"/>
          <w:rStyle w:val="19"/>
          <w:color w:val="000000" w:themeColor="text1"/>
          <w:rPrChange w:id="15884" w:author="梁元" w:date="2019-05-14T19:51:36Z">
            <w:rPr>
              <w:ins w:id="15885" w:author="冷雪凝" w:date="2019-05-14T19:29:01Z"/>
              <w:rStyle w:val="19"/>
            </w:rPr>
          </w:rPrChange>
          <w14:textFill>
            <w14:solidFill>
              <w14:schemeClr w14:val="tx1"/>
            </w14:solidFill>
          </w14:textFill>
        </w:rPr>
      </w:pPr>
      <w:ins w:id="15886" w:author="冷雪凝" w:date="2019-05-14T19:29:01Z">
        <w:r>
          <w:rPr>
            <w:rStyle w:val="19"/>
            <w:color w:val="000000" w:themeColor="text1"/>
            <w:rPrChange w:id="15887" w:author="梁元" w:date="2019-05-14T19:51:36Z">
              <w:rPr>
                <w:rStyle w:val="19"/>
              </w:rPr>
            </w:rPrChange>
            <w14:textFill>
              <w14:solidFill>
                <w14:schemeClr w14:val="tx1"/>
              </w14:solidFill>
            </w14:textFill>
          </w:rPr>
          <w:t xml:space="preserve">  type</w:t>
        </w:r>
      </w:ins>
      <w:ins w:id="15889" w:author="冷雪凝" w:date="2019-05-14T19:29:01Z">
        <w:r>
          <w:rPr>
            <w:rStyle w:val="23"/>
            <w:color w:val="000000" w:themeColor="text1"/>
            <w:rPrChange w:id="15890" w:author="梁元" w:date="2019-05-14T19:51:36Z">
              <w:rPr>
                <w:rStyle w:val="23"/>
              </w:rPr>
            </w:rPrChange>
            <w14:textFill>
              <w14:solidFill>
                <w14:schemeClr w14:val="tx1"/>
              </w14:solidFill>
            </w14:textFill>
          </w:rPr>
          <w:t>:</w:t>
        </w:r>
      </w:ins>
      <w:ins w:id="15892" w:author="冷雪凝" w:date="2019-05-14T19:29:01Z">
        <w:r>
          <w:rPr>
            <w:rStyle w:val="19"/>
            <w:color w:val="000000" w:themeColor="text1"/>
            <w:rPrChange w:id="15893" w:author="梁元" w:date="2019-05-14T19:51:36Z">
              <w:rPr>
                <w:rStyle w:val="19"/>
              </w:rPr>
            </w:rPrChange>
            <w14:textFill>
              <w14:solidFill>
                <w14:schemeClr w14:val="tx1"/>
              </w14:solidFill>
            </w14:textFill>
          </w:rPr>
          <w:t xml:space="preserve"> </w:t>
        </w:r>
      </w:ins>
      <w:ins w:id="15895" w:author="冷雪凝" w:date="2019-05-14T19:29:01Z">
        <w:r>
          <w:rPr>
            <w:rStyle w:val="23"/>
            <w:color w:val="000000" w:themeColor="text1"/>
            <w:rPrChange w:id="15896" w:author="梁元" w:date="2019-05-14T19:51:36Z">
              <w:rPr>
                <w:rStyle w:val="23"/>
              </w:rPr>
            </w:rPrChange>
            <w14:textFill>
              <w14:solidFill>
                <w14:schemeClr w14:val="tx1"/>
              </w14:solidFill>
            </w14:textFill>
          </w:rPr>
          <w:t>'SET_VISIBILITY_FILTER',</w:t>
        </w:r>
      </w:ins>
    </w:p>
    <w:p>
      <w:pPr>
        <w:pStyle w:val="10"/>
        <w:ind w:firstLine="400" w:firstLineChars="200"/>
        <w:rPr>
          <w:ins w:id="15898" w:author="冷雪凝" w:date="2019-05-14T19:29:01Z"/>
          <w:rStyle w:val="19"/>
          <w:color w:val="000000" w:themeColor="text1"/>
          <w:rPrChange w:id="15899" w:author="梁元" w:date="2019-05-14T19:51:36Z">
            <w:rPr>
              <w:ins w:id="15900" w:author="冷雪凝" w:date="2019-05-14T19:29:01Z"/>
              <w:rStyle w:val="19"/>
            </w:rPr>
          </w:rPrChange>
          <w14:textFill>
            <w14:solidFill>
              <w14:schemeClr w14:val="tx1"/>
            </w14:solidFill>
          </w14:textFill>
        </w:rPr>
      </w:pPr>
      <w:ins w:id="15901" w:author="冷雪凝" w:date="2019-05-14T19:29:01Z">
        <w:r>
          <w:rPr>
            <w:rStyle w:val="19"/>
            <w:color w:val="000000" w:themeColor="text1"/>
            <w:rPrChange w:id="15902" w:author="梁元" w:date="2019-05-14T19:51:36Z">
              <w:rPr>
                <w:rStyle w:val="19"/>
              </w:rPr>
            </w:rPrChange>
            <w14:textFill>
              <w14:solidFill>
                <w14:schemeClr w14:val="tx1"/>
              </w14:solidFill>
            </w14:textFill>
          </w:rPr>
          <w:t xml:space="preserve">  filter</w:t>
        </w:r>
      </w:ins>
      <w:ins w:id="15904" w:author="冷雪凝" w:date="2019-05-14T19:29:01Z">
        <w:r>
          <w:rPr>
            <w:rStyle w:val="23"/>
            <w:color w:val="000000" w:themeColor="text1"/>
            <w:rPrChange w:id="15905" w:author="梁元" w:date="2019-05-14T19:51:36Z">
              <w:rPr>
                <w:rStyle w:val="23"/>
              </w:rPr>
            </w:rPrChange>
            <w14:textFill>
              <w14:solidFill>
                <w14:schemeClr w14:val="tx1"/>
              </w14:solidFill>
            </w14:textFill>
          </w:rPr>
          <w:t>:</w:t>
        </w:r>
      </w:ins>
      <w:ins w:id="15907" w:author="冷雪凝" w:date="2019-05-14T19:29:01Z">
        <w:r>
          <w:rPr>
            <w:rStyle w:val="19"/>
            <w:color w:val="000000" w:themeColor="text1"/>
            <w:rPrChange w:id="15908" w:author="梁元" w:date="2019-05-14T19:51:36Z">
              <w:rPr>
                <w:rStyle w:val="19"/>
              </w:rPr>
            </w:rPrChange>
            <w14:textFill>
              <w14:solidFill>
                <w14:schemeClr w14:val="tx1"/>
              </w14:solidFill>
            </w14:textFill>
          </w:rPr>
          <w:t xml:space="preserve"> </w:t>
        </w:r>
      </w:ins>
      <w:ins w:id="15910" w:author="冷雪凝" w:date="2019-05-14T19:29:01Z">
        <w:r>
          <w:rPr>
            <w:rStyle w:val="23"/>
            <w:color w:val="000000" w:themeColor="text1"/>
            <w:rPrChange w:id="15911" w:author="梁元" w:date="2019-05-14T19:51:36Z">
              <w:rPr>
                <w:rStyle w:val="23"/>
              </w:rPr>
            </w:rPrChange>
            <w14:textFill>
              <w14:solidFill>
                <w14:schemeClr w14:val="tx1"/>
              </w14:solidFill>
            </w14:textFill>
          </w:rPr>
          <w:t>'SHOW_COMPLETED'</w:t>
        </w:r>
      </w:ins>
    </w:p>
    <w:p>
      <w:pPr>
        <w:pStyle w:val="10"/>
        <w:ind w:firstLine="480" w:firstLineChars="200"/>
        <w:rPr>
          <w:ins w:id="15913" w:author="冷雪凝" w:date="2019-05-14T19:29:01Z"/>
          <w:rStyle w:val="19"/>
          <w:color w:val="000000" w:themeColor="text1"/>
          <w:rPrChange w:id="15914" w:author="梁元" w:date="2019-05-14T19:51:36Z">
            <w:rPr>
              <w:ins w:id="15915" w:author="冷雪凝" w:date="2019-05-14T19:29:01Z"/>
              <w:rStyle w:val="19"/>
            </w:rPr>
          </w:rPrChange>
          <w14:textFill>
            <w14:solidFill>
              <w14:schemeClr w14:val="tx1"/>
            </w14:solidFill>
          </w14:textFill>
        </w:rPr>
      </w:pPr>
      <w:ins w:id="15916" w:author="冷雪凝" w:date="2019-05-14T19:29:01Z">
        <w:r>
          <w:rPr>
            <w:rStyle w:val="23"/>
            <w:color w:val="000000" w:themeColor="text1"/>
            <w:rPrChange w:id="15917" w:author="梁元" w:date="2019-05-14T19:51:36Z">
              <w:rPr>
                <w:rStyle w:val="23"/>
              </w:rPr>
            </w:rPrChange>
            <w14:textFill>
              <w14:solidFill>
                <w14:schemeClr w14:val="tx1"/>
              </w14:solidFill>
            </w14:textFill>
          </w:rPr>
          <w:t>});</w:t>
        </w:r>
      </w:ins>
    </w:p>
    <w:p>
      <w:pPr>
        <w:pStyle w:val="3"/>
        <w:numPr>
          <w:ilvl w:val="0"/>
          <w:numId w:val="20"/>
        </w:numPr>
        <w:spacing w:line="240" w:lineRule="auto"/>
        <w:ind w:firstLine="562" w:firstLineChars="200"/>
        <w:rPr>
          <w:ins w:id="15919" w:author="冷雪凝" w:date="2019-05-14T19:29:01Z"/>
          <w:rFonts w:hint="eastAsia" w:ascii="仿宋" w:hAnsi="仿宋" w:eastAsia="仿宋"/>
          <w:color w:val="000000" w:themeColor="text1"/>
          <w:sz w:val="28"/>
          <w:szCs w:val="28"/>
          <w:lang w:val="en-US" w:eastAsia="zh-CN"/>
          <w:rPrChange w:id="15920" w:author="梁元" w:date="2019-05-14T19:51:36Z">
            <w:rPr>
              <w:ins w:id="15921" w:author="冷雪凝" w:date="2019-05-14T19:29:01Z"/>
              <w:rFonts w:hint="eastAsia" w:ascii="仿宋" w:hAnsi="仿宋" w:eastAsia="仿宋"/>
              <w:sz w:val="28"/>
              <w:szCs w:val="28"/>
              <w:lang w:val="en-US" w:eastAsia="zh-CN"/>
            </w:rPr>
          </w:rPrChange>
          <w14:textFill>
            <w14:solidFill>
              <w14:schemeClr w14:val="tx1"/>
            </w14:solidFill>
          </w14:textFill>
        </w:rPr>
      </w:pPr>
      <w:ins w:id="15922" w:author="冷雪凝" w:date="2019-05-14T19:29:01Z">
        <w:bookmarkStart w:id="571" w:name="_Toc16202_WPSOffice_Level2"/>
        <w:r>
          <w:rPr>
            <w:rFonts w:hint="eastAsia" w:ascii="仿宋" w:hAnsi="仿宋" w:eastAsia="仿宋"/>
            <w:color w:val="000000" w:themeColor="text1"/>
            <w:sz w:val="28"/>
            <w:szCs w:val="28"/>
            <w:lang w:val="en-US" w:eastAsia="zh-CN"/>
            <w:rPrChange w:id="15923" w:author="梁元" w:date="2019-05-14T19:51:36Z">
              <w:rPr>
                <w:rFonts w:hint="eastAsia" w:ascii="仿宋" w:hAnsi="仿宋" w:eastAsia="仿宋"/>
                <w:sz w:val="28"/>
                <w:szCs w:val="28"/>
                <w:lang w:val="en-US" w:eastAsia="zh-CN"/>
              </w:rPr>
            </w:rPrChange>
            <w14:textFill>
              <w14:solidFill>
                <w14:schemeClr w14:val="tx1"/>
              </w14:solidFill>
            </w14:textFill>
          </w:rPr>
          <w:t>使用纯函数来执行修改</w:t>
        </w:r>
        <w:bookmarkEnd w:id="571"/>
      </w:ins>
    </w:p>
    <w:p>
      <w:pPr>
        <w:pStyle w:val="11"/>
        <w:ind w:firstLine="482" w:firstLineChars="200"/>
        <w:rPr>
          <w:ins w:id="15925" w:author="冷雪凝" w:date="2019-05-14T19:29:01Z"/>
          <w:color w:val="000000" w:themeColor="text1"/>
          <w:rPrChange w:id="15926" w:author="梁元" w:date="2019-05-14T19:51:36Z">
            <w:rPr>
              <w:ins w:id="15927" w:author="冷雪凝" w:date="2019-05-14T19:29:01Z"/>
            </w:rPr>
          </w:rPrChange>
          <w14:textFill>
            <w14:solidFill>
              <w14:schemeClr w14:val="tx1"/>
            </w14:solidFill>
          </w14:textFill>
        </w:rPr>
      </w:pPr>
      <w:ins w:id="15928" w:author="冷雪凝" w:date="2019-05-14T19:29:01Z">
        <w:r>
          <w:rPr>
            <w:rStyle w:val="16"/>
            <w:color w:val="000000" w:themeColor="text1"/>
            <w:rPrChange w:id="15929" w:author="梁元" w:date="2019-05-14T19:51:36Z">
              <w:rPr>
                <w:rStyle w:val="16"/>
              </w:rPr>
            </w:rPrChange>
            <w14:textFill>
              <w14:solidFill>
                <w14:schemeClr w14:val="tx1"/>
              </w14:solidFill>
            </w14:textFill>
          </w:rPr>
          <w:t xml:space="preserve">为了描述 action 如何改变 state tree ，你需要编写 </w:t>
        </w:r>
      </w:ins>
      <w:ins w:id="15931" w:author="冷雪凝" w:date="2019-05-14T19:29:01Z">
        <w:r>
          <w:rPr>
            <w:color w:val="000000" w:themeColor="text1"/>
            <w:rPrChange w:id="15932" w:author="梁元" w:date="2019-05-14T19:51:36Z">
              <w:rPr/>
            </w:rPrChange>
            <w14:textFill>
              <w14:solidFill>
                <w14:schemeClr w14:val="tx1"/>
              </w14:solidFill>
            </w14:textFill>
          </w:rPr>
          <w:fldChar w:fldCharType="begin"/>
        </w:r>
      </w:ins>
      <w:ins w:id="15934" w:author="冷雪凝" w:date="2019-05-14T19:29:01Z">
        <w:r>
          <w:rPr>
            <w:color w:val="000000" w:themeColor="text1"/>
            <w:rPrChange w:id="15935" w:author="梁元" w:date="2019-05-14T19:51:36Z">
              <w:rPr/>
            </w:rPrChange>
            <w14:textFill>
              <w14:solidFill>
                <w14:schemeClr w14:val="tx1"/>
              </w14:solidFill>
            </w14:textFill>
          </w:rPr>
          <w:instrText xml:space="preserve"> HYPERLINK "http://www.redux.org.cn/docs/Glossary.html" \l "reducer" </w:instrText>
        </w:r>
      </w:ins>
      <w:ins w:id="15937" w:author="冷雪凝" w:date="2019-05-14T19:29:01Z">
        <w:r>
          <w:rPr>
            <w:color w:val="000000" w:themeColor="text1"/>
            <w:rPrChange w:id="15938" w:author="梁元" w:date="2019-05-14T19:51:36Z">
              <w:rPr/>
            </w:rPrChange>
            <w14:textFill>
              <w14:solidFill>
                <w14:schemeClr w14:val="tx1"/>
              </w14:solidFill>
            </w14:textFill>
          </w:rPr>
          <w:fldChar w:fldCharType="separate"/>
        </w:r>
      </w:ins>
      <w:ins w:id="15940" w:author="冷雪凝" w:date="2019-05-14T19:29:01Z">
        <w:r>
          <w:rPr>
            <w:rStyle w:val="18"/>
            <w:b/>
            <w:bCs/>
            <w:color w:val="000000" w:themeColor="text1"/>
            <w:rPrChange w:id="15941" w:author="梁元" w:date="2019-05-14T19:51:36Z">
              <w:rPr>
                <w:rStyle w:val="18"/>
                <w:b/>
                <w:bCs/>
              </w:rPr>
            </w:rPrChange>
            <w14:textFill>
              <w14:solidFill>
                <w14:schemeClr w14:val="tx1"/>
              </w14:solidFill>
            </w14:textFill>
          </w:rPr>
          <w:t>reducers</w:t>
        </w:r>
      </w:ins>
      <w:ins w:id="15943" w:author="冷雪凝" w:date="2019-05-14T19:29:01Z">
        <w:r>
          <w:rPr>
            <w:rStyle w:val="18"/>
            <w:b/>
            <w:bCs/>
            <w:color w:val="000000" w:themeColor="text1"/>
            <w:rPrChange w:id="15944" w:author="梁元" w:date="2019-05-14T19:51:36Z">
              <w:rPr>
                <w:rStyle w:val="18"/>
                <w:b/>
                <w:bCs/>
              </w:rPr>
            </w:rPrChange>
            <w14:textFill>
              <w14:solidFill>
                <w14:schemeClr w14:val="tx1"/>
              </w14:solidFill>
            </w14:textFill>
          </w:rPr>
          <w:fldChar w:fldCharType="end"/>
        </w:r>
      </w:ins>
      <w:ins w:id="15946" w:author="冷雪凝" w:date="2019-05-14T19:29:01Z">
        <w:r>
          <w:rPr>
            <w:rStyle w:val="16"/>
            <w:color w:val="000000" w:themeColor="text1"/>
            <w:rPrChange w:id="15947" w:author="梁元" w:date="2019-05-14T19:51:36Z">
              <w:rPr>
                <w:rStyle w:val="16"/>
              </w:rPr>
            </w:rPrChange>
            <w14:textFill>
              <w14:solidFill>
                <w14:schemeClr w14:val="tx1"/>
              </w14:solidFill>
            </w14:textFill>
          </w:rPr>
          <w:t>。</w:t>
        </w:r>
      </w:ins>
    </w:p>
    <w:p>
      <w:pPr>
        <w:pStyle w:val="11"/>
        <w:ind w:firstLine="480" w:firstLineChars="200"/>
        <w:rPr>
          <w:ins w:id="15949" w:author="冷雪凝" w:date="2019-05-14T19:29:01Z"/>
          <w:color w:val="000000" w:themeColor="text1"/>
          <w:rPrChange w:id="15950" w:author="梁元" w:date="2019-05-14T19:51:36Z">
            <w:rPr>
              <w:ins w:id="15951" w:author="冷雪凝" w:date="2019-05-14T19:29:01Z"/>
            </w:rPr>
          </w:rPrChange>
          <w14:textFill>
            <w14:solidFill>
              <w14:schemeClr w14:val="tx1"/>
            </w14:solidFill>
          </w14:textFill>
        </w:rPr>
      </w:pPr>
      <w:ins w:id="15952" w:author="冷雪凝" w:date="2019-05-14T19:29:01Z">
        <w:r>
          <w:rPr>
            <w:color w:val="000000" w:themeColor="text1"/>
            <w:rPrChange w:id="15953" w:author="梁元" w:date="2019-05-14T19:51:36Z">
              <w:rPr/>
            </w:rPrChange>
            <w14:textFill>
              <w14:solidFill>
                <w14:schemeClr w14:val="tx1"/>
              </w14:solidFill>
            </w14:textFill>
          </w:rPr>
          <w:t>Reducer 只是一些纯函数，它接收先前的 state 和 action，并返回新的 state。刚开始你可以只有一个 reducer，随着应用变大，你可以把它拆成多个小的 reducers，分别独立地操作 state tree 的不同部分，因为 reducer 只是函数，你可以控制它们被调用的顺序，传入附加数据，甚至编写可复用的 reducer 来处理一些通用任务，如分页器。</w:t>
        </w:r>
      </w:ins>
    </w:p>
    <w:p>
      <w:pPr>
        <w:pStyle w:val="10"/>
        <w:ind w:firstLine="400" w:firstLineChars="200"/>
        <w:rPr>
          <w:ins w:id="15955" w:author="冷雪凝" w:date="2019-05-14T19:29:01Z"/>
          <w:rStyle w:val="19"/>
          <w:color w:val="000000" w:themeColor="text1"/>
          <w:rPrChange w:id="15956" w:author="梁元" w:date="2019-05-14T19:51:36Z">
            <w:rPr>
              <w:ins w:id="15957" w:author="冷雪凝" w:date="2019-05-14T19:29:01Z"/>
              <w:rStyle w:val="19"/>
            </w:rPr>
          </w:rPrChange>
          <w14:textFill>
            <w14:solidFill>
              <w14:schemeClr w14:val="tx1"/>
            </w14:solidFill>
          </w14:textFill>
        </w:rPr>
      </w:pPr>
    </w:p>
    <w:p>
      <w:pPr>
        <w:pStyle w:val="10"/>
        <w:ind w:firstLine="480" w:firstLineChars="200"/>
        <w:rPr>
          <w:ins w:id="15958" w:author="冷雪凝" w:date="2019-05-14T19:29:01Z"/>
          <w:rStyle w:val="19"/>
          <w:color w:val="000000" w:themeColor="text1"/>
          <w:rPrChange w:id="15959" w:author="梁元" w:date="2019-05-14T19:51:36Z">
            <w:rPr>
              <w:ins w:id="15960" w:author="冷雪凝" w:date="2019-05-14T19:29:01Z"/>
              <w:rStyle w:val="19"/>
            </w:rPr>
          </w:rPrChange>
          <w14:textFill>
            <w14:solidFill>
              <w14:schemeClr w14:val="tx1"/>
            </w14:solidFill>
          </w14:textFill>
        </w:rPr>
      </w:pPr>
      <w:ins w:id="15961" w:author="冷雪凝" w:date="2019-05-14T19:29:01Z">
        <w:r>
          <w:rPr>
            <w:rStyle w:val="23"/>
            <w:color w:val="000000" w:themeColor="text1"/>
            <w:rPrChange w:id="15962" w:author="梁元" w:date="2019-05-14T19:51:36Z">
              <w:rPr>
                <w:rStyle w:val="23"/>
              </w:rPr>
            </w:rPrChange>
            <w14:textFill>
              <w14:solidFill>
                <w14:schemeClr w14:val="tx1"/>
              </w14:solidFill>
            </w14:textFill>
          </w:rPr>
          <w:t>function</w:t>
        </w:r>
      </w:ins>
      <w:ins w:id="15964" w:author="冷雪凝" w:date="2019-05-14T19:29:01Z">
        <w:r>
          <w:rPr>
            <w:rStyle w:val="19"/>
            <w:color w:val="000000" w:themeColor="text1"/>
            <w:rPrChange w:id="15965" w:author="梁元" w:date="2019-05-14T19:51:36Z">
              <w:rPr>
                <w:rStyle w:val="19"/>
              </w:rPr>
            </w:rPrChange>
            <w14:textFill>
              <w14:solidFill>
                <w14:schemeClr w14:val="tx1"/>
              </w14:solidFill>
            </w14:textFill>
          </w:rPr>
          <w:t xml:space="preserve"> </w:t>
        </w:r>
      </w:ins>
      <w:ins w:id="15967" w:author="冷雪凝" w:date="2019-05-14T19:29:01Z">
        <w:r>
          <w:rPr>
            <w:rStyle w:val="23"/>
            <w:color w:val="000000" w:themeColor="text1"/>
            <w:rPrChange w:id="15968" w:author="梁元" w:date="2019-05-14T19:51:36Z">
              <w:rPr>
                <w:rStyle w:val="23"/>
              </w:rPr>
            </w:rPrChange>
            <w14:textFill>
              <w14:solidFill>
                <w14:schemeClr w14:val="tx1"/>
              </w14:solidFill>
            </w14:textFill>
          </w:rPr>
          <w:t>visibilityFilter(</w:t>
        </w:r>
      </w:ins>
      <w:ins w:id="15970" w:author="冷雪凝" w:date="2019-05-14T19:29:01Z">
        <w:r>
          <w:rPr>
            <w:rStyle w:val="19"/>
            <w:color w:val="000000" w:themeColor="text1"/>
            <w:rPrChange w:id="15971" w:author="梁元" w:date="2019-05-14T19:51:36Z">
              <w:rPr>
                <w:rStyle w:val="19"/>
              </w:rPr>
            </w:rPrChange>
            <w14:textFill>
              <w14:solidFill>
                <w14:schemeClr w14:val="tx1"/>
              </w14:solidFill>
            </w14:textFill>
          </w:rPr>
          <w:t xml:space="preserve">state </w:t>
        </w:r>
      </w:ins>
      <w:ins w:id="15973" w:author="冷雪凝" w:date="2019-05-14T19:29:01Z">
        <w:r>
          <w:rPr>
            <w:rStyle w:val="23"/>
            <w:color w:val="000000" w:themeColor="text1"/>
            <w:rPrChange w:id="15974" w:author="梁元" w:date="2019-05-14T19:51:36Z">
              <w:rPr>
                <w:rStyle w:val="23"/>
              </w:rPr>
            </w:rPrChange>
            <w14:textFill>
              <w14:solidFill>
                <w14:schemeClr w14:val="tx1"/>
              </w14:solidFill>
            </w14:textFill>
          </w:rPr>
          <w:t>=</w:t>
        </w:r>
      </w:ins>
      <w:ins w:id="15976" w:author="冷雪凝" w:date="2019-05-14T19:29:01Z">
        <w:r>
          <w:rPr>
            <w:rStyle w:val="19"/>
            <w:color w:val="000000" w:themeColor="text1"/>
            <w:rPrChange w:id="15977" w:author="梁元" w:date="2019-05-14T19:51:36Z">
              <w:rPr>
                <w:rStyle w:val="19"/>
              </w:rPr>
            </w:rPrChange>
            <w14:textFill>
              <w14:solidFill>
                <w14:schemeClr w14:val="tx1"/>
              </w14:solidFill>
            </w14:textFill>
          </w:rPr>
          <w:t xml:space="preserve"> </w:t>
        </w:r>
      </w:ins>
      <w:ins w:id="15979" w:author="冷雪凝" w:date="2019-05-14T19:29:01Z">
        <w:r>
          <w:rPr>
            <w:rStyle w:val="23"/>
            <w:color w:val="000000" w:themeColor="text1"/>
            <w:rPrChange w:id="15980" w:author="梁元" w:date="2019-05-14T19:51:36Z">
              <w:rPr>
                <w:rStyle w:val="23"/>
              </w:rPr>
            </w:rPrChange>
            <w14:textFill>
              <w14:solidFill>
                <w14:schemeClr w14:val="tx1"/>
              </w14:solidFill>
            </w14:textFill>
          </w:rPr>
          <w:t>'SHOW_ALL',</w:t>
        </w:r>
      </w:ins>
      <w:ins w:id="15982" w:author="冷雪凝" w:date="2019-05-14T19:29:01Z">
        <w:r>
          <w:rPr>
            <w:rStyle w:val="19"/>
            <w:color w:val="000000" w:themeColor="text1"/>
            <w:rPrChange w:id="15983" w:author="梁元" w:date="2019-05-14T19:51:36Z">
              <w:rPr>
                <w:rStyle w:val="19"/>
              </w:rPr>
            </w:rPrChange>
            <w14:textFill>
              <w14:solidFill>
                <w14:schemeClr w14:val="tx1"/>
              </w14:solidFill>
            </w14:textFill>
          </w:rPr>
          <w:t xml:space="preserve"> action</w:t>
        </w:r>
      </w:ins>
      <w:ins w:id="15985" w:author="冷雪凝" w:date="2019-05-14T19:29:01Z">
        <w:r>
          <w:rPr>
            <w:rStyle w:val="23"/>
            <w:color w:val="000000" w:themeColor="text1"/>
            <w:rPrChange w:id="15986" w:author="梁元" w:date="2019-05-14T19:51:36Z">
              <w:rPr>
                <w:rStyle w:val="23"/>
              </w:rPr>
            </w:rPrChange>
            <w14:textFill>
              <w14:solidFill>
                <w14:schemeClr w14:val="tx1"/>
              </w14:solidFill>
            </w14:textFill>
          </w:rPr>
          <w:t>)</w:t>
        </w:r>
      </w:ins>
      <w:ins w:id="15988" w:author="冷雪凝" w:date="2019-05-14T19:29:01Z">
        <w:r>
          <w:rPr>
            <w:rStyle w:val="19"/>
            <w:color w:val="000000" w:themeColor="text1"/>
            <w:rPrChange w:id="15989" w:author="梁元" w:date="2019-05-14T19:51:36Z">
              <w:rPr>
                <w:rStyle w:val="19"/>
              </w:rPr>
            </w:rPrChange>
            <w14:textFill>
              <w14:solidFill>
                <w14:schemeClr w14:val="tx1"/>
              </w14:solidFill>
            </w14:textFill>
          </w:rPr>
          <w:t xml:space="preserve"> </w:t>
        </w:r>
      </w:ins>
      <w:ins w:id="15991" w:author="冷雪凝" w:date="2019-05-14T19:29:01Z">
        <w:r>
          <w:rPr>
            <w:rStyle w:val="23"/>
            <w:color w:val="000000" w:themeColor="text1"/>
            <w:rPrChange w:id="15992" w:author="梁元" w:date="2019-05-14T19:51:36Z">
              <w:rPr>
                <w:rStyle w:val="23"/>
              </w:rPr>
            </w:rPrChange>
            <w14:textFill>
              <w14:solidFill>
                <w14:schemeClr w14:val="tx1"/>
              </w14:solidFill>
            </w14:textFill>
          </w:rPr>
          <w:t>{</w:t>
        </w:r>
      </w:ins>
    </w:p>
    <w:p>
      <w:pPr>
        <w:pStyle w:val="10"/>
        <w:ind w:firstLine="400" w:firstLineChars="200"/>
        <w:rPr>
          <w:ins w:id="15994" w:author="冷雪凝" w:date="2019-05-14T19:29:01Z"/>
          <w:rStyle w:val="19"/>
          <w:color w:val="000000" w:themeColor="text1"/>
          <w:rPrChange w:id="15995" w:author="梁元" w:date="2019-05-14T19:51:36Z">
            <w:rPr>
              <w:ins w:id="15996" w:author="冷雪凝" w:date="2019-05-14T19:29:01Z"/>
              <w:rStyle w:val="19"/>
            </w:rPr>
          </w:rPrChange>
          <w14:textFill>
            <w14:solidFill>
              <w14:schemeClr w14:val="tx1"/>
            </w14:solidFill>
          </w14:textFill>
        </w:rPr>
      </w:pPr>
      <w:ins w:id="15997" w:author="冷雪凝" w:date="2019-05-14T19:29:01Z">
        <w:r>
          <w:rPr>
            <w:rStyle w:val="19"/>
            <w:color w:val="000000" w:themeColor="text1"/>
            <w:rPrChange w:id="15998" w:author="梁元" w:date="2019-05-14T19:51:36Z">
              <w:rPr>
                <w:rStyle w:val="19"/>
              </w:rPr>
            </w:rPrChange>
            <w14:textFill>
              <w14:solidFill>
                <w14:schemeClr w14:val="tx1"/>
              </w14:solidFill>
            </w14:textFill>
          </w:rPr>
          <w:t xml:space="preserve">  </w:t>
        </w:r>
      </w:ins>
      <w:ins w:id="16000" w:author="冷雪凝" w:date="2019-05-14T19:29:01Z">
        <w:r>
          <w:rPr>
            <w:rStyle w:val="23"/>
            <w:color w:val="000000" w:themeColor="text1"/>
            <w:rPrChange w:id="16001" w:author="梁元" w:date="2019-05-14T19:51:36Z">
              <w:rPr>
                <w:rStyle w:val="23"/>
              </w:rPr>
            </w:rPrChange>
            <w14:textFill>
              <w14:solidFill>
                <w14:schemeClr w14:val="tx1"/>
              </w14:solidFill>
            </w14:textFill>
          </w:rPr>
          <w:t>switch</w:t>
        </w:r>
      </w:ins>
      <w:ins w:id="16003" w:author="冷雪凝" w:date="2019-05-14T19:29:01Z">
        <w:r>
          <w:rPr>
            <w:rStyle w:val="19"/>
            <w:color w:val="000000" w:themeColor="text1"/>
            <w:rPrChange w:id="16004" w:author="梁元" w:date="2019-05-14T19:51:36Z">
              <w:rPr>
                <w:rStyle w:val="19"/>
              </w:rPr>
            </w:rPrChange>
            <w14:textFill>
              <w14:solidFill>
                <w14:schemeClr w14:val="tx1"/>
              </w14:solidFill>
            </w14:textFill>
          </w:rPr>
          <w:t xml:space="preserve"> </w:t>
        </w:r>
      </w:ins>
      <w:ins w:id="16006" w:author="冷雪凝" w:date="2019-05-14T19:29:01Z">
        <w:r>
          <w:rPr>
            <w:rStyle w:val="23"/>
            <w:color w:val="000000" w:themeColor="text1"/>
            <w:rPrChange w:id="16007" w:author="梁元" w:date="2019-05-14T19:51:36Z">
              <w:rPr>
                <w:rStyle w:val="23"/>
              </w:rPr>
            </w:rPrChange>
            <w14:textFill>
              <w14:solidFill>
                <w14:schemeClr w14:val="tx1"/>
              </w14:solidFill>
            </w14:textFill>
          </w:rPr>
          <w:t>(</w:t>
        </w:r>
      </w:ins>
      <w:ins w:id="16009" w:author="冷雪凝" w:date="2019-05-14T19:29:01Z">
        <w:r>
          <w:rPr>
            <w:rStyle w:val="19"/>
            <w:color w:val="000000" w:themeColor="text1"/>
            <w:rPrChange w:id="16010" w:author="梁元" w:date="2019-05-14T19:51:36Z">
              <w:rPr>
                <w:rStyle w:val="19"/>
              </w:rPr>
            </w:rPrChange>
            <w14:textFill>
              <w14:solidFill>
                <w14:schemeClr w14:val="tx1"/>
              </w14:solidFill>
            </w14:textFill>
          </w:rPr>
          <w:t>action</w:t>
        </w:r>
      </w:ins>
      <w:ins w:id="16012" w:author="冷雪凝" w:date="2019-05-14T19:29:01Z">
        <w:r>
          <w:rPr>
            <w:rStyle w:val="23"/>
            <w:color w:val="000000" w:themeColor="text1"/>
            <w:rPrChange w:id="16013" w:author="梁元" w:date="2019-05-14T19:51:36Z">
              <w:rPr>
                <w:rStyle w:val="23"/>
              </w:rPr>
            </w:rPrChange>
            <w14:textFill>
              <w14:solidFill>
                <w14:schemeClr w14:val="tx1"/>
              </w14:solidFill>
            </w14:textFill>
          </w:rPr>
          <w:t>.</w:t>
        </w:r>
      </w:ins>
      <w:ins w:id="16015" w:author="冷雪凝" w:date="2019-05-14T19:29:01Z">
        <w:r>
          <w:rPr>
            <w:rStyle w:val="19"/>
            <w:color w:val="000000" w:themeColor="text1"/>
            <w:rPrChange w:id="16016" w:author="梁元" w:date="2019-05-14T19:51:36Z">
              <w:rPr>
                <w:rStyle w:val="19"/>
              </w:rPr>
            </w:rPrChange>
            <w14:textFill>
              <w14:solidFill>
                <w14:schemeClr w14:val="tx1"/>
              </w14:solidFill>
            </w14:textFill>
          </w:rPr>
          <w:t>type</w:t>
        </w:r>
      </w:ins>
      <w:ins w:id="16018" w:author="冷雪凝" w:date="2019-05-14T19:29:01Z">
        <w:r>
          <w:rPr>
            <w:rStyle w:val="23"/>
            <w:color w:val="000000" w:themeColor="text1"/>
            <w:rPrChange w:id="16019" w:author="梁元" w:date="2019-05-14T19:51:36Z">
              <w:rPr>
                <w:rStyle w:val="23"/>
              </w:rPr>
            </w:rPrChange>
            <w14:textFill>
              <w14:solidFill>
                <w14:schemeClr w14:val="tx1"/>
              </w14:solidFill>
            </w14:textFill>
          </w:rPr>
          <w:t>)</w:t>
        </w:r>
      </w:ins>
      <w:ins w:id="16021" w:author="冷雪凝" w:date="2019-05-14T19:29:01Z">
        <w:r>
          <w:rPr>
            <w:rStyle w:val="19"/>
            <w:color w:val="000000" w:themeColor="text1"/>
            <w:rPrChange w:id="16022" w:author="梁元" w:date="2019-05-14T19:51:36Z">
              <w:rPr>
                <w:rStyle w:val="19"/>
              </w:rPr>
            </w:rPrChange>
            <w14:textFill>
              <w14:solidFill>
                <w14:schemeClr w14:val="tx1"/>
              </w14:solidFill>
            </w14:textFill>
          </w:rPr>
          <w:t xml:space="preserve"> </w:t>
        </w:r>
      </w:ins>
      <w:ins w:id="16024" w:author="冷雪凝" w:date="2019-05-14T19:29:01Z">
        <w:r>
          <w:rPr>
            <w:rStyle w:val="23"/>
            <w:color w:val="000000" w:themeColor="text1"/>
            <w:rPrChange w:id="16025" w:author="梁元" w:date="2019-05-14T19:51:36Z">
              <w:rPr>
                <w:rStyle w:val="23"/>
              </w:rPr>
            </w:rPrChange>
            <w14:textFill>
              <w14:solidFill>
                <w14:schemeClr w14:val="tx1"/>
              </w14:solidFill>
            </w14:textFill>
          </w:rPr>
          <w:t>{</w:t>
        </w:r>
      </w:ins>
    </w:p>
    <w:p>
      <w:pPr>
        <w:pStyle w:val="10"/>
        <w:ind w:firstLine="400" w:firstLineChars="200"/>
        <w:rPr>
          <w:ins w:id="16027" w:author="冷雪凝" w:date="2019-05-14T19:29:01Z"/>
          <w:rStyle w:val="19"/>
          <w:color w:val="000000" w:themeColor="text1"/>
          <w:rPrChange w:id="16028" w:author="梁元" w:date="2019-05-14T19:51:36Z">
            <w:rPr>
              <w:ins w:id="16029" w:author="冷雪凝" w:date="2019-05-14T19:29:01Z"/>
              <w:rStyle w:val="19"/>
            </w:rPr>
          </w:rPrChange>
          <w14:textFill>
            <w14:solidFill>
              <w14:schemeClr w14:val="tx1"/>
            </w14:solidFill>
          </w14:textFill>
        </w:rPr>
      </w:pPr>
      <w:ins w:id="16030" w:author="冷雪凝" w:date="2019-05-14T19:29:01Z">
        <w:r>
          <w:rPr>
            <w:rStyle w:val="19"/>
            <w:color w:val="000000" w:themeColor="text1"/>
            <w:rPrChange w:id="16031" w:author="梁元" w:date="2019-05-14T19:51:36Z">
              <w:rPr>
                <w:rStyle w:val="19"/>
              </w:rPr>
            </w:rPrChange>
            <w14:textFill>
              <w14:solidFill>
                <w14:schemeClr w14:val="tx1"/>
              </w14:solidFill>
            </w14:textFill>
          </w:rPr>
          <w:t xml:space="preserve">    </w:t>
        </w:r>
      </w:ins>
      <w:ins w:id="16033" w:author="冷雪凝" w:date="2019-05-14T19:29:01Z">
        <w:r>
          <w:rPr>
            <w:rStyle w:val="23"/>
            <w:color w:val="000000" w:themeColor="text1"/>
            <w:rPrChange w:id="16034" w:author="梁元" w:date="2019-05-14T19:51:36Z">
              <w:rPr>
                <w:rStyle w:val="23"/>
              </w:rPr>
            </w:rPrChange>
            <w14:textFill>
              <w14:solidFill>
                <w14:schemeClr w14:val="tx1"/>
              </w14:solidFill>
            </w14:textFill>
          </w:rPr>
          <w:t>case</w:t>
        </w:r>
      </w:ins>
      <w:ins w:id="16036" w:author="冷雪凝" w:date="2019-05-14T19:29:01Z">
        <w:r>
          <w:rPr>
            <w:rStyle w:val="19"/>
            <w:color w:val="000000" w:themeColor="text1"/>
            <w:rPrChange w:id="16037" w:author="梁元" w:date="2019-05-14T19:51:36Z">
              <w:rPr>
                <w:rStyle w:val="19"/>
              </w:rPr>
            </w:rPrChange>
            <w14:textFill>
              <w14:solidFill>
                <w14:schemeClr w14:val="tx1"/>
              </w14:solidFill>
            </w14:textFill>
          </w:rPr>
          <w:t xml:space="preserve"> </w:t>
        </w:r>
      </w:ins>
      <w:ins w:id="16039" w:author="冷雪凝" w:date="2019-05-14T19:29:01Z">
        <w:r>
          <w:rPr>
            <w:rStyle w:val="23"/>
            <w:color w:val="000000" w:themeColor="text1"/>
            <w:rPrChange w:id="16040" w:author="梁元" w:date="2019-05-14T19:51:36Z">
              <w:rPr>
                <w:rStyle w:val="23"/>
              </w:rPr>
            </w:rPrChange>
            <w14:textFill>
              <w14:solidFill>
                <w14:schemeClr w14:val="tx1"/>
              </w14:solidFill>
            </w14:textFill>
          </w:rPr>
          <w:t>'SET_VISIBILITY_FILTER':</w:t>
        </w:r>
      </w:ins>
    </w:p>
    <w:p>
      <w:pPr>
        <w:pStyle w:val="10"/>
        <w:ind w:firstLine="400" w:firstLineChars="200"/>
        <w:rPr>
          <w:ins w:id="16042" w:author="冷雪凝" w:date="2019-05-14T19:29:01Z"/>
          <w:rStyle w:val="19"/>
          <w:color w:val="000000" w:themeColor="text1"/>
          <w:rPrChange w:id="16043" w:author="梁元" w:date="2019-05-14T19:51:36Z">
            <w:rPr>
              <w:ins w:id="16044" w:author="冷雪凝" w:date="2019-05-14T19:29:01Z"/>
              <w:rStyle w:val="19"/>
            </w:rPr>
          </w:rPrChange>
          <w14:textFill>
            <w14:solidFill>
              <w14:schemeClr w14:val="tx1"/>
            </w14:solidFill>
          </w14:textFill>
        </w:rPr>
      </w:pPr>
      <w:ins w:id="16045" w:author="冷雪凝" w:date="2019-05-14T19:29:01Z">
        <w:r>
          <w:rPr>
            <w:rStyle w:val="19"/>
            <w:color w:val="000000" w:themeColor="text1"/>
            <w:rPrChange w:id="16046" w:author="梁元" w:date="2019-05-14T19:51:36Z">
              <w:rPr>
                <w:rStyle w:val="19"/>
              </w:rPr>
            </w:rPrChange>
            <w14:textFill>
              <w14:solidFill>
                <w14:schemeClr w14:val="tx1"/>
              </w14:solidFill>
            </w14:textFill>
          </w:rPr>
          <w:t xml:space="preserve">      </w:t>
        </w:r>
      </w:ins>
      <w:ins w:id="16048" w:author="冷雪凝" w:date="2019-05-14T19:29:01Z">
        <w:r>
          <w:rPr>
            <w:rStyle w:val="23"/>
            <w:color w:val="000000" w:themeColor="text1"/>
            <w:rPrChange w:id="16049" w:author="梁元" w:date="2019-05-14T19:51:36Z">
              <w:rPr>
                <w:rStyle w:val="23"/>
              </w:rPr>
            </w:rPrChange>
            <w14:textFill>
              <w14:solidFill>
                <w14:schemeClr w14:val="tx1"/>
              </w14:solidFill>
            </w14:textFill>
          </w:rPr>
          <w:t>return</w:t>
        </w:r>
      </w:ins>
      <w:ins w:id="16051" w:author="冷雪凝" w:date="2019-05-14T19:29:01Z">
        <w:r>
          <w:rPr>
            <w:rStyle w:val="19"/>
            <w:color w:val="000000" w:themeColor="text1"/>
            <w:rPrChange w:id="16052" w:author="梁元" w:date="2019-05-14T19:51:36Z">
              <w:rPr>
                <w:rStyle w:val="19"/>
              </w:rPr>
            </w:rPrChange>
            <w14:textFill>
              <w14:solidFill>
                <w14:schemeClr w14:val="tx1"/>
              </w14:solidFill>
            </w14:textFill>
          </w:rPr>
          <w:t xml:space="preserve"> action</w:t>
        </w:r>
      </w:ins>
      <w:ins w:id="16054" w:author="冷雪凝" w:date="2019-05-14T19:29:01Z">
        <w:r>
          <w:rPr>
            <w:rStyle w:val="23"/>
            <w:color w:val="000000" w:themeColor="text1"/>
            <w:rPrChange w:id="16055" w:author="梁元" w:date="2019-05-14T19:51:36Z">
              <w:rPr>
                <w:rStyle w:val="23"/>
              </w:rPr>
            </w:rPrChange>
            <w14:textFill>
              <w14:solidFill>
                <w14:schemeClr w14:val="tx1"/>
              </w14:solidFill>
            </w14:textFill>
          </w:rPr>
          <w:t>.</w:t>
        </w:r>
      </w:ins>
      <w:ins w:id="16057" w:author="冷雪凝" w:date="2019-05-14T19:29:01Z">
        <w:r>
          <w:rPr>
            <w:rStyle w:val="19"/>
            <w:color w:val="000000" w:themeColor="text1"/>
            <w:rPrChange w:id="16058" w:author="梁元" w:date="2019-05-14T19:51:36Z">
              <w:rPr>
                <w:rStyle w:val="19"/>
              </w:rPr>
            </w:rPrChange>
            <w14:textFill>
              <w14:solidFill>
                <w14:schemeClr w14:val="tx1"/>
              </w14:solidFill>
            </w14:textFill>
          </w:rPr>
          <w:t>filter</w:t>
        </w:r>
      </w:ins>
    </w:p>
    <w:p>
      <w:pPr>
        <w:pStyle w:val="10"/>
        <w:ind w:firstLine="400" w:firstLineChars="200"/>
        <w:rPr>
          <w:ins w:id="16060" w:author="冷雪凝" w:date="2019-05-14T19:29:01Z"/>
          <w:rStyle w:val="19"/>
          <w:color w:val="000000" w:themeColor="text1"/>
          <w:rPrChange w:id="16061" w:author="梁元" w:date="2019-05-14T19:51:36Z">
            <w:rPr>
              <w:ins w:id="16062" w:author="冷雪凝" w:date="2019-05-14T19:29:01Z"/>
              <w:rStyle w:val="19"/>
            </w:rPr>
          </w:rPrChange>
          <w14:textFill>
            <w14:solidFill>
              <w14:schemeClr w14:val="tx1"/>
            </w14:solidFill>
          </w14:textFill>
        </w:rPr>
      </w:pPr>
      <w:ins w:id="16063" w:author="冷雪凝" w:date="2019-05-14T19:29:01Z">
        <w:r>
          <w:rPr>
            <w:rStyle w:val="19"/>
            <w:color w:val="000000" w:themeColor="text1"/>
            <w:rPrChange w:id="16064" w:author="梁元" w:date="2019-05-14T19:51:36Z">
              <w:rPr>
                <w:rStyle w:val="19"/>
              </w:rPr>
            </w:rPrChange>
            <w14:textFill>
              <w14:solidFill>
                <w14:schemeClr w14:val="tx1"/>
              </w14:solidFill>
            </w14:textFill>
          </w:rPr>
          <w:t xml:space="preserve">    </w:t>
        </w:r>
      </w:ins>
      <w:ins w:id="16066" w:author="冷雪凝" w:date="2019-05-14T19:29:01Z">
        <w:r>
          <w:rPr>
            <w:rStyle w:val="23"/>
            <w:color w:val="000000" w:themeColor="text1"/>
            <w:rPrChange w:id="16067" w:author="梁元" w:date="2019-05-14T19:51:36Z">
              <w:rPr>
                <w:rStyle w:val="23"/>
              </w:rPr>
            </w:rPrChange>
            <w14:textFill>
              <w14:solidFill>
                <w14:schemeClr w14:val="tx1"/>
              </w14:solidFill>
            </w14:textFill>
          </w:rPr>
          <w:t>default:</w:t>
        </w:r>
      </w:ins>
    </w:p>
    <w:p>
      <w:pPr>
        <w:pStyle w:val="10"/>
        <w:ind w:firstLine="400" w:firstLineChars="200"/>
        <w:rPr>
          <w:ins w:id="16069" w:author="冷雪凝" w:date="2019-05-14T19:29:01Z"/>
          <w:rStyle w:val="19"/>
          <w:color w:val="000000" w:themeColor="text1"/>
          <w:rPrChange w:id="16070" w:author="梁元" w:date="2019-05-14T19:51:36Z">
            <w:rPr>
              <w:ins w:id="16071" w:author="冷雪凝" w:date="2019-05-14T19:29:01Z"/>
              <w:rStyle w:val="19"/>
            </w:rPr>
          </w:rPrChange>
          <w14:textFill>
            <w14:solidFill>
              <w14:schemeClr w14:val="tx1"/>
            </w14:solidFill>
          </w14:textFill>
        </w:rPr>
      </w:pPr>
      <w:ins w:id="16072" w:author="冷雪凝" w:date="2019-05-14T19:29:01Z">
        <w:r>
          <w:rPr>
            <w:rStyle w:val="19"/>
            <w:color w:val="000000" w:themeColor="text1"/>
            <w:rPrChange w:id="16073" w:author="梁元" w:date="2019-05-14T19:51:36Z">
              <w:rPr>
                <w:rStyle w:val="19"/>
              </w:rPr>
            </w:rPrChange>
            <w14:textFill>
              <w14:solidFill>
                <w14:schemeClr w14:val="tx1"/>
              </w14:solidFill>
            </w14:textFill>
          </w:rPr>
          <w:t xml:space="preserve">      </w:t>
        </w:r>
      </w:ins>
      <w:ins w:id="16075" w:author="冷雪凝" w:date="2019-05-14T19:29:01Z">
        <w:r>
          <w:rPr>
            <w:rStyle w:val="23"/>
            <w:color w:val="000000" w:themeColor="text1"/>
            <w:rPrChange w:id="16076" w:author="梁元" w:date="2019-05-14T19:51:36Z">
              <w:rPr>
                <w:rStyle w:val="23"/>
              </w:rPr>
            </w:rPrChange>
            <w14:textFill>
              <w14:solidFill>
                <w14:schemeClr w14:val="tx1"/>
              </w14:solidFill>
            </w14:textFill>
          </w:rPr>
          <w:t>return</w:t>
        </w:r>
      </w:ins>
      <w:ins w:id="16078" w:author="冷雪凝" w:date="2019-05-14T19:29:01Z">
        <w:r>
          <w:rPr>
            <w:rStyle w:val="19"/>
            <w:color w:val="000000" w:themeColor="text1"/>
            <w:rPrChange w:id="16079" w:author="梁元" w:date="2019-05-14T19:51:36Z">
              <w:rPr>
                <w:rStyle w:val="19"/>
              </w:rPr>
            </w:rPrChange>
            <w14:textFill>
              <w14:solidFill>
                <w14:schemeClr w14:val="tx1"/>
              </w14:solidFill>
            </w14:textFill>
          </w:rPr>
          <w:t xml:space="preserve"> state</w:t>
        </w:r>
      </w:ins>
    </w:p>
    <w:p>
      <w:pPr>
        <w:pStyle w:val="10"/>
        <w:ind w:firstLine="400" w:firstLineChars="200"/>
        <w:rPr>
          <w:ins w:id="16081" w:author="冷雪凝" w:date="2019-05-14T19:29:01Z"/>
          <w:rStyle w:val="19"/>
          <w:color w:val="000000" w:themeColor="text1"/>
          <w:rPrChange w:id="16082" w:author="梁元" w:date="2019-05-14T19:51:36Z">
            <w:rPr>
              <w:ins w:id="16083" w:author="冷雪凝" w:date="2019-05-14T19:29:01Z"/>
              <w:rStyle w:val="19"/>
            </w:rPr>
          </w:rPrChange>
          <w14:textFill>
            <w14:solidFill>
              <w14:schemeClr w14:val="tx1"/>
            </w14:solidFill>
          </w14:textFill>
        </w:rPr>
      </w:pPr>
      <w:ins w:id="16084" w:author="冷雪凝" w:date="2019-05-14T19:29:01Z">
        <w:r>
          <w:rPr>
            <w:rStyle w:val="19"/>
            <w:color w:val="000000" w:themeColor="text1"/>
            <w:rPrChange w:id="16085" w:author="梁元" w:date="2019-05-14T19:51:36Z">
              <w:rPr>
                <w:rStyle w:val="19"/>
              </w:rPr>
            </w:rPrChange>
            <w14:textFill>
              <w14:solidFill>
                <w14:schemeClr w14:val="tx1"/>
              </w14:solidFill>
            </w14:textFill>
          </w:rPr>
          <w:t xml:space="preserve">  </w:t>
        </w:r>
      </w:ins>
      <w:ins w:id="16087" w:author="冷雪凝" w:date="2019-05-14T19:29:01Z">
        <w:r>
          <w:rPr>
            <w:rStyle w:val="23"/>
            <w:color w:val="000000" w:themeColor="text1"/>
            <w:rPrChange w:id="16088" w:author="梁元" w:date="2019-05-14T19:51:36Z">
              <w:rPr>
                <w:rStyle w:val="23"/>
              </w:rPr>
            </w:rPrChange>
            <w14:textFill>
              <w14:solidFill>
                <w14:schemeClr w14:val="tx1"/>
              </w14:solidFill>
            </w14:textFill>
          </w:rPr>
          <w:t>}</w:t>
        </w:r>
      </w:ins>
    </w:p>
    <w:p>
      <w:pPr>
        <w:pStyle w:val="10"/>
        <w:ind w:firstLine="480" w:firstLineChars="200"/>
        <w:rPr>
          <w:ins w:id="16090" w:author="冷雪凝" w:date="2019-05-14T19:29:01Z"/>
          <w:rStyle w:val="19"/>
          <w:color w:val="000000" w:themeColor="text1"/>
          <w:rPrChange w:id="16091" w:author="梁元" w:date="2019-05-14T19:51:36Z">
            <w:rPr>
              <w:ins w:id="16092" w:author="冷雪凝" w:date="2019-05-14T19:29:01Z"/>
              <w:rStyle w:val="19"/>
            </w:rPr>
          </w:rPrChange>
          <w14:textFill>
            <w14:solidFill>
              <w14:schemeClr w14:val="tx1"/>
            </w14:solidFill>
          </w14:textFill>
        </w:rPr>
      </w:pPr>
      <w:ins w:id="16093" w:author="冷雪凝" w:date="2019-05-14T19:29:01Z">
        <w:r>
          <w:rPr>
            <w:rStyle w:val="23"/>
            <w:color w:val="000000" w:themeColor="text1"/>
            <w:rPrChange w:id="16094" w:author="梁元" w:date="2019-05-14T19:51:36Z">
              <w:rPr>
                <w:rStyle w:val="23"/>
              </w:rPr>
            </w:rPrChange>
            <w14:textFill>
              <w14:solidFill>
                <w14:schemeClr w14:val="tx1"/>
              </w14:solidFill>
            </w14:textFill>
          </w:rPr>
          <w:t>}</w:t>
        </w:r>
      </w:ins>
    </w:p>
    <w:p>
      <w:pPr>
        <w:pStyle w:val="10"/>
        <w:ind w:firstLine="400" w:firstLineChars="200"/>
        <w:rPr>
          <w:ins w:id="16096" w:author="冷雪凝" w:date="2019-05-14T19:29:01Z"/>
          <w:rStyle w:val="19"/>
          <w:color w:val="000000" w:themeColor="text1"/>
          <w:rPrChange w:id="16097" w:author="梁元" w:date="2019-05-14T19:51:36Z">
            <w:rPr>
              <w:ins w:id="16098" w:author="冷雪凝" w:date="2019-05-14T19:29:01Z"/>
              <w:rStyle w:val="19"/>
            </w:rPr>
          </w:rPrChange>
          <w14:textFill>
            <w14:solidFill>
              <w14:schemeClr w14:val="tx1"/>
            </w14:solidFill>
          </w14:textFill>
        </w:rPr>
      </w:pPr>
    </w:p>
    <w:p>
      <w:pPr>
        <w:pStyle w:val="10"/>
        <w:ind w:firstLine="480" w:firstLineChars="200"/>
        <w:rPr>
          <w:ins w:id="16099" w:author="冷雪凝" w:date="2019-05-14T19:29:01Z"/>
          <w:rStyle w:val="19"/>
          <w:color w:val="000000" w:themeColor="text1"/>
          <w:rPrChange w:id="16100" w:author="梁元" w:date="2019-05-14T19:51:36Z">
            <w:rPr>
              <w:ins w:id="16101" w:author="冷雪凝" w:date="2019-05-14T19:29:01Z"/>
              <w:rStyle w:val="19"/>
            </w:rPr>
          </w:rPrChange>
          <w14:textFill>
            <w14:solidFill>
              <w14:schemeClr w14:val="tx1"/>
            </w14:solidFill>
          </w14:textFill>
        </w:rPr>
      </w:pPr>
      <w:ins w:id="16102" w:author="冷雪凝" w:date="2019-05-14T19:29:01Z">
        <w:r>
          <w:rPr>
            <w:rStyle w:val="23"/>
            <w:color w:val="000000" w:themeColor="text1"/>
            <w:rPrChange w:id="16103" w:author="梁元" w:date="2019-05-14T19:51:36Z">
              <w:rPr>
                <w:rStyle w:val="23"/>
              </w:rPr>
            </w:rPrChange>
            <w14:textFill>
              <w14:solidFill>
                <w14:schemeClr w14:val="tx1"/>
              </w14:solidFill>
            </w14:textFill>
          </w:rPr>
          <w:t>function</w:t>
        </w:r>
      </w:ins>
      <w:ins w:id="16105" w:author="冷雪凝" w:date="2019-05-14T19:29:01Z">
        <w:r>
          <w:rPr>
            <w:rStyle w:val="19"/>
            <w:color w:val="000000" w:themeColor="text1"/>
            <w:rPrChange w:id="16106" w:author="梁元" w:date="2019-05-14T19:51:36Z">
              <w:rPr>
                <w:rStyle w:val="19"/>
              </w:rPr>
            </w:rPrChange>
            <w14:textFill>
              <w14:solidFill>
                <w14:schemeClr w14:val="tx1"/>
              </w14:solidFill>
            </w14:textFill>
          </w:rPr>
          <w:t xml:space="preserve"> </w:t>
        </w:r>
      </w:ins>
      <w:ins w:id="16108" w:author="冷雪凝" w:date="2019-05-14T19:29:01Z">
        <w:r>
          <w:rPr>
            <w:rStyle w:val="23"/>
            <w:color w:val="000000" w:themeColor="text1"/>
            <w:rPrChange w:id="16109" w:author="梁元" w:date="2019-05-14T19:51:36Z">
              <w:rPr>
                <w:rStyle w:val="23"/>
              </w:rPr>
            </w:rPrChange>
            <w14:textFill>
              <w14:solidFill>
                <w14:schemeClr w14:val="tx1"/>
              </w14:solidFill>
            </w14:textFill>
          </w:rPr>
          <w:t>todos(</w:t>
        </w:r>
      </w:ins>
      <w:ins w:id="16111" w:author="冷雪凝" w:date="2019-05-14T19:29:01Z">
        <w:r>
          <w:rPr>
            <w:rStyle w:val="19"/>
            <w:color w:val="000000" w:themeColor="text1"/>
            <w:rPrChange w:id="16112" w:author="梁元" w:date="2019-05-14T19:51:36Z">
              <w:rPr>
                <w:rStyle w:val="19"/>
              </w:rPr>
            </w:rPrChange>
            <w14:textFill>
              <w14:solidFill>
                <w14:schemeClr w14:val="tx1"/>
              </w14:solidFill>
            </w14:textFill>
          </w:rPr>
          <w:t xml:space="preserve">state </w:t>
        </w:r>
      </w:ins>
      <w:ins w:id="16114" w:author="冷雪凝" w:date="2019-05-14T19:29:01Z">
        <w:r>
          <w:rPr>
            <w:rStyle w:val="23"/>
            <w:color w:val="000000" w:themeColor="text1"/>
            <w:rPrChange w:id="16115" w:author="梁元" w:date="2019-05-14T19:51:36Z">
              <w:rPr>
                <w:rStyle w:val="23"/>
              </w:rPr>
            </w:rPrChange>
            <w14:textFill>
              <w14:solidFill>
                <w14:schemeClr w14:val="tx1"/>
              </w14:solidFill>
            </w14:textFill>
          </w:rPr>
          <w:t>=</w:t>
        </w:r>
      </w:ins>
      <w:ins w:id="16117" w:author="冷雪凝" w:date="2019-05-14T19:29:01Z">
        <w:r>
          <w:rPr>
            <w:rStyle w:val="19"/>
            <w:color w:val="000000" w:themeColor="text1"/>
            <w:rPrChange w:id="16118" w:author="梁元" w:date="2019-05-14T19:51:36Z">
              <w:rPr>
                <w:rStyle w:val="19"/>
              </w:rPr>
            </w:rPrChange>
            <w14:textFill>
              <w14:solidFill>
                <w14:schemeClr w14:val="tx1"/>
              </w14:solidFill>
            </w14:textFill>
          </w:rPr>
          <w:t xml:space="preserve"> </w:t>
        </w:r>
      </w:ins>
      <w:ins w:id="16120" w:author="冷雪凝" w:date="2019-05-14T19:29:01Z">
        <w:r>
          <w:rPr>
            <w:rStyle w:val="23"/>
            <w:color w:val="000000" w:themeColor="text1"/>
            <w:rPrChange w:id="16121" w:author="梁元" w:date="2019-05-14T19:51:36Z">
              <w:rPr>
                <w:rStyle w:val="23"/>
              </w:rPr>
            </w:rPrChange>
            <w14:textFill>
              <w14:solidFill>
                <w14:schemeClr w14:val="tx1"/>
              </w14:solidFill>
            </w14:textFill>
          </w:rPr>
          <w:t>[],</w:t>
        </w:r>
      </w:ins>
      <w:ins w:id="16123" w:author="冷雪凝" w:date="2019-05-14T19:29:01Z">
        <w:r>
          <w:rPr>
            <w:rStyle w:val="19"/>
            <w:color w:val="000000" w:themeColor="text1"/>
            <w:rPrChange w:id="16124" w:author="梁元" w:date="2019-05-14T19:51:36Z">
              <w:rPr>
                <w:rStyle w:val="19"/>
              </w:rPr>
            </w:rPrChange>
            <w14:textFill>
              <w14:solidFill>
                <w14:schemeClr w14:val="tx1"/>
              </w14:solidFill>
            </w14:textFill>
          </w:rPr>
          <w:t xml:space="preserve"> action</w:t>
        </w:r>
      </w:ins>
      <w:ins w:id="16126" w:author="冷雪凝" w:date="2019-05-14T19:29:01Z">
        <w:r>
          <w:rPr>
            <w:rStyle w:val="23"/>
            <w:color w:val="000000" w:themeColor="text1"/>
            <w:rPrChange w:id="16127" w:author="梁元" w:date="2019-05-14T19:51:36Z">
              <w:rPr>
                <w:rStyle w:val="23"/>
              </w:rPr>
            </w:rPrChange>
            <w14:textFill>
              <w14:solidFill>
                <w14:schemeClr w14:val="tx1"/>
              </w14:solidFill>
            </w14:textFill>
          </w:rPr>
          <w:t>)</w:t>
        </w:r>
      </w:ins>
      <w:ins w:id="16129" w:author="冷雪凝" w:date="2019-05-14T19:29:01Z">
        <w:r>
          <w:rPr>
            <w:rStyle w:val="19"/>
            <w:color w:val="000000" w:themeColor="text1"/>
            <w:rPrChange w:id="16130" w:author="梁元" w:date="2019-05-14T19:51:36Z">
              <w:rPr>
                <w:rStyle w:val="19"/>
              </w:rPr>
            </w:rPrChange>
            <w14:textFill>
              <w14:solidFill>
                <w14:schemeClr w14:val="tx1"/>
              </w14:solidFill>
            </w14:textFill>
          </w:rPr>
          <w:t xml:space="preserve"> </w:t>
        </w:r>
      </w:ins>
      <w:ins w:id="16132" w:author="冷雪凝" w:date="2019-05-14T19:29:01Z">
        <w:r>
          <w:rPr>
            <w:rStyle w:val="23"/>
            <w:color w:val="000000" w:themeColor="text1"/>
            <w:rPrChange w:id="16133" w:author="梁元" w:date="2019-05-14T19:51:36Z">
              <w:rPr>
                <w:rStyle w:val="23"/>
              </w:rPr>
            </w:rPrChange>
            <w14:textFill>
              <w14:solidFill>
                <w14:schemeClr w14:val="tx1"/>
              </w14:solidFill>
            </w14:textFill>
          </w:rPr>
          <w:t>{</w:t>
        </w:r>
      </w:ins>
    </w:p>
    <w:p>
      <w:pPr>
        <w:pStyle w:val="10"/>
        <w:ind w:firstLine="400" w:firstLineChars="200"/>
        <w:rPr>
          <w:ins w:id="16135" w:author="冷雪凝" w:date="2019-05-14T19:29:01Z"/>
          <w:rStyle w:val="19"/>
          <w:color w:val="000000" w:themeColor="text1"/>
          <w:rPrChange w:id="16136" w:author="梁元" w:date="2019-05-14T19:51:36Z">
            <w:rPr>
              <w:ins w:id="16137" w:author="冷雪凝" w:date="2019-05-14T19:29:01Z"/>
              <w:rStyle w:val="19"/>
            </w:rPr>
          </w:rPrChange>
          <w14:textFill>
            <w14:solidFill>
              <w14:schemeClr w14:val="tx1"/>
            </w14:solidFill>
          </w14:textFill>
        </w:rPr>
      </w:pPr>
      <w:ins w:id="16138" w:author="冷雪凝" w:date="2019-05-14T19:29:01Z">
        <w:r>
          <w:rPr>
            <w:rStyle w:val="19"/>
            <w:color w:val="000000" w:themeColor="text1"/>
            <w:rPrChange w:id="16139" w:author="梁元" w:date="2019-05-14T19:51:36Z">
              <w:rPr>
                <w:rStyle w:val="19"/>
              </w:rPr>
            </w:rPrChange>
            <w14:textFill>
              <w14:solidFill>
                <w14:schemeClr w14:val="tx1"/>
              </w14:solidFill>
            </w14:textFill>
          </w:rPr>
          <w:t xml:space="preserve">  </w:t>
        </w:r>
      </w:ins>
      <w:ins w:id="16141" w:author="冷雪凝" w:date="2019-05-14T19:29:01Z">
        <w:r>
          <w:rPr>
            <w:rStyle w:val="23"/>
            <w:color w:val="000000" w:themeColor="text1"/>
            <w:rPrChange w:id="16142" w:author="梁元" w:date="2019-05-14T19:51:36Z">
              <w:rPr>
                <w:rStyle w:val="23"/>
              </w:rPr>
            </w:rPrChange>
            <w14:textFill>
              <w14:solidFill>
                <w14:schemeClr w14:val="tx1"/>
              </w14:solidFill>
            </w14:textFill>
          </w:rPr>
          <w:t>switch</w:t>
        </w:r>
      </w:ins>
      <w:ins w:id="16144" w:author="冷雪凝" w:date="2019-05-14T19:29:01Z">
        <w:r>
          <w:rPr>
            <w:rStyle w:val="19"/>
            <w:color w:val="000000" w:themeColor="text1"/>
            <w:rPrChange w:id="16145" w:author="梁元" w:date="2019-05-14T19:51:36Z">
              <w:rPr>
                <w:rStyle w:val="19"/>
              </w:rPr>
            </w:rPrChange>
            <w14:textFill>
              <w14:solidFill>
                <w14:schemeClr w14:val="tx1"/>
              </w14:solidFill>
            </w14:textFill>
          </w:rPr>
          <w:t xml:space="preserve"> </w:t>
        </w:r>
      </w:ins>
      <w:ins w:id="16147" w:author="冷雪凝" w:date="2019-05-14T19:29:01Z">
        <w:r>
          <w:rPr>
            <w:rStyle w:val="23"/>
            <w:color w:val="000000" w:themeColor="text1"/>
            <w:rPrChange w:id="16148" w:author="梁元" w:date="2019-05-14T19:51:36Z">
              <w:rPr>
                <w:rStyle w:val="23"/>
              </w:rPr>
            </w:rPrChange>
            <w14:textFill>
              <w14:solidFill>
                <w14:schemeClr w14:val="tx1"/>
              </w14:solidFill>
            </w14:textFill>
          </w:rPr>
          <w:t>(</w:t>
        </w:r>
      </w:ins>
      <w:ins w:id="16150" w:author="冷雪凝" w:date="2019-05-14T19:29:01Z">
        <w:r>
          <w:rPr>
            <w:rStyle w:val="19"/>
            <w:color w:val="000000" w:themeColor="text1"/>
            <w:rPrChange w:id="16151" w:author="梁元" w:date="2019-05-14T19:51:36Z">
              <w:rPr>
                <w:rStyle w:val="19"/>
              </w:rPr>
            </w:rPrChange>
            <w14:textFill>
              <w14:solidFill>
                <w14:schemeClr w14:val="tx1"/>
              </w14:solidFill>
            </w14:textFill>
          </w:rPr>
          <w:t>action</w:t>
        </w:r>
      </w:ins>
      <w:ins w:id="16153" w:author="冷雪凝" w:date="2019-05-14T19:29:01Z">
        <w:r>
          <w:rPr>
            <w:rStyle w:val="23"/>
            <w:color w:val="000000" w:themeColor="text1"/>
            <w:rPrChange w:id="16154" w:author="梁元" w:date="2019-05-14T19:51:36Z">
              <w:rPr>
                <w:rStyle w:val="23"/>
              </w:rPr>
            </w:rPrChange>
            <w14:textFill>
              <w14:solidFill>
                <w14:schemeClr w14:val="tx1"/>
              </w14:solidFill>
            </w14:textFill>
          </w:rPr>
          <w:t>.</w:t>
        </w:r>
      </w:ins>
      <w:ins w:id="16156" w:author="冷雪凝" w:date="2019-05-14T19:29:01Z">
        <w:r>
          <w:rPr>
            <w:rStyle w:val="19"/>
            <w:color w:val="000000" w:themeColor="text1"/>
            <w:rPrChange w:id="16157" w:author="梁元" w:date="2019-05-14T19:51:36Z">
              <w:rPr>
                <w:rStyle w:val="19"/>
              </w:rPr>
            </w:rPrChange>
            <w14:textFill>
              <w14:solidFill>
                <w14:schemeClr w14:val="tx1"/>
              </w14:solidFill>
            </w14:textFill>
          </w:rPr>
          <w:t>type</w:t>
        </w:r>
      </w:ins>
      <w:ins w:id="16159" w:author="冷雪凝" w:date="2019-05-14T19:29:01Z">
        <w:r>
          <w:rPr>
            <w:rStyle w:val="23"/>
            <w:color w:val="000000" w:themeColor="text1"/>
            <w:rPrChange w:id="16160" w:author="梁元" w:date="2019-05-14T19:51:36Z">
              <w:rPr>
                <w:rStyle w:val="23"/>
              </w:rPr>
            </w:rPrChange>
            <w14:textFill>
              <w14:solidFill>
                <w14:schemeClr w14:val="tx1"/>
              </w14:solidFill>
            </w14:textFill>
          </w:rPr>
          <w:t>)</w:t>
        </w:r>
      </w:ins>
      <w:ins w:id="16162" w:author="冷雪凝" w:date="2019-05-14T19:29:01Z">
        <w:r>
          <w:rPr>
            <w:rStyle w:val="19"/>
            <w:color w:val="000000" w:themeColor="text1"/>
            <w:rPrChange w:id="16163" w:author="梁元" w:date="2019-05-14T19:51:36Z">
              <w:rPr>
                <w:rStyle w:val="19"/>
              </w:rPr>
            </w:rPrChange>
            <w14:textFill>
              <w14:solidFill>
                <w14:schemeClr w14:val="tx1"/>
              </w14:solidFill>
            </w14:textFill>
          </w:rPr>
          <w:t xml:space="preserve"> </w:t>
        </w:r>
      </w:ins>
      <w:ins w:id="16165" w:author="冷雪凝" w:date="2019-05-14T19:29:01Z">
        <w:r>
          <w:rPr>
            <w:rStyle w:val="23"/>
            <w:color w:val="000000" w:themeColor="text1"/>
            <w:rPrChange w:id="16166" w:author="梁元" w:date="2019-05-14T19:51:36Z">
              <w:rPr>
                <w:rStyle w:val="23"/>
              </w:rPr>
            </w:rPrChange>
            <w14:textFill>
              <w14:solidFill>
                <w14:schemeClr w14:val="tx1"/>
              </w14:solidFill>
            </w14:textFill>
          </w:rPr>
          <w:t>{</w:t>
        </w:r>
      </w:ins>
    </w:p>
    <w:p>
      <w:pPr>
        <w:pStyle w:val="10"/>
        <w:ind w:firstLine="400" w:firstLineChars="200"/>
        <w:rPr>
          <w:ins w:id="16168" w:author="冷雪凝" w:date="2019-05-14T19:29:01Z"/>
          <w:rStyle w:val="19"/>
          <w:color w:val="000000" w:themeColor="text1"/>
          <w:rPrChange w:id="16169" w:author="梁元" w:date="2019-05-14T19:51:36Z">
            <w:rPr>
              <w:ins w:id="16170" w:author="冷雪凝" w:date="2019-05-14T19:29:01Z"/>
              <w:rStyle w:val="19"/>
            </w:rPr>
          </w:rPrChange>
          <w14:textFill>
            <w14:solidFill>
              <w14:schemeClr w14:val="tx1"/>
            </w14:solidFill>
          </w14:textFill>
        </w:rPr>
      </w:pPr>
      <w:ins w:id="16171" w:author="冷雪凝" w:date="2019-05-14T19:29:01Z">
        <w:r>
          <w:rPr>
            <w:rStyle w:val="19"/>
            <w:color w:val="000000" w:themeColor="text1"/>
            <w:rPrChange w:id="16172" w:author="梁元" w:date="2019-05-14T19:51:36Z">
              <w:rPr>
                <w:rStyle w:val="19"/>
              </w:rPr>
            </w:rPrChange>
            <w14:textFill>
              <w14:solidFill>
                <w14:schemeClr w14:val="tx1"/>
              </w14:solidFill>
            </w14:textFill>
          </w:rPr>
          <w:t xml:space="preserve">    </w:t>
        </w:r>
      </w:ins>
      <w:ins w:id="16174" w:author="冷雪凝" w:date="2019-05-14T19:29:01Z">
        <w:r>
          <w:rPr>
            <w:rStyle w:val="23"/>
            <w:color w:val="000000" w:themeColor="text1"/>
            <w:rPrChange w:id="16175" w:author="梁元" w:date="2019-05-14T19:51:36Z">
              <w:rPr>
                <w:rStyle w:val="23"/>
              </w:rPr>
            </w:rPrChange>
            <w14:textFill>
              <w14:solidFill>
                <w14:schemeClr w14:val="tx1"/>
              </w14:solidFill>
            </w14:textFill>
          </w:rPr>
          <w:t>case</w:t>
        </w:r>
      </w:ins>
      <w:ins w:id="16177" w:author="冷雪凝" w:date="2019-05-14T19:29:01Z">
        <w:r>
          <w:rPr>
            <w:rStyle w:val="19"/>
            <w:color w:val="000000" w:themeColor="text1"/>
            <w:rPrChange w:id="16178" w:author="梁元" w:date="2019-05-14T19:51:36Z">
              <w:rPr>
                <w:rStyle w:val="19"/>
              </w:rPr>
            </w:rPrChange>
            <w14:textFill>
              <w14:solidFill>
                <w14:schemeClr w14:val="tx1"/>
              </w14:solidFill>
            </w14:textFill>
          </w:rPr>
          <w:t xml:space="preserve"> </w:t>
        </w:r>
      </w:ins>
      <w:ins w:id="16180" w:author="冷雪凝" w:date="2019-05-14T19:29:01Z">
        <w:r>
          <w:rPr>
            <w:rStyle w:val="23"/>
            <w:color w:val="000000" w:themeColor="text1"/>
            <w:rPrChange w:id="16181" w:author="梁元" w:date="2019-05-14T19:51:36Z">
              <w:rPr>
                <w:rStyle w:val="23"/>
              </w:rPr>
            </w:rPrChange>
            <w14:textFill>
              <w14:solidFill>
                <w14:schemeClr w14:val="tx1"/>
              </w14:solidFill>
            </w14:textFill>
          </w:rPr>
          <w:t>'ADD_TODO':</w:t>
        </w:r>
      </w:ins>
    </w:p>
    <w:p>
      <w:pPr>
        <w:pStyle w:val="10"/>
        <w:ind w:firstLine="400" w:firstLineChars="200"/>
        <w:rPr>
          <w:ins w:id="16183" w:author="冷雪凝" w:date="2019-05-14T19:29:01Z"/>
          <w:rStyle w:val="19"/>
          <w:color w:val="000000" w:themeColor="text1"/>
          <w:rPrChange w:id="16184" w:author="梁元" w:date="2019-05-14T19:51:36Z">
            <w:rPr>
              <w:ins w:id="16185" w:author="冷雪凝" w:date="2019-05-14T19:29:01Z"/>
              <w:rStyle w:val="19"/>
            </w:rPr>
          </w:rPrChange>
          <w14:textFill>
            <w14:solidFill>
              <w14:schemeClr w14:val="tx1"/>
            </w14:solidFill>
          </w14:textFill>
        </w:rPr>
      </w:pPr>
      <w:ins w:id="16186" w:author="冷雪凝" w:date="2019-05-14T19:29:01Z">
        <w:r>
          <w:rPr>
            <w:rStyle w:val="19"/>
            <w:color w:val="000000" w:themeColor="text1"/>
            <w:rPrChange w:id="16187" w:author="梁元" w:date="2019-05-14T19:51:36Z">
              <w:rPr>
                <w:rStyle w:val="19"/>
              </w:rPr>
            </w:rPrChange>
            <w14:textFill>
              <w14:solidFill>
                <w14:schemeClr w14:val="tx1"/>
              </w14:solidFill>
            </w14:textFill>
          </w:rPr>
          <w:t xml:space="preserve">      </w:t>
        </w:r>
      </w:ins>
      <w:ins w:id="16189" w:author="冷雪凝" w:date="2019-05-14T19:29:01Z">
        <w:r>
          <w:rPr>
            <w:rStyle w:val="23"/>
            <w:color w:val="000000" w:themeColor="text1"/>
            <w:rPrChange w:id="16190" w:author="梁元" w:date="2019-05-14T19:51:36Z">
              <w:rPr>
                <w:rStyle w:val="23"/>
              </w:rPr>
            </w:rPrChange>
            <w14:textFill>
              <w14:solidFill>
                <w14:schemeClr w14:val="tx1"/>
              </w14:solidFill>
            </w14:textFill>
          </w:rPr>
          <w:t>return</w:t>
        </w:r>
      </w:ins>
      <w:ins w:id="16192" w:author="冷雪凝" w:date="2019-05-14T19:29:01Z">
        <w:r>
          <w:rPr>
            <w:rStyle w:val="19"/>
            <w:color w:val="000000" w:themeColor="text1"/>
            <w:rPrChange w:id="16193" w:author="梁元" w:date="2019-05-14T19:51:36Z">
              <w:rPr>
                <w:rStyle w:val="19"/>
              </w:rPr>
            </w:rPrChange>
            <w14:textFill>
              <w14:solidFill>
                <w14:schemeClr w14:val="tx1"/>
              </w14:solidFill>
            </w14:textFill>
          </w:rPr>
          <w:t xml:space="preserve"> </w:t>
        </w:r>
      </w:ins>
      <w:ins w:id="16195" w:author="冷雪凝" w:date="2019-05-14T19:29:01Z">
        <w:r>
          <w:rPr>
            <w:rStyle w:val="23"/>
            <w:color w:val="000000" w:themeColor="text1"/>
            <w:rPrChange w:id="16196" w:author="梁元" w:date="2019-05-14T19:51:36Z">
              <w:rPr>
                <w:rStyle w:val="23"/>
              </w:rPr>
            </w:rPrChange>
            <w14:textFill>
              <w14:solidFill>
                <w14:schemeClr w14:val="tx1"/>
              </w14:solidFill>
            </w14:textFill>
          </w:rPr>
          <w:t>[</w:t>
        </w:r>
      </w:ins>
    </w:p>
    <w:p>
      <w:pPr>
        <w:pStyle w:val="10"/>
        <w:ind w:firstLine="400" w:firstLineChars="200"/>
        <w:rPr>
          <w:ins w:id="16198" w:author="冷雪凝" w:date="2019-05-14T19:29:01Z"/>
          <w:rStyle w:val="19"/>
          <w:color w:val="000000" w:themeColor="text1"/>
          <w:rPrChange w:id="16199" w:author="梁元" w:date="2019-05-14T19:51:36Z">
            <w:rPr>
              <w:ins w:id="16200" w:author="冷雪凝" w:date="2019-05-14T19:29:01Z"/>
              <w:rStyle w:val="19"/>
            </w:rPr>
          </w:rPrChange>
          <w14:textFill>
            <w14:solidFill>
              <w14:schemeClr w14:val="tx1"/>
            </w14:solidFill>
          </w14:textFill>
        </w:rPr>
      </w:pPr>
      <w:ins w:id="16201" w:author="冷雪凝" w:date="2019-05-14T19:29:01Z">
        <w:r>
          <w:rPr>
            <w:rStyle w:val="19"/>
            <w:color w:val="000000" w:themeColor="text1"/>
            <w:rPrChange w:id="16202" w:author="梁元" w:date="2019-05-14T19:51:36Z">
              <w:rPr>
                <w:rStyle w:val="19"/>
              </w:rPr>
            </w:rPrChange>
            <w14:textFill>
              <w14:solidFill>
                <w14:schemeClr w14:val="tx1"/>
              </w14:solidFill>
            </w14:textFill>
          </w:rPr>
          <w:t xml:space="preserve">        </w:t>
        </w:r>
      </w:ins>
      <w:ins w:id="16204" w:author="冷雪凝" w:date="2019-05-14T19:29:01Z">
        <w:r>
          <w:rPr>
            <w:rStyle w:val="23"/>
            <w:color w:val="000000" w:themeColor="text1"/>
            <w:rPrChange w:id="16205" w:author="梁元" w:date="2019-05-14T19:51:36Z">
              <w:rPr>
                <w:rStyle w:val="23"/>
              </w:rPr>
            </w:rPrChange>
            <w14:textFill>
              <w14:solidFill>
                <w14:schemeClr w14:val="tx1"/>
              </w14:solidFill>
            </w14:textFill>
          </w:rPr>
          <w:t>...</w:t>
        </w:r>
      </w:ins>
      <w:ins w:id="16207" w:author="冷雪凝" w:date="2019-05-14T19:29:01Z">
        <w:r>
          <w:rPr>
            <w:rStyle w:val="19"/>
            <w:color w:val="000000" w:themeColor="text1"/>
            <w:rPrChange w:id="16208" w:author="梁元" w:date="2019-05-14T19:51:36Z">
              <w:rPr>
                <w:rStyle w:val="19"/>
              </w:rPr>
            </w:rPrChange>
            <w14:textFill>
              <w14:solidFill>
                <w14:schemeClr w14:val="tx1"/>
              </w14:solidFill>
            </w14:textFill>
          </w:rPr>
          <w:t>state</w:t>
        </w:r>
      </w:ins>
      <w:ins w:id="16210" w:author="冷雪凝" w:date="2019-05-14T19:29:01Z">
        <w:r>
          <w:rPr>
            <w:rStyle w:val="23"/>
            <w:color w:val="000000" w:themeColor="text1"/>
            <w:rPrChange w:id="16211" w:author="梁元" w:date="2019-05-14T19:51:36Z">
              <w:rPr>
                <w:rStyle w:val="23"/>
              </w:rPr>
            </w:rPrChange>
            <w14:textFill>
              <w14:solidFill>
                <w14:schemeClr w14:val="tx1"/>
              </w14:solidFill>
            </w14:textFill>
          </w:rPr>
          <w:t>,</w:t>
        </w:r>
      </w:ins>
    </w:p>
    <w:p>
      <w:pPr>
        <w:pStyle w:val="10"/>
        <w:ind w:firstLine="400" w:firstLineChars="200"/>
        <w:rPr>
          <w:ins w:id="16213" w:author="冷雪凝" w:date="2019-05-14T19:29:01Z"/>
          <w:rStyle w:val="19"/>
          <w:color w:val="000000" w:themeColor="text1"/>
          <w:rPrChange w:id="16214" w:author="梁元" w:date="2019-05-14T19:51:36Z">
            <w:rPr>
              <w:ins w:id="16215" w:author="冷雪凝" w:date="2019-05-14T19:29:01Z"/>
              <w:rStyle w:val="19"/>
            </w:rPr>
          </w:rPrChange>
          <w14:textFill>
            <w14:solidFill>
              <w14:schemeClr w14:val="tx1"/>
            </w14:solidFill>
          </w14:textFill>
        </w:rPr>
      </w:pPr>
      <w:ins w:id="16216" w:author="冷雪凝" w:date="2019-05-14T19:29:01Z">
        <w:r>
          <w:rPr>
            <w:rStyle w:val="19"/>
            <w:color w:val="000000" w:themeColor="text1"/>
            <w:rPrChange w:id="16217" w:author="梁元" w:date="2019-05-14T19:51:36Z">
              <w:rPr>
                <w:rStyle w:val="19"/>
              </w:rPr>
            </w:rPrChange>
            <w14:textFill>
              <w14:solidFill>
                <w14:schemeClr w14:val="tx1"/>
              </w14:solidFill>
            </w14:textFill>
          </w:rPr>
          <w:t xml:space="preserve">        </w:t>
        </w:r>
      </w:ins>
      <w:ins w:id="16219" w:author="冷雪凝" w:date="2019-05-14T19:29:01Z">
        <w:r>
          <w:rPr>
            <w:rStyle w:val="23"/>
            <w:color w:val="000000" w:themeColor="text1"/>
            <w:rPrChange w:id="16220" w:author="梁元" w:date="2019-05-14T19:51:36Z">
              <w:rPr>
                <w:rStyle w:val="23"/>
              </w:rPr>
            </w:rPrChange>
            <w14:textFill>
              <w14:solidFill>
                <w14:schemeClr w14:val="tx1"/>
              </w14:solidFill>
            </w14:textFill>
          </w:rPr>
          <w:t>{</w:t>
        </w:r>
      </w:ins>
    </w:p>
    <w:p>
      <w:pPr>
        <w:pStyle w:val="10"/>
        <w:ind w:firstLine="400" w:firstLineChars="200"/>
        <w:rPr>
          <w:ins w:id="16222" w:author="冷雪凝" w:date="2019-05-14T19:29:01Z"/>
          <w:rStyle w:val="19"/>
          <w:color w:val="000000" w:themeColor="text1"/>
          <w:rPrChange w:id="16223" w:author="梁元" w:date="2019-05-14T19:51:36Z">
            <w:rPr>
              <w:ins w:id="16224" w:author="冷雪凝" w:date="2019-05-14T19:29:01Z"/>
              <w:rStyle w:val="19"/>
            </w:rPr>
          </w:rPrChange>
          <w14:textFill>
            <w14:solidFill>
              <w14:schemeClr w14:val="tx1"/>
            </w14:solidFill>
          </w14:textFill>
        </w:rPr>
      </w:pPr>
      <w:ins w:id="16225" w:author="冷雪凝" w:date="2019-05-14T19:29:01Z">
        <w:r>
          <w:rPr>
            <w:rStyle w:val="19"/>
            <w:color w:val="000000" w:themeColor="text1"/>
            <w:rPrChange w:id="16226" w:author="梁元" w:date="2019-05-14T19:51:36Z">
              <w:rPr>
                <w:rStyle w:val="19"/>
              </w:rPr>
            </w:rPrChange>
            <w14:textFill>
              <w14:solidFill>
                <w14:schemeClr w14:val="tx1"/>
              </w14:solidFill>
            </w14:textFill>
          </w:rPr>
          <w:t xml:space="preserve">          text</w:t>
        </w:r>
      </w:ins>
      <w:ins w:id="16228" w:author="冷雪凝" w:date="2019-05-14T19:29:01Z">
        <w:r>
          <w:rPr>
            <w:rStyle w:val="23"/>
            <w:color w:val="000000" w:themeColor="text1"/>
            <w:rPrChange w:id="16229" w:author="梁元" w:date="2019-05-14T19:51:36Z">
              <w:rPr>
                <w:rStyle w:val="23"/>
              </w:rPr>
            </w:rPrChange>
            <w14:textFill>
              <w14:solidFill>
                <w14:schemeClr w14:val="tx1"/>
              </w14:solidFill>
            </w14:textFill>
          </w:rPr>
          <w:t>:</w:t>
        </w:r>
      </w:ins>
      <w:ins w:id="16231" w:author="冷雪凝" w:date="2019-05-14T19:29:01Z">
        <w:r>
          <w:rPr>
            <w:rStyle w:val="19"/>
            <w:color w:val="000000" w:themeColor="text1"/>
            <w:rPrChange w:id="16232" w:author="梁元" w:date="2019-05-14T19:51:36Z">
              <w:rPr>
                <w:rStyle w:val="19"/>
              </w:rPr>
            </w:rPrChange>
            <w14:textFill>
              <w14:solidFill>
                <w14:schemeClr w14:val="tx1"/>
              </w14:solidFill>
            </w14:textFill>
          </w:rPr>
          <w:t xml:space="preserve"> action</w:t>
        </w:r>
      </w:ins>
      <w:ins w:id="16234" w:author="冷雪凝" w:date="2019-05-14T19:29:01Z">
        <w:r>
          <w:rPr>
            <w:rStyle w:val="23"/>
            <w:color w:val="000000" w:themeColor="text1"/>
            <w:rPrChange w:id="16235" w:author="梁元" w:date="2019-05-14T19:51:36Z">
              <w:rPr>
                <w:rStyle w:val="23"/>
              </w:rPr>
            </w:rPrChange>
            <w14:textFill>
              <w14:solidFill>
                <w14:schemeClr w14:val="tx1"/>
              </w14:solidFill>
            </w14:textFill>
          </w:rPr>
          <w:t>.</w:t>
        </w:r>
      </w:ins>
      <w:ins w:id="16237" w:author="冷雪凝" w:date="2019-05-14T19:29:01Z">
        <w:r>
          <w:rPr>
            <w:rStyle w:val="19"/>
            <w:color w:val="000000" w:themeColor="text1"/>
            <w:rPrChange w:id="16238" w:author="梁元" w:date="2019-05-14T19:51:36Z">
              <w:rPr>
                <w:rStyle w:val="19"/>
              </w:rPr>
            </w:rPrChange>
            <w14:textFill>
              <w14:solidFill>
                <w14:schemeClr w14:val="tx1"/>
              </w14:solidFill>
            </w14:textFill>
          </w:rPr>
          <w:t>text</w:t>
        </w:r>
      </w:ins>
      <w:ins w:id="16240" w:author="冷雪凝" w:date="2019-05-14T19:29:01Z">
        <w:r>
          <w:rPr>
            <w:rStyle w:val="23"/>
            <w:color w:val="000000" w:themeColor="text1"/>
            <w:rPrChange w:id="16241" w:author="梁元" w:date="2019-05-14T19:51:36Z">
              <w:rPr>
                <w:rStyle w:val="23"/>
              </w:rPr>
            </w:rPrChange>
            <w14:textFill>
              <w14:solidFill>
                <w14:schemeClr w14:val="tx1"/>
              </w14:solidFill>
            </w14:textFill>
          </w:rPr>
          <w:t>,</w:t>
        </w:r>
      </w:ins>
    </w:p>
    <w:p>
      <w:pPr>
        <w:pStyle w:val="10"/>
        <w:ind w:firstLine="400" w:firstLineChars="200"/>
        <w:rPr>
          <w:ins w:id="16243" w:author="冷雪凝" w:date="2019-05-14T19:29:01Z"/>
          <w:rStyle w:val="19"/>
          <w:color w:val="000000" w:themeColor="text1"/>
          <w:rPrChange w:id="16244" w:author="梁元" w:date="2019-05-14T19:51:36Z">
            <w:rPr>
              <w:ins w:id="16245" w:author="冷雪凝" w:date="2019-05-14T19:29:01Z"/>
              <w:rStyle w:val="19"/>
            </w:rPr>
          </w:rPrChange>
          <w14:textFill>
            <w14:solidFill>
              <w14:schemeClr w14:val="tx1"/>
            </w14:solidFill>
          </w14:textFill>
        </w:rPr>
      </w:pPr>
      <w:ins w:id="16246" w:author="冷雪凝" w:date="2019-05-14T19:29:01Z">
        <w:r>
          <w:rPr>
            <w:rStyle w:val="19"/>
            <w:color w:val="000000" w:themeColor="text1"/>
            <w:rPrChange w:id="16247" w:author="梁元" w:date="2019-05-14T19:51:36Z">
              <w:rPr>
                <w:rStyle w:val="19"/>
              </w:rPr>
            </w:rPrChange>
            <w14:textFill>
              <w14:solidFill>
                <w14:schemeClr w14:val="tx1"/>
              </w14:solidFill>
            </w14:textFill>
          </w:rPr>
          <w:t xml:space="preserve">          completed</w:t>
        </w:r>
      </w:ins>
      <w:ins w:id="16249" w:author="冷雪凝" w:date="2019-05-14T19:29:01Z">
        <w:r>
          <w:rPr>
            <w:rStyle w:val="23"/>
            <w:color w:val="000000" w:themeColor="text1"/>
            <w:rPrChange w:id="16250" w:author="梁元" w:date="2019-05-14T19:51:36Z">
              <w:rPr>
                <w:rStyle w:val="23"/>
              </w:rPr>
            </w:rPrChange>
            <w14:textFill>
              <w14:solidFill>
                <w14:schemeClr w14:val="tx1"/>
              </w14:solidFill>
            </w14:textFill>
          </w:rPr>
          <w:t>:</w:t>
        </w:r>
      </w:ins>
      <w:ins w:id="16252" w:author="冷雪凝" w:date="2019-05-14T19:29:01Z">
        <w:r>
          <w:rPr>
            <w:rStyle w:val="19"/>
            <w:color w:val="000000" w:themeColor="text1"/>
            <w:rPrChange w:id="16253" w:author="梁元" w:date="2019-05-14T19:51:36Z">
              <w:rPr>
                <w:rStyle w:val="19"/>
              </w:rPr>
            </w:rPrChange>
            <w14:textFill>
              <w14:solidFill>
                <w14:schemeClr w14:val="tx1"/>
              </w14:solidFill>
            </w14:textFill>
          </w:rPr>
          <w:t xml:space="preserve"> </w:t>
        </w:r>
      </w:ins>
      <w:ins w:id="16255" w:author="冷雪凝" w:date="2019-05-14T19:29:01Z">
        <w:r>
          <w:rPr>
            <w:rStyle w:val="23"/>
            <w:color w:val="000000" w:themeColor="text1"/>
            <w:rPrChange w:id="16256" w:author="梁元" w:date="2019-05-14T19:51:36Z">
              <w:rPr>
                <w:rStyle w:val="23"/>
              </w:rPr>
            </w:rPrChange>
            <w14:textFill>
              <w14:solidFill>
                <w14:schemeClr w14:val="tx1"/>
              </w14:solidFill>
            </w14:textFill>
          </w:rPr>
          <w:t>false</w:t>
        </w:r>
      </w:ins>
    </w:p>
    <w:p>
      <w:pPr>
        <w:pStyle w:val="10"/>
        <w:ind w:firstLine="400" w:firstLineChars="200"/>
        <w:rPr>
          <w:ins w:id="16258" w:author="冷雪凝" w:date="2019-05-14T19:29:01Z"/>
          <w:rStyle w:val="19"/>
          <w:color w:val="000000" w:themeColor="text1"/>
          <w:rPrChange w:id="16259" w:author="梁元" w:date="2019-05-14T19:51:36Z">
            <w:rPr>
              <w:ins w:id="16260" w:author="冷雪凝" w:date="2019-05-14T19:29:01Z"/>
              <w:rStyle w:val="19"/>
            </w:rPr>
          </w:rPrChange>
          <w14:textFill>
            <w14:solidFill>
              <w14:schemeClr w14:val="tx1"/>
            </w14:solidFill>
          </w14:textFill>
        </w:rPr>
      </w:pPr>
      <w:ins w:id="16261" w:author="冷雪凝" w:date="2019-05-14T19:29:01Z">
        <w:r>
          <w:rPr>
            <w:rStyle w:val="19"/>
            <w:color w:val="000000" w:themeColor="text1"/>
            <w:rPrChange w:id="16262" w:author="梁元" w:date="2019-05-14T19:51:36Z">
              <w:rPr>
                <w:rStyle w:val="19"/>
              </w:rPr>
            </w:rPrChange>
            <w14:textFill>
              <w14:solidFill>
                <w14:schemeClr w14:val="tx1"/>
              </w14:solidFill>
            </w14:textFill>
          </w:rPr>
          <w:t xml:space="preserve">        </w:t>
        </w:r>
      </w:ins>
      <w:ins w:id="16264" w:author="冷雪凝" w:date="2019-05-14T19:29:01Z">
        <w:r>
          <w:rPr>
            <w:rStyle w:val="23"/>
            <w:color w:val="000000" w:themeColor="text1"/>
            <w:rPrChange w:id="16265" w:author="梁元" w:date="2019-05-14T19:51:36Z">
              <w:rPr>
                <w:rStyle w:val="23"/>
              </w:rPr>
            </w:rPrChange>
            <w14:textFill>
              <w14:solidFill>
                <w14:schemeClr w14:val="tx1"/>
              </w14:solidFill>
            </w14:textFill>
          </w:rPr>
          <w:t>}</w:t>
        </w:r>
      </w:ins>
    </w:p>
    <w:p>
      <w:pPr>
        <w:pStyle w:val="10"/>
        <w:ind w:firstLine="400" w:firstLineChars="200"/>
        <w:rPr>
          <w:ins w:id="16267" w:author="冷雪凝" w:date="2019-05-14T19:29:01Z"/>
          <w:rStyle w:val="19"/>
          <w:color w:val="000000" w:themeColor="text1"/>
          <w:rPrChange w:id="16268" w:author="梁元" w:date="2019-05-14T19:51:36Z">
            <w:rPr>
              <w:ins w:id="16269" w:author="冷雪凝" w:date="2019-05-14T19:29:01Z"/>
              <w:rStyle w:val="19"/>
            </w:rPr>
          </w:rPrChange>
          <w14:textFill>
            <w14:solidFill>
              <w14:schemeClr w14:val="tx1"/>
            </w14:solidFill>
          </w14:textFill>
        </w:rPr>
      </w:pPr>
      <w:ins w:id="16270" w:author="冷雪凝" w:date="2019-05-14T19:29:01Z">
        <w:r>
          <w:rPr>
            <w:rStyle w:val="19"/>
            <w:color w:val="000000" w:themeColor="text1"/>
            <w:rPrChange w:id="16271" w:author="梁元" w:date="2019-05-14T19:51:36Z">
              <w:rPr>
                <w:rStyle w:val="19"/>
              </w:rPr>
            </w:rPrChange>
            <w14:textFill>
              <w14:solidFill>
                <w14:schemeClr w14:val="tx1"/>
              </w14:solidFill>
            </w14:textFill>
          </w:rPr>
          <w:t xml:space="preserve">      </w:t>
        </w:r>
      </w:ins>
      <w:ins w:id="16273" w:author="冷雪凝" w:date="2019-05-14T19:29:01Z">
        <w:r>
          <w:rPr>
            <w:rStyle w:val="23"/>
            <w:color w:val="000000" w:themeColor="text1"/>
            <w:rPrChange w:id="16274" w:author="梁元" w:date="2019-05-14T19:51:36Z">
              <w:rPr>
                <w:rStyle w:val="23"/>
              </w:rPr>
            </w:rPrChange>
            <w14:textFill>
              <w14:solidFill>
                <w14:schemeClr w14:val="tx1"/>
              </w14:solidFill>
            </w14:textFill>
          </w:rPr>
          <w:t>]</w:t>
        </w:r>
      </w:ins>
    </w:p>
    <w:p>
      <w:pPr>
        <w:pStyle w:val="10"/>
        <w:ind w:firstLine="400" w:firstLineChars="200"/>
        <w:rPr>
          <w:ins w:id="16276" w:author="冷雪凝" w:date="2019-05-14T19:29:01Z"/>
          <w:rStyle w:val="19"/>
          <w:color w:val="000000" w:themeColor="text1"/>
          <w:rPrChange w:id="16277" w:author="梁元" w:date="2019-05-14T19:51:36Z">
            <w:rPr>
              <w:ins w:id="16278" w:author="冷雪凝" w:date="2019-05-14T19:29:01Z"/>
              <w:rStyle w:val="19"/>
            </w:rPr>
          </w:rPrChange>
          <w14:textFill>
            <w14:solidFill>
              <w14:schemeClr w14:val="tx1"/>
            </w14:solidFill>
          </w14:textFill>
        </w:rPr>
      </w:pPr>
      <w:ins w:id="16279" w:author="冷雪凝" w:date="2019-05-14T19:29:01Z">
        <w:r>
          <w:rPr>
            <w:rStyle w:val="19"/>
            <w:color w:val="000000" w:themeColor="text1"/>
            <w:rPrChange w:id="16280" w:author="梁元" w:date="2019-05-14T19:51:36Z">
              <w:rPr>
                <w:rStyle w:val="19"/>
              </w:rPr>
            </w:rPrChange>
            <w14:textFill>
              <w14:solidFill>
                <w14:schemeClr w14:val="tx1"/>
              </w14:solidFill>
            </w14:textFill>
          </w:rPr>
          <w:t xml:space="preserve">    </w:t>
        </w:r>
      </w:ins>
      <w:ins w:id="16282" w:author="冷雪凝" w:date="2019-05-14T19:29:01Z">
        <w:r>
          <w:rPr>
            <w:rStyle w:val="23"/>
            <w:color w:val="000000" w:themeColor="text1"/>
            <w:rPrChange w:id="16283" w:author="梁元" w:date="2019-05-14T19:51:36Z">
              <w:rPr>
                <w:rStyle w:val="23"/>
              </w:rPr>
            </w:rPrChange>
            <w14:textFill>
              <w14:solidFill>
                <w14:schemeClr w14:val="tx1"/>
              </w14:solidFill>
            </w14:textFill>
          </w:rPr>
          <w:t>case</w:t>
        </w:r>
      </w:ins>
      <w:ins w:id="16285" w:author="冷雪凝" w:date="2019-05-14T19:29:01Z">
        <w:r>
          <w:rPr>
            <w:rStyle w:val="19"/>
            <w:color w:val="000000" w:themeColor="text1"/>
            <w:rPrChange w:id="16286" w:author="梁元" w:date="2019-05-14T19:51:36Z">
              <w:rPr>
                <w:rStyle w:val="19"/>
              </w:rPr>
            </w:rPrChange>
            <w14:textFill>
              <w14:solidFill>
                <w14:schemeClr w14:val="tx1"/>
              </w14:solidFill>
            </w14:textFill>
          </w:rPr>
          <w:t xml:space="preserve"> </w:t>
        </w:r>
      </w:ins>
      <w:ins w:id="16288" w:author="冷雪凝" w:date="2019-05-14T19:29:01Z">
        <w:r>
          <w:rPr>
            <w:rStyle w:val="23"/>
            <w:color w:val="000000" w:themeColor="text1"/>
            <w:rPrChange w:id="16289" w:author="梁元" w:date="2019-05-14T19:51:36Z">
              <w:rPr>
                <w:rStyle w:val="23"/>
              </w:rPr>
            </w:rPrChange>
            <w14:textFill>
              <w14:solidFill>
                <w14:schemeClr w14:val="tx1"/>
              </w14:solidFill>
            </w14:textFill>
          </w:rPr>
          <w:t>'COMPLETE_TODO':</w:t>
        </w:r>
      </w:ins>
    </w:p>
    <w:p>
      <w:pPr>
        <w:pStyle w:val="10"/>
        <w:ind w:firstLine="400" w:firstLineChars="200"/>
        <w:rPr>
          <w:ins w:id="16291" w:author="冷雪凝" w:date="2019-05-14T19:29:01Z"/>
          <w:rStyle w:val="19"/>
          <w:color w:val="000000" w:themeColor="text1"/>
          <w:rPrChange w:id="16292" w:author="梁元" w:date="2019-05-14T19:51:36Z">
            <w:rPr>
              <w:ins w:id="16293" w:author="冷雪凝" w:date="2019-05-14T19:29:01Z"/>
              <w:rStyle w:val="19"/>
            </w:rPr>
          </w:rPrChange>
          <w14:textFill>
            <w14:solidFill>
              <w14:schemeClr w14:val="tx1"/>
            </w14:solidFill>
          </w14:textFill>
        </w:rPr>
      </w:pPr>
      <w:ins w:id="16294" w:author="冷雪凝" w:date="2019-05-14T19:29:01Z">
        <w:r>
          <w:rPr>
            <w:rStyle w:val="19"/>
            <w:color w:val="000000" w:themeColor="text1"/>
            <w:rPrChange w:id="16295" w:author="梁元" w:date="2019-05-14T19:51:36Z">
              <w:rPr>
                <w:rStyle w:val="19"/>
              </w:rPr>
            </w:rPrChange>
            <w14:textFill>
              <w14:solidFill>
                <w14:schemeClr w14:val="tx1"/>
              </w14:solidFill>
            </w14:textFill>
          </w:rPr>
          <w:t xml:space="preserve">      </w:t>
        </w:r>
      </w:ins>
      <w:ins w:id="16297" w:author="冷雪凝" w:date="2019-05-14T19:29:01Z">
        <w:r>
          <w:rPr>
            <w:rStyle w:val="23"/>
            <w:color w:val="000000" w:themeColor="text1"/>
            <w:rPrChange w:id="16298" w:author="梁元" w:date="2019-05-14T19:51:36Z">
              <w:rPr>
                <w:rStyle w:val="23"/>
              </w:rPr>
            </w:rPrChange>
            <w14:textFill>
              <w14:solidFill>
                <w14:schemeClr w14:val="tx1"/>
              </w14:solidFill>
            </w14:textFill>
          </w:rPr>
          <w:t>return</w:t>
        </w:r>
      </w:ins>
      <w:ins w:id="16300" w:author="冷雪凝" w:date="2019-05-14T19:29:01Z">
        <w:r>
          <w:rPr>
            <w:rStyle w:val="19"/>
            <w:color w:val="000000" w:themeColor="text1"/>
            <w:rPrChange w:id="16301" w:author="梁元" w:date="2019-05-14T19:51:36Z">
              <w:rPr>
                <w:rStyle w:val="19"/>
              </w:rPr>
            </w:rPrChange>
            <w14:textFill>
              <w14:solidFill>
                <w14:schemeClr w14:val="tx1"/>
              </w14:solidFill>
            </w14:textFill>
          </w:rPr>
          <w:t xml:space="preserve"> state</w:t>
        </w:r>
      </w:ins>
      <w:ins w:id="16303" w:author="冷雪凝" w:date="2019-05-14T19:29:01Z">
        <w:r>
          <w:rPr>
            <w:rStyle w:val="23"/>
            <w:color w:val="000000" w:themeColor="text1"/>
            <w:rPrChange w:id="16304" w:author="梁元" w:date="2019-05-14T19:51:36Z">
              <w:rPr>
                <w:rStyle w:val="23"/>
              </w:rPr>
            </w:rPrChange>
            <w14:textFill>
              <w14:solidFill>
                <w14:schemeClr w14:val="tx1"/>
              </w14:solidFill>
            </w14:textFill>
          </w:rPr>
          <w:t>.map((</w:t>
        </w:r>
      </w:ins>
      <w:ins w:id="16306" w:author="冷雪凝" w:date="2019-05-14T19:29:01Z">
        <w:r>
          <w:rPr>
            <w:rStyle w:val="19"/>
            <w:color w:val="000000" w:themeColor="text1"/>
            <w:rPrChange w:id="16307" w:author="梁元" w:date="2019-05-14T19:51:36Z">
              <w:rPr>
                <w:rStyle w:val="19"/>
              </w:rPr>
            </w:rPrChange>
            <w14:textFill>
              <w14:solidFill>
                <w14:schemeClr w14:val="tx1"/>
              </w14:solidFill>
            </w14:textFill>
          </w:rPr>
          <w:t>todo</w:t>
        </w:r>
      </w:ins>
      <w:ins w:id="16309" w:author="冷雪凝" w:date="2019-05-14T19:29:01Z">
        <w:r>
          <w:rPr>
            <w:rStyle w:val="23"/>
            <w:color w:val="000000" w:themeColor="text1"/>
            <w:rPrChange w:id="16310" w:author="梁元" w:date="2019-05-14T19:51:36Z">
              <w:rPr>
                <w:rStyle w:val="23"/>
              </w:rPr>
            </w:rPrChange>
            <w14:textFill>
              <w14:solidFill>
                <w14:schemeClr w14:val="tx1"/>
              </w14:solidFill>
            </w14:textFill>
          </w:rPr>
          <w:t>,</w:t>
        </w:r>
      </w:ins>
      <w:ins w:id="16312" w:author="冷雪凝" w:date="2019-05-14T19:29:01Z">
        <w:r>
          <w:rPr>
            <w:rStyle w:val="19"/>
            <w:color w:val="000000" w:themeColor="text1"/>
            <w:rPrChange w:id="16313" w:author="梁元" w:date="2019-05-14T19:51:36Z">
              <w:rPr>
                <w:rStyle w:val="19"/>
              </w:rPr>
            </w:rPrChange>
            <w14:textFill>
              <w14:solidFill>
                <w14:schemeClr w14:val="tx1"/>
              </w14:solidFill>
            </w14:textFill>
          </w:rPr>
          <w:t xml:space="preserve"> index</w:t>
        </w:r>
      </w:ins>
      <w:ins w:id="16315" w:author="冷雪凝" w:date="2019-05-14T19:29:01Z">
        <w:r>
          <w:rPr>
            <w:rStyle w:val="23"/>
            <w:color w:val="000000" w:themeColor="text1"/>
            <w:rPrChange w:id="16316" w:author="梁元" w:date="2019-05-14T19:51:36Z">
              <w:rPr>
                <w:rStyle w:val="23"/>
              </w:rPr>
            </w:rPrChange>
            <w14:textFill>
              <w14:solidFill>
                <w14:schemeClr w14:val="tx1"/>
              </w14:solidFill>
            </w14:textFill>
          </w:rPr>
          <w:t>)</w:t>
        </w:r>
      </w:ins>
      <w:ins w:id="16318" w:author="冷雪凝" w:date="2019-05-14T19:29:01Z">
        <w:r>
          <w:rPr>
            <w:rStyle w:val="19"/>
            <w:color w:val="000000" w:themeColor="text1"/>
            <w:rPrChange w:id="16319" w:author="梁元" w:date="2019-05-14T19:51:36Z">
              <w:rPr>
                <w:rStyle w:val="19"/>
              </w:rPr>
            </w:rPrChange>
            <w14:textFill>
              <w14:solidFill>
                <w14:schemeClr w14:val="tx1"/>
              </w14:solidFill>
            </w14:textFill>
          </w:rPr>
          <w:t xml:space="preserve"> </w:t>
        </w:r>
      </w:ins>
      <w:ins w:id="16321" w:author="冷雪凝" w:date="2019-05-14T19:29:01Z">
        <w:r>
          <w:rPr>
            <w:rStyle w:val="23"/>
            <w:color w:val="000000" w:themeColor="text1"/>
            <w:rPrChange w:id="16322" w:author="梁元" w:date="2019-05-14T19:51:36Z">
              <w:rPr>
                <w:rStyle w:val="23"/>
              </w:rPr>
            </w:rPrChange>
            <w14:textFill>
              <w14:solidFill>
                <w14:schemeClr w14:val="tx1"/>
              </w14:solidFill>
            </w14:textFill>
          </w:rPr>
          <w:t>=&gt;</w:t>
        </w:r>
      </w:ins>
      <w:ins w:id="16324" w:author="冷雪凝" w:date="2019-05-14T19:29:01Z">
        <w:r>
          <w:rPr>
            <w:rStyle w:val="19"/>
            <w:color w:val="000000" w:themeColor="text1"/>
            <w:rPrChange w:id="16325" w:author="梁元" w:date="2019-05-14T19:51:36Z">
              <w:rPr>
                <w:rStyle w:val="19"/>
              </w:rPr>
            </w:rPrChange>
            <w14:textFill>
              <w14:solidFill>
                <w14:schemeClr w14:val="tx1"/>
              </w14:solidFill>
            </w14:textFill>
          </w:rPr>
          <w:t xml:space="preserve"> </w:t>
        </w:r>
      </w:ins>
      <w:ins w:id="16327" w:author="冷雪凝" w:date="2019-05-14T19:29:01Z">
        <w:r>
          <w:rPr>
            <w:rStyle w:val="23"/>
            <w:color w:val="000000" w:themeColor="text1"/>
            <w:rPrChange w:id="16328" w:author="梁元" w:date="2019-05-14T19:51:36Z">
              <w:rPr>
                <w:rStyle w:val="23"/>
              </w:rPr>
            </w:rPrChange>
            <w14:textFill>
              <w14:solidFill>
                <w14:schemeClr w14:val="tx1"/>
              </w14:solidFill>
            </w14:textFill>
          </w:rPr>
          <w:t>{</w:t>
        </w:r>
      </w:ins>
    </w:p>
    <w:p>
      <w:pPr>
        <w:pStyle w:val="10"/>
        <w:ind w:firstLine="400" w:firstLineChars="200"/>
        <w:rPr>
          <w:ins w:id="16330" w:author="冷雪凝" w:date="2019-05-14T19:29:01Z"/>
          <w:rStyle w:val="19"/>
          <w:color w:val="000000" w:themeColor="text1"/>
          <w:rPrChange w:id="16331" w:author="梁元" w:date="2019-05-14T19:51:36Z">
            <w:rPr>
              <w:ins w:id="16332" w:author="冷雪凝" w:date="2019-05-14T19:29:01Z"/>
              <w:rStyle w:val="19"/>
            </w:rPr>
          </w:rPrChange>
          <w14:textFill>
            <w14:solidFill>
              <w14:schemeClr w14:val="tx1"/>
            </w14:solidFill>
          </w14:textFill>
        </w:rPr>
      </w:pPr>
      <w:ins w:id="16333" w:author="冷雪凝" w:date="2019-05-14T19:29:01Z">
        <w:r>
          <w:rPr>
            <w:rStyle w:val="19"/>
            <w:color w:val="000000" w:themeColor="text1"/>
            <w:rPrChange w:id="16334" w:author="梁元" w:date="2019-05-14T19:51:36Z">
              <w:rPr>
                <w:rStyle w:val="19"/>
              </w:rPr>
            </w:rPrChange>
            <w14:textFill>
              <w14:solidFill>
                <w14:schemeClr w14:val="tx1"/>
              </w14:solidFill>
            </w14:textFill>
          </w:rPr>
          <w:t xml:space="preserve">        </w:t>
        </w:r>
      </w:ins>
      <w:ins w:id="16336" w:author="冷雪凝" w:date="2019-05-14T19:29:01Z">
        <w:r>
          <w:rPr>
            <w:rStyle w:val="23"/>
            <w:color w:val="000000" w:themeColor="text1"/>
            <w:rPrChange w:id="16337" w:author="梁元" w:date="2019-05-14T19:51:36Z">
              <w:rPr>
                <w:rStyle w:val="23"/>
              </w:rPr>
            </w:rPrChange>
            <w14:textFill>
              <w14:solidFill>
                <w14:schemeClr w14:val="tx1"/>
              </w14:solidFill>
            </w14:textFill>
          </w:rPr>
          <w:t>if</w:t>
        </w:r>
      </w:ins>
      <w:ins w:id="16339" w:author="冷雪凝" w:date="2019-05-14T19:29:01Z">
        <w:r>
          <w:rPr>
            <w:rStyle w:val="19"/>
            <w:color w:val="000000" w:themeColor="text1"/>
            <w:rPrChange w:id="16340" w:author="梁元" w:date="2019-05-14T19:51:36Z">
              <w:rPr>
                <w:rStyle w:val="19"/>
              </w:rPr>
            </w:rPrChange>
            <w14:textFill>
              <w14:solidFill>
                <w14:schemeClr w14:val="tx1"/>
              </w14:solidFill>
            </w14:textFill>
          </w:rPr>
          <w:t xml:space="preserve"> </w:t>
        </w:r>
      </w:ins>
      <w:ins w:id="16342" w:author="冷雪凝" w:date="2019-05-14T19:29:01Z">
        <w:r>
          <w:rPr>
            <w:rStyle w:val="23"/>
            <w:color w:val="000000" w:themeColor="text1"/>
            <w:rPrChange w:id="16343" w:author="梁元" w:date="2019-05-14T19:51:36Z">
              <w:rPr>
                <w:rStyle w:val="23"/>
              </w:rPr>
            </w:rPrChange>
            <w14:textFill>
              <w14:solidFill>
                <w14:schemeClr w14:val="tx1"/>
              </w14:solidFill>
            </w14:textFill>
          </w:rPr>
          <w:t>(</w:t>
        </w:r>
      </w:ins>
      <w:ins w:id="16345" w:author="冷雪凝" w:date="2019-05-14T19:29:01Z">
        <w:r>
          <w:rPr>
            <w:rStyle w:val="19"/>
            <w:color w:val="000000" w:themeColor="text1"/>
            <w:rPrChange w:id="16346" w:author="梁元" w:date="2019-05-14T19:51:36Z">
              <w:rPr>
                <w:rStyle w:val="19"/>
              </w:rPr>
            </w:rPrChange>
            <w14:textFill>
              <w14:solidFill>
                <w14:schemeClr w14:val="tx1"/>
              </w14:solidFill>
            </w14:textFill>
          </w:rPr>
          <w:t xml:space="preserve">index </w:t>
        </w:r>
      </w:ins>
      <w:ins w:id="16348" w:author="冷雪凝" w:date="2019-05-14T19:29:01Z">
        <w:r>
          <w:rPr>
            <w:rStyle w:val="23"/>
            <w:color w:val="000000" w:themeColor="text1"/>
            <w:rPrChange w:id="16349" w:author="梁元" w:date="2019-05-14T19:51:36Z">
              <w:rPr>
                <w:rStyle w:val="23"/>
              </w:rPr>
            </w:rPrChange>
            <w14:textFill>
              <w14:solidFill>
                <w14:schemeClr w14:val="tx1"/>
              </w14:solidFill>
            </w14:textFill>
          </w:rPr>
          <w:t>===</w:t>
        </w:r>
      </w:ins>
      <w:ins w:id="16351" w:author="冷雪凝" w:date="2019-05-14T19:29:01Z">
        <w:r>
          <w:rPr>
            <w:rStyle w:val="19"/>
            <w:color w:val="000000" w:themeColor="text1"/>
            <w:rPrChange w:id="16352" w:author="梁元" w:date="2019-05-14T19:51:36Z">
              <w:rPr>
                <w:rStyle w:val="19"/>
              </w:rPr>
            </w:rPrChange>
            <w14:textFill>
              <w14:solidFill>
                <w14:schemeClr w14:val="tx1"/>
              </w14:solidFill>
            </w14:textFill>
          </w:rPr>
          <w:t xml:space="preserve"> action</w:t>
        </w:r>
      </w:ins>
      <w:ins w:id="16354" w:author="冷雪凝" w:date="2019-05-14T19:29:01Z">
        <w:r>
          <w:rPr>
            <w:rStyle w:val="23"/>
            <w:color w:val="000000" w:themeColor="text1"/>
            <w:rPrChange w:id="16355" w:author="梁元" w:date="2019-05-14T19:51:36Z">
              <w:rPr>
                <w:rStyle w:val="23"/>
              </w:rPr>
            </w:rPrChange>
            <w14:textFill>
              <w14:solidFill>
                <w14:schemeClr w14:val="tx1"/>
              </w14:solidFill>
            </w14:textFill>
          </w:rPr>
          <w:t>.</w:t>
        </w:r>
      </w:ins>
      <w:ins w:id="16357" w:author="冷雪凝" w:date="2019-05-14T19:29:01Z">
        <w:r>
          <w:rPr>
            <w:rStyle w:val="19"/>
            <w:color w:val="000000" w:themeColor="text1"/>
            <w:rPrChange w:id="16358" w:author="梁元" w:date="2019-05-14T19:51:36Z">
              <w:rPr>
                <w:rStyle w:val="19"/>
              </w:rPr>
            </w:rPrChange>
            <w14:textFill>
              <w14:solidFill>
                <w14:schemeClr w14:val="tx1"/>
              </w14:solidFill>
            </w14:textFill>
          </w:rPr>
          <w:t>index</w:t>
        </w:r>
      </w:ins>
      <w:ins w:id="16360" w:author="冷雪凝" w:date="2019-05-14T19:29:01Z">
        <w:r>
          <w:rPr>
            <w:rStyle w:val="23"/>
            <w:color w:val="000000" w:themeColor="text1"/>
            <w:rPrChange w:id="16361" w:author="梁元" w:date="2019-05-14T19:51:36Z">
              <w:rPr>
                <w:rStyle w:val="23"/>
              </w:rPr>
            </w:rPrChange>
            <w14:textFill>
              <w14:solidFill>
                <w14:schemeClr w14:val="tx1"/>
              </w14:solidFill>
            </w14:textFill>
          </w:rPr>
          <w:t>)</w:t>
        </w:r>
      </w:ins>
      <w:ins w:id="16363" w:author="冷雪凝" w:date="2019-05-14T19:29:01Z">
        <w:r>
          <w:rPr>
            <w:rStyle w:val="19"/>
            <w:color w:val="000000" w:themeColor="text1"/>
            <w:rPrChange w:id="16364" w:author="梁元" w:date="2019-05-14T19:51:36Z">
              <w:rPr>
                <w:rStyle w:val="19"/>
              </w:rPr>
            </w:rPrChange>
            <w14:textFill>
              <w14:solidFill>
                <w14:schemeClr w14:val="tx1"/>
              </w14:solidFill>
            </w14:textFill>
          </w:rPr>
          <w:t xml:space="preserve"> </w:t>
        </w:r>
      </w:ins>
      <w:ins w:id="16366" w:author="冷雪凝" w:date="2019-05-14T19:29:01Z">
        <w:r>
          <w:rPr>
            <w:rStyle w:val="23"/>
            <w:color w:val="000000" w:themeColor="text1"/>
            <w:rPrChange w:id="16367" w:author="梁元" w:date="2019-05-14T19:51:36Z">
              <w:rPr>
                <w:rStyle w:val="23"/>
              </w:rPr>
            </w:rPrChange>
            <w14:textFill>
              <w14:solidFill>
                <w14:schemeClr w14:val="tx1"/>
              </w14:solidFill>
            </w14:textFill>
          </w:rPr>
          <w:t>{</w:t>
        </w:r>
      </w:ins>
    </w:p>
    <w:p>
      <w:pPr>
        <w:pStyle w:val="10"/>
        <w:ind w:firstLine="400" w:firstLineChars="200"/>
        <w:rPr>
          <w:ins w:id="16369" w:author="冷雪凝" w:date="2019-05-14T19:29:01Z"/>
          <w:rStyle w:val="19"/>
          <w:color w:val="000000" w:themeColor="text1"/>
          <w:rPrChange w:id="16370" w:author="梁元" w:date="2019-05-14T19:51:36Z">
            <w:rPr>
              <w:ins w:id="16371" w:author="冷雪凝" w:date="2019-05-14T19:29:01Z"/>
              <w:rStyle w:val="19"/>
            </w:rPr>
          </w:rPrChange>
          <w14:textFill>
            <w14:solidFill>
              <w14:schemeClr w14:val="tx1"/>
            </w14:solidFill>
          </w14:textFill>
        </w:rPr>
      </w:pPr>
      <w:ins w:id="16372" w:author="冷雪凝" w:date="2019-05-14T19:29:01Z">
        <w:r>
          <w:rPr>
            <w:rStyle w:val="19"/>
            <w:color w:val="000000" w:themeColor="text1"/>
            <w:rPrChange w:id="16373" w:author="梁元" w:date="2019-05-14T19:51:36Z">
              <w:rPr>
                <w:rStyle w:val="19"/>
              </w:rPr>
            </w:rPrChange>
            <w14:textFill>
              <w14:solidFill>
                <w14:schemeClr w14:val="tx1"/>
              </w14:solidFill>
            </w14:textFill>
          </w:rPr>
          <w:t xml:space="preserve">          </w:t>
        </w:r>
      </w:ins>
      <w:ins w:id="16375" w:author="冷雪凝" w:date="2019-05-14T19:29:01Z">
        <w:r>
          <w:rPr>
            <w:rStyle w:val="23"/>
            <w:color w:val="000000" w:themeColor="text1"/>
            <w:rPrChange w:id="16376" w:author="梁元" w:date="2019-05-14T19:51:36Z">
              <w:rPr>
                <w:rStyle w:val="23"/>
              </w:rPr>
            </w:rPrChange>
            <w14:textFill>
              <w14:solidFill>
                <w14:schemeClr w14:val="tx1"/>
              </w14:solidFill>
            </w14:textFill>
          </w:rPr>
          <w:t>return</w:t>
        </w:r>
      </w:ins>
      <w:ins w:id="16378" w:author="冷雪凝" w:date="2019-05-14T19:29:01Z">
        <w:r>
          <w:rPr>
            <w:rStyle w:val="19"/>
            <w:color w:val="000000" w:themeColor="text1"/>
            <w:rPrChange w:id="16379" w:author="梁元" w:date="2019-05-14T19:51:36Z">
              <w:rPr>
                <w:rStyle w:val="19"/>
              </w:rPr>
            </w:rPrChange>
            <w14:textFill>
              <w14:solidFill>
                <w14:schemeClr w14:val="tx1"/>
              </w14:solidFill>
            </w14:textFill>
          </w:rPr>
          <w:t xml:space="preserve"> Object</w:t>
        </w:r>
      </w:ins>
      <w:ins w:id="16381" w:author="冷雪凝" w:date="2019-05-14T19:29:01Z">
        <w:r>
          <w:rPr>
            <w:rStyle w:val="23"/>
            <w:color w:val="000000" w:themeColor="text1"/>
            <w:rPrChange w:id="16382" w:author="梁元" w:date="2019-05-14T19:51:36Z">
              <w:rPr>
                <w:rStyle w:val="23"/>
              </w:rPr>
            </w:rPrChange>
            <w14:textFill>
              <w14:solidFill>
                <w14:schemeClr w14:val="tx1"/>
              </w14:solidFill>
            </w14:textFill>
          </w:rPr>
          <w:t>.assign({},</w:t>
        </w:r>
      </w:ins>
      <w:ins w:id="16384" w:author="冷雪凝" w:date="2019-05-14T19:29:01Z">
        <w:r>
          <w:rPr>
            <w:rStyle w:val="19"/>
            <w:color w:val="000000" w:themeColor="text1"/>
            <w:rPrChange w:id="16385" w:author="梁元" w:date="2019-05-14T19:51:36Z">
              <w:rPr>
                <w:rStyle w:val="19"/>
              </w:rPr>
            </w:rPrChange>
            <w14:textFill>
              <w14:solidFill>
                <w14:schemeClr w14:val="tx1"/>
              </w14:solidFill>
            </w14:textFill>
          </w:rPr>
          <w:t xml:space="preserve"> todo</w:t>
        </w:r>
      </w:ins>
      <w:ins w:id="16387" w:author="冷雪凝" w:date="2019-05-14T19:29:01Z">
        <w:r>
          <w:rPr>
            <w:rStyle w:val="23"/>
            <w:color w:val="000000" w:themeColor="text1"/>
            <w:rPrChange w:id="16388" w:author="梁元" w:date="2019-05-14T19:51:36Z">
              <w:rPr>
                <w:rStyle w:val="23"/>
              </w:rPr>
            </w:rPrChange>
            <w14:textFill>
              <w14:solidFill>
                <w14:schemeClr w14:val="tx1"/>
              </w14:solidFill>
            </w14:textFill>
          </w:rPr>
          <w:t>,</w:t>
        </w:r>
      </w:ins>
      <w:ins w:id="16390" w:author="冷雪凝" w:date="2019-05-14T19:29:01Z">
        <w:r>
          <w:rPr>
            <w:rStyle w:val="19"/>
            <w:color w:val="000000" w:themeColor="text1"/>
            <w:rPrChange w:id="16391" w:author="梁元" w:date="2019-05-14T19:51:36Z">
              <w:rPr>
                <w:rStyle w:val="19"/>
              </w:rPr>
            </w:rPrChange>
            <w14:textFill>
              <w14:solidFill>
                <w14:schemeClr w14:val="tx1"/>
              </w14:solidFill>
            </w14:textFill>
          </w:rPr>
          <w:t xml:space="preserve"> </w:t>
        </w:r>
      </w:ins>
      <w:ins w:id="16393" w:author="冷雪凝" w:date="2019-05-14T19:29:01Z">
        <w:r>
          <w:rPr>
            <w:rStyle w:val="23"/>
            <w:color w:val="000000" w:themeColor="text1"/>
            <w:rPrChange w:id="16394" w:author="梁元" w:date="2019-05-14T19:51:36Z">
              <w:rPr>
                <w:rStyle w:val="23"/>
              </w:rPr>
            </w:rPrChange>
            <w14:textFill>
              <w14:solidFill>
                <w14:schemeClr w14:val="tx1"/>
              </w14:solidFill>
            </w14:textFill>
          </w:rPr>
          <w:t>{</w:t>
        </w:r>
      </w:ins>
    </w:p>
    <w:p>
      <w:pPr>
        <w:pStyle w:val="10"/>
        <w:ind w:firstLine="400" w:firstLineChars="200"/>
        <w:rPr>
          <w:ins w:id="16396" w:author="冷雪凝" w:date="2019-05-14T19:29:01Z"/>
          <w:rStyle w:val="19"/>
          <w:color w:val="000000" w:themeColor="text1"/>
          <w:rPrChange w:id="16397" w:author="梁元" w:date="2019-05-14T19:51:36Z">
            <w:rPr>
              <w:ins w:id="16398" w:author="冷雪凝" w:date="2019-05-14T19:29:01Z"/>
              <w:rStyle w:val="19"/>
            </w:rPr>
          </w:rPrChange>
          <w14:textFill>
            <w14:solidFill>
              <w14:schemeClr w14:val="tx1"/>
            </w14:solidFill>
          </w14:textFill>
        </w:rPr>
      </w:pPr>
      <w:ins w:id="16399" w:author="冷雪凝" w:date="2019-05-14T19:29:01Z">
        <w:r>
          <w:rPr>
            <w:rStyle w:val="19"/>
            <w:color w:val="000000" w:themeColor="text1"/>
            <w:rPrChange w:id="16400" w:author="梁元" w:date="2019-05-14T19:51:36Z">
              <w:rPr>
                <w:rStyle w:val="19"/>
              </w:rPr>
            </w:rPrChange>
            <w14:textFill>
              <w14:solidFill>
                <w14:schemeClr w14:val="tx1"/>
              </w14:solidFill>
            </w14:textFill>
          </w:rPr>
          <w:t xml:space="preserve">            completed</w:t>
        </w:r>
      </w:ins>
      <w:ins w:id="16402" w:author="冷雪凝" w:date="2019-05-14T19:29:01Z">
        <w:r>
          <w:rPr>
            <w:rStyle w:val="23"/>
            <w:color w:val="000000" w:themeColor="text1"/>
            <w:rPrChange w:id="16403" w:author="梁元" w:date="2019-05-14T19:51:36Z">
              <w:rPr>
                <w:rStyle w:val="23"/>
              </w:rPr>
            </w:rPrChange>
            <w14:textFill>
              <w14:solidFill>
                <w14:schemeClr w14:val="tx1"/>
              </w14:solidFill>
            </w14:textFill>
          </w:rPr>
          <w:t>:</w:t>
        </w:r>
      </w:ins>
      <w:ins w:id="16405" w:author="冷雪凝" w:date="2019-05-14T19:29:01Z">
        <w:r>
          <w:rPr>
            <w:rStyle w:val="19"/>
            <w:color w:val="000000" w:themeColor="text1"/>
            <w:rPrChange w:id="16406" w:author="梁元" w:date="2019-05-14T19:51:36Z">
              <w:rPr>
                <w:rStyle w:val="19"/>
              </w:rPr>
            </w:rPrChange>
            <w14:textFill>
              <w14:solidFill>
                <w14:schemeClr w14:val="tx1"/>
              </w14:solidFill>
            </w14:textFill>
          </w:rPr>
          <w:t xml:space="preserve"> </w:t>
        </w:r>
      </w:ins>
      <w:ins w:id="16408" w:author="冷雪凝" w:date="2019-05-14T19:29:01Z">
        <w:r>
          <w:rPr>
            <w:rStyle w:val="23"/>
            <w:color w:val="000000" w:themeColor="text1"/>
            <w:rPrChange w:id="16409" w:author="梁元" w:date="2019-05-14T19:51:36Z">
              <w:rPr>
                <w:rStyle w:val="23"/>
              </w:rPr>
            </w:rPrChange>
            <w14:textFill>
              <w14:solidFill>
                <w14:schemeClr w14:val="tx1"/>
              </w14:solidFill>
            </w14:textFill>
          </w:rPr>
          <w:t>true</w:t>
        </w:r>
      </w:ins>
    </w:p>
    <w:p>
      <w:pPr>
        <w:pStyle w:val="10"/>
        <w:ind w:firstLine="400" w:firstLineChars="200"/>
        <w:rPr>
          <w:ins w:id="16411" w:author="冷雪凝" w:date="2019-05-14T19:29:01Z"/>
          <w:rStyle w:val="19"/>
          <w:color w:val="000000" w:themeColor="text1"/>
          <w:rPrChange w:id="16412" w:author="梁元" w:date="2019-05-14T19:51:36Z">
            <w:rPr>
              <w:ins w:id="16413" w:author="冷雪凝" w:date="2019-05-14T19:29:01Z"/>
              <w:rStyle w:val="19"/>
            </w:rPr>
          </w:rPrChange>
          <w14:textFill>
            <w14:solidFill>
              <w14:schemeClr w14:val="tx1"/>
            </w14:solidFill>
          </w14:textFill>
        </w:rPr>
      </w:pPr>
      <w:ins w:id="16414" w:author="冷雪凝" w:date="2019-05-14T19:29:01Z">
        <w:r>
          <w:rPr>
            <w:rStyle w:val="19"/>
            <w:color w:val="000000" w:themeColor="text1"/>
            <w:rPrChange w:id="16415" w:author="梁元" w:date="2019-05-14T19:51:36Z">
              <w:rPr>
                <w:rStyle w:val="19"/>
              </w:rPr>
            </w:rPrChange>
            <w14:textFill>
              <w14:solidFill>
                <w14:schemeClr w14:val="tx1"/>
              </w14:solidFill>
            </w14:textFill>
          </w:rPr>
          <w:t xml:space="preserve">          </w:t>
        </w:r>
      </w:ins>
      <w:ins w:id="16417" w:author="冷雪凝" w:date="2019-05-14T19:29:01Z">
        <w:r>
          <w:rPr>
            <w:rStyle w:val="23"/>
            <w:color w:val="000000" w:themeColor="text1"/>
            <w:rPrChange w:id="16418" w:author="梁元" w:date="2019-05-14T19:51:36Z">
              <w:rPr>
                <w:rStyle w:val="23"/>
              </w:rPr>
            </w:rPrChange>
            <w14:textFill>
              <w14:solidFill>
                <w14:schemeClr w14:val="tx1"/>
              </w14:solidFill>
            </w14:textFill>
          </w:rPr>
          <w:t>})</w:t>
        </w:r>
      </w:ins>
    </w:p>
    <w:p>
      <w:pPr>
        <w:pStyle w:val="10"/>
        <w:ind w:firstLine="400" w:firstLineChars="200"/>
        <w:rPr>
          <w:ins w:id="16420" w:author="冷雪凝" w:date="2019-05-14T19:29:01Z"/>
          <w:rStyle w:val="19"/>
          <w:color w:val="000000" w:themeColor="text1"/>
          <w:rPrChange w:id="16421" w:author="梁元" w:date="2019-05-14T19:51:36Z">
            <w:rPr>
              <w:ins w:id="16422" w:author="冷雪凝" w:date="2019-05-14T19:29:01Z"/>
              <w:rStyle w:val="19"/>
            </w:rPr>
          </w:rPrChange>
          <w14:textFill>
            <w14:solidFill>
              <w14:schemeClr w14:val="tx1"/>
            </w14:solidFill>
          </w14:textFill>
        </w:rPr>
      </w:pPr>
      <w:ins w:id="16423" w:author="冷雪凝" w:date="2019-05-14T19:29:01Z">
        <w:r>
          <w:rPr>
            <w:rStyle w:val="19"/>
            <w:color w:val="000000" w:themeColor="text1"/>
            <w:rPrChange w:id="16424" w:author="梁元" w:date="2019-05-14T19:51:36Z">
              <w:rPr>
                <w:rStyle w:val="19"/>
              </w:rPr>
            </w:rPrChange>
            <w14:textFill>
              <w14:solidFill>
                <w14:schemeClr w14:val="tx1"/>
              </w14:solidFill>
            </w14:textFill>
          </w:rPr>
          <w:t xml:space="preserve">        </w:t>
        </w:r>
      </w:ins>
      <w:ins w:id="16426" w:author="冷雪凝" w:date="2019-05-14T19:29:01Z">
        <w:r>
          <w:rPr>
            <w:rStyle w:val="23"/>
            <w:color w:val="000000" w:themeColor="text1"/>
            <w:rPrChange w:id="16427" w:author="梁元" w:date="2019-05-14T19:51:36Z">
              <w:rPr>
                <w:rStyle w:val="23"/>
              </w:rPr>
            </w:rPrChange>
            <w14:textFill>
              <w14:solidFill>
                <w14:schemeClr w14:val="tx1"/>
              </w14:solidFill>
            </w14:textFill>
          </w:rPr>
          <w:t>}</w:t>
        </w:r>
      </w:ins>
    </w:p>
    <w:p>
      <w:pPr>
        <w:pStyle w:val="10"/>
        <w:ind w:firstLine="400" w:firstLineChars="200"/>
        <w:rPr>
          <w:ins w:id="16429" w:author="冷雪凝" w:date="2019-05-14T19:29:01Z"/>
          <w:rStyle w:val="19"/>
          <w:color w:val="000000" w:themeColor="text1"/>
          <w:rPrChange w:id="16430" w:author="梁元" w:date="2019-05-14T19:51:36Z">
            <w:rPr>
              <w:ins w:id="16431" w:author="冷雪凝" w:date="2019-05-14T19:29:01Z"/>
              <w:rStyle w:val="19"/>
            </w:rPr>
          </w:rPrChange>
          <w14:textFill>
            <w14:solidFill>
              <w14:schemeClr w14:val="tx1"/>
            </w14:solidFill>
          </w14:textFill>
        </w:rPr>
      </w:pPr>
      <w:ins w:id="16432" w:author="冷雪凝" w:date="2019-05-14T19:29:01Z">
        <w:r>
          <w:rPr>
            <w:rStyle w:val="19"/>
            <w:color w:val="000000" w:themeColor="text1"/>
            <w:rPrChange w:id="16433" w:author="梁元" w:date="2019-05-14T19:51:36Z">
              <w:rPr>
                <w:rStyle w:val="19"/>
              </w:rPr>
            </w:rPrChange>
            <w14:textFill>
              <w14:solidFill>
                <w14:schemeClr w14:val="tx1"/>
              </w14:solidFill>
            </w14:textFill>
          </w:rPr>
          <w:t xml:space="preserve">        </w:t>
        </w:r>
      </w:ins>
      <w:ins w:id="16435" w:author="冷雪凝" w:date="2019-05-14T19:29:01Z">
        <w:r>
          <w:rPr>
            <w:rStyle w:val="23"/>
            <w:color w:val="000000" w:themeColor="text1"/>
            <w:rPrChange w:id="16436" w:author="梁元" w:date="2019-05-14T19:51:36Z">
              <w:rPr>
                <w:rStyle w:val="23"/>
              </w:rPr>
            </w:rPrChange>
            <w14:textFill>
              <w14:solidFill>
                <w14:schemeClr w14:val="tx1"/>
              </w14:solidFill>
            </w14:textFill>
          </w:rPr>
          <w:t>return</w:t>
        </w:r>
      </w:ins>
      <w:ins w:id="16438" w:author="冷雪凝" w:date="2019-05-14T19:29:01Z">
        <w:r>
          <w:rPr>
            <w:rStyle w:val="19"/>
            <w:color w:val="000000" w:themeColor="text1"/>
            <w:rPrChange w:id="16439" w:author="梁元" w:date="2019-05-14T19:51:36Z">
              <w:rPr>
                <w:rStyle w:val="19"/>
              </w:rPr>
            </w:rPrChange>
            <w14:textFill>
              <w14:solidFill>
                <w14:schemeClr w14:val="tx1"/>
              </w14:solidFill>
            </w14:textFill>
          </w:rPr>
          <w:t xml:space="preserve"> todo</w:t>
        </w:r>
      </w:ins>
    </w:p>
    <w:p>
      <w:pPr>
        <w:pStyle w:val="10"/>
        <w:ind w:firstLine="400" w:firstLineChars="200"/>
        <w:rPr>
          <w:ins w:id="16441" w:author="冷雪凝" w:date="2019-05-14T19:29:01Z"/>
          <w:rStyle w:val="19"/>
          <w:color w:val="000000" w:themeColor="text1"/>
          <w:rPrChange w:id="16442" w:author="梁元" w:date="2019-05-14T19:51:36Z">
            <w:rPr>
              <w:ins w:id="16443" w:author="冷雪凝" w:date="2019-05-14T19:29:01Z"/>
              <w:rStyle w:val="19"/>
            </w:rPr>
          </w:rPrChange>
          <w14:textFill>
            <w14:solidFill>
              <w14:schemeClr w14:val="tx1"/>
            </w14:solidFill>
          </w14:textFill>
        </w:rPr>
      </w:pPr>
      <w:ins w:id="16444" w:author="冷雪凝" w:date="2019-05-14T19:29:01Z">
        <w:r>
          <w:rPr>
            <w:rStyle w:val="19"/>
            <w:color w:val="000000" w:themeColor="text1"/>
            <w:rPrChange w:id="16445" w:author="梁元" w:date="2019-05-14T19:51:36Z">
              <w:rPr>
                <w:rStyle w:val="19"/>
              </w:rPr>
            </w:rPrChange>
            <w14:textFill>
              <w14:solidFill>
                <w14:schemeClr w14:val="tx1"/>
              </w14:solidFill>
            </w14:textFill>
          </w:rPr>
          <w:t xml:space="preserve">      </w:t>
        </w:r>
      </w:ins>
      <w:ins w:id="16447" w:author="冷雪凝" w:date="2019-05-14T19:29:01Z">
        <w:r>
          <w:rPr>
            <w:rStyle w:val="23"/>
            <w:color w:val="000000" w:themeColor="text1"/>
            <w:rPrChange w:id="16448" w:author="梁元" w:date="2019-05-14T19:51:36Z">
              <w:rPr>
                <w:rStyle w:val="23"/>
              </w:rPr>
            </w:rPrChange>
            <w14:textFill>
              <w14:solidFill>
                <w14:schemeClr w14:val="tx1"/>
              </w14:solidFill>
            </w14:textFill>
          </w:rPr>
          <w:t>})</w:t>
        </w:r>
      </w:ins>
    </w:p>
    <w:p>
      <w:pPr>
        <w:pStyle w:val="10"/>
        <w:ind w:firstLine="400" w:firstLineChars="200"/>
        <w:rPr>
          <w:ins w:id="16450" w:author="冷雪凝" w:date="2019-05-14T19:29:01Z"/>
          <w:rStyle w:val="19"/>
          <w:color w:val="000000" w:themeColor="text1"/>
          <w:rPrChange w:id="16451" w:author="梁元" w:date="2019-05-14T19:51:36Z">
            <w:rPr>
              <w:ins w:id="16452" w:author="冷雪凝" w:date="2019-05-14T19:29:01Z"/>
              <w:rStyle w:val="19"/>
            </w:rPr>
          </w:rPrChange>
          <w14:textFill>
            <w14:solidFill>
              <w14:schemeClr w14:val="tx1"/>
            </w14:solidFill>
          </w14:textFill>
        </w:rPr>
      </w:pPr>
      <w:ins w:id="16453" w:author="冷雪凝" w:date="2019-05-14T19:29:01Z">
        <w:r>
          <w:rPr>
            <w:rStyle w:val="19"/>
            <w:color w:val="000000" w:themeColor="text1"/>
            <w:rPrChange w:id="16454" w:author="梁元" w:date="2019-05-14T19:51:36Z">
              <w:rPr>
                <w:rStyle w:val="19"/>
              </w:rPr>
            </w:rPrChange>
            <w14:textFill>
              <w14:solidFill>
                <w14:schemeClr w14:val="tx1"/>
              </w14:solidFill>
            </w14:textFill>
          </w:rPr>
          <w:t xml:space="preserve">    </w:t>
        </w:r>
      </w:ins>
      <w:ins w:id="16456" w:author="冷雪凝" w:date="2019-05-14T19:29:01Z">
        <w:r>
          <w:rPr>
            <w:rStyle w:val="23"/>
            <w:color w:val="000000" w:themeColor="text1"/>
            <w:rPrChange w:id="16457" w:author="梁元" w:date="2019-05-14T19:51:36Z">
              <w:rPr>
                <w:rStyle w:val="23"/>
              </w:rPr>
            </w:rPrChange>
            <w14:textFill>
              <w14:solidFill>
                <w14:schemeClr w14:val="tx1"/>
              </w14:solidFill>
            </w14:textFill>
          </w:rPr>
          <w:t>default:</w:t>
        </w:r>
      </w:ins>
    </w:p>
    <w:p>
      <w:pPr>
        <w:pStyle w:val="10"/>
        <w:ind w:firstLine="400" w:firstLineChars="200"/>
        <w:rPr>
          <w:ins w:id="16459" w:author="冷雪凝" w:date="2019-05-14T19:29:01Z"/>
          <w:rStyle w:val="19"/>
          <w:color w:val="000000" w:themeColor="text1"/>
          <w:rPrChange w:id="16460" w:author="梁元" w:date="2019-05-14T19:51:36Z">
            <w:rPr>
              <w:ins w:id="16461" w:author="冷雪凝" w:date="2019-05-14T19:29:01Z"/>
              <w:rStyle w:val="19"/>
            </w:rPr>
          </w:rPrChange>
          <w14:textFill>
            <w14:solidFill>
              <w14:schemeClr w14:val="tx1"/>
            </w14:solidFill>
          </w14:textFill>
        </w:rPr>
      </w:pPr>
      <w:ins w:id="16462" w:author="冷雪凝" w:date="2019-05-14T19:29:01Z">
        <w:r>
          <w:rPr>
            <w:rStyle w:val="19"/>
            <w:color w:val="000000" w:themeColor="text1"/>
            <w:rPrChange w:id="16463" w:author="梁元" w:date="2019-05-14T19:51:36Z">
              <w:rPr>
                <w:rStyle w:val="19"/>
              </w:rPr>
            </w:rPrChange>
            <w14:textFill>
              <w14:solidFill>
                <w14:schemeClr w14:val="tx1"/>
              </w14:solidFill>
            </w14:textFill>
          </w:rPr>
          <w:t xml:space="preserve">      </w:t>
        </w:r>
      </w:ins>
      <w:ins w:id="16465" w:author="冷雪凝" w:date="2019-05-14T19:29:01Z">
        <w:r>
          <w:rPr>
            <w:rStyle w:val="23"/>
            <w:color w:val="000000" w:themeColor="text1"/>
            <w:rPrChange w:id="16466" w:author="梁元" w:date="2019-05-14T19:51:36Z">
              <w:rPr>
                <w:rStyle w:val="23"/>
              </w:rPr>
            </w:rPrChange>
            <w14:textFill>
              <w14:solidFill>
                <w14:schemeClr w14:val="tx1"/>
              </w14:solidFill>
            </w14:textFill>
          </w:rPr>
          <w:t>return</w:t>
        </w:r>
      </w:ins>
      <w:ins w:id="16468" w:author="冷雪凝" w:date="2019-05-14T19:29:01Z">
        <w:r>
          <w:rPr>
            <w:rStyle w:val="19"/>
            <w:color w:val="000000" w:themeColor="text1"/>
            <w:rPrChange w:id="16469" w:author="梁元" w:date="2019-05-14T19:51:36Z">
              <w:rPr>
                <w:rStyle w:val="19"/>
              </w:rPr>
            </w:rPrChange>
            <w14:textFill>
              <w14:solidFill>
                <w14:schemeClr w14:val="tx1"/>
              </w14:solidFill>
            </w14:textFill>
          </w:rPr>
          <w:t xml:space="preserve"> state</w:t>
        </w:r>
      </w:ins>
    </w:p>
    <w:p>
      <w:pPr>
        <w:pStyle w:val="10"/>
        <w:ind w:firstLine="400" w:firstLineChars="200"/>
        <w:rPr>
          <w:ins w:id="16471" w:author="冷雪凝" w:date="2019-05-14T19:29:01Z"/>
          <w:rStyle w:val="19"/>
          <w:color w:val="000000" w:themeColor="text1"/>
          <w:rPrChange w:id="16472" w:author="梁元" w:date="2019-05-14T19:51:36Z">
            <w:rPr>
              <w:ins w:id="16473" w:author="冷雪凝" w:date="2019-05-14T19:29:01Z"/>
              <w:rStyle w:val="19"/>
            </w:rPr>
          </w:rPrChange>
          <w14:textFill>
            <w14:solidFill>
              <w14:schemeClr w14:val="tx1"/>
            </w14:solidFill>
          </w14:textFill>
        </w:rPr>
      </w:pPr>
      <w:ins w:id="16474" w:author="冷雪凝" w:date="2019-05-14T19:29:01Z">
        <w:r>
          <w:rPr>
            <w:rStyle w:val="19"/>
            <w:color w:val="000000" w:themeColor="text1"/>
            <w:rPrChange w:id="16475" w:author="梁元" w:date="2019-05-14T19:51:36Z">
              <w:rPr>
                <w:rStyle w:val="19"/>
              </w:rPr>
            </w:rPrChange>
            <w14:textFill>
              <w14:solidFill>
                <w14:schemeClr w14:val="tx1"/>
              </w14:solidFill>
            </w14:textFill>
          </w:rPr>
          <w:t xml:space="preserve">  </w:t>
        </w:r>
      </w:ins>
      <w:ins w:id="16477" w:author="冷雪凝" w:date="2019-05-14T19:29:01Z">
        <w:r>
          <w:rPr>
            <w:rStyle w:val="23"/>
            <w:color w:val="000000" w:themeColor="text1"/>
            <w:rPrChange w:id="16478" w:author="梁元" w:date="2019-05-14T19:51:36Z">
              <w:rPr>
                <w:rStyle w:val="23"/>
              </w:rPr>
            </w:rPrChange>
            <w14:textFill>
              <w14:solidFill>
                <w14:schemeClr w14:val="tx1"/>
              </w14:solidFill>
            </w14:textFill>
          </w:rPr>
          <w:t>}</w:t>
        </w:r>
      </w:ins>
    </w:p>
    <w:p>
      <w:pPr>
        <w:pStyle w:val="10"/>
        <w:ind w:firstLine="480" w:firstLineChars="200"/>
        <w:rPr>
          <w:ins w:id="16480" w:author="冷雪凝" w:date="2019-05-14T19:29:01Z"/>
          <w:rStyle w:val="19"/>
          <w:color w:val="000000" w:themeColor="text1"/>
          <w:rPrChange w:id="16481" w:author="梁元" w:date="2019-05-14T19:51:36Z">
            <w:rPr>
              <w:ins w:id="16482" w:author="冷雪凝" w:date="2019-05-14T19:29:01Z"/>
              <w:rStyle w:val="19"/>
            </w:rPr>
          </w:rPrChange>
          <w14:textFill>
            <w14:solidFill>
              <w14:schemeClr w14:val="tx1"/>
            </w14:solidFill>
          </w14:textFill>
        </w:rPr>
      </w:pPr>
      <w:ins w:id="16483" w:author="冷雪凝" w:date="2019-05-14T19:29:01Z">
        <w:r>
          <w:rPr>
            <w:rStyle w:val="23"/>
            <w:color w:val="000000" w:themeColor="text1"/>
            <w:rPrChange w:id="16484" w:author="梁元" w:date="2019-05-14T19:51:36Z">
              <w:rPr>
                <w:rStyle w:val="23"/>
              </w:rPr>
            </w:rPrChange>
            <w14:textFill>
              <w14:solidFill>
                <w14:schemeClr w14:val="tx1"/>
              </w14:solidFill>
            </w14:textFill>
          </w:rPr>
          <w:t>}</w:t>
        </w:r>
      </w:ins>
    </w:p>
    <w:p>
      <w:pPr>
        <w:pStyle w:val="10"/>
        <w:ind w:firstLine="400" w:firstLineChars="200"/>
        <w:rPr>
          <w:ins w:id="16486" w:author="冷雪凝" w:date="2019-05-14T19:29:01Z"/>
          <w:rStyle w:val="19"/>
          <w:color w:val="000000" w:themeColor="text1"/>
          <w:rPrChange w:id="16487" w:author="梁元" w:date="2019-05-14T19:51:36Z">
            <w:rPr>
              <w:ins w:id="16488" w:author="冷雪凝" w:date="2019-05-14T19:29:01Z"/>
              <w:rStyle w:val="19"/>
            </w:rPr>
          </w:rPrChange>
          <w14:textFill>
            <w14:solidFill>
              <w14:schemeClr w14:val="tx1"/>
            </w14:solidFill>
          </w14:textFill>
        </w:rPr>
      </w:pPr>
    </w:p>
    <w:p>
      <w:pPr>
        <w:pStyle w:val="10"/>
        <w:ind w:firstLine="480" w:firstLineChars="200"/>
        <w:rPr>
          <w:ins w:id="16489" w:author="冷雪凝" w:date="2019-05-14T19:29:01Z"/>
          <w:rStyle w:val="19"/>
          <w:color w:val="000000" w:themeColor="text1"/>
          <w:rPrChange w:id="16490" w:author="梁元" w:date="2019-05-14T19:51:36Z">
            <w:rPr>
              <w:ins w:id="16491" w:author="冷雪凝" w:date="2019-05-14T19:29:01Z"/>
              <w:rStyle w:val="19"/>
            </w:rPr>
          </w:rPrChange>
          <w14:textFill>
            <w14:solidFill>
              <w14:schemeClr w14:val="tx1"/>
            </w14:solidFill>
          </w14:textFill>
        </w:rPr>
      </w:pPr>
      <w:ins w:id="16492" w:author="冷雪凝" w:date="2019-05-14T19:29:01Z">
        <w:r>
          <w:rPr>
            <w:rStyle w:val="23"/>
            <w:color w:val="000000" w:themeColor="text1"/>
            <w:rPrChange w:id="16493" w:author="梁元" w:date="2019-05-14T19:51:36Z">
              <w:rPr>
                <w:rStyle w:val="23"/>
              </w:rPr>
            </w:rPrChange>
            <w14:textFill>
              <w14:solidFill>
                <w14:schemeClr w14:val="tx1"/>
              </w14:solidFill>
            </w14:textFill>
          </w:rPr>
          <w:t>import</w:t>
        </w:r>
      </w:ins>
      <w:ins w:id="16495" w:author="冷雪凝" w:date="2019-05-14T19:29:01Z">
        <w:r>
          <w:rPr>
            <w:rStyle w:val="19"/>
            <w:color w:val="000000" w:themeColor="text1"/>
            <w:rPrChange w:id="16496" w:author="梁元" w:date="2019-05-14T19:51:36Z">
              <w:rPr>
                <w:rStyle w:val="19"/>
              </w:rPr>
            </w:rPrChange>
            <w14:textFill>
              <w14:solidFill>
                <w14:schemeClr w14:val="tx1"/>
              </w14:solidFill>
            </w14:textFill>
          </w:rPr>
          <w:t xml:space="preserve"> </w:t>
        </w:r>
      </w:ins>
      <w:ins w:id="16498" w:author="冷雪凝" w:date="2019-05-14T19:29:01Z">
        <w:r>
          <w:rPr>
            <w:rStyle w:val="23"/>
            <w:color w:val="000000" w:themeColor="text1"/>
            <w:rPrChange w:id="16499" w:author="梁元" w:date="2019-05-14T19:51:36Z">
              <w:rPr>
                <w:rStyle w:val="23"/>
              </w:rPr>
            </w:rPrChange>
            <w14:textFill>
              <w14:solidFill>
                <w14:schemeClr w14:val="tx1"/>
              </w14:solidFill>
            </w14:textFill>
          </w:rPr>
          <w:t>{</w:t>
        </w:r>
      </w:ins>
      <w:ins w:id="16501" w:author="冷雪凝" w:date="2019-05-14T19:29:01Z">
        <w:r>
          <w:rPr>
            <w:rStyle w:val="19"/>
            <w:color w:val="000000" w:themeColor="text1"/>
            <w:rPrChange w:id="16502" w:author="梁元" w:date="2019-05-14T19:51:36Z">
              <w:rPr>
                <w:rStyle w:val="19"/>
              </w:rPr>
            </w:rPrChange>
            <w14:textFill>
              <w14:solidFill>
                <w14:schemeClr w14:val="tx1"/>
              </w14:solidFill>
            </w14:textFill>
          </w:rPr>
          <w:t xml:space="preserve"> combineReducers</w:t>
        </w:r>
      </w:ins>
      <w:ins w:id="16504" w:author="冷雪凝" w:date="2019-05-14T19:29:01Z">
        <w:r>
          <w:rPr>
            <w:rStyle w:val="23"/>
            <w:color w:val="000000" w:themeColor="text1"/>
            <w:rPrChange w:id="16505" w:author="梁元" w:date="2019-05-14T19:51:36Z">
              <w:rPr>
                <w:rStyle w:val="23"/>
              </w:rPr>
            </w:rPrChange>
            <w14:textFill>
              <w14:solidFill>
                <w14:schemeClr w14:val="tx1"/>
              </w14:solidFill>
            </w14:textFill>
          </w:rPr>
          <w:t>,</w:t>
        </w:r>
      </w:ins>
      <w:ins w:id="16507" w:author="冷雪凝" w:date="2019-05-14T19:29:01Z">
        <w:r>
          <w:rPr>
            <w:rStyle w:val="19"/>
            <w:color w:val="000000" w:themeColor="text1"/>
            <w:rPrChange w:id="16508" w:author="梁元" w:date="2019-05-14T19:51:36Z">
              <w:rPr>
                <w:rStyle w:val="19"/>
              </w:rPr>
            </w:rPrChange>
            <w14:textFill>
              <w14:solidFill>
                <w14:schemeClr w14:val="tx1"/>
              </w14:solidFill>
            </w14:textFill>
          </w:rPr>
          <w:t xml:space="preserve"> createStore </w:t>
        </w:r>
      </w:ins>
      <w:ins w:id="16510" w:author="冷雪凝" w:date="2019-05-14T19:29:01Z">
        <w:r>
          <w:rPr>
            <w:rStyle w:val="23"/>
            <w:color w:val="000000" w:themeColor="text1"/>
            <w:rPrChange w:id="16511" w:author="梁元" w:date="2019-05-14T19:51:36Z">
              <w:rPr>
                <w:rStyle w:val="23"/>
              </w:rPr>
            </w:rPrChange>
            <w14:textFill>
              <w14:solidFill>
                <w14:schemeClr w14:val="tx1"/>
              </w14:solidFill>
            </w14:textFill>
          </w:rPr>
          <w:t>}</w:t>
        </w:r>
      </w:ins>
      <w:ins w:id="16513" w:author="冷雪凝" w:date="2019-05-14T19:29:01Z">
        <w:r>
          <w:rPr>
            <w:rStyle w:val="19"/>
            <w:color w:val="000000" w:themeColor="text1"/>
            <w:rPrChange w:id="16514" w:author="梁元" w:date="2019-05-14T19:51:36Z">
              <w:rPr>
                <w:rStyle w:val="19"/>
              </w:rPr>
            </w:rPrChange>
            <w14:textFill>
              <w14:solidFill>
                <w14:schemeClr w14:val="tx1"/>
              </w14:solidFill>
            </w14:textFill>
          </w:rPr>
          <w:t xml:space="preserve"> from </w:t>
        </w:r>
      </w:ins>
      <w:ins w:id="16516" w:author="冷雪凝" w:date="2019-05-14T19:29:01Z">
        <w:r>
          <w:rPr>
            <w:rStyle w:val="23"/>
            <w:color w:val="000000" w:themeColor="text1"/>
            <w:rPrChange w:id="16517" w:author="梁元" w:date="2019-05-14T19:51:36Z">
              <w:rPr>
                <w:rStyle w:val="23"/>
              </w:rPr>
            </w:rPrChange>
            <w14:textFill>
              <w14:solidFill>
                <w14:schemeClr w14:val="tx1"/>
              </w14:solidFill>
            </w14:textFill>
          </w:rPr>
          <w:t>'redux'</w:t>
        </w:r>
      </w:ins>
    </w:p>
    <w:p>
      <w:pPr>
        <w:pStyle w:val="10"/>
        <w:ind w:firstLine="480" w:firstLineChars="200"/>
        <w:rPr>
          <w:ins w:id="16519" w:author="冷雪凝" w:date="2019-05-14T19:29:01Z"/>
          <w:rStyle w:val="19"/>
          <w:color w:val="000000" w:themeColor="text1"/>
          <w:rPrChange w:id="16520" w:author="梁元" w:date="2019-05-14T19:51:36Z">
            <w:rPr>
              <w:ins w:id="16521" w:author="冷雪凝" w:date="2019-05-14T19:29:01Z"/>
              <w:rStyle w:val="19"/>
            </w:rPr>
          </w:rPrChange>
          <w14:textFill>
            <w14:solidFill>
              <w14:schemeClr w14:val="tx1"/>
            </w14:solidFill>
          </w14:textFill>
        </w:rPr>
      </w:pPr>
      <w:ins w:id="16522" w:author="冷雪凝" w:date="2019-05-14T19:29:01Z">
        <w:r>
          <w:rPr>
            <w:rStyle w:val="23"/>
            <w:color w:val="000000" w:themeColor="text1"/>
            <w:rPrChange w:id="16523" w:author="梁元" w:date="2019-05-14T19:51:36Z">
              <w:rPr>
                <w:rStyle w:val="23"/>
              </w:rPr>
            </w:rPrChange>
            <w14:textFill>
              <w14:solidFill>
                <w14:schemeClr w14:val="tx1"/>
              </w14:solidFill>
            </w14:textFill>
          </w:rPr>
          <w:t>let</w:t>
        </w:r>
      </w:ins>
      <w:ins w:id="16525" w:author="冷雪凝" w:date="2019-05-14T19:29:01Z">
        <w:r>
          <w:rPr>
            <w:rStyle w:val="19"/>
            <w:color w:val="000000" w:themeColor="text1"/>
            <w:rPrChange w:id="16526" w:author="梁元" w:date="2019-05-14T19:51:36Z">
              <w:rPr>
                <w:rStyle w:val="19"/>
              </w:rPr>
            </w:rPrChange>
            <w14:textFill>
              <w14:solidFill>
                <w14:schemeClr w14:val="tx1"/>
              </w14:solidFill>
            </w14:textFill>
          </w:rPr>
          <w:t xml:space="preserve"> reducer </w:t>
        </w:r>
      </w:ins>
      <w:ins w:id="16528" w:author="冷雪凝" w:date="2019-05-14T19:29:01Z">
        <w:r>
          <w:rPr>
            <w:rStyle w:val="23"/>
            <w:color w:val="000000" w:themeColor="text1"/>
            <w:rPrChange w:id="16529" w:author="梁元" w:date="2019-05-14T19:51:36Z">
              <w:rPr>
                <w:rStyle w:val="23"/>
              </w:rPr>
            </w:rPrChange>
            <w14:textFill>
              <w14:solidFill>
                <w14:schemeClr w14:val="tx1"/>
              </w14:solidFill>
            </w14:textFill>
          </w:rPr>
          <w:t>=</w:t>
        </w:r>
      </w:ins>
      <w:ins w:id="16531" w:author="冷雪凝" w:date="2019-05-14T19:29:01Z">
        <w:r>
          <w:rPr>
            <w:rStyle w:val="19"/>
            <w:color w:val="000000" w:themeColor="text1"/>
            <w:rPrChange w:id="16532" w:author="梁元" w:date="2019-05-14T19:51:36Z">
              <w:rPr>
                <w:rStyle w:val="19"/>
              </w:rPr>
            </w:rPrChange>
            <w14:textFill>
              <w14:solidFill>
                <w14:schemeClr w14:val="tx1"/>
              </w14:solidFill>
            </w14:textFill>
          </w:rPr>
          <w:t xml:space="preserve"> </w:t>
        </w:r>
      </w:ins>
      <w:ins w:id="16534" w:author="冷雪凝" w:date="2019-05-14T19:29:01Z">
        <w:r>
          <w:rPr>
            <w:rStyle w:val="23"/>
            <w:color w:val="000000" w:themeColor="text1"/>
            <w:rPrChange w:id="16535" w:author="梁元" w:date="2019-05-14T19:51:36Z">
              <w:rPr>
                <w:rStyle w:val="23"/>
              </w:rPr>
            </w:rPrChange>
            <w14:textFill>
              <w14:solidFill>
                <w14:schemeClr w14:val="tx1"/>
              </w14:solidFill>
            </w14:textFill>
          </w:rPr>
          <w:t>combineReducers({</w:t>
        </w:r>
      </w:ins>
      <w:ins w:id="16537" w:author="冷雪凝" w:date="2019-05-14T19:29:01Z">
        <w:r>
          <w:rPr>
            <w:rStyle w:val="19"/>
            <w:color w:val="000000" w:themeColor="text1"/>
            <w:rPrChange w:id="16538" w:author="梁元" w:date="2019-05-14T19:51:36Z">
              <w:rPr>
                <w:rStyle w:val="19"/>
              </w:rPr>
            </w:rPrChange>
            <w14:textFill>
              <w14:solidFill>
                <w14:schemeClr w14:val="tx1"/>
              </w14:solidFill>
            </w14:textFill>
          </w:rPr>
          <w:t xml:space="preserve"> visibilityFilter</w:t>
        </w:r>
      </w:ins>
      <w:ins w:id="16540" w:author="冷雪凝" w:date="2019-05-14T19:29:01Z">
        <w:r>
          <w:rPr>
            <w:rStyle w:val="23"/>
            <w:color w:val="000000" w:themeColor="text1"/>
            <w:rPrChange w:id="16541" w:author="梁元" w:date="2019-05-14T19:51:36Z">
              <w:rPr>
                <w:rStyle w:val="23"/>
              </w:rPr>
            </w:rPrChange>
            <w14:textFill>
              <w14:solidFill>
                <w14:schemeClr w14:val="tx1"/>
              </w14:solidFill>
            </w14:textFill>
          </w:rPr>
          <w:t>,</w:t>
        </w:r>
      </w:ins>
      <w:ins w:id="16543" w:author="冷雪凝" w:date="2019-05-14T19:29:01Z">
        <w:r>
          <w:rPr>
            <w:rStyle w:val="19"/>
            <w:color w:val="000000" w:themeColor="text1"/>
            <w:rPrChange w:id="16544" w:author="梁元" w:date="2019-05-14T19:51:36Z">
              <w:rPr>
                <w:rStyle w:val="19"/>
              </w:rPr>
            </w:rPrChange>
            <w14:textFill>
              <w14:solidFill>
                <w14:schemeClr w14:val="tx1"/>
              </w14:solidFill>
            </w14:textFill>
          </w:rPr>
          <w:t xml:space="preserve"> todos </w:t>
        </w:r>
      </w:ins>
      <w:ins w:id="16546" w:author="冷雪凝" w:date="2019-05-14T19:29:01Z">
        <w:r>
          <w:rPr>
            <w:rStyle w:val="23"/>
            <w:color w:val="000000" w:themeColor="text1"/>
            <w:rPrChange w:id="16547" w:author="梁元" w:date="2019-05-14T19:51:36Z">
              <w:rPr>
                <w:rStyle w:val="23"/>
              </w:rPr>
            </w:rPrChange>
            <w14:textFill>
              <w14:solidFill>
                <w14:schemeClr w14:val="tx1"/>
              </w14:solidFill>
            </w14:textFill>
          </w:rPr>
          <w:t>})</w:t>
        </w:r>
      </w:ins>
    </w:p>
    <w:p>
      <w:pPr>
        <w:pStyle w:val="10"/>
        <w:ind w:firstLine="480" w:firstLineChars="200"/>
        <w:rPr>
          <w:ins w:id="16549" w:author="冷雪凝" w:date="2019-05-14T19:29:01Z"/>
          <w:rStyle w:val="19"/>
          <w:color w:val="000000" w:themeColor="text1"/>
          <w:rPrChange w:id="16550" w:author="梁元" w:date="2019-05-14T19:51:36Z">
            <w:rPr>
              <w:ins w:id="16551" w:author="冷雪凝" w:date="2019-05-14T19:29:01Z"/>
              <w:rStyle w:val="19"/>
            </w:rPr>
          </w:rPrChange>
          <w14:textFill>
            <w14:solidFill>
              <w14:schemeClr w14:val="tx1"/>
            </w14:solidFill>
          </w14:textFill>
        </w:rPr>
      </w:pPr>
      <w:ins w:id="16552" w:author="冷雪凝" w:date="2019-05-14T19:29:01Z">
        <w:r>
          <w:rPr>
            <w:rStyle w:val="23"/>
            <w:color w:val="000000" w:themeColor="text1"/>
            <w:rPrChange w:id="16553" w:author="梁元" w:date="2019-05-14T19:51:36Z">
              <w:rPr>
                <w:rStyle w:val="23"/>
              </w:rPr>
            </w:rPrChange>
            <w14:textFill>
              <w14:solidFill>
                <w14:schemeClr w14:val="tx1"/>
              </w14:solidFill>
            </w14:textFill>
          </w:rPr>
          <w:t>let</w:t>
        </w:r>
      </w:ins>
      <w:ins w:id="16555" w:author="冷雪凝" w:date="2019-05-14T19:29:01Z">
        <w:r>
          <w:rPr>
            <w:rStyle w:val="19"/>
            <w:color w:val="000000" w:themeColor="text1"/>
            <w:rPrChange w:id="16556" w:author="梁元" w:date="2019-05-14T19:51:36Z">
              <w:rPr>
                <w:rStyle w:val="19"/>
              </w:rPr>
            </w:rPrChange>
            <w14:textFill>
              <w14:solidFill>
                <w14:schemeClr w14:val="tx1"/>
              </w14:solidFill>
            </w14:textFill>
          </w:rPr>
          <w:t xml:space="preserve"> store </w:t>
        </w:r>
      </w:ins>
      <w:ins w:id="16558" w:author="冷雪凝" w:date="2019-05-14T19:29:01Z">
        <w:r>
          <w:rPr>
            <w:rStyle w:val="23"/>
            <w:color w:val="000000" w:themeColor="text1"/>
            <w:rPrChange w:id="16559" w:author="梁元" w:date="2019-05-14T19:51:36Z">
              <w:rPr>
                <w:rStyle w:val="23"/>
              </w:rPr>
            </w:rPrChange>
            <w14:textFill>
              <w14:solidFill>
                <w14:schemeClr w14:val="tx1"/>
              </w14:solidFill>
            </w14:textFill>
          </w:rPr>
          <w:t>=</w:t>
        </w:r>
      </w:ins>
      <w:ins w:id="16561" w:author="冷雪凝" w:date="2019-05-14T19:29:01Z">
        <w:r>
          <w:rPr>
            <w:rStyle w:val="19"/>
            <w:color w:val="000000" w:themeColor="text1"/>
            <w:rPrChange w:id="16562" w:author="梁元" w:date="2019-05-14T19:51:36Z">
              <w:rPr>
                <w:rStyle w:val="19"/>
              </w:rPr>
            </w:rPrChange>
            <w14:textFill>
              <w14:solidFill>
                <w14:schemeClr w14:val="tx1"/>
              </w14:solidFill>
            </w14:textFill>
          </w:rPr>
          <w:t xml:space="preserve"> </w:t>
        </w:r>
      </w:ins>
      <w:ins w:id="16564" w:author="冷雪凝" w:date="2019-05-14T19:29:01Z">
        <w:r>
          <w:rPr>
            <w:rStyle w:val="23"/>
            <w:color w:val="000000" w:themeColor="text1"/>
            <w:rPrChange w:id="16565" w:author="梁元" w:date="2019-05-14T19:51:36Z">
              <w:rPr>
                <w:rStyle w:val="23"/>
              </w:rPr>
            </w:rPrChange>
            <w14:textFill>
              <w14:solidFill>
                <w14:schemeClr w14:val="tx1"/>
              </w14:solidFill>
            </w14:textFill>
          </w:rPr>
          <w:t>createStore(</w:t>
        </w:r>
      </w:ins>
      <w:ins w:id="16567" w:author="冷雪凝" w:date="2019-05-14T19:29:01Z">
        <w:r>
          <w:rPr>
            <w:rStyle w:val="19"/>
            <w:color w:val="000000" w:themeColor="text1"/>
            <w:rPrChange w:id="16568" w:author="梁元" w:date="2019-05-14T19:51:36Z">
              <w:rPr>
                <w:rStyle w:val="19"/>
              </w:rPr>
            </w:rPrChange>
            <w14:textFill>
              <w14:solidFill>
                <w14:schemeClr w14:val="tx1"/>
              </w14:solidFill>
            </w14:textFill>
          </w:rPr>
          <w:t>reducer</w:t>
        </w:r>
      </w:ins>
      <w:ins w:id="16570" w:author="冷雪凝" w:date="2019-05-14T19:29:01Z">
        <w:r>
          <w:rPr>
            <w:rStyle w:val="23"/>
            <w:color w:val="000000" w:themeColor="text1"/>
            <w:rPrChange w:id="16571" w:author="梁元" w:date="2019-05-14T19:51:36Z">
              <w:rPr>
                <w:rStyle w:val="23"/>
              </w:rPr>
            </w:rPrChange>
            <w14:textFill>
              <w14:solidFill>
                <w14:schemeClr w14:val="tx1"/>
              </w14:solidFill>
            </w14:textFill>
          </w:rPr>
          <w:t>)</w:t>
        </w:r>
      </w:ins>
    </w:p>
    <w:p>
      <w:pPr>
        <w:pStyle w:val="3"/>
        <w:numPr>
          <w:ilvl w:val="0"/>
          <w:numId w:val="20"/>
        </w:numPr>
        <w:spacing w:line="240" w:lineRule="auto"/>
        <w:ind w:firstLine="562" w:firstLineChars="200"/>
        <w:rPr>
          <w:ins w:id="16573" w:author="冷雪凝" w:date="2019-05-14T19:29:01Z"/>
          <w:rFonts w:hint="eastAsia" w:ascii="仿宋" w:hAnsi="仿宋" w:eastAsia="仿宋" w:cstheme="majorBidi"/>
          <w:b/>
          <w:bCs/>
          <w:color w:val="000000" w:themeColor="text1"/>
          <w:kern w:val="2"/>
          <w:sz w:val="28"/>
          <w:szCs w:val="28"/>
          <w:lang w:val="en-US" w:eastAsia="zh-CN" w:bidi="ar-SA"/>
          <w:rPrChange w:id="16574" w:author="梁元" w:date="2019-05-14T19:51:36Z">
            <w:rPr>
              <w:ins w:id="16575" w:author="冷雪凝" w:date="2019-05-14T19:29:01Z"/>
              <w:rFonts w:hint="eastAsia" w:ascii="仿宋" w:hAnsi="仿宋" w:eastAsia="仿宋" w:cstheme="majorBidi"/>
              <w:b/>
              <w:bCs/>
              <w:kern w:val="2"/>
              <w:sz w:val="28"/>
              <w:szCs w:val="28"/>
              <w:lang w:val="en-US" w:eastAsia="zh-CN" w:bidi="ar-SA"/>
            </w:rPr>
          </w:rPrChange>
          <w14:textFill>
            <w14:solidFill>
              <w14:schemeClr w14:val="tx1"/>
            </w14:solidFill>
          </w14:textFill>
        </w:rPr>
      </w:pPr>
      <w:ins w:id="16576" w:author="冷雪凝" w:date="2019-05-14T19:29:01Z">
        <w:bookmarkStart w:id="572" w:name="_Toc31672_WPSOffice_Level2"/>
        <w:r>
          <w:rPr>
            <w:rFonts w:hint="eastAsia" w:ascii="仿宋" w:hAnsi="仿宋" w:eastAsia="仿宋" w:cstheme="majorBidi"/>
            <w:b/>
            <w:bCs/>
            <w:color w:val="000000" w:themeColor="text1"/>
            <w:kern w:val="2"/>
            <w:sz w:val="28"/>
            <w:szCs w:val="28"/>
            <w:lang w:val="en-US" w:eastAsia="zh-CN" w:bidi="ar-SA"/>
            <w:rPrChange w:id="16577" w:author="梁元" w:date="2019-05-14T19:51:36Z">
              <w:rPr>
                <w:rFonts w:hint="eastAsia" w:ascii="仿宋" w:hAnsi="仿宋" w:eastAsia="仿宋" w:cstheme="majorBidi"/>
                <w:b/>
                <w:bCs/>
                <w:kern w:val="2"/>
                <w:sz w:val="28"/>
                <w:szCs w:val="28"/>
                <w:lang w:val="en-US" w:eastAsia="zh-CN" w:bidi="ar-SA"/>
              </w:rPr>
            </w:rPrChange>
            <w14:textFill>
              <w14:solidFill>
                <w14:schemeClr w14:val="tx1"/>
              </w14:solidFill>
            </w14:textFill>
          </w:rPr>
          <w:t>延伸及扩展问题回答参考</w:t>
        </w:r>
        <w:bookmarkEnd w:id="572"/>
      </w:ins>
    </w:p>
    <w:p>
      <w:pPr>
        <w:pStyle w:val="3"/>
        <w:numPr>
          <w:ilvl w:val="0"/>
          <w:numId w:val="20"/>
        </w:numPr>
        <w:spacing w:line="240" w:lineRule="auto"/>
        <w:ind w:firstLine="562" w:firstLineChars="200"/>
        <w:rPr>
          <w:ins w:id="16579" w:author="冷雪凝" w:date="2019-05-14T19:29:01Z"/>
          <w:rFonts w:hint="eastAsia" w:ascii="仿宋" w:hAnsi="仿宋" w:eastAsia="仿宋" w:cstheme="majorBidi"/>
          <w:b/>
          <w:bCs/>
          <w:color w:val="000000" w:themeColor="text1"/>
          <w:kern w:val="2"/>
          <w:sz w:val="28"/>
          <w:szCs w:val="28"/>
          <w:lang w:val="en-US" w:eastAsia="zh-CN" w:bidi="ar-SA"/>
          <w:rPrChange w:id="16580" w:author="梁元" w:date="2019-05-14T19:51:36Z">
            <w:rPr>
              <w:ins w:id="16581" w:author="冷雪凝" w:date="2019-05-14T19:29:01Z"/>
              <w:rFonts w:hint="eastAsia" w:ascii="仿宋" w:hAnsi="仿宋" w:eastAsia="仿宋" w:cstheme="majorBidi"/>
              <w:b/>
              <w:bCs/>
              <w:kern w:val="2"/>
              <w:sz w:val="28"/>
              <w:szCs w:val="28"/>
              <w:lang w:val="en-US" w:eastAsia="zh-CN" w:bidi="ar-SA"/>
            </w:rPr>
          </w:rPrChange>
          <w14:textFill>
            <w14:solidFill>
              <w14:schemeClr w14:val="tx1"/>
            </w14:solidFill>
          </w14:textFill>
        </w:rPr>
      </w:pPr>
      <w:ins w:id="16582" w:author="冷雪凝" w:date="2019-05-14T19:29:01Z">
        <w:bookmarkStart w:id="573" w:name="_Toc22892_WPSOffice_Level2"/>
        <w:r>
          <w:rPr>
            <w:rFonts w:hint="eastAsia" w:ascii="仿宋" w:hAnsi="仿宋" w:eastAsia="仿宋" w:cstheme="majorBidi"/>
            <w:b/>
            <w:bCs/>
            <w:color w:val="000000" w:themeColor="text1"/>
            <w:kern w:val="2"/>
            <w:sz w:val="28"/>
            <w:szCs w:val="28"/>
            <w:lang w:val="en-US" w:eastAsia="zh-CN" w:bidi="ar-SA"/>
            <w:rPrChange w:id="16583" w:author="梁元" w:date="2019-05-14T19:51:36Z">
              <w:rPr>
                <w:rFonts w:hint="eastAsia" w:ascii="仿宋" w:hAnsi="仿宋" w:eastAsia="仿宋" w:cstheme="majorBidi"/>
                <w:b/>
                <w:bCs/>
                <w:kern w:val="2"/>
                <w:sz w:val="28"/>
                <w:szCs w:val="28"/>
                <w:lang w:val="en-US" w:eastAsia="zh-CN" w:bidi="ar-SA"/>
              </w:rPr>
            </w:rPrChange>
            <w14:textFill>
              <w14:solidFill>
                <w14:schemeClr w14:val="tx1"/>
              </w14:solidFill>
            </w14:textFill>
          </w:rPr>
          <w:t>项目中体现经验的点</w:t>
        </w:r>
        <w:bookmarkEnd w:id="573"/>
      </w:ins>
    </w:p>
    <w:p>
      <w:pPr>
        <w:pStyle w:val="3"/>
        <w:numPr>
          <w:ilvl w:val="0"/>
          <w:numId w:val="20"/>
        </w:numPr>
        <w:spacing w:line="240" w:lineRule="auto"/>
        <w:ind w:firstLine="562" w:firstLineChars="200"/>
        <w:rPr>
          <w:ins w:id="16585" w:author="冷雪凝" w:date="2019-05-14T19:29:01Z"/>
          <w:rFonts w:hint="eastAsia" w:ascii="仿宋" w:hAnsi="仿宋" w:eastAsia="仿宋" w:cstheme="majorBidi"/>
          <w:b/>
          <w:bCs/>
          <w:color w:val="000000" w:themeColor="text1"/>
          <w:kern w:val="2"/>
          <w:sz w:val="28"/>
          <w:szCs w:val="28"/>
          <w:lang w:val="en-US" w:eastAsia="zh-CN" w:bidi="ar-SA"/>
          <w:rPrChange w:id="16586" w:author="梁元" w:date="2019-05-14T19:51:36Z">
            <w:rPr>
              <w:ins w:id="16587" w:author="冷雪凝" w:date="2019-05-14T19:29:01Z"/>
              <w:rFonts w:hint="eastAsia" w:ascii="仿宋" w:hAnsi="仿宋" w:eastAsia="仿宋" w:cstheme="majorBidi"/>
              <w:b/>
              <w:bCs/>
              <w:kern w:val="2"/>
              <w:sz w:val="28"/>
              <w:szCs w:val="28"/>
              <w:lang w:val="en-US" w:eastAsia="zh-CN" w:bidi="ar-SA"/>
            </w:rPr>
          </w:rPrChange>
          <w14:textFill>
            <w14:solidFill>
              <w14:schemeClr w14:val="tx1"/>
            </w14:solidFill>
          </w14:textFill>
        </w:rPr>
      </w:pPr>
      <w:ins w:id="16588" w:author="冷雪凝" w:date="2019-05-14T19:29:01Z">
        <w:bookmarkStart w:id="574" w:name="_Toc18509_WPSOffice_Level2"/>
        <w:r>
          <w:rPr>
            <w:rFonts w:hint="eastAsia" w:ascii="仿宋" w:hAnsi="仿宋" w:eastAsia="仿宋" w:cstheme="majorBidi"/>
            <w:b/>
            <w:bCs/>
            <w:color w:val="000000" w:themeColor="text1"/>
            <w:kern w:val="2"/>
            <w:sz w:val="28"/>
            <w:szCs w:val="28"/>
            <w:lang w:val="en-US" w:eastAsia="zh-CN" w:bidi="ar-SA"/>
            <w:rPrChange w:id="16589" w:author="梁元" w:date="2019-05-14T19:51:36Z">
              <w:rPr>
                <w:rFonts w:hint="eastAsia" w:ascii="仿宋" w:hAnsi="仿宋" w:eastAsia="仿宋" w:cstheme="majorBidi"/>
                <w:b/>
                <w:bCs/>
                <w:kern w:val="2"/>
                <w:sz w:val="28"/>
                <w:szCs w:val="28"/>
                <w:lang w:val="en-US" w:eastAsia="zh-CN" w:bidi="ar-SA"/>
              </w:rPr>
            </w:rPrChange>
            <w14:textFill>
              <w14:solidFill>
                <w14:schemeClr w14:val="tx1"/>
              </w14:solidFill>
            </w14:textFill>
          </w:rPr>
          <w:t>论坛参考</w:t>
        </w:r>
        <w:bookmarkEnd w:id="574"/>
      </w:ins>
    </w:p>
    <w:customXmlInsRangeStart w:id="16591" w:author="冷雪凝" w:date="2019-05-14T19:29:01Z"/>
    <w:sdt>
      <w:sdtPr>
        <w:rPr>
          <w:rFonts w:eastAsiaTheme="minorHAnsi"/>
          <w:color w:val="000000" w:themeColor="text1"/>
          <w14:textFill>
            <w14:solidFill>
              <w14:schemeClr w14:val="tx1"/>
            </w14:solidFill>
          </w14:textFill>
        </w:rPr>
        <w:id w:val="-1826581312"/>
        <w:docPartObj>
          <w:docPartGallery w:val="autotext"/>
        </w:docPartObj>
      </w:sdtPr>
      <w:sdtEndPr>
        <w:rPr>
          <w:rFonts w:eastAsiaTheme="minorHAnsi"/>
          <w:color w:val="000000" w:themeColor="text1"/>
          <w14:textFill>
            <w14:solidFill>
              <w14:schemeClr w14:val="tx1"/>
            </w14:solidFill>
          </w14:textFill>
        </w:rPr>
      </w:sdtEndPr>
      <w:sdtContent>
        <w:customXmlInsRangeEnd w:id="16591"/>
        <w:p>
          <w:pPr>
            <w:ind w:firstLine="480" w:firstLineChars="200"/>
            <w:rPr>
              <w:ins w:id="16593" w:author="冷雪凝" w:date="2019-05-14T19:29:01Z"/>
              <w:rFonts w:eastAsiaTheme="minorHAnsi"/>
              <w:color w:val="000000" w:themeColor="text1"/>
              <w14:textFill>
                <w14:solidFill>
                  <w14:schemeClr w14:val="tx1"/>
                </w14:solidFill>
              </w14:textFill>
            </w:rPr>
            <w:sectPr>
              <w:headerReference r:id="rId18" w:type="first"/>
              <w:footerReference r:id="rId20" w:type="first"/>
              <w:headerReference r:id="rId17" w:type="default"/>
              <w:footerReference r:id="rId19" w:type="default"/>
              <w:pgSz w:w="11906" w:h="16838"/>
              <w:pgMar w:top="1440" w:right="1800" w:bottom="1440" w:left="1800" w:header="851" w:footer="992" w:gutter="0"/>
              <w:pgNumType w:start="0"/>
              <w:cols w:space="425" w:num="1"/>
              <w:docGrid w:type="lines" w:linePitch="326" w:charSpace="0"/>
            </w:sectPr>
          </w:pPr>
        </w:p>
        <w:p>
          <w:pPr>
            <w:widowControl/>
            <w:ind w:firstLine="480" w:firstLineChars="200"/>
            <w:jc w:val="left"/>
            <w:rPr>
              <w:ins w:id="16595" w:author="冷雪凝" w:date="2019-05-14T19:29:01Z"/>
              <w:rFonts w:eastAsiaTheme="minorHAnsi"/>
              <w:color w:val="000000" w:themeColor="text1"/>
              <w14:textFill>
                <w14:solidFill>
                  <w14:schemeClr w14:val="tx1"/>
                </w14:solidFill>
              </w14:textFill>
            </w:rPr>
          </w:pPr>
        </w:p>
        <w:customXmlInsRangeStart w:id="16597" w:author="冷雪凝" w:date="2019-05-14T19:29:01Z"/>
      </w:sdtContent>
    </w:sdt>
    <w:customXmlInsRangeEnd w:id="16597"/>
    <w:p>
      <w:pPr>
        <w:pStyle w:val="2"/>
        <w:numPr>
          <w:ilvl w:val="0"/>
          <w:numId w:val="1"/>
        </w:numPr>
        <w:rPr>
          <w:ins w:id="16598" w:author="冷雪凝" w:date="2019-05-14T19:29:01Z"/>
          <w:rFonts w:ascii="仿宋" w:hAnsi="仿宋" w:eastAsia="仿宋"/>
          <w:color w:val="000000" w:themeColor="text1"/>
          <w:sz w:val="28"/>
          <w:szCs w:val="28"/>
          <w:rPrChange w:id="16599" w:author="梁元" w:date="2019-05-14T19:51:36Z">
            <w:rPr>
              <w:ins w:id="16600" w:author="冷雪凝" w:date="2019-05-14T19:29:01Z"/>
              <w:rFonts w:ascii="仿宋" w:hAnsi="仿宋" w:eastAsia="仿宋"/>
              <w:sz w:val="28"/>
              <w:szCs w:val="28"/>
            </w:rPr>
          </w:rPrChange>
          <w14:textFill>
            <w14:solidFill>
              <w14:schemeClr w14:val="tx1"/>
            </w14:solidFill>
          </w14:textFill>
        </w:rPr>
      </w:pPr>
      <w:ins w:id="16601" w:author="冷雪凝" w:date="2019-05-14T19:29:01Z">
        <w:bookmarkStart w:id="575" w:name="_Toc16121_WPSOffice_Level1"/>
        <w:r>
          <w:rPr>
            <w:rFonts w:hint="eastAsia" w:ascii="仿宋" w:hAnsi="仿宋" w:eastAsia="仿宋"/>
            <w:color w:val="000000" w:themeColor="text1"/>
            <w:sz w:val="28"/>
            <w:szCs w:val="28"/>
            <w:rPrChange w:id="16602" w:author="梁元" w:date="2019-05-14T19:51:36Z">
              <w:rPr>
                <w:rFonts w:hint="eastAsia" w:ascii="仿宋" w:hAnsi="仿宋" w:eastAsia="仿宋"/>
                <w:sz w:val="28"/>
                <w:szCs w:val="28"/>
              </w:rPr>
            </w:rPrChange>
            <w14:textFill>
              <w14:solidFill>
                <w14:schemeClr w14:val="tx1"/>
              </w14:solidFill>
            </w14:textFill>
          </w:rPr>
          <w:t>redux</w:t>
        </w:r>
      </w:ins>
      <w:ins w:id="16604" w:author="冷雪凝" w:date="2019-05-14T19:29:01Z">
        <w:r>
          <w:rPr>
            <w:rFonts w:ascii="仿宋" w:hAnsi="仿宋" w:eastAsia="仿宋"/>
            <w:color w:val="000000" w:themeColor="text1"/>
            <w:sz w:val="28"/>
            <w:szCs w:val="28"/>
            <w:rPrChange w:id="16605" w:author="梁元" w:date="2019-05-14T19:51:36Z">
              <w:rPr>
                <w:rFonts w:ascii="仿宋" w:hAnsi="仿宋" w:eastAsia="仿宋"/>
                <w:sz w:val="28"/>
                <w:szCs w:val="28"/>
              </w:rPr>
            </w:rPrChange>
            <w14:textFill>
              <w14:solidFill>
                <w14:schemeClr w14:val="tx1"/>
              </w14:solidFill>
            </w14:textFill>
          </w:rPr>
          <w:t>-saga</w:t>
        </w:r>
      </w:ins>
      <w:ins w:id="16607" w:author="冷雪凝" w:date="2019-05-14T19:29:01Z">
        <w:r>
          <w:rPr>
            <w:rFonts w:hint="eastAsia" w:ascii="仿宋" w:hAnsi="仿宋" w:eastAsia="仿宋"/>
            <w:color w:val="000000" w:themeColor="text1"/>
            <w:sz w:val="28"/>
            <w:szCs w:val="28"/>
            <w:rPrChange w:id="16608" w:author="梁元" w:date="2019-05-14T19:51:36Z">
              <w:rPr>
                <w:rFonts w:hint="eastAsia" w:ascii="仿宋" w:hAnsi="仿宋" w:eastAsia="仿宋"/>
                <w:sz w:val="28"/>
                <w:szCs w:val="28"/>
              </w:rPr>
            </w:rPrChange>
            <w14:textFill>
              <w14:solidFill>
                <w14:schemeClr w14:val="tx1"/>
              </w14:solidFill>
            </w14:textFill>
          </w:rPr>
          <w:t>中间件</w:t>
        </w:r>
      </w:ins>
      <w:ins w:id="16610" w:author="冷雪凝" w:date="2019-05-14T19:29:01Z">
        <w:r>
          <w:rPr>
            <w:rFonts w:hint="eastAsia" w:ascii="仿宋" w:hAnsi="仿宋" w:eastAsia="仿宋"/>
            <w:color w:val="000000" w:themeColor="text1"/>
            <w:sz w:val="28"/>
            <w:szCs w:val="28"/>
            <w:lang w:eastAsia="zh-CN"/>
            <w:rPrChange w:id="16611" w:author="梁元" w:date="2019-05-14T19:51:36Z">
              <w:rPr>
                <w:rFonts w:hint="eastAsia" w:ascii="仿宋" w:hAnsi="仿宋" w:eastAsia="仿宋"/>
                <w:sz w:val="28"/>
                <w:szCs w:val="28"/>
                <w:lang w:eastAsia="zh-CN"/>
              </w:rPr>
            </w:rPrChange>
            <w14:textFill>
              <w14:solidFill>
                <w14:schemeClr w14:val="tx1"/>
              </w14:solidFill>
            </w14:textFill>
          </w:rPr>
          <w:t>？</w:t>
        </w:r>
        <w:bookmarkEnd w:id="575"/>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16613" w:author="冷雪凝" w:date="2019-05-14T19:29:01Z"/>
        </w:trPr>
        <w:tc>
          <w:tcPr>
            <w:tcW w:w="1523" w:type="dxa"/>
          </w:tcPr>
          <w:p>
            <w:pPr>
              <w:jc w:val="center"/>
              <w:rPr>
                <w:ins w:id="16614" w:author="冷雪凝" w:date="2019-05-14T19:29:01Z"/>
                <w:rFonts w:ascii="仿宋" w:hAnsi="仿宋" w:eastAsia="仿宋"/>
                <w:color w:val="000000" w:themeColor="text1"/>
                <w:rPrChange w:id="16615" w:author="梁元" w:date="2019-05-14T19:51:36Z">
                  <w:rPr>
                    <w:ins w:id="16616" w:author="冷雪凝" w:date="2019-05-14T19:29:01Z"/>
                    <w:rFonts w:ascii="仿宋" w:hAnsi="仿宋" w:eastAsia="仿宋"/>
                  </w:rPr>
                </w:rPrChange>
                <w14:textFill>
                  <w14:solidFill>
                    <w14:schemeClr w14:val="tx1"/>
                  </w14:solidFill>
                </w14:textFill>
              </w:rPr>
            </w:pPr>
            <w:ins w:id="16617" w:author="冷雪凝" w:date="2019-05-14T19:29:01Z">
              <w:r>
                <w:rPr>
                  <w:rFonts w:hint="eastAsia" w:ascii="仿宋" w:hAnsi="仿宋" w:eastAsia="仿宋"/>
                  <w:color w:val="000000" w:themeColor="text1"/>
                  <w:rPrChange w:id="16618"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16620" w:author="冷雪凝" w:date="2019-05-14T19:29:01Z"/>
                <w:rFonts w:ascii="仿宋" w:hAnsi="仿宋" w:eastAsia="仿宋"/>
                <w:color w:val="000000" w:themeColor="text1"/>
                <w:rPrChange w:id="16621" w:author="梁元" w:date="2019-05-14T19:51:36Z">
                  <w:rPr>
                    <w:ins w:id="16622" w:author="冷雪凝" w:date="2019-05-14T19:29:01Z"/>
                    <w:rFonts w:ascii="仿宋" w:hAnsi="仿宋" w:eastAsia="仿宋"/>
                  </w:rPr>
                </w:rPrChange>
                <w14:textFill>
                  <w14:solidFill>
                    <w14:schemeClr w14:val="tx1"/>
                  </w14:solidFill>
                </w14:textFill>
              </w:rPr>
            </w:pPr>
            <w:ins w:id="16623" w:author="冷雪凝" w:date="2019-05-14T19:29:01Z">
              <w:r>
                <w:rPr>
                  <w:rFonts w:hint="eastAsia" w:ascii="仿宋" w:hAnsi="仿宋" w:eastAsia="仿宋"/>
                  <w:color w:val="000000" w:themeColor="text1"/>
                  <w:rPrChange w:id="16624"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16626" w:author="冷雪凝" w:date="2019-05-14T19:29:01Z"/>
                <w:rFonts w:ascii="仿宋" w:hAnsi="仿宋" w:eastAsia="仿宋"/>
                <w:color w:val="000000" w:themeColor="text1"/>
                <w:rPrChange w:id="16627" w:author="梁元" w:date="2019-05-14T19:51:36Z">
                  <w:rPr>
                    <w:ins w:id="16628" w:author="冷雪凝" w:date="2019-05-14T19:29:01Z"/>
                    <w:rFonts w:ascii="仿宋" w:hAnsi="仿宋" w:eastAsia="仿宋"/>
                  </w:rPr>
                </w:rPrChange>
                <w14:textFill>
                  <w14:solidFill>
                    <w14:schemeClr w14:val="tx1"/>
                  </w14:solidFill>
                </w14:textFill>
              </w:rPr>
            </w:pPr>
            <w:ins w:id="16629" w:author="冷雪凝" w:date="2019-05-14T19:29:01Z">
              <w:r>
                <w:rPr>
                  <w:rFonts w:hint="eastAsia" w:ascii="仿宋" w:hAnsi="仿宋" w:eastAsia="仿宋"/>
                  <w:color w:val="000000" w:themeColor="text1"/>
                  <w:rPrChange w:id="16630"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16632" w:author="冷雪凝" w:date="2019-05-14T19:29:01Z"/>
                <w:rFonts w:ascii="仿宋" w:hAnsi="仿宋" w:eastAsia="仿宋"/>
                <w:color w:val="000000" w:themeColor="text1"/>
                <w:rPrChange w:id="16633" w:author="梁元" w:date="2019-05-14T19:51:36Z">
                  <w:rPr>
                    <w:ins w:id="16634" w:author="冷雪凝" w:date="2019-05-14T19:29:01Z"/>
                    <w:rFonts w:ascii="仿宋" w:hAnsi="仿宋" w:eastAsia="仿宋"/>
                  </w:rPr>
                </w:rPrChange>
                <w14:textFill>
                  <w14:solidFill>
                    <w14:schemeClr w14:val="tx1"/>
                  </w14:solidFill>
                </w14:textFill>
              </w:rPr>
            </w:pPr>
            <w:ins w:id="16635" w:author="冷雪凝" w:date="2019-05-14T19:29:01Z">
              <w:r>
                <w:rPr>
                  <w:rFonts w:hint="eastAsia" w:ascii="仿宋" w:hAnsi="仿宋" w:eastAsia="仿宋"/>
                  <w:color w:val="000000" w:themeColor="text1"/>
                  <w:rPrChange w:id="16636"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16638" w:author="冷雪凝" w:date="2019-05-14T19:29:01Z"/>
                <w:rFonts w:ascii="仿宋" w:hAnsi="仿宋" w:eastAsia="仿宋"/>
                <w:color w:val="000000" w:themeColor="text1"/>
                <w:rPrChange w:id="16639" w:author="梁元" w:date="2019-05-14T19:51:36Z">
                  <w:rPr>
                    <w:ins w:id="16640" w:author="冷雪凝" w:date="2019-05-14T19:29:01Z"/>
                    <w:rFonts w:ascii="仿宋" w:hAnsi="仿宋" w:eastAsia="仿宋"/>
                  </w:rPr>
                </w:rPrChange>
                <w14:textFill>
                  <w14:solidFill>
                    <w14:schemeClr w14:val="tx1"/>
                  </w14:solidFill>
                </w14:textFill>
              </w:rPr>
            </w:pPr>
            <w:ins w:id="16641" w:author="冷雪凝" w:date="2019-05-14T19:29:01Z">
              <w:r>
                <w:rPr>
                  <w:rFonts w:hint="eastAsia" w:ascii="仿宋" w:hAnsi="仿宋" w:eastAsia="仿宋"/>
                  <w:color w:val="000000" w:themeColor="text1"/>
                  <w:rPrChange w:id="16642"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16644" w:author="冷雪凝" w:date="2019-05-14T19:29:01Z"/>
        </w:trPr>
        <w:tc>
          <w:tcPr>
            <w:tcW w:w="1523" w:type="dxa"/>
          </w:tcPr>
          <w:p>
            <w:pPr>
              <w:jc w:val="center"/>
              <w:rPr>
                <w:ins w:id="16645" w:author="冷雪凝" w:date="2019-05-14T19:29:01Z"/>
                <w:rFonts w:hint="eastAsia" w:ascii="仿宋" w:hAnsi="仿宋" w:eastAsia="仿宋" w:cs="仿宋"/>
                <w:b w:val="0"/>
                <w:bCs w:val="0"/>
                <w:color w:val="000000" w:themeColor="text1"/>
                <w:kern w:val="2"/>
                <w:sz w:val="24"/>
                <w:szCs w:val="22"/>
                <w:u w:color="000000"/>
                <w:lang w:val="zh-TW" w:eastAsia="zh-TW" w:bidi="ar-SA"/>
                <w:rPrChange w:id="16646" w:author="梁元" w:date="2019-05-14T19:51:36Z">
                  <w:rPr>
                    <w:ins w:id="16647" w:author="冷雪凝" w:date="2019-05-14T19:29:01Z"/>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pPr>
            <w:ins w:id="16648" w:author="冷雪凝" w:date="2019-05-14T19:29:01Z">
              <w:r>
                <w:rPr>
                  <w:rFonts w:hint="eastAsia" w:ascii="仿宋" w:hAnsi="仿宋" w:eastAsia="仿宋" w:cs="仿宋"/>
                  <w:b w:val="0"/>
                  <w:bCs w:val="0"/>
                  <w:color w:val="000000" w:themeColor="text1"/>
                  <w:kern w:val="2"/>
                  <w:sz w:val="24"/>
                  <w:szCs w:val="22"/>
                  <w:u w:color="000000"/>
                  <w:lang w:val="zh-TW" w:eastAsia="zh-TW" w:bidi="ar-SA"/>
                  <w:rPrChange w:id="16649" w:author="梁元" w:date="2019-05-14T19:51:36Z">
                    <w:rPr>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t>40%</w:t>
              </w:r>
            </w:ins>
          </w:p>
        </w:tc>
        <w:tc>
          <w:tcPr>
            <w:tcW w:w="1559" w:type="dxa"/>
          </w:tcPr>
          <w:p>
            <w:pPr>
              <w:jc w:val="center"/>
              <w:rPr>
                <w:ins w:id="16651" w:author="冷雪凝" w:date="2019-05-14T19:29:01Z"/>
                <w:rFonts w:hint="eastAsia" w:ascii="仿宋" w:hAnsi="仿宋" w:eastAsia="仿宋" w:cs="仿宋"/>
                <w:b w:val="0"/>
                <w:bCs w:val="0"/>
                <w:color w:val="000000" w:themeColor="text1"/>
                <w:kern w:val="2"/>
                <w:sz w:val="24"/>
                <w:szCs w:val="22"/>
                <w:u w:color="000000"/>
                <w:lang w:val="zh-TW" w:eastAsia="zh-TW" w:bidi="ar-SA"/>
                <w:rPrChange w:id="16652" w:author="梁元" w:date="2019-05-14T19:51:36Z">
                  <w:rPr>
                    <w:ins w:id="16653" w:author="冷雪凝" w:date="2019-05-14T19:29:01Z"/>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pPr>
            <w:ins w:id="16654" w:author="冷雪凝" w:date="2019-05-14T19:29:01Z">
              <w:r>
                <w:rPr>
                  <w:rFonts w:hint="eastAsia" w:ascii="仿宋" w:hAnsi="仿宋" w:eastAsia="仿宋" w:cs="仿宋"/>
                  <w:b w:val="0"/>
                  <w:bCs w:val="0"/>
                  <w:color w:val="000000" w:themeColor="text1"/>
                  <w:kern w:val="2"/>
                  <w:sz w:val="24"/>
                  <w:szCs w:val="22"/>
                  <w:u w:color="000000"/>
                  <w:lang w:val="zh-TW" w:eastAsia="zh-TW" w:bidi="ar-SA"/>
                  <w:rPrChange w:id="16655" w:author="梁元" w:date="2019-05-14T19:51:36Z">
                    <w:rPr>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t>5星</w:t>
              </w:r>
            </w:ins>
          </w:p>
        </w:tc>
        <w:tc>
          <w:tcPr>
            <w:tcW w:w="1418" w:type="dxa"/>
          </w:tcPr>
          <w:p>
            <w:pPr>
              <w:jc w:val="center"/>
              <w:rPr>
                <w:ins w:id="16657" w:author="冷雪凝" w:date="2019-05-14T19:29:01Z"/>
                <w:rFonts w:hint="eastAsia" w:ascii="仿宋" w:hAnsi="仿宋" w:eastAsia="仿宋" w:cs="仿宋"/>
                <w:b w:val="0"/>
                <w:bCs w:val="0"/>
                <w:color w:val="000000" w:themeColor="text1"/>
                <w:kern w:val="2"/>
                <w:sz w:val="24"/>
                <w:szCs w:val="22"/>
                <w:u w:color="000000"/>
                <w:lang w:val="zh-TW" w:eastAsia="zh-TW" w:bidi="ar-SA"/>
                <w:rPrChange w:id="16658" w:author="梁元" w:date="2019-05-14T19:51:36Z">
                  <w:rPr>
                    <w:ins w:id="16659" w:author="冷雪凝" w:date="2019-05-14T19:29:01Z"/>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pPr>
            <w:ins w:id="16660" w:author="冷雪凝" w:date="2019-05-14T19:29:01Z">
              <w:r>
                <w:rPr>
                  <w:rFonts w:hint="eastAsia" w:ascii="仿宋" w:hAnsi="仿宋" w:eastAsia="仿宋" w:cs="仿宋"/>
                  <w:b w:val="0"/>
                  <w:bCs w:val="0"/>
                  <w:color w:val="000000" w:themeColor="text1"/>
                  <w:kern w:val="2"/>
                  <w:sz w:val="24"/>
                  <w:szCs w:val="22"/>
                  <w:u w:color="000000"/>
                  <w:lang w:val="zh-TW" w:eastAsia="zh-TW" w:bidi="ar-SA"/>
                  <w:rPrChange w:id="16661" w:author="梁元" w:date="2019-05-14T19:51:36Z">
                    <w:rPr>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t>redux中间件</w:t>
              </w:r>
            </w:ins>
          </w:p>
        </w:tc>
        <w:tc>
          <w:tcPr>
            <w:tcW w:w="1417" w:type="dxa"/>
          </w:tcPr>
          <w:p>
            <w:pPr>
              <w:jc w:val="center"/>
              <w:rPr>
                <w:ins w:id="16663" w:author="冷雪凝" w:date="2019-05-14T19:29:01Z"/>
                <w:rFonts w:hint="eastAsia" w:ascii="仿宋" w:hAnsi="仿宋" w:eastAsia="仿宋" w:cs="仿宋"/>
                <w:b w:val="0"/>
                <w:bCs w:val="0"/>
                <w:color w:val="000000" w:themeColor="text1"/>
                <w:kern w:val="2"/>
                <w:sz w:val="24"/>
                <w:szCs w:val="22"/>
                <w:u w:color="000000"/>
                <w:lang w:val="zh-TW" w:eastAsia="zh-TW" w:bidi="ar-SA"/>
                <w:rPrChange w:id="16664" w:author="梁元" w:date="2019-05-14T19:51:36Z">
                  <w:rPr>
                    <w:ins w:id="16665" w:author="冷雪凝" w:date="2019-05-14T19:29:01Z"/>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pPr>
            <w:ins w:id="16666" w:author="冷雪凝" w:date="2019-05-14T19:29:01Z">
              <w:r>
                <w:rPr>
                  <w:rFonts w:hint="eastAsia" w:ascii="仿宋" w:hAnsi="仿宋" w:eastAsia="仿宋" w:cs="仿宋"/>
                  <w:b w:val="0"/>
                  <w:bCs w:val="0"/>
                  <w:color w:val="000000" w:themeColor="text1"/>
                  <w:kern w:val="2"/>
                  <w:sz w:val="24"/>
                  <w:szCs w:val="22"/>
                  <w:u w:color="000000"/>
                  <w:lang w:val="zh-TW" w:eastAsia="zh-TW" w:bidi="ar-SA"/>
                  <w:rPrChange w:id="16667" w:author="梁元" w:date="2019-05-14T19:51:36Z">
                    <w:rPr>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t>异步流程管理了</w:t>
              </w:r>
            </w:ins>
          </w:p>
        </w:tc>
        <w:tc>
          <w:tcPr>
            <w:tcW w:w="1465" w:type="dxa"/>
          </w:tcPr>
          <w:p>
            <w:pPr>
              <w:jc w:val="center"/>
              <w:rPr>
                <w:ins w:id="16669" w:author="冷雪凝" w:date="2019-05-14T19:29:01Z"/>
                <w:rFonts w:hint="eastAsia" w:ascii="仿宋" w:hAnsi="仿宋" w:eastAsia="仿宋" w:cs="仿宋"/>
                <w:b w:val="0"/>
                <w:bCs w:val="0"/>
                <w:color w:val="000000" w:themeColor="text1"/>
                <w:kern w:val="2"/>
                <w:sz w:val="24"/>
                <w:szCs w:val="22"/>
                <w:u w:color="000000"/>
                <w:lang w:val="zh-TW" w:eastAsia="zh-TW" w:bidi="ar-SA"/>
                <w:rPrChange w:id="16670" w:author="梁元" w:date="2019-05-14T19:51:36Z">
                  <w:rPr>
                    <w:ins w:id="16671" w:author="冷雪凝" w:date="2019-05-14T19:29:01Z"/>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pPr>
            <w:ins w:id="16672" w:author="冷雪凝" w:date="2019-05-14T19:29:01Z">
              <w:r>
                <w:rPr>
                  <w:rFonts w:hint="eastAsia" w:ascii="仿宋" w:hAnsi="仿宋" w:eastAsia="仿宋" w:cs="仿宋"/>
                  <w:b w:val="0"/>
                  <w:bCs w:val="0"/>
                  <w:color w:val="000000" w:themeColor="text1"/>
                  <w:kern w:val="2"/>
                  <w:sz w:val="24"/>
                  <w:szCs w:val="22"/>
                  <w:u w:color="000000"/>
                  <w:lang w:val="zh-TW" w:eastAsia="zh-TW" w:bidi="ar-SA"/>
                  <w:rPrChange w:id="16673" w:author="梁元" w:date="2019-05-14T19:51:36Z">
                    <w:rPr>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t>数据容器</w:t>
              </w:r>
            </w:ins>
          </w:p>
        </w:tc>
      </w:tr>
    </w:tbl>
    <w:p>
      <w:pPr>
        <w:pStyle w:val="3"/>
        <w:numPr>
          <w:ilvl w:val="0"/>
          <w:numId w:val="21"/>
        </w:numPr>
        <w:spacing w:line="240" w:lineRule="auto"/>
        <w:ind w:firstLine="562" w:firstLineChars="200"/>
        <w:rPr>
          <w:ins w:id="16675" w:author="冷雪凝" w:date="2019-05-14T19:29:01Z"/>
          <w:rFonts w:ascii="仿宋" w:hAnsi="仿宋" w:eastAsia="仿宋"/>
          <w:color w:val="000000" w:themeColor="text1"/>
          <w:sz w:val="28"/>
          <w:szCs w:val="28"/>
          <w:rPrChange w:id="16676" w:author="梁元" w:date="2019-05-14T19:51:36Z">
            <w:rPr>
              <w:ins w:id="16677" w:author="冷雪凝" w:date="2019-05-14T19:29:01Z"/>
              <w:rFonts w:ascii="仿宋" w:hAnsi="仿宋" w:eastAsia="仿宋"/>
              <w:sz w:val="28"/>
              <w:szCs w:val="28"/>
            </w:rPr>
          </w:rPrChange>
          <w14:textFill>
            <w14:solidFill>
              <w14:schemeClr w14:val="tx1"/>
            </w14:solidFill>
          </w14:textFill>
        </w:rPr>
      </w:pPr>
      <w:ins w:id="16678" w:author="冷雪凝" w:date="2019-05-14T19:29:01Z">
        <w:bookmarkStart w:id="576" w:name="_Toc24799_WPSOffice_Level2"/>
        <w:r>
          <w:rPr>
            <w:rFonts w:hint="eastAsia" w:ascii="仿宋" w:hAnsi="仿宋" w:eastAsia="仿宋"/>
            <w:color w:val="000000" w:themeColor="text1"/>
            <w:sz w:val="28"/>
            <w:szCs w:val="28"/>
            <w:rPrChange w:id="16679" w:author="梁元" w:date="2019-05-14T19:51:36Z">
              <w:rPr>
                <w:rFonts w:hint="eastAsia" w:ascii="仿宋" w:hAnsi="仿宋" w:eastAsia="仿宋"/>
                <w:sz w:val="28"/>
                <w:szCs w:val="28"/>
              </w:rPr>
            </w:rPrChange>
            <w14:textFill>
              <w14:solidFill>
                <w14:schemeClr w14:val="tx1"/>
              </w14:solidFill>
            </w14:textFill>
          </w:rPr>
          <w:t>通常解法</w:t>
        </w:r>
        <w:bookmarkEnd w:id="576"/>
      </w:ins>
    </w:p>
    <w:p>
      <w:pPr>
        <w:spacing w:line="240" w:lineRule="auto"/>
        <w:ind w:firstLine="480" w:firstLineChars="200"/>
        <w:rPr>
          <w:ins w:id="16681" w:author="冷雪凝" w:date="2019-05-14T19:29:01Z"/>
          <w:color w:val="000000" w:themeColor="text1"/>
          <w:rPrChange w:id="16682" w:author="梁元" w:date="2019-05-14T19:51:36Z">
            <w:rPr>
              <w:ins w:id="16683" w:author="冷雪凝" w:date="2019-05-14T19:29:01Z"/>
            </w:rPr>
          </w:rPrChange>
          <w14:textFill>
            <w14:solidFill>
              <w14:schemeClr w14:val="tx1"/>
            </w14:solidFill>
          </w14:textFill>
        </w:rPr>
      </w:pPr>
      <w:ins w:id="16684" w:author="冷雪凝" w:date="2019-05-14T19:29:01Z">
        <w:r>
          <w:rPr>
            <w:color w:val="000000" w:themeColor="text1"/>
            <w:rPrChange w:id="16685" w:author="梁元" w:date="2019-05-14T19:51:36Z">
              <w:rPr/>
            </w:rPrChange>
            <w14:textFill>
              <w14:solidFill>
                <w14:schemeClr w14:val="tx1"/>
              </w14:solidFill>
            </w14:textFill>
          </w:rPr>
          <w:t>Saga是一个可以用来处理复杂的异步逻辑的模块，并且由redux的action触发</w:t>
        </w:r>
      </w:ins>
      <w:ins w:id="16687" w:author="冷雪凝" w:date="2019-05-14T19:29:01Z">
        <w:r>
          <w:rPr>
            <w:rFonts w:hint="eastAsia"/>
            <w:color w:val="000000" w:themeColor="text1"/>
            <w:rPrChange w:id="16688" w:author="梁元" w:date="2019-05-14T19:51:36Z">
              <w:rPr>
                <w:rFonts w:hint="eastAsia"/>
              </w:rPr>
            </w:rPrChange>
            <w14:textFill>
              <w14:solidFill>
                <w14:schemeClr w14:val="tx1"/>
              </w14:solidFill>
            </w14:textFill>
          </w:rPr>
          <w:t>，S</w:t>
        </w:r>
      </w:ins>
      <w:ins w:id="16690" w:author="冷雪凝" w:date="2019-05-14T19:29:01Z">
        <w:r>
          <w:rPr>
            <w:color w:val="000000" w:themeColor="text1"/>
            <w:rPrChange w:id="16691" w:author="梁元" w:date="2019-05-14T19:51:36Z">
              <w:rPr/>
            </w:rPrChange>
            <w14:textFill>
              <w14:solidFill>
                <w14:schemeClr w14:val="tx1"/>
              </w14:solidFill>
            </w14:textFill>
          </w:rPr>
          <w:t>aga</w:t>
        </w:r>
      </w:ins>
      <w:ins w:id="16693" w:author="冷雪凝" w:date="2019-05-14T19:29:01Z">
        <w:r>
          <w:rPr>
            <w:rFonts w:hint="eastAsia"/>
            <w:color w:val="000000" w:themeColor="text1"/>
            <w:rPrChange w:id="16694" w:author="梁元" w:date="2019-05-14T19:51:36Z">
              <w:rPr>
                <w:rFonts w:hint="eastAsia"/>
              </w:rPr>
            </w:rPrChange>
            <w14:textFill>
              <w14:solidFill>
                <w14:schemeClr w14:val="tx1"/>
              </w14:solidFill>
            </w14:textFill>
          </w:rPr>
          <w:t>副作用就是在</w:t>
        </w:r>
      </w:ins>
      <w:ins w:id="16696" w:author="冷雪凝" w:date="2019-05-14T19:29:01Z">
        <w:r>
          <w:rPr>
            <w:color w:val="000000" w:themeColor="text1"/>
            <w:rPrChange w:id="16697" w:author="梁元" w:date="2019-05-14T19:51:36Z">
              <w:rPr/>
            </w:rPrChange>
            <w14:textFill>
              <w14:solidFill>
                <w14:schemeClr w14:val="tx1"/>
              </w14:solidFill>
            </w14:textFill>
          </w:rPr>
          <w:t>action触发redu</w:t>
        </w:r>
      </w:ins>
      <w:ins w:id="16699" w:author="冷雪凝" w:date="2019-05-14T19:29:01Z">
        <w:r>
          <w:rPr>
            <w:rFonts w:hint="eastAsia"/>
            <w:color w:val="000000" w:themeColor="text1"/>
            <w:rPrChange w:id="16700" w:author="梁元" w:date="2019-05-14T19:51:36Z">
              <w:rPr>
                <w:rFonts w:hint="eastAsia"/>
              </w:rPr>
            </w:rPrChange>
            <w14:textFill>
              <w14:solidFill>
                <w14:schemeClr w14:val="tx1"/>
              </w14:solidFill>
            </w14:textFill>
          </w:rPr>
          <w:t>c</w:t>
        </w:r>
      </w:ins>
      <w:ins w:id="16702" w:author="冷雪凝" w:date="2019-05-14T19:29:01Z">
        <w:r>
          <w:rPr>
            <w:color w:val="000000" w:themeColor="text1"/>
            <w:rPrChange w:id="16703" w:author="梁元" w:date="2019-05-14T19:51:36Z">
              <w:rPr/>
            </w:rPrChange>
            <w14:textFill>
              <w14:solidFill>
                <w14:schemeClr w14:val="tx1"/>
              </w14:solidFill>
            </w14:textFill>
          </w:rPr>
          <w:t>er之后执行的一些动作， 这些动作包括但不限于，连接网络，io读写，触发其他action。并且，因为Saga的副作用是通过redux的action触发的，每一个action，saga都会像redu</w:t>
        </w:r>
      </w:ins>
      <w:ins w:id="16705" w:author="冷雪凝" w:date="2019-05-14T19:29:01Z">
        <w:r>
          <w:rPr>
            <w:rFonts w:hint="eastAsia"/>
            <w:color w:val="000000" w:themeColor="text1"/>
            <w:rPrChange w:id="16706" w:author="梁元" w:date="2019-05-14T19:51:36Z">
              <w:rPr>
                <w:rFonts w:hint="eastAsia"/>
              </w:rPr>
            </w:rPrChange>
            <w14:textFill>
              <w14:solidFill>
                <w14:schemeClr w14:val="tx1"/>
              </w14:solidFill>
            </w14:textFill>
          </w:rPr>
          <w:t>c</w:t>
        </w:r>
      </w:ins>
      <w:ins w:id="16708" w:author="冷雪凝" w:date="2019-05-14T19:29:01Z">
        <w:r>
          <w:rPr>
            <w:color w:val="000000" w:themeColor="text1"/>
            <w:rPrChange w:id="16709" w:author="梁元" w:date="2019-05-14T19:51:36Z">
              <w:rPr/>
            </w:rPrChange>
            <w14:textFill>
              <w14:solidFill>
                <w14:schemeClr w14:val="tx1"/>
              </w14:solidFill>
            </w14:textFill>
          </w:rPr>
          <w:t>er一样接收到。并且通过触发不同的action, 我们可以控制这些副作用的状态， 例如，启动，停止，取消。</w:t>
        </w:r>
      </w:ins>
      <w:ins w:id="16711" w:author="冷雪凝" w:date="2019-05-14T19:29:01Z">
        <w:r>
          <w:rPr>
            <w:rFonts w:hint="eastAsia"/>
            <w:color w:val="000000" w:themeColor="text1"/>
            <w:rPrChange w:id="16712" w:author="梁元" w:date="2019-05-14T19:51:36Z">
              <w:rPr>
                <w:rFonts w:hint="eastAsia"/>
              </w:rPr>
            </w:rPrChange>
            <w14:textFill>
              <w14:solidFill>
                <w14:schemeClr w14:val="tx1"/>
              </w14:solidFill>
            </w14:textFill>
          </w:rPr>
          <w:t>通常配置Saga中间件由2部分组成：worker</w:t>
        </w:r>
      </w:ins>
      <w:ins w:id="16714" w:author="冷雪凝" w:date="2019-05-14T19:29:01Z">
        <w:r>
          <w:rPr>
            <w:color w:val="000000" w:themeColor="text1"/>
            <w:rPrChange w:id="16715" w:author="梁元" w:date="2019-05-14T19:51:36Z">
              <w:rPr/>
            </w:rPrChange>
            <w14:textFill>
              <w14:solidFill>
                <w14:schemeClr w14:val="tx1"/>
              </w14:solidFill>
            </w14:textFill>
          </w:rPr>
          <w:t xml:space="preserve"> saga</w:t>
        </w:r>
      </w:ins>
      <w:ins w:id="16717" w:author="冷雪凝" w:date="2019-05-14T19:29:01Z">
        <w:r>
          <w:rPr>
            <w:rFonts w:hint="eastAsia"/>
            <w:color w:val="000000" w:themeColor="text1"/>
            <w:rPrChange w:id="16718" w:author="梁元" w:date="2019-05-14T19:51:36Z">
              <w:rPr>
                <w:rFonts w:hint="eastAsia"/>
              </w:rPr>
            </w:rPrChange>
            <w14:textFill>
              <w14:solidFill>
                <w14:schemeClr w14:val="tx1"/>
              </w14:solidFill>
            </w14:textFill>
          </w:rPr>
          <w:t>和watcher</w:t>
        </w:r>
      </w:ins>
      <w:ins w:id="16720" w:author="冷雪凝" w:date="2019-05-14T19:29:01Z">
        <w:r>
          <w:rPr>
            <w:color w:val="000000" w:themeColor="text1"/>
            <w:rPrChange w:id="16721" w:author="梁元" w:date="2019-05-14T19:51:36Z">
              <w:rPr/>
            </w:rPrChange>
            <w14:textFill>
              <w14:solidFill>
                <w14:schemeClr w14:val="tx1"/>
              </w14:solidFill>
            </w14:textFill>
          </w:rPr>
          <w:t xml:space="preserve"> saga</w:t>
        </w:r>
      </w:ins>
      <w:ins w:id="16723" w:author="冷雪凝" w:date="2019-05-14T19:29:01Z">
        <w:r>
          <w:rPr>
            <w:rFonts w:hint="eastAsia"/>
            <w:color w:val="000000" w:themeColor="text1"/>
            <w:rPrChange w:id="16724" w:author="梁元" w:date="2019-05-14T19:51:36Z">
              <w:rPr>
                <w:rFonts w:hint="eastAsia"/>
              </w:rPr>
            </w:rPrChange>
            <w14:textFill>
              <w14:solidFill>
                <w14:schemeClr w14:val="tx1"/>
              </w14:solidFill>
            </w14:textFill>
          </w:rPr>
          <w:t>。</w:t>
        </w:r>
      </w:ins>
      <w:ins w:id="16726" w:author="冷雪凝" w:date="2019-05-14T19:29:01Z">
        <w:r>
          <w:rPr>
            <w:color w:val="000000" w:themeColor="text1"/>
            <w:rPrChange w:id="16727" w:author="梁元" w:date="2019-05-14T19:51:36Z">
              <w:rPr/>
            </w:rPrChange>
            <w14:textFill>
              <w14:solidFill>
                <w14:schemeClr w14:val="tx1"/>
              </w14:solidFill>
            </w14:textFill>
          </w:rPr>
          <w:t>w</w:t>
        </w:r>
      </w:ins>
      <w:ins w:id="16729" w:author="冷雪凝" w:date="2019-05-14T19:29:01Z">
        <w:r>
          <w:rPr>
            <w:rFonts w:hint="eastAsia"/>
            <w:color w:val="000000" w:themeColor="text1"/>
            <w:rPrChange w:id="16730" w:author="梁元" w:date="2019-05-14T19:51:36Z">
              <w:rPr>
                <w:rFonts w:hint="eastAsia"/>
              </w:rPr>
            </w:rPrChange>
            <w14:textFill>
              <w14:solidFill>
                <w14:schemeClr w14:val="tx1"/>
              </w14:solidFill>
            </w14:textFill>
          </w:rPr>
          <w:t>atcher</w:t>
        </w:r>
      </w:ins>
      <w:ins w:id="16732" w:author="冷雪凝" w:date="2019-05-14T19:29:01Z">
        <w:r>
          <w:rPr>
            <w:color w:val="000000" w:themeColor="text1"/>
            <w:rPrChange w:id="16733" w:author="梁元" w:date="2019-05-14T19:51:36Z">
              <w:rPr/>
            </w:rPrChange>
            <w14:textFill>
              <w14:solidFill>
                <w14:schemeClr w14:val="tx1"/>
              </w14:solidFill>
            </w14:textFill>
          </w:rPr>
          <w:t xml:space="preserve"> s</w:t>
        </w:r>
      </w:ins>
      <w:ins w:id="16735" w:author="冷雪凝" w:date="2019-05-14T19:29:01Z">
        <w:r>
          <w:rPr>
            <w:rFonts w:hint="eastAsia"/>
            <w:color w:val="000000" w:themeColor="text1"/>
            <w:rPrChange w:id="16736" w:author="梁元" w:date="2019-05-14T19:51:36Z">
              <w:rPr>
                <w:rFonts w:hint="eastAsia"/>
              </w:rPr>
            </w:rPrChange>
            <w14:textFill>
              <w14:solidFill>
                <w14:schemeClr w14:val="tx1"/>
              </w14:solidFill>
            </w14:textFill>
          </w:rPr>
          <w:t>aga用于订阅action，worker</w:t>
        </w:r>
      </w:ins>
      <w:ins w:id="16738" w:author="冷雪凝" w:date="2019-05-14T19:29:01Z">
        <w:r>
          <w:rPr>
            <w:color w:val="000000" w:themeColor="text1"/>
            <w:rPrChange w:id="16739" w:author="梁元" w:date="2019-05-14T19:51:36Z">
              <w:rPr/>
            </w:rPrChange>
            <w14:textFill>
              <w14:solidFill>
                <w14:schemeClr w14:val="tx1"/>
              </w14:solidFill>
            </w14:textFill>
          </w:rPr>
          <w:t xml:space="preserve"> </w:t>
        </w:r>
      </w:ins>
      <w:ins w:id="16741" w:author="冷雪凝" w:date="2019-05-14T19:29:01Z">
        <w:r>
          <w:rPr>
            <w:rFonts w:hint="eastAsia"/>
            <w:color w:val="000000" w:themeColor="text1"/>
            <w:rPrChange w:id="16742" w:author="梁元" w:date="2019-05-14T19:51:36Z">
              <w:rPr>
                <w:rFonts w:hint="eastAsia"/>
              </w:rPr>
            </w:rPrChange>
            <w14:textFill>
              <w14:solidFill>
                <w14:schemeClr w14:val="tx1"/>
              </w14:solidFill>
            </w14:textFill>
          </w:rPr>
          <w:t>saga用于根据action执行相应的操作。</w:t>
        </w:r>
      </w:ins>
    </w:p>
    <w:p>
      <w:pPr>
        <w:spacing w:line="240" w:lineRule="auto"/>
        <w:ind w:firstLine="480" w:firstLineChars="200"/>
        <w:rPr>
          <w:ins w:id="16744" w:author="冷雪凝" w:date="2019-05-14T19:29:01Z"/>
          <w:color w:val="000000" w:themeColor="text1"/>
          <w:rPrChange w:id="16745" w:author="梁元" w:date="2019-05-14T19:51:36Z">
            <w:rPr>
              <w:ins w:id="16746" w:author="冷雪凝" w:date="2019-05-14T19:29:01Z"/>
            </w:rPr>
          </w:rPrChange>
          <w14:textFill>
            <w14:solidFill>
              <w14:schemeClr w14:val="tx1"/>
            </w14:solidFill>
          </w14:textFill>
        </w:rPr>
      </w:pPr>
      <w:ins w:id="16747" w:author="冷雪凝" w:date="2019-05-14T19:29:01Z">
        <w:r>
          <w:rPr>
            <w:rFonts w:hint="eastAsia"/>
            <w:color w:val="000000" w:themeColor="text1"/>
            <w:rPrChange w:id="16748" w:author="梁元" w:date="2019-05-14T19:51:36Z">
              <w:rPr>
                <w:rFonts w:hint="eastAsia"/>
              </w:rPr>
            </w:rPrChange>
            <w14:textFill>
              <w14:solidFill>
                <w14:schemeClr w14:val="tx1"/>
              </w14:solidFill>
            </w14:textFill>
          </w:rPr>
          <w:t>所有的saga都是基于ES</w:t>
        </w:r>
      </w:ins>
      <w:ins w:id="16750" w:author="冷雪凝" w:date="2019-05-14T19:29:01Z">
        <w:r>
          <w:rPr>
            <w:color w:val="000000" w:themeColor="text1"/>
            <w:rPrChange w:id="16751" w:author="梁元" w:date="2019-05-14T19:51:36Z">
              <w:rPr/>
            </w:rPrChange>
            <w14:textFill>
              <w14:solidFill>
                <w14:schemeClr w14:val="tx1"/>
              </w14:solidFill>
            </w14:textFill>
          </w:rPr>
          <w:t>6</w:t>
        </w:r>
      </w:ins>
      <w:ins w:id="16753" w:author="冷雪凝" w:date="2019-05-14T19:29:01Z">
        <w:r>
          <w:rPr>
            <w:rFonts w:hint="eastAsia"/>
            <w:color w:val="000000" w:themeColor="text1"/>
            <w:rPrChange w:id="16754" w:author="梁元" w:date="2019-05-14T19:51:36Z">
              <w:rPr>
                <w:rFonts w:hint="eastAsia"/>
              </w:rPr>
            </w:rPrChange>
            <w14:textFill>
              <w14:solidFill>
                <w14:schemeClr w14:val="tx1"/>
              </w14:solidFill>
            </w14:textFill>
          </w:rPr>
          <w:t>的generator，generator函数可以将异步逻辑转为同步逻辑来编写。</w:t>
        </w:r>
      </w:ins>
    </w:p>
    <w:p>
      <w:pPr>
        <w:spacing w:line="240" w:lineRule="auto"/>
        <w:ind w:firstLine="480" w:firstLineChars="200"/>
        <w:rPr>
          <w:ins w:id="16756" w:author="冷雪凝" w:date="2019-05-14T19:29:01Z"/>
          <w:color w:val="000000" w:themeColor="text1"/>
          <w:rPrChange w:id="16757" w:author="梁元" w:date="2019-05-14T19:51:36Z">
            <w:rPr>
              <w:ins w:id="16758" w:author="冷雪凝" w:date="2019-05-14T19:29:01Z"/>
            </w:rPr>
          </w:rPrChange>
          <w14:textFill>
            <w14:solidFill>
              <w14:schemeClr w14:val="tx1"/>
            </w14:solidFill>
          </w14:textFill>
        </w:rPr>
      </w:pPr>
      <w:ins w:id="16759" w:author="冷雪凝" w:date="2019-05-14T19:29:01Z">
        <w:r>
          <w:rPr>
            <w:rFonts w:hint="eastAsia"/>
            <w:color w:val="000000" w:themeColor="text1"/>
            <w:rPrChange w:id="16760" w:author="梁元" w:date="2019-05-14T19:51:36Z">
              <w:rPr>
                <w:rFonts w:hint="eastAsia"/>
              </w:rPr>
            </w:rPrChange>
            <w14:textFill>
              <w14:solidFill>
                <w14:schemeClr w14:val="tx1"/>
              </w14:solidFill>
            </w14:textFill>
          </w:rPr>
          <w:t>例如：</w:t>
        </w:r>
      </w:ins>
    </w:p>
    <w:p>
      <w:pPr>
        <w:spacing w:line="240" w:lineRule="auto"/>
        <w:ind w:firstLine="480" w:firstLineChars="200"/>
        <w:rPr>
          <w:ins w:id="16762" w:author="冷雪凝" w:date="2019-05-14T19:29:01Z"/>
          <w:color w:val="000000" w:themeColor="text1"/>
          <w:rPrChange w:id="16763" w:author="梁元" w:date="2019-05-14T19:51:36Z">
            <w:rPr>
              <w:ins w:id="16764" w:author="冷雪凝" w:date="2019-05-14T19:29:01Z"/>
            </w:rPr>
          </w:rPrChange>
          <w14:textFill>
            <w14:solidFill>
              <w14:schemeClr w14:val="tx1"/>
            </w14:solidFill>
          </w14:textFill>
        </w:rPr>
      </w:pPr>
      <w:ins w:id="16765" w:author="冷雪凝" w:date="2019-05-14T19:29:01Z">
        <w:r>
          <w:rPr>
            <w:rFonts w:hint="eastAsia"/>
            <w:color w:val="000000" w:themeColor="text1"/>
            <w:rPrChange w:id="16766" w:author="梁元" w:date="2019-05-14T19:51:36Z">
              <w:rPr>
                <w:rFonts w:hint="eastAsia"/>
              </w:rPr>
            </w:rPrChange>
            <w14:textFill>
              <w14:solidFill>
                <w14:schemeClr w14:val="tx1"/>
              </w14:solidFill>
            </w14:textFill>
          </w:rPr>
          <w:t>watcher</w:t>
        </w:r>
      </w:ins>
      <w:ins w:id="16768" w:author="冷雪凝" w:date="2019-05-14T19:29:01Z">
        <w:r>
          <w:rPr>
            <w:color w:val="000000" w:themeColor="text1"/>
            <w:rPrChange w:id="16769" w:author="梁元" w:date="2019-05-14T19:51:36Z">
              <w:rPr/>
            </w:rPrChange>
            <w14:textFill>
              <w14:solidFill>
                <w14:schemeClr w14:val="tx1"/>
              </w14:solidFill>
            </w14:textFill>
          </w:rPr>
          <w:t xml:space="preserve"> </w:t>
        </w:r>
      </w:ins>
      <w:ins w:id="16771" w:author="冷雪凝" w:date="2019-05-14T19:29:01Z">
        <w:r>
          <w:rPr>
            <w:rFonts w:hint="eastAsia"/>
            <w:color w:val="000000" w:themeColor="text1"/>
            <w:rPrChange w:id="16772" w:author="梁元" w:date="2019-05-14T19:51:36Z">
              <w:rPr>
                <w:rFonts w:hint="eastAsia"/>
              </w:rPr>
            </w:rPrChange>
            <w14:textFill>
              <w14:solidFill>
                <w14:schemeClr w14:val="tx1"/>
              </w14:solidFill>
            </w14:textFill>
          </w:rPr>
          <w:t>saga：f</w:t>
        </w:r>
      </w:ins>
      <w:ins w:id="16774" w:author="冷雪凝" w:date="2019-05-14T19:29:01Z">
        <w:r>
          <w:rPr>
            <w:color w:val="000000" w:themeColor="text1"/>
            <w:rPrChange w:id="16775" w:author="梁元" w:date="2019-05-14T19:51:36Z">
              <w:rPr/>
            </w:rPrChange>
            <w14:textFill>
              <w14:solidFill>
                <w14:schemeClr w14:val="tx1"/>
              </w14:solidFill>
            </w14:textFill>
          </w:rPr>
          <w:t>unction* watch(){</w:t>
        </w:r>
      </w:ins>
    </w:p>
    <w:p>
      <w:pPr>
        <w:spacing w:line="240" w:lineRule="auto"/>
        <w:ind w:firstLine="480" w:firstLineChars="200"/>
        <w:rPr>
          <w:ins w:id="16777" w:author="冷雪凝" w:date="2019-05-14T19:29:01Z"/>
          <w:color w:val="000000" w:themeColor="text1"/>
          <w:rPrChange w:id="16778" w:author="梁元" w:date="2019-05-14T19:51:36Z">
            <w:rPr>
              <w:ins w:id="16779" w:author="冷雪凝" w:date="2019-05-14T19:29:01Z"/>
            </w:rPr>
          </w:rPrChange>
          <w14:textFill>
            <w14:solidFill>
              <w14:schemeClr w14:val="tx1"/>
            </w14:solidFill>
          </w14:textFill>
        </w:rPr>
      </w:pPr>
      <w:ins w:id="16780" w:author="冷雪凝" w:date="2019-05-14T19:29:01Z">
        <w:r>
          <w:rPr>
            <w:color w:val="000000" w:themeColor="text1"/>
            <w:rPrChange w:id="16781" w:author="梁元" w:date="2019-05-14T19:51:36Z">
              <w:rPr/>
            </w:rPrChange>
            <w14:textFill>
              <w14:solidFill>
                <w14:schemeClr w14:val="tx1"/>
              </w14:solidFill>
            </w14:textFill>
          </w:rPr>
          <w:t xml:space="preserve">yield </w:t>
        </w:r>
      </w:ins>
      <w:ins w:id="16783" w:author="冷雪凝" w:date="2019-05-14T19:29:01Z">
        <w:r>
          <w:rPr>
            <w:rFonts w:hint="eastAsia"/>
            <w:color w:val="000000" w:themeColor="text1"/>
            <w:rPrChange w:id="16784" w:author="梁元" w:date="2019-05-14T19:51:36Z">
              <w:rPr>
                <w:rFonts w:hint="eastAsia"/>
              </w:rPr>
            </w:rPrChange>
            <w14:textFill>
              <w14:solidFill>
                <w14:schemeClr w14:val="tx1"/>
              </w14:solidFill>
            </w14:textFill>
          </w:rPr>
          <w:t>takeEvery</w:t>
        </w:r>
      </w:ins>
      <w:ins w:id="16786" w:author="冷雪凝" w:date="2019-05-14T19:29:01Z">
        <w:r>
          <w:rPr>
            <w:color w:val="000000" w:themeColor="text1"/>
            <w:rPrChange w:id="16787" w:author="梁元" w:date="2019-05-14T19:51:36Z">
              <w:rPr/>
            </w:rPrChange>
            <w14:textFill>
              <w14:solidFill>
                <w14:schemeClr w14:val="tx1"/>
              </w14:solidFill>
            </w14:textFill>
          </w:rPr>
          <w:t>(‘action type’, worker saga)</w:t>
        </w:r>
      </w:ins>
      <w:ins w:id="16789" w:author="冷雪凝" w:date="2019-05-14T19:29:01Z">
        <w:r>
          <w:rPr>
            <w:rFonts w:hint="eastAsia"/>
            <w:color w:val="000000" w:themeColor="text1"/>
            <w:rPrChange w:id="16790" w:author="梁元" w:date="2019-05-14T19:51:36Z">
              <w:rPr>
                <w:rFonts w:hint="eastAsia"/>
              </w:rPr>
            </w:rPrChange>
            <w14:textFill>
              <w14:solidFill>
                <w14:schemeClr w14:val="tx1"/>
              </w14:solidFill>
            </w14:textFill>
          </w:rPr>
          <w:t>；</w:t>
        </w:r>
      </w:ins>
    </w:p>
    <w:p>
      <w:pPr>
        <w:spacing w:line="240" w:lineRule="auto"/>
        <w:ind w:firstLine="480" w:firstLineChars="200"/>
        <w:rPr>
          <w:ins w:id="16792" w:author="冷雪凝" w:date="2019-05-14T19:29:01Z"/>
          <w:color w:val="000000" w:themeColor="text1"/>
          <w:rPrChange w:id="16793" w:author="梁元" w:date="2019-05-14T19:51:36Z">
            <w:rPr>
              <w:ins w:id="16794" w:author="冷雪凝" w:date="2019-05-14T19:29:01Z"/>
            </w:rPr>
          </w:rPrChange>
          <w14:textFill>
            <w14:solidFill>
              <w14:schemeClr w14:val="tx1"/>
            </w14:solidFill>
          </w14:textFill>
        </w:rPr>
      </w:pPr>
      <w:ins w:id="16795" w:author="冷雪凝" w:date="2019-05-14T19:29:01Z">
        <w:r>
          <w:rPr>
            <w:rFonts w:hint="eastAsia"/>
            <w:color w:val="000000" w:themeColor="text1"/>
            <w:rPrChange w:id="16796" w:author="梁元" w:date="2019-05-14T19:51:36Z">
              <w:rPr>
                <w:rFonts w:hint="eastAsia"/>
              </w:rPr>
            </w:rPrChange>
            <w14:textFill>
              <w14:solidFill>
                <w14:schemeClr w14:val="tx1"/>
              </w14:solidFill>
            </w14:textFill>
          </w:rPr>
          <w:t>}</w:t>
        </w:r>
      </w:ins>
    </w:p>
    <w:p>
      <w:pPr>
        <w:spacing w:line="240" w:lineRule="auto"/>
        <w:ind w:firstLine="480" w:firstLineChars="200"/>
        <w:rPr>
          <w:ins w:id="16798" w:author="冷雪凝" w:date="2019-05-14T19:29:02Z"/>
          <w:color w:val="000000" w:themeColor="text1"/>
          <w:rPrChange w:id="16799" w:author="梁元" w:date="2019-05-14T19:51:36Z">
            <w:rPr>
              <w:ins w:id="16800" w:author="冷雪凝" w:date="2019-05-14T19:29:02Z"/>
            </w:rPr>
          </w:rPrChange>
          <w14:textFill>
            <w14:solidFill>
              <w14:schemeClr w14:val="tx1"/>
            </w14:solidFill>
          </w14:textFill>
        </w:rPr>
      </w:pPr>
      <w:ins w:id="16801" w:author="冷雪凝" w:date="2019-05-14T19:29:01Z">
        <w:r>
          <w:rPr>
            <w:color w:val="000000" w:themeColor="text1"/>
            <w:rPrChange w:id="16802" w:author="梁元" w:date="2019-05-14T19:51:36Z">
              <w:rPr/>
            </w:rPrChange>
            <w14:textFill>
              <w14:solidFill>
                <w14:schemeClr w14:val="tx1"/>
              </w14:solidFill>
            </w14:textFill>
          </w:rPr>
          <w:t>w</w:t>
        </w:r>
      </w:ins>
      <w:ins w:id="16804" w:author="冷雪凝" w:date="2019-05-14T19:29:01Z">
        <w:r>
          <w:rPr>
            <w:rFonts w:hint="eastAsia"/>
            <w:color w:val="000000" w:themeColor="text1"/>
            <w:rPrChange w:id="16805" w:author="梁元" w:date="2019-05-14T19:51:36Z">
              <w:rPr>
                <w:rFonts w:hint="eastAsia"/>
              </w:rPr>
            </w:rPrChange>
            <w14:textFill>
              <w14:solidFill>
                <w14:schemeClr w14:val="tx1"/>
              </w14:solidFill>
            </w14:textFill>
          </w:rPr>
          <w:t>orker</w:t>
        </w:r>
      </w:ins>
      <w:ins w:id="16807" w:author="冷雪凝" w:date="2019-05-14T19:29:02Z">
        <w:r>
          <w:rPr>
            <w:color w:val="000000" w:themeColor="text1"/>
            <w:rPrChange w:id="16808" w:author="梁元" w:date="2019-05-14T19:51:36Z">
              <w:rPr/>
            </w:rPrChange>
            <w14:textFill>
              <w14:solidFill>
                <w14:schemeClr w14:val="tx1"/>
              </w14:solidFill>
            </w14:textFill>
          </w:rPr>
          <w:t xml:space="preserve"> saga: function* worker(){</w:t>
        </w:r>
      </w:ins>
    </w:p>
    <w:p>
      <w:pPr>
        <w:spacing w:line="240" w:lineRule="auto"/>
        <w:ind w:firstLine="480" w:firstLineChars="200"/>
        <w:rPr>
          <w:ins w:id="16810" w:author="冷雪凝" w:date="2019-05-14T19:29:02Z"/>
          <w:color w:val="000000" w:themeColor="text1"/>
          <w:rPrChange w:id="16811" w:author="梁元" w:date="2019-05-14T19:51:36Z">
            <w:rPr>
              <w:ins w:id="16812" w:author="冷雪凝" w:date="2019-05-14T19:29:02Z"/>
            </w:rPr>
          </w:rPrChange>
          <w14:textFill>
            <w14:solidFill>
              <w14:schemeClr w14:val="tx1"/>
            </w14:solidFill>
          </w14:textFill>
        </w:rPr>
      </w:pPr>
      <w:ins w:id="16813" w:author="冷雪凝" w:date="2019-05-14T19:29:02Z">
        <w:r>
          <w:rPr>
            <w:color w:val="000000" w:themeColor="text1"/>
            <w:rPrChange w:id="16814" w:author="梁元" w:date="2019-05-14T19:51:36Z">
              <w:rPr/>
            </w:rPrChange>
            <w14:textFill>
              <w14:solidFill>
                <w14:schemeClr w14:val="tx1"/>
              </w14:solidFill>
            </w14:textFill>
          </w:rPr>
          <w:tab/>
        </w:r>
      </w:ins>
      <w:ins w:id="16816" w:author="冷雪凝" w:date="2019-05-14T19:29:02Z">
        <w:r>
          <w:rPr>
            <w:color w:val="000000" w:themeColor="text1"/>
            <w:rPrChange w:id="16817" w:author="梁元" w:date="2019-05-14T19:51:36Z">
              <w:rPr/>
            </w:rPrChange>
            <w14:textFill>
              <w14:solidFill>
                <w14:schemeClr w14:val="tx1"/>
              </w14:solidFill>
            </w14:textFill>
          </w:rPr>
          <w:t>yield call()</w:t>
        </w:r>
      </w:ins>
    </w:p>
    <w:p>
      <w:pPr>
        <w:spacing w:line="240" w:lineRule="auto"/>
        <w:ind w:firstLine="480" w:firstLineChars="200"/>
        <w:rPr>
          <w:ins w:id="16819" w:author="冷雪凝" w:date="2019-05-14T19:29:02Z"/>
          <w:rFonts w:hint="eastAsia"/>
          <w:color w:val="000000" w:themeColor="text1"/>
          <w:rPrChange w:id="16820" w:author="梁元" w:date="2019-05-14T19:51:36Z">
            <w:rPr>
              <w:ins w:id="16821" w:author="冷雪凝" w:date="2019-05-14T19:29:02Z"/>
              <w:rFonts w:hint="eastAsia"/>
            </w:rPr>
          </w:rPrChange>
          <w14:textFill>
            <w14:solidFill>
              <w14:schemeClr w14:val="tx1"/>
            </w14:solidFill>
          </w14:textFill>
        </w:rPr>
      </w:pPr>
      <w:ins w:id="16822" w:author="冷雪凝" w:date="2019-05-14T19:29:02Z">
        <w:r>
          <w:rPr>
            <w:color w:val="000000" w:themeColor="text1"/>
            <w:rPrChange w:id="16823" w:author="梁元" w:date="2019-05-14T19:51:36Z">
              <w:rPr/>
            </w:rPrChange>
            <w14:textFill>
              <w14:solidFill>
                <w14:schemeClr w14:val="tx1"/>
              </w14:solidFill>
            </w14:textFill>
          </w:rPr>
          <w:tab/>
        </w:r>
      </w:ins>
      <w:ins w:id="16825" w:author="冷雪凝" w:date="2019-05-14T19:29:02Z">
        <w:r>
          <w:rPr>
            <w:color w:val="000000" w:themeColor="text1"/>
            <w:rPrChange w:id="16826" w:author="梁元" w:date="2019-05-14T19:51:36Z">
              <w:rPr/>
            </w:rPrChange>
            <w14:textFill>
              <w14:solidFill>
                <w14:schemeClr w14:val="tx1"/>
              </w14:solidFill>
            </w14:textFill>
          </w:rPr>
          <w:t>yield put()</w:t>
        </w:r>
      </w:ins>
    </w:p>
    <w:p>
      <w:pPr>
        <w:spacing w:line="240" w:lineRule="auto"/>
        <w:ind w:firstLine="480" w:firstLineChars="200"/>
        <w:rPr>
          <w:ins w:id="16828" w:author="冷雪凝" w:date="2019-05-14T19:29:02Z"/>
          <w:color w:val="000000" w:themeColor="text1"/>
          <w:rPrChange w:id="16829" w:author="梁元" w:date="2019-05-14T19:51:36Z">
            <w:rPr>
              <w:ins w:id="16830" w:author="冷雪凝" w:date="2019-05-14T19:29:02Z"/>
            </w:rPr>
          </w:rPrChange>
          <w14:textFill>
            <w14:solidFill>
              <w14:schemeClr w14:val="tx1"/>
            </w14:solidFill>
          </w14:textFill>
        </w:rPr>
      </w:pPr>
      <w:ins w:id="16831" w:author="冷雪凝" w:date="2019-05-14T19:29:02Z">
        <w:r>
          <w:rPr>
            <w:color w:val="000000" w:themeColor="text1"/>
            <w:rPrChange w:id="16832" w:author="梁元" w:date="2019-05-14T19:51:36Z">
              <w:rPr/>
            </w:rPrChange>
            <w14:textFill>
              <w14:solidFill>
                <w14:schemeClr w14:val="tx1"/>
              </w14:solidFill>
            </w14:textFill>
          </w:rPr>
          <w:t>}</w:t>
        </w:r>
      </w:ins>
      <w:ins w:id="16834" w:author="冷雪凝" w:date="2019-05-14T19:29:02Z">
        <w:r>
          <w:rPr>
            <w:rFonts w:hint="eastAsia"/>
            <w:color w:val="000000" w:themeColor="text1"/>
            <w:rPrChange w:id="16835" w:author="梁元" w:date="2019-05-14T19:51:36Z">
              <w:rPr>
                <w:rFonts w:hint="eastAsia"/>
              </w:rPr>
            </w:rPrChange>
            <w14:textFill>
              <w14:solidFill>
                <w14:schemeClr w14:val="tx1"/>
              </w14:solidFill>
            </w14:textFill>
          </w:rPr>
          <w:t>；</w:t>
        </w:r>
      </w:ins>
    </w:p>
    <w:p>
      <w:pPr>
        <w:pStyle w:val="3"/>
        <w:numPr>
          <w:ilvl w:val="0"/>
          <w:numId w:val="21"/>
        </w:numPr>
        <w:spacing w:line="240" w:lineRule="auto"/>
        <w:ind w:firstLine="562" w:firstLineChars="200"/>
        <w:rPr>
          <w:ins w:id="16837" w:author="冷雪凝" w:date="2019-05-14T19:29:02Z"/>
          <w:rFonts w:ascii="仿宋" w:hAnsi="仿宋" w:eastAsia="仿宋"/>
          <w:color w:val="000000" w:themeColor="text1"/>
          <w:sz w:val="28"/>
          <w:szCs w:val="28"/>
          <w:rPrChange w:id="16838" w:author="梁元" w:date="2019-05-14T19:51:36Z">
            <w:rPr>
              <w:ins w:id="16839" w:author="冷雪凝" w:date="2019-05-14T19:29:02Z"/>
              <w:rFonts w:ascii="仿宋" w:hAnsi="仿宋" w:eastAsia="仿宋"/>
              <w:sz w:val="28"/>
              <w:szCs w:val="28"/>
            </w:rPr>
          </w:rPrChange>
          <w14:textFill>
            <w14:solidFill>
              <w14:schemeClr w14:val="tx1"/>
            </w14:solidFill>
          </w14:textFill>
        </w:rPr>
      </w:pPr>
      <w:ins w:id="16840" w:author="冷雪凝" w:date="2019-05-14T19:29:02Z">
        <w:bookmarkStart w:id="577" w:name="_Toc12275_WPSOffice_Level2"/>
        <w:r>
          <w:rPr>
            <w:rFonts w:hint="eastAsia" w:ascii="仿宋" w:hAnsi="仿宋" w:eastAsia="仿宋"/>
            <w:color w:val="000000" w:themeColor="text1"/>
            <w:sz w:val="28"/>
            <w:szCs w:val="28"/>
            <w:rPrChange w:id="16841" w:author="梁元" w:date="2019-05-14T19:51:36Z">
              <w:rPr>
                <w:rFonts w:hint="eastAsia" w:ascii="仿宋" w:hAnsi="仿宋" w:eastAsia="仿宋"/>
                <w:sz w:val="28"/>
                <w:szCs w:val="28"/>
              </w:rPr>
            </w:rPrChange>
            <w14:textFill>
              <w14:solidFill>
                <w14:schemeClr w14:val="tx1"/>
              </w14:solidFill>
            </w14:textFill>
          </w:rPr>
          <w:t>通用大牛级解法</w:t>
        </w:r>
        <w:bookmarkEnd w:id="577"/>
      </w:ins>
    </w:p>
    <w:p>
      <w:pPr>
        <w:spacing w:line="240" w:lineRule="auto"/>
        <w:ind w:firstLine="480" w:firstLineChars="200"/>
        <w:rPr>
          <w:ins w:id="16843" w:author="冷雪凝" w:date="2019-05-14T19:29:02Z"/>
          <w:rFonts w:hint="eastAsia"/>
          <w:color w:val="000000" w:themeColor="text1"/>
          <w:rPrChange w:id="16844" w:author="梁元" w:date="2019-05-14T19:51:36Z">
            <w:rPr>
              <w:ins w:id="16845" w:author="冷雪凝" w:date="2019-05-14T19:29:02Z"/>
              <w:rFonts w:hint="eastAsia"/>
            </w:rPr>
          </w:rPrChange>
          <w14:textFill>
            <w14:solidFill>
              <w14:schemeClr w14:val="tx1"/>
            </w14:solidFill>
          </w14:textFill>
        </w:rPr>
      </w:pPr>
      <w:ins w:id="16846" w:author="冷雪凝" w:date="2019-05-14T19:29:02Z">
        <w:r>
          <w:rPr>
            <w:color w:val="000000" w:themeColor="text1"/>
            <w:rPrChange w:id="16847" w:author="梁元" w:date="2019-05-14T19:51:36Z">
              <w:rPr/>
            </w:rPrChange>
            <w14:textFill>
              <w14:solidFill>
                <w14:schemeClr w14:val="tx1"/>
              </w14:solidFill>
            </w14:textFill>
          </w:rPr>
          <w:t>Saga</w:t>
        </w:r>
      </w:ins>
      <w:ins w:id="16849" w:author="冷雪凝" w:date="2019-05-14T19:29:02Z">
        <w:r>
          <w:rPr>
            <w:rFonts w:hint="eastAsia"/>
            <w:color w:val="000000" w:themeColor="text1"/>
            <w:rPrChange w:id="16850" w:author="梁元" w:date="2019-05-14T19:51:36Z">
              <w:rPr>
                <w:rFonts w:hint="eastAsia"/>
              </w:rPr>
            </w:rPrChange>
            <w14:textFill>
              <w14:solidFill>
                <w14:schemeClr w14:val="tx1"/>
              </w14:solidFill>
            </w14:textFill>
          </w:rPr>
          <w:t>可以实现复杂异步流程管理，适合在大型项目且业务场景复杂的情况下使用。在业务逻辑层，可以简化代码，使代码更加容易阅读。</w:t>
        </w:r>
      </w:ins>
      <w:ins w:id="16852" w:author="冷雪凝" w:date="2019-05-14T19:29:02Z">
        <w:r>
          <w:rPr>
            <w:color w:val="000000" w:themeColor="text1"/>
            <w:rPrChange w:id="16853" w:author="梁元" w:date="2019-05-14T19:51:36Z">
              <w:rPr/>
            </w:rPrChange>
            <w14:textFill>
              <w14:solidFill>
                <w14:schemeClr w14:val="tx1"/>
              </w14:solidFill>
            </w14:textFill>
          </w:rPr>
          <w:t xml:space="preserve"> 在重用方面，解耦显示层和业务层之后， 代码的重用度也得到了提升。</w:t>
        </w:r>
      </w:ins>
      <w:ins w:id="16855" w:author="冷雪凝" w:date="2019-05-14T19:29:02Z">
        <w:r>
          <w:rPr>
            <w:rFonts w:hint="eastAsia"/>
            <w:color w:val="000000" w:themeColor="text1"/>
            <w:rPrChange w:id="16856" w:author="梁元" w:date="2019-05-14T19:51:36Z">
              <w:rPr>
                <w:rFonts w:hint="eastAsia"/>
              </w:rPr>
            </w:rPrChange>
            <w14:textFill>
              <w14:solidFill>
                <w14:schemeClr w14:val="tx1"/>
              </w14:solidFill>
            </w14:textFill>
          </w:rPr>
          <w:t>使用基础API如take,</w:t>
        </w:r>
      </w:ins>
      <w:ins w:id="16858" w:author="冷雪凝" w:date="2019-05-14T19:29:02Z">
        <w:r>
          <w:rPr>
            <w:color w:val="000000" w:themeColor="text1"/>
            <w:rPrChange w:id="16859" w:author="梁元" w:date="2019-05-14T19:51:36Z">
              <w:rPr/>
            </w:rPrChange>
            <w14:textFill>
              <w14:solidFill>
                <w14:schemeClr w14:val="tx1"/>
              </w14:solidFill>
            </w14:textFill>
          </w:rPr>
          <w:t xml:space="preserve"> </w:t>
        </w:r>
      </w:ins>
      <w:ins w:id="16861" w:author="冷雪凝" w:date="2019-05-14T19:29:02Z">
        <w:r>
          <w:rPr>
            <w:rFonts w:hint="eastAsia"/>
            <w:color w:val="000000" w:themeColor="text1"/>
            <w:rPrChange w:id="16862" w:author="梁元" w:date="2019-05-14T19:51:36Z">
              <w:rPr>
                <w:rFonts w:hint="eastAsia"/>
              </w:rPr>
            </w:rPrChange>
            <w14:textFill>
              <w14:solidFill>
                <w14:schemeClr w14:val="tx1"/>
              </w14:solidFill>
            </w14:textFill>
          </w:rPr>
          <w:t>put</w:t>
        </w:r>
      </w:ins>
      <w:ins w:id="16864" w:author="冷雪凝" w:date="2019-05-14T19:29:02Z">
        <w:r>
          <w:rPr>
            <w:color w:val="000000" w:themeColor="text1"/>
            <w:rPrChange w:id="16865" w:author="梁元" w:date="2019-05-14T19:51:36Z">
              <w:rPr/>
            </w:rPrChange>
            <w14:textFill>
              <w14:solidFill>
                <w14:schemeClr w14:val="tx1"/>
              </w14:solidFill>
            </w14:textFill>
          </w:rPr>
          <w:t>, call, fork, all</w:t>
        </w:r>
      </w:ins>
      <w:ins w:id="16867" w:author="冷雪凝" w:date="2019-05-14T19:29:02Z">
        <w:r>
          <w:rPr>
            <w:rFonts w:hint="eastAsia"/>
            <w:color w:val="000000" w:themeColor="text1"/>
            <w:rPrChange w:id="16868" w:author="梁元" w:date="2019-05-14T19:51:36Z">
              <w:rPr>
                <w:rFonts w:hint="eastAsia"/>
              </w:rPr>
            </w:rPrChange>
            <w14:textFill>
              <w14:solidFill>
                <w14:schemeClr w14:val="tx1"/>
              </w14:solidFill>
            </w14:textFill>
          </w:rPr>
          <w:t>等可以实现多流程控制，包括顺序执行，并行执行和竞争执行等。相比于redux</w:t>
        </w:r>
      </w:ins>
      <w:ins w:id="16870" w:author="冷雪凝" w:date="2019-05-14T19:29:02Z">
        <w:r>
          <w:rPr>
            <w:color w:val="000000" w:themeColor="text1"/>
            <w:rPrChange w:id="16871" w:author="梁元" w:date="2019-05-14T19:51:36Z">
              <w:rPr/>
            </w:rPrChange>
            <w14:textFill>
              <w14:solidFill>
                <w14:schemeClr w14:val="tx1"/>
              </w14:solidFill>
            </w14:textFill>
          </w:rPr>
          <w:t>-thunk</w:t>
        </w:r>
      </w:ins>
      <w:ins w:id="16873" w:author="冷雪凝" w:date="2019-05-14T19:29:02Z">
        <w:r>
          <w:rPr>
            <w:rFonts w:hint="eastAsia"/>
            <w:color w:val="000000" w:themeColor="text1"/>
            <w:rPrChange w:id="16874" w:author="梁元" w:date="2019-05-14T19:51:36Z">
              <w:rPr>
                <w:rFonts w:hint="eastAsia"/>
              </w:rPr>
            </w:rPrChange>
            <w14:textFill>
              <w14:solidFill>
                <w14:schemeClr w14:val="tx1"/>
              </w14:solidFill>
            </w14:textFill>
          </w:rPr>
          <w:t>中间件只是实现异步流程控制反转dispatch(</w:t>
        </w:r>
      </w:ins>
      <w:ins w:id="16876" w:author="冷雪凝" w:date="2019-05-14T19:29:02Z">
        <w:r>
          <w:rPr>
            <w:color w:val="000000" w:themeColor="text1"/>
            <w:rPrChange w:id="16877" w:author="梁元" w:date="2019-05-14T19:51:36Z">
              <w:rPr/>
            </w:rPrChange>
            <w14:textFill>
              <w14:solidFill>
                <w14:schemeClr w14:val="tx1"/>
              </w14:solidFill>
            </w14:textFill>
          </w:rPr>
          <w:t>function)</w:t>
        </w:r>
      </w:ins>
      <w:ins w:id="16879" w:author="冷雪凝" w:date="2019-05-14T19:29:02Z">
        <w:r>
          <w:rPr>
            <w:rFonts w:hint="eastAsia"/>
            <w:color w:val="000000" w:themeColor="text1"/>
            <w:rPrChange w:id="16880" w:author="梁元" w:date="2019-05-14T19:51:36Z">
              <w:rPr>
                <w:rFonts w:hint="eastAsia"/>
              </w:rPr>
            </w:rPrChange>
            <w14:textFill>
              <w14:solidFill>
                <w14:schemeClr w14:val="tx1"/>
              </w14:solidFill>
            </w14:textFill>
          </w:rPr>
          <w:t>来说，避免了难以测试的问题，逻辑流程也更加清晰。</w:t>
        </w:r>
      </w:ins>
    </w:p>
    <w:p>
      <w:pPr>
        <w:spacing w:line="240" w:lineRule="auto"/>
        <w:ind w:firstLine="480" w:firstLineChars="200"/>
        <w:rPr>
          <w:ins w:id="16882" w:author="冷雪凝" w:date="2019-05-14T19:29:02Z"/>
          <w:rFonts w:hint="eastAsia"/>
          <w:color w:val="000000" w:themeColor="text1"/>
          <w:rPrChange w:id="16883" w:author="梁元" w:date="2019-05-14T19:51:36Z">
            <w:rPr>
              <w:ins w:id="16884" w:author="冷雪凝" w:date="2019-05-14T19:29:02Z"/>
              <w:rFonts w:hint="eastAsia"/>
            </w:rPr>
          </w:rPrChange>
          <w14:textFill>
            <w14:solidFill>
              <w14:schemeClr w14:val="tx1"/>
            </w14:solidFill>
          </w14:textFill>
        </w:rPr>
      </w:pPr>
    </w:p>
    <w:p>
      <w:pPr>
        <w:spacing w:line="240" w:lineRule="auto"/>
        <w:ind w:firstLine="480" w:firstLineChars="200"/>
        <w:rPr>
          <w:ins w:id="16885" w:author="冷雪凝" w:date="2019-05-14T19:29:02Z"/>
          <w:color w:val="000000" w:themeColor="text1"/>
          <w:rPrChange w:id="16886" w:author="梁元" w:date="2019-05-14T19:51:36Z">
            <w:rPr>
              <w:ins w:id="16887" w:author="冷雪凝" w:date="2019-05-14T19:29:02Z"/>
            </w:rPr>
          </w:rPrChange>
          <w14:textFill>
            <w14:solidFill>
              <w14:schemeClr w14:val="tx1"/>
            </w14:solidFill>
          </w14:textFill>
        </w:rPr>
      </w:pPr>
      <w:ins w:id="16888" w:author="冷雪凝" w:date="2019-05-14T19:29:02Z">
        <w:r>
          <w:rPr>
            <w:color w:val="000000" w:themeColor="text1"/>
            <w:rPrChange w:id="16889" w:author="梁元" w:date="2019-05-14T19:51:36Z">
              <w:rPr/>
            </w:rPrChange>
            <w14:textFill>
              <w14:solidFill>
                <w14:schemeClr w14:val="tx1"/>
              </w14:solidFill>
            </w14:textFill>
          </w:rPr>
          <w:t>S</w:t>
        </w:r>
      </w:ins>
      <w:ins w:id="16891" w:author="冷雪凝" w:date="2019-05-14T19:29:02Z">
        <w:r>
          <w:rPr>
            <w:rFonts w:hint="eastAsia"/>
            <w:color w:val="000000" w:themeColor="text1"/>
            <w:rPrChange w:id="16892" w:author="梁元" w:date="2019-05-14T19:51:36Z">
              <w:rPr>
                <w:rFonts w:hint="eastAsia"/>
              </w:rPr>
            </w:rPrChange>
            <w14:textFill>
              <w14:solidFill>
                <w14:schemeClr w14:val="tx1"/>
              </w14:solidFill>
            </w14:textFill>
          </w:rPr>
          <w:t>aga的应用简单总结来说就是：</w:t>
        </w:r>
      </w:ins>
    </w:p>
    <w:p>
      <w:pPr>
        <w:spacing w:line="240" w:lineRule="auto"/>
        <w:ind w:firstLine="480" w:firstLineChars="200"/>
        <w:rPr>
          <w:ins w:id="16894" w:author="冷雪凝" w:date="2019-05-14T19:29:02Z"/>
          <w:color w:val="000000" w:themeColor="text1"/>
          <w:rPrChange w:id="16895" w:author="梁元" w:date="2019-05-14T19:51:36Z">
            <w:rPr>
              <w:ins w:id="16896" w:author="冷雪凝" w:date="2019-05-14T19:29:02Z"/>
            </w:rPr>
          </w:rPrChange>
          <w14:textFill>
            <w14:solidFill>
              <w14:schemeClr w14:val="tx1"/>
            </w14:solidFill>
          </w14:textFill>
        </w:rPr>
      </w:pPr>
      <w:ins w:id="16897" w:author="冷雪凝" w:date="2019-05-14T19:29:02Z">
        <w:r>
          <w:rPr>
            <w:rFonts w:hint="eastAsia"/>
            <w:color w:val="000000" w:themeColor="text1"/>
            <w:rPrChange w:id="16898" w:author="梁元" w:date="2019-05-14T19:51:36Z">
              <w:rPr>
                <w:rFonts w:hint="eastAsia"/>
              </w:rPr>
            </w:rPrChange>
            <w14:textFill>
              <w14:solidFill>
                <w14:schemeClr w14:val="tx1"/>
              </w14:solidFill>
            </w14:textFill>
          </w:rPr>
          <w:t>视图=&gt;</w:t>
        </w:r>
      </w:ins>
      <w:ins w:id="16900" w:author="冷雪凝" w:date="2019-05-14T19:29:02Z">
        <w:r>
          <w:rPr>
            <w:color w:val="000000" w:themeColor="text1"/>
            <w:rPrChange w:id="16901" w:author="梁元" w:date="2019-05-14T19:51:36Z">
              <w:rPr/>
            </w:rPrChange>
            <w14:textFill>
              <w14:solidFill>
                <w14:schemeClr w14:val="tx1"/>
              </w14:solidFill>
            </w14:textFill>
          </w:rPr>
          <w:t>dispatch(action)=&gt;saga</w:t>
        </w:r>
      </w:ins>
      <w:ins w:id="16903" w:author="冷雪凝" w:date="2019-05-14T19:29:02Z">
        <w:r>
          <w:rPr>
            <w:rFonts w:hint="eastAsia"/>
            <w:color w:val="000000" w:themeColor="text1"/>
            <w:rPrChange w:id="16904" w:author="梁元" w:date="2019-05-14T19:51:36Z">
              <w:rPr>
                <w:rFonts w:hint="eastAsia"/>
              </w:rPr>
            </w:rPrChange>
            <w14:textFill>
              <w14:solidFill>
                <w14:schemeClr w14:val="tx1"/>
              </w14:solidFill>
            </w14:textFill>
          </w:rPr>
          <w:t>中间件</w:t>
        </w:r>
      </w:ins>
      <w:ins w:id="16906" w:author="冷雪凝" w:date="2019-05-14T19:29:02Z">
        <w:r>
          <w:rPr>
            <w:color w:val="000000" w:themeColor="text1"/>
            <w:rPrChange w:id="16907" w:author="梁元" w:date="2019-05-14T19:51:36Z">
              <w:rPr/>
            </w:rPrChange>
            <w14:textFill>
              <w14:solidFill>
                <w14:schemeClr w14:val="tx1"/>
              </w14:solidFill>
            </w14:textFill>
          </w:rPr>
          <w:t>:</w:t>
        </w:r>
      </w:ins>
      <w:ins w:id="16909" w:author="冷雪凝" w:date="2019-05-14T19:29:02Z">
        <w:r>
          <w:rPr>
            <w:rFonts w:hint="eastAsia"/>
            <w:color w:val="000000" w:themeColor="text1"/>
            <w:rPrChange w:id="16910" w:author="梁元" w:date="2019-05-14T19:51:36Z">
              <w:rPr>
                <w:rFonts w:hint="eastAsia"/>
              </w:rPr>
            </w:rPrChange>
            <w14:textFill>
              <w14:solidFill>
                <w14:schemeClr w14:val="tx1"/>
              </w14:solidFill>
            </w14:textFill>
          </w:rPr>
          <w:t>订阅action(</w:t>
        </w:r>
      </w:ins>
      <w:ins w:id="16912" w:author="冷雪凝" w:date="2019-05-14T19:29:02Z">
        <w:r>
          <w:rPr>
            <w:color w:val="000000" w:themeColor="text1"/>
            <w:rPrChange w:id="16913" w:author="梁元" w:date="2019-05-14T19:51:36Z">
              <w:rPr/>
            </w:rPrChange>
            <w14:textFill>
              <w14:solidFill>
                <w14:schemeClr w14:val="tx1"/>
              </w14:solidFill>
            </w14:textFill>
          </w:rPr>
          <w:t>watcher</w:t>
        </w:r>
      </w:ins>
      <w:ins w:id="16915" w:author="冷雪凝" w:date="2019-05-14T19:29:02Z">
        <w:r>
          <w:rPr>
            <w:rFonts w:hint="eastAsia"/>
            <w:color w:val="000000" w:themeColor="text1"/>
            <w:rPrChange w:id="16916" w:author="梁元" w:date="2019-05-14T19:51:36Z">
              <w:rPr>
                <w:rFonts w:hint="eastAsia"/>
              </w:rPr>
            </w:rPrChange>
            <w14:textFill>
              <w14:solidFill>
                <w14:schemeClr w14:val="tx1"/>
              </w14:solidFill>
            </w14:textFill>
          </w:rPr>
          <w:t>)</w:t>
        </w:r>
      </w:ins>
      <w:ins w:id="16918" w:author="冷雪凝" w:date="2019-05-14T19:29:02Z">
        <w:r>
          <w:rPr>
            <w:color w:val="000000" w:themeColor="text1"/>
            <w:rPrChange w:id="16919" w:author="梁元" w:date="2019-05-14T19:51:36Z">
              <w:rPr/>
            </w:rPrChange>
            <w14:textFill>
              <w14:solidFill>
                <w14:schemeClr w14:val="tx1"/>
              </w14:solidFill>
            </w14:textFill>
          </w:rPr>
          <w:t xml:space="preserve">+ worker + </w:t>
        </w:r>
      </w:ins>
      <w:ins w:id="16921" w:author="冷雪凝" w:date="2019-05-14T19:29:02Z">
        <w:r>
          <w:rPr>
            <w:rFonts w:hint="eastAsia"/>
            <w:color w:val="000000" w:themeColor="text1"/>
            <w:rPrChange w:id="16922" w:author="梁元" w:date="2019-05-14T19:51:36Z">
              <w:rPr>
                <w:rFonts w:hint="eastAsia"/>
              </w:rPr>
            </w:rPrChange>
            <w14:textFill>
              <w14:solidFill>
                <w14:schemeClr w14:val="tx1"/>
              </w14:solidFill>
            </w14:textFill>
          </w:rPr>
          <w:t>dispatch</w:t>
        </w:r>
      </w:ins>
      <w:ins w:id="16924" w:author="冷雪凝" w:date="2019-05-14T19:29:02Z">
        <w:r>
          <w:rPr>
            <w:color w:val="000000" w:themeColor="text1"/>
            <w:rPrChange w:id="16925" w:author="梁元" w:date="2019-05-14T19:51:36Z">
              <w:rPr/>
            </w:rPrChange>
            <w14:textFill>
              <w14:solidFill>
                <w14:schemeClr w14:val="tx1"/>
              </w14:solidFill>
            </w14:textFill>
          </w:rPr>
          <w:t>(action)</w:t>
        </w:r>
      </w:ins>
      <w:ins w:id="16927" w:author="冷雪凝" w:date="2019-05-14T19:29:02Z">
        <w:r>
          <w:rPr>
            <w:rFonts w:hint="eastAsia"/>
            <w:color w:val="000000" w:themeColor="text1"/>
            <w:rPrChange w:id="16928" w:author="梁元" w:date="2019-05-14T19:51:36Z">
              <w:rPr>
                <w:rFonts w:hint="eastAsia"/>
              </w:rPr>
            </w:rPrChange>
            <w14:textFill>
              <w14:solidFill>
                <w14:schemeClr w14:val="tx1"/>
              </w14:solidFill>
            </w14:textFill>
          </w:rPr>
          <w:t>=</w:t>
        </w:r>
      </w:ins>
      <w:ins w:id="16930" w:author="冷雪凝" w:date="2019-05-14T19:29:02Z">
        <w:r>
          <w:rPr>
            <w:color w:val="000000" w:themeColor="text1"/>
            <w:rPrChange w:id="16931" w:author="梁元" w:date="2019-05-14T19:51:36Z">
              <w:rPr/>
            </w:rPrChange>
            <w14:textFill>
              <w14:solidFill>
                <w14:schemeClr w14:val="tx1"/>
              </w14:solidFill>
            </w14:textFill>
          </w:rPr>
          <w:t>&gt;</w:t>
        </w:r>
      </w:ins>
      <w:ins w:id="16933" w:author="冷雪凝" w:date="2019-05-14T19:29:02Z">
        <w:r>
          <w:rPr>
            <w:rFonts w:hint="eastAsia"/>
            <w:color w:val="000000" w:themeColor="text1"/>
            <w:rPrChange w:id="16934" w:author="梁元" w:date="2019-05-14T19:51:36Z">
              <w:rPr>
                <w:rFonts w:hint="eastAsia"/>
              </w:rPr>
            </w:rPrChange>
            <w14:textFill>
              <w14:solidFill>
                <w14:schemeClr w14:val="tx1"/>
              </w14:solidFill>
            </w14:textFill>
          </w:rPr>
          <w:t>数据容器</w:t>
        </w:r>
      </w:ins>
      <w:ins w:id="16936" w:author="冷雪凝" w:date="2019-05-14T19:29:02Z">
        <w:r>
          <w:rPr>
            <w:color w:val="000000" w:themeColor="text1"/>
            <w:rPrChange w:id="16937" w:author="梁元" w:date="2019-05-14T19:51:36Z">
              <w:rPr/>
            </w:rPrChange>
            <w14:textFill>
              <w14:solidFill>
                <w14:schemeClr w14:val="tx1"/>
              </w14:solidFill>
            </w14:textFill>
          </w:rPr>
          <w:t>redux(reducer)</w:t>
        </w:r>
      </w:ins>
      <w:ins w:id="16939" w:author="冷雪凝" w:date="2019-05-14T19:29:02Z">
        <w:r>
          <w:rPr>
            <w:rFonts w:hint="eastAsia"/>
            <w:color w:val="000000" w:themeColor="text1"/>
            <w:rPrChange w:id="16940" w:author="梁元" w:date="2019-05-14T19:51:36Z">
              <w:rPr>
                <w:rFonts w:hint="eastAsia"/>
              </w:rPr>
            </w:rPrChange>
            <w14:textFill>
              <w14:solidFill>
                <w14:schemeClr w14:val="tx1"/>
              </w14:solidFill>
            </w14:textFill>
          </w:rPr>
          <w:t>。</w:t>
        </w:r>
      </w:ins>
    </w:p>
    <w:p>
      <w:pPr>
        <w:spacing w:line="240" w:lineRule="auto"/>
        <w:ind w:firstLine="480" w:firstLineChars="200"/>
        <w:rPr>
          <w:ins w:id="16942" w:author="冷雪凝" w:date="2019-05-14T19:29:02Z"/>
          <w:rFonts w:hint="eastAsia"/>
          <w:color w:val="000000" w:themeColor="text1"/>
          <w:rPrChange w:id="16943" w:author="梁元" w:date="2019-05-14T19:51:36Z">
            <w:rPr>
              <w:ins w:id="16944" w:author="冷雪凝" w:date="2019-05-14T19:29:02Z"/>
              <w:rFonts w:hint="eastAsia"/>
            </w:rPr>
          </w:rPrChange>
          <w14:textFill>
            <w14:solidFill>
              <w14:schemeClr w14:val="tx1"/>
            </w14:solidFill>
          </w14:textFill>
        </w:rPr>
      </w:pPr>
    </w:p>
    <w:p>
      <w:pPr>
        <w:spacing w:line="240" w:lineRule="auto"/>
        <w:ind w:firstLine="480" w:firstLineChars="200"/>
        <w:rPr>
          <w:ins w:id="16945" w:author="冷雪凝" w:date="2019-05-14T19:29:02Z"/>
          <w:color w:val="000000" w:themeColor="text1"/>
          <w:rPrChange w:id="16946" w:author="梁元" w:date="2019-05-14T19:51:36Z">
            <w:rPr>
              <w:ins w:id="16947" w:author="冷雪凝" w:date="2019-05-14T19:29:02Z"/>
            </w:rPr>
          </w:rPrChange>
          <w14:textFill>
            <w14:solidFill>
              <w14:schemeClr w14:val="tx1"/>
            </w14:solidFill>
          </w14:textFill>
        </w:rPr>
      </w:pPr>
      <w:ins w:id="16948" w:author="冷雪凝" w:date="2019-05-14T19:29:02Z">
        <w:r>
          <w:rPr>
            <w:rFonts w:hint="eastAsia"/>
            <w:color w:val="000000" w:themeColor="text1"/>
            <w:rPrChange w:id="16949" w:author="梁元" w:date="2019-05-14T19:51:36Z">
              <w:rPr>
                <w:rFonts w:hint="eastAsia"/>
              </w:rPr>
            </w:rPrChange>
            <w14:textFill>
              <w14:solidFill>
                <w14:schemeClr w14:val="tx1"/>
              </w14:solidFill>
            </w14:textFill>
          </w:rPr>
          <w:t>虽然saga可以起很大的效果，但是也有弊端：</w:t>
        </w:r>
      </w:ins>
    </w:p>
    <w:p>
      <w:pPr>
        <w:pStyle w:val="21"/>
        <w:numPr>
          <w:ilvl w:val="0"/>
          <w:numId w:val="22"/>
        </w:numPr>
        <w:spacing w:line="240" w:lineRule="auto"/>
        <w:ind w:firstLine="480" w:firstLineChars="200"/>
        <w:rPr>
          <w:ins w:id="16951" w:author="冷雪凝" w:date="2019-05-14T19:29:02Z"/>
          <w:color w:val="000000" w:themeColor="text1"/>
          <w:rPrChange w:id="16952" w:author="梁元" w:date="2019-05-14T19:51:36Z">
            <w:rPr>
              <w:ins w:id="16953" w:author="冷雪凝" w:date="2019-05-14T19:29:02Z"/>
            </w:rPr>
          </w:rPrChange>
          <w14:textFill>
            <w14:solidFill>
              <w14:schemeClr w14:val="tx1"/>
            </w14:solidFill>
          </w14:textFill>
        </w:rPr>
      </w:pPr>
      <w:ins w:id="16954" w:author="冷雪凝" w:date="2019-05-14T19:29:02Z">
        <w:r>
          <w:rPr>
            <w:color w:val="000000" w:themeColor="text1"/>
            <w:rPrChange w:id="16955" w:author="梁元" w:date="2019-05-14T19:51:36Z">
              <w:rPr/>
            </w:rPrChange>
            <w14:textFill>
              <w14:solidFill>
                <w14:schemeClr w14:val="tx1"/>
              </w14:solidFill>
            </w14:textFill>
          </w:rPr>
          <w:t>redux-saga模型的理解和学习需要投入很多精力</w:t>
        </w:r>
      </w:ins>
    </w:p>
    <w:p>
      <w:pPr>
        <w:pStyle w:val="21"/>
        <w:numPr>
          <w:ilvl w:val="0"/>
          <w:numId w:val="22"/>
        </w:numPr>
        <w:spacing w:line="240" w:lineRule="auto"/>
        <w:ind w:firstLine="480" w:firstLineChars="200"/>
        <w:rPr>
          <w:ins w:id="16957" w:author="冷雪凝" w:date="2019-05-14T19:29:02Z"/>
          <w:color w:val="000000" w:themeColor="text1"/>
          <w:rPrChange w:id="16958" w:author="梁元" w:date="2019-05-14T19:51:36Z">
            <w:rPr>
              <w:ins w:id="16959" w:author="冷雪凝" w:date="2019-05-14T19:29:02Z"/>
            </w:rPr>
          </w:rPrChange>
          <w14:textFill>
            <w14:solidFill>
              <w14:schemeClr w14:val="tx1"/>
            </w14:solidFill>
          </w14:textFill>
        </w:rPr>
      </w:pPr>
      <w:ins w:id="16960" w:author="冷雪凝" w:date="2019-05-14T19:29:02Z">
        <w:r>
          <w:rPr>
            <w:rFonts w:hint="eastAsia"/>
            <w:color w:val="000000" w:themeColor="text1"/>
            <w:rPrChange w:id="16961" w:author="梁元" w:date="2019-05-14T19:51:36Z">
              <w:rPr>
                <w:rFonts w:hint="eastAsia"/>
              </w:rPr>
            </w:rPrChange>
            <w14:textFill>
              <w14:solidFill>
                <w14:schemeClr w14:val="tx1"/>
              </w14:solidFill>
            </w14:textFill>
          </w:rPr>
          <w:t>因为需要用</w:t>
        </w:r>
      </w:ins>
      <w:ins w:id="16963" w:author="冷雪凝" w:date="2019-05-14T19:29:02Z">
        <w:r>
          <w:rPr>
            <w:color w:val="000000" w:themeColor="text1"/>
            <w:rPrChange w:id="16964" w:author="梁元" w:date="2019-05-14T19:51:36Z">
              <w:rPr/>
            </w:rPrChange>
            <w14:textFill>
              <w14:solidFill>
                <w14:schemeClr w14:val="tx1"/>
              </w14:solidFill>
            </w14:textFill>
          </w:rPr>
          <w:t>action触发，所以会产生很多对于reducer无用的action, 但是reducer一样会跑一轮，虽然目前没有观测到性能下降，但还是有计算开销</w:t>
        </w:r>
      </w:ins>
    </w:p>
    <w:p>
      <w:pPr>
        <w:pStyle w:val="21"/>
        <w:numPr>
          <w:ilvl w:val="0"/>
          <w:numId w:val="22"/>
        </w:numPr>
        <w:spacing w:line="240" w:lineRule="auto"/>
        <w:ind w:firstLine="480" w:firstLineChars="200"/>
        <w:rPr>
          <w:ins w:id="16966" w:author="冷雪凝" w:date="2019-05-14T19:29:02Z"/>
          <w:color w:val="000000" w:themeColor="text1"/>
          <w:rPrChange w:id="16967" w:author="梁元" w:date="2019-05-14T19:51:36Z">
            <w:rPr>
              <w:ins w:id="16968" w:author="冷雪凝" w:date="2019-05-14T19:29:02Z"/>
            </w:rPr>
          </w:rPrChange>
          <w14:textFill>
            <w14:solidFill>
              <w14:schemeClr w14:val="tx1"/>
            </w14:solidFill>
          </w14:textFill>
        </w:rPr>
      </w:pPr>
      <w:ins w:id="16969" w:author="冷雪凝" w:date="2019-05-14T19:29:02Z">
        <w:r>
          <w:rPr>
            <w:rFonts w:hint="eastAsia"/>
            <w:color w:val="000000" w:themeColor="text1"/>
            <w:rPrChange w:id="16970" w:author="梁元" w:date="2019-05-14T19:51:36Z">
              <w:rPr>
                <w:rFonts w:hint="eastAsia"/>
              </w:rPr>
            </w:rPrChange>
            <w14:textFill>
              <w14:solidFill>
                <w14:schemeClr w14:val="tx1"/>
              </w14:solidFill>
            </w14:textFill>
          </w:rPr>
          <w:t>在</w:t>
        </w:r>
      </w:ins>
      <w:ins w:id="16972" w:author="冷雪凝" w:date="2019-05-14T19:29:02Z">
        <w:r>
          <w:rPr>
            <w:color w:val="000000" w:themeColor="text1"/>
            <w:rPrChange w:id="16973" w:author="梁元" w:date="2019-05-14T19:51:36Z">
              <w:rPr/>
            </w:rPrChange>
            <w14:textFill>
              <w14:solidFill>
                <w14:schemeClr w14:val="tx1"/>
              </w14:solidFill>
            </w14:textFill>
          </w:rPr>
          <w:t>action的定义上要谨慎，避免action在saga和reducer之间重复触发，造成死循环</w:t>
        </w:r>
      </w:ins>
    </w:p>
    <w:p>
      <w:pPr>
        <w:pStyle w:val="21"/>
        <w:numPr>
          <w:ilvl w:val="0"/>
          <w:numId w:val="22"/>
        </w:numPr>
        <w:spacing w:line="240" w:lineRule="auto"/>
        <w:ind w:firstLine="480" w:firstLineChars="200"/>
        <w:rPr>
          <w:ins w:id="16975" w:author="冷雪凝" w:date="2019-05-14T19:29:02Z"/>
          <w:color w:val="000000" w:themeColor="text1"/>
          <w:rPrChange w:id="16976" w:author="梁元" w:date="2019-05-14T19:51:36Z">
            <w:rPr>
              <w:ins w:id="16977" w:author="冷雪凝" w:date="2019-05-14T19:29:02Z"/>
            </w:rPr>
          </w:rPrChange>
          <w14:textFill>
            <w14:solidFill>
              <w14:schemeClr w14:val="tx1"/>
            </w14:solidFill>
          </w14:textFill>
        </w:rPr>
      </w:pPr>
      <w:ins w:id="16978" w:author="冷雪凝" w:date="2019-05-14T19:29:02Z">
        <w:r>
          <w:rPr>
            <w:rFonts w:hint="eastAsia"/>
            <w:color w:val="000000" w:themeColor="text1"/>
            <w:rPrChange w:id="16979" w:author="梁元" w:date="2019-05-14T19:51:36Z">
              <w:rPr>
                <w:rFonts w:hint="eastAsia"/>
              </w:rPr>
            </w:rPrChange>
            <w14:textFill>
              <w14:solidFill>
                <w14:schemeClr w14:val="tx1"/>
              </w14:solidFill>
            </w14:textFill>
          </w:rPr>
          <w:t>增加了项目目录结构复杂度和维护成本</w:t>
        </w:r>
      </w:ins>
    </w:p>
    <w:p>
      <w:pPr>
        <w:spacing w:line="240" w:lineRule="auto"/>
        <w:ind w:firstLine="480" w:firstLineChars="200"/>
        <w:rPr>
          <w:ins w:id="16981" w:author="冷雪凝" w:date="2019-05-14T19:29:02Z"/>
          <w:color w:val="000000" w:themeColor="text1"/>
          <w:rPrChange w:id="16982" w:author="梁元" w:date="2019-05-14T19:51:36Z">
            <w:rPr>
              <w:ins w:id="16983" w:author="冷雪凝" w:date="2019-05-14T19:29:02Z"/>
            </w:rPr>
          </w:rPrChange>
          <w14:textFill>
            <w14:solidFill>
              <w14:schemeClr w14:val="tx1"/>
            </w14:solidFill>
          </w14:textFill>
        </w:rPr>
      </w:pPr>
      <w:ins w:id="16984" w:author="冷雪凝" w:date="2019-05-14T19:29:02Z">
        <w:r>
          <w:rPr>
            <w:rFonts w:hint="eastAsia"/>
            <w:color w:val="000000" w:themeColor="text1"/>
            <w:rPrChange w:id="16985" w:author="梁元" w:date="2019-05-14T19:51:36Z">
              <w:rPr>
                <w:rFonts w:hint="eastAsia"/>
              </w:rPr>
            </w:rPrChange>
            <w14:textFill>
              <w14:solidFill>
                <w14:schemeClr w14:val="tx1"/>
              </w14:solidFill>
            </w14:textFill>
          </w:rPr>
          <w:t>。</w:t>
        </w:r>
      </w:ins>
    </w:p>
    <w:p>
      <w:pPr>
        <w:pStyle w:val="3"/>
        <w:numPr>
          <w:ilvl w:val="0"/>
          <w:numId w:val="21"/>
        </w:numPr>
        <w:spacing w:line="240" w:lineRule="auto"/>
        <w:ind w:firstLine="562" w:firstLineChars="200"/>
        <w:rPr>
          <w:ins w:id="16987" w:author="冷雪凝" w:date="2019-05-14T19:29:02Z"/>
          <w:rFonts w:ascii="仿宋" w:hAnsi="仿宋" w:eastAsia="仿宋"/>
          <w:color w:val="000000" w:themeColor="text1"/>
          <w:sz w:val="28"/>
          <w:szCs w:val="28"/>
          <w:rPrChange w:id="16988" w:author="梁元" w:date="2019-05-14T19:51:36Z">
            <w:rPr>
              <w:ins w:id="16989" w:author="冷雪凝" w:date="2019-05-14T19:29:02Z"/>
              <w:rFonts w:ascii="仿宋" w:hAnsi="仿宋" w:eastAsia="仿宋"/>
              <w:sz w:val="28"/>
              <w:szCs w:val="28"/>
            </w:rPr>
          </w:rPrChange>
          <w14:textFill>
            <w14:solidFill>
              <w14:schemeClr w14:val="tx1"/>
            </w14:solidFill>
          </w14:textFill>
        </w:rPr>
      </w:pPr>
      <w:ins w:id="16990" w:author="冷雪凝" w:date="2019-05-14T19:29:02Z">
        <w:bookmarkStart w:id="578" w:name="_Toc24329_WPSOffice_Level2"/>
        <w:r>
          <w:rPr>
            <w:rFonts w:hint="eastAsia" w:ascii="仿宋" w:hAnsi="仿宋" w:eastAsia="仿宋"/>
            <w:color w:val="000000" w:themeColor="text1"/>
            <w:sz w:val="28"/>
            <w:szCs w:val="28"/>
            <w:rPrChange w:id="16991" w:author="梁元" w:date="2019-05-14T19:51:36Z">
              <w:rPr>
                <w:rFonts w:hint="eastAsia" w:ascii="仿宋" w:hAnsi="仿宋" w:eastAsia="仿宋"/>
                <w:sz w:val="28"/>
                <w:szCs w:val="28"/>
              </w:rPr>
            </w:rPrChange>
            <w14:textFill>
              <w14:solidFill>
                <w14:schemeClr w14:val="tx1"/>
              </w14:solidFill>
            </w14:textFill>
          </w:rPr>
          <w:t>解法对比及优缺点</w:t>
        </w:r>
        <w:bookmarkEnd w:id="578"/>
      </w:ins>
    </w:p>
    <w:p>
      <w:pPr>
        <w:spacing w:line="240" w:lineRule="auto"/>
        <w:ind w:firstLine="480" w:firstLineChars="200"/>
        <w:rPr>
          <w:ins w:id="16993" w:author="冷雪凝" w:date="2019-05-14T19:29:02Z"/>
          <w:color w:val="000000" w:themeColor="text1"/>
          <w:rPrChange w:id="16994" w:author="梁元" w:date="2019-05-14T19:51:36Z">
            <w:rPr>
              <w:ins w:id="16995" w:author="冷雪凝" w:date="2019-05-14T19:29:02Z"/>
            </w:rPr>
          </w:rPrChange>
          <w14:textFill>
            <w14:solidFill>
              <w14:schemeClr w14:val="tx1"/>
            </w14:solidFill>
          </w14:textFill>
        </w:rPr>
      </w:pPr>
      <w:ins w:id="16996" w:author="冷雪凝" w:date="2019-05-14T19:29:02Z">
        <w:r>
          <w:rPr>
            <w:rFonts w:hint="eastAsia"/>
            <w:color w:val="000000" w:themeColor="text1"/>
            <w:rPrChange w:id="16997" w:author="梁元" w:date="2019-05-14T19:51:36Z">
              <w:rPr>
                <w:rFonts w:hint="eastAsia"/>
              </w:rPr>
            </w:rPrChange>
            <w14:textFill>
              <w14:solidFill>
                <w14:schemeClr w14:val="tx1"/>
              </w14:solidFill>
            </w14:textFill>
          </w:rPr>
          <w:t>普通解法只是对redux-saga基本使用的介绍，仅限于知道怎么用，不能说明redux-saga的适用场景，以及更复杂场景的使用情况。</w:t>
        </w:r>
      </w:ins>
    </w:p>
    <w:p>
      <w:pPr>
        <w:spacing w:line="240" w:lineRule="auto"/>
        <w:ind w:firstLine="480" w:firstLineChars="200"/>
        <w:rPr>
          <w:ins w:id="16999" w:author="冷雪凝" w:date="2019-05-14T19:29:02Z"/>
          <w:rFonts w:hint="eastAsia"/>
          <w:color w:val="000000" w:themeColor="text1"/>
          <w:rPrChange w:id="17000" w:author="梁元" w:date="2019-05-14T19:51:36Z">
            <w:rPr>
              <w:ins w:id="17001" w:author="冷雪凝" w:date="2019-05-14T19:29:02Z"/>
              <w:rFonts w:hint="eastAsia"/>
            </w:rPr>
          </w:rPrChange>
          <w14:textFill>
            <w14:solidFill>
              <w14:schemeClr w14:val="tx1"/>
            </w14:solidFill>
          </w14:textFill>
        </w:rPr>
      </w:pPr>
      <w:ins w:id="17002" w:author="冷雪凝" w:date="2019-05-14T19:29:02Z">
        <w:r>
          <w:rPr>
            <w:rFonts w:hint="eastAsia"/>
            <w:color w:val="000000" w:themeColor="text1"/>
            <w:rPrChange w:id="17003" w:author="梁元" w:date="2019-05-14T19:51:36Z">
              <w:rPr>
                <w:rFonts w:hint="eastAsia"/>
              </w:rPr>
            </w:rPrChange>
            <w14:textFill>
              <w14:solidFill>
                <w14:schemeClr w14:val="tx1"/>
              </w14:solidFill>
            </w14:textFill>
          </w:rPr>
          <w:t>大牛解法则清楚地说明了redux-saga的应用流程，心里明确什么时候需要使用saga。并且对潜在问题做了说明，同时对比了其他类似的中间件，体现了丰富的应用经验</w:t>
        </w:r>
      </w:ins>
    </w:p>
    <w:p>
      <w:pPr>
        <w:spacing w:line="240" w:lineRule="auto"/>
        <w:ind w:firstLine="480" w:firstLineChars="200"/>
        <w:rPr>
          <w:ins w:id="17005" w:author="冷雪凝" w:date="2019-05-14T19:29:02Z"/>
          <w:color w:val="000000" w:themeColor="text1"/>
          <w:rPrChange w:id="17006" w:author="梁元" w:date="2019-05-14T19:51:36Z">
            <w:rPr>
              <w:ins w:id="17007" w:author="冷雪凝" w:date="2019-05-14T19:29:02Z"/>
            </w:rPr>
          </w:rPrChange>
          <w14:textFill>
            <w14:solidFill>
              <w14:schemeClr w14:val="tx1"/>
            </w14:solidFill>
          </w14:textFill>
        </w:rPr>
      </w:pPr>
    </w:p>
    <w:p>
      <w:pPr>
        <w:pStyle w:val="3"/>
        <w:numPr>
          <w:ilvl w:val="0"/>
          <w:numId w:val="21"/>
        </w:numPr>
        <w:spacing w:line="240" w:lineRule="auto"/>
        <w:ind w:firstLine="562" w:firstLineChars="200"/>
        <w:rPr>
          <w:ins w:id="17008" w:author="冷雪凝" w:date="2019-05-14T19:29:02Z"/>
          <w:rFonts w:ascii="仿宋" w:hAnsi="仿宋" w:eastAsia="仿宋"/>
          <w:color w:val="000000" w:themeColor="text1"/>
          <w:sz w:val="28"/>
          <w:szCs w:val="28"/>
          <w:rPrChange w:id="17009" w:author="梁元" w:date="2019-05-14T19:51:36Z">
            <w:rPr>
              <w:ins w:id="17010" w:author="冷雪凝" w:date="2019-05-14T19:29:02Z"/>
              <w:rFonts w:ascii="仿宋" w:hAnsi="仿宋" w:eastAsia="仿宋"/>
              <w:sz w:val="28"/>
              <w:szCs w:val="28"/>
            </w:rPr>
          </w:rPrChange>
          <w14:textFill>
            <w14:solidFill>
              <w14:schemeClr w14:val="tx1"/>
            </w14:solidFill>
          </w14:textFill>
        </w:rPr>
      </w:pPr>
      <w:ins w:id="17011" w:author="冷雪凝" w:date="2019-05-14T19:29:02Z">
        <w:bookmarkStart w:id="579" w:name="_Toc2241_WPSOffice_Level2"/>
        <w:r>
          <w:rPr>
            <w:rFonts w:hint="eastAsia" w:ascii="仿宋" w:hAnsi="仿宋" w:eastAsia="仿宋"/>
            <w:color w:val="000000" w:themeColor="text1"/>
            <w:sz w:val="28"/>
            <w:szCs w:val="28"/>
            <w:rPrChange w:id="17012"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579"/>
      </w:ins>
    </w:p>
    <w:p>
      <w:pPr>
        <w:ind w:firstLine="480" w:firstLineChars="200"/>
        <w:rPr>
          <w:ins w:id="17014" w:author="冷雪凝" w:date="2019-05-14T19:29:02Z"/>
          <w:color w:val="000000" w:themeColor="text1"/>
          <w:rPrChange w:id="17015" w:author="梁元" w:date="2019-05-14T19:51:36Z">
            <w:rPr>
              <w:ins w:id="17016" w:author="冷雪凝" w:date="2019-05-14T19:29:02Z"/>
            </w:rPr>
          </w:rPrChange>
          <w14:textFill>
            <w14:solidFill>
              <w14:schemeClr w14:val="tx1"/>
            </w14:solidFill>
          </w14:textFill>
        </w:rPr>
      </w:pPr>
      <w:ins w:id="17017" w:author="冷雪凝" w:date="2019-05-14T19:29:02Z">
        <w:r>
          <w:rPr>
            <w:rFonts w:hint="eastAsia"/>
            <w:color w:val="000000" w:themeColor="text1"/>
            <w:rPrChange w:id="17018" w:author="梁元" w:date="2019-05-14T19:51:36Z">
              <w:rPr>
                <w:rFonts w:hint="eastAsia"/>
              </w:rPr>
            </w:rPrChange>
            <w14:textFill>
              <w14:solidFill>
                <w14:schemeClr w14:val="tx1"/>
              </w14:solidFill>
            </w14:textFill>
          </w:rPr>
          <w:t>对比说明redux</w:t>
        </w:r>
      </w:ins>
      <w:ins w:id="17020" w:author="冷雪凝" w:date="2019-05-14T19:29:02Z">
        <w:r>
          <w:rPr>
            <w:color w:val="000000" w:themeColor="text1"/>
            <w:rPrChange w:id="17021" w:author="梁元" w:date="2019-05-14T19:51:36Z">
              <w:rPr/>
            </w:rPrChange>
            <w14:textFill>
              <w14:solidFill>
                <w14:schemeClr w14:val="tx1"/>
              </w14:solidFill>
            </w14:textFill>
          </w:rPr>
          <w:t>-saga</w:t>
        </w:r>
      </w:ins>
      <w:ins w:id="17023" w:author="冷雪凝" w:date="2019-05-14T19:29:02Z">
        <w:r>
          <w:rPr>
            <w:rFonts w:hint="eastAsia"/>
            <w:color w:val="000000" w:themeColor="text1"/>
            <w:rPrChange w:id="17024" w:author="梁元" w:date="2019-05-14T19:51:36Z">
              <w:rPr>
                <w:rFonts w:hint="eastAsia"/>
              </w:rPr>
            </w:rPrChange>
            <w14:textFill>
              <w14:solidFill>
                <w14:schemeClr w14:val="tx1"/>
              </w14:solidFill>
            </w14:textFill>
          </w:rPr>
          <w:t>和redux-thunk的特点？</w:t>
        </w:r>
      </w:ins>
    </w:p>
    <w:p>
      <w:pPr>
        <w:ind w:firstLine="480" w:firstLineChars="200"/>
        <w:rPr>
          <w:ins w:id="17026" w:author="冷雪凝" w:date="2019-05-14T19:29:02Z"/>
          <w:color w:val="000000" w:themeColor="text1"/>
          <w:rPrChange w:id="17027" w:author="梁元" w:date="2019-05-14T19:51:36Z">
            <w:rPr>
              <w:ins w:id="17028" w:author="冷雪凝" w:date="2019-05-14T19:29:02Z"/>
            </w:rPr>
          </w:rPrChange>
          <w14:textFill>
            <w14:solidFill>
              <w14:schemeClr w14:val="tx1"/>
            </w14:solidFill>
          </w14:textFill>
        </w:rPr>
      </w:pPr>
    </w:p>
    <w:p>
      <w:pPr>
        <w:spacing w:line="240" w:lineRule="auto"/>
        <w:ind w:firstLine="480" w:firstLineChars="200"/>
        <w:rPr>
          <w:ins w:id="17029" w:author="冷雪凝" w:date="2019-05-14T19:29:02Z"/>
          <w:color w:val="000000" w:themeColor="text1"/>
          <w:rPrChange w:id="17030" w:author="梁元" w:date="2019-05-14T19:51:36Z">
            <w:rPr>
              <w:ins w:id="17031" w:author="冷雪凝" w:date="2019-05-14T19:29:02Z"/>
            </w:rPr>
          </w:rPrChange>
          <w14:textFill>
            <w14:solidFill>
              <w14:schemeClr w14:val="tx1"/>
            </w14:solidFill>
          </w14:textFill>
        </w:rPr>
      </w:pPr>
      <w:ins w:id="17032" w:author="冷雪凝" w:date="2019-05-14T19:29:02Z">
        <w:r>
          <w:rPr>
            <w:rFonts w:hint="eastAsia"/>
            <w:color w:val="000000" w:themeColor="text1"/>
            <w:rPrChange w:id="17033" w:author="梁元" w:date="2019-05-14T19:51:36Z">
              <w:rPr>
                <w:rFonts w:hint="eastAsia"/>
              </w:rPr>
            </w:rPrChange>
            <w14:textFill>
              <w14:solidFill>
                <w14:schemeClr w14:val="tx1"/>
              </w14:solidFill>
            </w14:textFill>
          </w:rPr>
          <w:t>越是用来解决具体问题的技术，使用起来越容易，越高效，学习成本越低；越是用来解决宽泛问题的技术，使用起来越难，学习成本越高。</w:t>
        </w:r>
      </w:ins>
      <w:ins w:id="17035" w:author="冷雪凝" w:date="2019-05-14T19:29:02Z">
        <w:r>
          <w:rPr>
            <w:color w:val="000000" w:themeColor="text1"/>
            <w:rPrChange w:id="17036" w:author="梁元" w:date="2019-05-14T19:51:36Z">
              <w:rPr/>
            </w:rPrChange>
            <w14:textFill>
              <w14:solidFill>
                <w14:schemeClr w14:val="tx1"/>
              </w14:solidFill>
            </w14:textFill>
          </w:rPr>
          <w:t xml:space="preserve"> thunk解决的是很具体的一个问题，就是在action到达reducer之前做一些其他的业务，比如fetch后端, 它在做这件事的上很高效。而Saga解决的问题要更宽泛一些，因为saga只是拦截了action，至于做什么，开发者需要自己来考虑，可以是fetch后端，也可以是更新redux store, 甚至可以执行action带进来的callback。 很显然对于一个业务层来说,saga会是一个更合适的选择，但同时也带来了学习成本的提高。</w:t>
        </w:r>
      </w:ins>
    </w:p>
    <w:p>
      <w:pPr>
        <w:spacing w:line="240" w:lineRule="auto"/>
        <w:ind w:firstLine="480" w:firstLineChars="200"/>
        <w:rPr>
          <w:ins w:id="17038" w:author="冷雪凝" w:date="2019-05-14T19:29:02Z"/>
          <w:color w:val="000000" w:themeColor="text1"/>
          <w:rPrChange w:id="17039" w:author="梁元" w:date="2019-05-14T19:51:36Z">
            <w:rPr>
              <w:ins w:id="17040" w:author="冷雪凝" w:date="2019-05-14T19:29:02Z"/>
            </w:rPr>
          </w:rPrChange>
          <w14:textFill>
            <w14:solidFill>
              <w14:schemeClr w14:val="tx1"/>
            </w14:solidFill>
          </w14:textFill>
        </w:rPr>
      </w:pPr>
    </w:p>
    <w:p>
      <w:pPr>
        <w:pStyle w:val="3"/>
        <w:numPr>
          <w:ilvl w:val="0"/>
          <w:numId w:val="21"/>
        </w:numPr>
        <w:spacing w:line="240" w:lineRule="auto"/>
        <w:ind w:firstLine="562" w:firstLineChars="200"/>
        <w:rPr>
          <w:ins w:id="17041" w:author="冷雪凝" w:date="2019-05-14T19:29:02Z"/>
          <w:rFonts w:ascii="仿宋" w:hAnsi="仿宋" w:eastAsia="仿宋"/>
          <w:color w:val="000000" w:themeColor="text1"/>
          <w:sz w:val="28"/>
          <w:szCs w:val="28"/>
          <w:rPrChange w:id="17042" w:author="梁元" w:date="2019-05-14T19:51:36Z">
            <w:rPr>
              <w:ins w:id="17043" w:author="冷雪凝" w:date="2019-05-14T19:29:02Z"/>
              <w:rFonts w:ascii="仿宋" w:hAnsi="仿宋" w:eastAsia="仿宋"/>
              <w:sz w:val="28"/>
              <w:szCs w:val="28"/>
            </w:rPr>
          </w:rPrChange>
          <w14:textFill>
            <w14:solidFill>
              <w14:schemeClr w14:val="tx1"/>
            </w14:solidFill>
          </w14:textFill>
        </w:rPr>
      </w:pPr>
      <w:ins w:id="17044" w:author="冷雪凝" w:date="2019-05-14T19:29:02Z">
        <w:bookmarkStart w:id="580" w:name="_Toc735_WPSOffice_Level2"/>
        <w:r>
          <w:rPr>
            <w:rFonts w:hint="eastAsia" w:ascii="仿宋" w:hAnsi="仿宋" w:eastAsia="仿宋"/>
            <w:color w:val="000000" w:themeColor="text1"/>
            <w:sz w:val="28"/>
            <w:szCs w:val="28"/>
            <w:rPrChange w:id="17045" w:author="梁元" w:date="2019-05-14T19:51:36Z">
              <w:rPr>
                <w:rFonts w:hint="eastAsia" w:ascii="仿宋" w:hAnsi="仿宋" w:eastAsia="仿宋"/>
                <w:sz w:val="28"/>
                <w:szCs w:val="28"/>
              </w:rPr>
            </w:rPrChange>
            <w14:textFill>
              <w14:solidFill>
                <w14:schemeClr w14:val="tx1"/>
              </w14:solidFill>
            </w14:textFill>
          </w:rPr>
          <w:t>项目中体现经验的点</w:t>
        </w:r>
        <w:bookmarkEnd w:id="580"/>
      </w:ins>
    </w:p>
    <w:p>
      <w:pPr>
        <w:ind w:firstLine="480" w:firstLineChars="200"/>
        <w:rPr>
          <w:ins w:id="17047" w:author="冷雪凝" w:date="2019-05-14T19:29:02Z"/>
          <w:color w:val="000000" w:themeColor="text1"/>
          <w:rPrChange w:id="17048" w:author="梁元" w:date="2019-05-14T19:51:36Z">
            <w:rPr>
              <w:ins w:id="17049" w:author="冷雪凝" w:date="2019-05-14T19:29:02Z"/>
            </w:rPr>
          </w:rPrChange>
          <w14:textFill>
            <w14:solidFill>
              <w14:schemeClr w14:val="tx1"/>
            </w14:solidFill>
          </w14:textFill>
        </w:rPr>
      </w:pPr>
      <w:ins w:id="17050" w:author="冷雪凝" w:date="2019-05-14T19:29:02Z">
        <w:r>
          <w:rPr>
            <w:rFonts w:hint="eastAsia"/>
            <w:color w:val="000000" w:themeColor="text1"/>
            <w:rPrChange w:id="17051" w:author="梁元" w:date="2019-05-14T19:51:36Z">
              <w:rPr>
                <w:rFonts w:hint="eastAsia"/>
              </w:rPr>
            </w:rPrChange>
            <w14:textFill>
              <w14:solidFill>
                <w14:schemeClr w14:val="tx1"/>
              </w14:solidFill>
            </w14:textFill>
          </w:rPr>
          <w:t>深刻理解项目异步流程管理问题，以及选择正确的解决方案；</w:t>
        </w:r>
      </w:ins>
    </w:p>
    <w:p>
      <w:pPr>
        <w:pStyle w:val="3"/>
        <w:numPr>
          <w:ilvl w:val="0"/>
          <w:numId w:val="21"/>
        </w:numPr>
        <w:spacing w:line="240" w:lineRule="auto"/>
        <w:ind w:firstLine="562" w:firstLineChars="200"/>
        <w:rPr>
          <w:ins w:id="17053" w:author="冷雪凝" w:date="2019-05-14T19:29:02Z"/>
          <w:rFonts w:ascii="仿宋" w:hAnsi="仿宋" w:eastAsia="仿宋"/>
          <w:color w:val="000000" w:themeColor="text1"/>
          <w:sz w:val="28"/>
          <w:szCs w:val="28"/>
          <w:rPrChange w:id="17054" w:author="梁元" w:date="2019-05-14T19:51:36Z">
            <w:rPr>
              <w:ins w:id="17055" w:author="冷雪凝" w:date="2019-05-14T19:29:02Z"/>
              <w:rFonts w:ascii="仿宋" w:hAnsi="仿宋" w:eastAsia="仿宋"/>
              <w:sz w:val="28"/>
              <w:szCs w:val="28"/>
            </w:rPr>
          </w:rPrChange>
          <w14:textFill>
            <w14:solidFill>
              <w14:schemeClr w14:val="tx1"/>
            </w14:solidFill>
          </w14:textFill>
        </w:rPr>
      </w:pPr>
      <w:ins w:id="17056" w:author="冷雪凝" w:date="2019-05-14T19:29:02Z">
        <w:bookmarkStart w:id="581" w:name="_Toc6697_WPSOffice_Level2"/>
        <w:r>
          <w:rPr>
            <w:rFonts w:hint="eastAsia" w:ascii="仿宋" w:hAnsi="仿宋" w:eastAsia="仿宋"/>
            <w:color w:val="000000" w:themeColor="text1"/>
            <w:sz w:val="28"/>
            <w:szCs w:val="28"/>
            <w:rPrChange w:id="17057" w:author="梁元" w:date="2019-05-14T19:51:36Z">
              <w:rPr>
                <w:rFonts w:hint="eastAsia" w:ascii="仿宋" w:hAnsi="仿宋" w:eastAsia="仿宋"/>
                <w:sz w:val="28"/>
                <w:szCs w:val="28"/>
              </w:rPr>
            </w:rPrChange>
            <w14:textFill>
              <w14:solidFill>
                <w14:schemeClr w14:val="tx1"/>
              </w14:solidFill>
            </w14:textFill>
          </w:rPr>
          <w:t>论坛参考</w:t>
        </w:r>
        <w:bookmarkEnd w:id="581"/>
      </w:ins>
    </w:p>
    <w:p>
      <w:pPr>
        <w:ind w:firstLine="480" w:firstLineChars="200"/>
        <w:rPr>
          <w:ins w:id="17059" w:author="冷雪凝" w:date="2019-05-14T19:29:02Z"/>
          <w:rStyle w:val="18"/>
          <w:color w:val="000000" w:themeColor="text1"/>
          <w:rPrChange w:id="17060" w:author="梁元" w:date="2019-05-14T19:51:36Z">
            <w:rPr>
              <w:ins w:id="17061" w:author="冷雪凝" w:date="2019-05-14T19:29:02Z"/>
              <w:rStyle w:val="18"/>
            </w:rPr>
          </w:rPrChange>
          <w14:textFill>
            <w14:solidFill>
              <w14:schemeClr w14:val="tx1"/>
            </w14:solidFill>
          </w14:textFill>
        </w:rPr>
      </w:pPr>
      <w:ins w:id="17062" w:author="冷雪凝" w:date="2019-05-14T19:29:02Z">
        <w:r>
          <w:rPr>
            <w:color w:val="000000" w:themeColor="text1"/>
            <w:rPrChange w:id="17063" w:author="梁元" w:date="2019-05-14T19:51:36Z">
              <w:rPr/>
            </w:rPrChange>
            <w14:textFill>
              <w14:solidFill>
                <w14:schemeClr w14:val="tx1"/>
              </w14:solidFill>
            </w14:textFill>
          </w:rPr>
          <w:fldChar w:fldCharType="begin"/>
        </w:r>
      </w:ins>
      <w:ins w:id="17065" w:author="冷雪凝" w:date="2019-05-14T19:29:02Z">
        <w:r>
          <w:rPr>
            <w:color w:val="000000" w:themeColor="text1"/>
            <w:rPrChange w:id="17066" w:author="梁元" w:date="2019-05-14T19:51:36Z">
              <w:rPr/>
            </w:rPrChange>
            <w14:textFill>
              <w14:solidFill>
                <w14:schemeClr w14:val="tx1"/>
              </w14:solidFill>
            </w14:textFill>
          </w:rPr>
          <w:instrText xml:space="preserve"> HYPERLINK "https://redux-saga-in-chinese.js.org/docs/api/" </w:instrText>
        </w:r>
      </w:ins>
      <w:ins w:id="17068" w:author="冷雪凝" w:date="2019-05-14T19:29:02Z">
        <w:r>
          <w:rPr>
            <w:color w:val="000000" w:themeColor="text1"/>
            <w:rPrChange w:id="17069" w:author="梁元" w:date="2019-05-14T19:51:36Z">
              <w:rPr/>
            </w:rPrChange>
            <w14:textFill>
              <w14:solidFill>
                <w14:schemeClr w14:val="tx1"/>
              </w14:solidFill>
            </w14:textFill>
          </w:rPr>
          <w:fldChar w:fldCharType="separate"/>
        </w:r>
      </w:ins>
      <w:ins w:id="17071" w:author="冷雪凝" w:date="2019-05-14T19:29:02Z">
        <w:r>
          <w:rPr>
            <w:rStyle w:val="18"/>
            <w:color w:val="000000" w:themeColor="text1"/>
            <w:rPrChange w:id="17072" w:author="梁元" w:date="2019-05-14T19:51:36Z">
              <w:rPr>
                <w:rStyle w:val="18"/>
              </w:rPr>
            </w:rPrChange>
            <w14:textFill>
              <w14:solidFill>
                <w14:schemeClr w14:val="tx1"/>
              </w14:solidFill>
            </w14:textFill>
          </w:rPr>
          <w:t>https://redux-saga-in-chinese.js.org/docs/api/</w:t>
        </w:r>
      </w:ins>
      <w:ins w:id="17074" w:author="冷雪凝" w:date="2019-05-14T19:29:02Z">
        <w:r>
          <w:rPr>
            <w:rStyle w:val="18"/>
            <w:color w:val="000000" w:themeColor="text1"/>
            <w:rPrChange w:id="17075" w:author="梁元" w:date="2019-05-14T19:51:36Z">
              <w:rPr>
                <w:rStyle w:val="18"/>
              </w:rPr>
            </w:rPrChange>
            <w14:textFill>
              <w14:solidFill>
                <w14:schemeClr w14:val="tx1"/>
              </w14:solidFill>
            </w14:textFill>
          </w:rPr>
          <w:fldChar w:fldCharType="end"/>
        </w:r>
      </w:ins>
    </w:p>
    <w:p>
      <w:pPr>
        <w:ind w:firstLine="480" w:firstLineChars="200"/>
        <w:rPr>
          <w:ins w:id="17077" w:author="冷雪凝" w:date="2019-05-14T19:29:02Z"/>
          <w:rFonts w:hint="eastAsia"/>
          <w:color w:val="000000" w:themeColor="text1"/>
          <w:rPrChange w:id="17078" w:author="梁元" w:date="2019-05-14T19:51:36Z">
            <w:rPr>
              <w:ins w:id="17079" w:author="冷雪凝" w:date="2019-05-14T19:29:02Z"/>
              <w:rFonts w:hint="eastAsia"/>
            </w:rPr>
          </w:rPrChange>
          <w14:textFill>
            <w14:solidFill>
              <w14:schemeClr w14:val="tx1"/>
            </w14:solidFill>
          </w14:textFill>
        </w:rPr>
      </w:pPr>
    </w:p>
    <w:p>
      <w:pPr>
        <w:ind w:firstLine="480" w:firstLineChars="200"/>
        <w:rPr>
          <w:ins w:id="17080" w:author="冷雪凝" w:date="2019-05-14T19:29:02Z"/>
          <w:rStyle w:val="18"/>
          <w:color w:val="000000" w:themeColor="text1"/>
          <w:rPrChange w:id="17081" w:author="梁元" w:date="2019-05-14T19:51:36Z">
            <w:rPr>
              <w:ins w:id="17082" w:author="冷雪凝" w:date="2019-05-14T19:29:02Z"/>
              <w:rStyle w:val="18"/>
            </w:rPr>
          </w:rPrChange>
          <w14:textFill>
            <w14:solidFill>
              <w14:schemeClr w14:val="tx1"/>
            </w14:solidFill>
          </w14:textFill>
        </w:rPr>
      </w:pPr>
      <w:ins w:id="17083" w:author="冷雪凝" w:date="2019-05-14T19:29:02Z">
        <w:r>
          <w:rPr>
            <w:color w:val="000000" w:themeColor="text1"/>
            <w:rPrChange w:id="17084" w:author="梁元" w:date="2019-05-14T19:51:36Z">
              <w:rPr/>
            </w:rPrChange>
            <w14:textFill>
              <w14:solidFill>
                <w14:schemeClr w14:val="tx1"/>
              </w14:solidFill>
            </w14:textFill>
          </w:rPr>
          <w:fldChar w:fldCharType="begin"/>
        </w:r>
      </w:ins>
      <w:ins w:id="17086" w:author="冷雪凝" w:date="2019-05-14T19:29:02Z">
        <w:r>
          <w:rPr>
            <w:color w:val="000000" w:themeColor="text1"/>
            <w:rPrChange w:id="17087" w:author="梁元" w:date="2019-05-14T19:51:36Z">
              <w:rPr/>
            </w:rPrChange>
            <w14:textFill>
              <w14:solidFill>
                <w14:schemeClr w14:val="tx1"/>
              </w14:solidFill>
            </w14:textFill>
          </w:rPr>
          <w:instrText xml:space="preserve"> HYPERLINK "https://www.jianshu.com/p/89ed2a01a3db" </w:instrText>
        </w:r>
      </w:ins>
      <w:ins w:id="17089" w:author="冷雪凝" w:date="2019-05-14T19:29:02Z">
        <w:r>
          <w:rPr>
            <w:color w:val="000000" w:themeColor="text1"/>
            <w:rPrChange w:id="17090" w:author="梁元" w:date="2019-05-14T19:51:36Z">
              <w:rPr/>
            </w:rPrChange>
            <w14:textFill>
              <w14:solidFill>
                <w14:schemeClr w14:val="tx1"/>
              </w14:solidFill>
            </w14:textFill>
          </w:rPr>
          <w:fldChar w:fldCharType="separate"/>
        </w:r>
      </w:ins>
      <w:ins w:id="17092" w:author="冷雪凝" w:date="2019-05-14T19:29:02Z">
        <w:r>
          <w:rPr>
            <w:rStyle w:val="18"/>
            <w:color w:val="000000" w:themeColor="text1"/>
            <w:rPrChange w:id="17093" w:author="梁元" w:date="2019-05-14T19:51:36Z">
              <w:rPr>
                <w:rStyle w:val="18"/>
              </w:rPr>
            </w:rPrChange>
            <w14:textFill>
              <w14:solidFill>
                <w14:schemeClr w14:val="tx1"/>
              </w14:solidFill>
            </w14:textFill>
          </w:rPr>
          <w:t>https://www.jianshu.com/p/89ed2a01a3db</w:t>
        </w:r>
      </w:ins>
      <w:ins w:id="17095" w:author="冷雪凝" w:date="2019-05-14T19:29:02Z">
        <w:r>
          <w:rPr>
            <w:rStyle w:val="18"/>
            <w:color w:val="000000" w:themeColor="text1"/>
            <w:rPrChange w:id="17096" w:author="梁元" w:date="2019-05-14T19:51:36Z">
              <w:rPr>
                <w:rStyle w:val="18"/>
              </w:rPr>
            </w:rPrChange>
            <w14:textFill>
              <w14:solidFill>
                <w14:schemeClr w14:val="tx1"/>
              </w14:solidFill>
            </w14:textFill>
          </w:rPr>
          <w:fldChar w:fldCharType="end"/>
        </w:r>
      </w:ins>
    </w:p>
    <w:p>
      <w:pPr>
        <w:pStyle w:val="2"/>
        <w:numPr>
          <w:ilvl w:val="0"/>
          <w:numId w:val="1"/>
        </w:numPr>
        <w:rPr>
          <w:del w:id="17098" w:author="冷雪凝" w:date="2019-05-14T19:29:01Z"/>
          <w:rFonts w:ascii="仿宋" w:hAnsi="仿宋" w:eastAsia="仿宋"/>
          <w:color w:val="000000" w:themeColor="text1"/>
          <w:sz w:val="28"/>
          <w:szCs w:val="28"/>
          <w:rPrChange w:id="17099" w:author="梁元" w:date="2019-05-14T19:51:36Z">
            <w:rPr>
              <w:del w:id="17100" w:author="冷雪凝" w:date="2019-05-14T19:29:01Z"/>
              <w:rFonts w:ascii="仿宋" w:hAnsi="仿宋" w:eastAsia="仿宋"/>
              <w:sz w:val="28"/>
              <w:szCs w:val="28"/>
            </w:rPr>
          </w:rPrChange>
          <w14:textFill>
            <w14:solidFill>
              <w14:schemeClr w14:val="tx1"/>
            </w14:solidFill>
          </w14:textFill>
        </w:rPr>
      </w:pPr>
      <w:del w:id="17101" w:author="冷雪凝" w:date="2019-05-14T19:29:01Z">
        <w:r>
          <w:rPr>
            <w:rFonts w:hint="eastAsia" w:ascii="仿宋" w:hAnsi="仿宋" w:eastAsia="仿宋"/>
            <w:color w:val="000000" w:themeColor="text1"/>
            <w:sz w:val="28"/>
            <w:szCs w:val="28"/>
            <w:rPrChange w:id="17102" w:author="梁元" w:date="2019-05-14T19:51:36Z">
              <w:rPr>
                <w:rFonts w:hint="eastAsia" w:ascii="仿宋" w:hAnsi="仿宋" w:eastAsia="仿宋"/>
                <w:sz w:val="28"/>
                <w:szCs w:val="28"/>
              </w:rPr>
            </w:rPrChange>
            <w14:textFill>
              <w14:solidFill>
                <w14:schemeClr w14:val="tx1"/>
              </w14:solidFill>
            </w14:textFill>
          </w:rPr>
          <w:delText>解释一下React中的JSX语法</w:delText>
        </w:r>
      </w:del>
      <w:del w:id="17104" w:author="冷雪凝" w:date="2019-05-14T19:29:01Z">
        <w:r>
          <w:rPr>
            <w:rFonts w:hint="eastAsia" w:ascii="仿宋" w:hAnsi="仿宋" w:eastAsia="仿宋"/>
            <w:color w:val="000000" w:themeColor="text1"/>
            <w:sz w:val="28"/>
            <w:szCs w:val="28"/>
            <w:lang w:eastAsia="zh-CN"/>
            <w:rPrChange w:id="17105" w:author="梁元" w:date="2019-05-14T19:51:36Z">
              <w:rPr>
                <w:rFonts w:hint="eastAsia" w:ascii="仿宋" w:hAnsi="仿宋" w:eastAsia="仿宋"/>
                <w:sz w:val="28"/>
                <w:szCs w:val="28"/>
                <w:lang w:eastAsia="zh-CN"/>
              </w:rPr>
            </w:rPrChange>
            <w14:textFill>
              <w14:solidFill>
                <w14:schemeClr w14:val="tx1"/>
              </w14:solidFill>
            </w14:textFill>
          </w:rPr>
          <w:delText>？</w:delText>
        </w:r>
        <w:bookmarkEnd w:id="561"/>
      </w:del>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del w:id="17107" w:author="冷雪凝" w:date="2019-05-14T19:29:01Z"/>
        </w:trPr>
        <w:tc>
          <w:tcPr>
            <w:tcW w:w="1523" w:type="dxa"/>
          </w:tcPr>
          <w:p>
            <w:pPr>
              <w:jc w:val="center"/>
              <w:rPr>
                <w:del w:id="17108" w:author="冷雪凝" w:date="2019-05-14T19:29:01Z"/>
                <w:rFonts w:ascii="仿宋" w:hAnsi="仿宋" w:eastAsia="仿宋"/>
                <w:color w:val="000000" w:themeColor="text1"/>
                <w:rPrChange w:id="17109" w:author="梁元" w:date="2019-05-14T19:51:36Z">
                  <w:rPr>
                    <w:del w:id="17110" w:author="冷雪凝" w:date="2019-05-14T19:29:01Z"/>
                    <w:rFonts w:ascii="仿宋" w:hAnsi="仿宋" w:eastAsia="仿宋"/>
                  </w:rPr>
                </w:rPrChange>
                <w14:textFill>
                  <w14:solidFill>
                    <w14:schemeClr w14:val="tx1"/>
                  </w14:solidFill>
                </w14:textFill>
              </w:rPr>
            </w:pPr>
            <w:del w:id="17111" w:author="冷雪凝" w:date="2019-05-14T19:29:01Z">
              <w:r>
                <w:rPr>
                  <w:rFonts w:hint="eastAsia" w:ascii="仿宋" w:hAnsi="仿宋" w:eastAsia="仿宋"/>
                  <w:color w:val="000000" w:themeColor="text1"/>
                  <w:rPrChange w:id="17112" w:author="梁元" w:date="2019-05-14T19:51:36Z">
                    <w:rPr>
                      <w:rFonts w:hint="eastAsia" w:ascii="仿宋" w:hAnsi="仿宋" w:eastAsia="仿宋"/>
                    </w:rPr>
                  </w:rPrChange>
                  <w14:textFill>
                    <w14:solidFill>
                      <w14:schemeClr w14:val="tx1"/>
                    </w14:solidFill>
                  </w14:textFill>
                </w:rPr>
                <w:delText>面试概率</w:delText>
              </w:r>
            </w:del>
          </w:p>
        </w:tc>
        <w:tc>
          <w:tcPr>
            <w:tcW w:w="1559" w:type="dxa"/>
          </w:tcPr>
          <w:p>
            <w:pPr>
              <w:jc w:val="center"/>
              <w:rPr>
                <w:del w:id="17114" w:author="冷雪凝" w:date="2019-05-14T19:29:01Z"/>
                <w:rFonts w:ascii="仿宋" w:hAnsi="仿宋" w:eastAsia="仿宋"/>
                <w:color w:val="000000" w:themeColor="text1"/>
                <w:rPrChange w:id="17115" w:author="梁元" w:date="2019-05-14T19:51:36Z">
                  <w:rPr>
                    <w:del w:id="17116" w:author="冷雪凝" w:date="2019-05-14T19:29:01Z"/>
                    <w:rFonts w:ascii="仿宋" w:hAnsi="仿宋" w:eastAsia="仿宋"/>
                  </w:rPr>
                </w:rPrChange>
                <w14:textFill>
                  <w14:solidFill>
                    <w14:schemeClr w14:val="tx1"/>
                  </w14:solidFill>
                </w14:textFill>
              </w:rPr>
            </w:pPr>
            <w:del w:id="17117" w:author="冷雪凝" w:date="2019-05-14T19:29:01Z">
              <w:r>
                <w:rPr>
                  <w:rFonts w:hint="eastAsia" w:ascii="仿宋" w:hAnsi="仿宋" w:eastAsia="仿宋"/>
                  <w:color w:val="000000" w:themeColor="text1"/>
                  <w:rPrChange w:id="17118" w:author="梁元" w:date="2019-05-14T19:51:36Z">
                    <w:rPr>
                      <w:rFonts w:hint="eastAsia" w:ascii="仿宋" w:hAnsi="仿宋" w:eastAsia="仿宋"/>
                    </w:rPr>
                  </w:rPrChange>
                  <w14:textFill>
                    <w14:solidFill>
                      <w14:schemeClr w14:val="tx1"/>
                    </w14:solidFill>
                  </w14:textFill>
                </w:rPr>
                <w:delText>级别</w:delText>
              </w:r>
            </w:del>
          </w:p>
        </w:tc>
        <w:tc>
          <w:tcPr>
            <w:tcW w:w="1418" w:type="dxa"/>
          </w:tcPr>
          <w:p>
            <w:pPr>
              <w:jc w:val="center"/>
              <w:rPr>
                <w:del w:id="17120" w:author="冷雪凝" w:date="2019-05-14T19:29:01Z"/>
                <w:rFonts w:ascii="仿宋" w:hAnsi="仿宋" w:eastAsia="仿宋"/>
                <w:color w:val="000000" w:themeColor="text1"/>
                <w:rPrChange w:id="17121" w:author="梁元" w:date="2019-05-14T19:51:36Z">
                  <w:rPr>
                    <w:del w:id="17122" w:author="冷雪凝" w:date="2019-05-14T19:29:01Z"/>
                    <w:rFonts w:ascii="仿宋" w:hAnsi="仿宋" w:eastAsia="仿宋"/>
                  </w:rPr>
                </w:rPrChange>
                <w14:textFill>
                  <w14:solidFill>
                    <w14:schemeClr w14:val="tx1"/>
                  </w14:solidFill>
                </w14:textFill>
              </w:rPr>
            </w:pPr>
            <w:del w:id="17123" w:author="冷雪凝" w:date="2019-05-14T19:29:01Z">
              <w:r>
                <w:rPr>
                  <w:rFonts w:hint="eastAsia" w:ascii="仿宋" w:hAnsi="仿宋" w:eastAsia="仿宋"/>
                  <w:color w:val="000000" w:themeColor="text1"/>
                  <w:rPrChange w:id="17124" w:author="梁元" w:date="2019-05-14T19:51:36Z">
                    <w:rPr>
                      <w:rFonts w:hint="eastAsia" w:ascii="仿宋" w:hAnsi="仿宋" w:eastAsia="仿宋"/>
                    </w:rPr>
                  </w:rPrChange>
                  <w14:textFill>
                    <w14:solidFill>
                      <w14:schemeClr w14:val="tx1"/>
                    </w14:solidFill>
                  </w14:textFill>
                </w:rPr>
                <w:delText>应用模块或方向</w:delText>
              </w:r>
            </w:del>
          </w:p>
        </w:tc>
        <w:tc>
          <w:tcPr>
            <w:tcW w:w="1417" w:type="dxa"/>
          </w:tcPr>
          <w:p>
            <w:pPr>
              <w:jc w:val="center"/>
              <w:rPr>
                <w:del w:id="17126" w:author="冷雪凝" w:date="2019-05-14T19:29:01Z"/>
                <w:rFonts w:ascii="仿宋" w:hAnsi="仿宋" w:eastAsia="仿宋"/>
                <w:color w:val="000000" w:themeColor="text1"/>
                <w:rPrChange w:id="17127" w:author="梁元" w:date="2019-05-14T19:51:36Z">
                  <w:rPr>
                    <w:del w:id="17128" w:author="冷雪凝" w:date="2019-05-14T19:29:01Z"/>
                    <w:rFonts w:ascii="仿宋" w:hAnsi="仿宋" w:eastAsia="仿宋"/>
                  </w:rPr>
                </w:rPrChange>
                <w14:textFill>
                  <w14:solidFill>
                    <w14:schemeClr w14:val="tx1"/>
                  </w14:solidFill>
                </w14:textFill>
              </w:rPr>
            </w:pPr>
            <w:del w:id="17129" w:author="冷雪凝" w:date="2019-05-14T19:29:01Z">
              <w:r>
                <w:rPr>
                  <w:rFonts w:hint="eastAsia" w:ascii="仿宋" w:hAnsi="仿宋" w:eastAsia="仿宋"/>
                  <w:color w:val="000000" w:themeColor="text1"/>
                  <w:rPrChange w:id="17130" w:author="梁元" w:date="2019-05-14T19:51:36Z">
                    <w:rPr>
                      <w:rFonts w:hint="eastAsia" w:ascii="仿宋" w:hAnsi="仿宋" w:eastAsia="仿宋"/>
                    </w:rPr>
                  </w:rPrChange>
                  <w14:textFill>
                    <w14:solidFill>
                      <w14:schemeClr w14:val="tx1"/>
                    </w14:solidFill>
                  </w14:textFill>
                </w:rPr>
                <w:delText>解决问题</w:delText>
              </w:r>
            </w:del>
          </w:p>
        </w:tc>
        <w:tc>
          <w:tcPr>
            <w:tcW w:w="1465" w:type="dxa"/>
          </w:tcPr>
          <w:p>
            <w:pPr>
              <w:jc w:val="center"/>
              <w:rPr>
                <w:del w:id="17132" w:author="冷雪凝" w:date="2019-05-14T19:29:01Z"/>
                <w:rFonts w:ascii="仿宋" w:hAnsi="仿宋" w:eastAsia="仿宋"/>
                <w:color w:val="000000" w:themeColor="text1"/>
                <w:rPrChange w:id="17133" w:author="梁元" w:date="2019-05-14T19:51:36Z">
                  <w:rPr>
                    <w:del w:id="17134" w:author="冷雪凝" w:date="2019-05-14T19:29:01Z"/>
                    <w:rFonts w:ascii="仿宋" w:hAnsi="仿宋" w:eastAsia="仿宋"/>
                  </w:rPr>
                </w:rPrChange>
                <w14:textFill>
                  <w14:solidFill>
                    <w14:schemeClr w14:val="tx1"/>
                  </w14:solidFill>
                </w14:textFill>
              </w:rPr>
            </w:pPr>
            <w:del w:id="17135" w:author="冷雪凝" w:date="2019-05-14T19:29:01Z">
              <w:r>
                <w:rPr>
                  <w:rFonts w:hint="eastAsia" w:ascii="仿宋" w:hAnsi="仿宋" w:eastAsia="仿宋"/>
                  <w:color w:val="000000" w:themeColor="text1"/>
                  <w:rPrChange w:id="17136" w:author="梁元" w:date="2019-05-14T19:51:36Z">
                    <w:rPr>
                      <w:rFonts w:hint="eastAsia" w:ascii="仿宋" w:hAnsi="仿宋" w:eastAsia="仿宋"/>
                    </w:rPr>
                  </w:rPrChange>
                  <w14:textFill>
                    <w14:solidFill>
                      <w14:schemeClr w14:val="tx1"/>
                    </w14:solidFill>
                  </w14:textFill>
                </w:rPr>
                <w:delText>考核点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del w:id="17138" w:author="冷雪凝" w:date="2019-05-14T19:29:01Z"/>
        </w:trPr>
        <w:tc>
          <w:tcPr>
            <w:tcW w:w="1523" w:type="dxa"/>
          </w:tcPr>
          <w:p>
            <w:pPr>
              <w:jc w:val="center"/>
              <w:rPr>
                <w:del w:id="17139" w:author="冷雪凝" w:date="2019-05-14T19:29:01Z"/>
                <w:rFonts w:ascii="仿宋" w:hAnsi="仿宋" w:eastAsia="仿宋"/>
                <w:color w:val="000000" w:themeColor="text1"/>
                <w:rPrChange w:id="17140" w:author="梁元" w:date="2019-05-14T19:51:36Z">
                  <w:rPr>
                    <w:del w:id="17141" w:author="冷雪凝" w:date="2019-05-14T19:29:01Z"/>
                    <w:rFonts w:ascii="仿宋" w:hAnsi="仿宋" w:eastAsia="仿宋"/>
                  </w:rPr>
                </w:rPrChange>
                <w14:textFill>
                  <w14:solidFill>
                    <w14:schemeClr w14:val="tx1"/>
                  </w14:solidFill>
                </w14:textFill>
              </w:rPr>
            </w:pPr>
            <w:del w:id="17142" w:author="冷雪凝" w:date="2019-05-14T19:29:01Z">
              <w:r>
                <w:rPr>
                  <w:rFonts w:ascii="仿宋" w:hAnsi="仿宋" w:eastAsia="仿宋"/>
                  <w:color w:val="000000" w:themeColor="text1"/>
                  <w:rPrChange w:id="17143" w:author="梁元" w:date="2019-05-14T19:51:36Z">
                    <w:rPr>
                      <w:rFonts w:ascii="仿宋" w:hAnsi="仿宋" w:eastAsia="仿宋"/>
                    </w:rPr>
                  </w:rPrChange>
                  <w14:textFill>
                    <w14:solidFill>
                      <w14:schemeClr w14:val="tx1"/>
                    </w14:solidFill>
                  </w14:textFill>
                </w:rPr>
                <w:delText>7</w:delText>
              </w:r>
            </w:del>
            <w:del w:id="17145" w:author="冷雪凝" w:date="2019-05-14T19:29:01Z">
              <w:r>
                <w:rPr>
                  <w:rFonts w:hint="eastAsia" w:ascii="仿宋" w:hAnsi="仿宋" w:eastAsia="仿宋"/>
                  <w:color w:val="000000" w:themeColor="text1"/>
                  <w:rPrChange w:id="17146" w:author="梁元" w:date="2019-05-14T19:51:36Z">
                    <w:rPr>
                      <w:rFonts w:hint="eastAsia" w:ascii="仿宋" w:hAnsi="仿宋" w:eastAsia="仿宋"/>
                    </w:rPr>
                  </w:rPrChange>
                  <w14:textFill>
                    <w14:solidFill>
                      <w14:schemeClr w14:val="tx1"/>
                    </w14:solidFill>
                  </w14:textFill>
                </w:rPr>
                <w:delText>5%</w:delText>
              </w:r>
            </w:del>
          </w:p>
        </w:tc>
        <w:tc>
          <w:tcPr>
            <w:tcW w:w="1559" w:type="dxa"/>
          </w:tcPr>
          <w:p>
            <w:pPr>
              <w:jc w:val="center"/>
              <w:rPr>
                <w:del w:id="17148" w:author="冷雪凝" w:date="2019-05-14T19:29:01Z"/>
                <w:rFonts w:ascii="仿宋" w:hAnsi="仿宋" w:eastAsia="仿宋"/>
                <w:color w:val="000000" w:themeColor="text1"/>
                <w:rPrChange w:id="17149" w:author="梁元" w:date="2019-05-14T19:51:36Z">
                  <w:rPr>
                    <w:del w:id="17150" w:author="冷雪凝" w:date="2019-05-14T19:29:01Z"/>
                    <w:rFonts w:ascii="仿宋" w:hAnsi="仿宋" w:eastAsia="仿宋"/>
                  </w:rPr>
                </w:rPrChange>
                <w14:textFill>
                  <w14:solidFill>
                    <w14:schemeClr w14:val="tx1"/>
                  </w14:solidFill>
                </w14:textFill>
              </w:rPr>
            </w:pPr>
            <w:del w:id="17151" w:author="冷雪凝" w:date="2019-05-14T19:29:01Z">
              <w:r>
                <w:rPr>
                  <w:rFonts w:hint="eastAsia" w:ascii="仿宋" w:hAnsi="仿宋" w:eastAsia="仿宋"/>
                  <w:color w:val="000000" w:themeColor="text1"/>
                  <w:rPrChange w:id="17152" w:author="梁元" w:date="2019-05-14T19:51:36Z">
                    <w:rPr>
                      <w:rFonts w:hint="eastAsia" w:ascii="仿宋" w:hAnsi="仿宋" w:eastAsia="仿宋"/>
                    </w:rPr>
                  </w:rPrChange>
                  <w14:textFill>
                    <w14:solidFill>
                      <w14:schemeClr w14:val="tx1"/>
                    </w14:solidFill>
                  </w14:textFill>
                </w:rPr>
                <w:delText>3星</w:delText>
              </w:r>
            </w:del>
          </w:p>
        </w:tc>
        <w:tc>
          <w:tcPr>
            <w:tcW w:w="1418" w:type="dxa"/>
          </w:tcPr>
          <w:p>
            <w:pPr>
              <w:jc w:val="center"/>
              <w:rPr>
                <w:del w:id="17154" w:author="冷雪凝" w:date="2019-05-14T19:29:01Z"/>
                <w:rFonts w:ascii="仿宋" w:hAnsi="仿宋" w:eastAsia="仿宋"/>
                <w:color w:val="000000" w:themeColor="text1"/>
                <w:rPrChange w:id="17155" w:author="梁元" w:date="2019-05-14T19:51:36Z">
                  <w:rPr>
                    <w:del w:id="17156" w:author="冷雪凝" w:date="2019-05-14T19:29:01Z"/>
                    <w:rFonts w:ascii="仿宋" w:hAnsi="仿宋" w:eastAsia="仿宋"/>
                  </w:rPr>
                </w:rPrChange>
                <w14:textFill>
                  <w14:solidFill>
                    <w14:schemeClr w14:val="tx1"/>
                  </w14:solidFill>
                </w14:textFill>
              </w:rPr>
            </w:pPr>
            <w:del w:id="17157" w:author="冷雪凝" w:date="2019-05-14T19:29:01Z">
              <w:r>
                <w:rPr>
                  <w:rFonts w:hint="eastAsia" w:ascii="仿宋" w:hAnsi="仿宋" w:eastAsia="仿宋"/>
                  <w:color w:val="000000" w:themeColor="text1"/>
                  <w:rPrChange w:id="17158" w:author="梁元" w:date="2019-05-14T19:51:36Z">
                    <w:rPr>
                      <w:rFonts w:hint="eastAsia" w:ascii="仿宋" w:hAnsi="仿宋" w:eastAsia="仿宋"/>
                    </w:rPr>
                  </w:rPrChange>
                  <w14:textFill>
                    <w14:solidFill>
                      <w14:schemeClr w14:val="tx1"/>
                    </w14:solidFill>
                  </w14:textFill>
                </w:rPr>
                <w:delText>虚拟DOM</w:delText>
              </w:r>
            </w:del>
          </w:p>
        </w:tc>
        <w:tc>
          <w:tcPr>
            <w:tcW w:w="1417" w:type="dxa"/>
          </w:tcPr>
          <w:p>
            <w:pPr>
              <w:jc w:val="center"/>
              <w:rPr>
                <w:del w:id="17160" w:author="冷雪凝" w:date="2019-05-14T19:29:01Z"/>
                <w:rFonts w:ascii="仿宋" w:hAnsi="仿宋" w:eastAsia="仿宋"/>
                <w:color w:val="000000" w:themeColor="text1"/>
                <w:rPrChange w:id="17161" w:author="梁元" w:date="2019-05-14T19:51:36Z">
                  <w:rPr>
                    <w:del w:id="17162" w:author="冷雪凝" w:date="2019-05-14T19:29:01Z"/>
                    <w:rFonts w:ascii="仿宋" w:hAnsi="仿宋" w:eastAsia="仿宋"/>
                  </w:rPr>
                </w:rPrChange>
                <w14:textFill>
                  <w14:solidFill>
                    <w14:schemeClr w14:val="tx1"/>
                  </w14:solidFill>
                </w14:textFill>
              </w:rPr>
            </w:pPr>
            <w:del w:id="17163" w:author="冷雪凝" w:date="2019-05-14T19:29:01Z">
              <w:r>
                <w:rPr>
                  <w:rFonts w:hint="eastAsia" w:ascii="仿宋" w:hAnsi="仿宋" w:eastAsia="仿宋"/>
                  <w:color w:val="000000" w:themeColor="text1"/>
                  <w:rPrChange w:id="17164" w:author="梁元" w:date="2019-05-14T19:51:36Z">
                    <w:rPr>
                      <w:rFonts w:hint="eastAsia" w:ascii="仿宋" w:hAnsi="仿宋" w:eastAsia="仿宋"/>
                    </w:rPr>
                  </w:rPrChange>
                  <w14:textFill>
                    <w14:solidFill>
                      <w14:schemeClr w14:val="tx1"/>
                    </w14:solidFill>
                  </w14:textFill>
                </w:rPr>
                <w:delText>开发效率</w:delText>
              </w:r>
            </w:del>
          </w:p>
        </w:tc>
        <w:tc>
          <w:tcPr>
            <w:tcW w:w="1465" w:type="dxa"/>
          </w:tcPr>
          <w:p>
            <w:pPr>
              <w:jc w:val="center"/>
              <w:rPr>
                <w:del w:id="17166" w:author="冷雪凝" w:date="2019-05-14T19:29:01Z"/>
                <w:rFonts w:ascii="仿宋" w:hAnsi="仿宋" w:eastAsia="仿宋"/>
                <w:color w:val="000000" w:themeColor="text1"/>
                <w:rPrChange w:id="17167" w:author="梁元" w:date="2019-05-14T19:51:36Z">
                  <w:rPr>
                    <w:del w:id="17168" w:author="冷雪凝" w:date="2019-05-14T19:29:01Z"/>
                    <w:rFonts w:ascii="仿宋" w:hAnsi="仿宋" w:eastAsia="仿宋"/>
                  </w:rPr>
                </w:rPrChange>
                <w14:textFill>
                  <w14:solidFill>
                    <w14:schemeClr w14:val="tx1"/>
                  </w14:solidFill>
                </w14:textFill>
              </w:rPr>
            </w:pPr>
            <w:del w:id="17169" w:author="冷雪凝" w:date="2019-05-14T19:29:01Z">
              <w:r>
                <w:rPr>
                  <w:rFonts w:hint="eastAsia" w:ascii="仿宋" w:hAnsi="仿宋" w:eastAsia="仿宋"/>
                  <w:color w:val="000000" w:themeColor="text1"/>
                  <w:rPrChange w:id="17170" w:author="梁元" w:date="2019-05-14T19:51:36Z">
                    <w:rPr>
                      <w:rFonts w:hint="eastAsia" w:ascii="仿宋" w:hAnsi="仿宋" w:eastAsia="仿宋"/>
                    </w:rPr>
                  </w:rPrChange>
                  <w14:textFill>
                    <w14:solidFill>
                      <w14:schemeClr w14:val="tx1"/>
                    </w14:solidFill>
                  </w14:textFill>
                </w:rPr>
                <w:delText>js</w:delText>
              </w:r>
            </w:del>
          </w:p>
          <w:p>
            <w:pPr>
              <w:jc w:val="center"/>
              <w:rPr>
                <w:del w:id="17172" w:author="冷雪凝" w:date="2019-05-14T19:29:01Z"/>
                <w:rFonts w:ascii="仿宋" w:hAnsi="仿宋" w:eastAsia="仿宋"/>
                <w:color w:val="000000" w:themeColor="text1"/>
                <w:rPrChange w:id="17173" w:author="梁元" w:date="2019-05-14T19:51:36Z">
                  <w:rPr>
                    <w:del w:id="17174" w:author="冷雪凝" w:date="2019-05-14T19:29:01Z"/>
                    <w:rFonts w:ascii="仿宋" w:hAnsi="仿宋" w:eastAsia="仿宋"/>
                  </w:rPr>
                </w:rPrChange>
                <w14:textFill>
                  <w14:solidFill>
                    <w14:schemeClr w14:val="tx1"/>
                  </w14:solidFill>
                </w14:textFill>
              </w:rPr>
            </w:pPr>
          </w:p>
        </w:tc>
      </w:tr>
    </w:tbl>
    <w:p>
      <w:pPr>
        <w:pStyle w:val="3"/>
        <w:numPr>
          <w:ilvl w:val="0"/>
          <w:numId w:val="19"/>
        </w:numPr>
        <w:spacing w:line="240" w:lineRule="auto"/>
        <w:ind w:firstLine="562" w:firstLineChars="200"/>
        <w:rPr>
          <w:del w:id="17176" w:author="冷雪凝" w:date="2019-05-14T19:29:01Z"/>
          <w:rFonts w:ascii="仿宋" w:hAnsi="仿宋" w:eastAsia="仿宋"/>
          <w:color w:val="000000" w:themeColor="text1"/>
          <w:sz w:val="28"/>
          <w:szCs w:val="28"/>
          <w:rPrChange w:id="17177" w:author="梁元" w:date="2019-05-14T19:51:36Z">
            <w:rPr>
              <w:del w:id="17178" w:author="冷雪凝" w:date="2019-05-14T19:29:01Z"/>
              <w:rFonts w:ascii="仿宋" w:hAnsi="仿宋" w:eastAsia="仿宋"/>
              <w:sz w:val="28"/>
              <w:szCs w:val="28"/>
            </w:rPr>
          </w:rPrChange>
          <w14:textFill>
            <w14:solidFill>
              <w14:schemeClr w14:val="tx1"/>
            </w14:solidFill>
          </w14:textFill>
        </w:rPr>
        <w:pPrChange w:id="17175" w:author="冷雪凝" w:date="2019-05-14T12:21:32Z">
          <w:pPr>
            <w:pStyle w:val="3"/>
            <w:numPr>
              <w:ilvl w:val="0"/>
              <w:numId w:val="19"/>
            </w:numPr>
          </w:pPr>
        </w:pPrChange>
      </w:pPr>
      <w:del w:id="17179" w:author="冷雪凝" w:date="2019-05-14T19:29:01Z">
        <w:bookmarkStart w:id="582" w:name="_Toc31980_WPSOffice_Level2"/>
        <w:r>
          <w:rPr>
            <w:rFonts w:hint="eastAsia" w:ascii="仿宋" w:hAnsi="仿宋" w:eastAsia="仿宋"/>
            <w:color w:val="000000" w:themeColor="text1"/>
            <w:sz w:val="28"/>
            <w:szCs w:val="28"/>
            <w:rPrChange w:id="17180" w:author="梁元" w:date="2019-05-14T19:51:36Z">
              <w:rPr>
                <w:rFonts w:hint="eastAsia" w:ascii="仿宋" w:hAnsi="仿宋" w:eastAsia="仿宋"/>
                <w:sz w:val="28"/>
                <w:szCs w:val="28"/>
              </w:rPr>
            </w:rPrChange>
            <w14:textFill>
              <w14:solidFill>
                <w14:schemeClr w14:val="tx1"/>
              </w14:solidFill>
            </w14:textFill>
          </w:rPr>
          <w:delText>通常解法</w:delText>
        </w:r>
        <w:bookmarkEnd w:id="582"/>
      </w:del>
    </w:p>
    <w:p>
      <w:pPr>
        <w:spacing w:line="240" w:lineRule="auto"/>
        <w:ind w:firstLine="480" w:firstLineChars="200"/>
        <w:rPr>
          <w:del w:id="17183" w:author="冷雪凝" w:date="2019-05-14T19:29:01Z"/>
          <w:color w:val="000000" w:themeColor="text1"/>
          <w:rPrChange w:id="17184" w:author="梁元" w:date="2019-05-14T19:51:36Z">
            <w:rPr>
              <w:del w:id="17185" w:author="冷雪凝" w:date="2019-05-14T19:29:01Z"/>
            </w:rPr>
          </w:rPrChange>
          <w14:textFill>
            <w14:solidFill>
              <w14:schemeClr w14:val="tx1"/>
            </w14:solidFill>
          </w14:textFill>
        </w:rPr>
        <w:pPrChange w:id="17182" w:author="冷雪凝" w:date="2019-05-14T12:21:32Z">
          <w:pPr>
            <w:spacing w:line="360" w:lineRule="auto"/>
          </w:pPr>
        </w:pPrChange>
      </w:pPr>
      <w:del w:id="17186" w:author="冷雪凝" w:date="2019-05-14T19:29:01Z">
        <w:r>
          <w:rPr>
            <w:color w:val="000000" w:themeColor="text1"/>
            <w:rPrChange w:id="17187" w:author="梁元" w:date="2019-05-14T19:51:36Z">
              <w:rPr/>
            </w:rPrChange>
            <w14:textFill>
              <w14:solidFill>
                <w14:schemeClr w14:val="tx1"/>
              </w14:solidFill>
            </w14:textFill>
          </w:rPr>
          <w:delText>JavaScript eXtension，或更常见的JSX，是一个React扩展，允许我们编写看起来像 HTML的JavaScript 。</w:delText>
        </w:r>
      </w:del>
    </w:p>
    <w:p>
      <w:pPr>
        <w:spacing w:line="240" w:lineRule="auto"/>
        <w:ind w:firstLine="480" w:firstLineChars="200"/>
        <w:rPr>
          <w:del w:id="17190" w:author="冷雪凝" w:date="2019-05-14T19:29:01Z"/>
          <w:color w:val="000000" w:themeColor="text1"/>
          <w:rPrChange w:id="17191" w:author="梁元" w:date="2019-05-14T19:51:36Z">
            <w:rPr>
              <w:del w:id="17192" w:author="冷雪凝" w:date="2019-05-14T19:29:01Z"/>
            </w:rPr>
          </w:rPrChange>
          <w14:textFill>
            <w14:solidFill>
              <w14:schemeClr w14:val="tx1"/>
            </w14:solidFill>
          </w14:textFill>
        </w:rPr>
        <w:pPrChange w:id="17189" w:author="冷雪凝" w:date="2019-05-14T12:21:32Z">
          <w:pPr>
            <w:spacing w:line="360" w:lineRule="auto"/>
          </w:pPr>
        </w:pPrChange>
      </w:pPr>
      <w:del w:id="17193" w:author="冷雪凝" w:date="2019-05-14T19:29:01Z">
        <w:r>
          <w:rPr>
            <w:rFonts w:hint="eastAsia"/>
            <w:color w:val="000000" w:themeColor="text1"/>
            <w:rPrChange w:id="17194" w:author="梁元" w:date="2019-05-14T19:51:36Z">
              <w:rPr>
                <w:rFonts w:hint="eastAsia"/>
              </w:rPr>
            </w:rPrChange>
            <w14:textFill>
              <w14:solidFill>
                <w14:schemeClr w14:val="tx1"/>
              </w14:solidFill>
            </w14:textFill>
          </w:rPr>
          <w:delText>可以在</w:delText>
        </w:r>
      </w:del>
      <w:del w:id="17196" w:author="冷雪凝" w:date="2019-05-14T19:29:01Z">
        <w:r>
          <w:rPr>
            <w:color w:val="000000" w:themeColor="text1"/>
            <w:rPrChange w:id="17197" w:author="梁元" w:date="2019-05-14T19:51:36Z">
              <w:rPr/>
            </w:rPrChange>
            <w14:textFill>
              <w14:solidFill>
                <w14:schemeClr w14:val="tx1"/>
              </w14:solidFill>
            </w14:textFill>
          </w:rPr>
          <w:delText xml:space="preserve"> JSX 中使用 JavaScript 表达式。表达式写在花括号 {} 中</w:delText>
        </w:r>
      </w:del>
      <w:del w:id="17199" w:author="冷雪凝" w:date="2019-05-14T19:29:01Z">
        <w:r>
          <w:rPr>
            <w:rFonts w:hint="eastAsia"/>
            <w:color w:val="000000" w:themeColor="text1"/>
            <w:rPrChange w:id="17200" w:author="梁元" w:date="2019-05-14T19:51:36Z">
              <w:rPr>
                <w:rFonts w:hint="eastAsia"/>
              </w:rPr>
            </w:rPrChange>
            <w14:textFill>
              <w14:solidFill>
                <w14:schemeClr w14:val="tx1"/>
              </w14:solidFill>
            </w14:textFill>
          </w:rPr>
          <w:delText>；</w:delText>
        </w:r>
      </w:del>
    </w:p>
    <w:p>
      <w:pPr>
        <w:spacing w:line="240" w:lineRule="auto"/>
        <w:ind w:firstLine="480" w:firstLineChars="200"/>
        <w:rPr>
          <w:del w:id="17203" w:author="冷雪凝" w:date="2019-05-14T19:29:01Z"/>
          <w:color w:val="000000" w:themeColor="text1"/>
          <w:rPrChange w:id="17204" w:author="梁元" w:date="2019-05-14T19:51:36Z">
            <w:rPr>
              <w:del w:id="17205" w:author="冷雪凝" w:date="2019-05-14T19:29:01Z"/>
            </w:rPr>
          </w:rPrChange>
          <w14:textFill>
            <w14:solidFill>
              <w14:schemeClr w14:val="tx1"/>
            </w14:solidFill>
          </w14:textFill>
        </w:rPr>
        <w:pPrChange w:id="17202" w:author="冷雪凝" w:date="2019-05-14T12:21:32Z">
          <w:pPr>
            <w:spacing w:line="360" w:lineRule="auto"/>
          </w:pPr>
        </w:pPrChange>
      </w:pPr>
      <w:del w:id="17206" w:author="冷雪凝" w:date="2019-05-14T19:29:01Z">
        <w:r>
          <w:rPr>
            <w:rFonts w:hint="eastAsia"/>
            <w:color w:val="000000" w:themeColor="text1"/>
            <w:rPrChange w:id="17207" w:author="梁元" w:date="2019-05-14T19:51:36Z">
              <w:rPr>
                <w:rFonts w:hint="eastAsia"/>
              </w:rPr>
            </w:rPrChange>
            <w14:textFill>
              <w14:solidFill>
                <w14:schemeClr w14:val="tx1"/>
              </w14:solidFill>
            </w14:textFill>
          </w:rPr>
          <w:delText>在</w:delText>
        </w:r>
      </w:del>
      <w:del w:id="17209" w:author="冷雪凝" w:date="2019-05-14T19:29:01Z">
        <w:r>
          <w:rPr>
            <w:color w:val="000000" w:themeColor="text1"/>
            <w:rPrChange w:id="17210" w:author="梁元" w:date="2019-05-14T19:51:36Z">
              <w:rPr/>
            </w:rPrChange>
            <w14:textFill>
              <w14:solidFill>
                <w14:schemeClr w14:val="tx1"/>
              </w14:solidFill>
            </w14:textFill>
          </w:rPr>
          <w:delText xml:space="preserve"> JSX 中不能使用 if else 语句，但可以使用 conditional (三元运算) 表达式来替代</w:delText>
        </w:r>
      </w:del>
      <w:del w:id="17212" w:author="冷雪凝" w:date="2019-05-14T19:29:01Z">
        <w:r>
          <w:rPr>
            <w:rFonts w:hint="eastAsia"/>
            <w:color w:val="000000" w:themeColor="text1"/>
            <w:rPrChange w:id="17213" w:author="梁元" w:date="2019-05-14T19:51:36Z">
              <w:rPr>
                <w:rFonts w:hint="eastAsia"/>
              </w:rPr>
            </w:rPrChange>
            <w14:textFill>
              <w14:solidFill>
                <w14:schemeClr w14:val="tx1"/>
              </w14:solidFill>
            </w14:textFill>
          </w:rPr>
          <w:delText>；</w:delText>
        </w:r>
      </w:del>
    </w:p>
    <w:p>
      <w:pPr>
        <w:spacing w:line="240" w:lineRule="auto"/>
        <w:ind w:firstLine="480" w:firstLineChars="200"/>
        <w:rPr>
          <w:del w:id="17216" w:author="冷雪凝" w:date="2019-05-14T19:29:01Z"/>
          <w:color w:val="000000" w:themeColor="text1"/>
          <w:rPrChange w:id="17217" w:author="梁元" w:date="2019-05-14T19:51:36Z">
            <w:rPr>
              <w:del w:id="17218" w:author="冷雪凝" w:date="2019-05-14T19:29:01Z"/>
            </w:rPr>
          </w:rPrChange>
          <w14:textFill>
            <w14:solidFill>
              <w14:schemeClr w14:val="tx1"/>
            </w14:solidFill>
          </w14:textFill>
        </w:rPr>
        <w:pPrChange w:id="17215" w:author="冷雪凝" w:date="2019-05-14T12:21:32Z">
          <w:pPr>
            <w:spacing w:line="360" w:lineRule="auto"/>
          </w:pPr>
        </w:pPrChange>
      </w:pPr>
      <w:del w:id="17219" w:author="冷雪凝" w:date="2019-05-14T19:29:01Z">
        <w:r>
          <w:rPr>
            <w:color w:val="000000" w:themeColor="text1"/>
            <w:rPrChange w:id="17220" w:author="梁元" w:date="2019-05-14T19:51:36Z">
              <w:rPr/>
            </w:rPrChange>
            <w14:textFill>
              <w14:solidFill>
                <w14:schemeClr w14:val="tx1"/>
              </w14:solidFill>
            </w14:textFill>
          </w:rPr>
          <w:delText>React 推荐使用内联样式。我们可以使用 camelCase 语法来设置内联样式. React 会在指定元素数字后自动添加 px</w:delText>
        </w:r>
      </w:del>
      <w:del w:id="17222" w:author="冷雪凝" w:date="2019-05-14T19:29:01Z">
        <w:r>
          <w:rPr>
            <w:rFonts w:hint="eastAsia"/>
            <w:color w:val="000000" w:themeColor="text1"/>
            <w:rPrChange w:id="17223" w:author="梁元" w:date="2019-05-14T19:51:36Z">
              <w:rPr>
                <w:rFonts w:hint="eastAsia"/>
              </w:rPr>
            </w:rPrChange>
            <w14:textFill>
              <w14:solidFill>
                <w14:schemeClr w14:val="tx1"/>
              </w14:solidFill>
            </w14:textFill>
          </w:rPr>
          <w:delText>；</w:delText>
        </w:r>
      </w:del>
    </w:p>
    <w:p>
      <w:pPr>
        <w:spacing w:line="240" w:lineRule="auto"/>
        <w:ind w:firstLine="480" w:firstLineChars="200"/>
        <w:rPr>
          <w:del w:id="17226" w:author="冷雪凝" w:date="2019-05-14T19:29:01Z"/>
          <w:color w:val="000000" w:themeColor="text1"/>
          <w:rPrChange w:id="17227" w:author="梁元" w:date="2019-05-14T19:51:36Z">
            <w:rPr>
              <w:del w:id="17228" w:author="冷雪凝" w:date="2019-05-14T19:29:01Z"/>
            </w:rPr>
          </w:rPrChange>
          <w14:textFill>
            <w14:solidFill>
              <w14:schemeClr w14:val="tx1"/>
            </w14:solidFill>
          </w14:textFill>
        </w:rPr>
        <w:pPrChange w:id="17225" w:author="冷雪凝" w:date="2019-05-14T12:21:32Z">
          <w:pPr>
            <w:spacing w:line="360" w:lineRule="auto"/>
          </w:pPr>
        </w:pPrChange>
      </w:pPr>
      <w:del w:id="17229" w:author="冷雪凝" w:date="2019-05-14T19:29:01Z">
        <w:r>
          <w:rPr>
            <w:rFonts w:hint="eastAsia"/>
            <w:color w:val="000000" w:themeColor="text1"/>
            <w:rPrChange w:id="17230" w:author="梁元" w:date="2019-05-14T19:51:36Z">
              <w:rPr>
                <w:rFonts w:hint="eastAsia"/>
              </w:rPr>
            </w:rPrChange>
            <w14:textFill>
              <w14:solidFill>
                <w14:schemeClr w14:val="tx1"/>
              </w14:solidFill>
            </w14:textFill>
          </w:rPr>
          <w:delText>J</w:delText>
        </w:r>
      </w:del>
      <w:del w:id="17232" w:author="冷雪凝" w:date="2019-05-14T19:29:01Z">
        <w:r>
          <w:rPr>
            <w:color w:val="000000" w:themeColor="text1"/>
            <w:rPrChange w:id="17233" w:author="梁元" w:date="2019-05-14T19:51:36Z">
              <w:rPr/>
            </w:rPrChange>
            <w14:textFill>
              <w14:solidFill>
                <w14:schemeClr w14:val="tx1"/>
              </w14:solidFill>
            </w14:textFill>
          </w:rPr>
          <w:delText>SX 允许在模板中插入数组，数组会自动展开所有成员</w:delText>
        </w:r>
      </w:del>
      <w:del w:id="17235" w:author="冷雪凝" w:date="2019-05-14T19:29:01Z">
        <w:r>
          <w:rPr>
            <w:rFonts w:hint="eastAsia"/>
            <w:color w:val="000000" w:themeColor="text1"/>
            <w:rPrChange w:id="17236" w:author="梁元" w:date="2019-05-14T19:51:36Z">
              <w:rPr>
                <w:rFonts w:hint="eastAsia"/>
              </w:rPr>
            </w:rPrChange>
            <w14:textFill>
              <w14:solidFill>
                <w14:schemeClr w14:val="tx1"/>
              </w14:solidFill>
            </w14:textFill>
          </w:rPr>
          <w:delText>；</w:delText>
        </w:r>
      </w:del>
    </w:p>
    <w:p>
      <w:pPr>
        <w:spacing w:line="240" w:lineRule="auto"/>
        <w:ind w:firstLine="480" w:firstLineChars="200"/>
        <w:rPr>
          <w:del w:id="17239" w:author="冷雪凝" w:date="2019-05-14T19:29:01Z"/>
          <w:color w:val="000000" w:themeColor="text1"/>
          <w:rPrChange w:id="17240" w:author="梁元" w:date="2019-05-14T19:51:36Z">
            <w:rPr>
              <w:del w:id="17241" w:author="冷雪凝" w:date="2019-05-14T19:29:01Z"/>
            </w:rPr>
          </w:rPrChange>
          <w14:textFill>
            <w14:solidFill>
              <w14:schemeClr w14:val="tx1"/>
            </w14:solidFill>
          </w14:textFill>
        </w:rPr>
        <w:pPrChange w:id="17238" w:author="冷雪凝" w:date="2019-05-14T12:21:32Z">
          <w:pPr>
            <w:spacing w:line="360" w:lineRule="auto"/>
          </w:pPr>
        </w:pPrChange>
      </w:pPr>
      <w:del w:id="17242" w:author="冷雪凝" w:date="2019-05-14T19:29:01Z">
        <w:r>
          <w:rPr>
            <w:rFonts w:hint="eastAsia"/>
            <w:color w:val="000000" w:themeColor="text1"/>
            <w:rPrChange w:id="17243" w:author="梁元" w:date="2019-05-14T19:51:36Z">
              <w:rPr>
                <w:rFonts w:hint="eastAsia"/>
              </w:rPr>
            </w:rPrChange>
            <w14:textFill>
              <w14:solidFill>
                <w14:schemeClr w14:val="tx1"/>
              </w14:solidFill>
            </w14:textFill>
          </w:rPr>
          <w:delText>JSX事件绑定使用驼峰写法，比如&lt;d</w:delText>
        </w:r>
      </w:del>
      <w:del w:id="17245" w:author="冷雪凝" w:date="2019-05-14T19:29:01Z">
        <w:r>
          <w:rPr>
            <w:color w:val="000000" w:themeColor="text1"/>
            <w:rPrChange w:id="17246" w:author="梁元" w:date="2019-05-14T19:51:36Z">
              <w:rPr/>
            </w:rPrChange>
            <w14:textFill>
              <w14:solidFill>
                <w14:schemeClr w14:val="tx1"/>
              </w14:solidFill>
            </w14:textFill>
          </w:rPr>
          <w:delText xml:space="preserve">iv </w:delText>
        </w:r>
      </w:del>
      <w:del w:id="17248" w:author="冷雪凝" w:date="2019-05-14T19:29:01Z">
        <w:r>
          <w:rPr>
            <w:rFonts w:hint="eastAsia"/>
            <w:color w:val="000000" w:themeColor="text1"/>
            <w:rPrChange w:id="17249" w:author="梁元" w:date="2019-05-14T19:51:36Z">
              <w:rPr>
                <w:rFonts w:hint="eastAsia"/>
              </w:rPr>
            </w:rPrChange>
            <w14:textFill>
              <w14:solidFill>
                <w14:schemeClr w14:val="tx1"/>
              </w14:solidFill>
            </w14:textFill>
          </w:rPr>
          <w:delText>onClick</w:delText>
        </w:r>
      </w:del>
      <w:del w:id="17251" w:author="冷雪凝" w:date="2019-05-14T19:29:01Z">
        <w:r>
          <w:rPr>
            <w:color w:val="000000" w:themeColor="text1"/>
            <w:rPrChange w:id="17252" w:author="梁元" w:date="2019-05-14T19:51:36Z">
              <w:rPr/>
            </w:rPrChange>
            <w14:textFill>
              <w14:solidFill>
                <w14:schemeClr w14:val="tx1"/>
              </w14:solidFill>
            </w14:textFill>
          </w:rPr>
          <w:delText>={()=&gt;{}}</w:delText>
        </w:r>
      </w:del>
      <w:del w:id="17254" w:author="冷雪凝" w:date="2019-05-14T19:29:01Z">
        <w:r>
          <w:rPr>
            <w:rFonts w:hint="eastAsia"/>
            <w:color w:val="000000" w:themeColor="text1"/>
            <w:rPrChange w:id="17255" w:author="梁元" w:date="2019-05-14T19:51:36Z">
              <w:rPr>
                <w:rFonts w:hint="eastAsia"/>
              </w:rPr>
            </w:rPrChange>
            <w14:textFill>
              <w14:solidFill>
                <w14:schemeClr w14:val="tx1"/>
              </w14:solidFill>
            </w14:textFill>
          </w:rPr>
          <w:delText>&gt;</w:delText>
        </w:r>
      </w:del>
      <w:del w:id="17257" w:author="冷雪凝" w:date="2019-05-14T19:29:01Z">
        <w:r>
          <w:rPr>
            <w:color w:val="000000" w:themeColor="text1"/>
            <w:rPrChange w:id="17258" w:author="梁元" w:date="2019-05-14T19:51:36Z">
              <w:rPr/>
            </w:rPrChange>
            <w14:textFill>
              <w14:solidFill>
                <w14:schemeClr w14:val="tx1"/>
              </w14:solidFill>
            </w14:textFill>
          </w:rPr>
          <w:delText>&lt;/div&gt;</w:delText>
        </w:r>
      </w:del>
    </w:p>
    <w:p>
      <w:pPr>
        <w:spacing w:line="240" w:lineRule="auto"/>
        <w:ind w:firstLine="480" w:firstLineChars="200"/>
        <w:rPr>
          <w:del w:id="17261" w:author="冷雪凝" w:date="2019-05-14T19:29:01Z"/>
          <w:rFonts w:hint="eastAsia"/>
          <w:color w:val="000000" w:themeColor="text1"/>
          <w:rPrChange w:id="17262" w:author="梁元" w:date="2019-05-14T19:51:36Z">
            <w:rPr>
              <w:del w:id="17263" w:author="冷雪凝" w:date="2019-05-14T19:29:01Z"/>
              <w:rFonts w:hint="eastAsia"/>
            </w:rPr>
          </w:rPrChange>
          <w14:textFill>
            <w14:solidFill>
              <w14:schemeClr w14:val="tx1"/>
            </w14:solidFill>
          </w14:textFill>
        </w:rPr>
        <w:pPrChange w:id="17260" w:author="冷雪凝" w:date="2019-05-14T12:21:32Z">
          <w:pPr>
            <w:spacing w:line="360" w:lineRule="auto"/>
          </w:pPr>
        </w:pPrChange>
      </w:pPr>
    </w:p>
    <w:p>
      <w:pPr>
        <w:pStyle w:val="3"/>
        <w:numPr>
          <w:ilvl w:val="0"/>
          <w:numId w:val="19"/>
        </w:numPr>
        <w:spacing w:line="240" w:lineRule="auto"/>
        <w:ind w:firstLine="562" w:firstLineChars="200"/>
        <w:rPr>
          <w:del w:id="17265" w:author="冷雪凝" w:date="2019-05-14T19:29:01Z"/>
          <w:rFonts w:ascii="仿宋" w:hAnsi="仿宋" w:eastAsia="仿宋"/>
          <w:color w:val="000000" w:themeColor="text1"/>
          <w:sz w:val="28"/>
          <w:szCs w:val="28"/>
          <w:rPrChange w:id="17266" w:author="梁元" w:date="2019-05-14T19:51:36Z">
            <w:rPr>
              <w:del w:id="17267" w:author="冷雪凝" w:date="2019-05-14T19:29:01Z"/>
              <w:rFonts w:ascii="仿宋" w:hAnsi="仿宋" w:eastAsia="仿宋"/>
              <w:sz w:val="28"/>
              <w:szCs w:val="28"/>
            </w:rPr>
          </w:rPrChange>
          <w14:textFill>
            <w14:solidFill>
              <w14:schemeClr w14:val="tx1"/>
            </w14:solidFill>
          </w14:textFill>
        </w:rPr>
        <w:pPrChange w:id="17264" w:author="冷雪凝" w:date="2019-05-14T12:21:32Z">
          <w:pPr>
            <w:pStyle w:val="3"/>
            <w:numPr>
              <w:ilvl w:val="0"/>
              <w:numId w:val="19"/>
            </w:numPr>
          </w:pPr>
        </w:pPrChange>
      </w:pPr>
      <w:del w:id="17268" w:author="冷雪凝" w:date="2019-05-14T19:29:01Z">
        <w:bookmarkStart w:id="583" w:name="_Toc26313_WPSOffice_Level2"/>
        <w:r>
          <w:rPr>
            <w:rFonts w:hint="eastAsia" w:ascii="仿宋" w:hAnsi="仿宋" w:eastAsia="仿宋"/>
            <w:color w:val="000000" w:themeColor="text1"/>
            <w:sz w:val="28"/>
            <w:szCs w:val="28"/>
            <w:rPrChange w:id="17269" w:author="梁元" w:date="2019-05-14T19:51:36Z">
              <w:rPr>
                <w:rFonts w:hint="eastAsia" w:ascii="仿宋" w:hAnsi="仿宋" w:eastAsia="仿宋"/>
                <w:sz w:val="28"/>
                <w:szCs w:val="28"/>
              </w:rPr>
            </w:rPrChange>
            <w14:textFill>
              <w14:solidFill>
                <w14:schemeClr w14:val="tx1"/>
              </w14:solidFill>
            </w14:textFill>
          </w:rPr>
          <w:delText>通用大牛级解法</w:delText>
        </w:r>
        <w:bookmarkEnd w:id="583"/>
      </w:del>
    </w:p>
    <w:p>
      <w:pPr>
        <w:spacing w:line="240" w:lineRule="auto"/>
        <w:ind w:firstLine="480" w:firstLineChars="200"/>
        <w:rPr>
          <w:del w:id="17272" w:author="冷雪凝" w:date="2019-05-14T19:29:01Z"/>
          <w:color w:val="000000" w:themeColor="text1"/>
          <w:rPrChange w:id="17273" w:author="梁元" w:date="2019-05-14T19:51:36Z">
            <w:rPr>
              <w:del w:id="17274" w:author="冷雪凝" w:date="2019-05-14T19:29:01Z"/>
            </w:rPr>
          </w:rPrChange>
          <w14:textFill>
            <w14:solidFill>
              <w14:schemeClr w14:val="tx1"/>
            </w14:solidFill>
          </w14:textFill>
        </w:rPr>
        <w:pPrChange w:id="17271" w:author="冷雪凝" w:date="2019-05-14T12:21:32Z">
          <w:pPr>
            <w:spacing w:line="360" w:lineRule="auto"/>
          </w:pPr>
        </w:pPrChange>
      </w:pPr>
      <w:del w:id="17275" w:author="冷雪凝" w:date="2019-05-14T19:29:01Z">
        <w:r>
          <w:rPr>
            <w:rFonts w:hint="eastAsia"/>
            <w:color w:val="000000" w:themeColor="text1"/>
            <w:rPrChange w:id="17276" w:author="梁元" w:date="2019-05-14T19:51:36Z">
              <w:rPr>
                <w:rFonts w:hint="eastAsia"/>
              </w:rPr>
            </w:rPrChange>
            <w14:textFill>
              <w14:solidFill>
                <w14:schemeClr w14:val="tx1"/>
              </w14:solidFill>
            </w14:textFill>
          </w:rPr>
          <w:delText>虽然</w:delText>
        </w:r>
      </w:del>
      <w:del w:id="17278" w:author="冷雪凝" w:date="2019-05-14T19:29:01Z">
        <w:r>
          <w:rPr>
            <w:color w:val="000000" w:themeColor="text1"/>
            <w:rPrChange w:id="17279" w:author="梁元" w:date="2019-05-14T19:51:36Z">
              <w:rPr/>
            </w:rPrChange>
            <w14:textFill>
              <w14:solidFill>
                <w14:schemeClr w14:val="tx1"/>
              </w14:solidFill>
            </w14:textFill>
          </w:rPr>
          <w:delText>JSX看起来像HTML，但它实际上只是React.createElement()</w:delText>
        </w:r>
      </w:del>
      <w:del w:id="17281" w:author="冷雪凝" w:date="2019-05-14T19:29:01Z">
        <w:r>
          <w:rPr>
            <w:rFonts w:hint="eastAsia"/>
            <w:color w:val="000000" w:themeColor="text1"/>
            <w:rPrChange w:id="17282" w:author="梁元" w:date="2019-05-14T19:51:36Z">
              <w:rPr>
                <w:rFonts w:hint="eastAsia"/>
              </w:rPr>
            </w:rPrChange>
            <w14:textFill>
              <w14:solidFill>
                <w14:schemeClr w14:val="tx1"/>
              </w14:solidFill>
            </w14:textFill>
          </w:rPr>
          <w:delText>的语法糖</w:delText>
        </w:r>
      </w:del>
      <w:del w:id="17284" w:author="冷雪凝" w:date="2019-05-14T19:29:01Z">
        <w:r>
          <w:rPr>
            <w:color w:val="000000" w:themeColor="text1"/>
            <w:rPrChange w:id="17285" w:author="梁元" w:date="2019-05-14T19:51:36Z">
              <w:rPr/>
            </w:rPrChange>
            <w14:textFill>
              <w14:solidFill>
                <w14:schemeClr w14:val="tx1"/>
              </w14:solidFill>
            </w14:textFill>
          </w:rPr>
          <w:delText>。当组件渲染时，它输出一个React元素树或该组件输出的HTML元素的虚拟表示。React然后将基于此React元素表示来确定对实际DOM所做的更改。</w:delText>
        </w:r>
      </w:del>
    </w:p>
    <w:p>
      <w:pPr>
        <w:spacing w:line="240" w:lineRule="auto"/>
        <w:ind w:firstLine="480" w:firstLineChars="200"/>
        <w:rPr>
          <w:del w:id="17288" w:author="冷雪凝" w:date="2019-05-14T19:29:01Z"/>
          <w:color w:val="000000" w:themeColor="text1"/>
          <w:rPrChange w:id="17289" w:author="梁元" w:date="2019-05-14T19:51:36Z">
            <w:rPr>
              <w:del w:id="17290" w:author="冷雪凝" w:date="2019-05-14T19:29:01Z"/>
            </w:rPr>
          </w:rPrChange>
          <w14:textFill>
            <w14:solidFill>
              <w14:schemeClr w14:val="tx1"/>
            </w14:solidFill>
          </w14:textFill>
        </w:rPr>
        <w:pPrChange w:id="17287" w:author="冷雪凝" w:date="2019-05-14T12:21:32Z">
          <w:pPr>
            <w:spacing w:line="360" w:lineRule="auto"/>
          </w:pPr>
        </w:pPrChange>
      </w:pPr>
      <w:del w:id="17291" w:author="冷雪凝" w:date="2019-05-14T19:29:01Z">
        <w:r>
          <w:rPr>
            <w:rFonts w:hint="eastAsia"/>
            <w:color w:val="000000" w:themeColor="text1"/>
            <w:rPrChange w:id="17292" w:author="梁元" w:date="2019-05-14T19:51:36Z">
              <w:rPr>
                <w:rFonts w:hint="eastAsia"/>
              </w:rPr>
            </w:rPrChange>
            <w14:textFill>
              <w14:solidFill>
                <w14:schemeClr w14:val="tx1"/>
              </w14:solidFill>
            </w14:textFill>
          </w:rPr>
          <w:delText>例如：</w:delText>
        </w:r>
      </w:del>
    </w:p>
    <w:p>
      <w:pPr>
        <w:spacing w:line="240" w:lineRule="auto"/>
        <w:ind w:firstLine="480" w:firstLineChars="200"/>
        <w:rPr>
          <w:del w:id="17295" w:author="冷雪凝" w:date="2019-05-14T19:29:01Z"/>
          <w:color w:val="000000" w:themeColor="text1"/>
          <w:rPrChange w:id="17296" w:author="梁元" w:date="2019-05-14T19:51:36Z">
            <w:rPr>
              <w:del w:id="17297" w:author="冷雪凝" w:date="2019-05-14T19:29:01Z"/>
            </w:rPr>
          </w:rPrChange>
          <w14:textFill>
            <w14:solidFill>
              <w14:schemeClr w14:val="tx1"/>
            </w14:solidFill>
          </w14:textFill>
        </w:rPr>
        <w:pPrChange w:id="17294" w:author="冷雪凝" w:date="2019-05-14T12:21:32Z">
          <w:pPr>
            <w:spacing w:line="360" w:lineRule="auto"/>
          </w:pPr>
        </w:pPrChange>
      </w:pPr>
      <w:del w:id="17298" w:author="冷雪凝" w:date="2019-05-14T19:29:01Z">
        <w:r>
          <w:rPr>
            <w:color w:val="000000" w:themeColor="text1"/>
            <w:rPrChange w:id="17299" w:author="梁元" w:date="2019-05-14T19:51:36Z">
              <w:rPr/>
            </w:rPrChange>
            <w14:textFill>
              <w14:solidFill>
                <w14:schemeClr w14:val="tx1"/>
              </w14:solidFill>
            </w14:textFill>
          </w:rPr>
          <w:delText>class Header extends React.Component {</w:delText>
        </w:r>
      </w:del>
    </w:p>
    <w:p>
      <w:pPr>
        <w:spacing w:line="240" w:lineRule="auto"/>
        <w:ind w:firstLine="480" w:firstLineChars="200"/>
        <w:rPr>
          <w:del w:id="17302" w:author="冷雪凝" w:date="2019-05-14T19:29:01Z"/>
          <w:color w:val="000000" w:themeColor="text1"/>
          <w:rPrChange w:id="17303" w:author="梁元" w:date="2019-05-14T19:51:36Z">
            <w:rPr>
              <w:del w:id="17304" w:author="冷雪凝" w:date="2019-05-14T19:29:01Z"/>
            </w:rPr>
          </w:rPrChange>
          <w14:textFill>
            <w14:solidFill>
              <w14:schemeClr w14:val="tx1"/>
            </w14:solidFill>
          </w14:textFill>
        </w:rPr>
        <w:pPrChange w:id="17301" w:author="冷雪凝" w:date="2019-05-14T12:21:32Z">
          <w:pPr>
            <w:spacing w:line="360" w:lineRule="auto"/>
          </w:pPr>
        </w:pPrChange>
      </w:pPr>
      <w:del w:id="17305" w:author="冷雪凝" w:date="2019-05-14T19:29:01Z">
        <w:r>
          <w:rPr>
            <w:color w:val="000000" w:themeColor="text1"/>
            <w:rPrChange w:id="17306" w:author="梁元" w:date="2019-05-14T19:51:36Z">
              <w:rPr/>
            </w:rPrChange>
            <w14:textFill>
              <w14:solidFill>
                <w14:schemeClr w14:val="tx1"/>
              </w14:solidFill>
            </w14:textFill>
          </w:rPr>
          <w:delText xml:space="preserve">  render() {</w:delText>
        </w:r>
      </w:del>
    </w:p>
    <w:p>
      <w:pPr>
        <w:spacing w:line="240" w:lineRule="auto"/>
        <w:ind w:firstLine="480" w:firstLineChars="200"/>
        <w:rPr>
          <w:del w:id="17309" w:author="冷雪凝" w:date="2019-05-14T19:29:01Z"/>
          <w:color w:val="000000" w:themeColor="text1"/>
          <w:rPrChange w:id="17310" w:author="梁元" w:date="2019-05-14T19:51:36Z">
            <w:rPr>
              <w:del w:id="17311" w:author="冷雪凝" w:date="2019-05-14T19:29:01Z"/>
            </w:rPr>
          </w:rPrChange>
          <w14:textFill>
            <w14:solidFill>
              <w14:schemeClr w14:val="tx1"/>
            </w14:solidFill>
          </w14:textFill>
        </w:rPr>
        <w:pPrChange w:id="17308" w:author="冷雪凝" w:date="2019-05-14T12:21:32Z">
          <w:pPr>
            <w:spacing w:line="360" w:lineRule="auto"/>
          </w:pPr>
        </w:pPrChange>
      </w:pPr>
      <w:del w:id="17312" w:author="冷雪凝" w:date="2019-05-14T19:29:01Z">
        <w:r>
          <w:rPr>
            <w:color w:val="000000" w:themeColor="text1"/>
            <w:rPrChange w:id="17313" w:author="梁元" w:date="2019-05-14T19:51:36Z">
              <w:rPr/>
            </w:rPrChange>
            <w14:textFill>
              <w14:solidFill>
                <w14:schemeClr w14:val="tx1"/>
              </w14:solidFill>
            </w14:textFill>
          </w:rPr>
          <w:delText xml:space="preserve">    return (</w:delText>
        </w:r>
      </w:del>
    </w:p>
    <w:p>
      <w:pPr>
        <w:spacing w:line="240" w:lineRule="auto"/>
        <w:ind w:firstLine="480" w:firstLineChars="200"/>
        <w:rPr>
          <w:del w:id="17316" w:author="冷雪凝" w:date="2019-05-14T19:29:01Z"/>
          <w:color w:val="000000" w:themeColor="text1"/>
          <w:rPrChange w:id="17317" w:author="梁元" w:date="2019-05-14T19:51:36Z">
            <w:rPr>
              <w:del w:id="17318" w:author="冷雪凝" w:date="2019-05-14T19:29:01Z"/>
            </w:rPr>
          </w:rPrChange>
          <w14:textFill>
            <w14:solidFill>
              <w14:schemeClr w14:val="tx1"/>
            </w14:solidFill>
          </w14:textFill>
        </w:rPr>
        <w:pPrChange w:id="17315" w:author="冷雪凝" w:date="2019-05-14T12:21:32Z">
          <w:pPr>
            <w:spacing w:line="360" w:lineRule="auto"/>
          </w:pPr>
        </w:pPrChange>
      </w:pPr>
      <w:del w:id="17319" w:author="冷雪凝" w:date="2019-05-14T19:29:01Z">
        <w:r>
          <w:rPr>
            <w:color w:val="000000" w:themeColor="text1"/>
            <w:rPrChange w:id="17320" w:author="梁元" w:date="2019-05-14T19:51:36Z">
              <w:rPr/>
            </w:rPrChange>
            <w14:textFill>
              <w14:solidFill>
                <w14:schemeClr w14:val="tx1"/>
              </w14:solidFill>
            </w14:textFill>
          </w:rPr>
          <w:delText xml:space="preserve">      &lt;h1&gt;Hello World&lt;/h1&gt;</w:delText>
        </w:r>
      </w:del>
    </w:p>
    <w:p>
      <w:pPr>
        <w:spacing w:line="240" w:lineRule="auto"/>
        <w:ind w:firstLine="480" w:firstLineChars="200"/>
        <w:rPr>
          <w:del w:id="17323" w:author="冷雪凝" w:date="2019-05-14T19:29:01Z"/>
          <w:color w:val="000000" w:themeColor="text1"/>
          <w:rPrChange w:id="17324" w:author="梁元" w:date="2019-05-14T19:51:36Z">
            <w:rPr>
              <w:del w:id="17325" w:author="冷雪凝" w:date="2019-05-14T19:29:01Z"/>
            </w:rPr>
          </w:rPrChange>
          <w14:textFill>
            <w14:solidFill>
              <w14:schemeClr w14:val="tx1"/>
            </w14:solidFill>
          </w14:textFill>
        </w:rPr>
        <w:pPrChange w:id="17322" w:author="冷雪凝" w:date="2019-05-14T12:21:32Z">
          <w:pPr>
            <w:spacing w:line="360" w:lineRule="auto"/>
          </w:pPr>
        </w:pPrChange>
      </w:pPr>
      <w:del w:id="17326" w:author="冷雪凝" w:date="2019-05-14T19:29:01Z">
        <w:r>
          <w:rPr>
            <w:color w:val="000000" w:themeColor="text1"/>
            <w:rPrChange w:id="17327" w:author="梁元" w:date="2019-05-14T19:51:36Z">
              <w:rPr/>
            </w:rPrChange>
            <w14:textFill>
              <w14:solidFill>
                <w14:schemeClr w14:val="tx1"/>
              </w14:solidFill>
            </w14:textFill>
          </w:rPr>
          <w:delText xml:space="preserve">    );</w:delText>
        </w:r>
      </w:del>
    </w:p>
    <w:p>
      <w:pPr>
        <w:spacing w:line="240" w:lineRule="auto"/>
        <w:ind w:firstLine="480" w:firstLineChars="200"/>
        <w:rPr>
          <w:del w:id="17330" w:author="冷雪凝" w:date="2019-05-14T19:29:01Z"/>
          <w:color w:val="000000" w:themeColor="text1"/>
          <w:rPrChange w:id="17331" w:author="梁元" w:date="2019-05-14T19:51:36Z">
            <w:rPr>
              <w:del w:id="17332" w:author="冷雪凝" w:date="2019-05-14T19:29:01Z"/>
            </w:rPr>
          </w:rPrChange>
          <w14:textFill>
            <w14:solidFill>
              <w14:schemeClr w14:val="tx1"/>
            </w14:solidFill>
          </w14:textFill>
        </w:rPr>
        <w:pPrChange w:id="17329" w:author="冷雪凝" w:date="2019-05-14T12:21:32Z">
          <w:pPr>
            <w:spacing w:line="360" w:lineRule="auto"/>
          </w:pPr>
        </w:pPrChange>
      </w:pPr>
      <w:del w:id="17333" w:author="冷雪凝" w:date="2019-05-14T19:29:01Z">
        <w:r>
          <w:rPr>
            <w:color w:val="000000" w:themeColor="text1"/>
            <w:rPrChange w:id="17334" w:author="梁元" w:date="2019-05-14T19:51:36Z">
              <w:rPr/>
            </w:rPrChange>
            <w14:textFill>
              <w14:solidFill>
                <w14:schemeClr w14:val="tx1"/>
              </w14:solidFill>
            </w14:textFill>
          </w:rPr>
          <w:delText xml:space="preserve">  }</w:delText>
        </w:r>
      </w:del>
    </w:p>
    <w:p>
      <w:pPr>
        <w:spacing w:line="240" w:lineRule="auto"/>
        <w:ind w:firstLine="480" w:firstLineChars="200"/>
        <w:rPr>
          <w:del w:id="17337" w:author="冷雪凝" w:date="2019-05-14T19:29:01Z"/>
          <w:color w:val="000000" w:themeColor="text1"/>
          <w:rPrChange w:id="17338" w:author="梁元" w:date="2019-05-14T19:51:36Z">
            <w:rPr>
              <w:del w:id="17339" w:author="冷雪凝" w:date="2019-05-14T19:29:01Z"/>
            </w:rPr>
          </w:rPrChange>
          <w14:textFill>
            <w14:solidFill>
              <w14:schemeClr w14:val="tx1"/>
            </w14:solidFill>
          </w14:textFill>
        </w:rPr>
        <w:pPrChange w:id="17336" w:author="冷雪凝" w:date="2019-05-14T12:21:32Z">
          <w:pPr>
            <w:spacing w:line="360" w:lineRule="auto"/>
          </w:pPr>
        </w:pPrChange>
      </w:pPr>
      <w:del w:id="17340" w:author="冷雪凝" w:date="2019-05-14T19:29:01Z">
        <w:r>
          <w:rPr>
            <w:color w:val="000000" w:themeColor="text1"/>
            <w:rPrChange w:id="17341" w:author="梁元" w:date="2019-05-14T19:51:36Z">
              <w:rPr/>
            </w:rPrChange>
            <w14:textFill>
              <w14:solidFill>
                <w14:schemeClr w14:val="tx1"/>
              </w14:solidFill>
            </w14:textFill>
          </w:rPr>
          <w:delText>}</w:delText>
        </w:r>
      </w:del>
    </w:p>
    <w:p>
      <w:pPr>
        <w:spacing w:line="240" w:lineRule="auto"/>
        <w:ind w:firstLine="480" w:firstLineChars="200"/>
        <w:rPr>
          <w:del w:id="17344" w:author="冷雪凝" w:date="2019-05-14T19:29:01Z"/>
          <w:color w:val="000000" w:themeColor="text1"/>
          <w:rPrChange w:id="17345" w:author="梁元" w:date="2019-05-14T19:51:36Z">
            <w:rPr>
              <w:del w:id="17346" w:author="冷雪凝" w:date="2019-05-14T19:29:01Z"/>
            </w:rPr>
          </w:rPrChange>
          <w14:textFill>
            <w14:solidFill>
              <w14:schemeClr w14:val="tx1"/>
            </w14:solidFill>
          </w14:textFill>
        </w:rPr>
        <w:pPrChange w:id="17343" w:author="冷雪凝" w:date="2019-05-14T12:21:32Z">
          <w:pPr>
            <w:spacing w:line="360" w:lineRule="auto"/>
          </w:pPr>
        </w:pPrChange>
      </w:pPr>
      <w:del w:id="17347" w:author="冷雪凝" w:date="2019-05-14T19:29:01Z">
        <w:r>
          <w:rPr>
            <w:rFonts w:hint="eastAsia"/>
            <w:color w:val="000000" w:themeColor="text1"/>
            <w:rPrChange w:id="17348" w:author="梁元" w:date="2019-05-14T19:51:36Z">
              <w:rPr>
                <w:rFonts w:hint="eastAsia"/>
              </w:rPr>
            </w:rPrChange>
            <w14:textFill>
              <w14:solidFill>
                <w14:schemeClr w14:val="tx1"/>
              </w14:solidFill>
            </w14:textFill>
          </w:rPr>
          <w:delText>其实对应于</w:delText>
        </w:r>
      </w:del>
    </w:p>
    <w:p>
      <w:pPr>
        <w:spacing w:line="240" w:lineRule="auto"/>
        <w:ind w:firstLine="480" w:firstLineChars="200"/>
        <w:rPr>
          <w:del w:id="17351" w:author="冷雪凝" w:date="2019-05-14T19:29:01Z"/>
          <w:color w:val="000000" w:themeColor="text1"/>
          <w:rPrChange w:id="17352" w:author="梁元" w:date="2019-05-14T19:51:36Z">
            <w:rPr>
              <w:del w:id="17353" w:author="冷雪凝" w:date="2019-05-14T19:29:01Z"/>
            </w:rPr>
          </w:rPrChange>
          <w14:textFill>
            <w14:solidFill>
              <w14:schemeClr w14:val="tx1"/>
            </w14:solidFill>
          </w14:textFill>
        </w:rPr>
        <w:pPrChange w:id="17350" w:author="冷雪凝" w:date="2019-05-14T12:21:32Z">
          <w:pPr>
            <w:spacing w:line="360" w:lineRule="auto"/>
          </w:pPr>
        </w:pPrChange>
      </w:pPr>
      <w:del w:id="17354" w:author="冷雪凝" w:date="2019-05-14T19:29:01Z">
        <w:r>
          <w:rPr>
            <w:color w:val="000000" w:themeColor="text1"/>
            <w:rPrChange w:id="17355" w:author="梁元" w:date="2019-05-14T19:51:36Z">
              <w:rPr/>
            </w:rPrChange>
            <w14:textFill>
              <w14:solidFill>
                <w14:schemeClr w14:val="tx1"/>
              </w14:solidFill>
            </w14:textFill>
          </w:rPr>
          <w:delText>class HelloWorld extends React.Component {</w:delText>
        </w:r>
      </w:del>
    </w:p>
    <w:p>
      <w:pPr>
        <w:spacing w:line="240" w:lineRule="auto"/>
        <w:ind w:firstLine="480" w:firstLineChars="200"/>
        <w:rPr>
          <w:del w:id="17358" w:author="冷雪凝" w:date="2019-05-14T19:29:01Z"/>
          <w:color w:val="000000" w:themeColor="text1"/>
          <w:rPrChange w:id="17359" w:author="梁元" w:date="2019-05-14T19:51:36Z">
            <w:rPr>
              <w:del w:id="17360" w:author="冷雪凝" w:date="2019-05-14T19:29:01Z"/>
            </w:rPr>
          </w:rPrChange>
          <w14:textFill>
            <w14:solidFill>
              <w14:schemeClr w14:val="tx1"/>
            </w14:solidFill>
          </w14:textFill>
        </w:rPr>
        <w:pPrChange w:id="17357" w:author="冷雪凝" w:date="2019-05-14T12:21:32Z">
          <w:pPr>
            <w:spacing w:line="360" w:lineRule="auto"/>
          </w:pPr>
        </w:pPrChange>
      </w:pPr>
      <w:del w:id="17361" w:author="冷雪凝" w:date="2019-05-14T19:29:01Z">
        <w:r>
          <w:rPr>
            <w:color w:val="000000" w:themeColor="text1"/>
            <w:rPrChange w:id="17362" w:author="梁元" w:date="2019-05-14T19:51:36Z">
              <w:rPr/>
            </w:rPrChange>
            <w14:textFill>
              <w14:solidFill>
                <w14:schemeClr w14:val="tx1"/>
              </w14:solidFill>
            </w14:textFill>
          </w:rPr>
          <w:delText xml:space="preserve">  render() {</w:delText>
        </w:r>
      </w:del>
    </w:p>
    <w:p>
      <w:pPr>
        <w:spacing w:line="240" w:lineRule="auto"/>
        <w:ind w:firstLine="480" w:firstLineChars="200"/>
        <w:rPr>
          <w:del w:id="17365" w:author="冷雪凝" w:date="2019-05-14T19:29:01Z"/>
          <w:color w:val="000000" w:themeColor="text1"/>
          <w:rPrChange w:id="17366" w:author="梁元" w:date="2019-05-14T19:51:36Z">
            <w:rPr>
              <w:del w:id="17367" w:author="冷雪凝" w:date="2019-05-14T19:29:01Z"/>
            </w:rPr>
          </w:rPrChange>
          <w14:textFill>
            <w14:solidFill>
              <w14:schemeClr w14:val="tx1"/>
            </w14:solidFill>
          </w14:textFill>
        </w:rPr>
        <w:pPrChange w:id="17364" w:author="冷雪凝" w:date="2019-05-14T12:21:32Z">
          <w:pPr>
            <w:spacing w:line="360" w:lineRule="auto"/>
          </w:pPr>
        </w:pPrChange>
      </w:pPr>
      <w:del w:id="17368" w:author="冷雪凝" w:date="2019-05-14T19:29:01Z">
        <w:r>
          <w:rPr>
            <w:color w:val="000000" w:themeColor="text1"/>
            <w:rPrChange w:id="17369" w:author="梁元" w:date="2019-05-14T19:51:36Z">
              <w:rPr/>
            </w:rPrChange>
            <w14:textFill>
              <w14:solidFill>
                <w14:schemeClr w14:val="tx1"/>
              </w14:solidFill>
            </w14:textFill>
          </w:rPr>
          <w:delText xml:space="preserve">    return (</w:delText>
        </w:r>
      </w:del>
    </w:p>
    <w:p>
      <w:pPr>
        <w:spacing w:line="240" w:lineRule="auto"/>
        <w:ind w:firstLine="480" w:firstLineChars="200"/>
        <w:rPr>
          <w:del w:id="17372" w:author="冷雪凝" w:date="2019-05-14T19:29:01Z"/>
          <w:color w:val="000000" w:themeColor="text1"/>
          <w:rPrChange w:id="17373" w:author="梁元" w:date="2019-05-14T19:51:36Z">
            <w:rPr>
              <w:del w:id="17374" w:author="冷雪凝" w:date="2019-05-14T19:29:01Z"/>
            </w:rPr>
          </w:rPrChange>
          <w14:textFill>
            <w14:solidFill>
              <w14:schemeClr w14:val="tx1"/>
            </w14:solidFill>
          </w14:textFill>
        </w:rPr>
        <w:pPrChange w:id="17371" w:author="冷雪凝" w:date="2019-05-14T12:21:32Z">
          <w:pPr>
            <w:spacing w:line="360" w:lineRule="auto"/>
          </w:pPr>
        </w:pPrChange>
      </w:pPr>
      <w:del w:id="17375" w:author="冷雪凝" w:date="2019-05-14T19:29:01Z">
        <w:r>
          <w:rPr>
            <w:color w:val="000000" w:themeColor="text1"/>
            <w:rPrChange w:id="17376" w:author="梁元" w:date="2019-05-14T19:51:36Z">
              <w:rPr/>
            </w:rPrChange>
            <w14:textFill>
              <w14:solidFill>
                <w14:schemeClr w14:val="tx1"/>
              </w14:solidFill>
            </w14:textFill>
          </w:rPr>
          <w:delText xml:space="preserve">      React.createElement(</w:delText>
        </w:r>
      </w:del>
    </w:p>
    <w:p>
      <w:pPr>
        <w:spacing w:line="240" w:lineRule="auto"/>
        <w:ind w:firstLine="480" w:firstLineChars="200"/>
        <w:rPr>
          <w:del w:id="17379" w:author="冷雪凝" w:date="2019-05-14T19:29:01Z"/>
          <w:color w:val="000000" w:themeColor="text1"/>
          <w:rPrChange w:id="17380" w:author="梁元" w:date="2019-05-14T19:51:36Z">
            <w:rPr>
              <w:del w:id="17381" w:author="冷雪凝" w:date="2019-05-14T19:29:01Z"/>
            </w:rPr>
          </w:rPrChange>
          <w14:textFill>
            <w14:solidFill>
              <w14:schemeClr w14:val="tx1"/>
            </w14:solidFill>
          </w14:textFill>
        </w:rPr>
        <w:pPrChange w:id="17378" w:author="冷雪凝" w:date="2019-05-14T12:21:32Z">
          <w:pPr>
            <w:spacing w:line="360" w:lineRule="auto"/>
          </w:pPr>
        </w:pPrChange>
      </w:pPr>
      <w:del w:id="17382" w:author="冷雪凝" w:date="2019-05-14T19:29:01Z">
        <w:r>
          <w:rPr>
            <w:color w:val="000000" w:themeColor="text1"/>
            <w:rPrChange w:id="17383" w:author="梁元" w:date="2019-05-14T19:51:36Z">
              <w:rPr/>
            </w:rPrChange>
            <w14:textFill>
              <w14:solidFill>
                <w14:schemeClr w14:val="tx1"/>
              </w14:solidFill>
            </w14:textFill>
          </w:rPr>
          <w:delText xml:space="preserve">        'h1',</w:delText>
        </w:r>
      </w:del>
    </w:p>
    <w:p>
      <w:pPr>
        <w:spacing w:line="240" w:lineRule="auto"/>
        <w:ind w:firstLine="480" w:firstLineChars="200"/>
        <w:rPr>
          <w:del w:id="17386" w:author="冷雪凝" w:date="2019-05-14T19:29:01Z"/>
          <w:color w:val="000000" w:themeColor="text1"/>
          <w:rPrChange w:id="17387" w:author="梁元" w:date="2019-05-14T19:51:36Z">
            <w:rPr>
              <w:del w:id="17388" w:author="冷雪凝" w:date="2019-05-14T19:29:01Z"/>
            </w:rPr>
          </w:rPrChange>
          <w14:textFill>
            <w14:solidFill>
              <w14:schemeClr w14:val="tx1"/>
            </w14:solidFill>
          </w14:textFill>
        </w:rPr>
        <w:pPrChange w:id="17385" w:author="冷雪凝" w:date="2019-05-14T12:21:32Z">
          <w:pPr>
            <w:spacing w:line="360" w:lineRule="auto"/>
          </w:pPr>
        </w:pPrChange>
      </w:pPr>
      <w:del w:id="17389" w:author="冷雪凝" w:date="2019-05-14T19:29:01Z">
        <w:r>
          <w:rPr>
            <w:color w:val="000000" w:themeColor="text1"/>
            <w:rPrChange w:id="17390" w:author="梁元" w:date="2019-05-14T19:51:36Z">
              <w:rPr/>
            </w:rPrChange>
            <w14:textFill>
              <w14:solidFill>
                <w14:schemeClr w14:val="tx1"/>
              </w14:solidFill>
            </w14:textFill>
          </w:rPr>
          <w:delText xml:space="preserve">        {className: 'large'},</w:delText>
        </w:r>
      </w:del>
    </w:p>
    <w:p>
      <w:pPr>
        <w:spacing w:line="240" w:lineRule="auto"/>
        <w:ind w:firstLine="480" w:firstLineChars="200"/>
        <w:rPr>
          <w:del w:id="17393" w:author="冷雪凝" w:date="2019-05-14T19:29:01Z"/>
          <w:color w:val="000000" w:themeColor="text1"/>
          <w:rPrChange w:id="17394" w:author="梁元" w:date="2019-05-14T19:51:36Z">
            <w:rPr>
              <w:del w:id="17395" w:author="冷雪凝" w:date="2019-05-14T19:29:01Z"/>
            </w:rPr>
          </w:rPrChange>
          <w14:textFill>
            <w14:solidFill>
              <w14:schemeClr w14:val="tx1"/>
            </w14:solidFill>
          </w14:textFill>
        </w:rPr>
        <w:pPrChange w:id="17392" w:author="冷雪凝" w:date="2019-05-14T12:21:32Z">
          <w:pPr>
            <w:spacing w:line="360" w:lineRule="auto"/>
          </w:pPr>
        </w:pPrChange>
      </w:pPr>
      <w:del w:id="17396" w:author="冷雪凝" w:date="2019-05-14T19:29:01Z">
        <w:r>
          <w:rPr>
            <w:color w:val="000000" w:themeColor="text1"/>
            <w:rPrChange w:id="17397" w:author="梁元" w:date="2019-05-14T19:51:36Z">
              <w:rPr/>
            </w:rPrChange>
            <w14:textFill>
              <w14:solidFill>
                <w14:schemeClr w14:val="tx1"/>
              </w14:solidFill>
            </w14:textFill>
          </w:rPr>
          <w:delText xml:space="preserve">        'Hello World'</w:delText>
        </w:r>
      </w:del>
    </w:p>
    <w:p>
      <w:pPr>
        <w:spacing w:line="240" w:lineRule="auto"/>
        <w:ind w:firstLine="480" w:firstLineChars="200"/>
        <w:rPr>
          <w:del w:id="17400" w:author="冷雪凝" w:date="2019-05-14T19:29:01Z"/>
          <w:color w:val="000000" w:themeColor="text1"/>
          <w:rPrChange w:id="17401" w:author="梁元" w:date="2019-05-14T19:51:36Z">
            <w:rPr>
              <w:del w:id="17402" w:author="冷雪凝" w:date="2019-05-14T19:29:01Z"/>
            </w:rPr>
          </w:rPrChange>
          <w14:textFill>
            <w14:solidFill>
              <w14:schemeClr w14:val="tx1"/>
            </w14:solidFill>
          </w14:textFill>
        </w:rPr>
        <w:pPrChange w:id="17399" w:author="冷雪凝" w:date="2019-05-14T12:21:32Z">
          <w:pPr>
            <w:spacing w:line="360" w:lineRule="auto"/>
          </w:pPr>
        </w:pPrChange>
      </w:pPr>
      <w:del w:id="17403" w:author="冷雪凝" w:date="2019-05-14T19:29:01Z">
        <w:r>
          <w:rPr>
            <w:color w:val="000000" w:themeColor="text1"/>
            <w:rPrChange w:id="17404" w:author="梁元" w:date="2019-05-14T19:51:36Z">
              <w:rPr/>
            </w:rPrChange>
            <w14:textFill>
              <w14:solidFill>
                <w14:schemeClr w14:val="tx1"/>
              </w14:solidFill>
            </w14:textFill>
          </w:rPr>
          <w:delText xml:space="preserve">      )</w:delText>
        </w:r>
      </w:del>
    </w:p>
    <w:p>
      <w:pPr>
        <w:spacing w:line="240" w:lineRule="auto"/>
        <w:ind w:firstLine="480" w:firstLineChars="200"/>
        <w:rPr>
          <w:del w:id="17407" w:author="冷雪凝" w:date="2019-05-14T19:29:01Z"/>
          <w:color w:val="000000" w:themeColor="text1"/>
          <w:rPrChange w:id="17408" w:author="梁元" w:date="2019-05-14T19:51:36Z">
            <w:rPr>
              <w:del w:id="17409" w:author="冷雪凝" w:date="2019-05-14T19:29:01Z"/>
            </w:rPr>
          </w:rPrChange>
          <w14:textFill>
            <w14:solidFill>
              <w14:schemeClr w14:val="tx1"/>
            </w14:solidFill>
          </w14:textFill>
        </w:rPr>
        <w:pPrChange w:id="17406" w:author="冷雪凝" w:date="2019-05-14T12:21:32Z">
          <w:pPr>
            <w:spacing w:line="360" w:lineRule="auto"/>
          </w:pPr>
        </w:pPrChange>
      </w:pPr>
      <w:del w:id="17410" w:author="冷雪凝" w:date="2019-05-14T19:29:01Z">
        <w:r>
          <w:rPr>
            <w:color w:val="000000" w:themeColor="text1"/>
            <w:rPrChange w:id="17411" w:author="梁元" w:date="2019-05-14T19:51:36Z">
              <w:rPr/>
            </w:rPrChange>
            <w14:textFill>
              <w14:solidFill>
                <w14:schemeClr w14:val="tx1"/>
              </w14:solidFill>
            </w14:textFill>
          </w:rPr>
          <w:delText xml:space="preserve">    );</w:delText>
        </w:r>
      </w:del>
    </w:p>
    <w:p>
      <w:pPr>
        <w:spacing w:line="240" w:lineRule="auto"/>
        <w:ind w:firstLine="480" w:firstLineChars="200"/>
        <w:rPr>
          <w:del w:id="17414" w:author="冷雪凝" w:date="2019-05-14T19:29:01Z"/>
          <w:color w:val="000000" w:themeColor="text1"/>
          <w:rPrChange w:id="17415" w:author="梁元" w:date="2019-05-14T19:51:36Z">
            <w:rPr>
              <w:del w:id="17416" w:author="冷雪凝" w:date="2019-05-14T19:29:01Z"/>
            </w:rPr>
          </w:rPrChange>
          <w14:textFill>
            <w14:solidFill>
              <w14:schemeClr w14:val="tx1"/>
            </w14:solidFill>
          </w14:textFill>
        </w:rPr>
        <w:pPrChange w:id="17413" w:author="冷雪凝" w:date="2019-05-14T12:21:32Z">
          <w:pPr>
            <w:spacing w:line="360" w:lineRule="auto"/>
          </w:pPr>
        </w:pPrChange>
      </w:pPr>
      <w:del w:id="17417" w:author="冷雪凝" w:date="2019-05-14T19:29:01Z">
        <w:r>
          <w:rPr>
            <w:color w:val="000000" w:themeColor="text1"/>
            <w:rPrChange w:id="17418" w:author="梁元" w:date="2019-05-14T19:51:36Z">
              <w:rPr/>
            </w:rPrChange>
            <w14:textFill>
              <w14:solidFill>
                <w14:schemeClr w14:val="tx1"/>
              </w14:solidFill>
            </w14:textFill>
          </w:rPr>
          <w:delText xml:space="preserve">  }</w:delText>
        </w:r>
      </w:del>
    </w:p>
    <w:p>
      <w:pPr>
        <w:spacing w:line="240" w:lineRule="auto"/>
        <w:ind w:firstLine="480" w:firstLineChars="200"/>
        <w:rPr>
          <w:del w:id="17421" w:author="冷雪凝" w:date="2019-05-14T19:29:01Z"/>
          <w:color w:val="000000" w:themeColor="text1"/>
          <w:rPrChange w:id="17422" w:author="梁元" w:date="2019-05-14T19:51:36Z">
            <w:rPr>
              <w:del w:id="17423" w:author="冷雪凝" w:date="2019-05-14T19:29:01Z"/>
            </w:rPr>
          </w:rPrChange>
          <w14:textFill>
            <w14:solidFill>
              <w14:schemeClr w14:val="tx1"/>
            </w14:solidFill>
          </w14:textFill>
        </w:rPr>
        <w:pPrChange w:id="17420" w:author="冷雪凝" w:date="2019-05-14T12:21:32Z">
          <w:pPr>
            <w:spacing w:line="360" w:lineRule="auto"/>
          </w:pPr>
        </w:pPrChange>
      </w:pPr>
      <w:del w:id="17424" w:author="冷雪凝" w:date="2019-05-14T19:29:01Z">
        <w:r>
          <w:rPr>
            <w:color w:val="000000" w:themeColor="text1"/>
            <w:rPrChange w:id="17425" w:author="梁元" w:date="2019-05-14T19:51:36Z">
              <w:rPr/>
            </w:rPrChange>
            <w14:textFill>
              <w14:solidFill>
                <w14:schemeClr w14:val="tx1"/>
              </w14:solidFill>
            </w14:textFill>
          </w:rPr>
          <w:delText>}</w:delText>
        </w:r>
      </w:del>
    </w:p>
    <w:p>
      <w:pPr>
        <w:spacing w:line="240" w:lineRule="auto"/>
        <w:ind w:firstLine="480" w:firstLineChars="200"/>
        <w:rPr>
          <w:del w:id="17428" w:author="冷雪凝" w:date="2019-05-14T19:29:01Z"/>
          <w:color w:val="000000" w:themeColor="text1"/>
          <w:rPrChange w:id="17429" w:author="梁元" w:date="2019-05-14T19:51:36Z">
            <w:rPr>
              <w:del w:id="17430" w:author="冷雪凝" w:date="2019-05-14T19:29:01Z"/>
            </w:rPr>
          </w:rPrChange>
          <w14:textFill>
            <w14:solidFill>
              <w14:schemeClr w14:val="tx1"/>
            </w14:solidFill>
          </w14:textFill>
        </w:rPr>
        <w:pPrChange w:id="17427" w:author="冷雪凝" w:date="2019-05-14T12:21:32Z">
          <w:pPr>
            <w:spacing w:line="360" w:lineRule="auto"/>
          </w:pPr>
        </w:pPrChange>
      </w:pPr>
    </w:p>
    <w:p>
      <w:pPr>
        <w:spacing w:line="240" w:lineRule="auto"/>
        <w:ind w:firstLine="480" w:firstLineChars="200"/>
        <w:rPr>
          <w:del w:id="17432" w:author="冷雪凝" w:date="2019-05-14T19:29:01Z"/>
          <w:rFonts w:hint="eastAsia"/>
          <w:color w:val="000000" w:themeColor="text1"/>
          <w:rPrChange w:id="17433" w:author="梁元" w:date="2019-05-14T19:51:36Z">
            <w:rPr>
              <w:del w:id="17434" w:author="冷雪凝" w:date="2019-05-14T19:29:01Z"/>
              <w:rFonts w:hint="eastAsia"/>
            </w:rPr>
          </w:rPrChange>
          <w14:textFill>
            <w14:solidFill>
              <w14:schemeClr w14:val="tx1"/>
            </w14:solidFill>
          </w14:textFill>
        </w:rPr>
        <w:pPrChange w:id="17431" w:author="冷雪凝" w:date="2019-05-14T12:21:32Z">
          <w:pPr>
            <w:spacing w:line="360" w:lineRule="auto"/>
          </w:pPr>
        </w:pPrChange>
      </w:pPr>
      <w:del w:id="17435" w:author="冷雪凝" w:date="2019-05-14T19:29:01Z">
        <w:r>
          <w:rPr>
            <w:rFonts w:hint="eastAsia"/>
            <w:color w:val="000000" w:themeColor="text1"/>
            <w:rPrChange w:id="17436" w:author="梁元" w:date="2019-05-14T19:51:36Z">
              <w:rPr>
                <w:rFonts w:hint="eastAsia"/>
              </w:rPr>
            </w:rPrChange>
            <w14:textFill>
              <w14:solidFill>
                <w14:schemeClr w14:val="tx1"/>
              </w14:solidFill>
            </w14:textFill>
          </w:rPr>
          <w:delText>就是说JSX最终会被babel等编译工具转换为普通的JS来让浏览器识别，而转换的结果是</w:delText>
        </w:r>
      </w:del>
      <w:del w:id="17438" w:author="冷雪凝" w:date="2019-05-14T19:29:01Z">
        <w:r>
          <w:rPr>
            <w:color w:val="000000" w:themeColor="text1"/>
            <w:rPrChange w:id="17439" w:author="梁元" w:date="2019-05-14T19:51:36Z">
              <w:rPr/>
            </w:rPrChange>
            <w14:textFill>
              <w14:solidFill>
                <w14:schemeClr w14:val="tx1"/>
              </w14:solidFill>
            </w14:textFill>
          </w:rPr>
          <w:delText>R</w:delText>
        </w:r>
      </w:del>
      <w:del w:id="17441" w:author="冷雪凝" w:date="2019-05-14T19:29:01Z">
        <w:r>
          <w:rPr>
            <w:rFonts w:hint="eastAsia"/>
            <w:color w:val="000000" w:themeColor="text1"/>
            <w:rPrChange w:id="17442" w:author="梁元" w:date="2019-05-14T19:51:36Z">
              <w:rPr>
                <w:rFonts w:hint="eastAsia"/>
              </w:rPr>
            </w:rPrChange>
            <w14:textFill>
              <w14:solidFill>
                <w14:schemeClr w14:val="tx1"/>
              </w14:solidFill>
            </w14:textFill>
          </w:rPr>
          <w:delText>eact</w:delText>
        </w:r>
      </w:del>
      <w:del w:id="17444" w:author="冷雪凝" w:date="2019-05-14T19:29:01Z">
        <w:r>
          <w:rPr>
            <w:color w:val="000000" w:themeColor="text1"/>
            <w:rPrChange w:id="17445" w:author="梁元" w:date="2019-05-14T19:51:36Z">
              <w:rPr/>
            </w:rPrChange>
            <w14:textFill>
              <w14:solidFill>
                <w14:schemeClr w14:val="tx1"/>
              </w14:solidFill>
            </w14:textFill>
          </w:rPr>
          <w:delText>.createElement()</w:delText>
        </w:r>
      </w:del>
      <w:del w:id="17447" w:author="冷雪凝" w:date="2019-05-14T19:29:01Z">
        <w:r>
          <w:rPr>
            <w:rFonts w:hint="eastAsia"/>
            <w:color w:val="000000" w:themeColor="text1"/>
            <w:rPrChange w:id="17448" w:author="梁元" w:date="2019-05-14T19:51:36Z">
              <w:rPr>
                <w:rFonts w:hint="eastAsia"/>
              </w:rPr>
            </w:rPrChange>
            <w14:textFill>
              <w14:solidFill>
                <w14:schemeClr w14:val="tx1"/>
              </w14:solidFill>
            </w14:textFill>
          </w:rPr>
          <w:delText>函数，该函数不会生成真实的DOM而是创建一个虚拟DOM，虚拟DOM本身就是一个对象。ReactDOM.</w:delText>
        </w:r>
      </w:del>
      <w:del w:id="17450" w:author="冷雪凝" w:date="2019-05-14T19:29:01Z">
        <w:r>
          <w:rPr>
            <w:color w:val="000000" w:themeColor="text1"/>
            <w:rPrChange w:id="17451" w:author="梁元" w:date="2019-05-14T19:51:36Z">
              <w:rPr/>
            </w:rPrChange>
            <w14:textFill>
              <w14:solidFill>
                <w14:schemeClr w14:val="tx1"/>
              </w14:solidFill>
            </w14:textFill>
          </w:rPr>
          <w:delText>render()</w:delText>
        </w:r>
      </w:del>
      <w:del w:id="17453" w:author="冷雪凝" w:date="2019-05-14T19:29:01Z">
        <w:r>
          <w:rPr>
            <w:rFonts w:hint="eastAsia"/>
            <w:color w:val="000000" w:themeColor="text1"/>
            <w:rPrChange w:id="17454" w:author="梁元" w:date="2019-05-14T19:51:36Z">
              <w:rPr>
                <w:rFonts w:hint="eastAsia"/>
              </w:rPr>
            </w:rPrChange>
            <w14:textFill>
              <w14:solidFill>
                <w14:schemeClr w14:val="tx1"/>
              </w14:solidFill>
            </w14:textFill>
          </w:rPr>
          <w:delText>将虚拟DOM渲染到视图上，会经过diff运算以减小不必要的DOM操作，从而提高页面性能。</w:delText>
        </w:r>
      </w:del>
    </w:p>
    <w:p>
      <w:pPr>
        <w:spacing w:line="240" w:lineRule="auto"/>
        <w:ind w:firstLine="480" w:firstLineChars="200"/>
        <w:rPr>
          <w:del w:id="17457" w:author="冷雪凝" w:date="2019-05-14T19:29:01Z"/>
          <w:color w:val="000000" w:themeColor="text1"/>
          <w:rPrChange w:id="17458" w:author="梁元" w:date="2019-05-14T19:51:36Z">
            <w:rPr>
              <w:del w:id="17459" w:author="冷雪凝" w:date="2019-05-14T19:29:01Z"/>
            </w:rPr>
          </w:rPrChange>
          <w14:textFill>
            <w14:solidFill>
              <w14:schemeClr w14:val="tx1"/>
            </w14:solidFill>
          </w14:textFill>
        </w:rPr>
        <w:pPrChange w:id="17456" w:author="冷雪凝" w:date="2019-05-14T12:21:32Z">
          <w:pPr>
            <w:spacing w:line="360" w:lineRule="auto"/>
          </w:pPr>
        </w:pPrChange>
      </w:pPr>
    </w:p>
    <w:p>
      <w:pPr>
        <w:pStyle w:val="3"/>
        <w:numPr>
          <w:ilvl w:val="0"/>
          <w:numId w:val="19"/>
        </w:numPr>
        <w:spacing w:line="240" w:lineRule="auto"/>
        <w:ind w:firstLine="562" w:firstLineChars="200"/>
        <w:rPr>
          <w:del w:id="17461" w:author="冷雪凝" w:date="2019-05-14T19:29:01Z"/>
          <w:rFonts w:ascii="仿宋" w:hAnsi="仿宋" w:eastAsia="仿宋"/>
          <w:color w:val="000000" w:themeColor="text1"/>
          <w:sz w:val="28"/>
          <w:szCs w:val="28"/>
          <w:rPrChange w:id="17462" w:author="梁元" w:date="2019-05-14T19:51:36Z">
            <w:rPr>
              <w:del w:id="17463" w:author="冷雪凝" w:date="2019-05-14T19:29:01Z"/>
              <w:rFonts w:ascii="仿宋" w:hAnsi="仿宋" w:eastAsia="仿宋"/>
              <w:sz w:val="28"/>
              <w:szCs w:val="28"/>
            </w:rPr>
          </w:rPrChange>
          <w14:textFill>
            <w14:solidFill>
              <w14:schemeClr w14:val="tx1"/>
            </w14:solidFill>
          </w14:textFill>
        </w:rPr>
        <w:pPrChange w:id="17460" w:author="冷雪凝" w:date="2019-05-14T12:21:32Z">
          <w:pPr>
            <w:pStyle w:val="3"/>
            <w:numPr>
              <w:ilvl w:val="0"/>
              <w:numId w:val="19"/>
            </w:numPr>
          </w:pPr>
        </w:pPrChange>
      </w:pPr>
      <w:del w:id="17464" w:author="冷雪凝" w:date="2019-05-14T19:29:01Z">
        <w:bookmarkStart w:id="584" w:name="_Toc11827_WPSOffice_Level2"/>
        <w:r>
          <w:rPr>
            <w:rFonts w:hint="eastAsia" w:ascii="仿宋" w:hAnsi="仿宋" w:eastAsia="仿宋"/>
            <w:color w:val="000000" w:themeColor="text1"/>
            <w:sz w:val="28"/>
            <w:szCs w:val="28"/>
            <w:rPrChange w:id="17465" w:author="梁元" w:date="2019-05-14T19:51:36Z">
              <w:rPr>
                <w:rFonts w:hint="eastAsia" w:ascii="仿宋" w:hAnsi="仿宋" w:eastAsia="仿宋"/>
                <w:sz w:val="28"/>
                <w:szCs w:val="28"/>
              </w:rPr>
            </w:rPrChange>
            <w14:textFill>
              <w14:solidFill>
                <w14:schemeClr w14:val="tx1"/>
              </w14:solidFill>
            </w14:textFill>
          </w:rPr>
          <w:delText>解法对比及优缺点</w:delText>
        </w:r>
        <w:bookmarkEnd w:id="584"/>
      </w:del>
    </w:p>
    <w:p>
      <w:pPr>
        <w:pStyle w:val="21"/>
        <w:numPr>
          <w:ilvl w:val="0"/>
          <w:numId w:val="18"/>
        </w:numPr>
        <w:spacing w:line="240" w:lineRule="auto"/>
        <w:ind w:firstLine="480" w:firstLineChars="200"/>
        <w:rPr>
          <w:del w:id="17468" w:author="冷雪凝" w:date="2019-05-14T19:29:01Z"/>
          <w:color w:val="000000" w:themeColor="text1"/>
          <w:rPrChange w:id="17469" w:author="梁元" w:date="2019-05-14T19:51:36Z">
            <w:rPr>
              <w:del w:id="17470" w:author="冷雪凝" w:date="2019-05-14T19:29:01Z"/>
            </w:rPr>
          </w:rPrChange>
          <w14:textFill>
            <w14:solidFill>
              <w14:schemeClr w14:val="tx1"/>
            </w14:solidFill>
          </w14:textFill>
        </w:rPr>
        <w:pPrChange w:id="17467" w:author="冷雪凝" w:date="2019-05-14T12:21:32Z">
          <w:pPr>
            <w:pStyle w:val="21"/>
            <w:numPr>
              <w:ilvl w:val="0"/>
              <w:numId w:val="18"/>
            </w:numPr>
            <w:spacing w:line="360" w:lineRule="auto"/>
            <w:ind w:firstLineChars="0"/>
          </w:pPr>
        </w:pPrChange>
      </w:pPr>
      <w:del w:id="17471" w:author="冷雪凝" w:date="2019-05-14T19:29:01Z">
        <w:r>
          <w:rPr>
            <w:rFonts w:hint="eastAsia"/>
            <w:color w:val="000000" w:themeColor="text1"/>
            <w:rPrChange w:id="17472" w:author="梁元" w:date="2019-05-14T19:51:36Z">
              <w:rPr>
                <w:rFonts w:hint="eastAsia"/>
              </w:rPr>
            </w:rPrChange>
            <w14:textFill>
              <w14:solidFill>
                <w14:schemeClr w14:val="tx1"/>
              </w14:solidFill>
            </w14:textFill>
          </w:rPr>
          <w:delText>普通解法只是概括jsx表面特点，以及如何使用。</w:delText>
        </w:r>
      </w:del>
    </w:p>
    <w:p>
      <w:pPr>
        <w:pStyle w:val="21"/>
        <w:numPr>
          <w:ilvl w:val="0"/>
          <w:numId w:val="18"/>
        </w:numPr>
        <w:spacing w:line="240" w:lineRule="auto"/>
        <w:ind w:firstLine="480" w:firstLineChars="200"/>
        <w:rPr>
          <w:del w:id="17475" w:author="冷雪凝" w:date="2019-05-14T19:29:01Z"/>
          <w:color w:val="000000" w:themeColor="text1"/>
          <w:rPrChange w:id="17476" w:author="梁元" w:date="2019-05-14T19:51:36Z">
            <w:rPr>
              <w:del w:id="17477" w:author="冷雪凝" w:date="2019-05-14T19:29:01Z"/>
            </w:rPr>
          </w:rPrChange>
          <w14:textFill>
            <w14:solidFill>
              <w14:schemeClr w14:val="tx1"/>
            </w14:solidFill>
          </w14:textFill>
        </w:rPr>
        <w:pPrChange w:id="17474" w:author="冷雪凝" w:date="2019-05-14T12:21:32Z">
          <w:pPr>
            <w:pStyle w:val="21"/>
            <w:numPr>
              <w:ilvl w:val="0"/>
              <w:numId w:val="18"/>
            </w:numPr>
            <w:spacing w:line="360" w:lineRule="auto"/>
            <w:ind w:firstLineChars="0"/>
          </w:pPr>
        </w:pPrChange>
      </w:pPr>
      <w:del w:id="17478" w:author="冷雪凝" w:date="2019-05-14T19:29:01Z">
        <w:r>
          <w:rPr>
            <w:rFonts w:hint="eastAsia"/>
            <w:color w:val="000000" w:themeColor="text1"/>
            <w:rPrChange w:id="17479" w:author="梁元" w:date="2019-05-14T19:51:36Z">
              <w:rPr>
                <w:rFonts w:hint="eastAsia"/>
              </w:rPr>
            </w:rPrChange>
            <w14:textFill>
              <w14:solidFill>
                <w14:schemeClr w14:val="tx1"/>
              </w14:solidFill>
            </w14:textFill>
          </w:rPr>
          <w:delText>大牛级解法对jsx的实质作了进一步阐述，充分体现开发人员对jsx语法的理解</w:delText>
        </w:r>
      </w:del>
    </w:p>
    <w:p>
      <w:pPr>
        <w:spacing w:line="240" w:lineRule="auto"/>
        <w:ind w:firstLine="480" w:firstLineChars="200"/>
        <w:rPr>
          <w:del w:id="17482" w:author="冷雪凝" w:date="2019-05-14T19:29:01Z"/>
          <w:color w:val="000000" w:themeColor="text1"/>
          <w:rPrChange w:id="17483" w:author="梁元" w:date="2019-05-14T19:51:36Z">
            <w:rPr>
              <w:del w:id="17484" w:author="冷雪凝" w:date="2019-05-14T19:29:01Z"/>
            </w:rPr>
          </w:rPrChange>
          <w14:textFill>
            <w14:solidFill>
              <w14:schemeClr w14:val="tx1"/>
            </w14:solidFill>
          </w14:textFill>
        </w:rPr>
        <w:pPrChange w:id="17481" w:author="冷雪凝" w:date="2019-05-14T12:21:32Z">
          <w:pPr>
            <w:spacing w:line="360" w:lineRule="auto"/>
          </w:pPr>
        </w:pPrChange>
      </w:pPr>
    </w:p>
    <w:p>
      <w:pPr>
        <w:pStyle w:val="3"/>
        <w:numPr>
          <w:ilvl w:val="0"/>
          <w:numId w:val="19"/>
        </w:numPr>
        <w:spacing w:line="240" w:lineRule="auto"/>
        <w:ind w:firstLine="562" w:firstLineChars="200"/>
        <w:rPr>
          <w:del w:id="17486" w:author="冷雪凝" w:date="2019-05-14T19:29:01Z"/>
          <w:rFonts w:ascii="仿宋" w:hAnsi="仿宋" w:eastAsia="仿宋"/>
          <w:color w:val="000000" w:themeColor="text1"/>
          <w:sz w:val="28"/>
          <w:szCs w:val="28"/>
          <w:rPrChange w:id="17487" w:author="梁元" w:date="2019-05-14T19:51:36Z">
            <w:rPr>
              <w:del w:id="17488" w:author="冷雪凝" w:date="2019-05-14T19:29:01Z"/>
              <w:rFonts w:ascii="仿宋" w:hAnsi="仿宋" w:eastAsia="仿宋"/>
              <w:sz w:val="28"/>
              <w:szCs w:val="28"/>
            </w:rPr>
          </w:rPrChange>
          <w14:textFill>
            <w14:solidFill>
              <w14:schemeClr w14:val="tx1"/>
            </w14:solidFill>
          </w14:textFill>
        </w:rPr>
        <w:pPrChange w:id="17485" w:author="冷雪凝" w:date="2019-05-14T12:21:32Z">
          <w:pPr>
            <w:pStyle w:val="3"/>
            <w:numPr>
              <w:ilvl w:val="0"/>
              <w:numId w:val="19"/>
            </w:numPr>
          </w:pPr>
        </w:pPrChange>
      </w:pPr>
      <w:del w:id="17489" w:author="冷雪凝" w:date="2019-05-14T19:29:01Z">
        <w:bookmarkStart w:id="585" w:name="_Toc615_WPSOffice_Level2"/>
        <w:r>
          <w:rPr>
            <w:rFonts w:hint="eastAsia" w:ascii="仿宋" w:hAnsi="仿宋" w:eastAsia="仿宋"/>
            <w:color w:val="000000" w:themeColor="text1"/>
            <w:sz w:val="28"/>
            <w:szCs w:val="28"/>
            <w:rPrChange w:id="17490" w:author="梁元" w:date="2019-05-14T19:51:36Z">
              <w:rPr>
                <w:rFonts w:hint="eastAsia" w:ascii="仿宋" w:hAnsi="仿宋" w:eastAsia="仿宋"/>
                <w:sz w:val="28"/>
                <w:szCs w:val="28"/>
              </w:rPr>
            </w:rPrChange>
            <w14:textFill>
              <w14:solidFill>
                <w14:schemeClr w14:val="tx1"/>
              </w14:solidFill>
            </w14:textFill>
          </w:rPr>
          <w:delText>延伸及扩展问题回答参考</w:delText>
        </w:r>
        <w:bookmarkEnd w:id="585"/>
      </w:del>
    </w:p>
    <w:p>
      <w:pPr>
        <w:ind w:firstLine="480" w:firstLineChars="200"/>
        <w:rPr>
          <w:del w:id="17493" w:author="冷雪凝" w:date="2019-05-14T19:29:01Z"/>
          <w:rFonts w:hint="eastAsia"/>
          <w:color w:val="000000" w:themeColor="text1"/>
          <w:rPrChange w:id="17494" w:author="梁元" w:date="2019-05-14T19:51:36Z">
            <w:rPr>
              <w:del w:id="17495" w:author="冷雪凝" w:date="2019-05-14T19:29:01Z"/>
              <w:rFonts w:hint="eastAsia"/>
            </w:rPr>
          </w:rPrChange>
          <w14:textFill>
            <w14:solidFill>
              <w14:schemeClr w14:val="tx1"/>
            </w14:solidFill>
          </w14:textFill>
        </w:rPr>
        <w:pPrChange w:id="17492" w:author="冷雪凝" w:date="2019-05-14T12:21:32Z">
          <w:pPr/>
        </w:pPrChange>
      </w:pPr>
      <w:del w:id="17496" w:author="冷雪凝" w:date="2019-05-14T19:29:01Z">
        <w:r>
          <w:rPr>
            <w:rFonts w:hint="eastAsia"/>
            <w:color w:val="000000" w:themeColor="text1"/>
            <w:rPrChange w:id="17497" w:author="梁元" w:date="2019-05-14T19:51:36Z">
              <w:rPr>
                <w:rFonts w:hint="eastAsia"/>
              </w:rPr>
            </w:rPrChange>
            <w14:textFill>
              <w14:solidFill>
                <w14:schemeClr w14:val="tx1"/>
              </w14:solidFill>
            </w14:textFill>
          </w:rPr>
          <w:delText>虚拟DOM的概念被react框架发明，得到了社区的积极响应，目前主流应用框架都引入了虚拟DOM的概念，比如VUE也通过虚拟DOM+diff运算来提升页面性能</w:delText>
        </w:r>
      </w:del>
    </w:p>
    <w:p>
      <w:pPr>
        <w:ind w:firstLine="480" w:firstLineChars="200"/>
        <w:rPr>
          <w:del w:id="17500" w:author="冷雪凝" w:date="2019-05-14T19:29:01Z"/>
          <w:color w:val="000000" w:themeColor="text1"/>
          <w:rPrChange w:id="17501" w:author="梁元" w:date="2019-05-14T19:51:36Z">
            <w:rPr>
              <w:del w:id="17502" w:author="冷雪凝" w:date="2019-05-14T19:29:01Z"/>
            </w:rPr>
          </w:rPrChange>
          <w14:textFill>
            <w14:solidFill>
              <w14:schemeClr w14:val="tx1"/>
            </w14:solidFill>
          </w14:textFill>
        </w:rPr>
        <w:pPrChange w:id="17499" w:author="冷雪凝" w:date="2019-05-14T12:21:32Z">
          <w:pPr/>
        </w:pPrChange>
      </w:pPr>
    </w:p>
    <w:p>
      <w:pPr>
        <w:pStyle w:val="3"/>
        <w:numPr>
          <w:ilvl w:val="0"/>
          <w:numId w:val="19"/>
        </w:numPr>
        <w:spacing w:line="240" w:lineRule="auto"/>
        <w:ind w:firstLine="562" w:firstLineChars="200"/>
        <w:rPr>
          <w:del w:id="17504" w:author="冷雪凝" w:date="2019-05-14T19:29:01Z"/>
          <w:rFonts w:ascii="仿宋" w:hAnsi="仿宋" w:eastAsia="仿宋"/>
          <w:color w:val="000000" w:themeColor="text1"/>
          <w:sz w:val="28"/>
          <w:szCs w:val="28"/>
          <w:rPrChange w:id="17505" w:author="梁元" w:date="2019-05-14T19:51:36Z">
            <w:rPr>
              <w:del w:id="17506" w:author="冷雪凝" w:date="2019-05-14T19:29:01Z"/>
              <w:rFonts w:ascii="仿宋" w:hAnsi="仿宋" w:eastAsia="仿宋"/>
              <w:sz w:val="28"/>
              <w:szCs w:val="28"/>
            </w:rPr>
          </w:rPrChange>
          <w14:textFill>
            <w14:solidFill>
              <w14:schemeClr w14:val="tx1"/>
            </w14:solidFill>
          </w14:textFill>
        </w:rPr>
        <w:pPrChange w:id="17503" w:author="冷雪凝" w:date="2019-05-14T12:21:32Z">
          <w:pPr>
            <w:pStyle w:val="3"/>
            <w:numPr>
              <w:ilvl w:val="0"/>
              <w:numId w:val="19"/>
            </w:numPr>
          </w:pPr>
        </w:pPrChange>
      </w:pPr>
      <w:del w:id="17507" w:author="冷雪凝" w:date="2019-05-14T19:29:01Z">
        <w:bookmarkStart w:id="586" w:name="_Toc6695_WPSOffice_Level2"/>
        <w:r>
          <w:rPr>
            <w:rFonts w:hint="eastAsia" w:ascii="仿宋" w:hAnsi="仿宋" w:eastAsia="仿宋"/>
            <w:color w:val="000000" w:themeColor="text1"/>
            <w:sz w:val="28"/>
            <w:szCs w:val="28"/>
            <w:rPrChange w:id="17508" w:author="梁元" w:date="2019-05-14T19:51:36Z">
              <w:rPr>
                <w:rFonts w:hint="eastAsia" w:ascii="仿宋" w:hAnsi="仿宋" w:eastAsia="仿宋"/>
                <w:sz w:val="28"/>
                <w:szCs w:val="28"/>
              </w:rPr>
            </w:rPrChange>
            <w14:textFill>
              <w14:solidFill>
                <w14:schemeClr w14:val="tx1"/>
              </w14:solidFill>
            </w14:textFill>
          </w:rPr>
          <w:delText>项目中体现经验的点</w:delText>
        </w:r>
        <w:bookmarkEnd w:id="586"/>
      </w:del>
    </w:p>
    <w:p>
      <w:pPr>
        <w:ind w:firstLine="480" w:firstLineChars="200"/>
        <w:rPr>
          <w:del w:id="17511" w:author="冷雪凝" w:date="2019-05-14T19:29:01Z"/>
          <w:color w:val="000000" w:themeColor="text1"/>
          <w:rPrChange w:id="17512" w:author="梁元" w:date="2019-05-14T19:51:36Z">
            <w:rPr>
              <w:del w:id="17513" w:author="冷雪凝" w:date="2019-05-14T19:29:01Z"/>
            </w:rPr>
          </w:rPrChange>
          <w14:textFill>
            <w14:solidFill>
              <w14:schemeClr w14:val="tx1"/>
            </w14:solidFill>
          </w14:textFill>
        </w:rPr>
        <w:pPrChange w:id="17510" w:author="冷雪凝" w:date="2019-05-14T12:21:32Z">
          <w:pPr/>
        </w:pPrChange>
      </w:pPr>
      <w:del w:id="17514" w:author="冷雪凝" w:date="2019-05-14T19:29:01Z">
        <w:r>
          <w:rPr>
            <w:rFonts w:hint="eastAsia"/>
            <w:color w:val="000000" w:themeColor="text1"/>
            <w:rPrChange w:id="17515" w:author="梁元" w:date="2019-05-14T19:51:36Z">
              <w:rPr>
                <w:rFonts w:hint="eastAsia"/>
              </w:rPr>
            </w:rPrChange>
            <w14:textFill>
              <w14:solidFill>
                <w14:schemeClr w14:val="tx1"/>
              </w14:solidFill>
            </w14:textFill>
          </w:rPr>
          <w:delText>深刻理解JSX语法的特点和原理；</w:delText>
        </w:r>
      </w:del>
    </w:p>
    <w:p>
      <w:pPr>
        <w:pStyle w:val="3"/>
        <w:numPr>
          <w:ilvl w:val="0"/>
          <w:numId w:val="19"/>
        </w:numPr>
        <w:spacing w:line="240" w:lineRule="auto"/>
        <w:ind w:firstLine="562" w:firstLineChars="200"/>
        <w:rPr>
          <w:del w:id="17518" w:author="冷雪凝" w:date="2019-05-14T19:29:01Z"/>
          <w:rFonts w:ascii="仿宋" w:hAnsi="仿宋" w:eastAsia="仿宋"/>
          <w:color w:val="000000" w:themeColor="text1"/>
          <w:sz w:val="28"/>
          <w:szCs w:val="28"/>
          <w:rPrChange w:id="17519" w:author="梁元" w:date="2019-05-14T19:51:36Z">
            <w:rPr>
              <w:del w:id="17520" w:author="冷雪凝" w:date="2019-05-14T19:29:01Z"/>
              <w:rFonts w:ascii="仿宋" w:hAnsi="仿宋" w:eastAsia="仿宋"/>
              <w:sz w:val="28"/>
              <w:szCs w:val="28"/>
            </w:rPr>
          </w:rPrChange>
          <w14:textFill>
            <w14:solidFill>
              <w14:schemeClr w14:val="tx1"/>
            </w14:solidFill>
          </w14:textFill>
        </w:rPr>
        <w:pPrChange w:id="17517" w:author="冷雪凝" w:date="2019-05-14T12:21:32Z">
          <w:pPr>
            <w:pStyle w:val="3"/>
            <w:numPr>
              <w:ilvl w:val="0"/>
              <w:numId w:val="19"/>
            </w:numPr>
          </w:pPr>
        </w:pPrChange>
      </w:pPr>
      <w:del w:id="17521" w:author="冷雪凝" w:date="2019-05-14T19:29:01Z">
        <w:bookmarkStart w:id="587" w:name="_Toc6849_WPSOffice_Level2"/>
        <w:r>
          <w:rPr>
            <w:rFonts w:hint="eastAsia" w:ascii="仿宋" w:hAnsi="仿宋" w:eastAsia="仿宋"/>
            <w:color w:val="000000" w:themeColor="text1"/>
            <w:sz w:val="28"/>
            <w:szCs w:val="28"/>
            <w:rPrChange w:id="17522" w:author="梁元" w:date="2019-05-14T19:51:36Z">
              <w:rPr>
                <w:rFonts w:hint="eastAsia" w:ascii="仿宋" w:hAnsi="仿宋" w:eastAsia="仿宋"/>
                <w:sz w:val="28"/>
                <w:szCs w:val="28"/>
              </w:rPr>
            </w:rPrChange>
            <w14:textFill>
              <w14:solidFill>
                <w14:schemeClr w14:val="tx1"/>
              </w14:solidFill>
            </w14:textFill>
          </w:rPr>
          <w:delText>论坛参考</w:delText>
        </w:r>
        <w:bookmarkEnd w:id="587"/>
      </w:del>
    </w:p>
    <w:p>
      <w:pPr>
        <w:ind w:firstLine="480" w:firstLineChars="200"/>
        <w:rPr>
          <w:del w:id="17525" w:author="冷雪凝" w:date="2019-05-14T19:29:01Z"/>
          <w:color w:val="000000" w:themeColor="text1"/>
          <w:rPrChange w:id="17526" w:author="梁元" w:date="2019-05-14T19:51:36Z">
            <w:rPr>
              <w:del w:id="17527" w:author="冷雪凝" w:date="2019-05-14T19:29:01Z"/>
            </w:rPr>
          </w:rPrChange>
          <w14:textFill>
            <w14:solidFill>
              <w14:schemeClr w14:val="tx1"/>
            </w14:solidFill>
          </w14:textFill>
        </w:rPr>
        <w:pPrChange w:id="17524" w:author="冷雪凝" w:date="2019-05-14T12:21:32Z">
          <w:pPr/>
        </w:pPrChange>
      </w:pPr>
      <w:del w:id="17528" w:author="冷雪凝" w:date="2019-05-14T19:29:01Z">
        <w:r>
          <w:rPr>
            <w:rStyle w:val="18"/>
            <w:color w:val="000000" w:themeColor="text1"/>
            <w:rPrChange w:id="17529" w:author="梁元" w:date="2019-05-14T19:51:36Z">
              <w:rPr>
                <w:rStyle w:val="18"/>
              </w:rPr>
            </w:rPrChange>
            <w14:textFill>
              <w14:solidFill>
                <w14:schemeClr w14:val="tx1"/>
              </w14:solidFill>
            </w14:textFill>
          </w:rPr>
          <w:delText>http://www.runoob.com/react/react-jsx.html</w:delText>
        </w:r>
      </w:del>
    </w:p>
    <w:p>
      <w:pPr>
        <w:ind w:firstLine="480" w:firstLineChars="200"/>
        <w:rPr>
          <w:del w:id="17532" w:author="冷雪凝" w:date="2019-05-14T19:29:01Z"/>
          <w:color w:val="000000" w:themeColor="text1"/>
          <w:rPrChange w:id="17533" w:author="梁元" w:date="2019-05-14T19:51:36Z">
            <w:rPr>
              <w:del w:id="17534" w:author="冷雪凝" w:date="2019-05-14T19:29:01Z"/>
            </w:rPr>
          </w:rPrChange>
          <w14:textFill>
            <w14:solidFill>
              <w14:schemeClr w14:val="tx1"/>
            </w14:solidFill>
          </w14:textFill>
        </w:rPr>
        <w:pPrChange w:id="17531" w:author="冷雪凝" w:date="2019-05-14T12:21:32Z">
          <w:pPr/>
        </w:pPrChange>
      </w:pPr>
      <w:del w:id="17535" w:author="冷雪凝" w:date="2019-05-14T19:29:01Z">
        <w:r>
          <w:rPr>
            <w:rStyle w:val="18"/>
            <w:color w:val="000000" w:themeColor="text1"/>
            <w:rPrChange w:id="17536" w:author="梁元" w:date="2019-05-14T19:51:36Z">
              <w:rPr>
                <w:rStyle w:val="18"/>
              </w:rPr>
            </w:rPrChange>
            <w14:textFill>
              <w14:solidFill>
                <w14:schemeClr w14:val="tx1"/>
              </w14:solidFill>
            </w14:textFill>
          </w:rPr>
          <w:delText>https://blog.csdn.net/tianzhw/article/details/78812475</w:delText>
        </w:r>
      </w:del>
    </w:p>
    <w:p>
      <w:pPr>
        <w:ind w:firstLine="480" w:firstLineChars="200"/>
        <w:rPr>
          <w:del w:id="17539" w:author="冷雪凝" w:date="2019-05-14T19:29:01Z"/>
          <w:rStyle w:val="18"/>
          <w:color w:val="000000" w:themeColor="text1"/>
          <w:rPrChange w:id="17540" w:author="梁元" w:date="2019-05-14T19:51:36Z">
            <w:rPr>
              <w:del w:id="17541" w:author="冷雪凝" w:date="2019-05-14T19:29:01Z"/>
              <w:rStyle w:val="18"/>
            </w:rPr>
          </w:rPrChange>
          <w14:textFill>
            <w14:solidFill>
              <w14:schemeClr w14:val="tx1"/>
            </w14:solidFill>
          </w14:textFill>
        </w:rPr>
        <w:pPrChange w:id="17538" w:author="冷雪凝" w:date="2019-05-14T12:21:32Z">
          <w:pPr/>
        </w:pPrChange>
      </w:pPr>
      <w:del w:id="17542" w:author="冷雪凝" w:date="2019-05-14T19:29:01Z">
        <w:r>
          <w:rPr>
            <w:rStyle w:val="18"/>
            <w:color w:val="000000" w:themeColor="text1"/>
            <w:rPrChange w:id="17543" w:author="梁元" w:date="2019-05-14T19:51:36Z">
              <w:rPr>
                <w:rStyle w:val="18"/>
              </w:rPr>
            </w:rPrChange>
            <w14:textFill>
              <w14:solidFill>
                <w14:schemeClr w14:val="tx1"/>
              </w14:solidFill>
            </w14:textFill>
          </w:rPr>
          <w:fldChar w:fldCharType="begin"/>
        </w:r>
      </w:del>
      <w:del w:id="17545" w:author="冷雪凝" w:date="2019-05-14T19:29:01Z">
        <w:r>
          <w:rPr>
            <w:rStyle w:val="18"/>
            <w:color w:val="000000" w:themeColor="text1"/>
            <w:rPrChange w:id="17546" w:author="梁元" w:date="2019-05-14T19:51:36Z">
              <w:rPr>
                <w:rStyle w:val="18"/>
              </w:rPr>
            </w:rPrChange>
            <w14:textFill>
              <w14:solidFill>
                <w14:schemeClr w14:val="tx1"/>
              </w14:solidFill>
            </w14:textFill>
          </w:rPr>
          <w:delInstrText xml:space="preserve"> HYPERLINK "https://www.cnblogs.com/zourong/p/6043914.html" </w:delInstrText>
        </w:r>
      </w:del>
      <w:del w:id="17548" w:author="冷雪凝" w:date="2019-05-14T19:29:01Z">
        <w:r>
          <w:rPr>
            <w:rStyle w:val="18"/>
            <w:color w:val="000000" w:themeColor="text1"/>
            <w:rPrChange w:id="17549" w:author="梁元" w:date="2019-05-14T19:51:36Z">
              <w:rPr>
                <w:rStyle w:val="18"/>
              </w:rPr>
            </w:rPrChange>
            <w14:textFill>
              <w14:solidFill>
                <w14:schemeClr w14:val="tx1"/>
              </w14:solidFill>
            </w14:textFill>
          </w:rPr>
          <w:fldChar w:fldCharType="separate"/>
        </w:r>
      </w:del>
      <w:del w:id="17551" w:author="冷雪凝" w:date="2019-05-14T19:29:01Z">
        <w:r>
          <w:rPr>
            <w:rStyle w:val="18"/>
            <w:color w:val="000000" w:themeColor="text1"/>
            <w:rPrChange w:id="17552" w:author="梁元" w:date="2019-05-14T19:51:36Z">
              <w:rPr>
                <w:rStyle w:val="18"/>
              </w:rPr>
            </w:rPrChange>
            <w14:textFill>
              <w14:solidFill>
                <w14:schemeClr w14:val="tx1"/>
              </w14:solidFill>
            </w14:textFill>
          </w:rPr>
          <w:delText>https://www.cnblogs.com/zourong/p/6043914.html</w:delText>
        </w:r>
      </w:del>
      <w:del w:id="17554" w:author="冷雪凝" w:date="2019-05-14T19:29:01Z">
        <w:r>
          <w:rPr>
            <w:rStyle w:val="18"/>
            <w:color w:val="000000" w:themeColor="text1"/>
            <w:rPrChange w:id="17555" w:author="梁元" w:date="2019-05-14T19:51:36Z">
              <w:rPr>
                <w:rStyle w:val="18"/>
              </w:rPr>
            </w:rPrChange>
            <w14:textFill>
              <w14:solidFill>
                <w14:schemeClr w14:val="tx1"/>
              </w14:solidFill>
            </w14:textFill>
          </w:rPr>
          <w:fldChar w:fldCharType="end"/>
        </w:r>
      </w:del>
    </w:p>
    <w:p>
      <w:pPr>
        <w:pStyle w:val="2"/>
        <w:numPr>
          <w:ilvl w:val="0"/>
          <w:numId w:val="1"/>
        </w:numPr>
        <w:rPr>
          <w:del w:id="17557" w:author="冷雪凝" w:date="2019-05-14T19:29:01Z"/>
          <w:rFonts w:ascii="仿宋" w:hAnsi="仿宋" w:eastAsia="仿宋"/>
          <w:color w:val="000000" w:themeColor="text1"/>
          <w:sz w:val="28"/>
          <w:szCs w:val="28"/>
          <w:rPrChange w:id="17558" w:author="梁元" w:date="2019-05-14T19:51:36Z">
            <w:rPr>
              <w:del w:id="17559" w:author="冷雪凝" w:date="2019-05-14T19:29:01Z"/>
              <w:rFonts w:ascii="仿宋" w:hAnsi="仿宋" w:eastAsia="仿宋"/>
              <w:sz w:val="28"/>
              <w:szCs w:val="28"/>
            </w:rPr>
          </w:rPrChange>
          <w14:textFill>
            <w14:solidFill>
              <w14:schemeClr w14:val="tx1"/>
            </w14:solidFill>
          </w14:textFill>
        </w:rPr>
      </w:pPr>
      <w:del w:id="17560" w:author="冷雪凝" w:date="2019-05-14T19:29:01Z">
        <w:bookmarkStart w:id="588" w:name="_Toc6281_WPSOffice_Level1"/>
        <w:r>
          <w:rPr>
            <w:rFonts w:hint="eastAsia" w:ascii="仿宋" w:hAnsi="仿宋" w:eastAsia="仿宋"/>
            <w:color w:val="000000" w:themeColor="text1"/>
            <w:sz w:val="28"/>
            <w:szCs w:val="28"/>
            <w:lang w:val="en-US" w:eastAsia="zh-CN"/>
            <w:rPrChange w:id="17561" w:author="梁元" w:date="2019-05-14T19:51:36Z">
              <w:rPr>
                <w:rFonts w:hint="eastAsia" w:ascii="仿宋" w:hAnsi="仿宋" w:eastAsia="仿宋"/>
                <w:sz w:val="28"/>
                <w:szCs w:val="28"/>
                <w:lang w:val="en-US" w:eastAsia="zh-CN"/>
              </w:rPr>
            </w:rPrChange>
            <w14:textFill>
              <w14:solidFill>
                <w14:schemeClr w14:val="tx1"/>
              </w14:solidFill>
            </w14:textFill>
          </w:rPr>
          <w:delText>redux三大原则</w:delText>
        </w:r>
      </w:del>
      <w:del w:id="17563" w:author="冷雪凝" w:date="2019-05-14T19:29:01Z">
        <w:r>
          <w:rPr>
            <w:rFonts w:hint="eastAsia" w:ascii="仿宋" w:hAnsi="仿宋" w:eastAsia="仿宋"/>
            <w:color w:val="000000" w:themeColor="text1"/>
            <w:sz w:val="28"/>
            <w:szCs w:val="28"/>
            <w:lang w:eastAsia="zh-CN"/>
            <w:rPrChange w:id="17564" w:author="梁元" w:date="2019-05-14T19:51:36Z">
              <w:rPr>
                <w:rFonts w:hint="eastAsia" w:ascii="仿宋" w:hAnsi="仿宋" w:eastAsia="仿宋"/>
                <w:sz w:val="28"/>
                <w:szCs w:val="28"/>
                <w:lang w:eastAsia="zh-CN"/>
              </w:rPr>
            </w:rPrChange>
            <w14:textFill>
              <w14:solidFill>
                <w14:schemeClr w14:val="tx1"/>
              </w14:solidFill>
            </w14:textFill>
          </w:rPr>
          <w:delText>？</w:delText>
        </w:r>
        <w:bookmarkEnd w:id="588"/>
      </w:del>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del w:id="17566" w:author="冷雪凝" w:date="2019-05-14T19:29:01Z"/>
        </w:trPr>
        <w:tc>
          <w:tcPr>
            <w:tcW w:w="1523" w:type="dxa"/>
          </w:tcPr>
          <w:p>
            <w:pPr>
              <w:jc w:val="center"/>
              <w:rPr>
                <w:del w:id="17567" w:author="冷雪凝" w:date="2019-05-14T19:29:01Z"/>
                <w:rFonts w:ascii="仿宋" w:hAnsi="仿宋" w:eastAsia="仿宋"/>
                <w:color w:val="000000" w:themeColor="text1"/>
                <w:rPrChange w:id="17568" w:author="梁元" w:date="2019-05-14T19:51:36Z">
                  <w:rPr>
                    <w:del w:id="17569" w:author="冷雪凝" w:date="2019-05-14T19:29:01Z"/>
                    <w:rFonts w:ascii="仿宋" w:hAnsi="仿宋" w:eastAsia="仿宋"/>
                  </w:rPr>
                </w:rPrChange>
                <w14:textFill>
                  <w14:solidFill>
                    <w14:schemeClr w14:val="tx1"/>
                  </w14:solidFill>
                </w14:textFill>
              </w:rPr>
            </w:pPr>
            <w:del w:id="17570" w:author="冷雪凝" w:date="2019-05-14T19:29:01Z">
              <w:r>
                <w:rPr>
                  <w:rFonts w:hint="eastAsia" w:ascii="仿宋" w:hAnsi="仿宋" w:eastAsia="仿宋"/>
                  <w:color w:val="000000" w:themeColor="text1"/>
                  <w:rPrChange w:id="17571" w:author="梁元" w:date="2019-05-14T19:51:36Z">
                    <w:rPr>
                      <w:rFonts w:hint="eastAsia" w:ascii="仿宋" w:hAnsi="仿宋" w:eastAsia="仿宋"/>
                    </w:rPr>
                  </w:rPrChange>
                  <w14:textFill>
                    <w14:solidFill>
                      <w14:schemeClr w14:val="tx1"/>
                    </w14:solidFill>
                  </w14:textFill>
                </w:rPr>
                <w:delText>面试概率</w:delText>
              </w:r>
            </w:del>
          </w:p>
        </w:tc>
        <w:tc>
          <w:tcPr>
            <w:tcW w:w="1559" w:type="dxa"/>
          </w:tcPr>
          <w:p>
            <w:pPr>
              <w:jc w:val="center"/>
              <w:rPr>
                <w:del w:id="17573" w:author="冷雪凝" w:date="2019-05-14T19:29:01Z"/>
                <w:rFonts w:ascii="仿宋" w:hAnsi="仿宋" w:eastAsia="仿宋"/>
                <w:color w:val="000000" w:themeColor="text1"/>
                <w:rPrChange w:id="17574" w:author="梁元" w:date="2019-05-14T19:51:36Z">
                  <w:rPr>
                    <w:del w:id="17575" w:author="冷雪凝" w:date="2019-05-14T19:29:01Z"/>
                    <w:rFonts w:ascii="仿宋" w:hAnsi="仿宋" w:eastAsia="仿宋"/>
                  </w:rPr>
                </w:rPrChange>
                <w14:textFill>
                  <w14:solidFill>
                    <w14:schemeClr w14:val="tx1"/>
                  </w14:solidFill>
                </w14:textFill>
              </w:rPr>
            </w:pPr>
            <w:del w:id="17576" w:author="冷雪凝" w:date="2019-05-14T19:29:01Z">
              <w:r>
                <w:rPr>
                  <w:rFonts w:hint="eastAsia" w:ascii="仿宋" w:hAnsi="仿宋" w:eastAsia="仿宋"/>
                  <w:color w:val="000000" w:themeColor="text1"/>
                  <w:rPrChange w:id="17577" w:author="梁元" w:date="2019-05-14T19:51:36Z">
                    <w:rPr>
                      <w:rFonts w:hint="eastAsia" w:ascii="仿宋" w:hAnsi="仿宋" w:eastAsia="仿宋"/>
                    </w:rPr>
                  </w:rPrChange>
                  <w14:textFill>
                    <w14:solidFill>
                      <w14:schemeClr w14:val="tx1"/>
                    </w14:solidFill>
                  </w14:textFill>
                </w:rPr>
                <w:delText>级别</w:delText>
              </w:r>
            </w:del>
          </w:p>
        </w:tc>
        <w:tc>
          <w:tcPr>
            <w:tcW w:w="1418" w:type="dxa"/>
          </w:tcPr>
          <w:p>
            <w:pPr>
              <w:jc w:val="center"/>
              <w:rPr>
                <w:del w:id="17579" w:author="冷雪凝" w:date="2019-05-14T19:29:01Z"/>
                <w:rFonts w:ascii="仿宋" w:hAnsi="仿宋" w:eastAsia="仿宋"/>
                <w:color w:val="000000" w:themeColor="text1"/>
                <w:rPrChange w:id="17580" w:author="梁元" w:date="2019-05-14T19:51:36Z">
                  <w:rPr>
                    <w:del w:id="17581" w:author="冷雪凝" w:date="2019-05-14T19:29:01Z"/>
                    <w:rFonts w:ascii="仿宋" w:hAnsi="仿宋" w:eastAsia="仿宋"/>
                  </w:rPr>
                </w:rPrChange>
                <w14:textFill>
                  <w14:solidFill>
                    <w14:schemeClr w14:val="tx1"/>
                  </w14:solidFill>
                </w14:textFill>
              </w:rPr>
            </w:pPr>
            <w:del w:id="17582" w:author="冷雪凝" w:date="2019-05-14T19:29:01Z">
              <w:r>
                <w:rPr>
                  <w:rFonts w:hint="eastAsia" w:ascii="仿宋" w:hAnsi="仿宋" w:eastAsia="仿宋"/>
                  <w:color w:val="000000" w:themeColor="text1"/>
                  <w:rPrChange w:id="17583" w:author="梁元" w:date="2019-05-14T19:51:36Z">
                    <w:rPr>
                      <w:rFonts w:hint="eastAsia" w:ascii="仿宋" w:hAnsi="仿宋" w:eastAsia="仿宋"/>
                    </w:rPr>
                  </w:rPrChange>
                  <w14:textFill>
                    <w14:solidFill>
                      <w14:schemeClr w14:val="tx1"/>
                    </w14:solidFill>
                  </w14:textFill>
                </w:rPr>
                <w:delText>应用模块或方向</w:delText>
              </w:r>
            </w:del>
          </w:p>
        </w:tc>
        <w:tc>
          <w:tcPr>
            <w:tcW w:w="1417" w:type="dxa"/>
          </w:tcPr>
          <w:p>
            <w:pPr>
              <w:jc w:val="center"/>
              <w:rPr>
                <w:del w:id="17585" w:author="冷雪凝" w:date="2019-05-14T19:29:01Z"/>
                <w:rFonts w:ascii="仿宋" w:hAnsi="仿宋" w:eastAsia="仿宋"/>
                <w:color w:val="000000" w:themeColor="text1"/>
                <w:rPrChange w:id="17586" w:author="梁元" w:date="2019-05-14T19:51:36Z">
                  <w:rPr>
                    <w:del w:id="17587" w:author="冷雪凝" w:date="2019-05-14T19:29:01Z"/>
                    <w:rFonts w:ascii="仿宋" w:hAnsi="仿宋" w:eastAsia="仿宋"/>
                  </w:rPr>
                </w:rPrChange>
                <w14:textFill>
                  <w14:solidFill>
                    <w14:schemeClr w14:val="tx1"/>
                  </w14:solidFill>
                </w14:textFill>
              </w:rPr>
            </w:pPr>
            <w:del w:id="17588" w:author="冷雪凝" w:date="2019-05-14T19:29:01Z">
              <w:r>
                <w:rPr>
                  <w:rFonts w:hint="eastAsia" w:ascii="仿宋" w:hAnsi="仿宋" w:eastAsia="仿宋"/>
                  <w:color w:val="000000" w:themeColor="text1"/>
                  <w:rPrChange w:id="17589" w:author="梁元" w:date="2019-05-14T19:51:36Z">
                    <w:rPr>
                      <w:rFonts w:hint="eastAsia" w:ascii="仿宋" w:hAnsi="仿宋" w:eastAsia="仿宋"/>
                    </w:rPr>
                  </w:rPrChange>
                  <w14:textFill>
                    <w14:solidFill>
                      <w14:schemeClr w14:val="tx1"/>
                    </w14:solidFill>
                  </w14:textFill>
                </w:rPr>
                <w:delText>解决问题</w:delText>
              </w:r>
            </w:del>
          </w:p>
        </w:tc>
        <w:tc>
          <w:tcPr>
            <w:tcW w:w="1465" w:type="dxa"/>
          </w:tcPr>
          <w:p>
            <w:pPr>
              <w:jc w:val="center"/>
              <w:rPr>
                <w:del w:id="17591" w:author="冷雪凝" w:date="2019-05-14T19:29:01Z"/>
                <w:rFonts w:ascii="仿宋" w:hAnsi="仿宋" w:eastAsia="仿宋"/>
                <w:color w:val="000000" w:themeColor="text1"/>
                <w:rPrChange w:id="17592" w:author="梁元" w:date="2019-05-14T19:51:36Z">
                  <w:rPr>
                    <w:del w:id="17593" w:author="冷雪凝" w:date="2019-05-14T19:29:01Z"/>
                    <w:rFonts w:ascii="仿宋" w:hAnsi="仿宋" w:eastAsia="仿宋"/>
                  </w:rPr>
                </w:rPrChange>
                <w14:textFill>
                  <w14:solidFill>
                    <w14:schemeClr w14:val="tx1"/>
                  </w14:solidFill>
                </w14:textFill>
              </w:rPr>
            </w:pPr>
            <w:del w:id="17594" w:author="冷雪凝" w:date="2019-05-14T19:29:01Z">
              <w:r>
                <w:rPr>
                  <w:rFonts w:hint="eastAsia" w:ascii="仿宋" w:hAnsi="仿宋" w:eastAsia="仿宋"/>
                  <w:color w:val="000000" w:themeColor="text1"/>
                  <w:rPrChange w:id="17595" w:author="梁元" w:date="2019-05-14T19:51:36Z">
                    <w:rPr>
                      <w:rFonts w:hint="eastAsia" w:ascii="仿宋" w:hAnsi="仿宋" w:eastAsia="仿宋"/>
                    </w:rPr>
                  </w:rPrChange>
                  <w14:textFill>
                    <w14:solidFill>
                      <w14:schemeClr w14:val="tx1"/>
                    </w14:solidFill>
                  </w14:textFill>
                </w:rPr>
                <w:delText>考核点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del w:id="17597" w:author="冷雪凝" w:date="2019-05-14T19:29:01Z"/>
        </w:trPr>
        <w:tc>
          <w:tcPr>
            <w:tcW w:w="1523" w:type="dxa"/>
          </w:tcPr>
          <w:p>
            <w:pPr>
              <w:jc w:val="center"/>
              <w:rPr>
                <w:del w:id="17598" w:author="冷雪凝" w:date="2019-05-14T19:29:01Z"/>
                <w:rFonts w:ascii="仿宋" w:hAnsi="仿宋" w:eastAsia="仿宋"/>
                <w:color w:val="000000" w:themeColor="text1"/>
                <w:rPrChange w:id="17599" w:author="梁元" w:date="2019-05-14T19:51:36Z">
                  <w:rPr>
                    <w:del w:id="17600" w:author="冷雪凝" w:date="2019-05-14T19:29:01Z"/>
                    <w:rFonts w:ascii="仿宋" w:hAnsi="仿宋" w:eastAsia="仿宋"/>
                  </w:rPr>
                </w:rPrChange>
                <w14:textFill>
                  <w14:solidFill>
                    <w14:schemeClr w14:val="tx1"/>
                  </w14:solidFill>
                </w14:textFill>
              </w:rPr>
            </w:pPr>
            <w:del w:id="17601" w:author="冷雪凝" w:date="2019-05-14T19:29:01Z">
              <w:r>
                <w:rPr>
                  <w:rFonts w:hint="eastAsia" w:ascii="仿宋" w:hAnsi="仿宋" w:eastAsia="仿宋"/>
                  <w:color w:val="000000" w:themeColor="text1"/>
                  <w:lang w:val="en-US" w:eastAsia="zh-CN"/>
                  <w:rPrChange w:id="17602" w:author="梁元" w:date="2019-05-14T19:51:36Z">
                    <w:rPr>
                      <w:rFonts w:hint="eastAsia" w:ascii="仿宋" w:hAnsi="仿宋" w:eastAsia="仿宋"/>
                      <w:lang w:val="en-US" w:eastAsia="zh-CN"/>
                    </w:rPr>
                  </w:rPrChange>
                  <w14:textFill>
                    <w14:solidFill>
                      <w14:schemeClr w14:val="tx1"/>
                    </w14:solidFill>
                  </w14:textFill>
                </w:rPr>
                <w:delText>8</w:delText>
              </w:r>
            </w:del>
            <w:del w:id="17604" w:author="冷雪凝" w:date="2019-05-14T19:29:01Z">
              <w:r>
                <w:rPr>
                  <w:rFonts w:hint="eastAsia" w:ascii="仿宋" w:hAnsi="仿宋" w:eastAsia="仿宋"/>
                  <w:color w:val="000000" w:themeColor="text1"/>
                  <w:rPrChange w:id="17605" w:author="梁元" w:date="2019-05-14T19:51:36Z">
                    <w:rPr>
                      <w:rFonts w:hint="eastAsia" w:ascii="仿宋" w:hAnsi="仿宋" w:eastAsia="仿宋"/>
                    </w:rPr>
                  </w:rPrChange>
                  <w14:textFill>
                    <w14:solidFill>
                      <w14:schemeClr w14:val="tx1"/>
                    </w14:solidFill>
                  </w14:textFill>
                </w:rPr>
                <w:delText>5%</w:delText>
              </w:r>
            </w:del>
          </w:p>
        </w:tc>
        <w:tc>
          <w:tcPr>
            <w:tcW w:w="1559" w:type="dxa"/>
          </w:tcPr>
          <w:p>
            <w:pPr>
              <w:jc w:val="center"/>
              <w:rPr>
                <w:del w:id="17607" w:author="冷雪凝" w:date="2019-05-14T19:29:01Z"/>
                <w:rFonts w:ascii="仿宋" w:hAnsi="仿宋" w:eastAsia="仿宋"/>
                <w:color w:val="000000" w:themeColor="text1"/>
                <w:rPrChange w:id="17608" w:author="梁元" w:date="2019-05-14T19:51:36Z">
                  <w:rPr>
                    <w:del w:id="17609" w:author="冷雪凝" w:date="2019-05-14T19:29:01Z"/>
                    <w:rFonts w:ascii="仿宋" w:hAnsi="仿宋" w:eastAsia="仿宋"/>
                  </w:rPr>
                </w:rPrChange>
                <w14:textFill>
                  <w14:solidFill>
                    <w14:schemeClr w14:val="tx1"/>
                  </w14:solidFill>
                </w14:textFill>
              </w:rPr>
            </w:pPr>
            <w:del w:id="17610" w:author="冷雪凝" w:date="2019-05-14T19:29:01Z">
              <w:r>
                <w:rPr>
                  <w:rFonts w:hint="eastAsia" w:ascii="仿宋" w:hAnsi="仿宋" w:eastAsia="仿宋"/>
                  <w:color w:val="000000" w:themeColor="text1"/>
                  <w:lang w:val="en-US" w:eastAsia="zh-CN"/>
                  <w:rPrChange w:id="17611" w:author="梁元" w:date="2019-05-14T19:51:36Z">
                    <w:rPr>
                      <w:rFonts w:hint="eastAsia" w:ascii="仿宋" w:hAnsi="仿宋" w:eastAsia="仿宋"/>
                      <w:lang w:val="en-US" w:eastAsia="zh-CN"/>
                    </w:rPr>
                  </w:rPrChange>
                  <w14:textFill>
                    <w14:solidFill>
                      <w14:schemeClr w14:val="tx1"/>
                    </w14:solidFill>
                  </w14:textFill>
                </w:rPr>
                <w:delText>4</w:delText>
              </w:r>
            </w:del>
            <w:del w:id="17613" w:author="冷雪凝" w:date="2019-05-14T19:29:01Z">
              <w:r>
                <w:rPr>
                  <w:rFonts w:hint="eastAsia" w:ascii="仿宋" w:hAnsi="仿宋" w:eastAsia="仿宋"/>
                  <w:color w:val="000000" w:themeColor="text1"/>
                  <w:rPrChange w:id="17614" w:author="梁元" w:date="2019-05-14T19:51:36Z">
                    <w:rPr>
                      <w:rFonts w:hint="eastAsia" w:ascii="仿宋" w:hAnsi="仿宋" w:eastAsia="仿宋"/>
                    </w:rPr>
                  </w:rPrChange>
                  <w14:textFill>
                    <w14:solidFill>
                      <w14:schemeClr w14:val="tx1"/>
                    </w14:solidFill>
                  </w14:textFill>
                </w:rPr>
                <w:delText>星</w:delText>
              </w:r>
            </w:del>
          </w:p>
        </w:tc>
        <w:tc>
          <w:tcPr>
            <w:tcW w:w="1418" w:type="dxa"/>
          </w:tcPr>
          <w:p>
            <w:pPr>
              <w:jc w:val="center"/>
              <w:rPr>
                <w:del w:id="17616" w:author="冷雪凝" w:date="2019-05-14T19:29:01Z"/>
                <w:rFonts w:ascii="仿宋" w:hAnsi="仿宋" w:eastAsia="仿宋"/>
                <w:color w:val="000000" w:themeColor="text1"/>
                <w:rPrChange w:id="17617" w:author="梁元" w:date="2019-05-14T19:51:36Z">
                  <w:rPr>
                    <w:del w:id="17618" w:author="冷雪凝" w:date="2019-05-14T19:29:01Z"/>
                    <w:rFonts w:ascii="仿宋" w:hAnsi="仿宋" w:eastAsia="仿宋"/>
                  </w:rPr>
                </w:rPrChange>
                <w14:textFill>
                  <w14:solidFill>
                    <w14:schemeClr w14:val="tx1"/>
                  </w14:solidFill>
                </w14:textFill>
              </w:rPr>
            </w:pPr>
            <w:del w:id="17619" w:author="冷雪凝" w:date="2019-05-14T19:29:01Z">
              <w:r>
                <w:rPr>
                  <w:rFonts w:hint="eastAsia" w:ascii="仿宋" w:hAnsi="仿宋" w:eastAsia="仿宋"/>
                  <w:color w:val="000000" w:themeColor="text1"/>
                  <w:lang w:val="en-US" w:eastAsia="zh-CN"/>
                  <w:rPrChange w:id="17620" w:author="梁元" w:date="2019-05-14T19:51:36Z">
                    <w:rPr>
                      <w:rFonts w:hint="eastAsia" w:ascii="仿宋" w:hAnsi="仿宋" w:eastAsia="仿宋"/>
                      <w:lang w:val="en-US" w:eastAsia="zh-CN"/>
                    </w:rPr>
                  </w:rPrChange>
                  <w14:textFill>
                    <w14:solidFill>
                      <w14:schemeClr w14:val="tx1"/>
                    </w14:solidFill>
                  </w14:textFill>
                </w:rPr>
                <w:delText>数据管理</w:delText>
              </w:r>
            </w:del>
          </w:p>
        </w:tc>
        <w:tc>
          <w:tcPr>
            <w:tcW w:w="1417" w:type="dxa"/>
          </w:tcPr>
          <w:p>
            <w:pPr>
              <w:jc w:val="center"/>
              <w:rPr>
                <w:del w:id="17622" w:author="冷雪凝" w:date="2019-05-14T19:29:01Z"/>
                <w:rFonts w:ascii="仿宋" w:hAnsi="仿宋" w:eastAsia="仿宋"/>
                <w:color w:val="000000" w:themeColor="text1"/>
                <w:rPrChange w:id="17623" w:author="梁元" w:date="2019-05-14T19:51:36Z">
                  <w:rPr>
                    <w:del w:id="17624" w:author="冷雪凝" w:date="2019-05-14T19:29:01Z"/>
                    <w:rFonts w:ascii="仿宋" w:hAnsi="仿宋" w:eastAsia="仿宋"/>
                  </w:rPr>
                </w:rPrChange>
                <w14:textFill>
                  <w14:solidFill>
                    <w14:schemeClr w14:val="tx1"/>
                  </w14:solidFill>
                </w14:textFill>
              </w:rPr>
            </w:pPr>
            <w:del w:id="17625" w:author="冷雪凝" w:date="2019-05-14T19:29:01Z">
              <w:r>
                <w:rPr>
                  <w:rFonts w:hint="eastAsia" w:ascii="仿宋" w:hAnsi="仿宋" w:eastAsia="仿宋"/>
                  <w:color w:val="000000" w:themeColor="text1"/>
                  <w:lang w:val="en-US" w:eastAsia="zh-CN"/>
                  <w:rPrChange w:id="17626" w:author="梁元" w:date="2019-05-14T19:51:36Z">
                    <w:rPr>
                      <w:rFonts w:hint="eastAsia" w:ascii="仿宋" w:hAnsi="仿宋" w:eastAsia="仿宋"/>
                      <w:lang w:val="en-US" w:eastAsia="zh-CN"/>
                    </w:rPr>
                  </w:rPrChange>
                  <w14:textFill>
                    <w14:solidFill>
                      <w14:schemeClr w14:val="tx1"/>
                    </w14:solidFill>
                  </w14:textFill>
                </w:rPr>
                <w:delText>跨组建通信</w:delText>
              </w:r>
            </w:del>
          </w:p>
        </w:tc>
        <w:tc>
          <w:tcPr>
            <w:tcW w:w="1465" w:type="dxa"/>
          </w:tcPr>
          <w:p>
            <w:pPr>
              <w:jc w:val="center"/>
              <w:rPr>
                <w:del w:id="17628" w:author="冷雪凝" w:date="2019-05-14T19:29:01Z"/>
                <w:rFonts w:ascii="仿宋" w:hAnsi="仿宋" w:eastAsia="仿宋"/>
                <w:color w:val="000000" w:themeColor="text1"/>
                <w:rPrChange w:id="17629" w:author="梁元" w:date="2019-05-14T19:51:36Z">
                  <w:rPr>
                    <w:del w:id="17630" w:author="冷雪凝" w:date="2019-05-14T19:29:01Z"/>
                    <w:rFonts w:ascii="仿宋" w:hAnsi="仿宋" w:eastAsia="仿宋"/>
                  </w:rPr>
                </w:rPrChange>
                <w14:textFill>
                  <w14:solidFill>
                    <w14:schemeClr w14:val="tx1"/>
                  </w14:solidFill>
                </w14:textFill>
              </w:rPr>
            </w:pPr>
            <w:del w:id="17631" w:author="冷雪凝" w:date="2019-05-14T19:29:01Z">
              <w:r>
                <w:rPr>
                  <w:rFonts w:hint="eastAsia" w:ascii="仿宋" w:hAnsi="仿宋" w:eastAsia="仿宋"/>
                  <w:color w:val="000000" w:themeColor="text1"/>
                  <w:lang w:val="en-US" w:eastAsia="zh-CN"/>
                  <w:rPrChange w:id="17632" w:author="梁元" w:date="2019-05-14T19:51:36Z">
                    <w:rPr>
                      <w:rFonts w:hint="eastAsia" w:ascii="仿宋" w:hAnsi="仿宋" w:eastAsia="仿宋"/>
                      <w:lang w:val="en-US" w:eastAsia="zh-CN"/>
                    </w:rPr>
                  </w:rPrChange>
                  <w14:textFill>
                    <w14:solidFill>
                      <w14:schemeClr w14:val="tx1"/>
                    </w14:solidFill>
                  </w14:textFill>
                </w:rPr>
                <w:fldChar w:fldCharType="begin"/>
              </w:r>
            </w:del>
            <w:del w:id="17634" w:author="冷雪凝" w:date="2019-05-14T19:29:01Z">
              <w:r>
                <w:rPr>
                  <w:rFonts w:hint="eastAsia" w:ascii="仿宋" w:hAnsi="仿宋" w:eastAsia="仿宋"/>
                  <w:color w:val="000000" w:themeColor="text1"/>
                  <w:lang w:val="en-US" w:eastAsia="zh-CN"/>
                  <w:rPrChange w:id="17635" w:author="梁元" w:date="2019-05-14T19:51:36Z">
                    <w:rPr>
                      <w:rFonts w:hint="eastAsia" w:ascii="仿宋" w:hAnsi="仿宋" w:eastAsia="仿宋"/>
                      <w:lang w:val="en-US" w:eastAsia="zh-CN"/>
                    </w:rPr>
                  </w:rPrChange>
                  <w14:textFill>
                    <w14:solidFill>
                      <w14:schemeClr w14:val="tx1"/>
                    </w14:solidFill>
                  </w14:textFill>
                </w:rPr>
                <w:delInstrText xml:space="preserve"> HYPERLINK "http://www.redux.org.cn/docs/Glossary.html" \l "reducer" </w:delInstrText>
              </w:r>
            </w:del>
            <w:del w:id="17637" w:author="冷雪凝" w:date="2019-05-14T19:29:01Z">
              <w:r>
                <w:rPr>
                  <w:rFonts w:hint="eastAsia" w:ascii="仿宋" w:hAnsi="仿宋" w:eastAsia="仿宋"/>
                  <w:color w:val="000000" w:themeColor="text1"/>
                  <w:lang w:val="en-US" w:eastAsia="zh-CN"/>
                  <w:rPrChange w:id="17638" w:author="梁元" w:date="2019-05-14T19:51:36Z">
                    <w:rPr>
                      <w:rFonts w:hint="eastAsia" w:ascii="仿宋" w:hAnsi="仿宋" w:eastAsia="仿宋"/>
                      <w:lang w:val="en-US" w:eastAsia="zh-CN"/>
                    </w:rPr>
                  </w:rPrChange>
                  <w14:textFill>
                    <w14:solidFill>
                      <w14:schemeClr w14:val="tx1"/>
                    </w14:solidFill>
                  </w14:textFill>
                </w:rPr>
                <w:fldChar w:fldCharType="separate"/>
              </w:r>
            </w:del>
            <w:del w:id="17640" w:author="冷雪凝" w:date="2019-05-14T19:29:01Z">
              <w:r>
                <w:rPr>
                  <w:rFonts w:hint="eastAsia" w:ascii="仿宋" w:hAnsi="仿宋" w:eastAsia="仿宋"/>
                  <w:color w:val="000000" w:themeColor="text1"/>
                  <w:lang w:val="en-US" w:eastAsia="zh-CN"/>
                  <w:rPrChange w:id="17641" w:author="梁元" w:date="2019-05-14T19:51:36Z">
                    <w:rPr>
                      <w:rFonts w:hint="eastAsia" w:ascii="仿宋" w:hAnsi="仿宋" w:eastAsia="仿宋"/>
                      <w:lang w:val="en-US" w:eastAsia="zh-CN"/>
                    </w:rPr>
                  </w:rPrChange>
                  <w14:textFill>
                    <w14:solidFill>
                      <w14:schemeClr w14:val="tx1"/>
                    </w14:solidFill>
                  </w14:textFill>
                </w:rPr>
                <w:delText>reducers</w:delText>
              </w:r>
            </w:del>
            <w:del w:id="17643" w:author="冷雪凝" w:date="2019-05-14T19:29:01Z">
              <w:r>
                <w:rPr>
                  <w:rFonts w:hint="eastAsia" w:ascii="仿宋" w:hAnsi="仿宋" w:eastAsia="仿宋"/>
                  <w:color w:val="000000" w:themeColor="text1"/>
                  <w:lang w:val="en-US" w:eastAsia="zh-CN"/>
                  <w:rPrChange w:id="17644" w:author="梁元" w:date="2019-05-14T19:51:36Z">
                    <w:rPr>
                      <w:rFonts w:hint="eastAsia" w:ascii="仿宋" w:hAnsi="仿宋" w:eastAsia="仿宋"/>
                      <w:lang w:val="en-US" w:eastAsia="zh-CN"/>
                    </w:rPr>
                  </w:rPrChange>
                  <w14:textFill>
                    <w14:solidFill>
                      <w14:schemeClr w14:val="tx1"/>
                    </w14:solidFill>
                  </w14:textFill>
                </w:rPr>
                <w:fldChar w:fldCharType="end"/>
              </w:r>
            </w:del>
          </w:p>
        </w:tc>
      </w:tr>
    </w:tbl>
    <w:p>
      <w:pPr>
        <w:ind w:firstLine="480" w:firstLineChars="200"/>
        <w:rPr>
          <w:del w:id="17647" w:author="冷雪凝" w:date="2019-05-14T19:29:01Z"/>
          <w:rFonts w:hint="eastAsia" w:ascii="MS Mincho" w:hAnsi="MS Mincho" w:eastAsia="宋体" w:cs="MS Mincho"/>
          <w:color w:val="000000" w:themeColor="text1"/>
          <w:lang w:eastAsia="zh-CN"/>
          <w:rPrChange w:id="17648" w:author="梁元" w:date="2019-05-14T19:51:36Z">
            <w:rPr>
              <w:del w:id="17649" w:author="冷雪凝" w:date="2019-05-14T19:29:01Z"/>
              <w:rFonts w:hint="eastAsia" w:ascii="MS Mincho" w:hAnsi="MS Mincho" w:eastAsia="宋体" w:cs="MS Mincho"/>
              <w:lang w:eastAsia="zh-CN"/>
            </w:rPr>
          </w:rPrChange>
          <w14:textFill>
            <w14:solidFill>
              <w14:schemeClr w14:val="tx1"/>
            </w14:solidFill>
          </w14:textFill>
        </w:rPr>
        <w:pPrChange w:id="17646" w:author="冷雪凝" w:date="2019-05-14T12:21:32Z">
          <w:pPr/>
        </w:pPrChange>
      </w:pPr>
      <w:del w:id="17650" w:author="冷雪凝" w:date="2019-05-14T19:29:01Z">
        <w:r>
          <w:rPr>
            <w:rFonts w:eastAsia="Times New Roman"/>
            <w:color w:val="000000" w:themeColor="text1"/>
            <w:rPrChange w:id="17651" w:author="梁元" w:date="2019-05-14T19:51:36Z">
              <w:rPr>
                <w:rFonts w:eastAsia="Times New Roman"/>
              </w:rPr>
            </w:rPrChange>
            <w14:textFill>
              <w14:solidFill>
                <w14:schemeClr w14:val="tx1"/>
              </w14:solidFill>
            </w14:textFill>
          </w:rPr>
          <w:delText xml:space="preserve">Redux </w:delText>
        </w:r>
      </w:del>
      <w:del w:id="17653" w:author="冷雪凝" w:date="2019-05-14T19:29:01Z">
        <w:r>
          <w:rPr>
            <w:rFonts w:ascii="MS Mincho" w:hAnsi="MS Mincho" w:eastAsia="MS Mincho" w:cs="MS Mincho"/>
            <w:color w:val="000000" w:themeColor="text1"/>
            <w:rPrChange w:id="17654" w:author="梁元" w:date="2019-05-14T19:51:36Z">
              <w:rPr>
                <w:rFonts w:ascii="MS Mincho" w:hAnsi="MS Mincho" w:eastAsia="MS Mincho" w:cs="MS Mincho"/>
              </w:rPr>
            </w:rPrChange>
            <w14:textFill>
              <w14:solidFill>
                <w14:schemeClr w14:val="tx1"/>
              </w14:solidFill>
            </w14:textFill>
          </w:rPr>
          <w:delText>可以用</w:delText>
        </w:r>
      </w:del>
      <w:del w:id="17656" w:author="冷雪凝" w:date="2019-05-14T19:29:01Z">
        <w:r>
          <w:rPr>
            <w:rFonts w:ascii="宋体" w:hAnsi="宋体" w:eastAsia="宋体" w:cs="宋体"/>
            <w:color w:val="000000" w:themeColor="text1"/>
            <w:rPrChange w:id="17657" w:author="梁元" w:date="2019-05-14T19:51:36Z">
              <w:rPr>
                <w:rFonts w:ascii="宋体" w:hAnsi="宋体" w:eastAsia="宋体" w:cs="宋体"/>
              </w:rPr>
            </w:rPrChange>
            <w14:textFill>
              <w14:solidFill>
                <w14:schemeClr w14:val="tx1"/>
              </w14:solidFill>
            </w14:textFill>
          </w:rPr>
          <w:delText>这</w:delText>
        </w:r>
      </w:del>
      <w:del w:id="17659" w:author="冷雪凝" w:date="2019-05-14T19:29:01Z">
        <w:r>
          <w:rPr>
            <w:rFonts w:ascii="MS Mincho" w:hAnsi="MS Mincho" w:eastAsia="MS Mincho" w:cs="MS Mincho"/>
            <w:color w:val="000000" w:themeColor="text1"/>
            <w:rPrChange w:id="17660" w:author="梁元" w:date="2019-05-14T19:51:36Z">
              <w:rPr>
                <w:rFonts w:ascii="MS Mincho" w:hAnsi="MS Mincho" w:eastAsia="MS Mincho" w:cs="MS Mincho"/>
              </w:rPr>
            </w:rPrChange>
            <w14:textFill>
              <w14:solidFill>
                <w14:schemeClr w14:val="tx1"/>
              </w14:solidFill>
            </w14:textFill>
          </w:rPr>
          <w:delText>三个基本原</w:delText>
        </w:r>
      </w:del>
      <w:del w:id="17662" w:author="冷雪凝" w:date="2019-05-14T19:29:01Z">
        <w:r>
          <w:rPr>
            <w:rFonts w:ascii="宋体" w:hAnsi="宋体" w:eastAsia="宋体" w:cs="宋体"/>
            <w:color w:val="000000" w:themeColor="text1"/>
            <w:rPrChange w:id="17663" w:author="梁元" w:date="2019-05-14T19:51:36Z">
              <w:rPr>
                <w:rFonts w:ascii="宋体" w:hAnsi="宋体" w:eastAsia="宋体" w:cs="宋体"/>
              </w:rPr>
            </w:rPrChange>
            <w14:textFill>
              <w14:solidFill>
                <w14:schemeClr w14:val="tx1"/>
              </w14:solidFill>
            </w14:textFill>
          </w:rPr>
          <w:delText>则</w:delText>
        </w:r>
      </w:del>
      <w:del w:id="17665" w:author="冷雪凝" w:date="2019-05-14T19:29:01Z">
        <w:r>
          <w:rPr>
            <w:rFonts w:ascii="MS Mincho" w:hAnsi="MS Mincho" w:eastAsia="MS Mincho" w:cs="MS Mincho"/>
            <w:color w:val="000000" w:themeColor="text1"/>
            <w:rPrChange w:id="17666" w:author="梁元" w:date="2019-05-14T19:51:36Z">
              <w:rPr>
                <w:rFonts w:ascii="MS Mincho" w:hAnsi="MS Mincho" w:eastAsia="MS Mincho" w:cs="MS Mincho"/>
              </w:rPr>
            </w:rPrChange>
            <w14:textFill>
              <w14:solidFill>
                <w14:schemeClr w14:val="tx1"/>
              </w14:solidFill>
            </w14:textFill>
          </w:rPr>
          <w:delText>来描述</w:delText>
        </w:r>
      </w:del>
      <w:del w:id="17668" w:author="冷雪凝" w:date="2019-05-14T19:29:01Z">
        <w:r>
          <w:rPr>
            <w:rFonts w:hint="eastAsia" w:ascii="MS Mincho" w:hAnsi="MS Mincho" w:eastAsia="宋体" w:cs="MS Mincho"/>
            <w:color w:val="000000" w:themeColor="text1"/>
            <w:lang w:eastAsia="zh-CN"/>
            <w:rPrChange w:id="17669" w:author="梁元" w:date="2019-05-14T19:51:36Z">
              <w:rPr>
                <w:rFonts w:hint="eastAsia" w:ascii="MS Mincho" w:hAnsi="MS Mincho" w:eastAsia="宋体" w:cs="MS Mincho"/>
                <w:lang w:eastAsia="zh-CN"/>
              </w:rPr>
            </w:rPrChange>
            <w14:textFill>
              <w14:solidFill>
                <w14:schemeClr w14:val="tx1"/>
              </w14:solidFill>
            </w14:textFill>
          </w:rPr>
          <w:delText>：</w:delText>
        </w:r>
      </w:del>
    </w:p>
    <w:p>
      <w:pPr>
        <w:pStyle w:val="3"/>
        <w:numPr>
          <w:ilvl w:val="0"/>
          <w:numId w:val="20"/>
        </w:numPr>
        <w:spacing w:line="240" w:lineRule="auto"/>
        <w:ind w:firstLine="562" w:firstLineChars="200"/>
        <w:rPr>
          <w:del w:id="17672" w:author="冷雪凝" w:date="2019-05-14T19:29:01Z"/>
          <w:rFonts w:hint="eastAsia" w:ascii="仿宋" w:hAnsi="仿宋" w:eastAsia="仿宋"/>
          <w:color w:val="000000" w:themeColor="text1"/>
          <w:sz w:val="28"/>
          <w:szCs w:val="28"/>
          <w:rPrChange w:id="17673" w:author="梁元" w:date="2019-05-14T19:51:36Z">
            <w:rPr>
              <w:del w:id="17674" w:author="冷雪凝" w:date="2019-05-14T19:29:01Z"/>
              <w:rFonts w:hint="eastAsia" w:ascii="仿宋" w:hAnsi="仿宋" w:eastAsia="仿宋"/>
              <w:sz w:val="28"/>
              <w:szCs w:val="28"/>
            </w:rPr>
          </w:rPrChange>
          <w14:textFill>
            <w14:solidFill>
              <w14:schemeClr w14:val="tx1"/>
            </w14:solidFill>
          </w14:textFill>
        </w:rPr>
        <w:pPrChange w:id="17671" w:author="冷雪凝" w:date="2019-05-14T12:21:32Z">
          <w:pPr>
            <w:pStyle w:val="3"/>
            <w:numPr>
              <w:ilvl w:val="0"/>
              <w:numId w:val="20"/>
            </w:numPr>
          </w:pPr>
        </w:pPrChange>
      </w:pPr>
      <w:del w:id="17675" w:author="冷雪凝" w:date="2019-05-14T19:29:01Z">
        <w:bookmarkStart w:id="589" w:name="_Toc29332_WPSOffice_Level2"/>
        <w:r>
          <w:rPr>
            <w:rFonts w:hint="eastAsia" w:ascii="仿宋" w:hAnsi="仿宋" w:eastAsia="仿宋"/>
            <w:color w:val="000000" w:themeColor="text1"/>
            <w:sz w:val="28"/>
            <w:szCs w:val="28"/>
            <w:rPrChange w:id="17676" w:author="梁元" w:date="2019-05-14T19:51:36Z">
              <w:rPr>
                <w:rFonts w:hint="eastAsia" w:ascii="仿宋" w:hAnsi="仿宋" w:eastAsia="仿宋"/>
                <w:sz w:val="28"/>
                <w:szCs w:val="28"/>
              </w:rPr>
            </w:rPrChange>
            <w14:textFill>
              <w14:solidFill>
                <w14:schemeClr w14:val="tx1"/>
              </w14:solidFill>
            </w14:textFill>
          </w:rPr>
          <w:delText>单一数据源</w:delText>
        </w:r>
        <w:bookmarkEnd w:id="589"/>
      </w:del>
    </w:p>
    <w:p>
      <w:pPr>
        <w:spacing w:before="100" w:beforeAutospacing="1" w:after="100" w:afterAutospacing="1"/>
        <w:ind w:firstLine="482" w:firstLineChars="200"/>
        <w:rPr>
          <w:del w:id="17679" w:author="冷雪凝" w:date="2019-05-14T19:29:01Z"/>
          <w:b/>
          <w:bCs/>
          <w:color w:val="000000" w:themeColor="text1"/>
          <w:rPrChange w:id="17680" w:author="梁元" w:date="2019-05-14T19:51:36Z">
            <w:rPr>
              <w:del w:id="17681" w:author="冷雪凝" w:date="2019-05-14T19:29:01Z"/>
              <w:b/>
              <w:bCs/>
            </w:rPr>
          </w:rPrChange>
          <w14:textFill>
            <w14:solidFill>
              <w14:schemeClr w14:val="tx1"/>
            </w14:solidFill>
          </w14:textFill>
        </w:rPr>
        <w:pPrChange w:id="17678" w:author="冷雪凝" w:date="2019-05-14T12:21:32Z">
          <w:pPr>
            <w:spacing w:before="100" w:beforeAutospacing="1" w:after="100" w:afterAutospacing="1"/>
          </w:pPr>
        </w:pPrChange>
      </w:pPr>
      <w:del w:id="17682" w:author="冷雪凝" w:date="2019-05-14T19:29:01Z">
        <w:r>
          <w:rPr>
            <w:b/>
            <w:bCs/>
            <w:color w:val="000000" w:themeColor="text1"/>
            <w:rPrChange w:id="17683" w:author="梁元" w:date="2019-05-14T19:51:36Z">
              <w:rPr>
                <w:b/>
                <w:bCs/>
              </w:rPr>
            </w:rPrChange>
            <w14:textFill>
              <w14:solidFill>
                <w14:schemeClr w14:val="tx1"/>
              </w14:solidFill>
            </w14:textFill>
          </w:rPr>
          <w:delText xml:space="preserve">整个应用的 </w:delText>
        </w:r>
      </w:del>
      <w:del w:id="17685" w:author="冷雪凝" w:date="2019-05-14T19:29:01Z">
        <w:r>
          <w:rPr>
            <w:b/>
            <w:bCs/>
            <w:color w:val="000000" w:themeColor="text1"/>
            <w:rPrChange w:id="17686" w:author="梁元" w:date="2019-05-14T19:51:36Z">
              <w:rPr>
                <w:b/>
                <w:bCs/>
              </w:rPr>
            </w:rPrChange>
            <w14:textFill>
              <w14:solidFill>
                <w14:schemeClr w14:val="tx1"/>
              </w14:solidFill>
            </w14:textFill>
          </w:rPr>
          <w:fldChar w:fldCharType="begin"/>
        </w:r>
      </w:del>
      <w:del w:id="17688" w:author="冷雪凝" w:date="2019-05-14T19:29:01Z">
        <w:r>
          <w:rPr>
            <w:b/>
            <w:bCs/>
            <w:color w:val="000000" w:themeColor="text1"/>
            <w:rPrChange w:id="17689" w:author="梁元" w:date="2019-05-14T19:51:36Z">
              <w:rPr>
                <w:b/>
                <w:bCs/>
              </w:rPr>
            </w:rPrChange>
            <w14:textFill>
              <w14:solidFill>
                <w14:schemeClr w14:val="tx1"/>
              </w14:solidFill>
            </w14:textFill>
          </w:rPr>
          <w:delInstrText xml:space="preserve"> HYPERLINK "http://www.redux.org.cn/docs/Glossary.html" \l "state" </w:delInstrText>
        </w:r>
      </w:del>
      <w:del w:id="17691" w:author="冷雪凝" w:date="2019-05-14T19:29:01Z">
        <w:r>
          <w:rPr>
            <w:b/>
            <w:bCs/>
            <w:color w:val="000000" w:themeColor="text1"/>
            <w:rPrChange w:id="17692" w:author="梁元" w:date="2019-05-14T19:51:36Z">
              <w:rPr>
                <w:b/>
                <w:bCs/>
              </w:rPr>
            </w:rPrChange>
            <w14:textFill>
              <w14:solidFill>
                <w14:schemeClr w14:val="tx1"/>
              </w14:solidFill>
            </w14:textFill>
          </w:rPr>
          <w:fldChar w:fldCharType="separate"/>
        </w:r>
      </w:del>
      <w:del w:id="17694" w:author="冷雪凝" w:date="2019-05-14T19:29:01Z">
        <w:r>
          <w:rPr>
            <w:b/>
            <w:bCs/>
            <w:color w:val="000000" w:themeColor="text1"/>
            <w:rPrChange w:id="17695" w:author="梁元" w:date="2019-05-14T19:51:36Z">
              <w:rPr>
                <w:b/>
                <w:bCs/>
              </w:rPr>
            </w:rPrChange>
            <w14:textFill>
              <w14:solidFill>
                <w14:schemeClr w14:val="tx1"/>
              </w14:solidFill>
            </w14:textFill>
          </w:rPr>
          <w:delText>state</w:delText>
        </w:r>
      </w:del>
      <w:del w:id="17697" w:author="冷雪凝" w:date="2019-05-14T19:29:01Z">
        <w:r>
          <w:rPr>
            <w:b/>
            <w:bCs/>
            <w:color w:val="000000" w:themeColor="text1"/>
            <w:rPrChange w:id="17698" w:author="梁元" w:date="2019-05-14T19:51:36Z">
              <w:rPr>
                <w:b/>
                <w:bCs/>
              </w:rPr>
            </w:rPrChange>
            <w14:textFill>
              <w14:solidFill>
                <w14:schemeClr w14:val="tx1"/>
              </w14:solidFill>
            </w14:textFill>
          </w:rPr>
          <w:fldChar w:fldCharType="end"/>
        </w:r>
      </w:del>
      <w:del w:id="17700" w:author="冷雪凝" w:date="2019-05-14T19:29:01Z">
        <w:r>
          <w:rPr>
            <w:b/>
            <w:bCs/>
            <w:color w:val="000000" w:themeColor="text1"/>
            <w:rPrChange w:id="17701" w:author="梁元" w:date="2019-05-14T19:51:36Z">
              <w:rPr>
                <w:b/>
                <w:bCs/>
              </w:rPr>
            </w:rPrChange>
            <w14:textFill>
              <w14:solidFill>
                <w14:schemeClr w14:val="tx1"/>
              </w14:solidFill>
            </w14:textFill>
          </w:rPr>
          <w:delText xml:space="preserve"> 被储存在一棵 object tree 中，并且这个 object tree 只存在于唯一一个 </w:delText>
        </w:r>
      </w:del>
      <w:del w:id="17703" w:author="冷雪凝" w:date="2019-05-14T19:29:01Z">
        <w:r>
          <w:rPr>
            <w:b/>
            <w:bCs/>
            <w:color w:val="000000" w:themeColor="text1"/>
            <w:rPrChange w:id="17704" w:author="梁元" w:date="2019-05-14T19:51:36Z">
              <w:rPr>
                <w:b/>
                <w:bCs/>
              </w:rPr>
            </w:rPrChange>
            <w14:textFill>
              <w14:solidFill>
                <w14:schemeClr w14:val="tx1"/>
              </w14:solidFill>
            </w14:textFill>
          </w:rPr>
          <w:fldChar w:fldCharType="begin"/>
        </w:r>
      </w:del>
      <w:del w:id="17706" w:author="冷雪凝" w:date="2019-05-14T19:29:01Z">
        <w:r>
          <w:rPr>
            <w:b/>
            <w:bCs/>
            <w:color w:val="000000" w:themeColor="text1"/>
            <w:rPrChange w:id="17707" w:author="梁元" w:date="2019-05-14T19:51:36Z">
              <w:rPr>
                <w:b/>
                <w:bCs/>
              </w:rPr>
            </w:rPrChange>
            <w14:textFill>
              <w14:solidFill>
                <w14:schemeClr w14:val="tx1"/>
              </w14:solidFill>
            </w14:textFill>
          </w:rPr>
          <w:delInstrText xml:space="preserve"> HYPERLINK "http://www.redux.org.cn/docs/Glossary.html" \l "store" </w:delInstrText>
        </w:r>
      </w:del>
      <w:del w:id="17709" w:author="冷雪凝" w:date="2019-05-14T19:29:01Z">
        <w:r>
          <w:rPr>
            <w:b/>
            <w:bCs/>
            <w:color w:val="000000" w:themeColor="text1"/>
            <w:rPrChange w:id="17710" w:author="梁元" w:date="2019-05-14T19:51:36Z">
              <w:rPr>
                <w:b/>
                <w:bCs/>
              </w:rPr>
            </w:rPrChange>
            <w14:textFill>
              <w14:solidFill>
                <w14:schemeClr w14:val="tx1"/>
              </w14:solidFill>
            </w14:textFill>
          </w:rPr>
          <w:fldChar w:fldCharType="separate"/>
        </w:r>
      </w:del>
      <w:del w:id="17712" w:author="冷雪凝" w:date="2019-05-14T19:29:01Z">
        <w:r>
          <w:rPr>
            <w:b/>
            <w:bCs/>
            <w:color w:val="000000" w:themeColor="text1"/>
            <w:rPrChange w:id="17713" w:author="梁元" w:date="2019-05-14T19:51:36Z">
              <w:rPr>
                <w:b/>
                <w:bCs/>
              </w:rPr>
            </w:rPrChange>
            <w14:textFill>
              <w14:solidFill>
                <w14:schemeClr w14:val="tx1"/>
              </w14:solidFill>
            </w14:textFill>
          </w:rPr>
          <w:delText>store</w:delText>
        </w:r>
      </w:del>
      <w:del w:id="17715" w:author="冷雪凝" w:date="2019-05-14T19:29:01Z">
        <w:r>
          <w:rPr>
            <w:b/>
            <w:bCs/>
            <w:color w:val="000000" w:themeColor="text1"/>
            <w:rPrChange w:id="17716" w:author="梁元" w:date="2019-05-14T19:51:36Z">
              <w:rPr>
                <w:b/>
                <w:bCs/>
              </w:rPr>
            </w:rPrChange>
            <w14:textFill>
              <w14:solidFill>
                <w14:schemeClr w14:val="tx1"/>
              </w14:solidFill>
            </w14:textFill>
          </w:rPr>
          <w:fldChar w:fldCharType="end"/>
        </w:r>
      </w:del>
      <w:del w:id="17718" w:author="冷雪凝" w:date="2019-05-14T19:29:01Z">
        <w:r>
          <w:rPr>
            <w:b/>
            <w:bCs/>
            <w:color w:val="000000" w:themeColor="text1"/>
            <w:rPrChange w:id="17719" w:author="梁元" w:date="2019-05-14T19:51:36Z">
              <w:rPr>
                <w:b/>
                <w:bCs/>
              </w:rPr>
            </w:rPrChange>
            <w14:textFill>
              <w14:solidFill>
                <w14:schemeClr w14:val="tx1"/>
              </w14:solidFill>
            </w14:textFill>
          </w:rPr>
          <w:delText xml:space="preserve"> 中。</w:delText>
        </w:r>
      </w:del>
    </w:p>
    <w:p>
      <w:pPr>
        <w:spacing w:before="100" w:beforeAutospacing="1" w:after="100" w:afterAutospacing="1"/>
        <w:ind w:firstLine="480" w:firstLineChars="200"/>
        <w:rPr>
          <w:del w:id="17722" w:author="冷雪凝" w:date="2019-05-14T19:29:01Z"/>
          <w:color w:val="000000" w:themeColor="text1"/>
          <w:rPrChange w:id="17723" w:author="梁元" w:date="2019-05-14T19:51:36Z">
            <w:rPr>
              <w:del w:id="17724" w:author="冷雪凝" w:date="2019-05-14T19:29:01Z"/>
            </w:rPr>
          </w:rPrChange>
          <w14:textFill>
            <w14:solidFill>
              <w14:schemeClr w14:val="tx1"/>
            </w14:solidFill>
          </w14:textFill>
        </w:rPr>
        <w:pPrChange w:id="17721" w:author="冷雪凝" w:date="2019-05-14T12:21:32Z">
          <w:pPr>
            <w:spacing w:before="100" w:beforeAutospacing="1" w:after="100" w:afterAutospacing="1"/>
          </w:pPr>
        </w:pPrChange>
      </w:pPr>
      <w:del w:id="17725" w:author="冷雪凝" w:date="2019-05-14T19:29:01Z">
        <w:r>
          <w:rPr>
            <w:color w:val="000000" w:themeColor="text1"/>
            <w:rPrChange w:id="17726" w:author="梁元" w:date="2019-05-14T19:51:36Z">
              <w:rPr/>
            </w:rPrChange>
            <w14:textFill>
              <w14:solidFill>
                <w14:schemeClr w14:val="tx1"/>
              </w14:solidFill>
            </w14:textFill>
          </w:rPr>
          <w:delText>这让同构应用开发变得非常容易。来自服务端的 state 可以在无需编写更多代码的情况下被序列化并注入到客户端中。由于是单一的 state tree ，调试也变得非常容易。在开发中，你可以把应用的 state 保存在本地，从而加快开发速度。此外，受益于单一的 state tree ，以前难以实现的如“撤销/重做”这类功能也变得轻而易举。</w:delText>
        </w:r>
      </w:del>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729" w:author="冷雪凝" w:date="2019-05-14T19:29:01Z"/>
          <w:rFonts w:ascii="Courier New" w:hAnsi="Courier New" w:cs="Courier New"/>
          <w:color w:val="000000" w:themeColor="text1"/>
          <w:sz w:val="20"/>
          <w:szCs w:val="20"/>
          <w:rPrChange w:id="17730" w:author="梁元" w:date="2019-05-14T19:51:36Z">
            <w:rPr>
              <w:del w:id="17731" w:author="冷雪凝" w:date="2019-05-14T19:29:01Z"/>
              <w:rFonts w:ascii="Courier New" w:hAnsi="Courier New" w:cs="Courier New"/>
              <w:sz w:val="20"/>
              <w:szCs w:val="20"/>
            </w:rPr>
          </w:rPrChange>
          <w14:textFill>
            <w14:solidFill>
              <w14:schemeClr w14:val="tx1"/>
            </w14:solidFill>
          </w14:textFill>
        </w:rPr>
        <w:pPrChange w:id="17728"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7732" w:author="冷雪凝" w:date="2019-05-14T19:29:01Z">
        <w:r>
          <w:rPr>
            <w:rFonts w:ascii="Courier New" w:hAnsi="Courier New" w:cs="Courier New"/>
            <w:color w:val="000000" w:themeColor="text1"/>
            <w:sz w:val="20"/>
            <w:szCs w:val="20"/>
            <w:rPrChange w:id="17733" w:author="梁元" w:date="2019-05-14T19:51:36Z">
              <w:rPr>
                <w:rFonts w:ascii="Courier New" w:hAnsi="Courier New" w:cs="Courier New"/>
                <w:sz w:val="20"/>
                <w:szCs w:val="20"/>
              </w:rPr>
            </w:rPrChange>
            <w14:textFill>
              <w14:solidFill>
                <w14:schemeClr w14:val="tx1"/>
              </w14:solidFill>
            </w14:textFill>
          </w:rPr>
          <w:delText>console.log(store.getState())</w:delText>
        </w:r>
      </w:del>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736" w:author="冷雪凝" w:date="2019-05-14T19:29:01Z"/>
          <w:rFonts w:ascii="Courier New" w:hAnsi="Courier New" w:cs="Courier New"/>
          <w:color w:val="000000" w:themeColor="text1"/>
          <w:sz w:val="20"/>
          <w:szCs w:val="20"/>
          <w:rPrChange w:id="17737" w:author="梁元" w:date="2019-05-14T19:51:36Z">
            <w:rPr>
              <w:del w:id="17738" w:author="冷雪凝" w:date="2019-05-14T19:29:01Z"/>
              <w:rFonts w:ascii="Courier New" w:hAnsi="Courier New" w:cs="Courier New"/>
              <w:sz w:val="20"/>
              <w:szCs w:val="20"/>
            </w:rPr>
          </w:rPrChange>
          <w14:textFill>
            <w14:solidFill>
              <w14:schemeClr w14:val="tx1"/>
            </w14:solidFill>
          </w14:textFill>
        </w:rPr>
        <w:pPrChange w:id="17735"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740" w:author="冷雪凝" w:date="2019-05-14T19:29:01Z"/>
          <w:rFonts w:ascii="Courier New" w:hAnsi="Courier New" w:cs="Courier New"/>
          <w:color w:val="000000" w:themeColor="text1"/>
          <w:sz w:val="20"/>
          <w:szCs w:val="20"/>
          <w:rPrChange w:id="17741" w:author="梁元" w:date="2019-05-14T19:51:36Z">
            <w:rPr>
              <w:del w:id="17742" w:author="冷雪凝" w:date="2019-05-14T19:29:01Z"/>
              <w:rFonts w:ascii="Courier New" w:hAnsi="Courier New" w:cs="Courier New"/>
              <w:sz w:val="20"/>
              <w:szCs w:val="20"/>
            </w:rPr>
          </w:rPrChange>
          <w14:textFill>
            <w14:solidFill>
              <w14:schemeClr w14:val="tx1"/>
            </w14:solidFill>
          </w14:textFill>
        </w:rPr>
        <w:pPrChange w:id="17739"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7743" w:author="冷雪凝" w:date="2019-05-14T19:29:01Z">
        <w:r>
          <w:rPr>
            <w:rFonts w:ascii="Courier New" w:hAnsi="Courier New" w:cs="Courier New"/>
            <w:color w:val="000000" w:themeColor="text1"/>
            <w:sz w:val="20"/>
            <w:szCs w:val="20"/>
            <w:rPrChange w:id="17744" w:author="梁元" w:date="2019-05-14T19:51:36Z">
              <w:rPr>
                <w:rFonts w:ascii="Courier New" w:hAnsi="Courier New" w:cs="Courier New"/>
                <w:sz w:val="20"/>
                <w:szCs w:val="20"/>
              </w:rPr>
            </w:rPrChange>
            <w14:textFill>
              <w14:solidFill>
                <w14:schemeClr w14:val="tx1"/>
              </w14:solidFill>
            </w14:textFill>
          </w:rPr>
          <w:delText>/* Prints</w:delText>
        </w:r>
      </w:del>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747" w:author="冷雪凝" w:date="2019-05-14T19:29:01Z"/>
          <w:rFonts w:ascii="Courier New" w:hAnsi="Courier New" w:cs="Courier New"/>
          <w:color w:val="000000" w:themeColor="text1"/>
          <w:sz w:val="20"/>
          <w:szCs w:val="20"/>
          <w:rPrChange w:id="17748" w:author="梁元" w:date="2019-05-14T19:51:36Z">
            <w:rPr>
              <w:del w:id="17749" w:author="冷雪凝" w:date="2019-05-14T19:29:01Z"/>
              <w:rFonts w:ascii="Courier New" w:hAnsi="Courier New" w:cs="Courier New"/>
              <w:sz w:val="20"/>
              <w:szCs w:val="20"/>
            </w:rPr>
          </w:rPrChange>
          <w14:textFill>
            <w14:solidFill>
              <w14:schemeClr w14:val="tx1"/>
            </w14:solidFill>
          </w14:textFill>
        </w:rPr>
        <w:pPrChange w:id="17746"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7750" w:author="冷雪凝" w:date="2019-05-14T19:29:01Z">
        <w:r>
          <w:rPr>
            <w:rFonts w:ascii="Courier New" w:hAnsi="Courier New" w:cs="Courier New"/>
            <w:color w:val="000000" w:themeColor="text1"/>
            <w:sz w:val="20"/>
            <w:szCs w:val="20"/>
            <w:rPrChange w:id="17751" w:author="梁元" w:date="2019-05-14T19:51:36Z">
              <w:rPr>
                <w:rFonts w:ascii="Courier New" w:hAnsi="Courier New" w:cs="Courier New"/>
                <w:sz w:val="20"/>
                <w:szCs w:val="20"/>
              </w:rPr>
            </w:rPrChange>
            <w14:textFill>
              <w14:solidFill>
                <w14:schemeClr w14:val="tx1"/>
              </w14:solidFill>
            </w14:textFill>
          </w:rPr>
          <w:delText>{</w:delText>
        </w:r>
      </w:del>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754" w:author="冷雪凝" w:date="2019-05-14T19:29:01Z"/>
          <w:rFonts w:ascii="Courier New" w:hAnsi="Courier New" w:cs="Courier New"/>
          <w:color w:val="000000" w:themeColor="text1"/>
          <w:sz w:val="20"/>
          <w:szCs w:val="20"/>
          <w:rPrChange w:id="17755" w:author="梁元" w:date="2019-05-14T19:51:36Z">
            <w:rPr>
              <w:del w:id="17756" w:author="冷雪凝" w:date="2019-05-14T19:29:01Z"/>
              <w:rFonts w:ascii="Courier New" w:hAnsi="Courier New" w:cs="Courier New"/>
              <w:sz w:val="20"/>
              <w:szCs w:val="20"/>
            </w:rPr>
          </w:rPrChange>
          <w14:textFill>
            <w14:solidFill>
              <w14:schemeClr w14:val="tx1"/>
            </w14:solidFill>
          </w14:textFill>
        </w:rPr>
        <w:pPrChange w:id="17753"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7757" w:author="冷雪凝" w:date="2019-05-14T19:29:01Z">
        <w:r>
          <w:rPr>
            <w:rFonts w:ascii="Courier New" w:hAnsi="Courier New" w:cs="Courier New"/>
            <w:color w:val="000000" w:themeColor="text1"/>
            <w:sz w:val="20"/>
            <w:szCs w:val="20"/>
            <w:rPrChange w:id="17758" w:author="梁元" w:date="2019-05-14T19:51:36Z">
              <w:rPr>
                <w:rFonts w:ascii="Courier New" w:hAnsi="Courier New" w:cs="Courier New"/>
                <w:sz w:val="20"/>
                <w:szCs w:val="20"/>
              </w:rPr>
            </w:rPrChange>
            <w14:textFill>
              <w14:solidFill>
                <w14:schemeClr w14:val="tx1"/>
              </w14:solidFill>
            </w14:textFill>
          </w:rPr>
          <w:delText xml:space="preserve">  visibilityFilter: 'SHOW_ALL',</w:delText>
        </w:r>
      </w:del>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761" w:author="冷雪凝" w:date="2019-05-14T19:29:01Z"/>
          <w:rFonts w:ascii="Courier New" w:hAnsi="Courier New" w:cs="Courier New"/>
          <w:color w:val="000000" w:themeColor="text1"/>
          <w:sz w:val="20"/>
          <w:szCs w:val="20"/>
          <w:rPrChange w:id="17762" w:author="梁元" w:date="2019-05-14T19:51:36Z">
            <w:rPr>
              <w:del w:id="17763" w:author="冷雪凝" w:date="2019-05-14T19:29:01Z"/>
              <w:rFonts w:ascii="Courier New" w:hAnsi="Courier New" w:cs="Courier New"/>
              <w:sz w:val="20"/>
              <w:szCs w:val="20"/>
            </w:rPr>
          </w:rPrChange>
          <w14:textFill>
            <w14:solidFill>
              <w14:schemeClr w14:val="tx1"/>
            </w14:solidFill>
          </w14:textFill>
        </w:rPr>
        <w:pPrChange w:id="17760"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7764" w:author="冷雪凝" w:date="2019-05-14T19:29:01Z">
        <w:r>
          <w:rPr>
            <w:rFonts w:ascii="Courier New" w:hAnsi="Courier New" w:cs="Courier New"/>
            <w:color w:val="000000" w:themeColor="text1"/>
            <w:sz w:val="20"/>
            <w:szCs w:val="20"/>
            <w:rPrChange w:id="17765" w:author="梁元" w:date="2019-05-14T19:51:36Z">
              <w:rPr>
                <w:rFonts w:ascii="Courier New" w:hAnsi="Courier New" w:cs="Courier New"/>
                <w:sz w:val="20"/>
                <w:szCs w:val="20"/>
              </w:rPr>
            </w:rPrChange>
            <w14:textFill>
              <w14:solidFill>
                <w14:schemeClr w14:val="tx1"/>
              </w14:solidFill>
            </w14:textFill>
          </w:rPr>
          <w:delText xml:space="preserve">  todos: [</w:delText>
        </w:r>
      </w:del>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768" w:author="冷雪凝" w:date="2019-05-14T19:29:01Z"/>
          <w:rFonts w:ascii="Courier New" w:hAnsi="Courier New" w:cs="Courier New"/>
          <w:color w:val="000000" w:themeColor="text1"/>
          <w:sz w:val="20"/>
          <w:szCs w:val="20"/>
          <w:rPrChange w:id="17769" w:author="梁元" w:date="2019-05-14T19:51:36Z">
            <w:rPr>
              <w:del w:id="17770" w:author="冷雪凝" w:date="2019-05-14T19:29:01Z"/>
              <w:rFonts w:ascii="Courier New" w:hAnsi="Courier New" w:cs="Courier New"/>
              <w:sz w:val="20"/>
              <w:szCs w:val="20"/>
            </w:rPr>
          </w:rPrChange>
          <w14:textFill>
            <w14:solidFill>
              <w14:schemeClr w14:val="tx1"/>
            </w14:solidFill>
          </w14:textFill>
        </w:rPr>
        <w:pPrChange w:id="17767"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7771" w:author="冷雪凝" w:date="2019-05-14T19:29:01Z">
        <w:r>
          <w:rPr>
            <w:rFonts w:ascii="Courier New" w:hAnsi="Courier New" w:cs="Courier New"/>
            <w:color w:val="000000" w:themeColor="text1"/>
            <w:sz w:val="20"/>
            <w:szCs w:val="20"/>
            <w:rPrChange w:id="17772" w:author="梁元" w:date="2019-05-14T19:51:36Z">
              <w:rPr>
                <w:rFonts w:ascii="Courier New" w:hAnsi="Courier New" w:cs="Courier New"/>
                <w:sz w:val="20"/>
                <w:szCs w:val="20"/>
              </w:rPr>
            </w:rPrChange>
            <w14:textFill>
              <w14:solidFill>
                <w14:schemeClr w14:val="tx1"/>
              </w14:solidFill>
            </w14:textFill>
          </w:rPr>
          <w:delText xml:space="preserve">    {</w:delText>
        </w:r>
      </w:del>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775" w:author="冷雪凝" w:date="2019-05-14T19:29:01Z"/>
          <w:rFonts w:ascii="Courier New" w:hAnsi="Courier New" w:cs="Courier New"/>
          <w:color w:val="000000" w:themeColor="text1"/>
          <w:sz w:val="20"/>
          <w:szCs w:val="20"/>
          <w:rPrChange w:id="17776" w:author="梁元" w:date="2019-05-14T19:51:36Z">
            <w:rPr>
              <w:del w:id="17777" w:author="冷雪凝" w:date="2019-05-14T19:29:01Z"/>
              <w:rFonts w:ascii="Courier New" w:hAnsi="Courier New" w:cs="Courier New"/>
              <w:sz w:val="20"/>
              <w:szCs w:val="20"/>
            </w:rPr>
          </w:rPrChange>
          <w14:textFill>
            <w14:solidFill>
              <w14:schemeClr w14:val="tx1"/>
            </w14:solidFill>
          </w14:textFill>
        </w:rPr>
        <w:pPrChange w:id="17774"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7778" w:author="冷雪凝" w:date="2019-05-14T19:29:01Z">
        <w:r>
          <w:rPr>
            <w:rFonts w:ascii="Courier New" w:hAnsi="Courier New" w:cs="Courier New"/>
            <w:color w:val="000000" w:themeColor="text1"/>
            <w:sz w:val="20"/>
            <w:szCs w:val="20"/>
            <w:rPrChange w:id="17779" w:author="梁元" w:date="2019-05-14T19:51:36Z">
              <w:rPr>
                <w:rFonts w:ascii="Courier New" w:hAnsi="Courier New" w:cs="Courier New"/>
                <w:sz w:val="20"/>
                <w:szCs w:val="20"/>
              </w:rPr>
            </w:rPrChange>
            <w14:textFill>
              <w14:solidFill>
                <w14:schemeClr w14:val="tx1"/>
              </w14:solidFill>
            </w14:textFill>
          </w:rPr>
          <w:delText xml:space="preserve">      text: 'Consider using Redux',</w:delText>
        </w:r>
      </w:del>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782" w:author="冷雪凝" w:date="2019-05-14T19:29:01Z"/>
          <w:rFonts w:ascii="Courier New" w:hAnsi="Courier New" w:cs="Courier New"/>
          <w:color w:val="000000" w:themeColor="text1"/>
          <w:sz w:val="20"/>
          <w:szCs w:val="20"/>
          <w:rPrChange w:id="17783" w:author="梁元" w:date="2019-05-14T19:51:36Z">
            <w:rPr>
              <w:del w:id="17784" w:author="冷雪凝" w:date="2019-05-14T19:29:01Z"/>
              <w:rFonts w:ascii="Courier New" w:hAnsi="Courier New" w:cs="Courier New"/>
              <w:sz w:val="20"/>
              <w:szCs w:val="20"/>
            </w:rPr>
          </w:rPrChange>
          <w14:textFill>
            <w14:solidFill>
              <w14:schemeClr w14:val="tx1"/>
            </w14:solidFill>
          </w14:textFill>
        </w:rPr>
        <w:pPrChange w:id="17781"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7785" w:author="冷雪凝" w:date="2019-05-14T19:29:01Z">
        <w:r>
          <w:rPr>
            <w:rFonts w:ascii="Courier New" w:hAnsi="Courier New" w:cs="Courier New"/>
            <w:color w:val="000000" w:themeColor="text1"/>
            <w:sz w:val="20"/>
            <w:szCs w:val="20"/>
            <w:rPrChange w:id="17786" w:author="梁元" w:date="2019-05-14T19:51:36Z">
              <w:rPr>
                <w:rFonts w:ascii="Courier New" w:hAnsi="Courier New" w:cs="Courier New"/>
                <w:sz w:val="20"/>
                <w:szCs w:val="20"/>
              </w:rPr>
            </w:rPrChange>
            <w14:textFill>
              <w14:solidFill>
                <w14:schemeClr w14:val="tx1"/>
              </w14:solidFill>
            </w14:textFill>
          </w:rPr>
          <w:delText xml:space="preserve">      completed: true,</w:delText>
        </w:r>
      </w:del>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789" w:author="冷雪凝" w:date="2019-05-14T19:29:01Z"/>
          <w:rFonts w:ascii="Courier New" w:hAnsi="Courier New" w:cs="Courier New"/>
          <w:color w:val="000000" w:themeColor="text1"/>
          <w:sz w:val="20"/>
          <w:szCs w:val="20"/>
          <w:rPrChange w:id="17790" w:author="梁元" w:date="2019-05-14T19:51:36Z">
            <w:rPr>
              <w:del w:id="17791" w:author="冷雪凝" w:date="2019-05-14T19:29:01Z"/>
              <w:rFonts w:ascii="Courier New" w:hAnsi="Courier New" w:cs="Courier New"/>
              <w:sz w:val="20"/>
              <w:szCs w:val="20"/>
            </w:rPr>
          </w:rPrChange>
          <w14:textFill>
            <w14:solidFill>
              <w14:schemeClr w14:val="tx1"/>
            </w14:solidFill>
          </w14:textFill>
        </w:rPr>
        <w:pPrChange w:id="17788"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7792" w:author="冷雪凝" w:date="2019-05-14T19:29:01Z">
        <w:r>
          <w:rPr>
            <w:rFonts w:ascii="Courier New" w:hAnsi="Courier New" w:cs="Courier New"/>
            <w:color w:val="000000" w:themeColor="text1"/>
            <w:sz w:val="20"/>
            <w:szCs w:val="20"/>
            <w:rPrChange w:id="17793" w:author="梁元" w:date="2019-05-14T19:51:36Z">
              <w:rPr>
                <w:rFonts w:ascii="Courier New" w:hAnsi="Courier New" w:cs="Courier New"/>
                <w:sz w:val="20"/>
                <w:szCs w:val="20"/>
              </w:rPr>
            </w:rPrChange>
            <w14:textFill>
              <w14:solidFill>
                <w14:schemeClr w14:val="tx1"/>
              </w14:solidFill>
            </w14:textFill>
          </w:rPr>
          <w:delText xml:space="preserve">    },</w:delText>
        </w:r>
      </w:del>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796" w:author="冷雪凝" w:date="2019-05-14T19:29:01Z"/>
          <w:rFonts w:ascii="Courier New" w:hAnsi="Courier New" w:cs="Courier New"/>
          <w:color w:val="000000" w:themeColor="text1"/>
          <w:sz w:val="20"/>
          <w:szCs w:val="20"/>
          <w:rPrChange w:id="17797" w:author="梁元" w:date="2019-05-14T19:51:36Z">
            <w:rPr>
              <w:del w:id="17798" w:author="冷雪凝" w:date="2019-05-14T19:29:01Z"/>
              <w:rFonts w:ascii="Courier New" w:hAnsi="Courier New" w:cs="Courier New"/>
              <w:sz w:val="20"/>
              <w:szCs w:val="20"/>
            </w:rPr>
          </w:rPrChange>
          <w14:textFill>
            <w14:solidFill>
              <w14:schemeClr w14:val="tx1"/>
            </w14:solidFill>
          </w14:textFill>
        </w:rPr>
        <w:pPrChange w:id="17795"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7799" w:author="冷雪凝" w:date="2019-05-14T19:29:01Z">
        <w:r>
          <w:rPr>
            <w:rFonts w:ascii="Courier New" w:hAnsi="Courier New" w:cs="Courier New"/>
            <w:color w:val="000000" w:themeColor="text1"/>
            <w:sz w:val="20"/>
            <w:szCs w:val="20"/>
            <w:rPrChange w:id="17800" w:author="梁元" w:date="2019-05-14T19:51:36Z">
              <w:rPr>
                <w:rFonts w:ascii="Courier New" w:hAnsi="Courier New" w:cs="Courier New"/>
                <w:sz w:val="20"/>
                <w:szCs w:val="20"/>
              </w:rPr>
            </w:rPrChange>
            <w14:textFill>
              <w14:solidFill>
                <w14:schemeClr w14:val="tx1"/>
              </w14:solidFill>
            </w14:textFill>
          </w:rPr>
          <w:delText xml:space="preserve">    {</w:delText>
        </w:r>
      </w:del>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803" w:author="冷雪凝" w:date="2019-05-14T19:29:01Z"/>
          <w:rFonts w:ascii="Courier New" w:hAnsi="Courier New" w:cs="Courier New"/>
          <w:color w:val="000000" w:themeColor="text1"/>
          <w:sz w:val="20"/>
          <w:szCs w:val="20"/>
          <w:rPrChange w:id="17804" w:author="梁元" w:date="2019-05-14T19:51:36Z">
            <w:rPr>
              <w:del w:id="17805" w:author="冷雪凝" w:date="2019-05-14T19:29:01Z"/>
              <w:rFonts w:ascii="Courier New" w:hAnsi="Courier New" w:cs="Courier New"/>
              <w:sz w:val="20"/>
              <w:szCs w:val="20"/>
            </w:rPr>
          </w:rPrChange>
          <w14:textFill>
            <w14:solidFill>
              <w14:schemeClr w14:val="tx1"/>
            </w14:solidFill>
          </w14:textFill>
        </w:rPr>
        <w:pPrChange w:id="17802"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7806" w:author="冷雪凝" w:date="2019-05-14T19:29:01Z">
        <w:r>
          <w:rPr>
            <w:rFonts w:ascii="Courier New" w:hAnsi="Courier New" w:cs="Courier New"/>
            <w:color w:val="000000" w:themeColor="text1"/>
            <w:sz w:val="20"/>
            <w:szCs w:val="20"/>
            <w:rPrChange w:id="17807" w:author="梁元" w:date="2019-05-14T19:51:36Z">
              <w:rPr>
                <w:rFonts w:ascii="Courier New" w:hAnsi="Courier New" w:cs="Courier New"/>
                <w:sz w:val="20"/>
                <w:szCs w:val="20"/>
              </w:rPr>
            </w:rPrChange>
            <w14:textFill>
              <w14:solidFill>
                <w14:schemeClr w14:val="tx1"/>
              </w14:solidFill>
            </w14:textFill>
          </w:rPr>
          <w:delText xml:space="preserve">      text: 'Keep all state in a single tree',</w:delText>
        </w:r>
      </w:del>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810" w:author="冷雪凝" w:date="2019-05-14T19:29:01Z"/>
          <w:rFonts w:ascii="Courier New" w:hAnsi="Courier New" w:cs="Courier New"/>
          <w:color w:val="000000" w:themeColor="text1"/>
          <w:sz w:val="20"/>
          <w:szCs w:val="20"/>
          <w:rPrChange w:id="17811" w:author="梁元" w:date="2019-05-14T19:51:36Z">
            <w:rPr>
              <w:del w:id="17812" w:author="冷雪凝" w:date="2019-05-14T19:29:01Z"/>
              <w:rFonts w:ascii="Courier New" w:hAnsi="Courier New" w:cs="Courier New"/>
              <w:sz w:val="20"/>
              <w:szCs w:val="20"/>
            </w:rPr>
          </w:rPrChange>
          <w14:textFill>
            <w14:solidFill>
              <w14:schemeClr w14:val="tx1"/>
            </w14:solidFill>
          </w14:textFill>
        </w:rPr>
        <w:pPrChange w:id="17809"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7813" w:author="冷雪凝" w:date="2019-05-14T19:29:01Z">
        <w:r>
          <w:rPr>
            <w:rFonts w:ascii="Courier New" w:hAnsi="Courier New" w:cs="Courier New"/>
            <w:color w:val="000000" w:themeColor="text1"/>
            <w:sz w:val="20"/>
            <w:szCs w:val="20"/>
            <w:rPrChange w:id="17814" w:author="梁元" w:date="2019-05-14T19:51:36Z">
              <w:rPr>
                <w:rFonts w:ascii="Courier New" w:hAnsi="Courier New" w:cs="Courier New"/>
                <w:sz w:val="20"/>
                <w:szCs w:val="20"/>
              </w:rPr>
            </w:rPrChange>
            <w14:textFill>
              <w14:solidFill>
                <w14:schemeClr w14:val="tx1"/>
              </w14:solidFill>
            </w14:textFill>
          </w:rPr>
          <w:delText xml:space="preserve">      completed: false</w:delText>
        </w:r>
      </w:del>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817" w:author="冷雪凝" w:date="2019-05-14T19:29:01Z"/>
          <w:rFonts w:ascii="Courier New" w:hAnsi="Courier New" w:cs="Courier New"/>
          <w:color w:val="000000" w:themeColor="text1"/>
          <w:sz w:val="20"/>
          <w:szCs w:val="20"/>
          <w:rPrChange w:id="17818" w:author="梁元" w:date="2019-05-14T19:51:36Z">
            <w:rPr>
              <w:del w:id="17819" w:author="冷雪凝" w:date="2019-05-14T19:29:01Z"/>
              <w:rFonts w:ascii="Courier New" w:hAnsi="Courier New" w:cs="Courier New"/>
              <w:sz w:val="20"/>
              <w:szCs w:val="20"/>
            </w:rPr>
          </w:rPrChange>
          <w14:textFill>
            <w14:solidFill>
              <w14:schemeClr w14:val="tx1"/>
            </w14:solidFill>
          </w14:textFill>
        </w:rPr>
        <w:pPrChange w:id="17816"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7820" w:author="冷雪凝" w:date="2019-05-14T19:29:01Z">
        <w:r>
          <w:rPr>
            <w:rFonts w:ascii="Courier New" w:hAnsi="Courier New" w:cs="Courier New"/>
            <w:color w:val="000000" w:themeColor="text1"/>
            <w:sz w:val="20"/>
            <w:szCs w:val="20"/>
            <w:rPrChange w:id="17821" w:author="梁元" w:date="2019-05-14T19:51:36Z">
              <w:rPr>
                <w:rFonts w:ascii="Courier New" w:hAnsi="Courier New" w:cs="Courier New"/>
                <w:sz w:val="20"/>
                <w:szCs w:val="20"/>
              </w:rPr>
            </w:rPrChange>
            <w14:textFill>
              <w14:solidFill>
                <w14:schemeClr w14:val="tx1"/>
              </w14:solidFill>
            </w14:textFill>
          </w:rPr>
          <w:delText xml:space="preserve">    }</w:delText>
        </w:r>
      </w:del>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824" w:author="冷雪凝" w:date="2019-05-14T19:29:01Z"/>
          <w:rFonts w:ascii="Courier New" w:hAnsi="Courier New" w:cs="Courier New"/>
          <w:color w:val="000000" w:themeColor="text1"/>
          <w:sz w:val="20"/>
          <w:szCs w:val="20"/>
          <w:rPrChange w:id="17825" w:author="梁元" w:date="2019-05-14T19:51:36Z">
            <w:rPr>
              <w:del w:id="17826" w:author="冷雪凝" w:date="2019-05-14T19:29:01Z"/>
              <w:rFonts w:ascii="Courier New" w:hAnsi="Courier New" w:cs="Courier New"/>
              <w:sz w:val="20"/>
              <w:szCs w:val="20"/>
            </w:rPr>
          </w:rPrChange>
          <w14:textFill>
            <w14:solidFill>
              <w14:schemeClr w14:val="tx1"/>
            </w14:solidFill>
          </w14:textFill>
        </w:rPr>
        <w:pPrChange w:id="17823"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7827" w:author="冷雪凝" w:date="2019-05-14T19:29:01Z">
        <w:r>
          <w:rPr>
            <w:rFonts w:ascii="Courier New" w:hAnsi="Courier New" w:cs="Courier New"/>
            <w:color w:val="000000" w:themeColor="text1"/>
            <w:sz w:val="20"/>
            <w:szCs w:val="20"/>
            <w:rPrChange w:id="17828" w:author="梁元" w:date="2019-05-14T19:51:36Z">
              <w:rPr>
                <w:rFonts w:ascii="Courier New" w:hAnsi="Courier New" w:cs="Courier New"/>
                <w:sz w:val="20"/>
                <w:szCs w:val="20"/>
              </w:rPr>
            </w:rPrChange>
            <w14:textFill>
              <w14:solidFill>
                <w14:schemeClr w14:val="tx1"/>
              </w14:solidFill>
            </w14:textFill>
          </w:rPr>
          <w:delText xml:space="preserve">  ]</w:delText>
        </w:r>
      </w:del>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831" w:author="冷雪凝" w:date="2019-05-14T19:29:01Z"/>
          <w:rFonts w:ascii="Courier New" w:hAnsi="Courier New" w:cs="Courier New"/>
          <w:color w:val="000000" w:themeColor="text1"/>
          <w:sz w:val="20"/>
          <w:szCs w:val="20"/>
          <w:rPrChange w:id="17832" w:author="梁元" w:date="2019-05-14T19:51:36Z">
            <w:rPr>
              <w:del w:id="17833" w:author="冷雪凝" w:date="2019-05-14T19:29:01Z"/>
              <w:rFonts w:ascii="Courier New" w:hAnsi="Courier New" w:cs="Courier New"/>
              <w:sz w:val="20"/>
              <w:szCs w:val="20"/>
            </w:rPr>
          </w:rPrChange>
          <w14:textFill>
            <w14:solidFill>
              <w14:schemeClr w14:val="tx1"/>
            </w14:solidFill>
          </w14:textFill>
        </w:rPr>
        <w:pPrChange w:id="17830"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7834" w:author="冷雪凝" w:date="2019-05-14T19:29:01Z">
        <w:r>
          <w:rPr>
            <w:rFonts w:ascii="Courier New" w:hAnsi="Courier New" w:cs="Courier New"/>
            <w:color w:val="000000" w:themeColor="text1"/>
            <w:sz w:val="20"/>
            <w:szCs w:val="20"/>
            <w:rPrChange w:id="17835" w:author="梁元" w:date="2019-05-14T19:51:36Z">
              <w:rPr>
                <w:rFonts w:ascii="Courier New" w:hAnsi="Courier New" w:cs="Courier New"/>
                <w:sz w:val="20"/>
                <w:szCs w:val="20"/>
              </w:rPr>
            </w:rPrChange>
            <w14:textFill>
              <w14:solidFill>
                <w14:schemeClr w14:val="tx1"/>
              </w14:solidFill>
            </w14:textFill>
          </w:rPr>
          <w:delText>}</w:delText>
        </w:r>
      </w:del>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del w:id="17838" w:author="冷雪凝" w:date="2019-05-14T19:29:01Z"/>
          <w:rFonts w:ascii="Courier New" w:hAnsi="Courier New" w:cs="Courier New"/>
          <w:color w:val="000000" w:themeColor="text1"/>
          <w:sz w:val="20"/>
          <w:szCs w:val="20"/>
          <w:rPrChange w:id="17839" w:author="梁元" w:date="2019-05-14T19:51:36Z">
            <w:rPr>
              <w:del w:id="17840" w:author="冷雪凝" w:date="2019-05-14T19:29:01Z"/>
              <w:rFonts w:ascii="Courier New" w:hAnsi="Courier New" w:cs="Courier New"/>
              <w:sz w:val="20"/>
              <w:szCs w:val="20"/>
            </w:rPr>
          </w:rPrChange>
          <w14:textFill>
            <w14:solidFill>
              <w14:schemeClr w14:val="tx1"/>
            </w14:solidFill>
          </w14:textFill>
        </w:rPr>
        <w:pPrChange w:id="17837" w:author="冷雪凝" w:date="2019-05-14T12:21:32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7841" w:author="冷雪凝" w:date="2019-05-14T19:29:01Z">
        <w:r>
          <w:rPr>
            <w:rFonts w:ascii="Courier New" w:hAnsi="Courier New" w:cs="Courier New"/>
            <w:color w:val="000000" w:themeColor="text1"/>
            <w:sz w:val="20"/>
            <w:szCs w:val="20"/>
            <w:rPrChange w:id="17842" w:author="梁元" w:date="2019-05-14T19:51:36Z">
              <w:rPr>
                <w:rFonts w:ascii="Courier New" w:hAnsi="Courier New" w:cs="Courier New"/>
                <w:sz w:val="20"/>
                <w:szCs w:val="20"/>
              </w:rPr>
            </w:rPrChange>
            <w14:textFill>
              <w14:solidFill>
                <w14:schemeClr w14:val="tx1"/>
              </w14:solidFill>
            </w14:textFill>
          </w:rPr>
          <w:delText>*/</w:delText>
        </w:r>
      </w:del>
    </w:p>
    <w:p>
      <w:pPr>
        <w:pStyle w:val="3"/>
        <w:numPr>
          <w:ilvl w:val="0"/>
          <w:numId w:val="20"/>
        </w:numPr>
        <w:spacing w:line="240" w:lineRule="auto"/>
        <w:ind w:firstLine="562" w:firstLineChars="200"/>
        <w:rPr>
          <w:del w:id="17845" w:author="冷雪凝" w:date="2019-05-14T19:29:01Z"/>
          <w:rFonts w:hint="eastAsia" w:ascii="仿宋" w:hAnsi="仿宋" w:eastAsia="仿宋"/>
          <w:color w:val="000000" w:themeColor="text1"/>
          <w:sz w:val="28"/>
          <w:szCs w:val="28"/>
          <w:rPrChange w:id="17846" w:author="梁元" w:date="2019-05-14T19:51:36Z">
            <w:rPr>
              <w:del w:id="17847" w:author="冷雪凝" w:date="2019-05-14T19:29:01Z"/>
              <w:rFonts w:hint="eastAsia" w:ascii="仿宋" w:hAnsi="仿宋" w:eastAsia="仿宋"/>
              <w:sz w:val="28"/>
              <w:szCs w:val="28"/>
            </w:rPr>
          </w:rPrChange>
          <w14:textFill>
            <w14:solidFill>
              <w14:schemeClr w14:val="tx1"/>
            </w14:solidFill>
          </w14:textFill>
        </w:rPr>
        <w:pPrChange w:id="17844" w:author="冷雪凝" w:date="2019-05-14T12:21:32Z">
          <w:pPr>
            <w:pStyle w:val="3"/>
            <w:numPr>
              <w:ilvl w:val="0"/>
              <w:numId w:val="20"/>
            </w:numPr>
          </w:pPr>
        </w:pPrChange>
      </w:pPr>
      <w:del w:id="17848" w:author="冷雪凝" w:date="2019-05-14T19:29:01Z">
        <w:bookmarkStart w:id="590" w:name="_Toc2730_WPSOffice_Level2"/>
        <w:r>
          <w:rPr>
            <w:rFonts w:hint="eastAsia" w:ascii="仿宋" w:hAnsi="仿宋" w:eastAsia="仿宋"/>
            <w:color w:val="000000" w:themeColor="text1"/>
            <w:sz w:val="28"/>
            <w:szCs w:val="28"/>
            <w:lang w:val="en-US" w:eastAsia="zh-CN"/>
            <w:rPrChange w:id="17849" w:author="梁元" w:date="2019-05-14T19:51:36Z">
              <w:rPr>
                <w:rFonts w:hint="eastAsia" w:ascii="仿宋" w:hAnsi="仿宋" w:eastAsia="仿宋"/>
                <w:sz w:val="28"/>
                <w:szCs w:val="28"/>
                <w:lang w:val="en-US" w:eastAsia="zh-CN"/>
              </w:rPr>
            </w:rPrChange>
            <w14:textFill>
              <w14:solidFill>
                <w14:schemeClr w14:val="tx1"/>
              </w14:solidFill>
            </w14:textFill>
          </w:rPr>
          <w:delText>State 是只读的</w:delText>
        </w:r>
        <w:bookmarkEnd w:id="590"/>
      </w:del>
    </w:p>
    <w:p>
      <w:pPr>
        <w:pStyle w:val="11"/>
        <w:ind w:firstLine="482" w:firstLineChars="200"/>
        <w:rPr>
          <w:del w:id="17852" w:author="冷雪凝" w:date="2019-05-14T19:29:01Z"/>
          <w:color w:val="000000" w:themeColor="text1"/>
          <w:rPrChange w:id="17853" w:author="梁元" w:date="2019-05-14T19:51:36Z">
            <w:rPr>
              <w:del w:id="17854" w:author="冷雪凝" w:date="2019-05-14T19:29:01Z"/>
            </w:rPr>
          </w:rPrChange>
          <w14:textFill>
            <w14:solidFill>
              <w14:schemeClr w14:val="tx1"/>
            </w14:solidFill>
          </w14:textFill>
        </w:rPr>
        <w:pPrChange w:id="17851" w:author="冷雪凝" w:date="2019-05-14T12:21:32Z">
          <w:pPr>
            <w:pStyle w:val="11"/>
          </w:pPr>
        </w:pPrChange>
      </w:pPr>
      <w:del w:id="17855" w:author="冷雪凝" w:date="2019-05-14T19:29:01Z">
        <w:r>
          <w:rPr>
            <w:rStyle w:val="16"/>
            <w:color w:val="000000" w:themeColor="text1"/>
            <w:rPrChange w:id="17856" w:author="梁元" w:date="2019-05-14T19:51:36Z">
              <w:rPr>
                <w:rStyle w:val="16"/>
              </w:rPr>
            </w:rPrChange>
            <w14:textFill>
              <w14:solidFill>
                <w14:schemeClr w14:val="tx1"/>
              </w14:solidFill>
            </w14:textFill>
          </w:rPr>
          <w:delText xml:space="preserve">惟一改变 state 的方法就是触发 </w:delText>
        </w:r>
      </w:del>
      <w:del w:id="17858" w:author="冷雪凝" w:date="2019-05-14T19:29:01Z">
        <w:r>
          <w:rPr>
            <w:color w:val="000000" w:themeColor="text1"/>
            <w:rPrChange w:id="17859" w:author="梁元" w:date="2019-05-14T19:51:36Z">
              <w:rPr/>
            </w:rPrChange>
            <w14:textFill>
              <w14:solidFill>
                <w14:schemeClr w14:val="tx1"/>
              </w14:solidFill>
            </w14:textFill>
          </w:rPr>
          <w:fldChar w:fldCharType="begin"/>
        </w:r>
      </w:del>
      <w:del w:id="17861" w:author="冷雪凝" w:date="2019-05-14T19:29:01Z">
        <w:r>
          <w:rPr>
            <w:color w:val="000000" w:themeColor="text1"/>
            <w:rPrChange w:id="17862" w:author="梁元" w:date="2019-05-14T19:51:36Z">
              <w:rPr/>
            </w:rPrChange>
            <w14:textFill>
              <w14:solidFill>
                <w14:schemeClr w14:val="tx1"/>
              </w14:solidFill>
            </w14:textFill>
          </w:rPr>
          <w:delInstrText xml:space="preserve"> HYPERLINK "http://www.redux.org.cn/docs/Glossary.html" \l "action" </w:delInstrText>
        </w:r>
      </w:del>
      <w:del w:id="17864" w:author="冷雪凝" w:date="2019-05-14T19:29:01Z">
        <w:r>
          <w:rPr>
            <w:color w:val="000000" w:themeColor="text1"/>
            <w:rPrChange w:id="17865" w:author="梁元" w:date="2019-05-14T19:51:36Z">
              <w:rPr/>
            </w:rPrChange>
            <w14:textFill>
              <w14:solidFill>
                <w14:schemeClr w14:val="tx1"/>
              </w14:solidFill>
            </w14:textFill>
          </w:rPr>
          <w:fldChar w:fldCharType="separate"/>
        </w:r>
      </w:del>
      <w:del w:id="17867" w:author="冷雪凝" w:date="2019-05-14T19:29:01Z">
        <w:r>
          <w:rPr>
            <w:rStyle w:val="18"/>
            <w:b/>
            <w:bCs/>
            <w:color w:val="000000" w:themeColor="text1"/>
            <w:rPrChange w:id="17868" w:author="梁元" w:date="2019-05-14T19:51:36Z">
              <w:rPr>
                <w:rStyle w:val="18"/>
                <w:b/>
                <w:bCs/>
              </w:rPr>
            </w:rPrChange>
            <w14:textFill>
              <w14:solidFill>
                <w14:schemeClr w14:val="tx1"/>
              </w14:solidFill>
            </w14:textFill>
          </w:rPr>
          <w:delText>action</w:delText>
        </w:r>
      </w:del>
      <w:del w:id="17870" w:author="冷雪凝" w:date="2019-05-14T19:29:01Z">
        <w:r>
          <w:rPr>
            <w:rStyle w:val="18"/>
            <w:b/>
            <w:bCs/>
            <w:color w:val="000000" w:themeColor="text1"/>
            <w:rPrChange w:id="17871" w:author="梁元" w:date="2019-05-14T19:51:36Z">
              <w:rPr>
                <w:rStyle w:val="18"/>
                <w:b/>
                <w:bCs/>
              </w:rPr>
            </w:rPrChange>
            <w14:textFill>
              <w14:solidFill>
                <w14:schemeClr w14:val="tx1"/>
              </w14:solidFill>
            </w14:textFill>
          </w:rPr>
          <w:fldChar w:fldCharType="end"/>
        </w:r>
      </w:del>
      <w:del w:id="17873" w:author="冷雪凝" w:date="2019-05-14T19:29:01Z">
        <w:r>
          <w:rPr>
            <w:rStyle w:val="16"/>
            <w:color w:val="000000" w:themeColor="text1"/>
            <w:rPrChange w:id="17874" w:author="梁元" w:date="2019-05-14T19:51:36Z">
              <w:rPr>
                <w:rStyle w:val="16"/>
              </w:rPr>
            </w:rPrChange>
            <w14:textFill>
              <w14:solidFill>
                <w14:schemeClr w14:val="tx1"/>
              </w14:solidFill>
            </w14:textFill>
          </w:rPr>
          <w:delText>，action 是一个用于描述已发生事件的普通对象。</w:delText>
        </w:r>
      </w:del>
    </w:p>
    <w:p>
      <w:pPr>
        <w:pStyle w:val="11"/>
        <w:ind w:firstLine="480" w:firstLineChars="200"/>
        <w:rPr>
          <w:del w:id="17877" w:author="冷雪凝" w:date="2019-05-14T19:29:01Z"/>
          <w:color w:val="000000" w:themeColor="text1"/>
          <w:rPrChange w:id="17878" w:author="梁元" w:date="2019-05-14T19:51:36Z">
            <w:rPr>
              <w:del w:id="17879" w:author="冷雪凝" w:date="2019-05-14T19:29:01Z"/>
            </w:rPr>
          </w:rPrChange>
          <w14:textFill>
            <w14:solidFill>
              <w14:schemeClr w14:val="tx1"/>
            </w14:solidFill>
          </w14:textFill>
        </w:rPr>
        <w:pPrChange w:id="17876" w:author="冷雪凝" w:date="2019-05-14T12:21:32Z">
          <w:pPr>
            <w:pStyle w:val="11"/>
          </w:pPr>
        </w:pPrChange>
      </w:pPr>
      <w:del w:id="17880" w:author="冷雪凝" w:date="2019-05-14T19:29:01Z">
        <w:r>
          <w:rPr>
            <w:color w:val="000000" w:themeColor="text1"/>
            <w:rPrChange w:id="17881" w:author="梁元" w:date="2019-05-14T19:51:36Z">
              <w:rPr/>
            </w:rPrChange>
            <w14:textFill>
              <w14:solidFill>
                <w14:schemeClr w14:val="tx1"/>
              </w14:solidFill>
            </w14:textFill>
          </w:rPr>
          <w:delText>这样确保了视图和网络请求都不能直接修改 state，相反它们只能表达想要修改的意图。因为所有的修改都被集中化处理，且严格按照一个接一个的顺序执行，因此不用担心 race condition 的出现。 Action 就是普通对象而已，因此它们可以被日志打印、序列化、储存、后期调试或测试时回放出来。</w:delText>
        </w:r>
      </w:del>
    </w:p>
    <w:p>
      <w:pPr>
        <w:pStyle w:val="10"/>
        <w:ind w:firstLine="400" w:firstLineChars="200"/>
        <w:rPr>
          <w:del w:id="17884" w:author="冷雪凝" w:date="2019-05-14T19:29:01Z"/>
          <w:rStyle w:val="19"/>
          <w:color w:val="000000" w:themeColor="text1"/>
          <w:rPrChange w:id="17885" w:author="梁元" w:date="2019-05-14T19:51:36Z">
            <w:rPr>
              <w:del w:id="17886" w:author="冷雪凝" w:date="2019-05-14T19:29:01Z"/>
              <w:rStyle w:val="19"/>
            </w:rPr>
          </w:rPrChange>
          <w14:textFill>
            <w14:solidFill>
              <w14:schemeClr w14:val="tx1"/>
            </w14:solidFill>
          </w14:textFill>
        </w:rPr>
        <w:pPrChange w:id="17883" w:author="冷雪凝" w:date="2019-05-14T12:21:32Z">
          <w:pPr>
            <w:pStyle w:val="10"/>
          </w:pPr>
        </w:pPrChange>
      </w:pPr>
      <w:del w:id="17887" w:author="冷雪凝" w:date="2019-05-14T19:29:01Z">
        <w:r>
          <w:rPr>
            <w:rStyle w:val="19"/>
            <w:color w:val="000000" w:themeColor="text1"/>
            <w:rPrChange w:id="17888" w:author="梁元" w:date="2019-05-14T19:51:36Z">
              <w:rPr>
                <w:rStyle w:val="19"/>
              </w:rPr>
            </w:rPrChange>
            <w14:textFill>
              <w14:solidFill>
                <w14:schemeClr w14:val="tx1"/>
              </w14:solidFill>
            </w14:textFill>
          </w:rPr>
          <w:delText>store</w:delText>
        </w:r>
      </w:del>
      <w:del w:id="17890" w:author="冷雪凝" w:date="2019-05-14T19:29:01Z">
        <w:r>
          <w:rPr>
            <w:rStyle w:val="23"/>
            <w:color w:val="000000" w:themeColor="text1"/>
            <w:rPrChange w:id="17891" w:author="梁元" w:date="2019-05-14T19:51:36Z">
              <w:rPr>
                <w:rStyle w:val="23"/>
              </w:rPr>
            </w:rPrChange>
            <w14:textFill>
              <w14:solidFill>
                <w14:schemeClr w14:val="tx1"/>
              </w14:solidFill>
            </w14:textFill>
          </w:rPr>
          <w:delText>.dispatch({</w:delText>
        </w:r>
      </w:del>
    </w:p>
    <w:p>
      <w:pPr>
        <w:pStyle w:val="10"/>
        <w:ind w:firstLine="400" w:firstLineChars="200"/>
        <w:rPr>
          <w:del w:id="17894" w:author="冷雪凝" w:date="2019-05-14T19:29:01Z"/>
          <w:rStyle w:val="19"/>
          <w:color w:val="000000" w:themeColor="text1"/>
          <w:rPrChange w:id="17895" w:author="梁元" w:date="2019-05-14T19:51:36Z">
            <w:rPr>
              <w:del w:id="17896" w:author="冷雪凝" w:date="2019-05-14T19:29:01Z"/>
              <w:rStyle w:val="19"/>
            </w:rPr>
          </w:rPrChange>
          <w14:textFill>
            <w14:solidFill>
              <w14:schemeClr w14:val="tx1"/>
            </w14:solidFill>
          </w14:textFill>
        </w:rPr>
        <w:pPrChange w:id="17893" w:author="冷雪凝" w:date="2019-05-14T12:21:32Z">
          <w:pPr>
            <w:pStyle w:val="10"/>
          </w:pPr>
        </w:pPrChange>
      </w:pPr>
      <w:del w:id="17897" w:author="冷雪凝" w:date="2019-05-14T19:29:01Z">
        <w:r>
          <w:rPr>
            <w:rStyle w:val="19"/>
            <w:color w:val="000000" w:themeColor="text1"/>
            <w:rPrChange w:id="17898" w:author="梁元" w:date="2019-05-14T19:51:36Z">
              <w:rPr>
                <w:rStyle w:val="19"/>
              </w:rPr>
            </w:rPrChange>
            <w14:textFill>
              <w14:solidFill>
                <w14:schemeClr w14:val="tx1"/>
              </w14:solidFill>
            </w14:textFill>
          </w:rPr>
          <w:delText xml:space="preserve">  type</w:delText>
        </w:r>
      </w:del>
      <w:del w:id="17900" w:author="冷雪凝" w:date="2019-05-14T19:29:01Z">
        <w:r>
          <w:rPr>
            <w:rStyle w:val="23"/>
            <w:color w:val="000000" w:themeColor="text1"/>
            <w:rPrChange w:id="17901" w:author="梁元" w:date="2019-05-14T19:51:36Z">
              <w:rPr>
                <w:rStyle w:val="23"/>
              </w:rPr>
            </w:rPrChange>
            <w14:textFill>
              <w14:solidFill>
                <w14:schemeClr w14:val="tx1"/>
              </w14:solidFill>
            </w14:textFill>
          </w:rPr>
          <w:delText>:</w:delText>
        </w:r>
      </w:del>
      <w:del w:id="17903" w:author="冷雪凝" w:date="2019-05-14T19:29:01Z">
        <w:r>
          <w:rPr>
            <w:rStyle w:val="19"/>
            <w:color w:val="000000" w:themeColor="text1"/>
            <w:rPrChange w:id="17904" w:author="梁元" w:date="2019-05-14T19:51:36Z">
              <w:rPr>
                <w:rStyle w:val="19"/>
              </w:rPr>
            </w:rPrChange>
            <w14:textFill>
              <w14:solidFill>
                <w14:schemeClr w14:val="tx1"/>
              </w14:solidFill>
            </w14:textFill>
          </w:rPr>
          <w:delText xml:space="preserve"> </w:delText>
        </w:r>
      </w:del>
      <w:del w:id="17906" w:author="冷雪凝" w:date="2019-05-14T19:29:01Z">
        <w:r>
          <w:rPr>
            <w:rStyle w:val="23"/>
            <w:color w:val="000000" w:themeColor="text1"/>
            <w:rPrChange w:id="17907" w:author="梁元" w:date="2019-05-14T19:51:36Z">
              <w:rPr>
                <w:rStyle w:val="23"/>
              </w:rPr>
            </w:rPrChange>
            <w14:textFill>
              <w14:solidFill>
                <w14:schemeClr w14:val="tx1"/>
              </w14:solidFill>
            </w14:textFill>
          </w:rPr>
          <w:delText>'COMPLETE_TODO',</w:delText>
        </w:r>
      </w:del>
    </w:p>
    <w:p>
      <w:pPr>
        <w:pStyle w:val="10"/>
        <w:ind w:firstLine="400" w:firstLineChars="200"/>
        <w:rPr>
          <w:del w:id="17910" w:author="冷雪凝" w:date="2019-05-14T19:29:01Z"/>
          <w:rStyle w:val="19"/>
          <w:color w:val="000000" w:themeColor="text1"/>
          <w:rPrChange w:id="17911" w:author="梁元" w:date="2019-05-14T19:51:36Z">
            <w:rPr>
              <w:del w:id="17912" w:author="冷雪凝" w:date="2019-05-14T19:29:01Z"/>
              <w:rStyle w:val="19"/>
            </w:rPr>
          </w:rPrChange>
          <w14:textFill>
            <w14:solidFill>
              <w14:schemeClr w14:val="tx1"/>
            </w14:solidFill>
          </w14:textFill>
        </w:rPr>
        <w:pPrChange w:id="17909" w:author="冷雪凝" w:date="2019-05-14T12:21:32Z">
          <w:pPr>
            <w:pStyle w:val="10"/>
          </w:pPr>
        </w:pPrChange>
      </w:pPr>
      <w:del w:id="17913" w:author="冷雪凝" w:date="2019-05-14T19:29:01Z">
        <w:r>
          <w:rPr>
            <w:rStyle w:val="19"/>
            <w:color w:val="000000" w:themeColor="text1"/>
            <w:rPrChange w:id="17914" w:author="梁元" w:date="2019-05-14T19:51:36Z">
              <w:rPr>
                <w:rStyle w:val="19"/>
              </w:rPr>
            </w:rPrChange>
            <w14:textFill>
              <w14:solidFill>
                <w14:schemeClr w14:val="tx1"/>
              </w14:solidFill>
            </w14:textFill>
          </w:rPr>
          <w:delText xml:space="preserve">  index</w:delText>
        </w:r>
      </w:del>
      <w:del w:id="17916" w:author="冷雪凝" w:date="2019-05-14T19:29:01Z">
        <w:r>
          <w:rPr>
            <w:rStyle w:val="23"/>
            <w:color w:val="000000" w:themeColor="text1"/>
            <w:rPrChange w:id="17917" w:author="梁元" w:date="2019-05-14T19:51:36Z">
              <w:rPr>
                <w:rStyle w:val="23"/>
              </w:rPr>
            </w:rPrChange>
            <w14:textFill>
              <w14:solidFill>
                <w14:schemeClr w14:val="tx1"/>
              </w14:solidFill>
            </w14:textFill>
          </w:rPr>
          <w:delText>:</w:delText>
        </w:r>
      </w:del>
      <w:del w:id="17919" w:author="冷雪凝" w:date="2019-05-14T19:29:01Z">
        <w:r>
          <w:rPr>
            <w:rStyle w:val="19"/>
            <w:color w:val="000000" w:themeColor="text1"/>
            <w:rPrChange w:id="17920" w:author="梁元" w:date="2019-05-14T19:51:36Z">
              <w:rPr>
                <w:rStyle w:val="19"/>
              </w:rPr>
            </w:rPrChange>
            <w14:textFill>
              <w14:solidFill>
                <w14:schemeClr w14:val="tx1"/>
              </w14:solidFill>
            </w14:textFill>
          </w:rPr>
          <w:delText xml:space="preserve"> </w:delText>
        </w:r>
      </w:del>
      <w:del w:id="17922" w:author="冷雪凝" w:date="2019-05-14T19:29:01Z">
        <w:r>
          <w:rPr>
            <w:rStyle w:val="23"/>
            <w:color w:val="000000" w:themeColor="text1"/>
            <w:rPrChange w:id="17923" w:author="梁元" w:date="2019-05-14T19:51:36Z">
              <w:rPr>
                <w:rStyle w:val="23"/>
              </w:rPr>
            </w:rPrChange>
            <w14:textFill>
              <w14:solidFill>
                <w14:schemeClr w14:val="tx1"/>
              </w14:solidFill>
            </w14:textFill>
          </w:rPr>
          <w:delText>1</w:delText>
        </w:r>
      </w:del>
    </w:p>
    <w:p>
      <w:pPr>
        <w:pStyle w:val="10"/>
        <w:ind w:firstLine="480" w:firstLineChars="200"/>
        <w:rPr>
          <w:del w:id="17926" w:author="冷雪凝" w:date="2019-05-14T19:29:01Z"/>
          <w:rStyle w:val="19"/>
          <w:color w:val="000000" w:themeColor="text1"/>
          <w:rPrChange w:id="17927" w:author="梁元" w:date="2019-05-14T19:51:36Z">
            <w:rPr>
              <w:del w:id="17928" w:author="冷雪凝" w:date="2019-05-14T19:29:01Z"/>
              <w:rStyle w:val="19"/>
            </w:rPr>
          </w:rPrChange>
          <w14:textFill>
            <w14:solidFill>
              <w14:schemeClr w14:val="tx1"/>
            </w14:solidFill>
          </w14:textFill>
        </w:rPr>
        <w:pPrChange w:id="17925" w:author="冷雪凝" w:date="2019-05-14T12:21:32Z">
          <w:pPr>
            <w:pStyle w:val="10"/>
          </w:pPr>
        </w:pPrChange>
      </w:pPr>
      <w:del w:id="17929" w:author="冷雪凝" w:date="2019-05-14T19:29:01Z">
        <w:r>
          <w:rPr>
            <w:rStyle w:val="23"/>
            <w:color w:val="000000" w:themeColor="text1"/>
            <w:rPrChange w:id="17930" w:author="梁元" w:date="2019-05-14T19:51:36Z">
              <w:rPr>
                <w:rStyle w:val="23"/>
              </w:rPr>
            </w:rPrChange>
            <w14:textFill>
              <w14:solidFill>
                <w14:schemeClr w14:val="tx1"/>
              </w14:solidFill>
            </w14:textFill>
          </w:rPr>
          <w:delText>});</w:delText>
        </w:r>
      </w:del>
    </w:p>
    <w:p>
      <w:pPr>
        <w:pStyle w:val="10"/>
        <w:ind w:firstLine="400" w:firstLineChars="200"/>
        <w:rPr>
          <w:del w:id="17933" w:author="冷雪凝" w:date="2019-05-14T19:29:01Z"/>
          <w:rStyle w:val="19"/>
          <w:color w:val="000000" w:themeColor="text1"/>
          <w:rPrChange w:id="17934" w:author="梁元" w:date="2019-05-14T19:51:36Z">
            <w:rPr>
              <w:del w:id="17935" w:author="冷雪凝" w:date="2019-05-14T19:29:01Z"/>
              <w:rStyle w:val="19"/>
            </w:rPr>
          </w:rPrChange>
          <w14:textFill>
            <w14:solidFill>
              <w14:schemeClr w14:val="tx1"/>
            </w14:solidFill>
          </w14:textFill>
        </w:rPr>
        <w:pPrChange w:id="17932" w:author="冷雪凝" w:date="2019-05-14T12:21:32Z">
          <w:pPr>
            <w:pStyle w:val="10"/>
          </w:pPr>
        </w:pPrChange>
      </w:pPr>
    </w:p>
    <w:p>
      <w:pPr>
        <w:pStyle w:val="10"/>
        <w:ind w:firstLine="400" w:firstLineChars="200"/>
        <w:rPr>
          <w:del w:id="17937" w:author="冷雪凝" w:date="2019-05-14T19:29:01Z"/>
          <w:rStyle w:val="19"/>
          <w:color w:val="000000" w:themeColor="text1"/>
          <w:rPrChange w:id="17938" w:author="梁元" w:date="2019-05-14T19:51:36Z">
            <w:rPr>
              <w:del w:id="17939" w:author="冷雪凝" w:date="2019-05-14T19:29:01Z"/>
              <w:rStyle w:val="19"/>
            </w:rPr>
          </w:rPrChange>
          <w14:textFill>
            <w14:solidFill>
              <w14:schemeClr w14:val="tx1"/>
            </w14:solidFill>
          </w14:textFill>
        </w:rPr>
        <w:pPrChange w:id="17936" w:author="冷雪凝" w:date="2019-05-14T12:21:32Z">
          <w:pPr>
            <w:pStyle w:val="10"/>
          </w:pPr>
        </w:pPrChange>
      </w:pPr>
      <w:del w:id="17940" w:author="冷雪凝" w:date="2019-05-14T19:29:01Z">
        <w:r>
          <w:rPr>
            <w:rStyle w:val="19"/>
            <w:color w:val="000000" w:themeColor="text1"/>
            <w:rPrChange w:id="17941" w:author="梁元" w:date="2019-05-14T19:51:36Z">
              <w:rPr>
                <w:rStyle w:val="19"/>
              </w:rPr>
            </w:rPrChange>
            <w14:textFill>
              <w14:solidFill>
                <w14:schemeClr w14:val="tx1"/>
              </w14:solidFill>
            </w14:textFill>
          </w:rPr>
          <w:delText>store</w:delText>
        </w:r>
      </w:del>
      <w:del w:id="17943" w:author="冷雪凝" w:date="2019-05-14T19:29:01Z">
        <w:r>
          <w:rPr>
            <w:rStyle w:val="23"/>
            <w:color w:val="000000" w:themeColor="text1"/>
            <w:rPrChange w:id="17944" w:author="梁元" w:date="2019-05-14T19:51:36Z">
              <w:rPr>
                <w:rStyle w:val="23"/>
              </w:rPr>
            </w:rPrChange>
            <w14:textFill>
              <w14:solidFill>
                <w14:schemeClr w14:val="tx1"/>
              </w14:solidFill>
            </w14:textFill>
          </w:rPr>
          <w:delText>.dispatch({</w:delText>
        </w:r>
      </w:del>
    </w:p>
    <w:p>
      <w:pPr>
        <w:pStyle w:val="10"/>
        <w:ind w:firstLine="400" w:firstLineChars="200"/>
        <w:rPr>
          <w:del w:id="17947" w:author="冷雪凝" w:date="2019-05-14T19:29:01Z"/>
          <w:rStyle w:val="19"/>
          <w:color w:val="000000" w:themeColor="text1"/>
          <w:rPrChange w:id="17948" w:author="梁元" w:date="2019-05-14T19:51:36Z">
            <w:rPr>
              <w:del w:id="17949" w:author="冷雪凝" w:date="2019-05-14T19:29:01Z"/>
              <w:rStyle w:val="19"/>
            </w:rPr>
          </w:rPrChange>
          <w14:textFill>
            <w14:solidFill>
              <w14:schemeClr w14:val="tx1"/>
            </w14:solidFill>
          </w14:textFill>
        </w:rPr>
        <w:pPrChange w:id="17946" w:author="冷雪凝" w:date="2019-05-14T12:21:32Z">
          <w:pPr>
            <w:pStyle w:val="10"/>
          </w:pPr>
        </w:pPrChange>
      </w:pPr>
      <w:del w:id="17950" w:author="冷雪凝" w:date="2019-05-14T19:29:01Z">
        <w:r>
          <w:rPr>
            <w:rStyle w:val="19"/>
            <w:color w:val="000000" w:themeColor="text1"/>
            <w:rPrChange w:id="17951" w:author="梁元" w:date="2019-05-14T19:51:36Z">
              <w:rPr>
                <w:rStyle w:val="19"/>
              </w:rPr>
            </w:rPrChange>
            <w14:textFill>
              <w14:solidFill>
                <w14:schemeClr w14:val="tx1"/>
              </w14:solidFill>
            </w14:textFill>
          </w:rPr>
          <w:delText xml:space="preserve">  type</w:delText>
        </w:r>
      </w:del>
      <w:del w:id="17953" w:author="冷雪凝" w:date="2019-05-14T19:29:01Z">
        <w:r>
          <w:rPr>
            <w:rStyle w:val="23"/>
            <w:color w:val="000000" w:themeColor="text1"/>
            <w:rPrChange w:id="17954" w:author="梁元" w:date="2019-05-14T19:51:36Z">
              <w:rPr>
                <w:rStyle w:val="23"/>
              </w:rPr>
            </w:rPrChange>
            <w14:textFill>
              <w14:solidFill>
                <w14:schemeClr w14:val="tx1"/>
              </w14:solidFill>
            </w14:textFill>
          </w:rPr>
          <w:delText>:</w:delText>
        </w:r>
      </w:del>
      <w:del w:id="17956" w:author="冷雪凝" w:date="2019-05-14T19:29:01Z">
        <w:r>
          <w:rPr>
            <w:rStyle w:val="19"/>
            <w:color w:val="000000" w:themeColor="text1"/>
            <w:rPrChange w:id="17957" w:author="梁元" w:date="2019-05-14T19:51:36Z">
              <w:rPr>
                <w:rStyle w:val="19"/>
              </w:rPr>
            </w:rPrChange>
            <w14:textFill>
              <w14:solidFill>
                <w14:schemeClr w14:val="tx1"/>
              </w14:solidFill>
            </w14:textFill>
          </w:rPr>
          <w:delText xml:space="preserve"> </w:delText>
        </w:r>
      </w:del>
      <w:del w:id="17959" w:author="冷雪凝" w:date="2019-05-14T19:29:01Z">
        <w:r>
          <w:rPr>
            <w:rStyle w:val="23"/>
            <w:color w:val="000000" w:themeColor="text1"/>
            <w:rPrChange w:id="17960" w:author="梁元" w:date="2019-05-14T19:51:36Z">
              <w:rPr>
                <w:rStyle w:val="23"/>
              </w:rPr>
            </w:rPrChange>
            <w14:textFill>
              <w14:solidFill>
                <w14:schemeClr w14:val="tx1"/>
              </w14:solidFill>
            </w14:textFill>
          </w:rPr>
          <w:delText>'SET_VISIBILITY_FILTER',</w:delText>
        </w:r>
      </w:del>
    </w:p>
    <w:p>
      <w:pPr>
        <w:pStyle w:val="10"/>
        <w:ind w:firstLine="400" w:firstLineChars="200"/>
        <w:rPr>
          <w:del w:id="17963" w:author="冷雪凝" w:date="2019-05-14T19:29:01Z"/>
          <w:rStyle w:val="19"/>
          <w:color w:val="000000" w:themeColor="text1"/>
          <w:rPrChange w:id="17964" w:author="梁元" w:date="2019-05-14T19:51:36Z">
            <w:rPr>
              <w:del w:id="17965" w:author="冷雪凝" w:date="2019-05-14T19:29:01Z"/>
              <w:rStyle w:val="19"/>
            </w:rPr>
          </w:rPrChange>
          <w14:textFill>
            <w14:solidFill>
              <w14:schemeClr w14:val="tx1"/>
            </w14:solidFill>
          </w14:textFill>
        </w:rPr>
        <w:pPrChange w:id="17962" w:author="冷雪凝" w:date="2019-05-14T12:21:32Z">
          <w:pPr>
            <w:pStyle w:val="10"/>
          </w:pPr>
        </w:pPrChange>
      </w:pPr>
      <w:del w:id="17966" w:author="冷雪凝" w:date="2019-05-14T19:29:01Z">
        <w:r>
          <w:rPr>
            <w:rStyle w:val="19"/>
            <w:color w:val="000000" w:themeColor="text1"/>
            <w:rPrChange w:id="17967" w:author="梁元" w:date="2019-05-14T19:51:36Z">
              <w:rPr>
                <w:rStyle w:val="19"/>
              </w:rPr>
            </w:rPrChange>
            <w14:textFill>
              <w14:solidFill>
                <w14:schemeClr w14:val="tx1"/>
              </w14:solidFill>
            </w14:textFill>
          </w:rPr>
          <w:delText xml:space="preserve">  filter</w:delText>
        </w:r>
      </w:del>
      <w:del w:id="17969" w:author="冷雪凝" w:date="2019-05-14T19:29:01Z">
        <w:r>
          <w:rPr>
            <w:rStyle w:val="23"/>
            <w:color w:val="000000" w:themeColor="text1"/>
            <w:rPrChange w:id="17970" w:author="梁元" w:date="2019-05-14T19:51:36Z">
              <w:rPr>
                <w:rStyle w:val="23"/>
              </w:rPr>
            </w:rPrChange>
            <w14:textFill>
              <w14:solidFill>
                <w14:schemeClr w14:val="tx1"/>
              </w14:solidFill>
            </w14:textFill>
          </w:rPr>
          <w:delText>:</w:delText>
        </w:r>
      </w:del>
      <w:del w:id="17972" w:author="冷雪凝" w:date="2019-05-14T19:29:01Z">
        <w:r>
          <w:rPr>
            <w:rStyle w:val="19"/>
            <w:color w:val="000000" w:themeColor="text1"/>
            <w:rPrChange w:id="17973" w:author="梁元" w:date="2019-05-14T19:51:36Z">
              <w:rPr>
                <w:rStyle w:val="19"/>
              </w:rPr>
            </w:rPrChange>
            <w14:textFill>
              <w14:solidFill>
                <w14:schemeClr w14:val="tx1"/>
              </w14:solidFill>
            </w14:textFill>
          </w:rPr>
          <w:delText xml:space="preserve"> </w:delText>
        </w:r>
      </w:del>
      <w:del w:id="17975" w:author="冷雪凝" w:date="2019-05-14T19:29:01Z">
        <w:r>
          <w:rPr>
            <w:rStyle w:val="23"/>
            <w:color w:val="000000" w:themeColor="text1"/>
            <w:rPrChange w:id="17976" w:author="梁元" w:date="2019-05-14T19:51:36Z">
              <w:rPr>
                <w:rStyle w:val="23"/>
              </w:rPr>
            </w:rPrChange>
            <w14:textFill>
              <w14:solidFill>
                <w14:schemeClr w14:val="tx1"/>
              </w14:solidFill>
            </w14:textFill>
          </w:rPr>
          <w:delText>'SHOW_COMPLETED'</w:delText>
        </w:r>
      </w:del>
    </w:p>
    <w:p>
      <w:pPr>
        <w:pStyle w:val="10"/>
        <w:ind w:firstLine="480" w:firstLineChars="200"/>
        <w:rPr>
          <w:del w:id="17979" w:author="冷雪凝" w:date="2019-05-14T19:29:01Z"/>
          <w:rStyle w:val="19"/>
          <w:color w:val="000000" w:themeColor="text1"/>
          <w:rPrChange w:id="17980" w:author="梁元" w:date="2019-05-14T19:51:36Z">
            <w:rPr>
              <w:del w:id="17981" w:author="冷雪凝" w:date="2019-05-14T19:29:01Z"/>
              <w:rStyle w:val="19"/>
            </w:rPr>
          </w:rPrChange>
          <w14:textFill>
            <w14:solidFill>
              <w14:schemeClr w14:val="tx1"/>
            </w14:solidFill>
          </w14:textFill>
        </w:rPr>
        <w:pPrChange w:id="17978" w:author="冷雪凝" w:date="2019-05-14T12:21:32Z">
          <w:pPr>
            <w:pStyle w:val="10"/>
          </w:pPr>
        </w:pPrChange>
      </w:pPr>
      <w:del w:id="17982" w:author="冷雪凝" w:date="2019-05-14T19:29:01Z">
        <w:r>
          <w:rPr>
            <w:rStyle w:val="23"/>
            <w:color w:val="000000" w:themeColor="text1"/>
            <w:rPrChange w:id="17983" w:author="梁元" w:date="2019-05-14T19:51:36Z">
              <w:rPr>
                <w:rStyle w:val="23"/>
              </w:rPr>
            </w:rPrChange>
            <w14:textFill>
              <w14:solidFill>
                <w14:schemeClr w14:val="tx1"/>
              </w14:solidFill>
            </w14:textFill>
          </w:rPr>
          <w:delText>});</w:delText>
        </w:r>
      </w:del>
    </w:p>
    <w:p>
      <w:pPr>
        <w:pStyle w:val="3"/>
        <w:numPr>
          <w:ilvl w:val="0"/>
          <w:numId w:val="20"/>
        </w:numPr>
        <w:spacing w:line="240" w:lineRule="auto"/>
        <w:ind w:firstLine="562" w:firstLineChars="200"/>
        <w:rPr>
          <w:del w:id="17986" w:author="冷雪凝" w:date="2019-05-14T19:29:01Z"/>
          <w:rFonts w:hint="eastAsia" w:ascii="仿宋" w:hAnsi="仿宋" w:eastAsia="仿宋"/>
          <w:color w:val="000000" w:themeColor="text1"/>
          <w:sz w:val="28"/>
          <w:szCs w:val="28"/>
          <w:lang w:val="en-US" w:eastAsia="zh-CN"/>
          <w:rPrChange w:id="17987" w:author="梁元" w:date="2019-05-14T19:51:36Z">
            <w:rPr>
              <w:del w:id="17988" w:author="冷雪凝" w:date="2019-05-14T19:29:01Z"/>
              <w:rFonts w:hint="eastAsia" w:ascii="仿宋" w:hAnsi="仿宋" w:eastAsia="仿宋"/>
              <w:sz w:val="28"/>
              <w:szCs w:val="28"/>
              <w:lang w:val="en-US" w:eastAsia="zh-CN"/>
            </w:rPr>
          </w:rPrChange>
          <w14:textFill>
            <w14:solidFill>
              <w14:schemeClr w14:val="tx1"/>
            </w14:solidFill>
          </w14:textFill>
        </w:rPr>
        <w:pPrChange w:id="17985" w:author="冷雪凝" w:date="2019-05-14T12:21:32Z">
          <w:pPr>
            <w:pStyle w:val="3"/>
            <w:numPr>
              <w:ilvl w:val="0"/>
              <w:numId w:val="20"/>
            </w:numPr>
          </w:pPr>
        </w:pPrChange>
      </w:pPr>
      <w:del w:id="17989" w:author="冷雪凝" w:date="2019-05-14T19:29:01Z">
        <w:bookmarkStart w:id="591" w:name="_Toc7786_WPSOffice_Level2"/>
        <w:r>
          <w:rPr>
            <w:rFonts w:hint="eastAsia" w:ascii="仿宋" w:hAnsi="仿宋" w:eastAsia="仿宋"/>
            <w:color w:val="000000" w:themeColor="text1"/>
            <w:sz w:val="28"/>
            <w:szCs w:val="28"/>
            <w:lang w:val="en-US" w:eastAsia="zh-CN"/>
            <w:rPrChange w:id="17990" w:author="梁元" w:date="2019-05-14T19:51:36Z">
              <w:rPr>
                <w:rFonts w:hint="eastAsia" w:ascii="仿宋" w:hAnsi="仿宋" w:eastAsia="仿宋"/>
                <w:sz w:val="28"/>
                <w:szCs w:val="28"/>
                <w:lang w:val="en-US" w:eastAsia="zh-CN"/>
              </w:rPr>
            </w:rPrChange>
            <w14:textFill>
              <w14:solidFill>
                <w14:schemeClr w14:val="tx1"/>
              </w14:solidFill>
            </w14:textFill>
          </w:rPr>
          <w:delText>使用纯函数来执行修改</w:delText>
        </w:r>
        <w:bookmarkEnd w:id="591"/>
      </w:del>
    </w:p>
    <w:p>
      <w:pPr>
        <w:pStyle w:val="11"/>
        <w:ind w:firstLine="482" w:firstLineChars="200"/>
        <w:rPr>
          <w:del w:id="17993" w:author="冷雪凝" w:date="2019-05-14T19:29:01Z"/>
          <w:color w:val="000000" w:themeColor="text1"/>
          <w:rPrChange w:id="17994" w:author="梁元" w:date="2019-05-14T19:51:36Z">
            <w:rPr>
              <w:del w:id="17995" w:author="冷雪凝" w:date="2019-05-14T19:29:01Z"/>
            </w:rPr>
          </w:rPrChange>
          <w14:textFill>
            <w14:solidFill>
              <w14:schemeClr w14:val="tx1"/>
            </w14:solidFill>
          </w14:textFill>
        </w:rPr>
        <w:pPrChange w:id="17992" w:author="冷雪凝" w:date="2019-05-14T12:21:32Z">
          <w:pPr>
            <w:pStyle w:val="11"/>
          </w:pPr>
        </w:pPrChange>
      </w:pPr>
      <w:del w:id="17996" w:author="冷雪凝" w:date="2019-05-14T19:29:01Z">
        <w:r>
          <w:rPr>
            <w:rStyle w:val="16"/>
            <w:color w:val="000000" w:themeColor="text1"/>
            <w:rPrChange w:id="17997" w:author="梁元" w:date="2019-05-14T19:51:36Z">
              <w:rPr>
                <w:rStyle w:val="16"/>
              </w:rPr>
            </w:rPrChange>
            <w14:textFill>
              <w14:solidFill>
                <w14:schemeClr w14:val="tx1"/>
              </w14:solidFill>
            </w14:textFill>
          </w:rPr>
          <w:delText xml:space="preserve">为了描述 action 如何改变 state tree ，你需要编写 </w:delText>
        </w:r>
      </w:del>
      <w:del w:id="17999" w:author="冷雪凝" w:date="2019-05-14T19:29:01Z">
        <w:r>
          <w:rPr>
            <w:color w:val="000000" w:themeColor="text1"/>
            <w:rPrChange w:id="18000" w:author="梁元" w:date="2019-05-14T19:51:36Z">
              <w:rPr/>
            </w:rPrChange>
            <w14:textFill>
              <w14:solidFill>
                <w14:schemeClr w14:val="tx1"/>
              </w14:solidFill>
            </w14:textFill>
          </w:rPr>
          <w:fldChar w:fldCharType="begin"/>
        </w:r>
      </w:del>
      <w:del w:id="18002" w:author="冷雪凝" w:date="2019-05-14T19:29:01Z">
        <w:r>
          <w:rPr>
            <w:color w:val="000000" w:themeColor="text1"/>
            <w:rPrChange w:id="18003" w:author="梁元" w:date="2019-05-14T19:51:36Z">
              <w:rPr/>
            </w:rPrChange>
            <w14:textFill>
              <w14:solidFill>
                <w14:schemeClr w14:val="tx1"/>
              </w14:solidFill>
            </w14:textFill>
          </w:rPr>
          <w:delInstrText xml:space="preserve"> HYPERLINK "http://www.redux.org.cn/docs/Glossary.html" \l "reducer" </w:delInstrText>
        </w:r>
      </w:del>
      <w:del w:id="18005" w:author="冷雪凝" w:date="2019-05-14T19:29:01Z">
        <w:r>
          <w:rPr>
            <w:color w:val="000000" w:themeColor="text1"/>
            <w:rPrChange w:id="18006" w:author="梁元" w:date="2019-05-14T19:51:36Z">
              <w:rPr/>
            </w:rPrChange>
            <w14:textFill>
              <w14:solidFill>
                <w14:schemeClr w14:val="tx1"/>
              </w14:solidFill>
            </w14:textFill>
          </w:rPr>
          <w:fldChar w:fldCharType="separate"/>
        </w:r>
      </w:del>
      <w:del w:id="18008" w:author="冷雪凝" w:date="2019-05-14T19:29:01Z">
        <w:r>
          <w:rPr>
            <w:rStyle w:val="18"/>
            <w:b/>
            <w:bCs/>
            <w:color w:val="000000" w:themeColor="text1"/>
            <w:rPrChange w:id="18009" w:author="梁元" w:date="2019-05-14T19:51:36Z">
              <w:rPr>
                <w:rStyle w:val="18"/>
                <w:b/>
                <w:bCs/>
              </w:rPr>
            </w:rPrChange>
            <w14:textFill>
              <w14:solidFill>
                <w14:schemeClr w14:val="tx1"/>
              </w14:solidFill>
            </w14:textFill>
          </w:rPr>
          <w:delText>reducers</w:delText>
        </w:r>
      </w:del>
      <w:del w:id="18011" w:author="冷雪凝" w:date="2019-05-14T19:29:01Z">
        <w:r>
          <w:rPr>
            <w:rStyle w:val="18"/>
            <w:b/>
            <w:bCs/>
            <w:color w:val="000000" w:themeColor="text1"/>
            <w:rPrChange w:id="18012" w:author="梁元" w:date="2019-05-14T19:51:36Z">
              <w:rPr>
                <w:rStyle w:val="18"/>
                <w:b/>
                <w:bCs/>
              </w:rPr>
            </w:rPrChange>
            <w14:textFill>
              <w14:solidFill>
                <w14:schemeClr w14:val="tx1"/>
              </w14:solidFill>
            </w14:textFill>
          </w:rPr>
          <w:fldChar w:fldCharType="end"/>
        </w:r>
      </w:del>
      <w:del w:id="18014" w:author="冷雪凝" w:date="2019-05-14T19:29:01Z">
        <w:r>
          <w:rPr>
            <w:rStyle w:val="16"/>
            <w:color w:val="000000" w:themeColor="text1"/>
            <w:rPrChange w:id="18015" w:author="梁元" w:date="2019-05-14T19:51:36Z">
              <w:rPr>
                <w:rStyle w:val="16"/>
              </w:rPr>
            </w:rPrChange>
            <w14:textFill>
              <w14:solidFill>
                <w14:schemeClr w14:val="tx1"/>
              </w14:solidFill>
            </w14:textFill>
          </w:rPr>
          <w:delText>。</w:delText>
        </w:r>
      </w:del>
    </w:p>
    <w:p>
      <w:pPr>
        <w:pStyle w:val="11"/>
        <w:ind w:firstLine="480" w:firstLineChars="200"/>
        <w:rPr>
          <w:del w:id="18018" w:author="冷雪凝" w:date="2019-05-14T19:29:01Z"/>
          <w:color w:val="000000" w:themeColor="text1"/>
          <w:rPrChange w:id="18019" w:author="梁元" w:date="2019-05-14T19:51:36Z">
            <w:rPr>
              <w:del w:id="18020" w:author="冷雪凝" w:date="2019-05-14T19:29:01Z"/>
            </w:rPr>
          </w:rPrChange>
          <w14:textFill>
            <w14:solidFill>
              <w14:schemeClr w14:val="tx1"/>
            </w14:solidFill>
          </w14:textFill>
        </w:rPr>
        <w:pPrChange w:id="18017" w:author="冷雪凝" w:date="2019-05-14T12:21:32Z">
          <w:pPr>
            <w:pStyle w:val="11"/>
          </w:pPr>
        </w:pPrChange>
      </w:pPr>
      <w:del w:id="18021" w:author="冷雪凝" w:date="2019-05-14T19:29:01Z">
        <w:r>
          <w:rPr>
            <w:color w:val="000000" w:themeColor="text1"/>
            <w:rPrChange w:id="18022" w:author="梁元" w:date="2019-05-14T19:51:36Z">
              <w:rPr/>
            </w:rPrChange>
            <w14:textFill>
              <w14:solidFill>
                <w14:schemeClr w14:val="tx1"/>
              </w14:solidFill>
            </w14:textFill>
          </w:rPr>
          <w:delText>Reducer 只是一些纯函数，它接收先前的 state 和 action，并返回新的 state。刚开始你可以只有一个 reducer，随着应用变大，你可以把它拆成多个小的 reducers，分别独立地操作 state tree 的不同部分，因为 reducer 只是函数，你可以控制它们被调用的顺序，传入附加数据，甚至编写可复用的 reducer 来处理一些通用任务，如分页器。</w:delText>
        </w:r>
      </w:del>
    </w:p>
    <w:p>
      <w:pPr>
        <w:pStyle w:val="10"/>
        <w:ind w:firstLine="400" w:firstLineChars="200"/>
        <w:rPr>
          <w:del w:id="18025" w:author="冷雪凝" w:date="2019-05-14T19:29:01Z"/>
          <w:rStyle w:val="19"/>
          <w:color w:val="000000" w:themeColor="text1"/>
          <w:rPrChange w:id="18026" w:author="梁元" w:date="2019-05-14T19:51:36Z">
            <w:rPr>
              <w:del w:id="18027" w:author="冷雪凝" w:date="2019-05-14T19:29:01Z"/>
              <w:rStyle w:val="19"/>
            </w:rPr>
          </w:rPrChange>
          <w14:textFill>
            <w14:solidFill>
              <w14:schemeClr w14:val="tx1"/>
            </w14:solidFill>
          </w14:textFill>
        </w:rPr>
        <w:pPrChange w:id="18024" w:author="冷雪凝" w:date="2019-05-14T12:21:32Z">
          <w:pPr>
            <w:pStyle w:val="10"/>
          </w:pPr>
        </w:pPrChange>
      </w:pPr>
    </w:p>
    <w:p>
      <w:pPr>
        <w:pStyle w:val="10"/>
        <w:ind w:firstLine="480" w:firstLineChars="200"/>
        <w:rPr>
          <w:del w:id="18029" w:author="冷雪凝" w:date="2019-05-14T19:29:01Z"/>
          <w:rStyle w:val="19"/>
          <w:color w:val="000000" w:themeColor="text1"/>
          <w:rPrChange w:id="18030" w:author="梁元" w:date="2019-05-14T19:51:36Z">
            <w:rPr>
              <w:del w:id="18031" w:author="冷雪凝" w:date="2019-05-14T19:29:01Z"/>
              <w:rStyle w:val="19"/>
            </w:rPr>
          </w:rPrChange>
          <w14:textFill>
            <w14:solidFill>
              <w14:schemeClr w14:val="tx1"/>
            </w14:solidFill>
          </w14:textFill>
        </w:rPr>
        <w:pPrChange w:id="18028" w:author="冷雪凝" w:date="2019-05-14T12:21:32Z">
          <w:pPr>
            <w:pStyle w:val="10"/>
          </w:pPr>
        </w:pPrChange>
      </w:pPr>
      <w:del w:id="18032" w:author="冷雪凝" w:date="2019-05-14T19:29:01Z">
        <w:r>
          <w:rPr>
            <w:rStyle w:val="23"/>
            <w:color w:val="000000" w:themeColor="text1"/>
            <w:rPrChange w:id="18033" w:author="梁元" w:date="2019-05-14T19:51:36Z">
              <w:rPr>
                <w:rStyle w:val="23"/>
              </w:rPr>
            </w:rPrChange>
            <w14:textFill>
              <w14:solidFill>
                <w14:schemeClr w14:val="tx1"/>
              </w14:solidFill>
            </w14:textFill>
          </w:rPr>
          <w:delText>function</w:delText>
        </w:r>
      </w:del>
      <w:del w:id="18035" w:author="冷雪凝" w:date="2019-05-14T19:29:01Z">
        <w:r>
          <w:rPr>
            <w:rStyle w:val="19"/>
            <w:color w:val="000000" w:themeColor="text1"/>
            <w:rPrChange w:id="18036" w:author="梁元" w:date="2019-05-14T19:51:36Z">
              <w:rPr>
                <w:rStyle w:val="19"/>
              </w:rPr>
            </w:rPrChange>
            <w14:textFill>
              <w14:solidFill>
                <w14:schemeClr w14:val="tx1"/>
              </w14:solidFill>
            </w14:textFill>
          </w:rPr>
          <w:delText xml:space="preserve"> </w:delText>
        </w:r>
      </w:del>
      <w:del w:id="18038" w:author="冷雪凝" w:date="2019-05-14T19:29:01Z">
        <w:r>
          <w:rPr>
            <w:rStyle w:val="23"/>
            <w:color w:val="000000" w:themeColor="text1"/>
            <w:rPrChange w:id="18039" w:author="梁元" w:date="2019-05-14T19:51:36Z">
              <w:rPr>
                <w:rStyle w:val="23"/>
              </w:rPr>
            </w:rPrChange>
            <w14:textFill>
              <w14:solidFill>
                <w14:schemeClr w14:val="tx1"/>
              </w14:solidFill>
            </w14:textFill>
          </w:rPr>
          <w:delText>visibilityFilter(</w:delText>
        </w:r>
      </w:del>
      <w:del w:id="18041" w:author="冷雪凝" w:date="2019-05-14T19:29:01Z">
        <w:r>
          <w:rPr>
            <w:rStyle w:val="19"/>
            <w:color w:val="000000" w:themeColor="text1"/>
            <w:rPrChange w:id="18042" w:author="梁元" w:date="2019-05-14T19:51:36Z">
              <w:rPr>
                <w:rStyle w:val="19"/>
              </w:rPr>
            </w:rPrChange>
            <w14:textFill>
              <w14:solidFill>
                <w14:schemeClr w14:val="tx1"/>
              </w14:solidFill>
            </w14:textFill>
          </w:rPr>
          <w:delText xml:space="preserve">state </w:delText>
        </w:r>
      </w:del>
      <w:del w:id="18044" w:author="冷雪凝" w:date="2019-05-14T19:29:01Z">
        <w:r>
          <w:rPr>
            <w:rStyle w:val="23"/>
            <w:color w:val="000000" w:themeColor="text1"/>
            <w:rPrChange w:id="18045" w:author="梁元" w:date="2019-05-14T19:51:36Z">
              <w:rPr>
                <w:rStyle w:val="23"/>
              </w:rPr>
            </w:rPrChange>
            <w14:textFill>
              <w14:solidFill>
                <w14:schemeClr w14:val="tx1"/>
              </w14:solidFill>
            </w14:textFill>
          </w:rPr>
          <w:delText>=</w:delText>
        </w:r>
      </w:del>
      <w:del w:id="18047" w:author="冷雪凝" w:date="2019-05-14T19:29:01Z">
        <w:r>
          <w:rPr>
            <w:rStyle w:val="19"/>
            <w:color w:val="000000" w:themeColor="text1"/>
            <w:rPrChange w:id="18048" w:author="梁元" w:date="2019-05-14T19:51:36Z">
              <w:rPr>
                <w:rStyle w:val="19"/>
              </w:rPr>
            </w:rPrChange>
            <w14:textFill>
              <w14:solidFill>
                <w14:schemeClr w14:val="tx1"/>
              </w14:solidFill>
            </w14:textFill>
          </w:rPr>
          <w:delText xml:space="preserve"> </w:delText>
        </w:r>
      </w:del>
      <w:del w:id="18050" w:author="冷雪凝" w:date="2019-05-14T19:29:01Z">
        <w:r>
          <w:rPr>
            <w:rStyle w:val="23"/>
            <w:color w:val="000000" w:themeColor="text1"/>
            <w:rPrChange w:id="18051" w:author="梁元" w:date="2019-05-14T19:51:36Z">
              <w:rPr>
                <w:rStyle w:val="23"/>
              </w:rPr>
            </w:rPrChange>
            <w14:textFill>
              <w14:solidFill>
                <w14:schemeClr w14:val="tx1"/>
              </w14:solidFill>
            </w14:textFill>
          </w:rPr>
          <w:delText>'SHOW_ALL',</w:delText>
        </w:r>
      </w:del>
      <w:del w:id="18053" w:author="冷雪凝" w:date="2019-05-14T19:29:01Z">
        <w:r>
          <w:rPr>
            <w:rStyle w:val="19"/>
            <w:color w:val="000000" w:themeColor="text1"/>
            <w:rPrChange w:id="18054" w:author="梁元" w:date="2019-05-14T19:51:36Z">
              <w:rPr>
                <w:rStyle w:val="19"/>
              </w:rPr>
            </w:rPrChange>
            <w14:textFill>
              <w14:solidFill>
                <w14:schemeClr w14:val="tx1"/>
              </w14:solidFill>
            </w14:textFill>
          </w:rPr>
          <w:delText xml:space="preserve"> action</w:delText>
        </w:r>
      </w:del>
      <w:del w:id="18056" w:author="冷雪凝" w:date="2019-05-14T19:29:01Z">
        <w:r>
          <w:rPr>
            <w:rStyle w:val="23"/>
            <w:color w:val="000000" w:themeColor="text1"/>
            <w:rPrChange w:id="18057" w:author="梁元" w:date="2019-05-14T19:51:36Z">
              <w:rPr>
                <w:rStyle w:val="23"/>
              </w:rPr>
            </w:rPrChange>
            <w14:textFill>
              <w14:solidFill>
                <w14:schemeClr w14:val="tx1"/>
              </w14:solidFill>
            </w14:textFill>
          </w:rPr>
          <w:delText>)</w:delText>
        </w:r>
      </w:del>
      <w:del w:id="18059" w:author="冷雪凝" w:date="2019-05-14T19:29:01Z">
        <w:r>
          <w:rPr>
            <w:rStyle w:val="19"/>
            <w:color w:val="000000" w:themeColor="text1"/>
            <w:rPrChange w:id="18060" w:author="梁元" w:date="2019-05-14T19:51:36Z">
              <w:rPr>
                <w:rStyle w:val="19"/>
              </w:rPr>
            </w:rPrChange>
            <w14:textFill>
              <w14:solidFill>
                <w14:schemeClr w14:val="tx1"/>
              </w14:solidFill>
            </w14:textFill>
          </w:rPr>
          <w:delText xml:space="preserve"> </w:delText>
        </w:r>
      </w:del>
      <w:del w:id="18062" w:author="冷雪凝" w:date="2019-05-14T19:29:01Z">
        <w:r>
          <w:rPr>
            <w:rStyle w:val="23"/>
            <w:color w:val="000000" w:themeColor="text1"/>
            <w:rPrChange w:id="18063" w:author="梁元" w:date="2019-05-14T19:51:36Z">
              <w:rPr>
                <w:rStyle w:val="23"/>
              </w:rPr>
            </w:rPrChange>
            <w14:textFill>
              <w14:solidFill>
                <w14:schemeClr w14:val="tx1"/>
              </w14:solidFill>
            </w14:textFill>
          </w:rPr>
          <w:delText>{</w:delText>
        </w:r>
      </w:del>
    </w:p>
    <w:p>
      <w:pPr>
        <w:pStyle w:val="10"/>
        <w:ind w:firstLine="400" w:firstLineChars="200"/>
        <w:rPr>
          <w:del w:id="18066" w:author="冷雪凝" w:date="2019-05-14T19:29:01Z"/>
          <w:rStyle w:val="19"/>
          <w:color w:val="000000" w:themeColor="text1"/>
          <w:rPrChange w:id="18067" w:author="梁元" w:date="2019-05-14T19:51:36Z">
            <w:rPr>
              <w:del w:id="18068" w:author="冷雪凝" w:date="2019-05-14T19:29:01Z"/>
              <w:rStyle w:val="19"/>
            </w:rPr>
          </w:rPrChange>
          <w14:textFill>
            <w14:solidFill>
              <w14:schemeClr w14:val="tx1"/>
            </w14:solidFill>
          </w14:textFill>
        </w:rPr>
        <w:pPrChange w:id="18065" w:author="冷雪凝" w:date="2019-05-14T12:21:32Z">
          <w:pPr>
            <w:pStyle w:val="10"/>
          </w:pPr>
        </w:pPrChange>
      </w:pPr>
      <w:del w:id="18069" w:author="冷雪凝" w:date="2019-05-14T19:29:01Z">
        <w:r>
          <w:rPr>
            <w:rStyle w:val="19"/>
            <w:color w:val="000000" w:themeColor="text1"/>
            <w:rPrChange w:id="18070" w:author="梁元" w:date="2019-05-14T19:51:36Z">
              <w:rPr>
                <w:rStyle w:val="19"/>
              </w:rPr>
            </w:rPrChange>
            <w14:textFill>
              <w14:solidFill>
                <w14:schemeClr w14:val="tx1"/>
              </w14:solidFill>
            </w14:textFill>
          </w:rPr>
          <w:delText xml:space="preserve">  </w:delText>
        </w:r>
      </w:del>
      <w:del w:id="18072" w:author="冷雪凝" w:date="2019-05-14T19:29:01Z">
        <w:r>
          <w:rPr>
            <w:rStyle w:val="23"/>
            <w:color w:val="000000" w:themeColor="text1"/>
            <w:rPrChange w:id="18073" w:author="梁元" w:date="2019-05-14T19:51:36Z">
              <w:rPr>
                <w:rStyle w:val="23"/>
              </w:rPr>
            </w:rPrChange>
            <w14:textFill>
              <w14:solidFill>
                <w14:schemeClr w14:val="tx1"/>
              </w14:solidFill>
            </w14:textFill>
          </w:rPr>
          <w:delText>switch</w:delText>
        </w:r>
      </w:del>
      <w:del w:id="18075" w:author="冷雪凝" w:date="2019-05-14T19:29:01Z">
        <w:r>
          <w:rPr>
            <w:rStyle w:val="19"/>
            <w:color w:val="000000" w:themeColor="text1"/>
            <w:rPrChange w:id="18076" w:author="梁元" w:date="2019-05-14T19:51:36Z">
              <w:rPr>
                <w:rStyle w:val="19"/>
              </w:rPr>
            </w:rPrChange>
            <w14:textFill>
              <w14:solidFill>
                <w14:schemeClr w14:val="tx1"/>
              </w14:solidFill>
            </w14:textFill>
          </w:rPr>
          <w:delText xml:space="preserve"> </w:delText>
        </w:r>
      </w:del>
      <w:del w:id="18078" w:author="冷雪凝" w:date="2019-05-14T19:29:01Z">
        <w:r>
          <w:rPr>
            <w:rStyle w:val="23"/>
            <w:color w:val="000000" w:themeColor="text1"/>
            <w:rPrChange w:id="18079" w:author="梁元" w:date="2019-05-14T19:51:36Z">
              <w:rPr>
                <w:rStyle w:val="23"/>
              </w:rPr>
            </w:rPrChange>
            <w14:textFill>
              <w14:solidFill>
                <w14:schemeClr w14:val="tx1"/>
              </w14:solidFill>
            </w14:textFill>
          </w:rPr>
          <w:delText>(</w:delText>
        </w:r>
      </w:del>
      <w:del w:id="18081" w:author="冷雪凝" w:date="2019-05-14T19:29:01Z">
        <w:r>
          <w:rPr>
            <w:rStyle w:val="19"/>
            <w:color w:val="000000" w:themeColor="text1"/>
            <w:rPrChange w:id="18082" w:author="梁元" w:date="2019-05-14T19:51:36Z">
              <w:rPr>
                <w:rStyle w:val="19"/>
              </w:rPr>
            </w:rPrChange>
            <w14:textFill>
              <w14:solidFill>
                <w14:schemeClr w14:val="tx1"/>
              </w14:solidFill>
            </w14:textFill>
          </w:rPr>
          <w:delText>action</w:delText>
        </w:r>
      </w:del>
      <w:del w:id="18084" w:author="冷雪凝" w:date="2019-05-14T19:29:01Z">
        <w:r>
          <w:rPr>
            <w:rStyle w:val="23"/>
            <w:color w:val="000000" w:themeColor="text1"/>
            <w:rPrChange w:id="18085" w:author="梁元" w:date="2019-05-14T19:51:36Z">
              <w:rPr>
                <w:rStyle w:val="23"/>
              </w:rPr>
            </w:rPrChange>
            <w14:textFill>
              <w14:solidFill>
                <w14:schemeClr w14:val="tx1"/>
              </w14:solidFill>
            </w14:textFill>
          </w:rPr>
          <w:delText>.</w:delText>
        </w:r>
      </w:del>
      <w:del w:id="18087" w:author="冷雪凝" w:date="2019-05-14T19:29:01Z">
        <w:r>
          <w:rPr>
            <w:rStyle w:val="19"/>
            <w:color w:val="000000" w:themeColor="text1"/>
            <w:rPrChange w:id="18088" w:author="梁元" w:date="2019-05-14T19:51:36Z">
              <w:rPr>
                <w:rStyle w:val="19"/>
              </w:rPr>
            </w:rPrChange>
            <w14:textFill>
              <w14:solidFill>
                <w14:schemeClr w14:val="tx1"/>
              </w14:solidFill>
            </w14:textFill>
          </w:rPr>
          <w:delText>type</w:delText>
        </w:r>
      </w:del>
      <w:del w:id="18090" w:author="冷雪凝" w:date="2019-05-14T19:29:01Z">
        <w:r>
          <w:rPr>
            <w:rStyle w:val="23"/>
            <w:color w:val="000000" w:themeColor="text1"/>
            <w:rPrChange w:id="18091" w:author="梁元" w:date="2019-05-14T19:51:36Z">
              <w:rPr>
                <w:rStyle w:val="23"/>
              </w:rPr>
            </w:rPrChange>
            <w14:textFill>
              <w14:solidFill>
                <w14:schemeClr w14:val="tx1"/>
              </w14:solidFill>
            </w14:textFill>
          </w:rPr>
          <w:delText>)</w:delText>
        </w:r>
      </w:del>
      <w:del w:id="18093" w:author="冷雪凝" w:date="2019-05-14T19:29:01Z">
        <w:r>
          <w:rPr>
            <w:rStyle w:val="19"/>
            <w:color w:val="000000" w:themeColor="text1"/>
            <w:rPrChange w:id="18094" w:author="梁元" w:date="2019-05-14T19:51:36Z">
              <w:rPr>
                <w:rStyle w:val="19"/>
              </w:rPr>
            </w:rPrChange>
            <w14:textFill>
              <w14:solidFill>
                <w14:schemeClr w14:val="tx1"/>
              </w14:solidFill>
            </w14:textFill>
          </w:rPr>
          <w:delText xml:space="preserve"> </w:delText>
        </w:r>
      </w:del>
      <w:del w:id="18096" w:author="冷雪凝" w:date="2019-05-14T19:29:01Z">
        <w:r>
          <w:rPr>
            <w:rStyle w:val="23"/>
            <w:color w:val="000000" w:themeColor="text1"/>
            <w:rPrChange w:id="18097" w:author="梁元" w:date="2019-05-14T19:51:36Z">
              <w:rPr>
                <w:rStyle w:val="23"/>
              </w:rPr>
            </w:rPrChange>
            <w14:textFill>
              <w14:solidFill>
                <w14:schemeClr w14:val="tx1"/>
              </w14:solidFill>
            </w14:textFill>
          </w:rPr>
          <w:delText>{</w:delText>
        </w:r>
      </w:del>
    </w:p>
    <w:p>
      <w:pPr>
        <w:pStyle w:val="10"/>
        <w:ind w:firstLine="400" w:firstLineChars="200"/>
        <w:rPr>
          <w:del w:id="18100" w:author="冷雪凝" w:date="2019-05-14T19:29:01Z"/>
          <w:rStyle w:val="19"/>
          <w:color w:val="000000" w:themeColor="text1"/>
          <w:rPrChange w:id="18101" w:author="梁元" w:date="2019-05-14T19:51:36Z">
            <w:rPr>
              <w:del w:id="18102" w:author="冷雪凝" w:date="2019-05-14T19:29:01Z"/>
              <w:rStyle w:val="19"/>
            </w:rPr>
          </w:rPrChange>
          <w14:textFill>
            <w14:solidFill>
              <w14:schemeClr w14:val="tx1"/>
            </w14:solidFill>
          </w14:textFill>
        </w:rPr>
        <w:pPrChange w:id="18099" w:author="冷雪凝" w:date="2019-05-14T12:21:32Z">
          <w:pPr>
            <w:pStyle w:val="10"/>
          </w:pPr>
        </w:pPrChange>
      </w:pPr>
      <w:del w:id="18103" w:author="冷雪凝" w:date="2019-05-14T19:29:01Z">
        <w:r>
          <w:rPr>
            <w:rStyle w:val="19"/>
            <w:color w:val="000000" w:themeColor="text1"/>
            <w:rPrChange w:id="18104" w:author="梁元" w:date="2019-05-14T19:51:36Z">
              <w:rPr>
                <w:rStyle w:val="19"/>
              </w:rPr>
            </w:rPrChange>
            <w14:textFill>
              <w14:solidFill>
                <w14:schemeClr w14:val="tx1"/>
              </w14:solidFill>
            </w14:textFill>
          </w:rPr>
          <w:delText xml:space="preserve">    </w:delText>
        </w:r>
      </w:del>
      <w:del w:id="18106" w:author="冷雪凝" w:date="2019-05-14T19:29:01Z">
        <w:r>
          <w:rPr>
            <w:rStyle w:val="23"/>
            <w:color w:val="000000" w:themeColor="text1"/>
            <w:rPrChange w:id="18107" w:author="梁元" w:date="2019-05-14T19:51:36Z">
              <w:rPr>
                <w:rStyle w:val="23"/>
              </w:rPr>
            </w:rPrChange>
            <w14:textFill>
              <w14:solidFill>
                <w14:schemeClr w14:val="tx1"/>
              </w14:solidFill>
            </w14:textFill>
          </w:rPr>
          <w:delText>case</w:delText>
        </w:r>
      </w:del>
      <w:del w:id="18109" w:author="冷雪凝" w:date="2019-05-14T19:29:01Z">
        <w:r>
          <w:rPr>
            <w:rStyle w:val="19"/>
            <w:color w:val="000000" w:themeColor="text1"/>
            <w:rPrChange w:id="18110" w:author="梁元" w:date="2019-05-14T19:51:36Z">
              <w:rPr>
                <w:rStyle w:val="19"/>
              </w:rPr>
            </w:rPrChange>
            <w14:textFill>
              <w14:solidFill>
                <w14:schemeClr w14:val="tx1"/>
              </w14:solidFill>
            </w14:textFill>
          </w:rPr>
          <w:delText xml:space="preserve"> </w:delText>
        </w:r>
      </w:del>
      <w:del w:id="18112" w:author="冷雪凝" w:date="2019-05-14T19:29:01Z">
        <w:r>
          <w:rPr>
            <w:rStyle w:val="23"/>
            <w:color w:val="000000" w:themeColor="text1"/>
            <w:rPrChange w:id="18113" w:author="梁元" w:date="2019-05-14T19:51:36Z">
              <w:rPr>
                <w:rStyle w:val="23"/>
              </w:rPr>
            </w:rPrChange>
            <w14:textFill>
              <w14:solidFill>
                <w14:schemeClr w14:val="tx1"/>
              </w14:solidFill>
            </w14:textFill>
          </w:rPr>
          <w:delText>'SET_VISIBILITY_FILTER':</w:delText>
        </w:r>
      </w:del>
    </w:p>
    <w:p>
      <w:pPr>
        <w:pStyle w:val="10"/>
        <w:ind w:firstLine="400" w:firstLineChars="200"/>
        <w:rPr>
          <w:del w:id="18116" w:author="冷雪凝" w:date="2019-05-14T19:29:01Z"/>
          <w:rStyle w:val="19"/>
          <w:color w:val="000000" w:themeColor="text1"/>
          <w:rPrChange w:id="18117" w:author="梁元" w:date="2019-05-14T19:51:36Z">
            <w:rPr>
              <w:del w:id="18118" w:author="冷雪凝" w:date="2019-05-14T19:29:01Z"/>
              <w:rStyle w:val="19"/>
            </w:rPr>
          </w:rPrChange>
          <w14:textFill>
            <w14:solidFill>
              <w14:schemeClr w14:val="tx1"/>
            </w14:solidFill>
          </w14:textFill>
        </w:rPr>
        <w:pPrChange w:id="18115" w:author="冷雪凝" w:date="2019-05-14T12:21:32Z">
          <w:pPr>
            <w:pStyle w:val="10"/>
          </w:pPr>
        </w:pPrChange>
      </w:pPr>
      <w:del w:id="18119" w:author="冷雪凝" w:date="2019-05-14T19:29:01Z">
        <w:r>
          <w:rPr>
            <w:rStyle w:val="19"/>
            <w:color w:val="000000" w:themeColor="text1"/>
            <w:rPrChange w:id="18120" w:author="梁元" w:date="2019-05-14T19:51:36Z">
              <w:rPr>
                <w:rStyle w:val="19"/>
              </w:rPr>
            </w:rPrChange>
            <w14:textFill>
              <w14:solidFill>
                <w14:schemeClr w14:val="tx1"/>
              </w14:solidFill>
            </w14:textFill>
          </w:rPr>
          <w:delText xml:space="preserve">      </w:delText>
        </w:r>
      </w:del>
      <w:del w:id="18122" w:author="冷雪凝" w:date="2019-05-14T19:29:01Z">
        <w:r>
          <w:rPr>
            <w:rStyle w:val="23"/>
            <w:color w:val="000000" w:themeColor="text1"/>
            <w:rPrChange w:id="18123" w:author="梁元" w:date="2019-05-14T19:51:36Z">
              <w:rPr>
                <w:rStyle w:val="23"/>
              </w:rPr>
            </w:rPrChange>
            <w14:textFill>
              <w14:solidFill>
                <w14:schemeClr w14:val="tx1"/>
              </w14:solidFill>
            </w14:textFill>
          </w:rPr>
          <w:delText>return</w:delText>
        </w:r>
      </w:del>
      <w:del w:id="18125" w:author="冷雪凝" w:date="2019-05-14T19:29:01Z">
        <w:r>
          <w:rPr>
            <w:rStyle w:val="19"/>
            <w:color w:val="000000" w:themeColor="text1"/>
            <w:rPrChange w:id="18126" w:author="梁元" w:date="2019-05-14T19:51:36Z">
              <w:rPr>
                <w:rStyle w:val="19"/>
              </w:rPr>
            </w:rPrChange>
            <w14:textFill>
              <w14:solidFill>
                <w14:schemeClr w14:val="tx1"/>
              </w14:solidFill>
            </w14:textFill>
          </w:rPr>
          <w:delText xml:space="preserve"> action</w:delText>
        </w:r>
      </w:del>
      <w:del w:id="18128" w:author="冷雪凝" w:date="2019-05-14T19:29:01Z">
        <w:r>
          <w:rPr>
            <w:rStyle w:val="23"/>
            <w:color w:val="000000" w:themeColor="text1"/>
            <w:rPrChange w:id="18129" w:author="梁元" w:date="2019-05-14T19:51:36Z">
              <w:rPr>
                <w:rStyle w:val="23"/>
              </w:rPr>
            </w:rPrChange>
            <w14:textFill>
              <w14:solidFill>
                <w14:schemeClr w14:val="tx1"/>
              </w14:solidFill>
            </w14:textFill>
          </w:rPr>
          <w:delText>.</w:delText>
        </w:r>
      </w:del>
      <w:del w:id="18131" w:author="冷雪凝" w:date="2019-05-14T19:29:01Z">
        <w:r>
          <w:rPr>
            <w:rStyle w:val="19"/>
            <w:color w:val="000000" w:themeColor="text1"/>
            <w:rPrChange w:id="18132" w:author="梁元" w:date="2019-05-14T19:51:36Z">
              <w:rPr>
                <w:rStyle w:val="19"/>
              </w:rPr>
            </w:rPrChange>
            <w14:textFill>
              <w14:solidFill>
                <w14:schemeClr w14:val="tx1"/>
              </w14:solidFill>
            </w14:textFill>
          </w:rPr>
          <w:delText>filter</w:delText>
        </w:r>
      </w:del>
    </w:p>
    <w:p>
      <w:pPr>
        <w:pStyle w:val="10"/>
        <w:ind w:firstLine="400" w:firstLineChars="200"/>
        <w:rPr>
          <w:del w:id="18135" w:author="冷雪凝" w:date="2019-05-14T19:29:01Z"/>
          <w:rStyle w:val="19"/>
          <w:color w:val="000000" w:themeColor="text1"/>
          <w:rPrChange w:id="18136" w:author="梁元" w:date="2019-05-14T19:51:36Z">
            <w:rPr>
              <w:del w:id="18137" w:author="冷雪凝" w:date="2019-05-14T19:29:01Z"/>
              <w:rStyle w:val="19"/>
            </w:rPr>
          </w:rPrChange>
          <w14:textFill>
            <w14:solidFill>
              <w14:schemeClr w14:val="tx1"/>
            </w14:solidFill>
          </w14:textFill>
        </w:rPr>
        <w:pPrChange w:id="18134" w:author="冷雪凝" w:date="2019-05-14T12:21:32Z">
          <w:pPr>
            <w:pStyle w:val="10"/>
          </w:pPr>
        </w:pPrChange>
      </w:pPr>
      <w:del w:id="18138" w:author="冷雪凝" w:date="2019-05-14T19:29:01Z">
        <w:r>
          <w:rPr>
            <w:rStyle w:val="19"/>
            <w:color w:val="000000" w:themeColor="text1"/>
            <w:rPrChange w:id="18139" w:author="梁元" w:date="2019-05-14T19:51:36Z">
              <w:rPr>
                <w:rStyle w:val="19"/>
              </w:rPr>
            </w:rPrChange>
            <w14:textFill>
              <w14:solidFill>
                <w14:schemeClr w14:val="tx1"/>
              </w14:solidFill>
            </w14:textFill>
          </w:rPr>
          <w:delText xml:space="preserve">    </w:delText>
        </w:r>
      </w:del>
      <w:del w:id="18141" w:author="冷雪凝" w:date="2019-05-14T19:29:01Z">
        <w:r>
          <w:rPr>
            <w:rStyle w:val="23"/>
            <w:color w:val="000000" w:themeColor="text1"/>
            <w:rPrChange w:id="18142" w:author="梁元" w:date="2019-05-14T19:51:36Z">
              <w:rPr>
                <w:rStyle w:val="23"/>
              </w:rPr>
            </w:rPrChange>
            <w14:textFill>
              <w14:solidFill>
                <w14:schemeClr w14:val="tx1"/>
              </w14:solidFill>
            </w14:textFill>
          </w:rPr>
          <w:delText>default:</w:delText>
        </w:r>
      </w:del>
    </w:p>
    <w:p>
      <w:pPr>
        <w:pStyle w:val="10"/>
        <w:ind w:firstLine="400" w:firstLineChars="200"/>
        <w:rPr>
          <w:del w:id="18145" w:author="冷雪凝" w:date="2019-05-14T19:29:01Z"/>
          <w:rStyle w:val="19"/>
          <w:color w:val="000000" w:themeColor="text1"/>
          <w:rPrChange w:id="18146" w:author="梁元" w:date="2019-05-14T19:51:36Z">
            <w:rPr>
              <w:del w:id="18147" w:author="冷雪凝" w:date="2019-05-14T19:29:01Z"/>
              <w:rStyle w:val="19"/>
            </w:rPr>
          </w:rPrChange>
          <w14:textFill>
            <w14:solidFill>
              <w14:schemeClr w14:val="tx1"/>
            </w14:solidFill>
          </w14:textFill>
        </w:rPr>
        <w:pPrChange w:id="18144" w:author="冷雪凝" w:date="2019-05-14T12:21:32Z">
          <w:pPr>
            <w:pStyle w:val="10"/>
          </w:pPr>
        </w:pPrChange>
      </w:pPr>
      <w:del w:id="18148" w:author="冷雪凝" w:date="2019-05-14T19:29:01Z">
        <w:r>
          <w:rPr>
            <w:rStyle w:val="19"/>
            <w:color w:val="000000" w:themeColor="text1"/>
            <w:rPrChange w:id="18149" w:author="梁元" w:date="2019-05-14T19:51:36Z">
              <w:rPr>
                <w:rStyle w:val="19"/>
              </w:rPr>
            </w:rPrChange>
            <w14:textFill>
              <w14:solidFill>
                <w14:schemeClr w14:val="tx1"/>
              </w14:solidFill>
            </w14:textFill>
          </w:rPr>
          <w:delText xml:space="preserve">      </w:delText>
        </w:r>
      </w:del>
      <w:del w:id="18151" w:author="冷雪凝" w:date="2019-05-14T19:29:01Z">
        <w:r>
          <w:rPr>
            <w:rStyle w:val="23"/>
            <w:color w:val="000000" w:themeColor="text1"/>
            <w:rPrChange w:id="18152" w:author="梁元" w:date="2019-05-14T19:51:36Z">
              <w:rPr>
                <w:rStyle w:val="23"/>
              </w:rPr>
            </w:rPrChange>
            <w14:textFill>
              <w14:solidFill>
                <w14:schemeClr w14:val="tx1"/>
              </w14:solidFill>
            </w14:textFill>
          </w:rPr>
          <w:delText>return</w:delText>
        </w:r>
      </w:del>
      <w:del w:id="18154" w:author="冷雪凝" w:date="2019-05-14T19:29:01Z">
        <w:r>
          <w:rPr>
            <w:rStyle w:val="19"/>
            <w:color w:val="000000" w:themeColor="text1"/>
            <w:rPrChange w:id="18155" w:author="梁元" w:date="2019-05-14T19:51:36Z">
              <w:rPr>
                <w:rStyle w:val="19"/>
              </w:rPr>
            </w:rPrChange>
            <w14:textFill>
              <w14:solidFill>
                <w14:schemeClr w14:val="tx1"/>
              </w14:solidFill>
            </w14:textFill>
          </w:rPr>
          <w:delText xml:space="preserve"> state</w:delText>
        </w:r>
      </w:del>
    </w:p>
    <w:p>
      <w:pPr>
        <w:pStyle w:val="10"/>
        <w:ind w:firstLine="400" w:firstLineChars="200"/>
        <w:rPr>
          <w:del w:id="18158" w:author="冷雪凝" w:date="2019-05-14T19:29:01Z"/>
          <w:rStyle w:val="19"/>
          <w:color w:val="000000" w:themeColor="text1"/>
          <w:rPrChange w:id="18159" w:author="梁元" w:date="2019-05-14T19:51:36Z">
            <w:rPr>
              <w:del w:id="18160" w:author="冷雪凝" w:date="2019-05-14T19:29:01Z"/>
              <w:rStyle w:val="19"/>
            </w:rPr>
          </w:rPrChange>
          <w14:textFill>
            <w14:solidFill>
              <w14:schemeClr w14:val="tx1"/>
            </w14:solidFill>
          </w14:textFill>
        </w:rPr>
        <w:pPrChange w:id="18157" w:author="冷雪凝" w:date="2019-05-14T12:21:32Z">
          <w:pPr>
            <w:pStyle w:val="10"/>
          </w:pPr>
        </w:pPrChange>
      </w:pPr>
      <w:del w:id="18161" w:author="冷雪凝" w:date="2019-05-14T19:29:01Z">
        <w:r>
          <w:rPr>
            <w:rStyle w:val="19"/>
            <w:color w:val="000000" w:themeColor="text1"/>
            <w:rPrChange w:id="18162" w:author="梁元" w:date="2019-05-14T19:51:36Z">
              <w:rPr>
                <w:rStyle w:val="19"/>
              </w:rPr>
            </w:rPrChange>
            <w14:textFill>
              <w14:solidFill>
                <w14:schemeClr w14:val="tx1"/>
              </w14:solidFill>
            </w14:textFill>
          </w:rPr>
          <w:delText xml:space="preserve">  </w:delText>
        </w:r>
      </w:del>
      <w:del w:id="18164" w:author="冷雪凝" w:date="2019-05-14T19:29:01Z">
        <w:r>
          <w:rPr>
            <w:rStyle w:val="23"/>
            <w:color w:val="000000" w:themeColor="text1"/>
            <w:rPrChange w:id="18165" w:author="梁元" w:date="2019-05-14T19:51:36Z">
              <w:rPr>
                <w:rStyle w:val="23"/>
              </w:rPr>
            </w:rPrChange>
            <w14:textFill>
              <w14:solidFill>
                <w14:schemeClr w14:val="tx1"/>
              </w14:solidFill>
            </w14:textFill>
          </w:rPr>
          <w:delText>}</w:delText>
        </w:r>
      </w:del>
    </w:p>
    <w:p>
      <w:pPr>
        <w:pStyle w:val="10"/>
        <w:ind w:firstLine="480" w:firstLineChars="200"/>
        <w:rPr>
          <w:del w:id="18168" w:author="冷雪凝" w:date="2019-05-14T19:29:01Z"/>
          <w:rStyle w:val="19"/>
          <w:color w:val="000000" w:themeColor="text1"/>
          <w:rPrChange w:id="18169" w:author="梁元" w:date="2019-05-14T19:51:36Z">
            <w:rPr>
              <w:del w:id="18170" w:author="冷雪凝" w:date="2019-05-14T19:29:01Z"/>
              <w:rStyle w:val="19"/>
            </w:rPr>
          </w:rPrChange>
          <w14:textFill>
            <w14:solidFill>
              <w14:schemeClr w14:val="tx1"/>
            </w14:solidFill>
          </w14:textFill>
        </w:rPr>
        <w:pPrChange w:id="18167" w:author="冷雪凝" w:date="2019-05-14T12:21:32Z">
          <w:pPr>
            <w:pStyle w:val="10"/>
          </w:pPr>
        </w:pPrChange>
      </w:pPr>
      <w:del w:id="18171" w:author="冷雪凝" w:date="2019-05-14T19:29:01Z">
        <w:r>
          <w:rPr>
            <w:rStyle w:val="23"/>
            <w:color w:val="000000" w:themeColor="text1"/>
            <w:rPrChange w:id="18172" w:author="梁元" w:date="2019-05-14T19:51:36Z">
              <w:rPr>
                <w:rStyle w:val="23"/>
              </w:rPr>
            </w:rPrChange>
            <w14:textFill>
              <w14:solidFill>
                <w14:schemeClr w14:val="tx1"/>
              </w14:solidFill>
            </w14:textFill>
          </w:rPr>
          <w:delText>}</w:delText>
        </w:r>
      </w:del>
    </w:p>
    <w:p>
      <w:pPr>
        <w:pStyle w:val="10"/>
        <w:ind w:firstLine="400" w:firstLineChars="200"/>
        <w:rPr>
          <w:del w:id="18175" w:author="冷雪凝" w:date="2019-05-14T19:29:01Z"/>
          <w:rStyle w:val="19"/>
          <w:color w:val="000000" w:themeColor="text1"/>
          <w:rPrChange w:id="18176" w:author="梁元" w:date="2019-05-14T19:51:36Z">
            <w:rPr>
              <w:del w:id="18177" w:author="冷雪凝" w:date="2019-05-14T19:29:01Z"/>
              <w:rStyle w:val="19"/>
            </w:rPr>
          </w:rPrChange>
          <w14:textFill>
            <w14:solidFill>
              <w14:schemeClr w14:val="tx1"/>
            </w14:solidFill>
          </w14:textFill>
        </w:rPr>
        <w:pPrChange w:id="18174" w:author="冷雪凝" w:date="2019-05-14T12:21:32Z">
          <w:pPr>
            <w:pStyle w:val="10"/>
          </w:pPr>
        </w:pPrChange>
      </w:pPr>
    </w:p>
    <w:p>
      <w:pPr>
        <w:pStyle w:val="10"/>
        <w:ind w:firstLine="480" w:firstLineChars="200"/>
        <w:rPr>
          <w:del w:id="18179" w:author="冷雪凝" w:date="2019-05-14T19:29:01Z"/>
          <w:rStyle w:val="19"/>
          <w:color w:val="000000" w:themeColor="text1"/>
          <w:rPrChange w:id="18180" w:author="梁元" w:date="2019-05-14T19:51:36Z">
            <w:rPr>
              <w:del w:id="18181" w:author="冷雪凝" w:date="2019-05-14T19:29:01Z"/>
              <w:rStyle w:val="19"/>
            </w:rPr>
          </w:rPrChange>
          <w14:textFill>
            <w14:solidFill>
              <w14:schemeClr w14:val="tx1"/>
            </w14:solidFill>
          </w14:textFill>
        </w:rPr>
        <w:pPrChange w:id="18178" w:author="冷雪凝" w:date="2019-05-14T12:21:32Z">
          <w:pPr>
            <w:pStyle w:val="10"/>
          </w:pPr>
        </w:pPrChange>
      </w:pPr>
      <w:del w:id="18182" w:author="冷雪凝" w:date="2019-05-14T19:29:01Z">
        <w:r>
          <w:rPr>
            <w:rStyle w:val="23"/>
            <w:color w:val="000000" w:themeColor="text1"/>
            <w:rPrChange w:id="18183" w:author="梁元" w:date="2019-05-14T19:51:36Z">
              <w:rPr>
                <w:rStyle w:val="23"/>
              </w:rPr>
            </w:rPrChange>
            <w14:textFill>
              <w14:solidFill>
                <w14:schemeClr w14:val="tx1"/>
              </w14:solidFill>
            </w14:textFill>
          </w:rPr>
          <w:delText>function</w:delText>
        </w:r>
      </w:del>
      <w:del w:id="18185" w:author="冷雪凝" w:date="2019-05-14T19:29:01Z">
        <w:r>
          <w:rPr>
            <w:rStyle w:val="19"/>
            <w:color w:val="000000" w:themeColor="text1"/>
            <w:rPrChange w:id="18186" w:author="梁元" w:date="2019-05-14T19:51:36Z">
              <w:rPr>
                <w:rStyle w:val="19"/>
              </w:rPr>
            </w:rPrChange>
            <w14:textFill>
              <w14:solidFill>
                <w14:schemeClr w14:val="tx1"/>
              </w14:solidFill>
            </w14:textFill>
          </w:rPr>
          <w:delText xml:space="preserve"> </w:delText>
        </w:r>
      </w:del>
      <w:del w:id="18188" w:author="冷雪凝" w:date="2019-05-14T19:29:01Z">
        <w:r>
          <w:rPr>
            <w:rStyle w:val="23"/>
            <w:color w:val="000000" w:themeColor="text1"/>
            <w:rPrChange w:id="18189" w:author="梁元" w:date="2019-05-14T19:51:36Z">
              <w:rPr>
                <w:rStyle w:val="23"/>
              </w:rPr>
            </w:rPrChange>
            <w14:textFill>
              <w14:solidFill>
                <w14:schemeClr w14:val="tx1"/>
              </w14:solidFill>
            </w14:textFill>
          </w:rPr>
          <w:delText>todos(</w:delText>
        </w:r>
      </w:del>
      <w:del w:id="18191" w:author="冷雪凝" w:date="2019-05-14T19:29:01Z">
        <w:r>
          <w:rPr>
            <w:rStyle w:val="19"/>
            <w:color w:val="000000" w:themeColor="text1"/>
            <w:rPrChange w:id="18192" w:author="梁元" w:date="2019-05-14T19:51:36Z">
              <w:rPr>
                <w:rStyle w:val="19"/>
              </w:rPr>
            </w:rPrChange>
            <w14:textFill>
              <w14:solidFill>
                <w14:schemeClr w14:val="tx1"/>
              </w14:solidFill>
            </w14:textFill>
          </w:rPr>
          <w:delText xml:space="preserve">state </w:delText>
        </w:r>
      </w:del>
      <w:del w:id="18194" w:author="冷雪凝" w:date="2019-05-14T19:29:01Z">
        <w:r>
          <w:rPr>
            <w:rStyle w:val="23"/>
            <w:color w:val="000000" w:themeColor="text1"/>
            <w:rPrChange w:id="18195" w:author="梁元" w:date="2019-05-14T19:51:36Z">
              <w:rPr>
                <w:rStyle w:val="23"/>
              </w:rPr>
            </w:rPrChange>
            <w14:textFill>
              <w14:solidFill>
                <w14:schemeClr w14:val="tx1"/>
              </w14:solidFill>
            </w14:textFill>
          </w:rPr>
          <w:delText>=</w:delText>
        </w:r>
      </w:del>
      <w:del w:id="18197" w:author="冷雪凝" w:date="2019-05-14T19:29:01Z">
        <w:r>
          <w:rPr>
            <w:rStyle w:val="19"/>
            <w:color w:val="000000" w:themeColor="text1"/>
            <w:rPrChange w:id="18198" w:author="梁元" w:date="2019-05-14T19:51:36Z">
              <w:rPr>
                <w:rStyle w:val="19"/>
              </w:rPr>
            </w:rPrChange>
            <w14:textFill>
              <w14:solidFill>
                <w14:schemeClr w14:val="tx1"/>
              </w14:solidFill>
            </w14:textFill>
          </w:rPr>
          <w:delText xml:space="preserve"> </w:delText>
        </w:r>
      </w:del>
      <w:del w:id="18200" w:author="冷雪凝" w:date="2019-05-14T19:29:01Z">
        <w:r>
          <w:rPr>
            <w:rStyle w:val="23"/>
            <w:color w:val="000000" w:themeColor="text1"/>
            <w:rPrChange w:id="18201" w:author="梁元" w:date="2019-05-14T19:51:36Z">
              <w:rPr>
                <w:rStyle w:val="23"/>
              </w:rPr>
            </w:rPrChange>
            <w14:textFill>
              <w14:solidFill>
                <w14:schemeClr w14:val="tx1"/>
              </w14:solidFill>
            </w14:textFill>
          </w:rPr>
          <w:delText>[],</w:delText>
        </w:r>
      </w:del>
      <w:del w:id="18203" w:author="冷雪凝" w:date="2019-05-14T19:29:01Z">
        <w:r>
          <w:rPr>
            <w:rStyle w:val="19"/>
            <w:color w:val="000000" w:themeColor="text1"/>
            <w:rPrChange w:id="18204" w:author="梁元" w:date="2019-05-14T19:51:36Z">
              <w:rPr>
                <w:rStyle w:val="19"/>
              </w:rPr>
            </w:rPrChange>
            <w14:textFill>
              <w14:solidFill>
                <w14:schemeClr w14:val="tx1"/>
              </w14:solidFill>
            </w14:textFill>
          </w:rPr>
          <w:delText xml:space="preserve"> action</w:delText>
        </w:r>
      </w:del>
      <w:del w:id="18206" w:author="冷雪凝" w:date="2019-05-14T19:29:01Z">
        <w:r>
          <w:rPr>
            <w:rStyle w:val="23"/>
            <w:color w:val="000000" w:themeColor="text1"/>
            <w:rPrChange w:id="18207" w:author="梁元" w:date="2019-05-14T19:51:36Z">
              <w:rPr>
                <w:rStyle w:val="23"/>
              </w:rPr>
            </w:rPrChange>
            <w14:textFill>
              <w14:solidFill>
                <w14:schemeClr w14:val="tx1"/>
              </w14:solidFill>
            </w14:textFill>
          </w:rPr>
          <w:delText>)</w:delText>
        </w:r>
      </w:del>
      <w:del w:id="18209" w:author="冷雪凝" w:date="2019-05-14T19:29:01Z">
        <w:r>
          <w:rPr>
            <w:rStyle w:val="19"/>
            <w:color w:val="000000" w:themeColor="text1"/>
            <w:rPrChange w:id="18210" w:author="梁元" w:date="2019-05-14T19:51:36Z">
              <w:rPr>
                <w:rStyle w:val="19"/>
              </w:rPr>
            </w:rPrChange>
            <w14:textFill>
              <w14:solidFill>
                <w14:schemeClr w14:val="tx1"/>
              </w14:solidFill>
            </w14:textFill>
          </w:rPr>
          <w:delText xml:space="preserve"> </w:delText>
        </w:r>
      </w:del>
      <w:del w:id="18212" w:author="冷雪凝" w:date="2019-05-14T19:29:01Z">
        <w:r>
          <w:rPr>
            <w:rStyle w:val="23"/>
            <w:color w:val="000000" w:themeColor="text1"/>
            <w:rPrChange w:id="18213" w:author="梁元" w:date="2019-05-14T19:51:36Z">
              <w:rPr>
                <w:rStyle w:val="23"/>
              </w:rPr>
            </w:rPrChange>
            <w14:textFill>
              <w14:solidFill>
                <w14:schemeClr w14:val="tx1"/>
              </w14:solidFill>
            </w14:textFill>
          </w:rPr>
          <w:delText>{</w:delText>
        </w:r>
      </w:del>
    </w:p>
    <w:p>
      <w:pPr>
        <w:pStyle w:val="10"/>
        <w:ind w:firstLine="400" w:firstLineChars="200"/>
        <w:rPr>
          <w:del w:id="18216" w:author="冷雪凝" w:date="2019-05-14T19:29:01Z"/>
          <w:rStyle w:val="19"/>
          <w:color w:val="000000" w:themeColor="text1"/>
          <w:rPrChange w:id="18217" w:author="梁元" w:date="2019-05-14T19:51:36Z">
            <w:rPr>
              <w:del w:id="18218" w:author="冷雪凝" w:date="2019-05-14T19:29:01Z"/>
              <w:rStyle w:val="19"/>
            </w:rPr>
          </w:rPrChange>
          <w14:textFill>
            <w14:solidFill>
              <w14:schemeClr w14:val="tx1"/>
            </w14:solidFill>
          </w14:textFill>
        </w:rPr>
        <w:pPrChange w:id="18215" w:author="冷雪凝" w:date="2019-05-14T12:21:32Z">
          <w:pPr>
            <w:pStyle w:val="10"/>
          </w:pPr>
        </w:pPrChange>
      </w:pPr>
      <w:del w:id="18219" w:author="冷雪凝" w:date="2019-05-14T19:29:01Z">
        <w:r>
          <w:rPr>
            <w:rStyle w:val="19"/>
            <w:color w:val="000000" w:themeColor="text1"/>
            <w:rPrChange w:id="18220" w:author="梁元" w:date="2019-05-14T19:51:36Z">
              <w:rPr>
                <w:rStyle w:val="19"/>
              </w:rPr>
            </w:rPrChange>
            <w14:textFill>
              <w14:solidFill>
                <w14:schemeClr w14:val="tx1"/>
              </w14:solidFill>
            </w14:textFill>
          </w:rPr>
          <w:delText xml:space="preserve">  </w:delText>
        </w:r>
      </w:del>
      <w:del w:id="18222" w:author="冷雪凝" w:date="2019-05-14T19:29:01Z">
        <w:r>
          <w:rPr>
            <w:rStyle w:val="23"/>
            <w:color w:val="000000" w:themeColor="text1"/>
            <w:rPrChange w:id="18223" w:author="梁元" w:date="2019-05-14T19:51:36Z">
              <w:rPr>
                <w:rStyle w:val="23"/>
              </w:rPr>
            </w:rPrChange>
            <w14:textFill>
              <w14:solidFill>
                <w14:schemeClr w14:val="tx1"/>
              </w14:solidFill>
            </w14:textFill>
          </w:rPr>
          <w:delText>switch</w:delText>
        </w:r>
      </w:del>
      <w:del w:id="18225" w:author="冷雪凝" w:date="2019-05-14T19:29:01Z">
        <w:r>
          <w:rPr>
            <w:rStyle w:val="19"/>
            <w:color w:val="000000" w:themeColor="text1"/>
            <w:rPrChange w:id="18226" w:author="梁元" w:date="2019-05-14T19:51:36Z">
              <w:rPr>
                <w:rStyle w:val="19"/>
              </w:rPr>
            </w:rPrChange>
            <w14:textFill>
              <w14:solidFill>
                <w14:schemeClr w14:val="tx1"/>
              </w14:solidFill>
            </w14:textFill>
          </w:rPr>
          <w:delText xml:space="preserve"> </w:delText>
        </w:r>
      </w:del>
      <w:del w:id="18228" w:author="冷雪凝" w:date="2019-05-14T19:29:01Z">
        <w:r>
          <w:rPr>
            <w:rStyle w:val="23"/>
            <w:color w:val="000000" w:themeColor="text1"/>
            <w:rPrChange w:id="18229" w:author="梁元" w:date="2019-05-14T19:51:36Z">
              <w:rPr>
                <w:rStyle w:val="23"/>
              </w:rPr>
            </w:rPrChange>
            <w14:textFill>
              <w14:solidFill>
                <w14:schemeClr w14:val="tx1"/>
              </w14:solidFill>
            </w14:textFill>
          </w:rPr>
          <w:delText>(</w:delText>
        </w:r>
      </w:del>
      <w:del w:id="18231" w:author="冷雪凝" w:date="2019-05-14T19:29:01Z">
        <w:r>
          <w:rPr>
            <w:rStyle w:val="19"/>
            <w:color w:val="000000" w:themeColor="text1"/>
            <w:rPrChange w:id="18232" w:author="梁元" w:date="2019-05-14T19:51:36Z">
              <w:rPr>
                <w:rStyle w:val="19"/>
              </w:rPr>
            </w:rPrChange>
            <w14:textFill>
              <w14:solidFill>
                <w14:schemeClr w14:val="tx1"/>
              </w14:solidFill>
            </w14:textFill>
          </w:rPr>
          <w:delText>action</w:delText>
        </w:r>
      </w:del>
      <w:del w:id="18234" w:author="冷雪凝" w:date="2019-05-14T19:29:01Z">
        <w:r>
          <w:rPr>
            <w:rStyle w:val="23"/>
            <w:color w:val="000000" w:themeColor="text1"/>
            <w:rPrChange w:id="18235" w:author="梁元" w:date="2019-05-14T19:51:36Z">
              <w:rPr>
                <w:rStyle w:val="23"/>
              </w:rPr>
            </w:rPrChange>
            <w14:textFill>
              <w14:solidFill>
                <w14:schemeClr w14:val="tx1"/>
              </w14:solidFill>
            </w14:textFill>
          </w:rPr>
          <w:delText>.</w:delText>
        </w:r>
      </w:del>
      <w:del w:id="18237" w:author="冷雪凝" w:date="2019-05-14T19:29:01Z">
        <w:r>
          <w:rPr>
            <w:rStyle w:val="19"/>
            <w:color w:val="000000" w:themeColor="text1"/>
            <w:rPrChange w:id="18238" w:author="梁元" w:date="2019-05-14T19:51:36Z">
              <w:rPr>
                <w:rStyle w:val="19"/>
              </w:rPr>
            </w:rPrChange>
            <w14:textFill>
              <w14:solidFill>
                <w14:schemeClr w14:val="tx1"/>
              </w14:solidFill>
            </w14:textFill>
          </w:rPr>
          <w:delText>type</w:delText>
        </w:r>
      </w:del>
      <w:del w:id="18240" w:author="冷雪凝" w:date="2019-05-14T19:29:01Z">
        <w:r>
          <w:rPr>
            <w:rStyle w:val="23"/>
            <w:color w:val="000000" w:themeColor="text1"/>
            <w:rPrChange w:id="18241" w:author="梁元" w:date="2019-05-14T19:51:36Z">
              <w:rPr>
                <w:rStyle w:val="23"/>
              </w:rPr>
            </w:rPrChange>
            <w14:textFill>
              <w14:solidFill>
                <w14:schemeClr w14:val="tx1"/>
              </w14:solidFill>
            </w14:textFill>
          </w:rPr>
          <w:delText>)</w:delText>
        </w:r>
      </w:del>
      <w:del w:id="18243" w:author="冷雪凝" w:date="2019-05-14T19:29:01Z">
        <w:r>
          <w:rPr>
            <w:rStyle w:val="19"/>
            <w:color w:val="000000" w:themeColor="text1"/>
            <w:rPrChange w:id="18244" w:author="梁元" w:date="2019-05-14T19:51:36Z">
              <w:rPr>
                <w:rStyle w:val="19"/>
              </w:rPr>
            </w:rPrChange>
            <w14:textFill>
              <w14:solidFill>
                <w14:schemeClr w14:val="tx1"/>
              </w14:solidFill>
            </w14:textFill>
          </w:rPr>
          <w:delText xml:space="preserve"> </w:delText>
        </w:r>
      </w:del>
      <w:del w:id="18246" w:author="冷雪凝" w:date="2019-05-14T19:29:01Z">
        <w:r>
          <w:rPr>
            <w:rStyle w:val="23"/>
            <w:color w:val="000000" w:themeColor="text1"/>
            <w:rPrChange w:id="18247" w:author="梁元" w:date="2019-05-14T19:51:36Z">
              <w:rPr>
                <w:rStyle w:val="23"/>
              </w:rPr>
            </w:rPrChange>
            <w14:textFill>
              <w14:solidFill>
                <w14:schemeClr w14:val="tx1"/>
              </w14:solidFill>
            </w14:textFill>
          </w:rPr>
          <w:delText>{</w:delText>
        </w:r>
      </w:del>
    </w:p>
    <w:p>
      <w:pPr>
        <w:pStyle w:val="10"/>
        <w:ind w:firstLine="400" w:firstLineChars="200"/>
        <w:rPr>
          <w:del w:id="18250" w:author="冷雪凝" w:date="2019-05-14T19:29:01Z"/>
          <w:rStyle w:val="19"/>
          <w:color w:val="000000" w:themeColor="text1"/>
          <w:rPrChange w:id="18251" w:author="梁元" w:date="2019-05-14T19:51:36Z">
            <w:rPr>
              <w:del w:id="18252" w:author="冷雪凝" w:date="2019-05-14T19:29:01Z"/>
              <w:rStyle w:val="19"/>
            </w:rPr>
          </w:rPrChange>
          <w14:textFill>
            <w14:solidFill>
              <w14:schemeClr w14:val="tx1"/>
            </w14:solidFill>
          </w14:textFill>
        </w:rPr>
        <w:pPrChange w:id="18249" w:author="冷雪凝" w:date="2019-05-14T12:21:32Z">
          <w:pPr>
            <w:pStyle w:val="10"/>
          </w:pPr>
        </w:pPrChange>
      </w:pPr>
      <w:del w:id="18253" w:author="冷雪凝" w:date="2019-05-14T19:29:01Z">
        <w:r>
          <w:rPr>
            <w:rStyle w:val="19"/>
            <w:color w:val="000000" w:themeColor="text1"/>
            <w:rPrChange w:id="18254" w:author="梁元" w:date="2019-05-14T19:51:36Z">
              <w:rPr>
                <w:rStyle w:val="19"/>
              </w:rPr>
            </w:rPrChange>
            <w14:textFill>
              <w14:solidFill>
                <w14:schemeClr w14:val="tx1"/>
              </w14:solidFill>
            </w14:textFill>
          </w:rPr>
          <w:delText xml:space="preserve">    </w:delText>
        </w:r>
      </w:del>
      <w:del w:id="18256" w:author="冷雪凝" w:date="2019-05-14T19:29:01Z">
        <w:r>
          <w:rPr>
            <w:rStyle w:val="23"/>
            <w:color w:val="000000" w:themeColor="text1"/>
            <w:rPrChange w:id="18257" w:author="梁元" w:date="2019-05-14T19:51:36Z">
              <w:rPr>
                <w:rStyle w:val="23"/>
              </w:rPr>
            </w:rPrChange>
            <w14:textFill>
              <w14:solidFill>
                <w14:schemeClr w14:val="tx1"/>
              </w14:solidFill>
            </w14:textFill>
          </w:rPr>
          <w:delText>case</w:delText>
        </w:r>
      </w:del>
      <w:del w:id="18259" w:author="冷雪凝" w:date="2019-05-14T19:29:01Z">
        <w:r>
          <w:rPr>
            <w:rStyle w:val="19"/>
            <w:color w:val="000000" w:themeColor="text1"/>
            <w:rPrChange w:id="18260" w:author="梁元" w:date="2019-05-14T19:51:36Z">
              <w:rPr>
                <w:rStyle w:val="19"/>
              </w:rPr>
            </w:rPrChange>
            <w14:textFill>
              <w14:solidFill>
                <w14:schemeClr w14:val="tx1"/>
              </w14:solidFill>
            </w14:textFill>
          </w:rPr>
          <w:delText xml:space="preserve"> </w:delText>
        </w:r>
      </w:del>
      <w:del w:id="18262" w:author="冷雪凝" w:date="2019-05-14T19:29:01Z">
        <w:r>
          <w:rPr>
            <w:rStyle w:val="23"/>
            <w:color w:val="000000" w:themeColor="text1"/>
            <w:rPrChange w:id="18263" w:author="梁元" w:date="2019-05-14T19:51:36Z">
              <w:rPr>
                <w:rStyle w:val="23"/>
              </w:rPr>
            </w:rPrChange>
            <w14:textFill>
              <w14:solidFill>
                <w14:schemeClr w14:val="tx1"/>
              </w14:solidFill>
            </w14:textFill>
          </w:rPr>
          <w:delText>'ADD_TODO':</w:delText>
        </w:r>
      </w:del>
    </w:p>
    <w:p>
      <w:pPr>
        <w:pStyle w:val="10"/>
        <w:ind w:firstLine="400" w:firstLineChars="200"/>
        <w:rPr>
          <w:del w:id="18266" w:author="冷雪凝" w:date="2019-05-14T19:29:01Z"/>
          <w:rStyle w:val="19"/>
          <w:color w:val="000000" w:themeColor="text1"/>
          <w:rPrChange w:id="18267" w:author="梁元" w:date="2019-05-14T19:51:36Z">
            <w:rPr>
              <w:del w:id="18268" w:author="冷雪凝" w:date="2019-05-14T19:29:01Z"/>
              <w:rStyle w:val="19"/>
            </w:rPr>
          </w:rPrChange>
          <w14:textFill>
            <w14:solidFill>
              <w14:schemeClr w14:val="tx1"/>
            </w14:solidFill>
          </w14:textFill>
        </w:rPr>
        <w:pPrChange w:id="18265" w:author="冷雪凝" w:date="2019-05-14T12:21:32Z">
          <w:pPr>
            <w:pStyle w:val="10"/>
          </w:pPr>
        </w:pPrChange>
      </w:pPr>
      <w:del w:id="18269" w:author="冷雪凝" w:date="2019-05-14T19:29:01Z">
        <w:r>
          <w:rPr>
            <w:rStyle w:val="19"/>
            <w:color w:val="000000" w:themeColor="text1"/>
            <w:rPrChange w:id="18270" w:author="梁元" w:date="2019-05-14T19:51:36Z">
              <w:rPr>
                <w:rStyle w:val="19"/>
              </w:rPr>
            </w:rPrChange>
            <w14:textFill>
              <w14:solidFill>
                <w14:schemeClr w14:val="tx1"/>
              </w14:solidFill>
            </w14:textFill>
          </w:rPr>
          <w:delText xml:space="preserve">      </w:delText>
        </w:r>
      </w:del>
      <w:del w:id="18272" w:author="冷雪凝" w:date="2019-05-14T19:29:01Z">
        <w:r>
          <w:rPr>
            <w:rStyle w:val="23"/>
            <w:color w:val="000000" w:themeColor="text1"/>
            <w:rPrChange w:id="18273" w:author="梁元" w:date="2019-05-14T19:51:36Z">
              <w:rPr>
                <w:rStyle w:val="23"/>
              </w:rPr>
            </w:rPrChange>
            <w14:textFill>
              <w14:solidFill>
                <w14:schemeClr w14:val="tx1"/>
              </w14:solidFill>
            </w14:textFill>
          </w:rPr>
          <w:delText>return</w:delText>
        </w:r>
      </w:del>
      <w:del w:id="18275" w:author="冷雪凝" w:date="2019-05-14T19:29:01Z">
        <w:r>
          <w:rPr>
            <w:rStyle w:val="19"/>
            <w:color w:val="000000" w:themeColor="text1"/>
            <w:rPrChange w:id="18276" w:author="梁元" w:date="2019-05-14T19:51:36Z">
              <w:rPr>
                <w:rStyle w:val="19"/>
              </w:rPr>
            </w:rPrChange>
            <w14:textFill>
              <w14:solidFill>
                <w14:schemeClr w14:val="tx1"/>
              </w14:solidFill>
            </w14:textFill>
          </w:rPr>
          <w:delText xml:space="preserve"> </w:delText>
        </w:r>
      </w:del>
      <w:del w:id="18278" w:author="冷雪凝" w:date="2019-05-14T19:29:01Z">
        <w:r>
          <w:rPr>
            <w:rStyle w:val="23"/>
            <w:color w:val="000000" w:themeColor="text1"/>
            <w:rPrChange w:id="18279" w:author="梁元" w:date="2019-05-14T19:51:36Z">
              <w:rPr>
                <w:rStyle w:val="23"/>
              </w:rPr>
            </w:rPrChange>
            <w14:textFill>
              <w14:solidFill>
                <w14:schemeClr w14:val="tx1"/>
              </w14:solidFill>
            </w14:textFill>
          </w:rPr>
          <w:delText>[</w:delText>
        </w:r>
      </w:del>
    </w:p>
    <w:p>
      <w:pPr>
        <w:pStyle w:val="10"/>
        <w:ind w:firstLine="400" w:firstLineChars="200"/>
        <w:rPr>
          <w:del w:id="18282" w:author="冷雪凝" w:date="2019-05-14T19:29:01Z"/>
          <w:rStyle w:val="19"/>
          <w:color w:val="000000" w:themeColor="text1"/>
          <w:rPrChange w:id="18283" w:author="梁元" w:date="2019-05-14T19:51:36Z">
            <w:rPr>
              <w:del w:id="18284" w:author="冷雪凝" w:date="2019-05-14T19:29:01Z"/>
              <w:rStyle w:val="19"/>
            </w:rPr>
          </w:rPrChange>
          <w14:textFill>
            <w14:solidFill>
              <w14:schemeClr w14:val="tx1"/>
            </w14:solidFill>
          </w14:textFill>
        </w:rPr>
        <w:pPrChange w:id="18281" w:author="冷雪凝" w:date="2019-05-14T12:21:32Z">
          <w:pPr>
            <w:pStyle w:val="10"/>
          </w:pPr>
        </w:pPrChange>
      </w:pPr>
      <w:del w:id="18285" w:author="冷雪凝" w:date="2019-05-14T19:29:01Z">
        <w:r>
          <w:rPr>
            <w:rStyle w:val="19"/>
            <w:color w:val="000000" w:themeColor="text1"/>
            <w:rPrChange w:id="18286" w:author="梁元" w:date="2019-05-14T19:51:36Z">
              <w:rPr>
                <w:rStyle w:val="19"/>
              </w:rPr>
            </w:rPrChange>
            <w14:textFill>
              <w14:solidFill>
                <w14:schemeClr w14:val="tx1"/>
              </w14:solidFill>
            </w14:textFill>
          </w:rPr>
          <w:delText xml:space="preserve">        </w:delText>
        </w:r>
      </w:del>
      <w:del w:id="18288" w:author="冷雪凝" w:date="2019-05-14T19:29:01Z">
        <w:r>
          <w:rPr>
            <w:rStyle w:val="23"/>
            <w:color w:val="000000" w:themeColor="text1"/>
            <w:rPrChange w:id="18289" w:author="梁元" w:date="2019-05-14T19:51:36Z">
              <w:rPr>
                <w:rStyle w:val="23"/>
              </w:rPr>
            </w:rPrChange>
            <w14:textFill>
              <w14:solidFill>
                <w14:schemeClr w14:val="tx1"/>
              </w14:solidFill>
            </w14:textFill>
          </w:rPr>
          <w:delText>...</w:delText>
        </w:r>
      </w:del>
      <w:del w:id="18291" w:author="冷雪凝" w:date="2019-05-14T19:29:01Z">
        <w:r>
          <w:rPr>
            <w:rStyle w:val="19"/>
            <w:color w:val="000000" w:themeColor="text1"/>
            <w:rPrChange w:id="18292" w:author="梁元" w:date="2019-05-14T19:51:36Z">
              <w:rPr>
                <w:rStyle w:val="19"/>
              </w:rPr>
            </w:rPrChange>
            <w14:textFill>
              <w14:solidFill>
                <w14:schemeClr w14:val="tx1"/>
              </w14:solidFill>
            </w14:textFill>
          </w:rPr>
          <w:delText>state</w:delText>
        </w:r>
      </w:del>
      <w:del w:id="18294" w:author="冷雪凝" w:date="2019-05-14T19:29:01Z">
        <w:r>
          <w:rPr>
            <w:rStyle w:val="23"/>
            <w:color w:val="000000" w:themeColor="text1"/>
            <w:rPrChange w:id="18295" w:author="梁元" w:date="2019-05-14T19:51:36Z">
              <w:rPr>
                <w:rStyle w:val="23"/>
              </w:rPr>
            </w:rPrChange>
            <w14:textFill>
              <w14:solidFill>
                <w14:schemeClr w14:val="tx1"/>
              </w14:solidFill>
            </w14:textFill>
          </w:rPr>
          <w:delText>,</w:delText>
        </w:r>
      </w:del>
    </w:p>
    <w:p>
      <w:pPr>
        <w:pStyle w:val="10"/>
        <w:ind w:firstLine="400" w:firstLineChars="200"/>
        <w:rPr>
          <w:del w:id="18298" w:author="冷雪凝" w:date="2019-05-14T19:29:01Z"/>
          <w:rStyle w:val="19"/>
          <w:color w:val="000000" w:themeColor="text1"/>
          <w:rPrChange w:id="18299" w:author="梁元" w:date="2019-05-14T19:51:36Z">
            <w:rPr>
              <w:del w:id="18300" w:author="冷雪凝" w:date="2019-05-14T19:29:01Z"/>
              <w:rStyle w:val="19"/>
            </w:rPr>
          </w:rPrChange>
          <w14:textFill>
            <w14:solidFill>
              <w14:schemeClr w14:val="tx1"/>
            </w14:solidFill>
          </w14:textFill>
        </w:rPr>
        <w:pPrChange w:id="18297" w:author="冷雪凝" w:date="2019-05-14T12:21:32Z">
          <w:pPr>
            <w:pStyle w:val="10"/>
          </w:pPr>
        </w:pPrChange>
      </w:pPr>
      <w:del w:id="18301" w:author="冷雪凝" w:date="2019-05-14T19:29:01Z">
        <w:r>
          <w:rPr>
            <w:rStyle w:val="19"/>
            <w:color w:val="000000" w:themeColor="text1"/>
            <w:rPrChange w:id="18302" w:author="梁元" w:date="2019-05-14T19:51:36Z">
              <w:rPr>
                <w:rStyle w:val="19"/>
              </w:rPr>
            </w:rPrChange>
            <w14:textFill>
              <w14:solidFill>
                <w14:schemeClr w14:val="tx1"/>
              </w14:solidFill>
            </w14:textFill>
          </w:rPr>
          <w:delText xml:space="preserve">        </w:delText>
        </w:r>
      </w:del>
      <w:del w:id="18304" w:author="冷雪凝" w:date="2019-05-14T19:29:01Z">
        <w:r>
          <w:rPr>
            <w:rStyle w:val="23"/>
            <w:color w:val="000000" w:themeColor="text1"/>
            <w:rPrChange w:id="18305" w:author="梁元" w:date="2019-05-14T19:51:36Z">
              <w:rPr>
                <w:rStyle w:val="23"/>
              </w:rPr>
            </w:rPrChange>
            <w14:textFill>
              <w14:solidFill>
                <w14:schemeClr w14:val="tx1"/>
              </w14:solidFill>
            </w14:textFill>
          </w:rPr>
          <w:delText>{</w:delText>
        </w:r>
      </w:del>
    </w:p>
    <w:p>
      <w:pPr>
        <w:pStyle w:val="10"/>
        <w:ind w:firstLine="400" w:firstLineChars="200"/>
        <w:rPr>
          <w:del w:id="18308" w:author="冷雪凝" w:date="2019-05-14T19:29:01Z"/>
          <w:rStyle w:val="19"/>
          <w:color w:val="000000" w:themeColor="text1"/>
          <w:rPrChange w:id="18309" w:author="梁元" w:date="2019-05-14T19:51:36Z">
            <w:rPr>
              <w:del w:id="18310" w:author="冷雪凝" w:date="2019-05-14T19:29:01Z"/>
              <w:rStyle w:val="19"/>
            </w:rPr>
          </w:rPrChange>
          <w14:textFill>
            <w14:solidFill>
              <w14:schemeClr w14:val="tx1"/>
            </w14:solidFill>
          </w14:textFill>
        </w:rPr>
        <w:pPrChange w:id="18307" w:author="冷雪凝" w:date="2019-05-14T12:21:32Z">
          <w:pPr>
            <w:pStyle w:val="10"/>
          </w:pPr>
        </w:pPrChange>
      </w:pPr>
      <w:del w:id="18311" w:author="冷雪凝" w:date="2019-05-14T19:29:01Z">
        <w:r>
          <w:rPr>
            <w:rStyle w:val="19"/>
            <w:color w:val="000000" w:themeColor="text1"/>
            <w:rPrChange w:id="18312" w:author="梁元" w:date="2019-05-14T19:51:36Z">
              <w:rPr>
                <w:rStyle w:val="19"/>
              </w:rPr>
            </w:rPrChange>
            <w14:textFill>
              <w14:solidFill>
                <w14:schemeClr w14:val="tx1"/>
              </w14:solidFill>
            </w14:textFill>
          </w:rPr>
          <w:delText xml:space="preserve">          text</w:delText>
        </w:r>
      </w:del>
      <w:del w:id="18314" w:author="冷雪凝" w:date="2019-05-14T19:29:01Z">
        <w:r>
          <w:rPr>
            <w:rStyle w:val="23"/>
            <w:color w:val="000000" w:themeColor="text1"/>
            <w:rPrChange w:id="18315" w:author="梁元" w:date="2019-05-14T19:51:36Z">
              <w:rPr>
                <w:rStyle w:val="23"/>
              </w:rPr>
            </w:rPrChange>
            <w14:textFill>
              <w14:solidFill>
                <w14:schemeClr w14:val="tx1"/>
              </w14:solidFill>
            </w14:textFill>
          </w:rPr>
          <w:delText>:</w:delText>
        </w:r>
      </w:del>
      <w:del w:id="18317" w:author="冷雪凝" w:date="2019-05-14T19:29:01Z">
        <w:r>
          <w:rPr>
            <w:rStyle w:val="19"/>
            <w:color w:val="000000" w:themeColor="text1"/>
            <w:rPrChange w:id="18318" w:author="梁元" w:date="2019-05-14T19:51:36Z">
              <w:rPr>
                <w:rStyle w:val="19"/>
              </w:rPr>
            </w:rPrChange>
            <w14:textFill>
              <w14:solidFill>
                <w14:schemeClr w14:val="tx1"/>
              </w14:solidFill>
            </w14:textFill>
          </w:rPr>
          <w:delText xml:space="preserve"> action</w:delText>
        </w:r>
      </w:del>
      <w:del w:id="18320" w:author="冷雪凝" w:date="2019-05-14T19:29:01Z">
        <w:r>
          <w:rPr>
            <w:rStyle w:val="23"/>
            <w:color w:val="000000" w:themeColor="text1"/>
            <w:rPrChange w:id="18321" w:author="梁元" w:date="2019-05-14T19:51:36Z">
              <w:rPr>
                <w:rStyle w:val="23"/>
              </w:rPr>
            </w:rPrChange>
            <w14:textFill>
              <w14:solidFill>
                <w14:schemeClr w14:val="tx1"/>
              </w14:solidFill>
            </w14:textFill>
          </w:rPr>
          <w:delText>.</w:delText>
        </w:r>
      </w:del>
      <w:del w:id="18323" w:author="冷雪凝" w:date="2019-05-14T19:29:01Z">
        <w:r>
          <w:rPr>
            <w:rStyle w:val="19"/>
            <w:color w:val="000000" w:themeColor="text1"/>
            <w:rPrChange w:id="18324" w:author="梁元" w:date="2019-05-14T19:51:36Z">
              <w:rPr>
                <w:rStyle w:val="19"/>
              </w:rPr>
            </w:rPrChange>
            <w14:textFill>
              <w14:solidFill>
                <w14:schemeClr w14:val="tx1"/>
              </w14:solidFill>
            </w14:textFill>
          </w:rPr>
          <w:delText>text</w:delText>
        </w:r>
      </w:del>
      <w:del w:id="18326" w:author="冷雪凝" w:date="2019-05-14T19:29:01Z">
        <w:r>
          <w:rPr>
            <w:rStyle w:val="23"/>
            <w:color w:val="000000" w:themeColor="text1"/>
            <w:rPrChange w:id="18327" w:author="梁元" w:date="2019-05-14T19:51:36Z">
              <w:rPr>
                <w:rStyle w:val="23"/>
              </w:rPr>
            </w:rPrChange>
            <w14:textFill>
              <w14:solidFill>
                <w14:schemeClr w14:val="tx1"/>
              </w14:solidFill>
            </w14:textFill>
          </w:rPr>
          <w:delText>,</w:delText>
        </w:r>
      </w:del>
    </w:p>
    <w:p>
      <w:pPr>
        <w:pStyle w:val="10"/>
        <w:ind w:firstLine="400" w:firstLineChars="200"/>
        <w:rPr>
          <w:del w:id="18330" w:author="冷雪凝" w:date="2019-05-14T19:29:01Z"/>
          <w:rStyle w:val="19"/>
          <w:color w:val="000000" w:themeColor="text1"/>
          <w:rPrChange w:id="18331" w:author="梁元" w:date="2019-05-14T19:51:36Z">
            <w:rPr>
              <w:del w:id="18332" w:author="冷雪凝" w:date="2019-05-14T19:29:01Z"/>
              <w:rStyle w:val="19"/>
            </w:rPr>
          </w:rPrChange>
          <w14:textFill>
            <w14:solidFill>
              <w14:schemeClr w14:val="tx1"/>
            </w14:solidFill>
          </w14:textFill>
        </w:rPr>
        <w:pPrChange w:id="18329" w:author="冷雪凝" w:date="2019-05-14T12:21:32Z">
          <w:pPr>
            <w:pStyle w:val="10"/>
          </w:pPr>
        </w:pPrChange>
      </w:pPr>
      <w:del w:id="18333" w:author="冷雪凝" w:date="2019-05-14T19:29:01Z">
        <w:r>
          <w:rPr>
            <w:rStyle w:val="19"/>
            <w:color w:val="000000" w:themeColor="text1"/>
            <w:rPrChange w:id="18334" w:author="梁元" w:date="2019-05-14T19:51:36Z">
              <w:rPr>
                <w:rStyle w:val="19"/>
              </w:rPr>
            </w:rPrChange>
            <w14:textFill>
              <w14:solidFill>
                <w14:schemeClr w14:val="tx1"/>
              </w14:solidFill>
            </w14:textFill>
          </w:rPr>
          <w:delText xml:space="preserve">          completed</w:delText>
        </w:r>
      </w:del>
      <w:del w:id="18336" w:author="冷雪凝" w:date="2019-05-14T19:29:01Z">
        <w:r>
          <w:rPr>
            <w:rStyle w:val="23"/>
            <w:color w:val="000000" w:themeColor="text1"/>
            <w:rPrChange w:id="18337" w:author="梁元" w:date="2019-05-14T19:51:36Z">
              <w:rPr>
                <w:rStyle w:val="23"/>
              </w:rPr>
            </w:rPrChange>
            <w14:textFill>
              <w14:solidFill>
                <w14:schemeClr w14:val="tx1"/>
              </w14:solidFill>
            </w14:textFill>
          </w:rPr>
          <w:delText>:</w:delText>
        </w:r>
      </w:del>
      <w:del w:id="18339" w:author="冷雪凝" w:date="2019-05-14T19:29:01Z">
        <w:r>
          <w:rPr>
            <w:rStyle w:val="19"/>
            <w:color w:val="000000" w:themeColor="text1"/>
            <w:rPrChange w:id="18340" w:author="梁元" w:date="2019-05-14T19:51:36Z">
              <w:rPr>
                <w:rStyle w:val="19"/>
              </w:rPr>
            </w:rPrChange>
            <w14:textFill>
              <w14:solidFill>
                <w14:schemeClr w14:val="tx1"/>
              </w14:solidFill>
            </w14:textFill>
          </w:rPr>
          <w:delText xml:space="preserve"> </w:delText>
        </w:r>
      </w:del>
      <w:del w:id="18342" w:author="冷雪凝" w:date="2019-05-14T19:29:01Z">
        <w:r>
          <w:rPr>
            <w:rStyle w:val="23"/>
            <w:color w:val="000000" w:themeColor="text1"/>
            <w:rPrChange w:id="18343" w:author="梁元" w:date="2019-05-14T19:51:36Z">
              <w:rPr>
                <w:rStyle w:val="23"/>
              </w:rPr>
            </w:rPrChange>
            <w14:textFill>
              <w14:solidFill>
                <w14:schemeClr w14:val="tx1"/>
              </w14:solidFill>
            </w14:textFill>
          </w:rPr>
          <w:delText>false</w:delText>
        </w:r>
      </w:del>
    </w:p>
    <w:p>
      <w:pPr>
        <w:pStyle w:val="10"/>
        <w:ind w:firstLine="400" w:firstLineChars="200"/>
        <w:rPr>
          <w:del w:id="18346" w:author="冷雪凝" w:date="2019-05-14T19:29:01Z"/>
          <w:rStyle w:val="19"/>
          <w:color w:val="000000" w:themeColor="text1"/>
          <w:rPrChange w:id="18347" w:author="梁元" w:date="2019-05-14T19:51:36Z">
            <w:rPr>
              <w:del w:id="18348" w:author="冷雪凝" w:date="2019-05-14T19:29:01Z"/>
              <w:rStyle w:val="19"/>
            </w:rPr>
          </w:rPrChange>
          <w14:textFill>
            <w14:solidFill>
              <w14:schemeClr w14:val="tx1"/>
            </w14:solidFill>
          </w14:textFill>
        </w:rPr>
        <w:pPrChange w:id="18345" w:author="冷雪凝" w:date="2019-05-14T12:21:32Z">
          <w:pPr>
            <w:pStyle w:val="10"/>
          </w:pPr>
        </w:pPrChange>
      </w:pPr>
      <w:del w:id="18349" w:author="冷雪凝" w:date="2019-05-14T19:29:01Z">
        <w:r>
          <w:rPr>
            <w:rStyle w:val="19"/>
            <w:color w:val="000000" w:themeColor="text1"/>
            <w:rPrChange w:id="18350" w:author="梁元" w:date="2019-05-14T19:51:36Z">
              <w:rPr>
                <w:rStyle w:val="19"/>
              </w:rPr>
            </w:rPrChange>
            <w14:textFill>
              <w14:solidFill>
                <w14:schemeClr w14:val="tx1"/>
              </w14:solidFill>
            </w14:textFill>
          </w:rPr>
          <w:delText xml:space="preserve">        </w:delText>
        </w:r>
      </w:del>
      <w:del w:id="18352" w:author="冷雪凝" w:date="2019-05-14T19:29:01Z">
        <w:r>
          <w:rPr>
            <w:rStyle w:val="23"/>
            <w:color w:val="000000" w:themeColor="text1"/>
            <w:rPrChange w:id="18353" w:author="梁元" w:date="2019-05-14T19:51:36Z">
              <w:rPr>
                <w:rStyle w:val="23"/>
              </w:rPr>
            </w:rPrChange>
            <w14:textFill>
              <w14:solidFill>
                <w14:schemeClr w14:val="tx1"/>
              </w14:solidFill>
            </w14:textFill>
          </w:rPr>
          <w:delText>}</w:delText>
        </w:r>
      </w:del>
    </w:p>
    <w:p>
      <w:pPr>
        <w:pStyle w:val="10"/>
        <w:ind w:firstLine="400" w:firstLineChars="200"/>
        <w:rPr>
          <w:del w:id="18356" w:author="冷雪凝" w:date="2019-05-14T19:29:01Z"/>
          <w:rStyle w:val="19"/>
          <w:color w:val="000000" w:themeColor="text1"/>
          <w:rPrChange w:id="18357" w:author="梁元" w:date="2019-05-14T19:51:36Z">
            <w:rPr>
              <w:del w:id="18358" w:author="冷雪凝" w:date="2019-05-14T19:29:01Z"/>
              <w:rStyle w:val="19"/>
            </w:rPr>
          </w:rPrChange>
          <w14:textFill>
            <w14:solidFill>
              <w14:schemeClr w14:val="tx1"/>
            </w14:solidFill>
          </w14:textFill>
        </w:rPr>
        <w:pPrChange w:id="18355" w:author="冷雪凝" w:date="2019-05-14T12:21:32Z">
          <w:pPr>
            <w:pStyle w:val="10"/>
          </w:pPr>
        </w:pPrChange>
      </w:pPr>
      <w:del w:id="18359" w:author="冷雪凝" w:date="2019-05-14T19:29:01Z">
        <w:r>
          <w:rPr>
            <w:rStyle w:val="19"/>
            <w:color w:val="000000" w:themeColor="text1"/>
            <w:rPrChange w:id="18360" w:author="梁元" w:date="2019-05-14T19:51:36Z">
              <w:rPr>
                <w:rStyle w:val="19"/>
              </w:rPr>
            </w:rPrChange>
            <w14:textFill>
              <w14:solidFill>
                <w14:schemeClr w14:val="tx1"/>
              </w14:solidFill>
            </w14:textFill>
          </w:rPr>
          <w:delText xml:space="preserve">      </w:delText>
        </w:r>
      </w:del>
      <w:del w:id="18362" w:author="冷雪凝" w:date="2019-05-14T19:29:01Z">
        <w:r>
          <w:rPr>
            <w:rStyle w:val="23"/>
            <w:color w:val="000000" w:themeColor="text1"/>
            <w:rPrChange w:id="18363" w:author="梁元" w:date="2019-05-14T19:51:36Z">
              <w:rPr>
                <w:rStyle w:val="23"/>
              </w:rPr>
            </w:rPrChange>
            <w14:textFill>
              <w14:solidFill>
                <w14:schemeClr w14:val="tx1"/>
              </w14:solidFill>
            </w14:textFill>
          </w:rPr>
          <w:delText>]</w:delText>
        </w:r>
      </w:del>
    </w:p>
    <w:p>
      <w:pPr>
        <w:pStyle w:val="10"/>
        <w:ind w:firstLine="400" w:firstLineChars="200"/>
        <w:rPr>
          <w:del w:id="18366" w:author="冷雪凝" w:date="2019-05-14T19:29:01Z"/>
          <w:rStyle w:val="19"/>
          <w:color w:val="000000" w:themeColor="text1"/>
          <w:rPrChange w:id="18367" w:author="梁元" w:date="2019-05-14T19:51:36Z">
            <w:rPr>
              <w:del w:id="18368" w:author="冷雪凝" w:date="2019-05-14T19:29:01Z"/>
              <w:rStyle w:val="19"/>
            </w:rPr>
          </w:rPrChange>
          <w14:textFill>
            <w14:solidFill>
              <w14:schemeClr w14:val="tx1"/>
            </w14:solidFill>
          </w14:textFill>
        </w:rPr>
        <w:pPrChange w:id="18365" w:author="冷雪凝" w:date="2019-05-14T12:21:32Z">
          <w:pPr>
            <w:pStyle w:val="10"/>
          </w:pPr>
        </w:pPrChange>
      </w:pPr>
      <w:del w:id="18369" w:author="冷雪凝" w:date="2019-05-14T19:29:01Z">
        <w:r>
          <w:rPr>
            <w:rStyle w:val="19"/>
            <w:color w:val="000000" w:themeColor="text1"/>
            <w:rPrChange w:id="18370" w:author="梁元" w:date="2019-05-14T19:51:36Z">
              <w:rPr>
                <w:rStyle w:val="19"/>
              </w:rPr>
            </w:rPrChange>
            <w14:textFill>
              <w14:solidFill>
                <w14:schemeClr w14:val="tx1"/>
              </w14:solidFill>
            </w14:textFill>
          </w:rPr>
          <w:delText xml:space="preserve">    </w:delText>
        </w:r>
      </w:del>
      <w:del w:id="18372" w:author="冷雪凝" w:date="2019-05-14T19:29:01Z">
        <w:r>
          <w:rPr>
            <w:rStyle w:val="23"/>
            <w:color w:val="000000" w:themeColor="text1"/>
            <w:rPrChange w:id="18373" w:author="梁元" w:date="2019-05-14T19:51:36Z">
              <w:rPr>
                <w:rStyle w:val="23"/>
              </w:rPr>
            </w:rPrChange>
            <w14:textFill>
              <w14:solidFill>
                <w14:schemeClr w14:val="tx1"/>
              </w14:solidFill>
            </w14:textFill>
          </w:rPr>
          <w:delText>case</w:delText>
        </w:r>
      </w:del>
      <w:del w:id="18375" w:author="冷雪凝" w:date="2019-05-14T19:29:01Z">
        <w:r>
          <w:rPr>
            <w:rStyle w:val="19"/>
            <w:color w:val="000000" w:themeColor="text1"/>
            <w:rPrChange w:id="18376" w:author="梁元" w:date="2019-05-14T19:51:36Z">
              <w:rPr>
                <w:rStyle w:val="19"/>
              </w:rPr>
            </w:rPrChange>
            <w14:textFill>
              <w14:solidFill>
                <w14:schemeClr w14:val="tx1"/>
              </w14:solidFill>
            </w14:textFill>
          </w:rPr>
          <w:delText xml:space="preserve"> </w:delText>
        </w:r>
      </w:del>
      <w:del w:id="18378" w:author="冷雪凝" w:date="2019-05-14T19:29:01Z">
        <w:r>
          <w:rPr>
            <w:rStyle w:val="23"/>
            <w:color w:val="000000" w:themeColor="text1"/>
            <w:rPrChange w:id="18379" w:author="梁元" w:date="2019-05-14T19:51:36Z">
              <w:rPr>
                <w:rStyle w:val="23"/>
              </w:rPr>
            </w:rPrChange>
            <w14:textFill>
              <w14:solidFill>
                <w14:schemeClr w14:val="tx1"/>
              </w14:solidFill>
            </w14:textFill>
          </w:rPr>
          <w:delText>'COMPLETE_TODO':</w:delText>
        </w:r>
      </w:del>
    </w:p>
    <w:p>
      <w:pPr>
        <w:pStyle w:val="10"/>
        <w:ind w:firstLine="400" w:firstLineChars="200"/>
        <w:rPr>
          <w:del w:id="18382" w:author="冷雪凝" w:date="2019-05-14T19:29:01Z"/>
          <w:rStyle w:val="19"/>
          <w:color w:val="000000" w:themeColor="text1"/>
          <w:rPrChange w:id="18383" w:author="梁元" w:date="2019-05-14T19:51:36Z">
            <w:rPr>
              <w:del w:id="18384" w:author="冷雪凝" w:date="2019-05-14T19:29:01Z"/>
              <w:rStyle w:val="19"/>
            </w:rPr>
          </w:rPrChange>
          <w14:textFill>
            <w14:solidFill>
              <w14:schemeClr w14:val="tx1"/>
            </w14:solidFill>
          </w14:textFill>
        </w:rPr>
        <w:pPrChange w:id="18381" w:author="冷雪凝" w:date="2019-05-14T12:21:32Z">
          <w:pPr>
            <w:pStyle w:val="10"/>
          </w:pPr>
        </w:pPrChange>
      </w:pPr>
      <w:del w:id="18385" w:author="冷雪凝" w:date="2019-05-14T19:29:01Z">
        <w:r>
          <w:rPr>
            <w:rStyle w:val="19"/>
            <w:color w:val="000000" w:themeColor="text1"/>
            <w:rPrChange w:id="18386" w:author="梁元" w:date="2019-05-14T19:51:36Z">
              <w:rPr>
                <w:rStyle w:val="19"/>
              </w:rPr>
            </w:rPrChange>
            <w14:textFill>
              <w14:solidFill>
                <w14:schemeClr w14:val="tx1"/>
              </w14:solidFill>
            </w14:textFill>
          </w:rPr>
          <w:delText xml:space="preserve">      </w:delText>
        </w:r>
      </w:del>
      <w:del w:id="18388" w:author="冷雪凝" w:date="2019-05-14T19:29:01Z">
        <w:r>
          <w:rPr>
            <w:rStyle w:val="23"/>
            <w:color w:val="000000" w:themeColor="text1"/>
            <w:rPrChange w:id="18389" w:author="梁元" w:date="2019-05-14T19:51:36Z">
              <w:rPr>
                <w:rStyle w:val="23"/>
              </w:rPr>
            </w:rPrChange>
            <w14:textFill>
              <w14:solidFill>
                <w14:schemeClr w14:val="tx1"/>
              </w14:solidFill>
            </w14:textFill>
          </w:rPr>
          <w:delText>return</w:delText>
        </w:r>
      </w:del>
      <w:del w:id="18391" w:author="冷雪凝" w:date="2019-05-14T19:29:01Z">
        <w:r>
          <w:rPr>
            <w:rStyle w:val="19"/>
            <w:color w:val="000000" w:themeColor="text1"/>
            <w:rPrChange w:id="18392" w:author="梁元" w:date="2019-05-14T19:51:36Z">
              <w:rPr>
                <w:rStyle w:val="19"/>
              </w:rPr>
            </w:rPrChange>
            <w14:textFill>
              <w14:solidFill>
                <w14:schemeClr w14:val="tx1"/>
              </w14:solidFill>
            </w14:textFill>
          </w:rPr>
          <w:delText xml:space="preserve"> state</w:delText>
        </w:r>
      </w:del>
      <w:del w:id="18394" w:author="冷雪凝" w:date="2019-05-14T19:29:01Z">
        <w:r>
          <w:rPr>
            <w:rStyle w:val="23"/>
            <w:color w:val="000000" w:themeColor="text1"/>
            <w:rPrChange w:id="18395" w:author="梁元" w:date="2019-05-14T19:51:36Z">
              <w:rPr>
                <w:rStyle w:val="23"/>
              </w:rPr>
            </w:rPrChange>
            <w14:textFill>
              <w14:solidFill>
                <w14:schemeClr w14:val="tx1"/>
              </w14:solidFill>
            </w14:textFill>
          </w:rPr>
          <w:delText>.map((</w:delText>
        </w:r>
      </w:del>
      <w:del w:id="18397" w:author="冷雪凝" w:date="2019-05-14T19:29:01Z">
        <w:r>
          <w:rPr>
            <w:rStyle w:val="19"/>
            <w:color w:val="000000" w:themeColor="text1"/>
            <w:rPrChange w:id="18398" w:author="梁元" w:date="2019-05-14T19:51:36Z">
              <w:rPr>
                <w:rStyle w:val="19"/>
              </w:rPr>
            </w:rPrChange>
            <w14:textFill>
              <w14:solidFill>
                <w14:schemeClr w14:val="tx1"/>
              </w14:solidFill>
            </w14:textFill>
          </w:rPr>
          <w:delText>todo</w:delText>
        </w:r>
      </w:del>
      <w:del w:id="18400" w:author="冷雪凝" w:date="2019-05-14T19:29:01Z">
        <w:r>
          <w:rPr>
            <w:rStyle w:val="23"/>
            <w:color w:val="000000" w:themeColor="text1"/>
            <w:rPrChange w:id="18401" w:author="梁元" w:date="2019-05-14T19:51:36Z">
              <w:rPr>
                <w:rStyle w:val="23"/>
              </w:rPr>
            </w:rPrChange>
            <w14:textFill>
              <w14:solidFill>
                <w14:schemeClr w14:val="tx1"/>
              </w14:solidFill>
            </w14:textFill>
          </w:rPr>
          <w:delText>,</w:delText>
        </w:r>
      </w:del>
      <w:del w:id="18403" w:author="冷雪凝" w:date="2019-05-14T19:29:01Z">
        <w:r>
          <w:rPr>
            <w:rStyle w:val="19"/>
            <w:color w:val="000000" w:themeColor="text1"/>
            <w:rPrChange w:id="18404" w:author="梁元" w:date="2019-05-14T19:51:36Z">
              <w:rPr>
                <w:rStyle w:val="19"/>
              </w:rPr>
            </w:rPrChange>
            <w14:textFill>
              <w14:solidFill>
                <w14:schemeClr w14:val="tx1"/>
              </w14:solidFill>
            </w14:textFill>
          </w:rPr>
          <w:delText xml:space="preserve"> index</w:delText>
        </w:r>
      </w:del>
      <w:del w:id="18406" w:author="冷雪凝" w:date="2019-05-14T19:29:01Z">
        <w:r>
          <w:rPr>
            <w:rStyle w:val="23"/>
            <w:color w:val="000000" w:themeColor="text1"/>
            <w:rPrChange w:id="18407" w:author="梁元" w:date="2019-05-14T19:51:36Z">
              <w:rPr>
                <w:rStyle w:val="23"/>
              </w:rPr>
            </w:rPrChange>
            <w14:textFill>
              <w14:solidFill>
                <w14:schemeClr w14:val="tx1"/>
              </w14:solidFill>
            </w14:textFill>
          </w:rPr>
          <w:delText>)</w:delText>
        </w:r>
      </w:del>
      <w:del w:id="18409" w:author="冷雪凝" w:date="2019-05-14T19:29:01Z">
        <w:r>
          <w:rPr>
            <w:rStyle w:val="19"/>
            <w:color w:val="000000" w:themeColor="text1"/>
            <w:rPrChange w:id="18410" w:author="梁元" w:date="2019-05-14T19:51:36Z">
              <w:rPr>
                <w:rStyle w:val="19"/>
              </w:rPr>
            </w:rPrChange>
            <w14:textFill>
              <w14:solidFill>
                <w14:schemeClr w14:val="tx1"/>
              </w14:solidFill>
            </w14:textFill>
          </w:rPr>
          <w:delText xml:space="preserve"> </w:delText>
        </w:r>
      </w:del>
      <w:del w:id="18412" w:author="冷雪凝" w:date="2019-05-14T19:29:01Z">
        <w:r>
          <w:rPr>
            <w:rStyle w:val="23"/>
            <w:color w:val="000000" w:themeColor="text1"/>
            <w:rPrChange w:id="18413" w:author="梁元" w:date="2019-05-14T19:51:36Z">
              <w:rPr>
                <w:rStyle w:val="23"/>
              </w:rPr>
            </w:rPrChange>
            <w14:textFill>
              <w14:solidFill>
                <w14:schemeClr w14:val="tx1"/>
              </w14:solidFill>
            </w14:textFill>
          </w:rPr>
          <w:delText>=&gt;</w:delText>
        </w:r>
      </w:del>
      <w:del w:id="18415" w:author="冷雪凝" w:date="2019-05-14T19:29:01Z">
        <w:r>
          <w:rPr>
            <w:rStyle w:val="19"/>
            <w:color w:val="000000" w:themeColor="text1"/>
            <w:rPrChange w:id="18416" w:author="梁元" w:date="2019-05-14T19:51:36Z">
              <w:rPr>
                <w:rStyle w:val="19"/>
              </w:rPr>
            </w:rPrChange>
            <w14:textFill>
              <w14:solidFill>
                <w14:schemeClr w14:val="tx1"/>
              </w14:solidFill>
            </w14:textFill>
          </w:rPr>
          <w:delText xml:space="preserve"> </w:delText>
        </w:r>
      </w:del>
      <w:del w:id="18418" w:author="冷雪凝" w:date="2019-05-14T19:29:01Z">
        <w:r>
          <w:rPr>
            <w:rStyle w:val="23"/>
            <w:color w:val="000000" w:themeColor="text1"/>
            <w:rPrChange w:id="18419" w:author="梁元" w:date="2019-05-14T19:51:36Z">
              <w:rPr>
                <w:rStyle w:val="23"/>
              </w:rPr>
            </w:rPrChange>
            <w14:textFill>
              <w14:solidFill>
                <w14:schemeClr w14:val="tx1"/>
              </w14:solidFill>
            </w14:textFill>
          </w:rPr>
          <w:delText>{</w:delText>
        </w:r>
      </w:del>
    </w:p>
    <w:p>
      <w:pPr>
        <w:pStyle w:val="10"/>
        <w:ind w:firstLine="400" w:firstLineChars="200"/>
        <w:rPr>
          <w:del w:id="18422" w:author="冷雪凝" w:date="2019-05-14T19:29:01Z"/>
          <w:rStyle w:val="19"/>
          <w:color w:val="000000" w:themeColor="text1"/>
          <w:rPrChange w:id="18423" w:author="梁元" w:date="2019-05-14T19:51:36Z">
            <w:rPr>
              <w:del w:id="18424" w:author="冷雪凝" w:date="2019-05-14T19:29:01Z"/>
              <w:rStyle w:val="19"/>
            </w:rPr>
          </w:rPrChange>
          <w14:textFill>
            <w14:solidFill>
              <w14:schemeClr w14:val="tx1"/>
            </w14:solidFill>
          </w14:textFill>
        </w:rPr>
        <w:pPrChange w:id="18421" w:author="冷雪凝" w:date="2019-05-14T12:21:32Z">
          <w:pPr>
            <w:pStyle w:val="10"/>
          </w:pPr>
        </w:pPrChange>
      </w:pPr>
      <w:del w:id="18425" w:author="冷雪凝" w:date="2019-05-14T19:29:01Z">
        <w:r>
          <w:rPr>
            <w:rStyle w:val="19"/>
            <w:color w:val="000000" w:themeColor="text1"/>
            <w:rPrChange w:id="18426" w:author="梁元" w:date="2019-05-14T19:51:36Z">
              <w:rPr>
                <w:rStyle w:val="19"/>
              </w:rPr>
            </w:rPrChange>
            <w14:textFill>
              <w14:solidFill>
                <w14:schemeClr w14:val="tx1"/>
              </w14:solidFill>
            </w14:textFill>
          </w:rPr>
          <w:delText xml:space="preserve">        </w:delText>
        </w:r>
      </w:del>
      <w:del w:id="18428" w:author="冷雪凝" w:date="2019-05-14T19:29:01Z">
        <w:r>
          <w:rPr>
            <w:rStyle w:val="23"/>
            <w:color w:val="000000" w:themeColor="text1"/>
            <w:rPrChange w:id="18429" w:author="梁元" w:date="2019-05-14T19:51:36Z">
              <w:rPr>
                <w:rStyle w:val="23"/>
              </w:rPr>
            </w:rPrChange>
            <w14:textFill>
              <w14:solidFill>
                <w14:schemeClr w14:val="tx1"/>
              </w14:solidFill>
            </w14:textFill>
          </w:rPr>
          <w:delText>if</w:delText>
        </w:r>
      </w:del>
      <w:del w:id="18431" w:author="冷雪凝" w:date="2019-05-14T19:29:01Z">
        <w:r>
          <w:rPr>
            <w:rStyle w:val="19"/>
            <w:color w:val="000000" w:themeColor="text1"/>
            <w:rPrChange w:id="18432" w:author="梁元" w:date="2019-05-14T19:51:36Z">
              <w:rPr>
                <w:rStyle w:val="19"/>
              </w:rPr>
            </w:rPrChange>
            <w14:textFill>
              <w14:solidFill>
                <w14:schemeClr w14:val="tx1"/>
              </w14:solidFill>
            </w14:textFill>
          </w:rPr>
          <w:delText xml:space="preserve"> </w:delText>
        </w:r>
      </w:del>
      <w:del w:id="18434" w:author="冷雪凝" w:date="2019-05-14T19:29:01Z">
        <w:r>
          <w:rPr>
            <w:rStyle w:val="23"/>
            <w:color w:val="000000" w:themeColor="text1"/>
            <w:rPrChange w:id="18435" w:author="梁元" w:date="2019-05-14T19:51:36Z">
              <w:rPr>
                <w:rStyle w:val="23"/>
              </w:rPr>
            </w:rPrChange>
            <w14:textFill>
              <w14:solidFill>
                <w14:schemeClr w14:val="tx1"/>
              </w14:solidFill>
            </w14:textFill>
          </w:rPr>
          <w:delText>(</w:delText>
        </w:r>
      </w:del>
      <w:del w:id="18437" w:author="冷雪凝" w:date="2019-05-14T19:29:01Z">
        <w:r>
          <w:rPr>
            <w:rStyle w:val="19"/>
            <w:color w:val="000000" w:themeColor="text1"/>
            <w:rPrChange w:id="18438" w:author="梁元" w:date="2019-05-14T19:51:36Z">
              <w:rPr>
                <w:rStyle w:val="19"/>
              </w:rPr>
            </w:rPrChange>
            <w14:textFill>
              <w14:solidFill>
                <w14:schemeClr w14:val="tx1"/>
              </w14:solidFill>
            </w14:textFill>
          </w:rPr>
          <w:delText xml:space="preserve">index </w:delText>
        </w:r>
      </w:del>
      <w:del w:id="18440" w:author="冷雪凝" w:date="2019-05-14T19:29:01Z">
        <w:r>
          <w:rPr>
            <w:rStyle w:val="23"/>
            <w:color w:val="000000" w:themeColor="text1"/>
            <w:rPrChange w:id="18441" w:author="梁元" w:date="2019-05-14T19:51:36Z">
              <w:rPr>
                <w:rStyle w:val="23"/>
              </w:rPr>
            </w:rPrChange>
            <w14:textFill>
              <w14:solidFill>
                <w14:schemeClr w14:val="tx1"/>
              </w14:solidFill>
            </w14:textFill>
          </w:rPr>
          <w:delText>===</w:delText>
        </w:r>
      </w:del>
      <w:del w:id="18443" w:author="冷雪凝" w:date="2019-05-14T19:29:01Z">
        <w:r>
          <w:rPr>
            <w:rStyle w:val="19"/>
            <w:color w:val="000000" w:themeColor="text1"/>
            <w:rPrChange w:id="18444" w:author="梁元" w:date="2019-05-14T19:51:36Z">
              <w:rPr>
                <w:rStyle w:val="19"/>
              </w:rPr>
            </w:rPrChange>
            <w14:textFill>
              <w14:solidFill>
                <w14:schemeClr w14:val="tx1"/>
              </w14:solidFill>
            </w14:textFill>
          </w:rPr>
          <w:delText xml:space="preserve"> action</w:delText>
        </w:r>
      </w:del>
      <w:del w:id="18446" w:author="冷雪凝" w:date="2019-05-14T19:29:01Z">
        <w:r>
          <w:rPr>
            <w:rStyle w:val="23"/>
            <w:color w:val="000000" w:themeColor="text1"/>
            <w:rPrChange w:id="18447" w:author="梁元" w:date="2019-05-14T19:51:36Z">
              <w:rPr>
                <w:rStyle w:val="23"/>
              </w:rPr>
            </w:rPrChange>
            <w14:textFill>
              <w14:solidFill>
                <w14:schemeClr w14:val="tx1"/>
              </w14:solidFill>
            </w14:textFill>
          </w:rPr>
          <w:delText>.</w:delText>
        </w:r>
      </w:del>
      <w:del w:id="18449" w:author="冷雪凝" w:date="2019-05-14T19:29:01Z">
        <w:r>
          <w:rPr>
            <w:rStyle w:val="19"/>
            <w:color w:val="000000" w:themeColor="text1"/>
            <w:rPrChange w:id="18450" w:author="梁元" w:date="2019-05-14T19:51:36Z">
              <w:rPr>
                <w:rStyle w:val="19"/>
              </w:rPr>
            </w:rPrChange>
            <w14:textFill>
              <w14:solidFill>
                <w14:schemeClr w14:val="tx1"/>
              </w14:solidFill>
            </w14:textFill>
          </w:rPr>
          <w:delText>index</w:delText>
        </w:r>
      </w:del>
      <w:del w:id="18452" w:author="冷雪凝" w:date="2019-05-14T19:29:01Z">
        <w:r>
          <w:rPr>
            <w:rStyle w:val="23"/>
            <w:color w:val="000000" w:themeColor="text1"/>
            <w:rPrChange w:id="18453" w:author="梁元" w:date="2019-05-14T19:51:36Z">
              <w:rPr>
                <w:rStyle w:val="23"/>
              </w:rPr>
            </w:rPrChange>
            <w14:textFill>
              <w14:solidFill>
                <w14:schemeClr w14:val="tx1"/>
              </w14:solidFill>
            </w14:textFill>
          </w:rPr>
          <w:delText>)</w:delText>
        </w:r>
      </w:del>
      <w:del w:id="18455" w:author="冷雪凝" w:date="2019-05-14T19:29:01Z">
        <w:r>
          <w:rPr>
            <w:rStyle w:val="19"/>
            <w:color w:val="000000" w:themeColor="text1"/>
            <w:rPrChange w:id="18456" w:author="梁元" w:date="2019-05-14T19:51:36Z">
              <w:rPr>
                <w:rStyle w:val="19"/>
              </w:rPr>
            </w:rPrChange>
            <w14:textFill>
              <w14:solidFill>
                <w14:schemeClr w14:val="tx1"/>
              </w14:solidFill>
            </w14:textFill>
          </w:rPr>
          <w:delText xml:space="preserve"> </w:delText>
        </w:r>
      </w:del>
      <w:del w:id="18458" w:author="冷雪凝" w:date="2019-05-14T19:29:01Z">
        <w:r>
          <w:rPr>
            <w:rStyle w:val="23"/>
            <w:color w:val="000000" w:themeColor="text1"/>
            <w:rPrChange w:id="18459" w:author="梁元" w:date="2019-05-14T19:51:36Z">
              <w:rPr>
                <w:rStyle w:val="23"/>
              </w:rPr>
            </w:rPrChange>
            <w14:textFill>
              <w14:solidFill>
                <w14:schemeClr w14:val="tx1"/>
              </w14:solidFill>
            </w14:textFill>
          </w:rPr>
          <w:delText>{</w:delText>
        </w:r>
      </w:del>
    </w:p>
    <w:p>
      <w:pPr>
        <w:pStyle w:val="10"/>
        <w:ind w:firstLine="400" w:firstLineChars="200"/>
        <w:rPr>
          <w:del w:id="18462" w:author="冷雪凝" w:date="2019-05-14T19:29:01Z"/>
          <w:rStyle w:val="19"/>
          <w:color w:val="000000" w:themeColor="text1"/>
          <w:rPrChange w:id="18463" w:author="梁元" w:date="2019-05-14T19:51:36Z">
            <w:rPr>
              <w:del w:id="18464" w:author="冷雪凝" w:date="2019-05-14T19:29:01Z"/>
              <w:rStyle w:val="19"/>
            </w:rPr>
          </w:rPrChange>
          <w14:textFill>
            <w14:solidFill>
              <w14:schemeClr w14:val="tx1"/>
            </w14:solidFill>
          </w14:textFill>
        </w:rPr>
        <w:pPrChange w:id="18461" w:author="冷雪凝" w:date="2019-05-14T12:21:32Z">
          <w:pPr>
            <w:pStyle w:val="10"/>
          </w:pPr>
        </w:pPrChange>
      </w:pPr>
      <w:del w:id="18465" w:author="冷雪凝" w:date="2019-05-14T19:29:01Z">
        <w:r>
          <w:rPr>
            <w:rStyle w:val="19"/>
            <w:color w:val="000000" w:themeColor="text1"/>
            <w:rPrChange w:id="18466" w:author="梁元" w:date="2019-05-14T19:51:36Z">
              <w:rPr>
                <w:rStyle w:val="19"/>
              </w:rPr>
            </w:rPrChange>
            <w14:textFill>
              <w14:solidFill>
                <w14:schemeClr w14:val="tx1"/>
              </w14:solidFill>
            </w14:textFill>
          </w:rPr>
          <w:delText xml:space="preserve">          </w:delText>
        </w:r>
      </w:del>
      <w:del w:id="18468" w:author="冷雪凝" w:date="2019-05-14T19:29:01Z">
        <w:r>
          <w:rPr>
            <w:rStyle w:val="23"/>
            <w:color w:val="000000" w:themeColor="text1"/>
            <w:rPrChange w:id="18469" w:author="梁元" w:date="2019-05-14T19:51:36Z">
              <w:rPr>
                <w:rStyle w:val="23"/>
              </w:rPr>
            </w:rPrChange>
            <w14:textFill>
              <w14:solidFill>
                <w14:schemeClr w14:val="tx1"/>
              </w14:solidFill>
            </w14:textFill>
          </w:rPr>
          <w:delText>return</w:delText>
        </w:r>
      </w:del>
      <w:del w:id="18471" w:author="冷雪凝" w:date="2019-05-14T19:29:01Z">
        <w:r>
          <w:rPr>
            <w:rStyle w:val="19"/>
            <w:color w:val="000000" w:themeColor="text1"/>
            <w:rPrChange w:id="18472" w:author="梁元" w:date="2019-05-14T19:51:36Z">
              <w:rPr>
                <w:rStyle w:val="19"/>
              </w:rPr>
            </w:rPrChange>
            <w14:textFill>
              <w14:solidFill>
                <w14:schemeClr w14:val="tx1"/>
              </w14:solidFill>
            </w14:textFill>
          </w:rPr>
          <w:delText xml:space="preserve"> Object</w:delText>
        </w:r>
      </w:del>
      <w:del w:id="18474" w:author="冷雪凝" w:date="2019-05-14T19:29:01Z">
        <w:r>
          <w:rPr>
            <w:rStyle w:val="23"/>
            <w:color w:val="000000" w:themeColor="text1"/>
            <w:rPrChange w:id="18475" w:author="梁元" w:date="2019-05-14T19:51:36Z">
              <w:rPr>
                <w:rStyle w:val="23"/>
              </w:rPr>
            </w:rPrChange>
            <w14:textFill>
              <w14:solidFill>
                <w14:schemeClr w14:val="tx1"/>
              </w14:solidFill>
            </w14:textFill>
          </w:rPr>
          <w:delText>.assign({},</w:delText>
        </w:r>
      </w:del>
      <w:del w:id="18477" w:author="冷雪凝" w:date="2019-05-14T19:29:01Z">
        <w:r>
          <w:rPr>
            <w:rStyle w:val="19"/>
            <w:color w:val="000000" w:themeColor="text1"/>
            <w:rPrChange w:id="18478" w:author="梁元" w:date="2019-05-14T19:51:36Z">
              <w:rPr>
                <w:rStyle w:val="19"/>
              </w:rPr>
            </w:rPrChange>
            <w14:textFill>
              <w14:solidFill>
                <w14:schemeClr w14:val="tx1"/>
              </w14:solidFill>
            </w14:textFill>
          </w:rPr>
          <w:delText xml:space="preserve"> todo</w:delText>
        </w:r>
      </w:del>
      <w:del w:id="18480" w:author="冷雪凝" w:date="2019-05-14T19:29:01Z">
        <w:r>
          <w:rPr>
            <w:rStyle w:val="23"/>
            <w:color w:val="000000" w:themeColor="text1"/>
            <w:rPrChange w:id="18481" w:author="梁元" w:date="2019-05-14T19:51:36Z">
              <w:rPr>
                <w:rStyle w:val="23"/>
              </w:rPr>
            </w:rPrChange>
            <w14:textFill>
              <w14:solidFill>
                <w14:schemeClr w14:val="tx1"/>
              </w14:solidFill>
            </w14:textFill>
          </w:rPr>
          <w:delText>,</w:delText>
        </w:r>
      </w:del>
      <w:del w:id="18483" w:author="冷雪凝" w:date="2019-05-14T19:29:01Z">
        <w:r>
          <w:rPr>
            <w:rStyle w:val="19"/>
            <w:color w:val="000000" w:themeColor="text1"/>
            <w:rPrChange w:id="18484" w:author="梁元" w:date="2019-05-14T19:51:36Z">
              <w:rPr>
                <w:rStyle w:val="19"/>
              </w:rPr>
            </w:rPrChange>
            <w14:textFill>
              <w14:solidFill>
                <w14:schemeClr w14:val="tx1"/>
              </w14:solidFill>
            </w14:textFill>
          </w:rPr>
          <w:delText xml:space="preserve"> </w:delText>
        </w:r>
      </w:del>
      <w:del w:id="18486" w:author="冷雪凝" w:date="2019-05-14T19:29:01Z">
        <w:r>
          <w:rPr>
            <w:rStyle w:val="23"/>
            <w:color w:val="000000" w:themeColor="text1"/>
            <w:rPrChange w:id="18487" w:author="梁元" w:date="2019-05-14T19:51:36Z">
              <w:rPr>
                <w:rStyle w:val="23"/>
              </w:rPr>
            </w:rPrChange>
            <w14:textFill>
              <w14:solidFill>
                <w14:schemeClr w14:val="tx1"/>
              </w14:solidFill>
            </w14:textFill>
          </w:rPr>
          <w:delText>{</w:delText>
        </w:r>
      </w:del>
    </w:p>
    <w:p>
      <w:pPr>
        <w:pStyle w:val="10"/>
        <w:ind w:firstLine="400" w:firstLineChars="200"/>
        <w:rPr>
          <w:del w:id="18490" w:author="冷雪凝" w:date="2019-05-14T19:29:01Z"/>
          <w:rStyle w:val="19"/>
          <w:color w:val="000000" w:themeColor="text1"/>
          <w:rPrChange w:id="18491" w:author="梁元" w:date="2019-05-14T19:51:36Z">
            <w:rPr>
              <w:del w:id="18492" w:author="冷雪凝" w:date="2019-05-14T19:29:01Z"/>
              <w:rStyle w:val="19"/>
            </w:rPr>
          </w:rPrChange>
          <w14:textFill>
            <w14:solidFill>
              <w14:schemeClr w14:val="tx1"/>
            </w14:solidFill>
          </w14:textFill>
        </w:rPr>
        <w:pPrChange w:id="18489" w:author="冷雪凝" w:date="2019-05-14T12:21:32Z">
          <w:pPr>
            <w:pStyle w:val="10"/>
          </w:pPr>
        </w:pPrChange>
      </w:pPr>
      <w:del w:id="18493" w:author="冷雪凝" w:date="2019-05-14T19:29:01Z">
        <w:r>
          <w:rPr>
            <w:rStyle w:val="19"/>
            <w:color w:val="000000" w:themeColor="text1"/>
            <w:rPrChange w:id="18494" w:author="梁元" w:date="2019-05-14T19:51:36Z">
              <w:rPr>
                <w:rStyle w:val="19"/>
              </w:rPr>
            </w:rPrChange>
            <w14:textFill>
              <w14:solidFill>
                <w14:schemeClr w14:val="tx1"/>
              </w14:solidFill>
            </w14:textFill>
          </w:rPr>
          <w:delText xml:space="preserve">            completed</w:delText>
        </w:r>
      </w:del>
      <w:del w:id="18496" w:author="冷雪凝" w:date="2019-05-14T19:29:01Z">
        <w:r>
          <w:rPr>
            <w:rStyle w:val="23"/>
            <w:color w:val="000000" w:themeColor="text1"/>
            <w:rPrChange w:id="18497" w:author="梁元" w:date="2019-05-14T19:51:36Z">
              <w:rPr>
                <w:rStyle w:val="23"/>
              </w:rPr>
            </w:rPrChange>
            <w14:textFill>
              <w14:solidFill>
                <w14:schemeClr w14:val="tx1"/>
              </w14:solidFill>
            </w14:textFill>
          </w:rPr>
          <w:delText>:</w:delText>
        </w:r>
      </w:del>
      <w:del w:id="18499" w:author="冷雪凝" w:date="2019-05-14T19:29:01Z">
        <w:r>
          <w:rPr>
            <w:rStyle w:val="19"/>
            <w:color w:val="000000" w:themeColor="text1"/>
            <w:rPrChange w:id="18500" w:author="梁元" w:date="2019-05-14T19:51:36Z">
              <w:rPr>
                <w:rStyle w:val="19"/>
              </w:rPr>
            </w:rPrChange>
            <w14:textFill>
              <w14:solidFill>
                <w14:schemeClr w14:val="tx1"/>
              </w14:solidFill>
            </w14:textFill>
          </w:rPr>
          <w:delText xml:space="preserve"> </w:delText>
        </w:r>
      </w:del>
      <w:del w:id="18502" w:author="冷雪凝" w:date="2019-05-14T19:29:01Z">
        <w:r>
          <w:rPr>
            <w:rStyle w:val="23"/>
            <w:color w:val="000000" w:themeColor="text1"/>
            <w:rPrChange w:id="18503" w:author="梁元" w:date="2019-05-14T19:51:36Z">
              <w:rPr>
                <w:rStyle w:val="23"/>
              </w:rPr>
            </w:rPrChange>
            <w14:textFill>
              <w14:solidFill>
                <w14:schemeClr w14:val="tx1"/>
              </w14:solidFill>
            </w14:textFill>
          </w:rPr>
          <w:delText>true</w:delText>
        </w:r>
      </w:del>
    </w:p>
    <w:p>
      <w:pPr>
        <w:pStyle w:val="10"/>
        <w:ind w:firstLine="400" w:firstLineChars="200"/>
        <w:rPr>
          <w:del w:id="18506" w:author="冷雪凝" w:date="2019-05-14T19:29:01Z"/>
          <w:rStyle w:val="19"/>
          <w:color w:val="000000" w:themeColor="text1"/>
          <w:rPrChange w:id="18507" w:author="梁元" w:date="2019-05-14T19:51:36Z">
            <w:rPr>
              <w:del w:id="18508" w:author="冷雪凝" w:date="2019-05-14T19:29:01Z"/>
              <w:rStyle w:val="19"/>
            </w:rPr>
          </w:rPrChange>
          <w14:textFill>
            <w14:solidFill>
              <w14:schemeClr w14:val="tx1"/>
            </w14:solidFill>
          </w14:textFill>
        </w:rPr>
        <w:pPrChange w:id="18505" w:author="冷雪凝" w:date="2019-05-14T12:21:32Z">
          <w:pPr>
            <w:pStyle w:val="10"/>
          </w:pPr>
        </w:pPrChange>
      </w:pPr>
      <w:del w:id="18509" w:author="冷雪凝" w:date="2019-05-14T19:29:01Z">
        <w:r>
          <w:rPr>
            <w:rStyle w:val="19"/>
            <w:color w:val="000000" w:themeColor="text1"/>
            <w:rPrChange w:id="18510" w:author="梁元" w:date="2019-05-14T19:51:36Z">
              <w:rPr>
                <w:rStyle w:val="19"/>
              </w:rPr>
            </w:rPrChange>
            <w14:textFill>
              <w14:solidFill>
                <w14:schemeClr w14:val="tx1"/>
              </w14:solidFill>
            </w14:textFill>
          </w:rPr>
          <w:delText xml:space="preserve">          </w:delText>
        </w:r>
      </w:del>
      <w:del w:id="18512" w:author="冷雪凝" w:date="2019-05-14T19:29:01Z">
        <w:r>
          <w:rPr>
            <w:rStyle w:val="23"/>
            <w:color w:val="000000" w:themeColor="text1"/>
            <w:rPrChange w:id="18513" w:author="梁元" w:date="2019-05-14T19:51:36Z">
              <w:rPr>
                <w:rStyle w:val="23"/>
              </w:rPr>
            </w:rPrChange>
            <w14:textFill>
              <w14:solidFill>
                <w14:schemeClr w14:val="tx1"/>
              </w14:solidFill>
            </w14:textFill>
          </w:rPr>
          <w:delText>})</w:delText>
        </w:r>
      </w:del>
    </w:p>
    <w:p>
      <w:pPr>
        <w:pStyle w:val="10"/>
        <w:ind w:firstLine="400" w:firstLineChars="200"/>
        <w:rPr>
          <w:del w:id="18516" w:author="冷雪凝" w:date="2019-05-14T19:29:01Z"/>
          <w:rStyle w:val="19"/>
          <w:color w:val="000000" w:themeColor="text1"/>
          <w:rPrChange w:id="18517" w:author="梁元" w:date="2019-05-14T19:51:36Z">
            <w:rPr>
              <w:del w:id="18518" w:author="冷雪凝" w:date="2019-05-14T19:29:01Z"/>
              <w:rStyle w:val="19"/>
            </w:rPr>
          </w:rPrChange>
          <w14:textFill>
            <w14:solidFill>
              <w14:schemeClr w14:val="tx1"/>
            </w14:solidFill>
          </w14:textFill>
        </w:rPr>
        <w:pPrChange w:id="18515" w:author="冷雪凝" w:date="2019-05-14T12:21:32Z">
          <w:pPr>
            <w:pStyle w:val="10"/>
          </w:pPr>
        </w:pPrChange>
      </w:pPr>
      <w:del w:id="18519" w:author="冷雪凝" w:date="2019-05-14T19:29:01Z">
        <w:r>
          <w:rPr>
            <w:rStyle w:val="19"/>
            <w:color w:val="000000" w:themeColor="text1"/>
            <w:rPrChange w:id="18520" w:author="梁元" w:date="2019-05-14T19:51:36Z">
              <w:rPr>
                <w:rStyle w:val="19"/>
              </w:rPr>
            </w:rPrChange>
            <w14:textFill>
              <w14:solidFill>
                <w14:schemeClr w14:val="tx1"/>
              </w14:solidFill>
            </w14:textFill>
          </w:rPr>
          <w:delText xml:space="preserve">        </w:delText>
        </w:r>
      </w:del>
      <w:del w:id="18522" w:author="冷雪凝" w:date="2019-05-14T19:29:01Z">
        <w:r>
          <w:rPr>
            <w:rStyle w:val="23"/>
            <w:color w:val="000000" w:themeColor="text1"/>
            <w:rPrChange w:id="18523" w:author="梁元" w:date="2019-05-14T19:51:36Z">
              <w:rPr>
                <w:rStyle w:val="23"/>
              </w:rPr>
            </w:rPrChange>
            <w14:textFill>
              <w14:solidFill>
                <w14:schemeClr w14:val="tx1"/>
              </w14:solidFill>
            </w14:textFill>
          </w:rPr>
          <w:delText>}</w:delText>
        </w:r>
      </w:del>
    </w:p>
    <w:p>
      <w:pPr>
        <w:pStyle w:val="10"/>
        <w:ind w:firstLine="400" w:firstLineChars="200"/>
        <w:rPr>
          <w:del w:id="18526" w:author="冷雪凝" w:date="2019-05-14T19:29:01Z"/>
          <w:rStyle w:val="19"/>
          <w:color w:val="000000" w:themeColor="text1"/>
          <w:rPrChange w:id="18527" w:author="梁元" w:date="2019-05-14T19:51:36Z">
            <w:rPr>
              <w:del w:id="18528" w:author="冷雪凝" w:date="2019-05-14T19:29:01Z"/>
              <w:rStyle w:val="19"/>
            </w:rPr>
          </w:rPrChange>
          <w14:textFill>
            <w14:solidFill>
              <w14:schemeClr w14:val="tx1"/>
            </w14:solidFill>
          </w14:textFill>
        </w:rPr>
        <w:pPrChange w:id="18525" w:author="冷雪凝" w:date="2019-05-14T12:21:32Z">
          <w:pPr>
            <w:pStyle w:val="10"/>
          </w:pPr>
        </w:pPrChange>
      </w:pPr>
      <w:del w:id="18529" w:author="冷雪凝" w:date="2019-05-14T19:29:01Z">
        <w:r>
          <w:rPr>
            <w:rStyle w:val="19"/>
            <w:color w:val="000000" w:themeColor="text1"/>
            <w:rPrChange w:id="18530" w:author="梁元" w:date="2019-05-14T19:51:36Z">
              <w:rPr>
                <w:rStyle w:val="19"/>
              </w:rPr>
            </w:rPrChange>
            <w14:textFill>
              <w14:solidFill>
                <w14:schemeClr w14:val="tx1"/>
              </w14:solidFill>
            </w14:textFill>
          </w:rPr>
          <w:delText xml:space="preserve">        </w:delText>
        </w:r>
      </w:del>
      <w:del w:id="18532" w:author="冷雪凝" w:date="2019-05-14T19:29:01Z">
        <w:r>
          <w:rPr>
            <w:rStyle w:val="23"/>
            <w:color w:val="000000" w:themeColor="text1"/>
            <w:rPrChange w:id="18533" w:author="梁元" w:date="2019-05-14T19:51:36Z">
              <w:rPr>
                <w:rStyle w:val="23"/>
              </w:rPr>
            </w:rPrChange>
            <w14:textFill>
              <w14:solidFill>
                <w14:schemeClr w14:val="tx1"/>
              </w14:solidFill>
            </w14:textFill>
          </w:rPr>
          <w:delText>return</w:delText>
        </w:r>
      </w:del>
      <w:del w:id="18535" w:author="冷雪凝" w:date="2019-05-14T19:29:01Z">
        <w:r>
          <w:rPr>
            <w:rStyle w:val="19"/>
            <w:color w:val="000000" w:themeColor="text1"/>
            <w:rPrChange w:id="18536" w:author="梁元" w:date="2019-05-14T19:51:36Z">
              <w:rPr>
                <w:rStyle w:val="19"/>
              </w:rPr>
            </w:rPrChange>
            <w14:textFill>
              <w14:solidFill>
                <w14:schemeClr w14:val="tx1"/>
              </w14:solidFill>
            </w14:textFill>
          </w:rPr>
          <w:delText xml:space="preserve"> todo</w:delText>
        </w:r>
      </w:del>
    </w:p>
    <w:p>
      <w:pPr>
        <w:pStyle w:val="10"/>
        <w:ind w:firstLine="400" w:firstLineChars="200"/>
        <w:rPr>
          <w:del w:id="18539" w:author="冷雪凝" w:date="2019-05-14T19:29:01Z"/>
          <w:rStyle w:val="19"/>
          <w:color w:val="000000" w:themeColor="text1"/>
          <w:rPrChange w:id="18540" w:author="梁元" w:date="2019-05-14T19:51:36Z">
            <w:rPr>
              <w:del w:id="18541" w:author="冷雪凝" w:date="2019-05-14T19:29:01Z"/>
              <w:rStyle w:val="19"/>
            </w:rPr>
          </w:rPrChange>
          <w14:textFill>
            <w14:solidFill>
              <w14:schemeClr w14:val="tx1"/>
            </w14:solidFill>
          </w14:textFill>
        </w:rPr>
        <w:pPrChange w:id="18538" w:author="冷雪凝" w:date="2019-05-14T12:21:32Z">
          <w:pPr>
            <w:pStyle w:val="10"/>
          </w:pPr>
        </w:pPrChange>
      </w:pPr>
      <w:del w:id="18542" w:author="冷雪凝" w:date="2019-05-14T19:29:01Z">
        <w:r>
          <w:rPr>
            <w:rStyle w:val="19"/>
            <w:color w:val="000000" w:themeColor="text1"/>
            <w:rPrChange w:id="18543" w:author="梁元" w:date="2019-05-14T19:51:36Z">
              <w:rPr>
                <w:rStyle w:val="19"/>
              </w:rPr>
            </w:rPrChange>
            <w14:textFill>
              <w14:solidFill>
                <w14:schemeClr w14:val="tx1"/>
              </w14:solidFill>
            </w14:textFill>
          </w:rPr>
          <w:delText xml:space="preserve">      </w:delText>
        </w:r>
      </w:del>
      <w:del w:id="18545" w:author="冷雪凝" w:date="2019-05-14T19:29:01Z">
        <w:r>
          <w:rPr>
            <w:rStyle w:val="23"/>
            <w:color w:val="000000" w:themeColor="text1"/>
            <w:rPrChange w:id="18546" w:author="梁元" w:date="2019-05-14T19:51:36Z">
              <w:rPr>
                <w:rStyle w:val="23"/>
              </w:rPr>
            </w:rPrChange>
            <w14:textFill>
              <w14:solidFill>
                <w14:schemeClr w14:val="tx1"/>
              </w14:solidFill>
            </w14:textFill>
          </w:rPr>
          <w:delText>})</w:delText>
        </w:r>
      </w:del>
    </w:p>
    <w:p>
      <w:pPr>
        <w:pStyle w:val="10"/>
        <w:ind w:firstLine="400" w:firstLineChars="200"/>
        <w:rPr>
          <w:del w:id="18549" w:author="冷雪凝" w:date="2019-05-14T19:29:01Z"/>
          <w:rStyle w:val="19"/>
          <w:color w:val="000000" w:themeColor="text1"/>
          <w:rPrChange w:id="18550" w:author="梁元" w:date="2019-05-14T19:51:36Z">
            <w:rPr>
              <w:del w:id="18551" w:author="冷雪凝" w:date="2019-05-14T19:29:01Z"/>
              <w:rStyle w:val="19"/>
            </w:rPr>
          </w:rPrChange>
          <w14:textFill>
            <w14:solidFill>
              <w14:schemeClr w14:val="tx1"/>
            </w14:solidFill>
          </w14:textFill>
        </w:rPr>
        <w:pPrChange w:id="18548" w:author="冷雪凝" w:date="2019-05-14T12:21:32Z">
          <w:pPr>
            <w:pStyle w:val="10"/>
          </w:pPr>
        </w:pPrChange>
      </w:pPr>
      <w:del w:id="18552" w:author="冷雪凝" w:date="2019-05-14T19:29:01Z">
        <w:r>
          <w:rPr>
            <w:rStyle w:val="19"/>
            <w:color w:val="000000" w:themeColor="text1"/>
            <w:rPrChange w:id="18553" w:author="梁元" w:date="2019-05-14T19:51:36Z">
              <w:rPr>
                <w:rStyle w:val="19"/>
              </w:rPr>
            </w:rPrChange>
            <w14:textFill>
              <w14:solidFill>
                <w14:schemeClr w14:val="tx1"/>
              </w14:solidFill>
            </w14:textFill>
          </w:rPr>
          <w:delText xml:space="preserve">    </w:delText>
        </w:r>
      </w:del>
      <w:del w:id="18555" w:author="冷雪凝" w:date="2019-05-14T19:29:01Z">
        <w:r>
          <w:rPr>
            <w:rStyle w:val="23"/>
            <w:color w:val="000000" w:themeColor="text1"/>
            <w:rPrChange w:id="18556" w:author="梁元" w:date="2019-05-14T19:51:36Z">
              <w:rPr>
                <w:rStyle w:val="23"/>
              </w:rPr>
            </w:rPrChange>
            <w14:textFill>
              <w14:solidFill>
                <w14:schemeClr w14:val="tx1"/>
              </w14:solidFill>
            </w14:textFill>
          </w:rPr>
          <w:delText>default:</w:delText>
        </w:r>
      </w:del>
    </w:p>
    <w:p>
      <w:pPr>
        <w:pStyle w:val="10"/>
        <w:ind w:firstLine="400" w:firstLineChars="200"/>
        <w:rPr>
          <w:del w:id="18559" w:author="冷雪凝" w:date="2019-05-14T19:29:01Z"/>
          <w:rStyle w:val="19"/>
          <w:color w:val="000000" w:themeColor="text1"/>
          <w:rPrChange w:id="18560" w:author="梁元" w:date="2019-05-14T19:51:36Z">
            <w:rPr>
              <w:del w:id="18561" w:author="冷雪凝" w:date="2019-05-14T19:29:01Z"/>
              <w:rStyle w:val="19"/>
            </w:rPr>
          </w:rPrChange>
          <w14:textFill>
            <w14:solidFill>
              <w14:schemeClr w14:val="tx1"/>
            </w14:solidFill>
          </w14:textFill>
        </w:rPr>
        <w:pPrChange w:id="18558" w:author="冷雪凝" w:date="2019-05-14T12:21:32Z">
          <w:pPr>
            <w:pStyle w:val="10"/>
          </w:pPr>
        </w:pPrChange>
      </w:pPr>
      <w:del w:id="18562" w:author="冷雪凝" w:date="2019-05-14T19:29:01Z">
        <w:r>
          <w:rPr>
            <w:rStyle w:val="19"/>
            <w:color w:val="000000" w:themeColor="text1"/>
            <w:rPrChange w:id="18563" w:author="梁元" w:date="2019-05-14T19:51:36Z">
              <w:rPr>
                <w:rStyle w:val="19"/>
              </w:rPr>
            </w:rPrChange>
            <w14:textFill>
              <w14:solidFill>
                <w14:schemeClr w14:val="tx1"/>
              </w14:solidFill>
            </w14:textFill>
          </w:rPr>
          <w:delText xml:space="preserve">      </w:delText>
        </w:r>
      </w:del>
      <w:del w:id="18565" w:author="冷雪凝" w:date="2019-05-14T19:29:01Z">
        <w:r>
          <w:rPr>
            <w:rStyle w:val="23"/>
            <w:color w:val="000000" w:themeColor="text1"/>
            <w:rPrChange w:id="18566" w:author="梁元" w:date="2019-05-14T19:51:36Z">
              <w:rPr>
                <w:rStyle w:val="23"/>
              </w:rPr>
            </w:rPrChange>
            <w14:textFill>
              <w14:solidFill>
                <w14:schemeClr w14:val="tx1"/>
              </w14:solidFill>
            </w14:textFill>
          </w:rPr>
          <w:delText>return</w:delText>
        </w:r>
      </w:del>
      <w:del w:id="18568" w:author="冷雪凝" w:date="2019-05-14T19:29:01Z">
        <w:r>
          <w:rPr>
            <w:rStyle w:val="19"/>
            <w:color w:val="000000" w:themeColor="text1"/>
            <w:rPrChange w:id="18569" w:author="梁元" w:date="2019-05-14T19:51:36Z">
              <w:rPr>
                <w:rStyle w:val="19"/>
              </w:rPr>
            </w:rPrChange>
            <w14:textFill>
              <w14:solidFill>
                <w14:schemeClr w14:val="tx1"/>
              </w14:solidFill>
            </w14:textFill>
          </w:rPr>
          <w:delText xml:space="preserve"> state</w:delText>
        </w:r>
      </w:del>
    </w:p>
    <w:p>
      <w:pPr>
        <w:pStyle w:val="10"/>
        <w:ind w:firstLine="400" w:firstLineChars="200"/>
        <w:rPr>
          <w:del w:id="18572" w:author="冷雪凝" w:date="2019-05-14T19:29:01Z"/>
          <w:rStyle w:val="19"/>
          <w:color w:val="000000" w:themeColor="text1"/>
          <w:rPrChange w:id="18573" w:author="梁元" w:date="2019-05-14T19:51:36Z">
            <w:rPr>
              <w:del w:id="18574" w:author="冷雪凝" w:date="2019-05-14T19:29:01Z"/>
              <w:rStyle w:val="19"/>
            </w:rPr>
          </w:rPrChange>
          <w14:textFill>
            <w14:solidFill>
              <w14:schemeClr w14:val="tx1"/>
            </w14:solidFill>
          </w14:textFill>
        </w:rPr>
        <w:pPrChange w:id="18571" w:author="冷雪凝" w:date="2019-05-14T12:21:32Z">
          <w:pPr>
            <w:pStyle w:val="10"/>
          </w:pPr>
        </w:pPrChange>
      </w:pPr>
      <w:del w:id="18575" w:author="冷雪凝" w:date="2019-05-14T19:29:01Z">
        <w:r>
          <w:rPr>
            <w:rStyle w:val="19"/>
            <w:color w:val="000000" w:themeColor="text1"/>
            <w:rPrChange w:id="18576" w:author="梁元" w:date="2019-05-14T19:51:36Z">
              <w:rPr>
                <w:rStyle w:val="19"/>
              </w:rPr>
            </w:rPrChange>
            <w14:textFill>
              <w14:solidFill>
                <w14:schemeClr w14:val="tx1"/>
              </w14:solidFill>
            </w14:textFill>
          </w:rPr>
          <w:delText xml:space="preserve">  </w:delText>
        </w:r>
      </w:del>
      <w:del w:id="18578" w:author="冷雪凝" w:date="2019-05-14T19:29:01Z">
        <w:r>
          <w:rPr>
            <w:rStyle w:val="23"/>
            <w:color w:val="000000" w:themeColor="text1"/>
            <w:rPrChange w:id="18579" w:author="梁元" w:date="2019-05-14T19:51:36Z">
              <w:rPr>
                <w:rStyle w:val="23"/>
              </w:rPr>
            </w:rPrChange>
            <w14:textFill>
              <w14:solidFill>
                <w14:schemeClr w14:val="tx1"/>
              </w14:solidFill>
            </w14:textFill>
          </w:rPr>
          <w:delText>}</w:delText>
        </w:r>
      </w:del>
    </w:p>
    <w:p>
      <w:pPr>
        <w:pStyle w:val="10"/>
        <w:ind w:firstLine="480" w:firstLineChars="200"/>
        <w:rPr>
          <w:del w:id="18582" w:author="冷雪凝" w:date="2019-05-14T19:29:01Z"/>
          <w:rStyle w:val="19"/>
          <w:color w:val="000000" w:themeColor="text1"/>
          <w:rPrChange w:id="18583" w:author="梁元" w:date="2019-05-14T19:51:36Z">
            <w:rPr>
              <w:del w:id="18584" w:author="冷雪凝" w:date="2019-05-14T19:29:01Z"/>
              <w:rStyle w:val="19"/>
            </w:rPr>
          </w:rPrChange>
          <w14:textFill>
            <w14:solidFill>
              <w14:schemeClr w14:val="tx1"/>
            </w14:solidFill>
          </w14:textFill>
        </w:rPr>
        <w:pPrChange w:id="18581" w:author="冷雪凝" w:date="2019-05-14T12:21:32Z">
          <w:pPr>
            <w:pStyle w:val="10"/>
          </w:pPr>
        </w:pPrChange>
      </w:pPr>
      <w:del w:id="18585" w:author="冷雪凝" w:date="2019-05-14T19:29:01Z">
        <w:r>
          <w:rPr>
            <w:rStyle w:val="23"/>
            <w:color w:val="000000" w:themeColor="text1"/>
            <w:rPrChange w:id="18586" w:author="梁元" w:date="2019-05-14T19:51:36Z">
              <w:rPr>
                <w:rStyle w:val="23"/>
              </w:rPr>
            </w:rPrChange>
            <w14:textFill>
              <w14:solidFill>
                <w14:schemeClr w14:val="tx1"/>
              </w14:solidFill>
            </w14:textFill>
          </w:rPr>
          <w:delText>}</w:delText>
        </w:r>
      </w:del>
    </w:p>
    <w:p>
      <w:pPr>
        <w:pStyle w:val="10"/>
        <w:ind w:firstLine="400" w:firstLineChars="200"/>
        <w:rPr>
          <w:del w:id="18589" w:author="冷雪凝" w:date="2019-05-14T19:29:01Z"/>
          <w:rStyle w:val="19"/>
          <w:color w:val="000000" w:themeColor="text1"/>
          <w:rPrChange w:id="18590" w:author="梁元" w:date="2019-05-14T19:51:36Z">
            <w:rPr>
              <w:del w:id="18591" w:author="冷雪凝" w:date="2019-05-14T19:29:01Z"/>
              <w:rStyle w:val="19"/>
            </w:rPr>
          </w:rPrChange>
          <w14:textFill>
            <w14:solidFill>
              <w14:schemeClr w14:val="tx1"/>
            </w14:solidFill>
          </w14:textFill>
        </w:rPr>
        <w:pPrChange w:id="18588" w:author="冷雪凝" w:date="2019-05-14T12:21:32Z">
          <w:pPr>
            <w:pStyle w:val="10"/>
          </w:pPr>
        </w:pPrChange>
      </w:pPr>
    </w:p>
    <w:p>
      <w:pPr>
        <w:pStyle w:val="10"/>
        <w:ind w:firstLine="480" w:firstLineChars="200"/>
        <w:rPr>
          <w:del w:id="18593" w:author="冷雪凝" w:date="2019-05-14T19:29:01Z"/>
          <w:rStyle w:val="19"/>
          <w:color w:val="000000" w:themeColor="text1"/>
          <w:rPrChange w:id="18594" w:author="梁元" w:date="2019-05-14T19:51:36Z">
            <w:rPr>
              <w:del w:id="18595" w:author="冷雪凝" w:date="2019-05-14T19:29:01Z"/>
              <w:rStyle w:val="19"/>
            </w:rPr>
          </w:rPrChange>
          <w14:textFill>
            <w14:solidFill>
              <w14:schemeClr w14:val="tx1"/>
            </w14:solidFill>
          </w14:textFill>
        </w:rPr>
        <w:pPrChange w:id="18592" w:author="冷雪凝" w:date="2019-05-14T12:21:32Z">
          <w:pPr>
            <w:pStyle w:val="10"/>
          </w:pPr>
        </w:pPrChange>
      </w:pPr>
      <w:del w:id="18596" w:author="冷雪凝" w:date="2019-05-14T19:29:01Z">
        <w:r>
          <w:rPr>
            <w:rStyle w:val="23"/>
            <w:color w:val="000000" w:themeColor="text1"/>
            <w:rPrChange w:id="18597" w:author="梁元" w:date="2019-05-14T19:51:36Z">
              <w:rPr>
                <w:rStyle w:val="23"/>
              </w:rPr>
            </w:rPrChange>
            <w14:textFill>
              <w14:solidFill>
                <w14:schemeClr w14:val="tx1"/>
              </w14:solidFill>
            </w14:textFill>
          </w:rPr>
          <w:delText>import</w:delText>
        </w:r>
      </w:del>
      <w:del w:id="18599" w:author="冷雪凝" w:date="2019-05-14T19:29:01Z">
        <w:r>
          <w:rPr>
            <w:rStyle w:val="19"/>
            <w:color w:val="000000" w:themeColor="text1"/>
            <w:rPrChange w:id="18600" w:author="梁元" w:date="2019-05-14T19:51:36Z">
              <w:rPr>
                <w:rStyle w:val="19"/>
              </w:rPr>
            </w:rPrChange>
            <w14:textFill>
              <w14:solidFill>
                <w14:schemeClr w14:val="tx1"/>
              </w14:solidFill>
            </w14:textFill>
          </w:rPr>
          <w:delText xml:space="preserve"> </w:delText>
        </w:r>
      </w:del>
      <w:del w:id="18602" w:author="冷雪凝" w:date="2019-05-14T19:29:01Z">
        <w:r>
          <w:rPr>
            <w:rStyle w:val="23"/>
            <w:color w:val="000000" w:themeColor="text1"/>
            <w:rPrChange w:id="18603" w:author="梁元" w:date="2019-05-14T19:51:36Z">
              <w:rPr>
                <w:rStyle w:val="23"/>
              </w:rPr>
            </w:rPrChange>
            <w14:textFill>
              <w14:solidFill>
                <w14:schemeClr w14:val="tx1"/>
              </w14:solidFill>
            </w14:textFill>
          </w:rPr>
          <w:delText>{</w:delText>
        </w:r>
      </w:del>
      <w:del w:id="18605" w:author="冷雪凝" w:date="2019-05-14T19:29:01Z">
        <w:r>
          <w:rPr>
            <w:rStyle w:val="19"/>
            <w:color w:val="000000" w:themeColor="text1"/>
            <w:rPrChange w:id="18606" w:author="梁元" w:date="2019-05-14T19:51:36Z">
              <w:rPr>
                <w:rStyle w:val="19"/>
              </w:rPr>
            </w:rPrChange>
            <w14:textFill>
              <w14:solidFill>
                <w14:schemeClr w14:val="tx1"/>
              </w14:solidFill>
            </w14:textFill>
          </w:rPr>
          <w:delText xml:space="preserve"> combineReducers</w:delText>
        </w:r>
      </w:del>
      <w:del w:id="18608" w:author="冷雪凝" w:date="2019-05-14T19:29:01Z">
        <w:r>
          <w:rPr>
            <w:rStyle w:val="23"/>
            <w:color w:val="000000" w:themeColor="text1"/>
            <w:rPrChange w:id="18609" w:author="梁元" w:date="2019-05-14T19:51:36Z">
              <w:rPr>
                <w:rStyle w:val="23"/>
              </w:rPr>
            </w:rPrChange>
            <w14:textFill>
              <w14:solidFill>
                <w14:schemeClr w14:val="tx1"/>
              </w14:solidFill>
            </w14:textFill>
          </w:rPr>
          <w:delText>,</w:delText>
        </w:r>
      </w:del>
      <w:del w:id="18611" w:author="冷雪凝" w:date="2019-05-14T19:29:01Z">
        <w:r>
          <w:rPr>
            <w:rStyle w:val="19"/>
            <w:color w:val="000000" w:themeColor="text1"/>
            <w:rPrChange w:id="18612" w:author="梁元" w:date="2019-05-14T19:51:36Z">
              <w:rPr>
                <w:rStyle w:val="19"/>
              </w:rPr>
            </w:rPrChange>
            <w14:textFill>
              <w14:solidFill>
                <w14:schemeClr w14:val="tx1"/>
              </w14:solidFill>
            </w14:textFill>
          </w:rPr>
          <w:delText xml:space="preserve"> createStore </w:delText>
        </w:r>
      </w:del>
      <w:del w:id="18614" w:author="冷雪凝" w:date="2019-05-14T19:29:01Z">
        <w:r>
          <w:rPr>
            <w:rStyle w:val="23"/>
            <w:color w:val="000000" w:themeColor="text1"/>
            <w:rPrChange w:id="18615" w:author="梁元" w:date="2019-05-14T19:51:36Z">
              <w:rPr>
                <w:rStyle w:val="23"/>
              </w:rPr>
            </w:rPrChange>
            <w14:textFill>
              <w14:solidFill>
                <w14:schemeClr w14:val="tx1"/>
              </w14:solidFill>
            </w14:textFill>
          </w:rPr>
          <w:delText>}</w:delText>
        </w:r>
      </w:del>
      <w:del w:id="18617" w:author="冷雪凝" w:date="2019-05-14T19:29:01Z">
        <w:r>
          <w:rPr>
            <w:rStyle w:val="19"/>
            <w:color w:val="000000" w:themeColor="text1"/>
            <w:rPrChange w:id="18618" w:author="梁元" w:date="2019-05-14T19:51:36Z">
              <w:rPr>
                <w:rStyle w:val="19"/>
              </w:rPr>
            </w:rPrChange>
            <w14:textFill>
              <w14:solidFill>
                <w14:schemeClr w14:val="tx1"/>
              </w14:solidFill>
            </w14:textFill>
          </w:rPr>
          <w:delText xml:space="preserve"> from </w:delText>
        </w:r>
      </w:del>
      <w:del w:id="18620" w:author="冷雪凝" w:date="2019-05-14T19:29:01Z">
        <w:r>
          <w:rPr>
            <w:rStyle w:val="23"/>
            <w:color w:val="000000" w:themeColor="text1"/>
            <w:rPrChange w:id="18621" w:author="梁元" w:date="2019-05-14T19:51:36Z">
              <w:rPr>
                <w:rStyle w:val="23"/>
              </w:rPr>
            </w:rPrChange>
            <w14:textFill>
              <w14:solidFill>
                <w14:schemeClr w14:val="tx1"/>
              </w14:solidFill>
            </w14:textFill>
          </w:rPr>
          <w:delText>'redux'</w:delText>
        </w:r>
      </w:del>
    </w:p>
    <w:p>
      <w:pPr>
        <w:pStyle w:val="10"/>
        <w:ind w:firstLine="480" w:firstLineChars="200"/>
        <w:rPr>
          <w:del w:id="18624" w:author="冷雪凝" w:date="2019-05-14T19:29:01Z"/>
          <w:rStyle w:val="19"/>
          <w:color w:val="000000" w:themeColor="text1"/>
          <w:rPrChange w:id="18625" w:author="梁元" w:date="2019-05-14T19:51:36Z">
            <w:rPr>
              <w:del w:id="18626" w:author="冷雪凝" w:date="2019-05-14T19:29:01Z"/>
              <w:rStyle w:val="19"/>
            </w:rPr>
          </w:rPrChange>
          <w14:textFill>
            <w14:solidFill>
              <w14:schemeClr w14:val="tx1"/>
            </w14:solidFill>
          </w14:textFill>
        </w:rPr>
        <w:pPrChange w:id="18623" w:author="冷雪凝" w:date="2019-05-14T12:21:32Z">
          <w:pPr>
            <w:pStyle w:val="10"/>
          </w:pPr>
        </w:pPrChange>
      </w:pPr>
      <w:del w:id="18627" w:author="冷雪凝" w:date="2019-05-14T19:29:01Z">
        <w:r>
          <w:rPr>
            <w:rStyle w:val="23"/>
            <w:color w:val="000000" w:themeColor="text1"/>
            <w:rPrChange w:id="18628" w:author="梁元" w:date="2019-05-14T19:51:36Z">
              <w:rPr>
                <w:rStyle w:val="23"/>
              </w:rPr>
            </w:rPrChange>
            <w14:textFill>
              <w14:solidFill>
                <w14:schemeClr w14:val="tx1"/>
              </w14:solidFill>
            </w14:textFill>
          </w:rPr>
          <w:delText>let</w:delText>
        </w:r>
      </w:del>
      <w:del w:id="18630" w:author="冷雪凝" w:date="2019-05-14T19:29:01Z">
        <w:r>
          <w:rPr>
            <w:rStyle w:val="19"/>
            <w:color w:val="000000" w:themeColor="text1"/>
            <w:rPrChange w:id="18631" w:author="梁元" w:date="2019-05-14T19:51:36Z">
              <w:rPr>
                <w:rStyle w:val="19"/>
              </w:rPr>
            </w:rPrChange>
            <w14:textFill>
              <w14:solidFill>
                <w14:schemeClr w14:val="tx1"/>
              </w14:solidFill>
            </w14:textFill>
          </w:rPr>
          <w:delText xml:space="preserve"> reducer </w:delText>
        </w:r>
      </w:del>
      <w:del w:id="18633" w:author="冷雪凝" w:date="2019-05-14T19:29:01Z">
        <w:r>
          <w:rPr>
            <w:rStyle w:val="23"/>
            <w:color w:val="000000" w:themeColor="text1"/>
            <w:rPrChange w:id="18634" w:author="梁元" w:date="2019-05-14T19:51:36Z">
              <w:rPr>
                <w:rStyle w:val="23"/>
              </w:rPr>
            </w:rPrChange>
            <w14:textFill>
              <w14:solidFill>
                <w14:schemeClr w14:val="tx1"/>
              </w14:solidFill>
            </w14:textFill>
          </w:rPr>
          <w:delText>=</w:delText>
        </w:r>
      </w:del>
      <w:del w:id="18636" w:author="冷雪凝" w:date="2019-05-14T19:29:01Z">
        <w:r>
          <w:rPr>
            <w:rStyle w:val="19"/>
            <w:color w:val="000000" w:themeColor="text1"/>
            <w:rPrChange w:id="18637" w:author="梁元" w:date="2019-05-14T19:51:36Z">
              <w:rPr>
                <w:rStyle w:val="19"/>
              </w:rPr>
            </w:rPrChange>
            <w14:textFill>
              <w14:solidFill>
                <w14:schemeClr w14:val="tx1"/>
              </w14:solidFill>
            </w14:textFill>
          </w:rPr>
          <w:delText xml:space="preserve"> </w:delText>
        </w:r>
      </w:del>
      <w:del w:id="18639" w:author="冷雪凝" w:date="2019-05-14T19:29:01Z">
        <w:r>
          <w:rPr>
            <w:rStyle w:val="23"/>
            <w:color w:val="000000" w:themeColor="text1"/>
            <w:rPrChange w:id="18640" w:author="梁元" w:date="2019-05-14T19:51:36Z">
              <w:rPr>
                <w:rStyle w:val="23"/>
              </w:rPr>
            </w:rPrChange>
            <w14:textFill>
              <w14:solidFill>
                <w14:schemeClr w14:val="tx1"/>
              </w14:solidFill>
            </w14:textFill>
          </w:rPr>
          <w:delText>combineReducers({</w:delText>
        </w:r>
      </w:del>
      <w:del w:id="18642" w:author="冷雪凝" w:date="2019-05-14T19:29:01Z">
        <w:r>
          <w:rPr>
            <w:rStyle w:val="19"/>
            <w:color w:val="000000" w:themeColor="text1"/>
            <w:rPrChange w:id="18643" w:author="梁元" w:date="2019-05-14T19:51:36Z">
              <w:rPr>
                <w:rStyle w:val="19"/>
              </w:rPr>
            </w:rPrChange>
            <w14:textFill>
              <w14:solidFill>
                <w14:schemeClr w14:val="tx1"/>
              </w14:solidFill>
            </w14:textFill>
          </w:rPr>
          <w:delText xml:space="preserve"> visibilityFilter</w:delText>
        </w:r>
      </w:del>
      <w:del w:id="18645" w:author="冷雪凝" w:date="2019-05-14T19:29:01Z">
        <w:r>
          <w:rPr>
            <w:rStyle w:val="23"/>
            <w:color w:val="000000" w:themeColor="text1"/>
            <w:rPrChange w:id="18646" w:author="梁元" w:date="2019-05-14T19:51:36Z">
              <w:rPr>
                <w:rStyle w:val="23"/>
              </w:rPr>
            </w:rPrChange>
            <w14:textFill>
              <w14:solidFill>
                <w14:schemeClr w14:val="tx1"/>
              </w14:solidFill>
            </w14:textFill>
          </w:rPr>
          <w:delText>,</w:delText>
        </w:r>
      </w:del>
      <w:del w:id="18648" w:author="冷雪凝" w:date="2019-05-14T19:29:01Z">
        <w:r>
          <w:rPr>
            <w:rStyle w:val="19"/>
            <w:color w:val="000000" w:themeColor="text1"/>
            <w:rPrChange w:id="18649" w:author="梁元" w:date="2019-05-14T19:51:36Z">
              <w:rPr>
                <w:rStyle w:val="19"/>
              </w:rPr>
            </w:rPrChange>
            <w14:textFill>
              <w14:solidFill>
                <w14:schemeClr w14:val="tx1"/>
              </w14:solidFill>
            </w14:textFill>
          </w:rPr>
          <w:delText xml:space="preserve"> todos </w:delText>
        </w:r>
      </w:del>
      <w:del w:id="18651" w:author="冷雪凝" w:date="2019-05-14T19:29:01Z">
        <w:r>
          <w:rPr>
            <w:rStyle w:val="23"/>
            <w:color w:val="000000" w:themeColor="text1"/>
            <w:rPrChange w:id="18652" w:author="梁元" w:date="2019-05-14T19:51:36Z">
              <w:rPr>
                <w:rStyle w:val="23"/>
              </w:rPr>
            </w:rPrChange>
            <w14:textFill>
              <w14:solidFill>
                <w14:schemeClr w14:val="tx1"/>
              </w14:solidFill>
            </w14:textFill>
          </w:rPr>
          <w:delText>})</w:delText>
        </w:r>
      </w:del>
    </w:p>
    <w:p>
      <w:pPr>
        <w:pStyle w:val="10"/>
        <w:ind w:firstLine="480" w:firstLineChars="200"/>
        <w:rPr>
          <w:del w:id="18655" w:author="冷雪凝" w:date="2019-05-14T19:29:01Z"/>
          <w:rStyle w:val="19"/>
          <w:color w:val="000000" w:themeColor="text1"/>
          <w:rPrChange w:id="18656" w:author="梁元" w:date="2019-05-14T19:51:36Z">
            <w:rPr>
              <w:del w:id="18657" w:author="冷雪凝" w:date="2019-05-14T19:29:01Z"/>
              <w:rStyle w:val="19"/>
            </w:rPr>
          </w:rPrChange>
          <w14:textFill>
            <w14:solidFill>
              <w14:schemeClr w14:val="tx1"/>
            </w14:solidFill>
          </w14:textFill>
        </w:rPr>
        <w:pPrChange w:id="18654" w:author="冷雪凝" w:date="2019-05-14T12:21:32Z">
          <w:pPr>
            <w:pStyle w:val="10"/>
          </w:pPr>
        </w:pPrChange>
      </w:pPr>
      <w:del w:id="18658" w:author="冷雪凝" w:date="2019-05-14T19:29:01Z">
        <w:r>
          <w:rPr>
            <w:rStyle w:val="23"/>
            <w:color w:val="000000" w:themeColor="text1"/>
            <w:rPrChange w:id="18659" w:author="梁元" w:date="2019-05-14T19:51:36Z">
              <w:rPr>
                <w:rStyle w:val="23"/>
              </w:rPr>
            </w:rPrChange>
            <w14:textFill>
              <w14:solidFill>
                <w14:schemeClr w14:val="tx1"/>
              </w14:solidFill>
            </w14:textFill>
          </w:rPr>
          <w:delText>let</w:delText>
        </w:r>
      </w:del>
      <w:del w:id="18661" w:author="冷雪凝" w:date="2019-05-14T19:29:01Z">
        <w:r>
          <w:rPr>
            <w:rStyle w:val="19"/>
            <w:color w:val="000000" w:themeColor="text1"/>
            <w:rPrChange w:id="18662" w:author="梁元" w:date="2019-05-14T19:51:36Z">
              <w:rPr>
                <w:rStyle w:val="19"/>
              </w:rPr>
            </w:rPrChange>
            <w14:textFill>
              <w14:solidFill>
                <w14:schemeClr w14:val="tx1"/>
              </w14:solidFill>
            </w14:textFill>
          </w:rPr>
          <w:delText xml:space="preserve"> store </w:delText>
        </w:r>
      </w:del>
      <w:del w:id="18664" w:author="冷雪凝" w:date="2019-05-14T19:29:01Z">
        <w:r>
          <w:rPr>
            <w:rStyle w:val="23"/>
            <w:color w:val="000000" w:themeColor="text1"/>
            <w:rPrChange w:id="18665" w:author="梁元" w:date="2019-05-14T19:51:36Z">
              <w:rPr>
                <w:rStyle w:val="23"/>
              </w:rPr>
            </w:rPrChange>
            <w14:textFill>
              <w14:solidFill>
                <w14:schemeClr w14:val="tx1"/>
              </w14:solidFill>
            </w14:textFill>
          </w:rPr>
          <w:delText>=</w:delText>
        </w:r>
      </w:del>
      <w:del w:id="18667" w:author="冷雪凝" w:date="2019-05-14T19:29:01Z">
        <w:r>
          <w:rPr>
            <w:rStyle w:val="19"/>
            <w:color w:val="000000" w:themeColor="text1"/>
            <w:rPrChange w:id="18668" w:author="梁元" w:date="2019-05-14T19:51:36Z">
              <w:rPr>
                <w:rStyle w:val="19"/>
              </w:rPr>
            </w:rPrChange>
            <w14:textFill>
              <w14:solidFill>
                <w14:schemeClr w14:val="tx1"/>
              </w14:solidFill>
            </w14:textFill>
          </w:rPr>
          <w:delText xml:space="preserve"> </w:delText>
        </w:r>
      </w:del>
      <w:del w:id="18670" w:author="冷雪凝" w:date="2019-05-14T19:29:01Z">
        <w:r>
          <w:rPr>
            <w:rStyle w:val="23"/>
            <w:color w:val="000000" w:themeColor="text1"/>
            <w:rPrChange w:id="18671" w:author="梁元" w:date="2019-05-14T19:51:36Z">
              <w:rPr>
                <w:rStyle w:val="23"/>
              </w:rPr>
            </w:rPrChange>
            <w14:textFill>
              <w14:solidFill>
                <w14:schemeClr w14:val="tx1"/>
              </w14:solidFill>
            </w14:textFill>
          </w:rPr>
          <w:delText>createStore(</w:delText>
        </w:r>
      </w:del>
      <w:del w:id="18673" w:author="冷雪凝" w:date="2019-05-14T19:29:01Z">
        <w:r>
          <w:rPr>
            <w:rStyle w:val="19"/>
            <w:color w:val="000000" w:themeColor="text1"/>
            <w:rPrChange w:id="18674" w:author="梁元" w:date="2019-05-14T19:51:36Z">
              <w:rPr>
                <w:rStyle w:val="19"/>
              </w:rPr>
            </w:rPrChange>
            <w14:textFill>
              <w14:solidFill>
                <w14:schemeClr w14:val="tx1"/>
              </w14:solidFill>
            </w14:textFill>
          </w:rPr>
          <w:delText>reducer</w:delText>
        </w:r>
      </w:del>
      <w:del w:id="18676" w:author="冷雪凝" w:date="2019-05-14T19:29:01Z">
        <w:r>
          <w:rPr>
            <w:rStyle w:val="23"/>
            <w:color w:val="000000" w:themeColor="text1"/>
            <w:rPrChange w:id="18677" w:author="梁元" w:date="2019-05-14T19:51:36Z">
              <w:rPr>
                <w:rStyle w:val="23"/>
              </w:rPr>
            </w:rPrChange>
            <w14:textFill>
              <w14:solidFill>
                <w14:schemeClr w14:val="tx1"/>
              </w14:solidFill>
            </w14:textFill>
          </w:rPr>
          <w:delText>)</w:delText>
        </w:r>
      </w:del>
    </w:p>
    <w:p>
      <w:pPr>
        <w:pStyle w:val="3"/>
        <w:numPr>
          <w:ilvl w:val="0"/>
          <w:numId w:val="20"/>
        </w:numPr>
        <w:spacing w:line="240" w:lineRule="auto"/>
        <w:ind w:firstLine="562" w:firstLineChars="200"/>
        <w:rPr>
          <w:del w:id="18680" w:author="冷雪凝" w:date="2019-05-14T19:29:01Z"/>
          <w:rFonts w:hint="eastAsia" w:ascii="仿宋" w:hAnsi="仿宋" w:eastAsia="仿宋" w:cstheme="majorBidi"/>
          <w:b/>
          <w:bCs/>
          <w:color w:val="000000" w:themeColor="text1"/>
          <w:kern w:val="2"/>
          <w:sz w:val="28"/>
          <w:szCs w:val="28"/>
          <w:lang w:val="en-US" w:eastAsia="zh-CN" w:bidi="ar-SA"/>
          <w:rPrChange w:id="18681" w:author="梁元" w:date="2019-05-14T19:51:36Z">
            <w:rPr>
              <w:del w:id="18682" w:author="冷雪凝" w:date="2019-05-14T19:29:01Z"/>
              <w:rFonts w:hint="eastAsia" w:ascii="仿宋" w:hAnsi="仿宋" w:eastAsia="仿宋" w:cstheme="majorBidi"/>
              <w:b/>
              <w:bCs/>
              <w:kern w:val="2"/>
              <w:sz w:val="28"/>
              <w:szCs w:val="28"/>
              <w:lang w:val="en-US" w:eastAsia="zh-CN" w:bidi="ar-SA"/>
            </w:rPr>
          </w:rPrChange>
          <w14:textFill>
            <w14:solidFill>
              <w14:schemeClr w14:val="tx1"/>
            </w14:solidFill>
          </w14:textFill>
        </w:rPr>
        <w:pPrChange w:id="18679" w:author="冷雪凝" w:date="2019-05-14T12:21:32Z">
          <w:pPr>
            <w:pStyle w:val="3"/>
            <w:numPr>
              <w:ilvl w:val="0"/>
              <w:numId w:val="20"/>
            </w:numPr>
          </w:pPr>
        </w:pPrChange>
      </w:pPr>
      <w:del w:id="18683" w:author="冷雪凝" w:date="2019-05-14T19:29:01Z">
        <w:bookmarkStart w:id="592" w:name="_Toc6"/>
        <w:bookmarkStart w:id="593" w:name="_Toc24336_WPSOffice_Level2"/>
        <w:r>
          <w:rPr>
            <w:rFonts w:hint="eastAsia" w:ascii="仿宋" w:hAnsi="仿宋" w:eastAsia="仿宋" w:cstheme="majorBidi"/>
            <w:b/>
            <w:bCs/>
            <w:color w:val="000000" w:themeColor="text1"/>
            <w:kern w:val="2"/>
            <w:sz w:val="28"/>
            <w:szCs w:val="28"/>
            <w:lang w:val="en-US" w:eastAsia="zh-CN" w:bidi="ar-SA"/>
            <w:rPrChange w:id="18684" w:author="梁元" w:date="2019-05-14T19:51:36Z">
              <w:rPr>
                <w:rFonts w:hint="eastAsia" w:ascii="仿宋" w:hAnsi="仿宋" w:eastAsia="仿宋" w:cstheme="majorBidi"/>
                <w:b/>
                <w:bCs/>
                <w:kern w:val="2"/>
                <w:sz w:val="28"/>
                <w:szCs w:val="28"/>
                <w:lang w:val="en-US" w:eastAsia="zh-CN" w:bidi="ar-SA"/>
              </w:rPr>
            </w:rPrChange>
            <w14:textFill>
              <w14:solidFill>
                <w14:schemeClr w14:val="tx1"/>
              </w14:solidFill>
            </w14:textFill>
          </w:rPr>
          <w:delText>延伸及扩展问题回答参考</w:delText>
        </w:r>
        <w:bookmarkEnd w:id="592"/>
        <w:bookmarkEnd w:id="593"/>
      </w:del>
    </w:p>
    <w:p>
      <w:pPr>
        <w:pStyle w:val="3"/>
        <w:numPr>
          <w:ilvl w:val="0"/>
          <w:numId w:val="20"/>
        </w:numPr>
        <w:spacing w:line="240" w:lineRule="auto"/>
        <w:ind w:firstLine="562" w:firstLineChars="200"/>
        <w:rPr>
          <w:del w:id="18687" w:author="冷雪凝" w:date="2019-05-14T19:29:01Z"/>
          <w:rFonts w:hint="eastAsia" w:ascii="仿宋" w:hAnsi="仿宋" w:eastAsia="仿宋" w:cstheme="majorBidi"/>
          <w:b/>
          <w:bCs/>
          <w:color w:val="000000" w:themeColor="text1"/>
          <w:kern w:val="2"/>
          <w:sz w:val="28"/>
          <w:szCs w:val="28"/>
          <w:lang w:val="en-US" w:eastAsia="zh-CN" w:bidi="ar-SA"/>
          <w:rPrChange w:id="18688" w:author="梁元" w:date="2019-05-14T19:51:36Z">
            <w:rPr>
              <w:del w:id="18689" w:author="冷雪凝" w:date="2019-05-14T19:29:01Z"/>
              <w:rFonts w:hint="eastAsia" w:ascii="仿宋" w:hAnsi="仿宋" w:eastAsia="仿宋" w:cstheme="majorBidi"/>
              <w:b/>
              <w:bCs/>
              <w:kern w:val="2"/>
              <w:sz w:val="28"/>
              <w:szCs w:val="28"/>
              <w:lang w:val="en-US" w:eastAsia="zh-CN" w:bidi="ar-SA"/>
            </w:rPr>
          </w:rPrChange>
          <w14:textFill>
            <w14:solidFill>
              <w14:schemeClr w14:val="tx1"/>
            </w14:solidFill>
          </w14:textFill>
        </w:rPr>
        <w:pPrChange w:id="18686" w:author="冷雪凝" w:date="2019-05-14T12:21:32Z">
          <w:pPr>
            <w:pStyle w:val="3"/>
            <w:numPr>
              <w:ilvl w:val="0"/>
              <w:numId w:val="20"/>
            </w:numPr>
          </w:pPr>
        </w:pPrChange>
      </w:pPr>
      <w:del w:id="18690" w:author="冷雪凝" w:date="2019-05-14T19:29:01Z">
        <w:bookmarkStart w:id="594" w:name="_Toc14749_WPSOffice_Level2"/>
        <w:bookmarkStart w:id="595" w:name="_Toc7"/>
        <w:r>
          <w:rPr>
            <w:rFonts w:hint="eastAsia" w:ascii="仿宋" w:hAnsi="仿宋" w:eastAsia="仿宋" w:cstheme="majorBidi"/>
            <w:b/>
            <w:bCs/>
            <w:color w:val="000000" w:themeColor="text1"/>
            <w:kern w:val="2"/>
            <w:sz w:val="28"/>
            <w:szCs w:val="28"/>
            <w:lang w:val="en-US" w:eastAsia="zh-CN" w:bidi="ar-SA"/>
            <w:rPrChange w:id="18691" w:author="梁元" w:date="2019-05-14T19:51:36Z">
              <w:rPr>
                <w:rFonts w:hint="eastAsia" w:ascii="仿宋" w:hAnsi="仿宋" w:eastAsia="仿宋" w:cstheme="majorBidi"/>
                <w:b/>
                <w:bCs/>
                <w:kern w:val="2"/>
                <w:sz w:val="28"/>
                <w:szCs w:val="28"/>
                <w:lang w:val="en-US" w:eastAsia="zh-CN" w:bidi="ar-SA"/>
              </w:rPr>
            </w:rPrChange>
            <w14:textFill>
              <w14:solidFill>
                <w14:schemeClr w14:val="tx1"/>
              </w14:solidFill>
            </w14:textFill>
          </w:rPr>
          <w:delText>项目中体现经验的点</w:delText>
        </w:r>
        <w:bookmarkEnd w:id="594"/>
        <w:bookmarkEnd w:id="595"/>
      </w:del>
    </w:p>
    <w:p>
      <w:pPr>
        <w:pStyle w:val="3"/>
        <w:numPr>
          <w:ilvl w:val="0"/>
          <w:numId w:val="20"/>
        </w:numPr>
        <w:spacing w:line="240" w:lineRule="auto"/>
        <w:ind w:firstLine="562" w:firstLineChars="200"/>
        <w:rPr>
          <w:del w:id="18694" w:author="冷雪凝" w:date="2019-05-14T19:29:01Z"/>
          <w:rFonts w:hint="eastAsia" w:ascii="仿宋" w:hAnsi="仿宋" w:eastAsia="仿宋" w:cstheme="majorBidi"/>
          <w:b/>
          <w:bCs/>
          <w:color w:val="000000" w:themeColor="text1"/>
          <w:kern w:val="2"/>
          <w:sz w:val="28"/>
          <w:szCs w:val="28"/>
          <w:lang w:val="en-US" w:eastAsia="zh-CN" w:bidi="ar-SA"/>
          <w:rPrChange w:id="18695" w:author="梁元" w:date="2019-05-14T19:51:36Z">
            <w:rPr>
              <w:del w:id="18696" w:author="冷雪凝" w:date="2019-05-14T19:29:01Z"/>
              <w:rFonts w:hint="eastAsia" w:ascii="仿宋" w:hAnsi="仿宋" w:eastAsia="仿宋" w:cstheme="majorBidi"/>
              <w:b/>
              <w:bCs/>
              <w:kern w:val="2"/>
              <w:sz w:val="28"/>
              <w:szCs w:val="28"/>
              <w:lang w:val="en-US" w:eastAsia="zh-CN" w:bidi="ar-SA"/>
            </w:rPr>
          </w:rPrChange>
          <w14:textFill>
            <w14:solidFill>
              <w14:schemeClr w14:val="tx1"/>
            </w14:solidFill>
          </w14:textFill>
        </w:rPr>
        <w:pPrChange w:id="18693" w:author="冷雪凝" w:date="2019-05-14T12:21:32Z">
          <w:pPr>
            <w:pStyle w:val="3"/>
            <w:numPr>
              <w:ilvl w:val="0"/>
              <w:numId w:val="20"/>
            </w:numPr>
          </w:pPr>
        </w:pPrChange>
      </w:pPr>
      <w:del w:id="18697" w:author="冷雪凝" w:date="2019-05-14T19:29:01Z">
        <w:bookmarkStart w:id="596" w:name="_Toc8"/>
        <w:bookmarkStart w:id="597" w:name="_Toc25582_WPSOffice_Level2"/>
        <w:r>
          <w:rPr>
            <w:rFonts w:hint="eastAsia" w:ascii="仿宋" w:hAnsi="仿宋" w:eastAsia="仿宋" w:cstheme="majorBidi"/>
            <w:b/>
            <w:bCs/>
            <w:color w:val="000000" w:themeColor="text1"/>
            <w:kern w:val="2"/>
            <w:sz w:val="28"/>
            <w:szCs w:val="28"/>
            <w:lang w:val="en-US" w:eastAsia="zh-CN" w:bidi="ar-SA"/>
            <w:rPrChange w:id="18698" w:author="梁元" w:date="2019-05-14T19:51:36Z">
              <w:rPr>
                <w:rFonts w:hint="eastAsia" w:ascii="仿宋" w:hAnsi="仿宋" w:eastAsia="仿宋" w:cstheme="majorBidi"/>
                <w:b/>
                <w:bCs/>
                <w:kern w:val="2"/>
                <w:sz w:val="28"/>
                <w:szCs w:val="28"/>
                <w:lang w:val="en-US" w:eastAsia="zh-CN" w:bidi="ar-SA"/>
              </w:rPr>
            </w:rPrChange>
            <w14:textFill>
              <w14:solidFill>
                <w14:schemeClr w14:val="tx1"/>
              </w14:solidFill>
            </w14:textFill>
          </w:rPr>
          <w:delText>论坛参考</w:delText>
        </w:r>
        <w:bookmarkEnd w:id="596"/>
        <w:bookmarkEnd w:id="597"/>
      </w:del>
    </w:p>
    <w:customXmlDelRangeStart w:id="18700" w:author="冷雪凝" w:date="2019-05-14T19:29:01Z"/>
    <w:sdt>
      <w:sdtPr>
        <w:rPr>
          <w:rFonts w:eastAsiaTheme="minorHAnsi"/>
          <w:color w:val="000000" w:themeColor="text1"/>
          <w14:textFill>
            <w14:solidFill>
              <w14:schemeClr w14:val="tx1"/>
            </w14:solidFill>
          </w14:textFill>
        </w:rPr>
        <w:id w:val="-1826581312"/>
        <w:docPartObj>
          <w:docPartGallery w:val="autotext"/>
        </w:docPartObj>
      </w:sdtPr>
      <w:sdtEndPr>
        <w:rPr>
          <w:rFonts w:eastAsiaTheme="minorHAnsi"/>
          <w:color w:val="000000" w:themeColor="text1"/>
          <w14:textFill>
            <w14:solidFill>
              <w14:schemeClr w14:val="tx1"/>
            </w14:solidFill>
          </w14:textFill>
        </w:rPr>
      </w:sdtEndPr>
      <w:sdtContent>
        <w:customXmlDelRangeEnd w:id="18700"/>
        <w:p>
          <w:pPr>
            <w:ind w:firstLine="480" w:firstLineChars="200"/>
            <w:rPr>
              <w:del w:id="18703" w:author="冷雪凝" w:date="2019-05-14T19:29:01Z"/>
              <w:rFonts w:eastAsiaTheme="minorHAnsi"/>
              <w:color w:val="000000" w:themeColor="text1"/>
              <w14:textFill>
                <w14:solidFill>
                  <w14:schemeClr w14:val="tx1"/>
                </w14:solidFill>
              </w14:textFill>
            </w:rPr>
            <w:sectPr>
              <w:headerReference r:id="rId22" w:type="first"/>
              <w:footerReference r:id="rId24" w:type="first"/>
              <w:headerReference r:id="rId21" w:type="default"/>
              <w:footerReference r:id="rId23" w:type="default"/>
              <w:pgSz w:w="11906" w:h="16838"/>
              <w:pgMar w:top="1440" w:right="1800" w:bottom="1440" w:left="1800" w:header="851" w:footer="992" w:gutter="0"/>
              <w:pgNumType w:start="0"/>
              <w:cols w:space="425" w:num="1"/>
              <w:docGrid w:type="lines" w:linePitch="326" w:charSpace="0"/>
            </w:sectPr>
            <w:pPrChange w:id="18702" w:author="冷雪凝" w:date="2019-05-14T12:21:32Z">
              <w:pPr/>
            </w:pPrChange>
          </w:pPr>
        </w:p>
        <w:p>
          <w:pPr>
            <w:widowControl/>
            <w:ind w:firstLine="480" w:firstLineChars="200"/>
            <w:jc w:val="left"/>
            <w:rPr>
              <w:del w:id="18706" w:author="冷雪凝" w:date="2019-05-14T19:29:01Z"/>
              <w:rFonts w:eastAsiaTheme="minorHAnsi"/>
              <w:color w:val="000000" w:themeColor="text1"/>
              <w14:textFill>
                <w14:solidFill>
                  <w14:schemeClr w14:val="tx1"/>
                </w14:solidFill>
              </w14:textFill>
            </w:rPr>
            <w:pPrChange w:id="18705" w:author="冷雪凝" w:date="2019-05-14T12:21:32Z">
              <w:pPr>
                <w:widowControl/>
                <w:jc w:val="left"/>
              </w:pPr>
            </w:pPrChange>
          </w:pPr>
        </w:p>
        <w:customXmlDelRangeStart w:id="18708" w:author="冷雪凝" w:date="2019-05-14T19:29:01Z"/>
      </w:sdtContent>
    </w:sdt>
    <w:customXmlDelRangeEnd w:id="18708"/>
    <w:p>
      <w:pPr>
        <w:pStyle w:val="2"/>
        <w:numPr>
          <w:ilvl w:val="0"/>
          <w:numId w:val="1"/>
        </w:numPr>
        <w:rPr>
          <w:del w:id="18709" w:author="冷雪凝" w:date="2019-05-14T19:29:01Z"/>
          <w:rFonts w:ascii="仿宋" w:hAnsi="仿宋" w:eastAsia="仿宋"/>
          <w:color w:val="000000" w:themeColor="text1"/>
          <w:sz w:val="28"/>
          <w:szCs w:val="28"/>
          <w:rPrChange w:id="18710" w:author="梁元" w:date="2019-05-14T19:51:36Z">
            <w:rPr>
              <w:del w:id="18711" w:author="冷雪凝" w:date="2019-05-14T19:29:01Z"/>
              <w:rFonts w:ascii="仿宋" w:hAnsi="仿宋" w:eastAsia="仿宋"/>
              <w:sz w:val="28"/>
              <w:szCs w:val="28"/>
            </w:rPr>
          </w:rPrChange>
          <w14:textFill>
            <w14:solidFill>
              <w14:schemeClr w14:val="tx1"/>
            </w14:solidFill>
          </w14:textFill>
        </w:rPr>
      </w:pPr>
      <w:del w:id="18712" w:author="冷雪凝" w:date="2019-05-14T19:29:01Z">
        <w:bookmarkStart w:id="598" w:name="_Toc2982_WPSOffice_Level1"/>
        <w:r>
          <w:rPr>
            <w:rFonts w:hint="eastAsia" w:ascii="仿宋" w:hAnsi="仿宋" w:eastAsia="仿宋"/>
            <w:color w:val="000000" w:themeColor="text1"/>
            <w:sz w:val="28"/>
            <w:szCs w:val="28"/>
            <w:rPrChange w:id="18713" w:author="梁元" w:date="2019-05-14T19:51:36Z">
              <w:rPr>
                <w:rFonts w:hint="eastAsia" w:ascii="仿宋" w:hAnsi="仿宋" w:eastAsia="仿宋"/>
                <w:sz w:val="28"/>
                <w:szCs w:val="28"/>
              </w:rPr>
            </w:rPrChange>
            <w14:textFill>
              <w14:solidFill>
                <w14:schemeClr w14:val="tx1"/>
              </w14:solidFill>
            </w14:textFill>
          </w:rPr>
          <w:delText>redux</w:delText>
        </w:r>
      </w:del>
      <w:del w:id="18715" w:author="冷雪凝" w:date="2019-05-14T19:29:01Z">
        <w:r>
          <w:rPr>
            <w:rFonts w:ascii="仿宋" w:hAnsi="仿宋" w:eastAsia="仿宋"/>
            <w:color w:val="000000" w:themeColor="text1"/>
            <w:sz w:val="28"/>
            <w:szCs w:val="28"/>
            <w:rPrChange w:id="18716" w:author="梁元" w:date="2019-05-14T19:51:36Z">
              <w:rPr>
                <w:rFonts w:ascii="仿宋" w:hAnsi="仿宋" w:eastAsia="仿宋"/>
                <w:sz w:val="28"/>
                <w:szCs w:val="28"/>
              </w:rPr>
            </w:rPrChange>
            <w14:textFill>
              <w14:solidFill>
                <w14:schemeClr w14:val="tx1"/>
              </w14:solidFill>
            </w14:textFill>
          </w:rPr>
          <w:delText>-saga</w:delText>
        </w:r>
      </w:del>
      <w:del w:id="18718" w:author="冷雪凝" w:date="2019-05-14T19:29:01Z">
        <w:r>
          <w:rPr>
            <w:rFonts w:hint="eastAsia" w:ascii="仿宋" w:hAnsi="仿宋" w:eastAsia="仿宋"/>
            <w:color w:val="000000" w:themeColor="text1"/>
            <w:sz w:val="28"/>
            <w:szCs w:val="28"/>
            <w:rPrChange w:id="18719" w:author="梁元" w:date="2019-05-14T19:51:36Z">
              <w:rPr>
                <w:rFonts w:hint="eastAsia" w:ascii="仿宋" w:hAnsi="仿宋" w:eastAsia="仿宋"/>
                <w:sz w:val="28"/>
                <w:szCs w:val="28"/>
              </w:rPr>
            </w:rPrChange>
            <w14:textFill>
              <w14:solidFill>
                <w14:schemeClr w14:val="tx1"/>
              </w14:solidFill>
            </w14:textFill>
          </w:rPr>
          <w:delText>中间件</w:delText>
        </w:r>
      </w:del>
      <w:del w:id="18721" w:author="冷雪凝" w:date="2019-05-14T19:29:01Z">
        <w:r>
          <w:rPr>
            <w:rFonts w:hint="eastAsia" w:ascii="仿宋" w:hAnsi="仿宋" w:eastAsia="仿宋"/>
            <w:color w:val="000000" w:themeColor="text1"/>
            <w:sz w:val="28"/>
            <w:szCs w:val="28"/>
            <w:lang w:eastAsia="zh-CN"/>
            <w:rPrChange w:id="18722" w:author="梁元" w:date="2019-05-14T19:51:36Z">
              <w:rPr>
                <w:rFonts w:hint="eastAsia" w:ascii="仿宋" w:hAnsi="仿宋" w:eastAsia="仿宋"/>
                <w:sz w:val="28"/>
                <w:szCs w:val="28"/>
                <w:lang w:eastAsia="zh-CN"/>
              </w:rPr>
            </w:rPrChange>
            <w14:textFill>
              <w14:solidFill>
                <w14:schemeClr w14:val="tx1"/>
              </w14:solidFill>
            </w14:textFill>
          </w:rPr>
          <w:delText>？</w:delText>
        </w:r>
        <w:bookmarkEnd w:id="598"/>
      </w:del>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del w:id="18724" w:author="冷雪凝" w:date="2019-05-14T19:29:01Z"/>
        </w:trPr>
        <w:tc>
          <w:tcPr>
            <w:tcW w:w="1523" w:type="dxa"/>
          </w:tcPr>
          <w:p>
            <w:pPr>
              <w:jc w:val="center"/>
              <w:rPr>
                <w:del w:id="18725" w:author="冷雪凝" w:date="2019-05-14T19:29:01Z"/>
                <w:rFonts w:ascii="仿宋" w:hAnsi="仿宋" w:eastAsia="仿宋"/>
                <w:color w:val="000000" w:themeColor="text1"/>
                <w:rPrChange w:id="18726" w:author="梁元" w:date="2019-05-14T19:51:36Z">
                  <w:rPr>
                    <w:del w:id="18727" w:author="冷雪凝" w:date="2019-05-14T19:29:01Z"/>
                    <w:rFonts w:ascii="仿宋" w:hAnsi="仿宋" w:eastAsia="仿宋"/>
                  </w:rPr>
                </w:rPrChange>
                <w14:textFill>
                  <w14:solidFill>
                    <w14:schemeClr w14:val="tx1"/>
                  </w14:solidFill>
                </w14:textFill>
              </w:rPr>
            </w:pPr>
            <w:del w:id="18728" w:author="冷雪凝" w:date="2019-05-14T19:29:01Z">
              <w:r>
                <w:rPr>
                  <w:rFonts w:hint="eastAsia" w:ascii="仿宋" w:hAnsi="仿宋" w:eastAsia="仿宋"/>
                  <w:color w:val="000000" w:themeColor="text1"/>
                  <w:rPrChange w:id="18729" w:author="梁元" w:date="2019-05-14T19:51:36Z">
                    <w:rPr>
                      <w:rFonts w:hint="eastAsia" w:ascii="仿宋" w:hAnsi="仿宋" w:eastAsia="仿宋"/>
                    </w:rPr>
                  </w:rPrChange>
                  <w14:textFill>
                    <w14:solidFill>
                      <w14:schemeClr w14:val="tx1"/>
                    </w14:solidFill>
                  </w14:textFill>
                </w:rPr>
                <w:delText>面试概率</w:delText>
              </w:r>
            </w:del>
          </w:p>
        </w:tc>
        <w:tc>
          <w:tcPr>
            <w:tcW w:w="1559" w:type="dxa"/>
          </w:tcPr>
          <w:p>
            <w:pPr>
              <w:jc w:val="center"/>
              <w:rPr>
                <w:del w:id="18731" w:author="冷雪凝" w:date="2019-05-14T19:29:01Z"/>
                <w:rFonts w:ascii="仿宋" w:hAnsi="仿宋" w:eastAsia="仿宋"/>
                <w:color w:val="000000" w:themeColor="text1"/>
                <w:rPrChange w:id="18732" w:author="梁元" w:date="2019-05-14T19:51:36Z">
                  <w:rPr>
                    <w:del w:id="18733" w:author="冷雪凝" w:date="2019-05-14T19:29:01Z"/>
                    <w:rFonts w:ascii="仿宋" w:hAnsi="仿宋" w:eastAsia="仿宋"/>
                  </w:rPr>
                </w:rPrChange>
                <w14:textFill>
                  <w14:solidFill>
                    <w14:schemeClr w14:val="tx1"/>
                  </w14:solidFill>
                </w14:textFill>
              </w:rPr>
            </w:pPr>
            <w:del w:id="18734" w:author="冷雪凝" w:date="2019-05-14T19:29:01Z">
              <w:r>
                <w:rPr>
                  <w:rFonts w:hint="eastAsia" w:ascii="仿宋" w:hAnsi="仿宋" w:eastAsia="仿宋"/>
                  <w:color w:val="000000" w:themeColor="text1"/>
                  <w:rPrChange w:id="18735" w:author="梁元" w:date="2019-05-14T19:51:36Z">
                    <w:rPr>
                      <w:rFonts w:hint="eastAsia" w:ascii="仿宋" w:hAnsi="仿宋" w:eastAsia="仿宋"/>
                    </w:rPr>
                  </w:rPrChange>
                  <w14:textFill>
                    <w14:solidFill>
                      <w14:schemeClr w14:val="tx1"/>
                    </w14:solidFill>
                  </w14:textFill>
                </w:rPr>
                <w:delText>级别</w:delText>
              </w:r>
            </w:del>
          </w:p>
        </w:tc>
        <w:tc>
          <w:tcPr>
            <w:tcW w:w="1418" w:type="dxa"/>
          </w:tcPr>
          <w:p>
            <w:pPr>
              <w:jc w:val="center"/>
              <w:rPr>
                <w:del w:id="18737" w:author="冷雪凝" w:date="2019-05-14T19:29:01Z"/>
                <w:rFonts w:ascii="仿宋" w:hAnsi="仿宋" w:eastAsia="仿宋"/>
                <w:color w:val="000000" w:themeColor="text1"/>
                <w:rPrChange w:id="18738" w:author="梁元" w:date="2019-05-14T19:51:36Z">
                  <w:rPr>
                    <w:del w:id="18739" w:author="冷雪凝" w:date="2019-05-14T19:29:01Z"/>
                    <w:rFonts w:ascii="仿宋" w:hAnsi="仿宋" w:eastAsia="仿宋"/>
                  </w:rPr>
                </w:rPrChange>
                <w14:textFill>
                  <w14:solidFill>
                    <w14:schemeClr w14:val="tx1"/>
                  </w14:solidFill>
                </w14:textFill>
              </w:rPr>
            </w:pPr>
            <w:del w:id="18740" w:author="冷雪凝" w:date="2019-05-14T19:29:01Z">
              <w:r>
                <w:rPr>
                  <w:rFonts w:hint="eastAsia" w:ascii="仿宋" w:hAnsi="仿宋" w:eastAsia="仿宋"/>
                  <w:color w:val="000000" w:themeColor="text1"/>
                  <w:rPrChange w:id="18741" w:author="梁元" w:date="2019-05-14T19:51:36Z">
                    <w:rPr>
                      <w:rFonts w:hint="eastAsia" w:ascii="仿宋" w:hAnsi="仿宋" w:eastAsia="仿宋"/>
                    </w:rPr>
                  </w:rPrChange>
                  <w14:textFill>
                    <w14:solidFill>
                      <w14:schemeClr w14:val="tx1"/>
                    </w14:solidFill>
                  </w14:textFill>
                </w:rPr>
                <w:delText>应用模块或方向</w:delText>
              </w:r>
            </w:del>
          </w:p>
        </w:tc>
        <w:tc>
          <w:tcPr>
            <w:tcW w:w="1417" w:type="dxa"/>
          </w:tcPr>
          <w:p>
            <w:pPr>
              <w:jc w:val="center"/>
              <w:rPr>
                <w:del w:id="18743" w:author="冷雪凝" w:date="2019-05-14T19:29:01Z"/>
                <w:rFonts w:ascii="仿宋" w:hAnsi="仿宋" w:eastAsia="仿宋"/>
                <w:color w:val="000000" w:themeColor="text1"/>
                <w:rPrChange w:id="18744" w:author="梁元" w:date="2019-05-14T19:51:36Z">
                  <w:rPr>
                    <w:del w:id="18745" w:author="冷雪凝" w:date="2019-05-14T19:29:01Z"/>
                    <w:rFonts w:ascii="仿宋" w:hAnsi="仿宋" w:eastAsia="仿宋"/>
                  </w:rPr>
                </w:rPrChange>
                <w14:textFill>
                  <w14:solidFill>
                    <w14:schemeClr w14:val="tx1"/>
                  </w14:solidFill>
                </w14:textFill>
              </w:rPr>
            </w:pPr>
            <w:del w:id="18746" w:author="冷雪凝" w:date="2019-05-14T19:29:01Z">
              <w:r>
                <w:rPr>
                  <w:rFonts w:hint="eastAsia" w:ascii="仿宋" w:hAnsi="仿宋" w:eastAsia="仿宋"/>
                  <w:color w:val="000000" w:themeColor="text1"/>
                  <w:rPrChange w:id="18747" w:author="梁元" w:date="2019-05-14T19:51:36Z">
                    <w:rPr>
                      <w:rFonts w:hint="eastAsia" w:ascii="仿宋" w:hAnsi="仿宋" w:eastAsia="仿宋"/>
                    </w:rPr>
                  </w:rPrChange>
                  <w14:textFill>
                    <w14:solidFill>
                      <w14:schemeClr w14:val="tx1"/>
                    </w14:solidFill>
                  </w14:textFill>
                </w:rPr>
                <w:delText>解决问题</w:delText>
              </w:r>
            </w:del>
          </w:p>
        </w:tc>
        <w:tc>
          <w:tcPr>
            <w:tcW w:w="1465" w:type="dxa"/>
          </w:tcPr>
          <w:p>
            <w:pPr>
              <w:jc w:val="center"/>
              <w:rPr>
                <w:del w:id="18749" w:author="冷雪凝" w:date="2019-05-14T19:29:01Z"/>
                <w:rFonts w:ascii="仿宋" w:hAnsi="仿宋" w:eastAsia="仿宋"/>
                <w:color w:val="000000" w:themeColor="text1"/>
                <w:rPrChange w:id="18750" w:author="梁元" w:date="2019-05-14T19:51:36Z">
                  <w:rPr>
                    <w:del w:id="18751" w:author="冷雪凝" w:date="2019-05-14T19:29:01Z"/>
                    <w:rFonts w:ascii="仿宋" w:hAnsi="仿宋" w:eastAsia="仿宋"/>
                  </w:rPr>
                </w:rPrChange>
                <w14:textFill>
                  <w14:solidFill>
                    <w14:schemeClr w14:val="tx1"/>
                  </w14:solidFill>
                </w14:textFill>
              </w:rPr>
            </w:pPr>
            <w:del w:id="18752" w:author="冷雪凝" w:date="2019-05-14T19:29:01Z">
              <w:r>
                <w:rPr>
                  <w:rFonts w:hint="eastAsia" w:ascii="仿宋" w:hAnsi="仿宋" w:eastAsia="仿宋"/>
                  <w:color w:val="000000" w:themeColor="text1"/>
                  <w:rPrChange w:id="18753" w:author="梁元" w:date="2019-05-14T19:51:36Z">
                    <w:rPr>
                      <w:rFonts w:hint="eastAsia" w:ascii="仿宋" w:hAnsi="仿宋" w:eastAsia="仿宋"/>
                    </w:rPr>
                  </w:rPrChange>
                  <w14:textFill>
                    <w14:solidFill>
                      <w14:schemeClr w14:val="tx1"/>
                    </w14:solidFill>
                  </w14:textFill>
                </w:rPr>
                <w:delText>考核点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del w:id="18755" w:author="冷雪凝" w:date="2019-05-14T19:29:01Z"/>
        </w:trPr>
        <w:tc>
          <w:tcPr>
            <w:tcW w:w="1523" w:type="dxa"/>
          </w:tcPr>
          <w:p>
            <w:pPr>
              <w:jc w:val="center"/>
              <w:rPr>
                <w:del w:id="18756" w:author="冷雪凝" w:date="2019-05-14T19:29:01Z"/>
                <w:rFonts w:hint="eastAsia" w:ascii="仿宋" w:hAnsi="仿宋" w:eastAsia="仿宋" w:cs="仿宋"/>
                <w:b w:val="0"/>
                <w:bCs w:val="0"/>
                <w:color w:val="000000" w:themeColor="text1"/>
                <w:kern w:val="2"/>
                <w:sz w:val="24"/>
                <w:szCs w:val="22"/>
                <w:u w:color="000000"/>
                <w:lang w:val="zh-TW" w:eastAsia="zh-TW" w:bidi="ar-SA"/>
                <w:rPrChange w:id="18757" w:author="梁元" w:date="2019-05-14T19:51:36Z">
                  <w:rPr>
                    <w:del w:id="18758" w:author="冷雪凝" w:date="2019-05-14T19:29:01Z"/>
                    <w:rFonts w:hint="eastAsia" w:asciiTheme="minorHAnsi" w:hAnsiTheme="minorHAnsi" w:eastAsiaTheme="minorEastAsia" w:cstheme="minorBidi"/>
                    <w:b/>
                    <w:bCs/>
                    <w:kern w:val="2"/>
                    <w:sz w:val="32"/>
                    <w:szCs w:val="32"/>
                    <w:lang w:val="en-US" w:eastAsia="zh-CN" w:bidi="ar-SA"/>
                  </w:rPr>
                </w:rPrChange>
                <w14:textFill>
                  <w14:solidFill>
                    <w14:schemeClr w14:val="tx1"/>
                  </w14:solidFill>
                </w14:textFill>
              </w:rPr>
            </w:pPr>
            <w:del w:id="18759" w:author="冷雪凝" w:date="2019-05-14T19:29:01Z">
              <w:r>
                <w:rPr>
                  <w:rFonts w:hint="eastAsia" w:ascii="仿宋" w:hAnsi="仿宋" w:eastAsia="仿宋" w:cs="仿宋"/>
                  <w:b w:val="0"/>
                  <w:bCs w:val="0"/>
                  <w:color w:val="000000" w:themeColor="text1"/>
                  <w:kern w:val="2"/>
                  <w:sz w:val="24"/>
                  <w:szCs w:val="22"/>
                  <w:u w:color="000000"/>
                  <w:lang w:val="zh-TW" w:eastAsia="zh-TW" w:bidi="ar-SA"/>
                  <w:rPrChange w:id="18760" w:author="梁元" w:date="2019-05-14T19:51:36Z">
                    <w:rPr>
                      <w:rFonts w:hint="eastAsia" w:asciiTheme="minorHAnsi" w:hAnsiTheme="minorHAnsi" w:eastAsiaTheme="minorEastAsia" w:cstheme="minorBidi"/>
                      <w:b/>
                      <w:bCs/>
                      <w:kern w:val="2"/>
                      <w:sz w:val="32"/>
                      <w:szCs w:val="32"/>
                      <w:lang w:val="en-US" w:eastAsia="zh-CN" w:bidi="ar-SA"/>
                    </w:rPr>
                  </w:rPrChange>
                  <w14:textFill>
                    <w14:solidFill>
                      <w14:schemeClr w14:val="tx1"/>
                    </w14:solidFill>
                  </w14:textFill>
                </w:rPr>
                <w:delText>40%</w:delText>
              </w:r>
            </w:del>
          </w:p>
        </w:tc>
        <w:tc>
          <w:tcPr>
            <w:tcW w:w="1559" w:type="dxa"/>
          </w:tcPr>
          <w:p>
            <w:pPr>
              <w:jc w:val="center"/>
              <w:rPr>
                <w:del w:id="18762" w:author="冷雪凝" w:date="2019-05-14T19:29:01Z"/>
                <w:rFonts w:hint="eastAsia" w:ascii="仿宋" w:hAnsi="仿宋" w:eastAsia="仿宋" w:cs="仿宋"/>
                <w:b w:val="0"/>
                <w:bCs w:val="0"/>
                <w:color w:val="000000" w:themeColor="text1"/>
                <w:kern w:val="2"/>
                <w:sz w:val="24"/>
                <w:szCs w:val="22"/>
                <w:u w:color="000000"/>
                <w:lang w:val="zh-TW" w:eastAsia="zh-TW" w:bidi="ar-SA"/>
                <w:rPrChange w:id="18763" w:author="梁元" w:date="2019-05-14T19:51:36Z">
                  <w:rPr>
                    <w:del w:id="18764" w:author="冷雪凝" w:date="2019-05-14T19:29:01Z"/>
                    <w:rFonts w:hint="eastAsia" w:asciiTheme="minorHAnsi" w:hAnsiTheme="minorHAnsi" w:eastAsiaTheme="minorEastAsia" w:cstheme="minorBidi"/>
                    <w:b/>
                    <w:bCs/>
                    <w:kern w:val="2"/>
                    <w:sz w:val="32"/>
                    <w:szCs w:val="32"/>
                    <w:lang w:val="en-US" w:eastAsia="zh-CN" w:bidi="ar-SA"/>
                  </w:rPr>
                </w:rPrChange>
                <w14:textFill>
                  <w14:solidFill>
                    <w14:schemeClr w14:val="tx1"/>
                  </w14:solidFill>
                </w14:textFill>
              </w:rPr>
            </w:pPr>
            <w:del w:id="18765" w:author="冷雪凝" w:date="2019-05-14T19:29:01Z">
              <w:r>
                <w:rPr>
                  <w:rFonts w:hint="eastAsia" w:ascii="仿宋" w:hAnsi="仿宋" w:eastAsia="仿宋" w:cs="仿宋"/>
                  <w:b w:val="0"/>
                  <w:bCs w:val="0"/>
                  <w:color w:val="000000" w:themeColor="text1"/>
                  <w:kern w:val="2"/>
                  <w:sz w:val="24"/>
                  <w:szCs w:val="22"/>
                  <w:u w:color="000000"/>
                  <w:lang w:val="zh-TW" w:eastAsia="zh-TW" w:bidi="ar-SA"/>
                  <w:rPrChange w:id="18766" w:author="梁元" w:date="2019-05-14T19:51:36Z">
                    <w:rPr>
                      <w:rFonts w:hint="eastAsia" w:asciiTheme="minorHAnsi" w:hAnsiTheme="minorHAnsi" w:eastAsiaTheme="minorEastAsia" w:cstheme="minorBidi"/>
                      <w:b/>
                      <w:bCs/>
                      <w:kern w:val="2"/>
                      <w:sz w:val="32"/>
                      <w:szCs w:val="32"/>
                      <w:lang w:val="en-US" w:eastAsia="zh-CN" w:bidi="ar-SA"/>
                    </w:rPr>
                  </w:rPrChange>
                  <w14:textFill>
                    <w14:solidFill>
                      <w14:schemeClr w14:val="tx1"/>
                    </w14:solidFill>
                  </w14:textFill>
                </w:rPr>
                <w:delText>5星</w:delText>
              </w:r>
            </w:del>
          </w:p>
        </w:tc>
        <w:tc>
          <w:tcPr>
            <w:tcW w:w="1418" w:type="dxa"/>
          </w:tcPr>
          <w:p>
            <w:pPr>
              <w:jc w:val="center"/>
              <w:rPr>
                <w:del w:id="18768" w:author="冷雪凝" w:date="2019-05-14T19:29:01Z"/>
                <w:rFonts w:hint="eastAsia" w:ascii="仿宋" w:hAnsi="仿宋" w:eastAsia="仿宋" w:cs="仿宋"/>
                <w:b w:val="0"/>
                <w:bCs w:val="0"/>
                <w:color w:val="000000" w:themeColor="text1"/>
                <w:kern w:val="2"/>
                <w:sz w:val="24"/>
                <w:szCs w:val="22"/>
                <w:u w:color="000000"/>
                <w:lang w:val="zh-TW" w:eastAsia="zh-TW" w:bidi="ar-SA"/>
                <w:rPrChange w:id="18769" w:author="梁元" w:date="2019-05-14T19:51:36Z">
                  <w:rPr>
                    <w:del w:id="18770" w:author="冷雪凝" w:date="2019-05-14T19:29:01Z"/>
                    <w:rFonts w:hint="eastAsia" w:asciiTheme="minorHAnsi" w:hAnsiTheme="minorHAnsi" w:eastAsiaTheme="minorEastAsia" w:cstheme="minorBidi"/>
                    <w:b/>
                    <w:bCs/>
                    <w:kern w:val="2"/>
                    <w:sz w:val="32"/>
                    <w:szCs w:val="32"/>
                    <w:lang w:val="en-US" w:eastAsia="zh-CN" w:bidi="ar-SA"/>
                  </w:rPr>
                </w:rPrChange>
                <w14:textFill>
                  <w14:solidFill>
                    <w14:schemeClr w14:val="tx1"/>
                  </w14:solidFill>
                </w14:textFill>
              </w:rPr>
            </w:pPr>
            <w:del w:id="18771" w:author="冷雪凝" w:date="2019-05-14T19:29:01Z">
              <w:r>
                <w:rPr>
                  <w:rFonts w:hint="eastAsia" w:ascii="仿宋" w:hAnsi="仿宋" w:eastAsia="仿宋" w:cs="仿宋"/>
                  <w:b w:val="0"/>
                  <w:bCs w:val="0"/>
                  <w:color w:val="000000" w:themeColor="text1"/>
                  <w:kern w:val="2"/>
                  <w:sz w:val="24"/>
                  <w:szCs w:val="22"/>
                  <w:u w:color="000000"/>
                  <w:lang w:val="zh-TW" w:eastAsia="zh-TW" w:bidi="ar-SA"/>
                  <w:rPrChange w:id="18772" w:author="梁元" w:date="2019-05-14T19:51:36Z">
                    <w:rPr>
                      <w:rFonts w:hint="eastAsia" w:asciiTheme="minorHAnsi" w:hAnsiTheme="minorHAnsi" w:eastAsiaTheme="minorEastAsia" w:cstheme="minorBidi"/>
                      <w:b/>
                      <w:bCs/>
                      <w:kern w:val="2"/>
                      <w:sz w:val="32"/>
                      <w:szCs w:val="32"/>
                      <w:lang w:val="en-US" w:eastAsia="zh-CN" w:bidi="ar-SA"/>
                    </w:rPr>
                  </w:rPrChange>
                  <w14:textFill>
                    <w14:solidFill>
                      <w14:schemeClr w14:val="tx1"/>
                    </w14:solidFill>
                  </w14:textFill>
                </w:rPr>
                <w:delText>redux中间件</w:delText>
              </w:r>
            </w:del>
          </w:p>
        </w:tc>
        <w:tc>
          <w:tcPr>
            <w:tcW w:w="1417" w:type="dxa"/>
          </w:tcPr>
          <w:p>
            <w:pPr>
              <w:jc w:val="center"/>
              <w:rPr>
                <w:del w:id="18774" w:author="冷雪凝" w:date="2019-05-14T19:29:01Z"/>
                <w:rFonts w:hint="eastAsia" w:ascii="仿宋" w:hAnsi="仿宋" w:eastAsia="仿宋" w:cs="仿宋"/>
                <w:b w:val="0"/>
                <w:bCs w:val="0"/>
                <w:color w:val="000000" w:themeColor="text1"/>
                <w:kern w:val="2"/>
                <w:sz w:val="24"/>
                <w:szCs w:val="22"/>
                <w:u w:color="000000"/>
                <w:lang w:val="zh-TW" w:eastAsia="zh-TW" w:bidi="ar-SA"/>
                <w:rPrChange w:id="18775" w:author="梁元" w:date="2019-05-14T19:51:36Z">
                  <w:rPr>
                    <w:del w:id="18776" w:author="冷雪凝" w:date="2019-05-14T19:29:01Z"/>
                    <w:rFonts w:hint="eastAsia" w:asciiTheme="minorHAnsi" w:hAnsiTheme="minorHAnsi" w:eastAsiaTheme="minorEastAsia" w:cstheme="minorBidi"/>
                    <w:b/>
                    <w:bCs/>
                    <w:kern w:val="2"/>
                    <w:sz w:val="32"/>
                    <w:szCs w:val="32"/>
                    <w:lang w:val="en-US" w:eastAsia="zh-CN" w:bidi="ar-SA"/>
                  </w:rPr>
                </w:rPrChange>
                <w14:textFill>
                  <w14:solidFill>
                    <w14:schemeClr w14:val="tx1"/>
                  </w14:solidFill>
                </w14:textFill>
              </w:rPr>
            </w:pPr>
            <w:del w:id="18777" w:author="冷雪凝" w:date="2019-05-14T19:29:01Z">
              <w:r>
                <w:rPr>
                  <w:rFonts w:hint="eastAsia" w:ascii="仿宋" w:hAnsi="仿宋" w:eastAsia="仿宋" w:cs="仿宋"/>
                  <w:b w:val="0"/>
                  <w:bCs w:val="0"/>
                  <w:color w:val="000000" w:themeColor="text1"/>
                  <w:kern w:val="2"/>
                  <w:sz w:val="24"/>
                  <w:szCs w:val="22"/>
                  <w:u w:color="000000"/>
                  <w:lang w:val="zh-TW" w:eastAsia="zh-TW" w:bidi="ar-SA"/>
                  <w:rPrChange w:id="18778" w:author="梁元" w:date="2019-05-14T19:51:36Z">
                    <w:rPr>
                      <w:rFonts w:hint="eastAsia" w:asciiTheme="minorHAnsi" w:hAnsiTheme="minorHAnsi" w:eastAsiaTheme="minorEastAsia" w:cstheme="minorBidi"/>
                      <w:b/>
                      <w:bCs/>
                      <w:kern w:val="2"/>
                      <w:sz w:val="32"/>
                      <w:szCs w:val="32"/>
                      <w:lang w:val="en-US" w:eastAsia="zh-CN" w:bidi="ar-SA"/>
                    </w:rPr>
                  </w:rPrChange>
                  <w14:textFill>
                    <w14:solidFill>
                      <w14:schemeClr w14:val="tx1"/>
                    </w14:solidFill>
                  </w14:textFill>
                </w:rPr>
                <w:delText>异步流程管理了</w:delText>
              </w:r>
            </w:del>
          </w:p>
        </w:tc>
        <w:tc>
          <w:tcPr>
            <w:tcW w:w="1465" w:type="dxa"/>
          </w:tcPr>
          <w:p>
            <w:pPr>
              <w:jc w:val="center"/>
              <w:rPr>
                <w:del w:id="18780" w:author="冷雪凝" w:date="2019-05-14T19:29:01Z"/>
                <w:rFonts w:hint="eastAsia" w:ascii="仿宋" w:hAnsi="仿宋" w:eastAsia="仿宋" w:cs="仿宋"/>
                <w:b w:val="0"/>
                <w:bCs w:val="0"/>
                <w:color w:val="000000" w:themeColor="text1"/>
                <w:kern w:val="2"/>
                <w:sz w:val="24"/>
                <w:szCs w:val="22"/>
                <w:u w:color="000000"/>
                <w:lang w:val="zh-TW" w:eastAsia="zh-TW" w:bidi="ar-SA"/>
                <w:rPrChange w:id="18781" w:author="梁元" w:date="2019-05-14T19:51:36Z">
                  <w:rPr>
                    <w:del w:id="18782" w:author="冷雪凝" w:date="2019-05-14T19:29:01Z"/>
                    <w:rFonts w:hint="eastAsia" w:asciiTheme="minorHAnsi" w:hAnsiTheme="minorHAnsi" w:eastAsiaTheme="minorEastAsia" w:cstheme="minorBidi"/>
                    <w:b/>
                    <w:bCs/>
                    <w:kern w:val="2"/>
                    <w:sz w:val="32"/>
                    <w:szCs w:val="32"/>
                    <w:lang w:val="en-US" w:eastAsia="zh-CN" w:bidi="ar-SA"/>
                  </w:rPr>
                </w:rPrChange>
                <w14:textFill>
                  <w14:solidFill>
                    <w14:schemeClr w14:val="tx1"/>
                  </w14:solidFill>
                </w14:textFill>
              </w:rPr>
            </w:pPr>
            <w:del w:id="18783" w:author="冷雪凝" w:date="2019-05-14T19:29:01Z">
              <w:r>
                <w:rPr>
                  <w:rFonts w:hint="eastAsia" w:ascii="仿宋" w:hAnsi="仿宋" w:eastAsia="仿宋" w:cs="仿宋"/>
                  <w:b w:val="0"/>
                  <w:bCs w:val="0"/>
                  <w:color w:val="000000" w:themeColor="text1"/>
                  <w:kern w:val="2"/>
                  <w:sz w:val="24"/>
                  <w:szCs w:val="22"/>
                  <w:u w:color="000000"/>
                  <w:lang w:val="zh-TW" w:eastAsia="zh-TW" w:bidi="ar-SA"/>
                  <w:rPrChange w:id="18784" w:author="梁元" w:date="2019-05-14T19:51:36Z">
                    <w:rPr>
                      <w:rFonts w:hint="eastAsia" w:asciiTheme="minorHAnsi" w:hAnsiTheme="minorHAnsi" w:eastAsiaTheme="minorEastAsia" w:cstheme="minorBidi"/>
                      <w:b/>
                      <w:bCs/>
                      <w:kern w:val="2"/>
                      <w:sz w:val="32"/>
                      <w:szCs w:val="32"/>
                      <w:lang w:val="en-US" w:eastAsia="zh-CN" w:bidi="ar-SA"/>
                    </w:rPr>
                  </w:rPrChange>
                  <w14:textFill>
                    <w14:solidFill>
                      <w14:schemeClr w14:val="tx1"/>
                    </w14:solidFill>
                  </w14:textFill>
                </w:rPr>
                <w:delText>数据容器</w:delText>
              </w:r>
            </w:del>
          </w:p>
        </w:tc>
      </w:tr>
    </w:tbl>
    <w:p>
      <w:pPr>
        <w:pStyle w:val="3"/>
        <w:numPr>
          <w:ilvl w:val="0"/>
          <w:numId w:val="21"/>
        </w:numPr>
        <w:spacing w:line="240" w:lineRule="auto"/>
        <w:ind w:firstLine="562" w:firstLineChars="200"/>
        <w:rPr>
          <w:del w:id="18787" w:author="冷雪凝" w:date="2019-05-14T19:29:01Z"/>
          <w:rFonts w:ascii="仿宋" w:hAnsi="仿宋" w:eastAsia="仿宋"/>
          <w:color w:val="000000" w:themeColor="text1"/>
          <w:sz w:val="28"/>
          <w:szCs w:val="28"/>
          <w:rPrChange w:id="18788" w:author="梁元" w:date="2019-05-14T19:51:36Z">
            <w:rPr>
              <w:del w:id="18789" w:author="冷雪凝" w:date="2019-05-14T19:29:01Z"/>
              <w:rFonts w:ascii="仿宋" w:hAnsi="仿宋" w:eastAsia="仿宋"/>
              <w:sz w:val="28"/>
              <w:szCs w:val="28"/>
            </w:rPr>
          </w:rPrChange>
          <w14:textFill>
            <w14:solidFill>
              <w14:schemeClr w14:val="tx1"/>
            </w14:solidFill>
          </w14:textFill>
        </w:rPr>
        <w:pPrChange w:id="18786" w:author="冷雪凝" w:date="2019-05-14T12:21:32Z">
          <w:pPr>
            <w:pStyle w:val="3"/>
            <w:numPr>
              <w:ilvl w:val="0"/>
              <w:numId w:val="21"/>
            </w:numPr>
          </w:pPr>
        </w:pPrChange>
      </w:pPr>
      <w:del w:id="18790" w:author="冷雪凝" w:date="2019-05-14T19:29:01Z">
        <w:bookmarkStart w:id="599" w:name="_Toc18623_WPSOffice_Level2"/>
        <w:r>
          <w:rPr>
            <w:rFonts w:hint="eastAsia" w:ascii="仿宋" w:hAnsi="仿宋" w:eastAsia="仿宋"/>
            <w:color w:val="000000" w:themeColor="text1"/>
            <w:sz w:val="28"/>
            <w:szCs w:val="28"/>
            <w:rPrChange w:id="18791" w:author="梁元" w:date="2019-05-14T19:51:36Z">
              <w:rPr>
                <w:rFonts w:hint="eastAsia" w:ascii="仿宋" w:hAnsi="仿宋" w:eastAsia="仿宋"/>
                <w:sz w:val="28"/>
                <w:szCs w:val="28"/>
              </w:rPr>
            </w:rPrChange>
            <w14:textFill>
              <w14:solidFill>
                <w14:schemeClr w14:val="tx1"/>
              </w14:solidFill>
            </w14:textFill>
          </w:rPr>
          <w:delText>通常解法</w:delText>
        </w:r>
        <w:bookmarkEnd w:id="599"/>
      </w:del>
    </w:p>
    <w:p>
      <w:pPr>
        <w:spacing w:line="240" w:lineRule="auto"/>
        <w:ind w:firstLine="480" w:firstLineChars="200"/>
        <w:rPr>
          <w:del w:id="18794" w:author="冷雪凝" w:date="2019-05-14T19:29:01Z"/>
          <w:color w:val="000000" w:themeColor="text1"/>
          <w:rPrChange w:id="18795" w:author="梁元" w:date="2019-05-14T19:51:36Z">
            <w:rPr>
              <w:del w:id="18796" w:author="冷雪凝" w:date="2019-05-14T19:29:01Z"/>
            </w:rPr>
          </w:rPrChange>
          <w14:textFill>
            <w14:solidFill>
              <w14:schemeClr w14:val="tx1"/>
            </w14:solidFill>
          </w14:textFill>
        </w:rPr>
        <w:pPrChange w:id="18793" w:author="冷雪凝" w:date="2019-05-14T12:21:32Z">
          <w:pPr>
            <w:spacing w:line="360" w:lineRule="auto"/>
          </w:pPr>
        </w:pPrChange>
      </w:pPr>
      <w:del w:id="18797" w:author="冷雪凝" w:date="2019-05-14T19:29:01Z">
        <w:r>
          <w:rPr>
            <w:color w:val="000000" w:themeColor="text1"/>
            <w:rPrChange w:id="18798" w:author="梁元" w:date="2019-05-14T19:51:36Z">
              <w:rPr/>
            </w:rPrChange>
            <w14:textFill>
              <w14:solidFill>
                <w14:schemeClr w14:val="tx1"/>
              </w14:solidFill>
            </w14:textFill>
          </w:rPr>
          <w:delText>Saga是一个可以用来处理复杂的异步逻辑的模块，并且由redux的action触发</w:delText>
        </w:r>
      </w:del>
      <w:del w:id="18800" w:author="冷雪凝" w:date="2019-05-14T19:29:01Z">
        <w:r>
          <w:rPr>
            <w:rFonts w:hint="eastAsia"/>
            <w:color w:val="000000" w:themeColor="text1"/>
            <w:rPrChange w:id="18801" w:author="梁元" w:date="2019-05-14T19:51:36Z">
              <w:rPr>
                <w:rFonts w:hint="eastAsia"/>
              </w:rPr>
            </w:rPrChange>
            <w14:textFill>
              <w14:solidFill>
                <w14:schemeClr w14:val="tx1"/>
              </w14:solidFill>
            </w14:textFill>
          </w:rPr>
          <w:delText>，S</w:delText>
        </w:r>
      </w:del>
      <w:del w:id="18803" w:author="冷雪凝" w:date="2019-05-14T19:29:01Z">
        <w:r>
          <w:rPr>
            <w:color w:val="000000" w:themeColor="text1"/>
            <w:rPrChange w:id="18804" w:author="梁元" w:date="2019-05-14T19:51:36Z">
              <w:rPr/>
            </w:rPrChange>
            <w14:textFill>
              <w14:solidFill>
                <w14:schemeClr w14:val="tx1"/>
              </w14:solidFill>
            </w14:textFill>
          </w:rPr>
          <w:delText>aga</w:delText>
        </w:r>
      </w:del>
      <w:del w:id="18806" w:author="冷雪凝" w:date="2019-05-14T19:29:01Z">
        <w:r>
          <w:rPr>
            <w:rFonts w:hint="eastAsia"/>
            <w:color w:val="000000" w:themeColor="text1"/>
            <w:rPrChange w:id="18807" w:author="梁元" w:date="2019-05-14T19:51:36Z">
              <w:rPr>
                <w:rFonts w:hint="eastAsia"/>
              </w:rPr>
            </w:rPrChange>
            <w14:textFill>
              <w14:solidFill>
                <w14:schemeClr w14:val="tx1"/>
              </w14:solidFill>
            </w14:textFill>
          </w:rPr>
          <w:delText>副作用就是在</w:delText>
        </w:r>
      </w:del>
      <w:del w:id="18809" w:author="冷雪凝" w:date="2019-05-14T19:29:01Z">
        <w:r>
          <w:rPr>
            <w:color w:val="000000" w:themeColor="text1"/>
            <w:rPrChange w:id="18810" w:author="梁元" w:date="2019-05-14T19:51:36Z">
              <w:rPr/>
            </w:rPrChange>
            <w14:textFill>
              <w14:solidFill>
                <w14:schemeClr w14:val="tx1"/>
              </w14:solidFill>
            </w14:textFill>
          </w:rPr>
          <w:delText>action触发redu</w:delText>
        </w:r>
      </w:del>
      <w:del w:id="18812" w:author="冷雪凝" w:date="2019-05-14T19:29:01Z">
        <w:r>
          <w:rPr>
            <w:rFonts w:hint="eastAsia"/>
            <w:color w:val="000000" w:themeColor="text1"/>
            <w:rPrChange w:id="18813" w:author="梁元" w:date="2019-05-14T19:51:36Z">
              <w:rPr>
                <w:rFonts w:hint="eastAsia"/>
              </w:rPr>
            </w:rPrChange>
            <w14:textFill>
              <w14:solidFill>
                <w14:schemeClr w14:val="tx1"/>
              </w14:solidFill>
            </w14:textFill>
          </w:rPr>
          <w:delText>c</w:delText>
        </w:r>
      </w:del>
      <w:del w:id="18815" w:author="冷雪凝" w:date="2019-05-14T19:29:01Z">
        <w:r>
          <w:rPr>
            <w:color w:val="000000" w:themeColor="text1"/>
            <w:rPrChange w:id="18816" w:author="梁元" w:date="2019-05-14T19:51:36Z">
              <w:rPr/>
            </w:rPrChange>
            <w14:textFill>
              <w14:solidFill>
                <w14:schemeClr w14:val="tx1"/>
              </w14:solidFill>
            </w14:textFill>
          </w:rPr>
          <w:delText>er之后执行的一些动作， 这些动作包括但不限于，连接网络，io读写，触发其他action。并且，因为Saga的副作用是通过redux的action触发的，每一个action，saga都会像redu</w:delText>
        </w:r>
      </w:del>
      <w:del w:id="18818" w:author="冷雪凝" w:date="2019-05-14T19:29:01Z">
        <w:r>
          <w:rPr>
            <w:rFonts w:hint="eastAsia"/>
            <w:color w:val="000000" w:themeColor="text1"/>
            <w:rPrChange w:id="18819" w:author="梁元" w:date="2019-05-14T19:51:36Z">
              <w:rPr>
                <w:rFonts w:hint="eastAsia"/>
              </w:rPr>
            </w:rPrChange>
            <w14:textFill>
              <w14:solidFill>
                <w14:schemeClr w14:val="tx1"/>
              </w14:solidFill>
            </w14:textFill>
          </w:rPr>
          <w:delText>c</w:delText>
        </w:r>
      </w:del>
      <w:del w:id="18821" w:author="冷雪凝" w:date="2019-05-14T19:29:01Z">
        <w:r>
          <w:rPr>
            <w:color w:val="000000" w:themeColor="text1"/>
            <w:rPrChange w:id="18822" w:author="梁元" w:date="2019-05-14T19:51:36Z">
              <w:rPr/>
            </w:rPrChange>
            <w14:textFill>
              <w14:solidFill>
                <w14:schemeClr w14:val="tx1"/>
              </w14:solidFill>
            </w14:textFill>
          </w:rPr>
          <w:delText>er一样接收到。并且通过触发不同的action, 我们可以控制这些副作用的状态， 例如，启动，停止，取消。</w:delText>
        </w:r>
      </w:del>
      <w:del w:id="18824" w:author="冷雪凝" w:date="2019-05-14T19:29:01Z">
        <w:r>
          <w:rPr>
            <w:rFonts w:hint="eastAsia"/>
            <w:color w:val="000000" w:themeColor="text1"/>
            <w:rPrChange w:id="18825" w:author="梁元" w:date="2019-05-14T19:51:36Z">
              <w:rPr>
                <w:rFonts w:hint="eastAsia"/>
              </w:rPr>
            </w:rPrChange>
            <w14:textFill>
              <w14:solidFill>
                <w14:schemeClr w14:val="tx1"/>
              </w14:solidFill>
            </w14:textFill>
          </w:rPr>
          <w:delText>通常配置Saga中间件由2部分组成：worker</w:delText>
        </w:r>
      </w:del>
      <w:del w:id="18827" w:author="冷雪凝" w:date="2019-05-14T19:29:01Z">
        <w:r>
          <w:rPr>
            <w:color w:val="000000" w:themeColor="text1"/>
            <w:rPrChange w:id="18828" w:author="梁元" w:date="2019-05-14T19:51:36Z">
              <w:rPr/>
            </w:rPrChange>
            <w14:textFill>
              <w14:solidFill>
                <w14:schemeClr w14:val="tx1"/>
              </w14:solidFill>
            </w14:textFill>
          </w:rPr>
          <w:delText xml:space="preserve"> saga</w:delText>
        </w:r>
      </w:del>
      <w:del w:id="18830" w:author="冷雪凝" w:date="2019-05-14T19:29:01Z">
        <w:r>
          <w:rPr>
            <w:rFonts w:hint="eastAsia"/>
            <w:color w:val="000000" w:themeColor="text1"/>
            <w:rPrChange w:id="18831" w:author="梁元" w:date="2019-05-14T19:51:36Z">
              <w:rPr>
                <w:rFonts w:hint="eastAsia"/>
              </w:rPr>
            </w:rPrChange>
            <w14:textFill>
              <w14:solidFill>
                <w14:schemeClr w14:val="tx1"/>
              </w14:solidFill>
            </w14:textFill>
          </w:rPr>
          <w:delText>和watcher</w:delText>
        </w:r>
      </w:del>
      <w:del w:id="18833" w:author="冷雪凝" w:date="2019-05-14T19:29:01Z">
        <w:r>
          <w:rPr>
            <w:color w:val="000000" w:themeColor="text1"/>
            <w:rPrChange w:id="18834" w:author="梁元" w:date="2019-05-14T19:51:36Z">
              <w:rPr/>
            </w:rPrChange>
            <w14:textFill>
              <w14:solidFill>
                <w14:schemeClr w14:val="tx1"/>
              </w14:solidFill>
            </w14:textFill>
          </w:rPr>
          <w:delText xml:space="preserve"> saga</w:delText>
        </w:r>
      </w:del>
      <w:del w:id="18836" w:author="冷雪凝" w:date="2019-05-14T19:29:01Z">
        <w:r>
          <w:rPr>
            <w:rFonts w:hint="eastAsia"/>
            <w:color w:val="000000" w:themeColor="text1"/>
            <w:rPrChange w:id="18837" w:author="梁元" w:date="2019-05-14T19:51:36Z">
              <w:rPr>
                <w:rFonts w:hint="eastAsia"/>
              </w:rPr>
            </w:rPrChange>
            <w14:textFill>
              <w14:solidFill>
                <w14:schemeClr w14:val="tx1"/>
              </w14:solidFill>
            </w14:textFill>
          </w:rPr>
          <w:delText>。</w:delText>
        </w:r>
      </w:del>
      <w:del w:id="18839" w:author="冷雪凝" w:date="2019-05-14T19:29:01Z">
        <w:r>
          <w:rPr>
            <w:color w:val="000000" w:themeColor="text1"/>
            <w:rPrChange w:id="18840" w:author="梁元" w:date="2019-05-14T19:51:36Z">
              <w:rPr/>
            </w:rPrChange>
            <w14:textFill>
              <w14:solidFill>
                <w14:schemeClr w14:val="tx1"/>
              </w14:solidFill>
            </w14:textFill>
          </w:rPr>
          <w:delText>w</w:delText>
        </w:r>
      </w:del>
      <w:del w:id="18842" w:author="冷雪凝" w:date="2019-05-14T19:29:01Z">
        <w:r>
          <w:rPr>
            <w:rFonts w:hint="eastAsia"/>
            <w:color w:val="000000" w:themeColor="text1"/>
            <w:rPrChange w:id="18843" w:author="梁元" w:date="2019-05-14T19:51:36Z">
              <w:rPr>
                <w:rFonts w:hint="eastAsia"/>
              </w:rPr>
            </w:rPrChange>
            <w14:textFill>
              <w14:solidFill>
                <w14:schemeClr w14:val="tx1"/>
              </w14:solidFill>
            </w14:textFill>
          </w:rPr>
          <w:delText>atcher</w:delText>
        </w:r>
      </w:del>
      <w:del w:id="18845" w:author="冷雪凝" w:date="2019-05-14T19:29:01Z">
        <w:r>
          <w:rPr>
            <w:color w:val="000000" w:themeColor="text1"/>
            <w:rPrChange w:id="18846" w:author="梁元" w:date="2019-05-14T19:51:36Z">
              <w:rPr/>
            </w:rPrChange>
            <w14:textFill>
              <w14:solidFill>
                <w14:schemeClr w14:val="tx1"/>
              </w14:solidFill>
            </w14:textFill>
          </w:rPr>
          <w:delText xml:space="preserve"> s</w:delText>
        </w:r>
      </w:del>
      <w:del w:id="18848" w:author="冷雪凝" w:date="2019-05-14T19:29:01Z">
        <w:r>
          <w:rPr>
            <w:rFonts w:hint="eastAsia"/>
            <w:color w:val="000000" w:themeColor="text1"/>
            <w:rPrChange w:id="18849" w:author="梁元" w:date="2019-05-14T19:51:36Z">
              <w:rPr>
                <w:rFonts w:hint="eastAsia"/>
              </w:rPr>
            </w:rPrChange>
            <w14:textFill>
              <w14:solidFill>
                <w14:schemeClr w14:val="tx1"/>
              </w14:solidFill>
            </w14:textFill>
          </w:rPr>
          <w:delText>aga用于订阅action，worker</w:delText>
        </w:r>
      </w:del>
      <w:del w:id="18851" w:author="冷雪凝" w:date="2019-05-14T19:29:01Z">
        <w:r>
          <w:rPr>
            <w:color w:val="000000" w:themeColor="text1"/>
            <w:rPrChange w:id="18852" w:author="梁元" w:date="2019-05-14T19:51:36Z">
              <w:rPr/>
            </w:rPrChange>
            <w14:textFill>
              <w14:solidFill>
                <w14:schemeClr w14:val="tx1"/>
              </w14:solidFill>
            </w14:textFill>
          </w:rPr>
          <w:delText xml:space="preserve"> </w:delText>
        </w:r>
      </w:del>
      <w:del w:id="18854" w:author="冷雪凝" w:date="2019-05-14T19:29:01Z">
        <w:r>
          <w:rPr>
            <w:rFonts w:hint="eastAsia"/>
            <w:color w:val="000000" w:themeColor="text1"/>
            <w:rPrChange w:id="18855" w:author="梁元" w:date="2019-05-14T19:51:36Z">
              <w:rPr>
                <w:rFonts w:hint="eastAsia"/>
              </w:rPr>
            </w:rPrChange>
            <w14:textFill>
              <w14:solidFill>
                <w14:schemeClr w14:val="tx1"/>
              </w14:solidFill>
            </w14:textFill>
          </w:rPr>
          <w:delText>saga用于根据action执行相应的操作。</w:delText>
        </w:r>
      </w:del>
    </w:p>
    <w:p>
      <w:pPr>
        <w:spacing w:line="240" w:lineRule="auto"/>
        <w:ind w:firstLine="480" w:firstLineChars="200"/>
        <w:rPr>
          <w:del w:id="18858" w:author="冷雪凝" w:date="2019-05-14T19:29:01Z"/>
          <w:color w:val="000000" w:themeColor="text1"/>
          <w:rPrChange w:id="18859" w:author="梁元" w:date="2019-05-14T19:51:36Z">
            <w:rPr>
              <w:del w:id="18860" w:author="冷雪凝" w:date="2019-05-14T19:29:01Z"/>
            </w:rPr>
          </w:rPrChange>
          <w14:textFill>
            <w14:solidFill>
              <w14:schemeClr w14:val="tx1"/>
            </w14:solidFill>
          </w14:textFill>
        </w:rPr>
        <w:pPrChange w:id="18857" w:author="冷雪凝" w:date="2019-05-14T12:21:32Z">
          <w:pPr>
            <w:spacing w:line="360" w:lineRule="auto"/>
          </w:pPr>
        </w:pPrChange>
      </w:pPr>
      <w:del w:id="18861" w:author="冷雪凝" w:date="2019-05-14T19:29:01Z">
        <w:r>
          <w:rPr>
            <w:rFonts w:hint="eastAsia"/>
            <w:color w:val="000000" w:themeColor="text1"/>
            <w:rPrChange w:id="18862" w:author="梁元" w:date="2019-05-14T19:51:36Z">
              <w:rPr>
                <w:rFonts w:hint="eastAsia"/>
              </w:rPr>
            </w:rPrChange>
            <w14:textFill>
              <w14:solidFill>
                <w14:schemeClr w14:val="tx1"/>
              </w14:solidFill>
            </w14:textFill>
          </w:rPr>
          <w:delText>所有的saga都是基于ES</w:delText>
        </w:r>
      </w:del>
      <w:del w:id="18864" w:author="冷雪凝" w:date="2019-05-14T19:29:01Z">
        <w:r>
          <w:rPr>
            <w:color w:val="000000" w:themeColor="text1"/>
            <w:rPrChange w:id="18865" w:author="梁元" w:date="2019-05-14T19:51:36Z">
              <w:rPr/>
            </w:rPrChange>
            <w14:textFill>
              <w14:solidFill>
                <w14:schemeClr w14:val="tx1"/>
              </w14:solidFill>
            </w14:textFill>
          </w:rPr>
          <w:delText>6</w:delText>
        </w:r>
      </w:del>
      <w:del w:id="18867" w:author="冷雪凝" w:date="2019-05-14T19:29:01Z">
        <w:r>
          <w:rPr>
            <w:rFonts w:hint="eastAsia"/>
            <w:color w:val="000000" w:themeColor="text1"/>
            <w:rPrChange w:id="18868" w:author="梁元" w:date="2019-05-14T19:51:36Z">
              <w:rPr>
                <w:rFonts w:hint="eastAsia"/>
              </w:rPr>
            </w:rPrChange>
            <w14:textFill>
              <w14:solidFill>
                <w14:schemeClr w14:val="tx1"/>
              </w14:solidFill>
            </w14:textFill>
          </w:rPr>
          <w:delText>的generator，generator函数可以将异步逻辑转为同步逻辑来编写。</w:delText>
        </w:r>
      </w:del>
    </w:p>
    <w:p>
      <w:pPr>
        <w:spacing w:line="240" w:lineRule="auto"/>
        <w:ind w:firstLine="480" w:firstLineChars="200"/>
        <w:rPr>
          <w:del w:id="18871" w:author="冷雪凝" w:date="2019-05-14T19:29:01Z"/>
          <w:color w:val="000000" w:themeColor="text1"/>
          <w:rPrChange w:id="18872" w:author="梁元" w:date="2019-05-14T19:51:36Z">
            <w:rPr>
              <w:del w:id="18873" w:author="冷雪凝" w:date="2019-05-14T19:29:01Z"/>
            </w:rPr>
          </w:rPrChange>
          <w14:textFill>
            <w14:solidFill>
              <w14:schemeClr w14:val="tx1"/>
            </w14:solidFill>
          </w14:textFill>
        </w:rPr>
        <w:pPrChange w:id="18870" w:author="冷雪凝" w:date="2019-05-14T12:21:32Z">
          <w:pPr>
            <w:spacing w:line="360" w:lineRule="auto"/>
          </w:pPr>
        </w:pPrChange>
      </w:pPr>
      <w:del w:id="18874" w:author="冷雪凝" w:date="2019-05-14T19:29:01Z">
        <w:r>
          <w:rPr>
            <w:rFonts w:hint="eastAsia"/>
            <w:color w:val="000000" w:themeColor="text1"/>
            <w:rPrChange w:id="18875" w:author="梁元" w:date="2019-05-14T19:51:36Z">
              <w:rPr>
                <w:rFonts w:hint="eastAsia"/>
              </w:rPr>
            </w:rPrChange>
            <w14:textFill>
              <w14:solidFill>
                <w14:schemeClr w14:val="tx1"/>
              </w14:solidFill>
            </w14:textFill>
          </w:rPr>
          <w:delText>例如：</w:delText>
        </w:r>
      </w:del>
    </w:p>
    <w:p>
      <w:pPr>
        <w:spacing w:line="240" w:lineRule="auto"/>
        <w:ind w:firstLine="480" w:firstLineChars="200"/>
        <w:rPr>
          <w:del w:id="18878" w:author="冷雪凝" w:date="2019-05-14T19:29:01Z"/>
          <w:color w:val="000000" w:themeColor="text1"/>
          <w:rPrChange w:id="18879" w:author="梁元" w:date="2019-05-14T19:51:36Z">
            <w:rPr>
              <w:del w:id="18880" w:author="冷雪凝" w:date="2019-05-14T19:29:01Z"/>
            </w:rPr>
          </w:rPrChange>
          <w14:textFill>
            <w14:solidFill>
              <w14:schemeClr w14:val="tx1"/>
            </w14:solidFill>
          </w14:textFill>
        </w:rPr>
        <w:pPrChange w:id="18877" w:author="冷雪凝" w:date="2019-05-14T12:21:32Z">
          <w:pPr>
            <w:spacing w:line="360" w:lineRule="auto"/>
          </w:pPr>
        </w:pPrChange>
      </w:pPr>
      <w:del w:id="18881" w:author="冷雪凝" w:date="2019-05-14T19:29:01Z">
        <w:r>
          <w:rPr>
            <w:rFonts w:hint="eastAsia"/>
            <w:color w:val="000000" w:themeColor="text1"/>
            <w:rPrChange w:id="18882" w:author="梁元" w:date="2019-05-14T19:51:36Z">
              <w:rPr>
                <w:rFonts w:hint="eastAsia"/>
              </w:rPr>
            </w:rPrChange>
            <w14:textFill>
              <w14:solidFill>
                <w14:schemeClr w14:val="tx1"/>
              </w14:solidFill>
            </w14:textFill>
          </w:rPr>
          <w:delText>watcher</w:delText>
        </w:r>
      </w:del>
      <w:del w:id="18884" w:author="冷雪凝" w:date="2019-05-14T19:29:01Z">
        <w:r>
          <w:rPr>
            <w:color w:val="000000" w:themeColor="text1"/>
            <w:rPrChange w:id="18885" w:author="梁元" w:date="2019-05-14T19:51:36Z">
              <w:rPr/>
            </w:rPrChange>
            <w14:textFill>
              <w14:solidFill>
                <w14:schemeClr w14:val="tx1"/>
              </w14:solidFill>
            </w14:textFill>
          </w:rPr>
          <w:delText xml:space="preserve"> </w:delText>
        </w:r>
      </w:del>
      <w:del w:id="18887" w:author="冷雪凝" w:date="2019-05-14T19:29:01Z">
        <w:r>
          <w:rPr>
            <w:rFonts w:hint="eastAsia"/>
            <w:color w:val="000000" w:themeColor="text1"/>
            <w:rPrChange w:id="18888" w:author="梁元" w:date="2019-05-14T19:51:36Z">
              <w:rPr>
                <w:rFonts w:hint="eastAsia"/>
              </w:rPr>
            </w:rPrChange>
            <w14:textFill>
              <w14:solidFill>
                <w14:schemeClr w14:val="tx1"/>
              </w14:solidFill>
            </w14:textFill>
          </w:rPr>
          <w:delText>saga：f</w:delText>
        </w:r>
      </w:del>
      <w:del w:id="18890" w:author="冷雪凝" w:date="2019-05-14T19:29:01Z">
        <w:r>
          <w:rPr>
            <w:color w:val="000000" w:themeColor="text1"/>
            <w:rPrChange w:id="18891" w:author="梁元" w:date="2019-05-14T19:51:36Z">
              <w:rPr/>
            </w:rPrChange>
            <w14:textFill>
              <w14:solidFill>
                <w14:schemeClr w14:val="tx1"/>
              </w14:solidFill>
            </w14:textFill>
          </w:rPr>
          <w:delText>unction* watch(){</w:delText>
        </w:r>
      </w:del>
    </w:p>
    <w:p>
      <w:pPr>
        <w:spacing w:line="240" w:lineRule="auto"/>
        <w:ind w:firstLine="480" w:firstLineChars="200"/>
        <w:rPr>
          <w:del w:id="18894" w:author="冷雪凝" w:date="2019-05-14T19:29:01Z"/>
          <w:color w:val="000000" w:themeColor="text1"/>
          <w:rPrChange w:id="18895" w:author="梁元" w:date="2019-05-14T19:51:36Z">
            <w:rPr>
              <w:del w:id="18896" w:author="冷雪凝" w:date="2019-05-14T19:29:01Z"/>
            </w:rPr>
          </w:rPrChange>
          <w14:textFill>
            <w14:solidFill>
              <w14:schemeClr w14:val="tx1"/>
            </w14:solidFill>
          </w14:textFill>
        </w:rPr>
        <w:pPrChange w:id="18893" w:author="冷雪凝" w:date="2019-05-14T12:21:32Z">
          <w:pPr>
            <w:spacing w:line="360" w:lineRule="auto"/>
            <w:ind w:firstLine="420"/>
          </w:pPr>
        </w:pPrChange>
      </w:pPr>
      <w:del w:id="18897" w:author="冷雪凝" w:date="2019-05-14T19:29:01Z">
        <w:r>
          <w:rPr>
            <w:color w:val="000000" w:themeColor="text1"/>
            <w:rPrChange w:id="18898" w:author="梁元" w:date="2019-05-14T19:51:36Z">
              <w:rPr/>
            </w:rPrChange>
            <w14:textFill>
              <w14:solidFill>
                <w14:schemeClr w14:val="tx1"/>
              </w14:solidFill>
            </w14:textFill>
          </w:rPr>
          <w:delText xml:space="preserve">yield </w:delText>
        </w:r>
      </w:del>
      <w:del w:id="18900" w:author="冷雪凝" w:date="2019-05-14T19:29:01Z">
        <w:r>
          <w:rPr>
            <w:rFonts w:hint="eastAsia"/>
            <w:color w:val="000000" w:themeColor="text1"/>
            <w:rPrChange w:id="18901" w:author="梁元" w:date="2019-05-14T19:51:36Z">
              <w:rPr>
                <w:rFonts w:hint="eastAsia"/>
              </w:rPr>
            </w:rPrChange>
            <w14:textFill>
              <w14:solidFill>
                <w14:schemeClr w14:val="tx1"/>
              </w14:solidFill>
            </w14:textFill>
          </w:rPr>
          <w:delText>takeEvery</w:delText>
        </w:r>
      </w:del>
      <w:del w:id="18903" w:author="冷雪凝" w:date="2019-05-14T19:29:01Z">
        <w:r>
          <w:rPr>
            <w:color w:val="000000" w:themeColor="text1"/>
            <w:rPrChange w:id="18904" w:author="梁元" w:date="2019-05-14T19:51:36Z">
              <w:rPr/>
            </w:rPrChange>
            <w14:textFill>
              <w14:solidFill>
                <w14:schemeClr w14:val="tx1"/>
              </w14:solidFill>
            </w14:textFill>
          </w:rPr>
          <w:delText>(‘action type’, worker saga)</w:delText>
        </w:r>
      </w:del>
      <w:del w:id="18906" w:author="冷雪凝" w:date="2019-05-14T19:29:01Z">
        <w:r>
          <w:rPr>
            <w:rFonts w:hint="eastAsia"/>
            <w:color w:val="000000" w:themeColor="text1"/>
            <w:rPrChange w:id="18907" w:author="梁元" w:date="2019-05-14T19:51:36Z">
              <w:rPr>
                <w:rFonts w:hint="eastAsia"/>
              </w:rPr>
            </w:rPrChange>
            <w14:textFill>
              <w14:solidFill>
                <w14:schemeClr w14:val="tx1"/>
              </w14:solidFill>
            </w14:textFill>
          </w:rPr>
          <w:delText>；</w:delText>
        </w:r>
      </w:del>
    </w:p>
    <w:p>
      <w:pPr>
        <w:spacing w:line="240" w:lineRule="auto"/>
        <w:ind w:firstLine="480" w:firstLineChars="200"/>
        <w:rPr>
          <w:del w:id="18910" w:author="冷雪凝" w:date="2019-05-14T19:29:01Z"/>
          <w:color w:val="000000" w:themeColor="text1"/>
          <w:rPrChange w:id="18911" w:author="梁元" w:date="2019-05-14T19:51:36Z">
            <w:rPr>
              <w:del w:id="18912" w:author="冷雪凝" w:date="2019-05-14T19:29:01Z"/>
            </w:rPr>
          </w:rPrChange>
          <w14:textFill>
            <w14:solidFill>
              <w14:schemeClr w14:val="tx1"/>
            </w14:solidFill>
          </w14:textFill>
        </w:rPr>
        <w:pPrChange w:id="18909" w:author="冷雪凝" w:date="2019-05-14T12:21:32Z">
          <w:pPr>
            <w:spacing w:line="360" w:lineRule="auto"/>
          </w:pPr>
        </w:pPrChange>
      </w:pPr>
      <w:del w:id="18913" w:author="冷雪凝" w:date="2019-05-14T19:29:01Z">
        <w:r>
          <w:rPr>
            <w:rFonts w:hint="eastAsia"/>
            <w:color w:val="000000" w:themeColor="text1"/>
            <w:rPrChange w:id="18914" w:author="梁元" w:date="2019-05-14T19:51:36Z">
              <w:rPr>
                <w:rFonts w:hint="eastAsia"/>
              </w:rPr>
            </w:rPrChange>
            <w14:textFill>
              <w14:solidFill>
                <w14:schemeClr w14:val="tx1"/>
              </w14:solidFill>
            </w14:textFill>
          </w:rPr>
          <w:delText>}</w:delText>
        </w:r>
      </w:del>
    </w:p>
    <w:p>
      <w:pPr>
        <w:spacing w:line="240" w:lineRule="auto"/>
        <w:ind w:firstLine="480" w:firstLineChars="200"/>
        <w:rPr>
          <w:del w:id="18917" w:author="冷雪凝" w:date="2019-05-14T19:29:01Z"/>
          <w:color w:val="000000" w:themeColor="text1"/>
          <w:rPrChange w:id="18918" w:author="梁元" w:date="2019-05-14T19:51:36Z">
            <w:rPr>
              <w:del w:id="18919" w:author="冷雪凝" w:date="2019-05-14T19:29:01Z"/>
            </w:rPr>
          </w:rPrChange>
          <w14:textFill>
            <w14:solidFill>
              <w14:schemeClr w14:val="tx1"/>
            </w14:solidFill>
          </w14:textFill>
        </w:rPr>
        <w:pPrChange w:id="18916" w:author="冷雪凝" w:date="2019-05-14T12:21:32Z">
          <w:pPr>
            <w:spacing w:line="360" w:lineRule="auto"/>
          </w:pPr>
        </w:pPrChange>
      </w:pPr>
      <w:del w:id="18920" w:author="冷雪凝" w:date="2019-05-14T19:29:01Z">
        <w:r>
          <w:rPr>
            <w:color w:val="000000" w:themeColor="text1"/>
            <w:rPrChange w:id="18921" w:author="梁元" w:date="2019-05-14T19:51:36Z">
              <w:rPr/>
            </w:rPrChange>
            <w14:textFill>
              <w14:solidFill>
                <w14:schemeClr w14:val="tx1"/>
              </w14:solidFill>
            </w14:textFill>
          </w:rPr>
          <w:delText>w</w:delText>
        </w:r>
      </w:del>
      <w:del w:id="18923" w:author="冷雪凝" w:date="2019-05-14T19:29:01Z">
        <w:r>
          <w:rPr>
            <w:rFonts w:hint="eastAsia"/>
            <w:color w:val="000000" w:themeColor="text1"/>
            <w:rPrChange w:id="18924" w:author="梁元" w:date="2019-05-14T19:51:36Z">
              <w:rPr>
                <w:rFonts w:hint="eastAsia"/>
              </w:rPr>
            </w:rPrChange>
            <w14:textFill>
              <w14:solidFill>
                <w14:schemeClr w14:val="tx1"/>
              </w14:solidFill>
            </w14:textFill>
          </w:rPr>
          <w:delText>orker</w:delText>
        </w:r>
      </w:del>
      <w:del w:id="18926" w:author="冷雪凝" w:date="2019-05-14T19:29:01Z">
        <w:r>
          <w:rPr>
            <w:color w:val="000000" w:themeColor="text1"/>
            <w:rPrChange w:id="18927" w:author="梁元" w:date="2019-05-14T19:51:36Z">
              <w:rPr/>
            </w:rPrChange>
            <w14:textFill>
              <w14:solidFill>
                <w14:schemeClr w14:val="tx1"/>
              </w14:solidFill>
            </w14:textFill>
          </w:rPr>
          <w:delText xml:space="preserve"> saga: function* worker(){</w:delText>
        </w:r>
      </w:del>
    </w:p>
    <w:p>
      <w:pPr>
        <w:spacing w:line="240" w:lineRule="auto"/>
        <w:ind w:firstLine="480" w:firstLineChars="200"/>
        <w:rPr>
          <w:del w:id="18930" w:author="冷雪凝" w:date="2019-05-14T19:29:01Z"/>
          <w:color w:val="000000" w:themeColor="text1"/>
          <w:rPrChange w:id="18931" w:author="梁元" w:date="2019-05-14T19:51:36Z">
            <w:rPr>
              <w:del w:id="18932" w:author="冷雪凝" w:date="2019-05-14T19:29:01Z"/>
            </w:rPr>
          </w:rPrChange>
          <w14:textFill>
            <w14:solidFill>
              <w14:schemeClr w14:val="tx1"/>
            </w14:solidFill>
          </w14:textFill>
        </w:rPr>
        <w:pPrChange w:id="18929" w:author="冷雪凝" w:date="2019-05-14T12:21:32Z">
          <w:pPr>
            <w:spacing w:line="360" w:lineRule="auto"/>
          </w:pPr>
        </w:pPrChange>
      </w:pPr>
      <w:del w:id="18933" w:author="冷雪凝" w:date="2019-05-14T19:29:01Z">
        <w:r>
          <w:rPr>
            <w:color w:val="000000" w:themeColor="text1"/>
            <w:rPrChange w:id="18934" w:author="梁元" w:date="2019-05-14T19:51:36Z">
              <w:rPr/>
            </w:rPrChange>
            <w14:textFill>
              <w14:solidFill>
                <w14:schemeClr w14:val="tx1"/>
              </w14:solidFill>
            </w14:textFill>
          </w:rPr>
          <w:tab/>
        </w:r>
      </w:del>
      <w:del w:id="18936" w:author="冷雪凝" w:date="2019-05-14T19:29:01Z">
        <w:r>
          <w:rPr>
            <w:color w:val="000000" w:themeColor="text1"/>
            <w:rPrChange w:id="18937" w:author="梁元" w:date="2019-05-14T19:51:36Z">
              <w:rPr/>
            </w:rPrChange>
            <w14:textFill>
              <w14:solidFill>
                <w14:schemeClr w14:val="tx1"/>
              </w14:solidFill>
            </w14:textFill>
          </w:rPr>
          <w:delText>yield call()</w:delText>
        </w:r>
      </w:del>
    </w:p>
    <w:p>
      <w:pPr>
        <w:spacing w:line="240" w:lineRule="auto"/>
        <w:ind w:firstLine="480" w:firstLineChars="200"/>
        <w:rPr>
          <w:del w:id="18940" w:author="冷雪凝" w:date="2019-05-14T19:29:01Z"/>
          <w:rFonts w:hint="eastAsia"/>
          <w:color w:val="000000" w:themeColor="text1"/>
          <w:rPrChange w:id="18941" w:author="梁元" w:date="2019-05-14T19:51:36Z">
            <w:rPr>
              <w:del w:id="18942" w:author="冷雪凝" w:date="2019-05-14T19:29:01Z"/>
              <w:rFonts w:hint="eastAsia"/>
            </w:rPr>
          </w:rPrChange>
          <w14:textFill>
            <w14:solidFill>
              <w14:schemeClr w14:val="tx1"/>
            </w14:solidFill>
          </w14:textFill>
        </w:rPr>
        <w:pPrChange w:id="18939" w:author="冷雪凝" w:date="2019-05-14T12:21:32Z">
          <w:pPr>
            <w:spacing w:line="360" w:lineRule="auto"/>
          </w:pPr>
        </w:pPrChange>
      </w:pPr>
      <w:del w:id="18943" w:author="冷雪凝" w:date="2019-05-14T19:29:01Z">
        <w:r>
          <w:rPr>
            <w:color w:val="000000" w:themeColor="text1"/>
            <w:rPrChange w:id="18944" w:author="梁元" w:date="2019-05-14T19:51:36Z">
              <w:rPr/>
            </w:rPrChange>
            <w14:textFill>
              <w14:solidFill>
                <w14:schemeClr w14:val="tx1"/>
              </w14:solidFill>
            </w14:textFill>
          </w:rPr>
          <w:tab/>
        </w:r>
      </w:del>
      <w:del w:id="18946" w:author="冷雪凝" w:date="2019-05-14T19:29:01Z">
        <w:r>
          <w:rPr>
            <w:color w:val="000000" w:themeColor="text1"/>
            <w:rPrChange w:id="18947" w:author="梁元" w:date="2019-05-14T19:51:36Z">
              <w:rPr/>
            </w:rPrChange>
            <w14:textFill>
              <w14:solidFill>
                <w14:schemeClr w14:val="tx1"/>
              </w14:solidFill>
            </w14:textFill>
          </w:rPr>
          <w:delText>yield put()</w:delText>
        </w:r>
      </w:del>
    </w:p>
    <w:p>
      <w:pPr>
        <w:spacing w:line="240" w:lineRule="auto"/>
        <w:ind w:firstLine="480" w:firstLineChars="200"/>
        <w:rPr>
          <w:del w:id="18950" w:author="冷雪凝" w:date="2019-05-14T19:29:01Z"/>
          <w:color w:val="000000" w:themeColor="text1"/>
          <w:rPrChange w:id="18951" w:author="梁元" w:date="2019-05-14T19:51:36Z">
            <w:rPr>
              <w:del w:id="18952" w:author="冷雪凝" w:date="2019-05-14T19:29:01Z"/>
            </w:rPr>
          </w:rPrChange>
          <w14:textFill>
            <w14:solidFill>
              <w14:schemeClr w14:val="tx1"/>
            </w14:solidFill>
          </w14:textFill>
        </w:rPr>
        <w:pPrChange w:id="18949" w:author="冷雪凝" w:date="2019-05-14T12:21:32Z">
          <w:pPr>
            <w:spacing w:line="360" w:lineRule="auto"/>
          </w:pPr>
        </w:pPrChange>
      </w:pPr>
      <w:del w:id="18953" w:author="冷雪凝" w:date="2019-05-14T19:29:01Z">
        <w:r>
          <w:rPr>
            <w:color w:val="000000" w:themeColor="text1"/>
            <w:rPrChange w:id="18954" w:author="梁元" w:date="2019-05-14T19:51:36Z">
              <w:rPr/>
            </w:rPrChange>
            <w14:textFill>
              <w14:solidFill>
                <w14:schemeClr w14:val="tx1"/>
              </w14:solidFill>
            </w14:textFill>
          </w:rPr>
          <w:delText>}</w:delText>
        </w:r>
      </w:del>
      <w:del w:id="18956" w:author="冷雪凝" w:date="2019-05-14T19:29:01Z">
        <w:r>
          <w:rPr>
            <w:rFonts w:hint="eastAsia"/>
            <w:color w:val="000000" w:themeColor="text1"/>
            <w:rPrChange w:id="18957" w:author="梁元" w:date="2019-05-14T19:51:36Z">
              <w:rPr>
                <w:rFonts w:hint="eastAsia"/>
              </w:rPr>
            </w:rPrChange>
            <w14:textFill>
              <w14:solidFill>
                <w14:schemeClr w14:val="tx1"/>
              </w14:solidFill>
            </w14:textFill>
          </w:rPr>
          <w:delText>；</w:delText>
        </w:r>
      </w:del>
    </w:p>
    <w:p>
      <w:pPr>
        <w:pStyle w:val="3"/>
        <w:numPr>
          <w:ilvl w:val="0"/>
          <w:numId w:val="21"/>
        </w:numPr>
        <w:spacing w:line="240" w:lineRule="auto"/>
        <w:ind w:firstLine="562" w:firstLineChars="200"/>
        <w:rPr>
          <w:del w:id="18960" w:author="冷雪凝" w:date="2019-05-14T19:29:01Z"/>
          <w:rFonts w:ascii="仿宋" w:hAnsi="仿宋" w:eastAsia="仿宋"/>
          <w:color w:val="000000" w:themeColor="text1"/>
          <w:sz w:val="28"/>
          <w:szCs w:val="28"/>
          <w:rPrChange w:id="18961" w:author="梁元" w:date="2019-05-14T19:51:36Z">
            <w:rPr>
              <w:del w:id="18962" w:author="冷雪凝" w:date="2019-05-14T19:29:01Z"/>
              <w:rFonts w:ascii="仿宋" w:hAnsi="仿宋" w:eastAsia="仿宋"/>
              <w:sz w:val="28"/>
              <w:szCs w:val="28"/>
            </w:rPr>
          </w:rPrChange>
          <w14:textFill>
            <w14:solidFill>
              <w14:schemeClr w14:val="tx1"/>
            </w14:solidFill>
          </w14:textFill>
        </w:rPr>
        <w:pPrChange w:id="18959" w:author="冷雪凝" w:date="2019-05-14T12:21:32Z">
          <w:pPr>
            <w:pStyle w:val="3"/>
            <w:numPr>
              <w:ilvl w:val="0"/>
              <w:numId w:val="21"/>
            </w:numPr>
          </w:pPr>
        </w:pPrChange>
      </w:pPr>
      <w:del w:id="18963" w:author="冷雪凝" w:date="2019-05-14T19:29:01Z">
        <w:bookmarkStart w:id="600" w:name="_Toc31212_WPSOffice_Level2"/>
        <w:r>
          <w:rPr>
            <w:rFonts w:hint="eastAsia" w:ascii="仿宋" w:hAnsi="仿宋" w:eastAsia="仿宋"/>
            <w:color w:val="000000" w:themeColor="text1"/>
            <w:sz w:val="28"/>
            <w:szCs w:val="28"/>
            <w:rPrChange w:id="18964" w:author="梁元" w:date="2019-05-14T19:51:36Z">
              <w:rPr>
                <w:rFonts w:hint="eastAsia" w:ascii="仿宋" w:hAnsi="仿宋" w:eastAsia="仿宋"/>
                <w:sz w:val="28"/>
                <w:szCs w:val="28"/>
              </w:rPr>
            </w:rPrChange>
            <w14:textFill>
              <w14:solidFill>
                <w14:schemeClr w14:val="tx1"/>
              </w14:solidFill>
            </w14:textFill>
          </w:rPr>
          <w:delText>通用大牛级解法</w:delText>
        </w:r>
        <w:bookmarkEnd w:id="600"/>
      </w:del>
    </w:p>
    <w:p>
      <w:pPr>
        <w:spacing w:line="240" w:lineRule="auto"/>
        <w:ind w:firstLine="480" w:firstLineChars="200"/>
        <w:rPr>
          <w:del w:id="18967" w:author="冷雪凝" w:date="2019-05-14T19:29:01Z"/>
          <w:rFonts w:hint="eastAsia"/>
          <w:color w:val="000000" w:themeColor="text1"/>
          <w:rPrChange w:id="18968" w:author="梁元" w:date="2019-05-14T19:51:36Z">
            <w:rPr>
              <w:del w:id="18969" w:author="冷雪凝" w:date="2019-05-14T19:29:01Z"/>
              <w:rFonts w:hint="eastAsia"/>
            </w:rPr>
          </w:rPrChange>
          <w14:textFill>
            <w14:solidFill>
              <w14:schemeClr w14:val="tx1"/>
            </w14:solidFill>
          </w14:textFill>
        </w:rPr>
        <w:pPrChange w:id="18966" w:author="冷雪凝" w:date="2019-05-14T12:21:32Z">
          <w:pPr>
            <w:spacing w:line="360" w:lineRule="auto"/>
          </w:pPr>
        </w:pPrChange>
      </w:pPr>
      <w:del w:id="18970" w:author="冷雪凝" w:date="2019-05-14T19:29:01Z">
        <w:r>
          <w:rPr>
            <w:color w:val="000000" w:themeColor="text1"/>
            <w:rPrChange w:id="18971" w:author="梁元" w:date="2019-05-14T19:51:36Z">
              <w:rPr/>
            </w:rPrChange>
            <w14:textFill>
              <w14:solidFill>
                <w14:schemeClr w14:val="tx1"/>
              </w14:solidFill>
            </w14:textFill>
          </w:rPr>
          <w:delText>Saga</w:delText>
        </w:r>
      </w:del>
      <w:del w:id="18973" w:author="冷雪凝" w:date="2019-05-14T19:29:01Z">
        <w:r>
          <w:rPr>
            <w:rFonts w:hint="eastAsia"/>
            <w:color w:val="000000" w:themeColor="text1"/>
            <w:rPrChange w:id="18974" w:author="梁元" w:date="2019-05-14T19:51:36Z">
              <w:rPr>
                <w:rFonts w:hint="eastAsia"/>
              </w:rPr>
            </w:rPrChange>
            <w14:textFill>
              <w14:solidFill>
                <w14:schemeClr w14:val="tx1"/>
              </w14:solidFill>
            </w14:textFill>
          </w:rPr>
          <w:delText>可以实现复杂异步流程管理，适合在大型项目且业务场景复杂的情况下使用。在业务逻辑层，可以简化代码，使代码更加容易阅读。</w:delText>
        </w:r>
      </w:del>
      <w:del w:id="18976" w:author="冷雪凝" w:date="2019-05-14T19:29:01Z">
        <w:r>
          <w:rPr>
            <w:color w:val="000000" w:themeColor="text1"/>
            <w:rPrChange w:id="18977" w:author="梁元" w:date="2019-05-14T19:51:36Z">
              <w:rPr/>
            </w:rPrChange>
            <w14:textFill>
              <w14:solidFill>
                <w14:schemeClr w14:val="tx1"/>
              </w14:solidFill>
            </w14:textFill>
          </w:rPr>
          <w:delText xml:space="preserve"> 在重用方面，解耦显示层和业务层之后， 代码的重用度也得到了提升。</w:delText>
        </w:r>
      </w:del>
      <w:del w:id="18979" w:author="冷雪凝" w:date="2019-05-14T19:29:01Z">
        <w:r>
          <w:rPr>
            <w:rFonts w:hint="eastAsia"/>
            <w:color w:val="000000" w:themeColor="text1"/>
            <w:rPrChange w:id="18980" w:author="梁元" w:date="2019-05-14T19:51:36Z">
              <w:rPr>
                <w:rFonts w:hint="eastAsia"/>
              </w:rPr>
            </w:rPrChange>
            <w14:textFill>
              <w14:solidFill>
                <w14:schemeClr w14:val="tx1"/>
              </w14:solidFill>
            </w14:textFill>
          </w:rPr>
          <w:delText>使用基础API如take,</w:delText>
        </w:r>
      </w:del>
      <w:del w:id="18982" w:author="冷雪凝" w:date="2019-05-14T19:29:01Z">
        <w:r>
          <w:rPr>
            <w:color w:val="000000" w:themeColor="text1"/>
            <w:rPrChange w:id="18983" w:author="梁元" w:date="2019-05-14T19:51:36Z">
              <w:rPr/>
            </w:rPrChange>
            <w14:textFill>
              <w14:solidFill>
                <w14:schemeClr w14:val="tx1"/>
              </w14:solidFill>
            </w14:textFill>
          </w:rPr>
          <w:delText xml:space="preserve"> </w:delText>
        </w:r>
      </w:del>
      <w:del w:id="18985" w:author="冷雪凝" w:date="2019-05-14T19:29:01Z">
        <w:r>
          <w:rPr>
            <w:rFonts w:hint="eastAsia"/>
            <w:color w:val="000000" w:themeColor="text1"/>
            <w:rPrChange w:id="18986" w:author="梁元" w:date="2019-05-14T19:51:36Z">
              <w:rPr>
                <w:rFonts w:hint="eastAsia"/>
              </w:rPr>
            </w:rPrChange>
            <w14:textFill>
              <w14:solidFill>
                <w14:schemeClr w14:val="tx1"/>
              </w14:solidFill>
            </w14:textFill>
          </w:rPr>
          <w:delText>put</w:delText>
        </w:r>
      </w:del>
      <w:del w:id="18988" w:author="冷雪凝" w:date="2019-05-14T19:29:01Z">
        <w:r>
          <w:rPr>
            <w:color w:val="000000" w:themeColor="text1"/>
            <w:rPrChange w:id="18989" w:author="梁元" w:date="2019-05-14T19:51:36Z">
              <w:rPr/>
            </w:rPrChange>
            <w14:textFill>
              <w14:solidFill>
                <w14:schemeClr w14:val="tx1"/>
              </w14:solidFill>
            </w14:textFill>
          </w:rPr>
          <w:delText>, call, fork, all</w:delText>
        </w:r>
      </w:del>
      <w:del w:id="18991" w:author="冷雪凝" w:date="2019-05-14T19:29:01Z">
        <w:r>
          <w:rPr>
            <w:rFonts w:hint="eastAsia"/>
            <w:color w:val="000000" w:themeColor="text1"/>
            <w:rPrChange w:id="18992" w:author="梁元" w:date="2019-05-14T19:51:36Z">
              <w:rPr>
                <w:rFonts w:hint="eastAsia"/>
              </w:rPr>
            </w:rPrChange>
            <w14:textFill>
              <w14:solidFill>
                <w14:schemeClr w14:val="tx1"/>
              </w14:solidFill>
            </w14:textFill>
          </w:rPr>
          <w:delText>等可以实现多流程控制，包括顺序执行，并行执行和竞争执行等。相比于redux</w:delText>
        </w:r>
      </w:del>
      <w:del w:id="18994" w:author="冷雪凝" w:date="2019-05-14T19:29:01Z">
        <w:r>
          <w:rPr>
            <w:color w:val="000000" w:themeColor="text1"/>
            <w:rPrChange w:id="18995" w:author="梁元" w:date="2019-05-14T19:51:36Z">
              <w:rPr/>
            </w:rPrChange>
            <w14:textFill>
              <w14:solidFill>
                <w14:schemeClr w14:val="tx1"/>
              </w14:solidFill>
            </w14:textFill>
          </w:rPr>
          <w:delText>-thunk</w:delText>
        </w:r>
      </w:del>
      <w:del w:id="18997" w:author="冷雪凝" w:date="2019-05-14T19:29:01Z">
        <w:r>
          <w:rPr>
            <w:rFonts w:hint="eastAsia"/>
            <w:color w:val="000000" w:themeColor="text1"/>
            <w:rPrChange w:id="18998" w:author="梁元" w:date="2019-05-14T19:51:36Z">
              <w:rPr>
                <w:rFonts w:hint="eastAsia"/>
              </w:rPr>
            </w:rPrChange>
            <w14:textFill>
              <w14:solidFill>
                <w14:schemeClr w14:val="tx1"/>
              </w14:solidFill>
            </w14:textFill>
          </w:rPr>
          <w:delText>中间件只是实现异步流程控制反转dispatch(</w:delText>
        </w:r>
      </w:del>
      <w:del w:id="19000" w:author="冷雪凝" w:date="2019-05-14T19:29:01Z">
        <w:r>
          <w:rPr>
            <w:color w:val="000000" w:themeColor="text1"/>
            <w:rPrChange w:id="19001" w:author="梁元" w:date="2019-05-14T19:51:36Z">
              <w:rPr/>
            </w:rPrChange>
            <w14:textFill>
              <w14:solidFill>
                <w14:schemeClr w14:val="tx1"/>
              </w14:solidFill>
            </w14:textFill>
          </w:rPr>
          <w:delText>function)</w:delText>
        </w:r>
      </w:del>
      <w:del w:id="19003" w:author="冷雪凝" w:date="2019-05-14T19:29:01Z">
        <w:r>
          <w:rPr>
            <w:rFonts w:hint="eastAsia"/>
            <w:color w:val="000000" w:themeColor="text1"/>
            <w:rPrChange w:id="19004" w:author="梁元" w:date="2019-05-14T19:51:36Z">
              <w:rPr>
                <w:rFonts w:hint="eastAsia"/>
              </w:rPr>
            </w:rPrChange>
            <w14:textFill>
              <w14:solidFill>
                <w14:schemeClr w14:val="tx1"/>
              </w14:solidFill>
            </w14:textFill>
          </w:rPr>
          <w:delText>来说，避免了难以测试的问题，逻辑流程也更加清晰。</w:delText>
        </w:r>
      </w:del>
    </w:p>
    <w:p>
      <w:pPr>
        <w:spacing w:line="240" w:lineRule="auto"/>
        <w:ind w:firstLine="480" w:firstLineChars="200"/>
        <w:rPr>
          <w:del w:id="19007" w:author="冷雪凝" w:date="2019-05-14T19:29:01Z"/>
          <w:rFonts w:hint="eastAsia"/>
          <w:color w:val="000000" w:themeColor="text1"/>
          <w:rPrChange w:id="19008" w:author="梁元" w:date="2019-05-14T19:51:36Z">
            <w:rPr>
              <w:del w:id="19009" w:author="冷雪凝" w:date="2019-05-14T19:29:01Z"/>
              <w:rFonts w:hint="eastAsia"/>
            </w:rPr>
          </w:rPrChange>
          <w14:textFill>
            <w14:solidFill>
              <w14:schemeClr w14:val="tx1"/>
            </w14:solidFill>
          </w14:textFill>
        </w:rPr>
        <w:pPrChange w:id="19006" w:author="冷雪凝" w:date="2019-05-14T12:21:32Z">
          <w:pPr>
            <w:spacing w:line="360" w:lineRule="auto"/>
          </w:pPr>
        </w:pPrChange>
      </w:pPr>
    </w:p>
    <w:p>
      <w:pPr>
        <w:spacing w:line="240" w:lineRule="auto"/>
        <w:ind w:firstLine="480" w:firstLineChars="200"/>
        <w:rPr>
          <w:del w:id="19011" w:author="冷雪凝" w:date="2019-05-14T19:29:01Z"/>
          <w:color w:val="000000" w:themeColor="text1"/>
          <w:rPrChange w:id="19012" w:author="梁元" w:date="2019-05-14T19:51:36Z">
            <w:rPr>
              <w:del w:id="19013" w:author="冷雪凝" w:date="2019-05-14T19:29:01Z"/>
            </w:rPr>
          </w:rPrChange>
          <w14:textFill>
            <w14:solidFill>
              <w14:schemeClr w14:val="tx1"/>
            </w14:solidFill>
          </w14:textFill>
        </w:rPr>
        <w:pPrChange w:id="19010" w:author="冷雪凝" w:date="2019-05-14T12:21:32Z">
          <w:pPr>
            <w:spacing w:line="360" w:lineRule="auto"/>
          </w:pPr>
        </w:pPrChange>
      </w:pPr>
      <w:del w:id="19014" w:author="冷雪凝" w:date="2019-05-14T19:29:01Z">
        <w:r>
          <w:rPr>
            <w:color w:val="000000" w:themeColor="text1"/>
            <w:rPrChange w:id="19015" w:author="梁元" w:date="2019-05-14T19:51:36Z">
              <w:rPr/>
            </w:rPrChange>
            <w14:textFill>
              <w14:solidFill>
                <w14:schemeClr w14:val="tx1"/>
              </w14:solidFill>
            </w14:textFill>
          </w:rPr>
          <w:delText>S</w:delText>
        </w:r>
      </w:del>
      <w:del w:id="19017" w:author="冷雪凝" w:date="2019-05-14T19:29:01Z">
        <w:r>
          <w:rPr>
            <w:rFonts w:hint="eastAsia"/>
            <w:color w:val="000000" w:themeColor="text1"/>
            <w:rPrChange w:id="19018" w:author="梁元" w:date="2019-05-14T19:51:36Z">
              <w:rPr>
                <w:rFonts w:hint="eastAsia"/>
              </w:rPr>
            </w:rPrChange>
            <w14:textFill>
              <w14:solidFill>
                <w14:schemeClr w14:val="tx1"/>
              </w14:solidFill>
            </w14:textFill>
          </w:rPr>
          <w:delText>aga的应用简单总结来说就是：</w:delText>
        </w:r>
      </w:del>
    </w:p>
    <w:p>
      <w:pPr>
        <w:spacing w:line="240" w:lineRule="auto"/>
        <w:ind w:firstLine="480" w:firstLineChars="200"/>
        <w:rPr>
          <w:del w:id="19021" w:author="冷雪凝" w:date="2019-05-14T19:29:01Z"/>
          <w:color w:val="000000" w:themeColor="text1"/>
          <w:rPrChange w:id="19022" w:author="梁元" w:date="2019-05-14T19:51:36Z">
            <w:rPr>
              <w:del w:id="19023" w:author="冷雪凝" w:date="2019-05-14T19:29:01Z"/>
            </w:rPr>
          </w:rPrChange>
          <w14:textFill>
            <w14:solidFill>
              <w14:schemeClr w14:val="tx1"/>
            </w14:solidFill>
          </w14:textFill>
        </w:rPr>
        <w:pPrChange w:id="19020" w:author="冷雪凝" w:date="2019-05-14T12:21:32Z">
          <w:pPr>
            <w:spacing w:line="360" w:lineRule="auto"/>
            <w:ind w:firstLine="420"/>
          </w:pPr>
        </w:pPrChange>
      </w:pPr>
      <w:del w:id="19024" w:author="冷雪凝" w:date="2019-05-14T19:29:01Z">
        <w:r>
          <w:rPr>
            <w:rFonts w:hint="eastAsia"/>
            <w:color w:val="000000" w:themeColor="text1"/>
            <w:rPrChange w:id="19025" w:author="梁元" w:date="2019-05-14T19:51:36Z">
              <w:rPr>
                <w:rFonts w:hint="eastAsia"/>
              </w:rPr>
            </w:rPrChange>
            <w14:textFill>
              <w14:solidFill>
                <w14:schemeClr w14:val="tx1"/>
              </w14:solidFill>
            </w14:textFill>
          </w:rPr>
          <w:delText>视图=&gt;</w:delText>
        </w:r>
      </w:del>
      <w:del w:id="19027" w:author="冷雪凝" w:date="2019-05-14T19:29:01Z">
        <w:r>
          <w:rPr>
            <w:color w:val="000000" w:themeColor="text1"/>
            <w:rPrChange w:id="19028" w:author="梁元" w:date="2019-05-14T19:51:36Z">
              <w:rPr/>
            </w:rPrChange>
            <w14:textFill>
              <w14:solidFill>
                <w14:schemeClr w14:val="tx1"/>
              </w14:solidFill>
            </w14:textFill>
          </w:rPr>
          <w:delText>dispatch(action)=&gt;saga</w:delText>
        </w:r>
      </w:del>
      <w:del w:id="19030" w:author="冷雪凝" w:date="2019-05-14T19:29:01Z">
        <w:r>
          <w:rPr>
            <w:rFonts w:hint="eastAsia"/>
            <w:color w:val="000000" w:themeColor="text1"/>
            <w:rPrChange w:id="19031" w:author="梁元" w:date="2019-05-14T19:51:36Z">
              <w:rPr>
                <w:rFonts w:hint="eastAsia"/>
              </w:rPr>
            </w:rPrChange>
            <w14:textFill>
              <w14:solidFill>
                <w14:schemeClr w14:val="tx1"/>
              </w14:solidFill>
            </w14:textFill>
          </w:rPr>
          <w:delText>中间件</w:delText>
        </w:r>
      </w:del>
      <w:del w:id="19033" w:author="冷雪凝" w:date="2019-05-14T19:29:01Z">
        <w:r>
          <w:rPr>
            <w:color w:val="000000" w:themeColor="text1"/>
            <w:rPrChange w:id="19034" w:author="梁元" w:date="2019-05-14T19:51:36Z">
              <w:rPr/>
            </w:rPrChange>
            <w14:textFill>
              <w14:solidFill>
                <w14:schemeClr w14:val="tx1"/>
              </w14:solidFill>
            </w14:textFill>
          </w:rPr>
          <w:delText>:</w:delText>
        </w:r>
      </w:del>
      <w:del w:id="19036" w:author="冷雪凝" w:date="2019-05-14T19:29:01Z">
        <w:r>
          <w:rPr>
            <w:rFonts w:hint="eastAsia"/>
            <w:color w:val="000000" w:themeColor="text1"/>
            <w:rPrChange w:id="19037" w:author="梁元" w:date="2019-05-14T19:51:36Z">
              <w:rPr>
                <w:rFonts w:hint="eastAsia"/>
              </w:rPr>
            </w:rPrChange>
            <w14:textFill>
              <w14:solidFill>
                <w14:schemeClr w14:val="tx1"/>
              </w14:solidFill>
            </w14:textFill>
          </w:rPr>
          <w:delText>订阅action(</w:delText>
        </w:r>
      </w:del>
      <w:del w:id="19039" w:author="冷雪凝" w:date="2019-05-14T19:29:01Z">
        <w:r>
          <w:rPr>
            <w:color w:val="000000" w:themeColor="text1"/>
            <w:rPrChange w:id="19040" w:author="梁元" w:date="2019-05-14T19:51:36Z">
              <w:rPr/>
            </w:rPrChange>
            <w14:textFill>
              <w14:solidFill>
                <w14:schemeClr w14:val="tx1"/>
              </w14:solidFill>
            </w14:textFill>
          </w:rPr>
          <w:delText>watcher</w:delText>
        </w:r>
      </w:del>
      <w:del w:id="19042" w:author="冷雪凝" w:date="2019-05-14T19:29:01Z">
        <w:r>
          <w:rPr>
            <w:rFonts w:hint="eastAsia"/>
            <w:color w:val="000000" w:themeColor="text1"/>
            <w:rPrChange w:id="19043" w:author="梁元" w:date="2019-05-14T19:51:36Z">
              <w:rPr>
                <w:rFonts w:hint="eastAsia"/>
              </w:rPr>
            </w:rPrChange>
            <w14:textFill>
              <w14:solidFill>
                <w14:schemeClr w14:val="tx1"/>
              </w14:solidFill>
            </w14:textFill>
          </w:rPr>
          <w:delText>)</w:delText>
        </w:r>
      </w:del>
      <w:del w:id="19045" w:author="冷雪凝" w:date="2019-05-14T19:29:01Z">
        <w:r>
          <w:rPr>
            <w:color w:val="000000" w:themeColor="text1"/>
            <w:rPrChange w:id="19046" w:author="梁元" w:date="2019-05-14T19:51:36Z">
              <w:rPr/>
            </w:rPrChange>
            <w14:textFill>
              <w14:solidFill>
                <w14:schemeClr w14:val="tx1"/>
              </w14:solidFill>
            </w14:textFill>
          </w:rPr>
          <w:delText xml:space="preserve">+ worker + </w:delText>
        </w:r>
      </w:del>
      <w:del w:id="19048" w:author="冷雪凝" w:date="2019-05-14T19:29:01Z">
        <w:r>
          <w:rPr>
            <w:rFonts w:hint="eastAsia"/>
            <w:color w:val="000000" w:themeColor="text1"/>
            <w:rPrChange w:id="19049" w:author="梁元" w:date="2019-05-14T19:51:36Z">
              <w:rPr>
                <w:rFonts w:hint="eastAsia"/>
              </w:rPr>
            </w:rPrChange>
            <w14:textFill>
              <w14:solidFill>
                <w14:schemeClr w14:val="tx1"/>
              </w14:solidFill>
            </w14:textFill>
          </w:rPr>
          <w:delText>dispatch</w:delText>
        </w:r>
      </w:del>
      <w:del w:id="19051" w:author="冷雪凝" w:date="2019-05-14T19:29:01Z">
        <w:r>
          <w:rPr>
            <w:color w:val="000000" w:themeColor="text1"/>
            <w:rPrChange w:id="19052" w:author="梁元" w:date="2019-05-14T19:51:36Z">
              <w:rPr/>
            </w:rPrChange>
            <w14:textFill>
              <w14:solidFill>
                <w14:schemeClr w14:val="tx1"/>
              </w14:solidFill>
            </w14:textFill>
          </w:rPr>
          <w:delText>(action)</w:delText>
        </w:r>
      </w:del>
      <w:del w:id="19054" w:author="冷雪凝" w:date="2019-05-14T19:29:01Z">
        <w:r>
          <w:rPr>
            <w:rFonts w:hint="eastAsia"/>
            <w:color w:val="000000" w:themeColor="text1"/>
            <w:rPrChange w:id="19055" w:author="梁元" w:date="2019-05-14T19:51:36Z">
              <w:rPr>
                <w:rFonts w:hint="eastAsia"/>
              </w:rPr>
            </w:rPrChange>
            <w14:textFill>
              <w14:solidFill>
                <w14:schemeClr w14:val="tx1"/>
              </w14:solidFill>
            </w14:textFill>
          </w:rPr>
          <w:delText>=</w:delText>
        </w:r>
      </w:del>
      <w:del w:id="19057" w:author="冷雪凝" w:date="2019-05-14T19:29:01Z">
        <w:r>
          <w:rPr>
            <w:color w:val="000000" w:themeColor="text1"/>
            <w:rPrChange w:id="19058" w:author="梁元" w:date="2019-05-14T19:51:36Z">
              <w:rPr/>
            </w:rPrChange>
            <w14:textFill>
              <w14:solidFill>
                <w14:schemeClr w14:val="tx1"/>
              </w14:solidFill>
            </w14:textFill>
          </w:rPr>
          <w:delText>&gt;</w:delText>
        </w:r>
      </w:del>
      <w:del w:id="19060" w:author="冷雪凝" w:date="2019-05-14T19:29:01Z">
        <w:r>
          <w:rPr>
            <w:rFonts w:hint="eastAsia"/>
            <w:color w:val="000000" w:themeColor="text1"/>
            <w:rPrChange w:id="19061" w:author="梁元" w:date="2019-05-14T19:51:36Z">
              <w:rPr>
                <w:rFonts w:hint="eastAsia"/>
              </w:rPr>
            </w:rPrChange>
            <w14:textFill>
              <w14:solidFill>
                <w14:schemeClr w14:val="tx1"/>
              </w14:solidFill>
            </w14:textFill>
          </w:rPr>
          <w:delText>数据容器</w:delText>
        </w:r>
      </w:del>
      <w:del w:id="19063" w:author="冷雪凝" w:date="2019-05-14T19:29:01Z">
        <w:r>
          <w:rPr>
            <w:color w:val="000000" w:themeColor="text1"/>
            <w:rPrChange w:id="19064" w:author="梁元" w:date="2019-05-14T19:51:36Z">
              <w:rPr/>
            </w:rPrChange>
            <w14:textFill>
              <w14:solidFill>
                <w14:schemeClr w14:val="tx1"/>
              </w14:solidFill>
            </w14:textFill>
          </w:rPr>
          <w:delText>redux(reducer)</w:delText>
        </w:r>
      </w:del>
      <w:del w:id="19066" w:author="冷雪凝" w:date="2019-05-14T19:29:01Z">
        <w:r>
          <w:rPr>
            <w:rFonts w:hint="eastAsia"/>
            <w:color w:val="000000" w:themeColor="text1"/>
            <w:rPrChange w:id="19067" w:author="梁元" w:date="2019-05-14T19:51:36Z">
              <w:rPr>
                <w:rFonts w:hint="eastAsia"/>
              </w:rPr>
            </w:rPrChange>
            <w14:textFill>
              <w14:solidFill>
                <w14:schemeClr w14:val="tx1"/>
              </w14:solidFill>
            </w14:textFill>
          </w:rPr>
          <w:delText>。</w:delText>
        </w:r>
      </w:del>
    </w:p>
    <w:p>
      <w:pPr>
        <w:spacing w:line="240" w:lineRule="auto"/>
        <w:ind w:firstLine="480" w:firstLineChars="200"/>
        <w:rPr>
          <w:del w:id="19070" w:author="冷雪凝" w:date="2019-05-14T19:29:01Z"/>
          <w:rFonts w:hint="eastAsia"/>
          <w:color w:val="000000" w:themeColor="text1"/>
          <w:rPrChange w:id="19071" w:author="梁元" w:date="2019-05-14T19:51:36Z">
            <w:rPr>
              <w:del w:id="19072" w:author="冷雪凝" w:date="2019-05-14T19:29:01Z"/>
              <w:rFonts w:hint="eastAsia"/>
            </w:rPr>
          </w:rPrChange>
          <w14:textFill>
            <w14:solidFill>
              <w14:schemeClr w14:val="tx1"/>
            </w14:solidFill>
          </w14:textFill>
        </w:rPr>
        <w:pPrChange w:id="19069" w:author="冷雪凝" w:date="2019-05-14T12:21:32Z">
          <w:pPr>
            <w:spacing w:line="360" w:lineRule="auto"/>
            <w:ind w:firstLine="420"/>
          </w:pPr>
        </w:pPrChange>
      </w:pPr>
    </w:p>
    <w:p>
      <w:pPr>
        <w:spacing w:line="240" w:lineRule="auto"/>
        <w:ind w:firstLine="480" w:firstLineChars="200"/>
        <w:rPr>
          <w:del w:id="19074" w:author="冷雪凝" w:date="2019-05-14T19:29:01Z"/>
          <w:color w:val="000000" w:themeColor="text1"/>
          <w:rPrChange w:id="19075" w:author="梁元" w:date="2019-05-14T19:51:36Z">
            <w:rPr>
              <w:del w:id="19076" w:author="冷雪凝" w:date="2019-05-14T19:29:01Z"/>
            </w:rPr>
          </w:rPrChange>
          <w14:textFill>
            <w14:solidFill>
              <w14:schemeClr w14:val="tx1"/>
            </w14:solidFill>
          </w14:textFill>
        </w:rPr>
        <w:pPrChange w:id="19073" w:author="冷雪凝" w:date="2019-05-14T12:21:32Z">
          <w:pPr>
            <w:spacing w:line="360" w:lineRule="auto"/>
          </w:pPr>
        </w:pPrChange>
      </w:pPr>
      <w:del w:id="19077" w:author="冷雪凝" w:date="2019-05-14T19:29:01Z">
        <w:r>
          <w:rPr>
            <w:rFonts w:hint="eastAsia"/>
            <w:color w:val="000000" w:themeColor="text1"/>
            <w:rPrChange w:id="19078" w:author="梁元" w:date="2019-05-14T19:51:36Z">
              <w:rPr>
                <w:rFonts w:hint="eastAsia"/>
              </w:rPr>
            </w:rPrChange>
            <w14:textFill>
              <w14:solidFill>
                <w14:schemeClr w14:val="tx1"/>
              </w14:solidFill>
            </w14:textFill>
          </w:rPr>
          <w:delText>虽然saga可以起很大的效果，但是也有弊端：</w:delText>
        </w:r>
      </w:del>
    </w:p>
    <w:p>
      <w:pPr>
        <w:pStyle w:val="21"/>
        <w:numPr>
          <w:ilvl w:val="0"/>
          <w:numId w:val="22"/>
        </w:numPr>
        <w:spacing w:line="240" w:lineRule="auto"/>
        <w:ind w:firstLine="480" w:firstLineChars="200"/>
        <w:rPr>
          <w:del w:id="19081" w:author="冷雪凝" w:date="2019-05-14T19:29:01Z"/>
          <w:color w:val="000000" w:themeColor="text1"/>
          <w:rPrChange w:id="19082" w:author="梁元" w:date="2019-05-14T19:51:36Z">
            <w:rPr>
              <w:del w:id="19083" w:author="冷雪凝" w:date="2019-05-14T19:29:01Z"/>
            </w:rPr>
          </w:rPrChange>
          <w14:textFill>
            <w14:solidFill>
              <w14:schemeClr w14:val="tx1"/>
            </w14:solidFill>
          </w14:textFill>
        </w:rPr>
        <w:pPrChange w:id="19080" w:author="冷雪凝" w:date="2019-05-14T12:21:32Z">
          <w:pPr>
            <w:pStyle w:val="21"/>
            <w:numPr>
              <w:ilvl w:val="0"/>
              <w:numId w:val="22"/>
            </w:numPr>
            <w:spacing w:line="360" w:lineRule="auto"/>
            <w:ind w:firstLineChars="0"/>
          </w:pPr>
        </w:pPrChange>
      </w:pPr>
      <w:del w:id="19084" w:author="冷雪凝" w:date="2019-05-14T19:29:01Z">
        <w:r>
          <w:rPr>
            <w:color w:val="000000" w:themeColor="text1"/>
            <w:rPrChange w:id="19085" w:author="梁元" w:date="2019-05-14T19:51:36Z">
              <w:rPr/>
            </w:rPrChange>
            <w14:textFill>
              <w14:solidFill>
                <w14:schemeClr w14:val="tx1"/>
              </w14:solidFill>
            </w14:textFill>
          </w:rPr>
          <w:delText>redux-saga模型的理解和学习需要投入很多精力</w:delText>
        </w:r>
      </w:del>
    </w:p>
    <w:p>
      <w:pPr>
        <w:pStyle w:val="21"/>
        <w:numPr>
          <w:ilvl w:val="0"/>
          <w:numId w:val="22"/>
        </w:numPr>
        <w:spacing w:line="240" w:lineRule="auto"/>
        <w:ind w:firstLine="480" w:firstLineChars="200"/>
        <w:rPr>
          <w:del w:id="19088" w:author="冷雪凝" w:date="2019-05-14T19:29:01Z"/>
          <w:color w:val="000000" w:themeColor="text1"/>
          <w:rPrChange w:id="19089" w:author="梁元" w:date="2019-05-14T19:51:36Z">
            <w:rPr>
              <w:del w:id="19090" w:author="冷雪凝" w:date="2019-05-14T19:29:01Z"/>
            </w:rPr>
          </w:rPrChange>
          <w14:textFill>
            <w14:solidFill>
              <w14:schemeClr w14:val="tx1"/>
            </w14:solidFill>
          </w14:textFill>
        </w:rPr>
        <w:pPrChange w:id="19087" w:author="冷雪凝" w:date="2019-05-14T12:21:32Z">
          <w:pPr>
            <w:pStyle w:val="21"/>
            <w:numPr>
              <w:ilvl w:val="0"/>
              <w:numId w:val="22"/>
            </w:numPr>
            <w:spacing w:line="360" w:lineRule="auto"/>
            <w:ind w:firstLineChars="0"/>
          </w:pPr>
        </w:pPrChange>
      </w:pPr>
      <w:del w:id="19091" w:author="冷雪凝" w:date="2019-05-14T19:29:01Z">
        <w:r>
          <w:rPr>
            <w:rFonts w:hint="eastAsia"/>
            <w:color w:val="000000" w:themeColor="text1"/>
            <w:rPrChange w:id="19092" w:author="梁元" w:date="2019-05-14T19:51:36Z">
              <w:rPr>
                <w:rFonts w:hint="eastAsia"/>
              </w:rPr>
            </w:rPrChange>
            <w14:textFill>
              <w14:solidFill>
                <w14:schemeClr w14:val="tx1"/>
              </w14:solidFill>
            </w14:textFill>
          </w:rPr>
          <w:delText>因为需要用</w:delText>
        </w:r>
      </w:del>
      <w:del w:id="19094" w:author="冷雪凝" w:date="2019-05-14T19:29:01Z">
        <w:r>
          <w:rPr>
            <w:color w:val="000000" w:themeColor="text1"/>
            <w:rPrChange w:id="19095" w:author="梁元" w:date="2019-05-14T19:51:36Z">
              <w:rPr/>
            </w:rPrChange>
            <w14:textFill>
              <w14:solidFill>
                <w14:schemeClr w14:val="tx1"/>
              </w14:solidFill>
            </w14:textFill>
          </w:rPr>
          <w:delText>action触发，所以会产生很多对于reducer无用的action, 但是reducer一样会跑一轮，虽然目前没有观测到性能下降，但还是有计算开销</w:delText>
        </w:r>
      </w:del>
    </w:p>
    <w:p>
      <w:pPr>
        <w:pStyle w:val="21"/>
        <w:numPr>
          <w:ilvl w:val="0"/>
          <w:numId w:val="22"/>
        </w:numPr>
        <w:spacing w:line="240" w:lineRule="auto"/>
        <w:ind w:firstLine="480" w:firstLineChars="200"/>
        <w:rPr>
          <w:del w:id="19098" w:author="冷雪凝" w:date="2019-05-14T19:29:01Z"/>
          <w:color w:val="000000" w:themeColor="text1"/>
          <w:rPrChange w:id="19099" w:author="梁元" w:date="2019-05-14T19:51:36Z">
            <w:rPr>
              <w:del w:id="19100" w:author="冷雪凝" w:date="2019-05-14T19:29:01Z"/>
            </w:rPr>
          </w:rPrChange>
          <w14:textFill>
            <w14:solidFill>
              <w14:schemeClr w14:val="tx1"/>
            </w14:solidFill>
          </w14:textFill>
        </w:rPr>
        <w:pPrChange w:id="19097" w:author="冷雪凝" w:date="2019-05-14T12:21:32Z">
          <w:pPr>
            <w:pStyle w:val="21"/>
            <w:numPr>
              <w:ilvl w:val="0"/>
              <w:numId w:val="22"/>
            </w:numPr>
            <w:spacing w:line="360" w:lineRule="auto"/>
            <w:ind w:firstLineChars="0"/>
          </w:pPr>
        </w:pPrChange>
      </w:pPr>
      <w:del w:id="19101" w:author="冷雪凝" w:date="2019-05-14T19:29:01Z">
        <w:r>
          <w:rPr>
            <w:rFonts w:hint="eastAsia"/>
            <w:color w:val="000000" w:themeColor="text1"/>
            <w:rPrChange w:id="19102" w:author="梁元" w:date="2019-05-14T19:51:36Z">
              <w:rPr>
                <w:rFonts w:hint="eastAsia"/>
              </w:rPr>
            </w:rPrChange>
            <w14:textFill>
              <w14:solidFill>
                <w14:schemeClr w14:val="tx1"/>
              </w14:solidFill>
            </w14:textFill>
          </w:rPr>
          <w:delText>在</w:delText>
        </w:r>
      </w:del>
      <w:del w:id="19104" w:author="冷雪凝" w:date="2019-05-14T19:29:01Z">
        <w:r>
          <w:rPr>
            <w:color w:val="000000" w:themeColor="text1"/>
            <w:rPrChange w:id="19105" w:author="梁元" w:date="2019-05-14T19:51:36Z">
              <w:rPr/>
            </w:rPrChange>
            <w14:textFill>
              <w14:solidFill>
                <w14:schemeClr w14:val="tx1"/>
              </w14:solidFill>
            </w14:textFill>
          </w:rPr>
          <w:delText>action的定义上要谨慎，避免action在saga和reducer之间重复触发，造成死循环</w:delText>
        </w:r>
      </w:del>
    </w:p>
    <w:p>
      <w:pPr>
        <w:pStyle w:val="21"/>
        <w:numPr>
          <w:ilvl w:val="0"/>
          <w:numId w:val="22"/>
        </w:numPr>
        <w:spacing w:line="240" w:lineRule="auto"/>
        <w:ind w:firstLine="480" w:firstLineChars="200"/>
        <w:rPr>
          <w:del w:id="19108" w:author="冷雪凝" w:date="2019-05-14T19:29:01Z"/>
          <w:color w:val="000000" w:themeColor="text1"/>
          <w:rPrChange w:id="19109" w:author="梁元" w:date="2019-05-14T19:51:36Z">
            <w:rPr>
              <w:del w:id="19110" w:author="冷雪凝" w:date="2019-05-14T19:29:01Z"/>
            </w:rPr>
          </w:rPrChange>
          <w14:textFill>
            <w14:solidFill>
              <w14:schemeClr w14:val="tx1"/>
            </w14:solidFill>
          </w14:textFill>
        </w:rPr>
        <w:pPrChange w:id="19107" w:author="冷雪凝" w:date="2019-05-14T12:21:32Z">
          <w:pPr>
            <w:pStyle w:val="21"/>
            <w:numPr>
              <w:ilvl w:val="0"/>
              <w:numId w:val="22"/>
            </w:numPr>
            <w:spacing w:line="360" w:lineRule="auto"/>
            <w:ind w:firstLineChars="0"/>
          </w:pPr>
        </w:pPrChange>
      </w:pPr>
      <w:del w:id="19111" w:author="冷雪凝" w:date="2019-05-14T19:29:01Z">
        <w:r>
          <w:rPr>
            <w:rFonts w:hint="eastAsia"/>
            <w:color w:val="000000" w:themeColor="text1"/>
            <w:rPrChange w:id="19112" w:author="梁元" w:date="2019-05-14T19:51:36Z">
              <w:rPr>
                <w:rFonts w:hint="eastAsia"/>
              </w:rPr>
            </w:rPrChange>
            <w14:textFill>
              <w14:solidFill>
                <w14:schemeClr w14:val="tx1"/>
              </w14:solidFill>
            </w14:textFill>
          </w:rPr>
          <w:delText>增加了项目目录结构复杂度和维护成本</w:delText>
        </w:r>
      </w:del>
    </w:p>
    <w:p>
      <w:pPr>
        <w:spacing w:line="240" w:lineRule="auto"/>
        <w:ind w:firstLine="480" w:firstLineChars="200"/>
        <w:rPr>
          <w:del w:id="19115" w:author="冷雪凝" w:date="2019-05-14T19:29:01Z"/>
          <w:color w:val="000000" w:themeColor="text1"/>
          <w:rPrChange w:id="19116" w:author="梁元" w:date="2019-05-14T19:51:36Z">
            <w:rPr>
              <w:del w:id="19117" w:author="冷雪凝" w:date="2019-05-14T19:29:01Z"/>
            </w:rPr>
          </w:rPrChange>
          <w14:textFill>
            <w14:solidFill>
              <w14:schemeClr w14:val="tx1"/>
            </w14:solidFill>
          </w14:textFill>
        </w:rPr>
        <w:pPrChange w:id="19114" w:author="冷雪凝" w:date="2019-05-14T12:21:32Z">
          <w:pPr>
            <w:spacing w:line="360" w:lineRule="auto"/>
          </w:pPr>
        </w:pPrChange>
      </w:pPr>
      <w:del w:id="19118" w:author="冷雪凝" w:date="2019-05-14T19:29:01Z">
        <w:r>
          <w:rPr>
            <w:rFonts w:hint="eastAsia"/>
            <w:color w:val="000000" w:themeColor="text1"/>
            <w:rPrChange w:id="19119" w:author="梁元" w:date="2019-05-14T19:51:36Z">
              <w:rPr>
                <w:rFonts w:hint="eastAsia"/>
              </w:rPr>
            </w:rPrChange>
            <w14:textFill>
              <w14:solidFill>
                <w14:schemeClr w14:val="tx1"/>
              </w14:solidFill>
            </w14:textFill>
          </w:rPr>
          <w:delText>。</w:delText>
        </w:r>
      </w:del>
    </w:p>
    <w:p>
      <w:pPr>
        <w:pStyle w:val="3"/>
        <w:numPr>
          <w:ilvl w:val="0"/>
          <w:numId w:val="21"/>
        </w:numPr>
        <w:spacing w:line="240" w:lineRule="auto"/>
        <w:ind w:firstLine="562" w:firstLineChars="200"/>
        <w:rPr>
          <w:del w:id="19122" w:author="冷雪凝" w:date="2019-05-14T19:29:01Z"/>
          <w:rFonts w:ascii="仿宋" w:hAnsi="仿宋" w:eastAsia="仿宋"/>
          <w:color w:val="000000" w:themeColor="text1"/>
          <w:sz w:val="28"/>
          <w:szCs w:val="28"/>
          <w:rPrChange w:id="19123" w:author="梁元" w:date="2019-05-14T19:51:36Z">
            <w:rPr>
              <w:del w:id="19124" w:author="冷雪凝" w:date="2019-05-14T19:29:01Z"/>
              <w:rFonts w:ascii="仿宋" w:hAnsi="仿宋" w:eastAsia="仿宋"/>
              <w:sz w:val="28"/>
              <w:szCs w:val="28"/>
            </w:rPr>
          </w:rPrChange>
          <w14:textFill>
            <w14:solidFill>
              <w14:schemeClr w14:val="tx1"/>
            </w14:solidFill>
          </w14:textFill>
        </w:rPr>
        <w:pPrChange w:id="19121" w:author="冷雪凝" w:date="2019-05-14T12:21:32Z">
          <w:pPr>
            <w:pStyle w:val="3"/>
            <w:numPr>
              <w:ilvl w:val="0"/>
              <w:numId w:val="21"/>
            </w:numPr>
          </w:pPr>
        </w:pPrChange>
      </w:pPr>
      <w:del w:id="19125" w:author="冷雪凝" w:date="2019-05-14T19:29:01Z">
        <w:bookmarkStart w:id="601" w:name="_Toc26299_WPSOffice_Level2"/>
        <w:r>
          <w:rPr>
            <w:rFonts w:hint="eastAsia" w:ascii="仿宋" w:hAnsi="仿宋" w:eastAsia="仿宋"/>
            <w:color w:val="000000" w:themeColor="text1"/>
            <w:sz w:val="28"/>
            <w:szCs w:val="28"/>
            <w:rPrChange w:id="19126" w:author="梁元" w:date="2019-05-14T19:51:36Z">
              <w:rPr>
                <w:rFonts w:hint="eastAsia" w:ascii="仿宋" w:hAnsi="仿宋" w:eastAsia="仿宋"/>
                <w:sz w:val="28"/>
                <w:szCs w:val="28"/>
              </w:rPr>
            </w:rPrChange>
            <w14:textFill>
              <w14:solidFill>
                <w14:schemeClr w14:val="tx1"/>
              </w14:solidFill>
            </w14:textFill>
          </w:rPr>
          <w:delText>解法对比及优缺点</w:delText>
        </w:r>
        <w:bookmarkEnd w:id="601"/>
      </w:del>
    </w:p>
    <w:p>
      <w:pPr>
        <w:spacing w:line="240" w:lineRule="auto"/>
        <w:ind w:firstLine="480" w:firstLineChars="200"/>
        <w:rPr>
          <w:del w:id="19129" w:author="冷雪凝" w:date="2019-05-14T19:29:01Z"/>
          <w:color w:val="000000" w:themeColor="text1"/>
          <w:rPrChange w:id="19130" w:author="梁元" w:date="2019-05-14T19:51:36Z">
            <w:rPr>
              <w:del w:id="19131" w:author="冷雪凝" w:date="2019-05-14T19:29:01Z"/>
            </w:rPr>
          </w:rPrChange>
          <w14:textFill>
            <w14:solidFill>
              <w14:schemeClr w14:val="tx1"/>
            </w14:solidFill>
          </w14:textFill>
        </w:rPr>
        <w:pPrChange w:id="19128" w:author="冷雪凝" w:date="2019-05-14T12:21:32Z">
          <w:pPr>
            <w:spacing w:line="360" w:lineRule="auto"/>
          </w:pPr>
        </w:pPrChange>
      </w:pPr>
      <w:del w:id="19132" w:author="冷雪凝" w:date="2019-05-14T19:29:01Z">
        <w:r>
          <w:rPr>
            <w:rFonts w:hint="eastAsia"/>
            <w:color w:val="000000" w:themeColor="text1"/>
            <w:rPrChange w:id="19133" w:author="梁元" w:date="2019-05-14T19:51:36Z">
              <w:rPr>
                <w:rFonts w:hint="eastAsia"/>
              </w:rPr>
            </w:rPrChange>
            <w14:textFill>
              <w14:solidFill>
                <w14:schemeClr w14:val="tx1"/>
              </w14:solidFill>
            </w14:textFill>
          </w:rPr>
          <w:delText>普通解法只是对redux-saga基本使用的介绍，仅限于知道怎么用，不能说明redux-saga的适用场景，以及更复杂场景的使用情况。</w:delText>
        </w:r>
      </w:del>
    </w:p>
    <w:p>
      <w:pPr>
        <w:spacing w:line="240" w:lineRule="auto"/>
        <w:ind w:firstLine="480" w:firstLineChars="200"/>
        <w:rPr>
          <w:del w:id="19136" w:author="冷雪凝" w:date="2019-05-14T19:29:01Z"/>
          <w:rFonts w:hint="eastAsia"/>
          <w:color w:val="000000" w:themeColor="text1"/>
          <w:rPrChange w:id="19137" w:author="梁元" w:date="2019-05-14T19:51:36Z">
            <w:rPr>
              <w:del w:id="19138" w:author="冷雪凝" w:date="2019-05-14T19:29:01Z"/>
              <w:rFonts w:hint="eastAsia"/>
            </w:rPr>
          </w:rPrChange>
          <w14:textFill>
            <w14:solidFill>
              <w14:schemeClr w14:val="tx1"/>
            </w14:solidFill>
          </w14:textFill>
        </w:rPr>
        <w:pPrChange w:id="19135" w:author="冷雪凝" w:date="2019-05-14T12:21:32Z">
          <w:pPr>
            <w:spacing w:line="360" w:lineRule="auto"/>
          </w:pPr>
        </w:pPrChange>
      </w:pPr>
      <w:del w:id="19139" w:author="冷雪凝" w:date="2019-05-14T19:29:01Z">
        <w:r>
          <w:rPr>
            <w:rFonts w:hint="eastAsia"/>
            <w:color w:val="000000" w:themeColor="text1"/>
            <w:rPrChange w:id="19140" w:author="梁元" w:date="2019-05-14T19:51:36Z">
              <w:rPr>
                <w:rFonts w:hint="eastAsia"/>
              </w:rPr>
            </w:rPrChange>
            <w14:textFill>
              <w14:solidFill>
                <w14:schemeClr w14:val="tx1"/>
              </w14:solidFill>
            </w14:textFill>
          </w:rPr>
          <w:delText>大牛解法则清楚地说明了redux-saga的应用流程，心里明确什么时候需要使用saga。并且对潜在问题做了说明，同时对比了其他类似的中间件，体现了丰富的应用经验</w:delText>
        </w:r>
      </w:del>
    </w:p>
    <w:p>
      <w:pPr>
        <w:spacing w:line="240" w:lineRule="auto"/>
        <w:ind w:firstLine="480" w:firstLineChars="200"/>
        <w:rPr>
          <w:del w:id="19143" w:author="冷雪凝" w:date="2019-05-14T19:29:01Z"/>
          <w:color w:val="000000" w:themeColor="text1"/>
          <w:rPrChange w:id="19144" w:author="梁元" w:date="2019-05-14T19:51:36Z">
            <w:rPr>
              <w:del w:id="19145" w:author="冷雪凝" w:date="2019-05-14T19:29:01Z"/>
            </w:rPr>
          </w:rPrChange>
          <w14:textFill>
            <w14:solidFill>
              <w14:schemeClr w14:val="tx1"/>
            </w14:solidFill>
          </w14:textFill>
        </w:rPr>
        <w:pPrChange w:id="19142" w:author="冷雪凝" w:date="2019-05-14T12:21:32Z">
          <w:pPr>
            <w:spacing w:line="360" w:lineRule="auto"/>
          </w:pPr>
        </w:pPrChange>
      </w:pPr>
    </w:p>
    <w:p>
      <w:pPr>
        <w:pStyle w:val="3"/>
        <w:numPr>
          <w:ilvl w:val="0"/>
          <w:numId w:val="21"/>
        </w:numPr>
        <w:spacing w:line="240" w:lineRule="auto"/>
        <w:ind w:firstLine="562" w:firstLineChars="200"/>
        <w:rPr>
          <w:del w:id="19147" w:author="冷雪凝" w:date="2019-05-14T19:29:01Z"/>
          <w:rFonts w:ascii="仿宋" w:hAnsi="仿宋" w:eastAsia="仿宋"/>
          <w:color w:val="000000" w:themeColor="text1"/>
          <w:sz w:val="28"/>
          <w:szCs w:val="28"/>
          <w:rPrChange w:id="19148" w:author="梁元" w:date="2019-05-14T19:51:36Z">
            <w:rPr>
              <w:del w:id="19149" w:author="冷雪凝" w:date="2019-05-14T19:29:01Z"/>
              <w:rFonts w:ascii="仿宋" w:hAnsi="仿宋" w:eastAsia="仿宋"/>
              <w:sz w:val="28"/>
              <w:szCs w:val="28"/>
            </w:rPr>
          </w:rPrChange>
          <w14:textFill>
            <w14:solidFill>
              <w14:schemeClr w14:val="tx1"/>
            </w14:solidFill>
          </w14:textFill>
        </w:rPr>
        <w:pPrChange w:id="19146" w:author="冷雪凝" w:date="2019-05-14T12:21:32Z">
          <w:pPr>
            <w:pStyle w:val="3"/>
            <w:numPr>
              <w:ilvl w:val="0"/>
              <w:numId w:val="21"/>
            </w:numPr>
          </w:pPr>
        </w:pPrChange>
      </w:pPr>
      <w:del w:id="19150" w:author="冷雪凝" w:date="2019-05-14T19:29:01Z">
        <w:bookmarkStart w:id="602" w:name="_Toc445_WPSOffice_Level2"/>
        <w:r>
          <w:rPr>
            <w:rFonts w:hint="eastAsia" w:ascii="仿宋" w:hAnsi="仿宋" w:eastAsia="仿宋"/>
            <w:color w:val="000000" w:themeColor="text1"/>
            <w:sz w:val="28"/>
            <w:szCs w:val="28"/>
            <w:rPrChange w:id="19151" w:author="梁元" w:date="2019-05-14T19:51:36Z">
              <w:rPr>
                <w:rFonts w:hint="eastAsia" w:ascii="仿宋" w:hAnsi="仿宋" w:eastAsia="仿宋"/>
                <w:sz w:val="28"/>
                <w:szCs w:val="28"/>
              </w:rPr>
            </w:rPrChange>
            <w14:textFill>
              <w14:solidFill>
                <w14:schemeClr w14:val="tx1"/>
              </w14:solidFill>
            </w14:textFill>
          </w:rPr>
          <w:delText>延伸及扩展问题回答参考</w:delText>
        </w:r>
        <w:bookmarkEnd w:id="602"/>
      </w:del>
    </w:p>
    <w:p>
      <w:pPr>
        <w:ind w:firstLine="480" w:firstLineChars="200"/>
        <w:rPr>
          <w:del w:id="19154" w:author="冷雪凝" w:date="2019-05-14T19:29:01Z"/>
          <w:color w:val="000000" w:themeColor="text1"/>
          <w:rPrChange w:id="19155" w:author="梁元" w:date="2019-05-14T19:51:36Z">
            <w:rPr>
              <w:del w:id="19156" w:author="冷雪凝" w:date="2019-05-14T19:29:01Z"/>
            </w:rPr>
          </w:rPrChange>
          <w14:textFill>
            <w14:solidFill>
              <w14:schemeClr w14:val="tx1"/>
            </w14:solidFill>
          </w14:textFill>
        </w:rPr>
        <w:pPrChange w:id="19153" w:author="冷雪凝" w:date="2019-05-14T12:21:32Z">
          <w:pPr/>
        </w:pPrChange>
      </w:pPr>
      <w:del w:id="19157" w:author="冷雪凝" w:date="2019-05-14T19:29:01Z">
        <w:r>
          <w:rPr>
            <w:rFonts w:hint="eastAsia"/>
            <w:color w:val="000000" w:themeColor="text1"/>
            <w:rPrChange w:id="19158" w:author="梁元" w:date="2019-05-14T19:51:36Z">
              <w:rPr>
                <w:rFonts w:hint="eastAsia"/>
              </w:rPr>
            </w:rPrChange>
            <w14:textFill>
              <w14:solidFill>
                <w14:schemeClr w14:val="tx1"/>
              </w14:solidFill>
            </w14:textFill>
          </w:rPr>
          <w:delText>对比说明redux</w:delText>
        </w:r>
      </w:del>
      <w:del w:id="19160" w:author="冷雪凝" w:date="2019-05-14T19:29:01Z">
        <w:r>
          <w:rPr>
            <w:color w:val="000000" w:themeColor="text1"/>
            <w:rPrChange w:id="19161" w:author="梁元" w:date="2019-05-14T19:51:36Z">
              <w:rPr/>
            </w:rPrChange>
            <w14:textFill>
              <w14:solidFill>
                <w14:schemeClr w14:val="tx1"/>
              </w14:solidFill>
            </w14:textFill>
          </w:rPr>
          <w:delText>-saga</w:delText>
        </w:r>
      </w:del>
      <w:del w:id="19163" w:author="冷雪凝" w:date="2019-05-14T19:29:01Z">
        <w:r>
          <w:rPr>
            <w:rFonts w:hint="eastAsia"/>
            <w:color w:val="000000" w:themeColor="text1"/>
            <w:rPrChange w:id="19164" w:author="梁元" w:date="2019-05-14T19:51:36Z">
              <w:rPr>
                <w:rFonts w:hint="eastAsia"/>
              </w:rPr>
            </w:rPrChange>
            <w14:textFill>
              <w14:solidFill>
                <w14:schemeClr w14:val="tx1"/>
              </w14:solidFill>
            </w14:textFill>
          </w:rPr>
          <w:delText>和redux-thunk的特点？</w:delText>
        </w:r>
      </w:del>
    </w:p>
    <w:p>
      <w:pPr>
        <w:ind w:firstLine="480" w:firstLineChars="200"/>
        <w:rPr>
          <w:del w:id="19167" w:author="冷雪凝" w:date="2019-05-14T19:29:01Z"/>
          <w:color w:val="000000" w:themeColor="text1"/>
          <w:rPrChange w:id="19168" w:author="梁元" w:date="2019-05-14T19:51:36Z">
            <w:rPr>
              <w:del w:id="19169" w:author="冷雪凝" w:date="2019-05-14T19:29:01Z"/>
            </w:rPr>
          </w:rPrChange>
          <w14:textFill>
            <w14:solidFill>
              <w14:schemeClr w14:val="tx1"/>
            </w14:solidFill>
          </w14:textFill>
        </w:rPr>
        <w:pPrChange w:id="19166" w:author="冷雪凝" w:date="2019-05-14T12:21:32Z">
          <w:pPr/>
        </w:pPrChange>
      </w:pPr>
    </w:p>
    <w:p>
      <w:pPr>
        <w:spacing w:line="240" w:lineRule="auto"/>
        <w:ind w:firstLine="480" w:firstLineChars="200"/>
        <w:rPr>
          <w:del w:id="19171" w:author="冷雪凝" w:date="2019-05-14T19:29:01Z"/>
          <w:color w:val="000000" w:themeColor="text1"/>
          <w:rPrChange w:id="19172" w:author="梁元" w:date="2019-05-14T19:51:36Z">
            <w:rPr>
              <w:del w:id="19173" w:author="冷雪凝" w:date="2019-05-14T19:29:01Z"/>
            </w:rPr>
          </w:rPrChange>
          <w14:textFill>
            <w14:solidFill>
              <w14:schemeClr w14:val="tx1"/>
            </w14:solidFill>
          </w14:textFill>
        </w:rPr>
        <w:pPrChange w:id="19170" w:author="冷雪凝" w:date="2019-05-14T12:21:32Z">
          <w:pPr>
            <w:spacing w:line="360" w:lineRule="auto"/>
          </w:pPr>
        </w:pPrChange>
      </w:pPr>
      <w:del w:id="19174" w:author="冷雪凝" w:date="2019-05-14T19:29:01Z">
        <w:r>
          <w:rPr>
            <w:rFonts w:hint="eastAsia"/>
            <w:color w:val="000000" w:themeColor="text1"/>
            <w:rPrChange w:id="19175" w:author="梁元" w:date="2019-05-14T19:51:36Z">
              <w:rPr>
                <w:rFonts w:hint="eastAsia"/>
              </w:rPr>
            </w:rPrChange>
            <w14:textFill>
              <w14:solidFill>
                <w14:schemeClr w14:val="tx1"/>
              </w14:solidFill>
            </w14:textFill>
          </w:rPr>
          <w:delText>越是用来解决具体问题的技术，使用起来越容易，越高效，学习成本越低；越是用来解决宽泛问题的技术，使用起来越难，学习成本越高。</w:delText>
        </w:r>
      </w:del>
      <w:del w:id="19177" w:author="冷雪凝" w:date="2019-05-14T19:29:01Z">
        <w:r>
          <w:rPr>
            <w:color w:val="000000" w:themeColor="text1"/>
            <w:rPrChange w:id="19178" w:author="梁元" w:date="2019-05-14T19:51:36Z">
              <w:rPr/>
            </w:rPrChange>
            <w14:textFill>
              <w14:solidFill>
                <w14:schemeClr w14:val="tx1"/>
              </w14:solidFill>
            </w14:textFill>
          </w:rPr>
          <w:delText xml:space="preserve"> thunk解决的是很具体的一个问题，就是在action到达reducer之前做一些其他的业务，比如fetch后端, 它在做这件事的上很高效。而Saga解决的问题要更宽泛一些，因为saga只是拦截了action，至于做什么，开发者需要自己来考虑，可以是fetch后端，也可以是更新redux store, 甚至可以执行action带进来的callback。 很显然对于一个业务层来说,saga会是一个更合适的选择，但同时也带来了学习成本的提高。</w:delText>
        </w:r>
      </w:del>
    </w:p>
    <w:p>
      <w:pPr>
        <w:spacing w:line="240" w:lineRule="auto"/>
        <w:ind w:firstLine="480" w:firstLineChars="200"/>
        <w:rPr>
          <w:del w:id="19181" w:author="冷雪凝" w:date="2019-05-14T19:29:01Z"/>
          <w:color w:val="000000" w:themeColor="text1"/>
          <w:rPrChange w:id="19182" w:author="梁元" w:date="2019-05-14T19:51:36Z">
            <w:rPr>
              <w:del w:id="19183" w:author="冷雪凝" w:date="2019-05-14T19:29:01Z"/>
            </w:rPr>
          </w:rPrChange>
          <w14:textFill>
            <w14:solidFill>
              <w14:schemeClr w14:val="tx1"/>
            </w14:solidFill>
          </w14:textFill>
        </w:rPr>
        <w:pPrChange w:id="19180" w:author="冷雪凝" w:date="2019-05-14T12:21:32Z">
          <w:pPr>
            <w:spacing w:line="360" w:lineRule="auto"/>
          </w:pPr>
        </w:pPrChange>
      </w:pPr>
    </w:p>
    <w:p>
      <w:pPr>
        <w:pStyle w:val="3"/>
        <w:numPr>
          <w:ilvl w:val="0"/>
          <w:numId w:val="21"/>
        </w:numPr>
        <w:spacing w:line="240" w:lineRule="auto"/>
        <w:ind w:firstLine="562" w:firstLineChars="200"/>
        <w:rPr>
          <w:del w:id="19185" w:author="冷雪凝" w:date="2019-05-14T19:29:01Z"/>
          <w:rFonts w:ascii="仿宋" w:hAnsi="仿宋" w:eastAsia="仿宋"/>
          <w:color w:val="000000" w:themeColor="text1"/>
          <w:sz w:val="28"/>
          <w:szCs w:val="28"/>
          <w:rPrChange w:id="19186" w:author="梁元" w:date="2019-05-14T19:51:36Z">
            <w:rPr>
              <w:del w:id="19187" w:author="冷雪凝" w:date="2019-05-14T19:29:01Z"/>
              <w:rFonts w:ascii="仿宋" w:hAnsi="仿宋" w:eastAsia="仿宋"/>
              <w:sz w:val="28"/>
              <w:szCs w:val="28"/>
            </w:rPr>
          </w:rPrChange>
          <w14:textFill>
            <w14:solidFill>
              <w14:schemeClr w14:val="tx1"/>
            </w14:solidFill>
          </w14:textFill>
        </w:rPr>
        <w:pPrChange w:id="19184" w:author="冷雪凝" w:date="2019-05-14T12:21:32Z">
          <w:pPr>
            <w:pStyle w:val="3"/>
            <w:numPr>
              <w:ilvl w:val="0"/>
              <w:numId w:val="21"/>
            </w:numPr>
          </w:pPr>
        </w:pPrChange>
      </w:pPr>
      <w:del w:id="19188" w:author="冷雪凝" w:date="2019-05-14T19:29:01Z">
        <w:bookmarkStart w:id="603" w:name="_Toc9499_WPSOffice_Level2"/>
        <w:r>
          <w:rPr>
            <w:rFonts w:hint="eastAsia" w:ascii="仿宋" w:hAnsi="仿宋" w:eastAsia="仿宋"/>
            <w:color w:val="000000" w:themeColor="text1"/>
            <w:sz w:val="28"/>
            <w:szCs w:val="28"/>
            <w:rPrChange w:id="19189" w:author="梁元" w:date="2019-05-14T19:51:36Z">
              <w:rPr>
                <w:rFonts w:hint="eastAsia" w:ascii="仿宋" w:hAnsi="仿宋" w:eastAsia="仿宋"/>
                <w:sz w:val="28"/>
                <w:szCs w:val="28"/>
              </w:rPr>
            </w:rPrChange>
            <w14:textFill>
              <w14:solidFill>
                <w14:schemeClr w14:val="tx1"/>
              </w14:solidFill>
            </w14:textFill>
          </w:rPr>
          <w:delText>项目中体现经验的点</w:delText>
        </w:r>
        <w:bookmarkEnd w:id="603"/>
      </w:del>
    </w:p>
    <w:p>
      <w:pPr>
        <w:ind w:firstLine="480" w:firstLineChars="200"/>
        <w:rPr>
          <w:del w:id="19192" w:author="冷雪凝" w:date="2019-05-14T19:29:01Z"/>
          <w:color w:val="000000" w:themeColor="text1"/>
          <w:rPrChange w:id="19193" w:author="梁元" w:date="2019-05-14T19:51:36Z">
            <w:rPr>
              <w:del w:id="19194" w:author="冷雪凝" w:date="2019-05-14T19:29:01Z"/>
            </w:rPr>
          </w:rPrChange>
          <w14:textFill>
            <w14:solidFill>
              <w14:schemeClr w14:val="tx1"/>
            </w14:solidFill>
          </w14:textFill>
        </w:rPr>
        <w:pPrChange w:id="19191" w:author="冷雪凝" w:date="2019-05-14T12:21:32Z">
          <w:pPr/>
        </w:pPrChange>
      </w:pPr>
      <w:del w:id="19195" w:author="冷雪凝" w:date="2019-05-14T19:29:01Z">
        <w:r>
          <w:rPr>
            <w:rFonts w:hint="eastAsia"/>
            <w:color w:val="000000" w:themeColor="text1"/>
            <w:rPrChange w:id="19196" w:author="梁元" w:date="2019-05-14T19:51:36Z">
              <w:rPr>
                <w:rFonts w:hint="eastAsia"/>
              </w:rPr>
            </w:rPrChange>
            <w14:textFill>
              <w14:solidFill>
                <w14:schemeClr w14:val="tx1"/>
              </w14:solidFill>
            </w14:textFill>
          </w:rPr>
          <w:delText>深刻理解项目异步流程管理问题，以及选择正确的解决方案；</w:delText>
        </w:r>
      </w:del>
    </w:p>
    <w:p>
      <w:pPr>
        <w:pStyle w:val="3"/>
        <w:numPr>
          <w:ilvl w:val="0"/>
          <w:numId w:val="21"/>
        </w:numPr>
        <w:spacing w:line="240" w:lineRule="auto"/>
        <w:ind w:firstLine="562" w:firstLineChars="200"/>
        <w:rPr>
          <w:del w:id="19199" w:author="冷雪凝" w:date="2019-05-14T19:29:01Z"/>
          <w:rFonts w:ascii="仿宋" w:hAnsi="仿宋" w:eastAsia="仿宋"/>
          <w:color w:val="000000" w:themeColor="text1"/>
          <w:sz w:val="28"/>
          <w:szCs w:val="28"/>
          <w:rPrChange w:id="19200" w:author="梁元" w:date="2019-05-14T19:51:36Z">
            <w:rPr>
              <w:del w:id="19201" w:author="冷雪凝" w:date="2019-05-14T19:29:01Z"/>
              <w:rFonts w:ascii="仿宋" w:hAnsi="仿宋" w:eastAsia="仿宋"/>
              <w:sz w:val="28"/>
              <w:szCs w:val="28"/>
            </w:rPr>
          </w:rPrChange>
          <w14:textFill>
            <w14:solidFill>
              <w14:schemeClr w14:val="tx1"/>
            </w14:solidFill>
          </w14:textFill>
        </w:rPr>
        <w:pPrChange w:id="19198" w:author="冷雪凝" w:date="2019-05-14T12:21:32Z">
          <w:pPr>
            <w:pStyle w:val="3"/>
            <w:numPr>
              <w:ilvl w:val="0"/>
              <w:numId w:val="21"/>
            </w:numPr>
          </w:pPr>
        </w:pPrChange>
      </w:pPr>
      <w:del w:id="19202" w:author="冷雪凝" w:date="2019-05-14T19:29:01Z">
        <w:bookmarkStart w:id="604" w:name="_Toc21441_WPSOffice_Level2"/>
        <w:r>
          <w:rPr>
            <w:rFonts w:hint="eastAsia" w:ascii="仿宋" w:hAnsi="仿宋" w:eastAsia="仿宋"/>
            <w:color w:val="000000" w:themeColor="text1"/>
            <w:sz w:val="28"/>
            <w:szCs w:val="28"/>
            <w:rPrChange w:id="19203" w:author="梁元" w:date="2019-05-14T19:51:36Z">
              <w:rPr>
                <w:rFonts w:hint="eastAsia" w:ascii="仿宋" w:hAnsi="仿宋" w:eastAsia="仿宋"/>
                <w:sz w:val="28"/>
                <w:szCs w:val="28"/>
              </w:rPr>
            </w:rPrChange>
            <w14:textFill>
              <w14:solidFill>
                <w14:schemeClr w14:val="tx1"/>
              </w14:solidFill>
            </w14:textFill>
          </w:rPr>
          <w:delText>论坛参考</w:delText>
        </w:r>
        <w:bookmarkEnd w:id="604"/>
      </w:del>
    </w:p>
    <w:p>
      <w:pPr>
        <w:ind w:firstLine="480" w:firstLineChars="200"/>
        <w:rPr>
          <w:del w:id="19206" w:author="冷雪凝" w:date="2019-05-14T19:29:01Z"/>
          <w:rStyle w:val="18"/>
          <w:color w:val="000000" w:themeColor="text1"/>
          <w:rPrChange w:id="19207" w:author="梁元" w:date="2019-05-14T19:51:36Z">
            <w:rPr>
              <w:del w:id="19208" w:author="冷雪凝" w:date="2019-05-14T19:29:01Z"/>
              <w:rStyle w:val="18"/>
            </w:rPr>
          </w:rPrChange>
          <w14:textFill>
            <w14:solidFill>
              <w14:schemeClr w14:val="tx1"/>
            </w14:solidFill>
          </w14:textFill>
        </w:rPr>
        <w:pPrChange w:id="19205" w:author="冷雪凝" w:date="2019-05-14T12:21:32Z">
          <w:pPr/>
        </w:pPrChange>
      </w:pPr>
      <w:del w:id="19209" w:author="冷雪凝" w:date="2019-05-14T19:29:01Z">
        <w:r>
          <w:rPr>
            <w:color w:val="000000" w:themeColor="text1"/>
            <w:rPrChange w:id="19210" w:author="梁元" w:date="2019-05-14T19:51:36Z">
              <w:rPr/>
            </w:rPrChange>
            <w14:textFill>
              <w14:solidFill>
                <w14:schemeClr w14:val="tx1"/>
              </w14:solidFill>
            </w14:textFill>
          </w:rPr>
          <w:fldChar w:fldCharType="begin"/>
        </w:r>
      </w:del>
      <w:del w:id="19212" w:author="冷雪凝" w:date="2019-05-14T19:29:01Z">
        <w:r>
          <w:rPr>
            <w:color w:val="000000" w:themeColor="text1"/>
            <w:rPrChange w:id="19213" w:author="梁元" w:date="2019-05-14T19:51:36Z">
              <w:rPr/>
            </w:rPrChange>
            <w14:textFill>
              <w14:solidFill>
                <w14:schemeClr w14:val="tx1"/>
              </w14:solidFill>
            </w14:textFill>
          </w:rPr>
          <w:delInstrText xml:space="preserve"> HYPERLINK "https://redux-saga-in-chinese.js.org/docs/api/" </w:delInstrText>
        </w:r>
      </w:del>
      <w:del w:id="19215" w:author="冷雪凝" w:date="2019-05-14T19:29:01Z">
        <w:r>
          <w:rPr>
            <w:color w:val="000000" w:themeColor="text1"/>
            <w:rPrChange w:id="19216" w:author="梁元" w:date="2019-05-14T19:51:36Z">
              <w:rPr/>
            </w:rPrChange>
            <w14:textFill>
              <w14:solidFill>
                <w14:schemeClr w14:val="tx1"/>
              </w14:solidFill>
            </w14:textFill>
          </w:rPr>
          <w:fldChar w:fldCharType="separate"/>
        </w:r>
      </w:del>
      <w:del w:id="19218" w:author="冷雪凝" w:date="2019-05-14T19:29:01Z">
        <w:r>
          <w:rPr>
            <w:rStyle w:val="18"/>
            <w:color w:val="000000" w:themeColor="text1"/>
            <w:rPrChange w:id="19219" w:author="梁元" w:date="2019-05-14T19:51:36Z">
              <w:rPr>
                <w:rStyle w:val="18"/>
              </w:rPr>
            </w:rPrChange>
            <w14:textFill>
              <w14:solidFill>
                <w14:schemeClr w14:val="tx1"/>
              </w14:solidFill>
            </w14:textFill>
          </w:rPr>
          <w:delText>https://redux-saga-in-chinese.js.org/docs/api/</w:delText>
        </w:r>
      </w:del>
      <w:del w:id="19221" w:author="冷雪凝" w:date="2019-05-14T19:29:01Z">
        <w:r>
          <w:rPr>
            <w:rStyle w:val="18"/>
            <w:color w:val="000000" w:themeColor="text1"/>
            <w:rPrChange w:id="19222" w:author="梁元" w:date="2019-05-14T19:51:36Z">
              <w:rPr>
                <w:rStyle w:val="18"/>
              </w:rPr>
            </w:rPrChange>
            <w14:textFill>
              <w14:solidFill>
                <w14:schemeClr w14:val="tx1"/>
              </w14:solidFill>
            </w14:textFill>
          </w:rPr>
          <w:fldChar w:fldCharType="end"/>
        </w:r>
      </w:del>
    </w:p>
    <w:p>
      <w:pPr>
        <w:ind w:firstLine="480" w:firstLineChars="200"/>
        <w:rPr>
          <w:del w:id="19225" w:author="冷雪凝" w:date="2019-05-14T19:29:01Z"/>
          <w:rFonts w:hint="eastAsia"/>
          <w:color w:val="000000" w:themeColor="text1"/>
          <w:rPrChange w:id="19226" w:author="梁元" w:date="2019-05-14T19:51:36Z">
            <w:rPr>
              <w:del w:id="19227" w:author="冷雪凝" w:date="2019-05-14T19:29:01Z"/>
              <w:rFonts w:hint="eastAsia"/>
            </w:rPr>
          </w:rPrChange>
          <w14:textFill>
            <w14:solidFill>
              <w14:schemeClr w14:val="tx1"/>
            </w14:solidFill>
          </w14:textFill>
        </w:rPr>
        <w:pPrChange w:id="19224" w:author="冷雪凝" w:date="2019-05-14T12:21:32Z">
          <w:pPr/>
        </w:pPrChange>
      </w:pPr>
    </w:p>
    <w:p>
      <w:pPr>
        <w:ind w:firstLine="480" w:firstLineChars="200"/>
        <w:rPr>
          <w:del w:id="19229" w:author="冷雪凝" w:date="2019-05-14T19:29:01Z"/>
          <w:rStyle w:val="18"/>
          <w:color w:val="000000" w:themeColor="text1"/>
          <w:rPrChange w:id="19230" w:author="梁元" w:date="2019-05-14T19:51:36Z">
            <w:rPr>
              <w:del w:id="19231" w:author="冷雪凝" w:date="2019-05-14T19:29:01Z"/>
              <w:rStyle w:val="18"/>
            </w:rPr>
          </w:rPrChange>
          <w14:textFill>
            <w14:solidFill>
              <w14:schemeClr w14:val="tx1"/>
            </w14:solidFill>
          </w14:textFill>
        </w:rPr>
        <w:pPrChange w:id="19228" w:author="冷雪凝" w:date="2019-05-14T12:21:32Z">
          <w:pPr/>
        </w:pPrChange>
      </w:pPr>
      <w:del w:id="19232" w:author="冷雪凝" w:date="2019-05-14T19:29:01Z">
        <w:r>
          <w:rPr>
            <w:color w:val="000000" w:themeColor="text1"/>
            <w:rPrChange w:id="19233" w:author="梁元" w:date="2019-05-14T19:51:36Z">
              <w:rPr/>
            </w:rPrChange>
            <w14:textFill>
              <w14:solidFill>
                <w14:schemeClr w14:val="tx1"/>
              </w14:solidFill>
            </w14:textFill>
          </w:rPr>
          <w:fldChar w:fldCharType="begin"/>
        </w:r>
      </w:del>
      <w:del w:id="19235" w:author="冷雪凝" w:date="2019-05-14T19:29:01Z">
        <w:r>
          <w:rPr>
            <w:color w:val="000000" w:themeColor="text1"/>
            <w:rPrChange w:id="19236" w:author="梁元" w:date="2019-05-14T19:51:36Z">
              <w:rPr/>
            </w:rPrChange>
            <w14:textFill>
              <w14:solidFill>
                <w14:schemeClr w14:val="tx1"/>
              </w14:solidFill>
            </w14:textFill>
          </w:rPr>
          <w:delInstrText xml:space="preserve"> HYPERLINK "https://www.jianshu.com/p/89ed2a01a3db" </w:delInstrText>
        </w:r>
      </w:del>
      <w:del w:id="19238" w:author="冷雪凝" w:date="2019-05-14T19:29:01Z">
        <w:r>
          <w:rPr>
            <w:color w:val="000000" w:themeColor="text1"/>
            <w:rPrChange w:id="19239" w:author="梁元" w:date="2019-05-14T19:51:36Z">
              <w:rPr/>
            </w:rPrChange>
            <w14:textFill>
              <w14:solidFill>
                <w14:schemeClr w14:val="tx1"/>
              </w14:solidFill>
            </w14:textFill>
          </w:rPr>
          <w:fldChar w:fldCharType="separate"/>
        </w:r>
      </w:del>
      <w:del w:id="19241" w:author="冷雪凝" w:date="2019-05-14T19:29:01Z">
        <w:r>
          <w:rPr>
            <w:rStyle w:val="18"/>
            <w:color w:val="000000" w:themeColor="text1"/>
            <w:rPrChange w:id="19242" w:author="梁元" w:date="2019-05-14T19:51:36Z">
              <w:rPr>
                <w:rStyle w:val="18"/>
              </w:rPr>
            </w:rPrChange>
            <w14:textFill>
              <w14:solidFill>
                <w14:schemeClr w14:val="tx1"/>
              </w14:solidFill>
            </w14:textFill>
          </w:rPr>
          <w:delText>https://www.jianshu.com/p/89ed2a01a3db</w:delText>
        </w:r>
      </w:del>
      <w:del w:id="19244" w:author="冷雪凝" w:date="2019-05-14T19:29:01Z">
        <w:r>
          <w:rPr>
            <w:rStyle w:val="18"/>
            <w:color w:val="000000" w:themeColor="text1"/>
            <w:rPrChange w:id="19245" w:author="梁元" w:date="2019-05-14T19:51:36Z">
              <w:rPr>
                <w:rStyle w:val="18"/>
              </w:rPr>
            </w:rPrChange>
            <w14:textFill>
              <w14:solidFill>
                <w14:schemeClr w14:val="tx1"/>
              </w14:solidFill>
            </w14:textFill>
          </w:rPr>
          <w:fldChar w:fldCharType="end"/>
        </w:r>
      </w:del>
    </w:p>
    <w:sdt>
      <w:sdtPr>
        <w:rPr>
          <w:rFonts w:eastAsiaTheme="minorHAnsi"/>
          <w:color w:val="000000" w:themeColor="text1"/>
          <w14:textFill>
            <w14:solidFill>
              <w14:schemeClr w14:val="tx1"/>
            </w14:solidFill>
          </w14:textFill>
        </w:rPr>
        <w:id w:val="-2022774229"/>
        <w:docPartObj>
          <w:docPartGallery w:val="autotext"/>
        </w:docPartObj>
      </w:sdtPr>
      <w:sdtEndPr>
        <w:rPr>
          <w:rFonts w:eastAsiaTheme="minorHAnsi"/>
          <w:color w:val="000000" w:themeColor="text1"/>
          <w14:textFill>
            <w14:solidFill>
              <w14:schemeClr w14:val="tx1"/>
            </w14:solidFill>
          </w14:textFill>
        </w:rPr>
      </w:sdtEndPr>
      <w:sdtContent>
        <w:p>
          <w:pPr>
            <w:ind w:firstLine="480" w:firstLineChars="200"/>
            <w:rPr>
              <w:del w:id="19248" w:author="冷雪凝" w:date="2019-05-14T19:29:26Z"/>
              <w:rFonts w:eastAsiaTheme="minorHAnsi"/>
              <w:color w:val="000000" w:themeColor="text1"/>
              <w14:textFill>
                <w14:solidFill>
                  <w14:schemeClr w14:val="tx1"/>
                </w14:solidFill>
              </w14:textFill>
            </w:rPr>
            <w:sectPr>
              <w:headerReference r:id="rId26" w:type="first"/>
              <w:footerReference r:id="rId28" w:type="first"/>
              <w:headerReference r:id="rId25" w:type="default"/>
              <w:footerReference r:id="rId27" w:type="default"/>
              <w:pgSz w:w="11906" w:h="16838"/>
              <w:pgMar w:top="1440" w:right="1800" w:bottom="1440" w:left="1800" w:header="851" w:footer="992" w:gutter="0"/>
              <w:pgNumType w:start="0"/>
              <w:cols w:space="425" w:num="1"/>
              <w:docGrid w:type="lines" w:linePitch="326" w:charSpace="0"/>
            </w:sectPr>
            <w:pPrChange w:id="19247" w:author="冷雪凝" w:date="2019-05-14T12:21:32Z">
              <w:pPr/>
            </w:pPrChange>
          </w:pPr>
        </w:p>
        <w:p>
          <w:pPr>
            <w:widowControl/>
            <w:ind w:firstLine="480" w:firstLineChars="200"/>
            <w:jc w:val="left"/>
            <w:rPr>
              <w:rFonts w:eastAsiaTheme="minorHAnsi"/>
              <w:color w:val="000000" w:themeColor="text1"/>
              <w14:textFill>
                <w14:solidFill>
                  <w14:schemeClr w14:val="tx1"/>
                </w14:solidFill>
              </w14:textFill>
            </w:rPr>
            <w:pPrChange w:id="19249" w:author="冷雪凝" w:date="2019-05-14T19:29:26Z">
              <w:pPr>
                <w:widowControl/>
                <w:jc w:val="left"/>
              </w:pPr>
            </w:pPrChange>
          </w:pPr>
        </w:p>
      </w:sdtContent>
    </w:sdt>
    <w:p>
      <w:pPr>
        <w:pStyle w:val="2"/>
        <w:numPr>
          <w:ilvl w:val="0"/>
          <w:numId w:val="1"/>
        </w:numPr>
        <w:rPr>
          <w:rFonts w:ascii="仿宋" w:hAnsi="仿宋" w:eastAsia="仿宋" w:cs="仿宋"/>
          <w:color w:val="000000" w:themeColor="text1"/>
          <w:rPrChange w:id="19250" w:author="梁元" w:date="2019-05-14T19:51:36Z">
            <w:rPr>
              <w:rFonts w:ascii="仿宋" w:hAnsi="仿宋" w:eastAsia="仿宋" w:cs="仿宋"/>
            </w:rPr>
          </w:rPrChange>
          <w14:textFill>
            <w14:solidFill>
              <w14:schemeClr w14:val="tx1"/>
            </w14:solidFill>
          </w14:textFill>
        </w:rPr>
      </w:pPr>
      <w:bookmarkStart w:id="605" w:name="_Toc11027_WPSOffice_Level1"/>
      <w:bookmarkStart w:id="606" w:name="_Toc8884_WPSOffice_Level1"/>
      <w:r>
        <w:rPr>
          <w:rFonts w:hint="eastAsia" w:ascii="仿宋" w:hAnsi="仿宋" w:eastAsia="仿宋"/>
          <w:color w:val="000000" w:themeColor="text1"/>
          <w:sz w:val="28"/>
          <w:szCs w:val="28"/>
          <w:rPrChange w:id="19251" w:author="梁元" w:date="2019-05-14T19:51:36Z">
            <w:rPr>
              <w:rFonts w:hint="eastAsia" w:ascii="仿宋" w:hAnsi="仿宋" w:eastAsia="仿宋"/>
              <w:sz w:val="28"/>
              <w:szCs w:val="28"/>
            </w:rPr>
          </w:rPrChange>
          <w14:textFill>
            <w14:solidFill>
              <w14:schemeClr w14:val="tx1"/>
            </w14:solidFill>
          </w14:textFill>
        </w:rPr>
        <w:t>react-redux中的容器组件(container)和展示组件(component)</w:t>
      </w:r>
      <w:r>
        <w:rPr>
          <w:rFonts w:hint="eastAsia" w:ascii="仿宋" w:hAnsi="仿宋" w:eastAsia="仿宋"/>
          <w:color w:val="000000" w:themeColor="text1"/>
          <w:sz w:val="28"/>
          <w:szCs w:val="28"/>
          <w:lang w:eastAsia="zh-CN"/>
          <w:rPrChange w:id="19252" w:author="梁元" w:date="2019-05-14T19:51:36Z">
            <w:rPr>
              <w:rFonts w:hint="eastAsia" w:ascii="仿宋" w:hAnsi="仿宋" w:eastAsia="仿宋"/>
              <w:sz w:val="28"/>
              <w:szCs w:val="28"/>
              <w:lang w:eastAsia="zh-CN"/>
            </w:rPr>
          </w:rPrChange>
          <w14:textFill>
            <w14:solidFill>
              <w14:schemeClr w14:val="tx1"/>
            </w14:solidFill>
          </w14:textFill>
        </w:rPr>
        <w:t>？</w:t>
      </w:r>
      <w:bookmarkEnd w:id="605"/>
      <w:bookmarkEnd w:id="606"/>
    </w:p>
    <w:tbl>
      <w:tblPr>
        <w:tblStyle w:val="22"/>
        <w:tblW w:w="7400" w:type="dxa"/>
        <w:jc w:val="center"/>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1527"/>
        <w:gridCol w:w="1563"/>
        <w:gridCol w:w="1421"/>
        <w:gridCol w:w="1420"/>
        <w:gridCol w:w="1469"/>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690" w:hRule="atLeast"/>
          <w:jc w:val="center"/>
        </w:trPr>
        <w:tc>
          <w:tcPr>
            <w:tcW w:w="15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rPrChange w:id="19253" w:author="梁元" w:date="2019-05-14T19:51:36Z">
                  <w:rPr/>
                </w:rPrChange>
                <w14:textFill>
                  <w14:solidFill>
                    <w14:schemeClr w14:val="tx1"/>
                  </w14:solidFill>
                </w14:textFill>
              </w:rPr>
            </w:pPr>
            <w:r>
              <w:rPr>
                <w:rFonts w:hint="eastAsia" w:ascii="仿宋" w:hAnsi="仿宋" w:eastAsia="仿宋" w:cs="仿宋"/>
                <w:color w:val="000000" w:themeColor="text1"/>
                <w:kern w:val="2"/>
                <w:u w:color="000000"/>
                <w:lang w:val="zh-TW" w:eastAsia="zh-TW"/>
                <w:rPrChange w:id="19254" w:author="梁元" w:date="2019-05-14T19:51:36Z">
                  <w:rPr>
                    <w:rFonts w:hint="eastAsia" w:ascii="仿宋" w:hAnsi="仿宋" w:eastAsia="仿宋" w:cs="仿宋"/>
                    <w:color w:val="000000"/>
                    <w:kern w:val="2"/>
                    <w:u w:color="000000"/>
                    <w:lang w:val="zh-TW" w:eastAsia="zh-TW"/>
                  </w:rPr>
                </w:rPrChange>
                <w14:textFill>
                  <w14:solidFill>
                    <w14:schemeClr w14:val="tx1"/>
                  </w14:solidFill>
                </w14:textFill>
              </w:rPr>
              <w:t>面试概率</w:t>
            </w:r>
          </w:p>
        </w:tc>
        <w:tc>
          <w:tcPr>
            <w:tcW w:w="1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rPrChange w:id="19255" w:author="梁元" w:date="2019-05-14T19:51:36Z">
                  <w:rPr/>
                </w:rPrChange>
                <w14:textFill>
                  <w14:solidFill>
                    <w14:schemeClr w14:val="tx1"/>
                  </w14:solidFill>
                </w14:textFill>
              </w:rPr>
            </w:pPr>
            <w:r>
              <w:rPr>
                <w:rFonts w:hint="eastAsia" w:ascii="仿宋" w:hAnsi="仿宋" w:eastAsia="仿宋" w:cs="仿宋"/>
                <w:color w:val="000000" w:themeColor="text1"/>
                <w:kern w:val="2"/>
                <w:u w:color="000000"/>
                <w:lang w:val="zh-TW" w:eastAsia="zh-TW"/>
                <w:rPrChange w:id="19256" w:author="梁元" w:date="2019-05-14T19:51:36Z">
                  <w:rPr>
                    <w:rFonts w:hint="eastAsia" w:ascii="仿宋" w:hAnsi="仿宋" w:eastAsia="仿宋" w:cs="仿宋"/>
                    <w:color w:val="000000"/>
                    <w:kern w:val="2"/>
                    <w:u w:color="000000"/>
                    <w:lang w:val="zh-TW" w:eastAsia="zh-TW"/>
                  </w:rPr>
                </w:rPrChange>
                <w14:textFill>
                  <w14:solidFill>
                    <w14:schemeClr w14:val="tx1"/>
                  </w14:solidFill>
                </w14:textFill>
              </w:rPr>
              <w:t>级别</w:t>
            </w:r>
          </w:p>
        </w:tc>
        <w:tc>
          <w:tcPr>
            <w:tcW w:w="142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rPrChange w:id="19257" w:author="梁元" w:date="2019-05-14T19:51:36Z">
                  <w:rPr/>
                </w:rPrChange>
                <w14:textFill>
                  <w14:solidFill>
                    <w14:schemeClr w14:val="tx1"/>
                  </w14:solidFill>
                </w14:textFill>
              </w:rPr>
            </w:pPr>
            <w:r>
              <w:rPr>
                <w:rFonts w:hint="eastAsia" w:ascii="仿宋" w:hAnsi="仿宋" w:eastAsia="仿宋" w:cs="仿宋"/>
                <w:color w:val="000000" w:themeColor="text1"/>
                <w:kern w:val="2"/>
                <w:u w:color="000000"/>
                <w:lang w:val="zh-TW" w:eastAsia="zh-TW"/>
                <w:rPrChange w:id="19258" w:author="梁元" w:date="2019-05-14T19:51:36Z">
                  <w:rPr>
                    <w:rFonts w:hint="eastAsia" w:ascii="仿宋" w:hAnsi="仿宋" w:eastAsia="仿宋" w:cs="仿宋"/>
                    <w:color w:val="000000"/>
                    <w:kern w:val="2"/>
                    <w:u w:color="000000"/>
                    <w:lang w:val="zh-TW" w:eastAsia="zh-TW"/>
                  </w:rPr>
                </w:rPrChange>
                <w14:textFill>
                  <w14:solidFill>
                    <w14:schemeClr w14:val="tx1"/>
                  </w14:solidFill>
                </w14:textFill>
              </w:rPr>
              <w:t>应用模块或方向</w:t>
            </w:r>
          </w:p>
        </w:tc>
        <w:tc>
          <w:tcPr>
            <w:tcW w:w="142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rPrChange w:id="19259" w:author="梁元" w:date="2019-05-14T19:51:36Z">
                  <w:rPr/>
                </w:rPrChange>
                <w14:textFill>
                  <w14:solidFill>
                    <w14:schemeClr w14:val="tx1"/>
                  </w14:solidFill>
                </w14:textFill>
              </w:rPr>
            </w:pPr>
            <w:r>
              <w:rPr>
                <w:rFonts w:hint="eastAsia" w:ascii="仿宋" w:hAnsi="仿宋" w:eastAsia="仿宋" w:cs="仿宋"/>
                <w:color w:val="000000" w:themeColor="text1"/>
                <w:kern w:val="2"/>
                <w:u w:color="000000"/>
                <w:lang w:val="zh-TW" w:eastAsia="zh-TW"/>
                <w:rPrChange w:id="19260" w:author="梁元" w:date="2019-05-14T19:51:36Z">
                  <w:rPr>
                    <w:rFonts w:hint="eastAsia" w:ascii="仿宋" w:hAnsi="仿宋" w:eastAsia="仿宋" w:cs="仿宋"/>
                    <w:color w:val="000000"/>
                    <w:kern w:val="2"/>
                    <w:u w:color="000000"/>
                    <w:lang w:val="zh-TW" w:eastAsia="zh-TW"/>
                  </w:rPr>
                </w:rPrChange>
                <w14:textFill>
                  <w14:solidFill>
                    <w14:schemeClr w14:val="tx1"/>
                  </w14:solidFill>
                </w14:textFill>
              </w:rPr>
              <w:t>解决问题</w:t>
            </w:r>
          </w:p>
        </w:tc>
        <w:tc>
          <w:tcPr>
            <w:tcW w:w="146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rPrChange w:id="19261" w:author="梁元" w:date="2019-05-14T19:51:36Z">
                  <w:rPr/>
                </w:rPrChange>
                <w14:textFill>
                  <w14:solidFill>
                    <w14:schemeClr w14:val="tx1"/>
                  </w14:solidFill>
                </w14:textFill>
              </w:rPr>
            </w:pPr>
            <w:r>
              <w:rPr>
                <w:rFonts w:hint="eastAsia" w:ascii="仿宋" w:hAnsi="仿宋" w:eastAsia="仿宋" w:cs="仿宋"/>
                <w:color w:val="000000" w:themeColor="text1"/>
                <w:kern w:val="2"/>
                <w:u w:color="000000"/>
                <w:lang w:val="zh-TW" w:eastAsia="zh-TW"/>
                <w:rPrChange w:id="19262" w:author="梁元" w:date="2019-05-14T19:51:36Z">
                  <w:rPr>
                    <w:rFonts w:hint="eastAsia" w:ascii="仿宋" w:hAnsi="仿宋" w:eastAsia="仿宋" w:cs="仿宋"/>
                    <w:color w:val="000000"/>
                    <w:kern w:val="2"/>
                    <w:u w:color="000000"/>
                    <w:lang w:val="zh-TW" w:eastAsia="zh-TW"/>
                  </w:rPr>
                </w:rPrChange>
                <w14:textFill>
                  <w14:solidFill>
                    <w14:schemeClr w14:val="tx1"/>
                  </w14:solidFill>
                </w14:textFill>
              </w:rPr>
              <w:t>考核点</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570" w:hRule="atLeast"/>
          <w:jc w:val="center"/>
        </w:trPr>
        <w:tc>
          <w:tcPr>
            <w:tcW w:w="15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rFonts w:hint="eastAsia" w:ascii="仿宋" w:hAnsi="仿宋" w:eastAsia="仿宋" w:cs="仿宋"/>
                <w:color w:val="000000" w:themeColor="text1"/>
                <w:kern w:val="2"/>
                <w:u w:color="000000"/>
                <w:lang w:val="en-US" w:eastAsia="zh-CN"/>
                <w:rPrChange w:id="19263" w:author="梁元" w:date="2019-05-14T19:51:36Z">
                  <w:rPr>
                    <w:rFonts w:hint="eastAsia" w:ascii="仿宋" w:hAnsi="仿宋" w:eastAsia="仿宋" w:cs="仿宋"/>
                    <w:color w:val="000000"/>
                    <w:kern w:val="2"/>
                    <w:u w:color="000000"/>
                    <w:lang w:val="en-US" w:eastAsia="zh-CN"/>
                  </w:rPr>
                </w:rPrChange>
                <w14:textFill>
                  <w14:solidFill>
                    <w14:schemeClr w14:val="tx1"/>
                  </w14:solidFill>
                </w14:textFill>
              </w:rPr>
            </w:pPr>
            <w:r>
              <w:rPr>
                <w:rFonts w:hint="eastAsia" w:ascii="仿宋" w:hAnsi="仿宋" w:eastAsia="仿宋" w:cs="仿宋"/>
                <w:color w:val="000000" w:themeColor="text1"/>
                <w:kern w:val="2"/>
                <w:u w:color="000000"/>
                <w:lang w:val="en-US" w:eastAsia="zh-CN"/>
                <w:rPrChange w:id="19264" w:author="梁元" w:date="2019-05-14T19:51:36Z">
                  <w:rPr>
                    <w:rFonts w:hint="eastAsia" w:ascii="仿宋" w:hAnsi="仿宋" w:eastAsia="仿宋" w:cs="仿宋"/>
                    <w:color w:val="000000"/>
                    <w:kern w:val="2"/>
                    <w:u w:color="000000"/>
                    <w:lang w:val="en-US" w:eastAsia="zh-CN"/>
                  </w:rPr>
                </w:rPrChange>
                <w14:textFill>
                  <w14:solidFill>
                    <w14:schemeClr w14:val="tx1"/>
                  </w14:solidFill>
                </w14:textFill>
              </w:rPr>
              <w:t>70%</w:t>
            </w:r>
          </w:p>
        </w:tc>
        <w:tc>
          <w:tcPr>
            <w:tcW w:w="1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rFonts w:hint="eastAsia" w:ascii="仿宋" w:hAnsi="仿宋" w:eastAsia="仿宋" w:cs="仿宋"/>
                <w:color w:val="000000" w:themeColor="text1"/>
                <w:kern w:val="2"/>
                <w:u w:color="000000"/>
                <w:lang w:val="en-US" w:eastAsia="zh-CN"/>
                <w:rPrChange w:id="19265" w:author="梁元" w:date="2019-05-14T19:51:36Z">
                  <w:rPr>
                    <w:rFonts w:hint="eastAsia" w:ascii="仿宋" w:hAnsi="仿宋" w:eastAsia="仿宋" w:cs="仿宋"/>
                    <w:color w:val="000000"/>
                    <w:kern w:val="2"/>
                    <w:u w:color="000000"/>
                    <w:lang w:val="en-US" w:eastAsia="zh-CN"/>
                  </w:rPr>
                </w:rPrChange>
                <w14:textFill>
                  <w14:solidFill>
                    <w14:schemeClr w14:val="tx1"/>
                  </w14:solidFill>
                </w14:textFill>
              </w:rPr>
            </w:pPr>
            <w:r>
              <w:rPr>
                <w:rFonts w:hint="eastAsia" w:ascii="仿宋" w:hAnsi="仿宋" w:eastAsia="仿宋" w:cs="仿宋"/>
                <w:color w:val="000000" w:themeColor="text1"/>
                <w:kern w:val="2"/>
                <w:u w:color="000000"/>
                <w:lang w:val="en-US" w:eastAsia="zh-CN"/>
                <w:rPrChange w:id="19266" w:author="梁元" w:date="2019-05-14T19:51:36Z">
                  <w:rPr>
                    <w:rFonts w:hint="eastAsia" w:ascii="仿宋" w:hAnsi="仿宋" w:eastAsia="仿宋" w:cs="仿宋"/>
                    <w:color w:val="000000"/>
                    <w:kern w:val="2"/>
                    <w:u w:color="000000"/>
                    <w:lang w:val="en-US" w:eastAsia="zh-CN"/>
                  </w:rPr>
                </w:rPrChange>
                <w14:textFill>
                  <w14:solidFill>
                    <w14:schemeClr w14:val="tx1"/>
                  </w14:solidFill>
                </w14:textFill>
              </w:rPr>
              <w:t>3星</w:t>
            </w:r>
          </w:p>
        </w:tc>
        <w:tc>
          <w:tcPr>
            <w:tcW w:w="142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rFonts w:hint="eastAsia" w:ascii="仿宋" w:hAnsi="仿宋" w:eastAsia="仿宋" w:cs="仿宋"/>
                <w:color w:val="000000" w:themeColor="text1"/>
                <w:kern w:val="2"/>
                <w:u w:color="000000"/>
                <w:lang w:val="en-US" w:eastAsia="zh-CN"/>
                <w:rPrChange w:id="19267" w:author="梁元" w:date="2019-05-14T19:51:36Z">
                  <w:rPr>
                    <w:rFonts w:hint="eastAsia" w:ascii="仿宋" w:hAnsi="仿宋" w:eastAsia="仿宋" w:cs="仿宋"/>
                    <w:color w:val="000000"/>
                    <w:kern w:val="2"/>
                    <w:u w:color="000000"/>
                    <w:lang w:val="en-US" w:eastAsia="zh-CN"/>
                  </w:rPr>
                </w:rPrChange>
                <w14:textFill>
                  <w14:solidFill>
                    <w14:schemeClr w14:val="tx1"/>
                  </w14:solidFill>
                </w14:textFill>
              </w:rPr>
            </w:pPr>
            <w:r>
              <w:rPr>
                <w:rFonts w:hint="eastAsia" w:ascii="仿宋" w:hAnsi="仿宋" w:eastAsia="仿宋" w:cs="仿宋"/>
                <w:color w:val="000000" w:themeColor="text1"/>
                <w:kern w:val="2"/>
                <w:u w:color="000000"/>
                <w:lang w:val="en-US" w:eastAsia="zh-CN"/>
                <w:rPrChange w:id="19268" w:author="梁元" w:date="2019-05-14T19:51:36Z">
                  <w:rPr>
                    <w:rFonts w:hint="eastAsia" w:ascii="仿宋" w:hAnsi="仿宋" w:eastAsia="仿宋" w:cs="仿宋"/>
                    <w:color w:val="000000"/>
                    <w:kern w:val="2"/>
                    <w:u w:color="000000"/>
                    <w:lang w:val="en-US" w:eastAsia="zh-CN"/>
                  </w:rPr>
                </w:rPrChange>
                <w14:textFill>
                  <w14:solidFill>
                    <w14:schemeClr w14:val="tx1"/>
                  </w14:solidFill>
                </w14:textFill>
              </w:rPr>
              <w:t>全局状态管理</w:t>
            </w:r>
          </w:p>
        </w:tc>
        <w:tc>
          <w:tcPr>
            <w:tcW w:w="142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rFonts w:hint="eastAsia" w:ascii="仿宋" w:hAnsi="仿宋" w:eastAsia="仿宋" w:cs="仿宋"/>
                <w:color w:val="000000" w:themeColor="text1"/>
                <w:kern w:val="2"/>
                <w:u w:color="000000"/>
                <w:lang w:val="en-US" w:eastAsia="zh-CN"/>
                <w:rPrChange w:id="19269" w:author="梁元" w:date="2019-05-14T19:51:36Z">
                  <w:rPr>
                    <w:rFonts w:hint="eastAsia" w:ascii="仿宋" w:hAnsi="仿宋" w:eastAsia="仿宋" w:cs="仿宋"/>
                    <w:color w:val="000000"/>
                    <w:kern w:val="2"/>
                    <w:u w:color="000000"/>
                    <w:lang w:val="en-US" w:eastAsia="zh-CN"/>
                  </w:rPr>
                </w:rPrChange>
                <w14:textFill>
                  <w14:solidFill>
                    <w14:schemeClr w14:val="tx1"/>
                  </w14:solidFill>
                </w14:textFill>
              </w:rPr>
            </w:pPr>
            <w:r>
              <w:rPr>
                <w:rFonts w:hint="eastAsia" w:ascii="仿宋" w:hAnsi="仿宋" w:eastAsia="仿宋" w:cs="仿宋"/>
                <w:color w:val="000000" w:themeColor="text1"/>
                <w:kern w:val="2"/>
                <w:u w:color="000000"/>
                <w:lang w:val="en-US" w:eastAsia="zh-CN"/>
                <w:rPrChange w:id="19270" w:author="梁元" w:date="2019-05-14T19:51:36Z">
                  <w:rPr>
                    <w:rFonts w:hint="eastAsia" w:ascii="仿宋" w:hAnsi="仿宋" w:eastAsia="仿宋" w:cs="仿宋"/>
                    <w:color w:val="000000"/>
                    <w:kern w:val="2"/>
                    <w:u w:color="000000"/>
                    <w:lang w:val="en-US" w:eastAsia="zh-CN"/>
                  </w:rPr>
                </w:rPrChange>
                <w14:textFill>
                  <w14:solidFill>
                    <w14:schemeClr w14:val="tx1"/>
                  </w14:solidFill>
                </w14:textFill>
              </w:rPr>
              <w:t>状态管理</w:t>
            </w:r>
          </w:p>
        </w:tc>
        <w:tc>
          <w:tcPr>
            <w:tcW w:w="146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rFonts w:hint="eastAsia" w:ascii="仿宋" w:hAnsi="仿宋" w:eastAsia="仿宋" w:cs="仿宋"/>
                <w:color w:val="000000" w:themeColor="text1"/>
                <w:kern w:val="2"/>
                <w:u w:color="000000"/>
                <w:lang w:val="en-US" w:eastAsia="zh-CN"/>
                <w:rPrChange w:id="19271" w:author="梁元" w:date="2019-05-14T19:51:36Z">
                  <w:rPr>
                    <w:rFonts w:hint="eastAsia" w:ascii="仿宋" w:hAnsi="仿宋" w:eastAsia="仿宋" w:cs="仿宋"/>
                    <w:color w:val="000000"/>
                    <w:kern w:val="2"/>
                    <w:u w:color="000000"/>
                    <w:lang w:val="en-US" w:eastAsia="zh-CN"/>
                  </w:rPr>
                </w:rPrChange>
                <w14:textFill>
                  <w14:solidFill>
                    <w14:schemeClr w14:val="tx1"/>
                  </w14:solidFill>
                </w14:textFill>
              </w:rPr>
            </w:pPr>
            <w:r>
              <w:rPr>
                <w:rFonts w:hint="eastAsia" w:ascii="仿宋" w:hAnsi="仿宋" w:eastAsia="仿宋" w:cs="仿宋"/>
                <w:color w:val="000000" w:themeColor="text1"/>
                <w:kern w:val="2"/>
                <w:u w:color="000000"/>
                <w:lang w:val="en-US" w:eastAsia="zh-CN"/>
                <w:rPrChange w:id="19272" w:author="梁元" w:date="2019-05-14T19:51:36Z">
                  <w:rPr>
                    <w:rFonts w:hint="eastAsia" w:ascii="仿宋" w:hAnsi="仿宋" w:eastAsia="仿宋" w:cs="仿宋"/>
                    <w:color w:val="000000"/>
                    <w:kern w:val="2"/>
                    <w:u w:color="000000"/>
                    <w:lang w:val="en-US" w:eastAsia="zh-CN"/>
                  </w:rPr>
                </w:rPrChange>
                <w14:textFill>
                  <w14:solidFill>
                    <w14:schemeClr w14:val="tx1"/>
                  </w14:solidFill>
                </w14:textFill>
              </w:rPr>
              <w:t>redux</w:t>
            </w:r>
          </w:p>
        </w:tc>
      </w:tr>
    </w:tbl>
    <w:p>
      <w:pPr>
        <w:ind w:firstLine="400" w:firstLineChars="200"/>
        <w:rPr>
          <w:rFonts w:ascii="冬青黑体简体中文 W6" w:hAnsi="冬青黑体简体中文 W6" w:eastAsia="冬青黑体简体中文 W6" w:cs="冬青黑体简体中文 W6"/>
          <w:b w:val="0"/>
          <w:bCs w:val="0"/>
          <w:color w:val="000000" w:themeColor="text1"/>
          <w:sz w:val="20"/>
          <w:szCs w:val="20"/>
          <w:u w:color="4B4B4B"/>
          <w:lang w:val="zh-TW" w:eastAsia="zh-TW"/>
          <w:rPrChange w:id="19274" w:author="梁元" w:date="2019-05-14T19:51:36Z">
            <w:rPr>
              <w:rFonts w:ascii="冬青黑体简体中文 W6" w:hAnsi="冬青黑体简体中文 W6" w:eastAsia="冬青黑体简体中文 W6" w:cs="冬青黑体简体中文 W6"/>
              <w:b w:val="0"/>
              <w:bCs w:val="0"/>
              <w:color w:val="4B4B4B"/>
              <w:sz w:val="20"/>
              <w:szCs w:val="20"/>
              <w:u w:color="4B4B4B"/>
              <w:lang w:val="zh-TW" w:eastAsia="zh-TW"/>
            </w:rPr>
          </w:rPrChange>
          <w14:textFill>
            <w14:solidFill>
              <w14:schemeClr w14:val="tx1"/>
            </w14:solidFill>
          </w14:textFill>
        </w:rPr>
        <w:pPrChange w:id="19273" w:author="冷雪凝" w:date="2019-05-14T12:21:32Z">
          <w:pPr/>
        </w:pPrChange>
      </w:pPr>
      <w:bookmarkStart w:id="607" w:name="_Toc2"/>
      <w:r>
        <w:rPr>
          <w:rFonts w:ascii="冬青黑体简体中文 W6" w:hAnsi="冬青黑体简体中文 W6" w:eastAsia="冬青黑体简体中文 W6" w:cs="冬青黑体简体中文 W6"/>
          <w:b w:val="0"/>
          <w:bCs w:val="0"/>
          <w:color w:val="000000" w:themeColor="text1"/>
          <w:sz w:val="20"/>
          <w:szCs w:val="20"/>
          <w:u w:color="4B4B4B"/>
          <w:lang w:val="zh-TW" w:eastAsia="zh-TW"/>
          <w:rPrChange w:id="19275" w:author="梁元" w:date="2019-05-14T19:51:36Z">
            <w:rPr>
              <w:rFonts w:ascii="冬青黑体简体中文 W6" w:hAnsi="冬青黑体简体中文 W6" w:eastAsia="冬青黑体简体中文 W6" w:cs="冬青黑体简体中文 W6"/>
              <w:b w:val="0"/>
              <w:bCs w:val="0"/>
              <w:color w:val="4B4B4B"/>
              <w:sz w:val="20"/>
              <w:szCs w:val="20"/>
              <w:u w:color="4B4B4B"/>
              <w:lang w:val="zh-TW" w:eastAsia="zh-TW"/>
            </w:rPr>
          </w:rPrChange>
          <w14:textFill>
            <w14:solidFill>
              <w14:schemeClr w14:val="tx1"/>
            </w14:solidFill>
          </w14:textFill>
        </w:rPr>
        <w:tab/>
      </w:r>
      <w:bookmarkEnd w:id="607"/>
    </w:p>
    <w:p>
      <w:pPr>
        <w:ind w:firstLine="420" w:firstLineChars="200"/>
        <w:rPr>
          <w:rFonts w:ascii="Helvetica Neue" w:hAnsi="Helvetica Neue" w:eastAsia="宋体" w:cs="宋体"/>
          <w:b w:val="0"/>
          <w:bCs w:val="0"/>
          <w:color w:val="000000" w:themeColor="text1"/>
          <w:kern w:val="0"/>
          <w:sz w:val="21"/>
          <w:szCs w:val="21"/>
          <w:lang w:val="en-US" w:eastAsia="zh-TW" w:bidi="ar-SA"/>
          <w:rPrChange w:id="19277" w:author="梁元" w:date="2019-05-14T19:51:36Z">
            <w:rPr>
              <w:rFonts w:ascii="Helvetica Neue" w:hAnsi="Helvetica Neue" w:eastAsia="宋体" w:cs="宋体"/>
              <w:b w:val="0"/>
              <w:bCs w:val="0"/>
              <w:color w:val="333333"/>
              <w:kern w:val="0"/>
              <w:sz w:val="21"/>
              <w:szCs w:val="21"/>
              <w:lang w:val="en-US" w:eastAsia="zh-TW" w:bidi="ar-SA"/>
            </w:rPr>
          </w:rPrChange>
          <w14:textFill>
            <w14:solidFill>
              <w14:schemeClr w14:val="tx1"/>
            </w14:solidFill>
          </w14:textFill>
        </w:rPr>
        <w:pPrChange w:id="19276" w:author="冷雪凝" w:date="2019-05-14T12:21:32Z">
          <w:pPr/>
        </w:pPrChange>
      </w:pPr>
      <w:r>
        <w:rPr>
          <w:rFonts w:hint="eastAsia" w:ascii="Helvetica Neue" w:hAnsi="Helvetica Neue" w:eastAsia="宋体" w:cs="宋体"/>
          <w:b w:val="0"/>
          <w:bCs w:val="0"/>
          <w:color w:val="000000" w:themeColor="text1"/>
          <w:kern w:val="0"/>
          <w:sz w:val="21"/>
          <w:szCs w:val="21"/>
          <w:lang w:val="en-US" w:eastAsia="zh-TW" w:bidi="ar-SA"/>
          <w:rPrChange w:id="19278" w:author="梁元" w:date="2019-05-14T19:51:36Z">
            <w:rPr>
              <w:rFonts w:hint="eastAsia" w:ascii="Helvetica Neue" w:hAnsi="Helvetica Neue" w:eastAsia="宋体" w:cs="宋体"/>
              <w:b w:val="0"/>
              <w:bCs w:val="0"/>
              <w:color w:val="333333"/>
              <w:kern w:val="0"/>
              <w:sz w:val="21"/>
              <w:szCs w:val="21"/>
              <w:lang w:val="en-US" w:eastAsia="zh-TW" w:bidi="ar-SA"/>
            </w:rPr>
          </w:rPrChange>
          <w14:textFill>
            <w14:solidFill>
              <w14:schemeClr w14:val="tx1"/>
            </w14:solidFill>
          </w14:textFill>
        </w:rPr>
        <w:t>r</w:t>
      </w:r>
      <w:r>
        <w:rPr>
          <w:rFonts w:ascii="Helvetica Neue" w:hAnsi="Helvetica Neue" w:eastAsia="宋体" w:cs="宋体"/>
          <w:b w:val="0"/>
          <w:bCs w:val="0"/>
          <w:color w:val="000000" w:themeColor="text1"/>
          <w:kern w:val="0"/>
          <w:sz w:val="21"/>
          <w:szCs w:val="21"/>
          <w:lang w:val="en-US" w:eastAsia="zh-TW" w:bidi="ar-SA"/>
          <w:rPrChange w:id="19279" w:author="梁元" w:date="2019-05-14T19:51:36Z">
            <w:rPr>
              <w:rFonts w:ascii="Helvetica Neue" w:hAnsi="Helvetica Neue" w:eastAsia="宋体" w:cs="宋体"/>
              <w:b w:val="0"/>
              <w:bCs w:val="0"/>
              <w:color w:val="333333"/>
              <w:kern w:val="0"/>
              <w:sz w:val="21"/>
              <w:szCs w:val="21"/>
              <w:lang w:val="en-US" w:eastAsia="zh-TW" w:bidi="ar-SA"/>
            </w:rPr>
          </w:rPrChange>
          <w14:textFill>
            <w14:solidFill>
              <w14:schemeClr w14:val="tx1"/>
            </w14:solidFill>
          </w14:textFill>
        </w:rPr>
        <w:t>eact-redux的作用是连接（connect）store和容器组件的。store是redux提供的，容器组件是react提供的。</w:t>
      </w:r>
      <w:bookmarkStart w:id="608" w:name="_Toc4"/>
    </w:p>
    <w:p>
      <w:pPr>
        <w:pStyle w:val="3"/>
        <w:numPr>
          <w:ilvl w:val="0"/>
          <w:numId w:val="23"/>
        </w:numPr>
        <w:spacing w:line="240" w:lineRule="auto"/>
        <w:ind w:firstLine="562" w:firstLineChars="200"/>
        <w:rPr>
          <w:rFonts w:hint="eastAsia" w:ascii="仿宋" w:hAnsi="仿宋" w:eastAsia="仿宋"/>
          <w:color w:val="000000" w:themeColor="text1"/>
          <w:sz w:val="28"/>
          <w:szCs w:val="28"/>
          <w:rPrChange w:id="19281" w:author="梁元" w:date="2019-05-14T19:51:36Z">
            <w:rPr>
              <w:rFonts w:hint="eastAsia" w:ascii="仿宋" w:hAnsi="仿宋" w:eastAsia="仿宋"/>
              <w:sz w:val="28"/>
              <w:szCs w:val="28"/>
            </w:rPr>
          </w:rPrChange>
          <w14:textFill>
            <w14:solidFill>
              <w14:schemeClr w14:val="tx1"/>
            </w14:solidFill>
          </w14:textFill>
        </w:rPr>
        <w:pPrChange w:id="19280" w:author="冷雪凝" w:date="2019-05-14T12:21:32Z">
          <w:pPr>
            <w:pStyle w:val="3"/>
            <w:numPr>
              <w:ilvl w:val="0"/>
              <w:numId w:val="23"/>
            </w:numPr>
          </w:pPr>
        </w:pPrChange>
      </w:pPr>
      <w:bookmarkStart w:id="609" w:name="_Toc23483_WPSOffice_Level2"/>
      <w:bookmarkStart w:id="610" w:name="_Toc16655_WPSOffice_Level2"/>
      <w:r>
        <w:rPr>
          <w:rFonts w:hint="eastAsia" w:ascii="仿宋" w:hAnsi="仿宋" w:eastAsia="仿宋"/>
          <w:color w:val="000000" w:themeColor="text1"/>
          <w:sz w:val="28"/>
          <w:szCs w:val="28"/>
          <w:rPrChange w:id="19282" w:author="梁元" w:date="2019-05-14T19:51:36Z">
            <w:rPr>
              <w:rFonts w:hint="eastAsia" w:ascii="仿宋" w:hAnsi="仿宋" w:eastAsia="仿宋"/>
              <w:sz w:val="28"/>
              <w:szCs w:val="28"/>
            </w:rPr>
          </w:rPrChange>
          <w14:textFill>
            <w14:solidFill>
              <w14:schemeClr w14:val="tx1"/>
            </w14:solidFill>
          </w14:textFill>
        </w:rPr>
        <w:t>组织应用的组件</w:t>
      </w:r>
      <w:bookmarkEnd w:id="609"/>
      <w:bookmarkEnd w:id="610"/>
    </w:p>
    <w:p>
      <w:pPr>
        <w:pStyle w:val="11"/>
        <w:numPr>
          <w:ilvl w:val="0"/>
          <w:numId w:val="24"/>
        </w:numPr>
        <w:spacing w:before="0" w:beforeAutospacing="0" w:after="0" w:afterAutospacing="0"/>
        <w:ind w:firstLine="420" w:firstLineChars="200"/>
        <w:rPr>
          <w:rFonts w:ascii="Helvetica Neue" w:hAnsi="Helvetica Neue"/>
          <w:color w:val="000000" w:themeColor="text1"/>
          <w:sz w:val="21"/>
          <w:szCs w:val="21"/>
          <w:rPrChange w:id="19284" w:author="梁元" w:date="2019-05-14T19:51:36Z">
            <w:rPr>
              <w:rFonts w:ascii="Helvetica Neue" w:hAnsi="Helvetica Neue"/>
              <w:color w:val="333333"/>
              <w:sz w:val="21"/>
              <w:szCs w:val="21"/>
            </w:rPr>
          </w:rPrChange>
          <w14:textFill>
            <w14:solidFill>
              <w14:schemeClr w14:val="tx1"/>
            </w14:solidFill>
          </w14:textFill>
        </w:rPr>
        <w:pPrChange w:id="19283" w:author="冷雪凝" w:date="2019-05-14T12:21:32Z">
          <w:pPr>
            <w:pStyle w:val="11"/>
            <w:numPr>
              <w:ilvl w:val="0"/>
              <w:numId w:val="24"/>
            </w:numPr>
            <w:spacing w:before="0" w:beforeAutospacing="0" w:after="0" w:afterAutospacing="0"/>
          </w:pPr>
        </w:pPrChange>
      </w:pPr>
      <w:r>
        <w:rPr>
          <w:rFonts w:ascii="Helvetica Neue" w:hAnsi="Helvetica Neue"/>
          <w:color w:val="000000" w:themeColor="text1"/>
          <w:sz w:val="21"/>
          <w:szCs w:val="21"/>
          <w:rPrChange w:id="19285" w:author="梁元" w:date="2019-05-14T19:51:36Z">
            <w:rPr>
              <w:rFonts w:ascii="Helvetica Neue" w:hAnsi="Helvetica Neue"/>
              <w:color w:val="333333"/>
              <w:sz w:val="21"/>
              <w:szCs w:val="21"/>
            </w:rPr>
          </w:rPrChange>
          <w14:textFill>
            <w14:solidFill>
              <w14:schemeClr w14:val="tx1"/>
            </w14:solidFill>
          </w14:textFill>
        </w:rPr>
        <w:t>组织应用的组件</w:t>
      </w:r>
    </w:p>
    <w:p>
      <w:pPr>
        <w:pStyle w:val="11"/>
        <w:numPr>
          <w:ilvl w:val="1"/>
          <w:numId w:val="24"/>
        </w:numPr>
        <w:spacing w:before="0" w:beforeAutospacing="0" w:after="0" w:afterAutospacing="0"/>
        <w:ind w:firstLine="420" w:firstLineChars="200"/>
        <w:rPr>
          <w:rFonts w:ascii="Helvetica Neue" w:hAnsi="Helvetica Neue"/>
          <w:color w:val="000000" w:themeColor="text1"/>
          <w:sz w:val="21"/>
          <w:szCs w:val="21"/>
          <w:rPrChange w:id="19287" w:author="梁元" w:date="2019-05-14T19:51:36Z">
            <w:rPr>
              <w:rFonts w:ascii="Helvetica Neue" w:hAnsi="Helvetica Neue"/>
              <w:color w:val="333333"/>
              <w:sz w:val="21"/>
              <w:szCs w:val="21"/>
            </w:rPr>
          </w:rPrChange>
          <w14:textFill>
            <w14:solidFill>
              <w14:schemeClr w14:val="tx1"/>
            </w14:solidFill>
          </w14:textFill>
        </w:rPr>
        <w:pPrChange w:id="19286" w:author="冷雪凝" w:date="2019-05-14T12:21:32Z">
          <w:pPr>
            <w:pStyle w:val="11"/>
            <w:numPr>
              <w:ilvl w:val="1"/>
              <w:numId w:val="24"/>
            </w:numPr>
            <w:spacing w:before="0" w:beforeAutospacing="0" w:after="0" w:afterAutospacing="0"/>
          </w:pPr>
        </w:pPrChange>
      </w:pPr>
      <w:r>
        <w:rPr>
          <w:rFonts w:ascii="Helvetica Neue" w:hAnsi="Helvetica Neue"/>
          <w:color w:val="000000" w:themeColor="text1"/>
          <w:sz w:val="21"/>
          <w:szCs w:val="21"/>
          <w:rPrChange w:id="19288" w:author="梁元" w:date="2019-05-14T19:51:36Z">
            <w:rPr>
              <w:rFonts w:ascii="Helvetica Neue" w:hAnsi="Helvetica Neue"/>
              <w:color w:val="333333"/>
              <w:sz w:val="21"/>
              <w:szCs w:val="21"/>
            </w:rPr>
          </w:rPrChange>
          <w14:textFill>
            <w14:solidFill>
              <w14:schemeClr w14:val="tx1"/>
            </w14:solidFill>
          </w14:textFill>
        </w:rPr>
        <w:t>容器组件</w:t>
      </w:r>
    </w:p>
    <w:p>
      <w:pPr>
        <w:pStyle w:val="11"/>
        <w:numPr>
          <w:ilvl w:val="1"/>
          <w:numId w:val="24"/>
        </w:numPr>
        <w:spacing w:before="0" w:beforeAutospacing="0" w:after="0" w:afterAutospacing="0"/>
        <w:ind w:firstLine="420" w:firstLineChars="200"/>
        <w:rPr>
          <w:rFonts w:ascii="Helvetica Neue" w:hAnsi="Helvetica Neue"/>
          <w:color w:val="000000" w:themeColor="text1"/>
          <w:sz w:val="21"/>
          <w:szCs w:val="21"/>
          <w:rPrChange w:id="19290" w:author="梁元" w:date="2019-05-14T19:51:36Z">
            <w:rPr>
              <w:rFonts w:ascii="Helvetica Neue" w:hAnsi="Helvetica Neue"/>
              <w:color w:val="333333"/>
              <w:sz w:val="21"/>
              <w:szCs w:val="21"/>
            </w:rPr>
          </w:rPrChange>
          <w14:textFill>
            <w14:solidFill>
              <w14:schemeClr w14:val="tx1"/>
            </w14:solidFill>
          </w14:textFill>
        </w:rPr>
        <w:pPrChange w:id="19289" w:author="冷雪凝" w:date="2019-05-14T12:21:32Z">
          <w:pPr>
            <w:pStyle w:val="11"/>
            <w:numPr>
              <w:ilvl w:val="1"/>
              <w:numId w:val="24"/>
            </w:numPr>
            <w:spacing w:before="0" w:beforeAutospacing="0" w:after="0" w:afterAutospacing="0"/>
          </w:pPr>
        </w:pPrChange>
      </w:pPr>
      <w:r>
        <w:rPr>
          <w:rFonts w:ascii="Helvetica Neue" w:hAnsi="Helvetica Neue"/>
          <w:color w:val="000000" w:themeColor="text1"/>
          <w:sz w:val="21"/>
          <w:szCs w:val="21"/>
          <w:rPrChange w:id="19291" w:author="梁元" w:date="2019-05-14T19:51:36Z">
            <w:rPr>
              <w:rFonts w:ascii="Helvetica Neue" w:hAnsi="Helvetica Neue"/>
              <w:color w:val="333333"/>
              <w:sz w:val="21"/>
              <w:szCs w:val="21"/>
            </w:rPr>
          </w:rPrChange>
          <w14:textFill>
            <w14:solidFill>
              <w14:schemeClr w14:val="tx1"/>
            </w14:solidFill>
          </w14:textFill>
        </w:rPr>
        <w:t>展示组件</w:t>
      </w:r>
    </w:p>
    <w:p>
      <w:pPr>
        <w:pStyle w:val="11"/>
        <w:spacing w:before="360" w:beforeAutospacing="0" w:after="360" w:afterAutospacing="0"/>
        <w:ind w:firstLine="420" w:firstLineChars="200"/>
        <w:rPr>
          <w:rFonts w:ascii="Helvetica Neue" w:hAnsi="Helvetica Neue"/>
          <w:color w:val="000000" w:themeColor="text1"/>
          <w:sz w:val="21"/>
          <w:szCs w:val="21"/>
          <w:rPrChange w:id="19293" w:author="梁元" w:date="2019-05-14T19:51:36Z">
            <w:rPr>
              <w:rFonts w:ascii="Helvetica Neue" w:hAnsi="Helvetica Neue"/>
              <w:color w:val="333333"/>
              <w:sz w:val="21"/>
              <w:szCs w:val="21"/>
            </w:rPr>
          </w:rPrChange>
          <w14:textFill>
            <w14:solidFill>
              <w14:schemeClr w14:val="tx1"/>
            </w14:solidFill>
          </w14:textFill>
        </w:rPr>
        <w:pPrChange w:id="19292" w:author="冷雪凝" w:date="2019-05-14T12:21:32Z">
          <w:pPr>
            <w:pStyle w:val="11"/>
            <w:spacing w:before="360" w:beforeAutospacing="0" w:after="360" w:afterAutospacing="0"/>
          </w:pPr>
        </w:pPrChange>
      </w:pPr>
      <w:r>
        <w:rPr>
          <w:rFonts w:ascii="Helvetica Neue" w:hAnsi="Helvetica Neue"/>
          <w:color w:val="000000" w:themeColor="text1"/>
          <w:sz w:val="21"/>
          <w:szCs w:val="21"/>
          <w:rPrChange w:id="19294" w:author="梁元" w:date="2019-05-14T19:51:36Z">
            <w:rPr>
              <w:rFonts w:ascii="Helvetica Neue" w:hAnsi="Helvetica Neue"/>
              <w:color w:val="333333"/>
              <w:sz w:val="21"/>
              <w:szCs w:val="21"/>
            </w:rPr>
          </w:rPrChange>
          <w14:textFill>
            <w14:solidFill>
              <w14:schemeClr w14:val="tx1"/>
            </w14:solidFill>
          </w14:textFill>
        </w:rPr>
        <w:t>容器组件：位于应用最顶层的组件，用来与redux连接的。从redux中获取数据作为props。</w:t>
      </w:r>
    </w:p>
    <w:p>
      <w:pPr>
        <w:pStyle w:val="11"/>
        <w:spacing w:before="360" w:beforeAutospacing="0" w:after="360" w:afterAutospacing="0"/>
        <w:ind w:firstLine="420" w:firstLineChars="200"/>
        <w:rPr>
          <w:rFonts w:ascii="Helvetica Neue" w:hAnsi="Helvetica Neue"/>
          <w:color w:val="000000" w:themeColor="text1"/>
          <w:sz w:val="21"/>
          <w:szCs w:val="21"/>
          <w:rPrChange w:id="19296" w:author="梁元" w:date="2019-05-14T19:51:36Z">
            <w:rPr>
              <w:rFonts w:ascii="Helvetica Neue" w:hAnsi="Helvetica Neue"/>
              <w:color w:val="333333"/>
              <w:sz w:val="21"/>
              <w:szCs w:val="21"/>
            </w:rPr>
          </w:rPrChange>
          <w14:textFill>
            <w14:solidFill>
              <w14:schemeClr w14:val="tx1"/>
            </w14:solidFill>
          </w14:textFill>
        </w:rPr>
        <w:pPrChange w:id="19295" w:author="冷雪凝" w:date="2019-05-14T12:21:32Z">
          <w:pPr>
            <w:pStyle w:val="11"/>
            <w:spacing w:before="360" w:beforeAutospacing="0" w:after="360" w:afterAutospacing="0"/>
          </w:pPr>
        </w:pPrChange>
      </w:pPr>
      <w:r>
        <w:rPr>
          <w:rFonts w:ascii="Helvetica Neue" w:hAnsi="Helvetica Neue"/>
          <w:color w:val="000000" w:themeColor="text1"/>
          <w:sz w:val="21"/>
          <w:szCs w:val="21"/>
          <w:rPrChange w:id="19297" w:author="梁元" w:date="2019-05-14T19:51:36Z">
            <w:rPr>
              <w:rFonts w:ascii="Helvetica Neue" w:hAnsi="Helvetica Neue"/>
              <w:color w:val="333333"/>
              <w:sz w:val="21"/>
              <w:szCs w:val="21"/>
            </w:rPr>
          </w:rPrChange>
          <w14:textFill>
            <w14:solidFill>
              <w14:schemeClr w14:val="tx1"/>
            </w14:solidFill>
          </w14:textFill>
        </w:rPr>
        <w:t>展示组件：位于应用的中间或者子组件，是纯粹的组件，与redux没有关系。他们从自己的父组件获取数据作为props，他们的共同根组件是应用的唯一的容器组件。展示组件可以维持少量的自身状态信息。</w:t>
      </w:r>
    </w:p>
    <w:p>
      <w:pPr>
        <w:pStyle w:val="3"/>
        <w:numPr>
          <w:ilvl w:val="0"/>
          <w:numId w:val="23"/>
        </w:numPr>
        <w:spacing w:line="240" w:lineRule="auto"/>
        <w:ind w:firstLine="562" w:firstLineChars="200"/>
        <w:rPr>
          <w:rFonts w:hint="eastAsia" w:ascii="仿宋" w:hAnsi="仿宋" w:eastAsia="仿宋"/>
          <w:color w:val="000000" w:themeColor="text1"/>
          <w:sz w:val="28"/>
          <w:szCs w:val="28"/>
          <w:rPrChange w:id="19299" w:author="梁元" w:date="2019-05-14T19:51:36Z">
            <w:rPr>
              <w:rFonts w:hint="eastAsia" w:ascii="仿宋" w:hAnsi="仿宋" w:eastAsia="仿宋"/>
              <w:sz w:val="28"/>
              <w:szCs w:val="28"/>
            </w:rPr>
          </w:rPrChange>
          <w14:textFill>
            <w14:solidFill>
              <w14:schemeClr w14:val="tx1"/>
            </w14:solidFill>
          </w14:textFill>
        </w:rPr>
        <w:pPrChange w:id="19298" w:author="冷雪凝" w:date="2019-05-14T12:21:32Z">
          <w:pPr>
            <w:pStyle w:val="3"/>
            <w:numPr>
              <w:ilvl w:val="0"/>
              <w:numId w:val="23"/>
            </w:numPr>
          </w:pPr>
        </w:pPrChange>
      </w:pPr>
      <w:bookmarkStart w:id="611" w:name="_Toc11644_WPSOffice_Level2"/>
      <w:bookmarkStart w:id="612" w:name="_Toc19708_WPSOffice_Level2"/>
      <w:r>
        <w:rPr>
          <w:rFonts w:hint="eastAsia" w:ascii="仿宋" w:hAnsi="仿宋" w:eastAsia="仿宋"/>
          <w:color w:val="000000" w:themeColor="text1"/>
          <w:sz w:val="28"/>
          <w:szCs w:val="28"/>
          <w:rPrChange w:id="19300" w:author="梁元" w:date="2019-05-14T19:51:36Z">
            <w:rPr>
              <w:rFonts w:hint="eastAsia" w:ascii="仿宋" w:hAnsi="仿宋" w:eastAsia="仿宋"/>
              <w:sz w:val="28"/>
              <w:szCs w:val="28"/>
            </w:rPr>
          </w:rPrChange>
          <w14:textFill>
            <w14:solidFill>
              <w14:schemeClr w14:val="tx1"/>
            </w14:solidFill>
          </w14:textFill>
        </w:rPr>
        <w:t>连接Store与组件</w:t>
      </w:r>
      <w:bookmarkEnd w:id="611"/>
      <w:bookmarkEnd w:id="612"/>
    </w:p>
    <w:p>
      <w:pPr>
        <w:ind w:firstLine="480" w:firstLineChars="200"/>
        <w:rPr>
          <w:rFonts w:hint="eastAsia"/>
          <w:color w:val="000000" w:themeColor="text1"/>
          <w:lang w:val="en-US" w:eastAsia="zh-CN"/>
          <w:rPrChange w:id="19302" w:author="梁元" w:date="2019-05-14T19:51:36Z">
            <w:rPr>
              <w:rFonts w:hint="eastAsia"/>
              <w:lang w:val="en-US" w:eastAsia="zh-CN"/>
            </w:rPr>
          </w:rPrChange>
          <w14:textFill>
            <w14:solidFill>
              <w14:schemeClr w14:val="tx1"/>
            </w14:solidFill>
          </w14:textFill>
        </w:rPr>
        <w:pPrChange w:id="19301" w:author="冷雪凝" w:date="2019-05-14T12:21:32Z">
          <w:pPr/>
        </w:pPrChange>
      </w:pPr>
      <w:r>
        <w:rPr>
          <w:rFonts w:hint="eastAsia"/>
          <w:color w:val="000000" w:themeColor="text1"/>
          <w:rPrChange w:id="19303" w:author="梁元" w:date="2019-05-14T19:51:36Z">
            <w:rPr>
              <w:rFonts w:hint="eastAsia"/>
            </w:rPr>
          </w:rPrChange>
          <w14:textFill>
            <w14:solidFill>
              <w14:schemeClr w14:val="tx1"/>
            </w14:solidFill>
          </w14:textFill>
        </w:rPr>
        <w:t>r</w:t>
      </w:r>
      <w:r>
        <w:rPr>
          <w:rFonts w:hint="eastAsia"/>
          <w:color w:val="000000" w:themeColor="text1"/>
          <w:lang w:val="en-US" w:eastAsia="zh-CN"/>
          <w:rPrChange w:id="19304" w:author="梁元" w:date="2019-05-14T19:51:36Z">
            <w:rPr>
              <w:rFonts w:hint="eastAsia"/>
              <w:lang w:val="en-US" w:eastAsia="zh-CN"/>
            </w:rPr>
          </w:rPrChange>
          <w14:textFill>
            <w14:solidFill>
              <w14:schemeClr w14:val="tx1"/>
            </w14:solidFill>
          </w14:textFill>
        </w:rPr>
        <w:t>eact-redux仅仅提供两个关键模块：Provider和connect。</w:t>
      </w:r>
    </w:p>
    <w:p>
      <w:pPr>
        <w:pStyle w:val="11"/>
        <w:spacing w:before="360" w:beforeAutospacing="0" w:after="360" w:afterAutospacing="0"/>
        <w:ind w:firstLine="420" w:firstLineChars="200"/>
        <w:rPr>
          <w:rFonts w:ascii="Helvetica Neue" w:hAnsi="Helvetica Neue"/>
          <w:color w:val="000000" w:themeColor="text1"/>
          <w:sz w:val="21"/>
          <w:szCs w:val="21"/>
          <w:rPrChange w:id="19306" w:author="梁元" w:date="2019-05-14T19:51:36Z">
            <w:rPr>
              <w:rFonts w:ascii="Helvetica Neue" w:hAnsi="Helvetica Neue"/>
              <w:color w:val="333333"/>
              <w:sz w:val="21"/>
              <w:szCs w:val="21"/>
            </w:rPr>
          </w:rPrChange>
          <w14:textFill>
            <w14:solidFill>
              <w14:schemeClr w14:val="tx1"/>
            </w14:solidFill>
          </w14:textFill>
        </w:rPr>
        <w:pPrChange w:id="19305" w:author="冷雪凝" w:date="2019-05-14T12:21:32Z">
          <w:pPr>
            <w:pStyle w:val="11"/>
            <w:spacing w:before="360" w:beforeAutospacing="0" w:after="360" w:afterAutospacing="0"/>
          </w:pPr>
        </w:pPrChange>
      </w:pPr>
      <w:r>
        <w:rPr>
          <w:rFonts w:ascii="Helvetica Neue" w:hAnsi="Helvetica Neue"/>
          <w:color w:val="000000" w:themeColor="text1"/>
          <w:sz w:val="21"/>
          <w:szCs w:val="21"/>
          <w:rPrChange w:id="19307" w:author="梁元" w:date="2019-05-14T19:51:36Z">
            <w:rPr>
              <w:rFonts w:ascii="Helvetica Neue" w:hAnsi="Helvetica Neue"/>
              <w:color w:val="333333"/>
              <w:sz w:val="21"/>
              <w:szCs w:val="21"/>
            </w:rPr>
          </w:rPrChange>
          <w14:textFill>
            <w14:solidFill>
              <w14:schemeClr w14:val="tx1"/>
            </w14:solidFill>
          </w14:textFill>
        </w:rPr>
        <w:t>源码：</w:t>
      </w:r>
    </w:p>
    <w:p>
      <w:pPr>
        <w:pStyle w:val="10"/>
        <w:wordWrap w:val="0"/>
        <w:spacing w:after="360"/>
        <w:ind w:firstLine="440" w:firstLineChars="200"/>
        <w:rPr>
          <w:rStyle w:val="19"/>
          <w:rFonts w:ascii="Consolas" w:hAnsi="Consolas"/>
          <w:color w:val="000000" w:themeColor="text1"/>
          <w:sz w:val="22"/>
          <w:szCs w:val="22"/>
          <w:rPrChange w:id="19309" w:author="梁元" w:date="2019-05-14T19:51:36Z">
            <w:rPr>
              <w:rStyle w:val="19"/>
              <w:rFonts w:ascii="Consolas" w:hAnsi="Consolas"/>
              <w:color w:val="657B83"/>
              <w:sz w:val="22"/>
              <w:szCs w:val="22"/>
            </w:rPr>
          </w:rPrChange>
          <w14:textFill>
            <w14:solidFill>
              <w14:schemeClr w14:val="tx1"/>
            </w14:solidFill>
          </w14:textFill>
        </w:rPr>
        <w:pPrChange w:id="19308" w:author="冷雪凝" w:date="2019-05-14T12:21:32Z">
          <w:pPr>
            <w:pStyle w:val="10"/>
            <w:wordWrap w:val="0"/>
            <w:spacing w:after="360"/>
          </w:pPr>
        </w:pPrChange>
      </w:pPr>
      <w:r>
        <w:rPr>
          <w:rStyle w:val="24"/>
          <w:rFonts w:hint="eastAsia" w:ascii="Consolas" w:hAnsi="Consolas"/>
          <w:color w:val="000000" w:themeColor="text1"/>
          <w:sz w:val="22"/>
          <w:szCs w:val="22"/>
          <w:rPrChange w:id="19310" w:author="梁元" w:date="2019-05-14T19:51:36Z">
            <w:rPr>
              <w:rStyle w:val="24"/>
              <w:rFonts w:hint="eastAsia" w:ascii="Consolas" w:hAnsi="Consolas"/>
              <w:color w:val="859900"/>
              <w:sz w:val="22"/>
              <w:szCs w:val="22"/>
            </w:rPr>
          </w:rPrChange>
          <w14:textFill>
            <w14:solidFill>
              <w14:schemeClr w14:val="tx1"/>
            </w14:solidFill>
          </w14:textFill>
        </w:rPr>
        <w:tab/>
      </w:r>
      <w:r>
        <w:rPr>
          <w:rStyle w:val="24"/>
          <w:rFonts w:ascii="Consolas" w:hAnsi="Consolas"/>
          <w:color w:val="000000" w:themeColor="text1"/>
          <w:sz w:val="22"/>
          <w:szCs w:val="22"/>
          <w:rPrChange w:id="19311" w:author="梁元" w:date="2019-05-14T19:51:36Z">
            <w:rPr>
              <w:rStyle w:val="24"/>
              <w:rFonts w:ascii="Consolas" w:hAnsi="Consolas"/>
              <w:color w:val="859900"/>
              <w:sz w:val="22"/>
              <w:szCs w:val="22"/>
            </w:rPr>
          </w:rPrChange>
          <w14:textFill>
            <w14:solidFill>
              <w14:schemeClr w14:val="tx1"/>
            </w14:solidFill>
          </w14:textFill>
        </w:rPr>
        <w:t>import</w:t>
      </w:r>
      <w:r>
        <w:rPr>
          <w:rStyle w:val="19"/>
          <w:rFonts w:ascii="Consolas" w:hAnsi="Consolas"/>
          <w:color w:val="000000" w:themeColor="text1"/>
          <w:sz w:val="22"/>
          <w:szCs w:val="22"/>
          <w:rPrChange w:id="19312" w:author="梁元" w:date="2019-05-14T19:51:36Z">
            <w:rPr>
              <w:rStyle w:val="19"/>
              <w:rFonts w:ascii="Consolas" w:hAnsi="Consolas"/>
              <w:color w:val="657B83"/>
              <w:sz w:val="22"/>
              <w:szCs w:val="22"/>
            </w:rPr>
          </w:rPrChange>
          <w14:textFill>
            <w14:solidFill>
              <w14:schemeClr w14:val="tx1"/>
            </w14:solidFill>
          </w14:textFill>
        </w:rPr>
        <w:t xml:space="preserve"> Provider </w:t>
      </w:r>
      <w:r>
        <w:rPr>
          <w:rStyle w:val="24"/>
          <w:rFonts w:ascii="Consolas" w:hAnsi="Consolas"/>
          <w:color w:val="000000" w:themeColor="text1"/>
          <w:sz w:val="22"/>
          <w:szCs w:val="22"/>
          <w:rPrChange w:id="19313" w:author="梁元" w:date="2019-05-14T19:51:36Z">
            <w:rPr>
              <w:rStyle w:val="24"/>
              <w:rFonts w:ascii="Consolas" w:hAnsi="Consolas"/>
              <w:color w:val="859900"/>
              <w:sz w:val="22"/>
              <w:szCs w:val="22"/>
            </w:rPr>
          </w:rPrChange>
          <w14:textFill>
            <w14:solidFill>
              <w14:schemeClr w14:val="tx1"/>
            </w14:solidFill>
          </w14:textFill>
        </w:rPr>
        <w:t>from</w:t>
      </w:r>
      <w:r>
        <w:rPr>
          <w:rStyle w:val="19"/>
          <w:rFonts w:ascii="Consolas" w:hAnsi="Consolas"/>
          <w:color w:val="000000" w:themeColor="text1"/>
          <w:sz w:val="22"/>
          <w:szCs w:val="22"/>
          <w:rPrChange w:id="19314" w:author="梁元" w:date="2019-05-14T19:51:36Z">
            <w:rPr>
              <w:rStyle w:val="19"/>
              <w:rFonts w:ascii="Consolas" w:hAnsi="Consolas"/>
              <w:color w:val="657B83"/>
              <w:sz w:val="22"/>
              <w:szCs w:val="22"/>
            </w:rPr>
          </w:rPrChange>
          <w14:textFill>
            <w14:solidFill>
              <w14:schemeClr w14:val="tx1"/>
            </w14:solidFill>
          </w14:textFill>
        </w:rPr>
        <w:t xml:space="preserve"> </w:t>
      </w:r>
      <w:r>
        <w:rPr>
          <w:rStyle w:val="25"/>
          <w:rFonts w:ascii="Consolas" w:hAnsi="Consolas"/>
          <w:color w:val="000000" w:themeColor="text1"/>
          <w:sz w:val="22"/>
          <w:szCs w:val="22"/>
          <w:rPrChange w:id="19315" w:author="梁元" w:date="2019-05-14T19:51:36Z">
            <w:rPr>
              <w:rStyle w:val="25"/>
              <w:rFonts w:ascii="Consolas" w:hAnsi="Consolas"/>
              <w:color w:val="2AA198"/>
              <w:sz w:val="22"/>
              <w:szCs w:val="22"/>
            </w:rPr>
          </w:rPrChange>
          <w14:textFill>
            <w14:solidFill>
              <w14:schemeClr w14:val="tx1"/>
            </w14:solidFill>
          </w14:textFill>
        </w:rPr>
        <w:t>'./components/Provider'</w:t>
      </w:r>
    </w:p>
    <w:p>
      <w:pPr>
        <w:pStyle w:val="10"/>
        <w:wordWrap w:val="0"/>
        <w:spacing w:after="360"/>
        <w:ind w:firstLine="440" w:firstLineChars="200"/>
        <w:rPr>
          <w:rStyle w:val="19"/>
          <w:rFonts w:ascii="Consolas" w:hAnsi="Consolas"/>
          <w:color w:val="000000" w:themeColor="text1"/>
          <w:sz w:val="22"/>
          <w:szCs w:val="22"/>
          <w:rPrChange w:id="19317" w:author="梁元" w:date="2019-05-14T19:51:36Z">
            <w:rPr>
              <w:rStyle w:val="19"/>
              <w:rFonts w:ascii="Consolas" w:hAnsi="Consolas"/>
              <w:color w:val="657B83"/>
              <w:sz w:val="22"/>
              <w:szCs w:val="22"/>
            </w:rPr>
          </w:rPrChange>
          <w14:textFill>
            <w14:solidFill>
              <w14:schemeClr w14:val="tx1"/>
            </w14:solidFill>
          </w14:textFill>
        </w:rPr>
        <w:pPrChange w:id="19316" w:author="冷雪凝" w:date="2019-05-14T12:21:32Z">
          <w:pPr>
            <w:pStyle w:val="10"/>
            <w:wordWrap w:val="0"/>
            <w:spacing w:after="360"/>
          </w:pPr>
        </w:pPrChange>
      </w:pPr>
      <w:r>
        <w:rPr>
          <w:rStyle w:val="24"/>
          <w:rFonts w:hint="eastAsia" w:ascii="Consolas" w:hAnsi="Consolas"/>
          <w:color w:val="000000" w:themeColor="text1"/>
          <w:sz w:val="22"/>
          <w:szCs w:val="22"/>
          <w:rPrChange w:id="19318" w:author="梁元" w:date="2019-05-14T19:51:36Z">
            <w:rPr>
              <w:rStyle w:val="24"/>
              <w:rFonts w:hint="eastAsia" w:ascii="Consolas" w:hAnsi="Consolas"/>
              <w:color w:val="859900"/>
              <w:sz w:val="22"/>
              <w:szCs w:val="22"/>
            </w:rPr>
          </w:rPrChange>
          <w14:textFill>
            <w14:solidFill>
              <w14:schemeClr w14:val="tx1"/>
            </w14:solidFill>
          </w14:textFill>
        </w:rPr>
        <w:tab/>
      </w:r>
      <w:r>
        <w:rPr>
          <w:rStyle w:val="24"/>
          <w:rFonts w:ascii="Consolas" w:hAnsi="Consolas"/>
          <w:color w:val="000000" w:themeColor="text1"/>
          <w:sz w:val="22"/>
          <w:szCs w:val="22"/>
          <w:rPrChange w:id="19319" w:author="梁元" w:date="2019-05-14T19:51:36Z">
            <w:rPr>
              <w:rStyle w:val="24"/>
              <w:rFonts w:ascii="Consolas" w:hAnsi="Consolas"/>
              <w:color w:val="859900"/>
              <w:sz w:val="22"/>
              <w:szCs w:val="22"/>
            </w:rPr>
          </w:rPrChange>
          <w14:textFill>
            <w14:solidFill>
              <w14:schemeClr w14:val="tx1"/>
            </w14:solidFill>
          </w14:textFill>
        </w:rPr>
        <w:t>import</w:t>
      </w:r>
      <w:r>
        <w:rPr>
          <w:rStyle w:val="19"/>
          <w:rFonts w:ascii="Consolas" w:hAnsi="Consolas"/>
          <w:color w:val="000000" w:themeColor="text1"/>
          <w:sz w:val="22"/>
          <w:szCs w:val="22"/>
          <w:rPrChange w:id="19320" w:author="梁元" w:date="2019-05-14T19:51:36Z">
            <w:rPr>
              <w:rStyle w:val="19"/>
              <w:rFonts w:ascii="Consolas" w:hAnsi="Consolas"/>
              <w:color w:val="657B83"/>
              <w:sz w:val="22"/>
              <w:szCs w:val="22"/>
            </w:rPr>
          </w:rPrChange>
          <w14:textFill>
            <w14:solidFill>
              <w14:schemeClr w14:val="tx1"/>
            </w14:solidFill>
          </w14:textFill>
        </w:rPr>
        <w:t xml:space="preserve"> connect </w:t>
      </w:r>
      <w:r>
        <w:rPr>
          <w:rStyle w:val="24"/>
          <w:rFonts w:ascii="Consolas" w:hAnsi="Consolas"/>
          <w:color w:val="000000" w:themeColor="text1"/>
          <w:sz w:val="22"/>
          <w:szCs w:val="22"/>
          <w:rPrChange w:id="19321" w:author="梁元" w:date="2019-05-14T19:51:36Z">
            <w:rPr>
              <w:rStyle w:val="24"/>
              <w:rFonts w:ascii="Consolas" w:hAnsi="Consolas"/>
              <w:color w:val="859900"/>
              <w:sz w:val="22"/>
              <w:szCs w:val="22"/>
            </w:rPr>
          </w:rPrChange>
          <w14:textFill>
            <w14:solidFill>
              <w14:schemeClr w14:val="tx1"/>
            </w14:solidFill>
          </w14:textFill>
        </w:rPr>
        <w:t>from</w:t>
      </w:r>
      <w:r>
        <w:rPr>
          <w:rStyle w:val="19"/>
          <w:rFonts w:ascii="Consolas" w:hAnsi="Consolas"/>
          <w:color w:val="000000" w:themeColor="text1"/>
          <w:sz w:val="22"/>
          <w:szCs w:val="22"/>
          <w:rPrChange w:id="19322" w:author="梁元" w:date="2019-05-14T19:51:36Z">
            <w:rPr>
              <w:rStyle w:val="19"/>
              <w:rFonts w:ascii="Consolas" w:hAnsi="Consolas"/>
              <w:color w:val="657B83"/>
              <w:sz w:val="22"/>
              <w:szCs w:val="22"/>
            </w:rPr>
          </w:rPrChange>
          <w14:textFill>
            <w14:solidFill>
              <w14:schemeClr w14:val="tx1"/>
            </w14:solidFill>
          </w14:textFill>
        </w:rPr>
        <w:t xml:space="preserve"> </w:t>
      </w:r>
      <w:r>
        <w:rPr>
          <w:rStyle w:val="25"/>
          <w:rFonts w:ascii="Consolas" w:hAnsi="Consolas"/>
          <w:color w:val="000000" w:themeColor="text1"/>
          <w:sz w:val="22"/>
          <w:szCs w:val="22"/>
          <w:rPrChange w:id="19323" w:author="梁元" w:date="2019-05-14T19:51:36Z">
            <w:rPr>
              <w:rStyle w:val="25"/>
              <w:rFonts w:ascii="Consolas" w:hAnsi="Consolas"/>
              <w:color w:val="2AA198"/>
              <w:sz w:val="22"/>
              <w:szCs w:val="22"/>
            </w:rPr>
          </w:rPrChange>
          <w14:textFill>
            <w14:solidFill>
              <w14:schemeClr w14:val="tx1"/>
            </w14:solidFill>
          </w14:textFill>
        </w:rPr>
        <w:t>'./components/connect'</w:t>
      </w:r>
    </w:p>
    <w:p>
      <w:pPr>
        <w:pStyle w:val="10"/>
        <w:wordWrap w:val="0"/>
        <w:spacing w:after="360"/>
        <w:ind w:firstLine="440" w:firstLineChars="200"/>
        <w:rPr>
          <w:rFonts w:ascii="Consolas" w:hAnsi="Consolas"/>
          <w:color w:val="000000" w:themeColor="text1"/>
          <w:sz w:val="22"/>
          <w:szCs w:val="22"/>
          <w:rPrChange w:id="19325" w:author="梁元" w:date="2019-05-14T19:51:36Z">
            <w:rPr>
              <w:rFonts w:ascii="Consolas" w:hAnsi="Consolas"/>
              <w:color w:val="657B83"/>
              <w:sz w:val="22"/>
              <w:szCs w:val="22"/>
            </w:rPr>
          </w:rPrChange>
          <w14:textFill>
            <w14:solidFill>
              <w14:schemeClr w14:val="tx1"/>
            </w14:solidFill>
          </w14:textFill>
        </w:rPr>
        <w:pPrChange w:id="19324" w:author="冷雪凝" w:date="2019-05-14T12:21:32Z">
          <w:pPr>
            <w:pStyle w:val="10"/>
            <w:wordWrap w:val="0"/>
            <w:spacing w:after="360"/>
          </w:pPr>
        </w:pPrChange>
      </w:pPr>
      <w:r>
        <w:rPr>
          <w:rStyle w:val="19"/>
          <w:rFonts w:hint="eastAsia" w:ascii="Consolas" w:hAnsi="Consolas"/>
          <w:color w:val="000000" w:themeColor="text1"/>
          <w:sz w:val="22"/>
          <w:szCs w:val="22"/>
          <w:rPrChange w:id="19326" w:author="梁元" w:date="2019-05-14T19:51:36Z">
            <w:rPr>
              <w:rStyle w:val="19"/>
              <w:rFonts w:hint="eastAsia" w:ascii="Consolas" w:hAnsi="Consolas"/>
              <w:color w:val="657B83"/>
              <w:sz w:val="22"/>
              <w:szCs w:val="22"/>
            </w:rPr>
          </w:rPrChange>
          <w14:textFill>
            <w14:solidFill>
              <w14:schemeClr w14:val="tx1"/>
            </w14:solidFill>
          </w14:textFill>
        </w:rPr>
        <w:tab/>
      </w:r>
      <w:r>
        <w:rPr>
          <w:rStyle w:val="19"/>
          <w:rFonts w:ascii="Consolas" w:hAnsi="Consolas"/>
          <w:color w:val="000000" w:themeColor="text1"/>
          <w:sz w:val="22"/>
          <w:szCs w:val="22"/>
          <w:rPrChange w:id="19327" w:author="梁元" w:date="2019-05-14T19:51:36Z">
            <w:rPr>
              <w:rStyle w:val="19"/>
              <w:rFonts w:ascii="Consolas" w:hAnsi="Consolas"/>
              <w:color w:val="657B83"/>
              <w:sz w:val="22"/>
              <w:szCs w:val="22"/>
            </w:rPr>
          </w:rPrChange>
          <w14:textFill>
            <w14:solidFill>
              <w14:schemeClr w14:val="tx1"/>
            </w14:solidFill>
          </w14:textFill>
        </w:rPr>
        <w:t>export { Provider, connect }</w:t>
      </w:r>
    </w:p>
    <w:p>
      <w:pPr>
        <w:pStyle w:val="11"/>
        <w:numPr>
          <w:ilvl w:val="0"/>
          <w:numId w:val="25"/>
        </w:numPr>
        <w:spacing w:before="0" w:beforeAutospacing="0" w:after="0" w:afterAutospacing="0"/>
        <w:ind w:firstLine="420" w:firstLineChars="200"/>
        <w:rPr>
          <w:rFonts w:ascii="Helvetica Neue" w:hAnsi="Helvetica Neue"/>
          <w:color w:val="000000" w:themeColor="text1"/>
          <w:sz w:val="21"/>
          <w:szCs w:val="21"/>
          <w:rPrChange w:id="19329" w:author="梁元" w:date="2019-05-14T19:51:36Z">
            <w:rPr>
              <w:rFonts w:ascii="Helvetica Neue" w:hAnsi="Helvetica Neue"/>
              <w:color w:val="333333"/>
              <w:sz w:val="21"/>
              <w:szCs w:val="21"/>
            </w:rPr>
          </w:rPrChange>
          <w14:textFill>
            <w14:solidFill>
              <w14:schemeClr w14:val="tx1"/>
            </w14:solidFill>
          </w14:textFill>
        </w:rPr>
        <w:pPrChange w:id="19328" w:author="冷雪凝" w:date="2019-05-14T12:21:32Z">
          <w:pPr>
            <w:pStyle w:val="11"/>
            <w:numPr>
              <w:ilvl w:val="0"/>
              <w:numId w:val="25"/>
            </w:numPr>
            <w:spacing w:before="0" w:beforeAutospacing="0" w:after="0" w:afterAutospacing="0"/>
          </w:pPr>
        </w:pPrChange>
      </w:pPr>
      <w:r>
        <w:rPr>
          <w:rFonts w:ascii="Helvetica Neue" w:hAnsi="Helvetica Neue"/>
          <w:color w:val="000000" w:themeColor="text1"/>
          <w:sz w:val="21"/>
          <w:szCs w:val="21"/>
          <w:rPrChange w:id="19330" w:author="梁元" w:date="2019-05-14T19:51:36Z">
            <w:rPr>
              <w:rFonts w:ascii="Helvetica Neue" w:hAnsi="Helvetica Neue"/>
              <w:color w:val="333333"/>
              <w:sz w:val="21"/>
              <w:szCs w:val="21"/>
            </w:rPr>
          </w:rPrChange>
          <w14:textFill>
            <w14:solidFill>
              <w14:schemeClr w14:val="tx1"/>
            </w14:solidFill>
          </w14:textFill>
        </w:rPr>
        <w:t>Provider：是一个组件，接受一个store属性和一个子组件（也就是上面说到的：store是redux提供的，容器组件是是react提供的。）</w:t>
      </w:r>
    </w:p>
    <w:p>
      <w:pPr>
        <w:ind w:firstLine="480" w:firstLineChars="200"/>
        <w:rPr>
          <w:color w:val="000000" w:themeColor="text1"/>
          <w:rPrChange w:id="19332" w:author="梁元" w:date="2019-05-14T19:51:36Z">
            <w:rPr/>
          </w:rPrChange>
          <w14:textFill>
            <w14:solidFill>
              <w14:schemeClr w14:val="tx1"/>
            </w14:solidFill>
          </w14:textFill>
        </w:rPr>
        <w:pPrChange w:id="19331" w:author="冷雪凝" w:date="2019-05-14T12:21:32Z">
          <w:pPr/>
        </w:pPrChange>
      </w:pPr>
    </w:p>
    <w:p>
      <w:pPr>
        <w:pStyle w:val="3"/>
        <w:numPr>
          <w:ilvl w:val="0"/>
          <w:numId w:val="23"/>
        </w:numPr>
        <w:spacing w:line="240" w:lineRule="auto"/>
        <w:ind w:firstLine="562" w:firstLineChars="200"/>
        <w:rPr>
          <w:rFonts w:hint="eastAsia" w:ascii="仿宋" w:hAnsi="仿宋" w:eastAsia="仿宋"/>
          <w:color w:val="000000" w:themeColor="text1"/>
          <w:sz w:val="28"/>
          <w:szCs w:val="28"/>
          <w:rPrChange w:id="19334" w:author="梁元" w:date="2019-05-14T19:51:36Z">
            <w:rPr>
              <w:rFonts w:hint="eastAsia" w:ascii="仿宋" w:hAnsi="仿宋" w:eastAsia="仿宋"/>
              <w:sz w:val="28"/>
              <w:szCs w:val="28"/>
            </w:rPr>
          </w:rPrChange>
          <w14:textFill>
            <w14:solidFill>
              <w14:schemeClr w14:val="tx1"/>
            </w14:solidFill>
          </w14:textFill>
        </w:rPr>
        <w:pPrChange w:id="19333" w:author="冷雪凝" w:date="2019-05-14T12:21:32Z">
          <w:pPr>
            <w:pStyle w:val="3"/>
            <w:numPr>
              <w:ilvl w:val="0"/>
              <w:numId w:val="23"/>
            </w:numPr>
          </w:pPr>
        </w:pPrChange>
      </w:pPr>
      <w:bookmarkStart w:id="613" w:name="_Toc19161_WPSOffice_Level2"/>
      <w:bookmarkStart w:id="614" w:name="_Toc4739_WPSOffice_Level2"/>
      <w:r>
        <w:rPr>
          <w:rFonts w:hint="eastAsia" w:ascii="仿宋" w:hAnsi="仿宋" w:eastAsia="仿宋"/>
          <w:color w:val="000000" w:themeColor="text1"/>
          <w:sz w:val="28"/>
          <w:szCs w:val="28"/>
          <w:rPrChange w:id="19335" w:author="梁元" w:date="2019-05-14T19:51:36Z">
            <w:rPr>
              <w:rFonts w:hint="eastAsia" w:ascii="仿宋" w:hAnsi="仿宋" w:eastAsia="仿宋"/>
              <w:sz w:val="28"/>
              <w:szCs w:val="28"/>
            </w:rPr>
          </w:rPrChange>
          <w14:textFill>
            <w14:solidFill>
              <w14:schemeClr w14:val="tx1"/>
            </w14:solidFill>
          </w14:textFill>
        </w:rPr>
        <w:t>通常解法</w:t>
      </w:r>
      <w:bookmarkEnd w:id="613"/>
      <w:bookmarkEnd w:id="614"/>
    </w:p>
    <w:p>
      <w:pPr>
        <w:pStyle w:val="10"/>
        <w:wordWrap w:val="0"/>
        <w:spacing w:after="360"/>
        <w:ind w:firstLine="440" w:firstLineChars="200"/>
        <w:rPr>
          <w:rStyle w:val="19"/>
          <w:rFonts w:ascii="Consolas" w:hAnsi="Consolas"/>
          <w:color w:val="000000" w:themeColor="text1"/>
          <w:sz w:val="22"/>
          <w:szCs w:val="22"/>
          <w:rPrChange w:id="19337" w:author="梁元" w:date="2019-05-14T19:51:36Z">
            <w:rPr>
              <w:rStyle w:val="19"/>
              <w:rFonts w:ascii="Consolas" w:hAnsi="Consolas"/>
              <w:color w:val="657B83"/>
              <w:sz w:val="22"/>
              <w:szCs w:val="22"/>
            </w:rPr>
          </w:rPrChange>
          <w14:textFill>
            <w14:solidFill>
              <w14:schemeClr w14:val="tx1"/>
            </w14:solidFill>
          </w14:textFill>
        </w:rPr>
        <w:pPrChange w:id="19336" w:author="冷雪凝" w:date="2019-05-14T12:21:32Z">
          <w:pPr>
            <w:pStyle w:val="10"/>
            <w:wordWrap w:val="0"/>
            <w:spacing w:after="360"/>
          </w:pPr>
        </w:pPrChange>
      </w:pPr>
      <w:r>
        <w:rPr>
          <w:rStyle w:val="19"/>
          <w:rFonts w:ascii="Consolas" w:hAnsi="Consolas"/>
          <w:color w:val="000000" w:themeColor="text1"/>
          <w:sz w:val="22"/>
          <w:szCs w:val="22"/>
          <w:rPrChange w:id="19338" w:author="梁元" w:date="2019-05-14T19:51:36Z">
            <w:rPr>
              <w:rStyle w:val="19"/>
              <w:rFonts w:ascii="Consolas" w:hAnsi="Consolas"/>
              <w:color w:val="657B83"/>
              <w:sz w:val="22"/>
              <w:szCs w:val="22"/>
            </w:rPr>
          </w:rPrChange>
          <w14:textFill>
            <w14:solidFill>
              <w14:schemeClr w14:val="tx1"/>
            </w14:solidFill>
          </w14:textFill>
        </w:rPr>
        <w:t>ReactDOM.render(</w:t>
      </w:r>
    </w:p>
    <w:p>
      <w:pPr>
        <w:pStyle w:val="10"/>
        <w:wordWrap w:val="0"/>
        <w:spacing w:after="360"/>
        <w:ind w:firstLine="440" w:firstLineChars="200"/>
        <w:rPr>
          <w:rStyle w:val="19"/>
          <w:rFonts w:ascii="Consolas" w:hAnsi="Consolas"/>
          <w:color w:val="000000" w:themeColor="text1"/>
          <w:sz w:val="22"/>
          <w:szCs w:val="22"/>
          <w:rPrChange w:id="19340" w:author="梁元" w:date="2019-05-14T19:51:36Z">
            <w:rPr>
              <w:rStyle w:val="19"/>
              <w:rFonts w:ascii="Consolas" w:hAnsi="Consolas"/>
              <w:color w:val="657B83"/>
              <w:sz w:val="22"/>
              <w:szCs w:val="22"/>
            </w:rPr>
          </w:rPrChange>
          <w14:textFill>
            <w14:solidFill>
              <w14:schemeClr w14:val="tx1"/>
            </w14:solidFill>
          </w14:textFill>
        </w:rPr>
        <w:pPrChange w:id="19339" w:author="冷雪凝" w:date="2019-05-14T12:21:32Z">
          <w:pPr>
            <w:pStyle w:val="10"/>
            <w:wordWrap w:val="0"/>
            <w:spacing w:after="360"/>
          </w:pPr>
        </w:pPrChange>
      </w:pPr>
      <w:r>
        <w:rPr>
          <w:rStyle w:val="19"/>
          <w:rFonts w:ascii="Consolas" w:hAnsi="Consolas"/>
          <w:color w:val="000000" w:themeColor="text1"/>
          <w:sz w:val="22"/>
          <w:szCs w:val="22"/>
          <w:rPrChange w:id="19341" w:author="梁元" w:date="2019-05-14T19:51:36Z">
            <w:rPr>
              <w:rStyle w:val="19"/>
              <w:rFonts w:ascii="Consolas" w:hAnsi="Consolas"/>
              <w:color w:val="657B83"/>
              <w:sz w:val="22"/>
              <w:szCs w:val="22"/>
            </w:rPr>
          </w:rPrChange>
          <w14:textFill>
            <w14:solidFill>
              <w14:schemeClr w14:val="tx1"/>
            </w14:solidFill>
          </w14:textFill>
        </w:rPr>
        <w:t xml:space="preserve">    </w:t>
      </w:r>
      <w:r>
        <w:rPr>
          <w:rStyle w:val="26"/>
          <w:rFonts w:ascii="Consolas" w:hAnsi="Consolas"/>
          <w:color w:val="000000" w:themeColor="text1"/>
          <w:sz w:val="22"/>
          <w:szCs w:val="22"/>
          <w:rPrChange w:id="19342" w:author="梁元" w:date="2019-05-14T19:51:36Z">
            <w:rPr>
              <w:rStyle w:val="26"/>
              <w:rFonts w:ascii="Consolas" w:hAnsi="Consolas"/>
              <w:color w:val="657B83"/>
              <w:sz w:val="22"/>
              <w:szCs w:val="22"/>
            </w:rPr>
          </w:rPrChange>
          <w14:textFill>
            <w14:solidFill>
              <w14:schemeClr w14:val="tx1"/>
            </w14:solidFill>
          </w14:textFill>
        </w:rPr>
        <w:t>&lt;</w:t>
      </w:r>
      <w:r>
        <w:rPr>
          <w:rStyle w:val="27"/>
          <w:rFonts w:ascii="Consolas" w:hAnsi="Consolas"/>
          <w:color w:val="000000" w:themeColor="text1"/>
          <w:sz w:val="22"/>
          <w:szCs w:val="22"/>
          <w:rPrChange w:id="19343" w:author="梁元" w:date="2019-05-14T19:51:36Z">
            <w:rPr>
              <w:rStyle w:val="27"/>
              <w:rFonts w:ascii="Consolas" w:hAnsi="Consolas"/>
              <w:color w:val="268BD2"/>
              <w:sz w:val="22"/>
              <w:szCs w:val="22"/>
            </w:rPr>
          </w:rPrChange>
          <w14:textFill>
            <w14:solidFill>
              <w14:schemeClr w14:val="tx1"/>
            </w14:solidFill>
          </w14:textFill>
        </w:rPr>
        <w:t>Provider</w:t>
      </w:r>
      <w:r>
        <w:rPr>
          <w:rStyle w:val="26"/>
          <w:rFonts w:ascii="Consolas" w:hAnsi="Consolas"/>
          <w:color w:val="000000" w:themeColor="text1"/>
          <w:sz w:val="22"/>
          <w:szCs w:val="22"/>
          <w:rPrChange w:id="19344" w:author="梁元" w:date="2019-05-14T19:51:36Z">
            <w:rPr>
              <w:rStyle w:val="26"/>
              <w:rFonts w:ascii="Consolas" w:hAnsi="Consolas"/>
              <w:color w:val="657B83"/>
              <w:sz w:val="22"/>
              <w:szCs w:val="22"/>
            </w:rPr>
          </w:rPrChange>
          <w14:textFill>
            <w14:solidFill>
              <w14:schemeClr w14:val="tx1"/>
            </w14:solidFill>
          </w14:textFill>
        </w:rPr>
        <w:t xml:space="preserve"> </w:t>
      </w:r>
      <w:r>
        <w:rPr>
          <w:rStyle w:val="28"/>
          <w:rFonts w:ascii="Consolas" w:hAnsi="Consolas"/>
          <w:color w:val="000000" w:themeColor="text1"/>
          <w:sz w:val="22"/>
          <w:szCs w:val="22"/>
          <w:rPrChange w:id="19345" w:author="梁元" w:date="2019-05-14T19:51:36Z">
            <w:rPr>
              <w:rStyle w:val="28"/>
              <w:rFonts w:ascii="Consolas" w:hAnsi="Consolas"/>
              <w:color w:val="B58900"/>
              <w:sz w:val="22"/>
              <w:szCs w:val="22"/>
            </w:rPr>
          </w:rPrChange>
          <w14:textFill>
            <w14:solidFill>
              <w14:schemeClr w14:val="tx1"/>
            </w14:solidFill>
          </w14:textFill>
        </w:rPr>
        <w:t>store</w:t>
      </w:r>
      <w:r>
        <w:rPr>
          <w:rStyle w:val="26"/>
          <w:rFonts w:ascii="Consolas" w:hAnsi="Consolas"/>
          <w:color w:val="000000" w:themeColor="text1"/>
          <w:sz w:val="22"/>
          <w:szCs w:val="22"/>
          <w:rPrChange w:id="19346" w:author="梁元" w:date="2019-05-14T19:51:36Z">
            <w:rPr>
              <w:rStyle w:val="26"/>
              <w:rFonts w:ascii="Consolas" w:hAnsi="Consolas"/>
              <w:color w:val="657B83"/>
              <w:sz w:val="22"/>
              <w:szCs w:val="22"/>
            </w:rPr>
          </w:rPrChange>
          <w14:textFill>
            <w14:solidFill>
              <w14:schemeClr w14:val="tx1"/>
            </w14:solidFill>
          </w14:textFill>
        </w:rPr>
        <w:t>=</w:t>
      </w:r>
      <w:r>
        <w:rPr>
          <w:rStyle w:val="29"/>
          <w:rFonts w:ascii="Consolas" w:hAnsi="Consolas"/>
          <w:color w:val="000000" w:themeColor="text1"/>
          <w:sz w:val="22"/>
          <w:szCs w:val="22"/>
          <w:rPrChange w:id="19347" w:author="梁元" w:date="2019-05-14T19:51:36Z">
            <w:rPr>
              <w:rStyle w:val="29"/>
              <w:rFonts w:ascii="Consolas" w:hAnsi="Consolas"/>
              <w:color w:val="2AA198"/>
              <w:sz w:val="22"/>
              <w:szCs w:val="22"/>
            </w:rPr>
          </w:rPrChange>
          <w14:textFill>
            <w14:solidFill>
              <w14:schemeClr w14:val="tx1"/>
            </w14:solidFill>
          </w14:textFill>
        </w:rPr>
        <w:t>{store}</w:t>
      </w:r>
      <w:r>
        <w:rPr>
          <w:rStyle w:val="26"/>
          <w:rFonts w:ascii="Consolas" w:hAnsi="Consolas"/>
          <w:color w:val="000000" w:themeColor="text1"/>
          <w:sz w:val="22"/>
          <w:szCs w:val="22"/>
          <w:rPrChange w:id="19348" w:author="梁元" w:date="2019-05-14T19:51:36Z">
            <w:rPr>
              <w:rStyle w:val="26"/>
              <w:rFonts w:ascii="Consolas" w:hAnsi="Consolas"/>
              <w:color w:val="657B83"/>
              <w:sz w:val="22"/>
              <w:szCs w:val="22"/>
            </w:rPr>
          </w:rPrChange>
          <w14:textFill>
            <w14:solidFill>
              <w14:schemeClr w14:val="tx1"/>
            </w14:solidFill>
          </w14:textFill>
        </w:rPr>
        <w:t>&gt;</w:t>
      </w:r>
    </w:p>
    <w:p>
      <w:pPr>
        <w:pStyle w:val="10"/>
        <w:wordWrap w:val="0"/>
        <w:spacing w:after="360"/>
        <w:ind w:firstLine="440" w:firstLineChars="200"/>
        <w:rPr>
          <w:rStyle w:val="19"/>
          <w:rFonts w:ascii="Consolas" w:hAnsi="Consolas"/>
          <w:color w:val="000000" w:themeColor="text1"/>
          <w:sz w:val="22"/>
          <w:szCs w:val="22"/>
          <w:rPrChange w:id="19350" w:author="梁元" w:date="2019-05-14T19:51:36Z">
            <w:rPr>
              <w:rStyle w:val="19"/>
              <w:rFonts w:ascii="Consolas" w:hAnsi="Consolas"/>
              <w:color w:val="657B83"/>
              <w:sz w:val="22"/>
              <w:szCs w:val="22"/>
            </w:rPr>
          </w:rPrChange>
          <w14:textFill>
            <w14:solidFill>
              <w14:schemeClr w14:val="tx1"/>
            </w14:solidFill>
          </w14:textFill>
        </w:rPr>
        <w:pPrChange w:id="19349" w:author="冷雪凝" w:date="2019-05-14T12:21:32Z">
          <w:pPr>
            <w:pStyle w:val="10"/>
            <w:wordWrap w:val="0"/>
            <w:spacing w:after="360"/>
          </w:pPr>
        </w:pPrChange>
      </w:pPr>
      <w:r>
        <w:rPr>
          <w:rStyle w:val="19"/>
          <w:rFonts w:ascii="Consolas" w:hAnsi="Consolas"/>
          <w:color w:val="000000" w:themeColor="text1"/>
          <w:sz w:val="22"/>
          <w:szCs w:val="22"/>
          <w:rPrChange w:id="19351" w:author="梁元" w:date="2019-05-14T19:51:36Z">
            <w:rPr>
              <w:rStyle w:val="19"/>
              <w:rFonts w:ascii="Consolas" w:hAnsi="Consolas"/>
              <w:color w:val="657B83"/>
              <w:sz w:val="22"/>
              <w:szCs w:val="22"/>
            </w:rPr>
          </w:rPrChange>
          <w14:textFill>
            <w14:solidFill>
              <w14:schemeClr w14:val="tx1"/>
            </w14:solidFill>
          </w14:textFill>
        </w:rPr>
        <w:t xml:space="preserve">      </w:t>
      </w:r>
      <w:r>
        <w:rPr>
          <w:rStyle w:val="26"/>
          <w:rFonts w:ascii="Consolas" w:hAnsi="Consolas"/>
          <w:color w:val="000000" w:themeColor="text1"/>
          <w:sz w:val="22"/>
          <w:szCs w:val="22"/>
          <w:rPrChange w:id="19352" w:author="梁元" w:date="2019-05-14T19:51:36Z">
            <w:rPr>
              <w:rStyle w:val="26"/>
              <w:rFonts w:ascii="Consolas" w:hAnsi="Consolas"/>
              <w:color w:val="657B83"/>
              <w:sz w:val="22"/>
              <w:szCs w:val="22"/>
            </w:rPr>
          </w:rPrChange>
          <w14:textFill>
            <w14:solidFill>
              <w14:schemeClr w14:val="tx1"/>
            </w14:solidFill>
          </w14:textFill>
        </w:rPr>
        <w:t>&lt;</w:t>
      </w:r>
      <w:r>
        <w:rPr>
          <w:rStyle w:val="27"/>
          <w:rFonts w:ascii="Consolas" w:hAnsi="Consolas"/>
          <w:color w:val="000000" w:themeColor="text1"/>
          <w:sz w:val="22"/>
          <w:szCs w:val="22"/>
          <w:rPrChange w:id="19353" w:author="梁元" w:date="2019-05-14T19:51:36Z">
            <w:rPr>
              <w:rStyle w:val="27"/>
              <w:rFonts w:ascii="Consolas" w:hAnsi="Consolas"/>
              <w:color w:val="268BD2"/>
              <w:sz w:val="22"/>
              <w:szCs w:val="22"/>
            </w:rPr>
          </w:rPrChange>
          <w14:textFill>
            <w14:solidFill>
              <w14:schemeClr w14:val="tx1"/>
            </w14:solidFill>
          </w14:textFill>
        </w:rPr>
        <w:t>Handler</w:t>
      </w:r>
      <w:r>
        <w:rPr>
          <w:rStyle w:val="26"/>
          <w:rFonts w:ascii="Consolas" w:hAnsi="Consolas"/>
          <w:color w:val="000000" w:themeColor="text1"/>
          <w:sz w:val="22"/>
          <w:szCs w:val="22"/>
          <w:rPrChange w:id="19354" w:author="梁元" w:date="2019-05-14T19:51:36Z">
            <w:rPr>
              <w:rStyle w:val="26"/>
              <w:rFonts w:ascii="Consolas" w:hAnsi="Consolas"/>
              <w:color w:val="657B83"/>
              <w:sz w:val="22"/>
              <w:szCs w:val="22"/>
            </w:rPr>
          </w:rPrChange>
          <w14:textFill>
            <w14:solidFill>
              <w14:schemeClr w14:val="tx1"/>
            </w14:solidFill>
          </w14:textFill>
        </w:rPr>
        <w:t xml:space="preserve"> </w:t>
      </w:r>
      <w:r>
        <w:rPr>
          <w:rStyle w:val="28"/>
          <w:rFonts w:ascii="Consolas" w:hAnsi="Consolas"/>
          <w:color w:val="000000" w:themeColor="text1"/>
          <w:sz w:val="22"/>
          <w:szCs w:val="22"/>
          <w:rPrChange w:id="19355" w:author="梁元" w:date="2019-05-14T19:51:36Z">
            <w:rPr>
              <w:rStyle w:val="28"/>
              <w:rFonts w:ascii="Consolas" w:hAnsi="Consolas"/>
              <w:color w:val="B58900"/>
              <w:sz w:val="22"/>
              <w:szCs w:val="22"/>
            </w:rPr>
          </w:rPrChange>
          <w14:textFill>
            <w14:solidFill>
              <w14:schemeClr w14:val="tx1"/>
            </w14:solidFill>
          </w14:textFill>
        </w:rPr>
        <w:t>routerState</w:t>
      </w:r>
      <w:r>
        <w:rPr>
          <w:rStyle w:val="26"/>
          <w:rFonts w:ascii="Consolas" w:hAnsi="Consolas"/>
          <w:color w:val="000000" w:themeColor="text1"/>
          <w:sz w:val="22"/>
          <w:szCs w:val="22"/>
          <w:rPrChange w:id="19356" w:author="梁元" w:date="2019-05-14T19:51:36Z">
            <w:rPr>
              <w:rStyle w:val="26"/>
              <w:rFonts w:ascii="Consolas" w:hAnsi="Consolas"/>
              <w:color w:val="657B83"/>
              <w:sz w:val="22"/>
              <w:szCs w:val="22"/>
            </w:rPr>
          </w:rPrChange>
          <w14:textFill>
            <w14:solidFill>
              <w14:schemeClr w14:val="tx1"/>
            </w14:solidFill>
          </w14:textFill>
        </w:rPr>
        <w:t>=</w:t>
      </w:r>
      <w:r>
        <w:rPr>
          <w:rStyle w:val="29"/>
          <w:rFonts w:ascii="Consolas" w:hAnsi="Consolas"/>
          <w:color w:val="000000" w:themeColor="text1"/>
          <w:sz w:val="22"/>
          <w:szCs w:val="22"/>
          <w:rPrChange w:id="19357" w:author="梁元" w:date="2019-05-14T19:51:36Z">
            <w:rPr>
              <w:rStyle w:val="29"/>
              <w:rFonts w:ascii="Consolas" w:hAnsi="Consolas"/>
              <w:color w:val="2AA198"/>
              <w:sz w:val="22"/>
              <w:szCs w:val="22"/>
            </w:rPr>
          </w:rPrChange>
          <w14:textFill>
            <w14:solidFill>
              <w14:schemeClr w14:val="tx1"/>
            </w14:solidFill>
          </w14:textFill>
        </w:rPr>
        <w:t>{routerState}</w:t>
      </w:r>
      <w:r>
        <w:rPr>
          <w:rStyle w:val="26"/>
          <w:rFonts w:ascii="Consolas" w:hAnsi="Consolas"/>
          <w:color w:val="000000" w:themeColor="text1"/>
          <w:sz w:val="22"/>
          <w:szCs w:val="22"/>
          <w:rPrChange w:id="19358" w:author="梁元" w:date="2019-05-14T19:51:36Z">
            <w:rPr>
              <w:rStyle w:val="26"/>
              <w:rFonts w:ascii="Consolas" w:hAnsi="Consolas"/>
              <w:color w:val="657B83"/>
              <w:sz w:val="22"/>
              <w:szCs w:val="22"/>
            </w:rPr>
          </w:rPrChange>
          <w14:textFill>
            <w14:solidFill>
              <w14:schemeClr w14:val="tx1"/>
            </w14:solidFill>
          </w14:textFill>
        </w:rPr>
        <w:t xml:space="preserve"> /&gt;</w:t>
      </w:r>
    </w:p>
    <w:p>
      <w:pPr>
        <w:pStyle w:val="10"/>
        <w:wordWrap w:val="0"/>
        <w:spacing w:after="360"/>
        <w:ind w:firstLine="440" w:firstLineChars="200"/>
        <w:rPr>
          <w:rStyle w:val="19"/>
          <w:rFonts w:ascii="Consolas" w:hAnsi="Consolas"/>
          <w:color w:val="000000" w:themeColor="text1"/>
          <w:sz w:val="22"/>
          <w:szCs w:val="22"/>
          <w:rPrChange w:id="19360" w:author="梁元" w:date="2019-05-14T19:51:36Z">
            <w:rPr>
              <w:rStyle w:val="19"/>
              <w:rFonts w:ascii="Consolas" w:hAnsi="Consolas"/>
              <w:color w:val="657B83"/>
              <w:sz w:val="22"/>
              <w:szCs w:val="22"/>
            </w:rPr>
          </w:rPrChange>
          <w14:textFill>
            <w14:solidFill>
              <w14:schemeClr w14:val="tx1"/>
            </w14:solidFill>
          </w14:textFill>
        </w:rPr>
        <w:pPrChange w:id="19359" w:author="冷雪凝" w:date="2019-05-14T12:21:32Z">
          <w:pPr>
            <w:pStyle w:val="10"/>
            <w:wordWrap w:val="0"/>
            <w:spacing w:after="360"/>
          </w:pPr>
        </w:pPrChange>
      </w:pPr>
      <w:r>
        <w:rPr>
          <w:rStyle w:val="19"/>
          <w:rFonts w:ascii="Consolas" w:hAnsi="Consolas"/>
          <w:color w:val="000000" w:themeColor="text1"/>
          <w:sz w:val="22"/>
          <w:szCs w:val="22"/>
          <w:rPrChange w:id="19361" w:author="梁元" w:date="2019-05-14T19:51:36Z">
            <w:rPr>
              <w:rStyle w:val="19"/>
              <w:rFonts w:ascii="Consolas" w:hAnsi="Consolas"/>
              <w:color w:val="657B83"/>
              <w:sz w:val="22"/>
              <w:szCs w:val="22"/>
            </w:rPr>
          </w:rPrChange>
          <w14:textFill>
            <w14:solidFill>
              <w14:schemeClr w14:val="tx1"/>
            </w14:solidFill>
          </w14:textFill>
        </w:rPr>
        <w:t xml:space="preserve">    </w:t>
      </w:r>
      <w:r>
        <w:rPr>
          <w:rStyle w:val="26"/>
          <w:rFonts w:ascii="Consolas" w:hAnsi="Consolas"/>
          <w:color w:val="000000" w:themeColor="text1"/>
          <w:sz w:val="22"/>
          <w:szCs w:val="22"/>
          <w:rPrChange w:id="19362" w:author="梁元" w:date="2019-05-14T19:51:36Z">
            <w:rPr>
              <w:rStyle w:val="26"/>
              <w:rFonts w:ascii="Consolas" w:hAnsi="Consolas"/>
              <w:color w:val="657B83"/>
              <w:sz w:val="22"/>
              <w:szCs w:val="22"/>
            </w:rPr>
          </w:rPrChange>
          <w14:textFill>
            <w14:solidFill>
              <w14:schemeClr w14:val="tx1"/>
            </w14:solidFill>
          </w14:textFill>
        </w:rPr>
        <w:t>&lt;/</w:t>
      </w:r>
      <w:r>
        <w:rPr>
          <w:rStyle w:val="27"/>
          <w:rFonts w:ascii="Consolas" w:hAnsi="Consolas"/>
          <w:color w:val="000000" w:themeColor="text1"/>
          <w:sz w:val="22"/>
          <w:szCs w:val="22"/>
          <w:rPrChange w:id="19363" w:author="梁元" w:date="2019-05-14T19:51:36Z">
            <w:rPr>
              <w:rStyle w:val="27"/>
              <w:rFonts w:ascii="Consolas" w:hAnsi="Consolas"/>
              <w:color w:val="268BD2"/>
              <w:sz w:val="22"/>
              <w:szCs w:val="22"/>
            </w:rPr>
          </w:rPrChange>
          <w14:textFill>
            <w14:solidFill>
              <w14:schemeClr w14:val="tx1"/>
            </w14:solidFill>
          </w14:textFill>
        </w:rPr>
        <w:t>Provider</w:t>
      </w:r>
      <w:r>
        <w:rPr>
          <w:rStyle w:val="26"/>
          <w:rFonts w:ascii="Consolas" w:hAnsi="Consolas"/>
          <w:color w:val="000000" w:themeColor="text1"/>
          <w:sz w:val="22"/>
          <w:szCs w:val="22"/>
          <w:rPrChange w:id="19364" w:author="梁元" w:date="2019-05-14T19:51:36Z">
            <w:rPr>
              <w:rStyle w:val="26"/>
              <w:rFonts w:ascii="Consolas" w:hAnsi="Consolas"/>
              <w:color w:val="657B83"/>
              <w:sz w:val="22"/>
              <w:szCs w:val="22"/>
            </w:rPr>
          </w:rPrChange>
          <w14:textFill>
            <w14:solidFill>
              <w14:schemeClr w14:val="tx1"/>
            </w14:solidFill>
          </w14:textFill>
        </w:rPr>
        <w:t>&gt;</w:t>
      </w:r>
      <w:r>
        <w:rPr>
          <w:rStyle w:val="19"/>
          <w:rFonts w:ascii="Consolas" w:hAnsi="Consolas"/>
          <w:color w:val="000000" w:themeColor="text1"/>
          <w:sz w:val="22"/>
          <w:szCs w:val="22"/>
          <w:rPrChange w:id="19365" w:author="梁元" w:date="2019-05-14T19:51:36Z">
            <w:rPr>
              <w:rStyle w:val="19"/>
              <w:rFonts w:ascii="Consolas" w:hAnsi="Consolas"/>
              <w:color w:val="657B83"/>
              <w:sz w:val="22"/>
              <w:szCs w:val="22"/>
            </w:rPr>
          </w:rPrChange>
          <w14:textFill>
            <w14:solidFill>
              <w14:schemeClr w14:val="tx1"/>
            </w14:solidFill>
          </w14:textFill>
        </w:rPr>
        <w:t>,</w:t>
      </w:r>
    </w:p>
    <w:p>
      <w:pPr>
        <w:pStyle w:val="10"/>
        <w:wordWrap w:val="0"/>
        <w:spacing w:after="360"/>
        <w:ind w:firstLine="440" w:firstLineChars="200"/>
        <w:rPr>
          <w:rStyle w:val="19"/>
          <w:rFonts w:ascii="Consolas" w:hAnsi="Consolas"/>
          <w:color w:val="000000" w:themeColor="text1"/>
          <w:sz w:val="22"/>
          <w:szCs w:val="22"/>
          <w:rPrChange w:id="19367" w:author="梁元" w:date="2019-05-14T19:51:36Z">
            <w:rPr>
              <w:rStyle w:val="19"/>
              <w:rFonts w:ascii="Consolas" w:hAnsi="Consolas"/>
              <w:color w:val="657B83"/>
              <w:sz w:val="22"/>
              <w:szCs w:val="22"/>
            </w:rPr>
          </w:rPrChange>
          <w14:textFill>
            <w14:solidFill>
              <w14:schemeClr w14:val="tx1"/>
            </w14:solidFill>
          </w14:textFill>
        </w:rPr>
        <w:pPrChange w:id="19366" w:author="冷雪凝" w:date="2019-05-14T12:21:32Z">
          <w:pPr>
            <w:pStyle w:val="10"/>
            <w:wordWrap w:val="0"/>
            <w:spacing w:after="360"/>
          </w:pPr>
        </w:pPrChange>
      </w:pPr>
      <w:r>
        <w:rPr>
          <w:rStyle w:val="19"/>
          <w:rFonts w:ascii="Consolas" w:hAnsi="Consolas"/>
          <w:color w:val="000000" w:themeColor="text1"/>
          <w:sz w:val="22"/>
          <w:szCs w:val="22"/>
          <w:rPrChange w:id="19368" w:author="梁元" w:date="2019-05-14T19:51:36Z">
            <w:rPr>
              <w:rStyle w:val="19"/>
              <w:rFonts w:ascii="Consolas" w:hAnsi="Consolas"/>
              <w:color w:val="657B83"/>
              <w:sz w:val="22"/>
              <w:szCs w:val="22"/>
            </w:rPr>
          </w:rPrChange>
          <w14:textFill>
            <w14:solidFill>
              <w14:schemeClr w14:val="tx1"/>
            </w14:solidFill>
          </w14:textFill>
        </w:rPr>
        <w:t xml:space="preserve">    document.getElementById('root')</w:t>
      </w:r>
    </w:p>
    <w:p>
      <w:pPr>
        <w:pStyle w:val="10"/>
        <w:wordWrap w:val="0"/>
        <w:spacing w:after="360"/>
        <w:ind w:firstLine="440" w:firstLineChars="200"/>
        <w:rPr>
          <w:rFonts w:ascii="Consolas" w:hAnsi="Consolas"/>
          <w:color w:val="000000" w:themeColor="text1"/>
          <w:sz w:val="22"/>
          <w:szCs w:val="22"/>
          <w:rPrChange w:id="19370" w:author="梁元" w:date="2019-05-14T19:51:36Z">
            <w:rPr>
              <w:rFonts w:ascii="Consolas" w:hAnsi="Consolas"/>
              <w:color w:val="657B83"/>
              <w:sz w:val="22"/>
              <w:szCs w:val="22"/>
            </w:rPr>
          </w:rPrChange>
          <w14:textFill>
            <w14:solidFill>
              <w14:schemeClr w14:val="tx1"/>
            </w14:solidFill>
          </w14:textFill>
        </w:rPr>
        <w:pPrChange w:id="19369" w:author="冷雪凝" w:date="2019-05-14T12:21:32Z">
          <w:pPr>
            <w:pStyle w:val="10"/>
            <w:wordWrap w:val="0"/>
            <w:spacing w:after="360"/>
          </w:pPr>
        </w:pPrChange>
      </w:pPr>
      <w:r>
        <w:rPr>
          <w:rStyle w:val="19"/>
          <w:rFonts w:ascii="Consolas" w:hAnsi="Consolas"/>
          <w:color w:val="000000" w:themeColor="text1"/>
          <w:sz w:val="22"/>
          <w:szCs w:val="22"/>
          <w:rPrChange w:id="19371" w:author="梁元" w:date="2019-05-14T19:51:36Z">
            <w:rPr>
              <w:rStyle w:val="19"/>
              <w:rFonts w:ascii="Consolas" w:hAnsi="Consolas"/>
              <w:color w:val="657B83"/>
              <w:sz w:val="22"/>
              <w:szCs w:val="22"/>
            </w:rPr>
          </w:rPrChange>
          <w14:textFill>
            <w14:solidFill>
              <w14:schemeClr w14:val="tx1"/>
            </w14:solidFill>
          </w14:textFill>
        </w:rPr>
        <w:t xml:space="preserve">  );</w:t>
      </w:r>
    </w:p>
    <w:p>
      <w:pPr>
        <w:pStyle w:val="11"/>
        <w:numPr>
          <w:ilvl w:val="0"/>
          <w:numId w:val="26"/>
        </w:numPr>
        <w:spacing w:before="0" w:beforeAutospacing="0" w:after="0" w:afterAutospacing="0"/>
        <w:ind w:firstLine="420" w:firstLineChars="200"/>
        <w:rPr>
          <w:rFonts w:ascii="Helvetica Neue" w:hAnsi="Helvetica Neue"/>
          <w:color w:val="000000" w:themeColor="text1"/>
          <w:sz w:val="21"/>
          <w:szCs w:val="21"/>
          <w:rPrChange w:id="19373" w:author="梁元" w:date="2019-05-14T19:51:36Z">
            <w:rPr>
              <w:rFonts w:ascii="Helvetica Neue" w:hAnsi="Helvetica Neue"/>
              <w:color w:val="333333"/>
              <w:sz w:val="21"/>
              <w:szCs w:val="21"/>
            </w:rPr>
          </w:rPrChange>
          <w14:textFill>
            <w14:solidFill>
              <w14:schemeClr w14:val="tx1"/>
            </w14:solidFill>
          </w14:textFill>
        </w:rPr>
        <w:pPrChange w:id="19372" w:author="冷雪凝" w:date="2019-05-14T12:21:32Z">
          <w:pPr>
            <w:pStyle w:val="11"/>
            <w:numPr>
              <w:ilvl w:val="0"/>
              <w:numId w:val="26"/>
            </w:numPr>
            <w:spacing w:before="0" w:beforeAutospacing="0" w:after="0" w:afterAutospacing="0"/>
          </w:pPr>
        </w:pPrChange>
      </w:pPr>
      <w:r>
        <w:rPr>
          <w:rFonts w:ascii="Helvetica Neue" w:hAnsi="Helvetica Neue"/>
          <w:color w:val="000000" w:themeColor="text1"/>
          <w:sz w:val="21"/>
          <w:szCs w:val="21"/>
          <w:rPrChange w:id="19374" w:author="梁元" w:date="2019-05-14T19:51:36Z">
            <w:rPr>
              <w:rFonts w:ascii="Helvetica Neue" w:hAnsi="Helvetica Neue"/>
              <w:color w:val="333333"/>
              <w:sz w:val="21"/>
              <w:szCs w:val="21"/>
            </w:rPr>
          </w:rPrChange>
          <w14:textFill>
            <w14:solidFill>
              <w14:schemeClr w14:val="tx1"/>
            </w14:solidFill>
          </w14:textFill>
        </w:rPr>
        <w:t>connect([mapStateToProps], [mapDispatchToProps], [mergeProps], [options])：connect返回一个函数，它接受一个React组件的构造函数作为连接对象，最终返回连接好的组件构造函数。</w:t>
      </w:r>
    </w:p>
    <w:p>
      <w:pPr>
        <w:pStyle w:val="10"/>
        <w:wordWrap w:val="0"/>
        <w:spacing w:after="360"/>
        <w:ind w:firstLine="440" w:firstLineChars="200"/>
        <w:rPr>
          <w:rStyle w:val="19"/>
          <w:rFonts w:ascii="Consolas" w:hAnsi="Consolas"/>
          <w:color w:val="000000" w:themeColor="text1"/>
          <w:sz w:val="22"/>
          <w:szCs w:val="22"/>
          <w:rPrChange w:id="19376" w:author="梁元" w:date="2019-05-14T19:51:36Z">
            <w:rPr>
              <w:rStyle w:val="19"/>
              <w:rFonts w:ascii="Consolas" w:hAnsi="Consolas"/>
              <w:color w:val="657B83"/>
              <w:sz w:val="22"/>
              <w:szCs w:val="22"/>
            </w:rPr>
          </w:rPrChange>
          <w14:textFill>
            <w14:solidFill>
              <w14:schemeClr w14:val="tx1"/>
            </w14:solidFill>
          </w14:textFill>
        </w:rPr>
        <w:pPrChange w:id="19375" w:author="冷雪凝" w:date="2019-05-14T12:21:32Z">
          <w:pPr>
            <w:pStyle w:val="10"/>
            <w:wordWrap w:val="0"/>
            <w:spacing w:after="360"/>
          </w:pPr>
        </w:pPrChange>
      </w:pPr>
    </w:p>
    <w:p>
      <w:pPr>
        <w:pStyle w:val="10"/>
        <w:wordWrap w:val="0"/>
        <w:spacing w:after="360"/>
        <w:ind w:firstLine="440" w:firstLineChars="200"/>
        <w:rPr>
          <w:rStyle w:val="19"/>
          <w:rFonts w:ascii="Consolas" w:hAnsi="Consolas"/>
          <w:color w:val="000000" w:themeColor="text1"/>
          <w:sz w:val="22"/>
          <w:szCs w:val="22"/>
          <w:rPrChange w:id="19378" w:author="梁元" w:date="2019-05-14T19:51:36Z">
            <w:rPr>
              <w:rStyle w:val="19"/>
              <w:rFonts w:ascii="Consolas" w:hAnsi="Consolas"/>
              <w:color w:val="657B83"/>
              <w:sz w:val="22"/>
              <w:szCs w:val="22"/>
            </w:rPr>
          </w:rPrChange>
          <w14:textFill>
            <w14:solidFill>
              <w14:schemeClr w14:val="tx1"/>
            </w14:solidFill>
          </w14:textFill>
        </w:rPr>
        <w:pPrChange w:id="19377" w:author="冷雪凝" w:date="2019-05-14T12:21:32Z">
          <w:pPr>
            <w:pStyle w:val="10"/>
            <w:wordWrap w:val="0"/>
            <w:spacing w:after="360"/>
          </w:pPr>
        </w:pPrChange>
      </w:pPr>
      <w:r>
        <w:rPr>
          <w:rStyle w:val="19"/>
          <w:rFonts w:ascii="Consolas" w:hAnsi="Consolas"/>
          <w:color w:val="000000" w:themeColor="text1"/>
          <w:sz w:val="22"/>
          <w:szCs w:val="22"/>
          <w:rPrChange w:id="19379" w:author="梁元" w:date="2019-05-14T19:51:36Z">
            <w:rPr>
              <w:rStyle w:val="19"/>
              <w:rFonts w:ascii="Consolas" w:hAnsi="Consolas"/>
              <w:color w:val="657B83"/>
              <w:sz w:val="22"/>
              <w:szCs w:val="22"/>
            </w:rPr>
          </w:rPrChange>
          <w14:textFill>
            <w14:solidFill>
              <w14:schemeClr w14:val="tx1"/>
            </w14:solidFill>
          </w14:textFill>
        </w:rPr>
        <w:t xml:space="preserve">import * </w:t>
      </w:r>
      <w:r>
        <w:rPr>
          <w:rStyle w:val="24"/>
          <w:rFonts w:ascii="Consolas" w:hAnsi="Consolas"/>
          <w:color w:val="000000" w:themeColor="text1"/>
          <w:sz w:val="22"/>
          <w:szCs w:val="22"/>
          <w:rPrChange w:id="19380" w:author="梁元" w:date="2019-05-14T19:51:36Z">
            <w:rPr>
              <w:rStyle w:val="24"/>
              <w:rFonts w:ascii="Consolas" w:hAnsi="Consolas"/>
              <w:color w:val="859900"/>
              <w:sz w:val="22"/>
              <w:szCs w:val="22"/>
            </w:rPr>
          </w:rPrChange>
          <w14:textFill>
            <w14:solidFill>
              <w14:schemeClr w14:val="tx1"/>
            </w14:solidFill>
          </w14:textFill>
        </w:rPr>
        <w:t>as</w:t>
      </w:r>
      <w:r>
        <w:rPr>
          <w:rStyle w:val="19"/>
          <w:rFonts w:ascii="Consolas" w:hAnsi="Consolas"/>
          <w:color w:val="000000" w:themeColor="text1"/>
          <w:sz w:val="22"/>
          <w:szCs w:val="22"/>
          <w:rPrChange w:id="19381" w:author="梁元" w:date="2019-05-14T19:51:36Z">
            <w:rPr>
              <w:rStyle w:val="19"/>
              <w:rFonts w:ascii="Consolas" w:hAnsi="Consolas"/>
              <w:color w:val="657B83"/>
              <w:sz w:val="22"/>
              <w:szCs w:val="22"/>
            </w:rPr>
          </w:rPrChange>
          <w14:textFill>
            <w14:solidFill>
              <w14:schemeClr w14:val="tx1"/>
            </w14:solidFill>
          </w14:textFill>
        </w:rPr>
        <w:t xml:space="preserve"> actionCreators from </w:t>
      </w:r>
      <w:r>
        <w:rPr>
          <w:rStyle w:val="25"/>
          <w:rFonts w:ascii="Consolas" w:hAnsi="Consolas"/>
          <w:color w:val="000000" w:themeColor="text1"/>
          <w:sz w:val="22"/>
          <w:szCs w:val="22"/>
          <w:rPrChange w:id="19382" w:author="梁元" w:date="2019-05-14T19:51:36Z">
            <w:rPr>
              <w:rStyle w:val="25"/>
              <w:rFonts w:ascii="Consolas" w:hAnsi="Consolas"/>
              <w:color w:val="2AA198"/>
              <w:sz w:val="22"/>
              <w:szCs w:val="22"/>
            </w:rPr>
          </w:rPrChange>
          <w14:textFill>
            <w14:solidFill>
              <w14:schemeClr w14:val="tx1"/>
            </w14:solidFill>
          </w14:textFill>
        </w:rPr>
        <w:t>'./actionCreators'</w:t>
      </w:r>
    </w:p>
    <w:p>
      <w:pPr>
        <w:pStyle w:val="10"/>
        <w:wordWrap w:val="0"/>
        <w:spacing w:after="360"/>
        <w:ind w:firstLine="440" w:firstLineChars="200"/>
        <w:rPr>
          <w:rStyle w:val="19"/>
          <w:rFonts w:ascii="Consolas" w:hAnsi="Consolas"/>
          <w:color w:val="000000" w:themeColor="text1"/>
          <w:sz w:val="22"/>
          <w:szCs w:val="22"/>
          <w:rPrChange w:id="19384" w:author="梁元" w:date="2019-05-14T19:51:36Z">
            <w:rPr>
              <w:rStyle w:val="19"/>
              <w:rFonts w:ascii="Consolas" w:hAnsi="Consolas"/>
              <w:color w:val="657B83"/>
              <w:sz w:val="22"/>
              <w:szCs w:val="22"/>
            </w:rPr>
          </w:rPrChange>
          <w14:textFill>
            <w14:solidFill>
              <w14:schemeClr w14:val="tx1"/>
            </w14:solidFill>
          </w14:textFill>
        </w:rPr>
        <w:pPrChange w:id="19383" w:author="冷雪凝" w:date="2019-05-14T12:21:32Z">
          <w:pPr>
            <w:pStyle w:val="10"/>
            <w:wordWrap w:val="0"/>
            <w:spacing w:after="360"/>
          </w:pPr>
        </w:pPrChange>
      </w:pPr>
    </w:p>
    <w:p>
      <w:pPr>
        <w:pStyle w:val="10"/>
        <w:wordWrap w:val="0"/>
        <w:spacing w:after="360"/>
        <w:ind w:firstLine="440" w:firstLineChars="200"/>
        <w:rPr>
          <w:rStyle w:val="19"/>
          <w:rFonts w:ascii="Consolas" w:hAnsi="Consolas"/>
          <w:color w:val="000000" w:themeColor="text1"/>
          <w:sz w:val="22"/>
          <w:szCs w:val="22"/>
          <w:rPrChange w:id="19386" w:author="梁元" w:date="2019-05-14T19:51:36Z">
            <w:rPr>
              <w:rStyle w:val="19"/>
              <w:rFonts w:ascii="Consolas" w:hAnsi="Consolas"/>
              <w:color w:val="657B83"/>
              <w:sz w:val="22"/>
              <w:szCs w:val="22"/>
            </w:rPr>
          </w:rPrChange>
          <w14:textFill>
            <w14:solidFill>
              <w14:schemeClr w14:val="tx1"/>
            </w14:solidFill>
          </w14:textFill>
        </w:rPr>
        <w:pPrChange w:id="19385" w:author="冷雪凝" w:date="2019-05-14T12:21:32Z">
          <w:pPr>
            <w:pStyle w:val="10"/>
            <w:wordWrap w:val="0"/>
            <w:spacing w:after="360"/>
          </w:pPr>
        </w:pPrChange>
      </w:pPr>
      <w:r>
        <w:rPr>
          <w:rStyle w:val="24"/>
          <w:rFonts w:ascii="Consolas" w:hAnsi="Consolas"/>
          <w:color w:val="000000" w:themeColor="text1"/>
          <w:sz w:val="22"/>
          <w:szCs w:val="22"/>
          <w:rPrChange w:id="19387" w:author="梁元" w:date="2019-05-14T19:51:36Z">
            <w:rPr>
              <w:rStyle w:val="24"/>
              <w:rFonts w:ascii="Consolas" w:hAnsi="Consolas"/>
              <w:color w:val="859900"/>
              <w:sz w:val="22"/>
              <w:szCs w:val="22"/>
            </w:rPr>
          </w:rPrChange>
          <w14:textFill>
            <w14:solidFill>
              <w14:schemeClr w14:val="tx1"/>
            </w14:solidFill>
          </w14:textFill>
        </w:rPr>
        <w:t>function</w:t>
      </w:r>
      <w:r>
        <w:rPr>
          <w:rStyle w:val="30"/>
          <w:rFonts w:ascii="Consolas" w:hAnsi="Consolas"/>
          <w:color w:val="000000" w:themeColor="text1"/>
          <w:sz w:val="22"/>
          <w:szCs w:val="22"/>
          <w:rPrChange w:id="19388" w:author="梁元" w:date="2019-05-14T19:51:36Z">
            <w:rPr>
              <w:rStyle w:val="30"/>
              <w:rFonts w:ascii="Consolas" w:hAnsi="Consolas"/>
              <w:color w:val="657B83"/>
              <w:sz w:val="22"/>
              <w:szCs w:val="22"/>
            </w:rPr>
          </w:rPrChange>
          <w14:textFill>
            <w14:solidFill>
              <w14:schemeClr w14:val="tx1"/>
            </w14:solidFill>
          </w14:textFill>
        </w:rPr>
        <w:t xml:space="preserve"> </w:t>
      </w:r>
      <w:r>
        <w:rPr>
          <w:rStyle w:val="27"/>
          <w:rFonts w:ascii="Consolas" w:hAnsi="Consolas"/>
          <w:color w:val="000000" w:themeColor="text1"/>
          <w:sz w:val="22"/>
          <w:szCs w:val="22"/>
          <w:rPrChange w:id="19389" w:author="梁元" w:date="2019-05-14T19:51:36Z">
            <w:rPr>
              <w:rStyle w:val="27"/>
              <w:rFonts w:ascii="Consolas" w:hAnsi="Consolas"/>
              <w:color w:val="268BD2"/>
              <w:sz w:val="22"/>
              <w:szCs w:val="22"/>
            </w:rPr>
          </w:rPrChange>
          <w14:textFill>
            <w14:solidFill>
              <w14:schemeClr w14:val="tx1"/>
            </w14:solidFill>
          </w14:textFill>
        </w:rPr>
        <w:t>mapStateToProps</w:t>
      </w:r>
      <w:r>
        <w:rPr>
          <w:rStyle w:val="31"/>
          <w:rFonts w:ascii="Consolas" w:hAnsi="Consolas"/>
          <w:color w:val="000000" w:themeColor="text1"/>
          <w:sz w:val="22"/>
          <w:szCs w:val="22"/>
          <w:rPrChange w:id="19390" w:author="梁元" w:date="2019-05-14T19:51:36Z">
            <w:rPr>
              <w:rStyle w:val="31"/>
              <w:rFonts w:ascii="Consolas" w:hAnsi="Consolas"/>
              <w:color w:val="657B83"/>
              <w:sz w:val="22"/>
              <w:szCs w:val="22"/>
            </w:rPr>
          </w:rPrChange>
          <w14:textFill>
            <w14:solidFill>
              <w14:schemeClr w14:val="tx1"/>
            </w14:solidFill>
          </w14:textFill>
        </w:rPr>
        <w:t>(state)</w:t>
      </w:r>
      <w:r>
        <w:rPr>
          <w:rStyle w:val="30"/>
          <w:rFonts w:ascii="Consolas" w:hAnsi="Consolas"/>
          <w:color w:val="000000" w:themeColor="text1"/>
          <w:sz w:val="22"/>
          <w:szCs w:val="22"/>
          <w:rPrChange w:id="19391" w:author="梁元" w:date="2019-05-14T19:51:36Z">
            <w:rPr>
              <w:rStyle w:val="30"/>
              <w:rFonts w:ascii="Consolas" w:hAnsi="Consolas"/>
              <w:color w:val="657B83"/>
              <w:sz w:val="22"/>
              <w:szCs w:val="22"/>
            </w:rPr>
          </w:rPrChange>
          <w14:textFill>
            <w14:solidFill>
              <w14:schemeClr w14:val="tx1"/>
            </w14:solidFill>
          </w14:textFill>
        </w:rPr>
        <w:t xml:space="preserve"> </w:t>
      </w:r>
      <w:r>
        <w:rPr>
          <w:rStyle w:val="19"/>
          <w:rFonts w:ascii="Consolas" w:hAnsi="Consolas"/>
          <w:color w:val="000000" w:themeColor="text1"/>
          <w:sz w:val="22"/>
          <w:szCs w:val="22"/>
          <w:rPrChange w:id="19392" w:author="梁元" w:date="2019-05-14T19:51:36Z">
            <w:rPr>
              <w:rStyle w:val="19"/>
              <w:rFonts w:ascii="Consolas" w:hAnsi="Consolas"/>
              <w:color w:val="657B83"/>
              <w:sz w:val="22"/>
              <w:szCs w:val="22"/>
            </w:rPr>
          </w:rPrChange>
          <w14:textFill>
            <w14:solidFill>
              <w14:schemeClr w14:val="tx1"/>
            </w14:solidFill>
          </w14:textFill>
        </w:rPr>
        <w:t>{</w:t>
      </w:r>
    </w:p>
    <w:p>
      <w:pPr>
        <w:pStyle w:val="10"/>
        <w:wordWrap w:val="0"/>
        <w:spacing w:after="360"/>
        <w:ind w:firstLine="440" w:firstLineChars="200"/>
        <w:rPr>
          <w:rStyle w:val="19"/>
          <w:rFonts w:ascii="Consolas" w:hAnsi="Consolas"/>
          <w:color w:val="000000" w:themeColor="text1"/>
          <w:sz w:val="22"/>
          <w:szCs w:val="22"/>
          <w:rPrChange w:id="19394" w:author="梁元" w:date="2019-05-14T19:51:36Z">
            <w:rPr>
              <w:rStyle w:val="19"/>
              <w:rFonts w:ascii="Consolas" w:hAnsi="Consolas"/>
              <w:color w:val="657B83"/>
              <w:sz w:val="22"/>
              <w:szCs w:val="22"/>
            </w:rPr>
          </w:rPrChange>
          <w14:textFill>
            <w14:solidFill>
              <w14:schemeClr w14:val="tx1"/>
            </w14:solidFill>
          </w14:textFill>
        </w:rPr>
        <w:pPrChange w:id="19393" w:author="冷雪凝" w:date="2019-05-14T12:21:32Z">
          <w:pPr>
            <w:pStyle w:val="10"/>
            <w:wordWrap w:val="0"/>
            <w:spacing w:after="360"/>
          </w:pPr>
        </w:pPrChange>
      </w:pPr>
      <w:r>
        <w:rPr>
          <w:rStyle w:val="19"/>
          <w:rFonts w:ascii="Consolas" w:hAnsi="Consolas"/>
          <w:color w:val="000000" w:themeColor="text1"/>
          <w:sz w:val="22"/>
          <w:szCs w:val="22"/>
          <w:rPrChange w:id="19395" w:author="梁元" w:date="2019-05-14T19:51:36Z">
            <w:rPr>
              <w:rStyle w:val="19"/>
              <w:rFonts w:ascii="Consolas" w:hAnsi="Consolas"/>
              <w:color w:val="657B83"/>
              <w:sz w:val="22"/>
              <w:szCs w:val="22"/>
            </w:rPr>
          </w:rPrChange>
          <w14:textFill>
            <w14:solidFill>
              <w14:schemeClr w14:val="tx1"/>
            </w14:solidFill>
          </w14:textFill>
        </w:rPr>
        <w:t xml:space="preserve">  </w:t>
      </w:r>
      <w:r>
        <w:rPr>
          <w:rStyle w:val="24"/>
          <w:rFonts w:ascii="Consolas" w:hAnsi="Consolas"/>
          <w:color w:val="000000" w:themeColor="text1"/>
          <w:sz w:val="22"/>
          <w:szCs w:val="22"/>
          <w:rPrChange w:id="19396" w:author="梁元" w:date="2019-05-14T19:51:36Z">
            <w:rPr>
              <w:rStyle w:val="24"/>
              <w:rFonts w:ascii="Consolas" w:hAnsi="Consolas"/>
              <w:color w:val="859900"/>
              <w:sz w:val="22"/>
              <w:szCs w:val="22"/>
            </w:rPr>
          </w:rPrChange>
          <w14:textFill>
            <w14:solidFill>
              <w14:schemeClr w14:val="tx1"/>
            </w14:solidFill>
          </w14:textFill>
        </w:rPr>
        <w:t>return</w:t>
      </w:r>
      <w:r>
        <w:rPr>
          <w:rStyle w:val="19"/>
          <w:rFonts w:ascii="Consolas" w:hAnsi="Consolas"/>
          <w:color w:val="000000" w:themeColor="text1"/>
          <w:sz w:val="22"/>
          <w:szCs w:val="22"/>
          <w:rPrChange w:id="19397" w:author="梁元" w:date="2019-05-14T19:51:36Z">
            <w:rPr>
              <w:rStyle w:val="19"/>
              <w:rFonts w:ascii="Consolas" w:hAnsi="Consolas"/>
              <w:color w:val="657B83"/>
              <w:sz w:val="22"/>
              <w:szCs w:val="22"/>
            </w:rPr>
          </w:rPrChange>
          <w14:textFill>
            <w14:solidFill>
              <w14:schemeClr w14:val="tx1"/>
            </w14:solidFill>
          </w14:textFill>
        </w:rPr>
        <w:t xml:space="preserve"> { todos: state.todos }</w:t>
      </w:r>
    </w:p>
    <w:p>
      <w:pPr>
        <w:pStyle w:val="10"/>
        <w:wordWrap w:val="0"/>
        <w:spacing w:after="360"/>
        <w:ind w:firstLine="440" w:firstLineChars="200"/>
        <w:rPr>
          <w:rStyle w:val="19"/>
          <w:rFonts w:ascii="Consolas" w:hAnsi="Consolas"/>
          <w:color w:val="000000" w:themeColor="text1"/>
          <w:sz w:val="22"/>
          <w:szCs w:val="22"/>
          <w:rPrChange w:id="19399" w:author="梁元" w:date="2019-05-14T19:51:36Z">
            <w:rPr>
              <w:rStyle w:val="19"/>
              <w:rFonts w:ascii="Consolas" w:hAnsi="Consolas"/>
              <w:color w:val="657B83"/>
              <w:sz w:val="22"/>
              <w:szCs w:val="22"/>
            </w:rPr>
          </w:rPrChange>
          <w14:textFill>
            <w14:solidFill>
              <w14:schemeClr w14:val="tx1"/>
            </w14:solidFill>
          </w14:textFill>
        </w:rPr>
        <w:pPrChange w:id="19398" w:author="冷雪凝" w:date="2019-05-14T12:21:32Z">
          <w:pPr>
            <w:pStyle w:val="10"/>
            <w:wordWrap w:val="0"/>
            <w:spacing w:after="360"/>
          </w:pPr>
        </w:pPrChange>
      </w:pPr>
      <w:r>
        <w:rPr>
          <w:rStyle w:val="19"/>
          <w:rFonts w:ascii="Consolas" w:hAnsi="Consolas"/>
          <w:color w:val="000000" w:themeColor="text1"/>
          <w:sz w:val="22"/>
          <w:szCs w:val="22"/>
          <w:rPrChange w:id="19400" w:author="梁元" w:date="2019-05-14T19:51:36Z">
            <w:rPr>
              <w:rStyle w:val="19"/>
              <w:rFonts w:ascii="Consolas" w:hAnsi="Consolas"/>
              <w:color w:val="657B83"/>
              <w:sz w:val="22"/>
              <w:szCs w:val="22"/>
            </w:rPr>
          </w:rPrChange>
          <w14:textFill>
            <w14:solidFill>
              <w14:schemeClr w14:val="tx1"/>
            </w14:solidFill>
          </w14:textFill>
        </w:rPr>
        <w:t>}</w:t>
      </w:r>
    </w:p>
    <w:p>
      <w:pPr>
        <w:pStyle w:val="10"/>
        <w:wordWrap w:val="0"/>
        <w:spacing w:after="360"/>
        <w:ind w:firstLine="440" w:firstLineChars="200"/>
        <w:rPr>
          <w:rFonts w:hint="eastAsia" w:ascii="Consolas" w:hAnsi="Consolas"/>
          <w:color w:val="000000" w:themeColor="text1"/>
          <w:sz w:val="22"/>
          <w:szCs w:val="22"/>
          <w:rPrChange w:id="19402" w:author="梁元" w:date="2019-05-14T19:51:36Z">
            <w:rPr>
              <w:rFonts w:hint="eastAsia" w:ascii="Consolas" w:hAnsi="Consolas"/>
              <w:color w:val="657B83"/>
              <w:sz w:val="22"/>
              <w:szCs w:val="22"/>
            </w:rPr>
          </w:rPrChange>
          <w14:textFill>
            <w14:solidFill>
              <w14:schemeClr w14:val="tx1"/>
            </w14:solidFill>
          </w14:textFill>
        </w:rPr>
        <w:pPrChange w:id="19401" w:author="冷雪凝" w:date="2019-05-14T12:21:32Z">
          <w:pPr>
            <w:pStyle w:val="10"/>
            <w:wordWrap w:val="0"/>
            <w:spacing w:after="360"/>
          </w:pPr>
        </w:pPrChange>
      </w:pPr>
      <w:r>
        <w:rPr>
          <w:rStyle w:val="19"/>
          <w:rFonts w:ascii="Consolas" w:hAnsi="Consolas"/>
          <w:color w:val="000000" w:themeColor="text1"/>
          <w:sz w:val="22"/>
          <w:szCs w:val="22"/>
          <w:rPrChange w:id="19403" w:author="梁元" w:date="2019-05-14T19:51:36Z">
            <w:rPr>
              <w:rStyle w:val="19"/>
              <w:rFonts w:ascii="Consolas" w:hAnsi="Consolas"/>
              <w:color w:val="657B83"/>
              <w:sz w:val="22"/>
              <w:szCs w:val="22"/>
            </w:rPr>
          </w:rPrChange>
          <w14:textFill>
            <w14:solidFill>
              <w14:schemeClr w14:val="tx1"/>
            </w14:solidFill>
          </w14:textFill>
        </w:rPr>
        <w:t xml:space="preserve">export </w:t>
      </w:r>
      <w:r>
        <w:rPr>
          <w:rStyle w:val="24"/>
          <w:rFonts w:ascii="Consolas" w:hAnsi="Consolas"/>
          <w:color w:val="000000" w:themeColor="text1"/>
          <w:sz w:val="22"/>
          <w:szCs w:val="22"/>
          <w:rPrChange w:id="19404" w:author="梁元" w:date="2019-05-14T19:51:36Z">
            <w:rPr>
              <w:rStyle w:val="24"/>
              <w:rFonts w:ascii="Consolas" w:hAnsi="Consolas"/>
              <w:color w:val="859900"/>
              <w:sz w:val="22"/>
              <w:szCs w:val="22"/>
            </w:rPr>
          </w:rPrChange>
          <w14:textFill>
            <w14:solidFill>
              <w14:schemeClr w14:val="tx1"/>
            </w14:solidFill>
          </w14:textFill>
        </w:rPr>
        <w:t>default</w:t>
      </w:r>
      <w:r>
        <w:rPr>
          <w:rStyle w:val="19"/>
          <w:rFonts w:ascii="Consolas" w:hAnsi="Consolas"/>
          <w:color w:val="000000" w:themeColor="text1"/>
          <w:sz w:val="22"/>
          <w:szCs w:val="22"/>
          <w:rPrChange w:id="19405" w:author="梁元" w:date="2019-05-14T19:51:36Z">
            <w:rPr>
              <w:rStyle w:val="19"/>
              <w:rFonts w:ascii="Consolas" w:hAnsi="Consolas"/>
              <w:color w:val="657B83"/>
              <w:sz w:val="22"/>
              <w:szCs w:val="22"/>
            </w:rPr>
          </w:rPrChange>
          <w14:textFill>
            <w14:solidFill>
              <w14:schemeClr w14:val="tx1"/>
            </w14:solidFill>
          </w14:textFill>
        </w:rPr>
        <w:t xml:space="preserve"> connect(mapStateToProps, actionCreators)(MyRootComponent)</w:t>
      </w:r>
      <w:bookmarkEnd w:id="608"/>
    </w:p>
    <w:p>
      <w:pPr>
        <w:pStyle w:val="3"/>
        <w:numPr>
          <w:ilvl w:val="0"/>
          <w:numId w:val="23"/>
        </w:numPr>
        <w:spacing w:line="240" w:lineRule="auto"/>
        <w:ind w:firstLine="562" w:firstLineChars="200"/>
        <w:rPr>
          <w:rFonts w:hint="eastAsia" w:ascii="仿宋" w:hAnsi="仿宋" w:eastAsia="仿宋"/>
          <w:color w:val="000000" w:themeColor="text1"/>
          <w:sz w:val="28"/>
          <w:szCs w:val="28"/>
          <w:lang w:val="zh-TW" w:eastAsia="zh-TW"/>
          <w:rPrChange w:id="19407" w:author="梁元" w:date="2019-05-14T19:51:36Z">
            <w:rPr>
              <w:rFonts w:hint="eastAsia" w:ascii="仿宋" w:hAnsi="仿宋" w:eastAsia="仿宋"/>
              <w:sz w:val="28"/>
              <w:szCs w:val="28"/>
              <w:lang w:val="zh-TW" w:eastAsia="zh-TW"/>
            </w:rPr>
          </w:rPrChange>
          <w14:textFill>
            <w14:solidFill>
              <w14:schemeClr w14:val="tx1"/>
            </w14:solidFill>
          </w14:textFill>
        </w:rPr>
        <w:pPrChange w:id="19406" w:author="冷雪凝" w:date="2019-05-14T12:21:32Z">
          <w:pPr>
            <w:pStyle w:val="3"/>
            <w:numPr>
              <w:ilvl w:val="0"/>
              <w:numId w:val="23"/>
            </w:numPr>
          </w:pPr>
        </w:pPrChange>
      </w:pPr>
      <w:bookmarkStart w:id="615" w:name="_Toc3027_WPSOffice_Level2"/>
      <w:bookmarkStart w:id="616" w:name="_Toc1145_WPSOffice_Level2"/>
      <w:r>
        <w:rPr>
          <w:rFonts w:hint="eastAsia" w:ascii="仿宋" w:hAnsi="仿宋" w:eastAsia="仿宋"/>
          <w:color w:val="000000" w:themeColor="text1"/>
          <w:sz w:val="28"/>
          <w:szCs w:val="28"/>
          <w:lang w:val="zh-TW" w:eastAsia="zh-TW"/>
          <w:rPrChange w:id="19408" w:author="梁元" w:date="2019-05-14T19:51:36Z">
            <w:rPr>
              <w:rFonts w:hint="eastAsia" w:ascii="仿宋" w:hAnsi="仿宋" w:eastAsia="仿宋"/>
              <w:sz w:val="28"/>
              <w:szCs w:val="28"/>
              <w:lang w:val="zh-TW" w:eastAsia="zh-TW"/>
            </w:rPr>
          </w:rPrChange>
          <w14:textFill>
            <w14:solidFill>
              <w14:schemeClr w14:val="tx1"/>
            </w14:solidFill>
          </w14:textFill>
        </w:rPr>
        <w:t>延伸及扩展问题回答参考</w:t>
      </w:r>
      <w:bookmarkEnd w:id="615"/>
      <w:bookmarkEnd w:id="616"/>
    </w:p>
    <w:p>
      <w:pPr>
        <w:pStyle w:val="3"/>
        <w:numPr>
          <w:ilvl w:val="0"/>
          <w:numId w:val="23"/>
        </w:numPr>
        <w:spacing w:line="240" w:lineRule="auto"/>
        <w:ind w:firstLine="562" w:firstLineChars="200"/>
        <w:rPr>
          <w:rFonts w:hint="eastAsia" w:ascii="仿宋" w:hAnsi="仿宋" w:eastAsia="仿宋"/>
          <w:color w:val="000000" w:themeColor="text1"/>
          <w:sz w:val="28"/>
          <w:szCs w:val="28"/>
          <w:lang w:val="zh-TW" w:eastAsia="zh-TW"/>
          <w:rPrChange w:id="19410" w:author="梁元" w:date="2019-05-14T19:51:36Z">
            <w:rPr>
              <w:rFonts w:hint="eastAsia" w:ascii="仿宋" w:hAnsi="仿宋" w:eastAsia="仿宋"/>
              <w:sz w:val="28"/>
              <w:szCs w:val="28"/>
              <w:lang w:val="zh-TW" w:eastAsia="zh-TW"/>
            </w:rPr>
          </w:rPrChange>
          <w14:textFill>
            <w14:solidFill>
              <w14:schemeClr w14:val="tx1"/>
            </w14:solidFill>
          </w14:textFill>
        </w:rPr>
        <w:pPrChange w:id="19409" w:author="冷雪凝" w:date="2019-05-14T12:21:32Z">
          <w:pPr>
            <w:pStyle w:val="3"/>
            <w:numPr>
              <w:ilvl w:val="0"/>
              <w:numId w:val="23"/>
            </w:numPr>
          </w:pPr>
        </w:pPrChange>
      </w:pPr>
      <w:bookmarkStart w:id="617" w:name="_Toc19168_WPSOffice_Level2"/>
      <w:bookmarkStart w:id="618" w:name="_Toc11178_WPSOffice_Level2"/>
      <w:r>
        <w:rPr>
          <w:rFonts w:hint="eastAsia" w:ascii="仿宋" w:hAnsi="仿宋" w:eastAsia="仿宋"/>
          <w:color w:val="000000" w:themeColor="text1"/>
          <w:sz w:val="28"/>
          <w:szCs w:val="28"/>
          <w:lang w:val="zh-TW" w:eastAsia="zh-TW"/>
          <w:rPrChange w:id="19411" w:author="梁元" w:date="2019-05-14T19:51:36Z">
            <w:rPr>
              <w:rFonts w:hint="eastAsia" w:ascii="仿宋" w:hAnsi="仿宋" w:eastAsia="仿宋"/>
              <w:sz w:val="28"/>
              <w:szCs w:val="28"/>
              <w:lang w:val="zh-TW" w:eastAsia="zh-TW"/>
            </w:rPr>
          </w:rPrChange>
          <w14:textFill>
            <w14:solidFill>
              <w14:schemeClr w14:val="tx1"/>
            </w14:solidFill>
          </w14:textFill>
        </w:rPr>
        <w:t>项目中体现经验的点</w:t>
      </w:r>
      <w:bookmarkEnd w:id="617"/>
      <w:bookmarkEnd w:id="618"/>
    </w:p>
    <w:p>
      <w:pPr>
        <w:pStyle w:val="3"/>
        <w:numPr>
          <w:ilvl w:val="0"/>
          <w:numId w:val="23"/>
        </w:numPr>
        <w:spacing w:line="240" w:lineRule="auto"/>
        <w:ind w:firstLine="562" w:firstLineChars="200"/>
        <w:rPr>
          <w:rFonts w:hint="eastAsia" w:ascii="仿宋" w:hAnsi="仿宋" w:eastAsia="仿宋"/>
          <w:color w:val="000000" w:themeColor="text1"/>
          <w:sz w:val="28"/>
          <w:szCs w:val="28"/>
          <w:rPrChange w:id="19413" w:author="梁元" w:date="2019-05-14T19:51:36Z">
            <w:rPr>
              <w:rFonts w:hint="eastAsia" w:ascii="仿宋" w:hAnsi="仿宋" w:eastAsia="仿宋"/>
              <w:sz w:val="28"/>
              <w:szCs w:val="28"/>
            </w:rPr>
          </w:rPrChange>
          <w14:textFill>
            <w14:solidFill>
              <w14:schemeClr w14:val="tx1"/>
            </w14:solidFill>
          </w14:textFill>
        </w:rPr>
        <w:pPrChange w:id="19412" w:author="冷雪凝" w:date="2019-05-14T12:21:32Z">
          <w:pPr>
            <w:pStyle w:val="3"/>
            <w:numPr>
              <w:ilvl w:val="0"/>
              <w:numId w:val="23"/>
            </w:numPr>
          </w:pPr>
        </w:pPrChange>
      </w:pPr>
      <w:bookmarkStart w:id="619" w:name="_Toc24632_WPSOffice_Level2"/>
      <w:bookmarkStart w:id="620" w:name="_Toc12492_WPSOffice_Level2"/>
      <w:r>
        <w:rPr>
          <w:rFonts w:hint="eastAsia" w:ascii="仿宋" w:hAnsi="仿宋" w:eastAsia="仿宋"/>
          <w:color w:val="000000" w:themeColor="text1"/>
          <w:sz w:val="28"/>
          <w:szCs w:val="28"/>
          <w:lang w:val="zh-TW" w:eastAsia="zh-TW"/>
          <w:rPrChange w:id="19414" w:author="梁元" w:date="2019-05-14T19:51:36Z">
            <w:rPr>
              <w:rFonts w:hint="eastAsia" w:ascii="仿宋" w:hAnsi="仿宋" w:eastAsia="仿宋"/>
              <w:sz w:val="28"/>
              <w:szCs w:val="28"/>
              <w:lang w:val="zh-TW" w:eastAsia="zh-TW"/>
            </w:rPr>
          </w:rPrChange>
          <w14:textFill>
            <w14:solidFill>
              <w14:schemeClr w14:val="tx1"/>
            </w14:solidFill>
          </w14:textFill>
        </w:rPr>
        <w:t>论坛参考</w:t>
      </w:r>
      <w:bookmarkEnd w:id="619"/>
      <w:bookmarkEnd w:id="620"/>
    </w:p>
    <w:p>
      <w:pPr>
        <w:pStyle w:val="2"/>
        <w:numPr>
          <w:ilvl w:val="0"/>
          <w:numId w:val="1"/>
        </w:numPr>
        <w:spacing w:line="240" w:lineRule="auto"/>
        <w:ind w:firstLine="562" w:firstLineChars="200"/>
        <w:rPr>
          <w:rFonts w:ascii="仿宋" w:hAnsi="仿宋" w:eastAsia="仿宋"/>
          <w:color w:val="000000" w:themeColor="text1"/>
          <w:sz w:val="28"/>
          <w:szCs w:val="28"/>
          <w:rPrChange w:id="19416" w:author="梁元" w:date="2019-05-14T19:51:36Z">
            <w:rPr>
              <w:rFonts w:ascii="仿宋" w:hAnsi="仿宋" w:eastAsia="仿宋"/>
              <w:sz w:val="28"/>
              <w:szCs w:val="28"/>
            </w:rPr>
          </w:rPrChange>
          <w14:textFill>
            <w14:solidFill>
              <w14:schemeClr w14:val="tx1"/>
            </w14:solidFill>
          </w14:textFill>
        </w:rPr>
        <w:pPrChange w:id="19415" w:author="冷雪凝" w:date="2019-05-14T12:21:32Z">
          <w:pPr>
            <w:pStyle w:val="2"/>
            <w:numPr>
              <w:ilvl w:val="0"/>
              <w:numId w:val="1"/>
            </w:numPr>
          </w:pPr>
        </w:pPrChange>
      </w:pPr>
      <w:bookmarkStart w:id="621" w:name="_Toc4533_WPSOffice_Level1"/>
      <w:bookmarkStart w:id="622" w:name="_Toc12076_WPSOffice_Level1"/>
      <w:r>
        <w:rPr>
          <w:rFonts w:hint="eastAsia" w:ascii="仿宋" w:hAnsi="仿宋" w:eastAsia="仿宋"/>
          <w:color w:val="000000" w:themeColor="text1"/>
          <w:sz w:val="28"/>
          <w:szCs w:val="28"/>
          <w:rPrChange w:id="19417" w:author="梁元" w:date="2019-05-14T19:51:36Z">
            <w:rPr>
              <w:rFonts w:hint="eastAsia" w:ascii="仿宋" w:hAnsi="仿宋" w:eastAsia="仿宋"/>
              <w:sz w:val="28"/>
              <w:szCs w:val="28"/>
            </w:rPr>
          </w:rPrChange>
          <w14:textFill>
            <w14:solidFill>
              <w14:schemeClr w14:val="tx1"/>
            </w14:solidFill>
          </w14:textFill>
        </w:rPr>
        <w:t>简述前端性能优化的措施？</w:t>
      </w:r>
      <w:bookmarkEnd w:id="621"/>
      <w:bookmarkEnd w:id="622"/>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941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419"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1942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421"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1942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423"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1942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425"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1942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427"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942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429" w:author="梁元" w:date="2019-05-14T19:51:36Z">
                  <w:rPr>
                    <w:rFonts w:hint="eastAsia" w:ascii="仿宋" w:hAnsi="仿宋" w:eastAsia="仿宋"/>
                  </w:rPr>
                </w:rPrChange>
                <w14:textFill>
                  <w14:solidFill>
                    <w14:schemeClr w14:val="tx1"/>
                  </w14:solidFill>
                </w14:textFill>
              </w:rPr>
              <w:t>70%</w:t>
            </w:r>
          </w:p>
        </w:tc>
        <w:tc>
          <w:tcPr>
            <w:tcW w:w="1559" w:type="dxa"/>
          </w:tcPr>
          <w:p>
            <w:pPr>
              <w:jc w:val="center"/>
              <w:rPr>
                <w:rFonts w:ascii="仿宋" w:hAnsi="仿宋" w:eastAsia="仿宋"/>
                <w:color w:val="000000" w:themeColor="text1"/>
                <w:rPrChange w:id="1943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431" w:author="梁元" w:date="2019-05-14T19:51:36Z">
                  <w:rPr>
                    <w:rFonts w:hint="eastAsia" w:ascii="仿宋" w:hAnsi="仿宋" w:eastAsia="仿宋"/>
                  </w:rPr>
                </w:rPrChange>
                <w14:textFill>
                  <w14:solidFill>
                    <w14:schemeClr w14:val="tx1"/>
                  </w14:solidFill>
                </w14:textFill>
              </w:rPr>
              <w:t>4星</w:t>
            </w:r>
          </w:p>
        </w:tc>
        <w:tc>
          <w:tcPr>
            <w:tcW w:w="1418" w:type="dxa"/>
          </w:tcPr>
          <w:p>
            <w:pPr>
              <w:jc w:val="center"/>
              <w:rPr>
                <w:rFonts w:ascii="仿宋" w:hAnsi="仿宋" w:eastAsia="仿宋"/>
                <w:color w:val="000000" w:themeColor="text1"/>
                <w:rPrChange w:id="1943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433" w:author="梁元" w:date="2019-05-14T19:51:36Z">
                  <w:rPr>
                    <w:rFonts w:hint="eastAsia" w:ascii="仿宋" w:hAnsi="仿宋" w:eastAsia="仿宋"/>
                  </w:rPr>
                </w:rPrChange>
                <w14:textFill>
                  <w14:solidFill>
                    <w14:schemeClr w14:val="tx1"/>
                  </w14:solidFill>
                </w14:textFill>
              </w:rPr>
              <w:t>性能优化</w:t>
            </w:r>
          </w:p>
        </w:tc>
        <w:tc>
          <w:tcPr>
            <w:tcW w:w="1417" w:type="dxa"/>
          </w:tcPr>
          <w:p>
            <w:pPr>
              <w:rPr>
                <w:rFonts w:ascii="仿宋" w:hAnsi="仿宋" w:eastAsia="仿宋"/>
                <w:color w:val="000000" w:themeColor="text1"/>
                <w:rPrChange w:id="1943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435" w:author="梁元" w:date="2019-05-14T19:51:36Z">
                  <w:rPr>
                    <w:rFonts w:hint="eastAsia" w:ascii="仿宋" w:hAnsi="仿宋" w:eastAsia="仿宋"/>
                  </w:rPr>
                </w:rPrChange>
                <w14:textFill>
                  <w14:solidFill>
                    <w14:schemeClr w14:val="tx1"/>
                  </w14:solidFill>
                </w14:textFill>
              </w:rPr>
              <w:t>javaScript</w:t>
            </w:r>
          </w:p>
        </w:tc>
        <w:tc>
          <w:tcPr>
            <w:tcW w:w="1465" w:type="dxa"/>
          </w:tcPr>
          <w:p>
            <w:pPr>
              <w:jc w:val="center"/>
              <w:rPr>
                <w:rFonts w:ascii="仿宋" w:hAnsi="仿宋" w:eastAsia="仿宋"/>
                <w:color w:val="000000" w:themeColor="text1"/>
                <w:rPrChange w:id="1943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437" w:author="梁元" w:date="2019-05-14T19:51:36Z">
                  <w:rPr>
                    <w:rFonts w:hint="eastAsia" w:ascii="仿宋" w:hAnsi="仿宋" w:eastAsia="仿宋"/>
                  </w:rPr>
                </w:rPrChange>
                <w14:textFill>
                  <w14:solidFill>
                    <w14:schemeClr w14:val="tx1"/>
                  </w14:solidFill>
                </w14:textFill>
              </w:rPr>
              <w:t>性能优化</w:t>
            </w:r>
          </w:p>
          <w:p>
            <w:pPr>
              <w:jc w:val="center"/>
              <w:rPr>
                <w:rFonts w:ascii="仿宋" w:hAnsi="仿宋" w:eastAsia="仿宋"/>
                <w:color w:val="000000" w:themeColor="text1"/>
                <w:rPrChange w:id="19438" w:author="梁元" w:date="2019-05-14T19:51:36Z">
                  <w:rPr>
                    <w:rFonts w:ascii="仿宋" w:hAnsi="仿宋" w:eastAsia="仿宋"/>
                  </w:rPr>
                </w:rPrChange>
                <w14:textFill>
                  <w14:solidFill>
                    <w14:schemeClr w14:val="tx1"/>
                  </w14:solidFill>
                </w14:textFill>
              </w:rPr>
            </w:pPr>
          </w:p>
        </w:tc>
      </w:tr>
    </w:tbl>
    <w:p>
      <w:pPr>
        <w:pStyle w:val="3"/>
        <w:numPr>
          <w:ilvl w:val="0"/>
          <w:numId w:val="27"/>
        </w:numPr>
        <w:spacing w:line="240" w:lineRule="auto"/>
        <w:ind w:firstLine="562" w:firstLineChars="200"/>
        <w:rPr>
          <w:rFonts w:ascii="仿宋" w:hAnsi="仿宋" w:eastAsia="仿宋"/>
          <w:color w:val="000000" w:themeColor="text1"/>
          <w:sz w:val="28"/>
          <w:szCs w:val="28"/>
          <w:rPrChange w:id="19440" w:author="梁元" w:date="2019-05-14T19:51:36Z">
            <w:rPr>
              <w:rFonts w:ascii="仿宋" w:hAnsi="仿宋" w:eastAsia="仿宋"/>
              <w:sz w:val="28"/>
              <w:szCs w:val="28"/>
            </w:rPr>
          </w:rPrChange>
          <w14:textFill>
            <w14:solidFill>
              <w14:schemeClr w14:val="tx1"/>
            </w14:solidFill>
          </w14:textFill>
        </w:rPr>
        <w:pPrChange w:id="19439" w:author="冷雪凝" w:date="2019-05-14T12:21:32Z">
          <w:pPr>
            <w:pStyle w:val="3"/>
            <w:numPr>
              <w:ilvl w:val="0"/>
              <w:numId w:val="27"/>
            </w:numPr>
          </w:pPr>
        </w:pPrChange>
      </w:pPr>
      <w:bookmarkStart w:id="623" w:name="_Toc24423_WPSOffice_Level2"/>
      <w:bookmarkStart w:id="624" w:name="_Toc23075_WPSOffice_Level2"/>
      <w:r>
        <w:rPr>
          <w:rFonts w:hint="eastAsia" w:ascii="仿宋" w:hAnsi="仿宋" w:eastAsia="仿宋"/>
          <w:color w:val="000000" w:themeColor="text1"/>
          <w:sz w:val="28"/>
          <w:szCs w:val="28"/>
          <w:rPrChange w:id="19441" w:author="梁元" w:date="2019-05-14T19:51:36Z">
            <w:rPr>
              <w:rFonts w:hint="eastAsia" w:ascii="仿宋" w:hAnsi="仿宋" w:eastAsia="仿宋"/>
              <w:sz w:val="28"/>
              <w:szCs w:val="28"/>
            </w:rPr>
          </w:rPrChange>
          <w14:textFill>
            <w14:solidFill>
              <w14:schemeClr w14:val="tx1"/>
            </w14:solidFill>
          </w14:textFill>
        </w:rPr>
        <w:t>通常解法</w:t>
      </w:r>
      <w:bookmarkEnd w:id="623"/>
      <w:bookmarkEnd w:id="624"/>
    </w:p>
    <w:p>
      <w:pPr>
        <w:spacing w:line="240" w:lineRule="auto"/>
        <w:ind w:firstLine="643" w:firstLineChars="200"/>
        <w:rPr>
          <w:rFonts w:ascii="Arial" w:hAnsi="Arial" w:cs="Arial"/>
          <w:b/>
          <w:color w:val="000000" w:themeColor="text1"/>
          <w:sz w:val="32"/>
          <w:szCs w:val="23"/>
          <w:shd w:val="clear" w:color="auto" w:fill="FFFFFF"/>
          <w:rPrChange w:id="19443" w:author="梁元" w:date="2019-05-14T19:51:36Z">
            <w:rPr>
              <w:rFonts w:ascii="Arial" w:hAnsi="Arial" w:cs="Arial"/>
              <w:b/>
              <w:color w:val="222222"/>
              <w:sz w:val="32"/>
              <w:szCs w:val="23"/>
              <w:shd w:val="clear" w:color="auto" w:fill="FFFFFF"/>
            </w:rPr>
          </w:rPrChange>
          <w14:textFill>
            <w14:solidFill>
              <w14:schemeClr w14:val="tx1"/>
            </w14:solidFill>
          </w14:textFill>
        </w:rPr>
        <w:pPrChange w:id="19442" w:author="冷雪凝" w:date="2019-05-14T12:21:32Z">
          <w:pPr>
            <w:spacing w:line="360" w:lineRule="auto"/>
          </w:pPr>
        </w:pPrChange>
      </w:pPr>
      <w:r>
        <w:rPr>
          <w:rFonts w:hint="eastAsia" w:ascii="Arial" w:hAnsi="Arial" w:cs="Arial"/>
          <w:b/>
          <w:color w:val="000000" w:themeColor="text1"/>
          <w:sz w:val="32"/>
          <w:szCs w:val="23"/>
          <w:shd w:val="clear" w:color="auto" w:fill="FFFFFF"/>
          <w:rPrChange w:id="19444" w:author="梁元" w:date="2019-05-14T19:51:36Z">
            <w:rPr>
              <w:rFonts w:hint="eastAsia" w:ascii="Arial" w:hAnsi="Arial" w:cs="Arial"/>
              <w:b/>
              <w:color w:val="222222"/>
              <w:sz w:val="32"/>
              <w:szCs w:val="23"/>
              <w:shd w:val="clear" w:color="auto" w:fill="FFFFFF"/>
            </w:rPr>
          </w:rPrChange>
          <w14:textFill>
            <w14:solidFill>
              <w14:schemeClr w14:val="tx1"/>
            </w14:solidFill>
          </w14:textFill>
        </w:rPr>
        <w:t>从网络加载方面来考虑</w:t>
      </w:r>
    </w:p>
    <w:p>
      <w:pPr>
        <w:spacing w:line="240" w:lineRule="auto"/>
        <w:ind w:firstLine="643" w:firstLineChars="200"/>
        <w:rPr>
          <w:rFonts w:hint="eastAsia" w:ascii="Arial" w:hAnsi="Arial" w:cs="Arial"/>
          <w:b/>
          <w:color w:val="000000" w:themeColor="text1"/>
          <w:sz w:val="32"/>
          <w:szCs w:val="23"/>
          <w:shd w:val="clear" w:color="auto" w:fill="FFFFFF"/>
          <w:rPrChange w:id="19446" w:author="梁元" w:date="2019-05-14T19:51:36Z">
            <w:rPr>
              <w:rFonts w:hint="eastAsia" w:ascii="Arial" w:hAnsi="Arial" w:cs="Arial"/>
              <w:b/>
              <w:color w:val="222222"/>
              <w:sz w:val="32"/>
              <w:szCs w:val="23"/>
              <w:shd w:val="clear" w:color="auto" w:fill="FFFFFF"/>
            </w:rPr>
          </w:rPrChange>
          <w14:textFill>
            <w14:solidFill>
              <w14:schemeClr w14:val="tx1"/>
            </w14:solidFill>
          </w14:textFill>
        </w:rPr>
        <w:pPrChange w:id="19445" w:author="冷雪凝" w:date="2019-05-14T12:21:32Z">
          <w:pPr>
            <w:spacing w:line="360" w:lineRule="auto"/>
          </w:pPr>
        </w:pPrChange>
      </w:pPr>
    </w:p>
    <w:p>
      <w:pPr>
        <w:pStyle w:val="21"/>
        <w:numPr>
          <w:ilvl w:val="0"/>
          <w:numId w:val="28"/>
        </w:numPr>
        <w:ind w:firstLine="480" w:firstLineChars="200"/>
        <w:rPr>
          <w:color w:val="000000" w:themeColor="text1"/>
          <w:shd w:val="clear" w:color="auto" w:fill="FFFFFF"/>
          <w:rPrChange w:id="19448" w:author="梁元" w:date="2019-05-14T19:51:36Z">
            <w:rPr>
              <w:shd w:val="clear" w:color="auto" w:fill="FFFFFF"/>
            </w:rPr>
          </w:rPrChange>
          <w14:textFill>
            <w14:solidFill>
              <w14:schemeClr w14:val="tx1"/>
            </w14:solidFill>
          </w14:textFill>
        </w:rPr>
        <w:pPrChange w:id="19447" w:author="冷雪凝" w:date="2019-05-14T12:21:32Z">
          <w:pPr>
            <w:pStyle w:val="21"/>
            <w:numPr>
              <w:ilvl w:val="0"/>
              <w:numId w:val="28"/>
            </w:numPr>
            <w:ind w:firstLineChars="0"/>
          </w:pPr>
        </w:pPrChange>
      </w:pPr>
      <w:r>
        <w:rPr>
          <w:color w:val="000000" w:themeColor="text1"/>
          <w:shd w:val="clear" w:color="auto" w:fill="FFFFFF"/>
          <w:rPrChange w:id="19449" w:author="梁元" w:date="2019-05-14T19:51:36Z">
            <w:rPr>
              <w:shd w:val="clear" w:color="auto" w:fill="FFFFFF"/>
            </w:rPr>
          </w:rPrChange>
          <w14:textFill>
            <w14:solidFill>
              <w14:schemeClr w14:val="tx1"/>
            </w14:solidFill>
          </w14:textFill>
        </w:rPr>
        <w:t>减少HTTP请求次数</w:t>
      </w:r>
    </w:p>
    <w:p>
      <w:pPr>
        <w:pStyle w:val="11"/>
        <w:shd w:val="clear" w:color="auto" w:fill="FFFFFF"/>
        <w:spacing w:before="0" w:beforeAutospacing="0" w:after="375" w:afterAutospacing="0" w:line="240" w:lineRule="auto"/>
        <w:ind w:firstLine="480" w:firstLineChars="200"/>
        <w:rPr>
          <w:rFonts w:ascii="Arial" w:hAnsi="Arial" w:cs="Arial" w:eastAsiaTheme="minorEastAsia"/>
          <w:color w:val="000000" w:themeColor="text1"/>
          <w:kern w:val="2"/>
          <w:szCs w:val="22"/>
          <w:shd w:val="clear" w:color="auto" w:fill="FFFFFF"/>
          <w:rPrChange w:id="19451" w:author="梁元" w:date="2019-05-14T19:51:36Z">
            <w:rPr>
              <w:rFonts w:ascii="Arial" w:hAnsi="Arial" w:cs="Arial" w:eastAsiaTheme="minorEastAsia"/>
              <w:color w:val="2F2F2F"/>
              <w:kern w:val="2"/>
              <w:szCs w:val="22"/>
              <w:shd w:val="clear" w:color="auto" w:fill="FFFFFF"/>
            </w:rPr>
          </w:rPrChange>
          <w14:textFill>
            <w14:solidFill>
              <w14:schemeClr w14:val="tx1"/>
            </w14:solidFill>
          </w14:textFill>
        </w:rPr>
        <w:pPrChange w:id="19450" w:author="冷雪凝" w:date="2019-05-14T12:21:32Z">
          <w:pPr>
            <w:pStyle w:val="11"/>
            <w:shd w:val="clear" w:color="auto" w:fill="FFFFFF"/>
            <w:spacing w:before="0" w:beforeAutospacing="0" w:after="375" w:afterAutospacing="0" w:line="360" w:lineRule="auto"/>
          </w:pPr>
        </w:pPrChange>
      </w:pPr>
      <w:r>
        <w:rPr>
          <w:rFonts w:ascii="Arial" w:hAnsi="Arial" w:cs="Arial" w:eastAsiaTheme="minorEastAsia"/>
          <w:color w:val="000000" w:themeColor="text1"/>
          <w:kern w:val="2"/>
          <w:szCs w:val="22"/>
          <w:shd w:val="clear" w:color="auto" w:fill="FFFFFF"/>
          <w:rPrChange w:id="19452" w:author="梁元" w:date="2019-05-14T19:51:36Z">
            <w:rPr>
              <w:rFonts w:ascii="Arial" w:hAnsi="Arial" w:cs="Arial" w:eastAsiaTheme="minorEastAsia"/>
              <w:color w:val="2F2F2F"/>
              <w:kern w:val="2"/>
              <w:szCs w:val="22"/>
              <w:shd w:val="clear" w:color="auto" w:fill="FFFFFF"/>
            </w:rPr>
          </w:rPrChange>
          <w14:textFill>
            <w14:solidFill>
              <w14:schemeClr w14:val="tx1"/>
            </w14:solidFill>
          </w14:textFill>
        </w:rPr>
        <w:t>建议尽可能的根据需要去合并静态资源图片、JavaScript代码和CSS文件，减少页面请求数，这样可以缩短页面首次访问的等待时间，另外也要尽量的避免重复资源，防止增加多余的请求</w:t>
      </w:r>
    </w:p>
    <w:p>
      <w:pPr>
        <w:pStyle w:val="21"/>
        <w:numPr>
          <w:ilvl w:val="0"/>
          <w:numId w:val="29"/>
        </w:numPr>
        <w:spacing w:line="240" w:lineRule="auto"/>
        <w:ind w:firstLine="460" w:firstLineChars="200"/>
        <w:rPr>
          <w:rFonts w:ascii="Arial" w:hAnsi="Arial" w:cs="Arial"/>
          <w:color w:val="000000" w:themeColor="text1"/>
          <w:sz w:val="23"/>
          <w:szCs w:val="23"/>
          <w:shd w:val="clear" w:color="auto" w:fill="FFFFFF"/>
          <w:rPrChange w:id="19454" w:author="梁元" w:date="2019-05-14T19:51:36Z">
            <w:rPr>
              <w:rFonts w:ascii="Arial" w:hAnsi="Arial" w:cs="Arial"/>
              <w:color w:val="222222"/>
              <w:sz w:val="23"/>
              <w:szCs w:val="23"/>
              <w:shd w:val="clear" w:color="auto" w:fill="FFFFFF"/>
            </w:rPr>
          </w:rPrChange>
          <w14:textFill>
            <w14:solidFill>
              <w14:schemeClr w14:val="tx1"/>
            </w14:solidFill>
          </w14:textFill>
        </w:rPr>
        <w:pPrChange w:id="19453" w:author="冷雪凝" w:date="2019-05-14T12:21:32Z">
          <w:pPr>
            <w:pStyle w:val="21"/>
            <w:numPr>
              <w:ilvl w:val="0"/>
              <w:numId w:val="29"/>
            </w:numPr>
            <w:spacing w:line="360" w:lineRule="auto"/>
            <w:ind w:firstLineChars="0"/>
          </w:pPr>
        </w:pPrChange>
      </w:pPr>
      <w:r>
        <w:rPr>
          <w:rFonts w:hint="eastAsia" w:ascii="Arial" w:hAnsi="Arial" w:cs="Arial"/>
          <w:color w:val="000000" w:themeColor="text1"/>
          <w:sz w:val="23"/>
          <w:szCs w:val="23"/>
          <w:shd w:val="clear" w:color="auto" w:fill="FFFFFF"/>
          <w:rPrChange w:id="19455" w:author="梁元" w:date="2019-05-14T19:51:36Z">
            <w:rPr>
              <w:rFonts w:hint="eastAsia" w:ascii="Arial" w:hAnsi="Arial" w:cs="Arial"/>
              <w:color w:val="222222"/>
              <w:sz w:val="23"/>
              <w:szCs w:val="23"/>
              <w:shd w:val="clear" w:color="auto" w:fill="FFFFFF"/>
            </w:rPr>
          </w:rPrChange>
          <w14:textFill>
            <w14:solidFill>
              <w14:schemeClr w14:val="tx1"/>
            </w14:solidFill>
          </w14:textFill>
        </w:rPr>
        <w:t>减少</w:t>
      </w:r>
      <w:r>
        <w:rPr>
          <w:rFonts w:ascii="Arial" w:hAnsi="Arial" w:cs="Arial"/>
          <w:color w:val="000000" w:themeColor="text1"/>
          <w:sz w:val="23"/>
          <w:szCs w:val="23"/>
          <w:shd w:val="clear" w:color="auto" w:fill="FFFFFF"/>
          <w:rPrChange w:id="19456" w:author="梁元" w:date="2019-05-14T19:51:36Z">
            <w:rPr>
              <w:rFonts w:ascii="Arial" w:hAnsi="Arial" w:cs="Arial"/>
              <w:color w:val="222222"/>
              <w:sz w:val="23"/>
              <w:szCs w:val="23"/>
              <w:shd w:val="clear" w:color="auto" w:fill="FFFFFF"/>
            </w:rPr>
          </w:rPrChange>
          <w14:textFill>
            <w14:solidFill>
              <w14:schemeClr w14:val="tx1"/>
            </w14:solidFill>
          </w14:textFill>
        </w:rPr>
        <w:t>HTTP请求大小</w:t>
      </w:r>
    </w:p>
    <w:p>
      <w:pPr>
        <w:spacing w:line="240" w:lineRule="auto"/>
        <w:ind w:firstLine="460" w:firstLineChars="200"/>
        <w:rPr>
          <w:rFonts w:ascii="Arial" w:hAnsi="Arial" w:cs="Arial"/>
          <w:color w:val="000000" w:themeColor="text1"/>
          <w:sz w:val="23"/>
          <w:szCs w:val="23"/>
          <w:shd w:val="clear" w:color="auto" w:fill="FFFFFF"/>
          <w:rPrChange w:id="19458" w:author="梁元" w:date="2019-05-14T19:51:36Z">
            <w:rPr>
              <w:rFonts w:ascii="Arial" w:hAnsi="Arial" w:cs="Arial"/>
              <w:color w:val="222222"/>
              <w:sz w:val="23"/>
              <w:szCs w:val="23"/>
              <w:shd w:val="clear" w:color="auto" w:fill="FFFFFF"/>
            </w:rPr>
          </w:rPrChange>
          <w14:textFill>
            <w14:solidFill>
              <w14:schemeClr w14:val="tx1"/>
            </w14:solidFill>
          </w14:textFill>
        </w:rPr>
        <w:pPrChange w:id="19457" w:author="冷雪凝" w:date="2019-05-14T12:21:32Z">
          <w:pPr>
            <w:spacing w:line="360" w:lineRule="auto"/>
          </w:pPr>
        </w:pPrChange>
      </w:pPr>
      <w:r>
        <w:rPr>
          <w:rFonts w:hint="eastAsia" w:ascii="Arial" w:hAnsi="Arial" w:cs="Arial"/>
          <w:color w:val="000000" w:themeColor="text1"/>
          <w:sz w:val="23"/>
          <w:szCs w:val="23"/>
          <w:shd w:val="clear" w:color="auto" w:fill="FFFFFF"/>
          <w:rPrChange w:id="19459" w:author="梁元" w:date="2019-05-14T19:51:36Z">
            <w:rPr>
              <w:rFonts w:hint="eastAsia" w:ascii="Arial" w:hAnsi="Arial" w:cs="Arial"/>
              <w:color w:val="222222"/>
              <w:sz w:val="23"/>
              <w:szCs w:val="23"/>
              <w:shd w:val="clear" w:color="auto" w:fill="FFFFFF"/>
            </w:rPr>
          </w:rPrChange>
          <w14:textFill>
            <w14:solidFill>
              <w14:schemeClr w14:val="tx1"/>
            </w14:solidFill>
          </w14:textFill>
        </w:rPr>
        <w:t>除了减少请求资源数，也要减少每个</w:t>
      </w:r>
      <w:r>
        <w:rPr>
          <w:rFonts w:ascii="Arial" w:hAnsi="Arial" w:cs="Arial"/>
          <w:color w:val="000000" w:themeColor="text1"/>
          <w:sz w:val="23"/>
          <w:szCs w:val="23"/>
          <w:shd w:val="clear" w:color="auto" w:fill="FFFFFF"/>
          <w:rPrChange w:id="19460" w:author="梁元" w:date="2019-05-14T19:51:36Z">
            <w:rPr>
              <w:rFonts w:ascii="Arial" w:hAnsi="Arial" w:cs="Arial"/>
              <w:color w:val="222222"/>
              <w:sz w:val="23"/>
              <w:szCs w:val="23"/>
              <w:shd w:val="clear" w:color="auto" w:fill="FFFFFF"/>
            </w:rPr>
          </w:rPrChange>
          <w14:textFill>
            <w14:solidFill>
              <w14:schemeClr w14:val="tx1"/>
            </w14:solidFill>
          </w14:textFill>
        </w:rPr>
        <w:t>http请求的大小。比如减少没必要的图片，JS，CSS以及HTML等，对文件进行压缩优化，开启GZIP压缩传输内容，缩短网络传输等待延迟</w:t>
      </w:r>
    </w:p>
    <w:p>
      <w:pPr>
        <w:spacing w:line="240" w:lineRule="auto"/>
        <w:ind w:firstLine="460" w:firstLineChars="200"/>
        <w:rPr>
          <w:rFonts w:hint="eastAsia" w:ascii="Arial" w:hAnsi="Arial" w:cs="Arial"/>
          <w:color w:val="000000" w:themeColor="text1"/>
          <w:sz w:val="23"/>
          <w:szCs w:val="23"/>
          <w:shd w:val="clear" w:color="auto" w:fill="FFFFFF"/>
          <w:rPrChange w:id="19462" w:author="梁元" w:date="2019-05-14T19:51:36Z">
            <w:rPr>
              <w:rFonts w:hint="eastAsia" w:ascii="Arial" w:hAnsi="Arial" w:cs="Arial"/>
              <w:color w:val="222222"/>
              <w:sz w:val="23"/>
              <w:szCs w:val="23"/>
              <w:shd w:val="clear" w:color="auto" w:fill="FFFFFF"/>
            </w:rPr>
          </w:rPrChange>
          <w14:textFill>
            <w14:solidFill>
              <w14:schemeClr w14:val="tx1"/>
            </w14:solidFill>
          </w14:textFill>
        </w:rPr>
        <w:pPrChange w:id="19461" w:author="冷雪凝" w:date="2019-05-14T12:21:32Z">
          <w:pPr>
            <w:spacing w:line="360" w:lineRule="auto"/>
          </w:pPr>
        </w:pPrChange>
      </w:pPr>
    </w:p>
    <w:p>
      <w:pPr>
        <w:pStyle w:val="21"/>
        <w:numPr>
          <w:ilvl w:val="0"/>
          <w:numId w:val="29"/>
        </w:numPr>
        <w:spacing w:line="240" w:lineRule="auto"/>
        <w:ind w:firstLine="460" w:firstLineChars="200"/>
        <w:rPr>
          <w:rFonts w:ascii="Arial" w:hAnsi="Arial" w:cs="Arial"/>
          <w:color w:val="000000" w:themeColor="text1"/>
          <w:sz w:val="23"/>
          <w:szCs w:val="23"/>
          <w:shd w:val="clear" w:color="auto" w:fill="FFFFFF"/>
          <w:rPrChange w:id="19464" w:author="梁元" w:date="2019-05-14T19:51:36Z">
            <w:rPr>
              <w:rFonts w:ascii="Arial" w:hAnsi="Arial" w:cs="Arial"/>
              <w:color w:val="222222"/>
              <w:sz w:val="23"/>
              <w:szCs w:val="23"/>
              <w:shd w:val="clear" w:color="auto" w:fill="FFFFFF"/>
            </w:rPr>
          </w:rPrChange>
          <w14:textFill>
            <w14:solidFill>
              <w14:schemeClr w14:val="tx1"/>
            </w14:solidFill>
          </w14:textFill>
        </w:rPr>
        <w:pPrChange w:id="19463" w:author="冷雪凝" w:date="2019-05-14T12:21:32Z">
          <w:pPr>
            <w:pStyle w:val="21"/>
            <w:numPr>
              <w:ilvl w:val="0"/>
              <w:numId w:val="29"/>
            </w:numPr>
            <w:spacing w:line="360" w:lineRule="auto"/>
            <w:ind w:firstLineChars="0"/>
          </w:pPr>
        </w:pPrChange>
      </w:pPr>
      <w:r>
        <w:rPr>
          <w:rFonts w:hint="eastAsia" w:ascii="Arial" w:hAnsi="Arial" w:cs="Arial"/>
          <w:color w:val="000000" w:themeColor="text1"/>
          <w:sz w:val="23"/>
          <w:szCs w:val="23"/>
          <w:shd w:val="clear" w:color="auto" w:fill="FFFFFF"/>
          <w:rPrChange w:id="19465" w:author="梁元" w:date="2019-05-14T19:51:36Z">
            <w:rPr>
              <w:rFonts w:hint="eastAsia" w:ascii="Arial" w:hAnsi="Arial" w:cs="Arial"/>
              <w:color w:val="222222"/>
              <w:sz w:val="23"/>
              <w:szCs w:val="23"/>
              <w:shd w:val="clear" w:color="auto" w:fill="FFFFFF"/>
            </w:rPr>
          </w:rPrChange>
          <w14:textFill>
            <w14:solidFill>
              <w14:schemeClr w14:val="tx1"/>
            </w14:solidFill>
          </w14:textFill>
        </w:rPr>
        <w:t>将</w:t>
      </w:r>
      <w:r>
        <w:rPr>
          <w:rFonts w:ascii="Arial" w:hAnsi="Arial" w:cs="Arial"/>
          <w:color w:val="000000" w:themeColor="text1"/>
          <w:sz w:val="23"/>
          <w:szCs w:val="23"/>
          <w:shd w:val="clear" w:color="auto" w:fill="FFFFFF"/>
          <w:rPrChange w:id="19466" w:author="梁元" w:date="2019-05-14T19:51:36Z">
            <w:rPr>
              <w:rFonts w:ascii="Arial" w:hAnsi="Arial" w:cs="Arial"/>
              <w:color w:val="222222"/>
              <w:sz w:val="23"/>
              <w:szCs w:val="23"/>
              <w:shd w:val="clear" w:color="auto" w:fill="FFFFFF"/>
            </w:rPr>
          </w:rPrChange>
          <w14:textFill>
            <w14:solidFill>
              <w14:schemeClr w14:val="tx1"/>
            </w14:solidFill>
          </w14:textFill>
        </w:rPr>
        <w:t>CSS和JS放到外部文件中，避免使用style和script标签引入</w:t>
      </w:r>
    </w:p>
    <w:p>
      <w:pPr>
        <w:spacing w:line="240" w:lineRule="auto"/>
        <w:ind w:firstLine="460" w:firstLineChars="200"/>
        <w:rPr>
          <w:rFonts w:ascii="Arial" w:hAnsi="Arial" w:cs="Arial"/>
          <w:color w:val="000000" w:themeColor="text1"/>
          <w:sz w:val="23"/>
          <w:szCs w:val="23"/>
          <w:shd w:val="clear" w:color="auto" w:fill="FFFFFF"/>
          <w:rPrChange w:id="19468" w:author="梁元" w:date="2019-05-14T19:51:36Z">
            <w:rPr>
              <w:rFonts w:ascii="Arial" w:hAnsi="Arial" w:cs="Arial"/>
              <w:color w:val="222222"/>
              <w:sz w:val="23"/>
              <w:szCs w:val="23"/>
              <w:shd w:val="clear" w:color="auto" w:fill="FFFFFF"/>
            </w:rPr>
          </w:rPrChange>
          <w14:textFill>
            <w14:solidFill>
              <w14:schemeClr w14:val="tx1"/>
            </w14:solidFill>
          </w14:textFill>
        </w:rPr>
        <w:pPrChange w:id="19467" w:author="冷雪凝" w:date="2019-05-14T12:21:32Z">
          <w:pPr>
            <w:spacing w:line="360" w:lineRule="auto"/>
          </w:pPr>
        </w:pPrChange>
      </w:pPr>
      <w:r>
        <w:rPr>
          <w:rFonts w:hint="eastAsia" w:ascii="Arial" w:hAnsi="Arial" w:cs="Arial"/>
          <w:color w:val="000000" w:themeColor="text1"/>
          <w:sz w:val="23"/>
          <w:szCs w:val="23"/>
          <w:shd w:val="clear" w:color="auto" w:fill="FFFFFF"/>
          <w:rPrChange w:id="19469" w:author="梁元" w:date="2019-05-14T19:51:36Z">
            <w:rPr>
              <w:rFonts w:hint="eastAsia" w:ascii="Arial" w:hAnsi="Arial" w:cs="Arial"/>
              <w:color w:val="222222"/>
              <w:sz w:val="23"/>
              <w:szCs w:val="23"/>
              <w:shd w:val="clear" w:color="auto" w:fill="FFFFFF"/>
            </w:rPr>
          </w:rPrChange>
          <w14:textFill>
            <w14:solidFill>
              <w14:schemeClr w14:val="tx1"/>
            </w14:solidFill>
          </w14:textFill>
        </w:rPr>
        <w:t>在</w:t>
      </w:r>
      <w:r>
        <w:rPr>
          <w:rFonts w:ascii="Arial" w:hAnsi="Arial" w:cs="Arial"/>
          <w:color w:val="000000" w:themeColor="text1"/>
          <w:sz w:val="23"/>
          <w:szCs w:val="23"/>
          <w:shd w:val="clear" w:color="auto" w:fill="FFFFFF"/>
          <w:rPrChange w:id="19470" w:author="梁元" w:date="2019-05-14T19:51:36Z">
            <w:rPr>
              <w:rFonts w:ascii="Arial" w:hAnsi="Arial" w:cs="Arial"/>
              <w:color w:val="222222"/>
              <w:sz w:val="23"/>
              <w:szCs w:val="23"/>
              <w:shd w:val="clear" w:color="auto" w:fill="FFFFFF"/>
            </w:rPr>
          </w:rPrChange>
          <w14:textFill>
            <w14:solidFill>
              <w14:schemeClr w14:val="tx1"/>
            </w14:solidFill>
          </w14:textFill>
        </w:rPr>
        <w:t>HTML文件中引入外部的资源可以有效利用浏览器的静态资源缓存。有时候在移动端对请求数比较在意的会为了减少请求把CSS和JS文件直接写到HTML里边，具体根据CSS和JS文件大小和业务场景来分析。如果CSS和JS文件内容较多，逻辑比较复杂，建议放到外部引入</w:t>
      </w:r>
    </w:p>
    <w:p>
      <w:pPr>
        <w:pStyle w:val="21"/>
        <w:numPr>
          <w:ilvl w:val="0"/>
          <w:numId w:val="29"/>
        </w:numPr>
        <w:spacing w:line="240" w:lineRule="auto"/>
        <w:ind w:firstLine="460" w:firstLineChars="200"/>
        <w:rPr>
          <w:rFonts w:ascii="Arial" w:hAnsi="Arial" w:cs="Arial"/>
          <w:color w:val="000000" w:themeColor="text1"/>
          <w:sz w:val="23"/>
          <w:szCs w:val="23"/>
          <w:shd w:val="clear" w:color="auto" w:fill="FFFFFF"/>
          <w:rPrChange w:id="19472" w:author="梁元" w:date="2019-05-14T19:51:36Z">
            <w:rPr>
              <w:rFonts w:ascii="Arial" w:hAnsi="Arial" w:cs="Arial"/>
              <w:color w:val="222222"/>
              <w:sz w:val="23"/>
              <w:szCs w:val="23"/>
              <w:shd w:val="clear" w:color="auto" w:fill="FFFFFF"/>
            </w:rPr>
          </w:rPrChange>
          <w14:textFill>
            <w14:solidFill>
              <w14:schemeClr w14:val="tx1"/>
            </w14:solidFill>
          </w14:textFill>
        </w:rPr>
        <w:pPrChange w:id="19471" w:author="冷雪凝" w:date="2019-05-14T12:21:32Z">
          <w:pPr>
            <w:pStyle w:val="21"/>
            <w:numPr>
              <w:ilvl w:val="0"/>
              <w:numId w:val="29"/>
            </w:numPr>
            <w:spacing w:line="360" w:lineRule="auto"/>
            <w:ind w:firstLineChars="0"/>
          </w:pPr>
        </w:pPrChange>
      </w:pPr>
      <w:r>
        <w:rPr>
          <w:rFonts w:hint="eastAsia" w:ascii="Arial" w:hAnsi="Arial" w:cs="Arial"/>
          <w:color w:val="000000" w:themeColor="text1"/>
          <w:sz w:val="23"/>
          <w:szCs w:val="23"/>
          <w:shd w:val="clear" w:color="auto" w:fill="FFFFFF"/>
          <w:rPrChange w:id="19473" w:author="梁元" w:date="2019-05-14T19:51:36Z">
            <w:rPr>
              <w:rFonts w:hint="eastAsia" w:ascii="Arial" w:hAnsi="Arial" w:cs="Arial"/>
              <w:color w:val="222222"/>
              <w:sz w:val="23"/>
              <w:szCs w:val="23"/>
              <w:shd w:val="clear" w:color="auto" w:fill="FFFFFF"/>
            </w:rPr>
          </w:rPrChange>
          <w14:textFill>
            <w14:solidFill>
              <w14:schemeClr w14:val="tx1"/>
            </w14:solidFill>
          </w14:textFill>
        </w:rPr>
        <w:t>避免页面中空的</w:t>
      </w:r>
      <w:r>
        <w:rPr>
          <w:rFonts w:ascii="Arial" w:hAnsi="Arial" w:cs="Arial"/>
          <w:color w:val="000000" w:themeColor="text1"/>
          <w:sz w:val="23"/>
          <w:szCs w:val="23"/>
          <w:shd w:val="clear" w:color="auto" w:fill="FFFFFF"/>
          <w:rPrChange w:id="19474" w:author="梁元" w:date="2019-05-14T19:51:36Z">
            <w:rPr>
              <w:rFonts w:ascii="Arial" w:hAnsi="Arial" w:cs="Arial"/>
              <w:color w:val="222222"/>
              <w:sz w:val="23"/>
              <w:szCs w:val="23"/>
              <w:shd w:val="clear" w:color="auto" w:fill="FFFFFF"/>
            </w:rPr>
          </w:rPrChange>
          <w14:textFill>
            <w14:solidFill>
              <w14:schemeClr w14:val="tx1"/>
            </w14:solidFill>
          </w14:textFill>
        </w:rPr>
        <w:t>href和src</w:t>
      </w:r>
    </w:p>
    <w:p>
      <w:pPr>
        <w:spacing w:line="240" w:lineRule="auto"/>
        <w:ind w:firstLine="460" w:firstLineChars="200"/>
        <w:rPr>
          <w:rFonts w:ascii="Arial" w:hAnsi="Arial" w:cs="Arial"/>
          <w:color w:val="000000" w:themeColor="text1"/>
          <w:sz w:val="23"/>
          <w:szCs w:val="23"/>
          <w:shd w:val="clear" w:color="auto" w:fill="FFFFFF"/>
          <w:rPrChange w:id="19476" w:author="梁元" w:date="2019-05-14T19:51:36Z">
            <w:rPr>
              <w:rFonts w:ascii="Arial" w:hAnsi="Arial" w:cs="Arial"/>
              <w:color w:val="222222"/>
              <w:sz w:val="23"/>
              <w:szCs w:val="23"/>
              <w:shd w:val="clear" w:color="auto" w:fill="FFFFFF"/>
            </w:rPr>
          </w:rPrChange>
          <w14:textFill>
            <w14:solidFill>
              <w14:schemeClr w14:val="tx1"/>
            </w14:solidFill>
          </w14:textFill>
        </w:rPr>
        <w:pPrChange w:id="19475" w:author="冷雪凝" w:date="2019-05-14T12:21:32Z">
          <w:pPr>
            <w:spacing w:line="360" w:lineRule="auto"/>
          </w:pPr>
        </w:pPrChange>
      </w:pPr>
      <w:r>
        <w:rPr>
          <w:rFonts w:hint="eastAsia" w:ascii="Arial" w:hAnsi="Arial" w:cs="Arial"/>
          <w:color w:val="000000" w:themeColor="text1"/>
          <w:sz w:val="23"/>
          <w:szCs w:val="23"/>
          <w:shd w:val="clear" w:color="auto" w:fill="FFFFFF"/>
          <w:rPrChange w:id="19477" w:author="梁元" w:date="2019-05-14T19:51:36Z">
            <w:rPr>
              <w:rFonts w:hint="eastAsia" w:ascii="Arial" w:hAnsi="Arial" w:cs="Arial"/>
              <w:color w:val="222222"/>
              <w:sz w:val="23"/>
              <w:szCs w:val="23"/>
              <w:shd w:val="clear" w:color="auto" w:fill="FFFFFF"/>
            </w:rPr>
          </w:rPrChange>
          <w14:textFill>
            <w14:solidFill>
              <w14:schemeClr w14:val="tx1"/>
            </w14:solidFill>
          </w14:textFill>
        </w:rPr>
        <w:t>当</w:t>
      </w:r>
      <w:r>
        <w:rPr>
          <w:rFonts w:ascii="Arial" w:hAnsi="Arial" w:cs="Arial"/>
          <w:color w:val="000000" w:themeColor="text1"/>
          <w:sz w:val="23"/>
          <w:szCs w:val="23"/>
          <w:shd w:val="clear" w:color="auto" w:fill="FFFFFF"/>
          <w:rPrChange w:id="19478" w:author="梁元" w:date="2019-05-14T19:51:36Z">
            <w:rPr>
              <w:rFonts w:ascii="Arial" w:hAnsi="Arial" w:cs="Arial"/>
              <w:color w:val="222222"/>
              <w:sz w:val="23"/>
              <w:szCs w:val="23"/>
              <w:shd w:val="clear" w:color="auto" w:fill="FFFFFF"/>
            </w:rPr>
          </w:rPrChange>
          <w14:textFill>
            <w14:solidFill>
              <w14:schemeClr w14:val="tx1"/>
            </w14:solidFill>
          </w14:textFill>
        </w:rPr>
        <w:t>link标签的href属性为空，或者script、img、iframe标签的src属性为空的时候，浏览器在渲染的过程中还是会把href和src的空内容进行加载，直到加载失败。这样就阻塞了页面中其他资源的下载进程，并且最后加载的内容是无效的，因此要尽量避免。</w:t>
      </w:r>
    </w:p>
    <w:p>
      <w:pPr>
        <w:spacing w:line="240" w:lineRule="auto"/>
        <w:ind w:firstLine="460" w:firstLineChars="200"/>
        <w:rPr>
          <w:rFonts w:ascii="Arial" w:hAnsi="Arial" w:cs="Arial"/>
          <w:color w:val="000000" w:themeColor="text1"/>
          <w:sz w:val="23"/>
          <w:szCs w:val="23"/>
          <w:shd w:val="clear" w:color="auto" w:fill="FFFFFF"/>
          <w:rPrChange w:id="19480" w:author="梁元" w:date="2019-05-14T19:51:36Z">
            <w:rPr>
              <w:rFonts w:ascii="Arial" w:hAnsi="Arial" w:cs="Arial"/>
              <w:color w:val="222222"/>
              <w:sz w:val="23"/>
              <w:szCs w:val="23"/>
              <w:shd w:val="clear" w:color="auto" w:fill="FFFFFF"/>
            </w:rPr>
          </w:rPrChange>
          <w14:textFill>
            <w14:solidFill>
              <w14:schemeClr w14:val="tx1"/>
            </w14:solidFill>
          </w14:textFill>
        </w:rPr>
        <w:pPrChange w:id="19479" w:author="冷雪凝" w:date="2019-05-14T12:21:32Z">
          <w:pPr>
            <w:spacing w:line="360" w:lineRule="auto"/>
          </w:pPr>
        </w:pPrChange>
      </w:pPr>
    </w:p>
    <w:p>
      <w:pPr>
        <w:pStyle w:val="21"/>
        <w:numPr>
          <w:ilvl w:val="0"/>
          <w:numId w:val="29"/>
        </w:numPr>
        <w:spacing w:line="240" w:lineRule="auto"/>
        <w:ind w:firstLine="460" w:firstLineChars="200"/>
        <w:rPr>
          <w:rFonts w:ascii="Arial" w:hAnsi="Arial" w:cs="Arial"/>
          <w:color w:val="000000" w:themeColor="text1"/>
          <w:sz w:val="23"/>
          <w:szCs w:val="23"/>
          <w:shd w:val="clear" w:color="auto" w:fill="FFFFFF"/>
          <w:rPrChange w:id="19482" w:author="梁元" w:date="2019-05-14T19:51:36Z">
            <w:rPr>
              <w:rFonts w:ascii="Arial" w:hAnsi="Arial" w:cs="Arial"/>
              <w:color w:val="222222"/>
              <w:sz w:val="23"/>
              <w:szCs w:val="23"/>
              <w:shd w:val="clear" w:color="auto" w:fill="FFFFFF"/>
            </w:rPr>
          </w:rPrChange>
          <w14:textFill>
            <w14:solidFill>
              <w14:schemeClr w14:val="tx1"/>
            </w14:solidFill>
          </w14:textFill>
        </w:rPr>
        <w:pPrChange w:id="19481" w:author="冷雪凝" w:date="2019-05-14T12:21:32Z">
          <w:pPr>
            <w:pStyle w:val="21"/>
            <w:numPr>
              <w:ilvl w:val="0"/>
              <w:numId w:val="29"/>
            </w:numPr>
            <w:spacing w:line="360" w:lineRule="auto"/>
            <w:ind w:firstLineChars="0"/>
          </w:pPr>
        </w:pPrChange>
      </w:pPr>
      <w:r>
        <w:rPr>
          <w:rFonts w:hint="eastAsia" w:ascii="Arial" w:hAnsi="Arial" w:cs="Arial"/>
          <w:color w:val="000000" w:themeColor="text1"/>
          <w:sz w:val="23"/>
          <w:szCs w:val="23"/>
          <w:shd w:val="clear" w:color="auto" w:fill="FFFFFF"/>
          <w:rPrChange w:id="19483" w:author="梁元" w:date="2019-05-14T19:51:36Z">
            <w:rPr>
              <w:rFonts w:hint="eastAsia" w:ascii="Arial" w:hAnsi="Arial" w:cs="Arial"/>
              <w:color w:val="222222"/>
              <w:sz w:val="23"/>
              <w:szCs w:val="23"/>
              <w:shd w:val="clear" w:color="auto" w:fill="FFFFFF"/>
            </w:rPr>
          </w:rPrChange>
          <w14:textFill>
            <w14:solidFill>
              <w14:schemeClr w14:val="tx1"/>
            </w14:solidFill>
          </w14:textFill>
        </w:rPr>
        <w:t>为</w:t>
      </w:r>
      <w:r>
        <w:rPr>
          <w:rFonts w:ascii="Arial" w:hAnsi="Arial" w:cs="Arial"/>
          <w:color w:val="000000" w:themeColor="text1"/>
          <w:sz w:val="23"/>
          <w:szCs w:val="23"/>
          <w:shd w:val="clear" w:color="auto" w:fill="FFFFFF"/>
          <w:rPrChange w:id="19484" w:author="梁元" w:date="2019-05-14T19:51:36Z">
            <w:rPr>
              <w:rFonts w:ascii="Arial" w:hAnsi="Arial" w:cs="Arial"/>
              <w:color w:val="222222"/>
              <w:sz w:val="23"/>
              <w:szCs w:val="23"/>
              <w:shd w:val="clear" w:color="auto" w:fill="FFFFFF"/>
            </w:rPr>
          </w:rPrChange>
          <w14:textFill>
            <w14:solidFill>
              <w14:schemeClr w14:val="tx1"/>
            </w14:solidFill>
          </w14:textFill>
        </w:rPr>
        <w:t>HTML指定Cache-Control或者Expires</w:t>
      </w:r>
    </w:p>
    <w:p>
      <w:pPr>
        <w:spacing w:line="240" w:lineRule="auto"/>
        <w:ind w:firstLine="460" w:firstLineChars="200"/>
        <w:rPr>
          <w:rFonts w:ascii="Arial" w:hAnsi="Arial" w:cs="Arial"/>
          <w:color w:val="000000" w:themeColor="text1"/>
          <w:sz w:val="23"/>
          <w:szCs w:val="23"/>
          <w:shd w:val="clear" w:color="auto" w:fill="FFFFFF"/>
          <w:rPrChange w:id="19486" w:author="梁元" w:date="2019-05-14T19:51:36Z">
            <w:rPr>
              <w:rFonts w:ascii="Arial" w:hAnsi="Arial" w:cs="Arial"/>
              <w:color w:val="222222"/>
              <w:sz w:val="23"/>
              <w:szCs w:val="23"/>
              <w:shd w:val="clear" w:color="auto" w:fill="FFFFFF"/>
            </w:rPr>
          </w:rPrChange>
          <w14:textFill>
            <w14:solidFill>
              <w14:schemeClr w14:val="tx1"/>
            </w14:solidFill>
          </w14:textFill>
        </w:rPr>
        <w:pPrChange w:id="19485" w:author="冷雪凝" w:date="2019-05-14T12:21:32Z">
          <w:pPr>
            <w:spacing w:line="360" w:lineRule="auto"/>
          </w:pPr>
        </w:pPrChange>
      </w:pPr>
      <w:r>
        <w:rPr>
          <w:rFonts w:hint="eastAsia" w:ascii="Arial" w:hAnsi="Arial" w:cs="Arial"/>
          <w:color w:val="000000" w:themeColor="text1"/>
          <w:sz w:val="23"/>
          <w:szCs w:val="23"/>
          <w:shd w:val="clear" w:color="auto" w:fill="FFFFFF"/>
          <w:rPrChange w:id="19487" w:author="梁元" w:date="2019-05-14T19:51:36Z">
            <w:rPr>
              <w:rFonts w:hint="eastAsia" w:ascii="Arial" w:hAnsi="Arial" w:cs="Arial"/>
              <w:color w:val="222222"/>
              <w:sz w:val="23"/>
              <w:szCs w:val="23"/>
              <w:shd w:val="clear" w:color="auto" w:fill="FFFFFF"/>
            </w:rPr>
          </w:rPrChange>
          <w14:textFill>
            <w14:solidFill>
              <w14:schemeClr w14:val="tx1"/>
            </w14:solidFill>
          </w14:textFill>
        </w:rPr>
        <w:t>为</w:t>
      </w:r>
      <w:r>
        <w:rPr>
          <w:rFonts w:ascii="Arial" w:hAnsi="Arial" w:cs="Arial"/>
          <w:color w:val="000000" w:themeColor="text1"/>
          <w:sz w:val="23"/>
          <w:szCs w:val="23"/>
          <w:shd w:val="clear" w:color="auto" w:fill="FFFFFF"/>
          <w:rPrChange w:id="19488" w:author="梁元" w:date="2019-05-14T19:51:36Z">
            <w:rPr>
              <w:rFonts w:ascii="Arial" w:hAnsi="Arial" w:cs="Arial"/>
              <w:color w:val="222222"/>
              <w:sz w:val="23"/>
              <w:szCs w:val="23"/>
              <w:shd w:val="clear" w:color="auto" w:fill="FFFFFF"/>
            </w:rPr>
          </w:rPrChange>
          <w14:textFill>
            <w14:solidFill>
              <w14:schemeClr w14:val="tx1"/>
            </w14:solidFill>
          </w14:textFill>
        </w:rPr>
        <w:t>HTML指定Cache-Control或者Expires可以将HTML内容缓存起来，避免频繁向服务器发送请求。在页面Cache-Control或Expires头部又消失，浏览器会直接从缓存读取内容，不向服务器发送请求</w:t>
      </w:r>
    </w:p>
    <w:p>
      <w:pPr>
        <w:spacing w:line="240" w:lineRule="auto"/>
        <w:ind w:firstLine="460" w:firstLineChars="200"/>
        <w:rPr>
          <w:rFonts w:ascii="Arial" w:hAnsi="Arial" w:cs="Arial"/>
          <w:color w:val="000000" w:themeColor="text1"/>
          <w:sz w:val="23"/>
          <w:szCs w:val="23"/>
          <w:shd w:val="clear" w:color="auto" w:fill="FFFFFF"/>
          <w:rPrChange w:id="19490" w:author="梁元" w:date="2019-05-14T19:51:36Z">
            <w:rPr>
              <w:rFonts w:ascii="Arial" w:hAnsi="Arial" w:cs="Arial"/>
              <w:color w:val="222222"/>
              <w:sz w:val="23"/>
              <w:szCs w:val="23"/>
              <w:shd w:val="clear" w:color="auto" w:fill="FFFFFF"/>
            </w:rPr>
          </w:rPrChange>
          <w14:textFill>
            <w14:solidFill>
              <w14:schemeClr w14:val="tx1"/>
            </w14:solidFill>
          </w14:textFill>
        </w:rPr>
        <w:pPrChange w:id="19489" w:author="冷雪凝" w:date="2019-05-14T12:21:32Z">
          <w:pPr>
            <w:spacing w:line="360" w:lineRule="auto"/>
          </w:pPr>
        </w:pPrChange>
      </w:pPr>
    </w:p>
    <w:p>
      <w:pPr>
        <w:pStyle w:val="21"/>
        <w:numPr>
          <w:ilvl w:val="0"/>
          <w:numId w:val="29"/>
        </w:numPr>
        <w:spacing w:line="240" w:lineRule="auto"/>
        <w:ind w:firstLine="460" w:firstLineChars="200"/>
        <w:rPr>
          <w:rFonts w:ascii="Arial" w:hAnsi="Arial" w:cs="Arial"/>
          <w:color w:val="000000" w:themeColor="text1"/>
          <w:sz w:val="23"/>
          <w:szCs w:val="23"/>
          <w:shd w:val="clear" w:color="auto" w:fill="FFFFFF"/>
          <w:rPrChange w:id="19492" w:author="梁元" w:date="2019-05-14T19:51:36Z">
            <w:rPr>
              <w:rFonts w:ascii="Arial" w:hAnsi="Arial" w:cs="Arial"/>
              <w:color w:val="222222"/>
              <w:sz w:val="23"/>
              <w:szCs w:val="23"/>
              <w:shd w:val="clear" w:color="auto" w:fill="FFFFFF"/>
            </w:rPr>
          </w:rPrChange>
          <w14:textFill>
            <w14:solidFill>
              <w14:schemeClr w14:val="tx1"/>
            </w14:solidFill>
          </w14:textFill>
        </w:rPr>
        <w:pPrChange w:id="19491" w:author="冷雪凝" w:date="2019-05-14T12:21:32Z">
          <w:pPr>
            <w:pStyle w:val="21"/>
            <w:numPr>
              <w:ilvl w:val="0"/>
              <w:numId w:val="29"/>
            </w:numPr>
            <w:spacing w:line="360" w:lineRule="auto"/>
            <w:ind w:firstLineChars="0"/>
          </w:pPr>
        </w:pPrChange>
      </w:pPr>
      <w:r>
        <w:rPr>
          <w:rFonts w:hint="eastAsia" w:ascii="Arial" w:hAnsi="Arial" w:cs="Arial"/>
          <w:color w:val="000000" w:themeColor="text1"/>
          <w:sz w:val="23"/>
          <w:szCs w:val="23"/>
          <w:shd w:val="clear" w:color="auto" w:fill="FFFFFF"/>
          <w:rPrChange w:id="19493" w:author="梁元" w:date="2019-05-14T19:51:36Z">
            <w:rPr>
              <w:rFonts w:hint="eastAsia" w:ascii="Arial" w:hAnsi="Arial" w:cs="Arial"/>
              <w:color w:val="222222"/>
              <w:sz w:val="23"/>
              <w:szCs w:val="23"/>
              <w:shd w:val="clear" w:color="auto" w:fill="FFFFFF"/>
            </w:rPr>
          </w:rPrChange>
          <w14:textFill>
            <w14:solidFill>
              <w14:schemeClr w14:val="tx1"/>
            </w14:solidFill>
          </w14:textFill>
        </w:rPr>
        <w:t>静态资源不同域名存放</w:t>
      </w:r>
    </w:p>
    <w:p>
      <w:pPr>
        <w:spacing w:line="240" w:lineRule="auto"/>
        <w:ind w:firstLine="460" w:firstLineChars="200"/>
        <w:rPr>
          <w:rFonts w:ascii="Arial" w:hAnsi="Arial" w:cs="Arial"/>
          <w:color w:val="000000" w:themeColor="text1"/>
          <w:sz w:val="23"/>
          <w:szCs w:val="23"/>
          <w:shd w:val="clear" w:color="auto" w:fill="FFFFFF"/>
          <w:rPrChange w:id="19495" w:author="梁元" w:date="2019-05-14T19:51:36Z">
            <w:rPr>
              <w:rFonts w:ascii="Arial" w:hAnsi="Arial" w:cs="Arial"/>
              <w:color w:val="222222"/>
              <w:sz w:val="23"/>
              <w:szCs w:val="23"/>
              <w:shd w:val="clear" w:color="auto" w:fill="FFFFFF"/>
            </w:rPr>
          </w:rPrChange>
          <w14:textFill>
            <w14:solidFill>
              <w14:schemeClr w14:val="tx1"/>
            </w14:solidFill>
          </w14:textFill>
        </w:rPr>
        <w:pPrChange w:id="19494" w:author="冷雪凝" w:date="2019-05-14T12:21:32Z">
          <w:pPr>
            <w:spacing w:line="360" w:lineRule="auto"/>
          </w:pPr>
        </w:pPrChange>
      </w:pPr>
      <w:r>
        <w:rPr>
          <w:rFonts w:hint="eastAsia" w:ascii="Arial" w:hAnsi="Arial" w:cs="Arial"/>
          <w:color w:val="000000" w:themeColor="text1"/>
          <w:sz w:val="23"/>
          <w:szCs w:val="23"/>
          <w:shd w:val="clear" w:color="auto" w:fill="FFFFFF"/>
          <w:rPrChange w:id="19496" w:author="梁元" w:date="2019-05-14T19:51:36Z">
            <w:rPr>
              <w:rFonts w:hint="eastAsia" w:ascii="Arial" w:hAnsi="Arial" w:cs="Arial"/>
              <w:color w:val="222222"/>
              <w:sz w:val="23"/>
              <w:szCs w:val="23"/>
              <w:shd w:val="clear" w:color="auto" w:fill="FFFFFF"/>
            </w:rPr>
          </w:rPrChange>
          <w14:textFill>
            <w14:solidFill>
              <w14:schemeClr w14:val="tx1"/>
            </w14:solidFill>
          </w14:textFill>
        </w:rPr>
        <w:t>浏览器在同一时刻向同一个域名请求文件的并行下载数是有限的，因此可以理由多个域名的主机来存放不同的静态资源，增大页面加载时资源的并行下载数。</w:t>
      </w:r>
    </w:p>
    <w:p>
      <w:pPr>
        <w:spacing w:line="240" w:lineRule="auto"/>
        <w:ind w:firstLine="460" w:firstLineChars="200"/>
        <w:rPr>
          <w:rFonts w:ascii="Arial" w:hAnsi="Arial" w:cs="Arial"/>
          <w:color w:val="000000" w:themeColor="text1"/>
          <w:sz w:val="23"/>
          <w:szCs w:val="23"/>
          <w:shd w:val="clear" w:color="auto" w:fill="FFFFFF"/>
          <w:rPrChange w:id="19498" w:author="梁元" w:date="2019-05-14T19:51:36Z">
            <w:rPr>
              <w:rFonts w:ascii="Arial" w:hAnsi="Arial" w:cs="Arial"/>
              <w:color w:val="222222"/>
              <w:sz w:val="23"/>
              <w:szCs w:val="23"/>
              <w:shd w:val="clear" w:color="auto" w:fill="FFFFFF"/>
            </w:rPr>
          </w:rPrChange>
          <w14:textFill>
            <w14:solidFill>
              <w14:schemeClr w14:val="tx1"/>
            </w14:solidFill>
          </w14:textFill>
        </w:rPr>
        <w:pPrChange w:id="19497" w:author="冷雪凝" w:date="2019-05-14T12:21:32Z">
          <w:pPr>
            <w:spacing w:line="360" w:lineRule="auto"/>
          </w:pPr>
        </w:pPrChange>
      </w:pPr>
    </w:p>
    <w:p>
      <w:pPr>
        <w:pStyle w:val="21"/>
        <w:numPr>
          <w:ilvl w:val="0"/>
          <w:numId w:val="29"/>
        </w:numPr>
        <w:spacing w:line="240" w:lineRule="auto"/>
        <w:ind w:firstLine="460" w:firstLineChars="200"/>
        <w:rPr>
          <w:rFonts w:ascii="Arial" w:hAnsi="Arial" w:cs="Arial"/>
          <w:color w:val="000000" w:themeColor="text1"/>
          <w:sz w:val="23"/>
          <w:szCs w:val="23"/>
          <w:shd w:val="clear" w:color="auto" w:fill="FFFFFF"/>
          <w:rPrChange w:id="19500" w:author="梁元" w:date="2019-05-14T19:51:36Z">
            <w:rPr>
              <w:rFonts w:ascii="Arial" w:hAnsi="Arial" w:cs="Arial"/>
              <w:color w:val="222222"/>
              <w:sz w:val="23"/>
              <w:szCs w:val="23"/>
              <w:shd w:val="clear" w:color="auto" w:fill="FFFFFF"/>
            </w:rPr>
          </w:rPrChange>
          <w14:textFill>
            <w14:solidFill>
              <w14:schemeClr w14:val="tx1"/>
            </w14:solidFill>
          </w14:textFill>
        </w:rPr>
        <w:pPrChange w:id="19499" w:author="冷雪凝" w:date="2019-05-14T12:21:32Z">
          <w:pPr>
            <w:pStyle w:val="21"/>
            <w:numPr>
              <w:ilvl w:val="0"/>
              <w:numId w:val="29"/>
            </w:numPr>
            <w:spacing w:line="360" w:lineRule="auto"/>
            <w:ind w:firstLineChars="0"/>
          </w:pPr>
        </w:pPrChange>
      </w:pPr>
      <w:r>
        <w:rPr>
          <w:rFonts w:hint="eastAsia" w:ascii="Arial" w:hAnsi="Arial" w:cs="Arial"/>
          <w:color w:val="000000" w:themeColor="text1"/>
          <w:sz w:val="23"/>
          <w:szCs w:val="23"/>
          <w:shd w:val="clear" w:color="auto" w:fill="FFFFFF"/>
          <w:rPrChange w:id="19501" w:author="梁元" w:date="2019-05-14T19:51:36Z">
            <w:rPr>
              <w:rFonts w:hint="eastAsia" w:ascii="Arial" w:hAnsi="Arial" w:cs="Arial"/>
              <w:color w:val="222222"/>
              <w:sz w:val="23"/>
              <w:szCs w:val="23"/>
              <w:shd w:val="clear" w:color="auto" w:fill="FFFFFF"/>
            </w:rPr>
          </w:rPrChange>
          <w14:textFill>
            <w14:solidFill>
              <w14:schemeClr w14:val="tx1"/>
            </w14:solidFill>
          </w14:textFill>
        </w:rPr>
        <w:t>使用</w:t>
      </w:r>
      <w:r>
        <w:rPr>
          <w:rFonts w:ascii="Arial" w:hAnsi="Arial" w:cs="Arial"/>
          <w:color w:val="000000" w:themeColor="text1"/>
          <w:sz w:val="23"/>
          <w:szCs w:val="23"/>
          <w:shd w:val="clear" w:color="auto" w:fill="FFFFFF"/>
          <w:rPrChange w:id="19502" w:author="梁元" w:date="2019-05-14T19:51:36Z">
            <w:rPr>
              <w:rFonts w:ascii="Arial" w:hAnsi="Arial" w:cs="Arial"/>
              <w:color w:val="222222"/>
              <w:sz w:val="23"/>
              <w:szCs w:val="23"/>
              <w:shd w:val="clear" w:color="auto" w:fill="FFFFFF"/>
            </w:rPr>
          </w:rPrChange>
          <w14:textFill>
            <w14:solidFill>
              <w14:schemeClr w14:val="tx1"/>
            </w14:solidFill>
          </w14:textFill>
        </w:rPr>
        <w:t>get请求</w:t>
      </w:r>
    </w:p>
    <w:p>
      <w:pPr>
        <w:spacing w:line="240" w:lineRule="auto"/>
        <w:ind w:firstLine="460" w:firstLineChars="200"/>
        <w:rPr>
          <w:rFonts w:hint="eastAsia" w:ascii="Arial" w:hAnsi="Arial" w:cs="Arial"/>
          <w:color w:val="000000" w:themeColor="text1"/>
          <w:sz w:val="23"/>
          <w:szCs w:val="23"/>
          <w:shd w:val="clear" w:color="auto" w:fill="FFFFFF"/>
          <w:rPrChange w:id="19504" w:author="梁元" w:date="2019-05-14T19:51:36Z">
            <w:rPr>
              <w:rFonts w:hint="eastAsia" w:ascii="Arial" w:hAnsi="Arial" w:cs="Arial"/>
              <w:color w:val="222222"/>
              <w:sz w:val="23"/>
              <w:szCs w:val="23"/>
              <w:shd w:val="clear" w:color="auto" w:fill="FFFFFF"/>
            </w:rPr>
          </w:rPrChange>
          <w14:textFill>
            <w14:solidFill>
              <w14:schemeClr w14:val="tx1"/>
            </w14:solidFill>
          </w14:textFill>
        </w:rPr>
        <w:pPrChange w:id="19503" w:author="冷雪凝" w:date="2019-05-14T12:21:32Z">
          <w:pPr>
            <w:spacing w:line="360" w:lineRule="auto"/>
          </w:pPr>
        </w:pPrChange>
      </w:pPr>
      <w:r>
        <w:rPr>
          <w:rFonts w:ascii="Arial" w:hAnsi="Arial" w:cs="Arial"/>
          <w:color w:val="000000" w:themeColor="text1"/>
          <w:sz w:val="23"/>
          <w:szCs w:val="23"/>
          <w:shd w:val="clear" w:color="auto" w:fill="FFFFFF"/>
          <w:rPrChange w:id="19505" w:author="梁元" w:date="2019-05-14T19:51:36Z">
            <w:rPr>
              <w:rFonts w:ascii="Arial" w:hAnsi="Arial" w:cs="Arial"/>
              <w:color w:val="222222"/>
              <w:sz w:val="23"/>
              <w:szCs w:val="23"/>
              <w:shd w:val="clear" w:color="auto" w:fill="FFFFFF"/>
            </w:rPr>
          </w:rPrChange>
          <w14:textFill>
            <w14:solidFill>
              <w14:schemeClr w14:val="tx1"/>
            </w14:solidFill>
          </w14:textFill>
        </w:rPr>
        <w:t>POST请求会首先发送文件头，然后发送HTTP正文的数据。而使用GET只发送头部，所以在拉取数据时使用GET请求效率更高</w:t>
      </w:r>
    </w:p>
    <w:p>
      <w:pPr>
        <w:spacing w:line="240" w:lineRule="auto"/>
        <w:ind w:firstLine="460" w:firstLineChars="200"/>
        <w:rPr>
          <w:rFonts w:ascii="Arial" w:hAnsi="Arial" w:cs="Arial"/>
          <w:color w:val="000000" w:themeColor="text1"/>
          <w:sz w:val="23"/>
          <w:szCs w:val="23"/>
          <w:shd w:val="clear" w:color="auto" w:fill="FFFFFF"/>
          <w:rPrChange w:id="19507" w:author="梁元" w:date="2019-05-14T19:51:36Z">
            <w:rPr>
              <w:rFonts w:ascii="Arial" w:hAnsi="Arial" w:cs="Arial"/>
              <w:color w:val="222222"/>
              <w:sz w:val="23"/>
              <w:szCs w:val="23"/>
              <w:shd w:val="clear" w:color="auto" w:fill="FFFFFF"/>
            </w:rPr>
          </w:rPrChange>
          <w14:textFill>
            <w14:solidFill>
              <w14:schemeClr w14:val="tx1"/>
            </w14:solidFill>
          </w14:textFill>
        </w:rPr>
        <w:pPrChange w:id="19506" w:author="冷雪凝" w:date="2019-05-14T12:21:32Z">
          <w:pPr>
            <w:spacing w:line="360" w:lineRule="auto"/>
          </w:pPr>
        </w:pPrChange>
      </w:pPr>
    </w:p>
    <w:p>
      <w:pPr>
        <w:pStyle w:val="21"/>
        <w:numPr>
          <w:ilvl w:val="0"/>
          <w:numId w:val="29"/>
        </w:numPr>
        <w:spacing w:line="240" w:lineRule="auto"/>
        <w:ind w:firstLine="460" w:firstLineChars="200"/>
        <w:rPr>
          <w:rFonts w:ascii="Arial" w:hAnsi="Arial" w:cs="Arial"/>
          <w:color w:val="000000" w:themeColor="text1"/>
          <w:sz w:val="23"/>
          <w:szCs w:val="23"/>
          <w:shd w:val="clear" w:color="auto" w:fill="FFFFFF"/>
          <w:rPrChange w:id="19509" w:author="梁元" w:date="2019-05-14T19:51:36Z">
            <w:rPr>
              <w:rFonts w:ascii="Arial" w:hAnsi="Arial" w:cs="Arial"/>
              <w:color w:val="222222"/>
              <w:sz w:val="23"/>
              <w:szCs w:val="23"/>
              <w:shd w:val="clear" w:color="auto" w:fill="FFFFFF"/>
            </w:rPr>
          </w:rPrChange>
          <w14:textFill>
            <w14:solidFill>
              <w14:schemeClr w14:val="tx1"/>
            </w14:solidFill>
          </w14:textFill>
        </w:rPr>
        <w:pPrChange w:id="19508" w:author="冷雪凝" w:date="2019-05-14T12:21:32Z">
          <w:pPr>
            <w:pStyle w:val="21"/>
            <w:numPr>
              <w:ilvl w:val="0"/>
              <w:numId w:val="29"/>
            </w:numPr>
            <w:spacing w:line="360" w:lineRule="auto"/>
            <w:ind w:firstLineChars="0"/>
          </w:pPr>
        </w:pPrChange>
      </w:pPr>
      <w:r>
        <w:rPr>
          <w:rFonts w:hint="eastAsia" w:ascii="Arial" w:hAnsi="Arial" w:cs="Arial"/>
          <w:color w:val="000000" w:themeColor="text1"/>
          <w:sz w:val="23"/>
          <w:szCs w:val="23"/>
          <w:shd w:val="clear" w:color="auto" w:fill="FFFFFF"/>
          <w:rPrChange w:id="19510" w:author="梁元" w:date="2019-05-14T19:51:36Z">
            <w:rPr>
              <w:rFonts w:hint="eastAsia" w:ascii="Arial" w:hAnsi="Arial" w:cs="Arial"/>
              <w:color w:val="222222"/>
              <w:sz w:val="23"/>
              <w:szCs w:val="23"/>
              <w:shd w:val="clear" w:color="auto" w:fill="FFFFFF"/>
            </w:rPr>
          </w:rPrChange>
          <w14:textFill>
            <w14:solidFill>
              <w14:schemeClr w14:val="tx1"/>
            </w14:solidFill>
          </w14:textFill>
        </w:rPr>
        <w:t>消除阻塞页面的</w:t>
      </w:r>
      <w:r>
        <w:rPr>
          <w:rFonts w:ascii="Arial" w:hAnsi="Arial" w:cs="Arial"/>
          <w:color w:val="000000" w:themeColor="text1"/>
          <w:sz w:val="23"/>
          <w:szCs w:val="23"/>
          <w:shd w:val="clear" w:color="auto" w:fill="FFFFFF"/>
          <w:rPrChange w:id="19511" w:author="梁元" w:date="2019-05-14T19:51:36Z">
            <w:rPr>
              <w:rFonts w:ascii="Arial" w:hAnsi="Arial" w:cs="Arial"/>
              <w:color w:val="222222"/>
              <w:sz w:val="23"/>
              <w:szCs w:val="23"/>
              <w:shd w:val="clear" w:color="auto" w:fill="FFFFFF"/>
            </w:rPr>
          </w:rPrChange>
          <w14:textFill>
            <w14:solidFill>
              <w14:schemeClr w14:val="tx1"/>
            </w14:solidFill>
          </w14:textFill>
        </w:rPr>
        <w:t>CSS和JS</w:t>
      </w:r>
    </w:p>
    <w:p>
      <w:pPr>
        <w:spacing w:line="240" w:lineRule="auto"/>
        <w:ind w:firstLine="460" w:firstLineChars="200"/>
        <w:rPr>
          <w:rFonts w:ascii="Arial" w:hAnsi="Arial" w:cs="Arial"/>
          <w:color w:val="000000" w:themeColor="text1"/>
          <w:sz w:val="23"/>
          <w:szCs w:val="23"/>
          <w:shd w:val="clear" w:color="auto" w:fill="FFFFFF"/>
          <w:rPrChange w:id="19513" w:author="梁元" w:date="2019-05-14T19:51:36Z">
            <w:rPr>
              <w:rFonts w:ascii="Arial" w:hAnsi="Arial" w:cs="Arial"/>
              <w:color w:val="222222"/>
              <w:sz w:val="23"/>
              <w:szCs w:val="23"/>
              <w:shd w:val="clear" w:color="auto" w:fill="FFFFFF"/>
            </w:rPr>
          </w:rPrChange>
          <w14:textFill>
            <w14:solidFill>
              <w14:schemeClr w14:val="tx1"/>
            </w14:solidFill>
          </w14:textFill>
        </w:rPr>
        <w:pPrChange w:id="19512" w:author="冷雪凝" w:date="2019-05-14T12:21:32Z">
          <w:pPr>
            <w:spacing w:line="360" w:lineRule="auto"/>
          </w:pPr>
        </w:pPrChange>
      </w:pPr>
      <w:r>
        <w:rPr>
          <w:rFonts w:hint="eastAsia" w:ascii="Arial" w:hAnsi="Arial" w:cs="Arial"/>
          <w:color w:val="000000" w:themeColor="text1"/>
          <w:sz w:val="23"/>
          <w:szCs w:val="23"/>
          <w:shd w:val="clear" w:color="auto" w:fill="FFFFFF"/>
          <w:rPrChange w:id="19514" w:author="梁元" w:date="2019-05-14T19:51:36Z">
            <w:rPr>
              <w:rFonts w:hint="eastAsia" w:ascii="Arial" w:hAnsi="Arial" w:cs="Arial"/>
              <w:color w:val="222222"/>
              <w:sz w:val="23"/>
              <w:szCs w:val="23"/>
              <w:shd w:val="clear" w:color="auto" w:fill="FFFFFF"/>
            </w:rPr>
          </w:rPrChange>
          <w14:textFill>
            <w14:solidFill>
              <w14:schemeClr w14:val="tx1"/>
            </w14:solidFill>
          </w14:textFill>
        </w:rPr>
        <w:t>对于页面中加载时间过长的</w:t>
      </w:r>
      <w:r>
        <w:rPr>
          <w:rFonts w:ascii="Arial" w:hAnsi="Arial" w:cs="Arial"/>
          <w:color w:val="000000" w:themeColor="text1"/>
          <w:sz w:val="23"/>
          <w:szCs w:val="23"/>
          <w:shd w:val="clear" w:color="auto" w:fill="FFFFFF"/>
          <w:rPrChange w:id="19515" w:author="梁元" w:date="2019-05-14T19:51:36Z">
            <w:rPr>
              <w:rFonts w:ascii="Arial" w:hAnsi="Arial" w:cs="Arial"/>
              <w:color w:val="222222"/>
              <w:sz w:val="23"/>
              <w:szCs w:val="23"/>
              <w:shd w:val="clear" w:color="auto" w:fill="FFFFFF"/>
            </w:rPr>
          </w:rPrChange>
          <w14:textFill>
            <w14:solidFill>
              <w14:schemeClr w14:val="tx1"/>
            </w14:solidFill>
          </w14:textFill>
        </w:rPr>
        <w:t>CSS或JS文件，需要进行合理的拆分或者延后加载，保证关键的资源能快速加载完成</w:t>
      </w:r>
    </w:p>
    <w:p>
      <w:pPr>
        <w:spacing w:line="240" w:lineRule="auto"/>
        <w:ind w:firstLine="460" w:firstLineChars="200"/>
        <w:rPr>
          <w:rFonts w:ascii="Arial" w:hAnsi="Arial" w:cs="Arial"/>
          <w:color w:val="000000" w:themeColor="text1"/>
          <w:sz w:val="23"/>
          <w:szCs w:val="23"/>
          <w:shd w:val="clear" w:color="auto" w:fill="FFFFFF"/>
          <w:rPrChange w:id="19517" w:author="梁元" w:date="2019-05-14T19:51:36Z">
            <w:rPr>
              <w:rFonts w:ascii="Arial" w:hAnsi="Arial" w:cs="Arial"/>
              <w:color w:val="222222"/>
              <w:sz w:val="23"/>
              <w:szCs w:val="23"/>
              <w:shd w:val="clear" w:color="auto" w:fill="FFFFFF"/>
            </w:rPr>
          </w:rPrChange>
          <w14:textFill>
            <w14:solidFill>
              <w14:schemeClr w14:val="tx1"/>
            </w14:solidFill>
          </w14:textFill>
        </w:rPr>
        <w:pPrChange w:id="19516" w:author="冷雪凝" w:date="2019-05-14T12:21:32Z">
          <w:pPr>
            <w:spacing w:line="360" w:lineRule="auto"/>
          </w:pPr>
        </w:pPrChange>
      </w:pPr>
    </w:p>
    <w:p>
      <w:pPr>
        <w:pStyle w:val="21"/>
        <w:numPr>
          <w:ilvl w:val="0"/>
          <w:numId w:val="29"/>
        </w:numPr>
        <w:spacing w:line="240" w:lineRule="auto"/>
        <w:ind w:firstLine="460" w:firstLineChars="200"/>
        <w:rPr>
          <w:rFonts w:hint="eastAsia" w:ascii="Arial" w:hAnsi="Arial" w:cs="Arial"/>
          <w:color w:val="000000" w:themeColor="text1"/>
          <w:sz w:val="23"/>
          <w:szCs w:val="23"/>
          <w:shd w:val="clear" w:color="auto" w:fill="FFFFFF"/>
          <w:rPrChange w:id="19519" w:author="梁元" w:date="2019-05-14T19:51:36Z">
            <w:rPr>
              <w:rFonts w:hint="eastAsia" w:ascii="Arial" w:hAnsi="Arial" w:cs="Arial"/>
              <w:color w:val="222222"/>
              <w:sz w:val="23"/>
              <w:szCs w:val="23"/>
              <w:shd w:val="clear" w:color="auto" w:fill="FFFFFF"/>
            </w:rPr>
          </w:rPrChange>
          <w14:textFill>
            <w14:solidFill>
              <w14:schemeClr w14:val="tx1"/>
            </w14:solidFill>
          </w14:textFill>
        </w:rPr>
        <w:pPrChange w:id="19518" w:author="冷雪凝" w:date="2019-05-14T12:21:32Z">
          <w:pPr>
            <w:pStyle w:val="21"/>
            <w:numPr>
              <w:ilvl w:val="0"/>
              <w:numId w:val="29"/>
            </w:numPr>
            <w:spacing w:line="360" w:lineRule="auto"/>
            <w:ind w:firstLineChars="0"/>
          </w:pPr>
        </w:pPrChange>
      </w:pPr>
      <w:r>
        <w:rPr>
          <w:rFonts w:hint="eastAsia" w:ascii="Arial" w:hAnsi="Arial" w:cs="Arial"/>
          <w:color w:val="000000" w:themeColor="text1"/>
          <w:sz w:val="23"/>
          <w:szCs w:val="23"/>
          <w:shd w:val="clear" w:color="auto" w:fill="FFFFFF"/>
          <w:rPrChange w:id="19520" w:author="梁元" w:date="2019-05-14T19:51:36Z">
            <w:rPr>
              <w:rFonts w:hint="eastAsia" w:ascii="Arial" w:hAnsi="Arial" w:cs="Arial"/>
              <w:color w:val="222222"/>
              <w:sz w:val="23"/>
              <w:szCs w:val="23"/>
              <w:shd w:val="clear" w:color="auto" w:fill="FFFFFF"/>
            </w:rPr>
          </w:rPrChange>
          <w14:textFill>
            <w14:solidFill>
              <w14:schemeClr w14:val="tx1"/>
            </w14:solidFill>
          </w14:textFill>
        </w:rPr>
        <w:t>按需加载</w:t>
      </w:r>
    </w:p>
    <w:p>
      <w:pPr>
        <w:pStyle w:val="3"/>
        <w:numPr>
          <w:ilvl w:val="0"/>
          <w:numId w:val="27"/>
        </w:numPr>
        <w:spacing w:line="240" w:lineRule="auto"/>
        <w:ind w:firstLine="562" w:firstLineChars="200"/>
        <w:rPr>
          <w:rFonts w:ascii="仿宋" w:hAnsi="仿宋" w:eastAsia="仿宋"/>
          <w:color w:val="000000" w:themeColor="text1"/>
          <w:sz w:val="28"/>
          <w:szCs w:val="28"/>
          <w:rPrChange w:id="19522" w:author="梁元" w:date="2019-05-14T19:51:36Z">
            <w:rPr>
              <w:rFonts w:ascii="仿宋" w:hAnsi="仿宋" w:eastAsia="仿宋"/>
              <w:sz w:val="28"/>
              <w:szCs w:val="28"/>
            </w:rPr>
          </w:rPrChange>
          <w14:textFill>
            <w14:solidFill>
              <w14:schemeClr w14:val="tx1"/>
            </w14:solidFill>
          </w14:textFill>
        </w:rPr>
        <w:pPrChange w:id="19521" w:author="冷雪凝" w:date="2019-05-14T12:21:32Z">
          <w:pPr>
            <w:pStyle w:val="3"/>
            <w:numPr>
              <w:ilvl w:val="0"/>
              <w:numId w:val="27"/>
            </w:numPr>
          </w:pPr>
        </w:pPrChange>
      </w:pPr>
      <w:bookmarkStart w:id="625" w:name="_Toc16422_WPSOffice_Level2"/>
      <w:bookmarkStart w:id="626" w:name="_Toc32729_WPSOffice_Level2"/>
      <w:r>
        <w:rPr>
          <w:rFonts w:hint="eastAsia" w:ascii="仿宋" w:hAnsi="仿宋" w:eastAsia="仿宋"/>
          <w:color w:val="000000" w:themeColor="text1"/>
          <w:sz w:val="28"/>
          <w:szCs w:val="28"/>
          <w:rPrChange w:id="19523" w:author="梁元" w:date="2019-05-14T19:51:36Z">
            <w:rPr>
              <w:rFonts w:hint="eastAsia" w:ascii="仿宋" w:hAnsi="仿宋" w:eastAsia="仿宋"/>
              <w:sz w:val="28"/>
              <w:szCs w:val="28"/>
            </w:rPr>
          </w:rPrChange>
          <w14:textFill>
            <w14:solidFill>
              <w14:schemeClr w14:val="tx1"/>
            </w14:solidFill>
          </w14:textFill>
        </w:rPr>
        <w:t>通用大牛级解法</w:t>
      </w:r>
      <w:bookmarkEnd w:id="625"/>
      <w:bookmarkEnd w:id="626"/>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19525"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24" w:author="冷雪凝" w:date="2019-05-14T12:21:32Z">
          <w:pPr>
            <w:pStyle w:val="11"/>
            <w:shd w:val="clear" w:color="auto" w:fill="FFFFFF"/>
          </w:pPr>
        </w:pPrChange>
      </w:pPr>
      <w:r>
        <w:rPr>
          <w:rFonts w:hint="eastAsia" w:ascii="Arial" w:hAnsi="Arial" w:cs="Arial" w:eastAsiaTheme="minorEastAsia"/>
          <w:color w:val="000000" w:themeColor="text1"/>
          <w:kern w:val="2"/>
          <w:sz w:val="23"/>
          <w:szCs w:val="23"/>
          <w:shd w:val="clear" w:color="auto" w:fill="FFFFFF"/>
          <w:rPrChange w:id="19526"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不仅考虑到网络请求方面，同时也考虑到页面渲染方面</w:t>
      </w:r>
    </w:p>
    <w:p>
      <w:pPr>
        <w:pStyle w:val="11"/>
        <w:shd w:val="clear" w:color="auto" w:fill="FFFFFF"/>
        <w:ind w:firstLine="460" w:firstLineChars="200"/>
        <w:rPr>
          <w:rFonts w:hint="eastAsia" w:ascii="Arial" w:hAnsi="Arial" w:cs="Arial" w:eastAsiaTheme="minorEastAsia"/>
          <w:color w:val="000000" w:themeColor="text1"/>
          <w:kern w:val="2"/>
          <w:sz w:val="23"/>
          <w:szCs w:val="23"/>
          <w:shd w:val="clear" w:color="auto" w:fill="FFFFFF"/>
          <w:rPrChange w:id="19528"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pPrChange w:id="19527" w:author="冷雪凝" w:date="2019-05-14T12:21:32Z">
          <w:pPr>
            <w:pStyle w:val="11"/>
            <w:shd w:val="clear" w:color="auto" w:fill="FFFFFF"/>
          </w:pPr>
        </w:pPrChange>
      </w:pPr>
    </w:p>
    <w:p>
      <w:pPr>
        <w:pStyle w:val="11"/>
        <w:numPr>
          <w:ilvl w:val="0"/>
          <w:numId w:val="29"/>
        </w:numPr>
        <w:shd w:val="clear" w:color="auto" w:fill="FFFFFF"/>
        <w:ind w:firstLine="460" w:firstLineChars="200"/>
        <w:rPr>
          <w:rFonts w:ascii="Arial" w:hAnsi="Arial" w:cs="Arial" w:eastAsiaTheme="minorEastAsia"/>
          <w:color w:val="000000" w:themeColor="text1"/>
          <w:kern w:val="2"/>
          <w:sz w:val="23"/>
          <w:szCs w:val="23"/>
          <w:shd w:val="clear" w:color="auto" w:fill="FFFFFF"/>
          <w:rPrChange w:id="19530"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29" w:author="冷雪凝" w:date="2019-05-14T12:21:32Z">
          <w:pPr>
            <w:pStyle w:val="11"/>
            <w:numPr>
              <w:ilvl w:val="0"/>
              <w:numId w:val="29"/>
            </w:numPr>
            <w:shd w:val="clear" w:color="auto" w:fill="FFFFFF"/>
          </w:pPr>
        </w:pPrChange>
      </w:pPr>
      <w:r>
        <w:rPr>
          <w:rFonts w:hint="eastAsia" w:ascii="Arial" w:hAnsi="Arial" w:cs="Arial" w:eastAsiaTheme="minorEastAsia"/>
          <w:color w:val="000000" w:themeColor="text1"/>
          <w:kern w:val="2"/>
          <w:sz w:val="23"/>
          <w:szCs w:val="23"/>
          <w:shd w:val="clear" w:color="auto" w:fill="FFFFFF"/>
          <w:rPrChange w:id="19531"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把</w:t>
      </w:r>
      <w:r>
        <w:rPr>
          <w:rFonts w:ascii="Arial" w:hAnsi="Arial" w:cs="Arial" w:eastAsiaTheme="minorEastAsia"/>
          <w:color w:val="000000" w:themeColor="text1"/>
          <w:kern w:val="2"/>
          <w:sz w:val="23"/>
          <w:szCs w:val="23"/>
          <w:shd w:val="clear" w:color="auto" w:fill="FFFFFF"/>
          <w:rPrChange w:id="19532"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CSS资源引用放到HTML文件顶部</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19534"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33" w:author="冷雪凝" w:date="2019-05-14T12:21:32Z">
          <w:pPr>
            <w:pStyle w:val="11"/>
            <w:shd w:val="clear" w:color="auto" w:fill="FFFFFF"/>
          </w:pPr>
        </w:pPrChange>
      </w:pPr>
      <w:r>
        <w:rPr>
          <w:rFonts w:hint="eastAsia" w:ascii="Arial" w:hAnsi="Arial" w:cs="Arial" w:eastAsiaTheme="minorEastAsia"/>
          <w:color w:val="000000" w:themeColor="text1"/>
          <w:kern w:val="2"/>
          <w:sz w:val="23"/>
          <w:szCs w:val="23"/>
          <w:shd w:val="clear" w:color="auto" w:fill="FFFFFF"/>
          <w:rPrChange w:id="19535"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这样浏览器可以优先下载</w:t>
      </w:r>
      <w:r>
        <w:rPr>
          <w:rFonts w:ascii="Arial" w:hAnsi="Arial" w:cs="Arial" w:eastAsiaTheme="minorEastAsia"/>
          <w:color w:val="000000" w:themeColor="text1"/>
          <w:kern w:val="2"/>
          <w:sz w:val="23"/>
          <w:szCs w:val="23"/>
          <w:shd w:val="clear" w:color="auto" w:fill="FFFFFF"/>
          <w:rPrChange w:id="19536"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CSS并尽快完成页面渲染</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19538"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37" w:author="冷雪凝" w:date="2019-05-14T12:21:32Z">
          <w:pPr>
            <w:pStyle w:val="11"/>
            <w:shd w:val="clear" w:color="auto" w:fill="FFFFFF"/>
          </w:pPr>
        </w:pPrChange>
      </w:pPr>
    </w:p>
    <w:p>
      <w:pPr>
        <w:pStyle w:val="11"/>
        <w:numPr>
          <w:ilvl w:val="0"/>
          <w:numId w:val="29"/>
        </w:numPr>
        <w:shd w:val="clear" w:color="auto" w:fill="FFFFFF"/>
        <w:ind w:firstLine="460" w:firstLineChars="200"/>
        <w:rPr>
          <w:rFonts w:ascii="Arial" w:hAnsi="Arial" w:cs="Arial" w:eastAsiaTheme="minorEastAsia"/>
          <w:color w:val="000000" w:themeColor="text1"/>
          <w:kern w:val="2"/>
          <w:sz w:val="23"/>
          <w:szCs w:val="23"/>
          <w:shd w:val="clear" w:color="auto" w:fill="FFFFFF"/>
          <w:rPrChange w:id="19540"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39" w:author="冷雪凝" w:date="2019-05-14T12:21:32Z">
          <w:pPr>
            <w:pStyle w:val="11"/>
            <w:numPr>
              <w:ilvl w:val="0"/>
              <w:numId w:val="29"/>
            </w:numPr>
            <w:shd w:val="clear" w:color="auto" w:fill="FFFFFF"/>
          </w:pPr>
        </w:pPrChange>
      </w:pPr>
      <w:r>
        <w:rPr>
          <w:rFonts w:ascii="Arial" w:hAnsi="Arial" w:cs="Arial" w:eastAsiaTheme="minorEastAsia"/>
          <w:color w:val="000000" w:themeColor="text1"/>
          <w:kern w:val="2"/>
          <w:sz w:val="23"/>
          <w:szCs w:val="23"/>
          <w:shd w:val="clear" w:color="auto" w:fill="FFFFFF"/>
          <w:rPrChange w:id="19541"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JavaScript文件引用放到HTML文件底部</w:t>
      </w:r>
    </w:p>
    <w:p>
      <w:pPr>
        <w:pStyle w:val="11"/>
        <w:shd w:val="clear" w:color="auto" w:fill="FFFFFF"/>
        <w:spacing w:line="240" w:lineRule="auto"/>
        <w:ind w:firstLine="460" w:firstLineChars="200"/>
        <w:rPr>
          <w:rFonts w:ascii="Arial" w:hAnsi="Arial" w:cs="Arial" w:eastAsiaTheme="minorEastAsia"/>
          <w:color w:val="000000" w:themeColor="text1"/>
          <w:kern w:val="2"/>
          <w:sz w:val="23"/>
          <w:szCs w:val="23"/>
          <w:shd w:val="clear" w:color="auto" w:fill="FFFFFF"/>
          <w:rPrChange w:id="19543"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42" w:author="冷雪凝" w:date="2019-05-14T12:21:32Z">
          <w:pPr>
            <w:pStyle w:val="11"/>
            <w:shd w:val="clear" w:color="auto" w:fill="FFFFFF"/>
            <w:spacing w:line="360" w:lineRule="auto"/>
          </w:pPr>
        </w:pPrChange>
      </w:pPr>
      <w:r>
        <w:rPr>
          <w:rFonts w:hint="eastAsia" w:ascii="Arial" w:hAnsi="Arial" w:cs="Arial" w:eastAsiaTheme="minorEastAsia"/>
          <w:color w:val="000000" w:themeColor="text1"/>
          <w:kern w:val="2"/>
          <w:sz w:val="23"/>
          <w:szCs w:val="23"/>
          <w:shd w:val="clear" w:color="auto" w:fill="FFFFFF"/>
          <w:rPrChange w:id="19544"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可以防止</w:t>
      </w:r>
      <w:r>
        <w:rPr>
          <w:rFonts w:ascii="Arial" w:hAnsi="Arial" w:cs="Arial" w:eastAsiaTheme="minorEastAsia"/>
          <w:color w:val="000000" w:themeColor="text1"/>
          <w:kern w:val="2"/>
          <w:sz w:val="23"/>
          <w:szCs w:val="23"/>
          <w:shd w:val="clear" w:color="auto" w:fill="FFFFFF"/>
          <w:rPrChange w:id="19545"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JavaScript的加载和解析执行对页面渲染造成阻塞。由于JavaScript资源默认是解析阻塞的，除非被标记为异步或者通过其他的方式异步加载，否则会阻塞HTML DOM解析和CSS渲染过程</w:t>
      </w:r>
    </w:p>
    <w:p>
      <w:pPr>
        <w:pStyle w:val="11"/>
        <w:shd w:val="clear" w:color="auto" w:fill="FFFFFF"/>
        <w:spacing w:line="240" w:lineRule="auto"/>
        <w:ind w:firstLine="460" w:firstLineChars="200"/>
        <w:rPr>
          <w:rFonts w:ascii="Arial" w:hAnsi="Arial" w:cs="Arial" w:eastAsiaTheme="minorEastAsia"/>
          <w:color w:val="000000" w:themeColor="text1"/>
          <w:kern w:val="2"/>
          <w:sz w:val="23"/>
          <w:szCs w:val="23"/>
          <w:shd w:val="clear" w:color="auto" w:fill="FFFFFF"/>
          <w:rPrChange w:id="19547"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46" w:author="冷雪凝" w:date="2019-05-14T12:21:32Z">
          <w:pPr>
            <w:pStyle w:val="11"/>
            <w:shd w:val="clear" w:color="auto" w:fill="FFFFFF"/>
            <w:spacing w:line="360" w:lineRule="auto"/>
          </w:pPr>
        </w:pPrChange>
      </w:pPr>
    </w:p>
    <w:p>
      <w:pPr>
        <w:pStyle w:val="11"/>
        <w:numPr>
          <w:ilvl w:val="0"/>
          <w:numId w:val="29"/>
        </w:numPr>
        <w:shd w:val="clear" w:color="auto" w:fill="FFFFFF"/>
        <w:spacing w:line="240" w:lineRule="auto"/>
        <w:ind w:firstLine="460" w:firstLineChars="200"/>
        <w:rPr>
          <w:rFonts w:ascii="Arial" w:hAnsi="Arial" w:cs="Arial" w:eastAsiaTheme="minorEastAsia"/>
          <w:color w:val="000000" w:themeColor="text1"/>
          <w:kern w:val="2"/>
          <w:sz w:val="23"/>
          <w:szCs w:val="23"/>
          <w:shd w:val="clear" w:color="auto" w:fill="FFFFFF"/>
          <w:rPrChange w:id="19549"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48" w:author="冷雪凝" w:date="2019-05-14T12:21:32Z">
          <w:pPr>
            <w:pStyle w:val="11"/>
            <w:numPr>
              <w:ilvl w:val="0"/>
              <w:numId w:val="29"/>
            </w:numPr>
            <w:shd w:val="clear" w:color="auto" w:fill="FFFFFF"/>
            <w:spacing w:line="360" w:lineRule="auto"/>
          </w:pPr>
        </w:pPrChange>
      </w:pPr>
      <w:r>
        <w:rPr>
          <w:rFonts w:ascii="Arial" w:hAnsi="Arial" w:cs="Arial" w:eastAsiaTheme="minorEastAsia"/>
          <w:color w:val="000000" w:themeColor="text1"/>
          <w:kern w:val="2"/>
          <w:sz w:val="23"/>
          <w:szCs w:val="23"/>
          <w:shd w:val="clear" w:color="auto" w:fill="FFFFFF"/>
          <w:rPrChange w:id="19550"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不要在HTML中直接缩放图片</w:t>
      </w:r>
    </w:p>
    <w:p>
      <w:pPr>
        <w:pStyle w:val="11"/>
        <w:shd w:val="clear" w:color="auto" w:fill="FFFFFF"/>
        <w:spacing w:line="240" w:lineRule="auto"/>
        <w:ind w:firstLine="460" w:firstLineChars="200"/>
        <w:rPr>
          <w:rFonts w:ascii="Arial" w:hAnsi="Arial" w:cs="Arial" w:eastAsiaTheme="minorEastAsia"/>
          <w:color w:val="000000" w:themeColor="text1"/>
          <w:kern w:val="2"/>
          <w:sz w:val="23"/>
          <w:szCs w:val="23"/>
          <w:shd w:val="clear" w:color="auto" w:fill="FFFFFF"/>
          <w:rPrChange w:id="19552"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51" w:author="冷雪凝" w:date="2019-05-14T12:21:32Z">
          <w:pPr>
            <w:pStyle w:val="11"/>
            <w:shd w:val="clear" w:color="auto" w:fill="FFFFFF"/>
            <w:spacing w:line="360" w:lineRule="auto"/>
          </w:pPr>
        </w:pPrChange>
      </w:pPr>
      <w:r>
        <w:rPr>
          <w:rFonts w:hint="eastAsia" w:ascii="Arial" w:hAnsi="Arial" w:cs="Arial" w:eastAsiaTheme="minorEastAsia"/>
          <w:color w:val="000000" w:themeColor="text1"/>
          <w:kern w:val="2"/>
          <w:sz w:val="23"/>
          <w:szCs w:val="23"/>
          <w:shd w:val="clear" w:color="auto" w:fill="FFFFFF"/>
          <w:rPrChange w:id="19553"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在</w:t>
      </w:r>
      <w:r>
        <w:rPr>
          <w:rFonts w:ascii="Arial" w:hAnsi="Arial" w:cs="Arial" w:eastAsiaTheme="minorEastAsia"/>
          <w:color w:val="000000" w:themeColor="text1"/>
          <w:kern w:val="2"/>
          <w:sz w:val="23"/>
          <w:szCs w:val="23"/>
          <w:shd w:val="clear" w:color="auto" w:fill="FFFFFF"/>
          <w:rPrChange w:id="19554"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HTML中直接缩放图片会导致页面内容的重排重绘，此时可能会使页面中的其他操作产生卡顿，因此要尽量减少在页面中直接进行图片缩放</w:t>
      </w:r>
    </w:p>
    <w:p>
      <w:pPr>
        <w:pStyle w:val="11"/>
        <w:shd w:val="clear" w:color="auto" w:fill="FFFFFF"/>
        <w:spacing w:line="240" w:lineRule="auto"/>
        <w:ind w:firstLine="460" w:firstLineChars="200"/>
        <w:rPr>
          <w:rFonts w:ascii="Arial" w:hAnsi="Arial" w:cs="Arial" w:eastAsiaTheme="minorEastAsia"/>
          <w:color w:val="000000" w:themeColor="text1"/>
          <w:kern w:val="2"/>
          <w:sz w:val="23"/>
          <w:szCs w:val="23"/>
          <w:shd w:val="clear" w:color="auto" w:fill="FFFFFF"/>
          <w:rPrChange w:id="19556"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55" w:author="冷雪凝" w:date="2019-05-14T12:21:32Z">
          <w:pPr>
            <w:pStyle w:val="11"/>
            <w:shd w:val="clear" w:color="auto" w:fill="FFFFFF"/>
            <w:spacing w:line="360" w:lineRule="auto"/>
          </w:pPr>
        </w:pPrChange>
      </w:pPr>
    </w:p>
    <w:p>
      <w:pPr>
        <w:pStyle w:val="11"/>
        <w:numPr>
          <w:ilvl w:val="0"/>
          <w:numId w:val="29"/>
        </w:numPr>
        <w:shd w:val="clear" w:color="auto" w:fill="FFFFFF"/>
        <w:spacing w:line="240" w:lineRule="auto"/>
        <w:ind w:firstLine="460" w:firstLineChars="200"/>
        <w:rPr>
          <w:rFonts w:ascii="Arial" w:hAnsi="Arial" w:cs="Arial" w:eastAsiaTheme="minorEastAsia"/>
          <w:color w:val="000000" w:themeColor="text1"/>
          <w:kern w:val="2"/>
          <w:sz w:val="23"/>
          <w:szCs w:val="23"/>
          <w:shd w:val="clear" w:color="auto" w:fill="FFFFFF"/>
          <w:rPrChange w:id="19558"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57" w:author="冷雪凝" w:date="2019-05-14T12:21:32Z">
          <w:pPr>
            <w:pStyle w:val="11"/>
            <w:numPr>
              <w:ilvl w:val="0"/>
              <w:numId w:val="29"/>
            </w:numPr>
            <w:shd w:val="clear" w:color="auto" w:fill="FFFFFF"/>
            <w:spacing w:line="360" w:lineRule="auto"/>
          </w:pPr>
        </w:pPrChange>
      </w:pPr>
      <w:r>
        <w:rPr>
          <w:rFonts w:hint="eastAsia" w:ascii="Arial" w:hAnsi="Arial" w:cs="Arial" w:eastAsiaTheme="minorEastAsia"/>
          <w:color w:val="000000" w:themeColor="text1"/>
          <w:kern w:val="2"/>
          <w:sz w:val="23"/>
          <w:szCs w:val="23"/>
          <w:shd w:val="clear" w:color="auto" w:fill="FFFFFF"/>
          <w:rPrChange w:id="19559"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减少</w:t>
      </w:r>
      <w:r>
        <w:rPr>
          <w:rFonts w:ascii="Arial" w:hAnsi="Arial" w:cs="Arial" w:eastAsiaTheme="minorEastAsia"/>
          <w:color w:val="000000" w:themeColor="text1"/>
          <w:kern w:val="2"/>
          <w:sz w:val="23"/>
          <w:szCs w:val="23"/>
          <w:shd w:val="clear" w:color="auto" w:fill="FFFFFF"/>
          <w:rPrChange w:id="19560"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DOM元素数量和深度</w:t>
      </w:r>
    </w:p>
    <w:p>
      <w:pPr>
        <w:pStyle w:val="11"/>
        <w:shd w:val="clear" w:color="auto" w:fill="FFFFFF"/>
        <w:spacing w:line="240" w:lineRule="auto"/>
        <w:ind w:firstLine="460" w:firstLineChars="200"/>
        <w:rPr>
          <w:rFonts w:ascii="Arial" w:hAnsi="Arial" w:cs="Arial" w:eastAsiaTheme="minorEastAsia"/>
          <w:color w:val="000000" w:themeColor="text1"/>
          <w:kern w:val="2"/>
          <w:sz w:val="23"/>
          <w:szCs w:val="23"/>
          <w:shd w:val="clear" w:color="auto" w:fill="FFFFFF"/>
          <w:rPrChange w:id="19562"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61" w:author="冷雪凝" w:date="2019-05-14T12:21:32Z">
          <w:pPr>
            <w:pStyle w:val="11"/>
            <w:shd w:val="clear" w:color="auto" w:fill="FFFFFF"/>
            <w:spacing w:line="360" w:lineRule="auto"/>
          </w:pPr>
        </w:pPrChange>
      </w:pPr>
      <w:r>
        <w:rPr>
          <w:rFonts w:ascii="Arial" w:hAnsi="Arial" w:cs="Arial" w:eastAsiaTheme="minorEastAsia"/>
          <w:color w:val="000000" w:themeColor="text1"/>
          <w:kern w:val="2"/>
          <w:sz w:val="23"/>
          <w:szCs w:val="23"/>
          <w:shd w:val="clear" w:color="auto" w:fill="FFFFFF"/>
          <w:rPrChange w:id="19563"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HTML中标签元素约的，标签的层级越深，浏览器解析DOM并绘制到浏览器中说花的时间就越长。</w:t>
      </w:r>
    </w:p>
    <w:p>
      <w:pPr>
        <w:pStyle w:val="11"/>
        <w:shd w:val="clear" w:color="auto" w:fill="FFFFFF"/>
        <w:spacing w:line="240" w:lineRule="auto"/>
        <w:ind w:firstLine="460" w:firstLineChars="200"/>
        <w:rPr>
          <w:rFonts w:ascii="Arial" w:hAnsi="Arial" w:cs="Arial" w:eastAsiaTheme="minorEastAsia"/>
          <w:color w:val="000000" w:themeColor="text1"/>
          <w:kern w:val="2"/>
          <w:sz w:val="23"/>
          <w:szCs w:val="23"/>
          <w:shd w:val="clear" w:color="auto" w:fill="FFFFFF"/>
          <w:rPrChange w:id="19565"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64" w:author="冷雪凝" w:date="2019-05-14T12:21:32Z">
          <w:pPr>
            <w:pStyle w:val="11"/>
            <w:shd w:val="clear" w:color="auto" w:fill="FFFFFF"/>
            <w:spacing w:line="360" w:lineRule="auto"/>
          </w:pPr>
        </w:pPrChange>
      </w:pPr>
    </w:p>
    <w:p>
      <w:pPr>
        <w:pStyle w:val="11"/>
        <w:numPr>
          <w:ilvl w:val="0"/>
          <w:numId w:val="29"/>
        </w:numPr>
        <w:shd w:val="clear" w:color="auto" w:fill="FFFFFF"/>
        <w:spacing w:line="240" w:lineRule="auto"/>
        <w:ind w:firstLine="460" w:firstLineChars="200"/>
        <w:rPr>
          <w:rFonts w:ascii="Arial" w:hAnsi="Arial" w:cs="Arial" w:eastAsiaTheme="minorEastAsia"/>
          <w:color w:val="000000" w:themeColor="text1"/>
          <w:kern w:val="2"/>
          <w:sz w:val="23"/>
          <w:szCs w:val="23"/>
          <w:shd w:val="clear" w:color="auto" w:fill="FFFFFF"/>
          <w:rPrChange w:id="19567"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66" w:author="冷雪凝" w:date="2019-05-14T12:21:32Z">
          <w:pPr>
            <w:pStyle w:val="11"/>
            <w:numPr>
              <w:ilvl w:val="0"/>
              <w:numId w:val="29"/>
            </w:numPr>
            <w:shd w:val="clear" w:color="auto" w:fill="FFFFFF"/>
            <w:spacing w:line="360" w:lineRule="auto"/>
          </w:pPr>
        </w:pPrChange>
      </w:pPr>
      <w:r>
        <w:rPr>
          <w:rFonts w:hint="eastAsia" w:ascii="Arial" w:hAnsi="Arial" w:cs="Arial" w:eastAsiaTheme="minorEastAsia"/>
          <w:color w:val="000000" w:themeColor="text1"/>
          <w:kern w:val="2"/>
          <w:sz w:val="23"/>
          <w:szCs w:val="23"/>
          <w:shd w:val="clear" w:color="auto" w:fill="FFFFFF"/>
          <w:rPrChange w:id="19568"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尽量避免使用</w:t>
      </w:r>
      <w:r>
        <w:rPr>
          <w:rFonts w:ascii="Arial" w:hAnsi="Arial" w:cs="Arial" w:eastAsiaTheme="minorEastAsia"/>
          <w:color w:val="000000" w:themeColor="text1"/>
          <w:kern w:val="2"/>
          <w:sz w:val="23"/>
          <w:szCs w:val="23"/>
          <w:shd w:val="clear" w:color="auto" w:fill="FFFFFF"/>
          <w:rPrChange w:id="19569"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table、iframe等慢元素</w:t>
      </w:r>
    </w:p>
    <w:p>
      <w:pPr>
        <w:pStyle w:val="11"/>
        <w:shd w:val="clear" w:color="auto" w:fill="FFFFFF"/>
        <w:spacing w:line="240" w:lineRule="auto"/>
        <w:ind w:firstLine="460" w:firstLineChars="200"/>
        <w:rPr>
          <w:rFonts w:ascii="Arial" w:hAnsi="Arial" w:cs="Arial" w:eastAsiaTheme="minorEastAsia"/>
          <w:color w:val="000000" w:themeColor="text1"/>
          <w:kern w:val="2"/>
          <w:sz w:val="23"/>
          <w:szCs w:val="23"/>
          <w:shd w:val="clear" w:color="auto" w:fill="FFFFFF"/>
          <w:rPrChange w:id="19571"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70" w:author="冷雪凝" w:date="2019-05-14T12:21:32Z">
          <w:pPr>
            <w:pStyle w:val="11"/>
            <w:shd w:val="clear" w:color="auto" w:fill="FFFFFF"/>
            <w:spacing w:line="360" w:lineRule="auto"/>
          </w:pPr>
        </w:pPrChange>
      </w:pPr>
      <w:r>
        <w:rPr>
          <w:rFonts w:ascii="Arial" w:hAnsi="Arial" w:cs="Arial" w:eastAsiaTheme="minorEastAsia"/>
          <w:color w:val="000000" w:themeColor="text1"/>
          <w:kern w:val="2"/>
          <w:sz w:val="23"/>
          <w:szCs w:val="23"/>
          <w:shd w:val="clear" w:color="auto" w:fill="FFFFFF"/>
          <w:rPrChange w:id="19572"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lt;table&gt;内容的渲染是讲table的DOM渲染树全部生成完并一次性绘制到页面上，所以在长表格渲染时很耗性能，应该尽量避免使用，可以考虑用ul代替。尽量使用异步的方式动态的加载iframe，因为iframe内资源的下载进程会阻塞父页面静态资源的下载以及HTML DOM的解析</w:t>
      </w:r>
    </w:p>
    <w:p>
      <w:pPr>
        <w:pStyle w:val="11"/>
        <w:numPr>
          <w:ilvl w:val="0"/>
          <w:numId w:val="29"/>
        </w:numPr>
        <w:shd w:val="clear" w:color="auto" w:fill="FFFFFF"/>
        <w:spacing w:line="240" w:lineRule="auto"/>
        <w:ind w:firstLine="460" w:firstLineChars="200"/>
        <w:rPr>
          <w:rFonts w:ascii="Arial" w:hAnsi="Arial" w:cs="Arial" w:eastAsiaTheme="minorEastAsia"/>
          <w:color w:val="000000" w:themeColor="text1"/>
          <w:kern w:val="2"/>
          <w:sz w:val="23"/>
          <w:szCs w:val="23"/>
          <w:shd w:val="clear" w:color="auto" w:fill="FFFFFF"/>
          <w:rPrChange w:id="19574"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73" w:author="冷雪凝" w:date="2019-05-14T12:21:32Z">
          <w:pPr>
            <w:pStyle w:val="11"/>
            <w:numPr>
              <w:ilvl w:val="0"/>
              <w:numId w:val="29"/>
            </w:numPr>
            <w:shd w:val="clear" w:color="auto" w:fill="FFFFFF"/>
            <w:spacing w:line="360" w:lineRule="auto"/>
          </w:pPr>
        </w:pPrChange>
      </w:pPr>
      <w:r>
        <w:rPr>
          <w:rFonts w:hint="eastAsia" w:ascii="Arial" w:hAnsi="Arial" w:cs="Arial" w:eastAsiaTheme="minorEastAsia"/>
          <w:color w:val="000000" w:themeColor="text1"/>
          <w:kern w:val="2"/>
          <w:sz w:val="23"/>
          <w:szCs w:val="23"/>
          <w:shd w:val="clear" w:color="auto" w:fill="FFFFFF"/>
          <w:rPrChange w:id="19575"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避免运行耗时的</w:t>
      </w:r>
      <w:r>
        <w:rPr>
          <w:rFonts w:ascii="Arial" w:hAnsi="Arial" w:cs="Arial" w:eastAsiaTheme="minorEastAsia"/>
          <w:color w:val="000000" w:themeColor="text1"/>
          <w:kern w:val="2"/>
          <w:sz w:val="23"/>
          <w:szCs w:val="23"/>
          <w:shd w:val="clear" w:color="auto" w:fill="FFFFFF"/>
          <w:rPrChange w:id="19576"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JavaScript</w:t>
      </w:r>
    </w:p>
    <w:p>
      <w:pPr>
        <w:pStyle w:val="11"/>
        <w:shd w:val="clear" w:color="auto" w:fill="FFFFFF"/>
        <w:spacing w:line="240" w:lineRule="auto"/>
        <w:ind w:firstLine="460" w:firstLineChars="200"/>
        <w:rPr>
          <w:rFonts w:ascii="Arial" w:hAnsi="Arial" w:cs="Arial" w:eastAsiaTheme="minorEastAsia"/>
          <w:color w:val="000000" w:themeColor="text1"/>
          <w:kern w:val="2"/>
          <w:sz w:val="23"/>
          <w:szCs w:val="23"/>
          <w:shd w:val="clear" w:color="auto" w:fill="FFFFFF"/>
          <w:rPrChange w:id="19578"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77" w:author="冷雪凝" w:date="2019-05-14T12:21:32Z">
          <w:pPr>
            <w:pStyle w:val="11"/>
            <w:shd w:val="clear" w:color="auto" w:fill="FFFFFF"/>
            <w:spacing w:line="360" w:lineRule="auto"/>
          </w:pPr>
        </w:pPrChange>
      </w:pPr>
      <w:r>
        <w:rPr>
          <w:rFonts w:hint="eastAsia" w:ascii="Arial" w:hAnsi="Arial" w:cs="Arial" w:eastAsiaTheme="minorEastAsia"/>
          <w:color w:val="000000" w:themeColor="text1"/>
          <w:kern w:val="2"/>
          <w:sz w:val="23"/>
          <w:szCs w:val="23"/>
          <w:shd w:val="clear" w:color="auto" w:fill="FFFFFF"/>
          <w:rPrChange w:id="19579"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长时间运行的</w:t>
      </w:r>
      <w:r>
        <w:rPr>
          <w:rFonts w:ascii="Arial" w:hAnsi="Arial" w:cs="Arial" w:eastAsiaTheme="minorEastAsia"/>
          <w:color w:val="000000" w:themeColor="text1"/>
          <w:kern w:val="2"/>
          <w:sz w:val="23"/>
          <w:szCs w:val="23"/>
          <w:shd w:val="clear" w:color="auto" w:fill="FFFFFF"/>
          <w:rPrChange w:id="19580"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JavaScript会阻塞浏览器构建DOM树、DOM渲染树、渲染页面。所以任何与页面初次渲染无关的逻辑功能都应该延迟加载执行，这和JavaScript资源的异步加载思路一致</w:t>
      </w:r>
    </w:p>
    <w:p>
      <w:pPr>
        <w:pStyle w:val="11"/>
        <w:shd w:val="clear" w:color="auto" w:fill="FFFFFF"/>
        <w:spacing w:line="240" w:lineRule="auto"/>
        <w:ind w:firstLine="460" w:firstLineChars="200"/>
        <w:rPr>
          <w:rFonts w:ascii="Arial" w:hAnsi="Arial" w:cs="Arial" w:eastAsiaTheme="minorEastAsia"/>
          <w:color w:val="000000" w:themeColor="text1"/>
          <w:kern w:val="2"/>
          <w:sz w:val="23"/>
          <w:szCs w:val="23"/>
          <w:shd w:val="clear" w:color="auto" w:fill="FFFFFF"/>
          <w:rPrChange w:id="19582"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19581" w:author="冷雪凝" w:date="2019-05-14T12:21:32Z">
          <w:pPr>
            <w:pStyle w:val="11"/>
            <w:shd w:val="clear" w:color="auto" w:fill="FFFFFF"/>
            <w:spacing w:line="360" w:lineRule="auto"/>
          </w:pPr>
        </w:pPrChange>
      </w:pPr>
    </w:p>
    <w:p>
      <w:pPr>
        <w:pStyle w:val="11"/>
        <w:shd w:val="clear" w:color="auto" w:fill="FFFFFF"/>
        <w:spacing w:line="240" w:lineRule="auto"/>
        <w:ind w:firstLine="460" w:firstLineChars="200"/>
        <w:rPr>
          <w:rFonts w:hint="eastAsia" w:ascii="Arial" w:hAnsi="Arial" w:cs="Arial" w:eastAsiaTheme="minorEastAsia"/>
          <w:color w:val="000000" w:themeColor="text1"/>
          <w:kern w:val="2"/>
          <w:sz w:val="23"/>
          <w:szCs w:val="23"/>
          <w:shd w:val="clear" w:color="auto" w:fill="FFFFFF"/>
          <w:rPrChange w:id="19584"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pPrChange w:id="19583" w:author="冷雪凝" w:date="2019-05-14T12:21:32Z">
          <w:pPr>
            <w:pStyle w:val="11"/>
            <w:shd w:val="clear" w:color="auto" w:fill="FFFFFF"/>
            <w:spacing w:line="360" w:lineRule="auto"/>
          </w:pPr>
        </w:pPrChange>
      </w:pPr>
    </w:p>
    <w:p>
      <w:pPr>
        <w:pStyle w:val="3"/>
        <w:numPr>
          <w:ilvl w:val="0"/>
          <w:numId w:val="27"/>
        </w:numPr>
        <w:spacing w:line="240" w:lineRule="auto"/>
        <w:ind w:firstLine="562" w:firstLineChars="200"/>
        <w:rPr>
          <w:rFonts w:ascii="仿宋" w:hAnsi="仿宋" w:eastAsia="仿宋"/>
          <w:color w:val="000000" w:themeColor="text1"/>
          <w:sz w:val="28"/>
          <w:szCs w:val="28"/>
          <w:rPrChange w:id="19586" w:author="梁元" w:date="2019-05-14T19:51:36Z">
            <w:rPr>
              <w:rFonts w:ascii="仿宋" w:hAnsi="仿宋" w:eastAsia="仿宋"/>
              <w:sz w:val="28"/>
              <w:szCs w:val="28"/>
            </w:rPr>
          </w:rPrChange>
          <w14:textFill>
            <w14:solidFill>
              <w14:schemeClr w14:val="tx1"/>
            </w14:solidFill>
          </w14:textFill>
        </w:rPr>
        <w:pPrChange w:id="19585" w:author="冷雪凝" w:date="2019-05-14T12:21:32Z">
          <w:pPr>
            <w:pStyle w:val="3"/>
            <w:numPr>
              <w:ilvl w:val="0"/>
              <w:numId w:val="27"/>
            </w:numPr>
          </w:pPr>
        </w:pPrChange>
      </w:pPr>
      <w:bookmarkStart w:id="627" w:name="_Toc28467_WPSOffice_Level2"/>
      <w:bookmarkStart w:id="628" w:name="_Toc13766_WPSOffice_Level2"/>
      <w:r>
        <w:rPr>
          <w:rFonts w:hint="eastAsia" w:ascii="仿宋" w:hAnsi="仿宋" w:eastAsia="仿宋"/>
          <w:color w:val="000000" w:themeColor="text1"/>
          <w:sz w:val="28"/>
          <w:szCs w:val="28"/>
          <w:rPrChange w:id="19587" w:author="梁元" w:date="2019-05-14T19:51:36Z">
            <w:rPr>
              <w:rFonts w:hint="eastAsia" w:ascii="仿宋" w:hAnsi="仿宋" w:eastAsia="仿宋"/>
              <w:sz w:val="28"/>
              <w:szCs w:val="28"/>
            </w:rPr>
          </w:rPrChange>
          <w14:textFill>
            <w14:solidFill>
              <w14:schemeClr w14:val="tx1"/>
            </w14:solidFill>
          </w14:textFill>
        </w:rPr>
        <w:t>解法对比及优缺点</w:t>
      </w:r>
      <w:bookmarkEnd w:id="627"/>
      <w:bookmarkEnd w:id="628"/>
    </w:p>
    <w:p>
      <w:pPr>
        <w:spacing w:line="240" w:lineRule="auto"/>
        <w:ind w:firstLine="480" w:firstLineChars="200"/>
        <w:rPr>
          <w:rFonts w:ascii="Arial" w:hAnsi="Arial" w:cs="Arial"/>
          <w:color w:val="000000" w:themeColor="text1"/>
          <w:shd w:val="clear" w:color="auto" w:fill="FFFFFF"/>
          <w:rPrChange w:id="19589" w:author="梁元" w:date="2019-05-14T19:51:36Z">
            <w:rPr>
              <w:rFonts w:ascii="Arial" w:hAnsi="Arial" w:cs="Arial"/>
              <w:color w:val="2F2F2F"/>
              <w:shd w:val="clear" w:color="auto" w:fill="FFFFFF"/>
            </w:rPr>
          </w:rPrChange>
          <w14:textFill>
            <w14:solidFill>
              <w14:schemeClr w14:val="tx1"/>
            </w14:solidFill>
          </w14:textFill>
        </w:rPr>
        <w:pPrChange w:id="19588" w:author="冷雪凝" w:date="2019-05-14T12:21:32Z">
          <w:pPr>
            <w:spacing w:line="360" w:lineRule="auto"/>
          </w:pPr>
        </w:pPrChange>
      </w:pPr>
      <w:r>
        <w:rPr>
          <w:rFonts w:ascii="Arial" w:hAnsi="Arial" w:cs="Arial"/>
          <w:color w:val="000000" w:themeColor="text1"/>
          <w:shd w:val="clear" w:color="auto" w:fill="FFFFFF"/>
          <w:rPrChange w:id="19590" w:author="梁元" w:date="2019-05-14T19:51:36Z">
            <w:rPr>
              <w:rFonts w:ascii="Arial" w:hAnsi="Arial" w:cs="Arial"/>
              <w:color w:val="2F2F2F"/>
              <w:shd w:val="clear" w:color="auto" w:fill="FFFFFF"/>
            </w:rPr>
          </w:rPrChange>
          <w14:textFill>
            <w14:solidFill>
              <w14:schemeClr w14:val="tx1"/>
            </w14:solidFill>
          </w14:textFill>
        </w:rPr>
        <w:t>前端优化的策略有很多，主要包括网络加载，页面渲染，CSS优化，JS执行优化，缓存，图片，协议几大类</w:t>
      </w:r>
      <w:r>
        <w:rPr>
          <w:rFonts w:hint="eastAsia" w:ascii="Arial" w:hAnsi="Arial" w:cs="Arial"/>
          <w:color w:val="000000" w:themeColor="text1"/>
          <w:shd w:val="clear" w:color="auto" w:fill="FFFFFF"/>
          <w:rPrChange w:id="19591" w:author="梁元" w:date="2019-05-14T19:51:36Z">
            <w:rPr>
              <w:rFonts w:hint="eastAsia" w:ascii="Arial" w:hAnsi="Arial" w:cs="Arial"/>
              <w:color w:val="2F2F2F"/>
              <w:shd w:val="clear" w:color="auto" w:fill="FFFFFF"/>
            </w:rPr>
          </w:rPrChange>
          <w14:textFill>
            <w14:solidFill>
              <w14:schemeClr w14:val="tx1"/>
            </w14:solidFill>
          </w14:textFill>
        </w:rPr>
        <w:t>；</w:t>
      </w:r>
    </w:p>
    <w:p>
      <w:pPr>
        <w:spacing w:line="240" w:lineRule="auto"/>
        <w:ind w:firstLine="480" w:firstLineChars="200"/>
        <w:rPr>
          <w:rFonts w:hint="eastAsia"/>
          <w:color w:val="000000" w:themeColor="text1"/>
          <w:rPrChange w:id="19593" w:author="梁元" w:date="2019-05-14T19:51:36Z">
            <w:rPr>
              <w:rFonts w:hint="eastAsia"/>
            </w:rPr>
          </w:rPrChange>
          <w14:textFill>
            <w14:solidFill>
              <w14:schemeClr w14:val="tx1"/>
            </w14:solidFill>
          </w14:textFill>
        </w:rPr>
        <w:pPrChange w:id="19592" w:author="冷雪凝" w:date="2019-05-14T12:21:32Z">
          <w:pPr>
            <w:spacing w:line="360" w:lineRule="auto"/>
          </w:pPr>
        </w:pPrChange>
      </w:pPr>
      <w:r>
        <w:rPr>
          <w:rFonts w:hint="eastAsia"/>
          <w:color w:val="000000" w:themeColor="text1"/>
          <w:rPrChange w:id="19594" w:author="梁元" w:date="2019-05-14T19:51:36Z">
            <w:rPr>
              <w:rFonts w:hint="eastAsia"/>
            </w:rPr>
          </w:rPrChange>
          <w14:textFill>
            <w14:solidFill>
              <w14:schemeClr w14:val="tx1"/>
            </w14:solidFill>
          </w14:textFill>
        </w:rPr>
        <w:t>网络请求是影响前端性能的一个主要因素，当然页面渲染也是一个非常重要的因素；因此我们应该针对这个两个方面都进行优化；</w:t>
      </w:r>
    </w:p>
    <w:p>
      <w:pPr>
        <w:pStyle w:val="3"/>
        <w:numPr>
          <w:ilvl w:val="0"/>
          <w:numId w:val="27"/>
        </w:numPr>
        <w:spacing w:line="240" w:lineRule="auto"/>
        <w:ind w:firstLine="562" w:firstLineChars="200"/>
        <w:rPr>
          <w:rFonts w:ascii="仿宋" w:hAnsi="仿宋" w:eastAsia="仿宋"/>
          <w:color w:val="000000" w:themeColor="text1"/>
          <w:sz w:val="28"/>
          <w:szCs w:val="28"/>
          <w:rPrChange w:id="19596" w:author="梁元" w:date="2019-05-14T19:51:36Z">
            <w:rPr>
              <w:rFonts w:ascii="仿宋" w:hAnsi="仿宋" w:eastAsia="仿宋"/>
              <w:sz w:val="28"/>
              <w:szCs w:val="28"/>
            </w:rPr>
          </w:rPrChange>
          <w14:textFill>
            <w14:solidFill>
              <w14:schemeClr w14:val="tx1"/>
            </w14:solidFill>
          </w14:textFill>
        </w:rPr>
        <w:pPrChange w:id="19595" w:author="冷雪凝" w:date="2019-05-14T12:21:32Z">
          <w:pPr>
            <w:pStyle w:val="3"/>
            <w:numPr>
              <w:ilvl w:val="0"/>
              <w:numId w:val="27"/>
            </w:numPr>
          </w:pPr>
        </w:pPrChange>
      </w:pPr>
      <w:bookmarkStart w:id="629" w:name="_Toc27042_WPSOffice_Level2"/>
      <w:bookmarkStart w:id="630" w:name="_Toc17598_WPSOffice_Level2"/>
      <w:r>
        <w:rPr>
          <w:rFonts w:hint="eastAsia" w:ascii="仿宋" w:hAnsi="仿宋" w:eastAsia="仿宋"/>
          <w:color w:val="000000" w:themeColor="text1"/>
          <w:sz w:val="28"/>
          <w:szCs w:val="28"/>
          <w:rPrChange w:id="19597"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629"/>
      <w:bookmarkEnd w:id="630"/>
    </w:p>
    <w:p>
      <w:pPr>
        <w:pStyle w:val="21"/>
        <w:numPr>
          <w:ilvl w:val="0"/>
          <w:numId w:val="29"/>
        </w:numPr>
        <w:ind w:firstLine="480" w:firstLineChars="200"/>
        <w:rPr>
          <w:color w:val="000000" w:themeColor="text1"/>
          <w:rPrChange w:id="19599" w:author="梁元" w:date="2019-05-14T19:51:36Z">
            <w:rPr/>
          </w:rPrChange>
          <w14:textFill>
            <w14:solidFill>
              <w14:schemeClr w14:val="tx1"/>
            </w14:solidFill>
          </w14:textFill>
        </w:rPr>
        <w:pPrChange w:id="19598" w:author="冷雪凝" w:date="2019-05-14T12:21:32Z">
          <w:pPr>
            <w:pStyle w:val="21"/>
            <w:numPr>
              <w:ilvl w:val="0"/>
              <w:numId w:val="29"/>
            </w:numPr>
            <w:ind w:firstLineChars="0"/>
          </w:pPr>
        </w:pPrChange>
      </w:pPr>
      <w:r>
        <w:rPr>
          <w:rFonts w:hint="eastAsia"/>
          <w:color w:val="000000" w:themeColor="text1"/>
          <w:rPrChange w:id="19600" w:author="梁元" w:date="2019-05-14T19:51:36Z">
            <w:rPr>
              <w:rFonts w:hint="eastAsia"/>
            </w:rPr>
          </w:rPrChange>
          <w14:textFill>
            <w14:solidFill>
              <w14:schemeClr w14:val="tx1"/>
            </w14:solidFill>
          </w14:textFill>
        </w:rPr>
        <w:t>请减少</w:t>
      </w:r>
      <w:r>
        <w:rPr>
          <w:color w:val="000000" w:themeColor="text1"/>
          <w:rPrChange w:id="19601" w:author="梁元" w:date="2019-05-14T19:51:36Z">
            <w:rPr/>
          </w:rPrChange>
          <w14:textFill>
            <w14:solidFill>
              <w14:schemeClr w14:val="tx1"/>
            </w14:solidFill>
          </w14:textFill>
        </w:rPr>
        <w:t>HTTP请求基本原理：</w:t>
      </w:r>
    </w:p>
    <w:p>
      <w:pPr>
        <w:ind w:firstLine="480" w:firstLineChars="200"/>
        <w:rPr>
          <w:color w:val="000000" w:themeColor="text1"/>
          <w:rPrChange w:id="19603" w:author="梁元" w:date="2019-05-14T19:51:36Z">
            <w:rPr/>
          </w:rPrChange>
          <w14:textFill>
            <w14:solidFill>
              <w14:schemeClr w14:val="tx1"/>
            </w14:solidFill>
          </w14:textFill>
        </w:rPr>
        <w:pPrChange w:id="19602" w:author="冷雪凝" w:date="2019-05-14T12:21:32Z">
          <w:pPr/>
        </w:pPrChange>
      </w:pPr>
    </w:p>
    <w:p>
      <w:pPr>
        <w:spacing w:line="240" w:lineRule="auto"/>
        <w:ind w:firstLine="480" w:firstLineChars="200"/>
        <w:rPr>
          <w:color w:val="000000" w:themeColor="text1"/>
          <w:rPrChange w:id="19605" w:author="梁元" w:date="2019-05-14T19:51:36Z">
            <w:rPr/>
          </w:rPrChange>
          <w14:textFill>
            <w14:solidFill>
              <w14:schemeClr w14:val="tx1"/>
            </w14:solidFill>
          </w14:textFill>
        </w:rPr>
        <w:pPrChange w:id="19604" w:author="冷雪凝" w:date="2019-05-14T12:21:32Z">
          <w:pPr>
            <w:spacing w:line="360" w:lineRule="auto"/>
          </w:pPr>
        </w:pPrChange>
      </w:pPr>
      <w:r>
        <w:rPr>
          <w:rFonts w:hint="eastAsia"/>
          <w:color w:val="000000" w:themeColor="text1"/>
          <w:rPrChange w:id="19606" w:author="梁元" w:date="2019-05-14T19:51:36Z">
            <w:rPr>
              <w:rFonts w:hint="eastAsia"/>
            </w:rPr>
          </w:rPrChange>
          <w14:textFill>
            <w14:solidFill>
              <w14:schemeClr w14:val="tx1"/>
            </w14:solidFill>
          </w14:textFill>
        </w:rPr>
        <w:t>在浏览器</w:t>
      </w:r>
      <w:r>
        <w:rPr>
          <w:color w:val="000000" w:themeColor="text1"/>
          <w:rPrChange w:id="19607" w:author="梁元" w:date="2019-05-14T19:51:36Z">
            <w:rPr/>
          </w:rPrChange>
          <w14:textFill>
            <w14:solidFill>
              <w14:schemeClr w14:val="tx1"/>
            </w14:solidFill>
          </w14:textFill>
        </w:rPr>
        <w:t>(客户端)和服务器发生通信时，就已经消耗了大量的时间，尤其是在网络情况比较糟糕的时候，这个问题尤其的突出。</w:t>
      </w:r>
    </w:p>
    <w:p>
      <w:pPr>
        <w:spacing w:line="240" w:lineRule="auto"/>
        <w:ind w:firstLine="480" w:firstLineChars="200"/>
        <w:rPr>
          <w:color w:val="000000" w:themeColor="text1"/>
          <w:rPrChange w:id="19609" w:author="梁元" w:date="2019-05-14T19:51:36Z">
            <w:rPr/>
          </w:rPrChange>
          <w14:textFill>
            <w14:solidFill>
              <w14:schemeClr w14:val="tx1"/>
            </w14:solidFill>
          </w14:textFill>
        </w:rPr>
        <w:pPrChange w:id="19608" w:author="冷雪凝" w:date="2019-05-14T12:21:32Z">
          <w:pPr>
            <w:spacing w:line="360" w:lineRule="auto"/>
          </w:pPr>
        </w:pPrChange>
      </w:pPr>
    </w:p>
    <w:p>
      <w:pPr>
        <w:spacing w:line="240" w:lineRule="auto"/>
        <w:ind w:firstLine="480" w:firstLineChars="200"/>
        <w:rPr>
          <w:color w:val="000000" w:themeColor="text1"/>
          <w:rPrChange w:id="19611" w:author="梁元" w:date="2019-05-14T19:51:36Z">
            <w:rPr/>
          </w:rPrChange>
          <w14:textFill>
            <w14:solidFill>
              <w14:schemeClr w14:val="tx1"/>
            </w14:solidFill>
          </w14:textFill>
        </w:rPr>
        <w:pPrChange w:id="19610" w:author="冷雪凝" w:date="2019-05-14T12:21:32Z">
          <w:pPr>
            <w:spacing w:line="360" w:lineRule="auto"/>
          </w:pPr>
        </w:pPrChange>
      </w:pPr>
      <w:r>
        <w:rPr>
          <w:rFonts w:hint="eastAsia"/>
          <w:color w:val="000000" w:themeColor="text1"/>
          <w:rPrChange w:id="19612" w:author="梁元" w:date="2019-05-14T19:51:36Z">
            <w:rPr>
              <w:rFonts w:hint="eastAsia"/>
            </w:rPr>
          </w:rPrChange>
          <w14:textFill>
            <w14:solidFill>
              <w14:schemeClr w14:val="tx1"/>
            </w14:solidFill>
          </w14:textFill>
        </w:rPr>
        <w:t>一个正常</w:t>
      </w:r>
      <w:r>
        <w:rPr>
          <w:color w:val="000000" w:themeColor="text1"/>
          <w:rPrChange w:id="19613" w:author="梁元" w:date="2019-05-14T19:51:36Z">
            <w:rPr/>
          </w:rPrChange>
          <w14:textFill>
            <w14:solidFill>
              <w14:schemeClr w14:val="tx1"/>
            </w14:solidFill>
          </w14:textFill>
        </w:rPr>
        <w:t>HTTP请求的流程简述：如在浏览器中输入"www.xxxxxx.com"并按下回车，浏览器再与这个URL指向的服务器建立连接，然后浏览器才能向服务器发送请求信息，服务器在接受到请求的信息后再返回相应的信息，浏览器接收到来自服务器的应答信息后，对这些数据解释执行。</w:t>
      </w:r>
    </w:p>
    <w:p>
      <w:pPr>
        <w:spacing w:line="240" w:lineRule="auto"/>
        <w:ind w:firstLine="480" w:firstLineChars="200"/>
        <w:rPr>
          <w:color w:val="000000" w:themeColor="text1"/>
          <w:rPrChange w:id="19615" w:author="梁元" w:date="2019-05-14T19:51:36Z">
            <w:rPr/>
          </w:rPrChange>
          <w14:textFill>
            <w14:solidFill>
              <w14:schemeClr w14:val="tx1"/>
            </w14:solidFill>
          </w14:textFill>
        </w:rPr>
        <w:pPrChange w:id="19614" w:author="冷雪凝" w:date="2019-05-14T12:21:32Z">
          <w:pPr>
            <w:spacing w:line="360" w:lineRule="auto"/>
          </w:pPr>
        </w:pPrChange>
      </w:pPr>
    </w:p>
    <w:p>
      <w:pPr>
        <w:spacing w:line="240" w:lineRule="auto"/>
        <w:ind w:firstLine="480" w:firstLineChars="200"/>
        <w:rPr>
          <w:color w:val="000000" w:themeColor="text1"/>
          <w:rPrChange w:id="19617" w:author="梁元" w:date="2019-05-14T19:51:36Z">
            <w:rPr/>
          </w:rPrChange>
          <w14:textFill>
            <w14:solidFill>
              <w14:schemeClr w14:val="tx1"/>
            </w14:solidFill>
          </w14:textFill>
        </w:rPr>
        <w:pPrChange w:id="19616" w:author="冷雪凝" w:date="2019-05-14T12:21:32Z">
          <w:pPr>
            <w:spacing w:line="360" w:lineRule="auto"/>
          </w:pPr>
        </w:pPrChange>
      </w:pPr>
      <w:r>
        <w:rPr>
          <w:rFonts w:hint="eastAsia"/>
          <w:color w:val="000000" w:themeColor="text1"/>
          <w:rPrChange w:id="19618" w:author="梁元" w:date="2019-05-14T19:51:36Z">
            <w:rPr>
              <w:rFonts w:hint="eastAsia"/>
            </w:rPr>
          </w:rPrChange>
          <w14:textFill>
            <w14:solidFill>
              <w14:schemeClr w14:val="tx1"/>
            </w14:solidFill>
          </w14:textFill>
        </w:rPr>
        <w:t>而当我们请求的网页文件中有很多图片、</w:t>
      </w:r>
      <w:r>
        <w:rPr>
          <w:color w:val="000000" w:themeColor="text1"/>
          <w:rPrChange w:id="19619" w:author="梁元" w:date="2019-05-14T19:51:36Z">
            <w:rPr/>
          </w:rPrChange>
          <w14:textFill>
            <w14:solidFill>
              <w14:schemeClr w14:val="tx1"/>
            </w14:solidFill>
          </w14:textFill>
        </w:rPr>
        <w:t>CSS、JS甚至音乐等信息时，将会频繁的与服务器建立连接，与释放连接，这必定会造成资源的浪费，且每个HTTP请求都会对服务器和浏览器产生性能负担。</w:t>
      </w:r>
    </w:p>
    <w:p>
      <w:pPr>
        <w:spacing w:line="240" w:lineRule="auto"/>
        <w:ind w:firstLine="480" w:firstLineChars="200"/>
        <w:rPr>
          <w:color w:val="000000" w:themeColor="text1"/>
          <w:rPrChange w:id="19621" w:author="梁元" w:date="2019-05-14T19:51:36Z">
            <w:rPr/>
          </w:rPrChange>
          <w14:textFill>
            <w14:solidFill>
              <w14:schemeClr w14:val="tx1"/>
            </w14:solidFill>
          </w14:textFill>
        </w:rPr>
        <w:pPrChange w:id="19620" w:author="冷雪凝" w:date="2019-05-14T12:21:32Z">
          <w:pPr>
            <w:spacing w:line="360" w:lineRule="auto"/>
          </w:pPr>
        </w:pPrChange>
      </w:pPr>
    </w:p>
    <w:p>
      <w:pPr>
        <w:spacing w:line="240" w:lineRule="auto"/>
        <w:ind w:firstLine="480" w:firstLineChars="200"/>
        <w:rPr>
          <w:color w:val="000000" w:themeColor="text1"/>
          <w:rPrChange w:id="19623" w:author="梁元" w:date="2019-05-14T19:51:36Z">
            <w:rPr/>
          </w:rPrChange>
          <w14:textFill>
            <w14:solidFill>
              <w14:schemeClr w14:val="tx1"/>
            </w14:solidFill>
          </w14:textFill>
        </w:rPr>
        <w:pPrChange w:id="19622" w:author="冷雪凝" w:date="2019-05-14T12:21:32Z">
          <w:pPr>
            <w:spacing w:line="360" w:lineRule="auto"/>
          </w:pPr>
        </w:pPrChange>
      </w:pPr>
      <w:r>
        <w:rPr>
          <w:rFonts w:hint="eastAsia"/>
          <w:color w:val="000000" w:themeColor="text1"/>
          <w:rPrChange w:id="19624" w:author="梁元" w:date="2019-05-14T19:51:36Z">
            <w:rPr>
              <w:rFonts w:hint="eastAsia"/>
            </w:rPr>
          </w:rPrChange>
          <w14:textFill>
            <w14:solidFill>
              <w14:schemeClr w14:val="tx1"/>
            </w14:solidFill>
          </w14:textFill>
        </w:rPr>
        <w:t>网速相同的条件下，下载一个</w:t>
      </w:r>
      <w:r>
        <w:rPr>
          <w:color w:val="000000" w:themeColor="text1"/>
          <w:rPrChange w:id="19625" w:author="梁元" w:date="2019-05-14T19:51:36Z">
            <w:rPr/>
          </w:rPrChange>
          <w14:textFill>
            <w14:solidFill>
              <w14:schemeClr w14:val="tx1"/>
            </w14:solidFill>
          </w14:textFill>
        </w:rPr>
        <w:t>100KB的图片比下载两个50KB的图片要快。所以，请减少HTTP请求。</w:t>
      </w:r>
    </w:p>
    <w:p>
      <w:pPr>
        <w:spacing w:line="240" w:lineRule="auto"/>
        <w:ind w:firstLine="480" w:firstLineChars="200"/>
        <w:rPr>
          <w:color w:val="000000" w:themeColor="text1"/>
          <w:rPrChange w:id="19627" w:author="梁元" w:date="2019-05-14T19:51:36Z">
            <w:rPr/>
          </w:rPrChange>
          <w14:textFill>
            <w14:solidFill>
              <w14:schemeClr w14:val="tx1"/>
            </w14:solidFill>
          </w14:textFill>
        </w:rPr>
        <w:pPrChange w:id="19626" w:author="冷雪凝" w:date="2019-05-14T12:21:32Z">
          <w:pPr>
            <w:spacing w:line="360" w:lineRule="auto"/>
          </w:pPr>
        </w:pPrChange>
      </w:pPr>
    </w:p>
    <w:p>
      <w:pPr>
        <w:spacing w:line="240" w:lineRule="auto"/>
        <w:ind w:firstLine="480" w:firstLineChars="200"/>
        <w:rPr>
          <w:color w:val="000000" w:themeColor="text1"/>
          <w:rPrChange w:id="19629" w:author="梁元" w:date="2019-05-14T19:51:36Z">
            <w:rPr/>
          </w:rPrChange>
          <w14:textFill>
            <w14:solidFill>
              <w14:schemeClr w14:val="tx1"/>
            </w14:solidFill>
          </w14:textFill>
        </w:rPr>
        <w:pPrChange w:id="19628" w:author="冷雪凝" w:date="2019-05-14T12:21:32Z">
          <w:pPr>
            <w:spacing w:line="360" w:lineRule="auto"/>
          </w:pPr>
        </w:pPrChange>
      </w:pPr>
      <w:r>
        <w:rPr>
          <w:rFonts w:hint="eastAsia"/>
          <w:color w:val="000000" w:themeColor="text1"/>
          <w:rPrChange w:id="19630" w:author="梁元" w:date="2019-05-14T19:51:36Z">
            <w:rPr>
              <w:rFonts w:hint="eastAsia"/>
            </w:rPr>
          </w:rPrChange>
          <w14:textFill>
            <w14:solidFill>
              <w14:schemeClr w14:val="tx1"/>
            </w14:solidFill>
          </w14:textFill>
        </w:rPr>
        <w:t>解决办法：</w:t>
      </w:r>
    </w:p>
    <w:p>
      <w:pPr>
        <w:spacing w:line="240" w:lineRule="auto"/>
        <w:ind w:firstLine="480" w:firstLineChars="200"/>
        <w:rPr>
          <w:color w:val="000000" w:themeColor="text1"/>
          <w:rPrChange w:id="19632" w:author="梁元" w:date="2019-05-14T19:51:36Z">
            <w:rPr/>
          </w:rPrChange>
          <w14:textFill>
            <w14:solidFill>
              <w14:schemeClr w14:val="tx1"/>
            </w14:solidFill>
          </w14:textFill>
        </w:rPr>
        <w:pPrChange w:id="19631" w:author="冷雪凝" w:date="2019-05-14T12:21:32Z">
          <w:pPr>
            <w:spacing w:line="360" w:lineRule="auto"/>
          </w:pPr>
        </w:pPrChange>
      </w:pPr>
    </w:p>
    <w:p>
      <w:pPr>
        <w:spacing w:line="240" w:lineRule="auto"/>
        <w:ind w:firstLine="480" w:firstLineChars="200"/>
        <w:rPr>
          <w:color w:val="000000" w:themeColor="text1"/>
          <w:rPrChange w:id="19634" w:author="梁元" w:date="2019-05-14T19:51:36Z">
            <w:rPr/>
          </w:rPrChange>
          <w14:textFill>
            <w14:solidFill>
              <w14:schemeClr w14:val="tx1"/>
            </w14:solidFill>
          </w14:textFill>
        </w:rPr>
        <w:pPrChange w:id="19633" w:author="冷雪凝" w:date="2019-05-14T12:21:32Z">
          <w:pPr>
            <w:spacing w:line="360" w:lineRule="auto"/>
          </w:pPr>
        </w:pPrChange>
      </w:pPr>
      <w:r>
        <w:rPr>
          <w:rFonts w:hint="eastAsia"/>
          <w:color w:val="000000" w:themeColor="text1"/>
          <w:rPrChange w:id="19635" w:author="梁元" w:date="2019-05-14T19:51:36Z">
            <w:rPr>
              <w:rFonts w:hint="eastAsia"/>
            </w:rPr>
          </w:rPrChange>
          <w14:textFill>
            <w14:solidFill>
              <w14:schemeClr w14:val="tx1"/>
            </w14:solidFill>
          </w14:textFill>
        </w:rPr>
        <w:t>合并图片（</w:t>
      </w:r>
      <w:r>
        <w:rPr>
          <w:color w:val="000000" w:themeColor="text1"/>
          <w:rPrChange w:id="19636" w:author="梁元" w:date="2019-05-14T19:51:36Z">
            <w:rPr/>
          </w:rPrChange>
          <w14:textFill>
            <w14:solidFill>
              <w14:schemeClr w14:val="tx1"/>
            </w14:solidFill>
          </w14:textFill>
        </w:rPr>
        <w:t>css sprites），合并CSS和JS文件；图片较多的页面也可以使用 lazyLoad 等技术进行优化。</w:t>
      </w:r>
    </w:p>
    <w:p>
      <w:pPr>
        <w:spacing w:line="240" w:lineRule="auto"/>
        <w:ind w:firstLine="480" w:firstLineChars="200"/>
        <w:rPr>
          <w:color w:val="000000" w:themeColor="text1"/>
          <w:rPrChange w:id="19638" w:author="梁元" w:date="2019-05-14T19:51:36Z">
            <w:rPr/>
          </w:rPrChange>
          <w14:textFill>
            <w14:solidFill>
              <w14:schemeClr w14:val="tx1"/>
            </w14:solidFill>
          </w14:textFill>
        </w:rPr>
        <w:pPrChange w:id="19637" w:author="冷雪凝" w:date="2019-05-14T12:21:32Z">
          <w:pPr>
            <w:spacing w:line="360" w:lineRule="auto"/>
          </w:pPr>
        </w:pPrChange>
      </w:pPr>
    </w:p>
    <w:p>
      <w:pPr>
        <w:pStyle w:val="21"/>
        <w:numPr>
          <w:ilvl w:val="0"/>
          <w:numId w:val="29"/>
        </w:numPr>
        <w:spacing w:line="240" w:lineRule="auto"/>
        <w:ind w:firstLine="480" w:firstLineChars="200"/>
        <w:rPr>
          <w:color w:val="000000" w:themeColor="text1"/>
          <w:rPrChange w:id="19640" w:author="梁元" w:date="2019-05-14T19:51:36Z">
            <w:rPr/>
          </w:rPrChange>
          <w14:textFill>
            <w14:solidFill>
              <w14:schemeClr w14:val="tx1"/>
            </w14:solidFill>
          </w14:textFill>
        </w:rPr>
        <w:pPrChange w:id="19639" w:author="冷雪凝" w:date="2019-05-14T12:21:32Z">
          <w:pPr>
            <w:pStyle w:val="21"/>
            <w:numPr>
              <w:ilvl w:val="0"/>
              <w:numId w:val="29"/>
            </w:numPr>
            <w:spacing w:line="360" w:lineRule="auto"/>
            <w:ind w:firstLineChars="0"/>
          </w:pPr>
        </w:pPrChange>
      </w:pPr>
      <w:r>
        <w:rPr>
          <w:rFonts w:hint="eastAsia"/>
          <w:color w:val="000000" w:themeColor="text1"/>
          <w:rPrChange w:id="19641" w:author="梁元" w:date="2019-05-14T19:51:36Z">
            <w:rPr>
              <w:rFonts w:hint="eastAsia"/>
            </w:rPr>
          </w:rPrChange>
          <w14:textFill>
            <w14:solidFill>
              <w14:schemeClr w14:val="tx1"/>
            </w14:solidFill>
          </w14:textFill>
        </w:rPr>
        <w:t>请正确理解</w:t>
      </w:r>
      <w:r>
        <w:rPr>
          <w:color w:val="000000" w:themeColor="text1"/>
          <w:rPrChange w:id="19642" w:author="梁元" w:date="2019-05-14T19:51:36Z">
            <w:rPr/>
          </w:rPrChange>
          <w14:textFill>
            <w14:solidFill>
              <w14:schemeClr w14:val="tx1"/>
            </w14:solidFill>
          </w14:textFill>
        </w:rPr>
        <w:t xml:space="preserve"> Repaint 和 Reflow</w:t>
      </w:r>
    </w:p>
    <w:p>
      <w:pPr>
        <w:spacing w:line="240" w:lineRule="auto"/>
        <w:ind w:firstLine="480" w:firstLineChars="200"/>
        <w:rPr>
          <w:color w:val="000000" w:themeColor="text1"/>
          <w:rPrChange w:id="19644" w:author="梁元" w:date="2019-05-14T19:51:36Z">
            <w:rPr/>
          </w:rPrChange>
          <w14:textFill>
            <w14:solidFill>
              <w14:schemeClr w14:val="tx1"/>
            </w14:solidFill>
          </w14:textFill>
        </w:rPr>
        <w:pPrChange w:id="19643" w:author="冷雪凝" w:date="2019-05-14T12:21:32Z">
          <w:pPr>
            <w:spacing w:line="360" w:lineRule="auto"/>
          </w:pPr>
        </w:pPrChange>
      </w:pPr>
    </w:p>
    <w:p>
      <w:pPr>
        <w:spacing w:line="240" w:lineRule="auto"/>
        <w:ind w:firstLine="480" w:firstLineChars="200"/>
        <w:rPr>
          <w:color w:val="000000" w:themeColor="text1"/>
          <w:rPrChange w:id="19646" w:author="梁元" w:date="2019-05-14T19:51:36Z">
            <w:rPr/>
          </w:rPrChange>
          <w14:textFill>
            <w14:solidFill>
              <w14:schemeClr w14:val="tx1"/>
            </w14:solidFill>
          </w14:textFill>
        </w:rPr>
        <w:pPrChange w:id="19645" w:author="冷雪凝" w:date="2019-05-14T12:21:32Z">
          <w:pPr>
            <w:spacing w:line="360" w:lineRule="auto"/>
          </w:pPr>
        </w:pPrChange>
      </w:pPr>
      <w:r>
        <w:rPr>
          <w:rFonts w:hint="eastAsia"/>
          <w:color w:val="000000" w:themeColor="text1"/>
          <w:rPrChange w:id="19647" w:author="梁元" w:date="2019-05-14T19:51:36Z">
            <w:rPr>
              <w:rFonts w:hint="eastAsia"/>
            </w:rPr>
          </w:rPrChange>
          <w14:textFill>
            <w14:solidFill>
              <w14:schemeClr w14:val="tx1"/>
            </w14:solidFill>
          </w14:textFill>
        </w:rPr>
        <w:t>基本原理：</w:t>
      </w:r>
    </w:p>
    <w:p>
      <w:pPr>
        <w:spacing w:line="240" w:lineRule="auto"/>
        <w:ind w:firstLine="480" w:firstLineChars="200"/>
        <w:rPr>
          <w:color w:val="000000" w:themeColor="text1"/>
          <w:rPrChange w:id="19649" w:author="梁元" w:date="2019-05-14T19:51:36Z">
            <w:rPr/>
          </w:rPrChange>
          <w14:textFill>
            <w14:solidFill>
              <w14:schemeClr w14:val="tx1"/>
            </w14:solidFill>
          </w14:textFill>
        </w:rPr>
        <w:pPrChange w:id="19648" w:author="冷雪凝" w:date="2019-05-14T12:21:32Z">
          <w:pPr>
            <w:spacing w:line="360" w:lineRule="auto"/>
          </w:pPr>
        </w:pPrChange>
      </w:pPr>
    </w:p>
    <w:p>
      <w:pPr>
        <w:spacing w:line="240" w:lineRule="auto"/>
        <w:ind w:firstLine="480" w:firstLineChars="200"/>
        <w:rPr>
          <w:color w:val="000000" w:themeColor="text1"/>
          <w:rPrChange w:id="19651" w:author="梁元" w:date="2019-05-14T19:51:36Z">
            <w:rPr/>
          </w:rPrChange>
          <w14:textFill>
            <w14:solidFill>
              <w14:schemeClr w14:val="tx1"/>
            </w14:solidFill>
          </w14:textFill>
        </w:rPr>
        <w:pPrChange w:id="19650" w:author="冷雪凝" w:date="2019-05-14T12:21:32Z">
          <w:pPr>
            <w:spacing w:line="360" w:lineRule="auto"/>
          </w:pPr>
        </w:pPrChange>
      </w:pPr>
      <w:r>
        <w:rPr>
          <w:color w:val="000000" w:themeColor="text1"/>
          <w:rPrChange w:id="19652" w:author="梁元" w:date="2019-05-14T19:51:36Z">
            <w:rPr/>
          </w:rPrChange>
          <w14:textFill>
            <w14:solidFill>
              <w14:schemeClr w14:val="tx1"/>
            </w14:solidFill>
          </w14:textFill>
        </w:rPr>
        <w:t>Repaint(重绘)就是在一个元素的外观被改变，但没有改变布局(宽高)的情况下发生，如改变visibility、outline、背景色等等。</w:t>
      </w:r>
    </w:p>
    <w:p>
      <w:pPr>
        <w:spacing w:line="240" w:lineRule="auto"/>
        <w:ind w:firstLine="480" w:firstLineChars="200"/>
        <w:rPr>
          <w:color w:val="000000" w:themeColor="text1"/>
          <w:rPrChange w:id="19654" w:author="梁元" w:date="2019-05-14T19:51:36Z">
            <w:rPr/>
          </w:rPrChange>
          <w14:textFill>
            <w14:solidFill>
              <w14:schemeClr w14:val="tx1"/>
            </w14:solidFill>
          </w14:textFill>
        </w:rPr>
        <w:pPrChange w:id="19653" w:author="冷雪凝" w:date="2019-05-14T12:21:32Z">
          <w:pPr>
            <w:spacing w:line="360" w:lineRule="auto"/>
          </w:pPr>
        </w:pPrChange>
      </w:pPr>
    </w:p>
    <w:p>
      <w:pPr>
        <w:spacing w:line="240" w:lineRule="auto"/>
        <w:ind w:firstLine="480" w:firstLineChars="200"/>
        <w:rPr>
          <w:color w:val="000000" w:themeColor="text1"/>
          <w:rPrChange w:id="19656" w:author="梁元" w:date="2019-05-14T19:51:36Z">
            <w:rPr/>
          </w:rPrChange>
          <w14:textFill>
            <w14:solidFill>
              <w14:schemeClr w14:val="tx1"/>
            </w14:solidFill>
          </w14:textFill>
        </w:rPr>
        <w:pPrChange w:id="19655" w:author="冷雪凝" w:date="2019-05-14T12:21:32Z">
          <w:pPr>
            <w:spacing w:line="360" w:lineRule="auto"/>
          </w:pPr>
        </w:pPrChange>
      </w:pPr>
      <w:r>
        <w:rPr>
          <w:color w:val="000000" w:themeColor="text1"/>
          <w:rPrChange w:id="19657" w:author="梁元" w:date="2019-05-14T19:51:36Z">
            <w:rPr/>
          </w:rPrChange>
          <w14:textFill>
            <w14:solidFill>
              <w14:schemeClr w14:val="tx1"/>
            </w14:solidFill>
          </w14:textFill>
        </w:rPr>
        <w:t>Reflow(重排)就是DOM的变化影响到了元素的几何属性（宽和高），浏览器会重新计算元素的几何属性，会使渲染树中受到影响的部分失效，浏览器会验证DOM树上的所有其它结点的visibility属性，这也是Reflow低效的原因。如：改变窗囗大小、改变文字大小、内容的改变、浏览器窗口变化，style属性的改变等等。如果Reflow的过于频繁，CPU使用率就会噌噌的往上涨，所以前端也就有必要知道 Repaint 和 Reflow的知识。</w:t>
      </w:r>
    </w:p>
    <w:p>
      <w:pPr>
        <w:spacing w:line="240" w:lineRule="auto"/>
        <w:ind w:firstLine="480" w:firstLineChars="200"/>
        <w:rPr>
          <w:color w:val="000000" w:themeColor="text1"/>
          <w:rPrChange w:id="19659" w:author="梁元" w:date="2019-05-14T19:51:36Z">
            <w:rPr/>
          </w:rPrChange>
          <w14:textFill>
            <w14:solidFill>
              <w14:schemeClr w14:val="tx1"/>
            </w14:solidFill>
          </w14:textFill>
        </w:rPr>
        <w:pPrChange w:id="19658" w:author="冷雪凝" w:date="2019-05-14T12:21:32Z">
          <w:pPr>
            <w:spacing w:line="360" w:lineRule="auto"/>
          </w:pPr>
        </w:pPrChange>
      </w:pPr>
    </w:p>
    <w:p>
      <w:pPr>
        <w:spacing w:line="240" w:lineRule="auto"/>
        <w:ind w:firstLine="480" w:firstLineChars="200"/>
        <w:rPr>
          <w:color w:val="000000" w:themeColor="text1"/>
          <w:rPrChange w:id="19661" w:author="梁元" w:date="2019-05-14T19:51:36Z">
            <w:rPr/>
          </w:rPrChange>
          <w14:textFill>
            <w14:solidFill>
              <w14:schemeClr w14:val="tx1"/>
            </w14:solidFill>
          </w14:textFill>
        </w:rPr>
        <w:pPrChange w:id="19660" w:author="冷雪凝" w:date="2019-05-14T12:21:32Z">
          <w:pPr>
            <w:spacing w:line="360" w:lineRule="auto"/>
          </w:pPr>
        </w:pPrChange>
      </w:pPr>
      <w:r>
        <w:rPr>
          <w:rFonts w:hint="eastAsia"/>
          <w:color w:val="000000" w:themeColor="text1"/>
          <w:rPrChange w:id="19662" w:author="梁元" w:date="2019-05-14T19:51:36Z">
            <w:rPr>
              <w:rFonts w:hint="eastAsia"/>
            </w:rPr>
          </w:rPrChange>
          <w14:textFill>
            <w14:solidFill>
              <w14:schemeClr w14:val="tx1"/>
            </w14:solidFill>
          </w14:textFill>
        </w:rPr>
        <w:t>减少性能影响的办法：</w:t>
      </w:r>
    </w:p>
    <w:p>
      <w:pPr>
        <w:spacing w:line="240" w:lineRule="auto"/>
        <w:ind w:firstLine="480" w:firstLineChars="200"/>
        <w:rPr>
          <w:color w:val="000000" w:themeColor="text1"/>
          <w:rPrChange w:id="19664" w:author="梁元" w:date="2019-05-14T19:51:36Z">
            <w:rPr/>
          </w:rPrChange>
          <w14:textFill>
            <w14:solidFill>
              <w14:schemeClr w14:val="tx1"/>
            </w14:solidFill>
          </w14:textFill>
        </w:rPr>
        <w:pPrChange w:id="19663" w:author="冷雪凝" w:date="2019-05-14T12:21:32Z">
          <w:pPr>
            <w:spacing w:line="360" w:lineRule="auto"/>
          </w:pPr>
        </w:pPrChange>
      </w:pPr>
    </w:p>
    <w:p>
      <w:pPr>
        <w:spacing w:line="240" w:lineRule="auto"/>
        <w:ind w:firstLine="480" w:firstLineChars="200"/>
        <w:rPr>
          <w:color w:val="000000" w:themeColor="text1"/>
          <w:rPrChange w:id="19666" w:author="梁元" w:date="2019-05-14T19:51:36Z">
            <w:rPr/>
          </w:rPrChange>
          <w14:textFill>
            <w14:solidFill>
              <w14:schemeClr w14:val="tx1"/>
            </w14:solidFill>
          </w14:textFill>
        </w:rPr>
        <w:pPrChange w:id="19665" w:author="冷雪凝" w:date="2019-05-14T12:21:32Z">
          <w:pPr>
            <w:spacing w:line="360" w:lineRule="auto"/>
          </w:pPr>
        </w:pPrChange>
      </w:pPr>
      <w:r>
        <w:rPr>
          <w:rFonts w:hint="eastAsia"/>
          <w:color w:val="000000" w:themeColor="text1"/>
          <w:rPrChange w:id="19667" w:author="梁元" w:date="2019-05-14T19:51:36Z">
            <w:rPr>
              <w:rFonts w:hint="eastAsia"/>
            </w:rPr>
          </w:rPrChange>
          <w14:textFill>
            <w14:solidFill>
              <w14:schemeClr w14:val="tx1"/>
            </w14:solidFill>
          </w14:textFill>
        </w:rPr>
        <w:t>上面提到通过设置</w:t>
      </w:r>
      <w:r>
        <w:rPr>
          <w:color w:val="000000" w:themeColor="text1"/>
          <w:rPrChange w:id="19668" w:author="梁元" w:date="2019-05-14T19:51:36Z">
            <w:rPr/>
          </w:rPrChange>
          <w14:textFill>
            <w14:solidFill>
              <w14:schemeClr w14:val="tx1"/>
            </w14:solidFill>
          </w14:textFill>
        </w:rPr>
        <w:t>style属性改变结点样式的话，每设置一次都会导致一次reflow，所以最好通过设置class的方式； 有动画效果的元素，它的position属性应当设为fixed或absolute，这样不会影响其它元素的布局；如果功能需求上不能设置position为fixed或absolute，那么就权衡速度的平滑性。</w:t>
      </w:r>
    </w:p>
    <w:p>
      <w:pPr>
        <w:spacing w:line="240" w:lineRule="auto"/>
        <w:ind w:firstLine="480" w:firstLineChars="200"/>
        <w:rPr>
          <w:color w:val="000000" w:themeColor="text1"/>
          <w:rPrChange w:id="19670" w:author="梁元" w:date="2019-05-14T19:51:36Z">
            <w:rPr/>
          </w:rPrChange>
          <w14:textFill>
            <w14:solidFill>
              <w14:schemeClr w14:val="tx1"/>
            </w14:solidFill>
          </w14:textFill>
        </w:rPr>
        <w:pPrChange w:id="19669" w:author="冷雪凝" w:date="2019-05-14T12:21:32Z">
          <w:pPr>
            <w:spacing w:line="360" w:lineRule="auto"/>
          </w:pPr>
        </w:pPrChange>
      </w:pPr>
    </w:p>
    <w:p>
      <w:pPr>
        <w:spacing w:line="240" w:lineRule="auto"/>
        <w:ind w:firstLine="480" w:firstLineChars="200"/>
        <w:rPr>
          <w:color w:val="000000" w:themeColor="text1"/>
          <w:rPrChange w:id="19672" w:author="梁元" w:date="2019-05-14T19:51:36Z">
            <w:rPr/>
          </w:rPrChange>
          <w14:textFill>
            <w14:solidFill>
              <w14:schemeClr w14:val="tx1"/>
            </w14:solidFill>
          </w14:textFill>
        </w:rPr>
        <w:pPrChange w:id="19671" w:author="冷雪凝" w:date="2019-05-14T12:21:32Z">
          <w:pPr>
            <w:spacing w:line="360" w:lineRule="auto"/>
          </w:pPr>
        </w:pPrChange>
      </w:pPr>
      <w:r>
        <w:rPr>
          <w:rFonts w:hint="eastAsia"/>
          <w:color w:val="000000" w:themeColor="text1"/>
          <w:rPrChange w:id="19673" w:author="梁元" w:date="2019-05-14T19:51:36Z">
            <w:rPr>
              <w:rFonts w:hint="eastAsia"/>
            </w:rPr>
          </w:rPrChange>
          <w14:textFill>
            <w14:solidFill>
              <w14:schemeClr w14:val="tx1"/>
            </w14:solidFill>
          </w14:textFill>
        </w:rPr>
        <w:t>总之，因为</w:t>
      </w:r>
      <w:r>
        <w:rPr>
          <w:color w:val="000000" w:themeColor="text1"/>
          <w:rPrChange w:id="19674" w:author="梁元" w:date="2019-05-14T19:51:36Z">
            <w:rPr/>
          </w:rPrChange>
          <w14:textFill>
            <w14:solidFill>
              <w14:schemeClr w14:val="tx1"/>
            </w14:solidFill>
          </w14:textFill>
        </w:rPr>
        <w:t xml:space="preserve"> Reflow 有时确实不可避免，所以只能尽可能限制Reflow的影响范围。</w:t>
      </w:r>
    </w:p>
    <w:p>
      <w:pPr>
        <w:spacing w:line="240" w:lineRule="auto"/>
        <w:ind w:firstLine="480" w:firstLineChars="200"/>
        <w:rPr>
          <w:color w:val="000000" w:themeColor="text1"/>
          <w:rPrChange w:id="19676" w:author="梁元" w:date="2019-05-14T19:51:36Z">
            <w:rPr/>
          </w:rPrChange>
          <w14:textFill>
            <w14:solidFill>
              <w14:schemeClr w14:val="tx1"/>
            </w14:solidFill>
          </w14:textFill>
        </w:rPr>
        <w:pPrChange w:id="19675" w:author="冷雪凝" w:date="2019-05-14T12:21:32Z">
          <w:pPr>
            <w:spacing w:line="360" w:lineRule="auto"/>
          </w:pPr>
        </w:pPrChange>
      </w:pPr>
    </w:p>
    <w:p>
      <w:pPr>
        <w:spacing w:line="240" w:lineRule="auto"/>
        <w:ind w:firstLine="480" w:firstLineChars="200"/>
        <w:rPr>
          <w:rFonts w:hint="eastAsia"/>
          <w:color w:val="000000" w:themeColor="text1"/>
          <w:rPrChange w:id="19678" w:author="梁元" w:date="2019-05-14T19:51:36Z">
            <w:rPr>
              <w:rFonts w:hint="eastAsia"/>
            </w:rPr>
          </w:rPrChange>
          <w14:textFill>
            <w14:solidFill>
              <w14:schemeClr w14:val="tx1"/>
            </w14:solidFill>
          </w14:textFill>
        </w:rPr>
        <w:pPrChange w:id="19677" w:author="冷雪凝" w:date="2019-05-14T12:21:32Z">
          <w:pPr>
            <w:spacing w:line="360" w:lineRule="auto"/>
          </w:pPr>
        </w:pPrChange>
      </w:pPr>
    </w:p>
    <w:p>
      <w:pPr>
        <w:pStyle w:val="3"/>
        <w:numPr>
          <w:ilvl w:val="0"/>
          <w:numId w:val="27"/>
        </w:numPr>
        <w:spacing w:line="240" w:lineRule="auto"/>
        <w:ind w:firstLine="562" w:firstLineChars="200"/>
        <w:rPr>
          <w:rFonts w:ascii="仿宋" w:hAnsi="仿宋" w:eastAsia="仿宋"/>
          <w:color w:val="000000" w:themeColor="text1"/>
          <w:sz w:val="28"/>
          <w:szCs w:val="28"/>
          <w:rPrChange w:id="19680" w:author="梁元" w:date="2019-05-14T19:51:36Z">
            <w:rPr>
              <w:rFonts w:ascii="仿宋" w:hAnsi="仿宋" w:eastAsia="仿宋"/>
              <w:sz w:val="28"/>
              <w:szCs w:val="28"/>
            </w:rPr>
          </w:rPrChange>
          <w14:textFill>
            <w14:solidFill>
              <w14:schemeClr w14:val="tx1"/>
            </w14:solidFill>
          </w14:textFill>
        </w:rPr>
        <w:pPrChange w:id="19679" w:author="冷雪凝" w:date="2019-05-14T12:21:32Z">
          <w:pPr>
            <w:pStyle w:val="3"/>
            <w:numPr>
              <w:ilvl w:val="0"/>
              <w:numId w:val="27"/>
            </w:numPr>
          </w:pPr>
        </w:pPrChange>
      </w:pPr>
      <w:bookmarkStart w:id="631" w:name="_Toc12608_WPSOffice_Level2"/>
      <w:bookmarkStart w:id="632" w:name="_Toc21453_WPSOffice_Level2"/>
      <w:r>
        <w:rPr>
          <w:rFonts w:hint="eastAsia" w:ascii="仿宋" w:hAnsi="仿宋" w:eastAsia="仿宋"/>
          <w:color w:val="000000" w:themeColor="text1"/>
          <w:sz w:val="28"/>
          <w:szCs w:val="28"/>
          <w:rPrChange w:id="19681" w:author="梁元" w:date="2019-05-14T19:51:36Z">
            <w:rPr>
              <w:rFonts w:hint="eastAsia" w:ascii="仿宋" w:hAnsi="仿宋" w:eastAsia="仿宋"/>
              <w:sz w:val="28"/>
              <w:szCs w:val="28"/>
            </w:rPr>
          </w:rPrChange>
          <w14:textFill>
            <w14:solidFill>
              <w14:schemeClr w14:val="tx1"/>
            </w14:solidFill>
          </w14:textFill>
        </w:rPr>
        <w:t>项目中体现经验的点</w:t>
      </w:r>
      <w:bookmarkEnd w:id="631"/>
      <w:bookmarkEnd w:id="632"/>
    </w:p>
    <w:p>
      <w:pPr>
        <w:spacing w:line="240" w:lineRule="auto"/>
        <w:ind w:firstLine="480" w:firstLineChars="200"/>
        <w:rPr>
          <w:rFonts w:hint="eastAsia"/>
          <w:color w:val="000000" w:themeColor="text1"/>
          <w:rPrChange w:id="19683" w:author="梁元" w:date="2019-05-14T19:51:36Z">
            <w:rPr>
              <w:rFonts w:hint="eastAsia"/>
            </w:rPr>
          </w:rPrChange>
          <w14:textFill>
            <w14:solidFill>
              <w14:schemeClr w14:val="tx1"/>
            </w14:solidFill>
          </w14:textFill>
        </w:rPr>
        <w:pPrChange w:id="19682" w:author="冷雪凝" w:date="2019-05-14T12:21:32Z">
          <w:pPr>
            <w:spacing w:line="360" w:lineRule="auto"/>
          </w:pPr>
        </w:pPrChange>
      </w:pPr>
      <w:r>
        <w:rPr>
          <w:rFonts w:hint="eastAsia"/>
          <w:color w:val="000000" w:themeColor="text1"/>
          <w:rPrChange w:id="19684" w:author="梁元" w:date="2019-05-14T19:51:36Z">
            <w:rPr>
              <w:rFonts w:hint="eastAsia"/>
            </w:rPr>
          </w:rPrChange>
          <w14:textFill>
            <w14:solidFill>
              <w14:schemeClr w14:val="tx1"/>
            </w14:solidFill>
          </w14:textFill>
        </w:rPr>
        <w:t>在操作页面的dom时，方式很多，但是我们应该从影响前端性能的这个方面着手去解决这个问题，避免过多的重排，操作dom元素不要过深</w:t>
      </w:r>
    </w:p>
    <w:p>
      <w:pPr>
        <w:pStyle w:val="3"/>
        <w:spacing w:line="240" w:lineRule="auto"/>
        <w:ind w:firstLine="562" w:firstLineChars="200"/>
        <w:rPr>
          <w:rFonts w:ascii="仿宋" w:hAnsi="仿宋" w:eastAsia="仿宋"/>
          <w:color w:val="000000" w:themeColor="text1"/>
          <w:sz w:val="28"/>
          <w:szCs w:val="28"/>
          <w:rPrChange w:id="19686" w:author="梁元" w:date="2019-05-14T19:51:36Z">
            <w:rPr>
              <w:rFonts w:ascii="仿宋" w:hAnsi="仿宋" w:eastAsia="仿宋"/>
              <w:sz w:val="28"/>
              <w:szCs w:val="28"/>
            </w:rPr>
          </w:rPrChange>
          <w14:textFill>
            <w14:solidFill>
              <w14:schemeClr w14:val="tx1"/>
            </w14:solidFill>
          </w14:textFill>
        </w:rPr>
        <w:pPrChange w:id="19685" w:author="冷雪凝" w:date="2019-05-14T12:21:32Z">
          <w:pPr>
            <w:pStyle w:val="3"/>
          </w:pPr>
        </w:pPrChange>
      </w:pPr>
      <w:bookmarkStart w:id="633" w:name="_Toc3227_WPSOffice_Level2"/>
      <w:bookmarkStart w:id="634" w:name="_Toc18477_WPSOffice_Level2"/>
      <w:r>
        <w:rPr>
          <w:rFonts w:hint="eastAsia" w:ascii="仿宋" w:hAnsi="仿宋" w:eastAsia="仿宋"/>
          <w:color w:val="000000" w:themeColor="text1"/>
          <w:sz w:val="28"/>
          <w:szCs w:val="28"/>
          <w:rPrChange w:id="19687" w:author="梁元" w:date="2019-05-14T19:51:36Z">
            <w:rPr>
              <w:rFonts w:hint="eastAsia" w:ascii="仿宋" w:hAnsi="仿宋" w:eastAsia="仿宋"/>
              <w:sz w:val="28"/>
              <w:szCs w:val="28"/>
            </w:rPr>
          </w:rPrChange>
          <w14:textFill>
            <w14:solidFill>
              <w14:schemeClr w14:val="tx1"/>
            </w14:solidFill>
          </w14:textFill>
        </w:rPr>
        <w:t>6</w:t>
      </w:r>
      <w:r>
        <w:rPr>
          <w:rFonts w:ascii="仿宋" w:hAnsi="仿宋" w:eastAsia="仿宋"/>
          <w:color w:val="000000" w:themeColor="text1"/>
          <w:sz w:val="28"/>
          <w:szCs w:val="28"/>
          <w:rPrChange w:id="19688" w:author="梁元" w:date="2019-05-14T19:51:36Z">
            <w:rPr>
              <w:rFonts w:ascii="仿宋" w:hAnsi="仿宋" w:eastAsia="仿宋"/>
              <w:sz w:val="28"/>
              <w:szCs w:val="28"/>
            </w:rPr>
          </w:rPrChange>
          <w14:textFill>
            <w14:solidFill>
              <w14:schemeClr w14:val="tx1"/>
            </w14:solidFill>
          </w14:textFill>
        </w:rPr>
        <w:t>.</w:t>
      </w:r>
      <w:r>
        <w:rPr>
          <w:rFonts w:hint="eastAsia" w:ascii="仿宋" w:hAnsi="仿宋" w:eastAsia="仿宋"/>
          <w:color w:val="000000" w:themeColor="text1"/>
          <w:sz w:val="28"/>
          <w:szCs w:val="28"/>
          <w:rPrChange w:id="19689" w:author="梁元" w:date="2019-05-14T19:51:36Z">
            <w:rPr>
              <w:rFonts w:hint="eastAsia" w:ascii="仿宋" w:hAnsi="仿宋" w:eastAsia="仿宋"/>
              <w:sz w:val="28"/>
              <w:szCs w:val="28"/>
            </w:rPr>
          </w:rPrChange>
          <w14:textFill>
            <w14:solidFill>
              <w14:schemeClr w14:val="tx1"/>
            </w14:solidFill>
          </w14:textFill>
        </w:rPr>
        <w:t>论坛参考</w:t>
      </w:r>
      <w:bookmarkEnd w:id="633"/>
      <w:bookmarkEnd w:id="634"/>
    </w:p>
    <w:p>
      <w:pPr>
        <w:ind w:firstLine="560" w:firstLineChars="200"/>
        <w:rPr>
          <w:color w:val="000000" w:themeColor="text1"/>
          <w:sz w:val="28"/>
          <w:rPrChange w:id="19691" w:author="梁元" w:date="2019-05-14T19:51:36Z">
            <w:rPr>
              <w:sz w:val="28"/>
            </w:rPr>
          </w:rPrChange>
          <w14:textFill>
            <w14:solidFill>
              <w14:schemeClr w14:val="tx1"/>
            </w14:solidFill>
          </w14:textFill>
        </w:rPr>
        <w:pPrChange w:id="19690" w:author="冷雪凝" w:date="2019-05-14T12:21:32Z">
          <w:pPr/>
        </w:pPrChange>
      </w:pPr>
      <w:r>
        <w:rPr>
          <w:rStyle w:val="18"/>
          <w:color w:val="000000" w:themeColor="text1"/>
          <w:sz w:val="28"/>
          <w:rPrChange w:id="19692" w:author="梁元" w:date="2019-05-14T19:51:36Z">
            <w:rPr>
              <w:rStyle w:val="18"/>
              <w:sz w:val="28"/>
            </w:rPr>
          </w:rPrChange>
          <w14:textFill>
            <w14:solidFill>
              <w14:schemeClr w14:val="tx1"/>
            </w14:solidFill>
          </w14:textFill>
        </w:rPr>
        <w:t>https://www.cnblogs.com/liulilin/p/7245125.html</w:t>
      </w:r>
    </w:p>
    <w:p>
      <w:pPr>
        <w:ind w:firstLine="480" w:firstLineChars="200"/>
        <w:rPr>
          <w:color w:val="000000" w:themeColor="text1"/>
          <w:sz w:val="28"/>
          <w:rPrChange w:id="19694" w:author="梁元" w:date="2019-05-14T19:51:36Z">
            <w:rPr>
              <w:sz w:val="28"/>
            </w:rPr>
          </w:rPrChange>
          <w14:textFill>
            <w14:solidFill>
              <w14:schemeClr w14:val="tx1"/>
            </w14:solidFill>
          </w14:textFill>
        </w:rPr>
        <w:pPrChange w:id="19693" w:author="冷雪凝" w:date="2019-05-14T12:21:32Z">
          <w:pPr/>
        </w:pPrChange>
      </w:pPr>
      <w:r>
        <w:rPr>
          <w:color w:val="000000" w:themeColor="text1"/>
          <w:rPrChange w:id="19695" w:author="梁元" w:date="2019-05-14T19:51:36Z">
            <w:rPr/>
          </w:rPrChange>
          <w14:textFill>
            <w14:solidFill>
              <w14:schemeClr w14:val="tx1"/>
            </w14:solidFill>
          </w14:textFill>
        </w:rPr>
        <w:fldChar w:fldCharType="begin"/>
      </w:r>
      <w:r>
        <w:rPr>
          <w:color w:val="000000" w:themeColor="text1"/>
          <w:rPrChange w:id="19696" w:author="梁元" w:date="2019-05-14T19:51:36Z">
            <w:rPr/>
          </w:rPrChange>
          <w14:textFill>
            <w14:solidFill>
              <w14:schemeClr w14:val="tx1"/>
            </w14:solidFill>
          </w14:textFill>
        </w:rPr>
        <w:instrText xml:space="preserve"> HYPERLINK "https://www.jianshu.com/p/ead7dab72cd6?mType=Group" </w:instrText>
      </w:r>
      <w:r>
        <w:rPr>
          <w:color w:val="000000" w:themeColor="text1"/>
          <w:rPrChange w:id="19697" w:author="梁元" w:date="2019-05-14T19:51:36Z">
            <w:rPr/>
          </w:rPrChange>
          <w14:textFill>
            <w14:solidFill>
              <w14:schemeClr w14:val="tx1"/>
            </w14:solidFill>
          </w14:textFill>
        </w:rPr>
        <w:fldChar w:fldCharType="separate"/>
      </w:r>
      <w:r>
        <w:rPr>
          <w:rStyle w:val="18"/>
          <w:color w:val="000000" w:themeColor="text1"/>
          <w:sz w:val="28"/>
          <w:rPrChange w:id="19698" w:author="梁元" w:date="2019-05-14T19:51:36Z">
            <w:rPr>
              <w:rStyle w:val="18"/>
              <w:sz w:val="28"/>
            </w:rPr>
          </w:rPrChange>
          <w14:textFill>
            <w14:solidFill>
              <w14:schemeClr w14:val="tx1"/>
            </w14:solidFill>
          </w14:textFill>
        </w:rPr>
        <w:t>https://www.jianshu.com/p/ead7dab72cd6?mType=Group</w:t>
      </w:r>
      <w:r>
        <w:rPr>
          <w:rStyle w:val="18"/>
          <w:color w:val="000000" w:themeColor="text1"/>
          <w:sz w:val="28"/>
          <w:rPrChange w:id="19699" w:author="梁元" w:date="2019-05-14T19:51:36Z">
            <w:rPr>
              <w:rStyle w:val="18"/>
              <w:sz w:val="28"/>
            </w:rPr>
          </w:rPrChange>
          <w14:textFill>
            <w14:solidFill>
              <w14:schemeClr w14:val="tx1"/>
            </w14:solidFill>
          </w14:textFill>
        </w:rPr>
        <w:fldChar w:fldCharType="end"/>
      </w:r>
    </w:p>
    <w:p>
      <w:pPr>
        <w:ind w:firstLine="480" w:firstLineChars="200"/>
        <w:rPr>
          <w:rStyle w:val="18"/>
          <w:color w:val="000000" w:themeColor="text1"/>
          <w:sz w:val="28"/>
          <w:rPrChange w:id="19701" w:author="梁元" w:date="2019-05-14T19:51:36Z">
            <w:rPr>
              <w:rStyle w:val="18"/>
              <w:sz w:val="28"/>
            </w:rPr>
          </w:rPrChange>
          <w14:textFill>
            <w14:solidFill>
              <w14:schemeClr w14:val="tx1"/>
            </w14:solidFill>
          </w14:textFill>
        </w:rPr>
        <w:pPrChange w:id="19700" w:author="冷雪凝" w:date="2019-05-14T12:21:32Z">
          <w:pPr/>
        </w:pPrChange>
      </w:pPr>
      <w:r>
        <w:rPr>
          <w:color w:val="000000" w:themeColor="text1"/>
          <w:rPrChange w:id="19702" w:author="梁元" w:date="2019-05-14T19:51:36Z">
            <w:rPr/>
          </w:rPrChange>
          <w14:textFill>
            <w14:solidFill>
              <w14:schemeClr w14:val="tx1"/>
            </w14:solidFill>
          </w14:textFill>
        </w:rPr>
        <w:fldChar w:fldCharType="begin"/>
      </w:r>
      <w:r>
        <w:rPr>
          <w:color w:val="000000" w:themeColor="text1"/>
          <w:rPrChange w:id="19703" w:author="梁元" w:date="2019-05-14T19:51:36Z">
            <w:rPr/>
          </w:rPrChange>
          <w14:textFill>
            <w14:solidFill>
              <w14:schemeClr w14:val="tx1"/>
            </w14:solidFill>
          </w14:textFill>
        </w:rPr>
        <w:instrText xml:space="preserve"> HYPERLINK "https://blog.csdn.net/w2326ice/article/details/64122372" </w:instrText>
      </w:r>
      <w:r>
        <w:rPr>
          <w:color w:val="000000" w:themeColor="text1"/>
          <w:rPrChange w:id="19704" w:author="梁元" w:date="2019-05-14T19:51:36Z">
            <w:rPr/>
          </w:rPrChange>
          <w14:textFill>
            <w14:solidFill>
              <w14:schemeClr w14:val="tx1"/>
            </w14:solidFill>
          </w14:textFill>
        </w:rPr>
        <w:fldChar w:fldCharType="separate"/>
      </w:r>
      <w:r>
        <w:rPr>
          <w:rStyle w:val="18"/>
          <w:color w:val="000000" w:themeColor="text1"/>
          <w:sz w:val="28"/>
          <w:rPrChange w:id="19705" w:author="梁元" w:date="2019-05-14T19:51:36Z">
            <w:rPr>
              <w:rStyle w:val="18"/>
              <w:sz w:val="28"/>
            </w:rPr>
          </w:rPrChange>
          <w14:textFill>
            <w14:solidFill>
              <w14:schemeClr w14:val="tx1"/>
            </w14:solidFill>
          </w14:textFill>
        </w:rPr>
        <w:t>https://blog.csdn.net/w2326ice/article/details/64122372</w:t>
      </w:r>
      <w:r>
        <w:rPr>
          <w:rStyle w:val="18"/>
          <w:color w:val="000000" w:themeColor="text1"/>
          <w:sz w:val="28"/>
          <w:rPrChange w:id="19706" w:author="梁元" w:date="2019-05-14T19:51:36Z">
            <w:rPr>
              <w:rStyle w:val="18"/>
              <w:sz w:val="28"/>
            </w:rPr>
          </w:rPrChange>
          <w14:textFill>
            <w14:solidFill>
              <w14:schemeClr w14:val="tx1"/>
            </w14:solidFill>
          </w14:textFill>
        </w:rPr>
        <w:fldChar w:fldCharType="end"/>
      </w:r>
    </w:p>
    <w:p>
      <w:pPr>
        <w:ind w:firstLine="560" w:firstLineChars="200"/>
        <w:rPr>
          <w:rStyle w:val="18"/>
          <w:color w:val="000000" w:themeColor="text1"/>
          <w:sz w:val="28"/>
          <w:rPrChange w:id="19708" w:author="梁元" w:date="2019-05-14T19:51:36Z">
            <w:rPr>
              <w:rStyle w:val="18"/>
              <w:sz w:val="28"/>
            </w:rPr>
          </w:rPrChange>
          <w14:textFill>
            <w14:solidFill>
              <w14:schemeClr w14:val="tx1"/>
            </w14:solidFill>
          </w14:textFill>
        </w:rPr>
        <w:pPrChange w:id="19707" w:author="冷雪凝" w:date="2019-05-14T12:21:32Z">
          <w:pPr/>
        </w:pPrChange>
      </w:pPr>
    </w:p>
    <w:p>
      <w:pPr>
        <w:pStyle w:val="2"/>
        <w:numPr>
          <w:ilvl w:val="0"/>
          <w:numId w:val="1"/>
        </w:numPr>
        <w:rPr>
          <w:rFonts w:ascii="仿宋" w:hAnsi="仿宋" w:eastAsia="仿宋"/>
          <w:color w:val="000000" w:themeColor="text1"/>
          <w:sz w:val="28"/>
          <w:szCs w:val="28"/>
          <w:rPrChange w:id="19709" w:author="梁元" w:date="2019-05-14T19:51:36Z">
            <w:rPr>
              <w:rFonts w:ascii="仿宋" w:hAnsi="仿宋" w:eastAsia="仿宋"/>
              <w:sz w:val="28"/>
              <w:szCs w:val="28"/>
            </w:rPr>
          </w:rPrChange>
          <w14:textFill>
            <w14:solidFill>
              <w14:schemeClr w14:val="tx1"/>
            </w14:solidFill>
          </w14:textFill>
        </w:rPr>
      </w:pPr>
      <w:bookmarkStart w:id="635" w:name="_Toc16768_WPSOffice_Level1"/>
      <w:bookmarkStart w:id="636" w:name="_Toc23075_WPSOffice_Level1"/>
      <w:r>
        <w:rPr>
          <w:rFonts w:hint="eastAsia" w:ascii="仿宋" w:hAnsi="仿宋" w:eastAsia="仿宋"/>
          <w:color w:val="000000" w:themeColor="text1"/>
          <w:sz w:val="28"/>
          <w:szCs w:val="28"/>
          <w:rPrChange w:id="19710" w:author="梁元" w:date="2019-05-14T19:51:36Z">
            <w:rPr>
              <w:rFonts w:hint="eastAsia" w:ascii="仿宋" w:hAnsi="仿宋" w:eastAsia="仿宋"/>
              <w:sz w:val="28"/>
              <w:szCs w:val="28"/>
            </w:rPr>
          </w:rPrChange>
          <w14:textFill>
            <w14:solidFill>
              <w14:schemeClr w14:val="tx1"/>
            </w14:solidFill>
          </w14:textFill>
        </w:rPr>
        <w:t>你是如何解决移动端适配问题</w:t>
      </w:r>
      <w:r>
        <w:rPr>
          <w:rFonts w:hint="eastAsia" w:ascii="仿宋" w:hAnsi="仿宋" w:eastAsia="仿宋"/>
          <w:color w:val="000000" w:themeColor="text1"/>
          <w:sz w:val="28"/>
          <w:szCs w:val="28"/>
          <w:lang w:eastAsia="zh-CN"/>
          <w:rPrChange w:id="19711" w:author="梁元" w:date="2019-05-14T19:51:36Z">
            <w:rPr>
              <w:rFonts w:hint="eastAsia" w:ascii="仿宋" w:hAnsi="仿宋" w:eastAsia="仿宋"/>
              <w:sz w:val="28"/>
              <w:szCs w:val="28"/>
              <w:lang w:eastAsia="zh-CN"/>
            </w:rPr>
          </w:rPrChange>
          <w14:textFill>
            <w14:solidFill>
              <w14:schemeClr w14:val="tx1"/>
            </w14:solidFill>
          </w14:textFill>
        </w:rPr>
        <w:t>？</w:t>
      </w:r>
      <w:bookmarkEnd w:id="635"/>
      <w:bookmarkEnd w:id="636"/>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971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713"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1971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715"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1971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717"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1971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719"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1972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721"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972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723" w:author="梁元" w:date="2019-05-14T19:51:36Z">
                  <w:rPr>
                    <w:rFonts w:hint="eastAsia" w:ascii="仿宋" w:hAnsi="仿宋" w:eastAsia="仿宋"/>
                  </w:rPr>
                </w:rPrChange>
                <w14:textFill>
                  <w14:solidFill>
                    <w14:schemeClr w14:val="tx1"/>
                  </w14:solidFill>
                </w14:textFill>
              </w:rPr>
              <w:t>95%</w:t>
            </w:r>
          </w:p>
        </w:tc>
        <w:tc>
          <w:tcPr>
            <w:tcW w:w="1559" w:type="dxa"/>
          </w:tcPr>
          <w:p>
            <w:pPr>
              <w:jc w:val="center"/>
              <w:rPr>
                <w:rFonts w:ascii="仿宋" w:hAnsi="仿宋" w:eastAsia="仿宋"/>
                <w:color w:val="000000" w:themeColor="text1"/>
                <w:rPrChange w:id="1972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725" w:author="梁元" w:date="2019-05-14T19:51:36Z">
                  <w:rPr>
                    <w:rFonts w:hint="eastAsia" w:ascii="仿宋" w:hAnsi="仿宋" w:eastAsia="仿宋"/>
                  </w:rPr>
                </w:rPrChange>
                <w14:textFill>
                  <w14:solidFill>
                    <w14:schemeClr w14:val="tx1"/>
                  </w14:solidFill>
                </w14:textFill>
              </w:rPr>
              <w:t>3星</w:t>
            </w:r>
          </w:p>
        </w:tc>
        <w:tc>
          <w:tcPr>
            <w:tcW w:w="1418" w:type="dxa"/>
          </w:tcPr>
          <w:p>
            <w:pPr>
              <w:jc w:val="center"/>
              <w:rPr>
                <w:rFonts w:ascii="仿宋" w:hAnsi="仿宋" w:eastAsia="仿宋"/>
                <w:color w:val="000000" w:themeColor="text1"/>
                <w:rPrChange w:id="1972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727" w:author="梁元" w:date="2019-05-14T19:51:36Z">
                  <w:rPr>
                    <w:rFonts w:hint="eastAsia" w:ascii="仿宋" w:hAnsi="仿宋" w:eastAsia="仿宋"/>
                  </w:rPr>
                </w:rPrChange>
                <w14:textFill>
                  <w14:solidFill>
                    <w14:schemeClr w14:val="tx1"/>
                  </w14:solidFill>
                </w14:textFill>
              </w:rPr>
              <w:t>前端</w:t>
            </w:r>
          </w:p>
        </w:tc>
        <w:tc>
          <w:tcPr>
            <w:tcW w:w="1417" w:type="dxa"/>
          </w:tcPr>
          <w:p>
            <w:pPr>
              <w:jc w:val="center"/>
              <w:rPr>
                <w:rFonts w:ascii="仿宋" w:hAnsi="仿宋" w:eastAsia="仿宋"/>
                <w:color w:val="000000" w:themeColor="text1"/>
                <w:rPrChange w:id="1972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729" w:author="梁元" w:date="2019-05-14T19:51:36Z">
                  <w:rPr>
                    <w:rFonts w:hint="eastAsia" w:ascii="仿宋" w:hAnsi="仿宋" w:eastAsia="仿宋"/>
                  </w:rPr>
                </w:rPrChange>
                <w14:textFill>
                  <w14:solidFill>
                    <w14:schemeClr w14:val="tx1"/>
                  </w14:solidFill>
                </w14:textFill>
              </w:rPr>
              <w:t>移动端适配</w:t>
            </w:r>
          </w:p>
        </w:tc>
        <w:tc>
          <w:tcPr>
            <w:tcW w:w="1465" w:type="dxa"/>
          </w:tcPr>
          <w:p>
            <w:pPr>
              <w:jc w:val="center"/>
              <w:rPr>
                <w:rFonts w:ascii="仿宋" w:hAnsi="仿宋" w:eastAsia="仿宋"/>
                <w:color w:val="000000" w:themeColor="text1"/>
                <w:rPrChange w:id="1973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731" w:author="梁元" w:date="2019-05-14T19:51:36Z">
                  <w:rPr>
                    <w:rFonts w:hint="eastAsia" w:ascii="仿宋" w:hAnsi="仿宋" w:eastAsia="仿宋"/>
                  </w:rPr>
                </w:rPrChange>
                <w14:textFill>
                  <w14:solidFill>
                    <w14:schemeClr w14:val="tx1"/>
                  </w14:solidFill>
                </w14:textFill>
              </w:rPr>
              <w:t>移动端适配</w:t>
            </w:r>
          </w:p>
        </w:tc>
      </w:tr>
    </w:tbl>
    <w:p>
      <w:pPr>
        <w:pStyle w:val="3"/>
        <w:numPr>
          <w:ilvl w:val="0"/>
          <w:numId w:val="30"/>
        </w:numPr>
        <w:spacing w:line="240" w:lineRule="auto"/>
        <w:ind w:firstLine="562" w:firstLineChars="200"/>
        <w:rPr>
          <w:rFonts w:ascii="仿宋" w:hAnsi="仿宋" w:eastAsia="仿宋"/>
          <w:color w:val="000000" w:themeColor="text1"/>
          <w:sz w:val="28"/>
          <w:szCs w:val="28"/>
          <w:rPrChange w:id="19733" w:author="梁元" w:date="2019-05-14T19:51:36Z">
            <w:rPr>
              <w:rFonts w:ascii="仿宋" w:hAnsi="仿宋" w:eastAsia="仿宋"/>
              <w:sz w:val="28"/>
              <w:szCs w:val="28"/>
            </w:rPr>
          </w:rPrChange>
          <w14:textFill>
            <w14:solidFill>
              <w14:schemeClr w14:val="tx1"/>
            </w14:solidFill>
          </w14:textFill>
        </w:rPr>
        <w:pPrChange w:id="19732" w:author="冷雪凝" w:date="2019-05-14T12:21:32Z">
          <w:pPr>
            <w:pStyle w:val="3"/>
            <w:numPr>
              <w:ilvl w:val="0"/>
              <w:numId w:val="30"/>
            </w:numPr>
          </w:pPr>
        </w:pPrChange>
      </w:pPr>
      <w:bookmarkStart w:id="637" w:name="_Toc7963_WPSOffice_Level2"/>
      <w:bookmarkStart w:id="638" w:name="_Toc17944_WPSOffice_Level2"/>
      <w:r>
        <w:rPr>
          <w:rFonts w:hint="eastAsia" w:ascii="仿宋" w:hAnsi="仿宋" w:eastAsia="仿宋"/>
          <w:color w:val="000000" w:themeColor="text1"/>
          <w:sz w:val="28"/>
          <w:szCs w:val="28"/>
          <w:rPrChange w:id="19734" w:author="梁元" w:date="2019-05-14T19:51:36Z">
            <w:rPr>
              <w:rFonts w:hint="eastAsia" w:ascii="仿宋" w:hAnsi="仿宋" w:eastAsia="仿宋"/>
              <w:sz w:val="28"/>
              <w:szCs w:val="28"/>
            </w:rPr>
          </w:rPrChange>
          <w14:textFill>
            <w14:solidFill>
              <w14:schemeClr w14:val="tx1"/>
            </w14:solidFill>
          </w14:textFill>
        </w:rPr>
        <w:t>通常解法</w:t>
      </w:r>
      <w:bookmarkEnd w:id="637"/>
      <w:bookmarkEnd w:id="638"/>
    </w:p>
    <w:p>
      <w:pPr>
        <w:ind w:firstLine="480" w:firstLineChars="200"/>
        <w:rPr>
          <w:color w:val="000000" w:themeColor="text1"/>
          <w:rPrChange w:id="19736" w:author="梁元" w:date="2019-05-14T19:51:36Z">
            <w:rPr/>
          </w:rPrChange>
          <w14:textFill>
            <w14:solidFill>
              <w14:schemeClr w14:val="tx1"/>
            </w14:solidFill>
          </w14:textFill>
        </w:rPr>
        <w:pPrChange w:id="19735" w:author="冷雪凝" w:date="2019-05-14T12:21:32Z">
          <w:pPr/>
        </w:pPrChange>
      </w:pPr>
      <w:r>
        <w:rPr>
          <w:rFonts w:hint="eastAsia"/>
          <w:color w:val="000000" w:themeColor="text1"/>
          <w:rPrChange w:id="19737" w:author="梁元" w:date="2019-05-14T19:51:36Z">
            <w:rPr>
              <w:rFonts w:hint="eastAsia"/>
            </w:rPr>
          </w:rPrChange>
          <w14:textFill>
            <w14:solidFill>
              <w14:schemeClr w14:val="tx1"/>
            </w14:solidFill>
          </w14:textFill>
        </w:rPr>
        <w:t>通过百分比进行单位的换算；</w:t>
      </w:r>
    </w:p>
    <w:p>
      <w:pPr>
        <w:ind w:firstLine="480" w:firstLineChars="200"/>
        <w:rPr>
          <w:color w:val="000000" w:themeColor="text1"/>
          <w:rPrChange w:id="19739" w:author="梁元" w:date="2019-05-14T19:51:36Z">
            <w:rPr/>
          </w:rPrChange>
          <w14:textFill>
            <w14:solidFill>
              <w14:schemeClr w14:val="tx1"/>
            </w14:solidFill>
          </w14:textFill>
        </w:rPr>
        <w:pPrChange w:id="19738" w:author="冷雪凝" w:date="2019-05-14T12:21:32Z">
          <w:pPr/>
        </w:pPrChange>
      </w:pPr>
      <w:r>
        <w:rPr>
          <w:rFonts w:hint="eastAsia"/>
          <w:color w:val="000000" w:themeColor="text1"/>
          <w:rPrChange w:id="19740" w:author="梁元" w:date="2019-05-14T19:51:36Z">
            <w:rPr>
              <w:rFonts w:hint="eastAsia"/>
            </w:rPr>
          </w:rPrChange>
          <w14:textFill>
            <w14:solidFill>
              <w14:schemeClr w14:val="tx1"/>
            </w14:solidFill>
          </w14:textFill>
        </w:rPr>
        <w:t>通过媒介查询进行单位的设置；</w:t>
      </w:r>
    </w:p>
    <w:p>
      <w:pPr>
        <w:ind w:firstLine="480" w:firstLineChars="200"/>
        <w:rPr>
          <w:color w:val="000000" w:themeColor="text1"/>
          <w:rPrChange w:id="19742" w:author="梁元" w:date="2019-05-14T19:51:36Z">
            <w:rPr/>
          </w:rPrChange>
          <w14:textFill>
            <w14:solidFill>
              <w14:schemeClr w14:val="tx1"/>
            </w14:solidFill>
          </w14:textFill>
        </w:rPr>
        <w:pPrChange w:id="19741" w:author="冷雪凝" w:date="2019-05-14T12:21:32Z">
          <w:pPr/>
        </w:pPrChange>
      </w:pPr>
      <w:r>
        <w:rPr>
          <w:rFonts w:hint="eastAsia"/>
          <w:color w:val="000000" w:themeColor="text1"/>
          <w:rPrChange w:id="19743" w:author="梁元" w:date="2019-05-14T19:51:36Z">
            <w:rPr>
              <w:rFonts w:hint="eastAsia"/>
            </w:rPr>
          </w:rPrChange>
          <w14:textFill>
            <w14:solidFill>
              <w14:schemeClr w14:val="tx1"/>
            </w14:solidFill>
          </w14:textFill>
        </w:rPr>
        <w:t>使用媒介查询配合rem</w:t>
      </w:r>
    </w:p>
    <w:p>
      <w:pPr>
        <w:ind w:firstLine="420" w:firstLineChars="200"/>
        <w:rPr>
          <w:color w:val="000000" w:themeColor="text1"/>
          <w:sz w:val="21"/>
          <w:szCs w:val="21"/>
          <w:rPrChange w:id="19745" w:author="梁元" w:date="2019-05-14T19:51:36Z">
            <w:rPr>
              <w:sz w:val="21"/>
              <w:szCs w:val="21"/>
            </w:rPr>
          </w:rPrChange>
          <w14:textFill>
            <w14:solidFill>
              <w14:schemeClr w14:val="tx1"/>
            </w14:solidFill>
          </w14:textFill>
        </w:rPr>
        <w:pPrChange w:id="19744" w:author="冷雪凝" w:date="2019-05-14T12:21:32Z">
          <w:pPr/>
        </w:pPrChange>
      </w:pPr>
      <w:r>
        <w:rPr>
          <w:color w:val="000000" w:themeColor="text1"/>
          <w:sz w:val="21"/>
          <w:szCs w:val="21"/>
          <w:rPrChange w:id="19746" w:author="梁元" w:date="2019-05-14T19:51:36Z">
            <w:rPr>
              <w:sz w:val="21"/>
              <w:szCs w:val="21"/>
            </w:rPr>
          </w:rPrChange>
          <w14:textFill>
            <w14:solidFill>
              <w14:schemeClr w14:val="tx1"/>
            </w14:solidFill>
          </w14:textFill>
        </w:rPr>
        <w:t>@media screen and (min-width:360px) and (max-width:374px) and (orientation:portrait) {</w:t>
      </w:r>
    </w:p>
    <w:p>
      <w:pPr>
        <w:ind w:firstLine="420" w:firstLineChars="200"/>
        <w:rPr>
          <w:color w:val="000000" w:themeColor="text1"/>
          <w:sz w:val="21"/>
          <w:szCs w:val="21"/>
          <w:rPrChange w:id="19748" w:author="梁元" w:date="2019-05-14T19:51:36Z">
            <w:rPr>
              <w:sz w:val="21"/>
              <w:szCs w:val="21"/>
            </w:rPr>
          </w:rPrChange>
          <w14:textFill>
            <w14:solidFill>
              <w14:schemeClr w14:val="tx1"/>
            </w14:solidFill>
          </w14:textFill>
        </w:rPr>
        <w:pPrChange w:id="19747" w:author="冷雪凝" w:date="2019-05-14T12:21:32Z">
          <w:pPr/>
        </w:pPrChange>
      </w:pPr>
      <w:r>
        <w:rPr>
          <w:color w:val="000000" w:themeColor="text1"/>
          <w:sz w:val="21"/>
          <w:szCs w:val="21"/>
          <w:rPrChange w:id="19749" w:author="梁元" w:date="2019-05-14T19:51:36Z">
            <w:rPr>
              <w:sz w:val="21"/>
              <w:szCs w:val="21"/>
            </w:rPr>
          </w:rPrChange>
          <w14:textFill>
            <w14:solidFill>
              <w14:schemeClr w14:val="tx1"/>
            </w14:solidFill>
          </w14:textFill>
        </w:rPr>
        <w:t xml:space="preserve">    html { font-size: 703%; }</w:t>
      </w:r>
    </w:p>
    <w:p>
      <w:pPr>
        <w:ind w:firstLine="420" w:firstLineChars="200"/>
        <w:rPr>
          <w:color w:val="000000" w:themeColor="text1"/>
          <w:sz w:val="21"/>
          <w:szCs w:val="21"/>
          <w:rPrChange w:id="19751" w:author="梁元" w:date="2019-05-14T19:51:36Z">
            <w:rPr>
              <w:sz w:val="21"/>
              <w:szCs w:val="21"/>
            </w:rPr>
          </w:rPrChange>
          <w14:textFill>
            <w14:solidFill>
              <w14:schemeClr w14:val="tx1"/>
            </w14:solidFill>
          </w14:textFill>
        </w:rPr>
        <w:pPrChange w:id="19750" w:author="冷雪凝" w:date="2019-05-14T12:21:32Z">
          <w:pPr/>
        </w:pPrChange>
      </w:pPr>
      <w:r>
        <w:rPr>
          <w:color w:val="000000" w:themeColor="text1"/>
          <w:sz w:val="21"/>
          <w:szCs w:val="21"/>
          <w:rPrChange w:id="19752" w:author="梁元" w:date="2019-05-14T19:51:36Z">
            <w:rPr>
              <w:sz w:val="21"/>
              <w:szCs w:val="21"/>
            </w:rPr>
          </w:rPrChange>
          <w14:textFill>
            <w14:solidFill>
              <w14:schemeClr w14:val="tx1"/>
            </w14:solidFill>
          </w14:textFill>
        </w:rPr>
        <w:t>}</w:t>
      </w:r>
    </w:p>
    <w:p>
      <w:pPr>
        <w:ind w:firstLine="420" w:firstLineChars="200"/>
        <w:rPr>
          <w:color w:val="000000" w:themeColor="text1"/>
          <w:sz w:val="21"/>
          <w:szCs w:val="21"/>
          <w:rPrChange w:id="19754" w:author="梁元" w:date="2019-05-14T19:51:36Z">
            <w:rPr>
              <w:sz w:val="21"/>
              <w:szCs w:val="21"/>
            </w:rPr>
          </w:rPrChange>
          <w14:textFill>
            <w14:solidFill>
              <w14:schemeClr w14:val="tx1"/>
            </w14:solidFill>
          </w14:textFill>
        </w:rPr>
        <w:pPrChange w:id="19753" w:author="冷雪凝" w:date="2019-05-14T12:21:32Z">
          <w:pPr/>
        </w:pPrChange>
      </w:pPr>
      <w:r>
        <w:rPr>
          <w:color w:val="000000" w:themeColor="text1"/>
          <w:sz w:val="21"/>
          <w:szCs w:val="21"/>
          <w:rPrChange w:id="19755" w:author="梁元" w:date="2019-05-14T19:51:36Z">
            <w:rPr>
              <w:sz w:val="21"/>
              <w:szCs w:val="21"/>
            </w:rPr>
          </w:rPrChange>
          <w14:textFill>
            <w14:solidFill>
              <w14:schemeClr w14:val="tx1"/>
            </w14:solidFill>
          </w14:textFill>
        </w:rPr>
        <w:t>@media screen and (min-width:375px) and (max-width:383px) and (orientation:portrait) {</w:t>
      </w:r>
    </w:p>
    <w:p>
      <w:pPr>
        <w:ind w:firstLine="420" w:firstLineChars="200"/>
        <w:rPr>
          <w:color w:val="000000" w:themeColor="text1"/>
          <w:sz w:val="21"/>
          <w:szCs w:val="21"/>
          <w:rPrChange w:id="19757" w:author="梁元" w:date="2019-05-14T19:51:36Z">
            <w:rPr>
              <w:sz w:val="21"/>
              <w:szCs w:val="21"/>
            </w:rPr>
          </w:rPrChange>
          <w14:textFill>
            <w14:solidFill>
              <w14:schemeClr w14:val="tx1"/>
            </w14:solidFill>
          </w14:textFill>
        </w:rPr>
        <w:pPrChange w:id="19756" w:author="冷雪凝" w:date="2019-05-14T12:21:32Z">
          <w:pPr/>
        </w:pPrChange>
      </w:pPr>
      <w:r>
        <w:rPr>
          <w:color w:val="000000" w:themeColor="text1"/>
          <w:sz w:val="21"/>
          <w:szCs w:val="21"/>
          <w:rPrChange w:id="19758" w:author="梁元" w:date="2019-05-14T19:51:36Z">
            <w:rPr>
              <w:sz w:val="21"/>
              <w:szCs w:val="21"/>
            </w:rPr>
          </w:rPrChange>
          <w14:textFill>
            <w14:solidFill>
              <w14:schemeClr w14:val="tx1"/>
            </w14:solidFill>
          </w14:textFill>
        </w:rPr>
        <w:t xml:space="preserve">    html { font-size: 732.4%; }</w:t>
      </w:r>
    </w:p>
    <w:p>
      <w:pPr>
        <w:ind w:firstLine="420" w:firstLineChars="200"/>
        <w:rPr>
          <w:color w:val="000000" w:themeColor="text1"/>
          <w:sz w:val="21"/>
          <w:szCs w:val="21"/>
          <w:rPrChange w:id="19760" w:author="梁元" w:date="2019-05-14T19:51:36Z">
            <w:rPr>
              <w:sz w:val="21"/>
              <w:szCs w:val="21"/>
            </w:rPr>
          </w:rPrChange>
          <w14:textFill>
            <w14:solidFill>
              <w14:schemeClr w14:val="tx1"/>
            </w14:solidFill>
          </w14:textFill>
        </w:rPr>
        <w:pPrChange w:id="19759" w:author="冷雪凝" w:date="2019-05-14T12:21:32Z">
          <w:pPr/>
        </w:pPrChange>
      </w:pPr>
      <w:r>
        <w:rPr>
          <w:color w:val="000000" w:themeColor="text1"/>
          <w:sz w:val="21"/>
          <w:szCs w:val="21"/>
          <w:rPrChange w:id="19761" w:author="梁元" w:date="2019-05-14T19:51:36Z">
            <w:rPr>
              <w:sz w:val="21"/>
              <w:szCs w:val="21"/>
            </w:rPr>
          </w:rPrChange>
          <w14:textFill>
            <w14:solidFill>
              <w14:schemeClr w14:val="tx1"/>
            </w14:solidFill>
          </w14:textFill>
        </w:rPr>
        <w:t>}</w:t>
      </w:r>
    </w:p>
    <w:p>
      <w:pPr>
        <w:ind w:firstLine="420" w:firstLineChars="200"/>
        <w:rPr>
          <w:color w:val="000000" w:themeColor="text1"/>
          <w:sz w:val="21"/>
          <w:szCs w:val="21"/>
          <w:rPrChange w:id="19763" w:author="梁元" w:date="2019-05-14T19:51:36Z">
            <w:rPr>
              <w:sz w:val="21"/>
              <w:szCs w:val="21"/>
            </w:rPr>
          </w:rPrChange>
          <w14:textFill>
            <w14:solidFill>
              <w14:schemeClr w14:val="tx1"/>
            </w14:solidFill>
          </w14:textFill>
        </w:rPr>
        <w:pPrChange w:id="19762" w:author="冷雪凝" w:date="2019-05-14T12:21:32Z">
          <w:pPr/>
        </w:pPrChange>
      </w:pPr>
      <w:r>
        <w:rPr>
          <w:color w:val="000000" w:themeColor="text1"/>
          <w:sz w:val="21"/>
          <w:szCs w:val="21"/>
          <w:rPrChange w:id="19764" w:author="梁元" w:date="2019-05-14T19:51:36Z">
            <w:rPr>
              <w:sz w:val="21"/>
              <w:szCs w:val="21"/>
            </w:rPr>
          </w:rPrChange>
          <w14:textFill>
            <w14:solidFill>
              <w14:schemeClr w14:val="tx1"/>
            </w14:solidFill>
          </w14:textFill>
        </w:rPr>
        <w:t>@media screen and (min-width:384px) and (max-width:399px) and (orientation:portrait) {</w:t>
      </w:r>
    </w:p>
    <w:p>
      <w:pPr>
        <w:ind w:firstLine="420" w:firstLineChars="200"/>
        <w:rPr>
          <w:color w:val="000000" w:themeColor="text1"/>
          <w:sz w:val="21"/>
          <w:szCs w:val="21"/>
          <w:rPrChange w:id="19766" w:author="梁元" w:date="2019-05-14T19:51:36Z">
            <w:rPr>
              <w:sz w:val="21"/>
              <w:szCs w:val="21"/>
            </w:rPr>
          </w:rPrChange>
          <w14:textFill>
            <w14:solidFill>
              <w14:schemeClr w14:val="tx1"/>
            </w14:solidFill>
          </w14:textFill>
        </w:rPr>
        <w:pPrChange w:id="19765" w:author="冷雪凝" w:date="2019-05-14T12:21:32Z">
          <w:pPr/>
        </w:pPrChange>
      </w:pPr>
      <w:r>
        <w:rPr>
          <w:color w:val="000000" w:themeColor="text1"/>
          <w:sz w:val="21"/>
          <w:szCs w:val="21"/>
          <w:rPrChange w:id="19767" w:author="梁元" w:date="2019-05-14T19:51:36Z">
            <w:rPr>
              <w:sz w:val="21"/>
              <w:szCs w:val="21"/>
            </w:rPr>
          </w:rPrChange>
          <w14:textFill>
            <w14:solidFill>
              <w14:schemeClr w14:val="tx1"/>
            </w14:solidFill>
          </w14:textFill>
        </w:rPr>
        <w:t xml:space="preserve">    html { font-size: 750%; }</w:t>
      </w:r>
    </w:p>
    <w:p>
      <w:pPr>
        <w:ind w:firstLine="420" w:firstLineChars="200"/>
        <w:rPr>
          <w:color w:val="000000" w:themeColor="text1"/>
          <w:sz w:val="21"/>
          <w:szCs w:val="21"/>
          <w:rPrChange w:id="19769" w:author="梁元" w:date="2019-05-14T19:51:36Z">
            <w:rPr>
              <w:sz w:val="21"/>
              <w:szCs w:val="21"/>
            </w:rPr>
          </w:rPrChange>
          <w14:textFill>
            <w14:solidFill>
              <w14:schemeClr w14:val="tx1"/>
            </w14:solidFill>
          </w14:textFill>
        </w:rPr>
        <w:pPrChange w:id="19768" w:author="冷雪凝" w:date="2019-05-14T12:21:32Z">
          <w:pPr/>
        </w:pPrChange>
      </w:pPr>
      <w:r>
        <w:rPr>
          <w:color w:val="000000" w:themeColor="text1"/>
          <w:sz w:val="21"/>
          <w:szCs w:val="21"/>
          <w:rPrChange w:id="19770" w:author="梁元" w:date="2019-05-14T19:51:36Z">
            <w:rPr>
              <w:sz w:val="21"/>
              <w:szCs w:val="21"/>
            </w:rPr>
          </w:rPrChange>
          <w14:textFill>
            <w14:solidFill>
              <w14:schemeClr w14:val="tx1"/>
            </w14:solidFill>
          </w14:textFill>
        </w:rPr>
        <w:t>}</w:t>
      </w:r>
    </w:p>
    <w:p>
      <w:pPr>
        <w:ind w:firstLine="420" w:firstLineChars="200"/>
        <w:rPr>
          <w:color w:val="000000" w:themeColor="text1"/>
          <w:sz w:val="21"/>
          <w:szCs w:val="21"/>
          <w:rPrChange w:id="19772" w:author="梁元" w:date="2019-05-14T19:51:36Z">
            <w:rPr>
              <w:sz w:val="21"/>
              <w:szCs w:val="21"/>
            </w:rPr>
          </w:rPrChange>
          <w14:textFill>
            <w14:solidFill>
              <w14:schemeClr w14:val="tx1"/>
            </w14:solidFill>
          </w14:textFill>
        </w:rPr>
        <w:pPrChange w:id="19771" w:author="冷雪凝" w:date="2019-05-14T12:21:32Z">
          <w:pPr/>
        </w:pPrChange>
      </w:pPr>
      <w:r>
        <w:rPr>
          <w:color w:val="000000" w:themeColor="text1"/>
          <w:sz w:val="21"/>
          <w:szCs w:val="21"/>
          <w:rPrChange w:id="19773" w:author="梁元" w:date="2019-05-14T19:51:36Z">
            <w:rPr>
              <w:sz w:val="21"/>
              <w:szCs w:val="21"/>
            </w:rPr>
          </w:rPrChange>
          <w14:textFill>
            <w14:solidFill>
              <w14:schemeClr w14:val="tx1"/>
            </w14:solidFill>
          </w14:textFill>
        </w:rPr>
        <w:t>@media screen and (min-width:400px) and (max-width:413px) and (orientation:portrait) {</w:t>
      </w:r>
    </w:p>
    <w:p>
      <w:pPr>
        <w:ind w:firstLine="420" w:firstLineChars="200"/>
        <w:rPr>
          <w:color w:val="000000" w:themeColor="text1"/>
          <w:sz w:val="21"/>
          <w:szCs w:val="21"/>
          <w:rPrChange w:id="19775" w:author="梁元" w:date="2019-05-14T19:51:36Z">
            <w:rPr>
              <w:sz w:val="21"/>
              <w:szCs w:val="21"/>
            </w:rPr>
          </w:rPrChange>
          <w14:textFill>
            <w14:solidFill>
              <w14:schemeClr w14:val="tx1"/>
            </w14:solidFill>
          </w14:textFill>
        </w:rPr>
        <w:pPrChange w:id="19774" w:author="冷雪凝" w:date="2019-05-14T12:21:32Z">
          <w:pPr/>
        </w:pPrChange>
      </w:pPr>
      <w:r>
        <w:rPr>
          <w:color w:val="000000" w:themeColor="text1"/>
          <w:sz w:val="21"/>
          <w:szCs w:val="21"/>
          <w:rPrChange w:id="19776" w:author="梁元" w:date="2019-05-14T19:51:36Z">
            <w:rPr>
              <w:sz w:val="21"/>
              <w:szCs w:val="21"/>
            </w:rPr>
          </w:rPrChange>
          <w14:textFill>
            <w14:solidFill>
              <w14:schemeClr w14:val="tx1"/>
            </w14:solidFill>
          </w14:textFill>
        </w:rPr>
        <w:t xml:space="preserve">    html { font-size: 781.25%; }</w:t>
      </w:r>
    </w:p>
    <w:p>
      <w:pPr>
        <w:ind w:firstLine="420" w:firstLineChars="200"/>
        <w:rPr>
          <w:color w:val="000000" w:themeColor="text1"/>
          <w:sz w:val="21"/>
          <w:szCs w:val="21"/>
          <w:rPrChange w:id="19778" w:author="梁元" w:date="2019-05-14T19:51:36Z">
            <w:rPr>
              <w:sz w:val="21"/>
              <w:szCs w:val="21"/>
            </w:rPr>
          </w:rPrChange>
          <w14:textFill>
            <w14:solidFill>
              <w14:schemeClr w14:val="tx1"/>
            </w14:solidFill>
          </w14:textFill>
        </w:rPr>
        <w:pPrChange w:id="19777" w:author="冷雪凝" w:date="2019-05-14T12:21:32Z">
          <w:pPr/>
        </w:pPrChange>
      </w:pPr>
      <w:r>
        <w:rPr>
          <w:color w:val="000000" w:themeColor="text1"/>
          <w:sz w:val="21"/>
          <w:szCs w:val="21"/>
          <w:rPrChange w:id="19779" w:author="梁元" w:date="2019-05-14T19:51:36Z">
            <w:rPr>
              <w:sz w:val="21"/>
              <w:szCs w:val="21"/>
            </w:rPr>
          </w:rPrChange>
          <w14:textFill>
            <w14:solidFill>
              <w14:schemeClr w14:val="tx1"/>
            </w14:solidFill>
          </w14:textFill>
        </w:rPr>
        <w:t>}</w:t>
      </w:r>
    </w:p>
    <w:p>
      <w:pPr>
        <w:ind w:firstLine="420" w:firstLineChars="200"/>
        <w:rPr>
          <w:color w:val="000000" w:themeColor="text1"/>
          <w:sz w:val="21"/>
          <w:szCs w:val="21"/>
          <w:rPrChange w:id="19781" w:author="梁元" w:date="2019-05-14T19:51:36Z">
            <w:rPr>
              <w:sz w:val="21"/>
              <w:szCs w:val="21"/>
            </w:rPr>
          </w:rPrChange>
          <w14:textFill>
            <w14:solidFill>
              <w14:schemeClr w14:val="tx1"/>
            </w14:solidFill>
          </w14:textFill>
        </w:rPr>
        <w:pPrChange w:id="19780" w:author="冷雪凝" w:date="2019-05-14T12:21:32Z">
          <w:pPr/>
        </w:pPrChange>
      </w:pPr>
      <w:r>
        <w:rPr>
          <w:color w:val="000000" w:themeColor="text1"/>
          <w:sz w:val="21"/>
          <w:szCs w:val="21"/>
          <w:rPrChange w:id="19782" w:author="梁元" w:date="2019-05-14T19:51:36Z">
            <w:rPr>
              <w:sz w:val="21"/>
              <w:szCs w:val="21"/>
            </w:rPr>
          </w:rPrChange>
          <w14:textFill>
            <w14:solidFill>
              <w14:schemeClr w14:val="tx1"/>
            </w14:solidFill>
          </w14:textFill>
        </w:rPr>
        <w:t>@media screen and (min-width:414px) and (max-width:431px) and (orientation:portrait){</w:t>
      </w:r>
    </w:p>
    <w:p>
      <w:pPr>
        <w:ind w:firstLine="420" w:firstLineChars="200"/>
        <w:rPr>
          <w:color w:val="000000" w:themeColor="text1"/>
          <w:sz w:val="21"/>
          <w:szCs w:val="21"/>
          <w:rPrChange w:id="19784" w:author="梁元" w:date="2019-05-14T19:51:36Z">
            <w:rPr>
              <w:sz w:val="21"/>
              <w:szCs w:val="21"/>
            </w:rPr>
          </w:rPrChange>
          <w14:textFill>
            <w14:solidFill>
              <w14:schemeClr w14:val="tx1"/>
            </w14:solidFill>
          </w14:textFill>
        </w:rPr>
        <w:pPrChange w:id="19783" w:author="冷雪凝" w:date="2019-05-14T12:21:32Z">
          <w:pPr/>
        </w:pPrChange>
      </w:pPr>
      <w:r>
        <w:rPr>
          <w:color w:val="000000" w:themeColor="text1"/>
          <w:sz w:val="21"/>
          <w:szCs w:val="21"/>
          <w:rPrChange w:id="19785" w:author="梁元" w:date="2019-05-14T19:51:36Z">
            <w:rPr>
              <w:sz w:val="21"/>
              <w:szCs w:val="21"/>
            </w:rPr>
          </w:rPrChange>
          <w14:textFill>
            <w14:solidFill>
              <w14:schemeClr w14:val="tx1"/>
            </w14:solidFill>
          </w14:textFill>
        </w:rPr>
        <w:t xml:space="preserve">    html { font-size: 808.6%; }</w:t>
      </w:r>
    </w:p>
    <w:p>
      <w:pPr>
        <w:ind w:firstLine="420" w:firstLineChars="200"/>
        <w:rPr>
          <w:color w:val="000000" w:themeColor="text1"/>
          <w:sz w:val="21"/>
          <w:szCs w:val="21"/>
          <w:rPrChange w:id="19787" w:author="梁元" w:date="2019-05-14T19:51:36Z">
            <w:rPr>
              <w:sz w:val="21"/>
              <w:szCs w:val="21"/>
            </w:rPr>
          </w:rPrChange>
          <w14:textFill>
            <w14:solidFill>
              <w14:schemeClr w14:val="tx1"/>
            </w14:solidFill>
          </w14:textFill>
        </w:rPr>
        <w:pPrChange w:id="19786" w:author="冷雪凝" w:date="2019-05-14T12:21:32Z">
          <w:pPr/>
        </w:pPrChange>
      </w:pPr>
      <w:r>
        <w:rPr>
          <w:color w:val="000000" w:themeColor="text1"/>
          <w:sz w:val="21"/>
          <w:szCs w:val="21"/>
          <w:rPrChange w:id="19788" w:author="梁元" w:date="2019-05-14T19:51:36Z">
            <w:rPr>
              <w:sz w:val="21"/>
              <w:szCs w:val="21"/>
            </w:rPr>
          </w:rPrChange>
          <w14:textFill>
            <w14:solidFill>
              <w14:schemeClr w14:val="tx1"/>
            </w14:solidFill>
          </w14:textFill>
        </w:rPr>
        <w:t>}</w:t>
      </w:r>
    </w:p>
    <w:p>
      <w:pPr>
        <w:ind w:firstLine="420" w:firstLineChars="200"/>
        <w:rPr>
          <w:color w:val="000000" w:themeColor="text1"/>
          <w:sz w:val="21"/>
          <w:szCs w:val="21"/>
          <w:rPrChange w:id="19790" w:author="梁元" w:date="2019-05-14T19:51:36Z">
            <w:rPr>
              <w:sz w:val="21"/>
              <w:szCs w:val="21"/>
            </w:rPr>
          </w:rPrChange>
          <w14:textFill>
            <w14:solidFill>
              <w14:schemeClr w14:val="tx1"/>
            </w14:solidFill>
          </w14:textFill>
        </w:rPr>
        <w:pPrChange w:id="19789" w:author="冷雪凝" w:date="2019-05-14T12:21:32Z">
          <w:pPr/>
        </w:pPrChange>
      </w:pPr>
      <w:r>
        <w:rPr>
          <w:color w:val="000000" w:themeColor="text1"/>
          <w:sz w:val="21"/>
          <w:szCs w:val="21"/>
          <w:rPrChange w:id="19791" w:author="梁元" w:date="2019-05-14T19:51:36Z">
            <w:rPr>
              <w:sz w:val="21"/>
              <w:szCs w:val="21"/>
            </w:rPr>
          </w:rPrChange>
          <w14:textFill>
            <w14:solidFill>
              <w14:schemeClr w14:val="tx1"/>
            </w14:solidFill>
          </w14:textFill>
        </w:rPr>
        <w:t>@media screen and (min-width:432px) and (max-width:479px) and (orientation:portrait){</w:t>
      </w:r>
    </w:p>
    <w:p>
      <w:pPr>
        <w:ind w:firstLine="420" w:firstLineChars="200"/>
        <w:rPr>
          <w:color w:val="000000" w:themeColor="text1"/>
          <w:sz w:val="21"/>
          <w:szCs w:val="21"/>
          <w:rPrChange w:id="19793" w:author="梁元" w:date="2019-05-14T19:51:36Z">
            <w:rPr>
              <w:sz w:val="21"/>
              <w:szCs w:val="21"/>
            </w:rPr>
          </w:rPrChange>
          <w14:textFill>
            <w14:solidFill>
              <w14:schemeClr w14:val="tx1"/>
            </w14:solidFill>
          </w14:textFill>
        </w:rPr>
        <w:pPrChange w:id="19792" w:author="冷雪凝" w:date="2019-05-14T12:21:32Z">
          <w:pPr/>
        </w:pPrChange>
      </w:pPr>
      <w:r>
        <w:rPr>
          <w:color w:val="000000" w:themeColor="text1"/>
          <w:sz w:val="21"/>
          <w:szCs w:val="21"/>
          <w:rPrChange w:id="19794" w:author="梁元" w:date="2019-05-14T19:51:36Z">
            <w:rPr>
              <w:sz w:val="21"/>
              <w:szCs w:val="21"/>
            </w:rPr>
          </w:rPrChange>
          <w14:textFill>
            <w14:solidFill>
              <w14:schemeClr w14:val="tx1"/>
            </w14:solidFill>
          </w14:textFill>
        </w:rPr>
        <w:t xml:space="preserve">    html { font-size: 843.75%; }</w:t>
      </w:r>
    </w:p>
    <w:p>
      <w:pPr>
        <w:ind w:firstLine="420" w:firstLineChars="200"/>
        <w:rPr>
          <w:color w:val="000000" w:themeColor="text1"/>
          <w:sz w:val="21"/>
          <w:szCs w:val="21"/>
          <w:rPrChange w:id="19796" w:author="梁元" w:date="2019-05-14T19:51:36Z">
            <w:rPr>
              <w:sz w:val="21"/>
              <w:szCs w:val="21"/>
            </w:rPr>
          </w:rPrChange>
          <w14:textFill>
            <w14:solidFill>
              <w14:schemeClr w14:val="tx1"/>
            </w14:solidFill>
          </w14:textFill>
        </w:rPr>
        <w:pPrChange w:id="19795" w:author="冷雪凝" w:date="2019-05-14T12:21:32Z">
          <w:pPr/>
        </w:pPrChange>
      </w:pPr>
      <w:r>
        <w:rPr>
          <w:color w:val="000000" w:themeColor="text1"/>
          <w:sz w:val="21"/>
          <w:szCs w:val="21"/>
          <w:rPrChange w:id="19797" w:author="梁元" w:date="2019-05-14T19:51:36Z">
            <w:rPr>
              <w:sz w:val="21"/>
              <w:szCs w:val="21"/>
            </w:rPr>
          </w:rPrChange>
          <w14:textFill>
            <w14:solidFill>
              <w14:schemeClr w14:val="tx1"/>
            </w14:solidFill>
          </w14:textFill>
        </w:rPr>
        <w:t>}</w:t>
      </w:r>
    </w:p>
    <w:p>
      <w:pPr>
        <w:ind w:firstLine="480" w:firstLineChars="200"/>
        <w:rPr>
          <w:color w:val="000000" w:themeColor="text1"/>
          <w:rPrChange w:id="19799" w:author="梁元" w:date="2019-05-14T19:51:36Z">
            <w:rPr/>
          </w:rPrChange>
          <w14:textFill>
            <w14:solidFill>
              <w14:schemeClr w14:val="tx1"/>
            </w14:solidFill>
          </w14:textFill>
        </w:rPr>
        <w:pPrChange w:id="19798" w:author="冷雪凝" w:date="2019-05-14T12:21:32Z">
          <w:pPr/>
        </w:pPrChange>
      </w:pPr>
    </w:p>
    <w:p>
      <w:pPr>
        <w:pStyle w:val="3"/>
        <w:numPr>
          <w:ilvl w:val="0"/>
          <w:numId w:val="30"/>
        </w:numPr>
        <w:spacing w:line="240" w:lineRule="auto"/>
        <w:ind w:firstLine="562" w:firstLineChars="200"/>
        <w:rPr>
          <w:rFonts w:ascii="仿宋" w:hAnsi="仿宋" w:eastAsia="仿宋" w:cs="Times New Roman"/>
          <w:color w:val="000000" w:themeColor="text1"/>
          <w:sz w:val="28"/>
          <w:szCs w:val="28"/>
          <w:rPrChange w:id="19801" w:author="梁元" w:date="2019-05-14T19:51:36Z">
            <w:rPr>
              <w:rFonts w:ascii="仿宋" w:hAnsi="仿宋" w:eastAsia="仿宋" w:cs="Times New Roman"/>
              <w:sz w:val="28"/>
              <w:szCs w:val="28"/>
            </w:rPr>
          </w:rPrChange>
          <w14:textFill>
            <w14:solidFill>
              <w14:schemeClr w14:val="tx1"/>
            </w14:solidFill>
          </w14:textFill>
        </w:rPr>
        <w:pPrChange w:id="19800" w:author="冷雪凝" w:date="2019-05-14T12:21:32Z">
          <w:pPr>
            <w:pStyle w:val="3"/>
            <w:numPr>
              <w:ilvl w:val="0"/>
              <w:numId w:val="30"/>
            </w:numPr>
          </w:pPr>
        </w:pPrChange>
      </w:pPr>
      <w:bookmarkStart w:id="639" w:name="_Toc2135_WPSOffice_Level2"/>
      <w:bookmarkStart w:id="640" w:name="_Toc15395_WPSOffice_Level2"/>
      <w:r>
        <w:rPr>
          <w:rFonts w:hint="eastAsia" w:ascii="仿宋" w:hAnsi="仿宋" w:eastAsia="仿宋"/>
          <w:color w:val="000000" w:themeColor="text1"/>
          <w:sz w:val="28"/>
          <w:szCs w:val="28"/>
          <w:rPrChange w:id="19802" w:author="梁元" w:date="2019-05-14T19:51:36Z">
            <w:rPr>
              <w:rFonts w:hint="eastAsia" w:ascii="仿宋" w:hAnsi="仿宋" w:eastAsia="仿宋"/>
              <w:sz w:val="28"/>
              <w:szCs w:val="28"/>
            </w:rPr>
          </w:rPrChange>
          <w14:textFill>
            <w14:solidFill>
              <w14:schemeClr w14:val="tx1"/>
            </w14:solidFill>
          </w14:textFill>
        </w:rPr>
        <w:t>通用大牛级解法</w:t>
      </w:r>
      <w:bookmarkEnd w:id="639"/>
      <w:bookmarkEnd w:id="640"/>
    </w:p>
    <w:p>
      <w:pPr>
        <w:pStyle w:val="20"/>
        <w:tabs>
          <w:tab w:val="left" w:pos="3647"/>
        </w:tabs>
        <w:spacing w:line="240" w:lineRule="auto"/>
        <w:ind w:firstLine="480" w:firstLineChars="200"/>
        <w:rPr>
          <w:rFonts w:asciiTheme="minorHAnsi" w:hAnsiTheme="minorHAnsi" w:eastAsiaTheme="minorEastAsia" w:cstheme="minorBidi"/>
          <w:color w:val="000000" w:themeColor="text1"/>
          <w:sz w:val="24"/>
          <w:rPrChange w:id="19804" w:author="梁元" w:date="2019-05-14T19:51:36Z">
            <w:rPr>
              <w:rFonts w:asciiTheme="minorHAnsi" w:hAnsiTheme="minorHAnsi" w:eastAsiaTheme="minorEastAsia" w:cstheme="minorBidi"/>
              <w:sz w:val="24"/>
            </w:rPr>
          </w:rPrChange>
          <w14:textFill>
            <w14:solidFill>
              <w14:schemeClr w14:val="tx1"/>
            </w14:solidFill>
          </w14:textFill>
        </w:rPr>
        <w:pPrChange w:id="19803" w:author="冷雪凝" w:date="2019-05-14T12:21:32Z">
          <w:pPr>
            <w:pStyle w:val="20"/>
            <w:tabs>
              <w:tab w:val="left" w:pos="3647"/>
            </w:tabs>
            <w:spacing w:line="360" w:lineRule="auto"/>
            <w:ind w:firstLine="504" w:firstLineChars="210"/>
          </w:pPr>
        </w:pPrChange>
      </w:pPr>
      <w:r>
        <w:rPr>
          <w:rFonts w:hint="eastAsia" w:asciiTheme="minorHAnsi" w:hAnsiTheme="minorHAnsi" w:eastAsiaTheme="minorEastAsia" w:cstheme="minorBidi"/>
          <w:color w:val="000000" w:themeColor="text1"/>
          <w:sz w:val="24"/>
          <w:rPrChange w:id="19805" w:author="梁元" w:date="2019-05-14T19:51:36Z">
            <w:rPr>
              <w:rFonts w:hint="eastAsia" w:asciiTheme="minorHAnsi" w:hAnsiTheme="minorHAnsi" w:eastAsiaTheme="minorEastAsia" w:cstheme="minorBidi"/>
              <w:sz w:val="24"/>
            </w:rPr>
          </w:rPrChange>
          <w14:textFill>
            <w14:solidFill>
              <w14:schemeClr w14:val="tx1"/>
            </w14:solidFill>
          </w14:textFill>
        </w:rPr>
        <w:t>把上面的解法说一遍</w:t>
      </w:r>
      <w:r>
        <w:rPr>
          <w:rFonts w:asciiTheme="minorHAnsi" w:hAnsiTheme="minorHAnsi" w:eastAsiaTheme="minorEastAsia" w:cstheme="minorBidi"/>
          <w:color w:val="000000" w:themeColor="text1"/>
          <w:sz w:val="24"/>
          <w:rPrChange w:id="19806" w:author="梁元" w:date="2019-05-14T19:51:36Z">
            <w:rPr>
              <w:rFonts w:asciiTheme="minorHAnsi" w:hAnsiTheme="minorHAnsi" w:eastAsiaTheme="minorEastAsia" w:cstheme="minorBidi"/>
              <w:sz w:val="24"/>
            </w:rPr>
          </w:rPrChange>
          <w14:textFill>
            <w14:solidFill>
              <w14:schemeClr w14:val="tx1"/>
            </w14:solidFill>
          </w14:textFill>
        </w:rPr>
        <w:t>………</w:t>
      </w:r>
      <w:r>
        <w:rPr>
          <w:rFonts w:asciiTheme="minorHAnsi" w:hAnsiTheme="minorHAnsi" w:eastAsiaTheme="minorEastAsia" w:cstheme="minorBidi"/>
          <w:color w:val="000000" w:themeColor="text1"/>
          <w:sz w:val="24"/>
          <w:rPrChange w:id="19807" w:author="梁元" w:date="2019-05-14T19:51:36Z">
            <w:rPr>
              <w:rFonts w:asciiTheme="minorHAnsi" w:hAnsiTheme="minorHAnsi" w:eastAsiaTheme="minorEastAsia" w:cstheme="minorBidi"/>
              <w:sz w:val="24"/>
            </w:rPr>
          </w:rPrChange>
          <w14:textFill>
            <w14:solidFill>
              <w14:schemeClr w14:val="tx1"/>
            </w14:solidFill>
          </w14:textFill>
        </w:rPr>
        <w:tab/>
      </w:r>
    </w:p>
    <w:p>
      <w:pPr>
        <w:pStyle w:val="20"/>
        <w:tabs>
          <w:tab w:val="left" w:pos="3647"/>
        </w:tabs>
        <w:spacing w:line="240" w:lineRule="auto"/>
        <w:ind w:firstLine="422" w:firstLineChars="200"/>
        <w:rPr>
          <w:rStyle w:val="16"/>
          <w:rFonts w:ascii="Helvetica" w:hAnsi="Helvetica" w:cs="Helvetica"/>
          <w:color w:val="000000" w:themeColor="text1"/>
          <w:szCs w:val="21"/>
          <w:shd w:val="clear" w:color="auto" w:fill="FAF7EF"/>
          <w:rPrChange w:id="19809" w:author="梁元" w:date="2019-05-14T19:51:36Z">
            <w:rPr>
              <w:rStyle w:val="16"/>
              <w:rFonts w:ascii="Helvetica" w:hAnsi="Helvetica" w:cs="Helvetica"/>
              <w:color w:val="393939"/>
              <w:szCs w:val="21"/>
              <w:shd w:val="clear" w:color="auto" w:fill="FAF7EF"/>
            </w:rPr>
          </w:rPrChange>
          <w14:textFill>
            <w14:solidFill>
              <w14:schemeClr w14:val="tx1"/>
            </w14:solidFill>
          </w14:textFill>
        </w:rPr>
        <w:pPrChange w:id="19808" w:author="冷雪凝" w:date="2019-05-14T12:21:32Z">
          <w:pPr>
            <w:pStyle w:val="20"/>
            <w:tabs>
              <w:tab w:val="left" w:pos="3647"/>
            </w:tabs>
            <w:spacing w:line="360" w:lineRule="auto"/>
            <w:ind w:firstLine="0" w:firstLineChars="0"/>
          </w:pPr>
        </w:pPrChange>
      </w:pPr>
      <w:r>
        <w:rPr>
          <w:rStyle w:val="16"/>
          <w:rFonts w:ascii="Helvetica" w:hAnsi="Helvetica" w:cs="Helvetica"/>
          <w:color w:val="000000" w:themeColor="text1"/>
          <w:szCs w:val="21"/>
          <w:shd w:val="clear" w:color="auto" w:fill="FAF7EF"/>
          <w:rPrChange w:id="19810" w:author="梁元" w:date="2019-05-14T19:51:36Z">
            <w:rPr>
              <w:rStyle w:val="16"/>
              <w:rFonts w:ascii="Helvetica" w:hAnsi="Helvetica" w:cs="Helvetica"/>
              <w:color w:val="393939"/>
              <w:szCs w:val="21"/>
              <w:shd w:val="clear" w:color="auto" w:fill="FAF7EF"/>
            </w:rPr>
          </w:rPrChange>
          <w14:textFill>
            <w14:solidFill>
              <w14:schemeClr w14:val="tx1"/>
            </w14:solidFill>
          </w14:textFill>
        </w:rPr>
        <w:t>网易手机端</w:t>
      </w:r>
    </w:p>
    <w:p>
      <w:pPr>
        <w:pStyle w:val="20"/>
        <w:tabs>
          <w:tab w:val="left" w:pos="3647"/>
        </w:tabs>
        <w:spacing w:line="240" w:lineRule="auto"/>
        <w:ind w:firstLine="480" w:firstLineChars="200"/>
        <w:rPr>
          <w:rFonts w:asciiTheme="minorHAnsi" w:hAnsiTheme="minorHAnsi" w:eastAsiaTheme="minorEastAsia" w:cstheme="minorBidi"/>
          <w:color w:val="000000" w:themeColor="text1"/>
          <w:sz w:val="24"/>
          <w:rPrChange w:id="19812" w:author="梁元" w:date="2019-05-14T19:51:36Z">
            <w:rPr>
              <w:rFonts w:asciiTheme="minorHAnsi" w:hAnsiTheme="minorHAnsi" w:eastAsiaTheme="minorEastAsia" w:cstheme="minorBidi"/>
              <w:sz w:val="24"/>
            </w:rPr>
          </w:rPrChange>
          <w14:textFill>
            <w14:solidFill>
              <w14:schemeClr w14:val="tx1"/>
            </w14:solidFill>
          </w14:textFill>
        </w:rPr>
        <w:pPrChange w:id="19811" w:author="冷雪凝" w:date="2019-05-14T12:21:32Z">
          <w:pPr>
            <w:pStyle w:val="20"/>
            <w:tabs>
              <w:tab w:val="left" w:pos="3647"/>
            </w:tabs>
            <w:spacing w:line="360" w:lineRule="auto"/>
            <w:ind w:firstLine="0" w:firstLineChars="0"/>
          </w:pPr>
        </w:pPrChange>
      </w:pPr>
    </w:p>
    <w:p>
      <w:pPr>
        <w:ind w:firstLine="480" w:firstLineChars="200"/>
        <w:rPr>
          <w:color w:val="000000" w:themeColor="text1"/>
          <w:rPrChange w:id="19814" w:author="梁元" w:date="2019-05-14T19:51:36Z">
            <w:rPr/>
          </w:rPrChange>
          <w14:textFill>
            <w14:solidFill>
              <w14:schemeClr w14:val="tx1"/>
            </w14:solidFill>
          </w14:textFill>
        </w:rPr>
        <w:pPrChange w:id="19813" w:author="冷雪凝" w:date="2019-05-14T12:21:32Z">
          <w:pPr/>
        </w:pPrChange>
      </w:pPr>
      <w:r>
        <w:rPr>
          <w:color w:val="000000" w:themeColor="text1"/>
          <w:rPrChange w:id="19815" w:author="梁元" w:date="2019-05-14T19:51:36Z">
            <w:rPr/>
          </w:rPrChange>
          <w14:textFill>
            <w14:solidFill>
              <w14:schemeClr w14:val="tx1"/>
            </w14:solidFill>
          </w14:textFill>
        </w:rPr>
        <w:t>body的width都是7.5rem。很明显，目前网易的手机端设计稿是基于iPhone6，750（设计师给的设计稿是物理分辨率，会是我们写样式的逻辑分辨率的两倍，如果给的设计稿是640，那么是基于iPhone5，320），且基准值是100px（750/7.5=100）。这个基准值很关键，后面的css换算，都和这个基准值有关。动态font-size： 我们看到图1、图2、图3的font-size都有根据屏幕大小而动态改变，可以推算出公式：</w:t>
      </w:r>
    </w:p>
    <w:p>
      <w:pPr>
        <w:ind w:firstLine="480" w:firstLineChars="200"/>
        <w:rPr>
          <w:color w:val="000000" w:themeColor="text1"/>
          <w:rPrChange w:id="19817" w:author="梁元" w:date="2019-05-14T19:51:36Z">
            <w:rPr/>
          </w:rPrChange>
          <w14:textFill>
            <w14:solidFill>
              <w14:schemeClr w14:val="tx1"/>
            </w14:solidFill>
          </w14:textFill>
        </w:rPr>
        <w:pPrChange w:id="19816" w:author="冷雪凝" w:date="2019-05-14T12:21:32Z">
          <w:pPr/>
        </w:pPrChange>
      </w:pPr>
      <w:r>
        <w:rPr>
          <w:color w:val="000000" w:themeColor="text1"/>
          <w:rPrChange w:id="19818" w:author="梁元" w:date="2019-05-14T19:51:36Z">
            <w:rPr/>
          </w:rPrChange>
          <w14:textFill>
            <w14:solidFill>
              <w14:schemeClr w14:val="tx1"/>
            </w14:solidFill>
          </w14:textFill>
        </w:rPr>
        <w:t>屏幕宽度/设计稿rem宽度=页面动态font-size值（如：375/7.5=50）</w:t>
      </w:r>
    </w:p>
    <w:p>
      <w:pPr>
        <w:ind w:firstLine="480" w:firstLineChars="200"/>
        <w:rPr>
          <w:color w:val="000000" w:themeColor="text1"/>
          <w:rPrChange w:id="19820" w:author="梁元" w:date="2019-05-14T19:51:36Z">
            <w:rPr/>
          </w:rPrChange>
          <w14:textFill>
            <w14:solidFill>
              <w14:schemeClr w14:val="tx1"/>
            </w14:solidFill>
          </w14:textFill>
        </w:rPr>
        <w:pPrChange w:id="19819" w:author="冷雪凝" w:date="2019-05-14T12:21:32Z">
          <w:pPr/>
        </w:pPrChange>
      </w:pPr>
      <w:r>
        <w:rPr>
          <w:color w:val="000000" w:themeColor="text1"/>
          <w:rPrChange w:id="19821" w:author="梁元" w:date="2019-05-14T19:51:36Z">
            <w:rPr/>
          </w:rPrChange>
          <w14:textFill>
            <w14:solidFill>
              <w14:schemeClr w14:val="tx1"/>
            </w14:solidFill>
          </w14:textFill>
        </w:rPr>
        <w:t>获取到这个值，再赋给html元素的style：</w:t>
      </w:r>
    </w:p>
    <w:p>
      <w:pPr>
        <w:ind w:firstLine="480" w:firstLineChars="200"/>
        <w:rPr>
          <w:color w:val="000000" w:themeColor="text1"/>
          <w:rPrChange w:id="19823" w:author="梁元" w:date="2019-05-14T19:51:36Z">
            <w:rPr/>
          </w:rPrChange>
          <w14:textFill>
            <w14:solidFill>
              <w14:schemeClr w14:val="tx1"/>
            </w14:solidFill>
          </w14:textFill>
        </w:rPr>
        <w:pPrChange w:id="19822" w:author="冷雪凝" w:date="2019-05-14T12:21:32Z">
          <w:pPr/>
        </w:pPrChange>
      </w:pPr>
      <w:r>
        <w:rPr>
          <w:color w:val="000000" w:themeColor="text1"/>
          <w:rPrChange w:id="19824" w:author="梁元" w:date="2019-05-14T19:51:36Z">
            <w:rPr/>
          </w:rPrChange>
          <w14:textFill>
            <w14:solidFill>
              <w14:schemeClr w14:val="tx1"/>
            </w14:solidFill>
          </w14:textFill>
        </w:rPr>
        <w:t>document.documentElement.style.fontSize = document.documentElement.clientWidth / 7.5 + ‘px‘;</w:t>
      </w:r>
    </w:p>
    <w:p>
      <w:pPr>
        <w:ind w:firstLine="480" w:firstLineChars="200"/>
        <w:rPr>
          <w:color w:val="000000" w:themeColor="text1"/>
          <w:rPrChange w:id="19826" w:author="梁元" w:date="2019-05-14T19:51:36Z">
            <w:rPr/>
          </w:rPrChange>
          <w14:textFill>
            <w14:solidFill>
              <w14:schemeClr w14:val="tx1"/>
            </w14:solidFill>
          </w14:textFill>
        </w:rPr>
        <w:pPrChange w:id="19825" w:author="冷雪凝" w:date="2019-05-14T12:21:32Z">
          <w:pPr/>
        </w:pPrChange>
      </w:pPr>
      <w:r>
        <w:rPr>
          <w:color w:val="000000" w:themeColor="text1"/>
          <w:rPrChange w:id="19827" w:author="梁元" w:date="2019-05-14T19:51:36Z">
            <w:rPr/>
          </w:rPrChange>
          <w14:textFill>
            <w14:solidFill>
              <w14:schemeClr w14:val="tx1"/>
            </w14:solidFill>
          </w14:textFill>
        </w:rPr>
        <w:t>这样就设置好了每个页面的根fonts-size，因为rem单位是基于根font-size，因此只要确定一种设计稿对应手机的换算，其余屏幕尺寸均可自动适配。</w:t>
      </w:r>
    </w:p>
    <w:p>
      <w:pPr>
        <w:ind w:firstLine="480" w:firstLineChars="200"/>
        <w:rPr>
          <w:color w:val="000000" w:themeColor="text1"/>
          <w:rPrChange w:id="19829" w:author="梁元" w:date="2019-05-14T19:51:36Z">
            <w:rPr/>
          </w:rPrChange>
          <w14:textFill>
            <w14:solidFill>
              <w14:schemeClr w14:val="tx1"/>
            </w14:solidFill>
          </w14:textFill>
        </w:rPr>
        <w:pPrChange w:id="19828" w:author="冷雪凝" w:date="2019-05-14T12:21:32Z">
          <w:pPr/>
        </w:pPrChange>
      </w:pPr>
      <w:r>
        <w:rPr>
          <w:color w:val="000000" w:themeColor="text1"/>
          <w:rPrChange w:id="19830" w:author="梁元" w:date="2019-05-14T19:51:36Z">
            <w:rPr/>
          </w:rPrChange>
          <w14:textFill>
            <w14:solidFill>
              <w14:schemeClr w14:val="tx1"/>
            </w14:solidFill>
          </w14:textFill>
        </w:rPr>
        <w:t>上面我们得出设计稿换算rem的基准值是100，因此只需要把设计稿上的px值除以100即为我们要的rem值。</w:t>
      </w:r>
    </w:p>
    <w:p>
      <w:pPr>
        <w:ind w:firstLine="480" w:firstLineChars="200"/>
        <w:rPr>
          <w:color w:val="000000" w:themeColor="text1"/>
          <w:rPrChange w:id="19832" w:author="梁元" w:date="2019-05-14T19:51:36Z">
            <w:rPr/>
          </w:rPrChange>
          <w14:textFill>
            <w14:solidFill>
              <w14:schemeClr w14:val="tx1"/>
            </w14:solidFill>
          </w14:textFill>
        </w:rPr>
        <w:pPrChange w:id="19831" w:author="冷雪凝" w:date="2019-05-14T12:21:32Z">
          <w:pPr/>
        </w:pPrChange>
      </w:pPr>
      <w:r>
        <w:rPr>
          <w:color w:val="000000" w:themeColor="text1"/>
          <w:rPrChange w:id="19833" w:author="梁元" w:date="2019-05-14T19:51:36Z">
            <w:rPr/>
          </w:rPrChange>
          <w14:textFill>
            <w14:solidFill>
              <w14:schemeClr w14:val="tx1"/>
            </w14:solidFill>
          </w14:textFill>
        </w:rPr>
        <w:t>&gt; Px/100=rem，所以100px=1rem,25px=0.25rem</w:t>
      </w:r>
    </w:p>
    <w:p>
      <w:pPr>
        <w:ind w:firstLine="480" w:firstLineChars="200"/>
        <w:rPr>
          <w:color w:val="000000" w:themeColor="text1"/>
          <w:rPrChange w:id="19835" w:author="梁元" w:date="2019-05-14T19:51:36Z">
            <w:rPr/>
          </w:rPrChange>
          <w14:textFill>
            <w14:solidFill>
              <w14:schemeClr w14:val="tx1"/>
            </w14:solidFill>
          </w14:textFill>
        </w:rPr>
        <w:pPrChange w:id="19834" w:author="冷雪凝" w:date="2019-05-14T12:21:32Z">
          <w:pPr/>
        </w:pPrChange>
      </w:pPr>
    </w:p>
    <w:p>
      <w:pPr>
        <w:spacing w:line="240" w:lineRule="auto"/>
        <w:ind w:firstLine="422" w:firstLineChars="200"/>
        <w:rPr>
          <w:rStyle w:val="16"/>
          <w:rFonts w:ascii="Helvetica" w:hAnsi="Helvetica" w:cs="Helvetica"/>
          <w:color w:val="000000" w:themeColor="text1"/>
          <w:sz w:val="21"/>
          <w:szCs w:val="21"/>
          <w:shd w:val="clear" w:color="auto" w:fill="FAF7EF"/>
          <w:rPrChange w:id="19837" w:author="梁元" w:date="2019-05-14T19:51:36Z">
            <w:rPr>
              <w:rStyle w:val="16"/>
              <w:rFonts w:ascii="Helvetica" w:hAnsi="Helvetica" w:cs="Helvetica"/>
              <w:color w:val="393939"/>
              <w:sz w:val="21"/>
              <w:szCs w:val="21"/>
              <w:shd w:val="clear" w:color="auto" w:fill="FAF7EF"/>
            </w:rPr>
          </w:rPrChange>
          <w14:textFill>
            <w14:solidFill>
              <w14:schemeClr w14:val="tx1"/>
            </w14:solidFill>
          </w14:textFill>
        </w:rPr>
        <w:pPrChange w:id="19836" w:author="冷雪凝" w:date="2019-05-14T12:21:32Z">
          <w:pPr>
            <w:spacing w:line="360" w:lineRule="auto"/>
          </w:pPr>
        </w:pPrChange>
      </w:pPr>
      <w:r>
        <w:rPr>
          <w:rStyle w:val="16"/>
          <w:rFonts w:ascii="Helvetica" w:hAnsi="Helvetica" w:cs="Helvetica"/>
          <w:color w:val="000000" w:themeColor="text1"/>
          <w:sz w:val="21"/>
          <w:szCs w:val="21"/>
          <w:shd w:val="clear" w:color="auto" w:fill="FAF7EF"/>
          <w:rPrChange w:id="19838" w:author="梁元" w:date="2019-05-14T19:51:36Z">
            <w:rPr>
              <w:rStyle w:val="16"/>
              <w:rFonts w:ascii="Helvetica" w:hAnsi="Helvetica" w:cs="Helvetica"/>
              <w:color w:val="393939"/>
              <w:sz w:val="21"/>
              <w:szCs w:val="21"/>
              <w:shd w:val="clear" w:color="auto" w:fill="FAF7EF"/>
            </w:rPr>
          </w:rPrChange>
          <w14:textFill>
            <w14:solidFill>
              <w14:schemeClr w14:val="tx1"/>
            </w14:solidFill>
          </w14:textFill>
        </w:rPr>
        <w:t>淘宝手机端</w:t>
      </w:r>
    </w:p>
    <w:p>
      <w:pPr>
        <w:spacing w:line="240" w:lineRule="auto"/>
        <w:ind w:firstLine="480" w:firstLineChars="200"/>
        <w:rPr>
          <w:color w:val="000000" w:themeColor="text1"/>
          <w:rPrChange w:id="19840" w:author="梁元" w:date="2019-05-14T19:51:36Z">
            <w:rPr/>
          </w:rPrChange>
          <w14:textFill>
            <w14:solidFill>
              <w14:schemeClr w14:val="tx1"/>
            </w14:solidFill>
          </w14:textFill>
        </w:rPr>
        <w:pPrChange w:id="19839" w:author="冷雪凝" w:date="2019-05-14T12:21:32Z">
          <w:pPr>
            <w:spacing w:line="360" w:lineRule="auto"/>
          </w:pPr>
        </w:pPrChange>
      </w:pPr>
    </w:p>
    <w:p>
      <w:pPr>
        <w:ind w:firstLine="480" w:firstLineChars="200"/>
        <w:rPr>
          <w:color w:val="000000" w:themeColor="text1"/>
          <w:rPrChange w:id="19842" w:author="梁元" w:date="2019-05-14T19:51:36Z">
            <w:rPr/>
          </w:rPrChange>
          <w14:textFill>
            <w14:solidFill>
              <w14:schemeClr w14:val="tx1"/>
            </w14:solidFill>
          </w14:textFill>
        </w:rPr>
        <w:pPrChange w:id="19841" w:author="冷雪凝" w:date="2019-05-14T12:21:32Z">
          <w:pPr/>
        </w:pPrChange>
      </w:pPr>
      <w:r>
        <w:rPr>
          <w:color w:val="000000" w:themeColor="text1"/>
          <w:rPrChange w:id="19843" w:author="梁元" w:date="2019-05-14T19:51:36Z">
            <w:rPr/>
          </w:rPrChange>
          <w14:textFill>
            <w14:solidFill>
              <w14:schemeClr w14:val="tx1"/>
            </w14:solidFill>
          </w14:textFill>
        </w:rPr>
        <w:t>引入： 直接引用阿里的CDN文件（或下载到本地引入）</w:t>
      </w:r>
    </w:p>
    <w:p>
      <w:pPr>
        <w:ind w:firstLine="480" w:firstLineChars="200"/>
        <w:rPr>
          <w:color w:val="000000" w:themeColor="text1"/>
          <w:rPrChange w:id="19845" w:author="梁元" w:date="2019-05-14T19:51:36Z">
            <w:rPr/>
          </w:rPrChange>
          <w14:textFill>
            <w14:solidFill>
              <w14:schemeClr w14:val="tx1"/>
            </w14:solidFill>
          </w14:textFill>
        </w:rPr>
        <w:pPrChange w:id="19844" w:author="冷雪凝" w:date="2019-05-14T12:21:32Z">
          <w:pPr/>
        </w:pPrChange>
      </w:pPr>
      <w:r>
        <w:rPr>
          <w:color w:val="000000" w:themeColor="text1"/>
          <w:rPrChange w:id="19846" w:author="梁元" w:date="2019-05-14T19:51:36Z">
            <w:rPr/>
          </w:rPrChange>
          <w14:textFill>
            <w14:solidFill>
              <w14:schemeClr w14:val="tx1"/>
            </w14:solidFill>
          </w14:textFill>
        </w:rPr>
        <w:t>&lt;script src="http://g.tbcdn.cn/mtb/lib-flexible/0.3.4/??flexible_css.js,flexible.js"&gt;&lt;/script&gt;</w:t>
      </w:r>
    </w:p>
    <w:p>
      <w:pPr>
        <w:ind w:firstLine="480" w:firstLineChars="200"/>
        <w:rPr>
          <w:color w:val="000000" w:themeColor="text1"/>
          <w:rPrChange w:id="19848" w:author="梁元" w:date="2019-05-14T19:51:36Z">
            <w:rPr/>
          </w:rPrChange>
          <w14:textFill>
            <w14:solidFill>
              <w14:schemeClr w14:val="tx1"/>
            </w14:solidFill>
          </w14:textFill>
        </w:rPr>
        <w:pPrChange w:id="19847" w:author="冷雪凝" w:date="2019-05-14T12:21:32Z">
          <w:pPr/>
        </w:pPrChange>
      </w:pPr>
      <w:r>
        <w:rPr>
          <w:color w:val="000000" w:themeColor="text1"/>
          <w:rPrChange w:id="19849" w:author="梁元" w:date="2019-05-14T19:51:36Z">
            <w:rPr/>
          </w:rPrChange>
          <w14:textFill>
            <w14:solidFill>
              <w14:schemeClr w14:val="tx1"/>
            </w14:solidFill>
          </w14:textFill>
        </w:rPr>
        <w:t>设定： 页面不要设定 。Flexible会自动设定每个屏幕宽度的根font-size、动态viewport、针对Retina屏做的dpr。</w:t>
      </w:r>
    </w:p>
    <w:p>
      <w:pPr>
        <w:ind w:firstLine="480" w:firstLineChars="200"/>
        <w:rPr>
          <w:color w:val="000000" w:themeColor="text1"/>
          <w:rPrChange w:id="19851" w:author="梁元" w:date="2019-05-14T19:51:36Z">
            <w:rPr/>
          </w:rPrChange>
          <w14:textFill>
            <w14:solidFill>
              <w14:schemeClr w14:val="tx1"/>
            </w14:solidFill>
          </w14:textFill>
        </w:rPr>
        <w:pPrChange w:id="19850" w:author="冷雪凝" w:date="2019-05-14T12:21:32Z">
          <w:pPr/>
        </w:pPrChange>
      </w:pPr>
      <w:r>
        <w:rPr>
          <w:color w:val="000000" w:themeColor="text1"/>
          <w:rPrChange w:id="19852" w:author="梁元" w:date="2019-05-14T19:51:36Z">
            <w:rPr/>
          </w:rPrChange>
          <w14:textFill>
            <w14:solidFill>
              <w14:schemeClr w14:val="tx1"/>
            </w14:solidFill>
          </w14:textFill>
        </w:rPr>
        <w:t>换算： 假设拿到的设计稿和上述网易的一样都是750，Flexible会把设计稿分为10份，可以理解为页面width=10rem，即1rem=75px，所以根font-size（基准值）=75px。</w:t>
      </w:r>
    </w:p>
    <w:p>
      <w:pPr>
        <w:spacing w:line="240" w:lineRule="auto"/>
        <w:ind w:left="240" w:leftChars="100" w:firstLine="0" w:firstLineChars="200"/>
        <w:rPr>
          <w:color w:val="000000" w:themeColor="text1"/>
          <w:rPrChange w:id="19854" w:author="梁元" w:date="2019-05-14T19:51:36Z">
            <w:rPr/>
          </w:rPrChange>
          <w14:textFill>
            <w14:solidFill>
              <w14:schemeClr w14:val="tx1"/>
            </w14:solidFill>
          </w14:textFill>
        </w:rPr>
        <w:pPrChange w:id="19853" w:author="冷雪凝" w:date="2019-05-14T12:21:32Z">
          <w:pPr>
            <w:spacing w:line="360" w:lineRule="auto"/>
            <w:ind w:left="240" w:leftChars="100" w:firstLine="480" w:firstLineChars="200"/>
          </w:pPr>
        </w:pPrChange>
      </w:pPr>
    </w:p>
    <w:p>
      <w:pPr>
        <w:pStyle w:val="3"/>
        <w:numPr>
          <w:ilvl w:val="0"/>
          <w:numId w:val="30"/>
        </w:numPr>
        <w:spacing w:line="240" w:lineRule="auto"/>
        <w:ind w:firstLine="562" w:firstLineChars="200"/>
        <w:rPr>
          <w:rFonts w:ascii="仿宋" w:hAnsi="仿宋" w:eastAsia="仿宋"/>
          <w:color w:val="000000" w:themeColor="text1"/>
          <w:sz w:val="28"/>
          <w:szCs w:val="28"/>
          <w:rPrChange w:id="19856" w:author="梁元" w:date="2019-05-14T19:51:36Z">
            <w:rPr>
              <w:rFonts w:ascii="仿宋" w:hAnsi="仿宋" w:eastAsia="仿宋"/>
              <w:sz w:val="28"/>
              <w:szCs w:val="28"/>
            </w:rPr>
          </w:rPrChange>
          <w14:textFill>
            <w14:solidFill>
              <w14:schemeClr w14:val="tx1"/>
            </w14:solidFill>
          </w14:textFill>
        </w:rPr>
        <w:pPrChange w:id="19855" w:author="冷雪凝" w:date="2019-05-14T12:21:32Z">
          <w:pPr>
            <w:pStyle w:val="3"/>
            <w:numPr>
              <w:ilvl w:val="0"/>
              <w:numId w:val="30"/>
            </w:numPr>
          </w:pPr>
        </w:pPrChange>
      </w:pPr>
      <w:bookmarkStart w:id="641" w:name="_Toc32538_WPSOffice_Level2"/>
      <w:bookmarkStart w:id="642" w:name="_Toc18378_WPSOffice_Level2"/>
      <w:r>
        <w:rPr>
          <w:rFonts w:hint="eastAsia" w:ascii="仿宋" w:hAnsi="仿宋" w:eastAsia="仿宋"/>
          <w:color w:val="000000" w:themeColor="text1"/>
          <w:sz w:val="28"/>
          <w:szCs w:val="28"/>
          <w:rPrChange w:id="19857" w:author="梁元" w:date="2019-05-14T19:51:36Z">
            <w:rPr>
              <w:rFonts w:hint="eastAsia" w:ascii="仿宋" w:hAnsi="仿宋" w:eastAsia="仿宋"/>
              <w:sz w:val="28"/>
              <w:szCs w:val="28"/>
            </w:rPr>
          </w:rPrChange>
          <w14:textFill>
            <w14:solidFill>
              <w14:schemeClr w14:val="tx1"/>
            </w14:solidFill>
          </w14:textFill>
        </w:rPr>
        <w:t>解法对比及优缺点</w:t>
      </w:r>
      <w:bookmarkEnd w:id="641"/>
      <w:bookmarkEnd w:id="642"/>
    </w:p>
    <w:p>
      <w:pPr>
        <w:ind w:firstLine="482" w:firstLineChars="200"/>
        <w:rPr>
          <w:b/>
          <w:color w:val="000000" w:themeColor="text1"/>
          <w:rPrChange w:id="19859" w:author="梁元" w:date="2019-05-14T19:51:36Z">
            <w:rPr>
              <w:b/>
            </w:rPr>
          </w:rPrChange>
          <w14:textFill>
            <w14:solidFill>
              <w14:schemeClr w14:val="tx1"/>
            </w14:solidFill>
          </w14:textFill>
        </w:rPr>
        <w:pPrChange w:id="19858" w:author="冷雪凝" w:date="2019-05-14T12:21:32Z">
          <w:pPr/>
        </w:pPrChange>
      </w:pPr>
      <w:r>
        <w:rPr>
          <w:b/>
          <w:color w:val="000000" w:themeColor="text1"/>
          <w:rPrChange w:id="19860" w:author="梁元" w:date="2019-05-14T19:51:36Z">
            <w:rPr>
              <w:b/>
            </w:rPr>
          </w:rPrChange>
          <w14:textFill>
            <w14:solidFill>
              <w14:schemeClr w14:val="tx1"/>
            </w14:solidFill>
          </w14:textFill>
        </w:rPr>
        <w:t>通用方案</w:t>
      </w:r>
    </w:p>
    <w:p>
      <w:pPr>
        <w:ind w:firstLine="480" w:firstLineChars="200"/>
        <w:rPr>
          <w:color w:val="000000" w:themeColor="text1"/>
          <w:rPrChange w:id="19862" w:author="梁元" w:date="2019-05-14T19:51:36Z">
            <w:rPr/>
          </w:rPrChange>
          <w14:textFill>
            <w14:solidFill>
              <w14:schemeClr w14:val="tx1"/>
            </w14:solidFill>
          </w14:textFill>
        </w:rPr>
        <w:pPrChange w:id="19861" w:author="冷雪凝" w:date="2019-05-14T12:21:32Z">
          <w:pPr/>
        </w:pPrChange>
      </w:pPr>
    </w:p>
    <w:p>
      <w:pPr>
        <w:ind w:firstLine="480" w:firstLineChars="200"/>
        <w:rPr>
          <w:color w:val="000000" w:themeColor="text1"/>
          <w:rPrChange w:id="19864" w:author="梁元" w:date="2019-05-14T19:51:36Z">
            <w:rPr/>
          </w:rPrChange>
          <w14:textFill>
            <w14:solidFill>
              <w14:schemeClr w14:val="tx1"/>
            </w14:solidFill>
          </w14:textFill>
        </w:rPr>
        <w:pPrChange w:id="19863" w:author="冷雪凝" w:date="2019-05-14T12:21:32Z">
          <w:pPr/>
        </w:pPrChange>
      </w:pPr>
      <w:r>
        <w:rPr>
          <w:color w:val="000000" w:themeColor="text1"/>
          <w:rPrChange w:id="19865" w:author="梁元" w:date="2019-05-14T19:51:36Z">
            <w:rPr/>
          </w:rPrChange>
          <w14:textFill>
            <w14:solidFill>
              <w14:schemeClr w14:val="tx1"/>
            </w14:solidFill>
          </w14:textFill>
        </w:rPr>
        <w:t>1、设置根font-size：625%（或其它自定的值，但换算规则1rem不能小于12px）</w:t>
      </w:r>
    </w:p>
    <w:p>
      <w:pPr>
        <w:ind w:firstLine="480" w:firstLineChars="200"/>
        <w:rPr>
          <w:color w:val="000000" w:themeColor="text1"/>
          <w:rPrChange w:id="19867" w:author="梁元" w:date="2019-05-14T19:51:36Z">
            <w:rPr/>
          </w:rPrChange>
          <w14:textFill>
            <w14:solidFill>
              <w14:schemeClr w14:val="tx1"/>
            </w14:solidFill>
          </w14:textFill>
        </w:rPr>
        <w:pPrChange w:id="19866" w:author="冷雪凝" w:date="2019-05-14T12:21:32Z">
          <w:pPr/>
        </w:pPrChange>
      </w:pPr>
      <w:r>
        <w:rPr>
          <w:color w:val="000000" w:themeColor="text1"/>
          <w:rPrChange w:id="19868" w:author="梁元" w:date="2019-05-14T19:51:36Z">
            <w:rPr/>
          </w:rPrChange>
          <w14:textFill>
            <w14:solidFill>
              <w14:schemeClr w14:val="tx1"/>
            </w14:solidFill>
          </w14:textFill>
        </w:rPr>
        <w:t>2、通过媒体查询分别设置每个屏幕的根font-size</w:t>
      </w:r>
    </w:p>
    <w:p>
      <w:pPr>
        <w:ind w:firstLine="480" w:firstLineChars="200"/>
        <w:rPr>
          <w:color w:val="000000" w:themeColor="text1"/>
          <w:rPrChange w:id="19870" w:author="梁元" w:date="2019-05-14T19:51:36Z">
            <w:rPr/>
          </w:rPrChange>
          <w14:textFill>
            <w14:solidFill>
              <w14:schemeClr w14:val="tx1"/>
            </w14:solidFill>
          </w14:textFill>
        </w:rPr>
        <w:pPrChange w:id="19869" w:author="冷雪凝" w:date="2019-05-14T12:21:32Z">
          <w:pPr/>
        </w:pPrChange>
      </w:pPr>
      <w:r>
        <w:rPr>
          <w:color w:val="000000" w:themeColor="text1"/>
          <w:rPrChange w:id="19871" w:author="梁元" w:date="2019-05-14T19:51:36Z">
            <w:rPr/>
          </w:rPrChange>
          <w14:textFill>
            <w14:solidFill>
              <w14:schemeClr w14:val="tx1"/>
            </w14:solidFill>
          </w14:textFill>
        </w:rPr>
        <w:t>3、css直接除以2再除以100即可换算为rem。</w:t>
      </w:r>
    </w:p>
    <w:p>
      <w:pPr>
        <w:ind w:firstLine="480" w:firstLineChars="200"/>
        <w:rPr>
          <w:color w:val="000000" w:themeColor="text1"/>
          <w:rPrChange w:id="19873" w:author="梁元" w:date="2019-05-14T19:51:36Z">
            <w:rPr/>
          </w:rPrChange>
          <w14:textFill>
            <w14:solidFill>
              <w14:schemeClr w14:val="tx1"/>
            </w14:solidFill>
          </w14:textFill>
        </w:rPr>
        <w:pPrChange w:id="19872" w:author="冷雪凝" w:date="2019-05-14T12:21:32Z">
          <w:pPr/>
        </w:pPrChange>
      </w:pPr>
      <w:r>
        <w:rPr>
          <w:color w:val="000000" w:themeColor="text1"/>
          <w:rPrChange w:id="19874" w:author="梁元" w:date="2019-05-14T19:51:36Z">
            <w:rPr/>
          </w:rPrChange>
          <w14:textFill>
            <w14:solidFill>
              <w14:schemeClr w14:val="tx1"/>
            </w14:solidFill>
          </w14:textFill>
        </w:rPr>
        <w:t>优：有一定适用性，换算也较为简单。</w:t>
      </w:r>
    </w:p>
    <w:p>
      <w:pPr>
        <w:ind w:firstLine="480" w:firstLineChars="200"/>
        <w:rPr>
          <w:color w:val="000000" w:themeColor="text1"/>
          <w:rPrChange w:id="19876" w:author="梁元" w:date="2019-05-14T19:51:36Z">
            <w:rPr/>
          </w:rPrChange>
          <w14:textFill>
            <w14:solidFill>
              <w14:schemeClr w14:val="tx1"/>
            </w14:solidFill>
          </w14:textFill>
        </w:rPr>
        <w:pPrChange w:id="19875" w:author="冷雪凝" w:date="2019-05-14T12:21:32Z">
          <w:pPr/>
        </w:pPrChange>
      </w:pPr>
      <w:r>
        <w:rPr>
          <w:color w:val="000000" w:themeColor="text1"/>
          <w:rPrChange w:id="19877" w:author="梁元" w:date="2019-05-14T19:51:36Z">
            <w:rPr/>
          </w:rPrChange>
          <w14:textFill>
            <w14:solidFill>
              <w14:schemeClr w14:val="tx1"/>
            </w14:solidFill>
          </w14:textFill>
        </w:rPr>
        <w:t>劣：有兼容性的坑，对不同手机适配不是非常精准；需要设置多个媒体查询来适应不同手机，单某款手机尺寸不在设置范围之内，会导致无法适配。</w:t>
      </w:r>
    </w:p>
    <w:p>
      <w:pPr>
        <w:ind w:firstLine="482" w:firstLineChars="200"/>
        <w:rPr>
          <w:b/>
          <w:color w:val="000000" w:themeColor="text1"/>
          <w:rPrChange w:id="19879" w:author="梁元" w:date="2019-05-14T19:51:36Z">
            <w:rPr>
              <w:b/>
            </w:rPr>
          </w:rPrChange>
          <w14:textFill>
            <w14:solidFill>
              <w14:schemeClr w14:val="tx1"/>
            </w14:solidFill>
          </w14:textFill>
        </w:rPr>
        <w:pPrChange w:id="19878" w:author="冷雪凝" w:date="2019-05-14T12:21:32Z">
          <w:pPr/>
        </w:pPrChange>
      </w:pPr>
    </w:p>
    <w:p>
      <w:pPr>
        <w:ind w:firstLine="482" w:firstLineChars="200"/>
        <w:rPr>
          <w:b/>
          <w:color w:val="000000" w:themeColor="text1"/>
          <w:rPrChange w:id="19881" w:author="梁元" w:date="2019-05-14T19:51:36Z">
            <w:rPr>
              <w:b/>
            </w:rPr>
          </w:rPrChange>
          <w14:textFill>
            <w14:solidFill>
              <w14:schemeClr w14:val="tx1"/>
            </w14:solidFill>
          </w14:textFill>
        </w:rPr>
        <w:pPrChange w:id="19880" w:author="冷雪凝" w:date="2019-05-14T12:21:32Z">
          <w:pPr/>
        </w:pPrChange>
      </w:pPr>
      <w:r>
        <w:rPr>
          <w:b/>
          <w:color w:val="000000" w:themeColor="text1"/>
          <w:rPrChange w:id="19882" w:author="梁元" w:date="2019-05-14T19:51:36Z">
            <w:rPr>
              <w:b/>
            </w:rPr>
          </w:rPrChange>
          <w14:textFill>
            <w14:solidFill>
              <w14:schemeClr w14:val="tx1"/>
            </w14:solidFill>
          </w14:textFill>
        </w:rPr>
        <w:t>网易方案</w:t>
      </w:r>
    </w:p>
    <w:p>
      <w:pPr>
        <w:ind w:firstLine="480" w:firstLineChars="200"/>
        <w:rPr>
          <w:color w:val="000000" w:themeColor="text1"/>
          <w:rPrChange w:id="19884" w:author="梁元" w:date="2019-05-14T19:51:36Z">
            <w:rPr/>
          </w:rPrChange>
          <w14:textFill>
            <w14:solidFill>
              <w14:schemeClr w14:val="tx1"/>
            </w14:solidFill>
          </w14:textFill>
        </w:rPr>
        <w:pPrChange w:id="19883" w:author="冷雪凝" w:date="2019-05-14T12:21:32Z">
          <w:pPr/>
        </w:pPrChange>
      </w:pPr>
    </w:p>
    <w:p>
      <w:pPr>
        <w:ind w:firstLine="480" w:firstLineChars="200"/>
        <w:rPr>
          <w:color w:val="000000" w:themeColor="text1"/>
          <w:rPrChange w:id="19886" w:author="梁元" w:date="2019-05-14T19:51:36Z">
            <w:rPr/>
          </w:rPrChange>
          <w14:textFill>
            <w14:solidFill>
              <w14:schemeClr w14:val="tx1"/>
            </w14:solidFill>
          </w14:textFill>
        </w:rPr>
        <w:pPrChange w:id="19885" w:author="冷雪凝" w:date="2019-05-14T12:21:32Z">
          <w:pPr/>
        </w:pPrChange>
      </w:pPr>
      <w:r>
        <w:rPr>
          <w:color w:val="000000" w:themeColor="text1"/>
          <w:rPrChange w:id="19887" w:author="梁元" w:date="2019-05-14T19:51:36Z">
            <w:rPr/>
          </w:rPrChange>
          <w14:textFill>
            <w14:solidFill>
              <w14:schemeClr w14:val="tx1"/>
            </w14:solidFill>
          </w14:textFill>
        </w:rPr>
        <w:t>1、拿到设计稿除以100，得到宽度rem值</w:t>
      </w:r>
    </w:p>
    <w:p>
      <w:pPr>
        <w:ind w:firstLine="480" w:firstLineChars="200"/>
        <w:rPr>
          <w:color w:val="000000" w:themeColor="text1"/>
          <w:rPrChange w:id="19889" w:author="梁元" w:date="2019-05-14T19:51:36Z">
            <w:rPr/>
          </w:rPrChange>
          <w14:textFill>
            <w14:solidFill>
              <w14:schemeClr w14:val="tx1"/>
            </w14:solidFill>
          </w14:textFill>
        </w:rPr>
        <w:pPrChange w:id="19888" w:author="冷雪凝" w:date="2019-05-14T12:21:32Z">
          <w:pPr/>
        </w:pPrChange>
      </w:pPr>
      <w:r>
        <w:rPr>
          <w:color w:val="000000" w:themeColor="text1"/>
          <w:rPrChange w:id="19890" w:author="梁元" w:date="2019-05-14T19:51:36Z">
            <w:rPr/>
          </w:rPrChange>
          <w14:textFill>
            <w14:solidFill>
              <w14:schemeClr w14:val="tx1"/>
            </w14:solidFill>
          </w14:textFill>
        </w:rPr>
        <w:t>2、通过给html的style设置font-size，把1里面得到的宽度rem值代入x  document.documentElement.style.fontSize = document.documentElement.clientWidth / x + ‘px‘;</w:t>
      </w:r>
    </w:p>
    <w:p>
      <w:pPr>
        <w:ind w:firstLine="480" w:firstLineChars="200"/>
        <w:rPr>
          <w:color w:val="000000" w:themeColor="text1"/>
          <w:rPrChange w:id="19892" w:author="梁元" w:date="2019-05-14T19:51:36Z">
            <w:rPr/>
          </w:rPrChange>
          <w14:textFill>
            <w14:solidFill>
              <w14:schemeClr w14:val="tx1"/>
            </w14:solidFill>
          </w14:textFill>
        </w:rPr>
        <w:pPrChange w:id="19891" w:author="冷雪凝" w:date="2019-05-14T12:21:32Z">
          <w:pPr/>
        </w:pPrChange>
      </w:pPr>
      <w:r>
        <w:rPr>
          <w:color w:val="000000" w:themeColor="text1"/>
          <w:rPrChange w:id="19893" w:author="梁元" w:date="2019-05-14T19:51:36Z">
            <w:rPr/>
          </w:rPrChange>
          <w14:textFill>
            <w14:solidFill>
              <w14:schemeClr w14:val="tx1"/>
            </w14:solidFill>
          </w14:textFill>
        </w:rPr>
        <w:t>3、设计稿px/100即可换算为rem</w:t>
      </w:r>
    </w:p>
    <w:p>
      <w:pPr>
        <w:ind w:firstLine="480" w:firstLineChars="200"/>
        <w:rPr>
          <w:color w:val="000000" w:themeColor="text1"/>
          <w:rPrChange w:id="19895" w:author="梁元" w:date="2019-05-14T19:51:36Z">
            <w:rPr/>
          </w:rPrChange>
          <w14:textFill>
            <w14:solidFill>
              <w14:schemeClr w14:val="tx1"/>
            </w14:solidFill>
          </w14:textFill>
        </w:rPr>
        <w:pPrChange w:id="19894" w:author="冷雪凝" w:date="2019-05-14T12:21:32Z">
          <w:pPr/>
        </w:pPrChange>
      </w:pPr>
      <w:r>
        <w:rPr>
          <w:color w:val="000000" w:themeColor="text1"/>
          <w:rPrChange w:id="19896" w:author="梁元" w:date="2019-05-14T19:51:36Z">
            <w:rPr/>
          </w:rPrChange>
          <w14:textFill>
            <w14:solidFill>
              <w14:schemeClr w14:val="tx1"/>
            </w14:solidFill>
          </w14:textFill>
        </w:rPr>
        <w:t>优：通过动态根font-size来做适配，基本无兼容性问题，适配较为精准，换算简便。</w:t>
      </w:r>
    </w:p>
    <w:p>
      <w:pPr>
        <w:ind w:firstLine="480" w:firstLineChars="200"/>
        <w:rPr>
          <w:color w:val="000000" w:themeColor="text1"/>
          <w:rPrChange w:id="19898" w:author="梁元" w:date="2019-05-14T19:51:36Z">
            <w:rPr/>
          </w:rPrChange>
          <w14:textFill>
            <w14:solidFill>
              <w14:schemeClr w14:val="tx1"/>
            </w14:solidFill>
          </w14:textFill>
        </w:rPr>
        <w:pPrChange w:id="19897" w:author="冷雪凝" w:date="2019-05-14T12:21:32Z">
          <w:pPr/>
        </w:pPrChange>
      </w:pPr>
      <w:r>
        <w:rPr>
          <w:color w:val="000000" w:themeColor="text1"/>
          <w:rPrChange w:id="19899" w:author="梁元" w:date="2019-05-14T19:51:36Z">
            <w:rPr/>
          </w:rPrChange>
          <w14:textFill>
            <w14:solidFill>
              <w14:schemeClr w14:val="tx1"/>
            </w14:solidFill>
          </w14:textFill>
        </w:rPr>
        <w:t>劣：无viewport缩放，且针对iPhone的Retina屏没有做适配，导致对一些手机的适配不是很到位</w:t>
      </w:r>
    </w:p>
    <w:p>
      <w:pPr>
        <w:ind w:firstLine="480" w:firstLineChars="200"/>
        <w:rPr>
          <w:color w:val="000000" w:themeColor="text1"/>
          <w:rPrChange w:id="19901" w:author="梁元" w:date="2019-05-14T19:51:36Z">
            <w:rPr/>
          </w:rPrChange>
          <w14:textFill>
            <w14:solidFill>
              <w14:schemeClr w14:val="tx1"/>
            </w14:solidFill>
          </w14:textFill>
        </w:rPr>
        <w:pPrChange w:id="19900" w:author="冷雪凝" w:date="2019-05-14T12:21:32Z">
          <w:pPr/>
        </w:pPrChange>
      </w:pPr>
    </w:p>
    <w:p>
      <w:pPr>
        <w:ind w:firstLine="482" w:firstLineChars="200"/>
        <w:rPr>
          <w:b/>
          <w:color w:val="000000" w:themeColor="text1"/>
          <w:rPrChange w:id="19903" w:author="梁元" w:date="2019-05-14T19:51:36Z">
            <w:rPr>
              <w:b/>
            </w:rPr>
          </w:rPrChange>
          <w14:textFill>
            <w14:solidFill>
              <w14:schemeClr w14:val="tx1"/>
            </w14:solidFill>
          </w14:textFill>
        </w:rPr>
        <w:pPrChange w:id="19902" w:author="冷雪凝" w:date="2019-05-14T12:21:32Z">
          <w:pPr/>
        </w:pPrChange>
      </w:pPr>
      <w:r>
        <w:rPr>
          <w:b/>
          <w:color w:val="000000" w:themeColor="text1"/>
          <w:rPrChange w:id="19904" w:author="梁元" w:date="2019-05-14T19:51:36Z">
            <w:rPr>
              <w:b/>
            </w:rPr>
          </w:rPrChange>
          <w14:textFill>
            <w14:solidFill>
              <w14:schemeClr w14:val="tx1"/>
            </w14:solidFill>
          </w14:textFill>
        </w:rPr>
        <w:t>手淘方案</w:t>
      </w:r>
    </w:p>
    <w:p>
      <w:pPr>
        <w:ind w:firstLine="480" w:firstLineChars="200"/>
        <w:rPr>
          <w:color w:val="000000" w:themeColor="text1"/>
          <w:rPrChange w:id="19906" w:author="梁元" w:date="2019-05-14T19:51:36Z">
            <w:rPr/>
          </w:rPrChange>
          <w14:textFill>
            <w14:solidFill>
              <w14:schemeClr w14:val="tx1"/>
            </w14:solidFill>
          </w14:textFill>
        </w:rPr>
        <w:pPrChange w:id="19905" w:author="冷雪凝" w:date="2019-05-14T12:21:32Z">
          <w:pPr/>
        </w:pPrChange>
      </w:pPr>
    </w:p>
    <w:p>
      <w:pPr>
        <w:ind w:firstLine="480" w:firstLineChars="200"/>
        <w:rPr>
          <w:color w:val="000000" w:themeColor="text1"/>
          <w:rPrChange w:id="19908" w:author="梁元" w:date="2019-05-14T19:51:36Z">
            <w:rPr/>
          </w:rPrChange>
          <w14:textFill>
            <w14:solidFill>
              <w14:schemeClr w14:val="tx1"/>
            </w14:solidFill>
          </w14:textFill>
        </w:rPr>
        <w:pPrChange w:id="19907" w:author="冷雪凝" w:date="2019-05-14T12:21:32Z">
          <w:pPr/>
        </w:pPrChange>
      </w:pPr>
      <w:bookmarkStart w:id="643" w:name="_Toc24553_WPSOffice_Level2"/>
      <w:bookmarkStart w:id="644" w:name="_Toc30948_WPSOffice_Level2"/>
      <w:r>
        <w:rPr>
          <w:color w:val="000000" w:themeColor="text1"/>
          <w:rPrChange w:id="19909" w:author="梁元" w:date="2019-05-14T19:51:36Z">
            <w:rPr/>
          </w:rPrChange>
          <w14:textFill>
            <w14:solidFill>
              <w14:schemeClr w14:val="tx1"/>
            </w14:solidFill>
          </w14:textFill>
        </w:rPr>
        <w:t>1、拿到设计稿除以10，得到font-size基准值</w:t>
      </w:r>
      <w:bookmarkEnd w:id="643"/>
      <w:bookmarkEnd w:id="644"/>
    </w:p>
    <w:p>
      <w:pPr>
        <w:ind w:firstLine="480" w:firstLineChars="200"/>
        <w:rPr>
          <w:color w:val="000000" w:themeColor="text1"/>
          <w:rPrChange w:id="19911" w:author="梁元" w:date="2019-05-14T19:51:36Z">
            <w:rPr/>
          </w:rPrChange>
          <w14:textFill>
            <w14:solidFill>
              <w14:schemeClr w14:val="tx1"/>
            </w14:solidFill>
          </w14:textFill>
        </w:rPr>
        <w:pPrChange w:id="19910" w:author="冷雪凝" w:date="2019-05-14T12:21:32Z">
          <w:pPr/>
        </w:pPrChange>
      </w:pPr>
      <w:bookmarkStart w:id="645" w:name="_Toc22384_WPSOffice_Level2"/>
      <w:bookmarkStart w:id="646" w:name="_Toc18892_WPSOffice_Level2"/>
      <w:r>
        <w:rPr>
          <w:color w:val="000000" w:themeColor="text1"/>
          <w:rPrChange w:id="19912" w:author="梁元" w:date="2019-05-14T19:51:36Z">
            <w:rPr/>
          </w:rPrChange>
          <w14:textFill>
            <w14:solidFill>
              <w14:schemeClr w14:val="tx1"/>
            </w14:solidFill>
          </w14:textFill>
        </w:rPr>
        <w:t>2、引入flexible</w:t>
      </w:r>
      <w:bookmarkEnd w:id="645"/>
      <w:bookmarkEnd w:id="646"/>
    </w:p>
    <w:p>
      <w:pPr>
        <w:ind w:firstLine="480" w:firstLineChars="200"/>
        <w:rPr>
          <w:color w:val="000000" w:themeColor="text1"/>
          <w:rPrChange w:id="19914" w:author="梁元" w:date="2019-05-14T19:51:36Z">
            <w:rPr/>
          </w:rPrChange>
          <w14:textFill>
            <w14:solidFill>
              <w14:schemeClr w14:val="tx1"/>
            </w14:solidFill>
          </w14:textFill>
        </w:rPr>
        <w:pPrChange w:id="19913" w:author="冷雪凝" w:date="2019-05-14T12:21:32Z">
          <w:pPr/>
        </w:pPrChange>
      </w:pPr>
      <w:bookmarkStart w:id="647" w:name="_Toc27973_WPSOffice_Level2"/>
      <w:bookmarkStart w:id="648" w:name="_Toc1001_WPSOffice_Level2"/>
      <w:r>
        <w:rPr>
          <w:color w:val="000000" w:themeColor="text1"/>
          <w:rPrChange w:id="19915" w:author="梁元" w:date="2019-05-14T19:51:36Z">
            <w:rPr/>
          </w:rPrChange>
          <w14:textFill>
            <w14:solidFill>
              <w14:schemeClr w14:val="tx1"/>
            </w14:solidFill>
          </w14:textFill>
        </w:rPr>
        <w:t>3、不要设置meta的viewport缩放值</w:t>
      </w:r>
      <w:bookmarkEnd w:id="647"/>
      <w:bookmarkEnd w:id="648"/>
    </w:p>
    <w:p>
      <w:pPr>
        <w:ind w:firstLine="480" w:firstLineChars="200"/>
        <w:rPr>
          <w:color w:val="000000" w:themeColor="text1"/>
          <w:rPrChange w:id="19917" w:author="梁元" w:date="2019-05-14T19:51:36Z">
            <w:rPr/>
          </w:rPrChange>
          <w14:textFill>
            <w14:solidFill>
              <w14:schemeClr w14:val="tx1"/>
            </w14:solidFill>
          </w14:textFill>
        </w:rPr>
        <w:pPrChange w:id="19916" w:author="冷雪凝" w:date="2019-05-14T12:21:32Z">
          <w:pPr/>
        </w:pPrChange>
      </w:pPr>
      <w:bookmarkStart w:id="649" w:name="_Toc30846_WPSOffice_Level2"/>
      <w:bookmarkStart w:id="650" w:name="_Toc31365_WPSOffice_Level2"/>
      <w:r>
        <w:rPr>
          <w:color w:val="000000" w:themeColor="text1"/>
          <w:rPrChange w:id="19918" w:author="梁元" w:date="2019-05-14T19:51:36Z">
            <w:rPr/>
          </w:rPrChange>
          <w14:textFill>
            <w14:solidFill>
              <w14:schemeClr w14:val="tx1"/>
            </w14:solidFill>
          </w14:textFill>
        </w:rPr>
        <w:t>4、设计稿px/ font-size基准值，即可换算为rem</w:t>
      </w:r>
      <w:bookmarkEnd w:id="649"/>
      <w:bookmarkEnd w:id="650"/>
    </w:p>
    <w:p>
      <w:pPr>
        <w:ind w:firstLine="480" w:firstLineChars="200"/>
        <w:rPr>
          <w:color w:val="000000" w:themeColor="text1"/>
          <w:rPrChange w:id="19920" w:author="梁元" w:date="2019-05-14T19:51:36Z">
            <w:rPr/>
          </w:rPrChange>
          <w14:textFill>
            <w14:solidFill>
              <w14:schemeClr w14:val="tx1"/>
            </w14:solidFill>
          </w14:textFill>
        </w:rPr>
        <w:pPrChange w:id="19919" w:author="冷雪凝" w:date="2019-05-14T12:21:32Z">
          <w:pPr/>
        </w:pPrChange>
      </w:pPr>
      <w:r>
        <w:rPr>
          <w:color w:val="000000" w:themeColor="text1"/>
          <w:rPrChange w:id="19921" w:author="梁元" w:date="2019-05-14T19:51:36Z">
            <w:rPr/>
          </w:rPrChange>
          <w14:textFill>
            <w14:solidFill>
              <w14:schemeClr w14:val="tx1"/>
            </w14:solidFill>
          </w14:textFill>
        </w:rPr>
        <w:t>优：通过动态根font-size、viewpor、dpr来做适配，无兼容性问题，适配精准。</w:t>
      </w:r>
    </w:p>
    <w:p>
      <w:pPr>
        <w:ind w:firstLine="480" w:firstLineChars="200"/>
        <w:rPr>
          <w:color w:val="000000" w:themeColor="text1"/>
          <w:rPrChange w:id="19923" w:author="梁元" w:date="2019-05-14T19:51:36Z">
            <w:rPr/>
          </w:rPrChange>
          <w14:textFill>
            <w14:solidFill>
              <w14:schemeClr w14:val="tx1"/>
            </w14:solidFill>
          </w14:textFill>
        </w:rPr>
        <w:pPrChange w:id="19922" w:author="冷雪凝" w:date="2019-05-14T12:21:32Z">
          <w:pPr/>
        </w:pPrChange>
      </w:pPr>
      <w:r>
        <w:rPr>
          <w:color w:val="000000" w:themeColor="text1"/>
          <w:rPrChange w:id="19924" w:author="梁元" w:date="2019-05-14T19:51:36Z">
            <w:rPr/>
          </w:rPrChange>
          <w14:textFill>
            <w14:solidFill>
              <w14:schemeClr w14:val="tx1"/>
            </w14:solidFill>
          </w14:textFill>
        </w:rPr>
        <w:t>劣：需要根据设计稿进行基准值换算，在不使用sublime text编辑器插件开发时，单位计算复杂。</w:t>
      </w:r>
    </w:p>
    <w:p>
      <w:pPr>
        <w:ind w:firstLine="480" w:firstLineChars="200"/>
        <w:rPr>
          <w:color w:val="000000" w:themeColor="text1"/>
          <w:rPrChange w:id="19926" w:author="梁元" w:date="2019-05-14T19:51:36Z">
            <w:rPr/>
          </w:rPrChange>
          <w14:textFill>
            <w14:solidFill>
              <w14:schemeClr w14:val="tx1"/>
            </w14:solidFill>
          </w14:textFill>
        </w:rPr>
        <w:pPrChange w:id="19925" w:author="冷雪凝" w:date="2019-05-14T12:21:32Z">
          <w:pPr/>
        </w:pPrChange>
      </w:pPr>
    </w:p>
    <w:p>
      <w:pPr>
        <w:pStyle w:val="3"/>
        <w:numPr>
          <w:ilvl w:val="0"/>
          <w:numId w:val="30"/>
        </w:numPr>
        <w:spacing w:line="240" w:lineRule="auto"/>
        <w:ind w:firstLine="562" w:firstLineChars="200"/>
        <w:rPr>
          <w:rFonts w:ascii="仿宋" w:hAnsi="仿宋" w:eastAsia="仿宋"/>
          <w:color w:val="000000" w:themeColor="text1"/>
          <w:sz w:val="28"/>
          <w:szCs w:val="28"/>
          <w:rPrChange w:id="19928" w:author="梁元" w:date="2019-05-14T19:51:36Z">
            <w:rPr>
              <w:rFonts w:ascii="仿宋" w:hAnsi="仿宋" w:eastAsia="仿宋"/>
              <w:sz w:val="28"/>
              <w:szCs w:val="28"/>
            </w:rPr>
          </w:rPrChange>
          <w14:textFill>
            <w14:solidFill>
              <w14:schemeClr w14:val="tx1"/>
            </w14:solidFill>
          </w14:textFill>
        </w:rPr>
        <w:pPrChange w:id="19927" w:author="冷雪凝" w:date="2019-05-14T12:21:32Z">
          <w:pPr>
            <w:pStyle w:val="3"/>
            <w:numPr>
              <w:ilvl w:val="0"/>
              <w:numId w:val="30"/>
            </w:numPr>
          </w:pPr>
        </w:pPrChange>
      </w:pPr>
      <w:r>
        <w:rPr>
          <w:rFonts w:hint="eastAsia" w:ascii="仿宋" w:hAnsi="仿宋" w:eastAsia="仿宋"/>
          <w:color w:val="000000" w:themeColor="text1"/>
          <w:sz w:val="28"/>
          <w:szCs w:val="28"/>
          <w:rPrChange w:id="19929" w:author="梁元" w:date="2019-05-14T19:51:36Z">
            <w:rPr>
              <w:rFonts w:hint="eastAsia" w:ascii="仿宋" w:hAnsi="仿宋" w:eastAsia="仿宋"/>
              <w:sz w:val="28"/>
              <w:szCs w:val="28"/>
            </w:rPr>
          </w:rPrChange>
          <w14:textFill>
            <w14:solidFill>
              <w14:schemeClr w14:val="tx1"/>
            </w14:solidFill>
          </w14:textFill>
        </w:rPr>
        <w:t>延伸及扩展问题回答参考</w:t>
      </w:r>
    </w:p>
    <w:p>
      <w:pPr>
        <w:ind w:firstLine="482" w:firstLineChars="200"/>
        <w:rPr>
          <w:color w:val="000000" w:themeColor="text1"/>
          <w:rPrChange w:id="19931" w:author="梁元" w:date="2019-05-14T19:51:36Z">
            <w:rPr/>
          </w:rPrChange>
          <w14:textFill>
            <w14:solidFill>
              <w14:schemeClr w14:val="tx1"/>
            </w14:solidFill>
          </w14:textFill>
        </w:rPr>
        <w:pPrChange w:id="19930" w:author="冷雪凝" w:date="2019-05-14T12:21:32Z">
          <w:pPr/>
        </w:pPrChange>
      </w:pPr>
      <w:r>
        <w:rPr>
          <w:rFonts w:hint="eastAsia"/>
          <w:b/>
          <w:color w:val="000000" w:themeColor="text1"/>
          <w:rPrChange w:id="19932" w:author="梁元" w:date="2019-05-14T19:51:36Z">
            <w:rPr>
              <w:rFonts w:hint="eastAsia"/>
              <w:b/>
            </w:rPr>
          </w:rPrChange>
          <w14:textFill>
            <w14:solidFill>
              <w14:schemeClr w14:val="tx1"/>
            </w14:solidFill>
          </w14:textFill>
        </w:rPr>
        <w:t>问题</w:t>
      </w:r>
      <w:r>
        <w:rPr>
          <w:rFonts w:hint="eastAsia"/>
          <w:color w:val="000000" w:themeColor="text1"/>
          <w:rPrChange w:id="19933" w:author="梁元" w:date="2019-05-14T19:51:36Z">
            <w:rPr>
              <w:rFonts w:hint="eastAsia"/>
            </w:rPr>
          </w:rPrChange>
          <w14:textFill>
            <w14:solidFill>
              <w14:schemeClr w14:val="tx1"/>
            </w14:solidFill>
          </w14:textFill>
        </w:rPr>
        <w:t>：移动端项目对于背景图的加载</w:t>
      </w:r>
      <w:r>
        <w:rPr>
          <w:color w:val="000000" w:themeColor="text1"/>
          <w:rPrChange w:id="19934" w:author="梁元" w:date="2019-05-14T19:51:36Z">
            <w:rPr/>
          </w:rPrChange>
          <w14:textFill>
            <w14:solidFill>
              <w14:schemeClr w14:val="tx1"/>
            </w14:solidFill>
          </w14:textFill>
        </w:rPr>
        <w:t xml:space="preserve"> </w:t>
      </w:r>
    </w:p>
    <w:p>
      <w:pPr>
        <w:ind w:firstLine="482" w:firstLineChars="200"/>
        <w:rPr>
          <w:color w:val="000000" w:themeColor="text1"/>
          <w:rPrChange w:id="19936" w:author="梁元" w:date="2019-05-14T19:51:36Z">
            <w:rPr/>
          </w:rPrChange>
          <w14:textFill>
            <w14:solidFill>
              <w14:schemeClr w14:val="tx1"/>
            </w14:solidFill>
          </w14:textFill>
        </w:rPr>
        <w:pPrChange w:id="19935" w:author="冷雪凝" w:date="2019-05-14T12:21:32Z">
          <w:pPr/>
        </w:pPrChange>
      </w:pPr>
      <w:r>
        <w:rPr>
          <w:rFonts w:hint="eastAsia"/>
          <w:b/>
          <w:color w:val="000000" w:themeColor="text1"/>
          <w:rPrChange w:id="19937" w:author="梁元" w:date="2019-05-14T19:51:36Z">
            <w:rPr>
              <w:rFonts w:hint="eastAsia"/>
              <w:b/>
            </w:rPr>
          </w:rPrChange>
          <w14:textFill>
            <w14:solidFill>
              <w14:schemeClr w14:val="tx1"/>
            </w14:solidFill>
          </w14:textFill>
        </w:rPr>
        <w:t>解答</w:t>
      </w:r>
      <w:r>
        <w:rPr>
          <w:rFonts w:hint="eastAsia"/>
          <w:color w:val="000000" w:themeColor="text1"/>
          <w:rPrChange w:id="19938" w:author="梁元" w:date="2019-05-14T19:51:36Z">
            <w:rPr>
              <w:rFonts w:hint="eastAsia"/>
            </w:rPr>
          </w:rPrChange>
          <w14:textFill>
            <w14:solidFill>
              <w14:schemeClr w14:val="tx1"/>
            </w14:solidFill>
          </w14:textFill>
        </w:rPr>
        <w:t>： 使用的网易解决方案可以实现雪碧图的使用；</w:t>
      </w:r>
      <w:r>
        <w:rPr>
          <w:color w:val="000000" w:themeColor="text1"/>
          <w:rPrChange w:id="19939" w:author="梁元" w:date="2019-05-14T19:51:36Z">
            <w:rPr/>
          </w:rPrChange>
          <w14:textFill>
            <w14:solidFill>
              <w14:schemeClr w14:val="tx1"/>
            </w14:solidFill>
          </w14:textFill>
        </w:rPr>
        <w:t xml:space="preserve"> </w:t>
      </w:r>
    </w:p>
    <w:p>
      <w:pPr>
        <w:ind w:firstLine="560" w:firstLineChars="200"/>
        <w:rPr>
          <w:rFonts w:ascii="仿宋" w:hAnsi="仿宋" w:eastAsia="仿宋"/>
          <w:color w:val="000000" w:themeColor="text1"/>
          <w:sz w:val="28"/>
          <w:szCs w:val="28"/>
          <w:rPrChange w:id="19941" w:author="梁元" w:date="2019-05-14T19:51:36Z">
            <w:rPr>
              <w:rFonts w:ascii="仿宋" w:hAnsi="仿宋" w:eastAsia="仿宋"/>
              <w:sz w:val="28"/>
              <w:szCs w:val="28"/>
            </w:rPr>
          </w:rPrChange>
          <w14:textFill>
            <w14:solidFill>
              <w14:schemeClr w14:val="tx1"/>
            </w14:solidFill>
          </w14:textFill>
        </w:rPr>
        <w:pPrChange w:id="19940" w:author="冷雪凝" w:date="2019-05-14T12:21:32Z">
          <w:pPr/>
        </w:pPrChange>
      </w:pPr>
      <w:r>
        <w:rPr>
          <w:rFonts w:hint="eastAsia" w:ascii="仿宋" w:hAnsi="仿宋" w:eastAsia="仿宋"/>
          <w:color w:val="000000" w:themeColor="text1"/>
          <w:sz w:val="28"/>
          <w:szCs w:val="28"/>
          <w:rPrChange w:id="19942" w:author="梁元" w:date="2019-05-14T19:51:36Z">
            <w:rPr>
              <w:rFonts w:hint="eastAsia" w:ascii="仿宋" w:hAnsi="仿宋" w:eastAsia="仿宋"/>
              <w:sz w:val="28"/>
              <w:szCs w:val="28"/>
            </w:rPr>
          </w:rPrChange>
          <w14:textFill>
            <w14:solidFill>
              <w14:schemeClr w14:val="tx1"/>
            </w14:solidFill>
          </w14:textFill>
        </w:rPr>
        <w:t>项目中体现经验的点</w:t>
      </w:r>
    </w:p>
    <w:p>
      <w:pPr>
        <w:ind w:firstLine="560" w:firstLineChars="200"/>
        <w:rPr>
          <w:rFonts w:ascii="仿宋" w:hAnsi="仿宋" w:eastAsia="仿宋"/>
          <w:color w:val="000000" w:themeColor="text1"/>
          <w:sz w:val="28"/>
          <w:szCs w:val="28"/>
          <w:rPrChange w:id="19944" w:author="梁元" w:date="2019-05-14T19:51:36Z">
            <w:rPr>
              <w:rFonts w:ascii="仿宋" w:hAnsi="仿宋" w:eastAsia="仿宋"/>
              <w:sz w:val="28"/>
              <w:szCs w:val="28"/>
            </w:rPr>
          </w:rPrChange>
          <w14:textFill>
            <w14:solidFill>
              <w14:schemeClr w14:val="tx1"/>
            </w14:solidFill>
          </w14:textFill>
        </w:rPr>
        <w:pPrChange w:id="19943" w:author="冷雪凝" w:date="2019-05-14T12:21:32Z">
          <w:pPr/>
        </w:pPrChange>
      </w:pPr>
      <w:r>
        <w:rPr>
          <w:rFonts w:hint="eastAsia" w:ascii="仿宋" w:hAnsi="仿宋" w:eastAsia="仿宋"/>
          <w:color w:val="000000" w:themeColor="text1"/>
          <w:sz w:val="28"/>
          <w:szCs w:val="28"/>
          <w:rPrChange w:id="19945" w:author="梁元" w:date="2019-05-14T19:51:36Z">
            <w:rPr>
              <w:rFonts w:hint="eastAsia" w:ascii="仿宋" w:hAnsi="仿宋" w:eastAsia="仿宋"/>
              <w:sz w:val="28"/>
              <w:szCs w:val="28"/>
            </w:rPr>
          </w:rPrChange>
          <w14:textFill>
            <w14:solidFill>
              <w14:schemeClr w14:val="tx1"/>
            </w14:solidFill>
          </w14:textFill>
        </w:rPr>
        <w:t>使用网易的解决的方案可以使用的移动端适配更加精确</w:t>
      </w:r>
    </w:p>
    <w:p>
      <w:pPr>
        <w:pStyle w:val="3"/>
        <w:numPr>
          <w:ilvl w:val="0"/>
          <w:numId w:val="30"/>
        </w:numPr>
        <w:spacing w:line="240" w:lineRule="auto"/>
        <w:ind w:firstLine="562" w:firstLineChars="200"/>
        <w:rPr>
          <w:rFonts w:ascii="仿宋" w:hAnsi="仿宋" w:eastAsia="仿宋"/>
          <w:color w:val="000000" w:themeColor="text1"/>
          <w:sz w:val="28"/>
          <w:szCs w:val="28"/>
          <w:rPrChange w:id="19947" w:author="梁元" w:date="2019-05-14T19:51:36Z">
            <w:rPr>
              <w:rFonts w:ascii="仿宋" w:hAnsi="仿宋" w:eastAsia="仿宋"/>
              <w:sz w:val="28"/>
              <w:szCs w:val="28"/>
            </w:rPr>
          </w:rPrChange>
          <w14:textFill>
            <w14:solidFill>
              <w14:schemeClr w14:val="tx1"/>
            </w14:solidFill>
          </w14:textFill>
        </w:rPr>
        <w:pPrChange w:id="19946" w:author="冷雪凝" w:date="2019-05-14T12:21:32Z">
          <w:pPr>
            <w:pStyle w:val="3"/>
            <w:numPr>
              <w:ilvl w:val="0"/>
              <w:numId w:val="30"/>
            </w:numPr>
          </w:pPr>
        </w:pPrChange>
      </w:pPr>
      <w:r>
        <w:rPr>
          <w:rFonts w:hint="eastAsia" w:ascii="仿宋" w:hAnsi="仿宋" w:eastAsia="仿宋"/>
          <w:color w:val="000000" w:themeColor="text1"/>
          <w:sz w:val="28"/>
          <w:szCs w:val="28"/>
          <w:rPrChange w:id="19948" w:author="梁元" w:date="2019-05-14T19:51:36Z">
            <w:rPr>
              <w:rFonts w:hint="eastAsia" w:ascii="仿宋" w:hAnsi="仿宋" w:eastAsia="仿宋"/>
              <w:sz w:val="28"/>
              <w:szCs w:val="28"/>
            </w:rPr>
          </w:rPrChange>
          <w14:textFill>
            <w14:solidFill>
              <w14:schemeClr w14:val="tx1"/>
            </w14:solidFill>
          </w14:textFill>
        </w:rPr>
        <w:t>论坛参考</w:t>
      </w:r>
    </w:p>
    <w:p>
      <w:pPr>
        <w:ind w:firstLine="480" w:firstLineChars="200"/>
        <w:rPr>
          <w:rStyle w:val="18"/>
          <w:color w:val="000000" w:themeColor="text1"/>
          <w:rPrChange w:id="19950" w:author="梁元" w:date="2019-05-14T19:51:36Z">
            <w:rPr>
              <w:rStyle w:val="18"/>
            </w:rPr>
          </w:rPrChange>
          <w14:textFill>
            <w14:solidFill>
              <w14:schemeClr w14:val="tx1"/>
            </w14:solidFill>
          </w14:textFill>
        </w:rPr>
        <w:pPrChange w:id="19949" w:author="冷雪凝" w:date="2019-05-14T12:21:32Z">
          <w:pPr/>
        </w:pPrChange>
      </w:pPr>
      <w:r>
        <w:rPr>
          <w:color w:val="000000" w:themeColor="text1"/>
          <w:rPrChange w:id="19951" w:author="梁元" w:date="2019-05-14T19:51:36Z">
            <w:rPr/>
          </w:rPrChange>
          <w14:textFill>
            <w14:solidFill>
              <w14:schemeClr w14:val="tx1"/>
            </w14:solidFill>
          </w14:textFill>
        </w:rPr>
        <w:fldChar w:fldCharType="begin"/>
      </w:r>
      <w:r>
        <w:rPr>
          <w:color w:val="000000" w:themeColor="text1"/>
          <w:rPrChange w:id="19952" w:author="梁元" w:date="2019-05-14T19:51:36Z">
            <w:rPr/>
          </w:rPrChange>
          <w14:textFill>
            <w14:solidFill>
              <w14:schemeClr w14:val="tx1"/>
            </w14:solidFill>
          </w14:textFill>
        </w:rPr>
        <w:instrText xml:space="preserve"> HYPERLINK "https://www.cnblogs.com/liangxuru/p/6970629.html" </w:instrText>
      </w:r>
      <w:r>
        <w:rPr>
          <w:color w:val="000000" w:themeColor="text1"/>
          <w:rPrChange w:id="19953" w:author="梁元" w:date="2019-05-14T19:51:36Z">
            <w:rPr/>
          </w:rPrChange>
          <w14:textFill>
            <w14:solidFill>
              <w14:schemeClr w14:val="tx1"/>
            </w14:solidFill>
          </w14:textFill>
        </w:rPr>
        <w:fldChar w:fldCharType="separate"/>
      </w:r>
      <w:r>
        <w:rPr>
          <w:rStyle w:val="18"/>
          <w:color w:val="000000" w:themeColor="text1"/>
          <w:rPrChange w:id="19954" w:author="梁元" w:date="2019-05-14T19:51:36Z">
            <w:rPr>
              <w:rStyle w:val="18"/>
            </w:rPr>
          </w:rPrChange>
          <w14:textFill>
            <w14:solidFill>
              <w14:schemeClr w14:val="tx1"/>
            </w14:solidFill>
          </w14:textFill>
        </w:rPr>
        <w:t>https://www.cnblogs.com/liangxuru/p/6970629.html</w:t>
      </w:r>
      <w:r>
        <w:rPr>
          <w:rStyle w:val="18"/>
          <w:color w:val="000000" w:themeColor="text1"/>
          <w:rPrChange w:id="19955" w:author="梁元" w:date="2019-05-14T19:51:36Z">
            <w:rPr>
              <w:rStyle w:val="18"/>
            </w:rPr>
          </w:rPrChange>
          <w14:textFill>
            <w14:solidFill>
              <w14:schemeClr w14:val="tx1"/>
            </w14:solidFill>
          </w14:textFill>
        </w:rPr>
        <w:fldChar w:fldCharType="end"/>
      </w:r>
    </w:p>
    <w:p>
      <w:pPr>
        <w:ind w:firstLine="480" w:firstLineChars="200"/>
        <w:rPr>
          <w:color w:val="000000" w:themeColor="text1"/>
          <w:rPrChange w:id="19957" w:author="梁元" w:date="2019-05-14T19:51:36Z">
            <w:rPr/>
          </w:rPrChange>
          <w14:textFill>
            <w14:solidFill>
              <w14:schemeClr w14:val="tx1"/>
            </w14:solidFill>
          </w14:textFill>
        </w:rPr>
        <w:pPrChange w:id="19956" w:author="冷雪凝" w:date="2019-05-14T12:21:32Z">
          <w:pPr/>
        </w:pPrChange>
      </w:pPr>
      <w:r>
        <w:rPr>
          <w:color w:val="000000" w:themeColor="text1"/>
          <w:rPrChange w:id="19958" w:author="梁元" w:date="2019-05-14T19:51:36Z">
            <w:rPr/>
          </w:rPrChange>
          <w14:textFill>
            <w14:solidFill>
              <w14:schemeClr w14:val="tx1"/>
            </w14:solidFill>
          </w14:textFill>
        </w:rPr>
        <w:fldChar w:fldCharType="begin"/>
      </w:r>
      <w:r>
        <w:rPr>
          <w:color w:val="000000" w:themeColor="text1"/>
          <w:rPrChange w:id="19959" w:author="梁元" w:date="2019-05-14T19:51:36Z">
            <w:rPr/>
          </w:rPrChange>
          <w14:textFill>
            <w14:solidFill>
              <w14:schemeClr w14:val="tx1"/>
            </w14:solidFill>
          </w14:textFill>
        </w:rPr>
        <w:instrText xml:space="preserve"> HYPERLINK "https://www.cnblogs.com/cench/p/5314044.html" </w:instrText>
      </w:r>
      <w:r>
        <w:rPr>
          <w:color w:val="000000" w:themeColor="text1"/>
          <w:rPrChange w:id="19960" w:author="梁元" w:date="2019-05-14T19:51:36Z">
            <w:rPr/>
          </w:rPrChange>
          <w14:textFill>
            <w14:solidFill>
              <w14:schemeClr w14:val="tx1"/>
            </w14:solidFill>
          </w14:textFill>
        </w:rPr>
        <w:fldChar w:fldCharType="separate"/>
      </w:r>
      <w:r>
        <w:rPr>
          <w:rStyle w:val="18"/>
          <w:color w:val="000000" w:themeColor="text1"/>
          <w:rPrChange w:id="19961" w:author="梁元" w:date="2019-05-14T19:51:36Z">
            <w:rPr>
              <w:rStyle w:val="18"/>
            </w:rPr>
          </w:rPrChange>
          <w14:textFill>
            <w14:solidFill>
              <w14:schemeClr w14:val="tx1"/>
            </w14:solidFill>
          </w14:textFill>
        </w:rPr>
        <w:t>https://www.cnblogs.com/cench/p/5314044.html</w:t>
      </w:r>
      <w:r>
        <w:rPr>
          <w:color w:val="000000" w:themeColor="text1"/>
          <w:rPrChange w:id="19962" w:author="梁元" w:date="2019-05-14T19:51:36Z">
            <w:rPr/>
          </w:rPrChange>
          <w14:textFill>
            <w14:solidFill>
              <w14:schemeClr w14:val="tx1"/>
            </w14:solidFill>
          </w14:textFill>
        </w:rPr>
        <w:fldChar w:fldCharType="end"/>
      </w:r>
    </w:p>
    <w:p>
      <w:pPr>
        <w:ind w:firstLine="480" w:firstLineChars="200"/>
        <w:rPr>
          <w:color w:val="000000" w:themeColor="text1"/>
          <w:rPrChange w:id="19964" w:author="梁元" w:date="2019-05-14T19:51:36Z">
            <w:rPr/>
          </w:rPrChange>
          <w14:textFill>
            <w14:solidFill>
              <w14:schemeClr w14:val="tx1"/>
            </w14:solidFill>
          </w14:textFill>
        </w:rPr>
        <w:pPrChange w:id="19963" w:author="冷雪凝" w:date="2019-05-14T12:21:32Z">
          <w:pPr/>
        </w:pPrChange>
      </w:pPr>
    </w:p>
    <w:p>
      <w:pPr>
        <w:tabs>
          <w:tab w:val="left" w:pos="726"/>
        </w:tabs>
        <w:ind w:firstLine="480" w:firstLineChars="200"/>
        <w:rPr>
          <w:color w:val="000000" w:themeColor="text1"/>
          <w:rPrChange w:id="19966" w:author="梁元" w:date="2019-05-14T19:51:36Z">
            <w:rPr/>
          </w:rPrChange>
          <w14:textFill>
            <w14:solidFill>
              <w14:schemeClr w14:val="tx1"/>
            </w14:solidFill>
          </w14:textFill>
        </w:rPr>
        <w:pPrChange w:id="19965" w:author="冷雪凝" w:date="2019-05-14T12:21:32Z">
          <w:pPr>
            <w:tabs>
              <w:tab w:val="left" w:pos="726"/>
            </w:tabs>
          </w:pPr>
        </w:pPrChange>
      </w:pPr>
      <w:r>
        <w:rPr>
          <w:color w:val="000000" w:themeColor="text1"/>
          <w:rPrChange w:id="19967" w:author="梁元" w:date="2019-05-14T19:51:36Z">
            <w:rPr/>
          </w:rPrChange>
          <w14:textFill>
            <w14:solidFill>
              <w14:schemeClr w14:val="tx1"/>
            </w14:solidFill>
          </w14:textFill>
        </w:rPr>
        <w:tab/>
      </w:r>
    </w:p>
    <w:p>
      <w:pPr>
        <w:pStyle w:val="2"/>
        <w:numPr>
          <w:ilvl w:val="0"/>
          <w:numId w:val="1"/>
        </w:numPr>
        <w:rPr>
          <w:rFonts w:ascii="仿宋" w:hAnsi="仿宋" w:eastAsia="仿宋"/>
          <w:color w:val="000000" w:themeColor="text1"/>
          <w:sz w:val="28"/>
          <w:szCs w:val="28"/>
          <w:rPrChange w:id="19968" w:author="梁元" w:date="2019-05-14T19:51:36Z">
            <w:rPr>
              <w:rFonts w:ascii="仿宋" w:hAnsi="仿宋" w:eastAsia="仿宋"/>
              <w:sz w:val="28"/>
              <w:szCs w:val="28"/>
            </w:rPr>
          </w:rPrChange>
          <w14:textFill>
            <w14:solidFill>
              <w14:schemeClr w14:val="tx1"/>
            </w14:solidFill>
          </w14:textFill>
        </w:rPr>
      </w:pPr>
      <w:bookmarkStart w:id="651" w:name="_Toc12217_WPSOffice_Level1"/>
      <w:bookmarkStart w:id="652" w:name="_Toc32729_WPSOffice_Level1"/>
      <w:r>
        <w:rPr>
          <w:rFonts w:hint="eastAsia" w:ascii="仿宋" w:hAnsi="仿宋" w:eastAsia="仿宋"/>
          <w:color w:val="000000" w:themeColor="text1"/>
          <w:sz w:val="28"/>
          <w:szCs w:val="28"/>
          <w:rPrChange w:id="19969" w:author="梁元" w:date="2019-05-14T19:51:36Z">
            <w:rPr>
              <w:rFonts w:hint="eastAsia" w:ascii="仿宋" w:hAnsi="仿宋" w:eastAsia="仿宋"/>
              <w:sz w:val="28"/>
              <w:szCs w:val="28"/>
            </w:rPr>
          </w:rPrChange>
          <w14:textFill>
            <w14:solidFill>
              <w14:schemeClr w14:val="tx1"/>
            </w14:solidFill>
          </w14:textFill>
        </w:rPr>
        <w:t>谈谈对node对的看法？</w:t>
      </w:r>
      <w:bookmarkEnd w:id="651"/>
      <w:bookmarkEnd w:id="652"/>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997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971"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1997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973"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1997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975"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1997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977"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1997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979"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1998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981" w:author="梁元" w:date="2019-05-14T19:51:36Z">
                  <w:rPr>
                    <w:rFonts w:hint="eastAsia" w:ascii="仿宋" w:hAnsi="仿宋" w:eastAsia="仿宋"/>
                  </w:rPr>
                </w:rPrChange>
                <w14:textFill>
                  <w14:solidFill>
                    <w14:schemeClr w14:val="tx1"/>
                  </w14:solidFill>
                </w14:textFill>
              </w:rPr>
              <w:t>70%</w:t>
            </w:r>
          </w:p>
        </w:tc>
        <w:tc>
          <w:tcPr>
            <w:tcW w:w="1559" w:type="dxa"/>
          </w:tcPr>
          <w:p>
            <w:pPr>
              <w:jc w:val="center"/>
              <w:rPr>
                <w:rFonts w:ascii="仿宋" w:hAnsi="仿宋" w:eastAsia="仿宋"/>
                <w:color w:val="000000" w:themeColor="text1"/>
                <w:rPrChange w:id="1998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983" w:author="梁元" w:date="2019-05-14T19:51:36Z">
                  <w:rPr>
                    <w:rFonts w:hint="eastAsia" w:ascii="仿宋" w:hAnsi="仿宋" w:eastAsia="仿宋"/>
                  </w:rPr>
                </w:rPrChange>
                <w14:textFill>
                  <w14:solidFill>
                    <w14:schemeClr w14:val="tx1"/>
                  </w14:solidFill>
                </w14:textFill>
              </w:rPr>
              <w:t>4星</w:t>
            </w:r>
          </w:p>
        </w:tc>
        <w:tc>
          <w:tcPr>
            <w:tcW w:w="1418" w:type="dxa"/>
          </w:tcPr>
          <w:p>
            <w:pPr>
              <w:jc w:val="center"/>
              <w:rPr>
                <w:rFonts w:ascii="仿宋" w:hAnsi="仿宋" w:eastAsia="仿宋"/>
                <w:color w:val="000000" w:themeColor="text1"/>
                <w:rPrChange w:id="1998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985" w:author="梁元" w:date="2019-05-14T19:51:36Z">
                  <w:rPr>
                    <w:rFonts w:hint="eastAsia" w:ascii="仿宋" w:hAnsi="仿宋" w:eastAsia="仿宋"/>
                  </w:rPr>
                </w:rPrChange>
                <w14:textFill>
                  <w14:solidFill>
                    <w14:schemeClr w14:val="tx1"/>
                  </w14:solidFill>
                </w14:textFill>
              </w:rPr>
              <w:t>前端</w:t>
            </w:r>
          </w:p>
        </w:tc>
        <w:tc>
          <w:tcPr>
            <w:tcW w:w="1417" w:type="dxa"/>
          </w:tcPr>
          <w:p>
            <w:pPr>
              <w:jc w:val="center"/>
              <w:rPr>
                <w:rFonts w:ascii="仿宋" w:hAnsi="仿宋" w:eastAsia="仿宋"/>
                <w:color w:val="000000" w:themeColor="text1"/>
                <w:rPrChange w:id="1998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987" w:author="梁元" w:date="2019-05-14T19:51:36Z">
                  <w:rPr>
                    <w:rFonts w:hint="eastAsia" w:ascii="仿宋" w:hAnsi="仿宋" w:eastAsia="仿宋"/>
                  </w:rPr>
                </w:rPrChange>
                <w14:textFill>
                  <w14:solidFill>
                    <w14:schemeClr w14:val="tx1"/>
                  </w14:solidFill>
                </w14:textFill>
              </w:rPr>
              <w:t>数据安全</w:t>
            </w:r>
          </w:p>
        </w:tc>
        <w:tc>
          <w:tcPr>
            <w:tcW w:w="1465" w:type="dxa"/>
          </w:tcPr>
          <w:p>
            <w:pPr>
              <w:rPr>
                <w:rFonts w:ascii="仿宋" w:hAnsi="仿宋" w:eastAsia="仿宋"/>
                <w:color w:val="000000" w:themeColor="text1"/>
                <w:rPrChange w:id="19988" w:author="梁元" w:date="2019-05-14T19:51:36Z">
                  <w:rPr>
                    <w:rFonts w:ascii="仿宋" w:hAnsi="仿宋" w:eastAsia="仿宋"/>
                  </w:rPr>
                </w:rPrChange>
                <w14:textFill>
                  <w14:solidFill>
                    <w14:schemeClr w14:val="tx1"/>
                  </w14:solidFill>
                </w14:textFill>
              </w:rPr>
            </w:pPr>
          </w:p>
          <w:p>
            <w:pPr>
              <w:jc w:val="center"/>
              <w:rPr>
                <w:rFonts w:ascii="仿宋" w:hAnsi="仿宋" w:eastAsia="仿宋"/>
                <w:color w:val="000000" w:themeColor="text1"/>
                <w:rPrChange w:id="1998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19990" w:author="梁元" w:date="2019-05-14T19:51:36Z">
                  <w:rPr>
                    <w:rFonts w:hint="eastAsia" w:ascii="仿宋" w:hAnsi="仿宋" w:eastAsia="仿宋"/>
                  </w:rPr>
                </w:rPrChange>
                <w14:textFill>
                  <w14:solidFill>
                    <w14:schemeClr w14:val="tx1"/>
                  </w14:solidFill>
                </w14:textFill>
              </w:rPr>
              <w:t>数据安全</w:t>
            </w:r>
          </w:p>
        </w:tc>
      </w:tr>
    </w:tbl>
    <w:p>
      <w:pPr>
        <w:pStyle w:val="3"/>
        <w:numPr>
          <w:ilvl w:val="0"/>
          <w:numId w:val="31"/>
        </w:numPr>
        <w:spacing w:line="240" w:lineRule="auto"/>
        <w:ind w:firstLine="562" w:firstLineChars="200"/>
        <w:rPr>
          <w:rFonts w:ascii="仿宋" w:hAnsi="仿宋" w:eastAsia="仿宋"/>
          <w:color w:val="000000" w:themeColor="text1"/>
          <w:sz w:val="28"/>
          <w:szCs w:val="28"/>
          <w:rPrChange w:id="19992" w:author="梁元" w:date="2019-05-14T19:51:36Z">
            <w:rPr>
              <w:rFonts w:ascii="仿宋" w:hAnsi="仿宋" w:eastAsia="仿宋"/>
              <w:sz w:val="28"/>
              <w:szCs w:val="28"/>
            </w:rPr>
          </w:rPrChange>
          <w14:textFill>
            <w14:solidFill>
              <w14:schemeClr w14:val="tx1"/>
            </w14:solidFill>
          </w14:textFill>
        </w:rPr>
        <w:pPrChange w:id="19991" w:author="冷雪凝" w:date="2019-05-14T12:21:32Z">
          <w:pPr>
            <w:pStyle w:val="3"/>
            <w:numPr>
              <w:ilvl w:val="0"/>
              <w:numId w:val="31"/>
            </w:numPr>
          </w:pPr>
        </w:pPrChange>
      </w:pPr>
      <w:bookmarkStart w:id="653" w:name="_Toc1371_WPSOffice_Level2"/>
      <w:bookmarkStart w:id="654" w:name="_Toc25992_WPSOffice_Level2"/>
      <w:r>
        <w:rPr>
          <w:rFonts w:hint="eastAsia" w:ascii="仿宋" w:hAnsi="仿宋" w:eastAsia="仿宋"/>
          <w:color w:val="000000" w:themeColor="text1"/>
          <w:sz w:val="28"/>
          <w:szCs w:val="28"/>
          <w:rPrChange w:id="19993" w:author="梁元" w:date="2019-05-14T19:51:36Z">
            <w:rPr>
              <w:rFonts w:hint="eastAsia" w:ascii="仿宋" w:hAnsi="仿宋" w:eastAsia="仿宋"/>
              <w:sz w:val="28"/>
              <w:szCs w:val="28"/>
            </w:rPr>
          </w:rPrChange>
          <w14:textFill>
            <w14:solidFill>
              <w14:schemeClr w14:val="tx1"/>
            </w14:solidFill>
          </w14:textFill>
        </w:rPr>
        <w:t>通常解法</w:t>
      </w:r>
      <w:bookmarkEnd w:id="653"/>
      <w:bookmarkEnd w:id="654"/>
    </w:p>
    <w:p>
      <w:pPr>
        <w:ind w:firstLine="480" w:firstLineChars="200"/>
        <w:rPr>
          <w:rFonts w:ascii="Arial" w:hAnsi="Arial" w:cs="Arial"/>
          <w:color w:val="000000" w:themeColor="text1"/>
          <w:shd w:val="clear" w:color="auto" w:fill="FFFFFF"/>
          <w:rPrChange w:id="19995" w:author="梁元" w:date="2019-05-14T19:51:36Z">
            <w:rPr>
              <w:rFonts w:ascii="Arial" w:hAnsi="Arial" w:cs="Arial"/>
              <w:color w:val="4F4F4F"/>
              <w:shd w:val="clear" w:color="auto" w:fill="FFFFFF"/>
            </w:rPr>
          </w:rPrChange>
          <w14:textFill>
            <w14:solidFill>
              <w14:schemeClr w14:val="tx1"/>
            </w14:solidFill>
          </w14:textFill>
        </w:rPr>
        <w:pPrChange w:id="19994" w:author="冷雪凝" w:date="2019-05-14T12:21:32Z">
          <w:pPr/>
        </w:pPrChange>
      </w:pPr>
      <w:r>
        <w:rPr>
          <w:rFonts w:ascii="Arial" w:hAnsi="Arial" w:cs="Arial"/>
          <w:color w:val="000000" w:themeColor="text1"/>
          <w:shd w:val="clear" w:color="auto" w:fill="FFFFFF"/>
          <w:rPrChange w:id="19996" w:author="梁元" w:date="2019-05-14T19:51:36Z">
            <w:rPr>
              <w:rFonts w:ascii="Arial" w:hAnsi="Arial" w:cs="Arial"/>
              <w:color w:val="4F4F4F"/>
              <w:shd w:val="clear" w:color="auto" w:fill="FFFFFF"/>
            </w:rPr>
          </w:rPrChange>
          <w14:textFill>
            <w14:solidFill>
              <w14:schemeClr w14:val="tx1"/>
            </w14:solidFill>
          </w14:textFill>
        </w:rPr>
        <w:t>Node.js 是一个基于 Chrome V8 引擎的 JavaScript 运行环境。 </w:t>
      </w:r>
      <w:r>
        <w:rPr>
          <w:rFonts w:ascii="Arial" w:hAnsi="Arial" w:cs="Arial"/>
          <w:color w:val="000000" w:themeColor="text1"/>
          <w:shd w:val="clear" w:color="auto" w:fill="FFFFFF"/>
          <w:rPrChange w:id="19997" w:author="梁元" w:date="2019-05-14T19:51:36Z">
            <w:rPr>
              <w:rFonts w:ascii="Arial" w:hAnsi="Arial" w:cs="Arial"/>
              <w:color w:val="4F4F4F"/>
              <w:shd w:val="clear" w:color="auto" w:fill="FFFFFF"/>
            </w:rPr>
          </w:rPrChange>
          <w14:textFill>
            <w14:solidFill>
              <w14:schemeClr w14:val="tx1"/>
            </w14:solidFill>
          </w14:textFill>
        </w:rPr>
        <w:br w:type="textWrapping"/>
      </w:r>
      <w:r>
        <w:rPr>
          <w:rFonts w:ascii="Arial" w:hAnsi="Arial" w:cs="Arial"/>
          <w:color w:val="000000" w:themeColor="text1"/>
          <w:shd w:val="clear" w:color="auto" w:fill="FFFFFF"/>
          <w:rPrChange w:id="19998" w:author="梁元" w:date="2019-05-14T19:51:36Z">
            <w:rPr>
              <w:rFonts w:ascii="Arial" w:hAnsi="Arial" w:cs="Arial"/>
              <w:color w:val="4F4F4F"/>
              <w:shd w:val="clear" w:color="auto" w:fill="FFFFFF"/>
            </w:rPr>
          </w:rPrChange>
          <w14:textFill>
            <w14:solidFill>
              <w14:schemeClr w14:val="tx1"/>
            </w14:solidFill>
          </w14:textFill>
        </w:rPr>
        <w:t>Node.js 使用了一个事件驱动、非阻塞式 I/O 的模型，使其轻量又高效。 </w:t>
      </w:r>
      <w:r>
        <w:rPr>
          <w:rFonts w:ascii="Arial" w:hAnsi="Arial" w:cs="Arial"/>
          <w:color w:val="000000" w:themeColor="text1"/>
          <w:shd w:val="clear" w:color="auto" w:fill="FFFFFF"/>
          <w:rPrChange w:id="19999" w:author="梁元" w:date="2019-05-14T19:51:36Z">
            <w:rPr>
              <w:rFonts w:ascii="Arial" w:hAnsi="Arial" w:cs="Arial"/>
              <w:color w:val="4F4F4F"/>
              <w:shd w:val="clear" w:color="auto" w:fill="FFFFFF"/>
            </w:rPr>
          </w:rPrChange>
          <w14:textFill>
            <w14:solidFill>
              <w14:schemeClr w14:val="tx1"/>
            </w14:solidFill>
          </w14:textFill>
        </w:rPr>
        <w:br w:type="textWrapping"/>
      </w:r>
      <w:r>
        <w:rPr>
          <w:rFonts w:ascii="Arial" w:hAnsi="Arial" w:cs="Arial"/>
          <w:color w:val="000000" w:themeColor="text1"/>
          <w:shd w:val="clear" w:color="auto" w:fill="FFFFFF"/>
          <w:rPrChange w:id="20000" w:author="梁元" w:date="2019-05-14T19:51:36Z">
            <w:rPr>
              <w:rFonts w:ascii="Arial" w:hAnsi="Arial" w:cs="Arial"/>
              <w:color w:val="4F4F4F"/>
              <w:shd w:val="clear" w:color="auto" w:fill="FFFFFF"/>
            </w:rPr>
          </w:rPrChange>
          <w14:textFill>
            <w14:solidFill>
              <w14:schemeClr w14:val="tx1"/>
            </w14:solidFill>
          </w14:textFill>
        </w:rPr>
        <w:t>Node.js 的包管理器 npm，是全球最大的开源库生态系统。</w:t>
      </w:r>
    </w:p>
    <w:p>
      <w:pPr>
        <w:ind w:firstLine="480" w:firstLineChars="200"/>
        <w:rPr>
          <w:rFonts w:ascii="Arial" w:hAnsi="Arial" w:cs="Arial"/>
          <w:color w:val="000000" w:themeColor="text1"/>
          <w:shd w:val="clear" w:color="auto" w:fill="FFFFFF"/>
          <w:rPrChange w:id="20002" w:author="梁元" w:date="2019-05-14T19:51:36Z">
            <w:rPr>
              <w:rFonts w:ascii="Arial" w:hAnsi="Arial" w:cs="Arial"/>
              <w:color w:val="4F4F4F"/>
              <w:shd w:val="clear" w:color="auto" w:fill="FFFFFF"/>
            </w:rPr>
          </w:rPrChange>
          <w14:textFill>
            <w14:solidFill>
              <w14:schemeClr w14:val="tx1"/>
            </w14:solidFill>
          </w14:textFill>
        </w:rPr>
        <w:pPrChange w:id="20001" w:author="冷雪凝" w:date="2019-05-14T12:21:32Z">
          <w:pPr/>
        </w:pPrChange>
      </w:pPr>
      <w:r>
        <w:rPr>
          <w:rFonts w:ascii="Arial" w:hAnsi="Arial" w:cs="Arial"/>
          <w:color w:val="000000" w:themeColor="text1"/>
          <w:shd w:val="clear" w:color="auto" w:fill="FFFFFF"/>
          <w:rPrChange w:id="20003" w:author="梁元" w:date="2019-05-14T19:51:36Z">
            <w:rPr>
              <w:rFonts w:ascii="Arial" w:hAnsi="Arial" w:cs="Arial"/>
              <w:color w:val="4F4F4F"/>
              <w:shd w:val="clear" w:color="auto" w:fill="FFFFFF"/>
            </w:rPr>
          </w:rPrChange>
          <w14:textFill>
            <w14:solidFill>
              <w14:schemeClr w14:val="tx1"/>
            </w14:solidFill>
          </w14:textFill>
        </w:rPr>
        <w:t>N</w:t>
      </w:r>
      <w:r>
        <w:rPr>
          <w:rFonts w:hint="eastAsia" w:ascii="Arial" w:hAnsi="Arial" w:cs="Arial"/>
          <w:color w:val="000000" w:themeColor="text1"/>
          <w:shd w:val="clear" w:color="auto" w:fill="FFFFFF"/>
          <w:rPrChange w:id="20004" w:author="梁元" w:date="2019-05-14T19:51:36Z">
            <w:rPr>
              <w:rFonts w:hint="eastAsia" w:ascii="Arial" w:hAnsi="Arial" w:cs="Arial"/>
              <w:color w:val="4F4F4F"/>
              <w:shd w:val="clear" w:color="auto" w:fill="FFFFFF"/>
            </w:rPr>
          </w:rPrChange>
          <w14:textFill>
            <w14:solidFill>
              <w14:schemeClr w14:val="tx1"/>
            </w14:solidFill>
          </w14:textFill>
        </w:rPr>
        <w:t>ode解决了js跑在服务端的一个空缺</w:t>
      </w:r>
    </w:p>
    <w:p>
      <w:pPr>
        <w:pStyle w:val="3"/>
        <w:numPr>
          <w:ilvl w:val="0"/>
          <w:numId w:val="31"/>
        </w:numPr>
        <w:spacing w:line="240" w:lineRule="auto"/>
        <w:ind w:firstLine="562" w:firstLineChars="200"/>
        <w:rPr>
          <w:rFonts w:ascii="仿宋" w:hAnsi="仿宋" w:eastAsia="仿宋"/>
          <w:color w:val="000000" w:themeColor="text1"/>
          <w:sz w:val="28"/>
          <w:szCs w:val="28"/>
          <w:rPrChange w:id="20006" w:author="梁元" w:date="2019-05-14T19:51:36Z">
            <w:rPr>
              <w:rFonts w:ascii="仿宋" w:hAnsi="仿宋" w:eastAsia="仿宋"/>
              <w:sz w:val="28"/>
              <w:szCs w:val="28"/>
            </w:rPr>
          </w:rPrChange>
          <w14:textFill>
            <w14:solidFill>
              <w14:schemeClr w14:val="tx1"/>
            </w14:solidFill>
          </w14:textFill>
        </w:rPr>
        <w:pPrChange w:id="20005" w:author="冷雪凝" w:date="2019-05-14T12:21:32Z">
          <w:pPr>
            <w:pStyle w:val="3"/>
            <w:numPr>
              <w:ilvl w:val="0"/>
              <w:numId w:val="31"/>
            </w:numPr>
          </w:pPr>
        </w:pPrChange>
      </w:pPr>
      <w:bookmarkStart w:id="655" w:name="_Toc27949_WPSOffice_Level2"/>
      <w:bookmarkStart w:id="656" w:name="_Toc16112_WPSOffice_Level2"/>
      <w:r>
        <w:rPr>
          <w:rFonts w:hint="eastAsia" w:ascii="仿宋" w:hAnsi="仿宋" w:eastAsia="仿宋"/>
          <w:color w:val="000000" w:themeColor="text1"/>
          <w:sz w:val="28"/>
          <w:szCs w:val="28"/>
          <w:rPrChange w:id="20007" w:author="梁元" w:date="2019-05-14T19:51:36Z">
            <w:rPr>
              <w:rFonts w:hint="eastAsia" w:ascii="仿宋" w:hAnsi="仿宋" w:eastAsia="仿宋"/>
              <w:sz w:val="28"/>
              <w:szCs w:val="28"/>
            </w:rPr>
          </w:rPrChange>
          <w14:textFill>
            <w14:solidFill>
              <w14:schemeClr w14:val="tx1"/>
            </w14:solidFill>
          </w14:textFill>
        </w:rPr>
        <w:t>通用大牛级解法</w:t>
      </w:r>
      <w:bookmarkEnd w:id="655"/>
      <w:bookmarkEnd w:id="656"/>
    </w:p>
    <w:p>
      <w:pPr>
        <w:ind w:firstLine="480" w:firstLineChars="200"/>
        <w:rPr>
          <w:color w:val="000000" w:themeColor="text1"/>
          <w:rPrChange w:id="20009" w:author="梁元" w:date="2019-05-14T19:51:36Z">
            <w:rPr/>
          </w:rPrChange>
          <w14:textFill>
            <w14:solidFill>
              <w14:schemeClr w14:val="tx1"/>
            </w14:solidFill>
          </w14:textFill>
        </w:rPr>
        <w:pPrChange w:id="20008" w:author="冷雪凝" w:date="2019-05-14T12:21:32Z">
          <w:pPr/>
        </w:pPrChange>
      </w:pPr>
      <w:r>
        <w:rPr>
          <w:rFonts w:hint="eastAsia"/>
          <w:color w:val="000000" w:themeColor="text1"/>
          <w:rPrChange w:id="20010" w:author="梁元" w:date="2019-05-14T19:51:36Z">
            <w:rPr>
              <w:rFonts w:hint="eastAsia"/>
            </w:rPr>
          </w:rPrChange>
          <w14:textFill>
            <w14:solidFill>
              <w14:schemeClr w14:val="tx1"/>
            </w14:solidFill>
          </w14:textFill>
        </w:rPr>
        <w:t>加上通用解法后</w:t>
      </w:r>
    </w:p>
    <w:p>
      <w:pPr>
        <w:ind w:firstLine="480" w:firstLineChars="200"/>
        <w:rPr>
          <w:color w:val="000000" w:themeColor="text1"/>
          <w:rPrChange w:id="20012" w:author="梁元" w:date="2019-05-14T19:51:36Z">
            <w:rPr/>
          </w:rPrChange>
          <w14:textFill>
            <w14:solidFill>
              <w14:schemeClr w14:val="tx1"/>
            </w14:solidFill>
          </w14:textFill>
        </w:rPr>
        <w:pPrChange w:id="20011" w:author="冷雪凝" w:date="2019-05-14T12:21:32Z">
          <w:pPr/>
        </w:pPrChange>
      </w:pPr>
    </w:p>
    <w:p>
      <w:pPr>
        <w:ind w:firstLine="420" w:firstLineChars="200"/>
        <w:rPr>
          <w:rFonts w:ascii="Helvetica" w:hAnsi="Helvetica" w:cs="Helvetica"/>
          <w:color w:val="000000" w:themeColor="text1"/>
          <w:sz w:val="21"/>
          <w:szCs w:val="21"/>
          <w:shd w:val="clear" w:color="auto" w:fill="FFFFFF"/>
          <w:rPrChange w:id="20014" w:author="梁元" w:date="2019-05-14T19:51:36Z">
            <w:rPr>
              <w:rFonts w:ascii="Helvetica" w:hAnsi="Helvetica" w:cs="Helvetica"/>
              <w:color w:val="333333"/>
              <w:sz w:val="21"/>
              <w:szCs w:val="21"/>
              <w:shd w:val="clear" w:color="auto" w:fill="FFFFFF"/>
            </w:rPr>
          </w:rPrChange>
          <w14:textFill>
            <w14:solidFill>
              <w14:schemeClr w14:val="tx1"/>
            </w14:solidFill>
          </w14:textFill>
        </w:rPr>
        <w:pPrChange w:id="20013" w:author="冷雪凝" w:date="2019-05-14T12:21:32Z">
          <w:pPr/>
        </w:pPrChange>
      </w:pPr>
      <w:r>
        <w:rPr>
          <w:rFonts w:ascii="Helvetica" w:hAnsi="Helvetica" w:cs="Helvetica"/>
          <w:color w:val="000000" w:themeColor="text1"/>
          <w:sz w:val="21"/>
          <w:szCs w:val="21"/>
          <w:shd w:val="clear" w:color="auto" w:fill="FFFFFF"/>
          <w:rPrChange w:id="20015" w:author="梁元" w:date="2019-05-14T19:51:36Z">
            <w:rPr>
              <w:rFonts w:ascii="Helvetica" w:hAnsi="Helvetica" w:cs="Helvetica"/>
              <w:color w:val="333333"/>
              <w:sz w:val="21"/>
              <w:szCs w:val="21"/>
              <w:shd w:val="clear" w:color="auto" w:fill="FFFFFF"/>
            </w:rPr>
          </w:rPrChange>
          <w14:textFill>
            <w14:solidFill>
              <w14:schemeClr w14:val="tx1"/>
            </w14:solidFill>
          </w14:textFill>
        </w:rPr>
        <w:t>可以解决高并发，它是单线程，当访问量很多时，将访问者分配到不同的内存中，不同的内存区做不同的事，以快速解决这个线程。就像医院的分科室看病人。效率快，但消耗内存大、异步和事件驱动。概扩起来就三点：单线程、异步I/O、事件驱动。nodejs离不开ChormeV8引擎，也就是V8引擎是来解释javascript。用nodejs来搭建高性能的Web服务器，因此node.js是基于服务器端的javascript</w:t>
      </w:r>
    </w:p>
    <w:p>
      <w:pPr>
        <w:ind w:firstLine="480" w:firstLineChars="200"/>
        <w:rPr>
          <w:color w:val="000000" w:themeColor="text1"/>
          <w:rPrChange w:id="20017" w:author="梁元" w:date="2019-05-14T19:51:36Z">
            <w:rPr/>
          </w:rPrChange>
          <w14:textFill>
            <w14:solidFill>
              <w14:schemeClr w14:val="tx1"/>
            </w14:solidFill>
          </w14:textFill>
        </w:rPr>
        <w:pPrChange w:id="20016" w:author="冷雪凝" w:date="2019-05-14T12:21:32Z">
          <w:pPr/>
        </w:pPrChange>
      </w:pPr>
    </w:p>
    <w:p>
      <w:pPr>
        <w:ind w:firstLine="400" w:firstLineChars="200"/>
        <w:rPr>
          <w:rFonts w:ascii="Helvetica" w:hAnsi="Helvetica" w:cs="Helvetica"/>
          <w:color w:val="000000" w:themeColor="text1"/>
          <w:sz w:val="20"/>
          <w:szCs w:val="20"/>
          <w:shd w:val="clear" w:color="auto" w:fill="FFFFFF"/>
          <w:rPrChange w:id="20019" w:author="梁元" w:date="2019-05-14T19:51:36Z">
            <w:rPr>
              <w:rFonts w:ascii="Helvetica" w:hAnsi="Helvetica" w:cs="Helvetica"/>
              <w:color w:val="4B4B4B"/>
              <w:sz w:val="20"/>
              <w:szCs w:val="20"/>
              <w:shd w:val="clear" w:color="auto" w:fill="FFFFFF"/>
            </w:rPr>
          </w:rPrChange>
          <w14:textFill>
            <w14:solidFill>
              <w14:schemeClr w14:val="tx1"/>
            </w14:solidFill>
          </w14:textFill>
        </w:rPr>
        <w:pPrChange w:id="20018" w:author="冷雪凝" w:date="2019-05-14T12:21:32Z">
          <w:pPr/>
        </w:pPrChange>
      </w:pPr>
      <w:r>
        <w:rPr>
          <w:rFonts w:ascii="Helvetica" w:hAnsi="Helvetica" w:cs="Helvetica"/>
          <w:color w:val="000000" w:themeColor="text1"/>
          <w:sz w:val="20"/>
          <w:szCs w:val="20"/>
          <w:shd w:val="clear" w:color="auto" w:fill="FFFFFF"/>
          <w:rPrChange w:id="20020" w:author="梁元" w:date="2019-05-14T19:51:36Z">
            <w:rPr>
              <w:rFonts w:ascii="Helvetica" w:hAnsi="Helvetica" w:cs="Helvetica"/>
              <w:color w:val="4B4B4B"/>
              <w:sz w:val="20"/>
              <w:szCs w:val="20"/>
              <w:shd w:val="clear" w:color="auto" w:fill="FFFFFF"/>
            </w:rPr>
          </w:rPrChange>
          <w14:textFill>
            <w14:solidFill>
              <w14:schemeClr w14:val="tx1"/>
            </w14:solidFill>
          </w14:textFill>
        </w:rPr>
        <w:t>node主要应用场景是在大前端，阿里的思路是比较合适的，但是必须要注意，绝对不能让node做太多的业务逻辑，他只适合接受人家生成好的数据，然后或渲染后，或直接发送到客户端。如果让node做复杂的业务逻辑，那会得不偿失的</w:t>
      </w:r>
    </w:p>
    <w:p>
      <w:pPr>
        <w:ind w:firstLine="480" w:firstLineChars="200"/>
        <w:rPr>
          <w:color w:val="000000" w:themeColor="text1"/>
          <w:rPrChange w:id="20022" w:author="梁元" w:date="2019-05-14T19:51:36Z">
            <w:rPr/>
          </w:rPrChange>
          <w14:textFill>
            <w14:solidFill>
              <w14:schemeClr w14:val="tx1"/>
            </w14:solidFill>
          </w14:textFill>
        </w:rPr>
        <w:pPrChange w:id="20021" w:author="冷雪凝" w:date="2019-05-14T12:21:32Z">
          <w:pPr/>
        </w:pPrChange>
      </w:pPr>
    </w:p>
    <w:p>
      <w:pPr>
        <w:ind w:firstLine="400" w:firstLineChars="200"/>
        <w:rPr>
          <w:rFonts w:ascii="Helvetica" w:hAnsi="Helvetica" w:cs="Helvetica"/>
          <w:color w:val="000000" w:themeColor="text1"/>
          <w:sz w:val="20"/>
          <w:szCs w:val="20"/>
          <w:shd w:val="clear" w:color="auto" w:fill="FFFFFF"/>
          <w:rPrChange w:id="20024" w:author="梁元" w:date="2019-05-14T19:51:36Z">
            <w:rPr>
              <w:rFonts w:ascii="Helvetica" w:hAnsi="Helvetica" w:cs="Helvetica"/>
              <w:color w:val="4B4B4B"/>
              <w:sz w:val="20"/>
              <w:szCs w:val="20"/>
              <w:shd w:val="clear" w:color="auto" w:fill="FFFFFF"/>
            </w:rPr>
          </w:rPrChange>
          <w14:textFill>
            <w14:solidFill>
              <w14:schemeClr w14:val="tx1"/>
            </w14:solidFill>
          </w14:textFill>
        </w:rPr>
        <w:pPrChange w:id="20023" w:author="冷雪凝" w:date="2019-05-14T12:21:32Z">
          <w:pPr/>
        </w:pPrChange>
      </w:pPr>
      <w:r>
        <w:rPr>
          <w:rFonts w:ascii="Helvetica" w:hAnsi="Helvetica" w:cs="Helvetica"/>
          <w:color w:val="000000" w:themeColor="text1"/>
          <w:sz w:val="20"/>
          <w:szCs w:val="20"/>
          <w:shd w:val="clear" w:color="auto" w:fill="FFFFFF"/>
          <w:rPrChange w:id="20025" w:author="梁元" w:date="2019-05-14T19:51:36Z">
            <w:rPr>
              <w:rFonts w:ascii="Helvetica" w:hAnsi="Helvetica" w:cs="Helvetica"/>
              <w:color w:val="4B4B4B"/>
              <w:sz w:val="20"/>
              <w:szCs w:val="20"/>
              <w:shd w:val="clear" w:color="auto" w:fill="FFFFFF"/>
            </w:rPr>
          </w:rPrChange>
          <w14:textFill>
            <w14:solidFill>
              <w14:schemeClr w14:val="tx1"/>
            </w14:solidFill>
          </w14:textFill>
        </w:rPr>
        <w:t>回调模式下的异步是有明显缺陷的，程序的执行顺序必须依靠回调来保证，没有层层回调，就没有可以保障的逻辑顺序，这也就注定了，node不能做复杂的业务逻辑。javascript语言本身也一直在和回调做斗争，promise，generator都可以将回调包装起来，在代码的某个部分形成形式同步，但是这种模式进化的还不完全，还不能做到与回调完全割裂，做到完全的形式同步。但是形式同步肯定是发展的方向，这种模式即可以获得异步的好处，又可以有效回避回调带来的编程困难，在业务逻辑上可以更简单的表达。</w:t>
      </w:r>
    </w:p>
    <w:p>
      <w:pPr>
        <w:ind w:firstLine="400" w:firstLineChars="200"/>
        <w:rPr>
          <w:rFonts w:ascii="Helvetica" w:hAnsi="Helvetica" w:cs="Helvetica"/>
          <w:color w:val="000000" w:themeColor="text1"/>
          <w:sz w:val="20"/>
          <w:szCs w:val="20"/>
          <w:shd w:val="clear" w:color="auto" w:fill="FFFFFF"/>
          <w:rPrChange w:id="20027" w:author="梁元" w:date="2019-05-14T19:51:36Z">
            <w:rPr>
              <w:rFonts w:ascii="Helvetica" w:hAnsi="Helvetica" w:cs="Helvetica"/>
              <w:color w:val="4B4B4B"/>
              <w:sz w:val="20"/>
              <w:szCs w:val="20"/>
              <w:shd w:val="clear" w:color="auto" w:fill="FFFFFF"/>
            </w:rPr>
          </w:rPrChange>
          <w14:textFill>
            <w14:solidFill>
              <w14:schemeClr w14:val="tx1"/>
            </w14:solidFill>
          </w14:textFill>
        </w:rPr>
        <w:pPrChange w:id="20026" w:author="冷雪凝" w:date="2019-05-14T12:21:32Z">
          <w:pPr/>
        </w:pPrChange>
      </w:pPr>
      <w:r>
        <w:rPr>
          <w:rFonts w:ascii="Helvetica" w:hAnsi="Helvetica" w:cs="Helvetica"/>
          <w:color w:val="000000" w:themeColor="text1"/>
          <w:sz w:val="20"/>
          <w:szCs w:val="20"/>
          <w:shd w:val="clear" w:color="auto" w:fill="FFFFFF"/>
          <w:rPrChange w:id="20028" w:author="梁元" w:date="2019-05-14T19:51:36Z">
            <w:rPr>
              <w:rFonts w:ascii="Helvetica" w:hAnsi="Helvetica" w:cs="Helvetica"/>
              <w:color w:val="4B4B4B"/>
              <w:sz w:val="20"/>
              <w:szCs w:val="20"/>
              <w:shd w:val="clear" w:color="auto" w:fill="FFFFFF"/>
            </w:rPr>
          </w:rPrChange>
          <w14:textFill>
            <w14:solidFill>
              <w14:schemeClr w14:val="tx1"/>
            </w14:solidFill>
          </w14:textFill>
        </w:rPr>
        <w:t>就现在的环境来说，大家的思路还没转过弯，对回调的批评认为都是不好的，这些人是不敢面对现实，javascript都在变，这些人的脑子却不肯变，还以为回调就代表异步。</w:t>
      </w:r>
    </w:p>
    <w:p>
      <w:pPr>
        <w:ind w:firstLine="400" w:firstLineChars="200"/>
        <w:rPr>
          <w:rFonts w:ascii="Helvetica" w:hAnsi="Helvetica" w:cs="Helvetica"/>
          <w:color w:val="000000" w:themeColor="text1"/>
          <w:sz w:val="20"/>
          <w:szCs w:val="20"/>
          <w:shd w:val="clear" w:color="auto" w:fill="FFFFFF"/>
          <w:rPrChange w:id="20030" w:author="梁元" w:date="2019-05-14T19:51:36Z">
            <w:rPr>
              <w:rFonts w:ascii="Helvetica" w:hAnsi="Helvetica" w:cs="Helvetica"/>
              <w:color w:val="4B4B4B"/>
              <w:sz w:val="20"/>
              <w:szCs w:val="20"/>
              <w:shd w:val="clear" w:color="auto" w:fill="FFFFFF"/>
            </w:rPr>
          </w:rPrChange>
          <w14:textFill>
            <w14:solidFill>
              <w14:schemeClr w14:val="tx1"/>
            </w14:solidFill>
          </w14:textFill>
        </w:rPr>
        <w:pPrChange w:id="20029" w:author="冷雪凝" w:date="2019-05-14T12:21:32Z">
          <w:pPr/>
        </w:pPrChange>
      </w:pPr>
      <w:r>
        <w:rPr>
          <w:rFonts w:ascii="Helvetica" w:hAnsi="Helvetica" w:cs="Helvetica"/>
          <w:color w:val="000000" w:themeColor="text1"/>
          <w:sz w:val="20"/>
          <w:szCs w:val="20"/>
          <w:shd w:val="clear" w:color="auto" w:fill="FFFFFF"/>
          <w:rPrChange w:id="20031" w:author="梁元" w:date="2019-05-14T19:51:36Z">
            <w:rPr>
              <w:rFonts w:ascii="Helvetica" w:hAnsi="Helvetica" w:cs="Helvetica"/>
              <w:color w:val="4B4B4B"/>
              <w:sz w:val="20"/>
              <w:szCs w:val="20"/>
              <w:shd w:val="clear" w:color="auto" w:fill="FFFFFF"/>
            </w:rPr>
          </w:rPrChange>
          <w14:textFill>
            <w14:solidFill>
              <w14:schemeClr w14:val="tx1"/>
            </w14:solidFill>
          </w14:textFill>
        </w:rPr>
        <w:t>Node.js的发展给javascript注入了新的生命力</w:t>
      </w:r>
    </w:p>
    <w:p>
      <w:pPr>
        <w:ind w:firstLine="480" w:firstLineChars="200"/>
        <w:rPr>
          <w:color w:val="000000" w:themeColor="text1"/>
          <w:rPrChange w:id="20033" w:author="梁元" w:date="2019-05-14T19:51:36Z">
            <w:rPr/>
          </w:rPrChange>
          <w14:textFill>
            <w14:solidFill>
              <w14:schemeClr w14:val="tx1"/>
            </w14:solidFill>
          </w14:textFill>
        </w:rPr>
        <w:pPrChange w:id="20032" w:author="冷雪凝" w:date="2019-05-14T12:21:32Z">
          <w:pPr/>
        </w:pPrChange>
      </w:pPr>
    </w:p>
    <w:p>
      <w:pPr>
        <w:widowControl/>
        <w:shd w:val="clear" w:color="auto" w:fill="FFFFFF"/>
        <w:spacing w:before="150" w:after="150"/>
        <w:ind w:firstLine="400" w:firstLineChars="200"/>
        <w:jc w:val="left"/>
        <w:rPr>
          <w:rFonts w:ascii="Helvetica" w:hAnsi="Helvetica" w:eastAsia="宋体" w:cs="Helvetica"/>
          <w:color w:val="000000" w:themeColor="text1"/>
          <w:kern w:val="0"/>
          <w:sz w:val="20"/>
          <w:szCs w:val="20"/>
          <w:rPrChange w:id="20035" w:author="梁元" w:date="2019-05-14T19:51:36Z">
            <w:rPr>
              <w:rFonts w:ascii="Helvetica" w:hAnsi="Helvetica" w:eastAsia="宋体" w:cs="Helvetica"/>
              <w:color w:val="4B4B4B"/>
              <w:kern w:val="0"/>
              <w:sz w:val="20"/>
              <w:szCs w:val="20"/>
            </w:rPr>
          </w:rPrChange>
          <w14:textFill>
            <w14:solidFill>
              <w14:schemeClr w14:val="tx1"/>
            </w14:solidFill>
          </w14:textFill>
        </w:rPr>
        <w:pPrChange w:id="20034" w:author="冷雪凝" w:date="2019-05-14T12:21:32Z">
          <w:pPr>
            <w:widowControl/>
            <w:shd w:val="clear" w:color="auto" w:fill="FFFFFF"/>
            <w:spacing w:before="150" w:after="150"/>
            <w:jc w:val="left"/>
          </w:pPr>
        </w:pPrChange>
      </w:pPr>
      <w:r>
        <w:rPr>
          <w:rFonts w:ascii="Helvetica" w:hAnsi="Helvetica" w:eastAsia="宋体" w:cs="Helvetica"/>
          <w:color w:val="000000" w:themeColor="text1"/>
          <w:kern w:val="0"/>
          <w:sz w:val="20"/>
          <w:szCs w:val="20"/>
          <w:rPrChange w:id="20036" w:author="梁元" w:date="2019-05-14T19:51:36Z">
            <w:rPr>
              <w:rFonts w:ascii="Helvetica" w:hAnsi="Helvetica" w:eastAsia="宋体" w:cs="Helvetica"/>
              <w:color w:val="4B4B4B"/>
              <w:kern w:val="0"/>
              <w:sz w:val="20"/>
              <w:szCs w:val="20"/>
            </w:rPr>
          </w:rPrChange>
          <w14:textFill>
            <w14:solidFill>
              <w14:schemeClr w14:val="tx1"/>
            </w14:solidFill>
          </w14:textFill>
        </w:rPr>
        <w:t>至于javascript的垢病，个人感觉，不在它的callback而在它的随意性，随意到想怎么写都行，但正是这点给它带来了惊人的开发效率，做好代码规范和文档工作可以减少javascript的随意性带来的负面影响。</w:t>
      </w:r>
    </w:p>
    <w:p>
      <w:pPr>
        <w:widowControl/>
        <w:shd w:val="clear" w:color="auto" w:fill="FFFFFF"/>
        <w:spacing w:before="150" w:after="150"/>
        <w:ind w:firstLine="400" w:firstLineChars="200"/>
        <w:jc w:val="left"/>
        <w:rPr>
          <w:rFonts w:ascii="Helvetica" w:hAnsi="Helvetica" w:eastAsia="宋体" w:cs="Helvetica"/>
          <w:color w:val="000000" w:themeColor="text1"/>
          <w:kern w:val="0"/>
          <w:sz w:val="20"/>
          <w:szCs w:val="20"/>
          <w:rPrChange w:id="20038" w:author="梁元" w:date="2019-05-14T19:51:36Z">
            <w:rPr>
              <w:rFonts w:ascii="Helvetica" w:hAnsi="Helvetica" w:eastAsia="宋体" w:cs="Helvetica"/>
              <w:color w:val="4B4B4B"/>
              <w:kern w:val="0"/>
              <w:sz w:val="20"/>
              <w:szCs w:val="20"/>
            </w:rPr>
          </w:rPrChange>
          <w14:textFill>
            <w14:solidFill>
              <w14:schemeClr w14:val="tx1"/>
            </w14:solidFill>
          </w14:textFill>
        </w:rPr>
        <w:pPrChange w:id="20037" w:author="冷雪凝" w:date="2019-05-14T12:21:32Z">
          <w:pPr>
            <w:widowControl/>
            <w:shd w:val="clear" w:color="auto" w:fill="FFFFFF"/>
            <w:spacing w:before="150" w:after="150"/>
            <w:jc w:val="left"/>
          </w:pPr>
        </w:pPrChange>
      </w:pPr>
      <w:r>
        <w:rPr>
          <w:rFonts w:ascii="Helvetica" w:hAnsi="Helvetica" w:eastAsia="宋体" w:cs="Helvetica"/>
          <w:color w:val="000000" w:themeColor="text1"/>
          <w:kern w:val="0"/>
          <w:sz w:val="20"/>
          <w:szCs w:val="20"/>
          <w:rPrChange w:id="20039" w:author="梁元" w:date="2019-05-14T19:51:36Z">
            <w:rPr>
              <w:rFonts w:ascii="Helvetica" w:hAnsi="Helvetica" w:eastAsia="宋体" w:cs="Helvetica"/>
              <w:color w:val="4B4B4B"/>
              <w:kern w:val="0"/>
              <w:sz w:val="20"/>
              <w:szCs w:val="20"/>
            </w:rPr>
          </w:rPrChange>
          <w14:textFill>
            <w14:solidFill>
              <w14:schemeClr w14:val="tx1"/>
            </w14:solidFill>
          </w14:textFill>
        </w:rPr>
        <w:t>WEB端、移动端、桌面端、甚至嵌入式，javascript已经无处不在。接下来，ES6的实现会让众多习惯同步或者不喜欢回调的开发人员能够更快地上手javascript写出符合他们思维习惯的代码，这些开发人员会是更大的群体，那么也许javascript会横扫应用开发也不一定。</w:t>
      </w:r>
    </w:p>
    <w:p>
      <w:pPr>
        <w:widowControl/>
        <w:shd w:val="clear" w:color="auto" w:fill="FFFFFF"/>
        <w:spacing w:before="150" w:after="150"/>
        <w:ind w:firstLine="400" w:firstLineChars="200"/>
        <w:jc w:val="left"/>
        <w:rPr>
          <w:rFonts w:ascii="Helvetica" w:hAnsi="Helvetica" w:eastAsia="宋体" w:cs="Helvetica"/>
          <w:color w:val="000000" w:themeColor="text1"/>
          <w:kern w:val="0"/>
          <w:sz w:val="20"/>
          <w:szCs w:val="20"/>
          <w:rPrChange w:id="20041" w:author="梁元" w:date="2019-05-14T19:51:36Z">
            <w:rPr>
              <w:rFonts w:ascii="Helvetica" w:hAnsi="Helvetica" w:eastAsia="宋体" w:cs="Helvetica"/>
              <w:color w:val="4B4B4B"/>
              <w:kern w:val="0"/>
              <w:sz w:val="20"/>
              <w:szCs w:val="20"/>
            </w:rPr>
          </w:rPrChange>
          <w14:textFill>
            <w14:solidFill>
              <w14:schemeClr w14:val="tx1"/>
            </w14:solidFill>
          </w14:textFill>
        </w:rPr>
        <w:pPrChange w:id="20040" w:author="冷雪凝" w:date="2019-05-14T12:21:32Z">
          <w:pPr>
            <w:widowControl/>
            <w:shd w:val="clear" w:color="auto" w:fill="FFFFFF"/>
            <w:spacing w:before="150" w:after="150"/>
            <w:jc w:val="left"/>
          </w:pPr>
        </w:pPrChange>
      </w:pPr>
      <w:r>
        <w:rPr>
          <w:rFonts w:ascii="Helvetica" w:hAnsi="Helvetica" w:eastAsia="宋体" w:cs="Helvetica"/>
          <w:color w:val="000000" w:themeColor="text1"/>
          <w:kern w:val="0"/>
          <w:sz w:val="20"/>
          <w:szCs w:val="20"/>
          <w:rPrChange w:id="20042" w:author="梁元" w:date="2019-05-14T19:51:36Z">
            <w:rPr>
              <w:rFonts w:ascii="Helvetica" w:hAnsi="Helvetica" w:eastAsia="宋体" w:cs="Helvetica"/>
              <w:color w:val="4B4B4B"/>
              <w:kern w:val="0"/>
              <w:sz w:val="20"/>
              <w:szCs w:val="20"/>
            </w:rPr>
          </w:rPrChange>
          <w14:textFill>
            <w14:solidFill>
              <w14:schemeClr w14:val="tx1"/>
            </w14:solidFill>
          </w14:textFill>
        </w:rPr>
        <w:t>所以，javascript很有前途，那Node.js自然就有前途。</w:t>
      </w:r>
    </w:p>
    <w:p>
      <w:pPr>
        <w:ind w:firstLine="480" w:firstLineChars="200"/>
        <w:rPr>
          <w:color w:val="000000" w:themeColor="text1"/>
          <w:rPrChange w:id="20044" w:author="梁元" w:date="2019-05-14T19:51:36Z">
            <w:rPr/>
          </w:rPrChange>
          <w14:textFill>
            <w14:solidFill>
              <w14:schemeClr w14:val="tx1"/>
            </w14:solidFill>
          </w14:textFill>
        </w:rPr>
        <w:pPrChange w:id="20043" w:author="冷雪凝" w:date="2019-05-14T12:21:32Z">
          <w:pPr/>
        </w:pPrChange>
      </w:pPr>
    </w:p>
    <w:p>
      <w:pPr>
        <w:pStyle w:val="3"/>
        <w:numPr>
          <w:ilvl w:val="0"/>
          <w:numId w:val="31"/>
        </w:numPr>
        <w:spacing w:line="240" w:lineRule="auto"/>
        <w:ind w:firstLine="562" w:firstLineChars="200"/>
        <w:rPr>
          <w:rFonts w:ascii="仿宋" w:hAnsi="仿宋" w:eastAsia="仿宋"/>
          <w:color w:val="000000" w:themeColor="text1"/>
          <w:sz w:val="28"/>
          <w:szCs w:val="28"/>
          <w:rPrChange w:id="20046" w:author="梁元" w:date="2019-05-14T19:51:36Z">
            <w:rPr>
              <w:rFonts w:ascii="仿宋" w:hAnsi="仿宋" w:eastAsia="仿宋"/>
              <w:sz w:val="28"/>
              <w:szCs w:val="28"/>
            </w:rPr>
          </w:rPrChange>
          <w14:textFill>
            <w14:solidFill>
              <w14:schemeClr w14:val="tx1"/>
            </w14:solidFill>
          </w14:textFill>
        </w:rPr>
        <w:pPrChange w:id="20045" w:author="冷雪凝" w:date="2019-05-14T12:21:32Z">
          <w:pPr>
            <w:pStyle w:val="3"/>
            <w:numPr>
              <w:ilvl w:val="0"/>
              <w:numId w:val="31"/>
            </w:numPr>
          </w:pPr>
        </w:pPrChange>
      </w:pPr>
      <w:bookmarkStart w:id="657" w:name="_Toc22373_WPSOffice_Level2"/>
      <w:bookmarkStart w:id="658" w:name="_Toc3732_WPSOffice_Level2"/>
      <w:r>
        <w:rPr>
          <w:rFonts w:hint="eastAsia" w:ascii="仿宋" w:hAnsi="仿宋" w:eastAsia="仿宋"/>
          <w:color w:val="000000" w:themeColor="text1"/>
          <w:sz w:val="28"/>
          <w:szCs w:val="28"/>
          <w:rPrChange w:id="20047" w:author="梁元" w:date="2019-05-14T19:51:36Z">
            <w:rPr>
              <w:rFonts w:hint="eastAsia" w:ascii="仿宋" w:hAnsi="仿宋" w:eastAsia="仿宋"/>
              <w:sz w:val="28"/>
              <w:szCs w:val="28"/>
            </w:rPr>
          </w:rPrChange>
          <w14:textFill>
            <w14:solidFill>
              <w14:schemeClr w14:val="tx1"/>
            </w14:solidFill>
          </w14:textFill>
        </w:rPr>
        <w:t>解法对比及优缺点</w:t>
      </w:r>
      <w:bookmarkEnd w:id="657"/>
      <w:bookmarkEnd w:id="658"/>
    </w:p>
    <w:p>
      <w:pPr>
        <w:ind w:firstLine="480" w:firstLineChars="200"/>
        <w:rPr>
          <w:color w:val="000000" w:themeColor="text1"/>
          <w:rPrChange w:id="20049" w:author="梁元" w:date="2019-05-14T19:51:36Z">
            <w:rPr/>
          </w:rPrChange>
          <w14:textFill>
            <w14:solidFill>
              <w14:schemeClr w14:val="tx1"/>
            </w14:solidFill>
          </w14:textFill>
        </w:rPr>
        <w:pPrChange w:id="20048" w:author="冷雪凝" w:date="2019-05-14T12:21:32Z">
          <w:pPr/>
        </w:pPrChange>
      </w:pPr>
      <w:r>
        <w:rPr>
          <w:rFonts w:hint="eastAsia"/>
          <w:color w:val="000000" w:themeColor="text1"/>
          <w:rPrChange w:id="20050" w:author="梁元" w:date="2019-05-14T19:51:36Z">
            <w:rPr>
              <w:rFonts w:hint="eastAsia"/>
            </w:rPr>
          </w:rPrChange>
          <w14:textFill>
            <w14:solidFill>
              <w14:schemeClr w14:val="tx1"/>
            </w14:solidFill>
          </w14:textFill>
        </w:rPr>
        <w:t>大牛级解法：</w:t>
      </w:r>
    </w:p>
    <w:p>
      <w:pPr>
        <w:ind w:firstLine="480" w:firstLineChars="200"/>
        <w:rPr>
          <w:color w:val="000000" w:themeColor="text1"/>
          <w:rPrChange w:id="20052" w:author="梁元" w:date="2019-05-14T19:51:36Z">
            <w:rPr/>
          </w:rPrChange>
          <w14:textFill>
            <w14:solidFill>
              <w14:schemeClr w14:val="tx1"/>
            </w14:solidFill>
          </w14:textFill>
        </w:rPr>
        <w:pPrChange w:id="20051" w:author="冷雪凝" w:date="2019-05-14T12:21:32Z">
          <w:pPr/>
        </w:pPrChange>
      </w:pPr>
      <w:r>
        <w:rPr>
          <w:rFonts w:hint="eastAsia"/>
          <w:color w:val="000000" w:themeColor="text1"/>
          <w:rPrChange w:id="20053" w:author="梁元" w:date="2019-05-14T19:51:36Z">
            <w:rPr>
              <w:rFonts w:hint="eastAsia"/>
            </w:rPr>
          </w:rPrChange>
          <w14:textFill>
            <w14:solidFill>
              <w14:schemeClr w14:val="tx1"/>
            </w14:solidFill>
          </w14:textFill>
        </w:rPr>
        <w:t>优点：可以比较深入的解释清楚node底层原理和带来的一些良性循环；</w:t>
      </w:r>
    </w:p>
    <w:p>
      <w:pPr>
        <w:ind w:firstLine="480" w:firstLineChars="200"/>
        <w:rPr>
          <w:color w:val="000000" w:themeColor="text1"/>
          <w:rPrChange w:id="20055" w:author="梁元" w:date="2019-05-14T19:51:36Z">
            <w:rPr/>
          </w:rPrChange>
          <w14:textFill>
            <w14:solidFill>
              <w14:schemeClr w14:val="tx1"/>
            </w14:solidFill>
          </w14:textFill>
        </w:rPr>
        <w:pPrChange w:id="20054" w:author="冷雪凝" w:date="2019-05-14T12:21:32Z">
          <w:pPr/>
        </w:pPrChange>
      </w:pPr>
      <w:r>
        <w:rPr>
          <w:rFonts w:hint="eastAsia"/>
          <w:color w:val="000000" w:themeColor="text1"/>
          <w:rPrChange w:id="20056" w:author="梁元" w:date="2019-05-14T19:51:36Z">
            <w:rPr>
              <w:rFonts w:hint="eastAsia"/>
            </w:rPr>
          </w:rPrChange>
          <w14:textFill>
            <w14:solidFill>
              <w14:schemeClr w14:val="tx1"/>
            </w14:solidFill>
          </w14:textFill>
        </w:rPr>
        <w:t>缺点：如果对基础知识不牢固，可能会带来一系列的问题；</w:t>
      </w:r>
    </w:p>
    <w:p>
      <w:pPr>
        <w:ind w:firstLine="480" w:firstLineChars="200"/>
        <w:rPr>
          <w:color w:val="000000" w:themeColor="text1"/>
          <w:rPrChange w:id="20058" w:author="梁元" w:date="2019-05-14T19:51:36Z">
            <w:rPr/>
          </w:rPrChange>
          <w14:textFill>
            <w14:solidFill>
              <w14:schemeClr w14:val="tx1"/>
            </w14:solidFill>
          </w14:textFill>
        </w:rPr>
        <w:pPrChange w:id="20057" w:author="冷雪凝" w:date="2019-05-14T12:21:32Z">
          <w:pPr/>
        </w:pPrChange>
      </w:pPr>
    </w:p>
    <w:p>
      <w:pPr>
        <w:ind w:firstLine="480" w:firstLineChars="200"/>
        <w:rPr>
          <w:color w:val="000000" w:themeColor="text1"/>
          <w:rPrChange w:id="20060" w:author="梁元" w:date="2019-05-14T19:51:36Z">
            <w:rPr/>
          </w:rPrChange>
          <w14:textFill>
            <w14:solidFill>
              <w14:schemeClr w14:val="tx1"/>
            </w14:solidFill>
          </w14:textFill>
        </w:rPr>
        <w:pPrChange w:id="20059" w:author="冷雪凝" w:date="2019-05-14T12:21:32Z">
          <w:pPr/>
        </w:pPrChange>
      </w:pPr>
      <w:r>
        <w:rPr>
          <w:rFonts w:hint="eastAsia"/>
          <w:color w:val="000000" w:themeColor="text1"/>
          <w:rPrChange w:id="20061" w:author="梁元" w:date="2019-05-14T19:51:36Z">
            <w:rPr>
              <w:rFonts w:hint="eastAsia"/>
            </w:rPr>
          </w:rPrChange>
          <w14:textFill>
            <w14:solidFill>
              <w14:schemeClr w14:val="tx1"/>
            </w14:solidFill>
          </w14:textFill>
        </w:rPr>
        <w:t>通用解法：</w:t>
      </w:r>
    </w:p>
    <w:p>
      <w:pPr>
        <w:ind w:firstLine="480" w:firstLineChars="200"/>
        <w:rPr>
          <w:color w:val="000000" w:themeColor="text1"/>
          <w:rPrChange w:id="20063" w:author="梁元" w:date="2019-05-14T19:51:36Z">
            <w:rPr/>
          </w:rPrChange>
          <w14:textFill>
            <w14:solidFill>
              <w14:schemeClr w14:val="tx1"/>
            </w14:solidFill>
          </w14:textFill>
        </w:rPr>
        <w:pPrChange w:id="20062" w:author="冷雪凝" w:date="2019-05-14T12:21:32Z">
          <w:pPr/>
        </w:pPrChange>
      </w:pPr>
      <w:r>
        <w:rPr>
          <w:rFonts w:hint="eastAsia"/>
          <w:color w:val="000000" w:themeColor="text1"/>
          <w:rPrChange w:id="20064" w:author="梁元" w:date="2019-05-14T19:51:36Z">
            <w:rPr>
              <w:rFonts w:hint="eastAsia"/>
            </w:rPr>
          </w:rPrChange>
          <w14:textFill>
            <w14:solidFill>
              <w14:schemeClr w14:val="tx1"/>
            </w14:solidFill>
          </w14:textFill>
        </w:rPr>
        <w:t>优点：可以比较概括的回答面试的问题</w:t>
      </w:r>
    </w:p>
    <w:p>
      <w:pPr>
        <w:ind w:firstLine="480" w:firstLineChars="200"/>
        <w:rPr>
          <w:color w:val="000000" w:themeColor="text1"/>
          <w:rPrChange w:id="20066" w:author="梁元" w:date="2019-05-14T19:51:36Z">
            <w:rPr/>
          </w:rPrChange>
          <w14:textFill>
            <w14:solidFill>
              <w14:schemeClr w14:val="tx1"/>
            </w14:solidFill>
          </w14:textFill>
        </w:rPr>
        <w:pPrChange w:id="20065" w:author="冷雪凝" w:date="2019-05-14T12:21:32Z">
          <w:pPr/>
        </w:pPrChange>
      </w:pPr>
      <w:r>
        <w:rPr>
          <w:rFonts w:hint="eastAsia"/>
          <w:color w:val="000000" w:themeColor="text1"/>
          <w:rPrChange w:id="20067" w:author="梁元" w:date="2019-05-14T19:51:36Z">
            <w:rPr>
              <w:rFonts w:hint="eastAsia"/>
            </w:rPr>
          </w:rPrChange>
          <w14:textFill>
            <w14:solidFill>
              <w14:schemeClr w14:val="tx1"/>
            </w14:solidFill>
          </w14:textFill>
        </w:rPr>
        <w:t>缺点：不够相信，不够全面</w:t>
      </w:r>
    </w:p>
    <w:p>
      <w:pPr>
        <w:pStyle w:val="3"/>
        <w:numPr>
          <w:ilvl w:val="0"/>
          <w:numId w:val="31"/>
        </w:numPr>
        <w:spacing w:line="240" w:lineRule="auto"/>
        <w:ind w:firstLine="562" w:firstLineChars="200"/>
        <w:rPr>
          <w:rFonts w:ascii="仿宋" w:hAnsi="仿宋" w:eastAsia="仿宋"/>
          <w:color w:val="000000" w:themeColor="text1"/>
          <w:sz w:val="28"/>
          <w:szCs w:val="28"/>
          <w:rPrChange w:id="20069" w:author="梁元" w:date="2019-05-14T19:51:36Z">
            <w:rPr>
              <w:rFonts w:ascii="仿宋" w:hAnsi="仿宋" w:eastAsia="仿宋"/>
              <w:sz w:val="28"/>
              <w:szCs w:val="28"/>
            </w:rPr>
          </w:rPrChange>
          <w14:textFill>
            <w14:solidFill>
              <w14:schemeClr w14:val="tx1"/>
            </w14:solidFill>
          </w14:textFill>
        </w:rPr>
        <w:pPrChange w:id="20068" w:author="冷雪凝" w:date="2019-05-14T12:21:32Z">
          <w:pPr>
            <w:pStyle w:val="3"/>
            <w:numPr>
              <w:ilvl w:val="0"/>
              <w:numId w:val="31"/>
            </w:numPr>
          </w:pPr>
        </w:pPrChange>
      </w:pPr>
      <w:bookmarkStart w:id="659" w:name="_Toc16224_WPSOffice_Level2"/>
      <w:bookmarkStart w:id="660" w:name="_Toc19073_WPSOffice_Level2"/>
      <w:r>
        <w:rPr>
          <w:rFonts w:hint="eastAsia" w:ascii="仿宋" w:hAnsi="仿宋" w:eastAsia="仿宋"/>
          <w:color w:val="000000" w:themeColor="text1"/>
          <w:sz w:val="28"/>
          <w:szCs w:val="28"/>
          <w:rPrChange w:id="20070"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659"/>
      <w:bookmarkEnd w:id="660"/>
    </w:p>
    <w:p>
      <w:pPr>
        <w:ind w:firstLine="482" w:firstLineChars="200"/>
        <w:rPr>
          <w:color w:val="000000" w:themeColor="text1"/>
          <w:rPrChange w:id="20072" w:author="梁元" w:date="2019-05-14T19:51:36Z">
            <w:rPr/>
          </w:rPrChange>
          <w14:textFill>
            <w14:solidFill>
              <w14:schemeClr w14:val="tx1"/>
            </w14:solidFill>
          </w14:textFill>
        </w:rPr>
        <w:pPrChange w:id="20071" w:author="冷雪凝" w:date="2019-05-14T12:21:32Z">
          <w:pPr/>
        </w:pPrChange>
      </w:pPr>
      <w:r>
        <w:rPr>
          <w:rFonts w:hint="eastAsia"/>
          <w:b/>
          <w:color w:val="000000" w:themeColor="text1"/>
          <w:rPrChange w:id="20073" w:author="梁元" w:date="2019-05-14T19:51:36Z">
            <w:rPr>
              <w:rFonts w:hint="eastAsia"/>
              <w:b/>
            </w:rPr>
          </w:rPrChange>
          <w14:textFill>
            <w14:solidFill>
              <w14:schemeClr w14:val="tx1"/>
            </w14:solidFill>
          </w14:textFill>
        </w:rPr>
        <w:t>问题</w:t>
      </w:r>
      <w:r>
        <w:rPr>
          <w:rFonts w:hint="eastAsia"/>
          <w:color w:val="000000" w:themeColor="text1"/>
          <w:rPrChange w:id="20074" w:author="梁元" w:date="2019-05-14T19:51:36Z">
            <w:rPr>
              <w:rFonts w:hint="eastAsia"/>
            </w:rPr>
          </w:rPrChange>
          <w14:textFill>
            <w14:solidFill>
              <w14:schemeClr w14:val="tx1"/>
            </w14:solidFill>
          </w14:textFill>
        </w:rPr>
        <w:t>：目前前端对node的应用场景有哪些？</w:t>
      </w:r>
    </w:p>
    <w:p>
      <w:pPr>
        <w:pStyle w:val="11"/>
        <w:shd w:val="clear" w:color="auto" w:fill="FFFFFF"/>
        <w:ind w:firstLine="480" w:firstLineChars="200"/>
        <w:rPr>
          <w:rFonts w:ascii="Arial" w:hAnsi="Arial" w:cs="Arial" w:eastAsiaTheme="minorEastAsia"/>
          <w:color w:val="000000" w:themeColor="text1"/>
          <w:kern w:val="2"/>
          <w:sz w:val="23"/>
          <w:szCs w:val="23"/>
          <w:shd w:val="clear" w:color="auto" w:fill="FFFFFF"/>
          <w:rPrChange w:id="20076"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075" w:author="冷雪凝" w:date="2019-05-14T12:21:32Z">
          <w:pPr>
            <w:pStyle w:val="11"/>
            <w:shd w:val="clear" w:color="auto" w:fill="FFFFFF"/>
          </w:pPr>
        </w:pPrChange>
      </w:pPr>
      <w:r>
        <w:rPr>
          <w:rFonts w:hint="eastAsia"/>
          <w:color w:val="000000" w:themeColor="text1"/>
          <w:rPrChange w:id="20077" w:author="梁元" w:date="2019-05-14T19:51:36Z">
            <w:rPr>
              <w:rFonts w:hint="eastAsia"/>
            </w:rPr>
          </w:rPrChange>
          <w14:textFill>
            <w14:solidFill>
              <w14:schemeClr w14:val="tx1"/>
            </w14:solidFill>
          </w14:textFill>
        </w:rPr>
        <w:t>解答：</w:t>
      </w:r>
      <w:r>
        <w:rPr>
          <w:rFonts w:ascii="Arial" w:hAnsi="Arial" w:cs="Arial" w:eastAsiaTheme="minorEastAsia"/>
          <w:color w:val="000000" w:themeColor="text1"/>
          <w:kern w:val="2"/>
          <w:sz w:val="23"/>
          <w:szCs w:val="23"/>
          <w:shd w:val="clear" w:color="auto" w:fill="FFFFFF"/>
          <w:rPrChange w:id="20078"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 xml:space="preserve"> </w:t>
      </w:r>
      <w:r>
        <w:rPr>
          <w:rFonts w:hint="eastAsia" w:ascii="Arial" w:hAnsi="Arial" w:cs="Arial" w:eastAsiaTheme="minorEastAsia"/>
          <w:color w:val="000000" w:themeColor="text1"/>
          <w:kern w:val="2"/>
          <w:sz w:val="23"/>
          <w:szCs w:val="23"/>
          <w:shd w:val="clear" w:color="auto" w:fill="FFFFFF"/>
          <w:rPrChange w:id="20079"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前端自动化，客户端服务都在大规模的使用node进行问题的解决！</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081"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080" w:author="冷雪凝" w:date="2019-05-14T12:21:32Z">
          <w:pPr>
            <w:pStyle w:val="11"/>
            <w:shd w:val="clear" w:color="auto" w:fill="FFFFFF"/>
          </w:pPr>
        </w:pPrChange>
      </w:pPr>
    </w:p>
    <w:p>
      <w:pPr>
        <w:pStyle w:val="3"/>
        <w:numPr>
          <w:ilvl w:val="0"/>
          <w:numId w:val="31"/>
        </w:numPr>
        <w:spacing w:line="240" w:lineRule="auto"/>
        <w:ind w:firstLine="462" w:firstLineChars="200"/>
        <w:rPr>
          <w:rFonts w:ascii="仿宋" w:hAnsi="仿宋" w:eastAsia="仿宋"/>
          <w:color w:val="000000" w:themeColor="text1"/>
          <w:sz w:val="28"/>
          <w:szCs w:val="28"/>
          <w:rPrChange w:id="20083" w:author="梁元" w:date="2019-05-14T19:51:36Z">
            <w:rPr>
              <w:rFonts w:ascii="仿宋" w:hAnsi="仿宋" w:eastAsia="仿宋"/>
              <w:sz w:val="28"/>
              <w:szCs w:val="28"/>
            </w:rPr>
          </w:rPrChange>
          <w14:textFill>
            <w14:solidFill>
              <w14:schemeClr w14:val="tx1"/>
            </w14:solidFill>
          </w14:textFill>
        </w:rPr>
        <w:pPrChange w:id="20082" w:author="冷雪凝" w:date="2019-05-14T12:21:32Z">
          <w:pPr>
            <w:pStyle w:val="3"/>
            <w:numPr>
              <w:ilvl w:val="0"/>
              <w:numId w:val="31"/>
            </w:numPr>
          </w:pPr>
        </w:pPrChange>
      </w:pPr>
      <w:bookmarkStart w:id="661" w:name="_Toc12408_WPSOffice_Level2"/>
      <w:bookmarkStart w:id="662" w:name="_Toc6878_WPSOffice_Level2"/>
      <w:r>
        <w:rPr>
          <w:rFonts w:ascii="Arial" w:hAnsi="Arial" w:cs="Arial" w:eastAsiaTheme="minorEastAsia"/>
          <w:color w:val="000000" w:themeColor="text1"/>
          <w:sz w:val="23"/>
          <w:szCs w:val="23"/>
          <w:shd w:val="clear" w:color="auto" w:fill="FFFFFF"/>
          <w:rPrChange w:id="20084" w:author="梁元" w:date="2019-05-14T19:51:36Z">
            <w:rPr>
              <w:rFonts w:ascii="Arial" w:hAnsi="Arial" w:cs="Arial" w:eastAsiaTheme="minorEastAsia"/>
              <w:color w:val="222222"/>
              <w:sz w:val="23"/>
              <w:szCs w:val="23"/>
              <w:shd w:val="clear" w:color="auto" w:fill="FFFFFF"/>
            </w:rPr>
          </w:rPrChange>
          <w14:textFill>
            <w14:solidFill>
              <w14:schemeClr w14:val="tx1"/>
            </w14:solidFill>
          </w14:textFill>
        </w:rPr>
        <w:t>。</w:t>
      </w:r>
      <w:r>
        <w:rPr>
          <w:rFonts w:hint="eastAsia" w:ascii="仿宋" w:hAnsi="仿宋" w:eastAsia="仿宋"/>
          <w:color w:val="000000" w:themeColor="text1"/>
          <w:sz w:val="28"/>
          <w:szCs w:val="28"/>
          <w:rPrChange w:id="20085" w:author="梁元" w:date="2019-05-14T19:51:36Z">
            <w:rPr>
              <w:rFonts w:hint="eastAsia" w:ascii="仿宋" w:hAnsi="仿宋" w:eastAsia="仿宋"/>
              <w:sz w:val="28"/>
              <w:szCs w:val="28"/>
            </w:rPr>
          </w:rPrChange>
          <w14:textFill>
            <w14:solidFill>
              <w14:schemeClr w14:val="tx1"/>
            </w14:solidFill>
          </w14:textFill>
        </w:rPr>
        <w:t>项目中体现经验的点</w:t>
      </w:r>
      <w:bookmarkEnd w:id="661"/>
      <w:bookmarkEnd w:id="662"/>
    </w:p>
    <w:p>
      <w:pPr>
        <w:ind w:firstLine="462" w:firstLineChars="200"/>
        <w:rPr>
          <w:color w:val="000000" w:themeColor="text1"/>
          <w:rPrChange w:id="20087" w:author="梁元" w:date="2019-05-14T19:51:36Z">
            <w:rPr/>
          </w:rPrChange>
          <w14:textFill>
            <w14:solidFill>
              <w14:schemeClr w14:val="tx1"/>
            </w14:solidFill>
          </w14:textFill>
        </w:rPr>
        <w:pPrChange w:id="20086" w:author="冷雪凝" w:date="2019-05-14T12:21:32Z">
          <w:pPr/>
        </w:pPrChange>
      </w:pPr>
      <w:r>
        <w:rPr>
          <w:rFonts w:hint="eastAsia" w:ascii="Arial" w:hAnsi="Arial" w:cs="Arial"/>
          <w:b/>
          <w:bCs/>
          <w:color w:val="000000" w:themeColor="text1"/>
          <w:sz w:val="23"/>
          <w:szCs w:val="23"/>
          <w:shd w:val="clear" w:color="auto" w:fill="FFFFFF"/>
          <w:rPrChange w:id="20088" w:author="梁元" w:date="2019-05-14T19:51:36Z">
            <w:rPr>
              <w:rFonts w:hint="eastAsia" w:ascii="Arial" w:hAnsi="Arial" w:cs="Arial"/>
              <w:b/>
              <w:bCs/>
              <w:color w:val="222222"/>
              <w:sz w:val="23"/>
              <w:szCs w:val="23"/>
              <w:shd w:val="clear" w:color="auto" w:fill="FFFFFF"/>
            </w:rPr>
          </w:rPrChange>
          <w14:textFill>
            <w14:solidFill>
              <w14:schemeClr w14:val="tx1"/>
            </w14:solidFill>
          </w14:textFill>
        </w:rPr>
        <w:t>可以解决前端本地开发的服务问题，可以实现接口的代理，可以实现客户端服务等</w:t>
      </w:r>
    </w:p>
    <w:p>
      <w:pPr>
        <w:pStyle w:val="3"/>
        <w:numPr>
          <w:ilvl w:val="0"/>
          <w:numId w:val="31"/>
        </w:numPr>
        <w:spacing w:line="240" w:lineRule="auto"/>
        <w:ind w:firstLine="562" w:firstLineChars="200"/>
        <w:rPr>
          <w:rFonts w:ascii="仿宋" w:hAnsi="仿宋" w:eastAsia="仿宋"/>
          <w:color w:val="000000" w:themeColor="text1"/>
          <w:sz w:val="28"/>
          <w:szCs w:val="28"/>
          <w:rPrChange w:id="20090" w:author="梁元" w:date="2019-05-14T19:51:36Z">
            <w:rPr>
              <w:rFonts w:ascii="仿宋" w:hAnsi="仿宋" w:eastAsia="仿宋"/>
              <w:sz w:val="28"/>
              <w:szCs w:val="28"/>
            </w:rPr>
          </w:rPrChange>
          <w14:textFill>
            <w14:solidFill>
              <w14:schemeClr w14:val="tx1"/>
            </w14:solidFill>
          </w14:textFill>
        </w:rPr>
        <w:pPrChange w:id="20089" w:author="冷雪凝" w:date="2019-05-14T12:21:32Z">
          <w:pPr>
            <w:pStyle w:val="3"/>
            <w:numPr>
              <w:ilvl w:val="0"/>
              <w:numId w:val="31"/>
            </w:numPr>
          </w:pPr>
        </w:pPrChange>
      </w:pPr>
      <w:bookmarkStart w:id="663" w:name="_Toc19269_WPSOffice_Level2"/>
      <w:bookmarkStart w:id="664" w:name="_Toc20299_WPSOffice_Level2"/>
      <w:r>
        <w:rPr>
          <w:rFonts w:hint="eastAsia" w:ascii="仿宋" w:hAnsi="仿宋" w:eastAsia="仿宋"/>
          <w:color w:val="000000" w:themeColor="text1"/>
          <w:sz w:val="28"/>
          <w:szCs w:val="28"/>
          <w:rPrChange w:id="20091" w:author="梁元" w:date="2019-05-14T19:51:36Z">
            <w:rPr>
              <w:rFonts w:hint="eastAsia" w:ascii="仿宋" w:hAnsi="仿宋" w:eastAsia="仿宋"/>
              <w:sz w:val="28"/>
              <w:szCs w:val="28"/>
            </w:rPr>
          </w:rPrChange>
          <w14:textFill>
            <w14:solidFill>
              <w14:schemeClr w14:val="tx1"/>
            </w14:solidFill>
          </w14:textFill>
        </w:rPr>
        <w:t>论坛参考</w:t>
      </w:r>
      <w:bookmarkEnd w:id="663"/>
      <w:bookmarkEnd w:id="664"/>
    </w:p>
    <w:p>
      <w:pPr>
        <w:widowControl/>
        <w:ind w:firstLine="480" w:firstLineChars="200"/>
        <w:jc w:val="left"/>
        <w:rPr>
          <w:color w:val="000000" w:themeColor="text1"/>
          <w:sz w:val="28"/>
          <w:rPrChange w:id="20093" w:author="梁元" w:date="2019-05-14T19:51:36Z">
            <w:rPr>
              <w:sz w:val="28"/>
            </w:rPr>
          </w:rPrChange>
          <w14:textFill>
            <w14:solidFill>
              <w14:schemeClr w14:val="tx1"/>
            </w14:solidFill>
          </w14:textFill>
        </w:rPr>
        <w:pPrChange w:id="20092" w:author="冷雪凝" w:date="2019-05-14T12:21:32Z">
          <w:pPr>
            <w:widowControl/>
            <w:jc w:val="left"/>
          </w:pPr>
        </w:pPrChange>
      </w:pPr>
      <w:r>
        <w:rPr>
          <w:color w:val="000000" w:themeColor="text1"/>
          <w:rPrChange w:id="20094" w:author="梁元" w:date="2019-05-14T19:51:36Z">
            <w:rPr/>
          </w:rPrChange>
          <w14:textFill>
            <w14:solidFill>
              <w14:schemeClr w14:val="tx1"/>
            </w14:solidFill>
          </w14:textFill>
        </w:rPr>
        <w:fldChar w:fldCharType="begin"/>
      </w:r>
      <w:r>
        <w:rPr>
          <w:color w:val="000000" w:themeColor="text1"/>
          <w:rPrChange w:id="20095" w:author="梁元" w:date="2019-05-14T19:51:36Z">
            <w:rPr/>
          </w:rPrChange>
          <w14:textFill>
            <w14:solidFill>
              <w14:schemeClr w14:val="tx1"/>
            </w14:solidFill>
          </w14:textFill>
        </w:rPr>
        <w:instrText xml:space="preserve"> HYPERLINK "https://blog.csdn.net/hsj1669666567/article/details/79568545" </w:instrText>
      </w:r>
      <w:r>
        <w:rPr>
          <w:color w:val="000000" w:themeColor="text1"/>
          <w:rPrChange w:id="20096" w:author="梁元" w:date="2019-05-14T19:51:36Z">
            <w:rPr/>
          </w:rPrChange>
          <w14:textFill>
            <w14:solidFill>
              <w14:schemeClr w14:val="tx1"/>
            </w14:solidFill>
          </w14:textFill>
        </w:rPr>
        <w:fldChar w:fldCharType="separate"/>
      </w:r>
      <w:r>
        <w:rPr>
          <w:rStyle w:val="18"/>
          <w:color w:val="000000" w:themeColor="text1"/>
          <w:sz w:val="28"/>
          <w:rPrChange w:id="20097" w:author="梁元" w:date="2019-05-14T19:51:36Z">
            <w:rPr>
              <w:rStyle w:val="18"/>
              <w:sz w:val="28"/>
            </w:rPr>
          </w:rPrChange>
          <w14:textFill>
            <w14:solidFill>
              <w14:schemeClr w14:val="tx1"/>
            </w14:solidFill>
          </w14:textFill>
        </w:rPr>
        <w:t>https://blog.csdn.net/hsj1669666567/article/details/79568545</w:t>
      </w:r>
      <w:r>
        <w:rPr>
          <w:rStyle w:val="18"/>
          <w:color w:val="000000" w:themeColor="text1"/>
          <w:sz w:val="28"/>
          <w:rPrChange w:id="20098" w:author="梁元" w:date="2019-05-14T19:51:36Z">
            <w:rPr>
              <w:rStyle w:val="18"/>
              <w:sz w:val="28"/>
            </w:rPr>
          </w:rPrChange>
          <w14:textFill>
            <w14:solidFill>
              <w14:schemeClr w14:val="tx1"/>
            </w14:solidFill>
          </w14:textFill>
        </w:rPr>
        <w:fldChar w:fldCharType="end"/>
      </w:r>
    </w:p>
    <w:p>
      <w:pPr>
        <w:widowControl/>
        <w:ind w:firstLine="560" w:firstLineChars="200"/>
        <w:jc w:val="left"/>
        <w:rPr>
          <w:color w:val="000000" w:themeColor="text1"/>
          <w:sz w:val="28"/>
          <w:rPrChange w:id="20100" w:author="梁元" w:date="2019-05-14T19:51:36Z">
            <w:rPr>
              <w:sz w:val="28"/>
            </w:rPr>
          </w:rPrChange>
          <w14:textFill>
            <w14:solidFill>
              <w14:schemeClr w14:val="tx1"/>
            </w14:solidFill>
          </w14:textFill>
        </w:rPr>
        <w:pPrChange w:id="20099" w:author="冷雪凝" w:date="2019-05-14T12:21:32Z">
          <w:pPr>
            <w:widowControl/>
            <w:jc w:val="left"/>
          </w:pPr>
        </w:pPrChange>
      </w:pPr>
      <w:r>
        <w:rPr>
          <w:color w:val="000000" w:themeColor="text1"/>
          <w:sz w:val="28"/>
          <w:rPrChange w:id="20101" w:author="梁元" w:date="2019-05-14T19:51:36Z">
            <w:rPr>
              <w:sz w:val="28"/>
            </w:rPr>
          </w:rPrChange>
          <w14:textFill>
            <w14:solidFill>
              <w14:schemeClr w14:val="tx1"/>
            </w14:solidFill>
          </w14:textFill>
        </w:rPr>
        <w:t>https://cnodejs.org/topic/53c88a83c9507b4044b0a78a</w:t>
      </w:r>
    </w:p>
    <w:p>
      <w:pPr>
        <w:ind w:firstLine="480" w:firstLineChars="200"/>
        <w:rPr>
          <w:color w:val="000000" w:themeColor="text1"/>
          <w:rPrChange w:id="20103" w:author="梁元" w:date="2019-05-14T19:51:36Z">
            <w:rPr/>
          </w:rPrChange>
          <w14:textFill>
            <w14:solidFill>
              <w14:schemeClr w14:val="tx1"/>
            </w14:solidFill>
          </w14:textFill>
        </w:rPr>
        <w:pPrChange w:id="20102" w:author="冷雪凝" w:date="2019-05-14T12:21:32Z">
          <w:pPr/>
        </w:pPrChange>
      </w:pPr>
    </w:p>
    <w:p>
      <w:pPr>
        <w:ind w:firstLine="480" w:firstLineChars="200"/>
        <w:rPr>
          <w:color w:val="000000" w:themeColor="text1"/>
          <w:rPrChange w:id="20105" w:author="梁元" w:date="2019-05-14T19:51:36Z">
            <w:rPr/>
          </w:rPrChange>
          <w14:textFill>
            <w14:solidFill>
              <w14:schemeClr w14:val="tx1"/>
            </w14:solidFill>
          </w14:textFill>
        </w:rPr>
        <w:pPrChange w:id="20104" w:author="冷雪凝" w:date="2019-05-14T12:21:32Z">
          <w:pPr/>
        </w:pPrChange>
      </w:pPr>
    </w:p>
    <w:p>
      <w:pPr>
        <w:pStyle w:val="2"/>
        <w:numPr>
          <w:ilvl w:val="0"/>
          <w:numId w:val="1"/>
        </w:numPr>
        <w:rPr>
          <w:rFonts w:ascii="仿宋" w:hAnsi="仿宋" w:eastAsia="仿宋"/>
          <w:color w:val="000000" w:themeColor="text1"/>
          <w:sz w:val="28"/>
          <w:szCs w:val="28"/>
          <w:rPrChange w:id="20106" w:author="梁元" w:date="2019-05-14T19:51:36Z">
            <w:rPr>
              <w:rFonts w:ascii="仿宋" w:hAnsi="仿宋" w:eastAsia="仿宋"/>
              <w:sz w:val="28"/>
              <w:szCs w:val="28"/>
            </w:rPr>
          </w:rPrChange>
          <w14:textFill>
            <w14:solidFill>
              <w14:schemeClr w14:val="tx1"/>
            </w14:solidFill>
          </w14:textFill>
        </w:rPr>
      </w:pPr>
      <w:bookmarkStart w:id="665" w:name="_Toc518921786"/>
      <w:bookmarkStart w:id="666" w:name="_Toc12853_WPSOffice_Level1"/>
      <w:bookmarkStart w:id="667" w:name="_Toc13766_WPSOffice_Level1"/>
      <w:r>
        <w:rPr>
          <w:rFonts w:ascii="仿宋" w:hAnsi="仿宋" w:eastAsia="仿宋"/>
          <w:color w:val="000000" w:themeColor="text1"/>
          <w:sz w:val="28"/>
          <w:szCs w:val="28"/>
          <w:rPrChange w:id="20107" w:author="梁元" w:date="2019-05-14T19:51:36Z">
            <w:rPr>
              <w:rFonts w:ascii="仿宋" w:hAnsi="仿宋" w:eastAsia="仿宋"/>
              <w:sz w:val="28"/>
              <w:szCs w:val="28"/>
            </w:rPr>
          </w:rPrChange>
          <w14:textFill>
            <w14:solidFill>
              <w14:schemeClr w14:val="tx1"/>
            </w14:solidFill>
          </w14:textFill>
        </w:rPr>
        <w:t>V</w:t>
      </w:r>
      <w:r>
        <w:rPr>
          <w:rFonts w:hint="eastAsia" w:ascii="仿宋" w:hAnsi="仿宋" w:eastAsia="仿宋"/>
          <w:color w:val="000000" w:themeColor="text1"/>
          <w:sz w:val="28"/>
          <w:szCs w:val="28"/>
          <w:rPrChange w:id="20108" w:author="梁元" w:date="2019-05-14T19:51:36Z">
            <w:rPr>
              <w:rFonts w:hint="eastAsia" w:ascii="仿宋" w:hAnsi="仿宋" w:eastAsia="仿宋"/>
              <w:sz w:val="28"/>
              <w:szCs w:val="28"/>
            </w:rPr>
          </w:rPrChange>
          <w14:textFill>
            <w14:solidFill>
              <w14:schemeClr w14:val="tx1"/>
            </w14:solidFill>
          </w14:textFill>
        </w:rPr>
        <w:t>ue的生命周期</w:t>
      </w:r>
      <w:bookmarkEnd w:id="665"/>
      <w:r>
        <w:rPr>
          <w:rFonts w:hint="eastAsia" w:ascii="仿宋" w:hAnsi="仿宋" w:eastAsia="仿宋"/>
          <w:color w:val="000000" w:themeColor="text1"/>
          <w:sz w:val="28"/>
          <w:szCs w:val="28"/>
          <w:lang w:eastAsia="zh-CN"/>
          <w:rPrChange w:id="20109" w:author="梁元" w:date="2019-05-14T19:51:36Z">
            <w:rPr>
              <w:rFonts w:hint="eastAsia" w:ascii="仿宋" w:hAnsi="仿宋" w:eastAsia="仿宋"/>
              <w:sz w:val="28"/>
              <w:szCs w:val="28"/>
              <w:lang w:eastAsia="zh-CN"/>
            </w:rPr>
          </w:rPrChange>
          <w14:textFill>
            <w14:solidFill>
              <w14:schemeClr w14:val="tx1"/>
            </w14:solidFill>
          </w14:textFill>
        </w:rPr>
        <w:t>？</w:t>
      </w:r>
      <w:bookmarkEnd w:id="666"/>
      <w:bookmarkEnd w:id="667"/>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011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111"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2011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113"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2011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115"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2011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117"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2011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119"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012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121" w:author="梁元" w:date="2019-05-14T19:51:36Z">
                  <w:rPr>
                    <w:rFonts w:hint="eastAsia" w:ascii="仿宋" w:hAnsi="仿宋" w:eastAsia="仿宋"/>
                  </w:rPr>
                </w:rPrChange>
                <w14:textFill>
                  <w14:solidFill>
                    <w14:schemeClr w14:val="tx1"/>
                  </w14:solidFill>
                </w14:textFill>
              </w:rPr>
              <w:t>95%</w:t>
            </w:r>
          </w:p>
        </w:tc>
        <w:tc>
          <w:tcPr>
            <w:tcW w:w="1559" w:type="dxa"/>
          </w:tcPr>
          <w:p>
            <w:pPr>
              <w:jc w:val="center"/>
              <w:rPr>
                <w:rFonts w:ascii="仿宋" w:hAnsi="仿宋" w:eastAsia="仿宋"/>
                <w:color w:val="000000" w:themeColor="text1"/>
                <w:rPrChange w:id="2012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123" w:author="梁元" w:date="2019-05-14T19:51:36Z">
                  <w:rPr>
                    <w:rFonts w:hint="eastAsia" w:ascii="仿宋" w:hAnsi="仿宋" w:eastAsia="仿宋"/>
                  </w:rPr>
                </w:rPrChange>
                <w14:textFill>
                  <w14:solidFill>
                    <w14:schemeClr w14:val="tx1"/>
                  </w14:solidFill>
                </w14:textFill>
              </w:rPr>
              <w:t>3星</w:t>
            </w:r>
          </w:p>
        </w:tc>
        <w:tc>
          <w:tcPr>
            <w:tcW w:w="1418" w:type="dxa"/>
          </w:tcPr>
          <w:p>
            <w:pPr>
              <w:jc w:val="center"/>
              <w:rPr>
                <w:rFonts w:ascii="仿宋" w:hAnsi="仿宋" w:eastAsia="仿宋"/>
                <w:color w:val="000000" w:themeColor="text1"/>
                <w:rPrChange w:id="20124"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20125" w:author="梁元" w:date="2019-05-14T19:51:36Z">
                  <w:rPr>
                    <w:rFonts w:ascii="仿宋" w:hAnsi="仿宋" w:eastAsia="仿宋"/>
                  </w:rPr>
                </w:rPrChange>
                <w14:textFill>
                  <w14:solidFill>
                    <w14:schemeClr w14:val="tx1"/>
                  </w14:solidFill>
                </w14:textFill>
              </w:rPr>
              <w:t>E</w:t>
            </w:r>
            <w:r>
              <w:rPr>
                <w:rFonts w:hint="eastAsia" w:ascii="仿宋" w:hAnsi="仿宋" w:eastAsia="仿宋"/>
                <w:color w:val="000000" w:themeColor="text1"/>
                <w:rPrChange w:id="20126" w:author="梁元" w:date="2019-05-14T19:51:36Z">
                  <w:rPr>
                    <w:rFonts w:hint="eastAsia" w:ascii="仿宋" w:hAnsi="仿宋" w:eastAsia="仿宋"/>
                  </w:rPr>
                </w:rPrChange>
                <w14:textFill>
                  <w14:solidFill>
                    <w14:schemeClr w14:val="tx1"/>
                  </w14:solidFill>
                </w14:textFill>
              </w:rPr>
              <w:t>s6</w:t>
            </w:r>
          </w:p>
        </w:tc>
        <w:tc>
          <w:tcPr>
            <w:tcW w:w="1417" w:type="dxa"/>
          </w:tcPr>
          <w:p>
            <w:pPr>
              <w:jc w:val="center"/>
              <w:rPr>
                <w:rFonts w:ascii="仿宋" w:hAnsi="仿宋" w:eastAsia="仿宋"/>
                <w:color w:val="000000" w:themeColor="text1"/>
                <w:rPrChange w:id="2012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128" w:author="梁元" w:date="2019-05-14T19:51:36Z">
                  <w:rPr>
                    <w:rFonts w:hint="eastAsia" w:ascii="仿宋" w:hAnsi="仿宋" w:eastAsia="仿宋"/>
                  </w:rPr>
                </w:rPrChange>
                <w14:textFill>
                  <w14:solidFill>
                    <w14:schemeClr w14:val="tx1"/>
                  </w14:solidFill>
                </w14:textFill>
              </w:rPr>
              <w:t>异步</w:t>
            </w:r>
          </w:p>
        </w:tc>
        <w:tc>
          <w:tcPr>
            <w:tcW w:w="1465" w:type="dxa"/>
          </w:tcPr>
          <w:p>
            <w:pPr>
              <w:jc w:val="center"/>
              <w:rPr>
                <w:rFonts w:ascii="仿宋" w:hAnsi="仿宋" w:eastAsia="仿宋"/>
                <w:color w:val="000000" w:themeColor="text1"/>
                <w:rPrChange w:id="20129"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20130" w:author="梁元" w:date="2019-05-14T19:51:36Z">
                  <w:rPr>
                    <w:rFonts w:ascii="仿宋" w:hAnsi="仿宋" w:eastAsia="仿宋"/>
                  </w:rPr>
                </w:rPrChange>
                <w14:textFill>
                  <w14:solidFill>
                    <w14:schemeClr w14:val="tx1"/>
                  </w14:solidFill>
                </w14:textFill>
              </w:rPr>
              <w:t>E</w:t>
            </w:r>
            <w:r>
              <w:rPr>
                <w:rFonts w:hint="eastAsia" w:ascii="仿宋" w:hAnsi="仿宋" w:eastAsia="仿宋"/>
                <w:color w:val="000000" w:themeColor="text1"/>
                <w:rPrChange w:id="20131" w:author="梁元" w:date="2019-05-14T19:51:36Z">
                  <w:rPr>
                    <w:rFonts w:hint="eastAsia" w:ascii="仿宋" w:hAnsi="仿宋" w:eastAsia="仿宋"/>
                  </w:rPr>
                </w:rPrChange>
                <w14:textFill>
                  <w14:solidFill>
                    <w14:schemeClr w14:val="tx1"/>
                  </w14:solidFill>
                </w14:textFill>
              </w:rPr>
              <w:t>s6异步操作</w:t>
            </w:r>
          </w:p>
        </w:tc>
      </w:tr>
    </w:tbl>
    <w:p>
      <w:pPr>
        <w:pStyle w:val="3"/>
        <w:numPr>
          <w:ilvl w:val="0"/>
          <w:numId w:val="32"/>
        </w:numPr>
        <w:spacing w:line="240" w:lineRule="auto"/>
        <w:ind w:firstLine="562" w:firstLineChars="200"/>
        <w:rPr>
          <w:rFonts w:ascii="仿宋" w:hAnsi="仿宋" w:eastAsia="仿宋"/>
          <w:color w:val="000000" w:themeColor="text1"/>
          <w:sz w:val="28"/>
          <w:szCs w:val="28"/>
          <w:rPrChange w:id="20133" w:author="梁元" w:date="2019-05-14T19:51:36Z">
            <w:rPr>
              <w:rFonts w:ascii="仿宋" w:hAnsi="仿宋" w:eastAsia="仿宋"/>
              <w:sz w:val="28"/>
              <w:szCs w:val="28"/>
            </w:rPr>
          </w:rPrChange>
          <w14:textFill>
            <w14:solidFill>
              <w14:schemeClr w14:val="tx1"/>
            </w14:solidFill>
          </w14:textFill>
        </w:rPr>
        <w:pPrChange w:id="20132" w:author="冷雪凝" w:date="2019-05-14T12:21:32Z">
          <w:pPr>
            <w:pStyle w:val="3"/>
            <w:numPr>
              <w:ilvl w:val="0"/>
              <w:numId w:val="32"/>
            </w:numPr>
          </w:pPr>
        </w:pPrChange>
      </w:pPr>
      <w:bookmarkStart w:id="668" w:name="_Toc518921787"/>
      <w:bookmarkStart w:id="669" w:name="_Toc13579_WPSOffice_Level2"/>
      <w:bookmarkStart w:id="670" w:name="_Toc27557_WPSOffice_Level2"/>
      <w:r>
        <w:rPr>
          <w:rFonts w:hint="eastAsia" w:ascii="仿宋" w:hAnsi="仿宋" w:eastAsia="仿宋"/>
          <w:color w:val="000000" w:themeColor="text1"/>
          <w:sz w:val="28"/>
          <w:szCs w:val="28"/>
          <w:rPrChange w:id="20134" w:author="梁元" w:date="2019-05-14T19:51:36Z">
            <w:rPr>
              <w:rFonts w:hint="eastAsia" w:ascii="仿宋" w:hAnsi="仿宋" w:eastAsia="仿宋"/>
              <w:sz w:val="28"/>
              <w:szCs w:val="28"/>
            </w:rPr>
          </w:rPrChange>
          <w14:textFill>
            <w14:solidFill>
              <w14:schemeClr w14:val="tx1"/>
            </w14:solidFill>
          </w14:textFill>
        </w:rPr>
        <w:t>通常解法</w:t>
      </w:r>
      <w:bookmarkEnd w:id="668"/>
      <w:bookmarkEnd w:id="669"/>
      <w:bookmarkEnd w:id="670"/>
    </w:p>
    <w:p>
      <w:pPr>
        <w:ind w:firstLine="560" w:firstLineChars="200"/>
        <w:rPr>
          <w:rFonts w:hint="eastAsia" w:ascii="仿宋" w:hAnsi="仿宋" w:eastAsia="仿宋"/>
          <w:color w:val="000000" w:themeColor="text1"/>
          <w:sz w:val="28"/>
          <w:szCs w:val="28"/>
          <w:rPrChange w:id="20136" w:author="梁元" w:date="2019-05-14T19:51:36Z">
            <w:rPr>
              <w:rFonts w:hint="eastAsia" w:ascii="仿宋" w:hAnsi="仿宋" w:eastAsia="仿宋"/>
              <w:sz w:val="28"/>
              <w:szCs w:val="28"/>
            </w:rPr>
          </w:rPrChange>
          <w14:textFill>
            <w14:solidFill>
              <w14:schemeClr w14:val="tx1"/>
            </w14:solidFill>
          </w14:textFill>
        </w:rPr>
        <w:pPrChange w:id="20135" w:author="冷雪凝" w:date="2019-05-14T12:21:32Z">
          <w:pPr/>
        </w:pPrChange>
      </w:pPr>
      <w:r>
        <w:rPr>
          <w:rFonts w:hint="eastAsia" w:ascii="仿宋" w:hAnsi="仿宋" w:eastAsia="仿宋"/>
          <w:color w:val="000000" w:themeColor="text1"/>
          <w:sz w:val="28"/>
          <w:szCs w:val="28"/>
          <w:rPrChange w:id="20137" w:author="梁元" w:date="2019-05-14T19:51:36Z">
            <w:rPr>
              <w:rFonts w:hint="eastAsia" w:ascii="仿宋" w:hAnsi="仿宋" w:eastAsia="仿宋"/>
              <w:sz w:val="28"/>
              <w:szCs w:val="28"/>
            </w:rPr>
          </w:rPrChange>
          <w14:textFill>
            <w14:solidFill>
              <w14:schemeClr w14:val="tx1"/>
            </w14:solidFill>
          </w14:textFill>
        </w:rPr>
        <w:t>vue生命周期一共有11个，</w:t>
      </w:r>
    </w:p>
    <w:p>
      <w:pPr>
        <w:ind w:firstLine="562" w:firstLineChars="200"/>
        <w:rPr>
          <w:rFonts w:ascii="仿宋" w:hAnsi="仿宋" w:eastAsia="仿宋"/>
          <w:b/>
          <w:color w:val="000000" w:themeColor="text1"/>
          <w:sz w:val="28"/>
          <w:szCs w:val="28"/>
          <w:rPrChange w:id="20139" w:author="梁元" w:date="2019-05-14T19:51:36Z">
            <w:rPr>
              <w:rFonts w:ascii="仿宋" w:hAnsi="仿宋" w:eastAsia="仿宋"/>
              <w:b/>
              <w:sz w:val="28"/>
              <w:szCs w:val="28"/>
            </w:rPr>
          </w:rPrChange>
          <w14:textFill>
            <w14:solidFill>
              <w14:schemeClr w14:val="tx1"/>
            </w14:solidFill>
          </w14:textFill>
        </w:rPr>
        <w:pPrChange w:id="20138" w:author="冷雪凝" w:date="2019-05-14T12:21:32Z">
          <w:pPr/>
        </w:pPrChange>
      </w:pPr>
      <w:bookmarkStart w:id="671" w:name="_Toc29040_WPSOffice_Level1"/>
      <w:bookmarkStart w:id="672" w:name="_Toc17598_WPSOffice_Level1"/>
      <w:r>
        <w:rPr>
          <w:rFonts w:ascii="仿宋" w:hAnsi="仿宋" w:eastAsia="仿宋"/>
          <w:b/>
          <w:color w:val="000000" w:themeColor="text1"/>
          <w:sz w:val="28"/>
          <w:szCs w:val="28"/>
          <w:rPrChange w:id="20140" w:author="梁元" w:date="2019-05-14T19:51:36Z">
            <w:rPr>
              <w:rFonts w:ascii="仿宋" w:hAnsi="仿宋" w:eastAsia="仿宋"/>
              <w:b/>
              <w:sz w:val="28"/>
              <w:szCs w:val="28"/>
            </w:rPr>
          </w:rPrChange>
          <w14:textFill>
            <w14:solidFill>
              <w14:schemeClr w14:val="tx1"/>
            </w14:solidFill>
          </w14:textFill>
        </w:rPr>
        <w:t>beforeCreate,created</w:t>
      </w:r>
      <w:bookmarkEnd w:id="671"/>
      <w:bookmarkEnd w:id="672"/>
    </w:p>
    <w:p>
      <w:pPr>
        <w:ind w:firstLine="562" w:firstLineChars="200"/>
        <w:rPr>
          <w:rFonts w:ascii="仿宋" w:hAnsi="仿宋" w:eastAsia="仿宋"/>
          <w:b/>
          <w:color w:val="000000" w:themeColor="text1"/>
          <w:sz w:val="28"/>
          <w:szCs w:val="28"/>
          <w:rPrChange w:id="20142" w:author="梁元" w:date="2019-05-14T19:51:36Z">
            <w:rPr>
              <w:rFonts w:ascii="仿宋" w:hAnsi="仿宋" w:eastAsia="仿宋"/>
              <w:b/>
              <w:sz w:val="28"/>
              <w:szCs w:val="28"/>
            </w:rPr>
          </w:rPrChange>
          <w14:textFill>
            <w14:solidFill>
              <w14:schemeClr w14:val="tx1"/>
            </w14:solidFill>
          </w14:textFill>
        </w:rPr>
        <w:pPrChange w:id="20141" w:author="冷雪凝" w:date="2019-05-14T12:21:32Z">
          <w:pPr/>
        </w:pPrChange>
      </w:pPr>
      <w:bookmarkStart w:id="673" w:name="_Toc19977_WPSOffice_Level1"/>
      <w:bookmarkStart w:id="674" w:name="_Toc21453_WPSOffice_Level1"/>
      <w:r>
        <w:rPr>
          <w:rFonts w:ascii="仿宋" w:hAnsi="仿宋" w:eastAsia="仿宋"/>
          <w:b/>
          <w:color w:val="000000" w:themeColor="text1"/>
          <w:sz w:val="28"/>
          <w:szCs w:val="28"/>
          <w:rPrChange w:id="20143" w:author="梁元" w:date="2019-05-14T19:51:36Z">
            <w:rPr>
              <w:rFonts w:ascii="仿宋" w:hAnsi="仿宋" w:eastAsia="仿宋"/>
              <w:b/>
              <w:sz w:val="28"/>
              <w:szCs w:val="28"/>
            </w:rPr>
          </w:rPrChange>
          <w14:textFill>
            <w14:solidFill>
              <w14:schemeClr w14:val="tx1"/>
            </w14:solidFill>
          </w14:textFill>
        </w:rPr>
        <w:t>beforeMount,mounted</w:t>
      </w:r>
      <w:bookmarkEnd w:id="673"/>
      <w:bookmarkEnd w:id="674"/>
    </w:p>
    <w:p>
      <w:pPr>
        <w:ind w:firstLine="562" w:firstLineChars="200"/>
        <w:rPr>
          <w:rFonts w:ascii="仿宋" w:hAnsi="仿宋" w:eastAsia="仿宋"/>
          <w:b/>
          <w:color w:val="000000" w:themeColor="text1"/>
          <w:sz w:val="28"/>
          <w:szCs w:val="28"/>
          <w:rPrChange w:id="20145" w:author="梁元" w:date="2019-05-14T19:51:36Z">
            <w:rPr>
              <w:rFonts w:ascii="仿宋" w:hAnsi="仿宋" w:eastAsia="仿宋"/>
              <w:b/>
              <w:sz w:val="28"/>
              <w:szCs w:val="28"/>
            </w:rPr>
          </w:rPrChange>
          <w14:textFill>
            <w14:solidFill>
              <w14:schemeClr w14:val="tx1"/>
            </w14:solidFill>
          </w14:textFill>
        </w:rPr>
        <w:pPrChange w:id="20144" w:author="冷雪凝" w:date="2019-05-14T12:21:32Z">
          <w:pPr/>
        </w:pPrChange>
      </w:pPr>
      <w:bookmarkStart w:id="675" w:name="_Toc8967_WPSOffice_Level1"/>
      <w:bookmarkStart w:id="676" w:name="_Toc18477_WPSOffice_Level1"/>
      <w:r>
        <w:rPr>
          <w:rFonts w:ascii="仿宋" w:hAnsi="仿宋" w:eastAsia="仿宋"/>
          <w:b/>
          <w:color w:val="000000" w:themeColor="text1"/>
          <w:sz w:val="28"/>
          <w:szCs w:val="28"/>
          <w:rPrChange w:id="20146" w:author="梁元" w:date="2019-05-14T19:51:36Z">
            <w:rPr>
              <w:rFonts w:ascii="仿宋" w:hAnsi="仿宋" w:eastAsia="仿宋"/>
              <w:b/>
              <w:sz w:val="28"/>
              <w:szCs w:val="28"/>
            </w:rPr>
          </w:rPrChange>
          <w14:textFill>
            <w14:solidFill>
              <w14:schemeClr w14:val="tx1"/>
            </w14:solidFill>
          </w14:textFill>
        </w:rPr>
        <w:t>beforeUpdate, updated</w:t>
      </w:r>
      <w:bookmarkEnd w:id="675"/>
      <w:bookmarkEnd w:id="676"/>
    </w:p>
    <w:p>
      <w:pPr>
        <w:ind w:firstLine="562" w:firstLineChars="200"/>
        <w:rPr>
          <w:color w:val="000000" w:themeColor="text1"/>
          <w:rPrChange w:id="20148" w:author="梁元" w:date="2019-05-14T19:51:36Z">
            <w:rPr/>
          </w:rPrChange>
          <w14:textFill>
            <w14:solidFill>
              <w14:schemeClr w14:val="tx1"/>
            </w14:solidFill>
          </w14:textFill>
        </w:rPr>
        <w:pPrChange w:id="20147" w:author="冷雪凝" w:date="2019-05-14T12:21:32Z">
          <w:pPr/>
        </w:pPrChange>
      </w:pPr>
      <w:bookmarkStart w:id="677" w:name="_Toc31070_WPSOffice_Level1"/>
      <w:bookmarkStart w:id="678" w:name="_Toc17944_WPSOffice_Level1"/>
      <w:r>
        <w:rPr>
          <w:rFonts w:ascii="仿宋" w:hAnsi="仿宋" w:eastAsia="仿宋"/>
          <w:b/>
          <w:color w:val="000000" w:themeColor="text1"/>
          <w:sz w:val="28"/>
          <w:szCs w:val="28"/>
          <w:rPrChange w:id="20149" w:author="梁元" w:date="2019-05-14T19:51:36Z">
            <w:rPr>
              <w:rFonts w:ascii="仿宋" w:hAnsi="仿宋" w:eastAsia="仿宋"/>
              <w:b/>
              <w:sz w:val="28"/>
              <w:szCs w:val="28"/>
            </w:rPr>
          </w:rPrChange>
          <w14:textFill>
            <w14:solidFill>
              <w14:schemeClr w14:val="tx1"/>
            </w14:solidFill>
          </w14:textFill>
        </w:rPr>
        <w:t>actived</w:t>
      </w:r>
      <w:r>
        <w:rPr>
          <w:color w:val="000000" w:themeColor="text1"/>
          <w:rPrChange w:id="20150" w:author="梁元" w:date="2019-05-14T19:51:36Z">
            <w:rPr/>
          </w:rPrChange>
          <w14:textFill>
            <w14:solidFill>
              <w14:schemeClr w14:val="tx1"/>
            </w14:solidFill>
          </w14:textFill>
        </w:rPr>
        <w:t xml:space="preserve"> , deactivated</w:t>
      </w:r>
      <w:bookmarkEnd w:id="677"/>
      <w:bookmarkEnd w:id="678"/>
    </w:p>
    <w:p>
      <w:pPr>
        <w:ind w:firstLine="480" w:firstLineChars="200"/>
        <w:rPr>
          <w:color w:val="000000" w:themeColor="text1"/>
          <w:rPrChange w:id="20152" w:author="梁元" w:date="2019-05-14T19:51:36Z">
            <w:rPr/>
          </w:rPrChange>
          <w14:textFill>
            <w14:solidFill>
              <w14:schemeClr w14:val="tx1"/>
            </w14:solidFill>
          </w14:textFill>
        </w:rPr>
        <w:pPrChange w:id="20151" w:author="冷雪凝" w:date="2019-05-14T12:21:32Z">
          <w:pPr/>
        </w:pPrChange>
      </w:pPr>
      <w:r>
        <w:rPr>
          <w:color w:val="000000" w:themeColor="text1"/>
          <w:rPrChange w:id="20153" w:author="梁元" w:date="2019-05-14T19:51:36Z">
            <w:rPr/>
          </w:rPrChange>
          <w14:textFill>
            <w14:solidFill>
              <w14:schemeClr w14:val="tx1"/>
            </w14:solidFill>
          </w14:textFill>
        </w:rPr>
        <w:t>beforeDestroy, destroyed</w:t>
      </w:r>
    </w:p>
    <w:p>
      <w:pPr>
        <w:ind w:firstLine="480" w:firstLineChars="200"/>
        <w:rPr>
          <w:color w:val="000000" w:themeColor="text1"/>
          <w:rPrChange w:id="20155" w:author="梁元" w:date="2019-05-14T19:51:36Z">
            <w:rPr/>
          </w:rPrChange>
          <w14:textFill>
            <w14:solidFill>
              <w14:schemeClr w14:val="tx1"/>
            </w14:solidFill>
          </w14:textFill>
        </w:rPr>
        <w:pPrChange w:id="20154" w:author="冷雪凝" w:date="2019-05-14T12:21:32Z">
          <w:pPr/>
        </w:pPrChange>
      </w:pPr>
      <w:r>
        <w:rPr>
          <w:color w:val="000000" w:themeColor="text1"/>
          <w:rPrChange w:id="20156" w:author="梁元" w:date="2019-05-14T19:51:36Z">
            <w:rPr/>
          </w:rPrChange>
          <w14:textFill>
            <w14:solidFill>
              <w14:schemeClr w14:val="tx1"/>
            </w14:solidFill>
          </w14:textFill>
        </w:rPr>
        <w:t>errorCaptured</w:t>
      </w:r>
    </w:p>
    <w:p>
      <w:pPr>
        <w:pStyle w:val="3"/>
        <w:numPr>
          <w:ilvl w:val="0"/>
          <w:numId w:val="32"/>
        </w:numPr>
        <w:spacing w:line="240" w:lineRule="auto"/>
        <w:ind w:firstLine="562" w:firstLineChars="200"/>
        <w:rPr>
          <w:rFonts w:ascii="仿宋" w:hAnsi="仿宋" w:eastAsia="仿宋" w:cs="Times New Roman"/>
          <w:color w:val="000000" w:themeColor="text1"/>
          <w:sz w:val="28"/>
          <w:szCs w:val="28"/>
          <w:rPrChange w:id="20158" w:author="梁元" w:date="2019-05-14T19:51:36Z">
            <w:rPr>
              <w:rFonts w:ascii="仿宋" w:hAnsi="仿宋" w:eastAsia="仿宋" w:cs="Times New Roman"/>
              <w:sz w:val="28"/>
              <w:szCs w:val="28"/>
            </w:rPr>
          </w:rPrChange>
          <w14:textFill>
            <w14:solidFill>
              <w14:schemeClr w14:val="tx1"/>
            </w14:solidFill>
          </w14:textFill>
        </w:rPr>
        <w:pPrChange w:id="20157" w:author="冷雪凝" w:date="2019-05-14T12:21:32Z">
          <w:pPr>
            <w:pStyle w:val="3"/>
            <w:numPr>
              <w:ilvl w:val="0"/>
              <w:numId w:val="32"/>
            </w:numPr>
          </w:pPr>
        </w:pPrChange>
      </w:pPr>
      <w:bookmarkStart w:id="679" w:name="_Toc31714_WPSOffice_Level2"/>
      <w:bookmarkStart w:id="680" w:name="_Toc518921788"/>
      <w:bookmarkStart w:id="681" w:name="_Toc11044_WPSOffice_Level2"/>
      <w:r>
        <w:rPr>
          <w:rFonts w:hint="eastAsia" w:ascii="仿宋" w:hAnsi="仿宋" w:eastAsia="仿宋"/>
          <w:color w:val="000000" w:themeColor="text1"/>
          <w:sz w:val="28"/>
          <w:szCs w:val="28"/>
          <w:rPrChange w:id="20159" w:author="梁元" w:date="2019-05-14T19:51:36Z">
            <w:rPr>
              <w:rFonts w:hint="eastAsia" w:ascii="仿宋" w:hAnsi="仿宋" w:eastAsia="仿宋"/>
              <w:sz w:val="28"/>
              <w:szCs w:val="28"/>
            </w:rPr>
          </w:rPrChange>
          <w14:textFill>
            <w14:solidFill>
              <w14:schemeClr w14:val="tx1"/>
            </w14:solidFill>
          </w14:textFill>
        </w:rPr>
        <w:t>通用大牛级解法</w:t>
      </w:r>
      <w:bookmarkEnd w:id="679"/>
      <w:bookmarkEnd w:id="680"/>
      <w:bookmarkEnd w:id="681"/>
    </w:p>
    <w:p>
      <w:pPr>
        <w:spacing w:line="240" w:lineRule="auto"/>
        <w:ind w:firstLine="560" w:firstLineChars="200"/>
        <w:rPr>
          <w:rFonts w:ascii="仿宋" w:hAnsi="仿宋" w:eastAsia="仿宋"/>
          <w:color w:val="000000" w:themeColor="text1"/>
          <w:sz w:val="28"/>
          <w:szCs w:val="28"/>
          <w:rPrChange w:id="20161" w:author="梁元" w:date="2019-05-14T19:51:36Z">
            <w:rPr>
              <w:rFonts w:ascii="仿宋" w:hAnsi="仿宋" w:eastAsia="仿宋"/>
              <w:sz w:val="28"/>
              <w:szCs w:val="28"/>
            </w:rPr>
          </w:rPrChange>
          <w14:textFill>
            <w14:solidFill>
              <w14:schemeClr w14:val="tx1"/>
            </w14:solidFill>
          </w14:textFill>
        </w:rPr>
        <w:pPrChange w:id="20160" w:author="冷雪凝" w:date="2019-05-14T12:21:32Z">
          <w:pPr>
            <w:spacing w:line="360" w:lineRule="auto"/>
          </w:pPr>
        </w:pPrChange>
      </w:pPr>
      <w:r>
        <w:rPr>
          <w:rFonts w:ascii="仿宋" w:hAnsi="仿宋" w:eastAsia="仿宋"/>
          <w:color w:val="000000" w:themeColor="text1"/>
          <w:sz w:val="28"/>
          <w:szCs w:val="28"/>
          <w:rPrChange w:id="20162" w:author="梁元" w:date="2019-05-14T19:51:36Z">
            <w:rPr>
              <w:rFonts w:ascii="仿宋" w:hAnsi="仿宋" w:eastAsia="仿宋"/>
              <w:sz w:val="28"/>
              <w:szCs w:val="28"/>
            </w:rPr>
          </w:rPrChange>
          <w14:textFill>
            <w14:solidFill>
              <w14:schemeClr w14:val="tx1"/>
            </w14:solidFill>
          </w14:textFill>
        </w:rPr>
        <w:t>vue的生命周期主要分为几个简单，数据初始化，dom挂载，数据更新，组件卸载，在一个就是开启了组件缓存的时候，会有组件启用和组件停用阶段，每个阶段都去前后两个钩子除了缓存的那俩</w:t>
      </w:r>
    </w:p>
    <w:p>
      <w:pPr>
        <w:spacing w:line="240" w:lineRule="auto"/>
        <w:ind w:firstLine="560" w:firstLineChars="200"/>
        <w:rPr>
          <w:rFonts w:ascii="仿宋" w:hAnsi="仿宋" w:eastAsia="仿宋"/>
          <w:color w:val="000000" w:themeColor="text1"/>
          <w:sz w:val="28"/>
          <w:szCs w:val="28"/>
          <w:rPrChange w:id="20164" w:author="梁元" w:date="2019-05-14T19:51:36Z">
            <w:rPr>
              <w:rFonts w:ascii="仿宋" w:hAnsi="仿宋" w:eastAsia="仿宋"/>
              <w:sz w:val="28"/>
              <w:szCs w:val="28"/>
            </w:rPr>
          </w:rPrChange>
          <w14:textFill>
            <w14:solidFill>
              <w14:schemeClr w14:val="tx1"/>
            </w14:solidFill>
          </w14:textFill>
        </w:rPr>
        <w:pPrChange w:id="20163" w:author="冷雪凝" w:date="2019-05-14T12:21:32Z">
          <w:pPr>
            <w:spacing w:line="360" w:lineRule="auto"/>
          </w:pPr>
        </w:pPrChange>
      </w:pPr>
    </w:p>
    <w:p>
      <w:pPr>
        <w:spacing w:line="240" w:lineRule="auto"/>
        <w:ind w:firstLine="560" w:firstLineChars="200"/>
        <w:rPr>
          <w:rFonts w:ascii="仿宋" w:hAnsi="仿宋" w:eastAsia="仿宋"/>
          <w:color w:val="000000" w:themeColor="text1"/>
          <w:sz w:val="28"/>
          <w:szCs w:val="28"/>
          <w:rPrChange w:id="20166" w:author="梁元" w:date="2019-05-14T19:51:36Z">
            <w:rPr>
              <w:rFonts w:ascii="仿宋" w:hAnsi="仿宋" w:eastAsia="仿宋"/>
              <w:sz w:val="28"/>
              <w:szCs w:val="28"/>
            </w:rPr>
          </w:rPrChange>
          <w14:textFill>
            <w14:solidFill>
              <w14:schemeClr w14:val="tx1"/>
            </w14:solidFill>
          </w14:textFill>
        </w:rPr>
        <w:pPrChange w:id="20165" w:author="冷雪凝" w:date="2019-05-14T12:21:32Z">
          <w:pPr>
            <w:spacing w:line="360" w:lineRule="auto"/>
          </w:pPr>
        </w:pPrChange>
      </w:pPr>
      <w:r>
        <w:rPr>
          <w:rFonts w:ascii="仿宋" w:hAnsi="仿宋" w:eastAsia="仿宋"/>
          <w:color w:val="000000" w:themeColor="text1"/>
          <w:sz w:val="28"/>
          <w:szCs w:val="28"/>
          <w:rPrChange w:id="20167" w:author="梁元" w:date="2019-05-14T19:51:36Z">
            <w:rPr>
              <w:rFonts w:ascii="仿宋" w:hAnsi="仿宋" w:eastAsia="仿宋"/>
              <w:sz w:val="28"/>
              <w:szCs w:val="28"/>
            </w:rPr>
          </w:rPrChange>
          <w14:textFill>
            <w14:solidFill>
              <w14:schemeClr w14:val="tx1"/>
            </w14:solidFill>
          </w14:textFill>
        </w:rPr>
        <w:t>数据初始化阶段</w:t>
      </w:r>
    </w:p>
    <w:p>
      <w:pPr>
        <w:spacing w:line="240" w:lineRule="auto"/>
        <w:ind w:firstLine="560" w:firstLineChars="200"/>
        <w:rPr>
          <w:rFonts w:ascii="仿宋" w:hAnsi="仿宋" w:eastAsia="仿宋"/>
          <w:color w:val="000000" w:themeColor="text1"/>
          <w:sz w:val="28"/>
          <w:szCs w:val="28"/>
          <w:rPrChange w:id="20169" w:author="梁元" w:date="2019-05-14T19:51:36Z">
            <w:rPr>
              <w:rFonts w:ascii="仿宋" w:hAnsi="仿宋" w:eastAsia="仿宋"/>
              <w:sz w:val="28"/>
              <w:szCs w:val="28"/>
            </w:rPr>
          </w:rPrChange>
          <w14:textFill>
            <w14:solidFill>
              <w14:schemeClr w14:val="tx1"/>
            </w14:solidFill>
          </w14:textFill>
        </w:rPr>
        <w:pPrChange w:id="20168" w:author="冷雪凝" w:date="2019-05-14T12:21:32Z">
          <w:pPr>
            <w:spacing w:line="360" w:lineRule="auto"/>
          </w:pPr>
        </w:pPrChange>
      </w:pPr>
      <w:r>
        <w:rPr>
          <w:rFonts w:ascii="仿宋" w:hAnsi="仿宋" w:eastAsia="仿宋"/>
          <w:color w:val="000000" w:themeColor="text1"/>
          <w:sz w:val="28"/>
          <w:szCs w:val="28"/>
          <w:rPrChange w:id="20170" w:author="梁元" w:date="2019-05-14T19:51:36Z">
            <w:rPr>
              <w:rFonts w:ascii="仿宋" w:hAnsi="仿宋" w:eastAsia="仿宋"/>
              <w:sz w:val="28"/>
              <w:szCs w:val="28"/>
            </w:rPr>
          </w:rPrChange>
          <w14:textFill>
            <w14:solidFill>
              <w14:schemeClr w14:val="tx1"/>
            </w14:solidFill>
          </w14:textFill>
        </w:rPr>
        <w:t>beforeCreate：在实例初始化之后，数据观测 (data observer) 和 event/watcher 事件配置之前被调用。</w:t>
      </w:r>
    </w:p>
    <w:p>
      <w:pPr>
        <w:spacing w:line="240" w:lineRule="auto"/>
        <w:ind w:firstLine="560" w:firstLineChars="200"/>
        <w:rPr>
          <w:rFonts w:ascii="仿宋" w:hAnsi="仿宋" w:eastAsia="仿宋"/>
          <w:color w:val="000000" w:themeColor="text1"/>
          <w:sz w:val="28"/>
          <w:szCs w:val="28"/>
          <w:rPrChange w:id="20172" w:author="梁元" w:date="2019-05-14T19:51:36Z">
            <w:rPr>
              <w:rFonts w:ascii="仿宋" w:hAnsi="仿宋" w:eastAsia="仿宋"/>
              <w:sz w:val="28"/>
              <w:szCs w:val="28"/>
            </w:rPr>
          </w:rPrChange>
          <w14:textFill>
            <w14:solidFill>
              <w14:schemeClr w14:val="tx1"/>
            </w14:solidFill>
          </w14:textFill>
        </w:rPr>
        <w:pPrChange w:id="20171" w:author="冷雪凝" w:date="2019-05-14T12:21:32Z">
          <w:pPr>
            <w:spacing w:line="360" w:lineRule="auto"/>
          </w:pPr>
        </w:pPrChange>
      </w:pPr>
      <w:r>
        <w:rPr>
          <w:rFonts w:ascii="仿宋" w:hAnsi="仿宋" w:eastAsia="仿宋"/>
          <w:color w:val="000000" w:themeColor="text1"/>
          <w:sz w:val="28"/>
          <w:szCs w:val="28"/>
          <w:rPrChange w:id="20173" w:author="梁元" w:date="2019-05-14T19:51:36Z">
            <w:rPr>
              <w:rFonts w:ascii="仿宋" w:hAnsi="仿宋" w:eastAsia="仿宋"/>
              <w:sz w:val="28"/>
              <w:szCs w:val="28"/>
            </w:rPr>
          </w:rPrChange>
          <w14:textFill>
            <w14:solidFill>
              <w14:schemeClr w14:val="tx1"/>
            </w14:solidFill>
          </w14:textFill>
        </w:rPr>
        <w:t>created：实例已经创建完成之后被调用。在这一步，实例已完成以下的配置：数据观测 (data observer)，属性和方法的运算，watch/event 事件回调。然而，挂载阶段还没开始，$el 属性目前不可见。</w:t>
      </w:r>
    </w:p>
    <w:p>
      <w:pPr>
        <w:spacing w:line="240" w:lineRule="auto"/>
        <w:ind w:firstLine="560" w:firstLineChars="200"/>
        <w:rPr>
          <w:rFonts w:ascii="仿宋" w:hAnsi="仿宋" w:eastAsia="仿宋"/>
          <w:color w:val="000000" w:themeColor="text1"/>
          <w:sz w:val="28"/>
          <w:szCs w:val="28"/>
          <w:rPrChange w:id="20175" w:author="梁元" w:date="2019-05-14T19:51:36Z">
            <w:rPr>
              <w:rFonts w:ascii="仿宋" w:hAnsi="仿宋" w:eastAsia="仿宋"/>
              <w:sz w:val="28"/>
              <w:szCs w:val="28"/>
            </w:rPr>
          </w:rPrChange>
          <w14:textFill>
            <w14:solidFill>
              <w14:schemeClr w14:val="tx1"/>
            </w14:solidFill>
          </w14:textFill>
        </w:rPr>
        <w:pPrChange w:id="20174" w:author="冷雪凝" w:date="2019-05-14T12:21:32Z">
          <w:pPr>
            <w:spacing w:line="360" w:lineRule="auto"/>
          </w:pPr>
        </w:pPrChange>
      </w:pPr>
    </w:p>
    <w:p>
      <w:pPr>
        <w:spacing w:line="240" w:lineRule="auto"/>
        <w:ind w:firstLine="560" w:firstLineChars="200"/>
        <w:rPr>
          <w:rFonts w:ascii="仿宋" w:hAnsi="仿宋" w:eastAsia="仿宋"/>
          <w:color w:val="000000" w:themeColor="text1"/>
          <w:sz w:val="28"/>
          <w:szCs w:val="28"/>
          <w:rPrChange w:id="20177" w:author="梁元" w:date="2019-05-14T19:51:36Z">
            <w:rPr>
              <w:rFonts w:ascii="仿宋" w:hAnsi="仿宋" w:eastAsia="仿宋"/>
              <w:sz w:val="28"/>
              <w:szCs w:val="28"/>
            </w:rPr>
          </w:rPrChange>
          <w14:textFill>
            <w14:solidFill>
              <w14:schemeClr w14:val="tx1"/>
            </w14:solidFill>
          </w14:textFill>
        </w:rPr>
        <w:pPrChange w:id="20176" w:author="冷雪凝" w:date="2019-05-14T12:21:32Z">
          <w:pPr>
            <w:spacing w:line="360" w:lineRule="auto"/>
          </w:pPr>
        </w:pPrChange>
      </w:pPr>
      <w:r>
        <w:rPr>
          <w:rFonts w:ascii="仿宋" w:hAnsi="仿宋" w:eastAsia="仿宋"/>
          <w:color w:val="000000" w:themeColor="text1"/>
          <w:sz w:val="28"/>
          <w:szCs w:val="28"/>
          <w:rPrChange w:id="20178" w:author="梁元" w:date="2019-05-14T19:51:36Z">
            <w:rPr>
              <w:rFonts w:ascii="仿宋" w:hAnsi="仿宋" w:eastAsia="仿宋"/>
              <w:sz w:val="28"/>
              <w:szCs w:val="28"/>
            </w:rPr>
          </w:rPrChange>
          <w14:textFill>
            <w14:solidFill>
              <w14:schemeClr w14:val="tx1"/>
            </w14:solidFill>
          </w14:textFill>
        </w:rPr>
        <w:t>dom挂载阶段</w:t>
      </w:r>
    </w:p>
    <w:p>
      <w:pPr>
        <w:spacing w:line="240" w:lineRule="auto"/>
        <w:ind w:firstLine="560" w:firstLineChars="200"/>
        <w:rPr>
          <w:rFonts w:ascii="仿宋" w:hAnsi="仿宋" w:eastAsia="仿宋"/>
          <w:color w:val="000000" w:themeColor="text1"/>
          <w:sz w:val="28"/>
          <w:szCs w:val="28"/>
          <w:rPrChange w:id="20180" w:author="梁元" w:date="2019-05-14T19:51:36Z">
            <w:rPr>
              <w:rFonts w:ascii="仿宋" w:hAnsi="仿宋" w:eastAsia="仿宋"/>
              <w:sz w:val="28"/>
              <w:szCs w:val="28"/>
            </w:rPr>
          </w:rPrChange>
          <w14:textFill>
            <w14:solidFill>
              <w14:schemeClr w14:val="tx1"/>
            </w14:solidFill>
          </w14:textFill>
        </w:rPr>
        <w:pPrChange w:id="20179" w:author="冷雪凝" w:date="2019-05-14T12:21:32Z">
          <w:pPr>
            <w:spacing w:line="360" w:lineRule="auto"/>
          </w:pPr>
        </w:pPrChange>
      </w:pPr>
      <w:r>
        <w:rPr>
          <w:rFonts w:ascii="仿宋" w:hAnsi="仿宋" w:eastAsia="仿宋"/>
          <w:color w:val="000000" w:themeColor="text1"/>
          <w:sz w:val="28"/>
          <w:szCs w:val="28"/>
          <w:rPrChange w:id="20181" w:author="梁元" w:date="2019-05-14T19:51:36Z">
            <w:rPr>
              <w:rFonts w:ascii="仿宋" w:hAnsi="仿宋" w:eastAsia="仿宋"/>
              <w:sz w:val="28"/>
              <w:szCs w:val="28"/>
            </w:rPr>
          </w:rPrChange>
          <w14:textFill>
            <w14:solidFill>
              <w14:schemeClr w14:val="tx1"/>
            </w14:solidFill>
          </w14:textFill>
        </w:rPr>
        <w:t>beforeMount：在挂载开始之前被调用：相关的 render 函数首次被调用。</w:t>
      </w:r>
    </w:p>
    <w:p>
      <w:pPr>
        <w:spacing w:line="240" w:lineRule="auto"/>
        <w:ind w:firstLine="560" w:firstLineChars="200"/>
        <w:rPr>
          <w:rFonts w:ascii="仿宋" w:hAnsi="仿宋" w:eastAsia="仿宋"/>
          <w:color w:val="000000" w:themeColor="text1"/>
          <w:sz w:val="28"/>
          <w:szCs w:val="28"/>
          <w:rPrChange w:id="20183" w:author="梁元" w:date="2019-05-14T19:51:36Z">
            <w:rPr>
              <w:rFonts w:ascii="仿宋" w:hAnsi="仿宋" w:eastAsia="仿宋"/>
              <w:sz w:val="28"/>
              <w:szCs w:val="28"/>
            </w:rPr>
          </w:rPrChange>
          <w14:textFill>
            <w14:solidFill>
              <w14:schemeClr w14:val="tx1"/>
            </w14:solidFill>
          </w14:textFill>
        </w:rPr>
        <w:pPrChange w:id="20182" w:author="冷雪凝" w:date="2019-05-14T12:21:32Z">
          <w:pPr>
            <w:spacing w:line="360" w:lineRule="auto"/>
          </w:pPr>
        </w:pPrChange>
      </w:pPr>
      <w:r>
        <w:rPr>
          <w:rFonts w:ascii="仿宋" w:hAnsi="仿宋" w:eastAsia="仿宋"/>
          <w:color w:val="000000" w:themeColor="text1"/>
          <w:sz w:val="28"/>
          <w:szCs w:val="28"/>
          <w:rPrChange w:id="20184" w:author="梁元" w:date="2019-05-14T19:51:36Z">
            <w:rPr>
              <w:rFonts w:ascii="仿宋" w:hAnsi="仿宋" w:eastAsia="仿宋"/>
              <w:sz w:val="28"/>
              <w:szCs w:val="28"/>
            </w:rPr>
          </w:rPrChange>
          <w14:textFill>
            <w14:solidFill>
              <w14:schemeClr w14:val="tx1"/>
            </w14:solidFill>
          </w14:textFill>
        </w:rPr>
        <w:t>mounted：el 被新创建的 vm.$el 替换，并挂载到实例上去之后调用该钩子。如果 root 实例挂载了一个文档内元素，当 mounted 被调用时 vm.$el 也在文档内。</w:t>
      </w:r>
    </w:p>
    <w:p>
      <w:pPr>
        <w:spacing w:line="240" w:lineRule="auto"/>
        <w:ind w:firstLine="560" w:firstLineChars="200"/>
        <w:rPr>
          <w:rFonts w:ascii="仿宋" w:hAnsi="仿宋" w:eastAsia="仿宋"/>
          <w:color w:val="000000" w:themeColor="text1"/>
          <w:sz w:val="28"/>
          <w:szCs w:val="28"/>
          <w:rPrChange w:id="20186" w:author="梁元" w:date="2019-05-14T19:51:36Z">
            <w:rPr>
              <w:rFonts w:ascii="仿宋" w:hAnsi="仿宋" w:eastAsia="仿宋"/>
              <w:sz w:val="28"/>
              <w:szCs w:val="28"/>
            </w:rPr>
          </w:rPrChange>
          <w14:textFill>
            <w14:solidFill>
              <w14:schemeClr w14:val="tx1"/>
            </w14:solidFill>
          </w14:textFill>
        </w:rPr>
        <w:pPrChange w:id="20185" w:author="冷雪凝" w:date="2019-05-14T12:21:32Z">
          <w:pPr>
            <w:spacing w:line="360" w:lineRule="auto"/>
          </w:pPr>
        </w:pPrChange>
      </w:pPr>
      <w:r>
        <w:rPr>
          <w:rFonts w:ascii="仿宋" w:hAnsi="仿宋" w:eastAsia="仿宋"/>
          <w:color w:val="000000" w:themeColor="text1"/>
          <w:sz w:val="28"/>
          <w:szCs w:val="28"/>
          <w:rPrChange w:id="20187" w:author="梁元" w:date="2019-05-14T19:51:36Z">
            <w:rPr>
              <w:rFonts w:ascii="仿宋" w:hAnsi="仿宋" w:eastAsia="仿宋"/>
              <w:sz w:val="28"/>
              <w:szCs w:val="28"/>
            </w:rPr>
          </w:rPrChange>
          <w14:textFill>
            <w14:solidFill>
              <w14:schemeClr w14:val="tx1"/>
            </w14:solidFill>
          </w14:textFill>
        </w:rPr>
        <w:t>mounted 不会承诺所有的子组件也都一起被挂载。如果你希望等到整个视图都渲染完毕，可以用 vm.$nextTick 替换掉 mounted</w:t>
      </w:r>
    </w:p>
    <w:p>
      <w:pPr>
        <w:spacing w:line="240" w:lineRule="auto"/>
        <w:ind w:firstLine="560" w:firstLineChars="200"/>
        <w:rPr>
          <w:rFonts w:ascii="仿宋" w:hAnsi="仿宋" w:eastAsia="仿宋"/>
          <w:color w:val="000000" w:themeColor="text1"/>
          <w:sz w:val="28"/>
          <w:szCs w:val="28"/>
          <w:rPrChange w:id="20189" w:author="梁元" w:date="2019-05-14T19:51:36Z">
            <w:rPr>
              <w:rFonts w:ascii="仿宋" w:hAnsi="仿宋" w:eastAsia="仿宋"/>
              <w:sz w:val="28"/>
              <w:szCs w:val="28"/>
            </w:rPr>
          </w:rPrChange>
          <w14:textFill>
            <w14:solidFill>
              <w14:schemeClr w14:val="tx1"/>
            </w14:solidFill>
          </w14:textFill>
        </w:rPr>
        <w:pPrChange w:id="20188" w:author="冷雪凝" w:date="2019-05-14T12:21:32Z">
          <w:pPr>
            <w:spacing w:line="360" w:lineRule="auto"/>
          </w:pPr>
        </w:pPrChange>
      </w:pPr>
    </w:p>
    <w:p>
      <w:pPr>
        <w:spacing w:line="240" w:lineRule="auto"/>
        <w:ind w:firstLine="560" w:firstLineChars="200"/>
        <w:rPr>
          <w:rFonts w:ascii="仿宋" w:hAnsi="仿宋" w:eastAsia="仿宋"/>
          <w:color w:val="000000" w:themeColor="text1"/>
          <w:sz w:val="28"/>
          <w:szCs w:val="28"/>
          <w:rPrChange w:id="20191" w:author="梁元" w:date="2019-05-14T19:51:36Z">
            <w:rPr>
              <w:rFonts w:ascii="仿宋" w:hAnsi="仿宋" w:eastAsia="仿宋"/>
              <w:sz w:val="28"/>
              <w:szCs w:val="28"/>
            </w:rPr>
          </w:rPrChange>
          <w14:textFill>
            <w14:solidFill>
              <w14:schemeClr w14:val="tx1"/>
            </w14:solidFill>
          </w14:textFill>
        </w:rPr>
        <w:pPrChange w:id="20190" w:author="冷雪凝" w:date="2019-05-14T12:21:32Z">
          <w:pPr>
            <w:spacing w:line="360" w:lineRule="auto"/>
          </w:pPr>
        </w:pPrChange>
      </w:pPr>
      <w:r>
        <w:rPr>
          <w:rFonts w:ascii="仿宋" w:hAnsi="仿宋" w:eastAsia="仿宋"/>
          <w:color w:val="000000" w:themeColor="text1"/>
          <w:sz w:val="28"/>
          <w:szCs w:val="28"/>
          <w:rPrChange w:id="20192" w:author="梁元" w:date="2019-05-14T19:51:36Z">
            <w:rPr>
              <w:rFonts w:ascii="仿宋" w:hAnsi="仿宋" w:eastAsia="仿宋"/>
              <w:sz w:val="28"/>
              <w:szCs w:val="28"/>
            </w:rPr>
          </w:rPrChange>
          <w14:textFill>
            <w14:solidFill>
              <w14:schemeClr w14:val="tx1"/>
            </w14:solidFill>
          </w14:textFill>
        </w:rPr>
        <w:t>数据跟新阶段</w:t>
      </w:r>
    </w:p>
    <w:p>
      <w:pPr>
        <w:spacing w:line="240" w:lineRule="auto"/>
        <w:ind w:firstLine="560" w:firstLineChars="200"/>
        <w:rPr>
          <w:rFonts w:ascii="仿宋" w:hAnsi="仿宋" w:eastAsia="仿宋"/>
          <w:color w:val="000000" w:themeColor="text1"/>
          <w:sz w:val="28"/>
          <w:szCs w:val="28"/>
          <w:rPrChange w:id="20194" w:author="梁元" w:date="2019-05-14T19:51:36Z">
            <w:rPr>
              <w:rFonts w:ascii="仿宋" w:hAnsi="仿宋" w:eastAsia="仿宋"/>
              <w:sz w:val="28"/>
              <w:szCs w:val="28"/>
            </w:rPr>
          </w:rPrChange>
          <w14:textFill>
            <w14:solidFill>
              <w14:schemeClr w14:val="tx1"/>
            </w14:solidFill>
          </w14:textFill>
        </w:rPr>
        <w:pPrChange w:id="20193" w:author="冷雪凝" w:date="2019-05-14T12:21:32Z">
          <w:pPr>
            <w:spacing w:line="360" w:lineRule="auto"/>
          </w:pPr>
        </w:pPrChange>
      </w:pPr>
      <w:r>
        <w:rPr>
          <w:rFonts w:ascii="仿宋" w:hAnsi="仿宋" w:eastAsia="仿宋"/>
          <w:color w:val="000000" w:themeColor="text1"/>
          <w:sz w:val="28"/>
          <w:szCs w:val="28"/>
          <w:rPrChange w:id="20195" w:author="梁元" w:date="2019-05-14T19:51:36Z">
            <w:rPr>
              <w:rFonts w:ascii="仿宋" w:hAnsi="仿宋" w:eastAsia="仿宋"/>
              <w:sz w:val="28"/>
              <w:szCs w:val="28"/>
            </w:rPr>
          </w:rPrChange>
          <w14:textFill>
            <w14:solidFill>
              <w14:schemeClr w14:val="tx1"/>
            </w14:solidFill>
          </w14:textFill>
        </w:rPr>
        <w:t>beforeUpdate：数据更新时调用，发生在虚拟 DOM 重新渲染和打补丁之前。</w:t>
      </w:r>
    </w:p>
    <w:p>
      <w:pPr>
        <w:spacing w:line="240" w:lineRule="auto"/>
        <w:ind w:firstLine="560" w:firstLineChars="200"/>
        <w:rPr>
          <w:rFonts w:ascii="仿宋" w:hAnsi="仿宋" w:eastAsia="仿宋"/>
          <w:color w:val="000000" w:themeColor="text1"/>
          <w:sz w:val="28"/>
          <w:szCs w:val="28"/>
          <w:rPrChange w:id="20197" w:author="梁元" w:date="2019-05-14T19:51:36Z">
            <w:rPr>
              <w:rFonts w:ascii="仿宋" w:hAnsi="仿宋" w:eastAsia="仿宋"/>
              <w:sz w:val="28"/>
              <w:szCs w:val="28"/>
            </w:rPr>
          </w:rPrChange>
          <w14:textFill>
            <w14:solidFill>
              <w14:schemeClr w14:val="tx1"/>
            </w14:solidFill>
          </w14:textFill>
        </w:rPr>
        <w:pPrChange w:id="20196" w:author="冷雪凝" w:date="2019-05-14T12:21:32Z">
          <w:pPr>
            <w:spacing w:line="360" w:lineRule="auto"/>
          </w:pPr>
        </w:pPrChange>
      </w:pPr>
      <w:r>
        <w:rPr>
          <w:rFonts w:ascii="仿宋" w:hAnsi="仿宋" w:eastAsia="仿宋"/>
          <w:color w:val="000000" w:themeColor="text1"/>
          <w:sz w:val="28"/>
          <w:szCs w:val="28"/>
          <w:rPrChange w:id="20198" w:author="梁元" w:date="2019-05-14T19:51:36Z">
            <w:rPr>
              <w:rFonts w:ascii="仿宋" w:hAnsi="仿宋" w:eastAsia="仿宋"/>
              <w:sz w:val="28"/>
              <w:szCs w:val="28"/>
            </w:rPr>
          </w:rPrChange>
          <w14:textFill>
            <w14:solidFill>
              <w14:schemeClr w14:val="tx1"/>
            </w14:solidFill>
          </w14:textFill>
        </w:rPr>
        <w:t>updated：由于数据更改导致的虚拟 DOM 重新渲染和打补丁，在这之后会调用该钩子。</w:t>
      </w:r>
    </w:p>
    <w:p>
      <w:pPr>
        <w:spacing w:line="240" w:lineRule="auto"/>
        <w:ind w:firstLine="560" w:firstLineChars="200"/>
        <w:rPr>
          <w:rFonts w:ascii="仿宋" w:hAnsi="仿宋" w:eastAsia="仿宋"/>
          <w:color w:val="000000" w:themeColor="text1"/>
          <w:sz w:val="28"/>
          <w:szCs w:val="28"/>
          <w:rPrChange w:id="20200" w:author="梁元" w:date="2019-05-14T19:51:36Z">
            <w:rPr>
              <w:rFonts w:ascii="仿宋" w:hAnsi="仿宋" w:eastAsia="仿宋"/>
              <w:sz w:val="28"/>
              <w:szCs w:val="28"/>
            </w:rPr>
          </w:rPrChange>
          <w14:textFill>
            <w14:solidFill>
              <w14:schemeClr w14:val="tx1"/>
            </w14:solidFill>
          </w14:textFill>
        </w:rPr>
        <w:pPrChange w:id="20199" w:author="冷雪凝" w:date="2019-05-14T12:21:32Z">
          <w:pPr>
            <w:spacing w:line="360" w:lineRule="auto"/>
          </w:pPr>
        </w:pPrChange>
      </w:pPr>
    </w:p>
    <w:p>
      <w:pPr>
        <w:spacing w:line="240" w:lineRule="auto"/>
        <w:ind w:firstLine="560" w:firstLineChars="200"/>
        <w:rPr>
          <w:rFonts w:ascii="仿宋" w:hAnsi="仿宋" w:eastAsia="仿宋"/>
          <w:color w:val="000000" w:themeColor="text1"/>
          <w:sz w:val="28"/>
          <w:szCs w:val="28"/>
          <w:rPrChange w:id="20202" w:author="梁元" w:date="2019-05-14T19:51:36Z">
            <w:rPr>
              <w:rFonts w:ascii="仿宋" w:hAnsi="仿宋" w:eastAsia="仿宋"/>
              <w:sz w:val="28"/>
              <w:szCs w:val="28"/>
            </w:rPr>
          </w:rPrChange>
          <w14:textFill>
            <w14:solidFill>
              <w14:schemeClr w14:val="tx1"/>
            </w14:solidFill>
          </w14:textFill>
        </w:rPr>
        <w:pPrChange w:id="20201" w:author="冷雪凝" w:date="2019-05-14T12:21:32Z">
          <w:pPr>
            <w:spacing w:line="360" w:lineRule="auto"/>
          </w:pPr>
        </w:pPrChange>
      </w:pPr>
      <w:r>
        <w:rPr>
          <w:rFonts w:ascii="仿宋" w:hAnsi="仿宋" w:eastAsia="仿宋"/>
          <w:color w:val="000000" w:themeColor="text1"/>
          <w:sz w:val="28"/>
          <w:szCs w:val="28"/>
          <w:rPrChange w:id="20203" w:author="梁元" w:date="2019-05-14T19:51:36Z">
            <w:rPr>
              <w:rFonts w:ascii="仿宋" w:hAnsi="仿宋" w:eastAsia="仿宋"/>
              <w:sz w:val="28"/>
              <w:szCs w:val="28"/>
            </w:rPr>
          </w:rPrChange>
          <w14:textFill>
            <w14:solidFill>
              <w14:schemeClr w14:val="tx1"/>
            </w14:solidFill>
          </w14:textFill>
        </w:rPr>
        <w:t>当这个钩子被调用时，组件 DOM 已经更新，所以你现在可以执行依赖于 DOM 的操作。然而在大多数情况下，你应该避免在此期间更改状态。如果要相应状态改变，通常最好使用计算属性或 watcher 取而代之。</w:t>
      </w:r>
    </w:p>
    <w:p>
      <w:pPr>
        <w:spacing w:line="240" w:lineRule="auto"/>
        <w:ind w:firstLine="560" w:firstLineChars="200"/>
        <w:rPr>
          <w:rFonts w:ascii="仿宋" w:hAnsi="仿宋" w:eastAsia="仿宋"/>
          <w:color w:val="000000" w:themeColor="text1"/>
          <w:sz w:val="28"/>
          <w:szCs w:val="28"/>
          <w:rPrChange w:id="20205" w:author="梁元" w:date="2019-05-14T19:51:36Z">
            <w:rPr>
              <w:rFonts w:ascii="仿宋" w:hAnsi="仿宋" w:eastAsia="仿宋"/>
              <w:sz w:val="28"/>
              <w:szCs w:val="28"/>
            </w:rPr>
          </w:rPrChange>
          <w14:textFill>
            <w14:solidFill>
              <w14:schemeClr w14:val="tx1"/>
            </w14:solidFill>
          </w14:textFill>
        </w:rPr>
        <w:pPrChange w:id="20204" w:author="冷雪凝" w:date="2019-05-14T12:21:32Z">
          <w:pPr>
            <w:spacing w:line="360" w:lineRule="auto"/>
          </w:pPr>
        </w:pPrChange>
      </w:pPr>
    </w:p>
    <w:p>
      <w:pPr>
        <w:spacing w:line="240" w:lineRule="auto"/>
        <w:ind w:firstLine="560" w:firstLineChars="200"/>
        <w:rPr>
          <w:rFonts w:ascii="仿宋" w:hAnsi="仿宋" w:eastAsia="仿宋"/>
          <w:color w:val="000000" w:themeColor="text1"/>
          <w:sz w:val="28"/>
          <w:szCs w:val="28"/>
          <w:rPrChange w:id="20207" w:author="梁元" w:date="2019-05-14T19:51:36Z">
            <w:rPr>
              <w:rFonts w:ascii="仿宋" w:hAnsi="仿宋" w:eastAsia="仿宋"/>
              <w:sz w:val="28"/>
              <w:szCs w:val="28"/>
            </w:rPr>
          </w:rPrChange>
          <w14:textFill>
            <w14:solidFill>
              <w14:schemeClr w14:val="tx1"/>
            </w14:solidFill>
          </w14:textFill>
        </w:rPr>
        <w:pPrChange w:id="20206" w:author="冷雪凝" w:date="2019-05-14T12:21:32Z">
          <w:pPr>
            <w:spacing w:line="360" w:lineRule="auto"/>
          </w:pPr>
        </w:pPrChange>
      </w:pPr>
      <w:r>
        <w:rPr>
          <w:rFonts w:ascii="仿宋" w:hAnsi="仿宋" w:eastAsia="仿宋"/>
          <w:color w:val="000000" w:themeColor="text1"/>
          <w:sz w:val="28"/>
          <w:szCs w:val="28"/>
          <w:rPrChange w:id="20208" w:author="梁元" w:date="2019-05-14T19:51:36Z">
            <w:rPr>
              <w:rFonts w:ascii="仿宋" w:hAnsi="仿宋" w:eastAsia="仿宋"/>
              <w:sz w:val="28"/>
              <w:szCs w:val="28"/>
            </w:rPr>
          </w:rPrChange>
          <w14:textFill>
            <w14:solidFill>
              <w14:schemeClr w14:val="tx1"/>
            </w14:solidFill>
          </w14:textFill>
        </w:rPr>
        <w:t>updated 不会承诺所有的子组件也都一起被重绘。如果你希望等到整个视图都重绘完毕，可以用 vm.$nextTick 替换掉 updated：</w:t>
      </w:r>
    </w:p>
    <w:p>
      <w:pPr>
        <w:spacing w:line="240" w:lineRule="auto"/>
        <w:ind w:firstLine="560" w:firstLineChars="200"/>
        <w:rPr>
          <w:rFonts w:ascii="仿宋" w:hAnsi="仿宋" w:eastAsia="仿宋"/>
          <w:color w:val="000000" w:themeColor="text1"/>
          <w:sz w:val="28"/>
          <w:szCs w:val="28"/>
          <w:rPrChange w:id="20210" w:author="梁元" w:date="2019-05-14T19:51:36Z">
            <w:rPr>
              <w:rFonts w:ascii="仿宋" w:hAnsi="仿宋" w:eastAsia="仿宋"/>
              <w:sz w:val="28"/>
              <w:szCs w:val="28"/>
            </w:rPr>
          </w:rPrChange>
          <w14:textFill>
            <w14:solidFill>
              <w14:schemeClr w14:val="tx1"/>
            </w14:solidFill>
          </w14:textFill>
        </w:rPr>
        <w:pPrChange w:id="20209" w:author="冷雪凝" w:date="2019-05-14T12:21:32Z">
          <w:pPr>
            <w:spacing w:line="360" w:lineRule="auto"/>
          </w:pPr>
        </w:pPrChange>
      </w:pPr>
    </w:p>
    <w:p>
      <w:pPr>
        <w:spacing w:line="240" w:lineRule="auto"/>
        <w:ind w:firstLine="560" w:firstLineChars="200"/>
        <w:rPr>
          <w:rFonts w:ascii="仿宋" w:hAnsi="仿宋" w:eastAsia="仿宋"/>
          <w:color w:val="000000" w:themeColor="text1"/>
          <w:sz w:val="28"/>
          <w:szCs w:val="28"/>
          <w:rPrChange w:id="20212" w:author="梁元" w:date="2019-05-14T19:51:36Z">
            <w:rPr>
              <w:rFonts w:ascii="仿宋" w:hAnsi="仿宋" w:eastAsia="仿宋"/>
              <w:sz w:val="28"/>
              <w:szCs w:val="28"/>
            </w:rPr>
          </w:rPrChange>
          <w14:textFill>
            <w14:solidFill>
              <w14:schemeClr w14:val="tx1"/>
            </w14:solidFill>
          </w14:textFill>
        </w:rPr>
        <w:pPrChange w:id="20211" w:author="冷雪凝" w:date="2019-05-14T12:21:32Z">
          <w:pPr>
            <w:spacing w:line="360" w:lineRule="auto"/>
          </w:pPr>
        </w:pPrChange>
      </w:pPr>
      <w:r>
        <w:rPr>
          <w:rFonts w:ascii="仿宋" w:hAnsi="仿宋" w:eastAsia="仿宋"/>
          <w:color w:val="000000" w:themeColor="text1"/>
          <w:sz w:val="28"/>
          <w:szCs w:val="28"/>
          <w:rPrChange w:id="20213" w:author="梁元" w:date="2019-05-14T19:51:36Z">
            <w:rPr>
              <w:rFonts w:ascii="仿宋" w:hAnsi="仿宋" w:eastAsia="仿宋"/>
              <w:sz w:val="28"/>
              <w:szCs w:val="28"/>
            </w:rPr>
          </w:rPrChange>
          <w14:textFill>
            <w14:solidFill>
              <w14:schemeClr w14:val="tx1"/>
            </w14:solidFill>
          </w14:textFill>
        </w:rPr>
        <w:t>缓存启用的时候会有下面两个钩子</w:t>
      </w:r>
    </w:p>
    <w:p>
      <w:pPr>
        <w:spacing w:line="240" w:lineRule="auto"/>
        <w:ind w:firstLine="560" w:firstLineChars="200"/>
        <w:rPr>
          <w:rFonts w:ascii="仿宋" w:hAnsi="仿宋" w:eastAsia="仿宋"/>
          <w:color w:val="000000" w:themeColor="text1"/>
          <w:sz w:val="28"/>
          <w:szCs w:val="28"/>
          <w:rPrChange w:id="20215" w:author="梁元" w:date="2019-05-14T19:51:36Z">
            <w:rPr>
              <w:rFonts w:ascii="仿宋" w:hAnsi="仿宋" w:eastAsia="仿宋"/>
              <w:sz w:val="28"/>
              <w:szCs w:val="28"/>
            </w:rPr>
          </w:rPrChange>
          <w14:textFill>
            <w14:solidFill>
              <w14:schemeClr w14:val="tx1"/>
            </w14:solidFill>
          </w14:textFill>
        </w:rPr>
        <w:pPrChange w:id="20214" w:author="冷雪凝" w:date="2019-05-14T12:21:32Z">
          <w:pPr>
            <w:spacing w:line="360" w:lineRule="auto"/>
          </w:pPr>
        </w:pPrChange>
      </w:pPr>
      <w:r>
        <w:rPr>
          <w:rFonts w:ascii="仿宋" w:hAnsi="仿宋" w:eastAsia="仿宋"/>
          <w:color w:val="000000" w:themeColor="text1"/>
          <w:sz w:val="28"/>
          <w:szCs w:val="28"/>
          <w:rPrChange w:id="20216" w:author="梁元" w:date="2019-05-14T19:51:36Z">
            <w:rPr>
              <w:rFonts w:ascii="仿宋" w:hAnsi="仿宋" w:eastAsia="仿宋"/>
              <w:sz w:val="28"/>
              <w:szCs w:val="28"/>
            </w:rPr>
          </w:rPrChange>
          <w14:textFill>
            <w14:solidFill>
              <w14:schemeClr w14:val="tx1"/>
            </w14:solidFill>
          </w14:textFill>
        </w:rPr>
        <w:t>activated：keep-alive 组件激活时调用。</w:t>
      </w:r>
    </w:p>
    <w:p>
      <w:pPr>
        <w:spacing w:line="240" w:lineRule="auto"/>
        <w:ind w:firstLine="560" w:firstLineChars="200"/>
        <w:rPr>
          <w:rFonts w:ascii="仿宋" w:hAnsi="仿宋" w:eastAsia="仿宋"/>
          <w:color w:val="000000" w:themeColor="text1"/>
          <w:sz w:val="28"/>
          <w:szCs w:val="28"/>
          <w:rPrChange w:id="20218" w:author="梁元" w:date="2019-05-14T19:51:36Z">
            <w:rPr>
              <w:rFonts w:ascii="仿宋" w:hAnsi="仿宋" w:eastAsia="仿宋"/>
              <w:sz w:val="28"/>
              <w:szCs w:val="28"/>
            </w:rPr>
          </w:rPrChange>
          <w14:textFill>
            <w14:solidFill>
              <w14:schemeClr w14:val="tx1"/>
            </w14:solidFill>
          </w14:textFill>
        </w:rPr>
        <w:pPrChange w:id="20217" w:author="冷雪凝" w:date="2019-05-14T12:21:32Z">
          <w:pPr>
            <w:spacing w:line="360" w:lineRule="auto"/>
          </w:pPr>
        </w:pPrChange>
      </w:pPr>
      <w:r>
        <w:rPr>
          <w:rFonts w:ascii="仿宋" w:hAnsi="仿宋" w:eastAsia="仿宋"/>
          <w:color w:val="000000" w:themeColor="text1"/>
          <w:sz w:val="28"/>
          <w:szCs w:val="28"/>
          <w:rPrChange w:id="20219" w:author="梁元" w:date="2019-05-14T19:51:36Z">
            <w:rPr>
              <w:rFonts w:ascii="仿宋" w:hAnsi="仿宋" w:eastAsia="仿宋"/>
              <w:sz w:val="28"/>
              <w:szCs w:val="28"/>
            </w:rPr>
          </w:rPrChange>
          <w14:textFill>
            <w14:solidFill>
              <w14:schemeClr w14:val="tx1"/>
            </w14:solidFill>
          </w14:textFill>
        </w:rPr>
        <w:t>deactivated：keep-alive 组件停用时调用。</w:t>
      </w:r>
    </w:p>
    <w:p>
      <w:pPr>
        <w:spacing w:line="240" w:lineRule="auto"/>
        <w:ind w:firstLine="560" w:firstLineChars="200"/>
        <w:rPr>
          <w:rFonts w:ascii="仿宋" w:hAnsi="仿宋" w:eastAsia="仿宋"/>
          <w:color w:val="000000" w:themeColor="text1"/>
          <w:sz w:val="28"/>
          <w:szCs w:val="28"/>
          <w:rPrChange w:id="20221" w:author="梁元" w:date="2019-05-14T19:51:36Z">
            <w:rPr>
              <w:rFonts w:ascii="仿宋" w:hAnsi="仿宋" w:eastAsia="仿宋"/>
              <w:sz w:val="28"/>
              <w:szCs w:val="28"/>
            </w:rPr>
          </w:rPrChange>
          <w14:textFill>
            <w14:solidFill>
              <w14:schemeClr w14:val="tx1"/>
            </w14:solidFill>
          </w14:textFill>
        </w:rPr>
        <w:pPrChange w:id="20220" w:author="冷雪凝" w:date="2019-05-14T12:21:32Z">
          <w:pPr>
            <w:spacing w:line="360" w:lineRule="auto"/>
          </w:pPr>
        </w:pPrChange>
      </w:pPr>
    </w:p>
    <w:p>
      <w:pPr>
        <w:spacing w:line="240" w:lineRule="auto"/>
        <w:ind w:firstLine="560" w:firstLineChars="200"/>
        <w:rPr>
          <w:rFonts w:ascii="仿宋" w:hAnsi="仿宋" w:eastAsia="仿宋"/>
          <w:color w:val="000000" w:themeColor="text1"/>
          <w:sz w:val="28"/>
          <w:szCs w:val="28"/>
          <w:rPrChange w:id="20223" w:author="梁元" w:date="2019-05-14T19:51:36Z">
            <w:rPr>
              <w:rFonts w:ascii="仿宋" w:hAnsi="仿宋" w:eastAsia="仿宋"/>
              <w:sz w:val="28"/>
              <w:szCs w:val="28"/>
            </w:rPr>
          </w:rPrChange>
          <w14:textFill>
            <w14:solidFill>
              <w14:schemeClr w14:val="tx1"/>
            </w14:solidFill>
          </w14:textFill>
        </w:rPr>
        <w:pPrChange w:id="20222" w:author="冷雪凝" w:date="2019-05-14T12:21:32Z">
          <w:pPr>
            <w:spacing w:line="360" w:lineRule="auto"/>
          </w:pPr>
        </w:pPrChange>
      </w:pPr>
      <w:r>
        <w:rPr>
          <w:rFonts w:ascii="仿宋" w:hAnsi="仿宋" w:eastAsia="仿宋"/>
          <w:color w:val="000000" w:themeColor="text1"/>
          <w:sz w:val="28"/>
          <w:szCs w:val="28"/>
          <w:rPrChange w:id="20224" w:author="梁元" w:date="2019-05-14T19:51:36Z">
            <w:rPr>
              <w:rFonts w:ascii="仿宋" w:hAnsi="仿宋" w:eastAsia="仿宋"/>
              <w:sz w:val="28"/>
              <w:szCs w:val="28"/>
            </w:rPr>
          </w:rPrChange>
          <w14:textFill>
            <w14:solidFill>
              <w14:schemeClr w14:val="tx1"/>
            </w14:solidFill>
          </w14:textFill>
        </w:rPr>
        <w:t>组件卸载的时候：</w:t>
      </w:r>
    </w:p>
    <w:p>
      <w:pPr>
        <w:spacing w:line="240" w:lineRule="auto"/>
        <w:ind w:firstLine="560" w:firstLineChars="200"/>
        <w:rPr>
          <w:rFonts w:ascii="仿宋" w:hAnsi="仿宋" w:eastAsia="仿宋"/>
          <w:color w:val="000000" w:themeColor="text1"/>
          <w:sz w:val="28"/>
          <w:szCs w:val="28"/>
          <w:rPrChange w:id="20226" w:author="梁元" w:date="2019-05-14T19:51:36Z">
            <w:rPr>
              <w:rFonts w:ascii="仿宋" w:hAnsi="仿宋" w:eastAsia="仿宋"/>
              <w:sz w:val="28"/>
              <w:szCs w:val="28"/>
            </w:rPr>
          </w:rPrChange>
          <w14:textFill>
            <w14:solidFill>
              <w14:schemeClr w14:val="tx1"/>
            </w14:solidFill>
          </w14:textFill>
        </w:rPr>
        <w:pPrChange w:id="20225" w:author="冷雪凝" w:date="2019-05-14T12:21:32Z">
          <w:pPr>
            <w:spacing w:line="360" w:lineRule="auto"/>
          </w:pPr>
        </w:pPrChange>
      </w:pPr>
      <w:r>
        <w:rPr>
          <w:rFonts w:ascii="仿宋" w:hAnsi="仿宋" w:eastAsia="仿宋"/>
          <w:color w:val="000000" w:themeColor="text1"/>
          <w:sz w:val="28"/>
          <w:szCs w:val="28"/>
          <w:rPrChange w:id="20227" w:author="梁元" w:date="2019-05-14T19:51:36Z">
            <w:rPr>
              <w:rFonts w:ascii="仿宋" w:hAnsi="仿宋" w:eastAsia="仿宋"/>
              <w:sz w:val="28"/>
              <w:szCs w:val="28"/>
            </w:rPr>
          </w:rPrChange>
          <w14:textFill>
            <w14:solidFill>
              <w14:schemeClr w14:val="tx1"/>
            </w14:solidFill>
          </w14:textFill>
        </w:rPr>
        <w:t>beforeDestroy：实例销毁之前调用。在这一步，实例仍然完全可用。</w:t>
      </w:r>
    </w:p>
    <w:p>
      <w:pPr>
        <w:spacing w:line="240" w:lineRule="auto"/>
        <w:ind w:firstLine="560" w:firstLineChars="200"/>
        <w:rPr>
          <w:rFonts w:ascii="仿宋" w:hAnsi="仿宋" w:eastAsia="仿宋"/>
          <w:color w:val="000000" w:themeColor="text1"/>
          <w:sz w:val="28"/>
          <w:szCs w:val="28"/>
          <w:rPrChange w:id="20229" w:author="梁元" w:date="2019-05-14T19:51:36Z">
            <w:rPr>
              <w:rFonts w:ascii="仿宋" w:hAnsi="仿宋" w:eastAsia="仿宋"/>
              <w:sz w:val="28"/>
              <w:szCs w:val="28"/>
            </w:rPr>
          </w:rPrChange>
          <w14:textFill>
            <w14:solidFill>
              <w14:schemeClr w14:val="tx1"/>
            </w14:solidFill>
          </w14:textFill>
        </w:rPr>
        <w:pPrChange w:id="20228" w:author="冷雪凝" w:date="2019-05-14T12:21:32Z">
          <w:pPr>
            <w:spacing w:line="360" w:lineRule="auto"/>
          </w:pPr>
        </w:pPrChange>
      </w:pPr>
      <w:r>
        <w:rPr>
          <w:rFonts w:ascii="仿宋" w:hAnsi="仿宋" w:eastAsia="仿宋"/>
          <w:color w:val="000000" w:themeColor="text1"/>
          <w:sz w:val="28"/>
          <w:szCs w:val="28"/>
          <w:rPrChange w:id="20230" w:author="梁元" w:date="2019-05-14T19:51:36Z">
            <w:rPr>
              <w:rFonts w:ascii="仿宋" w:hAnsi="仿宋" w:eastAsia="仿宋"/>
              <w:sz w:val="28"/>
              <w:szCs w:val="28"/>
            </w:rPr>
          </w:rPrChange>
          <w14:textFill>
            <w14:solidFill>
              <w14:schemeClr w14:val="tx1"/>
            </w14:solidFill>
          </w14:textFill>
        </w:rPr>
        <w:t>destroyed：Vue 实例销毁后调用。调用后，Vue 实例指示的所有东西都会解绑定，所有的事件监听器会被移除，所有的子实例也会被销毁。</w:t>
      </w:r>
    </w:p>
    <w:p>
      <w:pPr>
        <w:spacing w:line="240" w:lineRule="auto"/>
        <w:ind w:firstLine="560" w:firstLineChars="200"/>
        <w:rPr>
          <w:rFonts w:ascii="仿宋" w:hAnsi="仿宋" w:eastAsia="仿宋"/>
          <w:color w:val="000000" w:themeColor="text1"/>
          <w:sz w:val="28"/>
          <w:szCs w:val="28"/>
          <w:rPrChange w:id="20232" w:author="梁元" w:date="2019-05-14T19:51:36Z">
            <w:rPr>
              <w:rFonts w:ascii="仿宋" w:hAnsi="仿宋" w:eastAsia="仿宋"/>
              <w:sz w:val="28"/>
              <w:szCs w:val="28"/>
            </w:rPr>
          </w:rPrChange>
          <w14:textFill>
            <w14:solidFill>
              <w14:schemeClr w14:val="tx1"/>
            </w14:solidFill>
          </w14:textFill>
        </w:rPr>
        <w:pPrChange w:id="20231" w:author="冷雪凝" w:date="2019-05-14T12:21:32Z">
          <w:pPr>
            <w:spacing w:line="360" w:lineRule="auto"/>
          </w:pPr>
        </w:pPrChange>
      </w:pPr>
    </w:p>
    <w:p>
      <w:pPr>
        <w:pStyle w:val="3"/>
        <w:numPr>
          <w:ilvl w:val="0"/>
          <w:numId w:val="32"/>
        </w:numPr>
        <w:spacing w:line="240" w:lineRule="auto"/>
        <w:ind w:firstLine="562" w:firstLineChars="200"/>
        <w:rPr>
          <w:rFonts w:ascii="仿宋" w:hAnsi="仿宋" w:eastAsia="仿宋"/>
          <w:color w:val="000000" w:themeColor="text1"/>
          <w:sz w:val="28"/>
          <w:szCs w:val="28"/>
          <w:rPrChange w:id="20234" w:author="梁元" w:date="2019-05-14T19:51:36Z">
            <w:rPr>
              <w:rFonts w:ascii="仿宋" w:hAnsi="仿宋" w:eastAsia="仿宋"/>
              <w:sz w:val="28"/>
              <w:szCs w:val="28"/>
            </w:rPr>
          </w:rPrChange>
          <w14:textFill>
            <w14:solidFill>
              <w14:schemeClr w14:val="tx1"/>
            </w14:solidFill>
          </w14:textFill>
        </w:rPr>
        <w:pPrChange w:id="20233" w:author="冷雪凝" w:date="2019-05-14T12:21:32Z">
          <w:pPr>
            <w:pStyle w:val="3"/>
            <w:numPr>
              <w:ilvl w:val="0"/>
              <w:numId w:val="32"/>
            </w:numPr>
          </w:pPr>
        </w:pPrChange>
      </w:pPr>
      <w:bookmarkStart w:id="682" w:name="_Toc518921789"/>
      <w:bookmarkStart w:id="683" w:name="_Toc17106_WPSOffice_Level2"/>
      <w:bookmarkStart w:id="684" w:name="_Toc10934_WPSOffice_Level2"/>
      <w:r>
        <w:rPr>
          <w:rFonts w:hint="eastAsia" w:ascii="仿宋" w:hAnsi="仿宋" w:eastAsia="仿宋"/>
          <w:color w:val="000000" w:themeColor="text1"/>
          <w:sz w:val="28"/>
          <w:szCs w:val="28"/>
          <w:rPrChange w:id="20235" w:author="梁元" w:date="2019-05-14T19:51:36Z">
            <w:rPr>
              <w:rFonts w:hint="eastAsia" w:ascii="仿宋" w:hAnsi="仿宋" w:eastAsia="仿宋"/>
              <w:sz w:val="28"/>
              <w:szCs w:val="28"/>
            </w:rPr>
          </w:rPrChange>
          <w14:textFill>
            <w14:solidFill>
              <w14:schemeClr w14:val="tx1"/>
            </w14:solidFill>
          </w14:textFill>
        </w:rPr>
        <w:t>解法对比及优缺点</w:t>
      </w:r>
      <w:bookmarkEnd w:id="682"/>
      <w:bookmarkEnd w:id="683"/>
      <w:bookmarkEnd w:id="684"/>
    </w:p>
    <w:p>
      <w:pPr>
        <w:spacing w:line="240" w:lineRule="auto"/>
        <w:ind w:firstLine="482" w:firstLineChars="200"/>
        <w:rPr>
          <w:color w:val="000000" w:themeColor="text1"/>
          <w:rPrChange w:id="20237" w:author="梁元" w:date="2019-05-14T19:51:36Z">
            <w:rPr/>
          </w:rPrChange>
          <w14:textFill>
            <w14:solidFill>
              <w14:schemeClr w14:val="tx1"/>
            </w14:solidFill>
          </w14:textFill>
        </w:rPr>
        <w:pPrChange w:id="20236" w:author="冷雪凝" w:date="2019-05-14T12:21:32Z">
          <w:pPr>
            <w:spacing w:line="360" w:lineRule="auto"/>
          </w:pPr>
        </w:pPrChange>
      </w:pPr>
      <w:r>
        <w:rPr>
          <w:rFonts w:hint="eastAsia"/>
          <w:b/>
          <w:color w:val="000000" w:themeColor="text1"/>
          <w:rPrChange w:id="20238" w:author="梁元" w:date="2019-05-14T19:51:36Z">
            <w:rPr>
              <w:rFonts w:hint="eastAsia"/>
              <w:b/>
            </w:rPr>
          </w:rPrChange>
          <w14:textFill>
            <w14:solidFill>
              <w14:schemeClr w14:val="tx1"/>
            </w14:solidFill>
          </w14:textFill>
        </w:rPr>
        <w:t>综上所述</w:t>
      </w:r>
      <w:r>
        <w:rPr>
          <w:rFonts w:hint="eastAsia"/>
          <w:color w:val="000000" w:themeColor="text1"/>
          <w:rPrChange w:id="20239" w:author="梁元" w:date="2019-05-14T19:51:36Z">
            <w:rPr>
              <w:rFonts w:hint="eastAsia"/>
            </w:rPr>
          </w:rPrChange>
          <w14:textFill>
            <w14:solidFill>
              <w14:schemeClr w14:val="tx1"/>
            </w14:solidFill>
          </w14:textFill>
        </w:rPr>
        <w:t>：第一种只是说出了</w:t>
      </w:r>
      <w:r>
        <w:rPr>
          <w:rFonts w:hint="eastAsia" w:ascii="仿宋" w:hAnsi="仿宋" w:eastAsia="仿宋"/>
          <w:color w:val="000000" w:themeColor="text1"/>
          <w:sz w:val="28"/>
          <w:szCs w:val="28"/>
          <w:rPrChange w:id="20240" w:author="梁元" w:date="2019-05-14T19:51:36Z">
            <w:rPr>
              <w:rFonts w:hint="eastAsia" w:ascii="仿宋" w:hAnsi="仿宋" w:eastAsia="仿宋"/>
              <w:sz w:val="28"/>
              <w:szCs w:val="28"/>
            </w:rPr>
          </w:rPrChange>
          <w14:textFill>
            <w14:solidFill>
              <w14:schemeClr w14:val="tx1"/>
            </w14:solidFill>
          </w14:textFill>
        </w:rPr>
        <w:t>生命周期方法，而第二种说出生命周期的执行作用</w:t>
      </w:r>
    </w:p>
    <w:p>
      <w:pPr>
        <w:pStyle w:val="3"/>
        <w:numPr>
          <w:ilvl w:val="0"/>
          <w:numId w:val="32"/>
        </w:numPr>
        <w:spacing w:line="240" w:lineRule="auto"/>
        <w:ind w:firstLine="562" w:firstLineChars="200"/>
        <w:rPr>
          <w:rFonts w:ascii="仿宋" w:hAnsi="仿宋" w:eastAsia="仿宋"/>
          <w:color w:val="000000" w:themeColor="text1"/>
          <w:sz w:val="28"/>
          <w:szCs w:val="28"/>
          <w:rPrChange w:id="20242" w:author="梁元" w:date="2019-05-14T19:51:36Z">
            <w:rPr>
              <w:rFonts w:ascii="仿宋" w:hAnsi="仿宋" w:eastAsia="仿宋"/>
              <w:sz w:val="28"/>
              <w:szCs w:val="28"/>
            </w:rPr>
          </w:rPrChange>
          <w14:textFill>
            <w14:solidFill>
              <w14:schemeClr w14:val="tx1"/>
            </w14:solidFill>
          </w14:textFill>
        </w:rPr>
        <w:pPrChange w:id="20241" w:author="冷雪凝" w:date="2019-05-14T12:21:32Z">
          <w:pPr>
            <w:pStyle w:val="3"/>
            <w:numPr>
              <w:ilvl w:val="0"/>
              <w:numId w:val="32"/>
            </w:numPr>
          </w:pPr>
        </w:pPrChange>
      </w:pPr>
      <w:bookmarkStart w:id="685" w:name="_Toc25558_WPSOffice_Level2"/>
      <w:bookmarkStart w:id="686" w:name="_Toc518921790"/>
      <w:bookmarkStart w:id="687" w:name="_Toc16068_WPSOffice_Level2"/>
      <w:r>
        <w:rPr>
          <w:rFonts w:hint="eastAsia" w:ascii="仿宋" w:hAnsi="仿宋" w:eastAsia="仿宋"/>
          <w:color w:val="000000" w:themeColor="text1"/>
          <w:sz w:val="28"/>
          <w:szCs w:val="28"/>
          <w:rPrChange w:id="20243"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685"/>
      <w:bookmarkEnd w:id="686"/>
      <w:bookmarkEnd w:id="687"/>
    </w:p>
    <w:p>
      <w:pPr>
        <w:ind w:firstLine="482" w:firstLineChars="200"/>
        <w:rPr>
          <w:color w:val="000000" w:themeColor="text1"/>
          <w:rPrChange w:id="20245" w:author="梁元" w:date="2019-05-14T19:51:36Z">
            <w:rPr/>
          </w:rPrChange>
          <w14:textFill>
            <w14:solidFill>
              <w14:schemeClr w14:val="tx1"/>
            </w14:solidFill>
          </w14:textFill>
        </w:rPr>
        <w:pPrChange w:id="20244" w:author="冷雪凝" w:date="2019-05-14T12:21:32Z">
          <w:pPr/>
        </w:pPrChange>
      </w:pPr>
      <w:r>
        <w:rPr>
          <w:rFonts w:hint="eastAsia"/>
          <w:b/>
          <w:color w:val="000000" w:themeColor="text1"/>
          <w:rPrChange w:id="20246" w:author="梁元" w:date="2019-05-14T19:51:36Z">
            <w:rPr>
              <w:rFonts w:hint="eastAsia"/>
              <w:b/>
            </w:rPr>
          </w:rPrChange>
          <w14:textFill>
            <w14:solidFill>
              <w14:schemeClr w14:val="tx1"/>
            </w14:solidFill>
          </w14:textFill>
        </w:rPr>
        <w:t>问题</w:t>
      </w:r>
      <w:r>
        <w:rPr>
          <w:rFonts w:hint="eastAsia"/>
          <w:color w:val="000000" w:themeColor="text1"/>
          <w:rPrChange w:id="20247" w:author="梁元" w:date="2019-05-14T19:51:36Z">
            <w:rPr>
              <w:rFonts w:hint="eastAsia"/>
            </w:rPr>
          </w:rPrChange>
          <w14:textFill>
            <w14:solidFill>
              <w14:schemeClr w14:val="tx1"/>
            </w14:solidFill>
          </w14:textFill>
        </w:rPr>
        <w:t>： 数据请求应该在那个生命周期，</w:t>
      </w:r>
    </w:p>
    <w:p>
      <w:pPr>
        <w:ind w:firstLine="482" w:firstLineChars="200"/>
        <w:rPr>
          <w:color w:val="000000" w:themeColor="text1"/>
          <w:rPrChange w:id="20249" w:author="梁元" w:date="2019-05-14T19:51:36Z">
            <w:rPr/>
          </w:rPrChange>
          <w14:textFill>
            <w14:solidFill>
              <w14:schemeClr w14:val="tx1"/>
            </w14:solidFill>
          </w14:textFill>
        </w:rPr>
        <w:pPrChange w:id="20248" w:author="冷雪凝" w:date="2019-05-14T12:21:32Z">
          <w:pPr/>
        </w:pPrChange>
      </w:pPr>
      <w:r>
        <w:rPr>
          <w:rFonts w:hint="eastAsia"/>
          <w:b/>
          <w:color w:val="000000" w:themeColor="text1"/>
          <w:rPrChange w:id="20250" w:author="梁元" w:date="2019-05-14T19:51:36Z">
            <w:rPr>
              <w:rFonts w:hint="eastAsia"/>
              <w:b/>
            </w:rPr>
          </w:rPrChange>
          <w14:textFill>
            <w14:solidFill>
              <w14:schemeClr w14:val="tx1"/>
            </w14:solidFill>
          </w14:textFill>
        </w:rPr>
        <w:t>解答</w:t>
      </w:r>
      <w:r>
        <w:rPr>
          <w:rFonts w:hint="eastAsia"/>
          <w:color w:val="000000" w:themeColor="text1"/>
          <w:rPrChange w:id="20251" w:author="梁元" w:date="2019-05-14T19:51:36Z">
            <w:rPr>
              <w:rFonts w:hint="eastAsia"/>
            </w:rPr>
          </w:rPrChange>
          <w14:textFill>
            <w14:solidFill>
              <w14:schemeClr w14:val="tx1"/>
            </w14:solidFill>
          </w14:textFill>
        </w:rPr>
        <w:t>：在created里面</w:t>
      </w:r>
    </w:p>
    <w:p>
      <w:pPr>
        <w:pStyle w:val="3"/>
        <w:numPr>
          <w:ilvl w:val="0"/>
          <w:numId w:val="32"/>
        </w:numPr>
        <w:spacing w:line="240" w:lineRule="auto"/>
        <w:ind w:firstLine="562" w:firstLineChars="200"/>
        <w:rPr>
          <w:rFonts w:ascii="仿宋" w:hAnsi="仿宋" w:eastAsia="仿宋"/>
          <w:color w:val="000000" w:themeColor="text1"/>
          <w:sz w:val="28"/>
          <w:szCs w:val="28"/>
          <w:rPrChange w:id="20253" w:author="梁元" w:date="2019-05-14T19:51:36Z">
            <w:rPr>
              <w:rFonts w:ascii="仿宋" w:hAnsi="仿宋" w:eastAsia="仿宋"/>
              <w:sz w:val="28"/>
              <w:szCs w:val="28"/>
            </w:rPr>
          </w:rPrChange>
          <w14:textFill>
            <w14:solidFill>
              <w14:schemeClr w14:val="tx1"/>
            </w14:solidFill>
          </w14:textFill>
        </w:rPr>
        <w:pPrChange w:id="20252" w:author="冷雪凝" w:date="2019-05-14T12:21:32Z">
          <w:pPr>
            <w:pStyle w:val="3"/>
            <w:numPr>
              <w:ilvl w:val="0"/>
              <w:numId w:val="32"/>
            </w:numPr>
          </w:pPr>
        </w:pPrChange>
      </w:pPr>
      <w:bookmarkStart w:id="688" w:name="_Toc1729_WPSOffice_Level2"/>
      <w:bookmarkStart w:id="689" w:name="_Toc518921791"/>
      <w:bookmarkStart w:id="690" w:name="_Toc9083_WPSOffice_Level2"/>
      <w:r>
        <w:rPr>
          <w:rFonts w:hint="eastAsia" w:ascii="仿宋" w:hAnsi="仿宋" w:eastAsia="仿宋"/>
          <w:color w:val="000000" w:themeColor="text1"/>
          <w:sz w:val="28"/>
          <w:szCs w:val="28"/>
          <w:rPrChange w:id="20254" w:author="梁元" w:date="2019-05-14T19:51:36Z">
            <w:rPr>
              <w:rFonts w:hint="eastAsia" w:ascii="仿宋" w:hAnsi="仿宋" w:eastAsia="仿宋"/>
              <w:sz w:val="28"/>
              <w:szCs w:val="28"/>
            </w:rPr>
          </w:rPrChange>
          <w14:textFill>
            <w14:solidFill>
              <w14:schemeClr w14:val="tx1"/>
            </w14:solidFill>
          </w14:textFill>
        </w:rPr>
        <w:t>项目中体现经验的点</w:t>
      </w:r>
      <w:bookmarkEnd w:id="688"/>
      <w:bookmarkEnd w:id="689"/>
      <w:bookmarkEnd w:id="690"/>
    </w:p>
    <w:p>
      <w:pPr>
        <w:ind w:firstLine="480" w:firstLineChars="200"/>
        <w:rPr>
          <w:color w:val="000000" w:themeColor="text1"/>
          <w:rPrChange w:id="20256" w:author="梁元" w:date="2019-05-14T19:51:36Z">
            <w:rPr/>
          </w:rPrChange>
          <w14:textFill>
            <w14:solidFill>
              <w14:schemeClr w14:val="tx1"/>
            </w14:solidFill>
          </w14:textFill>
        </w:rPr>
        <w:pPrChange w:id="20255" w:author="冷雪凝" w:date="2019-05-14T12:21:32Z">
          <w:pPr/>
        </w:pPrChange>
      </w:pPr>
      <w:r>
        <w:rPr>
          <w:rFonts w:hint="eastAsia"/>
          <w:color w:val="000000" w:themeColor="text1"/>
          <w:rPrChange w:id="20257" w:author="梁元" w:date="2019-05-14T19:51:36Z">
            <w:rPr>
              <w:rFonts w:hint="eastAsia"/>
            </w:rPr>
          </w:rPrChange>
          <w14:textFill>
            <w14:solidFill>
              <w14:schemeClr w14:val="tx1"/>
            </w14:solidFill>
          </w14:textFill>
        </w:rPr>
        <w:t>组件中必须的内容</w:t>
      </w:r>
      <w:r>
        <w:rPr>
          <w:color w:val="000000" w:themeColor="text1"/>
          <w:rPrChange w:id="20258" w:author="梁元" w:date="2019-05-14T19:51:36Z">
            <w:rPr/>
          </w:rPrChange>
          <w14:textFill>
            <w14:solidFill>
              <w14:schemeClr w14:val="tx1"/>
            </w14:solidFill>
          </w14:textFill>
        </w:rPr>
        <w:t xml:space="preserve"> </w:t>
      </w:r>
    </w:p>
    <w:p>
      <w:pPr>
        <w:pStyle w:val="3"/>
        <w:numPr>
          <w:ilvl w:val="0"/>
          <w:numId w:val="32"/>
        </w:numPr>
        <w:spacing w:line="240" w:lineRule="auto"/>
        <w:ind w:firstLine="562" w:firstLineChars="200"/>
        <w:rPr>
          <w:rFonts w:ascii="仿宋" w:hAnsi="仿宋" w:eastAsia="仿宋"/>
          <w:color w:val="000000" w:themeColor="text1"/>
          <w:sz w:val="28"/>
          <w:szCs w:val="28"/>
          <w:rPrChange w:id="20260" w:author="梁元" w:date="2019-05-14T19:51:36Z">
            <w:rPr>
              <w:rFonts w:ascii="仿宋" w:hAnsi="仿宋" w:eastAsia="仿宋"/>
              <w:sz w:val="28"/>
              <w:szCs w:val="28"/>
            </w:rPr>
          </w:rPrChange>
          <w14:textFill>
            <w14:solidFill>
              <w14:schemeClr w14:val="tx1"/>
            </w14:solidFill>
          </w14:textFill>
        </w:rPr>
        <w:pPrChange w:id="20259" w:author="冷雪凝" w:date="2019-05-14T12:21:32Z">
          <w:pPr>
            <w:pStyle w:val="3"/>
            <w:numPr>
              <w:ilvl w:val="0"/>
              <w:numId w:val="32"/>
            </w:numPr>
          </w:pPr>
        </w:pPrChange>
      </w:pPr>
      <w:bookmarkStart w:id="691" w:name="_Toc518921792"/>
      <w:bookmarkStart w:id="692" w:name="_Toc5580_WPSOffice_Level2"/>
      <w:bookmarkStart w:id="693" w:name="_Toc18209_WPSOffice_Level2"/>
      <w:r>
        <w:rPr>
          <w:rFonts w:hint="eastAsia" w:ascii="仿宋" w:hAnsi="仿宋" w:eastAsia="仿宋"/>
          <w:color w:val="000000" w:themeColor="text1"/>
          <w:sz w:val="28"/>
          <w:szCs w:val="28"/>
          <w:rPrChange w:id="20261" w:author="梁元" w:date="2019-05-14T19:51:36Z">
            <w:rPr>
              <w:rFonts w:hint="eastAsia" w:ascii="仿宋" w:hAnsi="仿宋" w:eastAsia="仿宋"/>
              <w:sz w:val="28"/>
              <w:szCs w:val="28"/>
            </w:rPr>
          </w:rPrChange>
          <w14:textFill>
            <w14:solidFill>
              <w14:schemeClr w14:val="tx1"/>
            </w14:solidFill>
          </w14:textFill>
        </w:rPr>
        <w:t>论坛参考</w:t>
      </w:r>
      <w:bookmarkEnd w:id="691"/>
      <w:bookmarkEnd w:id="692"/>
      <w:bookmarkEnd w:id="693"/>
    </w:p>
    <w:p>
      <w:pPr>
        <w:ind w:firstLine="480" w:firstLineChars="200"/>
        <w:rPr>
          <w:rFonts w:hint="eastAsia"/>
          <w:color w:val="000000" w:themeColor="text1"/>
          <w:rPrChange w:id="20263" w:author="梁元" w:date="2019-05-14T19:51:36Z">
            <w:rPr>
              <w:rFonts w:hint="eastAsia"/>
            </w:rPr>
          </w:rPrChange>
          <w14:textFill>
            <w14:solidFill>
              <w14:schemeClr w14:val="tx1"/>
            </w14:solidFill>
          </w14:textFill>
        </w:rPr>
        <w:pPrChange w:id="20262" w:author="冷雪凝" w:date="2019-05-14T12:21:32Z">
          <w:pPr/>
        </w:pPrChange>
      </w:pPr>
      <w:r>
        <w:rPr>
          <w:color w:val="000000" w:themeColor="text1"/>
          <w:rPrChange w:id="20264" w:author="梁元" w:date="2019-05-14T19:51:36Z">
            <w:rPr/>
          </w:rPrChange>
          <w14:textFill>
            <w14:solidFill>
              <w14:schemeClr w14:val="tx1"/>
            </w14:solidFill>
          </w14:textFill>
        </w:rPr>
        <w:fldChar w:fldCharType="begin"/>
      </w:r>
      <w:r>
        <w:rPr>
          <w:color w:val="000000" w:themeColor="text1"/>
          <w:rPrChange w:id="20265" w:author="梁元" w:date="2019-05-14T19:51:36Z">
            <w:rPr/>
          </w:rPrChange>
          <w14:textFill>
            <w14:solidFill>
              <w14:schemeClr w14:val="tx1"/>
            </w14:solidFill>
          </w14:textFill>
        </w:rPr>
        <w:instrText xml:space="preserve"> HYPERLINK "https://cn.vuejs.org/v2/api" </w:instrText>
      </w:r>
      <w:r>
        <w:rPr>
          <w:color w:val="000000" w:themeColor="text1"/>
          <w:rPrChange w:id="20266" w:author="梁元" w:date="2019-05-14T19:51:36Z">
            <w:rPr/>
          </w:rPrChange>
          <w14:textFill>
            <w14:solidFill>
              <w14:schemeClr w14:val="tx1"/>
            </w14:solidFill>
          </w14:textFill>
        </w:rPr>
        <w:fldChar w:fldCharType="separate"/>
      </w:r>
      <w:r>
        <w:rPr>
          <w:rStyle w:val="18"/>
          <w:color w:val="000000" w:themeColor="text1"/>
          <w:rPrChange w:id="20267" w:author="梁元" w:date="2019-05-14T19:51:36Z">
            <w:rPr>
              <w:rStyle w:val="18"/>
            </w:rPr>
          </w:rPrChange>
          <w14:textFill>
            <w14:solidFill>
              <w14:schemeClr w14:val="tx1"/>
            </w14:solidFill>
          </w14:textFill>
        </w:rPr>
        <w:t>https://cn.vuejs.org/v2/api</w:t>
      </w:r>
      <w:r>
        <w:rPr>
          <w:rStyle w:val="18"/>
          <w:color w:val="000000" w:themeColor="text1"/>
          <w:rPrChange w:id="20268" w:author="梁元" w:date="2019-05-14T19:51:36Z">
            <w:rPr>
              <w:rStyle w:val="18"/>
            </w:rPr>
          </w:rPrChange>
          <w14:textFill>
            <w14:solidFill>
              <w14:schemeClr w14:val="tx1"/>
            </w14:solidFill>
          </w14:textFill>
        </w:rPr>
        <w:fldChar w:fldCharType="end"/>
      </w:r>
    </w:p>
    <w:p>
      <w:pPr>
        <w:pStyle w:val="2"/>
        <w:numPr>
          <w:ilvl w:val="0"/>
          <w:numId w:val="1"/>
        </w:numPr>
        <w:rPr>
          <w:rFonts w:ascii="仿宋" w:hAnsi="仿宋" w:eastAsia="仿宋"/>
          <w:color w:val="000000" w:themeColor="text1"/>
          <w:sz w:val="28"/>
          <w:szCs w:val="28"/>
          <w:rPrChange w:id="20269" w:author="梁元" w:date="2019-05-14T19:51:36Z">
            <w:rPr>
              <w:rFonts w:ascii="仿宋" w:hAnsi="仿宋" w:eastAsia="仿宋"/>
              <w:sz w:val="28"/>
              <w:szCs w:val="28"/>
            </w:rPr>
          </w:rPrChange>
          <w14:textFill>
            <w14:solidFill>
              <w14:schemeClr w14:val="tx1"/>
            </w14:solidFill>
          </w14:textFill>
        </w:rPr>
      </w:pPr>
      <w:bookmarkStart w:id="694" w:name="_Toc12671_WPSOffice_Level1"/>
      <w:bookmarkStart w:id="695" w:name="_Toc518921793"/>
      <w:bookmarkStart w:id="696" w:name="_Toc15395_WPSOffice_Level1"/>
      <w:r>
        <w:rPr>
          <w:rFonts w:hint="eastAsia" w:ascii="仿宋" w:hAnsi="仿宋" w:eastAsia="仿宋"/>
          <w:color w:val="000000" w:themeColor="text1"/>
          <w:sz w:val="28"/>
          <w:szCs w:val="28"/>
          <w:rPrChange w:id="20270" w:author="梁元" w:date="2019-05-14T19:51:36Z">
            <w:rPr>
              <w:rFonts w:hint="eastAsia" w:ascii="仿宋" w:hAnsi="仿宋" w:eastAsia="仿宋"/>
              <w:sz w:val="28"/>
              <w:szCs w:val="28"/>
            </w:rPr>
          </w:rPrChange>
          <w14:textFill>
            <w14:solidFill>
              <w14:schemeClr w14:val="tx1"/>
            </w14:solidFill>
          </w14:textFill>
        </w:rPr>
        <w:t>说一下vuex？</w:t>
      </w:r>
      <w:bookmarkEnd w:id="694"/>
      <w:bookmarkEnd w:id="695"/>
      <w:bookmarkEnd w:id="696"/>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2" w:hRule="atLeast"/>
          <w:jc w:val="center"/>
        </w:trPr>
        <w:tc>
          <w:tcPr>
            <w:tcW w:w="1523" w:type="dxa"/>
          </w:tcPr>
          <w:p>
            <w:pPr>
              <w:jc w:val="center"/>
              <w:rPr>
                <w:rFonts w:ascii="仿宋" w:hAnsi="仿宋" w:eastAsia="仿宋"/>
                <w:color w:val="000000" w:themeColor="text1"/>
                <w:rPrChange w:id="2027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272"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2027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274"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2027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276"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2027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278"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2027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280"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trPr>
        <w:tc>
          <w:tcPr>
            <w:tcW w:w="1523" w:type="dxa"/>
          </w:tcPr>
          <w:p>
            <w:pPr>
              <w:jc w:val="center"/>
              <w:rPr>
                <w:rFonts w:ascii="仿宋" w:hAnsi="仿宋" w:eastAsia="仿宋"/>
                <w:color w:val="000000" w:themeColor="text1"/>
                <w:rPrChange w:id="2028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282" w:author="梁元" w:date="2019-05-14T19:51:36Z">
                  <w:rPr>
                    <w:rFonts w:hint="eastAsia" w:ascii="仿宋" w:hAnsi="仿宋" w:eastAsia="仿宋"/>
                  </w:rPr>
                </w:rPrChange>
                <w14:textFill>
                  <w14:solidFill>
                    <w14:schemeClr w14:val="tx1"/>
                  </w14:solidFill>
                </w14:textFill>
              </w:rPr>
              <w:t>90%</w:t>
            </w:r>
          </w:p>
        </w:tc>
        <w:tc>
          <w:tcPr>
            <w:tcW w:w="1559" w:type="dxa"/>
          </w:tcPr>
          <w:p>
            <w:pPr>
              <w:jc w:val="center"/>
              <w:rPr>
                <w:rFonts w:ascii="仿宋" w:hAnsi="仿宋" w:eastAsia="仿宋"/>
                <w:color w:val="000000" w:themeColor="text1"/>
                <w:rPrChange w:id="2028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284" w:author="梁元" w:date="2019-05-14T19:51:36Z">
                  <w:rPr>
                    <w:rFonts w:hint="eastAsia" w:ascii="仿宋" w:hAnsi="仿宋" w:eastAsia="仿宋"/>
                  </w:rPr>
                </w:rPrChange>
                <w14:textFill>
                  <w14:solidFill>
                    <w14:schemeClr w14:val="tx1"/>
                  </w14:solidFill>
                </w14:textFill>
              </w:rPr>
              <w:t>5星</w:t>
            </w:r>
          </w:p>
        </w:tc>
        <w:tc>
          <w:tcPr>
            <w:tcW w:w="1418" w:type="dxa"/>
          </w:tcPr>
          <w:p>
            <w:pPr>
              <w:jc w:val="center"/>
              <w:rPr>
                <w:rFonts w:ascii="仿宋" w:hAnsi="仿宋" w:eastAsia="仿宋"/>
                <w:color w:val="000000" w:themeColor="text1"/>
                <w:rPrChange w:id="20285"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20286" w:author="梁元" w:date="2019-05-14T19:51:36Z">
                  <w:rPr>
                    <w:rFonts w:ascii="仿宋" w:hAnsi="仿宋" w:eastAsia="仿宋"/>
                  </w:rPr>
                </w:rPrChange>
                <w14:textFill>
                  <w14:solidFill>
                    <w14:schemeClr w14:val="tx1"/>
                  </w14:solidFill>
                </w14:textFill>
              </w:rPr>
              <w:t>J</w:t>
            </w:r>
            <w:r>
              <w:rPr>
                <w:rFonts w:hint="eastAsia" w:ascii="仿宋" w:hAnsi="仿宋" w:eastAsia="仿宋"/>
                <w:color w:val="000000" w:themeColor="text1"/>
                <w:rPrChange w:id="20287" w:author="梁元" w:date="2019-05-14T19:51:36Z">
                  <w:rPr>
                    <w:rFonts w:hint="eastAsia" w:ascii="仿宋" w:hAnsi="仿宋" w:eastAsia="仿宋"/>
                  </w:rPr>
                </w:rPrChange>
                <w14:textFill>
                  <w14:solidFill>
                    <w14:schemeClr w14:val="tx1"/>
                  </w14:solidFill>
                </w14:textFill>
              </w:rPr>
              <w:t>avascript</w:t>
            </w:r>
          </w:p>
        </w:tc>
        <w:tc>
          <w:tcPr>
            <w:tcW w:w="1417" w:type="dxa"/>
          </w:tcPr>
          <w:p>
            <w:pPr>
              <w:jc w:val="center"/>
              <w:rPr>
                <w:rFonts w:ascii="仿宋" w:hAnsi="仿宋" w:eastAsia="仿宋"/>
                <w:color w:val="000000" w:themeColor="text1"/>
                <w:rPrChange w:id="2028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289" w:author="梁元" w:date="2019-05-14T19:51:36Z">
                  <w:rPr>
                    <w:rFonts w:hint="eastAsia" w:ascii="仿宋" w:hAnsi="仿宋" w:eastAsia="仿宋"/>
                  </w:rPr>
                </w:rPrChange>
                <w14:textFill>
                  <w14:solidFill>
                    <w14:schemeClr w14:val="tx1"/>
                  </w14:solidFill>
                </w14:textFill>
              </w:rPr>
              <w:t>数据存储</w:t>
            </w:r>
          </w:p>
        </w:tc>
        <w:tc>
          <w:tcPr>
            <w:tcW w:w="1465" w:type="dxa"/>
          </w:tcPr>
          <w:p>
            <w:pPr>
              <w:jc w:val="center"/>
              <w:rPr>
                <w:rFonts w:ascii="仿宋" w:hAnsi="仿宋" w:eastAsia="仿宋"/>
                <w:color w:val="000000" w:themeColor="text1"/>
                <w:rPrChange w:id="2029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291" w:author="梁元" w:date="2019-05-14T19:51:36Z">
                  <w:rPr>
                    <w:rFonts w:hint="eastAsia" w:ascii="仿宋" w:hAnsi="仿宋" w:eastAsia="仿宋"/>
                  </w:rPr>
                </w:rPrChange>
                <w14:textFill>
                  <w14:solidFill>
                    <w14:schemeClr w14:val="tx1"/>
                  </w14:solidFill>
                </w14:textFill>
              </w:rPr>
              <w:t>存储</w:t>
            </w:r>
          </w:p>
        </w:tc>
      </w:tr>
    </w:tbl>
    <w:p>
      <w:pPr>
        <w:pStyle w:val="3"/>
        <w:numPr>
          <w:ilvl w:val="0"/>
          <w:numId w:val="33"/>
        </w:numPr>
        <w:spacing w:line="240" w:lineRule="auto"/>
        <w:ind w:firstLine="562" w:firstLineChars="200"/>
        <w:rPr>
          <w:rFonts w:ascii="仿宋" w:hAnsi="仿宋" w:eastAsia="仿宋"/>
          <w:color w:val="000000" w:themeColor="text1"/>
          <w:sz w:val="28"/>
          <w:szCs w:val="28"/>
          <w:rPrChange w:id="20293" w:author="梁元" w:date="2019-05-14T19:51:36Z">
            <w:rPr>
              <w:rFonts w:ascii="仿宋" w:hAnsi="仿宋" w:eastAsia="仿宋"/>
              <w:sz w:val="28"/>
              <w:szCs w:val="28"/>
            </w:rPr>
          </w:rPrChange>
          <w14:textFill>
            <w14:solidFill>
              <w14:schemeClr w14:val="tx1"/>
            </w14:solidFill>
          </w14:textFill>
        </w:rPr>
        <w:pPrChange w:id="20292" w:author="冷雪凝" w:date="2019-05-14T12:21:32Z">
          <w:pPr>
            <w:pStyle w:val="3"/>
            <w:numPr>
              <w:ilvl w:val="0"/>
              <w:numId w:val="33"/>
            </w:numPr>
          </w:pPr>
        </w:pPrChange>
      </w:pPr>
      <w:bookmarkStart w:id="697" w:name="_Toc9272_WPSOffice_Level2"/>
      <w:bookmarkStart w:id="698" w:name="_Toc518921794"/>
      <w:bookmarkStart w:id="699" w:name="_Toc2435_WPSOffice_Level2"/>
      <w:r>
        <w:rPr>
          <w:rFonts w:hint="eastAsia" w:ascii="仿宋" w:hAnsi="仿宋" w:eastAsia="仿宋"/>
          <w:color w:val="000000" w:themeColor="text1"/>
          <w:sz w:val="28"/>
          <w:szCs w:val="28"/>
          <w:rPrChange w:id="20294" w:author="梁元" w:date="2019-05-14T19:51:36Z">
            <w:rPr>
              <w:rFonts w:hint="eastAsia" w:ascii="仿宋" w:hAnsi="仿宋" w:eastAsia="仿宋"/>
              <w:sz w:val="28"/>
              <w:szCs w:val="28"/>
            </w:rPr>
          </w:rPrChange>
          <w14:textFill>
            <w14:solidFill>
              <w14:schemeClr w14:val="tx1"/>
            </w14:solidFill>
          </w14:textFill>
        </w:rPr>
        <w:t>通常解法</w:t>
      </w:r>
      <w:bookmarkEnd w:id="697"/>
      <w:bookmarkEnd w:id="698"/>
      <w:bookmarkEnd w:id="699"/>
    </w:p>
    <w:p>
      <w:pPr>
        <w:ind w:firstLine="460" w:firstLineChars="200"/>
        <w:rPr>
          <w:rFonts w:ascii="Arial" w:hAnsi="Arial" w:cs="Arial"/>
          <w:color w:val="000000" w:themeColor="text1"/>
          <w:sz w:val="23"/>
          <w:szCs w:val="23"/>
          <w:shd w:val="clear" w:color="auto" w:fill="FFFFFF"/>
          <w:rPrChange w:id="20296" w:author="梁元" w:date="2019-05-14T19:51:36Z">
            <w:rPr>
              <w:rFonts w:ascii="Arial" w:hAnsi="Arial" w:cs="Arial"/>
              <w:color w:val="222222"/>
              <w:sz w:val="23"/>
              <w:szCs w:val="23"/>
              <w:shd w:val="clear" w:color="auto" w:fill="FFFFFF"/>
            </w:rPr>
          </w:rPrChange>
          <w14:textFill>
            <w14:solidFill>
              <w14:schemeClr w14:val="tx1"/>
            </w14:solidFill>
          </w14:textFill>
        </w:rPr>
        <w:pPrChange w:id="20295" w:author="冷雪凝" w:date="2019-05-14T12:21:32Z">
          <w:pPr/>
        </w:pPrChange>
      </w:pPr>
      <w:r>
        <w:rPr>
          <w:rFonts w:ascii="Arial" w:hAnsi="Arial" w:cs="Arial"/>
          <w:color w:val="000000" w:themeColor="text1"/>
          <w:sz w:val="23"/>
          <w:szCs w:val="23"/>
          <w:shd w:val="clear" w:color="auto" w:fill="FFFFFF"/>
          <w:rPrChange w:id="20297" w:author="梁元" w:date="2019-05-14T19:51:36Z">
            <w:rPr>
              <w:rFonts w:ascii="Arial" w:hAnsi="Arial" w:cs="Arial"/>
              <w:color w:val="222222"/>
              <w:sz w:val="23"/>
              <w:szCs w:val="23"/>
              <w:shd w:val="clear" w:color="auto" w:fill="FFFFFF"/>
            </w:rPr>
          </w:rPrChange>
          <w14:textFill>
            <w14:solidFill>
              <w14:schemeClr w14:val="tx1"/>
            </w14:solidFill>
          </w14:textFill>
        </w:rPr>
        <w:t>Vuex 是适用于 Vue.js 应用的状态管理库，为应用中的所有组件提供集中式的状态存储与操作，保证了所有状态以可预测的方式进行修改；</w:t>
      </w:r>
    </w:p>
    <w:p>
      <w:pPr>
        <w:ind w:firstLine="460" w:firstLineChars="200"/>
        <w:rPr>
          <w:rFonts w:ascii="Arial" w:hAnsi="Arial" w:cs="Arial"/>
          <w:color w:val="000000" w:themeColor="text1"/>
          <w:sz w:val="23"/>
          <w:szCs w:val="23"/>
          <w:shd w:val="clear" w:color="auto" w:fill="FFFFFF"/>
          <w:rPrChange w:id="20299" w:author="梁元" w:date="2019-05-14T19:51:36Z">
            <w:rPr>
              <w:rFonts w:ascii="Arial" w:hAnsi="Arial" w:cs="Arial"/>
              <w:color w:val="222222"/>
              <w:sz w:val="23"/>
              <w:szCs w:val="23"/>
              <w:shd w:val="clear" w:color="auto" w:fill="FFFFFF"/>
            </w:rPr>
          </w:rPrChange>
          <w14:textFill>
            <w14:solidFill>
              <w14:schemeClr w14:val="tx1"/>
            </w14:solidFill>
          </w14:textFill>
        </w:rPr>
        <w:pPrChange w:id="20298" w:author="冷雪凝" w:date="2019-05-14T12:21:32Z">
          <w:pPr/>
        </w:pPrChange>
      </w:pPr>
      <w:r>
        <w:rPr>
          <w:rFonts w:ascii="Arial" w:hAnsi="Arial" w:cs="Arial"/>
          <w:color w:val="000000" w:themeColor="text1"/>
          <w:sz w:val="23"/>
          <w:szCs w:val="23"/>
          <w:shd w:val="clear" w:color="auto" w:fill="FFFFFF"/>
          <w:rPrChange w:id="20300" w:author="梁元" w:date="2019-05-14T19:51:36Z">
            <w:rPr>
              <w:rFonts w:ascii="Arial" w:hAnsi="Arial" w:cs="Arial"/>
              <w:color w:val="222222"/>
              <w:sz w:val="23"/>
              <w:szCs w:val="23"/>
              <w:shd w:val="clear" w:color="auto" w:fill="FFFFFF"/>
            </w:rPr>
          </w:rPrChange>
          <w14:textFill>
            <w14:solidFill>
              <w14:schemeClr w14:val="tx1"/>
            </w14:solidFill>
          </w14:textFill>
        </w:rPr>
        <w:t xml:space="preserve">        state: state 定义了应用状态的数据结构，同样可以在这里设置默认的初始状态。</w:t>
      </w:r>
    </w:p>
    <w:p>
      <w:pPr>
        <w:ind w:firstLine="460" w:firstLineChars="200"/>
        <w:rPr>
          <w:rFonts w:ascii="Arial" w:hAnsi="Arial" w:cs="Arial"/>
          <w:color w:val="000000" w:themeColor="text1"/>
          <w:sz w:val="23"/>
          <w:szCs w:val="23"/>
          <w:shd w:val="clear" w:color="auto" w:fill="FFFFFF"/>
          <w:rPrChange w:id="20302" w:author="梁元" w:date="2019-05-14T19:51:36Z">
            <w:rPr>
              <w:rFonts w:ascii="Arial" w:hAnsi="Arial" w:cs="Arial"/>
              <w:color w:val="222222"/>
              <w:sz w:val="23"/>
              <w:szCs w:val="23"/>
              <w:shd w:val="clear" w:color="auto" w:fill="FFFFFF"/>
            </w:rPr>
          </w:rPrChange>
          <w14:textFill>
            <w14:solidFill>
              <w14:schemeClr w14:val="tx1"/>
            </w14:solidFill>
          </w14:textFill>
        </w:rPr>
        <w:pPrChange w:id="20301" w:author="冷雪凝" w:date="2019-05-14T12:21:32Z">
          <w:pPr/>
        </w:pPrChange>
      </w:pPr>
      <w:r>
        <w:rPr>
          <w:rFonts w:ascii="Arial" w:hAnsi="Arial" w:cs="Arial"/>
          <w:color w:val="000000" w:themeColor="text1"/>
          <w:sz w:val="23"/>
          <w:szCs w:val="23"/>
          <w:shd w:val="clear" w:color="auto" w:fill="FFFFFF"/>
          <w:rPrChange w:id="20303" w:author="梁元" w:date="2019-05-14T19:51:36Z">
            <w:rPr>
              <w:rFonts w:ascii="Arial" w:hAnsi="Arial" w:cs="Arial"/>
              <w:color w:val="222222"/>
              <w:sz w:val="23"/>
              <w:szCs w:val="23"/>
              <w:shd w:val="clear" w:color="auto" w:fill="FFFFFF"/>
            </w:rPr>
          </w:rPrChange>
          <w14:textFill>
            <w14:solidFill>
              <w14:schemeClr w14:val="tx1"/>
            </w14:solidFill>
          </w14:textFill>
        </w:rPr>
        <w:t xml:space="preserve">        actions:Actions 即是定义提交触发更改信息的描述，常见的例子有从服务端获取数据，在数据获取完成后会调用store.commit()来调用更改 Store 中的状态。可以在组件中使用dispatch来发出 Actions。</w:t>
      </w:r>
    </w:p>
    <w:p>
      <w:pPr>
        <w:ind w:firstLine="460" w:firstLineChars="200"/>
        <w:rPr>
          <w:rFonts w:ascii="Arial" w:hAnsi="Arial" w:cs="Arial"/>
          <w:color w:val="000000" w:themeColor="text1"/>
          <w:sz w:val="23"/>
          <w:szCs w:val="23"/>
          <w:shd w:val="clear" w:color="auto" w:fill="FFFFFF"/>
          <w:rPrChange w:id="20305" w:author="梁元" w:date="2019-05-14T19:51:36Z">
            <w:rPr>
              <w:rFonts w:ascii="Arial" w:hAnsi="Arial" w:cs="Arial"/>
              <w:color w:val="222222"/>
              <w:sz w:val="23"/>
              <w:szCs w:val="23"/>
              <w:shd w:val="clear" w:color="auto" w:fill="FFFFFF"/>
            </w:rPr>
          </w:rPrChange>
          <w14:textFill>
            <w14:solidFill>
              <w14:schemeClr w14:val="tx1"/>
            </w14:solidFill>
          </w14:textFill>
        </w:rPr>
        <w:pPrChange w:id="20304" w:author="冷雪凝" w:date="2019-05-14T12:21:32Z">
          <w:pPr/>
        </w:pPrChange>
      </w:pPr>
      <w:r>
        <w:rPr>
          <w:rFonts w:ascii="Arial" w:hAnsi="Arial" w:cs="Arial"/>
          <w:color w:val="000000" w:themeColor="text1"/>
          <w:sz w:val="23"/>
          <w:szCs w:val="23"/>
          <w:shd w:val="clear" w:color="auto" w:fill="FFFFFF"/>
          <w:rPrChange w:id="20306" w:author="梁元" w:date="2019-05-14T19:51:36Z">
            <w:rPr>
              <w:rFonts w:ascii="Arial" w:hAnsi="Arial" w:cs="Arial"/>
              <w:color w:val="222222"/>
              <w:sz w:val="23"/>
              <w:szCs w:val="23"/>
              <w:shd w:val="clear" w:color="auto" w:fill="FFFFFF"/>
            </w:rPr>
          </w:rPrChange>
          <w14:textFill>
            <w14:solidFill>
              <w14:schemeClr w14:val="tx1"/>
            </w14:solidFill>
          </w14:textFill>
        </w:rPr>
        <w:t xml:space="preserve">        mutations: 调用 mutations 是唯一允许更新应用状态的地方。</w:t>
      </w:r>
    </w:p>
    <w:p>
      <w:pPr>
        <w:ind w:firstLine="460" w:firstLineChars="200"/>
        <w:rPr>
          <w:rFonts w:ascii="Arial" w:hAnsi="Arial" w:cs="Arial"/>
          <w:color w:val="000000" w:themeColor="text1"/>
          <w:sz w:val="23"/>
          <w:szCs w:val="23"/>
          <w:shd w:val="clear" w:color="auto" w:fill="FFFFFF"/>
          <w:rPrChange w:id="20308" w:author="梁元" w:date="2019-05-14T19:51:36Z">
            <w:rPr>
              <w:rFonts w:ascii="Arial" w:hAnsi="Arial" w:cs="Arial"/>
              <w:color w:val="222222"/>
              <w:sz w:val="23"/>
              <w:szCs w:val="23"/>
              <w:shd w:val="clear" w:color="auto" w:fill="FFFFFF"/>
            </w:rPr>
          </w:rPrChange>
          <w14:textFill>
            <w14:solidFill>
              <w14:schemeClr w14:val="tx1"/>
            </w14:solidFill>
          </w14:textFill>
        </w:rPr>
        <w:pPrChange w:id="20307" w:author="冷雪凝" w:date="2019-05-14T12:21:32Z">
          <w:pPr/>
        </w:pPrChange>
      </w:pPr>
      <w:r>
        <w:rPr>
          <w:rFonts w:ascii="Arial" w:hAnsi="Arial" w:cs="Arial"/>
          <w:color w:val="000000" w:themeColor="text1"/>
          <w:sz w:val="23"/>
          <w:szCs w:val="23"/>
          <w:shd w:val="clear" w:color="auto" w:fill="FFFFFF"/>
          <w:rPrChange w:id="20309" w:author="梁元" w:date="2019-05-14T19:51:36Z">
            <w:rPr>
              <w:rFonts w:ascii="Arial" w:hAnsi="Arial" w:cs="Arial"/>
              <w:color w:val="222222"/>
              <w:sz w:val="23"/>
              <w:szCs w:val="23"/>
              <w:shd w:val="clear" w:color="auto" w:fill="FFFFFF"/>
            </w:rPr>
          </w:rPrChange>
          <w14:textFill>
            <w14:solidFill>
              <w14:schemeClr w14:val="tx1"/>
            </w14:solidFill>
          </w14:textFill>
        </w:rPr>
        <w:t xml:space="preserve">        getters: Getters 允许组件从 Store 中获取数据，譬如我们可以从 Store 中的 projectList 中筛选出已完成的项目列表</w:t>
      </w:r>
    </w:p>
    <w:p>
      <w:pPr>
        <w:ind w:firstLine="460" w:firstLineChars="200"/>
        <w:rPr>
          <w:rFonts w:ascii="Arial" w:hAnsi="Arial" w:cs="Arial"/>
          <w:color w:val="000000" w:themeColor="text1"/>
          <w:sz w:val="23"/>
          <w:szCs w:val="23"/>
          <w:shd w:val="clear" w:color="auto" w:fill="FFFFFF"/>
          <w:rPrChange w:id="20311" w:author="梁元" w:date="2019-05-14T19:51:36Z">
            <w:rPr>
              <w:rFonts w:ascii="Arial" w:hAnsi="Arial" w:cs="Arial"/>
              <w:color w:val="222222"/>
              <w:sz w:val="23"/>
              <w:szCs w:val="23"/>
              <w:shd w:val="clear" w:color="auto" w:fill="FFFFFF"/>
            </w:rPr>
          </w:rPrChange>
          <w14:textFill>
            <w14:solidFill>
              <w14:schemeClr w14:val="tx1"/>
            </w14:solidFill>
          </w14:textFill>
        </w:rPr>
        <w:pPrChange w:id="20310" w:author="冷雪凝" w:date="2019-05-14T12:21:32Z">
          <w:pPr/>
        </w:pPrChange>
      </w:pPr>
      <w:r>
        <w:rPr>
          <w:rFonts w:ascii="Arial" w:hAnsi="Arial" w:cs="Arial"/>
          <w:color w:val="000000" w:themeColor="text1"/>
          <w:sz w:val="23"/>
          <w:szCs w:val="23"/>
          <w:shd w:val="clear" w:color="auto" w:fill="FFFFFF"/>
          <w:rPrChange w:id="20312" w:author="梁元" w:date="2019-05-14T19:51:36Z">
            <w:rPr>
              <w:rFonts w:ascii="Arial" w:hAnsi="Arial" w:cs="Arial"/>
              <w:color w:val="222222"/>
              <w:sz w:val="23"/>
              <w:szCs w:val="23"/>
              <w:shd w:val="clear" w:color="auto" w:fill="FFFFFF"/>
            </w:rPr>
          </w:rPrChange>
          <w14:textFill>
            <w14:solidFill>
              <w14:schemeClr w14:val="tx1"/>
            </w14:solidFill>
          </w14:textFill>
        </w:rPr>
        <w:t xml:space="preserve">        modules: modules 对象允许将单一的 Store 拆分为多个 Store 的同时保存在单一的状态树中。随着应用复杂度的增加，这种拆分能够更好地组织代码</w:t>
      </w:r>
    </w:p>
    <w:p>
      <w:pPr>
        <w:ind w:firstLine="460" w:firstLineChars="200"/>
        <w:rPr>
          <w:rFonts w:ascii="Arial" w:hAnsi="Arial" w:cs="Arial"/>
          <w:color w:val="000000" w:themeColor="text1"/>
          <w:sz w:val="23"/>
          <w:szCs w:val="23"/>
          <w:shd w:val="clear" w:color="auto" w:fill="FFFFFF"/>
          <w:rPrChange w:id="20314" w:author="梁元" w:date="2019-05-14T19:51:36Z">
            <w:rPr>
              <w:rFonts w:ascii="Arial" w:hAnsi="Arial" w:cs="Arial"/>
              <w:color w:val="222222"/>
              <w:sz w:val="23"/>
              <w:szCs w:val="23"/>
              <w:shd w:val="clear" w:color="auto" w:fill="FFFFFF"/>
            </w:rPr>
          </w:rPrChange>
          <w14:textFill>
            <w14:solidFill>
              <w14:schemeClr w14:val="tx1"/>
            </w14:solidFill>
          </w14:textFill>
        </w:rPr>
        <w:pPrChange w:id="20313" w:author="冷雪凝" w:date="2019-05-14T12:21:32Z">
          <w:pPr/>
        </w:pPrChange>
      </w:pPr>
      <w:r>
        <w:rPr>
          <w:rFonts w:ascii="Arial" w:hAnsi="Arial" w:cs="Arial"/>
          <w:color w:val="000000" w:themeColor="text1"/>
          <w:sz w:val="23"/>
          <w:szCs w:val="23"/>
          <w:shd w:val="clear" w:color="auto" w:fill="FFFFFF"/>
          <w:rPrChange w:id="20315" w:author="梁元" w:date="2019-05-14T19:51:36Z">
            <w:rPr>
              <w:rFonts w:ascii="Arial" w:hAnsi="Arial" w:cs="Arial"/>
              <w:color w:val="222222"/>
              <w:sz w:val="23"/>
              <w:szCs w:val="23"/>
              <w:shd w:val="clear" w:color="auto" w:fill="FFFFFF"/>
            </w:rPr>
          </w:rPrChange>
          <w14:textFill>
            <w14:solidFill>
              <w14:schemeClr w14:val="tx1"/>
            </w14:solidFill>
          </w14:textFill>
        </w:rPr>
        <w:t>但是vuex也有缺点就是，vuex中保存的数据是和网页的生命周期同步的，当执行页面刷新的时候vuex中所有数据都会消失复位到初始状态，所以不太适合做有分享页面的数据交互（在这种项目中vuex只适合数据的集中管理，不适合数据的存储，这种情况一般是使用路由传递参数会好一些），适合后台管理系统多一些，后台管理系统一般都是公司内部使用；</w:t>
      </w:r>
    </w:p>
    <w:p>
      <w:pPr>
        <w:ind w:firstLine="460" w:firstLineChars="200"/>
        <w:rPr>
          <w:rFonts w:ascii="Arial" w:hAnsi="Arial" w:cs="Arial"/>
          <w:color w:val="000000" w:themeColor="text1"/>
          <w:sz w:val="23"/>
          <w:szCs w:val="23"/>
          <w:shd w:val="clear" w:color="auto" w:fill="FFFFFF"/>
          <w:rPrChange w:id="20317" w:author="梁元" w:date="2019-05-14T19:51:36Z">
            <w:rPr>
              <w:rFonts w:ascii="Arial" w:hAnsi="Arial" w:cs="Arial"/>
              <w:color w:val="222222"/>
              <w:sz w:val="23"/>
              <w:szCs w:val="23"/>
              <w:shd w:val="clear" w:color="auto" w:fill="FFFFFF"/>
            </w:rPr>
          </w:rPrChange>
          <w14:textFill>
            <w14:solidFill>
              <w14:schemeClr w14:val="tx1"/>
            </w14:solidFill>
          </w14:textFill>
        </w:rPr>
        <w:pPrChange w:id="20316" w:author="冷雪凝" w:date="2019-05-14T12:21:32Z">
          <w:pPr/>
        </w:pPrChange>
      </w:pPr>
    </w:p>
    <w:p>
      <w:pPr>
        <w:pStyle w:val="3"/>
        <w:numPr>
          <w:ilvl w:val="0"/>
          <w:numId w:val="33"/>
        </w:numPr>
        <w:spacing w:line="240" w:lineRule="auto"/>
        <w:ind w:firstLine="562" w:firstLineChars="200"/>
        <w:rPr>
          <w:rFonts w:hint="eastAsia" w:ascii="仿宋" w:hAnsi="仿宋" w:eastAsia="仿宋"/>
          <w:color w:val="000000" w:themeColor="text1"/>
          <w:sz w:val="28"/>
          <w:szCs w:val="28"/>
          <w:rPrChange w:id="20319" w:author="梁元" w:date="2019-05-14T19:51:36Z">
            <w:rPr>
              <w:rFonts w:hint="eastAsia" w:ascii="仿宋" w:hAnsi="仿宋" w:eastAsia="仿宋"/>
              <w:sz w:val="28"/>
              <w:szCs w:val="28"/>
            </w:rPr>
          </w:rPrChange>
          <w14:textFill>
            <w14:solidFill>
              <w14:schemeClr w14:val="tx1"/>
            </w14:solidFill>
          </w14:textFill>
        </w:rPr>
        <w:pPrChange w:id="20318" w:author="冷雪凝" w:date="2019-05-14T12:21:32Z">
          <w:pPr>
            <w:pStyle w:val="3"/>
            <w:numPr>
              <w:ilvl w:val="0"/>
              <w:numId w:val="33"/>
            </w:numPr>
          </w:pPr>
        </w:pPrChange>
      </w:pPr>
      <w:bookmarkStart w:id="700" w:name="_Toc7550_WPSOffice_Level2"/>
      <w:bookmarkStart w:id="701" w:name="_Toc518921795"/>
      <w:bookmarkStart w:id="702" w:name="_Toc4686_WPSOffice_Level2"/>
      <w:r>
        <w:rPr>
          <w:rFonts w:hint="eastAsia" w:ascii="仿宋" w:hAnsi="仿宋" w:eastAsia="仿宋"/>
          <w:color w:val="000000" w:themeColor="text1"/>
          <w:sz w:val="28"/>
          <w:szCs w:val="28"/>
          <w:rPrChange w:id="20320" w:author="梁元" w:date="2019-05-14T19:51:36Z">
            <w:rPr>
              <w:rFonts w:hint="eastAsia" w:ascii="仿宋" w:hAnsi="仿宋" w:eastAsia="仿宋"/>
              <w:sz w:val="28"/>
              <w:szCs w:val="28"/>
            </w:rPr>
          </w:rPrChange>
          <w14:textFill>
            <w14:solidFill>
              <w14:schemeClr w14:val="tx1"/>
            </w14:solidFill>
          </w14:textFill>
        </w:rPr>
        <w:t>通用大牛级解法</w:t>
      </w:r>
      <w:bookmarkEnd w:id="700"/>
      <w:bookmarkEnd w:id="701"/>
      <w:bookmarkEnd w:id="702"/>
    </w:p>
    <w:p>
      <w:pPr>
        <w:ind w:firstLine="480" w:firstLineChars="200"/>
        <w:rPr>
          <w:rFonts w:hint="eastAsia"/>
          <w:color w:val="000000" w:themeColor="text1"/>
          <w:rPrChange w:id="20322" w:author="梁元" w:date="2019-05-14T19:51:36Z">
            <w:rPr>
              <w:rFonts w:hint="eastAsia"/>
            </w:rPr>
          </w:rPrChange>
          <w14:textFill>
            <w14:solidFill>
              <w14:schemeClr w14:val="tx1"/>
            </w14:solidFill>
          </w14:textFill>
        </w:rPr>
        <w:pPrChange w:id="20321" w:author="冷雪凝" w:date="2019-05-14T12:21:32Z">
          <w:pPr/>
        </w:pPrChange>
      </w:pPr>
      <w:r>
        <w:rPr>
          <w:color w:val="000000" w:themeColor="text1"/>
          <w:rPrChange w:id="20323" w:author="梁元" w:date="2019-05-14T19:51:36Z">
            <w:rPr/>
          </w:rPrChange>
          <w14:textFill>
            <w14:solidFill>
              <w14:schemeClr w14:val="tx1"/>
            </w14:solidFill>
          </w14:textFill>
        </w:rPr>
        <w:t>Vuex 是</w:t>
      </w:r>
      <w:r>
        <w:rPr>
          <w:rFonts w:hint="eastAsia"/>
          <w:color w:val="000000" w:themeColor="text1"/>
          <w:rPrChange w:id="20324" w:author="梁元" w:date="2019-05-14T19:51:36Z">
            <w:rPr>
              <w:rFonts w:hint="eastAsia"/>
            </w:rPr>
          </w:rPrChange>
          <w14:textFill>
            <w14:solidFill>
              <w14:schemeClr w14:val="tx1"/>
            </w14:solidFill>
          </w14:textFill>
        </w:rPr>
        <w:t>专门针对vue开发的应用</w:t>
      </w:r>
      <w:r>
        <w:rPr>
          <w:color w:val="000000" w:themeColor="text1"/>
          <w:rPrChange w:id="20325" w:author="梁元" w:date="2019-05-14T19:51:36Z">
            <w:rPr/>
          </w:rPrChange>
          <w14:textFill>
            <w14:solidFill>
              <w14:schemeClr w14:val="tx1"/>
            </w14:solidFill>
          </w14:textFill>
        </w:rPr>
        <w:t>状态管理库，为应用中的所有组件提供集中式的状态存储与操作，保证了所有状态以可预测的方式进行修改；</w:t>
      </w:r>
    </w:p>
    <w:p>
      <w:pPr>
        <w:ind w:firstLine="480" w:firstLineChars="200"/>
        <w:rPr>
          <w:rFonts w:hint="eastAsia"/>
          <w:color w:val="000000" w:themeColor="text1"/>
          <w:rPrChange w:id="20327" w:author="梁元" w:date="2019-05-14T19:51:36Z">
            <w:rPr>
              <w:rFonts w:hint="eastAsia"/>
            </w:rPr>
          </w:rPrChange>
          <w14:textFill>
            <w14:solidFill>
              <w14:schemeClr w14:val="tx1"/>
            </w14:solidFill>
          </w14:textFill>
        </w:rPr>
        <w:pPrChange w:id="20326" w:author="冷雪凝" w:date="2019-05-14T12:21:32Z">
          <w:pPr/>
        </w:pPrChange>
      </w:pPr>
    </w:p>
    <w:p>
      <w:pPr>
        <w:ind w:firstLine="480" w:firstLineChars="200"/>
        <w:rPr>
          <w:color w:val="000000" w:themeColor="text1"/>
          <w:rPrChange w:id="20329" w:author="梁元" w:date="2019-05-14T19:51:36Z">
            <w:rPr/>
          </w:rPrChange>
          <w14:textFill>
            <w14:solidFill>
              <w14:schemeClr w14:val="tx1"/>
            </w14:solidFill>
          </w14:textFill>
        </w:rPr>
        <w:pPrChange w:id="20328" w:author="冷雪凝" w:date="2019-05-14T12:21:32Z">
          <w:pPr/>
        </w:pPrChange>
      </w:pPr>
      <w:r>
        <w:rPr>
          <w:color w:val="000000" w:themeColor="text1"/>
          <w:rPrChange w:id="20330" w:author="梁元" w:date="2019-05-14T19:51:36Z">
            <w:rPr/>
          </w:rPrChange>
          <w14:textFill>
            <w14:solidFill>
              <w14:schemeClr w14:val="tx1"/>
            </w14:solidFill>
          </w14:textFill>
        </w:rPr>
        <w:t xml:space="preserve">        state: state 定义了应用状态的数据结构，同样可以在这里设置默认的初始状态。</w:t>
      </w:r>
    </w:p>
    <w:p>
      <w:pPr>
        <w:ind w:firstLine="480" w:firstLineChars="200"/>
        <w:rPr>
          <w:color w:val="000000" w:themeColor="text1"/>
          <w:rPrChange w:id="20332" w:author="梁元" w:date="2019-05-14T19:51:36Z">
            <w:rPr/>
          </w:rPrChange>
          <w14:textFill>
            <w14:solidFill>
              <w14:schemeClr w14:val="tx1"/>
            </w14:solidFill>
          </w14:textFill>
        </w:rPr>
        <w:pPrChange w:id="20331" w:author="冷雪凝" w:date="2019-05-14T12:21:32Z">
          <w:pPr/>
        </w:pPrChange>
      </w:pPr>
      <w:r>
        <w:rPr>
          <w:color w:val="000000" w:themeColor="text1"/>
          <w:rPrChange w:id="20333" w:author="梁元" w:date="2019-05-14T19:51:36Z">
            <w:rPr/>
          </w:rPrChange>
          <w14:textFill>
            <w14:solidFill>
              <w14:schemeClr w14:val="tx1"/>
            </w14:solidFill>
          </w14:textFill>
        </w:rPr>
        <w:t xml:space="preserve">        actions:Actions 即是定义提交触发更改信息的描述，常见的例子有从服务端获取数据，在数据获取完成后会调用store.commit()来调用更改 Store 中的状态。可以在组件中使用dispatch来发出 Actions。</w:t>
      </w:r>
    </w:p>
    <w:p>
      <w:pPr>
        <w:ind w:firstLine="480" w:firstLineChars="200"/>
        <w:rPr>
          <w:color w:val="000000" w:themeColor="text1"/>
          <w:rPrChange w:id="20335" w:author="梁元" w:date="2019-05-14T19:51:36Z">
            <w:rPr/>
          </w:rPrChange>
          <w14:textFill>
            <w14:solidFill>
              <w14:schemeClr w14:val="tx1"/>
            </w14:solidFill>
          </w14:textFill>
        </w:rPr>
        <w:pPrChange w:id="20334" w:author="冷雪凝" w:date="2019-05-14T12:21:32Z">
          <w:pPr/>
        </w:pPrChange>
      </w:pPr>
      <w:r>
        <w:rPr>
          <w:color w:val="000000" w:themeColor="text1"/>
          <w:rPrChange w:id="20336" w:author="梁元" w:date="2019-05-14T19:51:36Z">
            <w:rPr/>
          </w:rPrChange>
          <w14:textFill>
            <w14:solidFill>
              <w14:schemeClr w14:val="tx1"/>
            </w14:solidFill>
          </w14:textFill>
        </w:rPr>
        <w:t xml:space="preserve">        mutations: 调用 mutations 是唯一允许更新应用状态的地方。</w:t>
      </w:r>
    </w:p>
    <w:p>
      <w:pPr>
        <w:ind w:firstLine="480" w:firstLineChars="200"/>
        <w:rPr>
          <w:color w:val="000000" w:themeColor="text1"/>
          <w:rPrChange w:id="20338" w:author="梁元" w:date="2019-05-14T19:51:36Z">
            <w:rPr/>
          </w:rPrChange>
          <w14:textFill>
            <w14:solidFill>
              <w14:schemeClr w14:val="tx1"/>
            </w14:solidFill>
          </w14:textFill>
        </w:rPr>
        <w:pPrChange w:id="20337" w:author="冷雪凝" w:date="2019-05-14T12:21:32Z">
          <w:pPr/>
        </w:pPrChange>
      </w:pPr>
      <w:r>
        <w:rPr>
          <w:color w:val="000000" w:themeColor="text1"/>
          <w:rPrChange w:id="20339" w:author="梁元" w:date="2019-05-14T19:51:36Z">
            <w:rPr/>
          </w:rPrChange>
          <w14:textFill>
            <w14:solidFill>
              <w14:schemeClr w14:val="tx1"/>
            </w14:solidFill>
          </w14:textFill>
        </w:rPr>
        <w:t xml:space="preserve">        getters: Getters 允许组件从 Store 中获取数据，譬如我们可以从 Store 中的 projectList 中筛选出已完成的项目列表</w:t>
      </w:r>
    </w:p>
    <w:p>
      <w:pPr>
        <w:ind w:firstLine="480" w:firstLineChars="200"/>
        <w:rPr>
          <w:rFonts w:hint="eastAsia"/>
          <w:color w:val="000000" w:themeColor="text1"/>
          <w:rPrChange w:id="20341" w:author="梁元" w:date="2019-05-14T19:51:36Z">
            <w:rPr>
              <w:rFonts w:hint="eastAsia"/>
            </w:rPr>
          </w:rPrChange>
          <w14:textFill>
            <w14:solidFill>
              <w14:schemeClr w14:val="tx1"/>
            </w14:solidFill>
          </w14:textFill>
        </w:rPr>
        <w:pPrChange w:id="20340" w:author="冷雪凝" w:date="2019-05-14T12:21:32Z">
          <w:pPr/>
        </w:pPrChange>
      </w:pPr>
      <w:r>
        <w:rPr>
          <w:color w:val="000000" w:themeColor="text1"/>
          <w:rPrChange w:id="20342" w:author="梁元" w:date="2019-05-14T19:51:36Z">
            <w:rPr/>
          </w:rPrChange>
          <w14:textFill>
            <w14:solidFill>
              <w14:schemeClr w14:val="tx1"/>
            </w14:solidFill>
          </w14:textFill>
        </w:rPr>
        <w:t xml:space="preserve">        modules: modules 对象允许将单一的 Store 拆分为多个 Store 的同时保存在单一的状态树中。随着应用复杂度的增加，这种拆分能够更好地组织代码</w:t>
      </w:r>
    </w:p>
    <w:p>
      <w:pPr>
        <w:ind w:firstLine="480" w:firstLineChars="200"/>
        <w:rPr>
          <w:rFonts w:hint="eastAsia"/>
          <w:color w:val="000000" w:themeColor="text1"/>
          <w:rPrChange w:id="20344" w:author="梁元" w:date="2019-05-14T19:51:36Z">
            <w:rPr>
              <w:rFonts w:hint="eastAsia"/>
            </w:rPr>
          </w:rPrChange>
          <w14:textFill>
            <w14:solidFill>
              <w14:schemeClr w14:val="tx1"/>
            </w14:solidFill>
          </w14:textFill>
        </w:rPr>
        <w:pPrChange w:id="20343" w:author="冷雪凝" w:date="2019-05-14T12:21:32Z">
          <w:pPr/>
        </w:pPrChange>
      </w:pPr>
    </w:p>
    <w:p>
      <w:pPr>
        <w:ind w:firstLine="480" w:firstLineChars="200"/>
        <w:rPr>
          <w:rFonts w:hint="eastAsia"/>
          <w:color w:val="000000" w:themeColor="text1"/>
          <w:rPrChange w:id="20346" w:author="梁元" w:date="2019-05-14T19:51:36Z">
            <w:rPr>
              <w:rFonts w:hint="eastAsia"/>
            </w:rPr>
          </w:rPrChange>
          <w14:textFill>
            <w14:solidFill>
              <w14:schemeClr w14:val="tx1"/>
            </w14:solidFill>
          </w14:textFill>
        </w:rPr>
        <w:pPrChange w:id="20345" w:author="冷雪凝" w:date="2019-05-14T12:21:32Z">
          <w:pPr/>
        </w:pPrChange>
      </w:pPr>
      <w:r>
        <w:rPr>
          <w:rFonts w:hint="eastAsia"/>
          <w:color w:val="000000" w:themeColor="text1"/>
          <w:rPrChange w:id="20347" w:author="梁元" w:date="2019-05-14T19:51:36Z">
            <w:rPr>
              <w:rFonts w:hint="eastAsia"/>
            </w:rPr>
          </w:rPrChange>
          <w14:textFill>
            <w14:solidFill>
              <w14:schemeClr w14:val="tx1"/>
            </w14:solidFill>
          </w14:textFill>
        </w:rPr>
        <w:t>在项目vue中主要使用vuex需要注意的是vuex相当于一个全局的状态，所以不要在vuex保存大量的数据，只需要保存全局通用数据就可以了，还有就是当刷新页面的时候由于是js对象所以对象中的数据都会回归初始化，所以一般都需要配合本地存储一块使用，在就是vuex针对于vue的数据检测做了适配，所以在vue中使用vuex做状态管理还是比较不错的</w:t>
      </w:r>
    </w:p>
    <w:p>
      <w:pPr>
        <w:ind w:firstLine="480" w:firstLineChars="200"/>
        <w:rPr>
          <w:rFonts w:hint="eastAsia"/>
          <w:color w:val="000000" w:themeColor="text1"/>
          <w:rPrChange w:id="20349" w:author="梁元" w:date="2019-05-14T19:51:36Z">
            <w:rPr>
              <w:rFonts w:hint="eastAsia"/>
            </w:rPr>
          </w:rPrChange>
          <w14:textFill>
            <w14:solidFill>
              <w14:schemeClr w14:val="tx1"/>
            </w14:solidFill>
          </w14:textFill>
        </w:rPr>
        <w:pPrChange w:id="20348" w:author="冷雪凝" w:date="2019-05-14T12:21:32Z">
          <w:pPr/>
        </w:pPrChange>
      </w:pPr>
    </w:p>
    <w:p>
      <w:pPr>
        <w:pStyle w:val="3"/>
        <w:numPr>
          <w:ilvl w:val="0"/>
          <w:numId w:val="33"/>
        </w:numPr>
        <w:spacing w:line="240" w:lineRule="auto"/>
        <w:ind w:firstLine="562" w:firstLineChars="200"/>
        <w:rPr>
          <w:rFonts w:ascii="仿宋" w:hAnsi="仿宋" w:eastAsia="仿宋"/>
          <w:color w:val="000000" w:themeColor="text1"/>
          <w:sz w:val="28"/>
          <w:szCs w:val="28"/>
          <w:rPrChange w:id="20351" w:author="梁元" w:date="2019-05-14T19:51:36Z">
            <w:rPr>
              <w:rFonts w:ascii="仿宋" w:hAnsi="仿宋" w:eastAsia="仿宋"/>
              <w:sz w:val="28"/>
              <w:szCs w:val="28"/>
            </w:rPr>
          </w:rPrChange>
          <w14:textFill>
            <w14:solidFill>
              <w14:schemeClr w14:val="tx1"/>
            </w14:solidFill>
          </w14:textFill>
        </w:rPr>
        <w:pPrChange w:id="20350" w:author="冷雪凝" w:date="2019-05-14T12:21:32Z">
          <w:pPr>
            <w:pStyle w:val="3"/>
            <w:numPr>
              <w:ilvl w:val="0"/>
              <w:numId w:val="33"/>
            </w:numPr>
          </w:pPr>
        </w:pPrChange>
      </w:pPr>
      <w:bookmarkStart w:id="703" w:name="_Toc518921796"/>
      <w:bookmarkStart w:id="704" w:name="_Toc32376_WPSOffice_Level2"/>
      <w:bookmarkStart w:id="705" w:name="_Toc16460_WPSOffice_Level2"/>
      <w:r>
        <w:rPr>
          <w:rFonts w:hint="eastAsia" w:ascii="仿宋" w:hAnsi="仿宋" w:eastAsia="仿宋"/>
          <w:color w:val="000000" w:themeColor="text1"/>
          <w:sz w:val="28"/>
          <w:szCs w:val="28"/>
          <w:rPrChange w:id="20352" w:author="梁元" w:date="2019-05-14T19:51:36Z">
            <w:rPr>
              <w:rFonts w:hint="eastAsia" w:ascii="仿宋" w:hAnsi="仿宋" w:eastAsia="仿宋"/>
              <w:sz w:val="28"/>
              <w:szCs w:val="28"/>
            </w:rPr>
          </w:rPrChange>
          <w14:textFill>
            <w14:solidFill>
              <w14:schemeClr w14:val="tx1"/>
            </w14:solidFill>
          </w14:textFill>
        </w:rPr>
        <w:t>解法对比及优缺点</w:t>
      </w:r>
      <w:bookmarkEnd w:id="703"/>
      <w:bookmarkEnd w:id="704"/>
      <w:bookmarkEnd w:id="705"/>
    </w:p>
    <w:p>
      <w:pPr>
        <w:ind w:firstLine="480" w:firstLineChars="200"/>
        <w:rPr>
          <w:rFonts w:ascii="Arial" w:hAnsi="Arial" w:cs="Arial"/>
          <w:color w:val="000000" w:themeColor="text1"/>
          <w:sz w:val="23"/>
          <w:szCs w:val="23"/>
          <w:shd w:val="clear" w:color="auto" w:fill="FFFFFF"/>
          <w:rPrChange w:id="20354" w:author="梁元" w:date="2019-05-14T19:51:36Z">
            <w:rPr>
              <w:rFonts w:ascii="Arial" w:hAnsi="Arial" w:cs="Arial"/>
              <w:color w:val="222222"/>
              <w:sz w:val="23"/>
              <w:szCs w:val="23"/>
              <w:shd w:val="clear" w:color="auto" w:fill="FFFFFF"/>
            </w:rPr>
          </w:rPrChange>
          <w14:textFill>
            <w14:solidFill>
              <w14:schemeClr w14:val="tx1"/>
            </w14:solidFill>
          </w14:textFill>
        </w:rPr>
        <w:pPrChange w:id="20353" w:author="冷雪凝" w:date="2019-05-14T12:21:32Z">
          <w:pPr/>
        </w:pPrChange>
      </w:pPr>
      <w:r>
        <w:rPr>
          <w:rFonts w:hint="eastAsia"/>
          <w:color w:val="000000" w:themeColor="text1"/>
          <w:rPrChange w:id="20355" w:author="梁元" w:date="2019-05-14T19:51:36Z">
            <w:rPr>
              <w:rFonts w:hint="eastAsia"/>
            </w:rPr>
          </w:rPrChange>
          <w14:textFill>
            <w14:solidFill>
              <w14:schemeClr w14:val="tx1"/>
            </w14:solidFill>
          </w14:textFill>
        </w:rPr>
        <w:t>通常解法，vuex的规则解释。通用级解法，说出了vuex的特性，优缺点，以及</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357"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356" w:author="冷雪凝" w:date="2019-05-14T12:21:32Z">
          <w:pPr>
            <w:pStyle w:val="11"/>
            <w:shd w:val="clear" w:color="auto" w:fill="FFFFFF"/>
          </w:pPr>
        </w:pPrChange>
      </w:pPr>
      <w:r>
        <w:rPr>
          <w:rFonts w:ascii="Arial" w:hAnsi="Arial" w:cs="Arial" w:eastAsiaTheme="minorEastAsia"/>
          <w:color w:val="000000" w:themeColor="text1"/>
          <w:kern w:val="2"/>
          <w:sz w:val="23"/>
          <w:szCs w:val="23"/>
          <w:shd w:val="clear" w:color="auto" w:fill="FFFFFF"/>
          <w:rPrChange w:id="20358"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w:t>
      </w:r>
    </w:p>
    <w:p>
      <w:pPr>
        <w:pStyle w:val="3"/>
        <w:numPr>
          <w:ilvl w:val="0"/>
          <w:numId w:val="33"/>
        </w:numPr>
        <w:spacing w:line="240" w:lineRule="auto"/>
        <w:ind w:firstLine="562" w:firstLineChars="200"/>
        <w:rPr>
          <w:rFonts w:ascii="仿宋" w:hAnsi="仿宋" w:eastAsia="仿宋"/>
          <w:color w:val="000000" w:themeColor="text1"/>
          <w:sz w:val="28"/>
          <w:szCs w:val="28"/>
          <w:rPrChange w:id="20360" w:author="梁元" w:date="2019-05-14T19:51:36Z">
            <w:rPr>
              <w:rFonts w:ascii="仿宋" w:hAnsi="仿宋" w:eastAsia="仿宋"/>
              <w:sz w:val="28"/>
              <w:szCs w:val="28"/>
            </w:rPr>
          </w:rPrChange>
          <w14:textFill>
            <w14:solidFill>
              <w14:schemeClr w14:val="tx1"/>
            </w14:solidFill>
          </w14:textFill>
        </w:rPr>
        <w:pPrChange w:id="20359" w:author="冷雪凝" w:date="2019-05-14T12:21:32Z">
          <w:pPr>
            <w:pStyle w:val="3"/>
            <w:numPr>
              <w:ilvl w:val="0"/>
              <w:numId w:val="33"/>
            </w:numPr>
          </w:pPr>
        </w:pPrChange>
      </w:pPr>
      <w:bookmarkStart w:id="706" w:name="_Toc518921798"/>
      <w:bookmarkStart w:id="707" w:name="_Toc1492_WPSOffice_Level2"/>
      <w:bookmarkStart w:id="708" w:name="_Toc29860_WPSOffice_Level2"/>
      <w:r>
        <w:rPr>
          <w:rFonts w:hint="eastAsia" w:ascii="仿宋" w:hAnsi="仿宋" w:eastAsia="仿宋"/>
          <w:color w:val="000000" w:themeColor="text1"/>
          <w:sz w:val="28"/>
          <w:szCs w:val="28"/>
          <w:rPrChange w:id="20361" w:author="梁元" w:date="2019-05-14T19:51:36Z">
            <w:rPr>
              <w:rFonts w:hint="eastAsia" w:ascii="仿宋" w:hAnsi="仿宋" w:eastAsia="仿宋"/>
              <w:sz w:val="28"/>
              <w:szCs w:val="28"/>
            </w:rPr>
          </w:rPrChange>
          <w14:textFill>
            <w14:solidFill>
              <w14:schemeClr w14:val="tx1"/>
            </w14:solidFill>
          </w14:textFill>
        </w:rPr>
        <w:t>项目中体现经验的点</w:t>
      </w:r>
      <w:bookmarkEnd w:id="706"/>
      <w:bookmarkEnd w:id="707"/>
      <w:bookmarkEnd w:id="708"/>
    </w:p>
    <w:p>
      <w:pPr>
        <w:ind w:firstLine="480" w:firstLineChars="200"/>
        <w:rPr>
          <w:color w:val="000000" w:themeColor="text1"/>
          <w:rPrChange w:id="20363" w:author="梁元" w:date="2019-05-14T19:51:36Z">
            <w:rPr/>
          </w:rPrChange>
          <w14:textFill>
            <w14:solidFill>
              <w14:schemeClr w14:val="tx1"/>
            </w14:solidFill>
          </w14:textFill>
        </w:rPr>
        <w:pPrChange w:id="20362" w:author="冷雪凝" w:date="2019-05-14T12:21:32Z">
          <w:pPr/>
        </w:pPrChange>
      </w:pPr>
      <w:r>
        <w:rPr>
          <w:rFonts w:hint="eastAsia"/>
          <w:color w:val="000000" w:themeColor="text1"/>
          <w:rPrChange w:id="20364" w:author="梁元" w:date="2019-05-14T19:51:36Z">
            <w:rPr>
              <w:rFonts w:hint="eastAsia"/>
            </w:rPr>
          </w:rPrChange>
          <w14:textFill>
            <w14:solidFill>
              <w14:schemeClr w14:val="tx1"/>
            </w14:solidFill>
          </w14:textFill>
        </w:rPr>
        <w:t>登录判断，本地数据线上数据的同步</w:t>
      </w:r>
    </w:p>
    <w:p>
      <w:pPr>
        <w:pStyle w:val="3"/>
        <w:numPr>
          <w:ilvl w:val="0"/>
          <w:numId w:val="33"/>
        </w:numPr>
        <w:spacing w:line="240" w:lineRule="auto"/>
        <w:ind w:firstLine="562" w:firstLineChars="200"/>
        <w:rPr>
          <w:rFonts w:ascii="仿宋" w:hAnsi="仿宋" w:eastAsia="仿宋"/>
          <w:color w:val="000000" w:themeColor="text1"/>
          <w:sz w:val="28"/>
          <w:szCs w:val="28"/>
          <w:rPrChange w:id="20366" w:author="梁元" w:date="2019-05-14T19:51:36Z">
            <w:rPr>
              <w:rFonts w:ascii="仿宋" w:hAnsi="仿宋" w:eastAsia="仿宋"/>
              <w:sz w:val="28"/>
              <w:szCs w:val="28"/>
            </w:rPr>
          </w:rPrChange>
          <w14:textFill>
            <w14:solidFill>
              <w14:schemeClr w14:val="tx1"/>
            </w14:solidFill>
          </w14:textFill>
        </w:rPr>
        <w:pPrChange w:id="20365" w:author="冷雪凝" w:date="2019-05-14T12:21:32Z">
          <w:pPr>
            <w:pStyle w:val="3"/>
            <w:numPr>
              <w:ilvl w:val="0"/>
              <w:numId w:val="33"/>
            </w:numPr>
          </w:pPr>
        </w:pPrChange>
      </w:pPr>
      <w:bookmarkStart w:id="709" w:name="_Toc32464_WPSOffice_Level2"/>
      <w:bookmarkStart w:id="710" w:name="_Toc518921799"/>
      <w:bookmarkStart w:id="711" w:name="_Toc5716_WPSOffice_Level2"/>
      <w:r>
        <w:rPr>
          <w:rFonts w:hint="eastAsia" w:ascii="仿宋" w:hAnsi="仿宋" w:eastAsia="仿宋"/>
          <w:color w:val="000000" w:themeColor="text1"/>
          <w:sz w:val="28"/>
          <w:szCs w:val="28"/>
          <w:rPrChange w:id="20367" w:author="梁元" w:date="2019-05-14T19:51:36Z">
            <w:rPr>
              <w:rFonts w:hint="eastAsia" w:ascii="仿宋" w:hAnsi="仿宋" w:eastAsia="仿宋"/>
              <w:sz w:val="28"/>
              <w:szCs w:val="28"/>
            </w:rPr>
          </w:rPrChange>
          <w14:textFill>
            <w14:solidFill>
              <w14:schemeClr w14:val="tx1"/>
            </w14:solidFill>
          </w14:textFill>
        </w:rPr>
        <w:t>论坛参考</w:t>
      </w:r>
      <w:bookmarkEnd w:id="709"/>
      <w:bookmarkEnd w:id="710"/>
      <w:bookmarkEnd w:id="711"/>
    </w:p>
    <w:p>
      <w:pPr>
        <w:ind w:firstLine="480" w:firstLineChars="200"/>
        <w:rPr>
          <w:rFonts w:hint="eastAsia"/>
          <w:color w:val="000000" w:themeColor="text1"/>
          <w:rPrChange w:id="20369" w:author="梁元" w:date="2019-05-14T19:51:36Z">
            <w:rPr>
              <w:rFonts w:hint="eastAsia"/>
            </w:rPr>
          </w:rPrChange>
          <w14:textFill>
            <w14:solidFill>
              <w14:schemeClr w14:val="tx1"/>
            </w14:solidFill>
          </w14:textFill>
        </w:rPr>
        <w:pPrChange w:id="20368" w:author="冷雪凝" w:date="2019-05-14T12:21:32Z">
          <w:pPr/>
        </w:pPrChange>
      </w:pPr>
      <w:r>
        <w:rPr>
          <w:color w:val="000000" w:themeColor="text1"/>
          <w:rPrChange w:id="20370" w:author="梁元" w:date="2019-05-14T19:51:36Z">
            <w:rPr/>
          </w:rPrChange>
          <w14:textFill>
            <w14:solidFill>
              <w14:schemeClr w14:val="tx1"/>
            </w14:solidFill>
          </w14:textFill>
        </w:rPr>
        <w:fldChar w:fldCharType="begin"/>
      </w:r>
      <w:r>
        <w:rPr>
          <w:color w:val="000000" w:themeColor="text1"/>
          <w:rPrChange w:id="20371" w:author="梁元" w:date="2019-05-14T19:51:36Z">
            <w:rPr/>
          </w:rPrChange>
          <w14:textFill>
            <w14:solidFill>
              <w14:schemeClr w14:val="tx1"/>
            </w14:solidFill>
          </w14:textFill>
        </w:rPr>
        <w:instrText xml:space="preserve"> HYPERLINK "https://vuex.vuejs.org/" </w:instrText>
      </w:r>
      <w:r>
        <w:rPr>
          <w:color w:val="000000" w:themeColor="text1"/>
          <w:rPrChange w:id="20372" w:author="梁元" w:date="2019-05-14T19:51:36Z">
            <w:rPr/>
          </w:rPrChange>
          <w14:textFill>
            <w14:solidFill>
              <w14:schemeClr w14:val="tx1"/>
            </w14:solidFill>
          </w14:textFill>
        </w:rPr>
        <w:fldChar w:fldCharType="separate"/>
      </w:r>
      <w:r>
        <w:rPr>
          <w:rStyle w:val="18"/>
          <w:color w:val="000000" w:themeColor="text1"/>
          <w:sz w:val="28"/>
          <w:rPrChange w:id="20373" w:author="梁元" w:date="2019-05-14T19:51:36Z">
            <w:rPr>
              <w:rStyle w:val="18"/>
              <w:sz w:val="28"/>
            </w:rPr>
          </w:rPrChange>
          <w14:textFill>
            <w14:solidFill>
              <w14:schemeClr w14:val="tx1"/>
            </w14:solidFill>
          </w14:textFill>
        </w:rPr>
        <w:t>https://vuex.vuejs.org/</w:t>
      </w:r>
      <w:r>
        <w:rPr>
          <w:rStyle w:val="18"/>
          <w:color w:val="000000" w:themeColor="text1"/>
          <w:sz w:val="28"/>
          <w:rPrChange w:id="20374" w:author="梁元" w:date="2019-05-14T19:51:36Z">
            <w:rPr>
              <w:rStyle w:val="18"/>
              <w:sz w:val="28"/>
            </w:rPr>
          </w:rPrChange>
          <w14:textFill>
            <w14:solidFill>
              <w14:schemeClr w14:val="tx1"/>
            </w14:solidFill>
          </w14:textFill>
        </w:rPr>
        <w:fldChar w:fldCharType="end"/>
      </w:r>
    </w:p>
    <w:p>
      <w:pPr>
        <w:pStyle w:val="2"/>
        <w:numPr>
          <w:ilvl w:val="0"/>
          <w:numId w:val="1"/>
        </w:numPr>
        <w:rPr>
          <w:rFonts w:ascii="仿宋" w:hAnsi="仿宋" w:eastAsia="仿宋"/>
          <w:color w:val="000000" w:themeColor="text1"/>
          <w:sz w:val="28"/>
          <w:szCs w:val="28"/>
          <w:rPrChange w:id="20375" w:author="梁元" w:date="2019-05-14T19:51:36Z">
            <w:rPr>
              <w:rFonts w:ascii="仿宋" w:hAnsi="仿宋" w:eastAsia="仿宋"/>
              <w:sz w:val="28"/>
              <w:szCs w:val="28"/>
            </w:rPr>
          </w:rPrChange>
          <w14:textFill>
            <w14:solidFill>
              <w14:schemeClr w14:val="tx1"/>
            </w14:solidFill>
          </w14:textFill>
        </w:rPr>
      </w:pPr>
      <w:bookmarkStart w:id="712" w:name="_Toc5332_WPSOffice_Level1"/>
      <w:bookmarkStart w:id="713" w:name="_Toc18378_WPSOffice_Level1"/>
      <w:r>
        <w:rPr>
          <w:rFonts w:hint="eastAsia" w:ascii="仿宋" w:hAnsi="仿宋" w:eastAsia="仿宋"/>
          <w:color w:val="000000" w:themeColor="text1"/>
          <w:sz w:val="28"/>
          <w:szCs w:val="28"/>
          <w:rPrChange w:id="20376" w:author="梁元" w:date="2019-05-14T19:51:36Z">
            <w:rPr>
              <w:rFonts w:hint="eastAsia" w:ascii="仿宋" w:hAnsi="仿宋" w:eastAsia="仿宋"/>
              <w:sz w:val="28"/>
              <w:szCs w:val="28"/>
            </w:rPr>
          </w:rPrChange>
          <w14:textFill>
            <w14:solidFill>
              <w14:schemeClr w14:val="tx1"/>
            </w14:solidFill>
          </w14:textFill>
        </w:rPr>
        <w:t>小程序的组件</w:t>
      </w:r>
      <w:r>
        <w:rPr>
          <w:rFonts w:hint="eastAsia" w:ascii="仿宋" w:hAnsi="仿宋" w:eastAsia="仿宋"/>
          <w:color w:val="000000" w:themeColor="text1"/>
          <w:sz w:val="28"/>
          <w:szCs w:val="28"/>
          <w:lang w:eastAsia="zh-CN"/>
          <w:rPrChange w:id="20377" w:author="梁元" w:date="2019-05-14T19:51:36Z">
            <w:rPr>
              <w:rFonts w:hint="eastAsia" w:ascii="仿宋" w:hAnsi="仿宋" w:eastAsia="仿宋"/>
              <w:sz w:val="28"/>
              <w:szCs w:val="28"/>
              <w:lang w:eastAsia="zh-CN"/>
            </w:rPr>
          </w:rPrChange>
          <w14:textFill>
            <w14:solidFill>
              <w14:schemeClr w14:val="tx1"/>
            </w14:solidFill>
          </w14:textFill>
        </w:rPr>
        <w:t>？</w:t>
      </w:r>
      <w:bookmarkEnd w:id="712"/>
      <w:bookmarkEnd w:id="713"/>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037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379"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2038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381"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2038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383"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2038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385"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2038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387"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0388"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20389" w:author="梁元" w:date="2019-05-14T19:51:36Z">
                  <w:rPr>
                    <w:rFonts w:ascii="仿宋" w:hAnsi="仿宋" w:eastAsia="仿宋"/>
                  </w:rPr>
                </w:rPrChange>
                <w14:textFill>
                  <w14:solidFill>
                    <w14:schemeClr w14:val="tx1"/>
                  </w14:solidFill>
                </w14:textFill>
              </w:rPr>
              <w:t>50</w:t>
            </w:r>
            <w:r>
              <w:rPr>
                <w:rFonts w:hint="eastAsia" w:ascii="仿宋" w:hAnsi="仿宋" w:eastAsia="仿宋"/>
                <w:color w:val="000000" w:themeColor="text1"/>
                <w:rPrChange w:id="20390" w:author="梁元" w:date="2019-05-14T19:51:36Z">
                  <w:rPr>
                    <w:rFonts w:hint="eastAsia" w:ascii="仿宋" w:hAnsi="仿宋" w:eastAsia="仿宋"/>
                  </w:rPr>
                </w:rPrChange>
                <w14:textFill>
                  <w14:solidFill>
                    <w14:schemeClr w14:val="tx1"/>
                  </w14:solidFill>
                </w14:textFill>
              </w:rPr>
              <w:t>%</w:t>
            </w:r>
          </w:p>
        </w:tc>
        <w:tc>
          <w:tcPr>
            <w:tcW w:w="1559" w:type="dxa"/>
          </w:tcPr>
          <w:p>
            <w:pPr>
              <w:jc w:val="center"/>
              <w:rPr>
                <w:rFonts w:ascii="仿宋" w:hAnsi="仿宋" w:eastAsia="仿宋"/>
                <w:color w:val="000000" w:themeColor="text1"/>
                <w:rPrChange w:id="2039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392" w:author="梁元" w:date="2019-05-14T19:51:36Z">
                  <w:rPr>
                    <w:rFonts w:hint="eastAsia" w:ascii="仿宋" w:hAnsi="仿宋" w:eastAsia="仿宋"/>
                  </w:rPr>
                </w:rPrChange>
                <w14:textFill>
                  <w14:solidFill>
                    <w14:schemeClr w14:val="tx1"/>
                  </w14:solidFill>
                </w14:textFill>
              </w:rPr>
              <w:t>3星</w:t>
            </w:r>
          </w:p>
        </w:tc>
        <w:tc>
          <w:tcPr>
            <w:tcW w:w="1418" w:type="dxa"/>
          </w:tcPr>
          <w:p>
            <w:pPr>
              <w:jc w:val="center"/>
              <w:rPr>
                <w:rFonts w:ascii="仿宋" w:hAnsi="仿宋" w:eastAsia="仿宋"/>
                <w:color w:val="000000" w:themeColor="text1"/>
                <w:rPrChange w:id="2039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394" w:author="梁元" w:date="2019-05-14T19:51:36Z">
                  <w:rPr>
                    <w:rFonts w:hint="eastAsia" w:ascii="仿宋" w:hAnsi="仿宋" w:eastAsia="仿宋"/>
                  </w:rPr>
                </w:rPrChange>
                <w14:textFill>
                  <w14:solidFill>
                    <w14:schemeClr w14:val="tx1"/>
                  </w14:solidFill>
                </w14:textFill>
              </w:rPr>
              <w:t>小程序</w:t>
            </w:r>
          </w:p>
        </w:tc>
        <w:tc>
          <w:tcPr>
            <w:tcW w:w="1417" w:type="dxa"/>
          </w:tcPr>
          <w:p>
            <w:pPr>
              <w:jc w:val="center"/>
              <w:rPr>
                <w:rFonts w:ascii="仿宋" w:hAnsi="仿宋" w:eastAsia="仿宋"/>
                <w:color w:val="000000" w:themeColor="text1"/>
                <w:rPrChange w:id="2039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396" w:author="梁元" w:date="2019-05-14T19:51:36Z">
                  <w:rPr>
                    <w:rFonts w:hint="eastAsia" w:ascii="仿宋" w:hAnsi="仿宋" w:eastAsia="仿宋"/>
                  </w:rPr>
                </w:rPrChange>
                <w14:textFill>
                  <w14:solidFill>
                    <w14:schemeClr w14:val="tx1"/>
                  </w14:solidFill>
                </w14:textFill>
              </w:rPr>
              <w:t>功能抽象</w:t>
            </w:r>
          </w:p>
        </w:tc>
        <w:tc>
          <w:tcPr>
            <w:tcW w:w="1465" w:type="dxa"/>
          </w:tcPr>
          <w:p>
            <w:pPr>
              <w:jc w:val="center"/>
              <w:rPr>
                <w:rFonts w:ascii="仿宋" w:hAnsi="仿宋" w:eastAsia="仿宋"/>
                <w:color w:val="000000" w:themeColor="text1"/>
                <w:rPrChange w:id="2039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398" w:author="梁元" w:date="2019-05-14T19:51:36Z">
                  <w:rPr>
                    <w:rFonts w:hint="eastAsia" w:ascii="仿宋" w:hAnsi="仿宋" w:eastAsia="仿宋"/>
                  </w:rPr>
                </w:rPrChange>
                <w14:textFill>
                  <w14:solidFill>
                    <w14:schemeClr w14:val="tx1"/>
                  </w14:solidFill>
                </w14:textFill>
              </w:rPr>
              <w:t>组件</w:t>
            </w:r>
          </w:p>
          <w:p>
            <w:pPr>
              <w:jc w:val="center"/>
              <w:rPr>
                <w:rFonts w:ascii="仿宋" w:hAnsi="仿宋" w:eastAsia="仿宋"/>
                <w:color w:val="000000" w:themeColor="text1"/>
                <w:rPrChange w:id="20399" w:author="梁元" w:date="2019-05-14T19:51:36Z">
                  <w:rPr>
                    <w:rFonts w:ascii="仿宋" w:hAnsi="仿宋" w:eastAsia="仿宋"/>
                  </w:rPr>
                </w:rPrChange>
                <w14:textFill>
                  <w14:solidFill>
                    <w14:schemeClr w14:val="tx1"/>
                  </w14:solidFill>
                </w14:textFill>
              </w:rPr>
            </w:pPr>
          </w:p>
        </w:tc>
      </w:tr>
    </w:tbl>
    <w:p>
      <w:pPr>
        <w:pStyle w:val="3"/>
        <w:numPr>
          <w:ilvl w:val="0"/>
          <w:numId w:val="34"/>
        </w:numPr>
        <w:spacing w:line="240" w:lineRule="auto"/>
        <w:ind w:firstLine="562" w:firstLineChars="200"/>
        <w:rPr>
          <w:rFonts w:ascii="仿宋" w:hAnsi="仿宋" w:eastAsia="仿宋"/>
          <w:color w:val="000000" w:themeColor="text1"/>
          <w:sz w:val="28"/>
          <w:szCs w:val="28"/>
          <w:rPrChange w:id="20401" w:author="梁元" w:date="2019-05-14T19:51:36Z">
            <w:rPr>
              <w:rFonts w:ascii="仿宋" w:hAnsi="仿宋" w:eastAsia="仿宋"/>
              <w:sz w:val="28"/>
              <w:szCs w:val="28"/>
            </w:rPr>
          </w:rPrChange>
          <w14:textFill>
            <w14:solidFill>
              <w14:schemeClr w14:val="tx1"/>
            </w14:solidFill>
          </w14:textFill>
        </w:rPr>
        <w:pPrChange w:id="20400" w:author="冷雪凝" w:date="2019-05-14T12:21:32Z">
          <w:pPr>
            <w:pStyle w:val="3"/>
            <w:numPr>
              <w:ilvl w:val="0"/>
              <w:numId w:val="34"/>
            </w:numPr>
          </w:pPr>
        </w:pPrChange>
      </w:pPr>
      <w:r>
        <w:rPr>
          <w:rFonts w:hint="eastAsia" w:ascii="仿宋" w:hAnsi="仿宋" w:eastAsia="仿宋"/>
          <w:color w:val="000000" w:themeColor="text1"/>
          <w:sz w:val="28"/>
          <w:szCs w:val="28"/>
          <w:rPrChange w:id="20402" w:author="梁元" w:date="2019-05-14T19:51:36Z">
            <w:rPr>
              <w:rFonts w:hint="eastAsia" w:ascii="仿宋" w:hAnsi="仿宋" w:eastAsia="仿宋"/>
              <w:sz w:val="28"/>
              <w:szCs w:val="28"/>
            </w:rPr>
          </w:rPrChange>
          <w14:textFill>
            <w14:solidFill>
              <w14:schemeClr w14:val="tx1"/>
            </w14:solidFill>
          </w14:textFill>
        </w:rPr>
        <w:t>通常解法</w:t>
      </w:r>
    </w:p>
    <w:p>
      <w:pPr>
        <w:spacing w:line="240" w:lineRule="auto"/>
        <w:ind w:firstLine="480" w:firstLineChars="200"/>
        <w:rPr>
          <w:color w:val="000000" w:themeColor="text1"/>
          <w:rPrChange w:id="20404" w:author="梁元" w:date="2019-05-14T19:51:36Z">
            <w:rPr/>
          </w:rPrChange>
          <w14:textFill>
            <w14:solidFill>
              <w14:schemeClr w14:val="tx1"/>
            </w14:solidFill>
          </w14:textFill>
        </w:rPr>
        <w:pPrChange w:id="20403" w:author="冷雪凝" w:date="2019-05-14T12:21:32Z">
          <w:pPr>
            <w:spacing w:line="360" w:lineRule="auto"/>
          </w:pPr>
        </w:pPrChange>
      </w:pPr>
      <w:r>
        <w:rPr>
          <w:rFonts w:hint="eastAsia"/>
          <w:color w:val="000000" w:themeColor="text1"/>
          <w:rPrChange w:id="20405" w:author="梁元" w:date="2019-05-14T19:51:36Z">
            <w:rPr>
              <w:rFonts w:hint="eastAsia"/>
            </w:rPr>
          </w:rPrChange>
          <w14:textFill>
            <w14:solidFill>
              <w14:schemeClr w14:val="tx1"/>
            </w14:solidFill>
          </w14:textFill>
        </w:rPr>
        <w:t>从小程序基础库版本</w:t>
      </w:r>
      <w:r>
        <w:rPr>
          <w:color w:val="000000" w:themeColor="text1"/>
          <w:rPrChange w:id="20406" w:author="梁元" w:date="2019-05-14T19:51:36Z">
            <w:rPr/>
          </w:rPrChange>
          <w14:textFill>
            <w14:solidFill>
              <w14:schemeClr w14:val="tx1"/>
            </w14:solidFill>
          </w14:textFill>
        </w:rPr>
        <w:t xml:space="preserve"> 1.6.3 开始，小程序支持简洁的组件化编程。所有自定义组件相关特性都需要基础库版本 1.6.3 或更高。</w:t>
      </w:r>
    </w:p>
    <w:p>
      <w:pPr>
        <w:spacing w:line="240" w:lineRule="auto"/>
        <w:ind w:firstLine="480" w:firstLineChars="200"/>
        <w:rPr>
          <w:color w:val="000000" w:themeColor="text1"/>
          <w:rPrChange w:id="20408" w:author="梁元" w:date="2019-05-14T19:51:36Z">
            <w:rPr/>
          </w:rPrChange>
          <w14:textFill>
            <w14:solidFill>
              <w14:schemeClr w14:val="tx1"/>
            </w14:solidFill>
          </w14:textFill>
        </w:rPr>
        <w:pPrChange w:id="20407" w:author="冷雪凝" w:date="2019-05-14T12:21:32Z">
          <w:pPr>
            <w:spacing w:line="360" w:lineRule="auto"/>
          </w:pPr>
        </w:pPrChange>
      </w:pPr>
    </w:p>
    <w:p>
      <w:pPr>
        <w:spacing w:line="240" w:lineRule="auto"/>
        <w:ind w:firstLine="480" w:firstLineChars="200"/>
        <w:rPr>
          <w:color w:val="000000" w:themeColor="text1"/>
          <w:rPrChange w:id="20410" w:author="梁元" w:date="2019-05-14T19:51:36Z">
            <w:rPr/>
          </w:rPrChange>
          <w14:textFill>
            <w14:solidFill>
              <w14:schemeClr w14:val="tx1"/>
            </w14:solidFill>
          </w14:textFill>
        </w:rPr>
        <w:pPrChange w:id="20409" w:author="冷雪凝" w:date="2019-05-14T12:21:32Z">
          <w:pPr>
            <w:spacing w:line="360" w:lineRule="auto"/>
          </w:pPr>
        </w:pPrChange>
      </w:pPr>
      <w:r>
        <w:rPr>
          <w:rFonts w:hint="eastAsia"/>
          <w:color w:val="000000" w:themeColor="text1"/>
          <w:rPrChange w:id="20411" w:author="梁元" w:date="2019-05-14T19:51:36Z">
            <w:rPr>
              <w:rFonts w:hint="eastAsia"/>
            </w:rPr>
          </w:rPrChange>
          <w14:textFill>
            <w14:solidFill>
              <w14:schemeClr w14:val="tx1"/>
            </w14:solidFill>
          </w14:textFill>
        </w:rPr>
        <w:t>开发者可以将页面内的功能模块抽象成自定义组件，以便在不同的页面中重复使用；也可以将复杂的页面拆分成多个低耦合的模块，有助于代码维护。自定义组件在使用时与基础组件非常相似。</w:t>
      </w:r>
    </w:p>
    <w:p>
      <w:pPr>
        <w:spacing w:line="240" w:lineRule="auto"/>
        <w:ind w:firstLine="480" w:firstLineChars="200"/>
        <w:rPr>
          <w:rFonts w:hint="eastAsia"/>
          <w:color w:val="000000" w:themeColor="text1"/>
          <w:rPrChange w:id="20413" w:author="梁元" w:date="2019-05-14T19:51:36Z">
            <w:rPr>
              <w:rFonts w:hint="eastAsia"/>
            </w:rPr>
          </w:rPrChange>
          <w14:textFill>
            <w14:solidFill>
              <w14:schemeClr w14:val="tx1"/>
            </w14:solidFill>
          </w14:textFill>
        </w:rPr>
        <w:pPrChange w:id="20412" w:author="冷雪凝" w:date="2019-05-14T12:21:32Z">
          <w:pPr>
            <w:spacing w:line="360" w:lineRule="auto"/>
          </w:pPr>
        </w:pPrChange>
      </w:pPr>
    </w:p>
    <w:p>
      <w:pPr>
        <w:spacing w:line="240" w:lineRule="auto"/>
        <w:ind w:firstLine="480" w:firstLineChars="200"/>
        <w:rPr>
          <w:color w:val="000000" w:themeColor="text1"/>
          <w:rPrChange w:id="20415" w:author="梁元" w:date="2019-05-14T19:51:36Z">
            <w:rPr/>
          </w:rPrChange>
          <w14:textFill>
            <w14:solidFill>
              <w14:schemeClr w14:val="tx1"/>
            </w14:solidFill>
          </w14:textFill>
        </w:rPr>
        <w:pPrChange w:id="20414" w:author="冷雪凝" w:date="2019-05-14T12:21:32Z">
          <w:pPr>
            <w:spacing w:line="360" w:lineRule="auto"/>
          </w:pPr>
        </w:pPrChange>
      </w:pPr>
      <w:r>
        <w:rPr>
          <w:rFonts w:hint="eastAsia"/>
          <w:color w:val="000000" w:themeColor="text1"/>
          <w:rPrChange w:id="20416" w:author="梁元" w:date="2019-05-14T19:51:36Z">
            <w:rPr>
              <w:rFonts w:hint="eastAsia"/>
            </w:rPr>
          </w:rPrChange>
          <w14:textFill>
            <w14:solidFill>
              <w14:schemeClr w14:val="tx1"/>
            </w14:solidFill>
          </w14:textFill>
        </w:rPr>
        <w:t>在自定义组件的</w:t>
      </w:r>
      <w:r>
        <w:rPr>
          <w:color w:val="000000" w:themeColor="text1"/>
          <w:rPrChange w:id="20417" w:author="梁元" w:date="2019-05-14T19:51:36Z">
            <w:rPr/>
          </w:rPrChange>
          <w14:textFill>
            <w14:solidFill>
              <w14:schemeClr w14:val="tx1"/>
            </w14:solidFill>
          </w14:textFill>
        </w:rPr>
        <w:t xml:space="preserve"> js 文件中，需要使用 Component() 来注册组件，并提供组件的属性定义、内部数据和自定义方法。</w:t>
      </w:r>
    </w:p>
    <w:p>
      <w:pPr>
        <w:spacing w:line="240" w:lineRule="auto"/>
        <w:ind w:firstLine="480" w:firstLineChars="200"/>
        <w:rPr>
          <w:color w:val="000000" w:themeColor="text1"/>
          <w:rPrChange w:id="20419" w:author="梁元" w:date="2019-05-14T19:51:36Z">
            <w:rPr/>
          </w:rPrChange>
          <w14:textFill>
            <w14:solidFill>
              <w14:schemeClr w14:val="tx1"/>
            </w14:solidFill>
          </w14:textFill>
        </w:rPr>
        <w:pPrChange w:id="20418" w:author="冷雪凝" w:date="2019-05-14T12:21:32Z">
          <w:pPr>
            <w:spacing w:line="360" w:lineRule="auto"/>
          </w:pPr>
        </w:pPrChange>
      </w:pPr>
    </w:p>
    <w:p>
      <w:pPr>
        <w:spacing w:line="240" w:lineRule="auto"/>
        <w:ind w:firstLine="480" w:firstLineChars="200"/>
        <w:rPr>
          <w:rFonts w:hint="eastAsia"/>
          <w:color w:val="000000" w:themeColor="text1"/>
          <w:rPrChange w:id="20421" w:author="梁元" w:date="2019-05-14T19:51:36Z">
            <w:rPr>
              <w:rFonts w:hint="eastAsia"/>
            </w:rPr>
          </w:rPrChange>
          <w14:textFill>
            <w14:solidFill>
              <w14:schemeClr w14:val="tx1"/>
            </w14:solidFill>
          </w14:textFill>
        </w:rPr>
        <w:pPrChange w:id="20420" w:author="冷雪凝" w:date="2019-05-14T12:21:32Z">
          <w:pPr>
            <w:spacing w:line="360" w:lineRule="auto"/>
          </w:pPr>
        </w:pPrChange>
      </w:pPr>
      <w:r>
        <w:rPr>
          <w:rFonts w:hint="eastAsia"/>
          <w:color w:val="000000" w:themeColor="text1"/>
          <w:rPrChange w:id="20422" w:author="梁元" w:date="2019-05-14T19:51:36Z">
            <w:rPr>
              <w:rFonts w:hint="eastAsia"/>
            </w:rPr>
          </w:rPrChange>
          <w14:textFill>
            <w14:solidFill>
              <w14:schemeClr w14:val="tx1"/>
            </w14:solidFill>
          </w14:textFill>
        </w:rPr>
        <w:t>组件的属性值和内部数据将被用于组件</w:t>
      </w:r>
      <w:r>
        <w:rPr>
          <w:color w:val="000000" w:themeColor="text1"/>
          <w:rPrChange w:id="20423" w:author="梁元" w:date="2019-05-14T19:51:36Z">
            <w:rPr/>
          </w:rPrChange>
          <w14:textFill>
            <w14:solidFill>
              <w14:schemeClr w14:val="tx1"/>
            </w14:solidFill>
          </w14:textFill>
        </w:rPr>
        <w:t xml:space="preserve"> wxml 的渲染，其中，属性值是可由组件外部传入的</w:t>
      </w:r>
    </w:p>
    <w:p>
      <w:pPr>
        <w:spacing w:line="240" w:lineRule="auto"/>
        <w:ind w:firstLine="480" w:firstLineChars="200"/>
        <w:rPr>
          <w:color w:val="000000" w:themeColor="text1"/>
          <w:rPrChange w:id="20425" w:author="梁元" w:date="2019-05-14T19:51:36Z">
            <w:rPr/>
          </w:rPrChange>
          <w14:textFill>
            <w14:solidFill>
              <w14:schemeClr w14:val="tx1"/>
            </w14:solidFill>
          </w14:textFill>
        </w:rPr>
        <w:pPrChange w:id="20424" w:author="冷雪凝" w:date="2019-05-14T12:21:32Z">
          <w:pPr>
            <w:spacing w:line="360" w:lineRule="auto"/>
          </w:pPr>
        </w:pPrChange>
      </w:pPr>
    </w:p>
    <w:p>
      <w:pPr>
        <w:spacing w:line="240" w:lineRule="auto"/>
        <w:ind w:firstLine="480" w:firstLineChars="200"/>
        <w:rPr>
          <w:color w:val="000000" w:themeColor="text1"/>
          <w:rPrChange w:id="20427" w:author="梁元" w:date="2019-05-14T19:51:36Z">
            <w:rPr/>
          </w:rPrChange>
          <w14:textFill>
            <w14:solidFill>
              <w14:schemeClr w14:val="tx1"/>
            </w14:solidFill>
          </w14:textFill>
        </w:rPr>
        <w:pPrChange w:id="20426" w:author="冷雪凝" w:date="2019-05-14T12:21:32Z">
          <w:pPr>
            <w:spacing w:line="360" w:lineRule="auto"/>
          </w:pPr>
        </w:pPrChange>
      </w:pPr>
      <w:r>
        <w:rPr>
          <w:rFonts w:hint="eastAsia"/>
          <w:color w:val="000000" w:themeColor="text1"/>
          <w:rPrChange w:id="20428" w:author="梁元" w:date="2019-05-14T19:51:36Z">
            <w:rPr>
              <w:rFonts w:hint="eastAsia"/>
            </w:rPr>
          </w:rPrChange>
          <w14:textFill>
            <w14:solidFill>
              <w14:schemeClr w14:val="tx1"/>
            </w14:solidFill>
          </w14:textFill>
        </w:rPr>
        <w:t>组件构造器包含的属性和方法：</w:t>
      </w:r>
    </w:p>
    <w:p>
      <w:pPr>
        <w:spacing w:line="240" w:lineRule="auto"/>
        <w:ind w:firstLine="480" w:firstLineChars="200"/>
        <w:rPr>
          <w:color w:val="000000" w:themeColor="text1"/>
          <w:rPrChange w:id="20430" w:author="梁元" w:date="2019-05-14T19:51:36Z">
            <w:rPr/>
          </w:rPrChange>
          <w14:textFill>
            <w14:solidFill>
              <w14:schemeClr w14:val="tx1"/>
            </w14:solidFill>
          </w14:textFill>
        </w:rPr>
        <w:pPrChange w:id="20429" w:author="冷雪凝" w:date="2019-05-14T12:21:32Z">
          <w:pPr>
            <w:spacing w:line="360" w:lineRule="auto"/>
          </w:pPr>
        </w:pPrChange>
      </w:pPr>
    </w:p>
    <w:p>
      <w:pPr>
        <w:spacing w:line="240" w:lineRule="auto"/>
        <w:ind w:firstLine="480" w:firstLineChars="200"/>
        <w:rPr>
          <w:rFonts w:hint="eastAsia"/>
          <w:color w:val="000000" w:themeColor="text1"/>
          <w:rPrChange w:id="20432" w:author="梁元" w:date="2019-05-14T19:51:36Z">
            <w:rPr>
              <w:rFonts w:hint="eastAsia"/>
            </w:rPr>
          </w:rPrChange>
          <w14:textFill>
            <w14:solidFill>
              <w14:schemeClr w14:val="tx1"/>
            </w14:solidFill>
          </w14:textFill>
        </w:rPr>
        <w:pPrChange w:id="20431" w:author="冷雪凝" w:date="2019-05-14T12:21:32Z">
          <w:pPr>
            <w:spacing w:line="360" w:lineRule="auto"/>
          </w:pPr>
        </w:pPrChange>
      </w:pPr>
      <w:r>
        <w:rPr>
          <w:color w:val="000000" w:themeColor="text1"/>
          <w:rPrChange w:id="20433" w:author="梁元" w:date="2019-05-14T19:51:36Z">
            <w:rPr/>
          </w:rPrChange>
          <w14:textFill>
            <w14:solidFill>
              <w14:schemeClr w14:val="tx1"/>
            </w14:solidFill>
          </w14:textFill>
        </w:rPr>
        <w:tab/>
      </w:r>
      <w:r>
        <w:rPr>
          <w:rFonts w:hint="eastAsia"/>
          <w:color w:val="000000" w:themeColor="text1"/>
          <w:rPrChange w:id="20434" w:author="梁元" w:date="2019-05-14T19:51:36Z">
            <w:rPr>
              <w:rFonts w:hint="eastAsia"/>
            </w:rPr>
          </w:rPrChange>
          <w14:textFill>
            <w14:solidFill>
              <w14:schemeClr w14:val="tx1"/>
            </w14:solidFill>
          </w14:textFill>
        </w:rPr>
        <w:t>p</w:t>
      </w:r>
      <w:r>
        <w:rPr>
          <w:color w:val="000000" w:themeColor="text1"/>
          <w:rPrChange w:id="20435" w:author="梁元" w:date="2019-05-14T19:51:36Z">
            <w:rPr/>
          </w:rPrChange>
          <w14:textFill>
            <w14:solidFill>
              <w14:schemeClr w14:val="tx1"/>
            </w14:solidFill>
          </w14:textFill>
        </w:rPr>
        <w:t>roperties</w:t>
      </w:r>
      <w:r>
        <w:rPr>
          <w:rFonts w:hint="eastAsia"/>
          <w:color w:val="000000" w:themeColor="text1"/>
          <w:rPrChange w:id="20436" w:author="梁元" w:date="2019-05-14T19:51:36Z">
            <w:rPr>
              <w:rFonts w:hint="eastAsia"/>
            </w:rPr>
          </w:rPrChange>
          <w14:textFill>
            <w14:solidFill>
              <w14:schemeClr w14:val="tx1"/>
            </w14:solidFill>
          </w14:textFill>
        </w:rPr>
        <w:t>，</w:t>
      </w:r>
      <w:r>
        <w:rPr>
          <w:color w:val="000000" w:themeColor="text1"/>
          <w:rPrChange w:id="20437" w:author="梁元" w:date="2019-05-14T19:51:36Z">
            <w:rPr/>
          </w:rPrChange>
          <w14:textFill>
            <w14:solidFill>
              <w14:schemeClr w14:val="tx1"/>
            </w14:solidFill>
          </w14:textFill>
        </w:rPr>
        <w:t>data</w:t>
      </w:r>
      <w:r>
        <w:rPr>
          <w:rFonts w:hint="eastAsia"/>
          <w:color w:val="000000" w:themeColor="text1"/>
          <w:rPrChange w:id="20438" w:author="梁元" w:date="2019-05-14T19:51:36Z">
            <w:rPr>
              <w:rFonts w:hint="eastAsia"/>
            </w:rPr>
          </w:rPrChange>
          <w14:textFill>
            <w14:solidFill>
              <w14:schemeClr w14:val="tx1"/>
            </w14:solidFill>
          </w14:textFill>
        </w:rPr>
        <w:t>，</w:t>
      </w:r>
      <w:r>
        <w:rPr>
          <w:color w:val="000000" w:themeColor="text1"/>
          <w:rPrChange w:id="20439" w:author="梁元" w:date="2019-05-14T19:51:36Z">
            <w:rPr/>
          </w:rPrChange>
          <w14:textFill>
            <w14:solidFill>
              <w14:schemeClr w14:val="tx1"/>
            </w14:solidFill>
          </w14:textFill>
        </w:rPr>
        <w:t>methods</w:t>
      </w:r>
      <w:r>
        <w:rPr>
          <w:rFonts w:hint="eastAsia"/>
          <w:color w:val="000000" w:themeColor="text1"/>
          <w:rPrChange w:id="20440" w:author="梁元" w:date="2019-05-14T19:51:36Z">
            <w:rPr>
              <w:rFonts w:hint="eastAsia"/>
            </w:rPr>
          </w:rPrChange>
          <w14:textFill>
            <w14:solidFill>
              <w14:schemeClr w14:val="tx1"/>
            </w14:solidFill>
          </w14:textFill>
        </w:rPr>
        <w:t>，</w:t>
      </w:r>
      <w:r>
        <w:rPr>
          <w:color w:val="000000" w:themeColor="text1"/>
          <w:rPrChange w:id="20441" w:author="梁元" w:date="2019-05-14T19:51:36Z">
            <w:rPr/>
          </w:rPrChange>
          <w14:textFill>
            <w14:solidFill>
              <w14:schemeClr w14:val="tx1"/>
            </w14:solidFill>
          </w14:textFill>
        </w:rPr>
        <w:t>behaviors</w:t>
      </w:r>
      <w:r>
        <w:rPr>
          <w:rFonts w:hint="eastAsia"/>
          <w:color w:val="000000" w:themeColor="text1"/>
          <w:rPrChange w:id="20442" w:author="梁元" w:date="2019-05-14T19:51:36Z">
            <w:rPr>
              <w:rFonts w:hint="eastAsia"/>
            </w:rPr>
          </w:rPrChange>
          <w14:textFill>
            <w14:solidFill>
              <w14:schemeClr w14:val="tx1"/>
            </w14:solidFill>
          </w14:textFill>
        </w:rPr>
        <w:t>（mixin），</w:t>
      </w:r>
      <w:r>
        <w:rPr>
          <w:color w:val="000000" w:themeColor="text1"/>
          <w:rPrChange w:id="20443" w:author="梁元" w:date="2019-05-14T19:51:36Z">
            <w:rPr/>
          </w:rPrChange>
          <w14:textFill>
            <w14:solidFill>
              <w14:schemeClr w14:val="tx1"/>
            </w14:solidFill>
          </w14:textFill>
        </w:rPr>
        <w:t>created</w:t>
      </w:r>
      <w:r>
        <w:rPr>
          <w:rFonts w:hint="eastAsia"/>
          <w:color w:val="000000" w:themeColor="text1"/>
          <w:rPrChange w:id="20444" w:author="梁元" w:date="2019-05-14T19:51:36Z">
            <w:rPr>
              <w:rFonts w:hint="eastAsia"/>
            </w:rPr>
          </w:rPrChange>
          <w14:textFill>
            <w14:solidFill>
              <w14:schemeClr w14:val="tx1"/>
            </w14:solidFill>
          </w14:textFill>
        </w:rPr>
        <w:t>，</w:t>
      </w:r>
      <w:r>
        <w:rPr>
          <w:color w:val="000000" w:themeColor="text1"/>
          <w:rPrChange w:id="20445" w:author="梁元" w:date="2019-05-14T19:51:36Z">
            <w:rPr/>
          </w:rPrChange>
          <w14:textFill>
            <w14:solidFill>
              <w14:schemeClr w14:val="tx1"/>
            </w14:solidFill>
          </w14:textFill>
        </w:rPr>
        <w:t>attached</w:t>
      </w:r>
      <w:r>
        <w:rPr>
          <w:rFonts w:hint="eastAsia"/>
          <w:color w:val="000000" w:themeColor="text1"/>
          <w:rPrChange w:id="20446" w:author="梁元" w:date="2019-05-14T19:51:36Z">
            <w:rPr>
              <w:rFonts w:hint="eastAsia"/>
            </w:rPr>
          </w:rPrChange>
          <w14:textFill>
            <w14:solidFill>
              <w14:schemeClr w14:val="tx1"/>
            </w14:solidFill>
          </w14:textFill>
        </w:rPr>
        <w:t>，</w:t>
      </w:r>
      <w:r>
        <w:rPr>
          <w:color w:val="000000" w:themeColor="text1"/>
          <w:rPrChange w:id="20447" w:author="梁元" w:date="2019-05-14T19:51:36Z">
            <w:rPr/>
          </w:rPrChange>
          <w14:textFill>
            <w14:solidFill>
              <w14:schemeClr w14:val="tx1"/>
            </w14:solidFill>
          </w14:textFill>
        </w:rPr>
        <w:t>ready</w:t>
      </w:r>
      <w:r>
        <w:rPr>
          <w:rFonts w:hint="eastAsia"/>
          <w:color w:val="000000" w:themeColor="text1"/>
          <w:rPrChange w:id="20448" w:author="梁元" w:date="2019-05-14T19:51:36Z">
            <w:rPr>
              <w:rFonts w:hint="eastAsia"/>
            </w:rPr>
          </w:rPrChange>
          <w14:textFill>
            <w14:solidFill>
              <w14:schemeClr w14:val="tx1"/>
            </w14:solidFill>
          </w14:textFill>
        </w:rPr>
        <w:t>，</w:t>
      </w:r>
      <w:r>
        <w:rPr>
          <w:color w:val="000000" w:themeColor="text1"/>
          <w:rPrChange w:id="20449" w:author="梁元" w:date="2019-05-14T19:51:36Z">
            <w:rPr/>
          </w:rPrChange>
          <w14:textFill>
            <w14:solidFill>
              <w14:schemeClr w14:val="tx1"/>
            </w14:solidFill>
          </w14:textFill>
        </w:rPr>
        <w:t>moved</w:t>
      </w:r>
      <w:r>
        <w:rPr>
          <w:rFonts w:hint="eastAsia"/>
          <w:color w:val="000000" w:themeColor="text1"/>
          <w:rPrChange w:id="20450" w:author="梁元" w:date="2019-05-14T19:51:36Z">
            <w:rPr>
              <w:rFonts w:hint="eastAsia"/>
            </w:rPr>
          </w:rPrChange>
          <w14:textFill>
            <w14:solidFill>
              <w14:schemeClr w14:val="tx1"/>
            </w14:solidFill>
          </w14:textFill>
        </w:rPr>
        <w:t>，</w:t>
      </w:r>
      <w:r>
        <w:rPr>
          <w:color w:val="000000" w:themeColor="text1"/>
          <w:rPrChange w:id="20451" w:author="梁元" w:date="2019-05-14T19:51:36Z">
            <w:rPr/>
          </w:rPrChange>
          <w14:textFill>
            <w14:solidFill>
              <w14:schemeClr w14:val="tx1"/>
            </w14:solidFill>
          </w14:textFill>
        </w:rPr>
        <w:t>detached</w:t>
      </w:r>
      <w:r>
        <w:rPr>
          <w:rFonts w:hint="eastAsia"/>
          <w:color w:val="000000" w:themeColor="text1"/>
          <w:rPrChange w:id="20452" w:author="梁元" w:date="2019-05-14T19:51:36Z">
            <w:rPr>
              <w:rFonts w:hint="eastAsia"/>
            </w:rPr>
          </w:rPrChange>
          <w14:textFill>
            <w14:solidFill>
              <w14:schemeClr w14:val="tx1"/>
            </w14:solidFill>
          </w14:textFill>
        </w:rPr>
        <w:t>，</w:t>
      </w:r>
      <w:r>
        <w:rPr>
          <w:color w:val="000000" w:themeColor="text1"/>
          <w:rPrChange w:id="20453" w:author="梁元" w:date="2019-05-14T19:51:36Z">
            <w:rPr/>
          </w:rPrChange>
          <w14:textFill>
            <w14:solidFill>
              <w14:schemeClr w14:val="tx1"/>
            </w14:solidFill>
          </w14:textFill>
        </w:rPr>
        <w:t>relations</w:t>
      </w:r>
      <w:r>
        <w:rPr>
          <w:rFonts w:hint="eastAsia"/>
          <w:color w:val="000000" w:themeColor="text1"/>
          <w:rPrChange w:id="20454" w:author="梁元" w:date="2019-05-14T19:51:36Z">
            <w:rPr>
              <w:rFonts w:hint="eastAsia"/>
            </w:rPr>
          </w:rPrChange>
          <w14:textFill>
            <w14:solidFill>
              <w14:schemeClr w14:val="tx1"/>
            </w14:solidFill>
          </w14:textFill>
        </w:rPr>
        <w:t>等等</w:t>
      </w:r>
    </w:p>
    <w:p>
      <w:pPr>
        <w:pStyle w:val="3"/>
        <w:numPr>
          <w:ilvl w:val="0"/>
          <w:numId w:val="34"/>
        </w:numPr>
        <w:spacing w:line="240" w:lineRule="auto"/>
        <w:ind w:firstLine="562" w:firstLineChars="200"/>
        <w:rPr>
          <w:rFonts w:ascii="仿宋" w:hAnsi="仿宋" w:eastAsia="仿宋"/>
          <w:color w:val="000000" w:themeColor="text1"/>
          <w:sz w:val="28"/>
          <w:szCs w:val="28"/>
          <w:rPrChange w:id="20456" w:author="梁元" w:date="2019-05-14T19:51:36Z">
            <w:rPr>
              <w:rFonts w:ascii="仿宋" w:hAnsi="仿宋" w:eastAsia="仿宋"/>
              <w:sz w:val="28"/>
              <w:szCs w:val="28"/>
            </w:rPr>
          </w:rPrChange>
          <w14:textFill>
            <w14:solidFill>
              <w14:schemeClr w14:val="tx1"/>
            </w14:solidFill>
          </w14:textFill>
        </w:rPr>
        <w:pPrChange w:id="20455" w:author="冷雪凝" w:date="2019-05-14T12:21:32Z">
          <w:pPr>
            <w:pStyle w:val="3"/>
            <w:numPr>
              <w:ilvl w:val="0"/>
              <w:numId w:val="34"/>
            </w:numPr>
          </w:pPr>
        </w:pPrChange>
      </w:pPr>
      <w:r>
        <w:rPr>
          <w:rFonts w:hint="eastAsia" w:ascii="仿宋" w:hAnsi="仿宋" w:eastAsia="仿宋"/>
          <w:color w:val="000000" w:themeColor="text1"/>
          <w:sz w:val="28"/>
          <w:szCs w:val="28"/>
          <w:rPrChange w:id="20457" w:author="梁元" w:date="2019-05-14T19:51:36Z">
            <w:rPr>
              <w:rFonts w:hint="eastAsia" w:ascii="仿宋" w:hAnsi="仿宋" w:eastAsia="仿宋"/>
              <w:sz w:val="28"/>
              <w:szCs w:val="28"/>
            </w:rPr>
          </w:rPrChange>
          <w14:textFill>
            <w14:solidFill>
              <w14:schemeClr w14:val="tx1"/>
            </w14:solidFill>
          </w14:textFill>
        </w:rPr>
        <w:t>通用大牛级解法</w:t>
      </w:r>
    </w:p>
    <w:p>
      <w:pPr>
        <w:spacing w:line="240" w:lineRule="auto"/>
        <w:ind w:firstLine="480" w:firstLineChars="200"/>
        <w:rPr>
          <w:color w:val="000000" w:themeColor="text1"/>
          <w:rPrChange w:id="20459" w:author="梁元" w:date="2019-05-14T19:51:36Z">
            <w:rPr/>
          </w:rPrChange>
          <w14:textFill>
            <w14:solidFill>
              <w14:schemeClr w14:val="tx1"/>
            </w14:solidFill>
          </w14:textFill>
        </w:rPr>
        <w:pPrChange w:id="20458" w:author="冷雪凝" w:date="2019-05-14T12:21:32Z">
          <w:pPr>
            <w:spacing w:line="360" w:lineRule="auto"/>
          </w:pPr>
        </w:pPrChange>
      </w:pPr>
      <w:r>
        <w:rPr>
          <w:rFonts w:hint="eastAsia"/>
          <w:color w:val="000000" w:themeColor="text1"/>
          <w:rPrChange w:id="20460" w:author="梁元" w:date="2019-05-14T19:51:36Z">
            <w:rPr>
              <w:rFonts w:hint="eastAsia"/>
            </w:rPr>
          </w:rPrChange>
          <w14:textFill>
            <w14:solidFill>
              <w14:schemeClr w14:val="tx1"/>
            </w14:solidFill>
          </w14:textFill>
        </w:rPr>
        <w:t>理解小程序组件可以对比vue组件或者react组件，页面中多组件嵌套肯定会涉及跨组件传值，那么小程序的组件传值是如何实现的。</w:t>
      </w:r>
      <w:r>
        <w:rPr>
          <w:color w:val="000000" w:themeColor="text1"/>
          <w:rPrChange w:id="20461" w:author="梁元" w:date="2019-05-14T19:51:36Z">
            <w:rPr/>
          </w:rPrChange>
          <w14:textFill>
            <w14:solidFill>
              <w14:schemeClr w14:val="tx1"/>
            </w14:solidFill>
          </w14:textFill>
        </w:rPr>
        <w:t>V</w:t>
      </w:r>
      <w:r>
        <w:rPr>
          <w:rFonts w:hint="eastAsia"/>
          <w:color w:val="000000" w:themeColor="text1"/>
          <w:rPrChange w:id="20462" w:author="梁元" w:date="2019-05-14T19:51:36Z">
            <w:rPr>
              <w:rFonts w:hint="eastAsia"/>
            </w:rPr>
          </w:rPrChange>
          <w14:textFill>
            <w14:solidFill>
              <w14:schemeClr w14:val="tx1"/>
            </w14:solidFill>
          </w14:textFill>
        </w:rPr>
        <w:t>ue或者react都属于单向数据流的数据管理方式，小程序组件也是类似的。通过在组件上添加自定义属性，属性值可以是父组件的任意变量，在组建内使用properties属性来接收。例如：&lt;</w:t>
      </w:r>
      <w:r>
        <w:rPr>
          <w:color w:val="000000" w:themeColor="text1"/>
          <w:rPrChange w:id="20463" w:author="梁元" w:date="2019-05-14T19:51:36Z">
            <w:rPr/>
          </w:rPrChange>
          <w14:textFill>
            <w14:solidFill>
              <w14:schemeClr w14:val="tx1"/>
            </w14:solidFill>
          </w14:textFill>
        </w:rPr>
        <w:t>test data=”{{count}}” bindtest=”func”&gt;&lt;/test&gt;</w:t>
      </w:r>
    </w:p>
    <w:p>
      <w:pPr>
        <w:spacing w:line="240" w:lineRule="auto"/>
        <w:ind w:firstLine="480" w:firstLineChars="200"/>
        <w:rPr>
          <w:color w:val="000000" w:themeColor="text1"/>
          <w:rPrChange w:id="20465" w:author="梁元" w:date="2019-05-14T19:51:36Z">
            <w:rPr/>
          </w:rPrChange>
          <w14:textFill>
            <w14:solidFill>
              <w14:schemeClr w14:val="tx1"/>
            </w14:solidFill>
          </w14:textFill>
        </w:rPr>
        <w:pPrChange w:id="20464" w:author="冷雪凝" w:date="2019-05-14T12:21:32Z">
          <w:pPr>
            <w:spacing w:line="360" w:lineRule="auto"/>
          </w:pPr>
        </w:pPrChange>
      </w:pPr>
    </w:p>
    <w:p>
      <w:pPr>
        <w:spacing w:line="240" w:lineRule="auto"/>
        <w:ind w:firstLine="480" w:firstLineChars="200"/>
        <w:rPr>
          <w:color w:val="000000" w:themeColor="text1"/>
          <w:rPrChange w:id="20467" w:author="梁元" w:date="2019-05-14T19:51:36Z">
            <w:rPr/>
          </w:rPrChange>
          <w14:textFill>
            <w14:solidFill>
              <w14:schemeClr w14:val="tx1"/>
            </w14:solidFill>
          </w14:textFill>
        </w:rPr>
        <w:pPrChange w:id="20466" w:author="冷雪凝" w:date="2019-05-14T12:21:32Z">
          <w:pPr>
            <w:spacing w:line="360" w:lineRule="auto"/>
          </w:pPr>
        </w:pPrChange>
      </w:pPr>
      <w:r>
        <w:rPr>
          <w:rFonts w:hint="eastAsia"/>
          <w:color w:val="000000" w:themeColor="text1"/>
          <w:rPrChange w:id="20468" w:author="梁元" w:date="2019-05-14T19:51:36Z">
            <w:rPr>
              <w:rFonts w:hint="eastAsia"/>
            </w:rPr>
          </w:rPrChange>
          <w14:textFill>
            <w14:solidFill>
              <w14:schemeClr w14:val="tx1"/>
            </w14:solidFill>
          </w14:textFill>
        </w:rPr>
        <w:t>C</w:t>
      </w:r>
      <w:r>
        <w:rPr>
          <w:color w:val="000000" w:themeColor="text1"/>
          <w:rPrChange w:id="20469" w:author="梁元" w:date="2019-05-14T19:51:36Z">
            <w:rPr/>
          </w:rPrChange>
          <w14:textFill>
            <w14:solidFill>
              <w14:schemeClr w14:val="tx1"/>
            </w14:solidFill>
          </w14:textFill>
        </w:rPr>
        <w:t>omponent({</w:t>
      </w:r>
    </w:p>
    <w:p>
      <w:pPr>
        <w:spacing w:line="240" w:lineRule="auto"/>
        <w:ind w:firstLine="480" w:firstLineChars="200"/>
        <w:rPr>
          <w:color w:val="000000" w:themeColor="text1"/>
          <w:rPrChange w:id="20471" w:author="梁元" w:date="2019-05-14T19:51:36Z">
            <w:rPr/>
          </w:rPrChange>
          <w14:textFill>
            <w14:solidFill>
              <w14:schemeClr w14:val="tx1"/>
            </w14:solidFill>
          </w14:textFill>
        </w:rPr>
        <w:pPrChange w:id="20470" w:author="冷雪凝" w:date="2019-05-14T12:21:32Z">
          <w:pPr>
            <w:spacing w:line="360" w:lineRule="auto"/>
          </w:pPr>
        </w:pPrChange>
      </w:pPr>
      <w:r>
        <w:rPr>
          <w:color w:val="000000" w:themeColor="text1"/>
          <w:rPrChange w:id="20472" w:author="梁元" w:date="2019-05-14T19:51:36Z">
            <w:rPr/>
          </w:rPrChange>
          <w14:textFill>
            <w14:solidFill>
              <w14:schemeClr w14:val="tx1"/>
            </w14:solidFill>
          </w14:textFill>
        </w:rPr>
        <w:tab/>
      </w:r>
      <w:r>
        <w:rPr>
          <w:color w:val="000000" w:themeColor="text1"/>
          <w:rPrChange w:id="20473" w:author="梁元" w:date="2019-05-14T19:51:36Z">
            <w:rPr/>
          </w:rPrChange>
          <w14:textFill>
            <w14:solidFill>
              <w14:schemeClr w14:val="tx1"/>
            </w14:solidFill>
          </w14:textFill>
        </w:rPr>
        <w:t>Properties:{</w:t>
      </w:r>
    </w:p>
    <w:p>
      <w:pPr>
        <w:spacing w:line="240" w:lineRule="auto"/>
        <w:ind w:firstLine="480" w:firstLineChars="200"/>
        <w:rPr>
          <w:color w:val="000000" w:themeColor="text1"/>
          <w:rPrChange w:id="20475" w:author="梁元" w:date="2019-05-14T19:51:36Z">
            <w:rPr/>
          </w:rPrChange>
          <w14:textFill>
            <w14:solidFill>
              <w14:schemeClr w14:val="tx1"/>
            </w14:solidFill>
          </w14:textFill>
        </w:rPr>
        <w:pPrChange w:id="20474" w:author="冷雪凝" w:date="2019-05-14T12:21:32Z">
          <w:pPr>
            <w:spacing w:line="360" w:lineRule="auto"/>
            <w:ind w:firstLine="420"/>
          </w:pPr>
        </w:pPrChange>
      </w:pPr>
      <w:r>
        <w:rPr>
          <w:color w:val="000000" w:themeColor="text1"/>
          <w:rPrChange w:id="20476" w:author="梁元" w:date="2019-05-14T19:51:36Z">
            <w:rPr/>
          </w:rPrChange>
          <w14:textFill>
            <w14:solidFill>
              <w14:schemeClr w14:val="tx1"/>
            </w14:solidFill>
          </w14:textFill>
        </w:rPr>
        <w:tab/>
      </w:r>
      <w:r>
        <w:rPr>
          <w:color w:val="000000" w:themeColor="text1"/>
          <w:rPrChange w:id="20477" w:author="梁元" w:date="2019-05-14T19:51:36Z">
            <w:rPr/>
          </w:rPrChange>
          <w14:textFill>
            <w14:solidFill>
              <w14:schemeClr w14:val="tx1"/>
            </w14:solidFill>
          </w14:textFill>
        </w:rPr>
        <w:t>data:{</w:t>
      </w:r>
    </w:p>
    <w:p>
      <w:pPr>
        <w:spacing w:line="240" w:lineRule="auto"/>
        <w:ind w:firstLine="480" w:firstLineChars="200"/>
        <w:rPr>
          <w:color w:val="000000" w:themeColor="text1"/>
          <w:rPrChange w:id="20479" w:author="梁元" w:date="2019-05-14T19:51:36Z">
            <w:rPr/>
          </w:rPrChange>
          <w14:textFill>
            <w14:solidFill>
              <w14:schemeClr w14:val="tx1"/>
            </w14:solidFill>
          </w14:textFill>
        </w:rPr>
        <w:pPrChange w:id="20478" w:author="冷雪凝" w:date="2019-05-14T12:21:32Z">
          <w:pPr>
            <w:spacing w:line="360" w:lineRule="auto"/>
            <w:ind w:firstLine="420"/>
          </w:pPr>
        </w:pPrChange>
      </w:pPr>
      <w:r>
        <w:rPr>
          <w:color w:val="000000" w:themeColor="text1"/>
          <w:rPrChange w:id="20480" w:author="梁元" w:date="2019-05-14T19:51:36Z">
            <w:rPr/>
          </w:rPrChange>
          <w14:textFill>
            <w14:solidFill>
              <w14:schemeClr w14:val="tx1"/>
            </w14:solidFill>
          </w14:textFill>
        </w:rPr>
        <w:tab/>
      </w:r>
      <w:r>
        <w:rPr>
          <w:color w:val="000000" w:themeColor="text1"/>
          <w:rPrChange w:id="20481" w:author="梁元" w:date="2019-05-14T19:51:36Z">
            <w:rPr/>
          </w:rPrChange>
          <w14:textFill>
            <w14:solidFill>
              <w14:schemeClr w14:val="tx1"/>
            </w14:solidFill>
          </w14:textFill>
        </w:rPr>
        <w:tab/>
      </w:r>
      <w:r>
        <w:rPr>
          <w:color w:val="000000" w:themeColor="text1"/>
          <w:rPrChange w:id="20482" w:author="梁元" w:date="2019-05-14T19:51:36Z">
            <w:rPr/>
          </w:rPrChange>
          <w14:textFill>
            <w14:solidFill>
              <w14:schemeClr w14:val="tx1"/>
            </w14:solidFill>
          </w14:textFill>
        </w:rPr>
        <w:t>Type:String,</w:t>
      </w:r>
    </w:p>
    <w:p>
      <w:pPr>
        <w:spacing w:line="240" w:lineRule="auto"/>
        <w:ind w:firstLine="480" w:firstLineChars="200"/>
        <w:rPr>
          <w:color w:val="000000" w:themeColor="text1"/>
          <w:rPrChange w:id="20484" w:author="梁元" w:date="2019-05-14T19:51:36Z">
            <w:rPr/>
          </w:rPrChange>
          <w14:textFill>
            <w14:solidFill>
              <w14:schemeClr w14:val="tx1"/>
            </w14:solidFill>
          </w14:textFill>
        </w:rPr>
        <w:pPrChange w:id="20483" w:author="冷雪凝" w:date="2019-05-14T12:21:32Z">
          <w:pPr>
            <w:spacing w:line="360" w:lineRule="auto"/>
            <w:ind w:firstLine="420"/>
          </w:pPr>
        </w:pPrChange>
      </w:pPr>
      <w:r>
        <w:rPr>
          <w:color w:val="000000" w:themeColor="text1"/>
          <w:rPrChange w:id="20485" w:author="梁元" w:date="2019-05-14T19:51:36Z">
            <w:rPr/>
          </w:rPrChange>
          <w14:textFill>
            <w14:solidFill>
              <w14:schemeClr w14:val="tx1"/>
            </w14:solidFill>
          </w14:textFill>
        </w:rPr>
        <w:tab/>
      </w:r>
      <w:r>
        <w:rPr>
          <w:color w:val="000000" w:themeColor="text1"/>
          <w:rPrChange w:id="20486" w:author="梁元" w:date="2019-05-14T19:51:36Z">
            <w:rPr/>
          </w:rPrChange>
          <w14:textFill>
            <w14:solidFill>
              <w14:schemeClr w14:val="tx1"/>
            </w14:solidFill>
          </w14:textFill>
        </w:rPr>
        <w:tab/>
      </w:r>
      <w:r>
        <w:rPr>
          <w:color w:val="000000" w:themeColor="text1"/>
          <w:rPrChange w:id="20487" w:author="梁元" w:date="2019-05-14T19:51:36Z">
            <w:rPr/>
          </w:rPrChange>
          <w14:textFill>
            <w14:solidFill>
              <w14:schemeClr w14:val="tx1"/>
            </w14:solidFill>
          </w14:textFill>
        </w:rPr>
        <w:t>Value:’’,</w:t>
      </w:r>
    </w:p>
    <w:p>
      <w:pPr>
        <w:spacing w:line="240" w:lineRule="auto"/>
        <w:ind w:firstLine="480" w:firstLineChars="200"/>
        <w:rPr>
          <w:rFonts w:hint="eastAsia"/>
          <w:color w:val="000000" w:themeColor="text1"/>
          <w:rPrChange w:id="20489" w:author="梁元" w:date="2019-05-14T19:51:36Z">
            <w:rPr>
              <w:rFonts w:hint="eastAsia"/>
            </w:rPr>
          </w:rPrChange>
          <w14:textFill>
            <w14:solidFill>
              <w14:schemeClr w14:val="tx1"/>
            </w14:solidFill>
          </w14:textFill>
        </w:rPr>
        <w:pPrChange w:id="20488" w:author="冷雪凝" w:date="2019-05-14T12:21:32Z">
          <w:pPr>
            <w:spacing w:line="360" w:lineRule="auto"/>
            <w:ind w:firstLine="420"/>
          </w:pPr>
        </w:pPrChange>
      </w:pPr>
      <w:r>
        <w:rPr>
          <w:color w:val="000000" w:themeColor="text1"/>
          <w:rPrChange w:id="20490" w:author="梁元" w:date="2019-05-14T19:51:36Z">
            <w:rPr/>
          </w:rPrChange>
          <w14:textFill>
            <w14:solidFill>
              <w14:schemeClr w14:val="tx1"/>
            </w14:solidFill>
          </w14:textFill>
        </w:rPr>
        <w:tab/>
      </w:r>
      <w:r>
        <w:rPr>
          <w:color w:val="000000" w:themeColor="text1"/>
          <w:rPrChange w:id="20491" w:author="梁元" w:date="2019-05-14T19:51:36Z">
            <w:rPr/>
          </w:rPrChange>
          <w14:textFill>
            <w14:solidFill>
              <w14:schemeClr w14:val="tx1"/>
            </w14:solidFill>
          </w14:textFill>
        </w:rPr>
        <w:tab/>
      </w:r>
      <w:r>
        <w:rPr>
          <w:color w:val="000000" w:themeColor="text1"/>
          <w:rPrChange w:id="20492" w:author="梁元" w:date="2019-05-14T19:51:36Z">
            <w:rPr/>
          </w:rPrChange>
          <w14:textFill>
            <w14:solidFill>
              <w14:schemeClr w14:val="tx1"/>
            </w14:solidFill>
          </w14:textFill>
        </w:rPr>
        <w:t>Observer:function(){}</w:t>
      </w:r>
    </w:p>
    <w:p>
      <w:pPr>
        <w:spacing w:line="240" w:lineRule="auto"/>
        <w:ind w:left="420" w:firstLine="480" w:firstLineChars="200"/>
        <w:rPr>
          <w:rFonts w:hint="eastAsia"/>
          <w:color w:val="000000" w:themeColor="text1"/>
          <w:rPrChange w:id="20494" w:author="梁元" w:date="2019-05-14T19:51:36Z">
            <w:rPr>
              <w:rFonts w:hint="eastAsia"/>
            </w:rPr>
          </w:rPrChange>
          <w14:textFill>
            <w14:solidFill>
              <w14:schemeClr w14:val="tx1"/>
            </w14:solidFill>
          </w14:textFill>
        </w:rPr>
        <w:pPrChange w:id="20493" w:author="冷雪凝" w:date="2019-05-14T12:21:32Z">
          <w:pPr>
            <w:spacing w:line="360" w:lineRule="auto"/>
            <w:ind w:left="420" w:firstLine="420"/>
          </w:pPr>
        </w:pPrChange>
      </w:pPr>
      <w:r>
        <w:rPr>
          <w:color w:val="000000" w:themeColor="text1"/>
          <w:rPrChange w:id="20495" w:author="梁元" w:date="2019-05-14T19:51:36Z">
            <w:rPr/>
          </w:rPrChange>
          <w14:textFill>
            <w14:solidFill>
              <w14:schemeClr w14:val="tx1"/>
            </w14:solidFill>
          </w14:textFill>
        </w:rPr>
        <w:t>}</w:t>
      </w:r>
    </w:p>
    <w:p>
      <w:pPr>
        <w:spacing w:line="240" w:lineRule="auto"/>
        <w:ind w:firstLine="480" w:firstLineChars="200"/>
        <w:rPr>
          <w:rFonts w:hint="eastAsia"/>
          <w:color w:val="000000" w:themeColor="text1"/>
          <w:rPrChange w:id="20497" w:author="梁元" w:date="2019-05-14T19:51:36Z">
            <w:rPr>
              <w:rFonts w:hint="eastAsia"/>
            </w:rPr>
          </w:rPrChange>
          <w14:textFill>
            <w14:solidFill>
              <w14:schemeClr w14:val="tx1"/>
            </w14:solidFill>
          </w14:textFill>
        </w:rPr>
        <w:pPrChange w:id="20496" w:author="冷雪凝" w:date="2019-05-14T12:21:32Z">
          <w:pPr>
            <w:spacing w:line="360" w:lineRule="auto"/>
            <w:ind w:firstLine="420"/>
          </w:pPr>
        </w:pPrChange>
      </w:pPr>
      <w:r>
        <w:rPr>
          <w:rFonts w:hint="eastAsia"/>
          <w:color w:val="000000" w:themeColor="text1"/>
          <w:rPrChange w:id="20498" w:author="梁元" w:date="2019-05-14T19:51:36Z">
            <w:rPr>
              <w:rFonts w:hint="eastAsia"/>
            </w:rPr>
          </w:rPrChange>
          <w14:textFill>
            <w14:solidFill>
              <w14:schemeClr w14:val="tx1"/>
            </w14:solidFill>
          </w14:textFill>
        </w:rPr>
        <w:t>}</w:t>
      </w:r>
    </w:p>
    <w:p>
      <w:pPr>
        <w:spacing w:line="240" w:lineRule="auto"/>
        <w:ind w:firstLine="480" w:firstLineChars="200"/>
        <w:rPr>
          <w:color w:val="000000" w:themeColor="text1"/>
          <w:rPrChange w:id="20500" w:author="梁元" w:date="2019-05-14T19:51:36Z">
            <w:rPr/>
          </w:rPrChange>
          <w14:textFill>
            <w14:solidFill>
              <w14:schemeClr w14:val="tx1"/>
            </w14:solidFill>
          </w14:textFill>
        </w:rPr>
        <w:pPrChange w:id="20499" w:author="冷雪凝" w:date="2019-05-14T12:21:32Z">
          <w:pPr>
            <w:spacing w:line="360" w:lineRule="auto"/>
          </w:pPr>
        </w:pPrChange>
      </w:pPr>
      <w:r>
        <w:rPr>
          <w:color w:val="000000" w:themeColor="text1"/>
          <w:rPrChange w:id="20501" w:author="梁元" w:date="2019-05-14T19:51:36Z">
            <w:rPr/>
          </w:rPrChange>
          <w14:textFill>
            <w14:solidFill>
              <w14:schemeClr w14:val="tx1"/>
            </w14:solidFill>
          </w14:textFill>
        </w:rPr>
        <w:t>})</w:t>
      </w:r>
    </w:p>
    <w:p>
      <w:pPr>
        <w:spacing w:line="240" w:lineRule="auto"/>
        <w:ind w:firstLine="480" w:firstLineChars="200"/>
        <w:rPr>
          <w:color w:val="000000" w:themeColor="text1"/>
          <w:rPrChange w:id="20503" w:author="梁元" w:date="2019-05-14T19:51:36Z">
            <w:rPr/>
          </w:rPrChange>
          <w14:textFill>
            <w14:solidFill>
              <w14:schemeClr w14:val="tx1"/>
            </w14:solidFill>
          </w14:textFill>
        </w:rPr>
        <w:pPrChange w:id="20502" w:author="冷雪凝" w:date="2019-05-14T12:21:32Z">
          <w:pPr>
            <w:spacing w:line="360" w:lineRule="auto"/>
          </w:pPr>
        </w:pPrChange>
      </w:pPr>
    </w:p>
    <w:p>
      <w:pPr>
        <w:spacing w:line="240" w:lineRule="auto"/>
        <w:ind w:firstLine="480" w:firstLineChars="200"/>
        <w:rPr>
          <w:color w:val="000000" w:themeColor="text1"/>
          <w:rPrChange w:id="20505" w:author="梁元" w:date="2019-05-14T19:51:36Z">
            <w:rPr/>
          </w:rPrChange>
          <w14:textFill>
            <w14:solidFill>
              <w14:schemeClr w14:val="tx1"/>
            </w14:solidFill>
          </w14:textFill>
        </w:rPr>
        <w:pPrChange w:id="20504" w:author="冷雪凝" w:date="2019-05-14T12:21:32Z">
          <w:pPr>
            <w:spacing w:line="360" w:lineRule="auto"/>
          </w:pPr>
        </w:pPrChange>
      </w:pPr>
      <w:r>
        <w:rPr>
          <w:rFonts w:hint="eastAsia"/>
          <w:color w:val="000000" w:themeColor="text1"/>
          <w:rPrChange w:id="20506" w:author="梁元" w:date="2019-05-14T19:51:36Z">
            <w:rPr>
              <w:rFonts w:hint="eastAsia"/>
            </w:rPr>
          </w:rPrChange>
          <w14:textFill>
            <w14:solidFill>
              <w14:schemeClr w14:val="tx1"/>
            </w14:solidFill>
          </w14:textFill>
        </w:rPr>
        <w:t>这是父子组件传值，其中type限制组件接受值的格式，value可以设置该属性对应的默认值，observer类似于vue的watch，可以订阅属性值的变化，进而做相应的操作。</w:t>
      </w:r>
    </w:p>
    <w:p>
      <w:pPr>
        <w:spacing w:line="240" w:lineRule="auto"/>
        <w:ind w:firstLine="480" w:firstLineChars="200"/>
        <w:rPr>
          <w:color w:val="000000" w:themeColor="text1"/>
          <w:rPrChange w:id="20508" w:author="梁元" w:date="2019-05-14T19:51:36Z">
            <w:rPr/>
          </w:rPrChange>
          <w14:textFill>
            <w14:solidFill>
              <w14:schemeClr w14:val="tx1"/>
            </w14:solidFill>
          </w14:textFill>
        </w:rPr>
        <w:pPrChange w:id="20507" w:author="冷雪凝" w:date="2019-05-14T12:21:32Z">
          <w:pPr>
            <w:spacing w:line="360" w:lineRule="auto"/>
          </w:pPr>
        </w:pPrChange>
      </w:pPr>
      <w:r>
        <w:rPr>
          <w:rFonts w:hint="eastAsia"/>
          <w:color w:val="000000" w:themeColor="text1"/>
          <w:rPrChange w:id="20509" w:author="梁元" w:date="2019-05-14T19:51:36Z">
            <w:rPr>
              <w:rFonts w:hint="eastAsia"/>
            </w:rPr>
          </w:rPrChange>
          <w14:textFill>
            <w14:solidFill>
              <w14:schemeClr w14:val="tx1"/>
            </w14:solidFill>
          </w14:textFill>
        </w:rPr>
        <w:t>小程序组件由子组件向父组件传值则用的的事件派发的方式通过triggerEvent方法触发，并在组件标签上bind事件监听，执行回调函数，来实现子父传值。类似于vue的$</w:t>
      </w:r>
      <w:r>
        <w:rPr>
          <w:color w:val="000000" w:themeColor="text1"/>
          <w:rPrChange w:id="20510" w:author="梁元" w:date="2019-05-14T19:51:36Z">
            <w:rPr/>
          </w:rPrChange>
          <w14:textFill>
            <w14:solidFill>
              <w14:schemeClr w14:val="tx1"/>
            </w14:solidFill>
          </w14:textFill>
        </w:rPr>
        <w:t>emit, v-on</w:t>
      </w:r>
      <w:r>
        <w:rPr>
          <w:rFonts w:hint="eastAsia"/>
          <w:color w:val="000000" w:themeColor="text1"/>
          <w:rPrChange w:id="20511" w:author="梁元" w:date="2019-05-14T19:51:36Z">
            <w:rPr>
              <w:rFonts w:hint="eastAsia"/>
            </w:rPr>
          </w:rPrChange>
          <w14:textFill>
            <w14:solidFill>
              <w14:schemeClr w14:val="tx1"/>
            </w14:solidFill>
          </w14:textFill>
        </w:rPr>
        <w:t>组合</w:t>
      </w:r>
    </w:p>
    <w:p>
      <w:pPr>
        <w:spacing w:line="240" w:lineRule="auto"/>
        <w:ind w:firstLine="480" w:firstLineChars="200"/>
        <w:rPr>
          <w:color w:val="000000" w:themeColor="text1"/>
          <w:rPrChange w:id="20513" w:author="梁元" w:date="2019-05-14T19:51:36Z">
            <w:rPr/>
          </w:rPrChange>
          <w14:textFill>
            <w14:solidFill>
              <w14:schemeClr w14:val="tx1"/>
            </w14:solidFill>
          </w14:textFill>
        </w:rPr>
        <w:pPrChange w:id="20512" w:author="冷雪凝" w:date="2019-05-14T12:21:32Z">
          <w:pPr>
            <w:spacing w:line="360" w:lineRule="auto"/>
          </w:pPr>
        </w:pPrChange>
      </w:pPr>
      <w:r>
        <w:rPr>
          <w:rFonts w:hint="eastAsia"/>
          <w:color w:val="000000" w:themeColor="text1"/>
          <w:rPrChange w:id="20514" w:author="梁元" w:date="2019-05-14T19:51:36Z">
            <w:rPr>
              <w:rFonts w:hint="eastAsia"/>
            </w:rPr>
          </w:rPrChange>
          <w14:textFill>
            <w14:solidFill>
              <w14:schemeClr w14:val="tx1"/>
            </w14:solidFill>
          </w14:textFill>
        </w:rPr>
        <w:t>除了这些传值方式以外，还有全局对象挂载的方式。任何页面都可以通过getApp</w:t>
      </w:r>
      <w:r>
        <w:rPr>
          <w:color w:val="000000" w:themeColor="text1"/>
          <w:rPrChange w:id="20515" w:author="梁元" w:date="2019-05-14T19:51:36Z">
            <w:rPr/>
          </w:rPrChange>
          <w14:textFill>
            <w14:solidFill>
              <w14:schemeClr w14:val="tx1"/>
            </w14:solidFill>
          </w14:textFill>
        </w:rPr>
        <w:t>()</w:t>
      </w:r>
      <w:r>
        <w:rPr>
          <w:rFonts w:hint="eastAsia"/>
          <w:color w:val="000000" w:themeColor="text1"/>
          <w:rPrChange w:id="20516" w:author="梁元" w:date="2019-05-14T19:51:36Z">
            <w:rPr>
              <w:rFonts w:hint="eastAsia"/>
            </w:rPr>
          </w:rPrChange>
          <w14:textFill>
            <w14:solidFill>
              <w14:schemeClr w14:val="tx1"/>
            </w14:solidFill>
          </w14:textFill>
        </w:rPr>
        <w:t>得到app实例，该app实例是小程序的全局对象，拥有上帝视角，并且可以添加自定义属性，利用这点也能实现跨组件传值，不再限于父子组件之间。</w:t>
      </w:r>
    </w:p>
    <w:p>
      <w:pPr>
        <w:spacing w:line="240" w:lineRule="auto"/>
        <w:ind w:firstLine="480" w:firstLineChars="200"/>
        <w:rPr>
          <w:rFonts w:hint="eastAsia"/>
          <w:color w:val="000000" w:themeColor="text1"/>
          <w:rPrChange w:id="20518" w:author="梁元" w:date="2019-05-14T19:51:36Z">
            <w:rPr>
              <w:rFonts w:hint="eastAsia"/>
            </w:rPr>
          </w:rPrChange>
          <w14:textFill>
            <w14:solidFill>
              <w14:schemeClr w14:val="tx1"/>
            </w14:solidFill>
          </w14:textFill>
        </w:rPr>
        <w:pPrChange w:id="20517" w:author="冷雪凝" w:date="2019-05-14T12:21:32Z">
          <w:pPr>
            <w:spacing w:line="360" w:lineRule="auto"/>
          </w:pPr>
        </w:pPrChange>
      </w:pPr>
    </w:p>
    <w:p>
      <w:pPr>
        <w:pStyle w:val="3"/>
        <w:numPr>
          <w:ilvl w:val="0"/>
          <w:numId w:val="34"/>
        </w:numPr>
        <w:spacing w:line="240" w:lineRule="auto"/>
        <w:ind w:firstLine="562" w:firstLineChars="200"/>
        <w:rPr>
          <w:rFonts w:ascii="仿宋" w:hAnsi="仿宋" w:eastAsia="仿宋"/>
          <w:color w:val="000000" w:themeColor="text1"/>
          <w:sz w:val="28"/>
          <w:szCs w:val="28"/>
          <w:rPrChange w:id="20520" w:author="梁元" w:date="2019-05-14T19:51:36Z">
            <w:rPr>
              <w:rFonts w:ascii="仿宋" w:hAnsi="仿宋" w:eastAsia="仿宋"/>
              <w:sz w:val="28"/>
              <w:szCs w:val="28"/>
            </w:rPr>
          </w:rPrChange>
          <w14:textFill>
            <w14:solidFill>
              <w14:schemeClr w14:val="tx1"/>
            </w14:solidFill>
          </w14:textFill>
        </w:rPr>
        <w:pPrChange w:id="20519" w:author="冷雪凝" w:date="2019-05-14T12:21:32Z">
          <w:pPr>
            <w:pStyle w:val="3"/>
            <w:numPr>
              <w:ilvl w:val="0"/>
              <w:numId w:val="34"/>
            </w:numPr>
          </w:pPr>
        </w:pPrChange>
      </w:pPr>
      <w:r>
        <w:rPr>
          <w:rFonts w:hint="eastAsia" w:ascii="仿宋" w:hAnsi="仿宋" w:eastAsia="仿宋"/>
          <w:color w:val="000000" w:themeColor="text1"/>
          <w:sz w:val="28"/>
          <w:szCs w:val="28"/>
          <w:rPrChange w:id="20521" w:author="梁元" w:date="2019-05-14T19:51:36Z">
            <w:rPr>
              <w:rFonts w:hint="eastAsia" w:ascii="仿宋" w:hAnsi="仿宋" w:eastAsia="仿宋"/>
              <w:sz w:val="28"/>
              <w:szCs w:val="28"/>
            </w:rPr>
          </w:rPrChange>
          <w14:textFill>
            <w14:solidFill>
              <w14:schemeClr w14:val="tx1"/>
            </w14:solidFill>
          </w14:textFill>
        </w:rPr>
        <w:t>解法对比及优缺点</w:t>
      </w:r>
    </w:p>
    <w:p>
      <w:pPr>
        <w:pStyle w:val="21"/>
        <w:numPr>
          <w:ilvl w:val="0"/>
          <w:numId w:val="18"/>
        </w:numPr>
        <w:spacing w:line="240" w:lineRule="auto"/>
        <w:ind w:firstLine="480" w:firstLineChars="200"/>
        <w:rPr>
          <w:color w:val="000000" w:themeColor="text1"/>
          <w:rPrChange w:id="20523" w:author="梁元" w:date="2019-05-14T19:51:36Z">
            <w:rPr/>
          </w:rPrChange>
          <w14:textFill>
            <w14:solidFill>
              <w14:schemeClr w14:val="tx1"/>
            </w14:solidFill>
          </w14:textFill>
        </w:rPr>
        <w:pPrChange w:id="20522" w:author="冷雪凝" w:date="2019-05-14T12:21:32Z">
          <w:pPr>
            <w:pStyle w:val="21"/>
            <w:numPr>
              <w:ilvl w:val="0"/>
              <w:numId w:val="18"/>
            </w:numPr>
            <w:spacing w:line="360" w:lineRule="auto"/>
            <w:ind w:firstLineChars="0"/>
          </w:pPr>
        </w:pPrChange>
      </w:pPr>
      <w:r>
        <w:rPr>
          <w:rFonts w:hint="eastAsia"/>
          <w:color w:val="000000" w:themeColor="text1"/>
          <w:rPrChange w:id="20524" w:author="梁元" w:date="2019-05-14T19:51:36Z">
            <w:rPr>
              <w:rFonts w:hint="eastAsia"/>
            </w:rPr>
          </w:rPrChange>
          <w14:textFill>
            <w14:solidFill>
              <w14:schemeClr w14:val="tx1"/>
            </w14:solidFill>
          </w14:textFill>
        </w:rPr>
        <w:t>普通解法只是小程序组件的概念和api，以及基本的使用。</w:t>
      </w:r>
    </w:p>
    <w:p>
      <w:pPr>
        <w:pStyle w:val="21"/>
        <w:numPr>
          <w:ilvl w:val="0"/>
          <w:numId w:val="18"/>
        </w:numPr>
        <w:spacing w:line="240" w:lineRule="auto"/>
        <w:ind w:firstLine="480" w:firstLineChars="200"/>
        <w:rPr>
          <w:color w:val="000000" w:themeColor="text1"/>
          <w:rPrChange w:id="20526" w:author="梁元" w:date="2019-05-14T19:51:36Z">
            <w:rPr/>
          </w:rPrChange>
          <w14:textFill>
            <w14:solidFill>
              <w14:schemeClr w14:val="tx1"/>
            </w14:solidFill>
          </w14:textFill>
        </w:rPr>
        <w:pPrChange w:id="20525" w:author="冷雪凝" w:date="2019-05-14T12:21:32Z">
          <w:pPr>
            <w:pStyle w:val="21"/>
            <w:numPr>
              <w:ilvl w:val="0"/>
              <w:numId w:val="18"/>
            </w:numPr>
            <w:spacing w:line="360" w:lineRule="auto"/>
            <w:ind w:firstLineChars="0"/>
          </w:pPr>
        </w:pPrChange>
      </w:pPr>
      <w:r>
        <w:rPr>
          <w:rFonts w:hint="eastAsia"/>
          <w:color w:val="000000" w:themeColor="text1"/>
          <w:rPrChange w:id="20527" w:author="梁元" w:date="2019-05-14T19:51:36Z">
            <w:rPr>
              <w:rFonts w:hint="eastAsia"/>
            </w:rPr>
          </w:rPrChange>
          <w14:textFill>
            <w14:solidFill>
              <w14:schemeClr w14:val="tx1"/>
            </w14:solidFill>
          </w14:textFill>
        </w:rPr>
        <w:t>大牛级解法对小程序组件的数据流进行了梳理，解释清楚了实际操作中会遇到的具体问题，以及解决方式，体现了丰富的经验，以及数据流概念</w:t>
      </w:r>
    </w:p>
    <w:p>
      <w:pPr>
        <w:spacing w:line="240" w:lineRule="auto"/>
        <w:ind w:firstLine="480" w:firstLineChars="200"/>
        <w:rPr>
          <w:color w:val="000000" w:themeColor="text1"/>
          <w:rPrChange w:id="20529" w:author="梁元" w:date="2019-05-14T19:51:36Z">
            <w:rPr/>
          </w:rPrChange>
          <w14:textFill>
            <w14:solidFill>
              <w14:schemeClr w14:val="tx1"/>
            </w14:solidFill>
          </w14:textFill>
        </w:rPr>
        <w:pPrChange w:id="20528" w:author="冷雪凝" w:date="2019-05-14T12:21:32Z">
          <w:pPr>
            <w:spacing w:line="360" w:lineRule="auto"/>
          </w:pPr>
        </w:pPrChange>
      </w:pPr>
    </w:p>
    <w:p>
      <w:pPr>
        <w:pStyle w:val="3"/>
        <w:numPr>
          <w:ilvl w:val="0"/>
          <w:numId w:val="34"/>
        </w:numPr>
        <w:spacing w:line="240" w:lineRule="auto"/>
        <w:ind w:firstLine="562" w:firstLineChars="200"/>
        <w:rPr>
          <w:rFonts w:ascii="仿宋" w:hAnsi="仿宋" w:eastAsia="仿宋"/>
          <w:color w:val="000000" w:themeColor="text1"/>
          <w:sz w:val="28"/>
          <w:szCs w:val="28"/>
          <w:rPrChange w:id="20531" w:author="梁元" w:date="2019-05-14T19:51:36Z">
            <w:rPr>
              <w:rFonts w:ascii="仿宋" w:hAnsi="仿宋" w:eastAsia="仿宋"/>
              <w:sz w:val="28"/>
              <w:szCs w:val="28"/>
            </w:rPr>
          </w:rPrChange>
          <w14:textFill>
            <w14:solidFill>
              <w14:schemeClr w14:val="tx1"/>
            </w14:solidFill>
          </w14:textFill>
        </w:rPr>
        <w:pPrChange w:id="20530" w:author="冷雪凝" w:date="2019-05-14T12:21:32Z">
          <w:pPr>
            <w:pStyle w:val="3"/>
            <w:numPr>
              <w:ilvl w:val="0"/>
              <w:numId w:val="34"/>
            </w:numPr>
          </w:pPr>
        </w:pPrChange>
      </w:pPr>
      <w:r>
        <w:rPr>
          <w:rFonts w:hint="eastAsia" w:ascii="仿宋" w:hAnsi="仿宋" w:eastAsia="仿宋"/>
          <w:color w:val="000000" w:themeColor="text1"/>
          <w:sz w:val="28"/>
          <w:szCs w:val="28"/>
          <w:rPrChange w:id="20532" w:author="梁元" w:date="2019-05-14T19:51:36Z">
            <w:rPr>
              <w:rFonts w:hint="eastAsia" w:ascii="仿宋" w:hAnsi="仿宋" w:eastAsia="仿宋"/>
              <w:sz w:val="28"/>
              <w:szCs w:val="28"/>
            </w:rPr>
          </w:rPrChange>
          <w14:textFill>
            <w14:solidFill>
              <w14:schemeClr w14:val="tx1"/>
            </w14:solidFill>
          </w14:textFill>
        </w:rPr>
        <w:t>延伸及扩展问题回答参考</w:t>
      </w:r>
    </w:p>
    <w:p>
      <w:pPr>
        <w:ind w:firstLine="480" w:firstLineChars="200"/>
        <w:rPr>
          <w:rFonts w:hint="eastAsia"/>
          <w:color w:val="000000" w:themeColor="text1"/>
          <w:rPrChange w:id="20534" w:author="梁元" w:date="2019-05-14T19:51:36Z">
            <w:rPr>
              <w:rFonts w:hint="eastAsia"/>
            </w:rPr>
          </w:rPrChange>
          <w14:textFill>
            <w14:solidFill>
              <w14:schemeClr w14:val="tx1"/>
            </w14:solidFill>
          </w14:textFill>
        </w:rPr>
        <w:pPrChange w:id="20533" w:author="冷雪凝" w:date="2019-05-14T12:21:32Z">
          <w:pPr/>
        </w:pPrChange>
      </w:pPr>
      <w:r>
        <w:rPr>
          <w:rFonts w:hint="eastAsia"/>
          <w:color w:val="000000" w:themeColor="text1"/>
          <w:rPrChange w:id="20535" w:author="梁元" w:date="2019-05-14T19:51:36Z">
            <w:rPr>
              <w:rFonts w:hint="eastAsia"/>
            </w:rPr>
          </w:rPrChange>
          <w14:textFill>
            <w14:solidFill>
              <w14:schemeClr w14:val="tx1"/>
            </w14:solidFill>
          </w14:textFill>
        </w:rPr>
        <w:t>对比vue，react，小程序组件各自的特点，总结它们共性和不同点</w:t>
      </w:r>
    </w:p>
    <w:p>
      <w:pPr>
        <w:ind w:firstLine="480" w:firstLineChars="200"/>
        <w:rPr>
          <w:color w:val="000000" w:themeColor="text1"/>
          <w:rPrChange w:id="20537" w:author="梁元" w:date="2019-05-14T19:51:36Z">
            <w:rPr/>
          </w:rPrChange>
          <w14:textFill>
            <w14:solidFill>
              <w14:schemeClr w14:val="tx1"/>
            </w14:solidFill>
          </w14:textFill>
        </w:rPr>
        <w:pPrChange w:id="20536" w:author="冷雪凝" w:date="2019-05-14T12:21:32Z">
          <w:pPr/>
        </w:pPrChange>
      </w:pPr>
    </w:p>
    <w:p>
      <w:pPr>
        <w:pStyle w:val="3"/>
        <w:numPr>
          <w:ilvl w:val="0"/>
          <w:numId w:val="34"/>
        </w:numPr>
        <w:spacing w:line="240" w:lineRule="auto"/>
        <w:ind w:firstLine="562" w:firstLineChars="200"/>
        <w:rPr>
          <w:rFonts w:ascii="仿宋" w:hAnsi="仿宋" w:eastAsia="仿宋"/>
          <w:color w:val="000000" w:themeColor="text1"/>
          <w:sz w:val="28"/>
          <w:szCs w:val="28"/>
          <w:rPrChange w:id="20539" w:author="梁元" w:date="2019-05-14T19:51:36Z">
            <w:rPr>
              <w:rFonts w:ascii="仿宋" w:hAnsi="仿宋" w:eastAsia="仿宋"/>
              <w:sz w:val="28"/>
              <w:szCs w:val="28"/>
            </w:rPr>
          </w:rPrChange>
          <w14:textFill>
            <w14:solidFill>
              <w14:schemeClr w14:val="tx1"/>
            </w14:solidFill>
          </w14:textFill>
        </w:rPr>
        <w:pPrChange w:id="20538" w:author="冷雪凝" w:date="2019-05-14T12:21:32Z">
          <w:pPr>
            <w:pStyle w:val="3"/>
            <w:numPr>
              <w:ilvl w:val="0"/>
              <w:numId w:val="34"/>
            </w:numPr>
          </w:pPr>
        </w:pPrChange>
      </w:pPr>
      <w:r>
        <w:rPr>
          <w:rFonts w:hint="eastAsia" w:ascii="仿宋" w:hAnsi="仿宋" w:eastAsia="仿宋"/>
          <w:color w:val="000000" w:themeColor="text1"/>
          <w:sz w:val="28"/>
          <w:szCs w:val="28"/>
          <w:rPrChange w:id="20540" w:author="梁元" w:date="2019-05-14T19:51:36Z">
            <w:rPr>
              <w:rFonts w:hint="eastAsia" w:ascii="仿宋" w:hAnsi="仿宋" w:eastAsia="仿宋"/>
              <w:sz w:val="28"/>
              <w:szCs w:val="28"/>
            </w:rPr>
          </w:rPrChange>
          <w14:textFill>
            <w14:solidFill>
              <w14:schemeClr w14:val="tx1"/>
            </w14:solidFill>
          </w14:textFill>
        </w:rPr>
        <w:t>项目中体现经验的点</w:t>
      </w:r>
    </w:p>
    <w:p>
      <w:pPr>
        <w:ind w:firstLine="480" w:firstLineChars="200"/>
        <w:rPr>
          <w:color w:val="000000" w:themeColor="text1"/>
          <w:rPrChange w:id="20542" w:author="梁元" w:date="2019-05-14T19:51:36Z">
            <w:rPr/>
          </w:rPrChange>
          <w14:textFill>
            <w14:solidFill>
              <w14:schemeClr w14:val="tx1"/>
            </w14:solidFill>
          </w14:textFill>
        </w:rPr>
        <w:pPrChange w:id="20541" w:author="冷雪凝" w:date="2019-05-14T12:21:32Z">
          <w:pPr/>
        </w:pPrChange>
      </w:pPr>
      <w:r>
        <w:rPr>
          <w:rFonts w:hint="eastAsia"/>
          <w:color w:val="000000" w:themeColor="text1"/>
          <w:rPrChange w:id="20543" w:author="梁元" w:date="2019-05-14T19:51:36Z">
            <w:rPr>
              <w:rFonts w:hint="eastAsia"/>
            </w:rPr>
          </w:rPrChange>
          <w14:textFill>
            <w14:solidFill>
              <w14:schemeClr w14:val="tx1"/>
            </w14:solidFill>
          </w14:textFill>
        </w:rPr>
        <w:t>深刻理解小程序组件的特点和使用方法；</w:t>
      </w:r>
    </w:p>
    <w:p>
      <w:pPr>
        <w:pStyle w:val="3"/>
        <w:numPr>
          <w:ilvl w:val="0"/>
          <w:numId w:val="34"/>
        </w:numPr>
        <w:spacing w:line="240" w:lineRule="auto"/>
        <w:ind w:firstLine="562" w:firstLineChars="200"/>
        <w:rPr>
          <w:rFonts w:ascii="仿宋" w:hAnsi="仿宋" w:eastAsia="仿宋"/>
          <w:color w:val="000000" w:themeColor="text1"/>
          <w:sz w:val="28"/>
          <w:szCs w:val="28"/>
          <w:rPrChange w:id="20545" w:author="梁元" w:date="2019-05-14T19:51:36Z">
            <w:rPr>
              <w:rFonts w:ascii="仿宋" w:hAnsi="仿宋" w:eastAsia="仿宋"/>
              <w:sz w:val="28"/>
              <w:szCs w:val="28"/>
            </w:rPr>
          </w:rPrChange>
          <w14:textFill>
            <w14:solidFill>
              <w14:schemeClr w14:val="tx1"/>
            </w14:solidFill>
          </w14:textFill>
        </w:rPr>
        <w:pPrChange w:id="20544" w:author="冷雪凝" w:date="2019-05-14T12:21:32Z">
          <w:pPr>
            <w:pStyle w:val="3"/>
            <w:numPr>
              <w:ilvl w:val="0"/>
              <w:numId w:val="34"/>
            </w:numPr>
          </w:pPr>
        </w:pPrChange>
      </w:pPr>
      <w:r>
        <w:rPr>
          <w:rFonts w:hint="eastAsia" w:ascii="仿宋" w:hAnsi="仿宋" w:eastAsia="仿宋"/>
          <w:color w:val="000000" w:themeColor="text1"/>
          <w:sz w:val="28"/>
          <w:szCs w:val="28"/>
          <w:rPrChange w:id="20546" w:author="梁元" w:date="2019-05-14T19:51:36Z">
            <w:rPr>
              <w:rFonts w:hint="eastAsia" w:ascii="仿宋" w:hAnsi="仿宋" w:eastAsia="仿宋"/>
              <w:sz w:val="28"/>
              <w:szCs w:val="28"/>
            </w:rPr>
          </w:rPrChange>
          <w14:textFill>
            <w14:solidFill>
              <w14:schemeClr w14:val="tx1"/>
            </w14:solidFill>
          </w14:textFill>
        </w:rPr>
        <w:t>论坛参考</w:t>
      </w:r>
    </w:p>
    <w:p>
      <w:pPr>
        <w:pStyle w:val="3"/>
        <w:numPr>
          <w:ilvl w:val="0"/>
          <w:numId w:val="34"/>
        </w:numPr>
        <w:spacing w:line="240" w:lineRule="auto"/>
        <w:ind w:firstLine="643" w:firstLineChars="200"/>
        <w:rPr>
          <w:rStyle w:val="18"/>
          <w:rFonts w:ascii="仿宋" w:hAnsi="仿宋" w:eastAsia="仿宋"/>
          <w:color w:val="000000" w:themeColor="text1"/>
          <w:sz w:val="28"/>
          <w:szCs w:val="28"/>
          <w:u w:val="none"/>
          <w:rPrChange w:id="20548" w:author="梁元" w:date="2019-05-14T19:51:36Z">
            <w:rPr>
              <w:rStyle w:val="18"/>
              <w:rFonts w:ascii="仿宋" w:hAnsi="仿宋" w:eastAsia="仿宋"/>
              <w:color w:val="FF0000"/>
              <w:sz w:val="28"/>
              <w:szCs w:val="28"/>
              <w:u w:val="none"/>
            </w:rPr>
          </w:rPrChange>
          <w14:textFill>
            <w14:solidFill>
              <w14:schemeClr w14:val="tx1"/>
            </w14:solidFill>
          </w14:textFill>
        </w:rPr>
        <w:pPrChange w:id="20547" w:author="冷雪凝" w:date="2019-05-14T12:21:32Z">
          <w:pPr>
            <w:pStyle w:val="3"/>
            <w:numPr>
              <w:ilvl w:val="0"/>
              <w:numId w:val="34"/>
            </w:numPr>
          </w:pPr>
        </w:pPrChange>
      </w:pPr>
      <w:r>
        <w:rPr>
          <w:color w:val="000000" w:themeColor="text1"/>
          <w:rPrChange w:id="20549" w:author="梁元" w:date="2019-05-14T19:51:36Z">
            <w:rPr/>
          </w:rPrChange>
          <w14:textFill>
            <w14:solidFill>
              <w14:schemeClr w14:val="tx1"/>
            </w14:solidFill>
          </w14:textFill>
        </w:rPr>
        <w:fldChar w:fldCharType="begin"/>
      </w:r>
      <w:r>
        <w:rPr>
          <w:color w:val="000000" w:themeColor="text1"/>
          <w:rPrChange w:id="20550" w:author="梁元" w:date="2019-05-14T19:51:36Z">
            <w:rPr/>
          </w:rPrChange>
          <w14:textFill>
            <w14:solidFill>
              <w14:schemeClr w14:val="tx1"/>
            </w14:solidFill>
          </w14:textFill>
        </w:rPr>
        <w:instrText xml:space="preserve"> HYPERLINK "https://developers.weixin.qq.com/miniprogram/dev/framework/custom-component/events.html" </w:instrText>
      </w:r>
      <w:r>
        <w:rPr>
          <w:color w:val="000000" w:themeColor="text1"/>
          <w:rPrChange w:id="20551" w:author="梁元" w:date="2019-05-14T19:51:36Z">
            <w:rPr/>
          </w:rPrChange>
          <w14:textFill>
            <w14:solidFill>
              <w14:schemeClr w14:val="tx1"/>
            </w14:solidFill>
          </w14:textFill>
        </w:rPr>
        <w:fldChar w:fldCharType="separate"/>
      </w:r>
      <w:r>
        <w:rPr>
          <w:rStyle w:val="18"/>
          <w:rFonts w:asciiTheme="minorHAnsi" w:hAnsiTheme="minorHAnsi" w:eastAsiaTheme="minorEastAsia" w:cstheme="minorBidi"/>
          <w:b w:val="0"/>
          <w:bCs w:val="0"/>
          <w:color w:val="000000" w:themeColor="text1"/>
          <w:sz w:val="24"/>
          <w:szCs w:val="22"/>
          <w:rPrChange w:id="20552" w:author="梁元" w:date="2019-05-14T19:51:36Z">
            <w:rPr>
              <w:rStyle w:val="18"/>
              <w:rFonts w:asciiTheme="minorHAnsi" w:hAnsiTheme="minorHAnsi" w:eastAsiaTheme="minorEastAsia" w:cstheme="minorBidi"/>
              <w:b w:val="0"/>
              <w:bCs w:val="0"/>
              <w:sz w:val="24"/>
              <w:szCs w:val="22"/>
            </w:rPr>
          </w:rPrChange>
          <w14:textFill>
            <w14:solidFill>
              <w14:schemeClr w14:val="tx1"/>
            </w14:solidFill>
          </w14:textFill>
        </w:rPr>
        <w:t>https://developers.weixin.qq.com/miniprogram/dev/framework/custom-component/events.html</w:t>
      </w:r>
      <w:r>
        <w:rPr>
          <w:rStyle w:val="18"/>
          <w:rFonts w:asciiTheme="minorHAnsi" w:hAnsiTheme="minorHAnsi" w:eastAsiaTheme="minorEastAsia" w:cstheme="minorBidi"/>
          <w:b w:val="0"/>
          <w:bCs w:val="0"/>
          <w:color w:val="000000" w:themeColor="text1"/>
          <w:sz w:val="24"/>
          <w:szCs w:val="22"/>
          <w:rPrChange w:id="20553" w:author="梁元" w:date="2019-05-14T19:51:36Z">
            <w:rPr>
              <w:rStyle w:val="18"/>
              <w:rFonts w:asciiTheme="minorHAnsi" w:hAnsiTheme="minorHAnsi" w:eastAsiaTheme="minorEastAsia" w:cstheme="minorBidi"/>
              <w:b w:val="0"/>
              <w:bCs w:val="0"/>
              <w:sz w:val="24"/>
              <w:szCs w:val="22"/>
            </w:rPr>
          </w:rPrChange>
          <w14:textFill>
            <w14:solidFill>
              <w14:schemeClr w14:val="tx1"/>
            </w14:solidFill>
          </w14:textFill>
        </w:rPr>
        <w:fldChar w:fldCharType="end"/>
      </w:r>
    </w:p>
    <w:p>
      <w:pPr>
        <w:widowControl/>
        <w:ind w:firstLine="480" w:firstLineChars="200"/>
        <w:jc w:val="left"/>
        <w:rPr>
          <w:rFonts w:eastAsiaTheme="minorHAnsi"/>
          <w:color w:val="000000" w:themeColor="text1"/>
          <w14:textFill>
            <w14:solidFill>
              <w14:schemeClr w14:val="tx1"/>
            </w14:solidFill>
          </w14:textFill>
        </w:rPr>
        <w:pPrChange w:id="20554" w:author="冷雪凝" w:date="2019-05-14T12:21:32Z">
          <w:pPr>
            <w:widowControl/>
            <w:jc w:val="left"/>
          </w:pPr>
        </w:pPrChange>
      </w:pPr>
    </w:p>
    <w:p>
      <w:pPr>
        <w:pStyle w:val="2"/>
        <w:numPr>
          <w:ilvl w:val="0"/>
          <w:numId w:val="1"/>
        </w:numPr>
        <w:rPr>
          <w:rFonts w:ascii="仿宋" w:hAnsi="仿宋" w:eastAsia="仿宋"/>
          <w:color w:val="000000" w:themeColor="text1"/>
          <w:sz w:val="28"/>
          <w:szCs w:val="28"/>
          <w:rPrChange w:id="20555" w:author="梁元" w:date="2019-05-14T19:51:36Z">
            <w:rPr>
              <w:rFonts w:ascii="仿宋" w:hAnsi="仿宋" w:eastAsia="仿宋"/>
              <w:sz w:val="28"/>
              <w:szCs w:val="28"/>
            </w:rPr>
          </w:rPrChange>
          <w14:textFill>
            <w14:solidFill>
              <w14:schemeClr w14:val="tx1"/>
            </w14:solidFill>
          </w14:textFill>
        </w:rPr>
      </w:pPr>
      <w:bookmarkStart w:id="714" w:name="_Toc9961_WPSOffice_Level1"/>
      <w:bookmarkStart w:id="715" w:name="_Toc25582_WPSOffice_Level1"/>
      <w:r>
        <w:rPr>
          <w:rFonts w:hint="eastAsia" w:ascii="仿宋" w:hAnsi="仿宋" w:eastAsia="仿宋"/>
          <w:color w:val="000000" w:themeColor="text1"/>
          <w:sz w:val="28"/>
          <w:szCs w:val="28"/>
          <w:rPrChange w:id="20556" w:author="梁元" w:date="2019-05-14T19:51:36Z">
            <w:rPr>
              <w:rFonts w:hint="eastAsia" w:ascii="仿宋" w:hAnsi="仿宋" w:eastAsia="仿宋"/>
              <w:sz w:val="28"/>
              <w:szCs w:val="28"/>
            </w:rPr>
          </w:rPrChange>
          <w14:textFill>
            <w14:solidFill>
              <w14:schemeClr w14:val="tx1"/>
            </w14:solidFill>
          </w14:textFill>
        </w:rPr>
        <w:t>如何理解http的缓存机制？</w:t>
      </w:r>
      <w:bookmarkEnd w:id="714"/>
      <w:bookmarkEnd w:id="715"/>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055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558"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2055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560"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2056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562"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2056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564"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2056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566"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056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568" w:author="梁元" w:date="2019-05-14T19:51:36Z">
                  <w:rPr>
                    <w:rFonts w:hint="eastAsia" w:ascii="仿宋" w:hAnsi="仿宋" w:eastAsia="仿宋"/>
                  </w:rPr>
                </w:rPrChange>
                <w14:textFill>
                  <w14:solidFill>
                    <w14:schemeClr w14:val="tx1"/>
                  </w14:solidFill>
                </w14:textFill>
              </w:rPr>
              <w:t>70%</w:t>
            </w:r>
          </w:p>
        </w:tc>
        <w:tc>
          <w:tcPr>
            <w:tcW w:w="1559" w:type="dxa"/>
          </w:tcPr>
          <w:p>
            <w:pPr>
              <w:jc w:val="center"/>
              <w:rPr>
                <w:rFonts w:ascii="仿宋" w:hAnsi="仿宋" w:eastAsia="仿宋"/>
                <w:color w:val="000000" w:themeColor="text1"/>
                <w:rPrChange w:id="2056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570" w:author="梁元" w:date="2019-05-14T19:51:36Z">
                  <w:rPr>
                    <w:rFonts w:hint="eastAsia" w:ascii="仿宋" w:hAnsi="仿宋" w:eastAsia="仿宋"/>
                  </w:rPr>
                </w:rPrChange>
                <w14:textFill>
                  <w14:solidFill>
                    <w14:schemeClr w14:val="tx1"/>
                  </w14:solidFill>
                </w14:textFill>
              </w:rPr>
              <w:t>4星</w:t>
            </w:r>
          </w:p>
        </w:tc>
        <w:tc>
          <w:tcPr>
            <w:tcW w:w="1418" w:type="dxa"/>
          </w:tcPr>
          <w:p>
            <w:pPr>
              <w:jc w:val="center"/>
              <w:rPr>
                <w:rFonts w:ascii="仿宋" w:hAnsi="仿宋" w:eastAsia="仿宋"/>
                <w:color w:val="000000" w:themeColor="text1"/>
                <w:rPrChange w:id="2057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572" w:author="梁元" w:date="2019-05-14T19:51:36Z">
                  <w:rPr>
                    <w:rFonts w:hint="eastAsia" w:ascii="仿宋" w:hAnsi="仿宋" w:eastAsia="仿宋"/>
                  </w:rPr>
                </w:rPrChange>
                <w14:textFill>
                  <w14:solidFill>
                    <w14:schemeClr w14:val="tx1"/>
                  </w14:solidFill>
                </w14:textFill>
              </w:rPr>
              <w:t>面向对象</w:t>
            </w:r>
          </w:p>
        </w:tc>
        <w:tc>
          <w:tcPr>
            <w:tcW w:w="1417" w:type="dxa"/>
          </w:tcPr>
          <w:p>
            <w:pPr>
              <w:rPr>
                <w:rFonts w:ascii="仿宋" w:hAnsi="仿宋" w:eastAsia="仿宋"/>
                <w:color w:val="000000" w:themeColor="text1"/>
                <w:rPrChange w:id="2057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574" w:author="梁元" w:date="2019-05-14T19:51:36Z">
                  <w:rPr>
                    <w:rFonts w:hint="eastAsia" w:ascii="仿宋" w:hAnsi="仿宋" w:eastAsia="仿宋"/>
                  </w:rPr>
                </w:rPrChange>
                <w14:textFill>
                  <w14:solidFill>
                    <w14:schemeClr w14:val="tx1"/>
                  </w14:solidFill>
                </w14:textFill>
              </w:rPr>
              <w:t>http协议</w:t>
            </w:r>
          </w:p>
        </w:tc>
        <w:tc>
          <w:tcPr>
            <w:tcW w:w="1465" w:type="dxa"/>
          </w:tcPr>
          <w:p>
            <w:pPr>
              <w:jc w:val="center"/>
              <w:rPr>
                <w:rFonts w:ascii="仿宋" w:hAnsi="仿宋" w:eastAsia="仿宋"/>
                <w:color w:val="000000" w:themeColor="text1"/>
                <w:rPrChange w:id="2057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576" w:author="梁元" w:date="2019-05-14T19:51:36Z">
                  <w:rPr>
                    <w:rFonts w:hint="eastAsia" w:ascii="仿宋" w:hAnsi="仿宋" w:eastAsia="仿宋"/>
                  </w:rPr>
                </w:rPrChange>
                <w14:textFill>
                  <w14:solidFill>
                    <w14:schemeClr w14:val="tx1"/>
                  </w14:solidFill>
                </w14:textFill>
              </w:rPr>
              <w:t>http缓存</w:t>
            </w:r>
          </w:p>
          <w:p>
            <w:pPr>
              <w:jc w:val="center"/>
              <w:rPr>
                <w:rFonts w:ascii="仿宋" w:hAnsi="仿宋" w:eastAsia="仿宋"/>
                <w:color w:val="000000" w:themeColor="text1"/>
                <w:rPrChange w:id="20577" w:author="梁元" w:date="2019-05-14T19:51:36Z">
                  <w:rPr>
                    <w:rFonts w:ascii="仿宋" w:hAnsi="仿宋" w:eastAsia="仿宋"/>
                  </w:rPr>
                </w:rPrChange>
                <w14:textFill>
                  <w14:solidFill>
                    <w14:schemeClr w14:val="tx1"/>
                  </w14:solidFill>
                </w14:textFill>
              </w:rPr>
            </w:pPr>
          </w:p>
        </w:tc>
      </w:tr>
    </w:tbl>
    <w:p>
      <w:pPr>
        <w:pStyle w:val="3"/>
        <w:numPr>
          <w:ilvl w:val="0"/>
          <w:numId w:val="35"/>
        </w:numPr>
        <w:spacing w:line="240" w:lineRule="auto"/>
        <w:ind w:firstLine="562" w:firstLineChars="200"/>
        <w:rPr>
          <w:rFonts w:ascii="仿宋" w:hAnsi="仿宋" w:eastAsia="仿宋"/>
          <w:color w:val="000000" w:themeColor="text1"/>
          <w:sz w:val="28"/>
          <w:szCs w:val="28"/>
          <w:rPrChange w:id="20579" w:author="梁元" w:date="2019-05-14T19:51:36Z">
            <w:rPr>
              <w:rFonts w:ascii="仿宋" w:hAnsi="仿宋" w:eastAsia="仿宋"/>
              <w:sz w:val="28"/>
              <w:szCs w:val="28"/>
            </w:rPr>
          </w:rPrChange>
          <w14:textFill>
            <w14:solidFill>
              <w14:schemeClr w14:val="tx1"/>
            </w14:solidFill>
          </w14:textFill>
        </w:rPr>
        <w:pPrChange w:id="20578" w:author="冷雪凝" w:date="2019-05-14T12:21:32Z">
          <w:pPr>
            <w:pStyle w:val="3"/>
            <w:numPr>
              <w:ilvl w:val="0"/>
              <w:numId w:val="35"/>
            </w:numPr>
          </w:pPr>
        </w:pPrChange>
      </w:pPr>
      <w:bookmarkStart w:id="716" w:name="_Toc31966_WPSOffice_Level2"/>
      <w:bookmarkStart w:id="717" w:name="_Toc18444_WPSOffice_Level2"/>
      <w:r>
        <w:rPr>
          <w:rFonts w:hint="eastAsia" w:ascii="仿宋" w:hAnsi="仿宋" w:eastAsia="仿宋"/>
          <w:color w:val="000000" w:themeColor="text1"/>
          <w:sz w:val="28"/>
          <w:szCs w:val="28"/>
          <w:rPrChange w:id="20580" w:author="梁元" w:date="2019-05-14T19:51:36Z">
            <w:rPr>
              <w:rFonts w:hint="eastAsia" w:ascii="仿宋" w:hAnsi="仿宋" w:eastAsia="仿宋"/>
              <w:sz w:val="28"/>
              <w:szCs w:val="28"/>
            </w:rPr>
          </w:rPrChange>
          <w14:textFill>
            <w14:solidFill>
              <w14:schemeClr w14:val="tx1"/>
            </w14:solidFill>
          </w14:textFill>
        </w:rPr>
        <w:t>通常解法</w:t>
      </w:r>
      <w:bookmarkEnd w:id="716"/>
      <w:bookmarkEnd w:id="717"/>
    </w:p>
    <w:p>
      <w:pPr>
        <w:spacing w:line="240" w:lineRule="auto"/>
        <w:ind w:firstLine="480" w:firstLineChars="200"/>
        <w:rPr>
          <w:rFonts w:ascii="Verdana" w:hAnsi="Verdana"/>
          <w:color w:val="000000" w:themeColor="text1"/>
          <w:shd w:val="clear" w:color="auto" w:fill="FFFFFF"/>
          <w:rPrChange w:id="20582" w:author="梁元" w:date="2019-05-14T19:51:36Z">
            <w:rPr>
              <w:rFonts w:ascii="Verdana" w:hAnsi="Verdana"/>
              <w:color w:val="333333"/>
              <w:shd w:val="clear" w:color="auto" w:fill="FFFFFF"/>
            </w:rPr>
          </w:rPrChange>
          <w14:textFill>
            <w14:solidFill>
              <w14:schemeClr w14:val="tx1"/>
            </w14:solidFill>
          </w14:textFill>
        </w:rPr>
        <w:pPrChange w:id="20581" w:author="冷雪凝" w:date="2019-05-14T12:21:32Z">
          <w:pPr>
            <w:spacing w:line="360" w:lineRule="auto"/>
          </w:pPr>
        </w:pPrChange>
      </w:pPr>
      <w:r>
        <w:rPr>
          <w:rFonts w:ascii="Verdana" w:hAnsi="Verdana"/>
          <w:color w:val="000000" w:themeColor="text1"/>
          <w:shd w:val="clear" w:color="auto" w:fill="FFFFFF"/>
          <w:rPrChange w:id="20583" w:author="梁元" w:date="2019-05-14T19:51:36Z">
            <w:rPr>
              <w:rFonts w:ascii="Verdana" w:hAnsi="Verdana"/>
              <w:color w:val="333333"/>
              <w:shd w:val="clear" w:color="auto" w:fill="FFFFFF"/>
            </w:rPr>
          </w:rPrChange>
          <w14:textFill>
            <w14:solidFill>
              <w14:schemeClr w14:val="tx1"/>
            </w14:solidFill>
          </w14:textFill>
        </w:rPr>
        <w:t>在客户端第一次请求数据时，此时缓存数据库中没有对应的缓存数据，需要请求服务器，服务器返回后，将数据存储至缓存数据库中。</w:t>
      </w:r>
    </w:p>
    <w:p>
      <w:pPr>
        <w:spacing w:line="240" w:lineRule="auto"/>
        <w:ind w:firstLine="460" w:firstLineChars="200"/>
        <w:rPr>
          <w:rFonts w:ascii="Arial" w:hAnsi="Arial" w:cs="Arial"/>
          <w:color w:val="000000" w:themeColor="text1"/>
          <w:sz w:val="23"/>
          <w:szCs w:val="23"/>
          <w:shd w:val="clear" w:color="auto" w:fill="FFFFFF"/>
          <w:rPrChange w:id="20585" w:author="梁元" w:date="2019-05-14T19:51:36Z">
            <w:rPr>
              <w:rFonts w:ascii="Arial" w:hAnsi="Arial" w:cs="Arial"/>
              <w:color w:val="222222"/>
              <w:sz w:val="23"/>
              <w:szCs w:val="23"/>
              <w:shd w:val="clear" w:color="auto" w:fill="FFFFFF"/>
            </w:rPr>
          </w:rPrChange>
          <w14:textFill>
            <w14:solidFill>
              <w14:schemeClr w14:val="tx1"/>
            </w14:solidFill>
          </w14:textFill>
        </w:rPr>
        <w:pPrChange w:id="20584" w:author="冷雪凝" w:date="2019-05-14T12:21:32Z">
          <w:pPr>
            <w:spacing w:line="360" w:lineRule="auto"/>
          </w:pPr>
        </w:pPrChange>
      </w:pPr>
    </w:p>
    <w:p>
      <w:pPr>
        <w:spacing w:line="240" w:lineRule="auto"/>
        <w:ind w:firstLine="480" w:firstLineChars="200"/>
        <w:rPr>
          <w:rFonts w:ascii="Arial" w:hAnsi="Arial" w:cs="Arial"/>
          <w:color w:val="000000" w:themeColor="text1"/>
          <w:sz w:val="23"/>
          <w:szCs w:val="23"/>
          <w:shd w:val="clear" w:color="auto" w:fill="FFFFFF"/>
          <w:rPrChange w:id="20587" w:author="梁元" w:date="2019-05-14T19:51:36Z">
            <w:rPr>
              <w:rFonts w:ascii="Arial" w:hAnsi="Arial" w:cs="Arial"/>
              <w:color w:val="222222"/>
              <w:sz w:val="23"/>
              <w:szCs w:val="23"/>
              <w:shd w:val="clear" w:color="auto" w:fill="FFFFFF"/>
            </w:rPr>
          </w:rPrChange>
          <w14:textFill>
            <w14:solidFill>
              <w14:schemeClr w14:val="tx1"/>
            </w14:solidFill>
          </w14:textFill>
        </w:rPr>
        <w:pPrChange w:id="20586" w:author="冷雪凝" w:date="2019-05-14T12:21:32Z">
          <w:pPr>
            <w:spacing w:line="360" w:lineRule="auto"/>
          </w:pPr>
        </w:pPrChange>
      </w:pPr>
      <w:r>
        <w:rPr>
          <w:color w:val="000000" w:themeColor="text1"/>
          <w:rPrChange w:id="20589" w:author="梁元" w:date="2019-05-14T19:51:36Z">
            <w:rPr/>
          </w:rPrChange>
          <w14:textFill>
            <w14:solidFill>
              <w14:schemeClr w14:val="tx1"/>
            </w14:solidFill>
          </w14:textFill>
        </w:rPr>
        <w:drawing>
          <wp:inline distT="0" distB="0" distL="0" distR="0">
            <wp:extent cx="4323715" cy="320929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7"/>
                    <a:stretch>
                      <a:fillRect/>
                    </a:stretch>
                  </pic:blipFill>
                  <pic:spPr>
                    <a:xfrm>
                      <a:off x="0" y="0"/>
                      <a:ext cx="4323809" cy="3209524"/>
                    </a:xfrm>
                    <a:prstGeom prst="rect">
                      <a:avLst/>
                    </a:prstGeom>
                  </pic:spPr>
                </pic:pic>
              </a:graphicData>
            </a:graphic>
          </wp:inline>
        </w:drawing>
      </w:r>
    </w:p>
    <w:p>
      <w:pPr>
        <w:spacing w:line="240" w:lineRule="auto"/>
        <w:ind w:firstLine="480" w:firstLineChars="200"/>
        <w:rPr>
          <w:rFonts w:ascii="Verdana" w:hAnsi="Verdana"/>
          <w:color w:val="000000" w:themeColor="text1"/>
          <w:shd w:val="clear" w:color="auto" w:fill="FFFFFF"/>
          <w:rPrChange w:id="20591" w:author="梁元" w:date="2019-05-14T19:51:36Z">
            <w:rPr>
              <w:rFonts w:ascii="Verdana" w:hAnsi="Verdana"/>
              <w:color w:val="333333"/>
              <w:shd w:val="clear" w:color="auto" w:fill="FFFFFF"/>
            </w:rPr>
          </w:rPrChange>
          <w14:textFill>
            <w14:solidFill>
              <w14:schemeClr w14:val="tx1"/>
            </w14:solidFill>
          </w14:textFill>
        </w:rPr>
        <w:pPrChange w:id="20590" w:author="冷雪凝" w:date="2019-05-14T12:21:32Z">
          <w:pPr>
            <w:spacing w:line="360" w:lineRule="auto"/>
          </w:pPr>
        </w:pPrChange>
      </w:pPr>
      <w:r>
        <w:rPr>
          <w:rFonts w:ascii="Verdana" w:hAnsi="Verdana"/>
          <w:color w:val="000000" w:themeColor="text1"/>
          <w:shd w:val="clear" w:color="auto" w:fill="FFFFFF"/>
          <w:rPrChange w:id="20592" w:author="梁元" w:date="2019-05-14T19:51:36Z">
            <w:rPr>
              <w:rFonts w:ascii="Verdana" w:hAnsi="Verdana"/>
              <w:color w:val="333333"/>
              <w:shd w:val="clear" w:color="auto" w:fill="FFFFFF"/>
            </w:rPr>
          </w:rPrChange>
          <w14:textFill>
            <w14:solidFill>
              <w14:schemeClr w14:val="tx1"/>
            </w14:solidFill>
          </w14:textFill>
        </w:rPr>
        <w:t>HTTP缓存有多种规则，根据是否需要重新向服务器发起请求来分类，我将其分为两大类(</w:t>
      </w:r>
      <w:r>
        <w:rPr>
          <w:rFonts w:ascii="Verdana" w:hAnsi="Verdana"/>
          <w:color w:val="000000" w:themeColor="text1"/>
          <w:shd w:val="clear" w:color="auto" w:fill="FFFFFF"/>
          <w:rPrChange w:id="20593" w:author="梁元" w:date="2019-05-14T19:51:36Z">
            <w:rPr>
              <w:rFonts w:ascii="Verdana" w:hAnsi="Verdana"/>
              <w:color w:val="C00000"/>
              <w:shd w:val="clear" w:color="auto" w:fill="FFFFFF"/>
            </w:rPr>
          </w:rPrChange>
          <w14:textFill>
            <w14:solidFill>
              <w14:schemeClr w14:val="tx1"/>
            </w14:solidFill>
          </w14:textFill>
        </w:rPr>
        <w:t>强制缓存，对比缓存)</w:t>
      </w:r>
      <w:r>
        <w:rPr>
          <w:rFonts w:ascii="Verdana" w:hAnsi="Verdana"/>
          <w:color w:val="000000" w:themeColor="text1"/>
          <w:sz w:val="21"/>
          <w:szCs w:val="21"/>
          <w:rPrChange w:id="20594" w:author="梁元" w:date="2019-05-14T19:51:36Z">
            <w:rPr>
              <w:rFonts w:ascii="Verdana" w:hAnsi="Verdana"/>
              <w:color w:val="333333"/>
              <w:sz w:val="21"/>
              <w:szCs w:val="21"/>
            </w:rPr>
          </w:rPrChange>
          <w14:textFill>
            <w14:solidFill>
              <w14:schemeClr w14:val="tx1"/>
            </w14:solidFill>
          </w14:textFill>
        </w:rPr>
        <w:br w:type="textWrapping"/>
      </w:r>
      <w:r>
        <w:rPr>
          <w:rFonts w:ascii="Verdana" w:hAnsi="Verdana"/>
          <w:color w:val="000000" w:themeColor="text1"/>
          <w:shd w:val="clear" w:color="auto" w:fill="FFFFFF"/>
          <w:rPrChange w:id="20595" w:author="梁元" w:date="2019-05-14T19:51:36Z">
            <w:rPr>
              <w:rFonts w:ascii="Verdana" w:hAnsi="Verdana"/>
              <w:color w:val="333333"/>
              <w:shd w:val="clear" w:color="auto" w:fill="FFFFFF"/>
            </w:rPr>
          </w:rPrChange>
          <w14:textFill>
            <w14:solidFill>
              <w14:schemeClr w14:val="tx1"/>
            </w14:solidFill>
          </w14:textFill>
        </w:rPr>
        <w:t>在详细介绍这两种规则之前，先通过时序图的方式，让大家对这两种规则有个简单了解</w:t>
      </w:r>
    </w:p>
    <w:p>
      <w:pPr>
        <w:spacing w:line="240" w:lineRule="auto"/>
        <w:ind w:firstLine="480" w:firstLineChars="200"/>
        <w:rPr>
          <w:rFonts w:ascii="Arial" w:hAnsi="Arial" w:cs="Arial"/>
          <w:color w:val="000000" w:themeColor="text1"/>
          <w:sz w:val="23"/>
          <w:szCs w:val="23"/>
          <w:shd w:val="clear" w:color="auto" w:fill="FFFFFF"/>
          <w:rPrChange w:id="20597" w:author="梁元" w:date="2019-05-14T19:51:36Z">
            <w:rPr>
              <w:rFonts w:ascii="Arial" w:hAnsi="Arial" w:cs="Arial"/>
              <w:color w:val="222222"/>
              <w:sz w:val="23"/>
              <w:szCs w:val="23"/>
              <w:shd w:val="clear" w:color="auto" w:fill="FFFFFF"/>
            </w:rPr>
          </w:rPrChange>
          <w14:textFill>
            <w14:solidFill>
              <w14:schemeClr w14:val="tx1"/>
            </w14:solidFill>
          </w14:textFill>
        </w:rPr>
        <w:pPrChange w:id="20596" w:author="冷雪凝" w:date="2019-05-14T12:21:32Z">
          <w:pPr>
            <w:spacing w:line="360" w:lineRule="auto"/>
          </w:pPr>
        </w:pPrChange>
      </w:pPr>
      <w:r>
        <w:rPr>
          <w:color w:val="000000" w:themeColor="text1"/>
          <w:rPrChange w:id="20599" w:author="梁元" w:date="2019-05-14T19:51:36Z">
            <w:rPr/>
          </w:rPrChange>
          <w14:textFill>
            <w14:solidFill>
              <w14:schemeClr w14:val="tx1"/>
            </w14:solidFill>
          </w14:textFill>
        </w:rPr>
        <w:drawing>
          <wp:inline distT="0" distB="0" distL="0" distR="0">
            <wp:extent cx="5274310" cy="24517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8"/>
                    <a:stretch>
                      <a:fillRect/>
                    </a:stretch>
                  </pic:blipFill>
                  <pic:spPr>
                    <a:xfrm>
                      <a:off x="0" y="0"/>
                      <a:ext cx="5274310" cy="2451735"/>
                    </a:xfrm>
                    <a:prstGeom prst="rect">
                      <a:avLst/>
                    </a:prstGeom>
                  </pic:spPr>
                </pic:pic>
              </a:graphicData>
            </a:graphic>
          </wp:inline>
        </w:drawing>
      </w:r>
    </w:p>
    <w:p>
      <w:pPr>
        <w:spacing w:line="240" w:lineRule="auto"/>
        <w:ind w:firstLine="460" w:firstLineChars="200"/>
        <w:rPr>
          <w:rFonts w:ascii="Arial" w:hAnsi="Arial" w:cs="Arial"/>
          <w:color w:val="000000" w:themeColor="text1"/>
          <w:sz w:val="23"/>
          <w:szCs w:val="23"/>
          <w:shd w:val="clear" w:color="auto" w:fill="FFFFFF"/>
          <w:rPrChange w:id="20601" w:author="梁元" w:date="2019-05-14T19:51:36Z">
            <w:rPr>
              <w:rFonts w:ascii="Arial" w:hAnsi="Arial" w:cs="Arial"/>
              <w:color w:val="222222"/>
              <w:sz w:val="23"/>
              <w:szCs w:val="23"/>
              <w:shd w:val="clear" w:color="auto" w:fill="FFFFFF"/>
            </w:rPr>
          </w:rPrChange>
          <w14:textFill>
            <w14:solidFill>
              <w14:schemeClr w14:val="tx1"/>
            </w14:solidFill>
          </w14:textFill>
        </w:rPr>
        <w:pPrChange w:id="20600" w:author="冷雪凝" w:date="2019-05-14T12:21:32Z">
          <w:pPr>
            <w:spacing w:line="360" w:lineRule="auto"/>
          </w:pPr>
        </w:pPrChange>
      </w:pPr>
    </w:p>
    <w:p>
      <w:pPr>
        <w:spacing w:line="240" w:lineRule="auto"/>
        <w:ind w:firstLine="480" w:firstLineChars="200"/>
        <w:rPr>
          <w:rFonts w:ascii="Arial" w:hAnsi="Arial" w:cs="Arial"/>
          <w:color w:val="000000" w:themeColor="text1"/>
          <w:sz w:val="23"/>
          <w:szCs w:val="23"/>
          <w:shd w:val="clear" w:color="auto" w:fill="FFFFFF"/>
          <w:rPrChange w:id="20603" w:author="梁元" w:date="2019-05-14T19:51:36Z">
            <w:rPr>
              <w:rFonts w:ascii="Arial" w:hAnsi="Arial" w:cs="Arial"/>
              <w:color w:val="222222"/>
              <w:sz w:val="23"/>
              <w:szCs w:val="23"/>
              <w:shd w:val="clear" w:color="auto" w:fill="FFFFFF"/>
            </w:rPr>
          </w:rPrChange>
          <w14:textFill>
            <w14:solidFill>
              <w14:schemeClr w14:val="tx1"/>
            </w14:solidFill>
          </w14:textFill>
        </w:rPr>
        <w:pPrChange w:id="20602" w:author="冷雪凝" w:date="2019-05-14T12:21:32Z">
          <w:pPr>
            <w:spacing w:line="360" w:lineRule="auto"/>
          </w:pPr>
        </w:pPrChange>
      </w:pPr>
      <w:r>
        <w:rPr>
          <w:color w:val="000000" w:themeColor="text1"/>
          <w:rPrChange w:id="20605" w:author="梁元" w:date="2019-05-14T19:51:36Z">
            <w:rPr/>
          </w:rPrChange>
          <w14:textFill>
            <w14:solidFill>
              <w14:schemeClr w14:val="tx1"/>
            </w14:solidFill>
          </w14:textFill>
        </w:rPr>
        <w:drawing>
          <wp:inline distT="0" distB="0" distL="0" distR="0">
            <wp:extent cx="5274310" cy="21520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9"/>
                    <a:stretch>
                      <a:fillRect/>
                    </a:stretch>
                  </pic:blipFill>
                  <pic:spPr>
                    <a:xfrm>
                      <a:off x="0" y="0"/>
                      <a:ext cx="5274310" cy="2152015"/>
                    </a:xfrm>
                    <a:prstGeom prst="rect">
                      <a:avLst/>
                    </a:prstGeom>
                  </pic:spPr>
                </pic:pic>
              </a:graphicData>
            </a:graphic>
          </wp:inline>
        </w:drawing>
      </w:r>
    </w:p>
    <w:p>
      <w:pPr>
        <w:spacing w:line="240" w:lineRule="auto"/>
        <w:ind w:firstLine="480" w:firstLineChars="200"/>
        <w:rPr>
          <w:rFonts w:ascii="Arial" w:hAnsi="Arial" w:cs="Arial"/>
          <w:color w:val="000000" w:themeColor="text1"/>
          <w:sz w:val="23"/>
          <w:szCs w:val="23"/>
          <w:shd w:val="clear" w:color="auto" w:fill="FFFFFF"/>
          <w:rPrChange w:id="20607" w:author="梁元" w:date="2019-05-14T19:51:36Z">
            <w:rPr>
              <w:rFonts w:ascii="Arial" w:hAnsi="Arial" w:cs="Arial"/>
              <w:color w:val="222222"/>
              <w:sz w:val="23"/>
              <w:szCs w:val="23"/>
              <w:shd w:val="clear" w:color="auto" w:fill="FFFFFF"/>
            </w:rPr>
          </w:rPrChange>
          <w14:textFill>
            <w14:solidFill>
              <w14:schemeClr w14:val="tx1"/>
            </w14:solidFill>
          </w14:textFill>
        </w:rPr>
        <w:pPrChange w:id="20606" w:author="冷雪凝" w:date="2019-05-14T12:21:32Z">
          <w:pPr>
            <w:spacing w:line="360" w:lineRule="auto"/>
          </w:pPr>
        </w:pPrChange>
      </w:pPr>
      <w:r>
        <w:rPr>
          <w:rFonts w:ascii="Verdana" w:hAnsi="Verdana"/>
          <w:color w:val="000000" w:themeColor="text1"/>
          <w:shd w:val="clear" w:color="auto" w:fill="FFFFFF"/>
          <w:rPrChange w:id="20608" w:author="梁元" w:date="2019-05-14T19:51:36Z">
            <w:rPr>
              <w:rFonts w:ascii="Verdana" w:hAnsi="Verdana"/>
              <w:color w:val="000000"/>
              <w:shd w:val="clear" w:color="auto" w:fill="FFFFFF"/>
            </w:rPr>
          </w:rPrChange>
          <w14:textFill>
            <w14:solidFill>
              <w14:schemeClr w14:val="tx1"/>
            </w14:solidFill>
          </w14:textFill>
        </w:rPr>
        <w:t>我们可以看到两类缓存规则的不同，</w:t>
      </w:r>
      <w:r>
        <w:rPr>
          <w:rFonts w:ascii="Verdana" w:hAnsi="Verdana"/>
          <w:color w:val="000000" w:themeColor="text1"/>
          <w:shd w:val="clear" w:color="auto" w:fill="FFFFFF"/>
          <w:rPrChange w:id="20609" w:author="梁元" w:date="2019-05-14T19:51:36Z">
            <w:rPr>
              <w:rFonts w:ascii="Verdana" w:hAnsi="Verdana"/>
              <w:color w:val="FF0000"/>
              <w:shd w:val="clear" w:color="auto" w:fill="FFFFFF"/>
            </w:rPr>
          </w:rPrChange>
          <w14:textFill>
            <w14:solidFill>
              <w14:schemeClr w14:val="tx1"/>
            </w14:solidFill>
          </w14:textFill>
        </w:rPr>
        <w:t>强制缓存</w:t>
      </w:r>
      <w:r>
        <w:rPr>
          <w:rFonts w:ascii="Verdana" w:hAnsi="Verdana"/>
          <w:color w:val="000000" w:themeColor="text1"/>
          <w:shd w:val="clear" w:color="auto" w:fill="FFFFFF"/>
          <w:rPrChange w:id="20610" w:author="梁元" w:date="2019-05-14T19:51:36Z">
            <w:rPr>
              <w:rFonts w:ascii="Verdana" w:hAnsi="Verdana"/>
              <w:color w:val="000000"/>
              <w:shd w:val="clear" w:color="auto" w:fill="FFFFFF"/>
            </w:rPr>
          </w:rPrChange>
          <w14:textFill>
            <w14:solidFill>
              <w14:schemeClr w14:val="tx1"/>
            </w14:solidFill>
          </w14:textFill>
        </w:rPr>
        <w:t>如果生效，不需要再和服务器发生交互，而</w:t>
      </w:r>
      <w:r>
        <w:rPr>
          <w:rFonts w:ascii="Verdana" w:hAnsi="Verdana"/>
          <w:color w:val="000000" w:themeColor="text1"/>
          <w:shd w:val="clear" w:color="auto" w:fill="FFFFFF"/>
          <w:rPrChange w:id="20611" w:author="梁元" w:date="2019-05-14T19:51:36Z">
            <w:rPr>
              <w:rFonts w:ascii="Verdana" w:hAnsi="Verdana"/>
              <w:color w:val="FF0000"/>
              <w:shd w:val="clear" w:color="auto" w:fill="FFFFFF"/>
            </w:rPr>
          </w:rPrChange>
          <w14:textFill>
            <w14:solidFill>
              <w14:schemeClr w14:val="tx1"/>
            </w14:solidFill>
          </w14:textFill>
        </w:rPr>
        <w:t>对比缓存</w:t>
      </w:r>
      <w:r>
        <w:rPr>
          <w:rFonts w:ascii="Verdana" w:hAnsi="Verdana"/>
          <w:color w:val="000000" w:themeColor="text1"/>
          <w:shd w:val="clear" w:color="auto" w:fill="FFFFFF"/>
          <w:rPrChange w:id="20612" w:author="梁元" w:date="2019-05-14T19:51:36Z">
            <w:rPr>
              <w:rFonts w:ascii="Verdana" w:hAnsi="Verdana"/>
              <w:color w:val="000000"/>
              <w:shd w:val="clear" w:color="auto" w:fill="FFFFFF"/>
            </w:rPr>
          </w:rPrChange>
          <w14:textFill>
            <w14:solidFill>
              <w14:schemeClr w14:val="tx1"/>
            </w14:solidFill>
          </w14:textFill>
        </w:rPr>
        <w:t>不管是否生效，都需要与服务端发生交互。</w:t>
      </w:r>
      <w:r>
        <w:rPr>
          <w:rFonts w:ascii="Verdana" w:hAnsi="Verdana"/>
          <w:color w:val="000000" w:themeColor="text1"/>
          <w:rPrChange w:id="20613" w:author="梁元" w:date="2019-05-14T19:51:36Z">
            <w:rPr>
              <w:rFonts w:ascii="Verdana" w:hAnsi="Verdana"/>
              <w:color w:val="000000"/>
            </w:rPr>
          </w:rPrChange>
          <w14:textFill>
            <w14:solidFill>
              <w14:schemeClr w14:val="tx1"/>
            </w14:solidFill>
          </w14:textFill>
        </w:rPr>
        <w:br w:type="textWrapping"/>
      </w:r>
      <w:r>
        <w:rPr>
          <w:rFonts w:ascii="Verdana" w:hAnsi="Verdana"/>
          <w:color w:val="000000" w:themeColor="text1"/>
          <w:shd w:val="clear" w:color="auto" w:fill="FFFFFF"/>
          <w:rPrChange w:id="20614" w:author="梁元" w:date="2019-05-14T19:51:36Z">
            <w:rPr>
              <w:rFonts w:ascii="Verdana" w:hAnsi="Verdana"/>
              <w:color w:val="000000"/>
              <w:shd w:val="clear" w:color="auto" w:fill="FFFFFF"/>
            </w:rPr>
          </w:rPrChange>
          <w14:textFill>
            <w14:solidFill>
              <w14:schemeClr w14:val="tx1"/>
            </w14:solidFill>
          </w14:textFill>
        </w:rPr>
        <w:t>两类缓存规则可以同时存在，</w:t>
      </w:r>
      <w:r>
        <w:rPr>
          <w:rFonts w:ascii="Verdana" w:hAnsi="Verdana"/>
          <w:color w:val="000000" w:themeColor="text1"/>
          <w:shd w:val="clear" w:color="auto" w:fill="FFFFFF"/>
          <w:rPrChange w:id="20615" w:author="梁元" w:date="2019-05-14T19:51:36Z">
            <w:rPr>
              <w:rFonts w:ascii="Verdana" w:hAnsi="Verdana"/>
              <w:color w:val="FF0000"/>
              <w:shd w:val="clear" w:color="auto" w:fill="FFFFFF"/>
            </w:rPr>
          </w:rPrChange>
          <w14:textFill>
            <w14:solidFill>
              <w14:schemeClr w14:val="tx1"/>
            </w14:solidFill>
          </w14:textFill>
        </w:rPr>
        <w:t>强制缓存</w:t>
      </w:r>
      <w:r>
        <w:rPr>
          <w:rFonts w:ascii="Verdana" w:hAnsi="Verdana"/>
          <w:color w:val="000000" w:themeColor="text1"/>
          <w:shd w:val="clear" w:color="auto" w:fill="FFFFFF"/>
          <w:rPrChange w:id="20616" w:author="梁元" w:date="2019-05-14T19:51:36Z">
            <w:rPr>
              <w:rFonts w:ascii="Verdana" w:hAnsi="Verdana"/>
              <w:color w:val="000000"/>
              <w:shd w:val="clear" w:color="auto" w:fill="FFFFFF"/>
            </w:rPr>
          </w:rPrChange>
          <w14:textFill>
            <w14:solidFill>
              <w14:schemeClr w14:val="tx1"/>
            </w14:solidFill>
          </w14:textFill>
        </w:rPr>
        <w:t>优先级高于</w:t>
      </w:r>
      <w:r>
        <w:rPr>
          <w:rFonts w:ascii="Verdana" w:hAnsi="Verdana"/>
          <w:color w:val="000000" w:themeColor="text1"/>
          <w:shd w:val="clear" w:color="auto" w:fill="FFFFFF"/>
          <w:rPrChange w:id="20617" w:author="梁元" w:date="2019-05-14T19:51:36Z">
            <w:rPr>
              <w:rFonts w:ascii="Verdana" w:hAnsi="Verdana"/>
              <w:color w:val="FF0000"/>
              <w:shd w:val="clear" w:color="auto" w:fill="FFFFFF"/>
            </w:rPr>
          </w:rPrChange>
          <w14:textFill>
            <w14:solidFill>
              <w14:schemeClr w14:val="tx1"/>
            </w14:solidFill>
          </w14:textFill>
        </w:rPr>
        <w:t>对比缓存</w:t>
      </w:r>
      <w:r>
        <w:rPr>
          <w:rFonts w:ascii="Verdana" w:hAnsi="Verdana"/>
          <w:color w:val="000000" w:themeColor="text1"/>
          <w:shd w:val="clear" w:color="auto" w:fill="FFFFFF"/>
          <w:rPrChange w:id="20618" w:author="梁元" w:date="2019-05-14T19:51:36Z">
            <w:rPr>
              <w:rFonts w:ascii="Verdana" w:hAnsi="Verdana"/>
              <w:color w:val="000000"/>
              <w:shd w:val="clear" w:color="auto" w:fill="FFFFFF"/>
            </w:rPr>
          </w:rPrChange>
          <w14:textFill>
            <w14:solidFill>
              <w14:schemeClr w14:val="tx1"/>
            </w14:solidFill>
          </w14:textFill>
        </w:rPr>
        <w:t>，也就是说，当执行</w:t>
      </w:r>
      <w:r>
        <w:rPr>
          <w:rFonts w:ascii="Verdana" w:hAnsi="Verdana"/>
          <w:color w:val="000000" w:themeColor="text1"/>
          <w:shd w:val="clear" w:color="auto" w:fill="FFFFFF"/>
          <w:rPrChange w:id="20619" w:author="梁元" w:date="2019-05-14T19:51:36Z">
            <w:rPr>
              <w:rFonts w:ascii="Verdana" w:hAnsi="Verdana"/>
              <w:color w:val="FF0000"/>
              <w:shd w:val="clear" w:color="auto" w:fill="FFFFFF"/>
            </w:rPr>
          </w:rPrChange>
          <w14:textFill>
            <w14:solidFill>
              <w14:schemeClr w14:val="tx1"/>
            </w14:solidFill>
          </w14:textFill>
        </w:rPr>
        <w:t>强制缓存</w:t>
      </w:r>
      <w:r>
        <w:rPr>
          <w:rFonts w:ascii="Verdana" w:hAnsi="Verdana"/>
          <w:color w:val="000000" w:themeColor="text1"/>
          <w:shd w:val="clear" w:color="auto" w:fill="FFFFFF"/>
          <w:rPrChange w:id="20620" w:author="梁元" w:date="2019-05-14T19:51:36Z">
            <w:rPr>
              <w:rFonts w:ascii="Verdana" w:hAnsi="Verdana"/>
              <w:color w:val="000000"/>
              <w:shd w:val="clear" w:color="auto" w:fill="FFFFFF"/>
            </w:rPr>
          </w:rPrChange>
          <w14:textFill>
            <w14:solidFill>
              <w14:schemeClr w14:val="tx1"/>
            </w14:solidFill>
          </w14:textFill>
        </w:rPr>
        <w:t>的规则时，如果缓存生效，直接使用缓存，不再执行</w:t>
      </w:r>
      <w:r>
        <w:rPr>
          <w:rFonts w:ascii="Verdana" w:hAnsi="Verdana"/>
          <w:color w:val="000000" w:themeColor="text1"/>
          <w:shd w:val="clear" w:color="auto" w:fill="FFFFFF"/>
          <w:rPrChange w:id="20621" w:author="梁元" w:date="2019-05-14T19:51:36Z">
            <w:rPr>
              <w:rFonts w:ascii="Verdana" w:hAnsi="Verdana"/>
              <w:color w:val="FF0000"/>
              <w:shd w:val="clear" w:color="auto" w:fill="FFFFFF"/>
            </w:rPr>
          </w:rPrChange>
          <w14:textFill>
            <w14:solidFill>
              <w14:schemeClr w14:val="tx1"/>
            </w14:solidFill>
          </w14:textFill>
        </w:rPr>
        <w:t>对比缓存</w:t>
      </w:r>
      <w:r>
        <w:rPr>
          <w:rFonts w:ascii="Verdana" w:hAnsi="Verdana"/>
          <w:color w:val="000000" w:themeColor="text1"/>
          <w:shd w:val="clear" w:color="auto" w:fill="FFFFFF"/>
          <w:rPrChange w:id="20622" w:author="梁元" w:date="2019-05-14T19:51:36Z">
            <w:rPr>
              <w:rFonts w:ascii="Verdana" w:hAnsi="Verdana"/>
              <w:color w:val="000000"/>
              <w:shd w:val="clear" w:color="auto" w:fill="FFFFFF"/>
            </w:rPr>
          </w:rPrChange>
          <w14:textFill>
            <w14:solidFill>
              <w14:schemeClr w14:val="tx1"/>
            </w14:solidFill>
          </w14:textFill>
        </w:rPr>
        <w:t>规则</w:t>
      </w:r>
    </w:p>
    <w:p>
      <w:pPr>
        <w:spacing w:line="240" w:lineRule="auto"/>
        <w:ind w:firstLine="460" w:firstLineChars="200"/>
        <w:rPr>
          <w:rFonts w:hint="eastAsia" w:ascii="Arial" w:hAnsi="Arial" w:cs="Arial"/>
          <w:color w:val="000000" w:themeColor="text1"/>
          <w:sz w:val="23"/>
          <w:szCs w:val="23"/>
          <w:shd w:val="clear" w:color="auto" w:fill="FFFFFF"/>
          <w:rPrChange w:id="20624" w:author="梁元" w:date="2019-05-14T19:51:36Z">
            <w:rPr>
              <w:rFonts w:hint="eastAsia" w:ascii="Arial" w:hAnsi="Arial" w:cs="Arial"/>
              <w:color w:val="222222"/>
              <w:sz w:val="23"/>
              <w:szCs w:val="23"/>
              <w:shd w:val="clear" w:color="auto" w:fill="FFFFFF"/>
            </w:rPr>
          </w:rPrChange>
          <w14:textFill>
            <w14:solidFill>
              <w14:schemeClr w14:val="tx1"/>
            </w14:solidFill>
          </w14:textFill>
        </w:rPr>
        <w:pPrChange w:id="20623" w:author="冷雪凝" w:date="2019-05-14T12:21:32Z">
          <w:pPr>
            <w:spacing w:line="360" w:lineRule="auto"/>
          </w:pPr>
        </w:pPrChange>
      </w:pPr>
    </w:p>
    <w:p>
      <w:pPr>
        <w:pStyle w:val="3"/>
        <w:numPr>
          <w:ilvl w:val="0"/>
          <w:numId w:val="35"/>
        </w:numPr>
        <w:spacing w:line="240" w:lineRule="auto"/>
        <w:ind w:firstLine="562" w:firstLineChars="200"/>
        <w:rPr>
          <w:rFonts w:ascii="仿宋" w:hAnsi="仿宋" w:eastAsia="仿宋"/>
          <w:color w:val="000000" w:themeColor="text1"/>
          <w:sz w:val="28"/>
          <w:szCs w:val="28"/>
          <w:rPrChange w:id="20626" w:author="梁元" w:date="2019-05-14T19:51:36Z">
            <w:rPr>
              <w:rFonts w:ascii="仿宋" w:hAnsi="仿宋" w:eastAsia="仿宋"/>
              <w:sz w:val="28"/>
              <w:szCs w:val="28"/>
            </w:rPr>
          </w:rPrChange>
          <w14:textFill>
            <w14:solidFill>
              <w14:schemeClr w14:val="tx1"/>
            </w14:solidFill>
          </w14:textFill>
        </w:rPr>
        <w:pPrChange w:id="20625" w:author="冷雪凝" w:date="2019-05-14T12:21:32Z">
          <w:pPr>
            <w:pStyle w:val="3"/>
            <w:numPr>
              <w:ilvl w:val="0"/>
              <w:numId w:val="35"/>
            </w:numPr>
          </w:pPr>
        </w:pPrChange>
      </w:pPr>
      <w:bookmarkStart w:id="718" w:name="_Toc17699_WPSOffice_Level2"/>
      <w:bookmarkStart w:id="719" w:name="_Toc13756_WPSOffice_Level2"/>
      <w:r>
        <w:rPr>
          <w:rFonts w:hint="eastAsia" w:ascii="仿宋" w:hAnsi="仿宋" w:eastAsia="仿宋"/>
          <w:color w:val="000000" w:themeColor="text1"/>
          <w:sz w:val="28"/>
          <w:szCs w:val="28"/>
          <w:rPrChange w:id="20627" w:author="梁元" w:date="2019-05-14T19:51:36Z">
            <w:rPr>
              <w:rFonts w:hint="eastAsia" w:ascii="仿宋" w:hAnsi="仿宋" w:eastAsia="仿宋"/>
              <w:sz w:val="28"/>
              <w:szCs w:val="28"/>
            </w:rPr>
          </w:rPrChange>
          <w14:textFill>
            <w14:solidFill>
              <w14:schemeClr w14:val="tx1"/>
            </w14:solidFill>
          </w14:textFill>
        </w:rPr>
        <w:t>通用大牛级解法</w:t>
      </w:r>
      <w:bookmarkEnd w:id="718"/>
      <w:bookmarkEnd w:id="719"/>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29"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28" w:author="冷雪凝" w:date="2019-05-14T12:21:32Z">
          <w:pPr>
            <w:pStyle w:val="11"/>
            <w:shd w:val="clear" w:color="auto" w:fill="FFFFFF"/>
          </w:pPr>
        </w:pPrChange>
      </w:pPr>
      <w:r>
        <w:rPr>
          <w:rFonts w:hint="eastAsia" w:ascii="Arial" w:hAnsi="Arial" w:cs="Arial" w:eastAsiaTheme="minorEastAsia"/>
          <w:color w:val="000000" w:themeColor="text1"/>
          <w:kern w:val="2"/>
          <w:sz w:val="23"/>
          <w:szCs w:val="23"/>
          <w:shd w:val="clear" w:color="auto" w:fill="FFFFFF"/>
          <w:rPrChange w:id="20630"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从以上解法我们得知，强制缓存，在缓存数据未失效的情况下，可以直接使用缓存数据，那么浏览器是如何判断缓存数据是否失效呢？</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32"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31" w:author="冷雪凝" w:date="2019-05-14T12:21:32Z">
          <w:pPr>
            <w:pStyle w:val="11"/>
            <w:shd w:val="clear" w:color="auto" w:fill="FFFFFF"/>
          </w:pPr>
        </w:pPrChange>
      </w:pPr>
      <w:r>
        <w:rPr>
          <w:rFonts w:hint="eastAsia" w:ascii="Arial" w:hAnsi="Arial" w:cs="Arial" w:eastAsiaTheme="minorEastAsia"/>
          <w:color w:val="000000" w:themeColor="text1"/>
          <w:kern w:val="2"/>
          <w:sz w:val="23"/>
          <w:szCs w:val="23"/>
          <w:shd w:val="clear" w:color="auto" w:fill="FFFFFF"/>
          <w:rPrChange w:id="20633"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我们知道，在没有缓存数据的时候，浏览器向服务器请求数据时，服务器会将数据和缓存规则一并返回，缓存规则信息包含在响应</w:t>
      </w:r>
      <w:r>
        <w:rPr>
          <w:rFonts w:ascii="Arial" w:hAnsi="Arial" w:cs="Arial" w:eastAsiaTheme="minorEastAsia"/>
          <w:color w:val="000000" w:themeColor="text1"/>
          <w:kern w:val="2"/>
          <w:sz w:val="23"/>
          <w:szCs w:val="23"/>
          <w:shd w:val="clear" w:color="auto" w:fill="FFFFFF"/>
          <w:rPrChange w:id="20634"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header中。</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36"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35" w:author="冷雪凝" w:date="2019-05-14T12:21:32Z">
          <w:pPr>
            <w:pStyle w:val="11"/>
            <w:shd w:val="clear" w:color="auto" w:fill="FFFFFF"/>
          </w:pPr>
        </w:pPrChange>
      </w:pP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38"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37" w:author="冷雪凝" w:date="2019-05-14T12:21:32Z">
          <w:pPr>
            <w:pStyle w:val="11"/>
            <w:shd w:val="clear" w:color="auto" w:fill="FFFFFF"/>
          </w:pPr>
        </w:pPrChange>
      </w:pPr>
      <w:r>
        <w:rPr>
          <w:rFonts w:hint="eastAsia" w:ascii="Arial" w:hAnsi="Arial" w:cs="Arial" w:eastAsiaTheme="minorEastAsia"/>
          <w:color w:val="000000" w:themeColor="text1"/>
          <w:kern w:val="2"/>
          <w:sz w:val="23"/>
          <w:szCs w:val="23"/>
          <w:shd w:val="clear" w:color="auto" w:fill="FFFFFF"/>
          <w:rPrChange w:id="20639"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对于强制缓存来说，响应</w:t>
      </w:r>
      <w:r>
        <w:rPr>
          <w:rFonts w:ascii="Arial" w:hAnsi="Arial" w:cs="Arial" w:eastAsiaTheme="minorEastAsia"/>
          <w:color w:val="000000" w:themeColor="text1"/>
          <w:kern w:val="2"/>
          <w:sz w:val="23"/>
          <w:szCs w:val="23"/>
          <w:shd w:val="clear" w:color="auto" w:fill="FFFFFF"/>
          <w:rPrChange w:id="20640"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header中会有两个字段来标明失效规则（Expires/Cache-Control）</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42"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41" w:author="冷雪凝" w:date="2019-05-14T12:21:32Z">
          <w:pPr>
            <w:pStyle w:val="11"/>
            <w:shd w:val="clear" w:color="auto" w:fill="FFFFFF"/>
          </w:pPr>
        </w:pPrChange>
      </w:pPr>
      <w:r>
        <w:rPr>
          <w:rFonts w:hint="eastAsia" w:ascii="Arial" w:hAnsi="Arial" w:cs="Arial" w:eastAsiaTheme="minorEastAsia"/>
          <w:color w:val="000000" w:themeColor="text1"/>
          <w:kern w:val="2"/>
          <w:sz w:val="23"/>
          <w:szCs w:val="23"/>
          <w:shd w:val="clear" w:color="auto" w:fill="FFFFFF"/>
          <w:rPrChange w:id="20643"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使用</w:t>
      </w:r>
      <w:r>
        <w:rPr>
          <w:rFonts w:ascii="Arial" w:hAnsi="Arial" w:cs="Arial" w:eastAsiaTheme="minorEastAsia"/>
          <w:color w:val="000000" w:themeColor="text1"/>
          <w:kern w:val="2"/>
          <w:sz w:val="23"/>
          <w:szCs w:val="23"/>
          <w:shd w:val="clear" w:color="auto" w:fill="FFFFFF"/>
          <w:rPrChange w:id="20644"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chrome的开发者工具，可以很明显的看到对于强制缓存生效时，网络请求的情况</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46"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45" w:author="冷雪凝" w:date="2019-05-14T12:21:32Z">
          <w:pPr>
            <w:pStyle w:val="11"/>
            <w:shd w:val="clear" w:color="auto" w:fill="FFFFFF"/>
          </w:pPr>
        </w:pPrChange>
      </w:pPr>
    </w:p>
    <w:p>
      <w:pPr>
        <w:pStyle w:val="11"/>
        <w:shd w:val="clear" w:color="auto" w:fill="FFFFFF"/>
        <w:ind w:firstLine="480" w:firstLineChars="200"/>
        <w:rPr>
          <w:rFonts w:ascii="Arial" w:hAnsi="Arial" w:cs="Arial" w:eastAsiaTheme="minorEastAsia"/>
          <w:color w:val="000000" w:themeColor="text1"/>
          <w:kern w:val="2"/>
          <w:sz w:val="23"/>
          <w:szCs w:val="23"/>
          <w:shd w:val="clear" w:color="auto" w:fill="FFFFFF"/>
          <w:rPrChange w:id="20648"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47" w:author="冷雪凝" w:date="2019-05-14T12:21:32Z">
          <w:pPr>
            <w:pStyle w:val="11"/>
            <w:shd w:val="clear" w:color="auto" w:fill="FFFFFF"/>
          </w:pPr>
        </w:pPrChange>
      </w:pPr>
      <w:r>
        <w:rPr>
          <w:color w:val="000000" w:themeColor="text1"/>
          <w:rPrChange w:id="20650" w:author="梁元" w:date="2019-05-14T19:51:36Z">
            <w:rPr/>
          </w:rPrChange>
          <w14:textFill>
            <w14:solidFill>
              <w14:schemeClr w14:val="tx1"/>
            </w14:solidFill>
          </w14:textFill>
        </w:rPr>
        <w:drawing>
          <wp:inline distT="0" distB="0" distL="0" distR="0">
            <wp:extent cx="5274310" cy="19050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0"/>
                    <a:stretch>
                      <a:fillRect/>
                    </a:stretch>
                  </pic:blipFill>
                  <pic:spPr>
                    <a:xfrm>
                      <a:off x="0" y="0"/>
                      <a:ext cx="5274310" cy="1905000"/>
                    </a:xfrm>
                    <a:prstGeom prst="rect">
                      <a:avLst/>
                    </a:prstGeom>
                  </pic:spPr>
                </pic:pic>
              </a:graphicData>
            </a:graphic>
          </wp:inline>
        </w:drawing>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52"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51" w:author="冷雪凝" w:date="2019-05-14T12:21:32Z">
          <w:pPr>
            <w:pStyle w:val="11"/>
            <w:shd w:val="clear" w:color="auto" w:fill="FFFFFF"/>
          </w:pPr>
        </w:pPrChange>
      </w:pPr>
      <w:r>
        <w:rPr>
          <w:rFonts w:ascii="Arial" w:hAnsi="Arial" w:cs="Arial" w:eastAsiaTheme="minorEastAsia"/>
          <w:color w:val="000000" w:themeColor="text1"/>
          <w:kern w:val="2"/>
          <w:sz w:val="23"/>
          <w:szCs w:val="23"/>
          <w:shd w:val="clear" w:color="auto" w:fill="FFFFFF"/>
          <w:rPrChange w:id="20653"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Expires</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55"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54" w:author="冷雪凝" w:date="2019-05-14T12:21:32Z">
          <w:pPr>
            <w:pStyle w:val="11"/>
            <w:shd w:val="clear" w:color="auto" w:fill="FFFFFF"/>
          </w:pPr>
        </w:pPrChange>
      </w:pPr>
      <w:r>
        <w:rPr>
          <w:rFonts w:hint="eastAsia" w:ascii="Arial" w:hAnsi="Arial" w:cs="Arial" w:eastAsiaTheme="minorEastAsia"/>
          <w:color w:val="000000" w:themeColor="text1"/>
          <w:kern w:val="2"/>
          <w:sz w:val="23"/>
          <w:szCs w:val="23"/>
          <w:shd w:val="clear" w:color="auto" w:fill="FFFFFF"/>
          <w:rPrChange w:id="20656"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　　</w:t>
      </w:r>
      <w:r>
        <w:rPr>
          <w:rFonts w:ascii="Arial" w:hAnsi="Arial" w:cs="Arial" w:eastAsiaTheme="minorEastAsia"/>
          <w:color w:val="000000" w:themeColor="text1"/>
          <w:kern w:val="2"/>
          <w:sz w:val="23"/>
          <w:szCs w:val="23"/>
          <w:shd w:val="clear" w:color="auto" w:fill="FFFFFF"/>
          <w:rPrChange w:id="20657"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Expires的值为服务端返回的到期时间，即下一次请求时，请求时间小于服务端返回的到期时间，直接使用缓存数据。</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59"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58" w:author="冷雪凝" w:date="2019-05-14T12:21:32Z">
          <w:pPr>
            <w:pStyle w:val="11"/>
            <w:shd w:val="clear" w:color="auto" w:fill="FFFFFF"/>
          </w:pPr>
        </w:pPrChange>
      </w:pPr>
      <w:r>
        <w:rPr>
          <w:rFonts w:hint="eastAsia" w:ascii="Arial" w:hAnsi="Arial" w:cs="Arial" w:eastAsiaTheme="minorEastAsia"/>
          <w:color w:val="000000" w:themeColor="text1"/>
          <w:kern w:val="2"/>
          <w:sz w:val="23"/>
          <w:szCs w:val="23"/>
          <w:shd w:val="clear" w:color="auto" w:fill="FFFFFF"/>
          <w:rPrChange w:id="20660"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不过</w:t>
      </w:r>
      <w:r>
        <w:rPr>
          <w:rFonts w:ascii="Arial" w:hAnsi="Arial" w:cs="Arial" w:eastAsiaTheme="minorEastAsia"/>
          <w:color w:val="000000" w:themeColor="text1"/>
          <w:kern w:val="2"/>
          <w:sz w:val="23"/>
          <w:szCs w:val="23"/>
          <w:shd w:val="clear" w:color="auto" w:fill="FFFFFF"/>
          <w:rPrChange w:id="20661"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Expires 是HTTP 1.0的东西，现在默认浏览器均默认使用HTTP 1.1，所以它的作用基本忽略。</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63"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62" w:author="冷雪凝" w:date="2019-05-14T12:21:32Z">
          <w:pPr>
            <w:pStyle w:val="11"/>
            <w:shd w:val="clear" w:color="auto" w:fill="FFFFFF"/>
          </w:pPr>
        </w:pPrChange>
      </w:pPr>
      <w:r>
        <w:rPr>
          <w:rFonts w:hint="eastAsia" w:ascii="Arial" w:hAnsi="Arial" w:cs="Arial" w:eastAsiaTheme="minorEastAsia"/>
          <w:color w:val="000000" w:themeColor="text1"/>
          <w:kern w:val="2"/>
          <w:sz w:val="23"/>
          <w:szCs w:val="23"/>
          <w:shd w:val="clear" w:color="auto" w:fill="FFFFFF"/>
          <w:rPrChange w:id="20664"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另一个问题是，到期时间是由服务端生成的，但是客户端时间可能跟服务端时间有误差，这就会导致缓存命中的误差。</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66"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65" w:author="冷雪凝" w:date="2019-05-14T12:21:32Z">
          <w:pPr>
            <w:pStyle w:val="11"/>
            <w:shd w:val="clear" w:color="auto" w:fill="FFFFFF"/>
          </w:pPr>
        </w:pPrChange>
      </w:pPr>
      <w:r>
        <w:rPr>
          <w:rFonts w:hint="eastAsia" w:ascii="Arial" w:hAnsi="Arial" w:cs="Arial" w:eastAsiaTheme="minorEastAsia"/>
          <w:color w:val="000000" w:themeColor="text1"/>
          <w:kern w:val="2"/>
          <w:sz w:val="23"/>
          <w:szCs w:val="23"/>
          <w:shd w:val="clear" w:color="auto" w:fill="FFFFFF"/>
          <w:rPrChange w:id="20667"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所以</w:t>
      </w:r>
      <w:r>
        <w:rPr>
          <w:rFonts w:ascii="Arial" w:hAnsi="Arial" w:cs="Arial" w:eastAsiaTheme="minorEastAsia"/>
          <w:color w:val="000000" w:themeColor="text1"/>
          <w:kern w:val="2"/>
          <w:sz w:val="23"/>
          <w:szCs w:val="23"/>
          <w:shd w:val="clear" w:color="auto" w:fill="FFFFFF"/>
          <w:rPrChange w:id="20668"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HTTP 1.1 的版本，使用Cache-Control替代。</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70"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69" w:author="冷雪凝" w:date="2019-05-14T12:21:32Z">
          <w:pPr>
            <w:pStyle w:val="11"/>
            <w:shd w:val="clear" w:color="auto" w:fill="FFFFFF"/>
          </w:pPr>
        </w:pPrChange>
      </w:pP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72"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71" w:author="冷雪凝" w:date="2019-05-14T12:21:32Z">
          <w:pPr>
            <w:pStyle w:val="11"/>
            <w:shd w:val="clear" w:color="auto" w:fill="FFFFFF"/>
          </w:pPr>
        </w:pPrChange>
      </w:pPr>
      <w:r>
        <w:rPr>
          <w:rFonts w:ascii="Arial" w:hAnsi="Arial" w:cs="Arial" w:eastAsiaTheme="minorEastAsia"/>
          <w:color w:val="000000" w:themeColor="text1"/>
          <w:kern w:val="2"/>
          <w:sz w:val="23"/>
          <w:szCs w:val="23"/>
          <w:shd w:val="clear" w:color="auto" w:fill="FFFFFF"/>
          <w:rPrChange w:id="20673"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Cache-Control</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75"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74" w:author="冷雪凝" w:date="2019-05-14T12:21:32Z">
          <w:pPr>
            <w:pStyle w:val="11"/>
            <w:shd w:val="clear" w:color="auto" w:fill="FFFFFF"/>
          </w:pPr>
        </w:pPrChange>
      </w:pPr>
      <w:r>
        <w:rPr>
          <w:rFonts w:ascii="Arial" w:hAnsi="Arial" w:cs="Arial" w:eastAsiaTheme="minorEastAsia"/>
          <w:color w:val="000000" w:themeColor="text1"/>
          <w:kern w:val="2"/>
          <w:sz w:val="23"/>
          <w:szCs w:val="23"/>
          <w:shd w:val="clear" w:color="auto" w:fill="FFFFFF"/>
          <w:rPrChange w:id="20676"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Cache-Control 是最重要的规则。常见的取值有private、public、no-cache、max-age，no-store，默认为private。</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78"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77" w:author="冷雪凝" w:date="2019-05-14T12:21:32Z">
          <w:pPr>
            <w:pStyle w:val="11"/>
            <w:shd w:val="clear" w:color="auto" w:fill="FFFFFF"/>
          </w:pPr>
        </w:pPrChange>
      </w:pPr>
      <w:r>
        <w:rPr>
          <w:rFonts w:ascii="Arial" w:hAnsi="Arial" w:cs="Arial" w:eastAsiaTheme="minorEastAsia"/>
          <w:color w:val="000000" w:themeColor="text1"/>
          <w:kern w:val="2"/>
          <w:sz w:val="23"/>
          <w:szCs w:val="23"/>
          <w:shd w:val="clear" w:color="auto" w:fill="FFFFFF"/>
          <w:rPrChange w:id="20679"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private:             客户端可以缓存</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81"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80" w:author="冷雪凝" w:date="2019-05-14T12:21:32Z">
          <w:pPr>
            <w:pStyle w:val="11"/>
            <w:shd w:val="clear" w:color="auto" w:fill="FFFFFF"/>
          </w:pPr>
        </w:pPrChange>
      </w:pPr>
      <w:r>
        <w:rPr>
          <w:rFonts w:ascii="Arial" w:hAnsi="Arial" w:cs="Arial" w:eastAsiaTheme="minorEastAsia"/>
          <w:color w:val="000000" w:themeColor="text1"/>
          <w:kern w:val="2"/>
          <w:sz w:val="23"/>
          <w:szCs w:val="23"/>
          <w:shd w:val="clear" w:color="auto" w:fill="FFFFFF"/>
          <w:rPrChange w:id="20682"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public:              客户端和代理服务器都可缓存（前端的同学，可以认为public和private是一样的）</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84"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83" w:author="冷雪凝" w:date="2019-05-14T12:21:32Z">
          <w:pPr>
            <w:pStyle w:val="11"/>
            <w:shd w:val="clear" w:color="auto" w:fill="FFFFFF"/>
          </w:pPr>
        </w:pPrChange>
      </w:pPr>
      <w:r>
        <w:rPr>
          <w:rFonts w:ascii="Arial" w:hAnsi="Arial" w:cs="Arial" w:eastAsiaTheme="minorEastAsia"/>
          <w:color w:val="000000" w:themeColor="text1"/>
          <w:kern w:val="2"/>
          <w:sz w:val="23"/>
          <w:szCs w:val="23"/>
          <w:shd w:val="clear" w:color="auto" w:fill="FFFFFF"/>
          <w:rPrChange w:id="20685"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max-age=xxx:   缓存的内容将在 xxx 秒后失效</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87"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86" w:author="冷雪凝" w:date="2019-05-14T12:21:32Z">
          <w:pPr>
            <w:pStyle w:val="11"/>
            <w:shd w:val="clear" w:color="auto" w:fill="FFFFFF"/>
          </w:pPr>
        </w:pPrChange>
      </w:pPr>
      <w:r>
        <w:rPr>
          <w:rFonts w:ascii="Arial" w:hAnsi="Arial" w:cs="Arial" w:eastAsiaTheme="minorEastAsia"/>
          <w:color w:val="000000" w:themeColor="text1"/>
          <w:kern w:val="2"/>
          <w:sz w:val="23"/>
          <w:szCs w:val="23"/>
          <w:shd w:val="clear" w:color="auto" w:fill="FFFFFF"/>
          <w:rPrChange w:id="20688"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no-cache:          需要使用对比缓存来验证缓存数据（后面介绍）</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90"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89" w:author="冷雪凝" w:date="2019-05-14T12:21:32Z">
          <w:pPr>
            <w:pStyle w:val="11"/>
            <w:shd w:val="clear" w:color="auto" w:fill="FFFFFF"/>
          </w:pPr>
        </w:pPrChange>
      </w:pPr>
      <w:r>
        <w:rPr>
          <w:rFonts w:ascii="Arial" w:hAnsi="Arial" w:cs="Arial" w:eastAsiaTheme="minorEastAsia"/>
          <w:color w:val="000000" w:themeColor="text1"/>
          <w:kern w:val="2"/>
          <w:sz w:val="23"/>
          <w:szCs w:val="23"/>
          <w:shd w:val="clear" w:color="auto" w:fill="FFFFFF"/>
          <w:rPrChange w:id="20691"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no-store:           所有内容都不会缓存，强制缓存，对比缓存都不会触发（对于前端开发来说，缓存越多越好，so...基本上和它说886）</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0693"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0692" w:author="冷雪凝" w:date="2019-05-14T12:21:32Z">
          <w:pPr>
            <w:pStyle w:val="11"/>
            <w:shd w:val="clear" w:color="auto" w:fill="FFFFFF"/>
          </w:pPr>
        </w:pPrChange>
      </w:pPr>
    </w:p>
    <w:p>
      <w:pPr>
        <w:pStyle w:val="11"/>
        <w:shd w:val="clear" w:color="auto" w:fill="FFFFFF"/>
        <w:ind w:firstLine="480" w:firstLineChars="200"/>
        <w:rPr>
          <w:rFonts w:hint="eastAsia" w:ascii="Arial" w:hAnsi="Arial" w:cs="Arial" w:eastAsiaTheme="minorEastAsia"/>
          <w:color w:val="000000" w:themeColor="text1"/>
          <w:kern w:val="2"/>
          <w:sz w:val="23"/>
          <w:szCs w:val="23"/>
          <w:shd w:val="clear" w:color="auto" w:fill="FFFFFF"/>
          <w:rPrChange w:id="20695"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pPrChange w:id="20694" w:author="冷雪凝" w:date="2019-05-14T12:21:32Z">
          <w:pPr>
            <w:pStyle w:val="11"/>
            <w:shd w:val="clear" w:color="auto" w:fill="FFFFFF"/>
          </w:pPr>
        </w:pPrChange>
      </w:pPr>
      <w:r>
        <w:rPr>
          <w:color w:val="000000" w:themeColor="text1"/>
          <w:rPrChange w:id="20697" w:author="梁元" w:date="2019-05-14T19:51:36Z">
            <w:rPr/>
          </w:rPrChange>
          <w14:textFill>
            <w14:solidFill>
              <w14:schemeClr w14:val="tx1"/>
            </w14:solidFill>
          </w14:textFill>
        </w:rPr>
        <w:drawing>
          <wp:inline distT="0" distB="0" distL="0" distR="0">
            <wp:extent cx="3790315" cy="1771015"/>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1"/>
                    <a:stretch>
                      <a:fillRect/>
                    </a:stretch>
                  </pic:blipFill>
                  <pic:spPr>
                    <a:xfrm>
                      <a:off x="0" y="0"/>
                      <a:ext cx="3790476" cy="1771429"/>
                    </a:xfrm>
                    <a:prstGeom prst="rect">
                      <a:avLst/>
                    </a:prstGeom>
                  </pic:spPr>
                </pic:pic>
              </a:graphicData>
            </a:graphic>
          </wp:inline>
        </w:drawing>
      </w:r>
    </w:p>
    <w:p>
      <w:pPr>
        <w:pStyle w:val="3"/>
        <w:numPr>
          <w:ilvl w:val="0"/>
          <w:numId w:val="35"/>
        </w:numPr>
        <w:spacing w:line="240" w:lineRule="auto"/>
        <w:ind w:firstLine="562" w:firstLineChars="200"/>
        <w:rPr>
          <w:rFonts w:ascii="仿宋" w:hAnsi="仿宋" w:eastAsia="仿宋"/>
          <w:color w:val="000000" w:themeColor="text1"/>
          <w:sz w:val="28"/>
          <w:szCs w:val="28"/>
          <w:rPrChange w:id="20699" w:author="梁元" w:date="2019-05-14T19:51:36Z">
            <w:rPr>
              <w:rFonts w:ascii="仿宋" w:hAnsi="仿宋" w:eastAsia="仿宋"/>
              <w:sz w:val="28"/>
              <w:szCs w:val="28"/>
            </w:rPr>
          </w:rPrChange>
          <w14:textFill>
            <w14:solidFill>
              <w14:schemeClr w14:val="tx1"/>
            </w14:solidFill>
          </w14:textFill>
        </w:rPr>
        <w:pPrChange w:id="20698" w:author="冷雪凝" w:date="2019-05-14T12:21:32Z">
          <w:pPr>
            <w:pStyle w:val="3"/>
            <w:numPr>
              <w:ilvl w:val="0"/>
              <w:numId w:val="35"/>
            </w:numPr>
          </w:pPr>
        </w:pPrChange>
      </w:pPr>
      <w:bookmarkStart w:id="720" w:name="_Toc27832_WPSOffice_Level2"/>
      <w:bookmarkStart w:id="721" w:name="_Toc20115_WPSOffice_Level2"/>
      <w:r>
        <w:rPr>
          <w:rFonts w:hint="eastAsia" w:ascii="仿宋" w:hAnsi="仿宋" w:eastAsia="仿宋"/>
          <w:color w:val="000000" w:themeColor="text1"/>
          <w:sz w:val="28"/>
          <w:szCs w:val="28"/>
          <w:rPrChange w:id="20700" w:author="梁元" w:date="2019-05-14T19:51:36Z">
            <w:rPr>
              <w:rFonts w:hint="eastAsia" w:ascii="仿宋" w:hAnsi="仿宋" w:eastAsia="仿宋"/>
              <w:sz w:val="28"/>
              <w:szCs w:val="28"/>
            </w:rPr>
          </w:rPrChange>
          <w14:textFill>
            <w14:solidFill>
              <w14:schemeClr w14:val="tx1"/>
            </w14:solidFill>
          </w14:textFill>
        </w:rPr>
        <w:t>解法对比及优缺点</w:t>
      </w:r>
      <w:bookmarkEnd w:id="720"/>
      <w:bookmarkEnd w:id="721"/>
    </w:p>
    <w:p>
      <w:pPr>
        <w:ind w:firstLine="480" w:firstLineChars="200"/>
        <w:rPr>
          <w:rFonts w:hint="eastAsia"/>
          <w:color w:val="000000" w:themeColor="text1"/>
          <w:rPrChange w:id="20702" w:author="梁元" w:date="2019-05-14T19:51:36Z">
            <w:rPr>
              <w:rFonts w:hint="eastAsia"/>
            </w:rPr>
          </w:rPrChange>
          <w14:textFill>
            <w14:solidFill>
              <w14:schemeClr w14:val="tx1"/>
            </w14:solidFill>
          </w14:textFill>
        </w:rPr>
        <w:pPrChange w:id="20701" w:author="冷雪凝" w:date="2019-05-14T12:21:32Z">
          <w:pPr/>
        </w:pPrChange>
      </w:pPr>
      <w:r>
        <w:rPr>
          <w:rFonts w:hint="eastAsia"/>
          <w:color w:val="000000" w:themeColor="text1"/>
          <w:rPrChange w:id="20703" w:author="梁元" w:date="2019-05-14T19:51:36Z">
            <w:rPr>
              <w:rFonts w:hint="eastAsia"/>
            </w:rPr>
          </w:rPrChange>
          <w14:textFill>
            <w14:solidFill>
              <w14:schemeClr w14:val="tx1"/>
            </w14:solidFill>
          </w14:textFill>
        </w:rPr>
        <w:t>跟家强调缓存的规则，对缓存规则有更清楚的认识！理解各个响应头字段的规则。</w:t>
      </w:r>
    </w:p>
    <w:p>
      <w:pPr>
        <w:pStyle w:val="3"/>
        <w:numPr>
          <w:ilvl w:val="0"/>
          <w:numId w:val="35"/>
        </w:numPr>
        <w:spacing w:line="240" w:lineRule="auto"/>
        <w:ind w:firstLine="562" w:firstLineChars="200"/>
        <w:rPr>
          <w:rFonts w:ascii="仿宋" w:hAnsi="仿宋" w:eastAsia="仿宋"/>
          <w:color w:val="000000" w:themeColor="text1"/>
          <w:sz w:val="28"/>
          <w:szCs w:val="28"/>
          <w:rPrChange w:id="20705" w:author="梁元" w:date="2019-05-14T19:51:36Z">
            <w:rPr>
              <w:rFonts w:ascii="仿宋" w:hAnsi="仿宋" w:eastAsia="仿宋"/>
              <w:sz w:val="28"/>
              <w:szCs w:val="28"/>
            </w:rPr>
          </w:rPrChange>
          <w14:textFill>
            <w14:solidFill>
              <w14:schemeClr w14:val="tx1"/>
            </w14:solidFill>
          </w14:textFill>
        </w:rPr>
        <w:pPrChange w:id="20704" w:author="冷雪凝" w:date="2019-05-14T12:21:32Z">
          <w:pPr>
            <w:pStyle w:val="3"/>
            <w:numPr>
              <w:ilvl w:val="0"/>
              <w:numId w:val="35"/>
            </w:numPr>
          </w:pPr>
        </w:pPrChange>
      </w:pPr>
      <w:bookmarkStart w:id="722" w:name="_Toc23993_WPSOffice_Level2"/>
      <w:bookmarkStart w:id="723" w:name="_Toc24326_WPSOffice_Level2"/>
      <w:r>
        <w:rPr>
          <w:rFonts w:hint="eastAsia" w:ascii="仿宋" w:hAnsi="仿宋" w:eastAsia="仿宋"/>
          <w:color w:val="000000" w:themeColor="text1"/>
          <w:sz w:val="28"/>
          <w:szCs w:val="28"/>
          <w:rPrChange w:id="20706"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722"/>
      <w:bookmarkEnd w:id="723"/>
    </w:p>
    <w:p>
      <w:pPr>
        <w:ind w:firstLine="480" w:firstLineChars="200"/>
        <w:rPr>
          <w:color w:val="000000" w:themeColor="text1"/>
          <w:rPrChange w:id="20708" w:author="梁元" w:date="2019-05-14T19:51:36Z">
            <w:rPr/>
          </w:rPrChange>
          <w14:textFill>
            <w14:solidFill>
              <w14:schemeClr w14:val="tx1"/>
            </w14:solidFill>
          </w14:textFill>
        </w:rPr>
        <w:pPrChange w:id="20707" w:author="冷雪凝" w:date="2019-05-14T12:21:32Z">
          <w:pPr/>
        </w:pPrChange>
      </w:pPr>
      <w:r>
        <w:rPr>
          <w:rFonts w:hint="eastAsia"/>
          <w:color w:val="000000" w:themeColor="text1"/>
          <w:rPrChange w:id="20709" w:author="梁元" w:date="2019-05-14T19:51:36Z">
            <w:rPr>
              <w:rFonts w:hint="eastAsia"/>
            </w:rPr>
          </w:rPrChange>
          <w14:textFill>
            <w14:solidFill>
              <w14:schemeClr w14:val="tx1"/>
            </w14:solidFill>
          </w14:textFill>
        </w:rPr>
        <w:t>对比缓存</w:t>
      </w:r>
    </w:p>
    <w:p>
      <w:pPr>
        <w:ind w:firstLine="480" w:firstLineChars="200"/>
        <w:rPr>
          <w:color w:val="000000" w:themeColor="text1"/>
          <w:rPrChange w:id="20711" w:author="梁元" w:date="2019-05-14T19:51:36Z">
            <w:rPr/>
          </w:rPrChange>
          <w14:textFill>
            <w14:solidFill>
              <w14:schemeClr w14:val="tx1"/>
            </w14:solidFill>
          </w14:textFill>
        </w:rPr>
        <w:pPrChange w:id="20710" w:author="冷雪凝" w:date="2019-05-14T12:21:32Z">
          <w:pPr/>
        </w:pPrChange>
      </w:pPr>
    </w:p>
    <w:p>
      <w:pPr>
        <w:spacing w:line="240" w:lineRule="auto"/>
        <w:ind w:firstLine="480" w:firstLineChars="200"/>
        <w:rPr>
          <w:color w:val="000000" w:themeColor="text1"/>
          <w:rPrChange w:id="20713" w:author="梁元" w:date="2019-05-14T19:51:36Z">
            <w:rPr/>
          </w:rPrChange>
          <w14:textFill>
            <w14:solidFill>
              <w14:schemeClr w14:val="tx1"/>
            </w14:solidFill>
          </w14:textFill>
        </w:rPr>
        <w:pPrChange w:id="20712" w:author="冷雪凝" w:date="2019-05-14T12:21:32Z">
          <w:pPr>
            <w:spacing w:line="360" w:lineRule="auto"/>
          </w:pPr>
        </w:pPrChange>
      </w:pPr>
      <w:r>
        <w:rPr>
          <w:rFonts w:hint="eastAsia"/>
          <w:color w:val="000000" w:themeColor="text1"/>
          <w:rPrChange w:id="20714" w:author="梁元" w:date="2019-05-14T19:51:36Z">
            <w:rPr>
              <w:rFonts w:hint="eastAsia"/>
            </w:rPr>
          </w:rPrChange>
          <w14:textFill>
            <w14:solidFill>
              <w14:schemeClr w14:val="tx1"/>
            </w14:solidFill>
          </w14:textFill>
        </w:rPr>
        <w:t>对比缓存，顾名思义，需要进行比较判断是否可以使用缓存。</w:t>
      </w:r>
    </w:p>
    <w:p>
      <w:pPr>
        <w:spacing w:line="240" w:lineRule="auto"/>
        <w:ind w:firstLine="480" w:firstLineChars="200"/>
        <w:rPr>
          <w:color w:val="000000" w:themeColor="text1"/>
          <w:rPrChange w:id="20716" w:author="梁元" w:date="2019-05-14T19:51:36Z">
            <w:rPr/>
          </w:rPrChange>
          <w14:textFill>
            <w14:solidFill>
              <w14:schemeClr w14:val="tx1"/>
            </w14:solidFill>
          </w14:textFill>
        </w:rPr>
        <w:pPrChange w:id="20715" w:author="冷雪凝" w:date="2019-05-14T12:21:32Z">
          <w:pPr>
            <w:spacing w:line="360" w:lineRule="auto"/>
          </w:pPr>
        </w:pPrChange>
      </w:pPr>
      <w:r>
        <w:rPr>
          <w:rFonts w:hint="eastAsia"/>
          <w:color w:val="000000" w:themeColor="text1"/>
          <w:rPrChange w:id="20717" w:author="梁元" w:date="2019-05-14T19:51:36Z">
            <w:rPr>
              <w:rFonts w:hint="eastAsia"/>
            </w:rPr>
          </w:rPrChange>
          <w14:textFill>
            <w14:solidFill>
              <w14:schemeClr w14:val="tx1"/>
            </w14:solidFill>
          </w14:textFill>
        </w:rPr>
        <w:t>浏览器第一次请求数据时，服务器会将缓存标识与数据一起返回给客户端，客户端将二者备份至缓存数据库中。</w:t>
      </w:r>
    </w:p>
    <w:p>
      <w:pPr>
        <w:spacing w:line="240" w:lineRule="auto"/>
        <w:ind w:firstLine="480" w:firstLineChars="200"/>
        <w:rPr>
          <w:rFonts w:hint="eastAsia"/>
          <w:color w:val="000000" w:themeColor="text1"/>
          <w:rPrChange w:id="20719" w:author="梁元" w:date="2019-05-14T19:51:36Z">
            <w:rPr>
              <w:rFonts w:hint="eastAsia"/>
            </w:rPr>
          </w:rPrChange>
          <w14:textFill>
            <w14:solidFill>
              <w14:schemeClr w14:val="tx1"/>
            </w14:solidFill>
          </w14:textFill>
        </w:rPr>
        <w:pPrChange w:id="20718" w:author="冷雪凝" w:date="2019-05-14T12:21:32Z">
          <w:pPr>
            <w:spacing w:line="360" w:lineRule="auto"/>
          </w:pPr>
        </w:pPrChange>
      </w:pPr>
      <w:r>
        <w:rPr>
          <w:rFonts w:hint="eastAsia"/>
          <w:color w:val="000000" w:themeColor="text1"/>
          <w:rPrChange w:id="20720" w:author="梁元" w:date="2019-05-14T19:51:36Z">
            <w:rPr>
              <w:rFonts w:hint="eastAsia"/>
            </w:rPr>
          </w:rPrChange>
          <w14:textFill>
            <w14:solidFill>
              <w14:schemeClr w14:val="tx1"/>
            </w14:solidFill>
          </w14:textFill>
        </w:rPr>
        <w:t>再次请求数据时，客户端将备份的缓存标识发送给服务器，服务器根据缓存标识进行判断，判断成功后，返回</w:t>
      </w:r>
      <w:r>
        <w:rPr>
          <w:color w:val="000000" w:themeColor="text1"/>
          <w:rPrChange w:id="20721" w:author="梁元" w:date="2019-05-14T19:51:36Z">
            <w:rPr/>
          </w:rPrChange>
          <w14:textFill>
            <w14:solidFill>
              <w14:schemeClr w14:val="tx1"/>
            </w14:solidFill>
          </w14:textFill>
        </w:rPr>
        <w:t>304状态码，通知客户端比较成功，可以使用缓存数据。</w:t>
      </w:r>
    </w:p>
    <w:p>
      <w:pPr>
        <w:pStyle w:val="3"/>
        <w:numPr>
          <w:ilvl w:val="0"/>
          <w:numId w:val="35"/>
        </w:numPr>
        <w:spacing w:line="240" w:lineRule="auto"/>
        <w:ind w:firstLine="562" w:firstLineChars="200"/>
        <w:rPr>
          <w:rFonts w:ascii="仿宋" w:hAnsi="仿宋" w:eastAsia="仿宋"/>
          <w:color w:val="000000" w:themeColor="text1"/>
          <w:sz w:val="28"/>
          <w:szCs w:val="28"/>
          <w:rPrChange w:id="20723" w:author="梁元" w:date="2019-05-14T19:51:36Z">
            <w:rPr>
              <w:rFonts w:ascii="仿宋" w:hAnsi="仿宋" w:eastAsia="仿宋"/>
              <w:sz w:val="28"/>
              <w:szCs w:val="28"/>
            </w:rPr>
          </w:rPrChange>
          <w14:textFill>
            <w14:solidFill>
              <w14:schemeClr w14:val="tx1"/>
            </w14:solidFill>
          </w14:textFill>
        </w:rPr>
        <w:pPrChange w:id="20722" w:author="冷雪凝" w:date="2019-05-14T12:21:32Z">
          <w:pPr>
            <w:pStyle w:val="3"/>
            <w:numPr>
              <w:ilvl w:val="0"/>
              <w:numId w:val="35"/>
            </w:numPr>
          </w:pPr>
        </w:pPrChange>
      </w:pPr>
      <w:bookmarkStart w:id="724" w:name="_Toc22696_WPSOffice_Level2"/>
      <w:bookmarkStart w:id="725" w:name="_Toc23224_WPSOffice_Level2"/>
      <w:r>
        <w:rPr>
          <w:rFonts w:hint="eastAsia" w:ascii="仿宋" w:hAnsi="仿宋" w:eastAsia="仿宋"/>
          <w:color w:val="000000" w:themeColor="text1"/>
          <w:sz w:val="28"/>
          <w:szCs w:val="28"/>
          <w:rPrChange w:id="20724" w:author="梁元" w:date="2019-05-14T19:51:36Z">
            <w:rPr>
              <w:rFonts w:hint="eastAsia" w:ascii="仿宋" w:hAnsi="仿宋" w:eastAsia="仿宋"/>
              <w:sz w:val="28"/>
              <w:szCs w:val="28"/>
            </w:rPr>
          </w:rPrChange>
          <w14:textFill>
            <w14:solidFill>
              <w14:schemeClr w14:val="tx1"/>
            </w14:solidFill>
          </w14:textFill>
        </w:rPr>
        <w:t>项目中体现经验的点</w:t>
      </w:r>
      <w:bookmarkEnd w:id="724"/>
      <w:bookmarkEnd w:id="725"/>
    </w:p>
    <w:p>
      <w:pPr>
        <w:pStyle w:val="21"/>
        <w:ind w:left="420" w:firstLine="0"/>
        <w:rPr>
          <w:color w:val="000000" w:themeColor="text1"/>
          <w:rPrChange w:id="20726" w:author="梁元" w:date="2019-05-14T19:51:36Z">
            <w:rPr/>
          </w:rPrChange>
          <w14:textFill>
            <w14:solidFill>
              <w14:schemeClr w14:val="tx1"/>
            </w14:solidFill>
          </w14:textFill>
        </w:rPr>
        <w:pPrChange w:id="20725" w:author="冷雪凝" w:date="2019-05-14T12:21:32Z">
          <w:pPr>
            <w:pStyle w:val="21"/>
            <w:ind w:left="420" w:firstLine="480"/>
          </w:pPr>
        </w:pPrChange>
      </w:pPr>
      <w:r>
        <w:rPr>
          <w:color w:val="000000" w:themeColor="text1"/>
          <w:rPrChange w:id="20727" w:author="梁元" w:date="2019-05-14T19:51:36Z">
            <w:rPr/>
          </w:rPrChange>
          <w14:textFill>
            <w14:solidFill>
              <w14:schemeClr w14:val="tx1"/>
            </w14:solidFill>
          </w14:textFill>
        </w:rPr>
        <w:t>If-Modified-Since：</w:t>
      </w:r>
    </w:p>
    <w:p>
      <w:pPr>
        <w:pStyle w:val="21"/>
        <w:ind w:left="420" w:firstLine="0"/>
        <w:rPr>
          <w:color w:val="000000" w:themeColor="text1"/>
          <w:rPrChange w:id="20729" w:author="梁元" w:date="2019-05-14T19:51:36Z">
            <w:rPr/>
          </w:rPrChange>
          <w14:textFill>
            <w14:solidFill>
              <w14:schemeClr w14:val="tx1"/>
            </w14:solidFill>
          </w14:textFill>
        </w:rPr>
        <w:pPrChange w:id="20728" w:author="冷雪凝" w:date="2019-05-14T12:21:32Z">
          <w:pPr>
            <w:pStyle w:val="21"/>
            <w:ind w:left="420" w:firstLine="480"/>
          </w:pPr>
        </w:pPrChange>
      </w:pPr>
      <w:r>
        <w:rPr>
          <w:rFonts w:hint="eastAsia"/>
          <w:color w:val="000000" w:themeColor="text1"/>
          <w:rPrChange w:id="20730" w:author="梁元" w:date="2019-05-14T19:51:36Z">
            <w:rPr>
              <w:rFonts w:hint="eastAsia"/>
            </w:rPr>
          </w:rPrChange>
          <w14:textFill>
            <w14:solidFill>
              <w14:schemeClr w14:val="tx1"/>
            </w14:solidFill>
          </w14:textFill>
        </w:rPr>
        <w:t>再次请求服务器时，通过此字段通知服务器上次请求时，服务器返回的资源最后修改时间。</w:t>
      </w:r>
    </w:p>
    <w:p>
      <w:pPr>
        <w:pStyle w:val="21"/>
        <w:ind w:left="420" w:firstLine="0"/>
        <w:rPr>
          <w:color w:val="000000" w:themeColor="text1"/>
          <w:rPrChange w:id="20732" w:author="梁元" w:date="2019-05-14T19:51:36Z">
            <w:rPr/>
          </w:rPrChange>
          <w14:textFill>
            <w14:solidFill>
              <w14:schemeClr w14:val="tx1"/>
            </w14:solidFill>
          </w14:textFill>
        </w:rPr>
        <w:pPrChange w:id="20731" w:author="冷雪凝" w:date="2019-05-14T12:21:32Z">
          <w:pPr>
            <w:pStyle w:val="21"/>
            <w:ind w:left="420" w:firstLine="480"/>
          </w:pPr>
        </w:pPrChange>
      </w:pPr>
      <w:r>
        <w:rPr>
          <w:rFonts w:hint="eastAsia"/>
          <w:color w:val="000000" w:themeColor="text1"/>
          <w:rPrChange w:id="20733" w:author="梁元" w:date="2019-05-14T19:51:36Z">
            <w:rPr>
              <w:rFonts w:hint="eastAsia"/>
            </w:rPr>
          </w:rPrChange>
          <w14:textFill>
            <w14:solidFill>
              <w14:schemeClr w14:val="tx1"/>
            </w14:solidFill>
          </w14:textFill>
        </w:rPr>
        <w:t>服务器收到请求后发现有头</w:t>
      </w:r>
      <w:r>
        <w:rPr>
          <w:color w:val="000000" w:themeColor="text1"/>
          <w:rPrChange w:id="20734" w:author="梁元" w:date="2019-05-14T19:51:36Z">
            <w:rPr/>
          </w:rPrChange>
          <w14:textFill>
            <w14:solidFill>
              <w14:schemeClr w14:val="tx1"/>
            </w14:solidFill>
          </w14:textFill>
        </w:rPr>
        <w:t>If-Modified-Since 则与被请求资源的最后修改时间进行比对。</w:t>
      </w:r>
    </w:p>
    <w:p>
      <w:pPr>
        <w:pStyle w:val="21"/>
        <w:ind w:left="420" w:firstLine="0"/>
        <w:rPr>
          <w:color w:val="000000" w:themeColor="text1"/>
          <w:rPrChange w:id="20736" w:author="梁元" w:date="2019-05-14T19:51:36Z">
            <w:rPr/>
          </w:rPrChange>
          <w14:textFill>
            <w14:solidFill>
              <w14:schemeClr w14:val="tx1"/>
            </w14:solidFill>
          </w14:textFill>
        </w:rPr>
        <w:pPrChange w:id="20735" w:author="冷雪凝" w:date="2019-05-14T12:21:32Z">
          <w:pPr>
            <w:pStyle w:val="21"/>
            <w:ind w:left="420" w:firstLine="480"/>
          </w:pPr>
        </w:pPrChange>
      </w:pPr>
      <w:r>
        <w:rPr>
          <w:rFonts w:hint="eastAsia"/>
          <w:color w:val="000000" w:themeColor="text1"/>
          <w:rPrChange w:id="20737" w:author="梁元" w:date="2019-05-14T19:51:36Z">
            <w:rPr>
              <w:rFonts w:hint="eastAsia"/>
            </w:rPr>
          </w:rPrChange>
          <w14:textFill>
            <w14:solidFill>
              <w14:schemeClr w14:val="tx1"/>
            </w14:solidFill>
          </w14:textFill>
        </w:rPr>
        <w:t>若资源的最后修改时间大于</w:t>
      </w:r>
      <w:r>
        <w:rPr>
          <w:color w:val="000000" w:themeColor="text1"/>
          <w:rPrChange w:id="20738" w:author="梁元" w:date="2019-05-14T19:51:36Z">
            <w:rPr/>
          </w:rPrChange>
          <w14:textFill>
            <w14:solidFill>
              <w14:schemeClr w14:val="tx1"/>
            </w14:solidFill>
          </w14:textFill>
        </w:rPr>
        <w:t>If-Modified-Since，说明资源又被改动过，则响应整片资源内容，返回状态码200；</w:t>
      </w:r>
    </w:p>
    <w:p>
      <w:pPr>
        <w:pStyle w:val="21"/>
        <w:ind w:left="420" w:firstLine="480" w:firstLineChars="200"/>
        <w:rPr>
          <w:rFonts w:hint="eastAsia"/>
          <w:color w:val="000000" w:themeColor="text1"/>
          <w:rPrChange w:id="20740" w:author="梁元" w:date="2019-05-14T19:51:36Z">
            <w:rPr>
              <w:rFonts w:hint="eastAsia"/>
            </w:rPr>
          </w:rPrChange>
          <w14:textFill>
            <w14:solidFill>
              <w14:schemeClr w14:val="tx1"/>
            </w14:solidFill>
          </w14:textFill>
        </w:rPr>
        <w:pPrChange w:id="20739" w:author="冷雪凝" w:date="2019-05-14T12:21:32Z">
          <w:pPr>
            <w:pStyle w:val="21"/>
            <w:ind w:left="420" w:firstLine="0" w:firstLineChars="0"/>
          </w:pPr>
        </w:pPrChange>
      </w:pPr>
      <w:r>
        <w:rPr>
          <w:rFonts w:hint="eastAsia"/>
          <w:color w:val="000000" w:themeColor="text1"/>
          <w:rPrChange w:id="20741" w:author="梁元" w:date="2019-05-14T19:51:36Z">
            <w:rPr>
              <w:rFonts w:hint="eastAsia"/>
            </w:rPr>
          </w:rPrChange>
          <w14:textFill>
            <w14:solidFill>
              <w14:schemeClr w14:val="tx1"/>
            </w14:solidFill>
          </w14:textFill>
        </w:rPr>
        <w:t>若资源的最后修改时间小于或等于</w:t>
      </w:r>
      <w:r>
        <w:rPr>
          <w:color w:val="000000" w:themeColor="text1"/>
          <w:rPrChange w:id="20742" w:author="梁元" w:date="2019-05-14T19:51:36Z">
            <w:rPr/>
          </w:rPrChange>
          <w14:textFill>
            <w14:solidFill>
              <w14:schemeClr w14:val="tx1"/>
            </w14:solidFill>
          </w14:textFill>
        </w:rPr>
        <w:t>If-Modified-Since，说明资源无新修改，则响应HTTP 304，告知浏览器继续使用所保存的cache。</w:t>
      </w:r>
    </w:p>
    <w:p>
      <w:pPr>
        <w:pStyle w:val="3"/>
        <w:spacing w:line="240" w:lineRule="auto"/>
        <w:ind w:firstLine="562" w:firstLineChars="200"/>
        <w:rPr>
          <w:rFonts w:ascii="仿宋" w:hAnsi="仿宋" w:eastAsia="仿宋"/>
          <w:color w:val="000000" w:themeColor="text1"/>
          <w:sz w:val="28"/>
          <w:szCs w:val="28"/>
          <w:rPrChange w:id="20744" w:author="梁元" w:date="2019-05-14T19:51:36Z">
            <w:rPr>
              <w:rFonts w:ascii="仿宋" w:hAnsi="仿宋" w:eastAsia="仿宋"/>
              <w:sz w:val="28"/>
              <w:szCs w:val="28"/>
            </w:rPr>
          </w:rPrChange>
          <w14:textFill>
            <w14:solidFill>
              <w14:schemeClr w14:val="tx1"/>
            </w14:solidFill>
          </w14:textFill>
        </w:rPr>
        <w:pPrChange w:id="20743" w:author="冷雪凝" w:date="2019-05-14T12:21:32Z">
          <w:pPr>
            <w:pStyle w:val="3"/>
          </w:pPr>
        </w:pPrChange>
      </w:pPr>
      <w:bookmarkStart w:id="726" w:name="_Toc11894_WPSOffice_Level2"/>
      <w:bookmarkStart w:id="727" w:name="_Toc26287_WPSOffice_Level2"/>
      <w:r>
        <w:rPr>
          <w:rFonts w:hint="eastAsia" w:ascii="仿宋" w:hAnsi="仿宋" w:eastAsia="仿宋"/>
          <w:color w:val="000000" w:themeColor="text1"/>
          <w:sz w:val="28"/>
          <w:szCs w:val="28"/>
          <w:rPrChange w:id="20745" w:author="梁元" w:date="2019-05-14T19:51:36Z">
            <w:rPr>
              <w:rFonts w:hint="eastAsia" w:ascii="仿宋" w:hAnsi="仿宋" w:eastAsia="仿宋"/>
              <w:sz w:val="28"/>
              <w:szCs w:val="28"/>
            </w:rPr>
          </w:rPrChange>
          <w14:textFill>
            <w14:solidFill>
              <w14:schemeClr w14:val="tx1"/>
            </w14:solidFill>
          </w14:textFill>
        </w:rPr>
        <w:t>6</w:t>
      </w:r>
      <w:r>
        <w:rPr>
          <w:rFonts w:ascii="仿宋" w:hAnsi="仿宋" w:eastAsia="仿宋"/>
          <w:color w:val="000000" w:themeColor="text1"/>
          <w:sz w:val="28"/>
          <w:szCs w:val="28"/>
          <w:rPrChange w:id="20746" w:author="梁元" w:date="2019-05-14T19:51:36Z">
            <w:rPr>
              <w:rFonts w:ascii="仿宋" w:hAnsi="仿宋" w:eastAsia="仿宋"/>
              <w:sz w:val="28"/>
              <w:szCs w:val="28"/>
            </w:rPr>
          </w:rPrChange>
          <w14:textFill>
            <w14:solidFill>
              <w14:schemeClr w14:val="tx1"/>
            </w14:solidFill>
          </w14:textFill>
        </w:rPr>
        <w:t>.</w:t>
      </w:r>
      <w:r>
        <w:rPr>
          <w:rFonts w:hint="eastAsia" w:ascii="仿宋" w:hAnsi="仿宋" w:eastAsia="仿宋"/>
          <w:color w:val="000000" w:themeColor="text1"/>
          <w:sz w:val="28"/>
          <w:szCs w:val="28"/>
          <w:rPrChange w:id="20747" w:author="梁元" w:date="2019-05-14T19:51:36Z">
            <w:rPr>
              <w:rFonts w:hint="eastAsia" w:ascii="仿宋" w:hAnsi="仿宋" w:eastAsia="仿宋"/>
              <w:sz w:val="28"/>
              <w:szCs w:val="28"/>
            </w:rPr>
          </w:rPrChange>
          <w14:textFill>
            <w14:solidFill>
              <w14:schemeClr w14:val="tx1"/>
            </w14:solidFill>
          </w14:textFill>
        </w:rPr>
        <w:t>论坛参考</w:t>
      </w:r>
      <w:bookmarkEnd w:id="726"/>
      <w:bookmarkEnd w:id="727"/>
    </w:p>
    <w:p>
      <w:pPr>
        <w:ind w:firstLine="480" w:firstLineChars="200"/>
        <w:rPr>
          <w:color w:val="000000" w:themeColor="text1"/>
          <w:sz w:val="28"/>
          <w:rPrChange w:id="20749" w:author="梁元" w:date="2019-05-14T19:51:36Z">
            <w:rPr>
              <w:sz w:val="28"/>
            </w:rPr>
          </w:rPrChange>
          <w14:textFill>
            <w14:solidFill>
              <w14:schemeClr w14:val="tx1"/>
            </w14:solidFill>
          </w14:textFill>
        </w:rPr>
        <w:pPrChange w:id="20748" w:author="冷雪凝" w:date="2019-05-14T12:21:32Z">
          <w:pPr/>
        </w:pPrChange>
      </w:pPr>
      <w:r>
        <w:rPr>
          <w:color w:val="000000" w:themeColor="text1"/>
          <w:rPrChange w:id="20750" w:author="梁元" w:date="2019-05-14T19:51:36Z">
            <w:rPr/>
          </w:rPrChange>
          <w14:textFill>
            <w14:solidFill>
              <w14:schemeClr w14:val="tx1"/>
            </w14:solidFill>
          </w14:textFill>
        </w:rPr>
        <w:fldChar w:fldCharType="begin"/>
      </w:r>
      <w:r>
        <w:rPr>
          <w:color w:val="000000" w:themeColor="text1"/>
          <w:rPrChange w:id="20751" w:author="梁元" w:date="2019-05-14T19:51:36Z">
            <w:rPr/>
          </w:rPrChange>
          <w14:textFill>
            <w14:solidFill>
              <w14:schemeClr w14:val="tx1"/>
            </w14:solidFill>
          </w14:textFill>
        </w:rPr>
        <w:instrText xml:space="preserve"> HYPERLINK "https://blog.csdn.net/wangxiuyan0228/article/details/79457538" </w:instrText>
      </w:r>
      <w:r>
        <w:rPr>
          <w:color w:val="000000" w:themeColor="text1"/>
          <w:rPrChange w:id="20752" w:author="梁元" w:date="2019-05-14T19:51:36Z">
            <w:rPr/>
          </w:rPrChange>
          <w14:textFill>
            <w14:solidFill>
              <w14:schemeClr w14:val="tx1"/>
            </w14:solidFill>
          </w14:textFill>
        </w:rPr>
        <w:fldChar w:fldCharType="separate"/>
      </w:r>
      <w:r>
        <w:rPr>
          <w:rStyle w:val="18"/>
          <w:color w:val="000000" w:themeColor="text1"/>
          <w:sz w:val="28"/>
          <w:rPrChange w:id="20753" w:author="梁元" w:date="2019-05-14T19:51:36Z">
            <w:rPr>
              <w:rStyle w:val="18"/>
              <w:sz w:val="28"/>
            </w:rPr>
          </w:rPrChange>
          <w14:textFill>
            <w14:solidFill>
              <w14:schemeClr w14:val="tx1"/>
            </w14:solidFill>
          </w14:textFill>
        </w:rPr>
        <w:t>https://blog.csdn.net/wangxiuyan0228/article/details/79457538</w:t>
      </w:r>
      <w:r>
        <w:rPr>
          <w:rStyle w:val="18"/>
          <w:color w:val="000000" w:themeColor="text1"/>
          <w:sz w:val="28"/>
          <w:rPrChange w:id="20754" w:author="梁元" w:date="2019-05-14T19:51:36Z">
            <w:rPr>
              <w:rStyle w:val="18"/>
              <w:sz w:val="28"/>
            </w:rPr>
          </w:rPrChange>
          <w14:textFill>
            <w14:solidFill>
              <w14:schemeClr w14:val="tx1"/>
            </w14:solidFill>
          </w14:textFill>
        </w:rPr>
        <w:fldChar w:fldCharType="end"/>
      </w:r>
    </w:p>
    <w:p>
      <w:pPr>
        <w:ind w:firstLine="480" w:firstLineChars="200"/>
        <w:rPr>
          <w:color w:val="000000" w:themeColor="text1"/>
          <w:sz w:val="28"/>
          <w:rPrChange w:id="20756" w:author="梁元" w:date="2019-05-14T19:51:36Z">
            <w:rPr>
              <w:sz w:val="28"/>
            </w:rPr>
          </w:rPrChange>
          <w14:textFill>
            <w14:solidFill>
              <w14:schemeClr w14:val="tx1"/>
            </w14:solidFill>
          </w14:textFill>
        </w:rPr>
        <w:pPrChange w:id="20755" w:author="冷雪凝" w:date="2019-05-14T12:21:32Z">
          <w:pPr/>
        </w:pPrChange>
      </w:pPr>
      <w:r>
        <w:rPr>
          <w:color w:val="000000" w:themeColor="text1"/>
          <w:rPrChange w:id="20757" w:author="梁元" w:date="2019-05-14T19:51:36Z">
            <w:rPr/>
          </w:rPrChange>
          <w14:textFill>
            <w14:solidFill>
              <w14:schemeClr w14:val="tx1"/>
            </w14:solidFill>
          </w14:textFill>
        </w:rPr>
        <w:fldChar w:fldCharType="begin"/>
      </w:r>
      <w:r>
        <w:rPr>
          <w:color w:val="000000" w:themeColor="text1"/>
          <w:rPrChange w:id="20758" w:author="梁元" w:date="2019-05-14T19:51:36Z">
            <w:rPr/>
          </w:rPrChange>
          <w14:textFill>
            <w14:solidFill>
              <w14:schemeClr w14:val="tx1"/>
            </w14:solidFill>
          </w14:textFill>
        </w:rPr>
        <w:instrText xml:space="preserve"> HYPERLINK "https://www.cnblogs.com/haorui/p/3583337.html" </w:instrText>
      </w:r>
      <w:r>
        <w:rPr>
          <w:color w:val="000000" w:themeColor="text1"/>
          <w:rPrChange w:id="20759" w:author="梁元" w:date="2019-05-14T19:51:36Z">
            <w:rPr/>
          </w:rPrChange>
          <w14:textFill>
            <w14:solidFill>
              <w14:schemeClr w14:val="tx1"/>
            </w14:solidFill>
          </w14:textFill>
        </w:rPr>
        <w:fldChar w:fldCharType="separate"/>
      </w:r>
      <w:r>
        <w:rPr>
          <w:rStyle w:val="18"/>
          <w:color w:val="000000" w:themeColor="text1"/>
          <w:sz w:val="28"/>
          <w:rPrChange w:id="20760" w:author="梁元" w:date="2019-05-14T19:51:36Z">
            <w:rPr>
              <w:rStyle w:val="18"/>
              <w:sz w:val="28"/>
            </w:rPr>
          </w:rPrChange>
          <w14:textFill>
            <w14:solidFill>
              <w14:schemeClr w14:val="tx1"/>
            </w14:solidFill>
          </w14:textFill>
        </w:rPr>
        <w:t>https://www.cnblogs.com/haorui/p/3583337.html</w:t>
      </w:r>
      <w:r>
        <w:rPr>
          <w:rStyle w:val="18"/>
          <w:color w:val="000000" w:themeColor="text1"/>
          <w:sz w:val="28"/>
          <w:rPrChange w:id="20761" w:author="梁元" w:date="2019-05-14T19:51:36Z">
            <w:rPr>
              <w:rStyle w:val="18"/>
              <w:sz w:val="28"/>
            </w:rPr>
          </w:rPrChange>
          <w14:textFill>
            <w14:solidFill>
              <w14:schemeClr w14:val="tx1"/>
            </w14:solidFill>
          </w14:textFill>
        </w:rPr>
        <w:fldChar w:fldCharType="end"/>
      </w:r>
    </w:p>
    <w:p>
      <w:pPr>
        <w:ind w:firstLine="560" w:firstLineChars="200"/>
        <w:rPr>
          <w:color w:val="000000" w:themeColor="text1"/>
          <w:sz w:val="28"/>
          <w:rPrChange w:id="20763" w:author="梁元" w:date="2019-05-14T19:51:36Z">
            <w:rPr>
              <w:sz w:val="28"/>
            </w:rPr>
          </w:rPrChange>
          <w14:textFill>
            <w14:solidFill>
              <w14:schemeClr w14:val="tx1"/>
            </w14:solidFill>
          </w14:textFill>
        </w:rPr>
        <w:pPrChange w:id="20762" w:author="冷雪凝" w:date="2019-05-14T12:21:32Z">
          <w:pPr/>
        </w:pPrChange>
      </w:pPr>
    </w:p>
    <w:p>
      <w:pPr>
        <w:ind w:firstLine="480" w:firstLineChars="200"/>
        <w:rPr>
          <w:color w:val="000000" w:themeColor="text1"/>
          <w:sz w:val="28"/>
          <w:rPrChange w:id="20765" w:author="梁元" w:date="2019-05-14T19:51:36Z">
            <w:rPr>
              <w:sz w:val="28"/>
            </w:rPr>
          </w:rPrChange>
          <w14:textFill>
            <w14:solidFill>
              <w14:schemeClr w14:val="tx1"/>
            </w14:solidFill>
          </w14:textFill>
        </w:rPr>
        <w:pPrChange w:id="20764" w:author="冷雪凝" w:date="2019-05-14T12:21:32Z">
          <w:pPr/>
        </w:pPrChange>
      </w:pPr>
      <w:r>
        <w:rPr>
          <w:color w:val="000000" w:themeColor="text1"/>
          <w:rPrChange w:id="20766" w:author="梁元" w:date="2019-05-14T19:51:36Z">
            <w:rPr/>
          </w:rPrChange>
          <w14:textFill>
            <w14:solidFill>
              <w14:schemeClr w14:val="tx1"/>
            </w14:solidFill>
          </w14:textFill>
        </w:rPr>
        <w:fldChar w:fldCharType="begin"/>
      </w:r>
      <w:r>
        <w:rPr>
          <w:color w:val="000000" w:themeColor="text1"/>
          <w:rPrChange w:id="20767" w:author="梁元" w:date="2019-05-14T19:51:36Z">
            <w:rPr/>
          </w:rPrChange>
          <w14:textFill>
            <w14:solidFill>
              <w14:schemeClr w14:val="tx1"/>
            </w14:solidFill>
          </w14:textFill>
        </w:rPr>
        <w:instrText xml:space="preserve"> HYPERLINK "https://blog.csdn.net/victor_e_n_01185/article/details/72875669" </w:instrText>
      </w:r>
      <w:r>
        <w:rPr>
          <w:color w:val="000000" w:themeColor="text1"/>
          <w:rPrChange w:id="20768" w:author="梁元" w:date="2019-05-14T19:51:36Z">
            <w:rPr/>
          </w:rPrChange>
          <w14:textFill>
            <w14:solidFill>
              <w14:schemeClr w14:val="tx1"/>
            </w14:solidFill>
          </w14:textFill>
        </w:rPr>
        <w:fldChar w:fldCharType="separate"/>
      </w:r>
      <w:r>
        <w:rPr>
          <w:rStyle w:val="18"/>
          <w:color w:val="000000" w:themeColor="text1"/>
          <w:sz w:val="28"/>
          <w:rPrChange w:id="20769" w:author="梁元" w:date="2019-05-14T19:51:36Z">
            <w:rPr>
              <w:rStyle w:val="18"/>
              <w:sz w:val="28"/>
            </w:rPr>
          </w:rPrChange>
          <w14:textFill>
            <w14:solidFill>
              <w14:schemeClr w14:val="tx1"/>
            </w14:solidFill>
          </w14:textFill>
        </w:rPr>
        <w:t>https://blog.csdn.net/victor_e_n_01185/article/details/72875669</w:t>
      </w:r>
      <w:r>
        <w:rPr>
          <w:rStyle w:val="18"/>
          <w:color w:val="000000" w:themeColor="text1"/>
          <w:sz w:val="28"/>
          <w:rPrChange w:id="20770" w:author="梁元" w:date="2019-05-14T19:51:36Z">
            <w:rPr>
              <w:rStyle w:val="18"/>
              <w:sz w:val="28"/>
            </w:rPr>
          </w:rPrChange>
          <w14:textFill>
            <w14:solidFill>
              <w14:schemeClr w14:val="tx1"/>
            </w14:solidFill>
          </w14:textFill>
        </w:rPr>
        <w:fldChar w:fldCharType="end"/>
      </w:r>
    </w:p>
    <w:sdt>
      <w:sdtPr>
        <w:rPr>
          <w:rFonts w:eastAsiaTheme="minorHAnsi"/>
          <w:color w:val="000000" w:themeColor="text1"/>
          <w14:textFill>
            <w14:solidFill>
              <w14:schemeClr w14:val="tx1"/>
            </w14:solidFill>
          </w14:textFill>
        </w:rPr>
        <w:id w:val="945964859"/>
        <w:docPartObj>
          <w:docPartGallery w:val="autotext"/>
        </w:docPartObj>
      </w:sdtPr>
      <w:sdtEndPr>
        <w:rPr>
          <w:rFonts w:eastAsiaTheme="minorHAnsi"/>
          <w:color w:val="000000" w:themeColor="text1"/>
          <w14:textFill>
            <w14:solidFill>
              <w14:schemeClr w14:val="tx1"/>
            </w14:solidFill>
          </w14:textFill>
        </w:rPr>
      </w:sdtEndPr>
      <w:sdtContent>
        <w:p>
          <w:pPr>
            <w:ind w:firstLine="480" w:firstLineChars="200"/>
            <w:rPr>
              <w:rFonts w:eastAsiaTheme="minorHAnsi"/>
              <w:color w:val="000000" w:themeColor="text1"/>
              <w14:textFill>
                <w14:solidFill>
                  <w14:schemeClr w14:val="tx1"/>
                </w14:solidFill>
              </w14:textFill>
            </w:rPr>
            <w:pPrChange w:id="20771" w:author="冷雪凝" w:date="2019-05-14T12:21:32Z">
              <w:pPr/>
            </w:pPrChange>
          </w:pPr>
        </w:p>
      </w:sdtContent>
    </w:sdt>
    <w:p>
      <w:pPr>
        <w:pStyle w:val="2"/>
        <w:numPr>
          <w:ilvl w:val="0"/>
          <w:numId w:val="1"/>
        </w:numPr>
        <w:rPr>
          <w:rFonts w:ascii="仿宋" w:hAnsi="仿宋" w:eastAsia="仿宋"/>
          <w:color w:val="000000" w:themeColor="text1"/>
          <w:sz w:val="28"/>
          <w:szCs w:val="28"/>
          <w:rPrChange w:id="20772" w:author="梁元" w:date="2019-05-14T19:51:36Z">
            <w:rPr>
              <w:rFonts w:ascii="仿宋" w:hAnsi="仿宋" w:eastAsia="仿宋"/>
              <w:sz w:val="28"/>
              <w:szCs w:val="28"/>
            </w:rPr>
          </w:rPrChange>
          <w14:textFill>
            <w14:solidFill>
              <w14:schemeClr w14:val="tx1"/>
            </w14:solidFill>
          </w14:textFill>
        </w:rPr>
      </w:pPr>
      <w:bookmarkStart w:id="728" w:name="_Toc23902_WPSOffice_Level1"/>
      <w:bookmarkStart w:id="729" w:name="_Toc30948_WPSOffice_Level1"/>
      <w:r>
        <w:rPr>
          <w:rFonts w:hint="eastAsia" w:ascii="仿宋" w:hAnsi="仿宋" w:eastAsia="仿宋"/>
          <w:color w:val="000000" w:themeColor="text1"/>
          <w:sz w:val="28"/>
          <w:szCs w:val="28"/>
          <w:rPrChange w:id="20773" w:author="梁元" w:date="2019-05-14T19:51:36Z">
            <w:rPr>
              <w:rFonts w:hint="eastAsia" w:ascii="仿宋" w:hAnsi="仿宋" w:eastAsia="仿宋"/>
              <w:sz w:val="28"/>
              <w:szCs w:val="28"/>
            </w:rPr>
          </w:rPrChange>
          <w14:textFill>
            <w14:solidFill>
              <w14:schemeClr w14:val="tx1"/>
            </w14:solidFill>
          </w14:textFill>
        </w:rPr>
        <w:t>vue-router中路由组件传参的问题？</w:t>
      </w:r>
      <w:bookmarkEnd w:id="728"/>
      <w:bookmarkEnd w:id="729"/>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077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775"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2077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777"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2077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779"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2078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781"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2078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783"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078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785" w:author="梁元" w:date="2019-05-14T19:51:36Z">
                  <w:rPr>
                    <w:rFonts w:hint="eastAsia" w:ascii="仿宋" w:hAnsi="仿宋" w:eastAsia="仿宋"/>
                  </w:rPr>
                </w:rPrChange>
                <w14:textFill>
                  <w14:solidFill>
                    <w14:schemeClr w14:val="tx1"/>
                  </w14:solidFill>
                </w14:textFill>
              </w:rPr>
              <w:t>70%</w:t>
            </w:r>
          </w:p>
        </w:tc>
        <w:tc>
          <w:tcPr>
            <w:tcW w:w="1559" w:type="dxa"/>
          </w:tcPr>
          <w:p>
            <w:pPr>
              <w:jc w:val="center"/>
              <w:rPr>
                <w:rFonts w:ascii="仿宋" w:hAnsi="仿宋" w:eastAsia="仿宋"/>
                <w:color w:val="000000" w:themeColor="text1"/>
                <w:rPrChange w:id="2078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787" w:author="梁元" w:date="2019-05-14T19:51:36Z">
                  <w:rPr>
                    <w:rFonts w:hint="eastAsia" w:ascii="仿宋" w:hAnsi="仿宋" w:eastAsia="仿宋"/>
                  </w:rPr>
                </w:rPrChange>
                <w14:textFill>
                  <w14:solidFill>
                    <w14:schemeClr w14:val="tx1"/>
                  </w14:solidFill>
                </w14:textFill>
              </w:rPr>
              <w:t>4星</w:t>
            </w:r>
          </w:p>
        </w:tc>
        <w:tc>
          <w:tcPr>
            <w:tcW w:w="1418" w:type="dxa"/>
          </w:tcPr>
          <w:p>
            <w:pPr>
              <w:jc w:val="center"/>
              <w:rPr>
                <w:rFonts w:ascii="仿宋" w:hAnsi="仿宋" w:eastAsia="仿宋"/>
                <w:color w:val="000000" w:themeColor="text1"/>
                <w:rPrChange w:id="2078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789" w:author="梁元" w:date="2019-05-14T19:51:36Z">
                  <w:rPr>
                    <w:rFonts w:hint="eastAsia" w:ascii="仿宋" w:hAnsi="仿宋" w:eastAsia="仿宋"/>
                  </w:rPr>
                </w:rPrChange>
                <w14:textFill>
                  <w14:solidFill>
                    <w14:schemeClr w14:val="tx1"/>
                  </w14:solidFill>
                </w14:textFill>
              </w:rPr>
              <w:t>面向对象</w:t>
            </w:r>
          </w:p>
        </w:tc>
        <w:tc>
          <w:tcPr>
            <w:tcW w:w="1417" w:type="dxa"/>
          </w:tcPr>
          <w:p>
            <w:pPr>
              <w:rPr>
                <w:rFonts w:ascii="仿宋" w:hAnsi="仿宋" w:eastAsia="仿宋"/>
                <w:color w:val="000000" w:themeColor="text1"/>
                <w:rPrChange w:id="2079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791" w:author="梁元" w:date="2019-05-14T19:51:36Z">
                  <w:rPr>
                    <w:rFonts w:hint="eastAsia" w:ascii="仿宋" w:hAnsi="仿宋" w:eastAsia="仿宋"/>
                  </w:rPr>
                </w:rPrChange>
                <w14:textFill>
                  <w14:solidFill>
                    <w14:schemeClr w14:val="tx1"/>
                  </w14:solidFill>
                </w14:textFill>
              </w:rPr>
              <w:t>javaScript</w:t>
            </w:r>
          </w:p>
        </w:tc>
        <w:tc>
          <w:tcPr>
            <w:tcW w:w="1465" w:type="dxa"/>
          </w:tcPr>
          <w:p>
            <w:pPr>
              <w:rPr>
                <w:rFonts w:ascii="仿宋" w:hAnsi="仿宋" w:eastAsia="仿宋"/>
                <w:color w:val="000000" w:themeColor="text1"/>
                <w:rPrChange w:id="20792"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20793" w:author="梁元" w:date="2019-05-14T19:51:36Z">
                  <w:rPr>
                    <w:rFonts w:ascii="仿宋" w:hAnsi="仿宋" w:eastAsia="仿宋"/>
                  </w:rPr>
                </w:rPrChange>
                <w14:textFill>
                  <w14:solidFill>
                    <w14:schemeClr w14:val="tx1"/>
                  </w14:solidFill>
                </w14:textFill>
              </w:rPr>
              <w:t>V</w:t>
            </w:r>
            <w:r>
              <w:rPr>
                <w:rFonts w:hint="eastAsia" w:ascii="仿宋" w:hAnsi="仿宋" w:eastAsia="仿宋"/>
                <w:color w:val="000000" w:themeColor="text1"/>
                <w:rPrChange w:id="20794" w:author="梁元" w:date="2019-05-14T19:51:36Z">
                  <w:rPr>
                    <w:rFonts w:hint="eastAsia" w:ascii="仿宋" w:hAnsi="仿宋" w:eastAsia="仿宋"/>
                  </w:rPr>
                </w:rPrChange>
                <w14:textFill>
                  <w14:solidFill>
                    <w14:schemeClr w14:val="tx1"/>
                  </w14:solidFill>
                </w14:textFill>
              </w:rPr>
              <w:t>ue路由</w:t>
            </w:r>
          </w:p>
          <w:p>
            <w:pPr>
              <w:rPr>
                <w:rFonts w:hint="eastAsia" w:ascii="仿宋" w:hAnsi="仿宋" w:eastAsia="仿宋"/>
                <w:color w:val="000000" w:themeColor="text1"/>
                <w:rPrChange w:id="20795" w:author="梁元" w:date="2019-05-14T19:51:36Z">
                  <w:rPr>
                    <w:rFonts w:hint="eastAsia" w:ascii="仿宋" w:hAnsi="仿宋" w:eastAsia="仿宋"/>
                  </w:rPr>
                </w:rPrChange>
                <w14:textFill>
                  <w14:solidFill>
                    <w14:schemeClr w14:val="tx1"/>
                  </w14:solidFill>
                </w14:textFill>
              </w:rPr>
            </w:pPr>
          </w:p>
        </w:tc>
      </w:tr>
    </w:tbl>
    <w:p>
      <w:pPr>
        <w:pStyle w:val="3"/>
        <w:numPr>
          <w:ilvl w:val="0"/>
          <w:numId w:val="36"/>
        </w:numPr>
        <w:spacing w:line="240" w:lineRule="auto"/>
        <w:ind w:firstLine="562" w:firstLineChars="200"/>
        <w:rPr>
          <w:rFonts w:ascii="仿宋" w:hAnsi="仿宋" w:eastAsia="仿宋"/>
          <w:color w:val="000000" w:themeColor="text1"/>
          <w:sz w:val="28"/>
          <w:szCs w:val="28"/>
          <w:rPrChange w:id="20797" w:author="梁元" w:date="2019-05-14T19:51:36Z">
            <w:rPr>
              <w:rFonts w:ascii="仿宋" w:hAnsi="仿宋" w:eastAsia="仿宋"/>
              <w:sz w:val="28"/>
              <w:szCs w:val="28"/>
            </w:rPr>
          </w:rPrChange>
          <w14:textFill>
            <w14:solidFill>
              <w14:schemeClr w14:val="tx1"/>
            </w14:solidFill>
          </w14:textFill>
        </w:rPr>
        <w:pPrChange w:id="20796" w:author="冷雪凝" w:date="2019-05-14T12:21:32Z">
          <w:pPr>
            <w:pStyle w:val="3"/>
            <w:numPr>
              <w:ilvl w:val="0"/>
              <w:numId w:val="36"/>
            </w:numPr>
          </w:pPr>
        </w:pPrChange>
      </w:pPr>
      <w:bookmarkStart w:id="730" w:name="_Toc2024_WPSOffice_Level2"/>
      <w:bookmarkStart w:id="731" w:name="_Toc29459_WPSOffice_Level2"/>
      <w:r>
        <w:rPr>
          <w:rFonts w:hint="eastAsia" w:ascii="仿宋" w:hAnsi="仿宋" w:eastAsia="仿宋"/>
          <w:color w:val="000000" w:themeColor="text1"/>
          <w:sz w:val="28"/>
          <w:szCs w:val="28"/>
          <w:rPrChange w:id="20798" w:author="梁元" w:date="2019-05-14T19:51:36Z">
            <w:rPr>
              <w:rFonts w:hint="eastAsia" w:ascii="仿宋" w:hAnsi="仿宋" w:eastAsia="仿宋"/>
              <w:sz w:val="28"/>
              <w:szCs w:val="28"/>
            </w:rPr>
          </w:rPrChange>
          <w14:textFill>
            <w14:solidFill>
              <w14:schemeClr w14:val="tx1"/>
            </w14:solidFill>
          </w14:textFill>
        </w:rPr>
        <w:t>通常解法</w:t>
      </w:r>
      <w:bookmarkEnd w:id="730"/>
      <w:bookmarkEnd w:id="731"/>
    </w:p>
    <w:p>
      <w:pPr>
        <w:spacing w:line="240" w:lineRule="auto"/>
        <w:ind w:firstLine="480" w:firstLineChars="200"/>
        <w:rPr>
          <w:color w:val="000000" w:themeColor="text1"/>
          <w:rPrChange w:id="20800" w:author="梁元" w:date="2019-05-14T19:51:36Z">
            <w:rPr/>
          </w:rPrChange>
          <w14:textFill>
            <w14:solidFill>
              <w14:schemeClr w14:val="tx1"/>
            </w14:solidFill>
          </w14:textFill>
        </w:rPr>
        <w:pPrChange w:id="20799" w:author="冷雪凝" w:date="2019-05-14T12:21:32Z">
          <w:pPr>
            <w:spacing w:line="360" w:lineRule="auto"/>
          </w:pPr>
        </w:pPrChange>
      </w:pPr>
      <w:r>
        <w:rPr>
          <w:rFonts w:hint="eastAsia"/>
          <w:color w:val="000000" w:themeColor="text1"/>
          <w:rPrChange w:id="20801" w:author="梁元" w:date="2019-05-14T19:51:36Z">
            <w:rPr>
              <w:rFonts w:hint="eastAsia"/>
            </w:rPr>
          </w:rPrChange>
          <w14:textFill>
            <w14:solidFill>
              <w14:schemeClr w14:val="tx1"/>
            </w14:solidFill>
          </w14:textFill>
        </w:rPr>
        <w:t xml:space="preserve"> </w:t>
      </w:r>
      <w:r>
        <w:rPr>
          <w:color w:val="000000" w:themeColor="text1"/>
          <w:rPrChange w:id="20802" w:author="梁元" w:date="2019-05-14T19:51:36Z">
            <w:rPr/>
          </w:rPrChange>
          <w14:textFill>
            <w14:solidFill>
              <w14:schemeClr w14:val="tx1"/>
            </w14:solidFill>
          </w14:textFill>
        </w:rPr>
        <w:tab/>
      </w:r>
      <w:r>
        <w:rPr>
          <w:rFonts w:hint="eastAsia"/>
          <w:color w:val="000000" w:themeColor="text1"/>
          <w:rPrChange w:id="20803" w:author="梁元" w:date="2019-05-14T19:51:36Z">
            <w:rPr>
              <w:rFonts w:hint="eastAsia"/>
            </w:rPr>
          </w:rPrChange>
          <w14:textFill>
            <w14:solidFill>
              <w14:schemeClr w14:val="tx1"/>
            </w14:solidFill>
          </w14:textFill>
        </w:rPr>
        <w:t>一般我们配置vue的路由的时候，在每个路由对象中是可以配置props的，配置这个属性的目的是为了解耦路由组件；</w:t>
      </w:r>
    </w:p>
    <w:p>
      <w:pPr>
        <w:spacing w:line="240" w:lineRule="auto"/>
        <w:ind w:firstLine="480" w:firstLineChars="200"/>
        <w:rPr>
          <w:color w:val="000000" w:themeColor="text1"/>
          <w:rPrChange w:id="20805" w:author="梁元" w:date="2019-05-14T19:51:36Z">
            <w:rPr/>
          </w:rPrChange>
          <w14:textFill>
            <w14:solidFill>
              <w14:schemeClr w14:val="tx1"/>
            </w14:solidFill>
          </w14:textFill>
        </w:rPr>
        <w:pPrChange w:id="20804" w:author="冷雪凝" w:date="2019-05-14T12:21:32Z">
          <w:pPr>
            <w:spacing w:line="360" w:lineRule="auto"/>
            <w:ind w:firstLine="420"/>
          </w:pPr>
        </w:pPrChange>
      </w:pPr>
      <w:r>
        <w:rPr>
          <w:color w:val="000000" w:themeColor="text1"/>
          <w:rPrChange w:id="20806" w:author="梁元" w:date="2019-05-14T19:51:36Z">
            <w:rPr/>
          </w:rPrChange>
          <w14:textFill>
            <w14:solidFill>
              <w14:schemeClr w14:val="tx1"/>
            </w14:solidFill>
          </w14:textFill>
        </w:rPr>
        <w:t>在组件中使用 $route 会使之与其对应路由形成高度耦合，从而使组件只能在某些特定的 URL 上使用，限制了其灵活性</w:t>
      </w:r>
    </w:p>
    <w:p>
      <w:pPr>
        <w:spacing w:line="240" w:lineRule="auto"/>
        <w:ind w:firstLine="480" w:firstLineChars="200"/>
        <w:rPr>
          <w:color w:val="000000" w:themeColor="text1"/>
          <w:rPrChange w:id="20808" w:author="梁元" w:date="2019-05-14T19:51:36Z">
            <w:rPr/>
          </w:rPrChange>
          <w14:textFill>
            <w14:solidFill>
              <w14:schemeClr w14:val="tx1"/>
            </w14:solidFill>
          </w14:textFill>
        </w:rPr>
        <w:pPrChange w:id="20807" w:author="冷雪凝" w:date="2019-05-14T12:21:32Z">
          <w:pPr>
            <w:spacing w:line="360" w:lineRule="auto"/>
          </w:pPr>
        </w:pPrChange>
      </w:pPr>
      <w:r>
        <w:rPr>
          <w:rFonts w:hint="eastAsia"/>
          <w:color w:val="000000" w:themeColor="text1"/>
          <w:rPrChange w:id="20809" w:author="梁元" w:date="2019-05-14T19:51:36Z">
            <w:rPr>
              <w:rFonts w:hint="eastAsia"/>
            </w:rPr>
          </w:rPrChange>
          <w14:textFill>
            <w14:solidFill>
              <w14:schemeClr w14:val="tx1"/>
            </w14:solidFill>
          </w14:textFill>
        </w:rPr>
        <w:t>如下代码会产生耦合：</w:t>
      </w:r>
    </w:p>
    <w:p>
      <w:pPr>
        <w:ind w:firstLine="480" w:firstLineChars="200"/>
        <w:rPr>
          <w:color w:val="000000" w:themeColor="text1"/>
          <w:rPrChange w:id="20811" w:author="梁元" w:date="2019-05-14T19:51:36Z">
            <w:rPr/>
          </w:rPrChange>
          <w14:textFill>
            <w14:solidFill>
              <w14:schemeClr w14:val="tx1"/>
            </w14:solidFill>
          </w14:textFill>
        </w:rPr>
        <w:pPrChange w:id="20810" w:author="冷雪凝" w:date="2019-05-14T12:21:32Z">
          <w:pPr/>
        </w:pPrChange>
      </w:pPr>
      <w:r>
        <w:rPr>
          <w:color w:val="000000" w:themeColor="text1"/>
          <w:rPrChange w:id="20813" w:author="梁元" w:date="2019-05-14T19:51:36Z">
            <w:rPr/>
          </w:rPrChange>
          <w14:textFill>
            <w14:solidFill>
              <w14:schemeClr w14:val="tx1"/>
            </w14:solidFill>
          </w14:textFill>
        </w:rPr>
        <w:drawing>
          <wp:inline distT="0" distB="0" distL="0" distR="0">
            <wp:extent cx="4485640" cy="1818640"/>
            <wp:effectExtent l="0" t="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2"/>
                    <a:stretch>
                      <a:fillRect/>
                    </a:stretch>
                  </pic:blipFill>
                  <pic:spPr>
                    <a:xfrm>
                      <a:off x="0" y="0"/>
                      <a:ext cx="4485714" cy="1819048"/>
                    </a:xfrm>
                    <a:prstGeom prst="rect">
                      <a:avLst/>
                    </a:prstGeom>
                  </pic:spPr>
                </pic:pic>
              </a:graphicData>
            </a:graphic>
          </wp:inline>
        </w:drawing>
      </w:r>
    </w:p>
    <w:p>
      <w:pPr>
        <w:ind w:firstLine="480" w:firstLineChars="200"/>
        <w:rPr>
          <w:color w:val="000000" w:themeColor="text1"/>
          <w:rPrChange w:id="20815" w:author="梁元" w:date="2019-05-14T19:51:36Z">
            <w:rPr/>
          </w:rPrChange>
          <w14:textFill>
            <w14:solidFill>
              <w14:schemeClr w14:val="tx1"/>
            </w14:solidFill>
          </w14:textFill>
        </w:rPr>
        <w:pPrChange w:id="20814" w:author="冷雪凝" w:date="2019-05-14T12:21:32Z">
          <w:pPr/>
        </w:pPrChange>
      </w:pPr>
    </w:p>
    <w:p>
      <w:pPr>
        <w:ind w:firstLine="480" w:firstLineChars="200"/>
        <w:rPr>
          <w:color w:val="000000" w:themeColor="text1"/>
          <w:rPrChange w:id="20817" w:author="梁元" w:date="2019-05-14T19:51:36Z">
            <w:rPr/>
          </w:rPrChange>
          <w14:textFill>
            <w14:solidFill>
              <w14:schemeClr w14:val="tx1"/>
            </w14:solidFill>
          </w14:textFill>
        </w:rPr>
        <w:pPrChange w:id="20816" w:author="冷雪凝" w:date="2019-05-14T12:21:32Z">
          <w:pPr/>
        </w:pPrChange>
      </w:pPr>
      <w:r>
        <w:rPr>
          <w:rFonts w:hint="eastAsia"/>
          <w:color w:val="000000" w:themeColor="text1"/>
          <w:rPrChange w:id="20818" w:author="梁元" w:date="2019-05-14T19:51:36Z">
            <w:rPr>
              <w:rFonts w:hint="eastAsia"/>
            </w:rPr>
          </w:rPrChange>
          <w14:textFill>
            <w14:solidFill>
              <w14:schemeClr w14:val="tx1"/>
            </w14:solidFill>
          </w14:textFill>
        </w:rPr>
        <w:t>如下是通过props进行解耦</w:t>
      </w:r>
    </w:p>
    <w:p>
      <w:pPr>
        <w:ind w:firstLine="480" w:firstLineChars="200"/>
        <w:rPr>
          <w:color w:val="000000" w:themeColor="text1"/>
          <w:rPrChange w:id="20820" w:author="梁元" w:date="2019-05-14T19:51:36Z">
            <w:rPr/>
          </w:rPrChange>
          <w14:textFill>
            <w14:solidFill>
              <w14:schemeClr w14:val="tx1"/>
            </w14:solidFill>
          </w14:textFill>
        </w:rPr>
        <w:pPrChange w:id="20819" w:author="冷雪凝" w:date="2019-05-14T12:21:32Z">
          <w:pPr/>
        </w:pPrChange>
      </w:pPr>
    </w:p>
    <w:p>
      <w:pPr>
        <w:ind w:firstLine="480" w:firstLineChars="200"/>
        <w:rPr>
          <w:color w:val="000000" w:themeColor="text1"/>
          <w:rPrChange w:id="20822" w:author="梁元" w:date="2019-05-14T19:51:36Z">
            <w:rPr/>
          </w:rPrChange>
          <w14:textFill>
            <w14:solidFill>
              <w14:schemeClr w14:val="tx1"/>
            </w14:solidFill>
          </w14:textFill>
        </w:rPr>
        <w:pPrChange w:id="20821" w:author="冷雪凝" w:date="2019-05-14T12:21:32Z">
          <w:pPr/>
        </w:pPrChange>
      </w:pPr>
      <w:r>
        <w:rPr>
          <w:color w:val="000000" w:themeColor="text1"/>
          <w:rPrChange w:id="20824" w:author="梁元" w:date="2019-05-14T19:51:36Z">
            <w:rPr/>
          </w:rPrChange>
          <w14:textFill>
            <w14:solidFill>
              <w14:schemeClr w14:val="tx1"/>
            </w14:solidFill>
          </w14:textFill>
        </w:rPr>
        <w:drawing>
          <wp:inline distT="0" distB="0" distL="0" distR="0">
            <wp:extent cx="5274310" cy="28162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3"/>
                    <a:stretch>
                      <a:fillRect/>
                    </a:stretch>
                  </pic:blipFill>
                  <pic:spPr>
                    <a:xfrm>
                      <a:off x="0" y="0"/>
                      <a:ext cx="5274310" cy="2816225"/>
                    </a:xfrm>
                    <a:prstGeom prst="rect">
                      <a:avLst/>
                    </a:prstGeom>
                  </pic:spPr>
                </pic:pic>
              </a:graphicData>
            </a:graphic>
          </wp:inline>
        </w:drawing>
      </w:r>
    </w:p>
    <w:p>
      <w:pPr>
        <w:ind w:firstLine="480" w:firstLineChars="200"/>
        <w:rPr>
          <w:color w:val="000000" w:themeColor="text1"/>
          <w:rPrChange w:id="20826" w:author="梁元" w:date="2019-05-14T19:51:36Z">
            <w:rPr/>
          </w:rPrChange>
          <w14:textFill>
            <w14:solidFill>
              <w14:schemeClr w14:val="tx1"/>
            </w14:solidFill>
          </w14:textFill>
        </w:rPr>
        <w:pPrChange w:id="20825" w:author="冷雪凝" w:date="2019-05-14T12:21:32Z">
          <w:pPr/>
        </w:pPrChange>
      </w:pPr>
    </w:p>
    <w:p>
      <w:pPr>
        <w:ind w:firstLine="480" w:firstLineChars="200"/>
        <w:rPr>
          <w:rFonts w:hint="eastAsia"/>
          <w:color w:val="000000" w:themeColor="text1"/>
          <w:rPrChange w:id="20828" w:author="梁元" w:date="2019-05-14T19:51:36Z">
            <w:rPr>
              <w:rFonts w:hint="eastAsia"/>
            </w:rPr>
          </w:rPrChange>
          <w14:textFill>
            <w14:solidFill>
              <w14:schemeClr w14:val="tx1"/>
            </w14:solidFill>
          </w14:textFill>
        </w:rPr>
        <w:pPrChange w:id="20827" w:author="冷雪凝" w:date="2019-05-14T12:21:32Z">
          <w:pPr/>
        </w:pPrChange>
      </w:pPr>
      <w:r>
        <w:rPr>
          <w:rFonts w:hint="eastAsia"/>
          <w:color w:val="000000" w:themeColor="text1"/>
          <w:rPrChange w:id="20829" w:author="梁元" w:date="2019-05-14T19:51:36Z">
            <w:rPr>
              <w:rFonts w:hint="eastAsia"/>
            </w:rPr>
          </w:rPrChange>
          <w14:textFill>
            <w14:solidFill>
              <w14:schemeClr w14:val="tx1"/>
            </w14:solidFill>
          </w14:textFill>
        </w:rPr>
        <w:t>这样的话，就可以在任何的地方重用该组件；不用担心是在什么环境下！</w:t>
      </w:r>
    </w:p>
    <w:p>
      <w:pPr>
        <w:pStyle w:val="3"/>
        <w:numPr>
          <w:ilvl w:val="0"/>
          <w:numId w:val="36"/>
        </w:numPr>
        <w:spacing w:line="240" w:lineRule="auto"/>
        <w:ind w:firstLine="562" w:firstLineChars="200"/>
        <w:rPr>
          <w:rFonts w:ascii="仿宋" w:hAnsi="仿宋" w:eastAsia="仿宋"/>
          <w:color w:val="000000" w:themeColor="text1"/>
          <w:sz w:val="28"/>
          <w:szCs w:val="28"/>
          <w:rPrChange w:id="20831" w:author="梁元" w:date="2019-05-14T19:51:36Z">
            <w:rPr>
              <w:rFonts w:ascii="仿宋" w:hAnsi="仿宋" w:eastAsia="仿宋"/>
              <w:sz w:val="28"/>
              <w:szCs w:val="28"/>
            </w:rPr>
          </w:rPrChange>
          <w14:textFill>
            <w14:solidFill>
              <w14:schemeClr w14:val="tx1"/>
            </w14:solidFill>
          </w14:textFill>
        </w:rPr>
        <w:pPrChange w:id="20830" w:author="冷雪凝" w:date="2019-05-14T12:21:32Z">
          <w:pPr>
            <w:pStyle w:val="3"/>
            <w:numPr>
              <w:ilvl w:val="0"/>
              <w:numId w:val="36"/>
            </w:numPr>
          </w:pPr>
        </w:pPrChange>
      </w:pPr>
      <w:bookmarkStart w:id="732" w:name="_Toc7918_WPSOffice_Level2"/>
      <w:bookmarkStart w:id="733" w:name="_Toc29880_WPSOffice_Level2"/>
      <w:r>
        <w:rPr>
          <w:rFonts w:hint="eastAsia" w:ascii="仿宋" w:hAnsi="仿宋" w:eastAsia="仿宋"/>
          <w:color w:val="000000" w:themeColor="text1"/>
          <w:sz w:val="28"/>
          <w:szCs w:val="28"/>
          <w:rPrChange w:id="20832" w:author="梁元" w:date="2019-05-14T19:51:36Z">
            <w:rPr>
              <w:rFonts w:hint="eastAsia" w:ascii="仿宋" w:hAnsi="仿宋" w:eastAsia="仿宋"/>
              <w:sz w:val="28"/>
              <w:szCs w:val="28"/>
            </w:rPr>
          </w:rPrChange>
          <w14:textFill>
            <w14:solidFill>
              <w14:schemeClr w14:val="tx1"/>
            </w14:solidFill>
          </w14:textFill>
        </w:rPr>
        <w:t>通用大牛级解法</w:t>
      </w:r>
      <w:bookmarkEnd w:id="732"/>
      <w:bookmarkEnd w:id="733"/>
    </w:p>
    <w:p>
      <w:pPr>
        <w:spacing w:line="240" w:lineRule="auto"/>
        <w:ind w:firstLine="480" w:firstLineChars="200"/>
        <w:rPr>
          <w:color w:val="000000" w:themeColor="text1"/>
          <w:rPrChange w:id="20834" w:author="梁元" w:date="2019-05-14T19:51:36Z">
            <w:rPr/>
          </w:rPrChange>
          <w14:textFill>
            <w14:solidFill>
              <w14:schemeClr w14:val="tx1"/>
            </w14:solidFill>
          </w14:textFill>
        </w:rPr>
        <w:pPrChange w:id="20833" w:author="冷雪凝" w:date="2019-05-14T12:21:32Z">
          <w:pPr>
            <w:spacing w:line="360" w:lineRule="auto"/>
            <w:ind w:firstLine="420"/>
          </w:pPr>
        </w:pPrChange>
      </w:pPr>
      <w:r>
        <w:rPr>
          <w:rFonts w:hint="eastAsia"/>
          <w:color w:val="000000" w:themeColor="text1"/>
          <w:rPrChange w:id="20835" w:author="梁元" w:date="2019-05-14T19:51:36Z">
            <w:rPr>
              <w:rFonts w:hint="eastAsia"/>
            </w:rPr>
          </w:rPrChange>
          <w14:textFill>
            <w14:solidFill>
              <w14:schemeClr w14:val="tx1"/>
            </w14:solidFill>
          </w14:textFill>
        </w:rPr>
        <w:t>对于vue路由对象中的配置，其实是提供了多种模式的。都是为了方便去使用对路由组件的传参！</w:t>
      </w:r>
    </w:p>
    <w:p>
      <w:pPr>
        <w:spacing w:line="240" w:lineRule="auto"/>
        <w:ind w:firstLine="480" w:firstLineChars="200"/>
        <w:rPr>
          <w:color w:val="000000" w:themeColor="text1"/>
          <w:rPrChange w:id="20837" w:author="梁元" w:date="2019-05-14T19:51:36Z">
            <w:rPr/>
          </w:rPrChange>
          <w14:textFill>
            <w14:solidFill>
              <w14:schemeClr w14:val="tx1"/>
            </w14:solidFill>
          </w14:textFill>
        </w:rPr>
        <w:pPrChange w:id="20836" w:author="冷雪凝" w:date="2019-05-14T12:21:32Z">
          <w:pPr>
            <w:spacing w:line="360" w:lineRule="auto"/>
          </w:pPr>
        </w:pPrChange>
      </w:pPr>
      <w:r>
        <w:rPr>
          <w:rFonts w:hint="eastAsia"/>
          <w:color w:val="000000" w:themeColor="text1"/>
          <w:rPrChange w:id="20838" w:author="梁元" w:date="2019-05-14T19:51:36Z">
            <w:rPr>
              <w:rFonts w:hint="eastAsia"/>
            </w:rPr>
          </w:rPrChange>
          <w14:textFill>
            <w14:solidFill>
              <w14:schemeClr w14:val="tx1"/>
            </w14:solidFill>
          </w14:textFill>
        </w:rPr>
        <w:t>那么对于props的配置有一下三种模式：</w:t>
      </w:r>
    </w:p>
    <w:p>
      <w:pPr>
        <w:spacing w:line="240" w:lineRule="auto"/>
        <w:ind w:firstLine="480" w:firstLineChars="200"/>
        <w:rPr>
          <w:color w:val="000000" w:themeColor="text1"/>
          <w:rPrChange w:id="20840" w:author="梁元" w:date="2019-05-14T19:51:36Z">
            <w:rPr/>
          </w:rPrChange>
          <w14:textFill>
            <w14:solidFill>
              <w14:schemeClr w14:val="tx1"/>
            </w14:solidFill>
          </w14:textFill>
        </w:rPr>
        <w:pPrChange w:id="20839" w:author="冷雪凝" w:date="2019-05-14T12:21:32Z">
          <w:pPr>
            <w:spacing w:line="360" w:lineRule="auto"/>
          </w:pPr>
        </w:pPrChange>
      </w:pPr>
      <w:r>
        <w:rPr>
          <w:rFonts w:hint="eastAsia"/>
          <w:color w:val="000000" w:themeColor="text1"/>
          <w:rPrChange w:id="20841" w:author="梁元" w:date="2019-05-14T19:51:36Z">
            <w:rPr>
              <w:rFonts w:hint="eastAsia"/>
            </w:rPr>
          </w:rPrChange>
          <w14:textFill>
            <w14:solidFill>
              <w14:schemeClr w14:val="tx1"/>
            </w14:solidFill>
          </w14:textFill>
        </w:rPr>
        <w:t>布尔模式：如果props设置为true，r</w:t>
      </w:r>
      <w:r>
        <w:rPr>
          <w:color w:val="000000" w:themeColor="text1"/>
          <w:rPrChange w:id="20842" w:author="梁元" w:date="2019-05-14T19:51:36Z">
            <w:rPr/>
          </w:rPrChange>
          <w14:textFill>
            <w14:solidFill>
              <w14:schemeClr w14:val="tx1"/>
            </w14:solidFill>
          </w14:textFill>
        </w:rPr>
        <w:t>oute.params</w:t>
      </w:r>
      <w:r>
        <w:rPr>
          <w:rFonts w:hint="eastAsia"/>
          <w:color w:val="000000" w:themeColor="text1"/>
          <w:rPrChange w:id="20843" w:author="梁元" w:date="2019-05-14T19:51:36Z">
            <w:rPr>
              <w:rFonts w:hint="eastAsia"/>
            </w:rPr>
          </w:rPrChange>
          <w14:textFill>
            <w14:solidFill>
              <w14:schemeClr w14:val="tx1"/>
            </w14:solidFill>
          </w14:textFill>
        </w:rPr>
        <w:t>将会被设置为组件属性；</w:t>
      </w:r>
    </w:p>
    <w:p>
      <w:pPr>
        <w:spacing w:line="240" w:lineRule="auto"/>
        <w:ind w:firstLine="480" w:firstLineChars="200"/>
        <w:rPr>
          <w:color w:val="000000" w:themeColor="text1"/>
          <w:rPrChange w:id="20845" w:author="梁元" w:date="2019-05-14T19:51:36Z">
            <w:rPr/>
          </w:rPrChange>
          <w14:textFill>
            <w14:solidFill>
              <w14:schemeClr w14:val="tx1"/>
            </w14:solidFill>
          </w14:textFill>
        </w:rPr>
        <w:pPrChange w:id="20844" w:author="冷雪凝" w:date="2019-05-14T12:21:32Z">
          <w:pPr>
            <w:spacing w:line="360" w:lineRule="auto"/>
          </w:pPr>
        </w:pPrChange>
      </w:pPr>
      <w:r>
        <w:rPr>
          <w:rFonts w:hint="eastAsia"/>
          <w:color w:val="000000" w:themeColor="text1"/>
          <w:rPrChange w:id="20846" w:author="梁元" w:date="2019-05-14T19:51:36Z">
            <w:rPr>
              <w:rFonts w:hint="eastAsia"/>
            </w:rPr>
          </w:rPrChange>
          <w14:textFill>
            <w14:solidFill>
              <w14:schemeClr w14:val="tx1"/>
            </w14:solidFill>
          </w14:textFill>
        </w:rPr>
        <w:t>对象模式:</w:t>
      </w:r>
      <w:r>
        <w:rPr>
          <w:color w:val="000000" w:themeColor="text1"/>
          <w:rPrChange w:id="20847" w:author="梁元" w:date="2019-05-14T19:51:36Z">
            <w:rPr/>
          </w:rPrChange>
          <w14:textFill>
            <w14:solidFill>
              <w14:schemeClr w14:val="tx1"/>
            </w14:solidFill>
          </w14:textFill>
        </w:rPr>
        <w:t xml:space="preserve">  </w:t>
      </w:r>
      <w:r>
        <w:rPr>
          <w:rFonts w:hint="eastAsia"/>
          <w:color w:val="000000" w:themeColor="text1"/>
          <w:rPrChange w:id="20848" w:author="梁元" w:date="2019-05-14T19:51:36Z">
            <w:rPr>
              <w:rFonts w:hint="eastAsia"/>
            </w:rPr>
          </w:rPrChange>
          <w14:textFill>
            <w14:solidFill>
              <w14:schemeClr w14:val="tx1"/>
            </w14:solidFill>
          </w14:textFill>
        </w:rPr>
        <w:t>如果props是一个对象，它会被按原样设置为组件属性。如下：</w:t>
      </w:r>
    </w:p>
    <w:p>
      <w:pPr>
        <w:ind w:firstLine="480" w:firstLineChars="200"/>
        <w:rPr>
          <w:color w:val="000000" w:themeColor="text1"/>
          <w:rPrChange w:id="20850" w:author="梁元" w:date="2019-05-14T19:51:36Z">
            <w:rPr/>
          </w:rPrChange>
          <w14:textFill>
            <w14:solidFill>
              <w14:schemeClr w14:val="tx1"/>
            </w14:solidFill>
          </w14:textFill>
        </w:rPr>
        <w:pPrChange w:id="20849" w:author="冷雪凝" w:date="2019-05-14T12:21:32Z">
          <w:pPr/>
        </w:pPrChange>
      </w:pPr>
      <w:r>
        <w:rPr>
          <w:color w:val="000000" w:themeColor="text1"/>
          <w:rPrChange w:id="20852" w:author="梁元" w:date="2019-05-14T19:51:36Z">
            <w:rPr/>
          </w:rPrChange>
          <w14:textFill>
            <w14:solidFill>
              <w14:schemeClr w14:val="tx1"/>
            </w14:solidFill>
          </w14:textFill>
        </w:rPr>
        <w:drawing>
          <wp:inline distT="0" distB="0" distL="0" distR="0">
            <wp:extent cx="5274310" cy="9525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4"/>
                    <a:stretch>
                      <a:fillRect/>
                    </a:stretch>
                  </pic:blipFill>
                  <pic:spPr>
                    <a:xfrm>
                      <a:off x="0" y="0"/>
                      <a:ext cx="5274310" cy="952500"/>
                    </a:xfrm>
                    <a:prstGeom prst="rect">
                      <a:avLst/>
                    </a:prstGeom>
                  </pic:spPr>
                </pic:pic>
              </a:graphicData>
            </a:graphic>
          </wp:inline>
        </w:drawing>
      </w:r>
    </w:p>
    <w:p>
      <w:pPr>
        <w:ind w:firstLine="480" w:firstLineChars="200"/>
        <w:rPr>
          <w:color w:val="000000" w:themeColor="text1"/>
          <w:rPrChange w:id="20854" w:author="梁元" w:date="2019-05-14T19:51:36Z">
            <w:rPr/>
          </w:rPrChange>
          <w14:textFill>
            <w14:solidFill>
              <w14:schemeClr w14:val="tx1"/>
            </w14:solidFill>
          </w14:textFill>
        </w:rPr>
        <w:pPrChange w:id="20853" w:author="冷雪凝" w:date="2019-05-14T12:21:32Z">
          <w:pPr/>
        </w:pPrChange>
      </w:pPr>
    </w:p>
    <w:p>
      <w:pPr>
        <w:spacing w:line="240" w:lineRule="auto"/>
        <w:ind w:firstLine="480" w:firstLineChars="200"/>
        <w:rPr>
          <w:color w:val="000000" w:themeColor="text1"/>
          <w:rPrChange w:id="20856" w:author="梁元" w:date="2019-05-14T19:51:36Z">
            <w:rPr/>
          </w:rPrChange>
          <w14:textFill>
            <w14:solidFill>
              <w14:schemeClr w14:val="tx1"/>
            </w14:solidFill>
          </w14:textFill>
        </w:rPr>
        <w:pPrChange w:id="20855" w:author="冷雪凝" w:date="2019-05-14T12:21:32Z">
          <w:pPr>
            <w:spacing w:line="360" w:lineRule="auto"/>
          </w:pPr>
        </w:pPrChange>
      </w:pPr>
      <w:r>
        <w:rPr>
          <w:rFonts w:hint="eastAsia"/>
          <w:color w:val="000000" w:themeColor="text1"/>
          <w:rPrChange w:id="20857" w:author="梁元" w:date="2019-05-14T19:51:36Z">
            <w:rPr>
              <w:rFonts w:hint="eastAsia"/>
            </w:rPr>
          </w:rPrChange>
          <w14:textFill>
            <w14:solidFill>
              <w14:schemeClr w14:val="tx1"/>
            </w14:solidFill>
          </w14:textFill>
        </w:rPr>
        <w:t>函数模式：还可以创建有一个函数来返回props，这样就可以将参数转换成另一种类型，将静态的值与基于路由的值结合。</w:t>
      </w:r>
    </w:p>
    <w:p>
      <w:pPr>
        <w:ind w:firstLine="480" w:firstLineChars="200"/>
        <w:rPr>
          <w:color w:val="000000" w:themeColor="text1"/>
          <w:rPrChange w:id="20859" w:author="梁元" w:date="2019-05-14T19:51:36Z">
            <w:rPr/>
          </w:rPrChange>
          <w14:textFill>
            <w14:solidFill>
              <w14:schemeClr w14:val="tx1"/>
            </w14:solidFill>
          </w14:textFill>
        </w:rPr>
        <w:pPrChange w:id="20858" w:author="冷雪凝" w:date="2019-05-14T12:21:32Z">
          <w:pPr/>
        </w:pPrChange>
      </w:pPr>
    </w:p>
    <w:p>
      <w:pPr>
        <w:ind w:firstLine="480" w:firstLineChars="200"/>
        <w:rPr>
          <w:color w:val="000000" w:themeColor="text1"/>
          <w:rPrChange w:id="20861" w:author="梁元" w:date="2019-05-14T19:51:36Z">
            <w:rPr/>
          </w:rPrChange>
          <w14:textFill>
            <w14:solidFill>
              <w14:schemeClr w14:val="tx1"/>
            </w14:solidFill>
          </w14:textFill>
        </w:rPr>
        <w:pPrChange w:id="20860" w:author="冷雪凝" w:date="2019-05-14T12:21:32Z">
          <w:pPr/>
        </w:pPrChange>
      </w:pPr>
      <w:r>
        <w:rPr>
          <w:color w:val="000000" w:themeColor="text1"/>
          <w:rPrChange w:id="20863" w:author="梁元" w:date="2019-05-14T19:51:36Z">
            <w:rPr/>
          </w:rPrChange>
          <w14:textFill>
            <w14:solidFill>
              <w14:schemeClr w14:val="tx1"/>
            </w14:solidFill>
          </w14:textFill>
        </w:rPr>
        <w:drawing>
          <wp:inline distT="0" distB="0" distL="0" distR="0">
            <wp:extent cx="5274310" cy="104711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5"/>
                    <a:stretch>
                      <a:fillRect/>
                    </a:stretch>
                  </pic:blipFill>
                  <pic:spPr>
                    <a:xfrm>
                      <a:off x="0" y="0"/>
                      <a:ext cx="5274310" cy="1047115"/>
                    </a:xfrm>
                    <a:prstGeom prst="rect">
                      <a:avLst/>
                    </a:prstGeom>
                  </pic:spPr>
                </pic:pic>
              </a:graphicData>
            </a:graphic>
          </wp:inline>
        </w:drawing>
      </w:r>
    </w:p>
    <w:p>
      <w:pPr>
        <w:spacing w:line="240" w:lineRule="auto"/>
        <w:ind w:firstLine="480" w:firstLineChars="200"/>
        <w:rPr>
          <w:rFonts w:hint="eastAsia"/>
          <w:color w:val="000000" w:themeColor="text1"/>
          <w:rPrChange w:id="20865" w:author="梁元" w:date="2019-05-14T19:51:36Z">
            <w:rPr>
              <w:rFonts w:hint="eastAsia"/>
            </w:rPr>
          </w:rPrChange>
          <w14:textFill>
            <w14:solidFill>
              <w14:schemeClr w14:val="tx1"/>
            </w14:solidFill>
          </w14:textFill>
        </w:rPr>
        <w:pPrChange w:id="20864" w:author="冷雪凝" w:date="2019-05-14T12:21:32Z">
          <w:pPr>
            <w:spacing w:line="360" w:lineRule="auto"/>
          </w:pPr>
        </w:pPrChange>
      </w:pPr>
      <w:r>
        <w:rPr>
          <w:color w:val="000000" w:themeColor="text1"/>
          <w:rPrChange w:id="20866" w:author="梁元" w:date="2019-05-14T19:51:36Z">
            <w:rPr/>
          </w:rPrChange>
          <w14:textFill>
            <w14:solidFill>
              <w14:schemeClr w14:val="tx1"/>
            </w14:solidFill>
          </w14:textFill>
        </w:rPr>
        <w:t>尽可能保持 props 函数为无状态的，因为它只会在路由发生变化时起作用。如果你需要状态来定义 props，请使用包装组件，这样 Vue 才可以对状态变化做出反应。</w:t>
      </w:r>
    </w:p>
    <w:p>
      <w:pPr>
        <w:ind w:firstLine="480" w:firstLineChars="200"/>
        <w:rPr>
          <w:rFonts w:hint="eastAsia"/>
          <w:color w:val="000000" w:themeColor="text1"/>
          <w:rPrChange w:id="20868" w:author="梁元" w:date="2019-05-14T19:51:36Z">
            <w:rPr>
              <w:rFonts w:hint="eastAsia"/>
            </w:rPr>
          </w:rPrChange>
          <w14:textFill>
            <w14:solidFill>
              <w14:schemeClr w14:val="tx1"/>
            </w14:solidFill>
          </w14:textFill>
        </w:rPr>
        <w:pPrChange w:id="20867" w:author="冷雪凝" w:date="2019-05-14T12:21:32Z">
          <w:pPr/>
        </w:pPrChange>
      </w:pPr>
    </w:p>
    <w:p>
      <w:pPr>
        <w:pStyle w:val="3"/>
        <w:numPr>
          <w:ilvl w:val="0"/>
          <w:numId w:val="36"/>
        </w:numPr>
        <w:spacing w:line="240" w:lineRule="auto"/>
        <w:ind w:firstLine="562" w:firstLineChars="200"/>
        <w:rPr>
          <w:rFonts w:ascii="仿宋" w:hAnsi="仿宋" w:eastAsia="仿宋"/>
          <w:color w:val="000000" w:themeColor="text1"/>
          <w:sz w:val="28"/>
          <w:szCs w:val="28"/>
          <w:rPrChange w:id="20870" w:author="梁元" w:date="2019-05-14T19:51:36Z">
            <w:rPr>
              <w:rFonts w:ascii="仿宋" w:hAnsi="仿宋" w:eastAsia="仿宋"/>
              <w:sz w:val="28"/>
              <w:szCs w:val="28"/>
            </w:rPr>
          </w:rPrChange>
          <w14:textFill>
            <w14:solidFill>
              <w14:schemeClr w14:val="tx1"/>
            </w14:solidFill>
          </w14:textFill>
        </w:rPr>
        <w:pPrChange w:id="20869" w:author="冷雪凝" w:date="2019-05-14T12:21:32Z">
          <w:pPr>
            <w:pStyle w:val="3"/>
            <w:numPr>
              <w:ilvl w:val="0"/>
              <w:numId w:val="36"/>
            </w:numPr>
          </w:pPr>
        </w:pPrChange>
      </w:pPr>
      <w:bookmarkStart w:id="734" w:name="_Toc5113_WPSOffice_Level2"/>
      <w:bookmarkStart w:id="735" w:name="_Toc5189_WPSOffice_Level2"/>
      <w:r>
        <w:rPr>
          <w:rFonts w:hint="eastAsia" w:ascii="仿宋" w:hAnsi="仿宋" w:eastAsia="仿宋"/>
          <w:color w:val="000000" w:themeColor="text1"/>
          <w:sz w:val="28"/>
          <w:szCs w:val="28"/>
          <w:rPrChange w:id="20871" w:author="梁元" w:date="2019-05-14T19:51:36Z">
            <w:rPr>
              <w:rFonts w:hint="eastAsia" w:ascii="仿宋" w:hAnsi="仿宋" w:eastAsia="仿宋"/>
              <w:sz w:val="28"/>
              <w:szCs w:val="28"/>
            </w:rPr>
          </w:rPrChange>
          <w14:textFill>
            <w14:solidFill>
              <w14:schemeClr w14:val="tx1"/>
            </w14:solidFill>
          </w14:textFill>
        </w:rPr>
        <w:t>解法对比及优缺点</w:t>
      </w:r>
      <w:bookmarkEnd w:id="734"/>
      <w:bookmarkEnd w:id="735"/>
    </w:p>
    <w:p>
      <w:pPr>
        <w:ind w:firstLine="480" w:firstLineChars="200"/>
        <w:rPr>
          <w:color w:val="000000" w:themeColor="text1"/>
          <w:rPrChange w:id="20873" w:author="梁元" w:date="2019-05-14T19:51:36Z">
            <w:rPr/>
          </w:rPrChange>
          <w14:textFill>
            <w14:solidFill>
              <w14:schemeClr w14:val="tx1"/>
            </w14:solidFill>
          </w14:textFill>
        </w:rPr>
        <w:pPrChange w:id="20872" w:author="冷雪凝" w:date="2019-05-14T12:21:32Z">
          <w:pPr/>
        </w:pPrChange>
      </w:pPr>
    </w:p>
    <w:p>
      <w:pPr>
        <w:pStyle w:val="21"/>
        <w:numPr>
          <w:ilvl w:val="0"/>
          <w:numId w:val="37"/>
        </w:numPr>
        <w:spacing w:line="240" w:lineRule="auto"/>
        <w:ind w:firstLine="480" w:firstLineChars="200"/>
        <w:rPr>
          <w:color w:val="000000" w:themeColor="text1"/>
          <w:rPrChange w:id="20875" w:author="梁元" w:date="2019-05-14T19:51:36Z">
            <w:rPr/>
          </w:rPrChange>
          <w14:textFill>
            <w14:solidFill>
              <w14:schemeClr w14:val="tx1"/>
            </w14:solidFill>
          </w14:textFill>
        </w:rPr>
        <w:pPrChange w:id="20874" w:author="冷雪凝" w:date="2019-05-14T12:21:32Z">
          <w:pPr>
            <w:pStyle w:val="21"/>
            <w:numPr>
              <w:ilvl w:val="0"/>
              <w:numId w:val="37"/>
            </w:numPr>
            <w:spacing w:line="360" w:lineRule="auto"/>
            <w:ind w:firstLineChars="0"/>
          </w:pPr>
        </w:pPrChange>
      </w:pPr>
      <w:bookmarkStart w:id="736" w:name="_Toc22221_WPSOffice_Level2"/>
      <w:bookmarkStart w:id="737" w:name="_Toc15708_WPSOffice_Level2"/>
      <w:r>
        <w:rPr>
          <w:rFonts w:hint="eastAsia"/>
          <w:color w:val="000000" w:themeColor="text1"/>
          <w:rPrChange w:id="20876" w:author="梁元" w:date="2019-05-14T19:51:36Z">
            <w:rPr>
              <w:rFonts w:hint="eastAsia"/>
            </w:rPr>
          </w:rPrChange>
          <w14:textFill>
            <w14:solidFill>
              <w14:schemeClr w14:val="tx1"/>
            </w14:solidFill>
          </w14:textFill>
        </w:rPr>
        <w:t>对vue-router的理解更进一步</w:t>
      </w:r>
      <w:bookmarkEnd w:id="736"/>
      <w:bookmarkEnd w:id="737"/>
    </w:p>
    <w:p>
      <w:pPr>
        <w:pStyle w:val="21"/>
        <w:numPr>
          <w:ilvl w:val="0"/>
          <w:numId w:val="37"/>
        </w:numPr>
        <w:spacing w:line="240" w:lineRule="auto"/>
        <w:ind w:firstLine="480" w:firstLineChars="200"/>
        <w:rPr>
          <w:color w:val="000000" w:themeColor="text1"/>
          <w:rPrChange w:id="20878" w:author="梁元" w:date="2019-05-14T19:51:36Z">
            <w:rPr/>
          </w:rPrChange>
          <w14:textFill>
            <w14:solidFill>
              <w14:schemeClr w14:val="tx1"/>
            </w14:solidFill>
          </w14:textFill>
        </w:rPr>
        <w:pPrChange w:id="20877" w:author="冷雪凝" w:date="2019-05-14T12:21:32Z">
          <w:pPr>
            <w:pStyle w:val="21"/>
            <w:numPr>
              <w:ilvl w:val="0"/>
              <w:numId w:val="37"/>
            </w:numPr>
            <w:spacing w:line="360" w:lineRule="auto"/>
            <w:ind w:firstLineChars="0"/>
          </w:pPr>
        </w:pPrChange>
      </w:pPr>
      <w:bookmarkStart w:id="738" w:name="_Toc23199_WPSOffice_Level2"/>
      <w:bookmarkStart w:id="739" w:name="_Toc2895_WPSOffice_Level2"/>
      <w:r>
        <w:rPr>
          <w:rFonts w:hint="eastAsia"/>
          <w:color w:val="000000" w:themeColor="text1"/>
          <w:rPrChange w:id="20879" w:author="梁元" w:date="2019-05-14T19:51:36Z">
            <w:rPr>
              <w:rFonts w:hint="eastAsia"/>
            </w:rPr>
          </w:rPrChange>
          <w14:textFill>
            <w14:solidFill>
              <w14:schemeClr w14:val="tx1"/>
            </w14:solidFill>
          </w14:textFill>
        </w:rPr>
        <w:t>掌握多种配置方式，可以针对不同的情况</w:t>
      </w:r>
      <w:bookmarkEnd w:id="738"/>
      <w:bookmarkEnd w:id="739"/>
    </w:p>
    <w:p>
      <w:pPr>
        <w:pStyle w:val="21"/>
        <w:numPr>
          <w:ilvl w:val="0"/>
          <w:numId w:val="37"/>
        </w:numPr>
        <w:spacing w:line="240" w:lineRule="auto"/>
        <w:ind w:firstLine="480" w:firstLineChars="200"/>
        <w:rPr>
          <w:color w:val="000000" w:themeColor="text1"/>
          <w:rPrChange w:id="20881" w:author="梁元" w:date="2019-05-14T19:51:36Z">
            <w:rPr/>
          </w:rPrChange>
          <w14:textFill>
            <w14:solidFill>
              <w14:schemeClr w14:val="tx1"/>
            </w14:solidFill>
          </w14:textFill>
        </w:rPr>
        <w:pPrChange w:id="20880" w:author="冷雪凝" w:date="2019-05-14T12:21:32Z">
          <w:pPr>
            <w:pStyle w:val="21"/>
            <w:numPr>
              <w:ilvl w:val="0"/>
              <w:numId w:val="37"/>
            </w:numPr>
            <w:spacing w:line="360" w:lineRule="auto"/>
            <w:ind w:firstLineChars="0"/>
          </w:pPr>
        </w:pPrChange>
      </w:pPr>
      <w:bookmarkStart w:id="740" w:name="_Toc6518_WPSOffice_Level2"/>
      <w:bookmarkStart w:id="741" w:name="_Toc25728_WPSOffice_Level2"/>
      <w:r>
        <w:rPr>
          <w:rFonts w:hint="eastAsia"/>
          <w:color w:val="000000" w:themeColor="text1"/>
          <w:rPrChange w:id="20882" w:author="梁元" w:date="2019-05-14T19:51:36Z">
            <w:rPr>
              <w:rFonts w:hint="eastAsia"/>
            </w:rPr>
          </w:rPrChange>
          <w14:textFill>
            <w14:solidFill>
              <w14:schemeClr w14:val="tx1"/>
            </w14:solidFill>
          </w14:textFill>
        </w:rPr>
        <w:t>保持路由组件的无状态，更利于开发</w:t>
      </w:r>
      <w:bookmarkEnd w:id="740"/>
      <w:bookmarkEnd w:id="741"/>
    </w:p>
    <w:p>
      <w:pPr>
        <w:pStyle w:val="21"/>
        <w:numPr>
          <w:ilvl w:val="0"/>
          <w:numId w:val="37"/>
        </w:numPr>
        <w:spacing w:line="240" w:lineRule="auto"/>
        <w:ind w:firstLine="480" w:firstLineChars="200"/>
        <w:rPr>
          <w:rFonts w:hint="eastAsia"/>
          <w:color w:val="000000" w:themeColor="text1"/>
          <w:rPrChange w:id="20884" w:author="梁元" w:date="2019-05-14T19:51:36Z">
            <w:rPr>
              <w:rFonts w:hint="eastAsia"/>
            </w:rPr>
          </w:rPrChange>
          <w14:textFill>
            <w14:solidFill>
              <w14:schemeClr w14:val="tx1"/>
            </w14:solidFill>
          </w14:textFill>
        </w:rPr>
        <w:pPrChange w:id="20883" w:author="冷雪凝" w:date="2019-05-14T12:21:32Z">
          <w:pPr>
            <w:pStyle w:val="21"/>
            <w:numPr>
              <w:ilvl w:val="0"/>
              <w:numId w:val="37"/>
            </w:numPr>
            <w:spacing w:line="360" w:lineRule="auto"/>
            <w:ind w:firstLineChars="0"/>
          </w:pPr>
        </w:pPrChange>
      </w:pPr>
      <w:bookmarkStart w:id="742" w:name="_Toc19134_WPSOffice_Level2"/>
      <w:bookmarkStart w:id="743" w:name="_Toc29635_WPSOffice_Level2"/>
      <w:r>
        <w:rPr>
          <w:rFonts w:hint="eastAsia"/>
          <w:color w:val="000000" w:themeColor="text1"/>
          <w:rPrChange w:id="20885" w:author="梁元" w:date="2019-05-14T19:51:36Z">
            <w:rPr>
              <w:rFonts w:hint="eastAsia"/>
            </w:rPr>
          </w:rPrChange>
          <w14:textFill>
            <w14:solidFill>
              <w14:schemeClr w14:val="tx1"/>
            </w14:solidFill>
          </w14:textFill>
        </w:rPr>
        <w:t>使$</w:t>
      </w:r>
      <w:r>
        <w:rPr>
          <w:color w:val="000000" w:themeColor="text1"/>
          <w:rPrChange w:id="20886" w:author="梁元" w:date="2019-05-14T19:51:36Z">
            <w:rPr/>
          </w:rPrChange>
          <w14:textFill>
            <w14:solidFill>
              <w14:schemeClr w14:val="tx1"/>
            </w14:solidFill>
          </w14:textFill>
        </w:rPr>
        <w:t>router</w:t>
      </w:r>
      <w:r>
        <w:rPr>
          <w:rFonts w:hint="eastAsia"/>
          <w:color w:val="000000" w:themeColor="text1"/>
          <w:rPrChange w:id="20887" w:author="梁元" w:date="2019-05-14T19:51:36Z">
            <w:rPr>
              <w:rFonts w:hint="eastAsia"/>
            </w:rPr>
          </w:rPrChange>
          <w14:textFill>
            <w14:solidFill>
              <w14:schemeClr w14:val="tx1"/>
            </w14:solidFill>
          </w14:textFill>
        </w:rPr>
        <w:t>解耦，便于重复组件的复用</w:t>
      </w:r>
      <w:bookmarkEnd w:id="742"/>
      <w:bookmarkEnd w:id="743"/>
    </w:p>
    <w:p>
      <w:pPr>
        <w:pStyle w:val="3"/>
        <w:numPr>
          <w:ilvl w:val="0"/>
          <w:numId w:val="36"/>
        </w:numPr>
        <w:spacing w:line="240" w:lineRule="auto"/>
        <w:ind w:firstLine="562" w:firstLineChars="200"/>
        <w:rPr>
          <w:rFonts w:ascii="仿宋" w:hAnsi="仿宋" w:eastAsia="仿宋"/>
          <w:color w:val="000000" w:themeColor="text1"/>
          <w:sz w:val="28"/>
          <w:szCs w:val="28"/>
          <w:rPrChange w:id="20889" w:author="梁元" w:date="2019-05-14T19:51:36Z">
            <w:rPr>
              <w:rFonts w:ascii="仿宋" w:hAnsi="仿宋" w:eastAsia="仿宋"/>
              <w:sz w:val="28"/>
              <w:szCs w:val="28"/>
            </w:rPr>
          </w:rPrChange>
          <w14:textFill>
            <w14:solidFill>
              <w14:schemeClr w14:val="tx1"/>
            </w14:solidFill>
          </w14:textFill>
        </w:rPr>
        <w:pPrChange w:id="20888" w:author="冷雪凝" w:date="2019-05-14T12:21:32Z">
          <w:pPr>
            <w:pStyle w:val="3"/>
            <w:numPr>
              <w:ilvl w:val="0"/>
              <w:numId w:val="36"/>
            </w:numPr>
          </w:pPr>
        </w:pPrChange>
      </w:pPr>
      <w:bookmarkStart w:id="744" w:name="_Toc23022_WPSOffice_Level2"/>
      <w:bookmarkStart w:id="745" w:name="_Toc2468_WPSOffice_Level2"/>
      <w:r>
        <w:rPr>
          <w:rFonts w:hint="eastAsia" w:ascii="仿宋" w:hAnsi="仿宋" w:eastAsia="仿宋"/>
          <w:color w:val="000000" w:themeColor="text1"/>
          <w:sz w:val="28"/>
          <w:szCs w:val="28"/>
          <w:rPrChange w:id="20890"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744"/>
      <w:bookmarkEnd w:id="745"/>
    </w:p>
    <w:p>
      <w:pPr>
        <w:ind w:firstLine="480" w:firstLineChars="200"/>
        <w:rPr>
          <w:color w:val="000000" w:themeColor="text1"/>
          <w:rPrChange w:id="20892" w:author="梁元" w:date="2019-05-14T19:51:36Z">
            <w:rPr/>
          </w:rPrChange>
          <w14:textFill>
            <w14:solidFill>
              <w14:schemeClr w14:val="tx1"/>
            </w14:solidFill>
          </w14:textFill>
        </w:rPr>
        <w:pPrChange w:id="20891" w:author="冷雪凝" w:date="2019-05-14T12:21:32Z">
          <w:pPr/>
        </w:pPrChange>
      </w:pPr>
      <w:r>
        <w:rPr>
          <w:rFonts w:hint="eastAsia"/>
          <w:color w:val="000000" w:themeColor="text1"/>
          <w:rPrChange w:id="20893" w:author="梁元" w:date="2019-05-14T19:51:36Z">
            <w:rPr>
              <w:rFonts w:hint="eastAsia"/>
            </w:rPr>
          </w:rPrChange>
          <w14:textFill>
            <w14:solidFill>
              <w14:schemeClr w14:val="tx1"/>
            </w14:solidFill>
          </w14:textFill>
        </w:rPr>
        <w:t>实现原理：</w:t>
      </w:r>
    </w:p>
    <w:p>
      <w:pPr>
        <w:ind w:firstLine="480" w:firstLineChars="200"/>
        <w:rPr>
          <w:color w:val="000000" w:themeColor="text1"/>
          <w:rPrChange w:id="20895" w:author="梁元" w:date="2019-05-14T19:51:36Z">
            <w:rPr/>
          </w:rPrChange>
          <w14:textFill>
            <w14:solidFill>
              <w14:schemeClr w14:val="tx1"/>
            </w14:solidFill>
          </w14:textFill>
        </w:rPr>
        <w:pPrChange w:id="20894" w:author="冷雪凝" w:date="2019-05-14T12:21:32Z">
          <w:pPr/>
        </w:pPrChange>
      </w:pPr>
      <w:r>
        <w:rPr>
          <w:rFonts w:hint="eastAsia"/>
          <w:color w:val="000000" w:themeColor="text1"/>
          <w:rPrChange w:id="20896" w:author="梁元" w:date="2019-05-14T19:51:36Z">
            <w:rPr>
              <w:rFonts w:hint="eastAsia"/>
            </w:rPr>
          </w:rPrChange>
          <w14:textFill>
            <w14:solidFill>
              <w14:schemeClr w14:val="tx1"/>
            </w14:solidFill>
          </w14:textFill>
        </w:rPr>
        <w:t>在浏览器端大体有两种实现方式：</w:t>
      </w:r>
    </w:p>
    <w:p>
      <w:pPr>
        <w:pStyle w:val="21"/>
        <w:numPr>
          <w:ilvl w:val="3"/>
          <w:numId w:val="36"/>
        </w:numPr>
        <w:ind w:firstLine="480" w:firstLineChars="200"/>
        <w:rPr>
          <w:color w:val="000000" w:themeColor="text1"/>
          <w:rPrChange w:id="20898" w:author="梁元" w:date="2019-05-14T19:51:36Z">
            <w:rPr/>
          </w:rPrChange>
          <w14:textFill>
            <w14:solidFill>
              <w14:schemeClr w14:val="tx1"/>
            </w14:solidFill>
          </w14:textFill>
        </w:rPr>
        <w:pPrChange w:id="20897" w:author="冷雪凝" w:date="2019-05-14T12:21:32Z">
          <w:pPr>
            <w:pStyle w:val="21"/>
            <w:numPr>
              <w:ilvl w:val="3"/>
              <w:numId w:val="36"/>
            </w:numPr>
            <w:ind w:firstLineChars="0"/>
          </w:pPr>
        </w:pPrChange>
      </w:pPr>
      <w:r>
        <w:rPr>
          <w:rFonts w:hint="eastAsia"/>
          <w:color w:val="000000" w:themeColor="text1"/>
          <w:rPrChange w:id="20899" w:author="梁元" w:date="2019-05-14T19:51:36Z">
            <w:rPr>
              <w:rFonts w:hint="eastAsia"/>
            </w:rPr>
          </w:rPrChange>
          <w14:textFill>
            <w14:solidFill>
              <w14:schemeClr w14:val="tx1"/>
            </w14:solidFill>
          </w14:textFill>
        </w:rPr>
        <w:t>通过hash字符串，配合onhashchange监听路由变化。进行视图的切换</w:t>
      </w:r>
    </w:p>
    <w:p>
      <w:pPr>
        <w:pStyle w:val="21"/>
        <w:numPr>
          <w:ilvl w:val="3"/>
          <w:numId w:val="36"/>
        </w:numPr>
        <w:ind w:firstLine="480" w:firstLineChars="200"/>
        <w:rPr>
          <w:rFonts w:hint="eastAsia"/>
          <w:color w:val="000000" w:themeColor="text1"/>
          <w:rPrChange w:id="20901" w:author="梁元" w:date="2019-05-14T19:51:36Z">
            <w:rPr>
              <w:rFonts w:hint="eastAsia"/>
            </w:rPr>
          </w:rPrChange>
          <w14:textFill>
            <w14:solidFill>
              <w14:schemeClr w14:val="tx1"/>
            </w14:solidFill>
          </w14:textFill>
        </w:rPr>
        <w:pPrChange w:id="20900" w:author="冷雪凝" w:date="2019-05-14T12:21:32Z">
          <w:pPr>
            <w:pStyle w:val="21"/>
            <w:numPr>
              <w:ilvl w:val="3"/>
              <w:numId w:val="36"/>
            </w:numPr>
            <w:ind w:firstLineChars="0"/>
          </w:pPr>
        </w:pPrChange>
      </w:pPr>
      <w:r>
        <w:rPr>
          <w:rFonts w:hint="eastAsia"/>
          <w:color w:val="000000" w:themeColor="text1"/>
          <w:rPrChange w:id="20902" w:author="梁元" w:date="2019-05-14T19:51:36Z">
            <w:rPr>
              <w:rFonts w:hint="eastAsia"/>
            </w:rPr>
          </w:rPrChange>
          <w14:textFill>
            <w14:solidFill>
              <w14:schemeClr w14:val="tx1"/>
            </w14:solidFill>
          </w14:textFill>
        </w:rPr>
        <w:t>通过h</w:t>
      </w:r>
      <w:r>
        <w:rPr>
          <w:color w:val="000000" w:themeColor="text1"/>
          <w:rPrChange w:id="20903" w:author="梁元" w:date="2019-05-14T19:51:36Z">
            <w:rPr/>
          </w:rPrChange>
          <w14:textFill>
            <w14:solidFill>
              <w14:schemeClr w14:val="tx1"/>
            </w14:solidFill>
          </w14:textFill>
        </w:rPr>
        <w:t>5</w:t>
      </w:r>
      <w:r>
        <w:rPr>
          <w:rFonts w:hint="eastAsia"/>
          <w:color w:val="000000" w:themeColor="text1"/>
          <w:rPrChange w:id="20904" w:author="梁元" w:date="2019-05-14T19:51:36Z">
            <w:rPr>
              <w:rFonts w:hint="eastAsia"/>
            </w:rPr>
          </w:rPrChange>
          <w14:textFill>
            <w14:solidFill>
              <w14:schemeClr w14:val="tx1"/>
            </w14:solidFill>
          </w14:textFill>
        </w:rPr>
        <w:t>新增的p</w:t>
      </w:r>
      <w:r>
        <w:rPr>
          <w:color w:val="000000" w:themeColor="text1"/>
          <w:rPrChange w:id="20905" w:author="梁元" w:date="2019-05-14T19:51:36Z">
            <w:rPr/>
          </w:rPrChange>
          <w14:textFill>
            <w14:solidFill>
              <w14:schemeClr w14:val="tx1"/>
            </w14:solidFill>
          </w14:textFill>
        </w:rPr>
        <w:t>ushState</w:t>
      </w:r>
      <w:r>
        <w:rPr>
          <w:rFonts w:hint="eastAsia"/>
          <w:color w:val="000000" w:themeColor="text1"/>
          <w:rPrChange w:id="20906" w:author="梁元" w:date="2019-05-14T19:51:36Z">
            <w:rPr>
              <w:rFonts w:hint="eastAsia"/>
            </w:rPr>
          </w:rPrChange>
          <w14:textFill>
            <w14:solidFill>
              <w14:schemeClr w14:val="tx1"/>
            </w14:solidFill>
          </w14:textFill>
        </w:rPr>
        <w:t>方法修改路由的变化。但是此种方法需要配置服务端的响应。</w:t>
      </w:r>
    </w:p>
    <w:p>
      <w:pPr>
        <w:pStyle w:val="3"/>
        <w:numPr>
          <w:ilvl w:val="0"/>
          <w:numId w:val="36"/>
        </w:numPr>
        <w:spacing w:line="240" w:lineRule="auto"/>
        <w:ind w:firstLine="562" w:firstLineChars="200"/>
        <w:rPr>
          <w:rFonts w:ascii="仿宋" w:hAnsi="仿宋" w:eastAsia="仿宋"/>
          <w:color w:val="000000" w:themeColor="text1"/>
          <w:sz w:val="28"/>
          <w:szCs w:val="28"/>
          <w:rPrChange w:id="20908" w:author="梁元" w:date="2019-05-14T19:51:36Z">
            <w:rPr>
              <w:rFonts w:ascii="仿宋" w:hAnsi="仿宋" w:eastAsia="仿宋"/>
              <w:sz w:val="28"/>
              <w:szCs w:val="28"/>
            </w:rPr>
          </w:rPrChange>
          <w14:textFill>
            <w14:solidFill>
              <w14:schemeClr w14:val="tx1"/>
            </w14:solidFill>
          </w14:textFill>
        </w:rPr>
        <w:pPrChange w:id="20907" w:author="冷雪凝" w:date="2019-05-14T12:21:32Z">
          <w:pPr>
            <w:pStyle w:val="3"/>
            <w:numPr>
              <w:ilvl w:val="0"/>
              <w:numId w:val="36"/>
            </w:numPr>
          </w:pPr>
        </w:pPrChange>
      </w:pPr>
      <w:bookmarkStart w:id="746" w:name="_Toc24191_WPSOffice_Level2"/>
      <w:bookmarkStart w:id="747" w:name="_Toc117_WPSOffice_Level2"/>
      <w:r>
        <w:rPr>
          <w:rFonts w:hint="eastAsia" w:ascii="仿宋" w:hAnsi="仿宋" w:eastAsia="仿宋"/>
          <w:color w:val="000000" w:themeColor="text1"/>
          <w:sz w:val="28"/>
          <w:szCs w:val="28"/>
          <w:rPrChange w:id="20909" w:author="梁元" w:date="2019-05-14T19:51:36Z">
            <w:rPr>
              <w:rFonts w:hint="eastAsia" w:ascii="仿宋" w:hAnsi="仿宋" w:eastAsia="仿宋"/>
              <w:sz w:val="28"/>
              <w:szCs w:val="28"/>
            </w:rPr>
          </w:rPrChange>
          <w14:textFill>
            <w14:solidFill>
              <w14:schemeClr w14:val="tx1"/>
            </w14:solidFill>
          </w14:textFill>
        </w:rPr>
        <w:t>项目中体现经验的点</w:t>
      </w:r>
      <w:bookmarkEnd w:id="746"/>
      <w:bookmarkEnd w:id="747"/>
    </w:p>
    <w:p>
      <w:pPr>
        <w:ind w:firstLine="480" w:firstLineChars="200"/>
        <w:rPr>
          <w:rFonts w:hint="eastAsia"/>
          <w:color w:val="000000" w:themeColor="text1"/>
          <w:rPrChange w:id="20911" w:author="梁元" w:date="2019-05-14T19:51:36Z">
            <w:rPr>
              <w:rFonts w:hint="eastAsia"/>
            </w:rPr>
          </w:rPrChange>
          <w14:textFill>
            <w14:solidFill>
              <w14:schemeClr w14:val="tx1"/>
            </w14:solidFill>
          </w14:textFill>
        </w:rPr>
        <w:pPrChange w:id="20910" w:author="冷雪凝" w:date="2019-05-14T12:21:32Z">
          <w:pPr/>
        </w:pPrChange>
      </w:pPr>
      <w:r>
        <w:rPr>
          <w:rFonts w:hint="eastAsia"/>
          <w:color w:val="000000" w:themeColor="text1"/>
          <w:rPrChange w:id="20912" w:author="梁元" w:date="2019-05-14T19:51:36Z">
            <w:rPr>
              <w:rFonts w:hint="eastAsia"/>
            </w:rPr>
          </w:rPrChange>
          <w14:textFill>
            <w14:solidFill>
              <w14:schemeClr w14:val="tx1"/>
            </w14:solidFill>
          </w14:textFill>
        </w:rPr>
        <w:t>能解耦$</w:t>
      </w:r>
      <w:r>
        <w:rPr>
          <w:color w:val="000000" w:themeColor="text1"/>
          <w:rPrChange w:id="20913" w:author="梁元" w:date="2019-05-14T19:51:36Z">
            <w:rPr/>
          </w:rPrChange>
          <w14:textFill>
            <w14:solidFill>
              <w14:schemeClr w14:val="tx1"/>
            </w14:solidFill>
          </w14:textFill>
        </w:rPr>
        <w:t>router</w:t>
      </w:r>
      <w:r>
        <w:rPr>
          <w:rFonts w:hint="eastAsia"/>
          <w:color w:val="000000" w:themeColor="text1"/>
          <w:rPrChange w:id="20914" w:author="梁元" w:date="2019-05-14T19:51:36Z">
            <w:rPr>
              <w:rFonts w:hint="eastAsia"/>
            </w:rPr>
          </w:rPrChange>
          <w14:textFill>
            <w14:solidFill>
              <w14:schemeClr w14:val="tx1"/>
            </w14:solidFill>
          </w14:textFill>
        </w:rPr>
        <w:t>和路由组件的关联，可以在任何地方复用组件</w:t>
      </w:r>
    </w:p>
    <w:p>
      <w:pPr>
        <w:pStyle w:val="3"/>
        <w:spacing w:line="240" w:lineRule="auto"/>
        <w:ind w:firstLine="562" w:firstLineChars="200"/>
        <w:rPr>
          <w:rFonts w:ascii="仿宋" w:hAnsi="仿宋" w:eastAsia="仿宋"/>
          <w:color w:val="000000" w:themeColor="text1"/>
          <w:sz w:val="28"/>
          <w:szCs w:val="28"/>
          <w:rPrChange w:id="20916" w:author="梁元" w:date="2019-05-14T19:51:36Z">
            <w:rPr>
              <w:rFonts w:ascii="仿宋" w:hAnsi="仿宋" w:eastAsia="仿宋"/>
              <w:sz w:val="28"/>
              <w:szCs w:val="28"/>
            </w:rPr>
          </w:rPrChange>
          <w14:textFill>
            <w14:solidFill>
              <w14:schemeClr w14:val="tx1"/>
            </w14:solidFill>
          </w14:textFill>
        </w:rPr>
        <w:pPrChange w:id="20915" w:author="冷雪凝" w:date="2019-05-14T12:21:32Z">
          <w:pPr>
            <w:pStyle w:val="3"/>
          </w:pPr>
        </w:pPrChange>
      </w:pPr>
      <w:bookmarkStart w:id="748" w:name="_Toc15470_WPSOffice_Level2"/>
      <w:bookmarkStart w:id="749" w:name="_Toc10332_WPSOffice_Level2"/>
      <w:r>
        <w:rPr>
          <w:rFonts w:hint="eastAsia" w:ascii="仿宋" w:hAnsi="仿宋" w:eastAsia="仿宋"/>
          <w:color w:val="000000" w:themeColor="text1"/>
          <w:sz w:val="28"/>
          <w:szCs w:val="28"/>
          <w:rPrChange w:id="20917" w:author="梁元" w:date="2019-05-14T19:51:36Z">
            <w:rPr>
              <w:rFonts w:hint="eastAsia" w:ascii="仿宋" w:hAnsi="仿宋" w:eastAsia="仿宋"/>
              <w:sz w:val="28"/>
              <w:szCs w:val="28"/>
            </w:rPr>
          </w:rPrChange>
          <w14:textFill>
            <w14:solidFill>
              <w14:schemeClr w14:val="tx1"/>
            </w14:solidFill>
          </w14:textFill>
        </w:rPr>
        <w:t>6</w:t>
      </w:r>
      <w:r>
        <w:rPr>
          <w:rFonts w:ascii="仿宋" w:hAnsi="仿宋" w:eastAsia="仿宋"/>
          <w:color w:val="000000" w:themeColor="text1"/>
          <w:sz w:val="28"/>
          <w:szCs w:val="28"/>
          <w:rPrChange w:id="20918" w:author="梁元" w:date="2019-05-14T19:51:36Z">
            <w:rPr>
              <w:rFonts w:ascii="仿宋" w:hAnsi="仿宋" w:eastAsia="仿宋"/>
              <w:sz w:val="28"/>
              <w:szCs w:val="28"/>
            </w:rPr>
          </w:rPrChange>
          <w14:textFill>
            <w14:solidFill>
              <w14:schemeClr w14:val="tx1"/>
            </w14:solidFill>
          </w14:textFill>
        </w:rPr>
        <w:t>.</w:t>
      </w:r>
      <w:r>
        <w:rPr>
          <w:rFonts w:hint="eastAsia" w:ascii="仿宋" w:hAnsi="仿宋" w:eastAsia="仿宋"/>
          <w:color w:val="000000" w:themeColor="text1"/>
          <w:sz w:val="28"/>
          <w:szCs w:val="28"/>
          <w:rPrChange w:id="20919" w:author="梁元" w:date="2019-05-14T19:51:36Z">
            <w:rPr>
              <w:rFonts w:hint="eastAsia" w:ascii="仿宋" w:hAnsi="仿宋" w:eastAsia="仿宋"/>
              <w:sz w:val="28"/>
              <w:szCs w:val="28"/>
            </w:rPr>
          </w:rPrChange>
          <w14:textFill>
            <w14:solidFill>
              <w14:schemeClr w14:val="tx1"/>
            </w14:solidFill>
          </w14:textFill>
        </w:rPr>
        <w:t>论坛参考</w:t>
      </w:r>
      <w:bookmarkEnd w:id="748"/>
      <w:bookmarkEnd w:id="749"/>
    </w:p>
    <w:p>
      <w:pPr>
        <w:ind w:firstLine="480" w:firstLineChars="200"/>
        <w:rPr>
          <w:color w:val="000000" w:themeColor="text1"/>
          <w:rPrChange w:id="20921" w:author="梁元" w:date="2019-05-14T19:51:36Z">
            <w:rPr/>
          </w:rPrChange>
          <w14:textFill>
            <w14:solidFill>
              <w14:schemeClr w14:val="tx1"/>
            </w14:solidFill>
          </w14:textFill>
        </w:rPr>
        <w:pPrChange w:id="20920" w:author="冷雪凝" w:date="2019-05-14T12:21:32Z">
          <w:pPr/>
        </w:pPrChange>
      </w:pPr>
      <w:r>
        <w:rPr>
          <w:color w:val="000000" w:themeColor="text1"/>
          <w:rPrChange w:id="20922" w:author="梁元" w:date="2019-05-14T19:51:36Z">
            <w:rPr/>
          </w:rPrChange>
          <w14:textFill>
            <w14:solidFill>
              <w14:schemeClr w14:val="tx1"/>
            </w14:solidFill>
          </w14:textFill>
        </w:rPr>
        <w:fldChar w:fldCharType="begin"/>
      </w:r>
      <w:r>
        <w:rPr>
          <w:color w:val="000000" w:themeColor="text1"/>
          <w:rPrChange w:id="20923" w:author="梁元" w:date="2019-05-14T19:51:36Z">
            <w:rPr/>
          </w:rPrChange>
          <w14:textFill>
            <w14:solidFill>
              <w14:schemeClr w14:val="tx1"/>
            </w14:solidFill>
          </w14:textFill>
        </w:rPr>
        <w:instrText xml:space="preserve"> HYPERLINK "https://router.vuejs.org/zh/guide/essentials/passing-props.html#%E5%B8%83%E5%B0%94%E6%A8%A1%E5%BC%8F" </w:instrText>
      </w:r>
      <w:r>
        <w:rPr>
          <w:color w:val="000000" w:themeColor="text1"/>
          <w:rPrChange w:id="20924" w:author="梁元" w:date="2019-05-14T19:51:36Z">
            <w:rPr/>
          </w:rPrChange>
          <w14:textFill>
            <w14:solidFill>
              <w14:schemeClr w14:val="tx1"/>
            </w14:solidFill>
          </w14:textFill>
        </w:rPr>
        <w:fldChar w:fldCharType="separate"/>
      </w:r>
      <w:r>
        <w:rPr>
          <w:rStyle w:val="18"/>
          <w:color w:val="000000" w:themeColor="text1"/>
          <w:rPrChange w:id="20925" w:author="梁元" w:date="2019-05-14T19:51:36Z">
            <w:rPr>
              <w:rStyle w:val="18"/>
            </w:rPr>
          </w:rPrChange>
          <w14:textFill>
            <w14:solidFill>
              <w14:schemeClr w14:val="tx1"/>
            </w14:solidFill>
          </w14:textFill>
        </w:rPr>
        <w:t>https://router.vuejs.org/zh/guide/essentials/passing-props.html#%E5%B8%83%E5%B0%94%E6%A8%A1%E5%BC%8F</w:t>
      </w:r>
      <w:r>
        <w:rPr>
          <w:rStyle w:val="18"/>
          <w:color w:val="000000" w:themeColor="text1"/>
          <w:rPrChange w:id="20926" w:author="梁元" w:date="2019-05-14T19:51:36Z">
            <w:rPr>
              <w:rStyle w:val="18"/>
            </w:rPr>
          </w:rPrChange>
          <w14:textFill>
            <w14:solidFill>
              <w14:schemeClr w14:val="tx1"/>
            </w14:solidFill>
          </w14:textFill>
        </w:rPr>
        <w:fldChar w:fldCharType="end"/>
      </w:r>
    </w:p>
    <w:p>
      <w:pPr>
        <w:ind w:firstLine="480" w:firstLineChars="200"/>
        <w:rPr>
          <w:color w:val="000000" w:themeColor="text1"/>
          <w:rPrChange w:id="20928" w:author="梁元" w:date="2019-05-14T19:51:36Z">
            <w:rPr/>
          </w:rPrChange>
          <w14:textFill>
            <w14:solidFill>
              <w14:schemeClr w14:val="tx1"/>
            </w14:solidFill>
          </w14:textFill>
        </w:rPr>
        <w:pPrChange w:id="20927" w:author="冷雪凝" w:date="2019-05-14T12:21:32Z">
          <w:pPr/>
        </w:pPrChange>
      </w:pPr>
    </w:p>
    <w:p>
      <w:pPr>
        <w:ind w:firstLine="480" w:firstLineChars="200"/>
        <w:rPr>
          <w:color w:val="000000" w:themeColor="text1"/>
          <w:rPrChange w:id="20930" w:author="梁元" w:date="2019-05-14T19:51:36Z">
            <w:rPr/>
          </w:rPrChange>
          <w14:textFill>
            <w14:solidFill>
              <w14:schemeClr w14:val="tx1"/>
            </w14:solidFill>
          </w14:textFill>
        </w:rPr>
        <w:pPrChange w:id="20929" w:author="冷雪凝" w:date="2019-05-14T12:21:32Z">
          <w:pPr/>
        </w:pPrChange>
      </w:pPr>
      <w:r>
        <w:rPr>
          <w:color w:val="000000" w:themeColor="text1"/>
          <w:rPrChange w:id="20931" w:author="梁元" w:date="2019-05-14T19:51:36Z">
            <w:rPr/>
          </w:rPrChange>
          <w14:textFill>
            <w14:solidFill>
              <w14:schemeClr w14:val="tx1"/>
            </w14:solidFill>
          </w14:textFill>
        </w:rPr>
        <w:fldChar w:fldCharType="begin"/>
      </w:r>
      <w:r>
        <w:rPr>
          <w:color w:val="000000" w:themeColor="text1"/>
          <w:rPrChange w:id="20932" w:author="梁元" w:date="2019-05-14T19:51:36Z">
            <w:rPr/>
          </w:rPrChange>
          <w14:textFill>
            <w14:solidFill>
              <w14:schemeClr w14:val="tx1"/>
            </w14:solidFill>
          </w14:textFill>
        </w:rPr>
        <w:instrText xml:space="preserve"> HYPERLINK "https://www.cnblogs.com/SamWeb/p/6610733.html" </w:instrText>
      </w:r>
      <w:r>
        <w:rPr>
          <w:color w:val="000000" w:themeColor="text1"/>
          <w:rPrChange w:id="20933" w:author="梁元" w:date="2019-05-14T19:51:36Z">
            <w:rPr/>
          </w:rPrChange>
          <w14:textFill>
            <w14:solidFill>
              <w14:schemeClr w14:val="tx1"/>
            </w14:solidFill>
          </w14:textFill>
        </w:rPr>
        <w:fldChar w:fldCharType="separate"/>
      </w:r>
      <w:r>
        <w:rPr>
          <w:rStyle w:val="18"/>
          <w:color w:val="000000" w:themeColor="text1"/>
          <w:rPrChange w:id="20934" w:author="梁元" w:date="2019-05-14T19:51:36Z">
            <w:rPr>
              <w:rStyle w:val="18"/>
            </w:rPr>
          </w:rPrChange>
          <w14:textFill>
            <w14:solidFill>
              <w14:schemeClr w14:val="tx1"/>
            </w14:solidFill>
          </w14:textFill>
        </w:rPr>
        <w:t>https://www.cnblogs.com/SamWeb/p/6610733.html</w:t>
      </w:r>
      <w:r>
        <w:rPr>
          <w:rStyle w:val="18"/>
          <w:color w:val="000000" w:themeColor="text1"/>
          <w:rPrChange w:id="20935" w:author="梁元" w:date="2019-05-14T19:51:36Z">
            <w:rPr>
              <w:rStyle w:val="18"/>
            </w:rPr>
          </w:rPrChange>
          <w14:textFill>
            <w14:solidFill>
              <w14:schemeClr w14:val="tx1"/>
            </w14:solidFill>
          </w14:textFill>
        </w:rPr>
        <w:fldChar w:fldCharType="end"/>
      </w:r>
    </w:p>
    <w:p>
      <w:pPr>
        <w:ind w:firstLine="480" w:firstLineChars="200"/>
        <w:rPr>
          <w:color w:val="000000" w:themeColor="text1"/>
          <w:rPrChange w:id="20937" w:author="梁元" w:date="2019-05-14T19:51:36Z">
            <w:rPr/>
          </w:rPrChange>
          <w14:textFill>
            <w14:solidFill>
              <w14:schemeClr w14:val="tx1"/>
            </w14:solidFill>
          </w14:textFill>
        </w:rPr>
        <w:pPrChange w:id="20936" w:author="冷雪凝" w:date="2019-05-14T12:21:32Z">
          <w:pPr/>
        </w:pPrChange>
      </w:pPr>
    </w:p>
    <w:p>
      <w:pPr>
        <w:ind w:firstLine="480" w:firstLineChars="200"/>
        <w:rPr>
          <w:color w:val="000000" w:themeColor="text1"/>
          <w:rPrChange w:id="20939" w:author="梁元" w:date="2019-05-14T19:51:36Z">
            <w:rPr/>
          </w:rPrChange>
          <w14:textFill>
            <w14:solidFill>
              <w14:schemeClr w14:val="tx1"/>
            </w14:solidFill>
          </w14:textFill>
        </w:rPr>
        <w:pPrChange w:id="20938" w:author="冷雪凝" w:date="2019-05-14T12:21:32Z">
          <w:pPr/>
        </w:pPrChange>
      </w:pPr>
      <w:r>
        <w:rPr>
          <w:color w:val="000000" w:themeColor="text1"/>
          <w:rPrChange w:id="20940" w:author="梁元" w:date="2019-05-14T19:51:36Z">
            <w:rPr/>
          </w:rPrChange>
          <w14:textFill>
            <w14:solidFill>
              <w14:schemeClr w14:val="tx1"/>
            </w14:solidFill>
          </w14:textFill>
        </w:rPr>
        <w:fldChar w:fldCharType="begin"/>
      </w:r>
      <w:r>
        <w:rPr>
          <w:color w:val="000000" w:themeColor="text1"/>
          <w:rPrChange w:id="20941" w:author="梁元" w:date="2019-05-14T19:51:36Z">
            <w:rPr/>
          </w:rPrChange>
          <w14:textFill>
            <w14:solidFill>
              <w14:schemeClr w14:val="tx1"/>
            </w14:solidFill>
          </w14:textFill>
        </w:rPr>
        <w:instrText xml:space="preserve"> HYPERLINK "https://segmentfault.com/a/1190000011123089" </w:instrText>
      </w:r>
      <w:r>
        <w:rPr>
          <w:color w:val="000000" w:themeColor="text1"/>
          <w:rPrChange w:id="20942" w:author="梁元" w:date="2019-05-14T19:51:36Z">
            <w:rPr/>
          </w:rPrChange>
          <w14:textFill>
            <w14:solidFill>
              <w14:schemeClr w14:val="tx1"/>
            </w14:solidFill>
          </w14:textFill>
        </w:rPr>
        <w:fldChar w:fldCharType="separate"/>
      </w:r>
      <w:r>
        <w:rPr>
          <w:rStyle w:val="18"/>
          <w:color w:val="000000" w:themeColor="text1"/>
          <w:rPrChange w:id="20943" w:author="梁元" w:date="2019-05-14T19:51:36Z">
            <w:rPr>
              <w:rStyle w:val="18"/>
            </w:rPr>
          </w:rPrChange>
          <w14:textFill>
            <w14:solidFill>
              <w14:schemeClr w14:val="tx1"/>
            </w14:solidFill>
          </w14:textFill>
        </w:rPr>
        <w:t>https://segmentfault.com/a/1190000011123089</w:t>
      </w:r>
      <w:r>
        <w:rPr>
          <w:rStyle w:val="18"/>
          <w:color w:val="000000" w:themeColor="text1"/>
          <w:rPrChange w:id="20944" w:author="梁元" w:date="2019-05-14T19:51:36Z">
            <w:rPr>
              <w:rStyle w:val="18"/>
            </w:rPr>
          </w:rPrChange>
          <w14:textFill>
            <w14:solidFill>
              <w14:schemeClr w14:val="tx1"/>
            </w14:solidFill>
          </w14:textFill>
        </w:rPr>
        <w:fldChar w:fldCharType="end"/>
      </w:r>
    </w:p>
    <w:sdt>
      <w:sdtPr>
        <w:rPr>
          <w:rFonts w:eastAsiaTheme="minorHAnsi"/>
          <w:color w:val="000000" w:themeColor="text1"/>
          <w14:textFill>
            <w14:solidFill>
              <w14:schemeClr w14:val="tx1"/>
            </w14:solidFill>
          </w14:textFill>
        </w:rPr>
        <w:id w:val="-1826581312"/>
        <w:docPartObj>
          <w:docPartGallery w:val="autotext"/>
        </w:docPartObj>
      </w:sdtPr>
      <w:sdtEndPr>
        <w:rPr>
          <w:rFonts w:eastAsiaTheme="minorHAnsi"/>
          <w:color w:val="000000" w:themeColor="text1"/>
          <w14:textFill>
            <w14:solidFill>
              <w14:schemeClr w14:val="tx1"/>
            </w14:solidFill>
          </w14:textFill>
        </w:rPr>
      </w:sdtEndPr>
      <w:sdtContent>
        <w:p>
          <w:pPr>
            <w:ind w:firstLine="480" w:firstLineChars="200"/>
            <w:rPr>
              <w:rFonts w:eastAsiaTheme="minorHAnsi"/>
              <w:color w:val="000000" w:themeColor="text1"/>
              <w14:textFill>
                <w14:solidFill>
                  <w14:schemeClr w14:val="tx1"/>
                </w14:solidFill>
              </w14:textFill>
            </w:rPr>
            <w:sectPr>
              <w:headerReference r:id="rId30" w:type="first"/>
              <w:footerReference r:id="rId32" w:type="first"/>
              <w:headerReference r:id="rId29" w:type="default"/>
              <w:footerReference r:id="rId31" w:type="default"/>
              <w:pgSz w:w="11906" w:h="16838"/>
              <w:pgMar w:top="1440" w:right="1800" w:bottom="1440" w:left="1800" w:header="851" w:footer="992" w:gutter="0"/>
              <w:pgNumType w:start="0"/>
              <w:cols w:space="425" w:num="1"/>
              <w:docGrid w:type="lines" w:linePitch="326" w:charSpace="0"/>
            </w:sectPr>
            <w:pPrChange w:id="20945" w:author="冷雪凝" w:date="2019-05-14T12:21:32Z">
              <w:pPr/>
            </w:pPrChange>
          </w:pPr>
        </w:p>
        <w:p>
          <w:pPr>
            <w:widowControl/>
            <w:ind w:firstLine="480" w:firstLineChars="200"/>
            <w:jc w:val="left"/>
            <w:rPr>
              <w:rFonts w:eastAsiaTheme="minorHAnsi"/>
              <w:color w:val="000000" w:themeColor="text1"/>
              <w14:textFill>
                <w14:solidFill>
                  <w14:schemeClr w14:val="tx1"/>
                </w14:solidFill>
              </w14:textFill>
            </w:rPr>
            <w:pPrChange w:id="20946" w:author="冷雪凝" w:date="2019-05-14T12:21:32Z">
              <w:pPr>
                <w:widowControl/>
                <w:jc w:val="left"/>
              </w:pPr>
            </w:pPrChange>
          </w:pPr>
        </w:p>
      </w:sdtContent>
    </w:sdt>
    <w:p>
      <w:pPr>
        <w:pStyle w:val="2"/>
        <w:numPr>
          <w:ilvl w:val="0"/>
          <w:numId w:val="1"/>
        </w:numPr>
        <w:rPr>
          <w:rFonts w:ascii="仿宋" w:hAnsi="仿宋" w:eastAsia="仿宋"/>
          <w:color w:val="000000" w:themeColor="text1"/>
          <w:sz w:val="28"/>
          <w:szCs w:val="28"/>
          <w:rPrChange w:id="20947" w:author="梁元" w:date="2019-05-14T19:51:36Z">
            <w:rPr>
              <w:rFonts w:ascii="仿宋" w:hAnsi="仿宋" w:eastAsia="仿宋"/>
              <w:sz w:val="28"/>
              <w:szCs w:val="28"/>
            </w:rPr>
          </w:rPrChange>
          <w14:textFill>
            <w14:solidFill>
              <w14:schemeClr w14:val="tx1"/>
            </w14:solidFill>
          </w14:textFill>
        </w:rPr>
      </w:pPr>
      <w:bookmarkStart w:id="750" w:name="_Toc20752_WPSOffice_Level1"/>
      <w:bookmarkStart w:id="751" w:name="_Toc18892_WPSOffice_Level1"/>
      <w:r>
        <w:rPr>
          <w:rFonts w:hint="eastAsia" w:ascii="仿宋" w:hAnsi="仿宋" w:eastAsia="仿宋"/>
          <w:color w:val="000000" w:themeColor="text1"/>
          <w:sz w:val="28"/>
          <w:szCs w:val="28"/>
          <w:rPrChange w:id="20948" w:author="梁元" w:date="2019-05-14T19:51:36Z">
            <w:rPr>
              <w:rFonts w:hint="eastAsia" w:ascii="仿宋" w:hAnsi="仿宋" w:eastAsia="仿宋"/>
              <w:sz w:val="28"/>
              <w:szCs w:val="28"/>
            </w:rPr>
          </w:rPrChange>
          <w14:textFill>
            <w14:solidFill>
              <w14:schemeClr w14:val="tx1"/>
            </w14:solidFill>
          </w14:textFill>
        </w:rPr>
        <w:t>解释一下</w:t>
      </w:r>
      <w:r>
        <w:rPr>
          <w:rFonts w:ascii="仿宋" w:hAnsi="仿宋" w:eastAsia="仿宋"/>
          <w:color w:val="000000" w:themeColor="text1"/>
          <w:sz w:val="28"/>
          <w:szCs w:val="28"/>
          <w:rPrChange w:id="20949" w:author="梁元" w:date="2019-05-14T19:51:36Z">
            <w:rPr>
              <w:rFonts w:ascii="仿宋" w:hAnsi="仿宋" w:eastAsia="仿宋"/>
              <w:sz w:val="28"/>
              <w:szCs w:val="28"/>
            </w:rPr>
          </w:rPrChange>
          <w14:textFill>
            <w14:solidFill>
              <w14:schemeClr w14:val="tx1"/>
            </w14:solidFill>
          </w14:textFill>
        </w:rPr>
        <w:t>javaScript</w:t>
      </w:r>
      <w:r>
        <w:rPr>
          <w:rFonts w:hint="eastAsia" w:ascii="仿宋" w:hAnsi="仿宋" w:eastAsia="仿宋"/>
          <w:color w:val="000000" w:themeColor="text1"/>
          <w:sz w:val="28"/>
          <w:szCs w:val="28"/>
          <w:rPrChange w:id="20950" w:author="梁元" w:date="2019-05-14T19:51:36Z">
            <w:rPr>
              <w:rFonts w:hint="eastAsia" w:ascii="仿宋" w:hAnsi="仿宋" w:eastAsia="仿宋"/>
              <w:sz w:val="28"/>
              <w:szCs w:val="28"/>
            </w:rPr>
          </w:rPrChange>
          <w14:textFill>
            <w14:solidFill>
              <w14:schemeClr w14:val="tx1"/>
            </w14:solidFill>
          </w14:textFill>
        </w:rPr>
        <w:t>中的</w:t>
      </w:r>
      <w:r>
        <w:rPr>
          <w:rFonts w:hint="eastAsia" w:ascii="仿宋" w:hAnsi="仿宋" w:eastAsia="仿宋"/>
          <w:color w:val="000000" w:themeColor="text1"/>
          <w:sz w:val="28"/>
          <w:szCs w:val="28"/>
          <w:lang w:val="en-US" w:eastAsia="zh-CN"/>
          <w:rPrChange w:id="20951" w:author="梁元" w:date="2019-05-14T19:51:36Z">
            <w:rPr>
              <w:rFonts w:hint="eastAsia" w:ascii="仿宋" w:hAnsi="仿宋" w:eastAsia="仿宋"/>
              <w:sz w:val="28"/>
              <w:szCs w:val="28"/>
              <w:lang w:val="en-US" w:eastAsia="zh-CN"/>
            </w:rPr>
          </w:rPrChange>
          <w14:textFill>
            <w14:solidFill>
              <w14:schemeClr w14:val="tx1"/>
            </w14:solidFill>
          </w14:textFill>
        </w:rPr>
        <w:t>继承</w:t>
      </w:r>
      <w:r>
        <w:rPr>
          <w:rFonts w:hint="eastAsia" w:ascii="仿宋" w:hAnsi="仿宋" w:eastAsia="仿宋"/>
          <w:color w:val="000000" w:themeColor="text1"/>
          <w:sz w:val="28"/>
          <w:szCs w:val="28"/>
          <w:rPrChange w:id="20952" w:author="梁元" w:date="2019-05-14T19:51:36Z">
            <w:rPr>
              <w:rFonts w:hint="eastAsia" w:ascii="仿宋" w:hAnsi="仿宋" w:eastAsia="仿宋"/>
              <w:sz w:val="28"/>
              <w:szCs w:val="28"/>
            </w:rPr>
          </w:rPrChange>
          <w14:textFill>
            <w14:solidFill>
              <w14:schemeClr w14:val="tx1"/>
            </w14:solidFill>
          </w14:textFill>
        </w:rPr>
        <w:t>机制</w:t>
      </w:r>
      <w:r>
        <w:rPr>
          <w:rFonts w:hint="eastAsia" w:ascii="仿宋" w:hAnsi="仿宋" w:eastAsia="仿宋"/>
          <w:color w:val="000000" w:themeColor="text1"/>
          <w:sz w:val="28"/>
          <w:szCs w:val="28"/>
          <w:lang w:eastAsia="zh-CN"/>
          <w:rPrChange w:id="20953" w:author="梁元" w:date="2019-05-14T19:51:36Z">
            <w:rPr>
              <w:rFonts w:hint="eastAsia" w:ascii="仿宋" w:hAnsi="仿宋" w:eastAsia="仿宋"/>
              <w:sz w:val="28"/>
              <w:szCs w:val="28"/>
              <w:lang w:eastAsia="zh-CN"/>
            </w:rPr>
          </w:rPrChange>
          <w14:textFill>
            <w14:solidFill>
              <w14:schemeClr w14:val="tx1"/>
            </w14:solidFill>
          </w14:textFill>
        </w:rPr>
        <w:t>？</w:t>
      </w:r>
      <w:bookmarkEnd w:id="750"/>
      <w:bookmarkEnd w:id="751"/>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23" w:type="dxa"/>
          </w:tcPr>
          <w:p>
            <w:pPr>
              <w:jc w:val="center"/>
              <w:rPr>
                <w:rFonts w:ascii="仿宋" w:hAnsi="仿宋" w:eastAsia="仿宋"/>
                <w:color w:val="000000" w:themeColor="text1"/>
                <w:rPrChange w:id="2095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955"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2095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957"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2095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959"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2096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961"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2096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963"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096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965" w:author="梁元" w:date="2019-05-14T19:51:36Z">
                  <w:rPr>
                    <w:rFonts w:hint="eastAsia" w:ascii="仿宋" w:hAnsi="仿宋" w:eastAsia="仿宋"/>
                  </w:rPr>
                </w:rPrChange>
                <w14:textFill>
                  <w14:solidFill>
                    <w14:schemeClr w14:val="tx1"/>
                  </w14:solidFill>
                </w14:textFill>
              </w:rPr>
              <w:t>95%</w:t>
            </w:r>
          </w:p>
        </w:tc>
        <w:tc>
          <w:tcPr>
            <w:tcW w:w="1559" w:type="dxa"/>
          </w:tcPr>
          <w:p>
            <w:pPr>
              <w:jc w:val="center"/>
              <w:rPr>
                <w:rFonts w:ascii="仿宋" w:hAnsi="仿宋" w:eastAsia="仿宋"/>
                <w:color w:val="000000" w:themeColor="text1"/>
                <w:rPrChange w:id="2096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967" w:author="梁元" w:date="2019-05-14T19:51:36Z">
                  <w:rPr>
                    <w:rFonts w:hint="eastAsia" w:ascii="仿宋" w:hAnsi="仿宋" w:eastAsia="仿宋"/>
                  </w:rPr>
                </w:rPrChange>
                <w14:textFill>
                  <w14:solidFill>
                    <w14:schemeClr w14:val="tx1"/>
                  </w14:solidFill>
                </w14:textFill>
              </w:rPr>
              <w:t>3星</w:t>
            </w:r>
          </w:p>
        </w:tc>
        <w:tc>
          <w:tcPr>
            <w:tcW w:w="1418" w:type="dxa"/>
          </w:tcPr>
          <w:p>
            <w:pPr>
              <w:jc w:val="center"/>
              <w:rPr>
                <w:rFonts w:ascii="仿宋" w:hAnsi="仿宋" w:eastAsia="仿宋"/>
                <w:color w:val="000000" w:themeColor="text1"/>
                <w:rPrChange w:id="20968"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20969" w:author="梁元" w:date="2019-05-14T19:51:36Z">
                  <w:rPr>
                    <w:rFonts w:ascii="仿宋" w:hAnsi="仿宋" w:eastAsia="仿宋"/>
                  </w:rPr>
                </w:rPrChange>
                <w14:textFill>
                  <w14:solidFill>
                    <w14:schemeClr w14:val="tx1"/>
                  </w14:solidFill>
                </w14:textFill>
              </w:rPr>
              <w:t>J</w:t>
            </w:r>
            <w:r>
              <w:rPr>
                <w:rFonts w:hint="eastAsia" w:ascii="仿宋" w:hAnsi="仿宋" w:eastAsia="仿宋"/>
                <w:color w:val="000000" w:themeColor="text1"/>
                <w:rPrChange w:id="20970" w:author="梁元" w:date="2019-05-14T19:51:36Z">
                  <w:rPr>
                    <w:rFonts w:hint="eastAsia" w:ascii="仿宋" w:hAnsi="仿宋" w:eastAsia="仿宋"/>
                  </w:rPr>
                </w:rPrChange>
                <w14:textFill>
                  <w14:solidFill>
                    <w14:schemeClr w14:val="tx1"/>
                  </w14:solidFill>
                </w14:textFill>
              </w:rPr>
              <w:t>s底层原理</w:t>
            </w:r>
          </w:p>
        </w:tc>
        <w:tc>
          <w:tcPr>
            <w:tcW w:w="1417" w:type="dxa"/>
          </w:tcPr>
          <w:p>
            <w:pPr>
              <w:jc w:val="center"/>
              <w:rPr>
                <w:rFonts w:ascii="仿宋" w:hAnsi="仿宋" w:eastAsia="仿宋"/>
                <w:color w:val="000000" w:themeColor="text1"/>
                <w:rPrChange w:id="2097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0972" w:author="梁元" w:date="2019-05-14T19:51:36Z">
                  <w:rPr>
                    <w:rFonts w:hint="eastAsia" w:ascii="仿宋" w:hAnsi="仿宋" w:eastAsia="仿宋"/>
                  </w:rPr>
                </w:rPrChange>
                <w14:textFill>
                  <w14:solidFill>
                    <w14:schemeClr w14:val="tx1"/>
                  </w14:solidFill>
                </w14:textFill>
              </w:rPr>
              <w:t>javaScript</w:t>
            </w:r>
          </w:p>
        </w:tc>
        <w:tc>
          <w:tcPr>
            <w:tcW w:w="1465" w:type="dxa"/>
          </w:tcPr>
          <w:p>
            <w:pPr>
              <w:jc w:val="center"/>
              <w:rPr>
                <w:rFonts w:hint="eastAsia" w:ascii="仿宋" w:hAnsi="仿宋" w:eastAsia="仿宋"/>
                <w:color w:val="000000" w:themeColor="text1"/>
                <w:lang w:val="en-US" w:eastAsia="zh-CN"/>
                <w:rPrChange w:id="20973" w:author="梁元" w:date="2019-05-14T19:51:36Z">
                  <w:rPr>
                    <w:rFonts w:hint="eastAsia" w:ascii="仿宋" w:hAnsi="仿宋" w:eastAsia="仿宋"/>
                    <w:lang w:val="en-US" w:eastAsia="zh-CN"/>
                  </w:rPr>
                </w:rPrChange>
                <w14:textFill>
                  <w14:solidFill>
                    <w14:schemeClr w14:val="tx1"/>
                  </w14:solidFill>
                </w14:textFill>
              </w:rPr>
            </w:pPr>
            <w:r>
              <w:rPr>
                <w:rFonts w:hint="eastAsia" w:ascii="仿宋" w:hAnsi="仿宋" w:eastAsia="仿宋"/>
                <w:color w:val="000000" w:themeColor="text1"/>
                <w:lang w:val="en-US" w:eastAsia="zh-CN"/>
                <w:rPrChange w:id="20974" w:author="梁元" w:date="2019-05-14T19:51:36Z">
                  <w:rPr>
                    <w:rFonts w:hint="eastAsia" w:ascii="仿宋" w:hAnsi="仿宋" w:eastAsia="仿宋"/>
                    <w:lang w:val="en-US" w:eastAsia="zh-CN"/>
                  </w:rPr>
                </w:rPrChange>
                <w14:textFill>
                  <w14:solidFill>
                    <w14:schemeClr w14:val="tx1"/>
                  </w14:solidFill>
                </w14:textFill>
              </w:rPr>
              <w:t>继承模式</w:t>
            </w:r>
          </w:p>
          <w:p>
            <w:pPr>
              <w:jc w:val="center"/>
              <w:rPr>
                <w:rFonts w:ascii="仿宋" w:hAnsi="仿宋" w:eastAsia="仿宋"/>
                <w:color w:val="000000" w:themeColor="text1"/>
                <w:rPrChange w:id="20975" w:author="梁元" w:date="2019-05-14T19:51:36Z">
                  <w:rPr>
                    <w:rFonts w:ascii="仿宋" w:hAnsi="仿宋" w:eastAsia="仿宋"/>
                  </w:rPr>
                </w:rPrChange>
                <w14:textFill>
                  <w14:solidFill>
                    <w14:schemeClr w14:val="tx1"/>
                  </w14:solidFill>
                </w14:textFill>
              </w:rPr>
            </w:pPr>
          </w:p>
        </w:tc>
      </w:tr>
    </w:tbl>
    <w:p>
      <w:pPr>
        <w:pStyle w:val="3"/>
        <w:numPr>
          <w:ilvl w:val="0"/>
          <w:numId w:val="38"/>
        </w:numPr>
        <w:spacing w:line="240" w:lineRule="auto"/>
        <w:ind w:firstLine="562" w:firstLineChars="200"/>
        <w:rPr>
          <w:rFonts w:ascii="仿宋" w:hAnsi="仿宋" w:eastAsia="仿宋"/>
          <w:color w:val="000000" w:themeColor="text1"/>
          <w:sz w:val="28"/>
          <w:szCs w:val="28"/>
          <w:rPrChange w:id="20977" w:author="梁元" w:date="2019-05-14T19:51:36Z">
            <w:rPr>
              <w:rFonts w:ascii="仿宋" w:hAnsi="仿宋" w:eastAsia="仿宋"/>
              <w:sz w:val="28"/>
              <w:szCs w:val="28"/>
            </w:rPr>
          </w:rPrChange>
          <w14:textFill>
            <w14:solidFill>
              <w14:schemeClr w14:val="tx1"/>
            </w14:solidFill>
          </w14:textFill>
        </w:rPr>
        <w:pPrChange w:id="20976" w:author="冷雪凝" w:date="2019-05-14T12:21:32Z">
          <w:pPr>
            <w:pStyle w:val="3"/>
            <w:numPr>
              <w:ilvl w:val="0"/>
              <w:numId w:val="38"/>
            </w:numPr>
          </w:pPr>
        </w:pPrChange>
      </w:pPr>
      <w:bookmarkStart w:id="752" w:name="_Toc21226_WPSOffice_Level2"/>
      <w:bookmarkStart w:id="753" w:name="_Toc10884_WPSOffice_Level2"/>
      <w:r>
        <w:rPr>
          <w:rFonts w:hint="eastAsia" w:ascii="仿宋" w:hAnsi="仿宋" w:eastAsia="仿宋"/>
          <w:color w:val="000000" w:themeColor="text1"/>
          <w:sz w:val="28"/>
          <w:szCs w:val="28"/>
          <w:rPrChange w:id="20978" w:author="梁元" w:date="2019-05-14T19:51:36Z">
            <w:rPr>
              <w:rFonts w:hint="eastAsia" w:ascii="仿宋" w:hAnsi="仿宋" w:eastAsia="仿宋"/>
              <w:sz w:val="28"/>
              <w:szCs w:val="28"/>
            </w:rPr>
          </w:rPrChange>
          <w14:textFill>
            <w14:solidFill>
              <w14:schemeClr w14:val="tx1"/>
            </w14:solidFill>
          </w14:textFill>
        </w:rPr>
        <w:t>通常解法</w:t>
      </w:r>
      <w:bookmarkEnd w:id="752"/>
      <w:bookmarkEnd w:id="753"/>
    </w:p>
    <w:p>
      <w:pPr>
        <w:spacing w:line="240" w:lineRule="auto"/>
        <w:ind w:firstLine="480" w:firstLineChars="200"/>
        <w:rPr>
          <w:rFonts w:hint="eastAsia" w:eastAsiaTheme="minorEastAsia"/>
          <w:color w:val="000000" w:themeColor="text1"/>
          <w:lang w:eastAsia="zh-CN"/>
          <w:rPrChange w:id="20980" w:author="梁元" w:date="2019-05-14T19:51:36Z">
            <w:rPr>
              <w:rFonts w:hint="eastAsia" w:eastAsiaTheme="minorEastAsia"/>
              <w:lang w:eastAsia="zh-CN"/>
            </w:rPr>
          </w:rPrChange>
          <w14:textFill>
            <w14:solidFill>
              <w14:schemeClr w14:val="tx1"/>
            </w14:solidFill>
          </w14:textFill>
        </w:rPr>
        <w:pPrChange w:id="20979" w:author="冷雪凝" w:date="2019-05-14T12:21:32Z">
          <w:pPr>
            <w:spacing w:line="360" w:lineRule="auto"/>
            <w:ind w:firstLine="420" w:firstLineChars="0"/>
          </w:pPr>
        </w:pPrChange>
      </w:pPr>
      <w:r>
        <w:rPr>
          <w:rFonts w:hint="eastAsia"/>
          <w:color w:val="000000" w:themeColor="text1"/>
          <w:rPrChange w:id="20981" w:author="梁元" w:date="2019-05-14T19:51:36Z">
            <w:rPr>
              <w:rFonts w:hint="eastAsia"/>
            </w:rPr>
          </w:rPrChange>
          <w14:textFill>
            <w14:solidFill>
              <w14:schemeClr w14:val="tx1"/>
            </w14:solidFill>
          </w14:textFill>
        </w:rPr>
        <w:t>j</w:t>
      </w:r>
      <w:r>
        <w:rPr>
          <w:rFonts w:hint="eastAsia"/>
          <w:color w:val="000000" w:themeColor="text1"/>
          <w:lang w:val="en-US" w:eastAsia="zh-CN"/>
          <w:rPrChange w:id="20982" w:author="梁元" w:date="2019-05-14T19:51:36Z">
            <w:rPr>
              <w:rFonts w:hint="eastAsia"/>
              <w:lang w:val="en-US" w:eastAsia="zh-CN"/>
            </w:rPr>
          </w:rPrChange>
          <w14:textFill>
            <w14:solidFill>
              <w14:schemeClr w14:val="tx1"/>
            </w14:solidFill>
          </w14:textFill>
        </w:rPr>
        <w:t>ava</w:t>
      </w:r>
      <w:r>
        <w:rPr>
          <w:rFonts w:hint="eastAsia"/>
          <w:color w:val="000000" w:themeColor="text1"/>
          <w:rPrChange w:id="20983" w:author="梁元" w:date="2019-05-14T19:51:36Z">
            <w:rPr>
              <w:rFonts w:hint="eastAsia"/>
            </w:rPr>
          </w:rPrChange>
          <w14:textFill>
            <w14:solidFill>
              <w14:schemeClr w14:val="tx1"/>
            </w14:solidFill>
          </w14:textFill>
        </w:rPr>
        <w:t>s</w:t>
      </w:r>
      <w:r>
        <w:rPr>
          <w:rFonts w:hint="eastAsia"/>
          <w:color w:val="000000" w:themeColor="text1"/>
          <w:lang w:val="en-US" w:eastAsia="zh-CN"/>
          <w:rPrChange w:id="20984" w:author="梁元" w:date="2019-05-14T19:51:36Z">
            <w:rPr>
              <w:rFonts w:hint="eastAsia"/>
              <w:lang w:val="en-US" w:eastAsia="zh-CN"/>
            </w:rPr>
          </w:rPrChange>
          <w14:textFill>
            <w14:solidFill>
              <w14:schemeClr w14:val="tx1"/>
            </w14:solidFill>
          </w14:textFill>
        </w:rPr>
        <w:t>cript</w:t>
      </w:r>
      <w:r>
        <w:rPr>
          <w:rFonts w:hint="eastAsia"/>
          <w:color w:val="000000" w:themeColor="text1"/>
          <w:rPrChange w:id="20985" w:author="梁元" w:date="2019-05-14T19:51:36Z">
            <w:rPr>
              <w:rFonts w:hint="eastAsia"/>
            </w:rPr>
          </w:rPrChange>
          <w14:textFill>
            <w14:solidFill>
              <w14:schemeClr w14:val="tx1"/>
            </w14:solidFill>
          </w14:textFill>
        </w:rPr>
        <w:t>中继承跟java中的继承不太一样，一般通过call()和apply()两种方式完成，js中的继承是以复制的形式完成的，复制一个父对象，而不像java中直接继承父对象，还有通过原型的方式完成继承，也有弊端，总之js中的继承只是形式上的对面向对象语言的一种模仿，本质上不是继承，但用起来效果是一样的</w:t>
      </w:r>
      <w:r>
        <w:rPr>
          <w:rFonts w:hint="eastAsia"/>
          <w:color w:val="000000" w:themeColor="text1"/>
          <w:lang w:eastAsia="zh-CN"/>
          <w:rPrChange w:id="20986" w:author="梁元" w:date="2019-05-14T19:51:36Z">
            <w:rPr>
              <w:rFonts w:hint="eastAsia"/>
              <w:lang w:eastAsia="zh-CN"/>
            </w:rPr>
          </w:rPrChange>
          <w14:textFill>
            <w14:solidFill>
              <w14:schemeClr w14:val="tx1"/>
            </w14:solidFill>
          </w14:textFill>
        </w:rPr>
        <w:t>。</w:t>
      </w:r>
      <w:r>
        <w:rPr>
          <w:rFonts w:hint="eastAsia"/>
          <w:color w:val="000000" w:themeColor="text1"/>
          <w:rPrChange w:id="20987" w:author="梁元" w:date="2019-05-14T19:51:36Z">
            <w:rPr>
              <w:rFonts w:hint="eastAsia"/>
            </w:rPr>
          </w:rPrChange>
          <w14:textFill>
            <w14:solidFill>
              <w14:schemeClr w14:val="tx1"/>
            </w14:solidFill>
          </w14:textFill>
        </w:rPr>
        <w:br w:type="textWrapping"/>
      </w:r>
      <w:r>
        <w:rPr>
          <w:rFonts w:hint="eastAsia"/>
          <w:color w:val="000000" w:themeColor="text1"/>
          <w:rPrChange w:id="20988" w:author="梁元" w:date="2019-05-14T19:51:36Z">
            <w:rPr>
              <w:rFonts w:hint="eastAsia"/>
            </w:rPr>
          </w:rPrChange>
          <w14:textFill>
            <w14:solidFill>
              <w14:schemeClr w14:val="tx1"/>
            </w14:solidFill>
          </w14:textFill>
        </w:rPr>
        <w:t>至于为什么要继承：通常在一般的项目里不需要，因为应用简单，但你要用纯js做一些复杂的工具或框架系统就要用到了，比如webgis、或者js框架如jquery、ext什么的，不然一个几千行代码的框架不用继承得写几万行，甚至还无法维护</w:t>
      </w:r>
      <w:r>
        <w:rPr>
          <w:rFonts w:hint="eastAsia"/>
          <w:color w:val="000000" w:themeColor="text1"/>
          <w:lang w:eastAsia="zh-CN"/>
          <w:rPrChange w:id="20989" w:author="梁元" w:date="2019-05-14T19:51:36Z">
            <w:rPr>
              <w:rFonts w:hint="eastAsia"/>
              <w:lang w:eastAsia="zh-CN"/>
            </w:rPr>
          </w:rPrChange>
          <w14:textFill>
            <w14:solidFill>
              <w14:schemeClr w14:val="tx1"/>
            </w14:solidFill>
          </w14:textFill>
        </w:rPr>
        <w:t>。</w:t>
      </w:r>
    </w:p>
    <w:p>
      <w:pPr>
        <w:spacing w:line="240" w:lineRule="auto"/>
        <w:ind w:firstLine="480" w:firstLineChars="200"/>
        <w:rPr>
          <w:rFonts w:hint="eastAsia"/>
          <w:color w:val="000000" w:themeColor="text1"/>
          <w:rPrChange w:id="20991" w:author="梁元" w:date="2019-05-14T19:51:36Z">
            <w:rPr>
              <w:rFonts w:hint="eastAsia"/>
            </w:rPr>
          </w:rPrChange>
          <w14:textFill>
            <w14:solidFill>
              <w14:schemeClr w14:val="tx1"/>
            </w14:solidFill>
          </w14:textFill>
        </w:rPr>
        <w:pPrChange w:id="20990" w:author="冷雪凝" w:date="2019-05-14T12:21:32Z">
          <w:pPr>
            <w:spacing w:line="360" w:lineRule="auto"/>
          </w:pPr>
        </w:pPrChange>
      </w:pPr>
    </w:p>
    <w:p>
      <w:pPr>
        <w:pStyle w:val="3"/>
        <w:numPr>
          <w:ilvl w:val="0"/>
          <w:numId w:val="38"/>
        </w:numPr>
        <w:spacing w:line="240" w:lineRule="auto"/>
        <w:ind w:firstLine="562" w:firstLineChars="200"/>
        <w:rPr>
          <w:rFonts w:ascii="仿宋" w:hAnsi="仿宋" w:eastAsia="仿宋"/>
          <w:color w:val="000000" w:themeColor="text1"/>
          <w:sz w:val="28"/>
          <w:szCs w:val="28"/>
          <w:rPrChange w:id="20993" w:author="梁元" w:date="2019-05-14T19:51:36Z">
            <w:rPr>
              <w:rFonts w:ascii="仿宋" w:hAnsi="仿宋" w:eastAsia="仿宋"/>
              <w:sz w:val="28"/>
              <w:szCs w:val="28"/>
            </w:rPr>
          </w:rPrChange>
          <w14:textFill>
            <w14:solidFill>
              <w14:schemeClr w14:val="tx1"/>
            </w14:solidFill>
          </w14:textFill>
        </w:rPr>
        <w:pPrChange w:id="20992" w:author="冷雪凝" w:date="2019-05-14T12:21:32Z">
          <w:pPr>
            <w:pStyle w:val="3"/>
            <w:numPr>
              <w:ilvl w:val="0"/>
              <w:numId w:val="38"/>
            </w:numPr>
          </w:pPr>
        </w:pPrChange>
      </w:pPr>
      <w:bookmarkStart w:id="754" w:name="_Toc25873_WPSOffice_Level2"/>
      <w:bookmarkStart w:id="755" w:name="_Toc6561_WPSOffice_Level2"/>
      <w:r>
        <w:rPr>
          <w:rFonts w:hint="eastAsia" w:ascii="仿宋" w:hAnsi="仿宋" w:eastAsia="仿宋"/>
          <w:color w:val="000000" w:themeColor="text1"/>
          <w:sz w:val="28"/>
          <w:szCs w:val="28"/>
          <w:rPrChange w:id="20994" w:author="梁元" w:date="2019-05-14T19:51:36Z">
            <w:rPr>
              <w:rFonts w:hint="eastAsia" w:ascii="仿宋" w:hAnsi="仿宋" w:eastAsia="仿宋"/>
              <w:sz w:val="28"/>
              <w:szCs w:val="28"/>
            </w:rPr>
          </w:rPrChange>
          <w14:textFill>
            <w14:solidFill>
              <w14:schemeClr w14:val="tx1"/>
            </w14:solidFill>
          </w14:textFill>
        </w:rPr>
        <w:t>通用大牛级解法</w:t>
      </w:r>
      <w:bookmarkEnd w:id="754"/>
      <w:bookmarkEnd w:id="755"/>
    </w:p>
    <w:p>
      <w:pPr>
        <w:spacing w:line="240" w:lineRule="auto"/>
        <w:ind w:firstLine="480" w:firstLineChars="200"/>
        <w:rPr>
          <w:rFonts w:hint="eastAsia"/>
          <w:color w:val="000000" w:themeColor="text1"/>
          <w:lang w:val="en-US" w:eastAsia="zh-CN"/>
          <w:rPrChange w:id="20996" w:author="梁元" w:date="2019-05-14T19:51:36Z">
            <w:rPr>
              <w:rFonts w:hint="eastAsia"/>
              <w:lang w:val="en-US" w:eastAsia="zh-CN"/>
            </w:rPr>
          </w:rPrChange>
          <w14:textFill>
            <w14:solidFill>
              <w14:schemeClr w14:val="tx1"/>
            </w14:solidFill>
          </w14:textFill>
        </w:rPr>
        <w:pPrChange w:id="20995" w:author="冷雪凝" w:date="2019-05-14T12:21:32Z">
          <w:pPr>
            <w:spacing w:line="360" w:lineRule="auto"/>
          </w:pPr>
        </w:pPrChange>
      </w:pPr>
      <w:r>
        <w:rPr>
          <w:rFonts w:hint="eastAsia"/>
          <w:color w:val="000000" w:themeColor="text1"/>
          <w:rPrChange w:id="20997" w:author="梁元" w:date="2019-05-14T19:51:36Z">
            <w:rPr>
              <w:rFonts w:hint="eastAsia"/>
            </w:rPr>
          </w:rPrChange>
          <w14:textFill>
            <w14:solidFill>
              <w14:schemeClr w14:val="tx1"/>
            </w14:solidFill>
          </w14:textFill>
        </w:rPr>
        <w:t>在通用解法的基础上，我们</w:t>
      </w:r>
      <w:r>
        <w:rPr>
          <w:rFonts w:hint="eastAsia"/>
          <w:color w:val="000000" w:themeColor="text1"/>
          <w:lang w:val="en-US" w:eastAsia="zh-CN"/>
          <w:rPrChange w:id="20998" w:author="梁元" w:date="2019-05-14T19:51:36Z">
            <w:rPr>
              <w:rFonts w:hint="eastAsia"/>
              <w:lang w:val="en-US" w:eastAsia="zh-CN"/>
            </w:rPr>
          </w:rPrChange>
          <w14:textFill>
            <w14:solidFill>
              <w14:schemeClr w14:val="tx1"/>
            </w14:solidFill>
          </w14:textFill>
        </w:rPr>
        <w:t>实现继承的三种方式。</w:t>
      </w:r>
    </w:p>
    <w:p>
      <w:pPr>
        <w:spacing w:line="240" w:lineRule="auto"/>
        <w:ind w:firstLine="480" w:firstLineChars="200"/>
        <w:rPr>
          <w:rFonts w:hint="eastAsia"/>
          <w:color w:val="000000" w:themeColor="text1"/>
          <w:lang w:val="en-US" w:eastAsia="zh-CN"/>
          <w:rPrChange w:id="21000" w:author="梁元" w:date="2019-05-14T19:51:36Z">
            <w:rPr>
              <w:rFonts w:hint="eastAsia"/>
              <w:lang w:val="en-US" w:eastAsia="zh-CN"/>
            </w:rPr>
          </w:rPrChange>
          <w14:textFill>
            <w14:solidFill>
              <w14:schemeClr w14:val="tx1"/>
            </w14:solidFill>
          </w14:textFill>
        </w:rPr>
        <w:pPrChange w:id="20999" w:author="冷雪凝" w:date="2019-05-14T12:21:32Z">
          <w:pPr>
            <w:spacing w:line="360" w:lineRule="auto"/>
          </w:pPr>
        </w:pPrChange>
      </w:pPr>
    </w:p>
    <w:p>
      <w:pPr>
        <w:spacing w:line="240" w:lineRule="auto"/>
        <w:ind w:firstLine="562" w:firstLineChars="200"/>
        <w:rPr>
          <w:b/>
          <w:bCs/>
          <w:color w:val="000000" w:themeColor="text1"/>
          <w:sz w:val="28"/>
          <w:szCs w:val="24"/>
          <w:rPrChange w:id="21002" w:author="梁元" w:date="2019-05-14T19:51:36Z">
            <w:rPr>
              <w:b/>
              <w:bCs/>
              <w:sz w:val="28"/>
              <w:szCs w:val="24"/>
            </w:rPr>
          </w:rPrChange>
          <w14:textFill>
            <w14:solidFill>
              <w14:schemeClr w14:val="tx1"/>
            </w14:solidFill>
          </w14:textFill>
        </w:rPr>
        <w:pPrChange w:id="21001" w:author="冷雪凝" w:date="2019-05-14T12:21:32Z">
          <w:pPr>
            <w:spacing w:line="360" w:lineRule="auto"/>
          </w:pPr>
        </w:pPrChange>
      </w:pPr>
      <w:bookmarkStart w:id="756" w:name="_Toc3888_WPSOffice_Level1"/>
      <w:bookmarkStart w:id="757" w:name="_Toc1001_WPSOffice_Level1"/>
      <w:r>
        <w:rPr>
          <w:b/>
          <w:bCs/>
          <w:color w:val="000000" w:themeColor="text1"/>
          <w:sz w:val="28"/>
          <w:szCs w:val="24"/>
          <w:rPrChange w:id="21003" w:author="梁元" w:date="2019-05-14T19:51:36Z">
            <w:rPr>
              <w:b/>
              <w:bCs/>
              <w:sz w:val="28"/>
              <w:szCs w:val="24"/>
            </w:rPr>
          </w:rPrChange>
          <w14:textFill>
            <w14:solidFill>
              <w14:schemeClr w14:val="tx1"/>
            </w14:solidFill>
          </w14:textFill>
        </w:rPr>
        <w:t>原型继承</w:t>
      </w:r>
      <w:bookmarkEnd w:id="756"/>
      <w:bookmarkEnd w:id="757"/>
    </w:p>
    <w:p>
      <w:pPr>
        <w:ind w:firstLine="480" w:firstLineChars="200"/>
        <w:rPr>
          <w:rFonts w:hint="eastAsia"/>
          <w:color w:val="000000" w:themeColor="text1"/>
          <w:rPrChange w:id="21005" w:author="梁元" w:date="2019-05-14T19:51:36Z">
            <w:rPr>
              <w:rFonts w:hint="eastAsia"/>
            </w:rPr>
          </w:rPrChange>
          <w14:textFill>
            <w14:solidFill>
              <w14:schemeClr w14:val="tx1"/>
            </w14:solidFill>
          </w14:textFill>
        </w:rPr>
        <w:pPrChange w:id="21004" w:author="冷雪凝" w:date="2019-05-14T12:21:32Z">
          <w:pPr/>
        </w:pPrChange>
      </w:pPr>
      <w:r>
        <w:rPr>
          <w:color w:val="000000" w:themeColor="text1"/>
          <w:rPrChange w:id="21007" w:author="梁元" w:date="2019-05-14T19:51:36Z">
            <w:rPr/>
          </w:rPrChange>
          <w14:textFill>
            <w14:solidFill>
              <w14:schemeClr w14:val="tx1"/>
            </w14:solidFill>
          </w14:textFill>
        </w:rPr>
        <w:drawing>
          <wp:inline distT="0" distB="0" distL="114300" distR="114300">
            <wp:extent cx="5267325" cy="2733040"/>
            <wp:effectExtent l="0" t="0" r="9525" b="1016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76"/>
                    <a:stretch>
                      <a:fillRect/>
                    </a:stretch>
                  </pic:blipFill>
                  <pic:spPr>
                    <a:xfrm>
                      <a:off x="0" y="0"/>
                      <a:ext cx="5267325" cy="2733040"/>
                    </a:xfrm>
                    <a:prstGeom prst="rect">
                      <a:avLst/>
                    </a:prstGeom>
                    <a:noFill/>
                    <a:ln w="9525">
                      <a:noFill/>
                    </a:ln>
                  </pic:spPr>
                </pic:pic>
              </a:graphicData>
            </a:graphic>
          </wp:inline>
        </w:drawing>
      </w:r>
    </w:p>
    <w:p>
      <w:pPr>
        <w:spacing w:line="240" w:lineRule="auto"/>
        <w:ind w:firstLine="480" w:firstLineChars="200"/>
        <w:rPr>
          <w:rFonts w:hint="default"/>
          <w:color w:val="000000" w:themeColor="text1"/>
          <w:lang w:val="en-US" w:eastAsia="zh-CN"/>
          <w:rPrChange w:id="21009" w:author="梁元" w:date="2019-05-14T19:51:36Z">
            <w:rPr>
              <w:rFonts w:hint="default"/>
              <w:lang w:val="en-US" w:eastAsia="zh-CN"/>
            </w:rPr>
          </w:rPrChange>
          <w14:textFill>
            <w14:solidFill>
              <w14:schemeClr w14:val="tx1"/>
            </w14:solidFill>
          </w14:textFill>
        </w:rPr>
        <w:pPrChange w:id="21008" w:author="冷雪凝" w:date="2019-05-14T12:21:32Z">
          <w:pPr>
            <w:spacing w:line="360" w:lineRule="auto"/>
          </w:pPr>
        </w:pPrChange>
      </w:pPr>
      <w:r>
        <w:rPr>
          <w:rFonts w:hint="eastAsia"/>
          <w:color w:val="000000" w:themeColor="text1"/>
          <w:lang w:val="en-US" w:eastAsia="zh-CN"/>
          <w:rPrChange w:id="21010" w:author="梁元" w:date="2019-05-14T19:51:36Z">
            <w:rPr>
              <w:rFonts w:hint="eastAsia"/>
              <w:lang w:val="en-US" w:eastAsia="zh-CN"/>
            </w:rPr>
          </w:rPrChange>
          <w14:textFill>
            <w14:solidFill>
              <w14:schemeClr w14:val="tx1"/>
            </w14:solidFill>
          </w14:textFill>
        </w:rPr>
        <w:t>这种原型继承的特点：既继承了父类的模板，又继承了父类的原型对象。优点是</w:t>
      </w:r>
      <w:r>
        <w:rPr>
          <w:rFonts w:hint="default"/>
          <w:color w:val="000000" w:themeColor="text1"/>
          <w:lang w:val="en-US" w:eastAsia="zh-CN"/>
          <w:rPrChange w:id="21011" w:author="梁元" w:date="2019-05-14T19:51:36Z">
            <w:rPr>
              <w:rFonts w:hint="default"/>
              <w:lang w:val="en-US" w:eastAsia="zh-CN"/>
            </w:rPr>
          </w:rPrChange>
          <w14:textFill>
            <w14:solidFill>
              <w14:schemeClr w14:val="tx1"/>
            </w14:solidFill>
          </w14:textFill>
        </w:rPr>
        <w:t>继承了父类的模板，又继承了父类的原型对象，缺点就是父类实例传参，不是子类实例化传参，不符合常规语言的写法。</w:t>
      </w:r>
    </w:p>
    <w:p>
      <w:pPr>
        <w:spacing w:line="240" w:lineRule="auto"/>
        <w:ind w:firstLine="562" w:firstLineChars="200"/>
        <w:rPr>
          <w:rFonts w:hint="eastAsia"/>
          <w:b/>
          <w:bCs/>
          <w:color w:val="000000" w:themeColor="text1"/>
          <w:sz w:val="28"/>
          <w:szCs w:val="24"/>
          <w:lang w:val="en-US" w:eastAsia="zh-CN"/>
          <w:rPrChange w:id="21013" w:author="梁元" w:date="2019-05-14T19:51:36Z">
            <w:rPr>
              <w:rFonts w:hint="eastAsia"/>
              <w:b/>
              <w:bCs/>
              <w:sz w:val="28"/>
              <w:szCs w:val="24"/>
              <w:lang w:val="en-US" w:eastAsia="zh-CN"/>
            </w:rPr>
          </w:rPrChange>
          <w14:textFill>
            <w14:solidFill>
              <w14:schemeClr w14:val="tx1"/>
            </w14:solidFill>
          </w14:textFill>
        </w:rPr>
        <w:pPrChange w:id="21012" w:author="冷雪凝" w:date="2019-05-14T12:21:32Z">
          <w:pPr>
            <w:spacing w:line="360" w:lineRule="auto"/>
          </w:pPr>
        </w:pPrChange>
      </w:pPr>
      <w:bookmarkStart w:id="758" w:name="_Toc20531_WPSOffice_Level1"/>
      <w:bookmarkStart w:id="759" w:name="_Toc31365_WPSOffice_Level1"/>
      <w:r>
        <w:rPr>
          <w:rFonts w:hint="eastAsia"/>
          <w:b/>
          <w:bCs/>
          <w:color w:val="000000" w:themeColor="text1"/>
          <w:sz w:val="28"/>
          <w:szCs w:val="24"/>
          <w:lang w:val="en-US" w:eastAsia="zh-CN"/>
          <w:rPrChange w:id="21014" w:author="梁元" w:date="2019-05-14T19:51:36Z">
            <w:rPr>
              <w:rFonts w:hint="eastAsia"/>
              <w:b/>
              <w:bCs/>
              <w:sz w:val="28"/>
              <w:szCs w:val="24"/>
              <w:lang w:val="en-US" w:eastAsia="zh-CN"/>
            </w:rPr>
          </w:rPrChange>
          <w14:textFill>
            <w14:solidFill>
              <w14:schemeClr w14:val="tx1"/>
            </w14:solidFill>
          </w14:textFill>
        </w:rPr>
        <w:t>类继承（借用构造函数的方式继承）</w:t>
      </w:r>
      <w:bookmarkEnd w:id="758"/>
      <w:bookmarkEnd w:id="759"/>
    </w:p>
    <w:p>
      <w:pPr>
        <w:spacing w:line="240" w:lineRule="auto"/>
        <w:ind w:firstLine="480" w:firstLineChars="200"/>
        <w:rPr>
          <w:color w:val="000000" w:themeColor="text1"/>
          <w:rPrChange w:id="21016" w:author="梁元" w:date="2019-05-14T19:51:36Z">
            <w:rPr/>
          </w:rPrChange>
          <w14:textFill>
            <w14:solidFill>
              <w14:schemeClr w14:val="tx1"/>
            </w14:solidFill>
          </w14:textFill>
        </w:rPr>
        <w:pPrChange w:id="21015" w:author="冷雪凝" w:date="2019-05-14T12:21:32Z">
          <w:pPr>
            <w:spacing w:line="360" w:lineRule="auto"/>
          </w:pPr>
        </w:pPrChange>
      </w:pPr>
      <w:r>
        <w:rPr>
          <w:color w:val="000000" w:themeColor="text1"/>
          <w:rPrChange w:id="21018" w:author="梁元" w:date="2019-05-14T19:51:36Z">
            <w:rPr/>
          </w:rPrChange>
          <w14:textFill>
            <w14:solidFill>
              <w14:schemeClr w14:val="tx1"/>
            </w14:solidFill>
          </w14:textFill>
        </w:rPr>
        <w:drawing>
          <wp:inline distT="0" distB="0" distL="114300" distR="114300">
            <wp:extent cx="5269230" cy="2835275"/>
            <wp:effectExtent l="0" t="0" r="7620" b="317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77"/>
                    <a:stretch>
                      <a:fillRect/>
                    </a:stretch>
                  </pic:blipFill>
                  <pic:spPr>
                    <a:xfrm>
                      <a:off x="0" y="0"/>
                      <a:ext cx="5269230" cy="2835275"/>
                    </a:xfrm>
                    <a:prstGeom prst="rect">
                      <a:avLst/>
                    </a:prstGeom>
                    <a:noFill/>
                    <a:ln w="9525">
                      <a:noFill/>
                    </a:ln>
                  </pic:spPr>
                </pic:pic>
              </a:graphicData>
            </a:graphic>
          </wp:inline>
        </w:drawing>
      </w:r>
    </w:p>
    <w:p>
      <w:pPr>
        <w:spacing w:line="240" w:lineRule="auto"/>
        <w:ind w:firstLine="480" w:firstLineChars="200"/>
        <w:rPr>
          <w:rFonts w:hint="eastAsia"/>
          <w:color w:val="000000" w:themeColor="text1"/>
          <w:rPrChange w:id="21020" w:author="梁元" w:date="2019-05-14T19:51:36Z">
            <w:rPr>
              <w:rFonts w:hint="eastAsia"/>
            </w:rPr>
          </w:rPrChange>
          <w14:textFill>
            <w14:solidFill>
              <w14:schemeClr w14:val="tx1"/>
            </w14:solidFill>
          </w14:textFill>
        </w:rPr>
        <w:pPrChange w:id="21019" w:author="冷雪凝" w:date="2019-05-14T12:21:32Z">
          <w:pPr>
            <w:spacing w:line="360" w:lineRule="auto"/>
          </w:pPr>
        </w:pPrChange>
      </w:pPr>
      <w:r>
        <w:rPr>
          <w:rFonts w:hint="eastAsia"/>
          <w:color w:val="000000" w:themeColor="text1"/>
          <w:rPrChange w:id="21021" w:author="梁元" w:date="2019-05-14T19:51:36Z">
            <w:rPr>
              <w:rFonts w:hint="eastAsia"/>
            </w:rPr>
          </w:rPrChange>
          <w14:textFill>
            <w14:solidFill>
              <w14:schemeClr w14:val="tx1"/>
            </w14:solidFill>
          </w14:textFill>
        </w:rPr>
        <w:t>这种原型继承的特点：继承了父类的模板，不继承了父类的原型对象。优点是</w:t>
      </w:r>
      <w:r>
        <w:rPr>
          <w:rFonts w:hint="default"/>
          <w:color w:val="000000" w:themeColor="text1"/>
          <w:rPrChange w:id="21022" w:author="梁元" w:date="2019-05-14T19:51:36Z">
            <w:rPr>
              <w:rFonts w:hint="default"/>
            </w:rPr>
          </w:rPrChange>
          <w14:textFill>
            <w14:solidFill>
              <w14:schemeClr w14:val="tx1"/>
            </w14:solidFill>
          </w14:textFill>
        </w:rPr>
        <w:t>方便了子类实例传参，缺点就是不继承了父类的原型对象</w:t>
      </w:r>
    </w:p>
    <w:p>
      <w:pPr>
        <w:spacing w:line="240" w:lineRule="auto"/>
        <w:ind w:firstLine="480" w:firstLineChars="200"/>
        <w:rPr>
          <w:rFonts w:hint="eastAsia"/>
          <w:color w:val="000000" w:themeColor="text1"/>
          <w:rPrChange w:id="21024" w:author="梁元" w:date="2019-05-14T19:51:36Z">
            <w:rPr>
              <w:rFonts w:hint="eastAsia"/>
            </w:rPr>
          </w:rPrChange>
          <w14:textFill>
            <w14:solidFill>
              <w14:schemeClr w14:val="tx1"/>
            </w14:solidFill>
          </w14:textFill>
        </w:rPr>
        <w:pPrChange w:id="21023" w:author="冷雪凝" w:date="2019-05-14T12:21:32Z">
          <w:pPr>
            <w:spacing w:line="360" w:lineRule="auto"/>
          </w:pPr>
        </w:pPrChange>
      </w:pPr>
      <w:r>
        <w:rPr>
          <w:rFonts w:hint="eastAsia"/>
          <w:color w:val="000000" w:themeColor="text1"/>
          <w:rPrChange w:id="21025" w:author="梁元" w:date="2019-05-14T19:51:36Z">
            <w:rPr>
              <w:rFonts w:hint="eastAsia"/>
            </w:rPr>
          </w:rPrChange>
          <w14:textFill>
            <w14:solidFill>
              <w14:schemeClr w14:val="tx1"/>
            </w14:solidFill>
          </w14:textFill>
        </w:rPr>
        <w:t>因而就可以将其占用的内存空间回收回来。这样，当垃圾收集器下次再运行时，它就会释放那些引用次数为零的值所占用的内存。</w:t>
      </w:r>
    </w:p>
    <w:p>
      <w:pPr>
        <w:spacing w:line="240" w:lineRule="auto"/>
        <w:ind w:firstLine="562" w:firstLineChars="200"/>
        <w:rPr>
          <w:rFonts w:hint="eastAsia"/>
          <w:b/>
          <w:bCs/>
          <w:color w:val="000000" w:themeColor="text1"/>
          <w:sz w:val="28"/>
          <w:szCs w:val="24"/>
          <w:lang w:val="en-US" w:eastAsia="zh-CN"/>
          <w:rPrChange w:id="21027" w:author="梁元" w:date="2019-05-14T19:51:36Z">
            <w:rPr>
              <w:rFonts w:hint="eastAsia"/>
              <w:b/>
              <w:bCs/>
              <w:sz w:val="28"/>
              <w:szCs w:val="24"/>
              <w:lang w:val="en-US" w:eastAsia="zh-CN"/>
            </w:rPr>
          </w:rPrChange>
          <w14:textFill>
            <w14:solidFill>
              <w14:schemeClr w14:val="tx1"/>
            </w14:solidFill>
          </w14:textFill>
        </w:rPr>
        <w:pPrChange w:id="21026" w:author="冷雪凝" w:date="2019-05-14T12:21:32Z">
          <w:pPr>
            <w:spacing w:line="360" w:lineRule="auto"/>
          </w:pPr>
        </w:pPrChange>
      </w:pPr>
      <w:bookmarkStart w:id="760" w:name="_Toc28279_WPSOffice_Level1"/>
      <w:bookmarkStart w:id="761" w:name="_Toc25992_WPSOffice_Level1"/>
      <w:r>
        <w:rPr>
          <w:rFonts w:hint="eastAsia"/>
          <w:b/>
          <w:bCs/>
          <w:color w:val="000000" w:themeColor="text1"/>
          <w:sz w:val="28"/>
          <w:szCs w:val="24"/>
          <w:lang w:val="en-US" w:eastAsia="zh-CN"/>
          <w:rPrChange w:id="21028" w:author="梁元" w:date="2019-05-14T19:51:36Z">
            <w:rPr>
              <w:rFonts w:hint="eastAsia"/>
              <w:b/>
              <w:bCs/>
              <w:sz w:val="28"/>
              <w:szCs w:val="24"/>
              <w:lang w:val="en-US" w:eastAsia="zh-CN"/>
            </w:rPr>
          </w:rPrChange>
          <w14:textFill>
            <w14:solidFill>
              <w14:schemeClr w14:val="tx1"/>
            </w14:solidFill>
          </w14:textFill>
        </w:rPr>
        <w:t>混合继承（原型继承和类继承）</w:t>
      </w:r>
      <w:bookmarkEnd w:id="760"/>
      <w:bookmarkEnd w:id="761"/>
    </w:p>
    <w:p>
      <w:pPr>
        <w:spacing w:line="240" w:lineRule="auto"/>
        <w:ind w:firstLine="480" w:firstLineChars="200"/>
        <w:rPr>
          <w:rFonts w:hint="eastAsia"/>
          <w:color w:val="000000" w:themeColor="text1"/>
          <w:rPrChange w:id="21030" w:author="梁元" w:date="2019-05-14T19:51:36Z">
            <w:rPr>
              <w:rFonts w:hint="eastAsia"/>
            </w:rPr>
          </w:rPrChange>
          <w14:textFill>
            <w14:solidFill>
              <w14:schemeClr w14:val="tx1"/>
            </w14:solidFill>
          </w14:textFill>
        </w:rPr>
        <w:pPrChange w:id="21029" w:author="冷雪凝" w:date="2019-05-14T12:21:32Z">
          <w:pPr>
            <w:spacing w:line="360" w:lineRule="auto"/>
          </w:pPr>
        </w:pPrChange>
      </w:pPr>
    </w:p>
    <w:p>
      <w:pPr>
        <w:spacing w:line="240" w:lineRule="auto"/>
        <w:ind w:firstLine="480" w:firstLineChars="200"/>
        <w:rPr>
          <w:rFonts w:hint="eastAsia"/>
          <w:color w:val="000000" w:themeColor="text1"/>
          <w:rPrChange w:id="21032" w:author="梁元" w:date="2019-05-14T19:51:36Z">
            <w:rPr>
              <w:rFonts w:hint="eastAsia"/>
            </w:rPr>
          </w:rPrChange>
          <w14:textFill>
            <w14:solidFill>
              <w14:schemeClr w14:val="tx1"/>
            </w14:solidFill>
          </w14:textFill>
        </w:rPr>
        <w:pPrChange w:id="21031" w:author="冷雪凝" w:date="2019-05-14T12:21:32Z">
          <w:pPr>
            <w:spacing w:line="360" w:lineRule="auto"/>
          </w:pPr>
        </w:pPrChange>
      </w:pPr>
      <w:r>
        <w:rPr>
          <w:color w:val="000000" w:themeColor="text1"/>
          <w:rPrChange w:id="21034" w:author="梁元" w:date="2019-05-14T19:51:36Z">
            <w:rPr/>
          </w:rPrChange>
          <w14:textFill>
            <w14:solidFill>
              <w14:schemeClr w14:val="tx1"/>
            </w14:solidFill>
          </w14:textFill>
        </w:rPr>
        <w:drawing>
          <wp:inline distT="0" distB="0" distL="114300" distR="114300">
            <wp:extent cx="5274310" cy="3097530"/>
            <wp:effectExtent l="0" t="0" r="254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78"/>
                    <a:stretch>
                      <a:fillRect/>
                    </a:stretch>
                  </pic:blipFill>
                  <pic:spPr>
                    <a:xfrm>
                      <a:off x="0" y="0"/>
                      <a:ext cx="5274310" cy="3097530"/>
                    </a:xfrm>
                    <a:prstGeom prst="rect">
                      <a:avLst/>
                    </a:prstGeom>
                    <a:noFill/>
                    <a:ln w="9525">
                      <a:noFill/>
                    </a:ln>
                  </pic:spPr>
                </pic:pic>
              </a:graphicData>
            </a:graphic>
          </wp:inline>
        </w:drawing>
      </w:r>
    </w:p>
    <w:p>
      <w:pPr>
        <w:spacing w:line="240" w:lineRule="auto"/>
        <w:ind w:firstLine="480" w:firstLineChars="200"/>
        <w:rPr>
          <w:rFonts w:hint="eastAsia"/>
          <w:color w:val="000000" w:themeColor="text1"/>
          <w:rPrChange w:id="21036" w:author="梁元" w:date="2019-05-14T19:51:36Z">
            <w:rPr>
              <w:rFonts w:hint="eastAsia"/>
            </w:rPr>
          </w:rPrChange>
          <w14:textFill>
            <w14:solidFill>
              <w14:schemeClr w14:val="tx1"/>
            </w14:solidFill>
          </w14:textFill>
        </w:rPr>
        <w:pPrChange w:id="21035" w:author="冷雪凝" w:date="2019-05-14T12:21:32Z">
          <w:pPr>
            <w:spacing w:line="360" w:lineRule="auto"/>
          </w:pPr>
        </w:pPrChange>
      </w:pPr>
      <w:r>
        <w:rPr>
          <w:rFonts w:hint="eastAsia"/>
          <w:color w:val="000000" w:themeColor="text1"/>
          <w:rPrChange w:id="21037" w:author="梁元" w:date="2019-05-14T19:51:36Z">
            <w:rPr>
              <w:rFonts w:hint="eastAsia"/>
            </w:rPr>
          </w:rPrChange>
          <w14:textFill>
            <w14:solidFill>
              <w14:schemeClr w14:val="tx1"/>
            </w14:solidFill>
          </w14:textFill>
        </w:rPr>
        <w:t>这种原型继承的特点：</w:t>
      </w:r>
      <w:r>
        <w:rPr>
          <w:rFonts w:hint="default"/>
          <w:color w:val="000000" w:themeColor="text1"/>
          <w:rPrChange w:id="21038" w:author="梁元" w:date="2019-05-14T19:51:36Z">
            <w:rPr>
              <w:rFonts w:hint="default"/>
            </w:rPr>
          </w:rPrChange>
          <w14:textFill>
            <w14:solidFill>
              <w14:schemeClr w14:val="tx1"/>
            </w14:solidFill>
          </w14:textFill>
        </w:rPr>
        <w:t>既继承了父类的模板，又继承了父类的原型对象。优点方便了子类实例传参，缺点就是Boy.pertotype = new Persion()  函数又实例一次，函数内部变量又重复实例一次，大程序时候会很好性能。</w:t>
      </w:r>
    </w:p>
    <w:p>
      <w:pPr>
        <w:pStyle w:val="3"/>
        <w:numPr>
          <w:ilvl w:val="0"/>
          <w:numId w:val="38"/>
        </w:numPr>
        <w:spacing w:line="240" w:lineRule="auto"/>
        <w:ind w:firstLine="562" w:firstLineChars="200"/>
        <w:rPr>
          <w:rFonts w:ascii="仿宋" w:hAnsi="仿宋" w:eastAsia="仿宋"/>
          <w:color w:val="000000" w:themeColor="text1"/>
          <w:sz w:val="28"/>
          <w:szCs w:val="28"/>
          <w:rPrChange w:id="21040" w:author="梁元" w:date="2019-05-14T19:51:36Z">
            <w:rPr>
              <w:rFonts w:ascii="仿宋" w:hAnsi="仿宋" w:eastAsia="仿宋"/>
              <w:sz w:val="28"/>
              <w:szCs w:val="28"/>
            </w:rPr>
          </w:rPrChange>
          <w14:textFill>
            <w14:solidFill>
              <w14:schemeClr w14:val="tx1"/>
            </w14:solidFill>
          </w14:textFill>
        </w:rPr>
        <w:pPrChange w:id="21039" w:author="冷雪凝" w:date="2019-05-14T12:21:32Z">
          <w:pPr>
            <w:pStyle w:val="3"/>
            <w:numPr>
              <w:ilvl w:val="0"/>
              <w:numId w:val="38"/>
            </w:numPr>
          </w:pPr>
        </w:pPrChange>
      </w:pPr>
      <w:bookmarkStart w:id="762" w:name="_Toc14968_WPSOffice_Level2"/>
      <w:bookmarkStart w:id="763" w:name="_Toc512_WPSOffice_Level2"/>
      <w:r>
        <w:rPr>
          <w:rFonts w:hint="eastAsia" w:ascii="仿宋" w:hAnsi="仿宋" w:eastAsia="仿宋"/>
          <w:color w:val="000000" w:themeColor="text1"/>
          <w:sz w:val="28"/>
          <w:szCs w:val="28"/>
          <w:rPrChange w:id="21041" w:author="梁元" w:date="2019-05-14T19:51:36Z">
            <w:rPr>
              <w:rFonts w:hint="eastAsia" w:ascii="仿宋" w:hAnsi="仿宋" w:eastAsia="仿宋"/>
              <w:sz w:val="28"/>
              <w:szCs w:val="28"/>
            </w:rPr>
          </w:rPrChange>
          <w14:textFill>
            <w14:solidFill>
              <w14:schemeClr w14:val="tx1"/>
            </w14:solidFill>
          </w14:textFill>
        </w:rPr>
        <w:t>解法对比及优缺点</w:t>
      </w:r>
      <w:bookmarkEnd w:id="762"/>
      <w:bookmarkEnd w:id="763"/>
    </w:p>
    <w:p>
      <w:pPr>
        <w:pStyle w:val="21"/>
        <w:numPr>
          <w:ilvl w:val="0"/>
          <w:numId w:val="0"/>
        </w:numPr>
        <w:spacing w:line="240" w:lineRule="auto"/>
        <w:ind w:firstLine="0"/>
        <w:rPr>
          <w:rFonts w:hint="eastAsia" w:eastAsiaTheme="minorEastAsia"/>
          <w:color w:val="000000" w:themeColor="text1"/>
          <w:lang w:val="en-US" w:eastAsia="zh-CN"/>
          <w:rPrChange w:id="21043" w:author="梁元" w:date="2019-05-14T19:51:36Z">
            <w:rPr>
              <w:rFonts w:hint="eastAsia" w:eastAsiaTheme="minorEastAsia"/>
              <w:lang w:val="en-US" w:eastAsia="zh-CN"/>
            </w:rPr>
          </w:rPrChange>
          <w14:textFill>
            <w14:solidFill>
              <w14:schemeClr w14:val="tx1"/>
            </w14:solidFill>
          </w14:textFill>
        </w:rPr>
        <w:pPrChange w:id="21042" w:author="冷雪凝" w:date="2019-05-14T12:21:32Z">
          <w:pPr>
            <w:pStyle w:val="21"/>
            <w:numPr>
              <w:ilvl w:val="0"/>
              <w:numId w:val="0"/>
            </w:numPr>
            <w:spacing w:line="360" w:lineRule="auto"/>
          </w:pPr>
        </w:pPrChange>
      </w:pPr>
      <w:r>
        <w:rPr>
          <w:rFonts w:hint="eastAsia"/>
          <w:color w:val="000000" w:themeColor="text1"/>
          <w:rPrChange w:id="21044" w:author="梁元" w:date="2019-05-14T19:51:36Z">
            <w:rPr>
              <w:rFonts w:hint="eastAsia"/>
            </w:rPr>
          </w:rPrChange>
          <w14:textFill>
            <w14:solidFill>
              <w14:schemeClr w14:val="tx1"/>
            </w14:solidFill>
          </w14:textFill>
        </w:rPr>
        <w:t>对比以上解法</w:t>
      </w:r>
      <w:r>
        <w:rPr>
          <w:rFonts w:hint="eastAsia"/>
          <w:color w:val="000000" w:themeColor="text1"/>
          <w:lang w:eastAsia="zh-CN"/>
          <w:rPrChange w:id="21045" w:author="梁元" w:date="2019-05-14T19:51:36Z">
            <w:rPr>
              <w:rFonts w:hint="eastAsia"/>
              <w:lang w:eastAsia="zh-CN"/>
            </w:rPr>
          </w:rPrChange>
          <w14:textFill>
            <w14:solidFill>
              <w14:schemeClr w14:val="tx1"/>
            </w14:solidFill>
          </w14:textFill>
        </w:rPr>
        <w:t>，</w:t>
      </w:r>
      <w:r>
        <w:rPr>
          <w:rFonts w:hint="eastAsia"/>
          <w:color w:val="000000" w:themeColor="text1"/>
          <w:lang w:val="en-US" w:eastAsia="zh-CN"/>
          <w:rPrChange w:id="21046" w:author="梁元" w:date="2019-05-14T19:51:36Z">
            <w:rPr>
              <w:rFonts w:hint="eastAsia"/>
              <w:lang w:val="en-US" w:eastAsia="zh-CN"/>
            </w:rPr>
          </w:rPrChange>
          <w14:textFill>
            <w14:solidFill>
              <w14:schemeClr w14:val="tx1"/>
            </w14:solidFill>
          </w14:textFill>
        </w:rPr>
        <w:t>我们发现在通用解法中我们只说到JavaScript的继承本质和为什么要使用继承。而在大牛级解法中我们举出了三个常用继承的模式并加以代码说明，这样一来回答的更加具体和形象</w:t>
      </w:r>
    </w:p>
    <w:p>
      <w:pPr>
        <w:spacing w:line="240" w:lineRule="auto"/>
        <w:ind w:firstLine="480" w:firstLineChars="200"/>
        <w:rPr>
          <w:rFonts w:hint="eastAsia"/>
          <w:color w:val="000000" w:themeColor="text1"/>
          <w:rPrChange w:id="21048" w:author="梁元" w:date="2019-05-14T19:51:36Z">
            <w:rPr>
              <w:rFonts w:hint="eastAsia"/>
            </w:rPr>
          </w:rPrChange>
          <w14:textFill>
            <w14:solidFill>
              <w14:schemeClr w14:val="tx1"/>
            </w14:solidFill>
          </w14:textFill>
        </w:rPr>
        <w:pPrChange w:id="21047" w:author="冷雪凝" w:date="2019-05-14T12:21:32Z">
          <w:pPr>
            <w:spacing w:line="360" w:lineRule="auto"/>
          </w:pPr>
        </w:pPrChange>
      </w:pPr>
    </w:p>
    <w:p>
      <w:pPr>
        <w:pStyle w:val="3"/>
        <w:numPr>
          <w:ilvl w:val="0"/>
          <w:numId w:val="38"/>
        </w:numPr>
        <w:spacing w:line="240" w:lineRule="auto"/>
        <w:ind w:firstLine="562" w:firstLineChars="200"/>
        <w:rPr>
          <w:rFonts w:ascii="仿宋" w:hAnsi="仿宋" w:eastAsia="仿宋"/>
          <w:color w:val="000000" w:themeColor="text1"/>
          <w:sz w:val="28"/>
          <w:szCs w:val="28"/>
          <w:rPrChange w:id="21050" w:author="梁元" w:date="2019-05-14T19:51:36Z">
            <w:rPr>
              <w:rFonts w:ascii="仿宋" w:hAnsi="仿宋" w:eastAsia="仿宋"/>
              <w:sz w:val="28"/>
              <w:szCs w:val="28"/>
            </w:rPr>
          </w:rPrChange>
          <w14:textFill>
            <w14:solidFill>
              <w14:schemeClr w14:val="tx1"/>
            </w14:solidFill>
          </w14:textFill>
        </w:rPr>
        <w:pPrChange w:id="21049" w:author="冷雪凝" w:date="2019-05-14T12:21:32Z">
          <w:pPr>
            <w:pStyle w:val="3"/>
            <w:numPr>
              <w:ilvl w:val="0"/>
              <w:numId w:val="38"/>
            </w:numPr>
          </w:pPr>
        </w:pPrChange>
      </w:pPr>
      <w:bookmarkStart w:id="764" w:name="_Toc12442_WPSOffice_Level2"/>
      <w:bookmarkStart w:id="765" w:name="_Toc9324_WPSOffice_Level2"/>
      <w:r>
        <w:rPr>
          <w:rFonts w:hint="eastAsia" w:ascii="仿宋" w:hAnsi="仿宋" w:eastAsia="仿宋"/>
          <w:color w:val="000000" w:themeColor="text1"/>
          <w:sz w:val="28"/>
          <w:szCs w:val="28"/>
          <w:rPrChange w:id="21051"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764"/>
      <w:bookmarkEnd w:id="765"/>
    </w:p>
    <w:p>
      <w:pPr>
        <w:ind w:firstLine="480" w:firstLineChars="200"/>
        <w:rPr>
          <w:rFonts w:hint="eastAsia" w:eastAsiaTheme="minorEastAsia"/>
          <w:color w:val="000000" w:themeColor="text1"/>
          <w:lang w:val="en-US" w:eastAsia="zh-CN"/>
          <w:rPrChange w:id="21053" w:author="梁元" w:date="2019-05-14T19:51:36Z">
            <w:rPr>
              <w:rFonts w:hint="eastAsia" w:eastAsiaTheme="minorEastAsia"/>
              <w:lang w:val="en-US" w:eastAsia="zh-CN"/>
            </w:rPr>
          </w:rPrChange>
          <w14:textFill>
            <w14:solidFill>
              <w14:schemeClr w14:val="tx1"/>
            </w14:solidFill>
          </w14:textFill>
        </w:rPr>
        <w:pPrChange w:id="21052" w:author="冷雪凝" w:date="2019-05-14T12:21:32Z">
          <w:pPr/>
        </w:pPrChange>
      </w:pPr>
      <w:r>
        <w:rPr>
          <w:rFonts w:hint="eastAsia"/>
          <w:color w:val="000000" w:themeColor="text1"/>
          <w:lang w:val="en-US" w:eastAsia="zh-CN"/>
          <w:rPrChange w:id="21054" w:author="梁元" w:date="2019-05-14T19:51:36Z">
            <w:rPr>
              <w:rFonts w:hint="eastAsia"/>
              <w:lang w:val="en-US" w:eastAsia="zh-CN"/>
            </w:rPr>
          </w:rPrChange>
          <w14:textFill>
            <w14:solidFill>
              <w14:schemeClr w14:val="tx1"/>
            </w14:solidFill>
          </w14:textFill>
        </w:rPr>
        <w:t>上面是ES5的继承机制，对应即将广泛应用的ES6,我们也要了解它的新继承机制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360" w:afterAutospacing="0" w:line="240" w:lineRule="auto"/>
        <w:ind w:left="0" w:right="0" w:firstLine="0" w:firstLineChars="200"/>
        <w:rPr>
          <w:rFonts w:hint="default" w:asciiTheme="minorHAnsi" w:hAnsiTheme="minorHAnsi" w:eastAsiaTheme="minorEastAsia" w:cstheme="minorBidi"/>
          <w:color w:val="000000" w:themeColor="text1"/>
          <w:kern w:val="2"/>
          <w:sz w:val="24"/>
          <w:szCs w:val="22"/>
          <w:lang w:val="en-US" w:eastAsia="zh-CN" w:bidi="ar-SA"/>
          <w:rPrChange w:id="21056"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055" w:author="冷雪凝" w:date="2019-05-14T12:21:32Z">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360" w:afterAutospacing="0" w:line="240" w:lineRule="auto"/>
            <w:ind w:left="0" w:right="0" w:firstLine="480" w:firstLineChars="200"/>
          </w:pPr>
        </w:pPrChange>
      </w:pPr>
      <w:r>
        <w:rPr>
          <w:rFonts w:hint="default" w:asciiTheme="minorHAnsi" w:hAnsiTheme="minorHAnsi" w:eastAsiaTheme="minorEastAsia" w:cstheme="minorBidi"/>
          <w:color w:val="000000" w:themeColor="text1"/>
          <w:kern w:val="2"/>
          <w:sz w:val="24"/>
          <w:szCs w:val="22"/>
          <w:lang w:val="en-US" w:eastAsia="zh-CN" w:bidi="ar-SA"/>
          <w:rPrChange w:id="21057"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Class之间可以通过extends关键字实现继承</w:t>
      </w:r>
      <w:r>
        <w:rPr>
          <w:rFonts w:hint="eastAsia" w:asciiTheme="minorHAnsi" w:hAnsiTheme="minorHAnsi" w:eastAsiaTheme="minorEastAsia" w:cstheme="minorBidi"/>
          <w:color w:val="000000" w:themeColor="text1"/>
          <w:kern w:val="2"/>
          <w:sz w:val="24"/>
          <w:szCs w:val="22"/>
          <w:lang w:val="en-US" w:eastAsia="zh-CN" w:bidi="ar-SA"/>
          <w:rPrChange w:id="21058"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w:t>
      </w:r>
      <w:r>
        <w:rPr>
          <w:rFonts w:hint="default" w:asciiTheme="minorHAnsi" w:hAnsiTheme="minorHAnsi" w:eastAsiaTheme="minorEastAsia" w:cstheme="minorBidi"/>
          <w:color w:val="000000" w:themeColor="text1"/>
          <w:kern w:val="2"/>
          <w:sz w:val="24"/>
          <w:szCs w:val="22"/>
          <w:lang w:val="en-US" w:eastAsia="zh-CN" w:bidi="ar-SA"/>
          <w:rPrChange w:id="21059"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这比ES5的通过修改原型链实现继承</w:t>
      </w:r>
      <w:r>
        <w:rPr>
          <w:rFonts w:hint="eastAsia" w:asciiTheme="minorHAnsi" w:hAnsiTheme="minorHAnsi" w:eastAsiaTheme="minorEastAsia" w:cstheme="minorBidi"/>
          <w:color w:val="000000" w:themeColor="text1"/>
          <w:kern w:val="2"/>
          <w:sz w:val="24"/>
          <w:szCs w:val="22"/>
          <w:lang w:val="en-US" w:eastAsia="zh-CN" w:bidi="ar-SA"/>
          <w:rPrChange w:id="21060"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w:t>
      </w:r>
      <w:r>
        <w:rPr>
          <w:rFonts w:hint="default" w:asciiTheme="minorHAnsi" w:hAnsiTheme="minorHAnsi" w:eastAsiaTheme="minorEastAsia" w:cstheme="minorBidi"/>
          <w:color w:val="000000" w:themeColor="text1"/>
          <w:kern w:val="2"/>
          <w:sz w:val="24"/>
          <w:szCs w:val="22"/>
          <w:lang w:val="en-US" w:eastAsia="zh-CN" w:bidi="ar-SA"/>
          <w:rPrChange w:id="21061"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要清晰和方便很多。</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360" w:afterAutospacing="0" w:line="240" w:lineRule="auto"/>
        <w:ind w:left="0" w:right="0" w:firstLine="0" w:firstLineChars="200"/>
        <w:rPr>
          <w:rFonts w:hint="eastAsia" w:asciiTheme="minorHAnsi" w:hAnsiTheme="minorHAnsi" w:eastAsiaTheme="minorEastAsia" w:cstheme="minorBidi"/>
          <w:color w:val="000000" w:themeColor="text1"/>
          <w:kern w:val="2"/>
          <w:sz w:val="24"/>
          <w:szCs w:val="22"/>
          <w:lang w:val="en-US" w:eastAsia="zh-CN" w:bidi="ar-SA"/>
          <w:rPrChange w:id="21063"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062" w:author="冷雪凝" w:date="2019-05-14T12:21:32Z">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360" w:afterAutospacing="0" w:line="330" w:lineRule="atLeast"/>
            <w:ind w:left="0" w:right="0" w:firstLine="480" w:firstLineChars="200"/>
          </w:pPr>
        </w:pPrChange>
      </w:pPr>
      <w:r>
        <w:rPr>
          <w:rFonts w:hint="eastAsia" w:asciiTheme="minorHAnsi" w:hAnsiTheme="minorHAnsi" w:eastAsiaTheme="minorEastAsia" w:cstheme="minorBidi"/>
          <w:color w:val="000000" w:themeColor="text1"/>
          <w:kern w:val="2"/>
          <w:sz w:val="24"/>
          <w:szCs w:val="22"/>
          <w:lang w:val="en-US" w:eastAsia="zh-CN" w:bidi="ar-SA"/>
          <w:rPrChange w:id="21064"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class ColorPoint extends Point {}</w:t>
      </w:r>
    </w:p>
    <w:p>
      <w:pPr>
        <w:keepNext w:val="0"/>
        <w:keepLines w:val="0"/>
        <w:widowControl/>
        <w:suppressLineNumbers w:val="0"/>
        <w:ind w:firstLine="0" w:firstLineChars="200"/>
        <w:jc w:val="left"/>
        <w:rPr>
          <w:rFonts w:hint="default" w:asciiTheme="minorHAnsi" w:hAnsiTheme="minorHAnsi" w:eastAsiaTheme="minorEastAsia" w:cstheme="minorBidi"/>
          <w:color w:val="000000" w:themeColor="text1"/>
          <w:kern w:val="2"/>
          <w:sz w:val="24"/>
          <w:szCs w:val="22"/>
          <w:lang w:val="en-US" w:eastAsia="zh-CN" w:bidi="ar-SA"/>
          <w:rPrChange w:id="21066"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065" w:author="冷雪凝" w:date="2019-05-14T12:21:32Z">
          <w:pPr>
            <w:keepNext w:val="0"/>
            <w:keepLines w:val="0"/>
            <w:widowControl/>
            <w:suppressLineNumbers w:val="0"/>
            <w:ind w:firstLine="480" w:firstLineChars="20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067"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上面代码定义了一个ColorPoint类， 该类通过extends关键字， 继承了Point类的所有属性和方法。 但是由于没有部署任何代码， 所以这两个类完全一样， 等于复制了一个Point类。 下面， 我们在ColorPoint内部加上代码。</w:t>
      </w:r>
    </w:p>
    <w:p>
      <w:pPr>
        <w:keepNext w:val="0"/>
        <w:keepLines w:val="0"/>
        <w:widowControl/>
        <w:suppressLineNumbers w:val="0"/>
        <w:ind w:firstLine="480" w:firstLineChars="200"/>
        <w:jc w:val="left"/>
        <w:rPr>
          <w:rFonts w:hint="default" w:asciiTheme="minorHAnsi" w:hAnsiTheme="minorHAnsi" w:eastAsiaTheme="minorEastAsia" w:cstheme="minorBidi"/>
          <w:color w:val="000000" w:themeColor="text1"/>
          <w:kern w:val="2"/>
          <w:sz w:val="24"/>
          <w:szCs w:val="22"/>
          <w:lang w:val="en-US" w:eastAsia="zh-CN" w:bidi="ar-SA"/>
          <w:rPrChange w:id="21069"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068" w:author="冷雪凝" w:date="2019-05-14T12:21:32Z">
          <w:pPr>
            <w:keepNext w:val="0"/>
            <w:keepLines w:val="0"/>
            <w:widowControl/>
            <w:suppressLineNumbers w:val="0"/>
            <w:ind w:firstLine="420" w:firstLineChars="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070"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class ColorPoint extends Point {</w:t>
      </w:r>
    </w:p>
    <w:p>
      <w:pPr>
        <w:keepNext w:val="0"/>
        <w:keepLines w:val="0"/>
        <w:widowControl/>
        <w:suppressLineNumbers w:val="0"/>
        <w:ind w:firstLine="480" w:firstLineChars="200"/>
        <w:jc w:val="left"/>
        <w:rPr>
          <w:rFonts w:hint="default" w:asciiTheme="minorHAnsi" w:hAnsiTheme="minorHAnsi" w:eastAsiaTheme="minorEastAsia" w:cstheme="minorBidi"/>
          <w:color w:val="000000" w:themeColor="text1"/>
          <w:kern w:val="2"/>
          <w:sz w:val="24"/>
          <w:szCs w:val="22"/>
          <w:lang w:val="en-US" w:eastAsia="zh-CN" w:bidi="ar-SA"/>
          <w:rPrChange w:id="21072"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071" w:author="冷雪凝" w:date="2019-05-14T12:21:32Z">
          <w:pPr>
            <w:keepNext w:val="0"/>
            <w:keepLines w:val="0"/>
            <w:widowControl/>
            <w:suppressLineNumbers w:val="0"/>
            <w:ind w:firstLine="420" w:firstLineChars="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073"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default" w:asciiTheme="minorHAnsi" w:hAnsiTheme="minorHAnsi" w:eastAsiaTheme="minorEastAsia" w:cstheme="minorBidi"/>
          <w:color w:val="000000" w:themeColor="text1"/>
          <w:kern w:val="2"/>
          <w:sz w:val="24"/>
          <w:szCs w:val="22"/>
          <w:lang w:val="en-US" w:eastAsia="zh-CN" w:bidi="ar-SA"/>
          <w:rPrChange w:id="21074"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constructor(x, y, color) {</w:t>
      </w:r>
    </w:p>
    <w:p>
      <w:pPr>
        <w:keepNext w:val="0"/>
        <w:keepLines w:val="0"/>
        <w:widowControl/>
        <w:suppressLineNumbers w:val="0"/>
        <w:ind w:firstLine="480" w:firstLineChars="200"/>
        <w:jc w:val="left"/>
        <w:rPr>
          <w:rFonts w:hint="default" w:asciiTheme="minorHAnsi" w:hAnsiTheme="minorHAnsi" w:eastAsiaTheme="minorEastAsia" w:cstheme="minorBidi"/>
          <w:color w:val="000000" w:themeColor="text1"/>
          <w:kern w:val="2"/>
          <w:sz w:val="24"/>
          <w:szCs w:val="22"/>
          <w:lang w:val="en-US" w:eastAsia="zh-CN" w:bidi="ar-SA"/>
          <w:rPrChange w:id="21076"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075" w:author="冷雪凝" w:date="2019-05-14T12:21:32Z">
          <w:pPr>
            <w:keepNext w:val="0"/>
            <w:keepLines w:val="0"/>
            <w:widowControl/>
            <w:suppressLineNumbers w:val="0"/>
            <w:ind w:firstLine="420" w:firstLineChars="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077"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default" w:asciiTheme="minorHAnsi" w:hAnsiTheme="minorHAnsi" w:eastAsiaTheme="minorEastAsia" w:cstheme="minorBidi"/>
          <w:color w:val="000000" w:themeColor="text1"/>
          <w:kern w:val="2"/>
          <w:sz w:val="24"/>
          <w:szCs w:val="22"/>
          <w:lang w:val="en-US" w:eastAsia="zh-CN" w:bidi="ar-SA"/>
          <w:rPrChange w:id="21078"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default" w:asciiTheme="minorHAnsi" w:hAnsiTheme="minorHAnsi" w:eastAsiaTheme="minorEastAsia" w:cstheme="minorBidi"/>
          <w:color w:val="000000" w:themeColor="text1"/>
          <w:kern w:val="2"/>
          <w:sz w:val="24"/>
          <w:szCs w:val="22"/>
          <w:lang w:val="en-US" w:eastAsia="zh-CN" w:bidi="ar-SA"/>
          <w:rPrChange w:id="21079"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super(x, y); //  调用父类的 constructor(x, y)</w:t>
      </w:r>
    </w:p>
    <w:p>
      <w:pPr>
        <w:keepNext w:val="0"/>
        <w:keepLines w:val="0"/>
        <w:widowControl/>
        <w:suppressLineNumbers w:val="0"/>
        <w:ind w:firstLine="480" w:firstLineChars="200"/>
        <w:jc w:val="left"/>
        <w:rPr>
          <w:rFonts w:hint="default" w:asciiTheme="minorHAnsi" w:hAnsiTheme="minorHAnsi" w:eastAsiaTheme="minorEastAsia" w:cstheme="minorBidi"/>
          <w:color w:val="000000" w:themeColor="text1"/>
          <w:kern w:val="2"/>
          <w:sz w:val="24"/>
          <w:szCs w:val="22"/>
          <w:lang w:val="en-US" w:eastAsia="zh-CN" w:bidi="ar-SA"/>
          <w:rPrChange w:id="21081"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080" w:author="冷雪凝" w:date="2019-05-14T12:21:32Z">
          <w:pPr>
            <w:keepNext w:val="0"/>
            <w:keepLines w:val="0"/>
            <w:widowControl/>
            <w:suppressLineNumbers w:val="0"/>
            <w:ind w:firstLine="420" w:firstLineChars="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082"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default" w:asciiTheme="minorHAnsi" w:hAnsiTheme="minorHAnsi" w:eastAsiaTheme="minorEastAsia" w:cstheme="minorBidi"/>
          <w:color w:val="000000" w:themeColor="text1"/>
          <w:kern w:val="2"/>
          <w:sz w:val="24"/>
          <w:szCs w:val="22"/>
          <w:lang w:val="en-US" w:eastAsia="zh-CN" w:bidi="ar-SA"/>
          <w:rPrChange w:id="21083"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default" w:asciiTheme="minorHAnsi" w:hAnsiTheme="minorHAnsi" w:eastAsiaTheme="minorEastAsia" w:cstheme="minorBidi"/>
          <w:color w:val="000000" w:themeColor="text1"/>
          <w:kern w:val="2"/>
          <w:sz w:val="24"/>
          <w:szCs w:val="22"/>
          <w:lang w:val="en-US" w:eastAsia="zh-CN" w:bidi="ar-SA"/>
          <w:rPrChange w:id="21084"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this.color = color;</w:t>
      </w:r>
    </w:p>
    <w:p>
      <w:pPr>
        <w:keepNext w:val="0"/>
        <w:keepLines w:val="0"/>
        <w:widowControl/>
        <w:suppressLineNumbers w:val="0"/>
        <w:ind w:firstLine="480" w:firstLineChars="200"/>
        <w:jc w:val="left"/>
        <w:rPr>
          <w:rFonts w:hint="default" w:asciiTheme="minorHAnsi" w:hAnsiTheme="minorHAnsi" w:eastAsiaTheme="minorEastAsia" w:cstheme="minorBidi"/>
          <w:color w:val="000000" w:themeColor="text1"/>
          <w:kern w:val="2"/>
          <w:sz w:val="24"/>
          <w:szCs w:val="22"/>
          <w:lang w:val="en-US" w:eastAsia="zh-CN" w:bidi="ar-SA"/>
          <w:rPrChange w:id="21086"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085" w:author="冷雪凝" w:date="2019-05-14T12:21:32Z">
          <w:pPr>
            <w:keepNext w:val="0"/>
            <w:keepLines w:val="0"/>
            <w:widowControl/>
            <w:suppressLineNumbers w:val="0"/>
            <w:ind w:firstLine="420" w:firstLineChars="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087"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default" w:asciiTheme="minorHAnsi" w:hAnsiTheme="minorHAnsi" w:eastAsiaTheme="minorEastAsia" w:cstheme="minorBidi"/>
          <w:color w:val="000000" w:themeColor="text1"/>
          <w:kern w:val="2"/>
          <w:sz w:val="24"/>
          <w:szCs w:val="22"/>
          <w:lang w:val="en-US" w:eastAsia="zh-CN" w:bidi="ar-SA"/>
          <w:rPrChange w:id="21088"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w:t>
      </w:r>
    </w:p>
    <w:p>
      <w:pPr>
        <w:keepNext w:val="0"/>
        <w:keepLines w:val="0"/>
        <w:widowControl/>
        <w:suppressLineNumbers w:val="0"/>
        <w:ind w:firstLine="480" w:firstLineChars="200"/>
        <w:jc w:val="left"/>
        <w:rPr>
          <w:rFonts w:hint="default" w:asciiTheme="minorHAnsi" w:hAnsiTheme="minorHAnsi" w:eastAsiaTheme="minorEastAsia" w:cstheme="minorBidi"/>
          <w:color w:val="000000" w:themeColor="text1"/>
          <w:kern w:val="2"/>
          <w:sz w:val="24"/>
          <w:szCs w:val="22"/>
          <w:lang w:val="en-US" w:eastAsia="zh-CN" w:bidi="ar-SA"/>
          <w:rPrChange w:id="21090"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089" w:author="冷雪凝" w:date="2019-05-14T12:21:32Z">
          <w:pPr>
            <w:keepNext w:val="0"/>
            <w:keepLines w:val="0"/>
            <w:widowControl/>
            <w:suppressLineNumbers w:val="0"/>
            <w:ind w:firstLine="420" w:firstLineChars="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091"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default" w:asciiTheme="minorHAnsi" w:hAnsiTheme="minorHAnsi" w:eastAsiaTheme="minorEastAsia" w:cstheme="minorBidi"/>
          <w:color w:val="000000" w:themeColor="text1"/>
          <w:kern w:val="2"/>
          <w:sz w:val="24"/>
          <w:szCs w:val="22"/>
          <w:lang w:val="en-US" w:eastAsia="zh-CN" w:bidi="ar-SA"/>
          <w:rPrChange w:id="21092"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toString() {</w:t>
      </w:r>
    </w:p>
    <w:p>
      <w:pPr>
        <w:keepNext w:val="0"/>
        <w:keepLines w:val="0"/>
        <w:widowControl/>
        <w:suppressLineNumbers w:val="0"/>
        <w:ind w:firstLine="480" w:firstLineChars="200"/>
        <w:jc w:val="left"/>
        <w:rPr>
          <w:rFonts w:hint="default" w:asciiTheme="minorHAnsi" w:hAnsiTheme="minorHAnsi" w:eastAsiaTheme="minorEastAsia" w:cstheme="minorBidi"/>
          <w:color w:val="000000" w:themeColor="text1"/>
          <w:kern w:val="2"/>
          <w:sz w:val="24"/>
          <w:szCs w:val="22"/>
          <w:lang w:val="en-US" w:eastAsia="zh-CN" w:bidi="ar-SA"/>
          <w:rPrChange w:id="21094"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093" w:author="冷雪凝" w:date="2019-05-14T12:21:32Z">
          <w:pPr>
            <w:keepNext w:val="0"/>
            <w:keepLines w:val="0"/>
            <w:widowControl/>
            <w:suppressLineNumbers w:val="0"/>
            <w:ind w:firstLine="420" w:firstLineChars="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095"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default" w:asciiTheme="minorHAnsi" w:hAnsiTheme="minorHAnsi" w:eastAsiaTheme="minorEastAsia" w:cstheme="minorBidi"/>
          <w:color w:val="000000" w:themeColor="text1"/>
          <w:kern w:val="2"/>
          <w:sz w:val="24"/>
          <w:szCs w:val="22"/>
          <w:lang w:val="en-US" w:eastAsia="zh-CN" w:bidi="ar-SA"/>
          <w:rPrChange w:id="21096"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default" w:asciiTheme="minorHAnsi" w:hAnsiTheme="minorHAnsi" w:eastAsiaTheme="minorEastAsia" w:cstheme="minorBidi"/>
          <w:color w:val="000000" w:themeColor="text1"/>
          <w:kern w:val="2"/>
          <w:sz w:val="24"/>
          <w:szCs w:val="22"/>
          <w:lang w:val="en-US" w:eastAsia="zh-CN" w:bidi="ar-SA"/>
          <w:rPrChange w:id="21097"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return this.color + ' ' + super.toString(); //  调用父类的 toString()</w:t>
      </w:r>
    </w:p>
    <w:p>
      <w:pPr>
        <w:keepNext w:val="0"/>
        <w:keepLines w:val="0"/>
        <w:widowControl/>
        <w:suppressLineNumbers w:val="0"/>
        <w:ind w:firstLine="480" w:firstLineChars="200"/>
        <w:jc w:val="left"/>
        <w:rPr>
          <w:rFonts w:hint="default" w:asciiTheme="minorHAnsi" w:hAnsiTheme="minorHAnsi" w:eastAsiaTheme="minorEastAsia" w:cstheme="minorBidi"/>
          <w:color w:val="000000" w:themeColor="text1"/>
          <w:kern w:val="2"/>
          <w:sz w:val="24"/>
          <w:szCs w:val="22"/>
          <w:lang w:val="en-US" w:eastAsia="zh-CN" w:bidi="ar-SA"/>
          <w:rPrChange w:id="21099"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098" w:author="冷雪凝" w:date="2019-05-14T12:21:32Z">
          <w:pPr>
            <w:keepNext w:val="0"/>
            <w:keepLines w:val="0"/>
            <w:widowControl/>
            <w:suppressLineNumbers w:val="0"/>
            <w:ind w:firstLine="420" w:firstLineChars="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100"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default" w:asciiTheme="minorHAnsi" w:hAnsiTheme="minorHAnsi" w:eastAsiaTheme="minorEastAsia" w:cstheme="minorBidi"/>
          <w:color w:val="000000" w:themeColor="text1"/>
          <w:kern w:val="2"/>
          <w:sz w:val="24"/>
          <w:szCs w:val="22"/>
          <w:lang w:val="en-US" w:eastAsia="zh-CN" w:bidi="ar-SA"/>
          <w:rPrChange w:id="21101"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w:t>
      </w:r>
    </w:p>
    <w:p>
      <w:pPr>
        <w:keepNext w:val="0"/>
        <w:keepLines w:val="0"/>
        <w:widowControl/>
        <w:suppressLineNumbers w:val="0"/>
        <w:ind w:firstLine="480" w:firstLineChars="200"/>
        <w:jc w:val="left"/>
        <w:rPr>
          <w:rFonts w:hint="default" w:asciiTheme="minorHAnsi" w:hAnsiTheme="minorHAnsi" w:eastAsiaTheme="minorEastAsia" w:cstheme="minorBidi"/>
          <w:color w:val="000000" w:themeColor="text1"/>
          <w:kern w:val="2"/>
          <w:sz w:val="24"/>
          <w:szCs w:val="22"/>
          <w:lang w:val="en-US" w:eastAsia="zh-CN" w:bidi="ar-SA"/>
          <w:rPrChange w:id="21103"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102" w:author="冷雪凝" w:date="2019-05-14T12:21:32Z">
          <w:pPr>
            <w:keepNext w:val="0"/>
            <w:keepLines w:val="0"/>
            <w:widowControl/>
            <w:suppressLineNumbers w:val="0"/>
            <w:ind w:firstLine="420" w:firstLineChars="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104"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w:t>
      </w:r>
    </w:p>
    <w:p>
      <w:pPr>
        <w:keepNext w:val="0"/>
        <w:keepLines w:val="0"/>
        <w:widowControl/>
        <w:suppressLineNumbers w:val="0"/>
        <w:ind w:firstLine="480" w:firstLineChars="200"/>
        <w:jc w:val="left"/>
        <w:rPr>
          <w:rFonts w:hint="default" w:asciiTheme="minorHAnsi" w:hAnsiTheme="minorHAnsi" w:eastAsiaTheme="minorEastAsia" w:cstheme="minorBidi"/>
          <w:color w:val="000000" w:themeColor="text1"/>
          <w:kern w:val="2"/>
          <w:sz w:val="24"/>
          <w:szCs w:val="22"/>
          <w:lang w:val="en-US" w:eastAsia="zh-CN" w:bidi="ar-SA"/>
          <w:rPrChange w:id="21106"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105" w:author="冷雪凝" w:date="2019-05-14T12:21:32Z">
          <w:pPr>
            <w:keepNext w:val="0"/>
            <w:keepLines w:val="0"/>
            <w:widowControl/>
            <w:suppressLineNumbers w:val="0"/>
            <w:jc w:val="left"/>
          </w:pPr>
        </w:pPrChange>
      </w:pPr>
    </w:p>
    <w:p>
      <w:pPr>
        <w:keepNext w:val="0"/>
        <w:keepLines w:val="0"/>
        <w:widowControl/>
        <w:suppressLineNumbers w:val="0"/>
        <w:ind w:firstLine="0" w:firstLineChars="200"/>
        <w:jc w:val="left"/>
        <w:rPr>
          <w:rFonts w:hint="default" w:asciiTheme="minorHAnsi" w:hAnsiTheme="minorHAnsi" w:eastAsiaTheme="minorEastAsia" w:cstheme="minorBidi"/>
          <w:color w:val="000000" w:themeColor="text1"/>
          <w:kern w:val="2"/>
          <w:sz w:val="24"/>
          <w:szCs w:val="22"/>
          <w:lang w:val="en-US" w:eastAsia="zh-CN" w:bidi="ar-SA"/>
          <w:rPrChange w:id="21108"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107" w:author="冷雪凝" w:date="2019-05-14T12:21:32Z">
          <w:pPr>
            <w:keepNext w:val="0"/>
            <w:keepLines w:val="0"/>
            <w:widowControl/>
            <w:suppressLineNumbers w:val="0"/>
            <w:ind w:firstLine="480" w:firstLineChars="20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109"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上面代码中， constructor方法和toString方法之中， 都出现了super关键字， 它在这里表示父类的构造函数， 用来新建父类的this对象。</w:t>
      </w:r>
      <w:r>
        <w:rPr>
          <w:rFonts w:hint="default" w:asciiTheme="minorHAnsi" w:hAnsiTheme="minorHAnsi" w:eastAsiaTheme="minorEastAsia" w:cstheme="minorBidi"/>
          <w:color w:val="000000" w:themeColor="text1"/>
          <w:kern w:val="2"/>
          <w:sz w:val="24"/>
          <w:szCs w:val="22"/>
          <w:lang w:val="en-US" w:eastAsia="zh-CN" w:bidi="ar-SA"/>
          <w:rPrChange w:id="21110"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br w:type="textWrapping"/>
      </w:r>
      <w:r>
        <w:rPr>
          <w:rFonts w:hint="default" w:asciiTheme="minorHAnsi" w:hAnsiTheme="minorHAnsi" w:eastAsiaTheme="minorEastAsia" w:cstheme="minorBidi"/>
          <w:color w:val="000000" w:themeColor="text1"/>
          <w:kern w:val="2"/>
          <w:sz w:val="24"/>
          <w:szCs w:val="22"/>
          <w:lang w:val="en-US" w:eastAsia="zh-CN" w:bidi="ar-SA"/>
          <w:rPrChange w:id="21111"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子类必须在constructor方法中调用super方法， 否则新建实例时会报错。 这是因为子类没有自己的this对象， 而是继承父类的this对象， 然后对其进行加工。 如果不调用super方法， 子类就得不到this对象。</w:t>
      </w:r>
    </w:p>
    <w:p>
      <w:pPr>
        <w:keepNext w:val="0"/>
        <w:keepLines w:val="0"/>
        <w:widowControl/>
        <w:suppressLineNumbers w:val="0"/>
        <w:ind w:firstLine="480" w:firstLineChars="200"/>
        <w:jc w:val="left"/>
        <w:rPr>
          <w:rFonts w:hint="default" w:asciiTheme="minorHAnsi" w:hAnsiTheme="minorHAnsi" w:eastAsiaTheme="minorEastAsia" w:cstheme="minorBidi"/>
          <w:color w:val="000000" w:themeColor="text1"/>
          <w:kern w:val="2"/>
          <w:sz w:val="24"/>
          <w:szCs w:val="22"/>
          <w:lang w:val="en-US" w:eastAsia="zh-CN" w:bidi="ar-SA"/>
          <w:rPrChange w:id="21113"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112" w:author="冷雪凝" w:date="2019-05-14T12:21:32Z">
          <w:pPr>
            <w:keepNext w:val="0"/>
            <w:keepLines w:val="0"/>
            <w:widowControl/>
            <w:suppressLineNumbers w:val="0"/>
            <w:ind w:firstLine="420" w:firstLineChars="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114"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class Point { /* ... */ }</w:t>
      </w:r>
    </w:p>
    <w:p>
      <w:pPr>
        <w:keepNext w:val="0"/>
        <w:keepLines w:val="0"/>
        <w:widowControl/>
        <w:suppressLineNumbers w:val="0"/>
        <w:ind w:firstLine="480" w:firstLineChars="200"/>
        <w:jc w:val="left"/>
        <w:rPr>
          <w:rFonts w:hint="default" w:asciiTheme="minorHAnsi" w:hAnsiTheme="minorHAnsi" w:eastAsiaTheme="minorEastAsia" w:cstheme="minorBidi"/>
          <w:color w:val="000000" w:themeColor="text1"/>
          <w:kern w:val="2"/>
          <w:sz w:val="24"/>
          <w:szCs w:val="22"/>
          <w:lang w:val="en-US" w:eastAsia="zh-CN" w:bidi="ar-SA"/>
          <w:rPrChange w:id="21116"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115" w:author="冷雪凝" w:date="2019-05-14T12:21:32Z">
          <w:pPr>
            <w:keepNext w:val="0"/>
            <w:keepLines w:val="0"/>
            <w:widowControl/>
            <w:suppressLineNumbers w:val="0"/>
            <w:ind w:firstLine="420" w:firstLineChars="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117"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class ColorPoint extends Point {</w:t>
      </w:r>
    </w:p>
    <w:p>
      <w:pPr>
        <w:keepNext w:val="0"/>
        <w:keepLines w:val="0"/>
        <w:widowControl/>
        <w:suppressLineNumbers w:val="0"/>
        <w:ind w:firstLine="480" w:firstLineChars="200"/>
        <w:jc w:val="left"/>
        <w:rPr>
          <w:rFonts w:hint="default" w:asciiTheme="minorHAnsi" w:hAnsiTheme="minorHAnsi" w:eastAsiaTheme="minorEastAsia" w:cstheme="minorBidi"/>
          <w:color w:val="000000" w:themeColor="text1"/>
          <w:kern w:val="2"/>
          <w:sz w:val="24"/>
          <w:szCs w:val="22"/>
          <w:lang w:val="en-US" w:eastAsia="zh-CN" w:bidi="ar-SA"/>
          <w:rPrChange w:id="21119"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118" w:author="冷雪凝" w:date="2019-05-14T12:21:32Z">
          <w:pPr>
            <w:keepNext w:val="0"/>
            <w:keepLines w:val="0"/>
            <w:widowControl/>
            <w:suppressLineNumbers w:val="0"/>
            <w:ind w:firstLine="420" w:firstLineChars="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120"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default" w:asciiTheme="minorHAnsi" w:hAnsiTheme="minorHAnsi" w:eastAsiaTheme="minorEastAsia" w:cstheme="minorBidi"/>
          <w:color w:val="000000" w:themeColor="text1"/>
          <w:kern w:val="2"/>
          <w:sz w:val="24"/>
          <w:szCs w:val="22"/>
          <w:lang w:val="en-US" w:eastAsia="zh-CN" w:bidi="ar-SA"/>
          <w:rPrChange w:id="21121"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constructor() {}</w:t>
      </w:r>
    </w:p>
    <w:p>
      <w:pPr>
        <w:keepNext w:val="0"/>
        <w:keepLines w:val="0"/>
        <w:widowControl/>
        <w:suppressLineNumbers w:val="0"/>
        <w:ind w:firstLine="480" w:firstLineChars="200"/>
        <w:jc w:val="left"/>
        <w:rPr>
          <w:rFonts w:hint="default" w:asciiTheme="minorHAnsi" w:hAnsiTheme="minorHAnsi" w:eastAsiaTheme="minorEastAsia" w:cstheme="minorBidi"/>
          <w:color w:val="000000" w:themeColor="text1"/>
          <w:kern w:val="2"/>
          <w:sz w:val="24"/>
          <w:szCs w:val="22"/>
          <w:lang w:val="en-US" w:eastAsia="zh-CN" w:bidi="ar-SA"/>
          <w:rPrChange w:id="21123"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122" w:author="冷雪凝" w:date="2019-05-14T12:21:32Z">
          <w:pPr>
            <w:keepNext w:val="0"/>
            <w:keepLines w:val="0"/>
            <w:widowControl/>
            <w:suppressLineNumbers w:val="0"/>
            <w:ind w:firstLine="420" w:firstLineChars="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124"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w:t>
      </w:r>
    </w:p>
    <w:p>
      <w:pPr>
        <w:keepNext w:val="0"/>
        <w:keepLines w:val="0"/>
        <w:widowControl/>
        <w:suppressLineNumbers w:val="0"/>
        <w:ind w:firstLine="480" w:firstLineChars="200"/>
        <w:jc w:val="left"/>
        <w:rPr>
          <w:rFonts w:hint="default" w:asciiTheme="minorHAnsi" w:hAnsiTheme="minorHAnsi" w:eastAsiaTheme="minorEastAsia" w:cstheme="minorBidi"/>
          <w:color w:val="000000" w:themeColor="text1"/>
          <w:kern w:val="2"/>
          <w:sz w:val="24"/>
          <w:szCs w:val="22"/>
          <w:lang w:val="en-US" w:eastAsia="zh-CN" w:bidi="ar-SA"/>
          <w:rPrChange w:id="21126"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125" w:author="冷雪凝" w:date="2019-05-14T12:21:32Z">
          <w:pPr>
            <w:keepNext w:val="0"/>
            <w:keepLines w:val="0"/>
            <w:widowControl/>
            <w:suppressLineNumbers w:val="0"/>
            <w:ind w:firstLine="420" w:firstLineChars="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127"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let cp = new ColorPoint(); // ReferenceError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29"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28"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right="0" w:rightChars="0"/>
          </w:pPr>
        </w:pPrChange>
      </w:pPr>
    </w:p>
    <w:p>
      <w:pPr>
        <w:keepNext w:val="0"/>
        <w:keepLines w:val="0"/>
        <w:widowControl/>
        <w:suppressLineNumbers w:val="0"/>
        <w:ind w:firstLine="480" w:firstLineChars="200"/>
        <w:jc w:val="left"/>
        <w:rPr>
          <w:rFonts w:hint="eastAsia" w:asciiTheme="minorHAnsi" w:hAnsiTheme="minorHAnsi" w:eastAsiaTheme="minorEastAsia" w:cstheme="minorBidi"/>
          <w:color w:val="000000" w:themeColor="text1"/>
          <w:kern w:val="2"/>
          <w:sz w:val="24"/>
          <w:szCs w:val="22"/>
          <w:lang w:val="en-US" w:eastAsia="zh-CN" w:bidi="ar-SA"/>
          <w:rPrChange w:id="21131"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30" w:author="冷雪凝" w:date="2019-05-14T12:21:32Z">
          <w:pPr>
            <w:keepNext w:val="0"/>
            <w:keepLines w:val="0"/>
            <w:widowControl/>
            <w:suppressLineNumbers w:val="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132"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上面代码中， ColorPoint继承了父类Point， 但是它的构造函数没有调用super方法， 导致新建实例时报错。</w:t>
      </w:r>
      <w:r>
        <w:rPr>
          <w:rFonts w:hint="default" w:asciiTheme="minorHAnsi" w:hAnsiTheme="minorHAnsi" w:eastAsiaTheme="minorEastAsia" w:cstheme="minorBidi"/>
          <w:color w:val="000000" w:themeColor="text1"/>
          <w:kern w:val="2"/>
          <w:sz w:val="24"/>
          <w:szCs w:val="22"/>
          <w:lang w:val="en-US" w:eastAsia="zh-CN" w:bidi="ar-SA"/>
          <w:rPrChange w:id="21133"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br w:type="textWrapping"/>
      </w:r>
      <w:r>
        <w:rPr>
          <w:rFonts w:hint="default" w:asciiTheme="minorHAnsi" w:hAnsiTheme="minorHAnsi" w:eastAsiaTheme="minorEastAsia" w:cstheme="minorBidi"/>
          <w:color w:val="000000" w:themeColor="text1"/>
          <w:kern w:val="2"/>
          <w:sz w:val="24"/>
          <w:szCs w:val="22"/>
          <w:lang w:val="en-US" w:eastAsia="zh-CN" w:bidi="ar-SA"/>
          <w:rPrChange w:id="21134"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ES5 的继承， 实质是先创造子类的实例对象this， 然后再将父类的方法添加到this上面（ Parent.apply(this)）。 ES6 的继承机制完全不同， 实质是先创造父类的实例对象this（ 所以必须先调用super方法）， 然后再用子类的构造函数修改this。</w:t>
      </w:r>
      <w:r>
        <w:rPr>
          <w:rFonts w:hint="default" w:asciiTheme="minorHAnsi" w:hAnsiTheme="minorHAnsi" w:eastAsiaTheme="minorEastAsia" w:cstheme="minorBidi"/>
          <w:color w:val="000000" w:themeColor="text1"/>
          <w:kern w:val="2"/>
          <w:sz w:val="24"/>
          <w:szCs w:val="22"/>
          <w:lang w:val="en-US" w:eastAsia="zh-CN" w:bidi="ar-SA"/>
          <w:rPrChange w:id="21135"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br w:type="textWrapping"/>
      </w:r>
      <w:r>
        <w:rPr>
          <w:rFonts w:hint="default" w:asciiTheme="minorHAnsi" w:hAnsiTheme="minorHAnsi" w:eastAsiaTheme="minorEastAsia" w:cstheme="minorBidi"/>
          <w:color w:val="000000" w:themeColor="text1"/>
          <w:kern w:val="2"/>
          <w:sz w:val="24"/>
          <w:szCs w:val="22"/>
          <w:lang w:val="en-US" w:eastAsia="zh-CN" w:bidi="ar-SA"/>
          <w:rPrChange w:id="21136"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如果子类没有定义constructor方法， 这个方法会被默认添加， 代码如下。 也就是说， 不管有没有显式定义， 任何一个子类都有constructor方法。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38"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37"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139"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constructor(...args)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41"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40"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142"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eastAsia" w:asciiTheme="minorHAnsi" w:hAnsiTheme="minorHAnsi" w:eastAsiaTheme="minorEastAsia" w:cstheme="minorBidi"/>
          <w:color w:val="000000" w:themeColor="text1"/>
          <w:kern w:val="2"/>
          <w:sz w:val="24"/>
          <w:szCs w:val="22"/>
          <w:lang w:val="en-US" w:eastAsia="zh-CN" w:bidi="ar-SA"/>
          <w:rPrChange w:id="21143"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super(...args);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45"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44"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146"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48"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47"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pPr>
        </w:pPrChange>
      </w:pPr>
    </w:p>
    <w:p>
      <w:pPr>
        <w:keepNext w:val="0"/>
        <w:keepLines w:val="0"/>
        <w:widowControl/>
        <w:suppressLineNumbers w:val="0"/>
        <w:ind w:firstLine="480" w:firstLineChars="200"/>
        <w:jc w:val="left"/>
        <w:rPr>
          <w:rFonts w:hint="eastAsia" w:asciiTheme="minorHAnsi" w:hAnsiTheme="minorHAnsi" w:eastAsiaTheme="minorEastAsia" w:cstheme="minorBidi"/>
          <w:color w:val="000000" w:themeColor="text1"/>
          <w:kern w:val="2"/>
          <w:sz w:val="24"/>
          <w:szCs w:val="22"/>
          <w:lang w:val="en-US" w:eastAsia="zh-CN" w:bidi="ar-SA"/>
          <w:rPrChange w:id="21150"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49" w:author="冷雪凝" w:date="2019-05-14T12:21:32Z">
          <w:pPr>
            <w:keepNext w:val="0"/>
            <w:keepLines w:val="0"/>
            <w:widowControl/>
            <w:suppressLineNumbers w:val="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151"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另一个需要注意的地方是， 在子类的构造函数中， 只有调用super之后， 才可以使用this关键字， 否则会报错。 这是因为子类实例的构建， 是基于对父类实例加工， 只有super方法才能返回父类实例。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53"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52"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154"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class Point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56"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55"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157"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eastAsia" w:asciiTheme="minorHAnsi" w:hAnsiTheme="minorHAnsi" w:eastAsiaTheme="minorEastAsia" w:cstheme="minorBidi"/>
          <w:color w:val="000000" w:themeColor="text1"/>
          <w:kern w:val="2"/>
          <w:sz w:val="24"/>
          <w:szCs w:val="22"/>
          <w:lang w:val="en-US" w:eastAsia="zh-CN" w:bidi="ar-SA"/>
          <w:rPrChange w:id="21158"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constructor(x, 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60"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59"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161"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eastAsia" w:asciiTheme="minorHAnsi" w:hAnsiTheme="minorHAnsi" w:eastAsiaTheme="minorEastAsia" w:cstheme="minorBidi"/>
          <w:color w:val="000000" w:themeColor="text1"/>
          <w:kern w:val="2"/>
          <w:sz w:val="24"/>
          <w:szCs w:val="22"/>
          <w:lang w:val="en-US" w:eastAsia="zh-CN" w:bidi="ar-SA"/>
          <w:rPrChange w:id="21162"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eastAsia" w:asciiTheme="minorHAnsi" w:hAnsiTheme="minorHAnsi" w:eastAsiaTheme="minorEastAsia" w:cstheme="minorBidi"/>
          <w:color w:val="000000" w:themeColor="text1"/>
          <w:kern w:val="2"/>
          <w:sz w:val="24"/>
          <w:szCs w:val="22"/>
          <w:lang w:val="en-US" w:eastAsia="zh-CN" w:bidi="ar-SA"/>
          <w:rPrChange w:id="21163"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this.x = 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65"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64"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166"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eastAsia" w:asciiTheme="minorHAnsi" w:hAnsiTheme="minorHAnsi" w:eastAsiaTheme="minorEastAsia" w:cstheme="minorBidi"/>
          <w:color w:val="000000" w:themeColor="text1"/>
          <w:kern w:val="2"/>
          <w:sz w:val="24"/>
          <w:szCs w:val="22"/>
          <w:lang w:val="en-US" w:eastAsia="zh-CN" w:bidi="ar-SA"/>
          <w:rPrChange w:id="21167"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eastAsia" w:asciiTheme="minorHAnsi" w:hAnsiTheme="minorHAnsi" w:eastAsiaTheme="minorEastAsia" w:cstheme="minorBidi"/>
          <w:color w:val="000000" w:themeColor="text1"/>
          <w:kern w:val="2"/>
          <w:sz w:val="24"/>
          <w:szCs w:val="22"/>
          <w:lang w:val="en-US" w:eastAsia="zh-CN" w:bidi="ar-SA"/>
          <w:rPrChange w:id="21168"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this.y = 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70"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69"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171"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eastAsia" w:asciiTheme="minorHAnsi" w:hAnsiTheme="minorHAnsi" w:eastAsiaTheme="minorEastAsia" w:cstheme="minorBidi"/>
          <w:color w:val="000000" w:themeColor="text1"/>
          <w:kern w:val="2"/>
          <w:sz w:val="24"/>
          <w:szCs w:val="22"/>
          <w:lang w:val="en-US" w:eastAsia="zh-CN" w:bidi="ar-SA"/>
          <w:rPrChange w:id="21172"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74"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73"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175"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77"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76"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178"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class ColorPoint extends Point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80"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79"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181"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eastAsia" w:asciiTheme="minorHAnsi" w:hAnsiTheme="minorHAnsi" w:eastAsiaTheme="minorEastAsia" w:cstheme="minorBidi"/>
          <w:color w:val="000000" w:themeColor="text1"/>
          <w:kern w:val="2"/>
          <w:sz w:val="24"/>
          <w:szCs w:val="22"/>
          <w:lang w:val="en-US" w:eastAsia="zh-CN" w:bidi="ar-SA"/>
          <w:rPrChange w:id="21182"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constructor(x, y, color)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84"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83"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185"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eastAsia" w:asciiTheme="minorHAnsi" w:hAnsiTheme="minorHAnsi" w:eastAsiaTheme="minorEastAsia" w:cstheme="minorBidi"/>
          <w:color w:val="000000" w:themeColor="text1"/>
          <w:kern w:val="2"/>
          <w:sz w:val="24"/>
          <w:szCs w:val="22"/>
          <w:lang w:val="en-US" w:eastAsia="zh-CN" w:bidi="ar-SA"/>
          <w:rPrChange w:id="21186"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eastAsia" w:asciiTheme="minorHAnsi" w:hAnsiTheme="minorHAnsi" w:eastAsiaTheme="minorEastAsia" w:cstheme="minorBidi"/>
          <w:color w:val="000000" w:themeColor="text1"/>
          <w:kern w:val="2"/>
          <w:sz w:val="24"/>
          <w:szCs w:val="22"/>
          <w:lang w:val="en-US" w:eastAsia="zh-CN" w:bidi="ar-SA"/>
          <w:rPrChange w:id="21187"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this.color = color; // ReferenceError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89"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88"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190"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eastAsia" w:asciiTheme="minorHAnsi" w:hAnsiTheme="minorHAnsi" w:eastAsiaTheme="minorEastAsia" w:cstheme="minorBidi"/>
          <w:color w:val="000000" w:themeColor="text1"/>
          <w:kern w:val="2"/>
          <w:sz w:val="24"/>
          <w:szCs w:val="22"/>
          <w:lang w:val="en-US" w:eastAsia="zh-CN" w:bidi="ar-SA"/>
          <w:rPrChange w:id="21191"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eastAsia" w:asciiTheme="minorHAnsi" w:hAnsiTheme="minorHAnsi" w:eastAsiaTheme="minorEastAsia" w:cstheme="minorBidi"/>
          <w:color w:val="000000" w:themeColor="text1"/>
          <w:kern w:val="2"/>
          <w:sz w:val="24"/>
          <w:szCs w:val="22"/>
          <w:lang w:val="en-US" w:eastAsia="zh-CN" w:bidi="ar-SA"/>
          <w:rPrChange w:id="21192"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super(x, 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94"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93"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195"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eastAsia" w:asciiTheme="minorHAnsi" w:hAnsiTheme="minorHAnsi" w:eastAsiaTheme="minorEastAsia" w:cstheme="minorBidi"/>
          <w:color w:val="000000" w:themeColor="text1"/>
          <w:kern w:val="2"/>
          <w:sz w:val="24"/>
          <w:szCs w:val="22"/>
          <w:lang w:val="en-US" w:eastAsia="zh-CN" w:bidi="ar-SA"/>
          <w:rPrChange w:id="21196"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eastAsia" w:asciiTheme="minorHAnsi" w:hAnsiTheme="minorHAnsi" w:eastAsiaTheme="minorEastAsia" w:cstheme="minorBidi"/>
          <w:color w:val="000000" w:themeColor="text1"/>
          <w:kern w:val="2"/>
          <w:sz w:val="24"/>
          <w:szCs w:val="22"/>
          <w:lang w:val="en-US" w:eastAsia="zh-CN" w:bidi="ar-SA"/>
          <w:rPrChange w:id="21197"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this.color = color; //  正确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199"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198"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200"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r>
        <w:rPr>
          <w:rFonts w:hint="eastAsia" w:asciiTheme="minorHAnsi" w:hAnsiTheme="minorHAnsi" w:eastAsiaTheme="minorEastAsia" w:cstheme="minorBidi"/>
          <w:color w:val="000000" w:themeColor="text1"/>
          <w:kern w:val="2"/>
          <w:sz w:val="24"/>
          <w:szCs w:val="22"/>
          <w:lang w:val="en-US" w:eastAsia="zh-CN" w:bidi="ar-SA"/>
          <w:rPrChange w:id="21201"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203"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202"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204"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w:t>
      </w:r>
    </w:p>
    <w:p>
      <w:pPr>
        <w:keepNext w:val="0"/>
        <w:keepLines w:val="0"/>
        <w:widowControl/>
        <w:suppressLineNumbers w:val="0"/>
        <w:ind w:firstLine="480" w:firstLineChars="200"/>
        <w:jc w:val="left"/>
        <w:rPr>
          <w:rFonts w:hint="eastAsia" w:asciiTheme="minorHAnsi" w:hAnsiTheme="minorHAnsi" w:eastAsiaTheme="minorEastAsia" w:cstheme="minorBidi"/>
          <w:color w:val="000000" w:themeColor="text1"/>
          <w:kern w:val="2"/>
          <w:sz w:val="24"/>
          <w:szCs w:val="22"/>
          <w:lang w:val="en-US" w:eastAsia="zh-CN" w:bidi="ar-SA"/>
          <w:rPrChange w:id="21206"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205" w:author="冷雪凝" w:date="2019-05-14T12:21:32Z">
          <w:pPr>
            <w:keepNext w:val="0"/>
            <w:keepLines w:val="0"/>
            <w:widowControl/>
            <w:suppressLineNumbers w:val="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207"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上面代码中， 子类的constructor方法没有调用super之前， 就使用this关键字， 结果报错， 而放在super方法之后就是正确的。</w:t>
      </w:r>
      <w:r>
        <w:rPr>
          <w:rFonts w:hint="default" w:asciiTheme="minorHAnsi" w:hAnsiTheme="minorHAnsi" w:eastAsiaTheme="minorEastAsia" w:cstheme="minorBidi"/>
          <w:color w:val="000000" w:themeColor="text1"/>
          <w:kern w:val="2"/>
          <w:sz w:val="24"/>
          <w:szCs w:val="22"/>
          <w:lang w:val="en-US" w:eastAsia="zh-CN" w:bidi="ar-SA"/>
          <w:rPrChange w:id="21208"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br w:type="textWrapping"/>
      </w:r>
      <w:r>
        <w:rPr>
          <w:rFonts w:hint="default" w:asciiTheme="minorHAnsi" w:hAnsiTheme="minorHAnsi" w:eastAsiaTheme="minorEastAsia" w:cstheme="minorBidi"/>
          <w:color w:val="000000" w:themeColor="text1"/>
          <w:kern w:val="2"/>
          <w:sz w:val="24"/>
          <w:szCs w:val="22"/>
          <w:lang w:val="en-US" w:eastAsia="zh-CN" w:bidi="ar-SA"/>
          <w:rPrChange w:id="21209"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下面是生成子类实例的代码。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211"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210"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213"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212"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214"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let cp = new ColorPoint(25, 8, 'green');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216"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215"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217"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cp instanceof ColorPoint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219"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218"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r>
        <w:rPr>
          <w:rFonts w:hint="eastAsia" w:asciiTheme="minorHAnsi" w:hAnsiTheme="minorHAnsi" w:eastAsiaTheme="minorEastAsia" w:cstheme="minorBidi"/>
          <w:color w:val="000000" w:themeColor="text1"/>
          <w:kern w:val="2"/>
          <w:sz w:val="24"/>
          <w:szCs w:val="22"/>
          <w:lang w:val="en-US" w:eastAsia="zh-CN" w:bidi="ar-SA"/>
          <w:rPrChange w:id="21220"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cp instanceof Point // true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rFonts w:hint="eastAsia" w:asciiTheme="minorHAnsi" w:hAnsiTheme="minorHAnsi" w:eastAsiaTheme="minorEastAsia" w:cstheme="minorBidi"/>
          <w:color w:val="000000" w:themeColor="text1"/>
          <w:kern w:val="2"/>
          <w:sz w:val="24"/>
          <w:szCs w:val="22"/>
          <w:lang w:val="en-US" w:eastAsia="zh-CN" w:bidi="ar-SA"/>
          <w:rPrChange w:id="21222"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221" w:author="冷雪凝" w:date="2019-05-14T12:21:32Z">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30" w:lineRule="atLeast"/>
            <w:ind w:left="-360" w:leftChars="0" w:right="0" w:rightChars="0" w:firstLine="839" w:firstLineChars="0"/>
          </w:pPr>
        </w:pPrChange>
      </w:pPr>
    </w:p>
    <w:p>
      <w:pPr>
        <w:keepNext w:val="0"/>
        <w:keepLines w:val="0"/>
        <w:widowControl/>
        <w:suppressLineNumbers w:val="0"/>
        <w:ind w:firstLine="480" w:firstLineChars="200"/>
        <w:jc w:val="left"/>
        <w:rPr>
          <w:rFonts w:hint="eastAsia" w:asciiTheme="minorHAnsi" w:hAnsiTheme="minorHAnsi" w:eastAsiaTheme="minorEastAsia" w:cstheme="minorBidi"/>
          <w:color w:val="000000" w:themeColor="text1"/>
          <w:kern w:val="2"/>
          <w:sz w:val="24"/>
          <w:szCs w:val="22"/>
          <w:lang w:val="en-US" w:eastAsia="zh-CN" w:bidi="ar-SA"/>
          <w:rPrChange w:id="21224"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Change w:id="21223" w:author="冷雪凝" w:date="2019-05-14T12:21:32Z">
          <w:pPr>
            <w:keepNext w:val="0"/>
            <w:keepLines w:val="0"/>
            <w:widowControl/>
            <w:suppressLineNumbers w:val="0"/>
            <w:jc w:val="left"/>
          </w:pPr>
        </w:pPrChange>
      </w:pPr>
      <w:r>
        <w:rPr>
          <w:rFonts w:hint="default" w:asciiTheme="minorHAnsi" w:hAnsiTheme="minorHAnsi" w:eastAsiaTheme="minorEastAsia" w:cstheme="minorBidi"/>
          <w:color w:val="000000" w:themeColor="text1"/>
          <w:kern w:val="2"/>
          <w:sz w:val="24"/>
          <w:szCs w:val="22"/>
          <w:lang w:val="en-US" w:eastAsia="zh-CN" w:bidi="ar-SA"/>
          <w:rPrChange w:id="21225"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上面代码中， 实例对象cp同时是ColorPoint和Point两个类的实例， 这与 ES5 的行为完全一致。</w:t>
      </w:r>
    </w:p>
    <w:p>
      <w:pPr>
        <w:keepNext w:val="0"/>
        <w:keepLines w:val="0"/>
        <w:widowControl/>
        <w:suppressLineNumbers w:val="0"/>
        <w:ind w:firstLine="480" w:firstLineChars="200"/>
        <w:jc w:val="left"/>
        <w:rPr>
          <w:color w:val="000000" w:themeColor="text1"/>
          <w:rPrChange w:id="21227" w:author="梁元" w:date="2019-05-14T19:51:36Z">
            <w:rPr/>
          </w:rPrChange>
          <w14:textFill>
            <w14:solidFill>
              <w14:schemeClr w14:val="tx1"/>
            </w14:solidFill>
          </w14:textFill>
        </w:rPr>
        <w:pPrChange w:id="21226" w:author="冷雪凝" w:date="2019-05-14T12:21:32Z">
          <w:pPr>
            <w:keepNext w:val="0"/>
            <w:keepLines w:val="0"/>
            <w:widowControl/>
            <w:suppressLineNumbers w:val="0"/>
            <w:jc w:val="left"/>
          </w:pPr>
        </w:pPrChange>
      </w:pPr>
    </w:p>
    <w:p>
      <w:pPr>
        <w:pStyle w:val="3"/>
        <w:numPr>
          <w:ilvl w:val="0"/>
          <w:numId w:val="38"/>
        </w:numPr>
        <w:spacing w:line="240" w:lineRule="auto"/>
        <w:ind w:firstLine="562" w:firstLineChars="200"/>
        <w:rPr>
          <w:rFonts w:ascii="仿宋" w:hAnsi="仿宋" w:eastAsia="仿宋"/>
          <w:color w:val="000000" w:themeColor="text1"/>
          <w:sz w:val="28"/>
          <w:szCs w:val="28"/>
          <w:rPrChange w:id="21229" w:author="梁元" w:date="2019-05-14T19:51:36Z">
            <w:rPr>
              <w:rFonts w:ascii="仿宋" w:hAnsi="仿宋" w:eastAsia="仿宋"/>
              <w:sz w:val="28"/>
              <w:szCs w:val="28"/>
            </w:rPr>
          </w:rPrChange>
          <w14:textFill>
            <w14:solidFill>
              <w14:schemeClr w14:val="tx1"/>
            </w14:solidFill>
          </w14:textFill>
        </w:rPr>
        <w:pPrChange w:id="21228" w:author="冷雪凝" w:date="2019-05-14T12:21:32Z">
          <w:pPr>
            <w:pStyle w:val="3"/>
            <w:numPr>
              <w:ilvl w:val="0"/>
              <w:numId w:val="38"/>
            </w:numPr>
          </w:pPr>
        </w:pPrChange>
      </w:pPr>
      <w:bookmarkStart w:id="766" w:name="_Toc23906_WPSOffice_Level2"/>
      <w:bookmarkStart w:id="767" w:name="_Toc29821_WPSOffice_Level2"/>
      <w:r>
        <w:rPr>
          <w:rFonts w:hint="eastAsia" w:ascii="仿宋" w:hAnsi="仿宋" w:eastAsia="仿宋"/>
          <w:color w:val="000000" w:themeColor="text1"/>
          <w:sz w:val="28"/>
          <w:szCs w:val="28"/>
          <w:rPrChange w:id="21230" w:author="梁元" w:date="2019-05-14T19:51:36Z">
            <w:rPr>
              <w:rFonts w:hint="eastAsia" w:ascii="仿宋" w:hAnsi="仿宋" w:eastAsia="仿宋"/>
              <w:sz w:val="28"/>
              <w:szCs w:val="28"/>
            </w:rPr>
          </w:rPrChange>
          <w14:textFill>
            <w14:solidFill>
              <w14:schemeClr w14:val="tx1"/>
            </w14:solidFill>
          </w14:textFill>
        </w:rPr>
        <w:t>项目中体现经验的点</w:t>
      </w:r>
      <w:bookmarkEnd w:id="766"/>
      <w:bookmarkEnd w:id="767"/>
    </w:p>
    <w:p>
      <w:pPr>
        <w:ind w:firstLine="480" w:firstLineChars="200"/>
        <w:rPr>
          <w:rFonts w:hint="eastAsia"/>
          <w:color w:val="000000" w:themeColor="text1"/>
          <w:rPrChange w:id="21232" w:author="梁元" w:date="2019-05-14T19:51:36Z">
            <w:rPr>
              <w:rFonts w:hint="eastAsia"/>
            </w:rPr>
          </w:rPrChange>
          <w14:textFill>
            <w14:solidFill>
              <w14:schemeClr w14:val="tx1"/>
            </w14:solidFill>
          </w14:textFill>
        </w:rPr>
        <w:pPrChange w:id="21231" w:author="冷雪凝" w:date="2019-05-14T12:21:32Z">
          <w:pPr/>
        </w:pPrChange>
      </w:pPr>
      <w:r>
        <w:rPr>
          <w:rFonts w:hint="eastAsia"/>
          <w:color w:val="000000" w:themeColor="text1"/>
          <w:rPrChange w:id="21233" w:author="梁元" w:date="2019-05-14T19:51:36Z">
            <w:rPr>
              <w:rFonts w:hint="eastAsia"/>
            </w:rPr>
          </w:rPrChange>
          <w14:textFill>
            <w14:solidFill>
              <w14:schemeClr w14:val="tx1"/>
            </w14:solidFill>
          </w14:textFill>
        </w:rPr>
        <w:t>深刻理解</w:t>
      </w:r>
      <w:r>
        <w:rPr>
          <w:rFonts w:hint="eastAsia"/>
          <w:color w:val="000000" w:themeColor="text1"/>
          <w:lang w:val="en-US" w:eastAsia="zh-CN"/>
          <w:rPrChange w:id="21234" w:author="梁元" w:date="2019-05-14T19:51:36Z">
            <w:rPr>
              <w:rFonts w:hint="eastAsia"/>
              <w:lang w:val="en-US" w:eastAsia="zh-CN"/>
            </w:rPr>
          </w:rPrChange>
          <w14:textFill>
            <w14:solidFill>
              <w14:schemeClr w14:val="tx1"/>
            </w14:solidFill>
          </w14:textFill>
        </w:rPr>
        <w:t>JavaScript的继承机制，利用继承机制来优化和精简外面的代码</w:t>
      </w:r>
      <w:r>
        <w:rPr>
          <w:rFonts w:hint="eastAsia"/>
          <w:color w:val="000000" w:themeColor="text1"/>
          <w:rPrChange w:id="21235" w:author="梁元" w:date="2019-05-14T19:51:36Z">
            <w:rPr>
              <w:rFonts w:hint="eastAsia"/>
            </w:rPr>
          </w:rPrChange>
          <w14:textFill>
            <w14:solidFill>
              <w14:schemeClr w14:val="tx1"/>
            </w14:solidFill>
          </w14:textFill>
        </w:rPr>
        <w:t>；</w:t>
      </w:r>
    </w:p>
    <w:p>
      <w:pPr>
        <w:pStyle w:val="3"/>
        <w:numPr>
          <w:ilvl w:val="0"/>
          <w:numId w:val="38"/>
        </w:numPr>
        <w:spacing w:line="240" w:lineRule="auto"/>
        <w:ind w:firstLine="562" w:firstLineChars="200"/>
        <w:rPr>
          <w:color w:val="000000" w:themeColor="text1"/>
          <w:rPrChange w:id="21237" w:author="梁元" w:date="2019-05-14T19:51:36Z">
            <w:rPr/>
          </w:rPrChange>
          <w14:textFill>
            <w14:solidFill>
              <w14:schemeClr w14:val="tx1"/>
            </w14:solidFill>
          </w14:textFill>
        </w:rPr>
        <w:pPrChange w:id="21236" w:author="冷雪凝" w:date="2019-05-14T12:21:32Z">
          <w:pPr>
            <w:pStyle w:val="3"/>
            <w:numPr>
              <w:ilvl w:val="0"/>
              <w:numId w:val="38"/>
            </w:numPr>
          </w:pPr>
        </w:pPrChange>
      </w:pPr>
      <w:bookmarkStart w:id="768" w:name="_Toc16927_WPSOffice_Level2"/>
      <w:bookmarkStart w:id="769" w:name="_Toc16513_WPSOffice_Level2"/>
      <w:r>
        <w:rPr>
          <w:rFonts w:hint="eastAsia" w:ascii="仿宋" w:hAnsi="仿宋" w:eastAsia="仿宋"/>
          <w:color w:val="000000" w:themeColor="text1"/>
          <w:sz w:val="28"/>
          <w:szCs w:val="28"/>
          <w:rPrChange w:id="21238" w:author="梁元" w:date="2019-05-14T19:51:36Z">
            <w:rPr>
              <w:rFonts w:hint="eastAsia" w:ascii="仿宋" w:hAnsi="仿宋" w:eastAsia="仿宋"/>
              <w:sz w:val="28"/>
              <w:szCs w:val="28"/>
            </w:rPr>
          </w:rPrChange>
          <w14:textFill>
            <w14:solidFill>
              <w14:schemeClr w14:val="tx1"/>
            </w14:solidFill>
          </w14:textFill>
        </w:rPr>
        <w:t>论坛参考</w:t>
      </w:r>
      <w:bookmarkEnd w:id="768"/>
      <w:bookmarkEnd w:id="769"/>
    </w:p>
    <w:p>
      <w:pPr>
        <w:ind w:firstLine="480" w:firstLineChars="200"/>
        <w:rPr>
          <w:color w:val="000000" w:themeColor="text1"/>
          <w:rPrChange w:id="21240" w:author="梁元" w:date="2019-05-14T19:51:36Z">
            <w:rPr/>
          </w:rPrChange>
          <w14:textFill>
            <w14:solidFill>
              <w14:schemeClr w14:val="tx1"/>
            </w14:solidFill>
          </w14:textFill>
        </w:rPr>
        <w:pPrChange w:id="21239" w:author="冷雪凝" w:date="2019-05-14T12:21:32Z">
          <w:pPr/>
        </w:pPrChange>
      </w:pPr>
      <w:r>
        <w:rPr>
          <w:rFonts w:hint="eastAsia"/>
          <w:color w:val="000000" w:themeColor="text1"/>
          <w:rPrChange w:id="21241" w:author="梁元" w:date="2019-05-14T19:51:36Z">
            <w:rPr>
              <w:rFonts w:hint="eastAsia"/>
            </w:rPr>
          </w:rPrChange>
          <w14:textFill>
            <w14:solidFill>
              <w14:schemeClr w14:val="tx1"/>
            </w14:solidFill>
          </w14:textFill>
        </w:rPr>
        <w:fldChar w:fldCharType="begin"/>
      </w:r>
      <w:r>
        <w:rPr>
          <w:rFonts w:hint="eastAsia"/>
          <w:color w:val="000000" w:themeColor="text1"/>
          <w:rPrChange w:id="21242" w:author="梁元" w:date="2019-05-14T19:51:36Z">
            <w:rPr>
              <w:rFonts w:hint="eastAsia"/>
            </w:rPr>
          </w:rPrChange>
          <w14:textFill>
            <w14:solidFill>
              <w14:schemeClr w14:val="tx1"/>
            </w14:solidFill>
          </w14:textFill>
        </w:rPr>
        <w:instrText xml:space="preserve"> HYPERLINK "https://blog.csdn.net/caijixin/article/details/78295676" </w:instrText>
      </w:r>
      <w:r>
        <w:rPr>
          <w:rFonts w:hint="eastAsia"/>
          <w:color w:val="000000" w:themeColor="text1"/>
          <w:rPrChange w:id="21243" w:author="梁元" w:date="2019-05-14T19:51:36Z">
            <w:rPr>
              <w:rFonts w:hint="eastAsia"/>
            </w:rPr>
          </w:rPrChange>
          <w14:textFill>
            <w14:solidFill>
              <w14:schemeClr w14:val="tx1"/>
            </w14:solidFill>
          </w14:textFill>
        </w:rPr>
        <w:fldChar w:fldCharType="separate"/>
      </w:r>
      <w:r>
        <w:rPr>
          <w:rStyle w:val="18"/>
          <w:rFonts w:hint="eastAsia"/>
          <w:color w:val="000000" w:themeColor="text1"/>
          <w:rPrChange w:id="21244" w:author="梁元" w:date="2019-05-14T19:51:36Z">
            <w:rPr>
              <w:rStyle w:val="18"/>
              <w:rFonts w:hint="eastAsia"/>
            </w:rPr>
          </w:rPrChange>
          <w14:textFill>
            <w14:solidFill>
              <w14:schemeClr w14:val="tx1"/>
            </w14:solidFill>
          </w14:textFill>
        </w:rPr>
        <w:t>https://blog.csdn.net/caijixin/article/details/78295676</w:t>
      </w:r>
      <w:r>
        <w:rPr>
          <w:rFonts w:hint="eastAsia"/>
          <w:color w:val="000000" w:themeColor="text1"/>
          <w:rPrChange w:id="21245" w:author="梁元" w:date="2019-05-14T19:51:36Z">
            <w:rPr>
              <w:rFonts w:hint="eastAsia"/>
            </w:rPr>
          </w:rPrChange>
          <w14:textFill>
            <w14:solidFill>
              <w14:schemeClr w14:val="tx1"/>
            </w14:solidFill>
          </w14:textFill>
        </w:rPr>
        <w:fldChar w:fldCharType="end"/>
      </w:r>
    </w:p>
    <w:p>
      <w:pPr>
        <w:ind w:firstLine="480" w:firstLineChars="200"/>
        <w:rPr>
          <w:rFonts w:hint="eastAsia"/>
          <w:color w:val="000000" w:themeColor="text1"/>
          <w:rPrChange w:id="21247" w:author="梁元" w:date="2019-05-14T19:51:36Z">
            <w:rPr>
              <w:rFonts w:hint="eastAsia"/>
            </w:rPr>
          </w:rPrChange>
          <w14:textFill>
            <w14:solidFill>
              <w14:schemeClr w14:val="tx1"/>
            </w14:solidFill>
          </w14:textFill>
        </w:rPr>
        <w:pPrChange w:id="21246" w:author="冷雪凝" w:date="2019-05-14T12:21:32Z">
          <w:pPr/>
        </w:pPrChange>
      </w:pPr>
      <w:r>
        <w:rPr>
          <w:rFonts w:hint="eastAsia"/>
          <w:color w:val="000000" w:themeColor="text1"/>
          <w:rPrChange w:id="21248" w:author="梁元" w:date="2019-05-14T19:51:36Z">
            <w:rPr>
              <w:rFonts w:hint="eastAsia"/>
            </w:rPr>
          </w:rPrChange>
          <w14:textFill>
            <w14:solidFill>
              <w14:schemeClr w14:val="tx1"/>
            </w14:solidFill>
          </w14:textFill>
        </w:rPr>
        <w:fldChar w:fldCharType="begin"/>
      </w:r>
      <w:r>
        <w:rPr>
          <w:rFonts w:hint="eastAsia"/>
          <w:color w:val="000000" w:themeColor="text1"/>
          <w:rPrChange w:id="21249" w:author="梁元" w:date="2019-05-14T19:51:36Z">
            <w:rPr>
              <w:rFonts w:hint="eastAsia"/>
            </w:rPr>
          </w:rPrChange>
          <w14:textFill>
            <w14:solidFill>
              <w14:schemeClr w14:val="tx1"/>
            </w14:solidFill>
          </w14:textFill>
        </w:rPr>
        <w:instrText xml:space="preserve"> HYPERLINK "https://blog.csdn.net/qq_30100043/article/details/53542531" </w:instrText>
      </w:r>
      <w:r>
        <w:rPr>
          <w:rFonts w:hint="eastAsia"/>
          <w:color w:val="000000" w:themeColor="text1"/>
          <w:rPrChange w:id="21250" w:author="梁元" w:date="2019-05-14T19:51:36Z">
            <w:rPr>
              <w:rFonts w:hint="eastAsia"/>
            </w:rPr>
          </w:rPrChange>
          <w14:textFill>
            <w14:solidFill>
              <w14:schemeClr w14:val="tx1"/>
            </w14:solidFill>
          </w14:textFill>
        </w:rPr>
        <w:fldChar w:fldCharType="separate"/>
      </w:r>
      <w:r>
        <w:rPr>
          <w:rStyle w:val="18"/>
          <w:rFonts w:hint="eastAsia"/>
          <w:color w:val="000000" w:themeColor="text1"/>
          <w:rPrChange w:id="21251" w:author="梁元" w:date="2019-05-14T19:51:36Z">
            <w:rPr>
              <w:rStyle w:val="18"/>
              <w:rFonts w:hint="eastAsia"/>
            </w:rPr>
          </w:rPrChange>
          <w14:textFill>
            <w14:solidFill>
              <w14:schemeClr w14:val="tx1"/>
            </w14:solidFill>
          </w14:textFill>
        </w:rPr>
        <w:t>https://blog.csdn.net/qq_30100043/article/details/53542531</w:t>
      </w:r>
      <w:r>
        <w:rPr>
          <w:rFonts w:hint="eastAsia"/>
          <w:color w:val="000000" w:themeColor="text1"/>
          <w:rPrChange w:id="21252" w:author="梁元" w:date="2019-05-14T19:51:36Z">
            <w:rPr>
              <w:rFonts w:hint="eastAsia"/>
            </w:rPr>
          </w:rPrChange>
          <w14:textFill>
            <w14:solidFill>
              <w14:schemeClr w14:val="tx1"/>
            </w14:solidFill>
          </w14:textFill>
        </w:rPr>
        <w:fldChar w:fldCharType="end"/>
      </w:r>
    </w:p>
    <w:sdt>
      <w:sdtPr>
        <w:rPr>
          <w:rFonts w:eastAsiaTheme="minorHAnsi"/>
          <w:color w:val="000000" w:themeColor="text1"/>
          <w14:textFill>
            <w14:solidFill>
              <w14:schemeClr w14:val="tx1"/>
            </w14:solidFill>
          </w14:textFill>
        </w:rPr>
        <w:id w:val="-2022774229"/>
        <w:docPartObj>
          <w:docPartGallery w:val="autotext"/>
        </w:docPartObj>
      </w:sdtPr>
      <w:sdtEndPr>
        <w:rPr>
          <w:rFonts w:eastAsiaTheme="minorHAnsi"/>
          <w:color w:val="000000" w:themeColor="text1"/>
          <w14:textFill>
            <w14:solidFill>
              <w14:schemeClr w14:val="tx1"/>
            </w14:solidFill>
          </w14:textFill>
        </w:rPr>
      </w:sdtEndPr>
      <w:sdtContent>
        <w:p>
          <w:pPr>
            <w:ind w:firstLine="480" w:firstLineChars="200"/>
            <w:rPr>
              <w:rFonts w:eastAsiaTheme="minorHAnsi"/>
              <w:color w:val="000000" w:themeColor="text1"/>
              <w14:textFill>
                <w14:solidFill>
                  <w14:schemeClr w14:val="tx1"/>
                </w14:solidFill>
              </w14:textFill>
            </w:rPr>
            <w:sectPr>
              <w:headerReference r:id="rId34" w:type="first"/>
              <w:footerReference r:id="rId36" w:type="first"/>
              <w:headerReference r:id="rId33" w:type="default"/>
              <w:footerReference r:id="rId35" w:type="default"/>
              <w:pgSz w:w="11906" w:h="16838"/>
              <w:pgMar w:top="1440" w:right="1800" w:bottom="1440" w:left="1800" w:header="851" w:footer="992" w:gutter="0"/>
              <w:pgNumType w:start="0"/>
              <w:cols w:space="425" w:num="1"/>
              <w:docGrid w:type="lines" w:linePitch="326" w:charSpace="0"/>
            </w:sectPr>
            <w:pPrChange w:id="21253" w:author="冷雪凝" w:date="2019-05-14T12:21:32Z">
              <w:pPr/>
            </w:pPrChange>
          </w:pPr>
        </w:p>
        <w:p>
          <w:pPr>
            <w:widowControl/>
            <w:ind w:firstLine="480" w:firstLineChars="200"/>
            <w:jc w:val="left"/>
            <w:rPr>
              <w:rFonts w:eastAsiaTheme="minorHAnsi"/>
              <w:color w:val="000000" w:themeColor="text1"/>
              <w14:textFill>
                <w14:solidFill>
                  <w14:schemeClr w14:val="tx1"/>
                </w14:solidFill>
              </w14:textFill>
            </w:rPr>
            <w:pPrChange w:id="21254" w:author="冷雪凝" w:date="2019-05-14T12:21:32Z">
              <w:pPr>
                <w:widowControl/>
                <w:jc w:val="left"/>
              </w:pPr>
            </w:pPrChange>
          </w:pPr>
        </w:p>
      </w:sdtContent>
    </w:sdt>
    <w:p>
      <w:pPr>
        <w:pStyle w:val="2"/>
        <w:numPr>
          <w:ilvl w:val="0"/>
          <w:numId w:val="1"/>
        </w:numPr>
        <w:rPr>
          <w:rFonts w:ascii="仿宋" w:hAnsi="仿宋" w:eastAsia="仿宋"/>
          <w:color w:val="000000" w:themeColor="text1"/>
          <w:sz w:val="28"/>
          <w:szCs w:val="28"/>
          <w:rPrChange w:id="21255" w:author="梁元" w:date="2019-05-14T19:51:36Z">
            <w:rPr>
              <w:rFonts w:ascii="仿宋" w:hAnsi="仿宋" w:eastAsia="仿宋"/>
              <w:sz w:val="28"/>
              <w:szCs w:val="28"/>
            </w:rPr>
          </w:rPrChange>
          <w14:textFill>
            <w14:solidFill>
              <w14:schemeClr w14:val="tx1"/>
            </w14:solidFill>
          </w14:textFill>
        </w:rPr>
      </w:pPr>
      <w:bookmarkStart w:id="770" w:name="_Toc22843_WPSOffice_Level1"/>
      <w:bookmarkStart w:id="771" w:name="_Toc16112_WPSOffice_Level1"/>
      <w:r>
        <w:rPr>
          <w:rFonts w:hint="eastAsia" w:ascii="仿宋" w:hAnsi="仿宋" w:eastAsia="仿宋"/>
          <w:color w:val="000000" w:themeColor="text1"/>
          <w:sz w:val="28"/>
          <w:szCs w:val="28"/>
          <w:rPrChange w:id="21256" w:author="梁元" w:date="2019-05-14T19:51:36Z">
            <w:rPr>
              <w:rFonts w:hint="eastAsia" w:ascii="仿宋" w:hAnsi="仿宋" w:eastAsia="仿宋"/>
              <w:sz w:val="28"/>
              <w:szCs w:val="28"/>
            </w:rPr>
          </w:rPrChange>
          <w14:textFill>
            <w14:solidFill>
              <w14:schemeClr w14:val="tx1"/>
            </w14:solidFill>
          </w14:textFill>
        </w:rPr>
        <w:t>解释一下</w:t>
      </w:r>
      <w:r>
        <w:rPr>
          <w:rFonts w:hint="eastAsia" w:ascii="仿宋" w:hAnsi="仿宋" w:eastAsia="仿宋"/>
          <w:color w:val="000000" w:themeColor="text1"/>
          <w:sz w:val="28"/>
          <w:szCs w:val="28"/>
          <w:lang w:val="en-US" w:eastAsia="zh-CN"/>
          <w:rPrChange w:id="21257" w:author="梁元" w:date="2019-05-14T19:51:36Z">
            <w:rPr>
              <w:rFonts w:hint="eastAsia" w:ascii="仿宋" w:hAnsi="仿宋" w:eastAsia="仿宋"/>
              <w:sz w:val="28"/>
              <w:szCs w:val="28"/>
              <w:lang w:val="en-US" w:eastAsia="zh-CN"/>
            </w:rPr>
          </w:rPrChange>
          <w14:textFill>
            <w14:solidFill>
              <w14:schemeClr w14:val="tx1"/>
            </w14:solidFill>
          </w14:textFill>
        </w:rPr>
        <w:t>经常使用的vue数据管理方案？</w:t>
      </w:r>
      <w:bookmarkEnd w:id="770"/>
      <w:bookmarkEnd w:id="771"/>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125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259"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2126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261"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2126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263"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2126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265"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2126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267"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126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269" w:author="梁元" w:date="2019-05-14T19:51:36Z">
                  <w:rPr>
                    <w:rFonts w:hint="eastAsia" w:ascii="仿宋" w:hAnsi="仿宋" w:eastAsia="仿宋"/>
                  </w:rPr>
                </w:rPrChange>
                <w14:textFill>
                  <w14:solidFill>
                    <w14:schemeClr w14:val="tx1"/>
                  </w14:solidFill>
                </w14:textFill>
              </w:rPr>
              <w:t>9</w:t>
            </w:r>
            <w:r>
              <w:rPr>
                <w:rFonts w:hint="eastAsia" w:ascii="仿宋" w:hAnsi="仿宋" w:eastAsia="仿宋"/>
                <w:color w:val="000000" w:themeColor="text1"/>
                <w:lang w:val="en-US" w:eastAsia="zh-CN"/>
                <w:rPrChange w:id="21270" w:author="梁元" w:date="2019-05-14T19:51:36Z">
                  <w:rPr>
                    <w:rFonts w:hint="eastAsia" w:ascii="仿宋" w:hAnsi="仿宋" w:eastAsia="仿宋"/>
                    <w:lang w:val="en-US" w:eastAsia="zh-CN"/>
                  </w:rPr>
                </w:rPrChange>
                <w14:textFill>
                  <w14:solidFill>
                    <w14:schemeClr w14:val="tx1"/>
                  </w14:solidFill>
                </w14:textFill>
              </w:rPr>
              <w:t>0</w:t>
            </w:r>
            <w:r>
              <w:rPr>
                <w:rFonts w:hint="eastAsia" w:ascii="仿宋" w:hAnsi="仿宋" w:eastAsia="仿宋"/>
                <w:color w:val="000000" w:themeColor="text1"/>
                <w:rPrChange w:id="21271" w:author="梁元" w:date="2019-05-14T19:51:36Z">
                  <w:rPr>
                    <w:rFonts w:hint="eastAsia" w:ascii="仿宋" w:hAnsi="仿宋" w:eastAsia="仿宋"/>
                  </w:rPr>
                </w:rPrChange>
                <w14:textFill>
                  <w14:solidFill>
                    <w14:schemeClr w14:val="tx1"/>
                  </w14:solidFill>
                </w14:textFill>
              </w:rPr>
              <w:t>%</w:t>
            </w:r>
          </w:p>
        </w:tc>
        <w:tc>
          <w:tcPr>
            <w:tcW w:w="1559" w:type="dxa"/>
          </w:tcPr>
          <w:p>
            <w:pPr>
              <w:jc w:val="center"/>
              <w:rPr>
                <w:rFonts w:ascii="仿宋" w:hAnsi="仿宋" w:eastAsia="仿宋"/>
                <w:color w:val="000000" w:themeColor="text1"/>
                <w:rPrChange w:id="2127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273" w:author="梁元" w:date="2019-05-14T19:51:36Z">
                  <w:rPr>
                    <w:rFonts w:hint="eastAsia" w:ascii="仿宋" w:hAnsi="仿宋" w:eastAsia="仿宋"/>
                  </w:rPr>
                </w:rPrChange>
                <w14:textFill>
                  <w14:solidFill>
                    <w14:schemeClr w14:val="tx1"/>
                  </w14:solidFill>
                </w14:textFill>
              </w:rPr>
              <w:t>3星</w:t>
            </w:r>
          </w:p>
        </w:tc>
        <w:tc>
          <w:tcPr>
            <w:tcW w:w="1418" w:type="dxa"/>
          </w:tcPr>
          <w:p>
            <w:pPr>
              <w:jc w:val="center"/>
              <w:rPr>
                <w:rFonts w:hint="eastAsia" w:ascii="仿宋" w:hAnsi="仿宋" w:eastAsia="仿宋"/>
                <w:color w:val="000000" w:themeColor="text1"/>
                <w:lang w:eastAsia="zh-CN"/>
                <w:rPrChange w:id="21274" w:author="梁元" w:date="2019-05-14T19:51:36Z">
                  <w:rPr>
                    <w:rFonts w:hint="eastAsia" w:ascii="仿宋" w:hAnsi="仿宋" w:eastAsia="仿宋"/>
                    <w:lang w:eastAsia="zh-CN"/>
                  </w:rPr>
                </w:rPrChange>
                <w14:textFill>
                  <w14:solidFill>
                    <w14:schemeClr w14:val="tx1"/>
                  </w14:solidFill>
                </w14:textFill>
              </w:rPr>
            </w:pPr>
            <w:r>
              <w:rPr>
                <w:rFonts w:hint="eastAsia" w:ascii="仿宋" w:hAnsi="仿宋" w:eastAsia="仿宋"/>
                <w:color w:val="000000" w:themeColor="text1"/>
                <w:lang w:val="en-US" w:eastAsia="zh-CN"/>
                <w:rPrChange w:id="21275" w:author="梁元" w:date="2019-05-14T19:51:36Z">
                  <w:rPr>
                    <w:rFonts w:hint="eastAsia" w:ascii="仿宋" w:hAnsi="仿宋" w:eastAsia="仿宋"/>
                    <w:lang w:val="en-US" w:eastAsia="zh-CN"/>
                  </w:rPr>
                </w:rPrChange>
                <w14:textFill>
                  <w14:solidFill>
                    <w14:schemeClr w14:val="tx1"/>
                  </w14:solidFill>
                </w14:textFill>
              </w:rPr>
              <w:t>框架</w:t>
            </w:r>
          </w:p>
        </w:tc>
        <w:tc>
          <w:tcPr>
            <w:tcW w:w="1417" w:type="dxa"/>
          </w:tcPr>
          <w:p>
            <w:pPr>
              <w:jc w:val="center"/>
              <w:rPr>
                <w:rFonts w:hint="eastAsia" w:ascii="仿宋" w:hAnsi="仿宋" w:eastAsia="仿宋"/>
                <w:color w:val="000000" w:themeColor="text1"/>
                <w:lang w:val="en-US" w:eastAsia="zh-CN"/>
                <w:rPrChange w:id="21276" w:author="梁元" w:date="2019-05-14T19:51:36Z">
                  <w:rPr>
                    <w:rFonts w:hint="eastAsia" w:ascii="仿宋" w:hAnsi="仿宋" w:eastAsia="仿宋"/>
                    <w:lang w:val="en-US" w:eastAsia="zh-CN"/>
                  </w:rPr>
                </w:rPrChange>
                <w14:textFill>
                  <w14:solidFill>
                    <w14:schemeClr w14:val="tx1"/>
                  </w14:solidFill>
                </w14:textFill>
              </w:rPr>
            </w:pPr>
            <w:r>
              <w:rPr>
                <w:rFonts w:hint="eastAsia" w:ascii="仿宋" w:hAnsi="仿宋" w:eastAsia="仿宋"/>
                <w:color w:val="000000" w:themeColor="text1"/>
                <w:lang w:val="en-US" w:eastAsia="zh-CN"/>
                <w:rPrChange w:id="21277" w:author="梁元" w:date="2019-05-14T19:51:36Z">
                  <w:rPr>
                    <w:rFonts w:hint="eastAsia" w:ascii="仿宋" w:hAnsi="仿宋" w:eastAsia="仿宋"/>
                    <w:lang w:val="en-US" w:eastAsia="zh-CN"/>
                  </w:rPr>
                </w:rPrChange>
                <w14:textFill>
                  <w14:solidFill>
                    <w14:schemeClr w14:val="tx1"/>
                  </w14:solidFill>
                </w14:textFill>
              </w:rPr>
              <w:t>Vue</w:t>
            </w:r>
          </w:p>
        </w:tc>
        <w:tc>
          <w:tcPr>
            <w:tcW w:w="1465" w:type="dxa"/>
          </w:tcPr>
          <w:p>
            <w:pPr>
              <w:jc w:val="center"/>
              <w:rPr>
                <w:rFonts w:hint="eastAsia" w:ascii="仿宋" w:hAnsi="仿宋" w:eastAsia="仿宋"/>
                <w:color w:val="000000" w:themeColor="text1"/>
                <w:lang w:val="en-US" w:eastAsia="zh-CN"/>
                <w:rPrChange w:id="21278" w:author="梁元" w:date="2019-05-14T19:51:36Z">
                  <w:rPr>
                    <w:rFonts w:hint="eastAsia" w:ascii="仿宋" w:hAnsi="仿宋" w:eastAsia="仿宋"/>
                    <w:lang w:val="en-US" w:eastAsia="zh-CN"/>
                  </w:rPr>
                </w:rPrChange>
                <w14:textFill>
                  <w14:solidFill>
                    <w14:schemeClr w14:val="tx1"/>
                  </w14:solidFill>
                </w14:textFill>
              </w:rPr>
            </w:pPr>
            <w:r>
              <w:rPr>
                <w:rFonts w:hint="eastAsia" w:ascii="仿宋" w:hAnsi="仿宋" w:eastAsia="仿宋"/>
                <w:color w:val="000000" w:themeColor="text1"/>
                <w:lang w:val="en-US" w:eastAsia="zh-CN"/>
                <w:rPrChange w:id="21279" w:author="梁元" w:date="2019-05-14T19:51:36Z">
                  <w:rPr>
                    <w:rFonts w:hint="eastAsia" w:ascii="仿宋" w:hAnsi="仿宋" w:eastAsia="仿宋"/>
                    <w:lang w:val="en-US" w:eastAsia="zh-CN"/>
                  </w:rPr>
                </w:rPrChange>
                <w14:textFill>
                  <w14:solidFill>
                    <w14:schemeClr w14:val="tx1"/>
                  </w14:solidFill>
                </w14:textFill>
              </w:rPr>
              <w:t>数据管理</w:t>
            </w:r>
          </w:p>
          <w:p>
            <w:pPr>
              <w:jc w:val="center"/>
              <w:rPr>
                <w:rFonts w:ascii="仿宋" w:hAnsi="仿宋" w:eastAsia="仿宋"/>
                <w:color w:val="000000" w:themeColor="text1"/>
                <w:rPrChange w:id="21280" w:author="梁元" w:date="2019-05-14T19:51:36Z">
                  <w:rPr>
                    <w:rFonts w:ascii="仿宋" w:hAnsi="仿宋" w:eastAsia="仿宋"/>
                  </w:rPr>
                </w:rPrChange>
                <w14:textFill>
                  <w14:solidFill>
                    <w14:schemeClr w14:val="tx1"/>
                  </w14:solidFill>
                </w14:textFill>
              </w:rPr>
            </w:pPr>
          </w:p>
        </w:tc>
      </w:tr>
    </w:tbl>
    <w:p>
      <w:pPr>
        <w:pStyle w:val="3"/>
        <w:numPr>
          <w:ilvl w:val="0"/>
          <w:numId w:val="39"/>
        </w:numPr>
        <w:spacing w:line="240" w:lineRule="auto"/>
        <w:ind w:firstLine="562" w:firstLineChars="200"/>
        <w:rPr>
          <w:rFonts w:ascii="仿宋" w:hAnsi="仿宋" w:eastAsia="仿宋"/>
          <w:color w:val="000000" w:themeColor="text1"/>
          <w:sz w:val="28"/>
          <w:szCs w:val="28"/>
          <w:rPrChange w:id="21282" w:author="梁元" w:date="2019-05-14T19:51:36Z">
            <w:rPr>
              <w:rFonts w:ascii="仿宋" w:hAnsi="仿宋" w:eastAsia="仿宋"/>
              <w:sz w:val="28"/>
              <w:szCs w:val="28"/>
            </w:rPr>
          </w:rPrChange>
          <w14:textFill>
            <w14:solidFill>
              <w14:schemeClr w14:val="tx1"/>
            </w14:solidFill>
          </w14:textFill>
        </w:rPr>
        <w:pPrChange w:id="21281" w:author="冷雪凝" w:date="2019-05-14T12:21:32Z">
          <w:pPr>
            <w:pStyle w:val="3"/>
            <w:numPr>
              <w:ilvl w:val="0"/>
              <w:numId w:val="39"/>
            </w:numPr>
          </w:pPr>
        </w:pPrChange>
      </w:pPr>
      <w:bookmarkStart w:id="772" w:name="_Toc31198_WPSOffice_Level2"/>
      <w:bookmarkStart w:id="773" w:name="_Toc16701_WPSOffice_Level2"/>
      <w:r>
        <w:rPr>
          <w:rFonts w:hint="eastAsia" w:ascii="仿宋" w:hAnsi="仿宋" w:eastAsia="仿宋"/>
          <w:color w:val="000000" w:themeColor="text1"/>
          <w:sz w:val="28"/>
          <w:szCs w:val="28"/>
          <w:rPrChange w:id="21283" w:author="梁元" w:date="2019-05-14T19:51:36Z">
            <w:rPr>
              <w:rFonts w:hint="eastAsia" w:ascii="仿宋" w:hAnsi="仿宋" w:eastAsia="仿宋"/>
              <w:sz w:val="28"/>
              <w:szCs w:val="28"/>
            </w:rPr>
          </w:rPrChange>
          <w14:textFill>
            <w14:solidFill>
              <w14:schemeClr w14:val="tx1"/>
            </w14:solidFill>
          </w14:textFill>
        </w:rPr>
        <w:t>通常解法</w:t>
      </w:r>
      <w:bookmarkEnd w:id="772"/>
      <w:bookmarkEnd w:id="773"/>
    </w:p>
    <w:p>
      <w:pPr>
        <w:spacing w:line="240" w:lineRule="auto"/>
        <w:ind w:firstLine="480" w:firstLineChars="200"/>
        <w:rPr>
          <w:rFonts w:hint="eastAsia" w:eastAsiaTheme="minorEastAsia"/>
          <w:color w:val="000000" w:themeColor="text1"/>
          <w:lang w:val="en-US" w:eastAsia="zh-CN"/>
          <w:rPrChange w:id="21285" w:author="梁元" w:date="2019-05-14T19:51:36Z">
            <w:rPr>
              <w:rFonts w:hint="eastAsia" w:eastAsiaTheme="minorEastAsia"/>
              <w:lang w:val="en-US" w:eastAsia="zh-CN"/>
            </w:rPr>
          </w:rPrChange>
          <w14:textFill>
            <w14:solidFill>
              <w14:schemeClr w14:val="tx1"/>
            </w14:solidFill>
          </w14:textFill>
        </w:rPr>
        <w:pPrChange w:id="21284" w:author="冷雪凝" w:date="2019-05-14T12:21:32Z">
          <w:pPr>
            <w:spacing w:line="360" w:lineRule="auto"/>
          </w:pPr>
        </w:pPrChange>
      </w:pPr>
      <w:r>
        <w:rPr>
          <w:rFonts w:hint="eastAsia"/>
          <w:color w:val="000000" w:themeColor="text1"/>
          <w:lang w:val="en-US" w:eastAsia="zh-CN"/>
          <w:rPrChange w:id="21286" w:author="梁元" w:date="2019-05-14T19:51:36Z">
            <w:rPr>
              <w:rFonts w:hint="eastAsia"/>
              <w:lang w:val="en-US" w:eastAsia="zh-CN"/>
            </w:rPr>
          </w:rPrChange>
          <w14:textFill>
            <w14:solidFill>
              <w14:schemeClr w14:val="tx1"/>
            </w14:solidFill>
          </w14:textFill>
        </w:rPr>
        <w:t>vue的每个组件中都会维护一个自身数据管理属性：data和一个父组件传过来的数据属性：props，我们只要合理利用data和props就可以解决大部分应用场景，比如父子组件间通信和兄弟组件间通信。再复杂一点的场景我们可以用到Bus和本地存储技术，实现跨组件间的数据通信。</w:t>
      </w:r>
    </w:p>
    <w:p>
      <w:pPr>
        <w:pStyle w:val="3"/>
        <w:numPr>
          <w:ilvl w:val="0"/>
          <w:numId w:val="39"/>
        </w:numPr>
        <w:spacing w:line="240" w:lineRule="auto"/>
        <w:ind w:firstLine="562" w:firstLineChars="200"/>
        <w:rPr>
          <w:rFonts w:ascii="仿宋" w:hAnsi="仿宋" w:eastAsia="仿宋"/>
          <w:color w:val="000000" w:themeColor="text1"/>
          <w:sz w:val="28"/>
          <w:szCs w:val="28"/>
          <w:rPrChange w:id="21288" w:author="梁元" w:date="2019-05-14T19:51:36Z">
            <w:rPr>
              <w:rFonts w:ascii="仿宋" w:hAnsi="仿宋" w:eastAsia="仿宋"/>
              <w:sz w:val="28"/>
              <w:szCs w:val="28"/>
            </w:rPr>
          </w:rPrChange>
          <w14:textFill>
            <w14:solidFill>
              <w14:schemeClr w14:val="tx1"/>
            </w14:solidFill>
          </w14:textFill>
        </w:rPr>
        <w:pPrChange w:id="21287" w:author="冷雪凝" w:date="2019-05-14T12:21:32Z">
          <w:pPr>
            <w:pStyle w:val="3"/>
            <w:numPr>
              <w:ilvl w:val="0"/>
              <w:numId w:val="39"/>
            </w:numPr>
          </w:pPr>
        </w:pPrChange>
      </w:pPr>
      <w:bookmarkStart w:id="774" w:name="_Toc9262_WPSOffice_Level2"/>
      <w:bookmarkStart w:id="775" w:name="_Toc1118_WPSOffice_Level2"/>
      <w:r>
        <w:rPr>
          <w:rFonts w:hint="eastAsia" w:ascii="仿宋" w:hAnsi="仿宋" w:eastAsia="仿宋"/>
          <w:color w:val="000000" w:themeColor="text1"/>
          <w:sz w:val="28"/>
          <w:szCs w:val="28"/>
          <w:rPrChange w:id="21289" w:author="梁元" w:date="2019-05-14T19:51:36Z">
            <w:rPr>
              <w:rFonts w:hint="eastAsia" w:ascii="仿宋" w:hAnsi="仿宋" w:eastAsia="仿宋"/>
              <w:sz w:val="28"/>
              <w:szCs w:val="28"/>
            </w:rPr>
          </w:rPrChange>
          <w14:textFill>
            <w14:solidFill>
              <w14:schemeClr w14:val="tx1"/>
            </w14:solidFill>
          </w14:textFill>
        </w:rPr>
        <w:t>通用大牛级解法</w:t>
      </w:r>
      <w:bookmarkEnd w:id="774"/>
      <w:bookmarkEnd w:id="775"/>
    </w:p>
    <w:p>
      <w:pPr>
        <w:spacing w:line="240" w:lineRule="auto"/>
        <w:ind w:firstLine="480" w:firstLineChars="200"/>
        <w:rPr>
          <w:rFonts w:hint="eastAsia"/>
          <w:color w:val="000000" w:themeColor="text1"/>
          <w:lang w:val="en-US" w:eastAsia="zh-CN"/>
          <w:rPrChange w:id="21291" w:author="梁元" w:date="2019-05-14T19:51:36Z">
            <w:rPr>
              <w:rFonts w:hint="eastAsia"/>
              <w:lang w:val="en-US" w:eastAsia="zh-CN"/>
            </w:rPr>
          </w:rPrChange>
          <w14:textFill>
            <w14:solidFill>
              <w14:schemeClr w14:val="tx1"/>
            </w14:solidFill>
          </w14:textFill>
        </w:rPr>
        <w:pPrChange w:id="21290" w:author="冷雪凝" w:date="2019-05-14T12:21:32Z">
          <w:pPr>
            <w:spacing w:line="360" w:lineRule="auto"/>
          </w:pPr>
        </w:pPrChange>
      </w:pPr>
      <w:r>
        <w:rPr>
          <w:rFonts w:hint="eastAsia"/>
          <w:color w:val="000000" w:themeColor="text1"/>
          <w:rPrChange w:id="21292" w:author="梁元" w:date="2019-05-14T19:51:36Z">
            <w:rPr>
              <w:rFonts w:hint="eastAsia"/>
            </w:rPr>
          </w:rPrChange>
          <w14:textFill>
            <w14:solidFill>
              <w14:schemeClr w14:val="tx1"/>
            </w14:solidFill>
          </w14:textFill>
        </w:rPr>
        <w:t>在通用解法的基础上，</w:t>
      </w:r>
      <w:r>
        <w:rPr>
          <w:rFonts w:hint="eastAsia"/>
          <w:color w:val="000000" w:themeColor="text1"/>
          <w:lang w:val="en-US" w:eastAsia="zh-CN"/>
          <w:rPrChange w:id="21293" w:author="梁元" w:date="2019-05-14T19:51:36Z">
            <w:rPr>
              <w:rFonts w:hint="eastAsia"/>
              <w:lang w:val="en-US" w:eastAsia="zh-CN"/>
            </w:rPr>
          </w:rPrChange>
          <w14:textFill>
            <w14:solidFill>
              <w14:schemeClr w14:val="tx1"/>
            </w14:solidFill>
          </w14:textFill>
        </w:rPr>
        <w:t>介绍数据管理工具：Vuex</w:t>
      </w:r>
    </w:p>
    <w:p>
      <w:pPr>
        <w:spacing w:line="240" w:lineRule="auto"/>
        <w:ind w:firstLine="480" w:firstLineChars="200"/>
        <w:rPr>
          <w:rFonts w:hint="default"/>
          <w:color w:val="000000" w:themeColor="text1"/>
          <w:rPrChange w:id="21295" w:author="梁元" w:date="2019-05-14T19:51:36Z">
            <w:rPr>
              <w:rFonts w:hint="default"/>
            </w:rPr>
          </w:rPrChange>
          <w14:textFill>
            <w14:solidFill>
              <w14:schemeClr w14:val="tx1"/>
            </w14:solidFill>
          </w14:textFill>
        </w:rPr>
        <w:pPrChange w:id="21294" w:author="冷雪凝" w:date="2019-05-14T12:21:32Z">
          <w:pPr>
            <w:spacing w:line="360" w:lineRule="auto"/>
            <w:ind w:firstLine="420" w:firstLineChars="0"/>
          </w:pPr>
        </w:pPrChange>
      </w:pPr>
      <w:r>
        <w:rPr>
          <w:rFonts w:hint="eastAsia"/>
          <w:color w:val="000000" w:themeColor="text1"/>
          <w:rPrChange w:id="21296" w:author="梁元" w:date="2019-05-14T19:51:36Z">
            <w:rPr>
              <w:rFonts w:hint="eastAsia"/>
            </w:rPr>
          </w:rPrChange>
          <w14:textFill>
            <w14:solidFill>
              <w14:schemeClr w14:val="tx1"/>
            </w14:solidFill>
          </w14:textFill>
        </w:rPr>
        <w:t>Vuex是一个专为 Vue.js 应用程序开发的</w:t>
      </w:r>
      <w:r>
        <w:rPr>
          <w:rFonts w:hint="default"/>
          <w:color w:val="000000" w:themeColor="text1"/>
          <w:rPrChange w:id="21297" w:author="梁元" w:date="2019-05-14T19:51:36Z">
            <w:rPr>
              <w:rFonts w:hint="default"/>
            </w:rPr>
          </w:rPrChange>
          <w14:textFill>
            <w14:solidFill>
              <w14:schemeClr w14:val="tx1"/>
            </w14:solidFill>
          </w14:textFill>
        </w:rPr>
        <w:t>状态管理模式。它采用集中式存储管理应用的所有组件的状态，并以相应的规则保证状态以一种可预测的方式发生变化。</w:t>
      </w:r>
    </w:p>
    <w:p>
      <w:pPr>
        <w:spacing w:line="240" w:lineRule="auto"/>
        <w:ind w:firstLine="480" w:firstLineChars="200"/>
        <w:rPr>
          <w:rFonts w:hint="default"/>
          <w:color w:val="000000" w:themeColor="text1"/>
          <w:lang w:val="en-US" w:eastAsia="zh-CN"/>
          <w:rPrChange w:id="21299" w:author="梁元" w:date="2019-05-14T19:51:36Z">
            <w:rPr>
              <w:rFonts w:hint="default"/>
              <w:lang w:val="en-US" w:eastAsia="zh-CN"/>
            </w:rPr>
          </w:rPrChange>
          <w14:textFill>
            <w14:solidFill>
              <w14:schemeClr w14:val="tx1"/>
            </w14:solidFill>
          </w14:textFill>
        </w:rPr>
        <w:pPrChange w:id="21298" w:author="冷雪凝" w:date="2019-05-14T12:21:32Z">
          <w:pPr>
            <w:spacing w:line="360" w:lineRule="auto"/>
            <w:ind w:firstLine="420" w:firstLineChars="0"/>
          </w:pPr>
        </w:pPrChange>
      </w:pPr>
      <w:r>
        <w:rPr>
          <w:rFonts w:hint="default"/>
          <w:color w:val="000000" w:themeColor="text1"/>
          <w:lang w:val="en-US" w:eastAsia="zh-CN"/>
          <w:rPrChange w:id="21300" w:author="梁元" w:date="2019-05-14T19:51:36Z">
            <w:rPr>
              <w:rFonts w:hint="default"/>
              <w:lang w:val="en-US" w:eastAsia="zh-CN"/>
            </w:rPr>
          </w:rPrChange>
          <w14:textFill>
            <w14:solidFill>
              <w14:schemeClr w14:val="tx1"/>
            </w14:solidFill>
          </w14:textFill>
        </w:rPr>
        <w:t>每一个 Vuex 应用的核心就是 store（仓库）。“store”基本上就是一个容器，它包含着你的应用中大部分的状态 (state)。Vuex 和单纯的全局对象有以下两点不同：</w:t>
      </w:r>
    </w:p>
    <w:p>
      <w:pPr>
        <w:numPr>
          <w:ilvl w:val="0"/>
          <w:numId w:val="40"/>
        </w:numPr>
        <w:spacing w:line="240" w:lineRule="auto"/>
        <w:ind w:left="420" w:leftChars="0" w:firstLine="480" w:firstLineChars="200"/>
        <w:rPr>
          <w:rFonts w:hint="default"/>
          <w:color w:val="000000" w:themeColor="text1"/>
          <w:lang w:val="en-US" w:eastAsia="zh-CN"/>
          <w:rPrChange w:id="21302" w:author="梁元" w:date="2019-05-14T19:51:36Z">
            <w:rPr>
              <w:rFonts w:hint="default"/>
              <w:lang w:val="en-US" w:eastAsia="zh-CN"/>
            </w:rPr>
          </w:rPrChange>
          <w14:textFill>
            <w14:solidFill>
              <w14:schemeClr w14:val="tx1"/>
            </w14:solidFill>
          </w14:textFill>
        </w:rPr>
        <w:pPrChange w:id="21301" w:author="冷雪凝" w:date="2019-05-14T12:21:32Z">
          <w:pPr>
            <w:numPr>
              <w:ilvl w:val="0"/>
              <w:numId w:val="40"/>
            </w:numPr>
            <w:spacing w:line="360" w:lineRule="auto"/>
            <w:ind w:left="420" w:leftChars="0" w:hanging="420" w:firstLineChars="0"/>
          </w:pPr>
        </w:pPrChange>
      </w:pPr>
      <w:r>
        <w:rPr>
          <w:rFonts w:hint="default"/>
          <w:color w:val="000000" w:themeColor="text1"/>
          <w:lang w:val="en-US" w:eastAsia="zh-CN"/>
          <w:rPrChange w:id="21303" w:author="梁元" w:date="2019-05-14T19:51:36Z">
            <w:rPr>
              <w:rFonts w:hint="default"/>
              <w:lang w:val="en-US" w:eastAsia="zh-CN"/>
            </w:rPr>
          </w:rPrChange>
          <w14:textFill>
            <w14:solidFill>
              <w14:schemeClr w14:val="tx1"/>
            </w14:solidFill>
          </w14:textFill>
        </w:rPr>
        <w:t>Vuex 的状态存储是响应式的。当 Vue 组件从 store 中读取状态的时候，若 store 中的状态发生变化，那么相应的组件也会相应地得到高效更新。</w:t>
      </w:r>
    </w:p>
    <w:p>
      <w:pPr>
        <w:numPr>
          <w:ilvl w:val="0"/>
          <w:numId w:val="40"/>
        </w:numPr>
        <w:spacing w:line="240" w:lineRule="auto"/>
        <w:ind w:left="420" w:leftChars="0" w:firstLine="480" w:firstLineChars="200"/>
        <w:rPr>
          <w:rFonts w:hint="default"/>
          <w:color w:val="000000" w:themeColor="text1"/>
          <w:lang w:val="en-US" w:eastAsia="zh-CN"/>
          <w:rPrChange w:id="21305" w:author="梁元" w:date="2019-05-14T19:51:36Z">
            <w:rPr>
              <w:rFonts w:hint="default"/>
              <w:lang w:val="en-US" w:eastAsia="zh-CN"/>
            </w:rPr>
          </w:rPrChange>
          <w14:textFill>
            <w14:solidFill>
              <w14:schemeClr w14:val="tx1"/>
            </w14:solidFill>
          </w14:textFill>
        </w:rPr>
        <w:pPrChange w:id="21304" w:author="冷雪凝" w:date="2019-05-14T12:21:32Z">
          <w:pPr>
            <w:numPr>
              <w:ilvl w:val="0"/>
              <w:numId w:val="40"/>
            </w:numPr>
            <w:spacing w:line="360" w:lineRule="auto"/>
            <w:ind w:left="420" w:leftChars="0" w:hanging="420" w:firstLineChars="0"/>
          </w:pPr>
        </w:pPrChange>
      </w:pPr>
      <w:r>
        <w:rPr>
          <w:rFonts w:hint="default"/>
          <w:color w:val="000000" w:themeColor="text1"/>
          <w:lang w:val="en-US" w:eastAsia="zh-CN"/>
          <w:rPrChange w:id="21306" w:author="梁元" w:date="2019-05-14T19:51:36Z">
            <w:rPr>
              <w:rFonts w:hint="default"/>
              <w:lang w:val="en-US" w:eastAsia="zh-CN"/>
            </w:rPr>
          </w:rPrChange>
          <w14:textFill>
            <w14:solidFill>
              <w14:schemeClr w14:val="tx1"/>
            </w14:solidFill>
          </w14:textFill>
        </w:rPr>
        <w:t>你不能直接改变 store 中的状态。改变 store 中的状态的唯一途径就是显式地提交 (commit) mutation。这样使得我们可以方便地跟踪每一个状态的变化，从而让我们能够实现一些工具帮助我们更好地了解我们的应用。</w:t>
      </w:r>
    </w:p>
    <w:p>
      <w:pPr>
        <w:pStyle w:val="11"/>
        <w:keepNext w:val="0"/>
        <w:keepLines w:val="0"/>
        <w:widowControl/>
        <w:numPr>
          <w:ilvl w:val="0"/>
          <w:numId w:val="0"/>
        </w:numPr>
        <w:suppressLineNumbers w:val="0"/>
        <w:spacing w:line="240" w:lineRule="auto"/>
        <w:ind w:leftChars="0" w:firstLine="480" w:firstLineChars="200"/>
        <w:rPr>
          <w:color w:val="000000" w:themeColor="text1"/>
          <w:rPrChange w:id="21308" w:author="梁元" w:date="2019-05-14T19:51:36Z">
            <w:rPr/>
          </w:rPrChange>
          <w14:textFill>
            <w14:solidFill>
              <w14:schemeClr w14:val="tx1"/>
            </w14:solidFill>
          </w14:textFill>
        </w:rPr>
        <w:pPrChange w:id="21307" w:author="冷雪凝" w:date="2019-05-14T12:21:32Z">
          <w:pPr>
            <w:pStyle w:val="11"/>
            <w:keepNext w:val="0"/>
            <w:keepLines w:val="0"/>
            <w:widowControl/>
            <w:numPr>
              <w:ilvl w:val="0"/>
              <w:numId w:val="0"/>
            </w:numPr>
            <w:suppressLineNumbers w:val="0"/>
            <w:spacing w:line="26" w:lineRule="atLeast"/>
            <w:ind w:leftChars="0"/>
          </w:pPr>
        </w:pPrChange>
      </w:pPr>
      <w:r>
        <w:rPr>
          <w:color w:val="000000" w:themeColor="text1"/>
          <w:rPrChange w:id="21310" w:author="梁元" w:date="2019-05-14T19:51:36Z">
            <w:rPr/>
          </w:rPrChange>
          <w14:textFill>
            <w14:solidFill>
              <w14:schemeClr w14:val="tx1"/>
            </w14:solidFill>
          </w14:textFill>
        </w:rPr>
        <w:drawing>
          <wp:inline distT="0" distB="0" distL="114300" distR="114300">
            <wp:extent cx="5272405" cy="2154555"/>
            <wp:effectExtent l="0" t="0" r="4445" b="1714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79"/>
                    <a:stretch>
                      <a:fillRect/>
                    </a:stretch>
                  </pic:blipFill>
                  <pic:spPr>
                    <a:xfrm>
                      <a:off x="0" y="0"/>
                      <a:ext cx="5272405" cy="2154555"/>
                    </a:xfrm>
                    <a:prstGeom prst="rect">
                      <a:avLst/>
                    </a:prstGeom>
                    <a:noFill/>
                    <a:ln w="9525">
                      <a:noFill/>
                    </a:ln>
                  </pic:spPr>
                </pic:pic>
              </a:graphicData>
            </a:graphic>
          </wp:inline>
        </w:drawing>
      </w:r>
    </w:p>
    <w:p>
      <w:pPr>
        <w:pStyle w:val="11"/>
        <w:keepNext w:val="0"/>
        <w:keepLines w:val="0"/>
        <w:widowControl/>
        <w:numPr>
          <w:ilvl w:val="0"/>
          <w:numId w:val="0"/>
        </w:numPr>
        <w:suppressLineNumbers w:val="0"/>
        <w:spacing w:line="240" w:lineRule="auto"/>
        <w:ind w:leftChars="0" w:firstLine="480" w:firstLineChars="200"/>
        <w:rPr>
          <w:rFonts w:hint="default" w:asciiTheme="minorHAnsi" w:hAnsiTheme="minorHAnsi" w:eastAsiaTheme="minorEastAsia" w:cstheme="minorBidi"/>
          <w:color w:val="000000" w:themeColor="text1"/>
          <w:kern w:val="2"/>
          <w:sz w:val="24"/>
          <w:szCs w:val="22"/>
          <w:lang w:val="en-US" w:eastAsia="zh-CN" w:bidi="ar-SA"/>
          <w:rPrChange w:id="21312"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Change w:id="21311" w:author="冷雪凝" w:date="2019-05-14T12:21:32Z">
          <w:pPr>
            <w:pStyle w:val="11"/>
            <w:keepNext w:val="0"/>
            <w:keepLines w:val="0"/>
            <w:widowControl/>
            <w:numPr>
              <w:ilvl w:val="0"/>
              <w:numId w:val="0"/>
            </w:numPr>
            <w:suppressLineNumbers w:val="0"/>
            <w:spacing w:line="26" w:lineRule="atLeast"/>
            <w:ind w:leftChars="0"/>
          </w:pPr>
        </w:pPrChange>
      </w:pPr>
      <w:r>
        <w:rPr>
          <w:rFonts w:hint="eastAsia" w:asciiTheme="minorHAnsi" w:hAnsiTheme="minorHAnsi" w:eastAsiaTheme="minorEastAsia" w:cstheme="minorBidi"/>
          <w:color w:val="000000" w:themeColor="text1"/>
          <w:kern w:val="2"/>
          <w:sz w:val="24"/>
          <w:szCs w:val="22"/>
          <w:lang w:val="en-US" w:eastAsia="zh-CN" w:bidi="ar-SA"/>
          <w:rPrChange w:id="21313"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现在，你可以通过</w:t>
      </w:r>
      <w:r>
        <w:rPr>
          <w:rFonts w:hint="default" w:asciiTheme="minorHAnsi" w:hAnsiTheme="minorHAnsi" w:eastAsiaTheme="minorEastAsia" w:cstheme="minorBidi"/>
          <w:color w:val="000000" w:themeColor="text1"/>
          <w:kern w:val="2"/>
          <w:sz w:val="24"/>
          <w:szCs w:val="22"/>
          <w:lang w:val="en-US" w:eastAsia="zh-CN" w:bidi="ar-SA"/>
          <w:rPrChange w:id="21314"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 </w:t>
      </w:r>
      <w:r>
        <w:rPr>
          <w:rFonts w:hint="eastAsia" w:asciiTheme="minorHAnsi" w:hAnsiTheme="minorHAnsi" w:eastAsiaTheme="minorEastAsia" w:cstheme="minorBidi"/>
          <w:color w:val="000000" w:themeColor="text1"/>
          <w:kern w:val="2"/>
          <w:sz w:val="24"/>
          <w:szCs w:val="22"/>
          <w:lang w:val="en-US" w:eastAsia="zh-CN" w:bidi="ar-SA"/>
          <w:rPrChange w:id="21315"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store.state</w:t>
      </w:r>
      <w:r>
        <w:rPr>
          <w:rFonts w:hint="default" w:asciiTheme="minorHAnsi" w:hAnsiTheme="minorHAnsi" w:eastAsiaTheme="minorEastAsia" w:cstheme="minorBidi"/>
          <w:color w:val="000000" w:themeColor="text1"/>
          <w:kern w:val="2"/>
          <w:sz w:val="24"/>
          <w:szCs w:val="22"/>
          <w:lang w:val="en-US" w:eastAsia="zh-CN" w:bidi="ar-SA"/>
          <w:rPrChange w:id="21316"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 来获取状态对象，以及通过 store.commit 方法触发状态变更：</w:t>
      </w:r>
    </w:p>
    <w:p>
      <w:pPr>
        <w:pStyle w:val="11"/>
        <w:keepNext w:val="0"/>
        <w:keepLines w:val="0"/>
        <w:widowControl/>
        <w:numPr>
          <w:ilvl w:val="0"/>
          <w:numId w:val="0"/>
        </w:numPr>
        <w:suppressLineNumbers w:val="0"/>
        <w:spacing w:line="240" w:lineRule="auto"/>
        <w:ind w:leftChars="0" w:firstLine="480" w:firstLineChars="200"/>
        <w:rPr>
          <w:color w:val="000000" w:themeColor="text1"/>
          <w:rPrChange w:id="21318" w:author="梁元" w:date="2019-05-14T19:51:36Z">
            <w:rPr/>
          </w:rPrChange>
          <w14:textFill>
            <w14:solidFill>
              <w14:schemeClr w14:val="tx1"/>
            </w14:solidFill>
          </w14:textFill>
        </w:rPr>
        <w:pPrChange w:id="21317" w:author="冷雪凝" w:date="2019-05-14T12:21:32Z">
          <w:pPr>
            <w:pStyle w:val="11"/>
            <w:keepNext w:val="0"/>
            <w:keepLines w:val="0"/>
            <w:widowControl/>
            <w:numPr>
              <w:ilvl w:val="0"/>
              <w:numId w:val="0"/>
            </w:numPr>
            <w:suppressLineNumbers w:val="0"/>
            <w:spacing w:line="26" w:lineRule="atLeast"/>
            <w:ind w:leftChars="0"/>
          </w:pPr>
        </w:pPrChange>
      </w:pPr>
      <w:r>
        <w:rPr>
          <w:color w:val="000000" w:themeColor="text1"/>
          <w:rPrChange w:id="21320" w:author="梁元" w:date="2019-05-14T19:51:36Z">
            <w:rPr/>
          </w:rPrChange>
          <w14:textFill>
            <w14:solidFill>
              <w14:schemeClr w14:val="tx1"/>
            </w14:solidFill>
          </w14:textFill>
        </w:rPr>
        <w:drawing>
          <wp:inline distT="0" distB="0" distL="114300" distR="114300">
            <wp:extent cx="5272405" cy="760095"/>
            <wp:effectExtent l="0" t="0" r="4445" b="190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80"/>
                    <a:stretch>
                      <a:fillRect/>
                    </a:stretch>
                  </pic:blipFill>
                  <pic:spPr>
                    <a:xfrm>
                      <a:off x="0" y="0"/>
                      <a:ext cx="5272405" cy="760095"/>
                    </a:xfrm>
                    <a:prstGeom prst="rect">
                      <a:avLst/>
                    </a:prstGeom>
                    <a:noFill/>
                    <a:ln w="9525">
                      <a:noFill/>
                    </a:ln>
                  </pic:spPr>
                </pic:pic>
              </a:graphicData>
            </a:graphic>
          </wp:inline>
        </w:drawing>
      </w:r>
    </w:p>
    <w:p>
      <w:pPr>
        <w:spacing w:line="240" w:lineRule="auto"/>
        <w:ind w:firstLine="480" w:firstLineChars="200"/>
        <w:rPr>
          <w:rFonts w:hint="eastAsia"/>
          <w:color w:val="000000" w:themeColor="text1"/>
          <w:lang w:val="en-US" w:eastAsia="zh-CN"/>
          <w:rPrChange w:id="21322" w:author="梁元" w:date="2019-05-14T19:51:36Z">
            <w:rPr>
              <w:rFonts w:hint="eastAsia"/>
              <w:lang w:val="en-US" w:eastAsia="zh-CN"/>
            </w:rPr>
          </w:rPrChange>
          <w14:textFill>
            <w14:solidFill>
              <w14:schemeClr w14:val="tx1"/>
            </w14:solidFill>
          </w14:textFill>
        </w:rPr>
        <w:pPrChange w:id="21321" w:author="冷雪凝" w:date="2019-05-14T12:21:32Z">
          <w:pPr>
            <w:spacing w:line="360" w:lineRule="auto"/>
          </w:pPr>
        </w:pPrChange>
      </w:pPr>
      <w:r>
        <w:rPr>
          <w:rFonts w:hint="default"/>
          <w:color w:val="000000" w:themeColor="text1"/>
          <w:lang w:val="en-US" w:eastAsia="zh-CN"/>
          <w:rPrChange w:id="21323" w:author="梁元" w:date="2019-05-14T19:51:36Z">
            <w:rPr>
              <w:rFonts w:hint="default"/>
              <w:lang w:val="en-US" w:eastAsia="zh-CN"/>
            </w:rPr>
          </w:rPrChange>
          <w14:textFill>
            <w14:solidFill>
              <w14:schemeClr w14:val="tx1"/>
            </w14:solidFill>
          </w14:textFill>
        </w:rPr>
        <w:t>我们通过提交 mutation 的方式，而非直接改变 </w:t>
      </w:r>
      <w:r>
        <w:rPr>
          <w:rFonts w:hint="eastAsia"/>
          <w:color w:val="000000" w:themeColor="text1"/>
          <w:lang w:val="en-US" w:eastAsia="zh-CN"/>
          <w:rPrChange w:id="21324" w:author="梁元" w:date="2019-05-14T19:51:36Z">
            <w:rPr>
              <w:rFonts w:hint="eastAsia"/>
              <w:lang w:val="en-US" w:eastAsia="zh-CN"/>
            </w:rPr>
          </w:rPrChange>
          <w14:textFill>
            <w14:solidFill>
              <w14:schemeClr w14:val="tx1"/>
            </w14:solidFill>
          </w14:textFill>
        </w:rPr>
        <w:t>store.state.count</w:t>
      </w:r>
      <w:r>
        <w:rPr>
          <w:rFonts w:hint="default"/>
          <w:color w:val="000000" w:themeColor="text1"/>
          <w:lang w:val="en-US" w:eastAsia="zh-CN"/>
          <w:rPrChange w:id="21325" w:author="梁元" w:date="2019-05-14T19:51:36Z">
            <w:rPr>
              <w:rFonts w:hint="default"/>
              <w:lang w:val="en-US" w:eastAsia="zh-CN"/>
            </w:rPr>
          </w:rPrChange>
          <w14:textFill>
            <w14:solidFill>
              <w14:schemeClr w14:val="tx1"/>
            </w14:solidFill>
          </w14:textFill>
        </w:rPr>
        <w:t>，是因为我们想要更明确地追踪到状态的变化。这个简单的约定能够让你的意图更加明显，这样你在阅读代码的时候能更容易地解读应用内部的状态改变。此外，这样也让我们有机会去实现一些能记录每次状态改变，保存状态快照的调试工具。有了它，我们甚至可以实现如时间穿梭般的调试体验。</w:t>
      </w:r>
    </w:p>
    <w:p>
      <w:pPr>
        <w:spacing w:line="240" w:lineRule="auto"/>
        <w:ind w:firstLine="480" w:firstLineChars="200"/>
        <w:rPr>
          <w:rFonts w:hint="eastAsia"/>
          <w:color w:val="000000" w:themeColor="text1"/>
          <w:lang w:val="en-US" w:eastAsia="zh-CN"/>
          <w:rPrChange w:id="21327" w:author="梁元" w:date="2019-05-14T19:51:36Z">
            <w:rPr>
              <w:rFonts w:hint="eastAsia"/>
              <w:lang w:val="en-US" w:eastAsia="zh-CN"/>
            </w:rPr>
          </w:rPrChange>
          <w14:textFill>
            <w14:solidFill>
              <w14:schemeClr w14:val="tx1"/>
            </w14:solidFill>
          </w14:textFill>
        </w:rPr>
        <w:pPrChange w:id="21326" w:author="冷雪凝" w:date="2019-05-14T12:21:32Z">
          <w:pPr>
            <w:spacing w:line="360" w:lineRule="auto"/>
          </w:pPr>
        </w:pPrChange>
      </w:pPr>
      <w:r>
        <w:rPr>
          <w:rFonts w:hint="default"/>
          <w:color w:val="000000" w:themeColor="text1"/>
          <w:lang w:val="en-US" w:eastAsia="zh-CN"/>
          <w:rPrChange w:id="21328" w:author="梁元" w:date="2019-05-14T19:51:36Z">
            <w:rPr>
              <w:rFonts w:hint="default"/>
              <w:lang w:val="en-US" w:eastAsia="zh-CN"/>
            </w:rPr>
          </w:rPrChange>
          <w14:textFill>
            <w14:solidFill>
              <w14:schemeClr w14:val="tx1"/>
            </w14:solidFill>
          </w14:textFill>
        </w:rPr>
        <w:t>由于 store 中的状态是响应式的，在组件中调用 store 中的状态简单到仅需要在计算属性中返回即可。触发变化也仅仅是在组件的 methods 中提交 mutation。</w:t>
      </w:r>
    </w:p>
    <w:p>
      <w:pPr>
        <w:pStyle w:val="3"/>
        <w:numPr>
          <w:ilvl w:val="0"/>
          <w:numId w:val="39"/>
        </w:numPr>
        <w:spacing w:line="240" w:lineRule="auto"/>
        <w:ind w:firstLine="562" w:firstLineChars="200"/>
        <w:rPr>
          <w:rFonts w:ascii="仿宋" w:hAnsi="仿宋" w:eastAsia="仿宋"/>
          <w:color w:val="000000" w:themeColor="text1"/>
          <w:sz w:val="28"/>
          <w:szCs w:val="28"/>
          <w:rPrChange w:id="21330" w:author="梁元" w:date="2019-05-14T19:51:36Z">
            <w:rPr>
              <w:rFonts w:ascii="仿宋" w:hAnsi="仿宋" w:eastAsia="仿宋"/>
              <w:sz w:val="28"/>
              <w:szCs w:val="28"/>
            </w:rPr>
          </w:rPrChange>
          <w14:textFill>
            <w14:solidFill>
              <w14:schemeClr w14:val="tx1"/>
            </w14:solidFill>
          </w14:textFill>
        </w:rPr>
        <w:pPrChange w:id="21329" w:author="冷雪凝" w:date="2019-05-14T12:21:32Z">
          <w:pPr>
            <w:pStyle w:val="3"/>
            <w:numPr>
              <w:ilvl w:val="0"/>
              <w:numId w:val="39"/>
            </w:numPr>
          </w:pPr>
        </w:pPrChange>
      </w:pPr>
      <w:bookmarkStart w:id="776" w:name="_Toc3337_WPSOffice_Level2"/>
      <w:bookmarkStart w:id="777" w:name="_Toc20462_WPSOffice_Level2"/>
      <w:r>
        <w:rPr>
          <w:rFonts w:hint="eastAsia" w:ascii="仿宋" w:hAnsi="仿宋" w:eastAsia="仿宋"/>
          <w:color w:val="000000" w:themeColor="text1"/>
          <w:sz w:val="28"/>
          <w:szCs w:val="28"/>
          <w:rPrChange w:id="21331" w:author="梁元" w:date="2019-05-14T19:51:36Z">
            <w:rPr>
              <w:rFonts w:hint="eastAsia" w:ascii="仿宋" w:hAnsi="仿宋" w:eastAsia="仿宋"/>
              <w:sz w:val="28"/>
              <w:szCs w:val="28"/>
            </w:rPr>
          </w:rPrChange>
          <w14:textFill>
            <w14:solidFill>
              <w14:schemeClr w14:val="tx1"/>
            </w14:solidFill>
          </w14:textFill>
        </w:rPr>
        <w:t>解法对比及优缺点</w:t>
      </w:r>
      <w:bookmarkEnd w:id="776"/>
      <w:bookmarkEnd w:id="777"/>
    </w:p>
    <w:p>
      <w:pPr>
        <w:spacing w:line="240" w:lineRule="auto"/>
        <w:ind w:firstLine="480" w:firstLineChars="200"/>
        <w:rPr>
          <w:rFonts w:hint="eastAsia"/>
          <w:color w:val="000000" w:themeColor="text1"/>
          <w:rPrChange w:id="21333" w:author="梁元" w:date="2019-05-14T19:51:36Z">
            <w:rPr>
              <w:rFonts w:hint="eastAsia"/>
            </w:rPr>
          </w:rPrChange>
          <w14:textFill>
            <w14:solidFill>
              <w14:schemeClr w14:val="tx1"/>
            </w14:solidFill>
          </w14:textFill>
        </w:rPr>
        <w:pPrChange w:id="21332" w:author="冷雪凝" w:date="2019-05-14T12:21:32Z">
          <w:pPr>
            <w:spacing w:line="360" w:lineRule="auto"/>
            <w:ind w:firstLine="420" w:firstLineChars="0"/>
          </w:pPr>
        </w:pPrChange>
      </w:pPr>
      <w:r>
        <w:rPr>
          <w:rFonts w:hint="eastAsia"/>
          <w:color w:val="000000" w:themeColor="text1"/>
          <w:rPrChange w:id="21334" w:author="梁元" w:date="2019-05-14T19:51:36Z">
            <w:rPr>
              <w:rFonts w:hint="eastAsia"/>
            </w:rPr>
          </w:rPrChange>
          <w14:textFill>
            <w14:solidFill>
              <w14:schemeClr w14:val="tx1"/>
            </w14:solidFill>
          </w14:textFill>
        </w:rPr>
        <w:t>对比以上解法</w:t>
      </w:r>
      <w:r>
        <w:rPr>
          <w:rFonts w:hint="eastAsia"/>
          <w:color w:val="000000" w:themeColor="text1"/>
          <w:lang w:eastAsia="zh-CN"/>
          <w:rPrChange w:id="21335" w:author="梁元" w:date="2019-05-14T19:51:36Z">
            <w:rPr>
              <w:rFonts w:hint="eastAsia"/>
              <w:lang w:eastAsia="zh-CN"/>
            </w:rPr>
          </w:rPrChange>
          <w14:textFill>
            <w14:solidFill>
              <w14:schemeClr w14:val="tx1"/>
            </w14:solidFill>
          </w14:textFill>
        </w:rPr>
        <w:t>，</w:t>
      </w:r>
      <w:r>
        <w:rPr>
          <w:rFonts w:hint="eastAsia"/>
          <w:color w:val="000000" w:themeColor="text1"/>
          <w:lang w:val="en-US" w:eastAsia="zh-CN"/>
          <w:rPrChange w:id="21336" w:author="梁元" w:date="2019-05-14T19:51:36Z">
            <w:rPr>
              <w:rFonts w:hint="eastAsia"/>
              <w:lang w:val="en-US" w:eastAsia="zh-CN"/>
            </w:rPr>
          </w:rPrChange>
          <w14:textFill>
            <w14:solidFill>
              <w14:schemeClr w14:val="tx1"/>
            </w14:solidFill>
          </w14:textFill>
        </w:rPr>
        <w:t>我们发现在通用解法中我们只说到Vue自身的状态管理和BUS做组件间的通信，而在大</w:t>
      </w:r>
      <w:r>
        <w:rPr>
          <w:rFonts w:hint="eastAsia" w:asciiTheme="minorHAnsi" w:hAnsiTheme="minorHAnsi" w:eastAsiaTheme="minorEastAsia" w:cstheme="minorBidi"/>
          <w:color w:val="000000" w:themeColor="text1"/>
          <w:kern w:val="2"/>
          <w:sz w:val="24"/>
          <w:szCs w:val="22"/>
          <w:lang w:val="en-US" w:eastAsia="zh-CN" w:bidi="ar-SA"/>
          <w:rPrChange w:id="21337"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牛级解法中我们</w:t>
      </w:r>
      <w:r>
        <w:rPr>
          <w:rFonts w:hint="eastAsia" w:cstheme="minorBidi"/>
          <w:color w:val="000000" w:themeColor="text1"/>
          <w:kern w:val="2"/>
          <w:sz w:val="24"/>
          <w:szCs w:val="22"/>
          <w:lang w:val="en-US" w:eastAsia="zh-CN" w:bidi="ar-SA"/>
          <w:rPrChange w:id="21338" w:author="梁元" w:date="2019-05-14T19:51:36Z">
            <w:rPr>
              <w:rFonts w:hint="eastAsia" w:cstheme="minorBidi"/>
              <w:kern w:val="2"/>
              <w:sz w:val="24"/>
              <w:szCs w:val="22"/>
              <w:lang w:val="en-US" w:eastAsia="zh-CN" w:bidi="ar-SA"/>
            </w:rPr>
          </w:rPrChange>
          <w14:textFill>
            <w14:solidFill>
              <w14:schemeClr w14:val="tx1"/>
            </w14:solidFill>
          </w14:textFill>
        </w:rPr>
        <w:t>给出了最新的类flux架构的vuex。Vuex既可以帮我们解决数据管理，</w:t>
      </w:r>
      <w:r>
        <w:rPr>
          <w:rFonts w:hint="default"/>
          <w:color w:val="000000" w:themeColor="text1"/>
          <w:rPrChange w:id="21339" w:author="梁元" w:date="2019-05-14T19:51:36Z">
            <w:rPr>
              <w:rFonts w:hint="default"/>
            </w:rPr>
          </w:rPrChange>
          <w14:textFill>
            <w14:solidFill>
              <w14:schemeClr w14:val="tx1"/>
            </w14:solidFill>
          </w14:textFill>
        </w:rPr>
        <w:t>并以相应的规则保证状态以一种可预测的方式发生变化</w:t>
      </w:r>
      <w:r>
        <w:rPr>
          <w:rFonts w:hint="eastAsia"/>
          <w:color w:val="000000" w:themeColor="text1"/>
          <w:lang w:val="en-US" w:eastAsia="zh-CN"/>
          <w:rPrChange w:id="21340" w:author="梁元" w:date="2019-05-14T19:51:36Z">
            <w:rPr>
              <w:rFonts w:hint="eastAsia"/>
              <w:lang w:val="en-US" w:eastAsia="zh-CN"/>
            </w:rPr>
          </w:rPrChange>
          <w14:textFill>
            <w14:solidFill>
              <w14:schemeClr w14:val="tx1"/>
            </w14:solidFill>
          </w14:textFill>
        </w:rPr>
        <w:t>来实现组件间的通信</w:t>
      </w:r>
      <w:r>
        <w:rPr>
          <w:rFonts w:hint="default"/>
          <w:color w:val="000000" w:themeColor="text1"/>
          <w:rPrChange w:id="21341" w:author="梁元" w:date="2019-05-14T19:51:36Z">
            <w:rPr>
              <w:rFonts w:hint="default"/>
            </w:rPr>
          </w:rPrChange>
          <w14:textFill>
            <w14:solidFill>
              <w14:schemeClr w14:val="tx1"/>
            </w14:solidFill>
          </w14:textFill>
        </w:rPr>
        <w:t>。</w:t>
      </w:r>
      <w:r>
        <w:rPr>
          <w:rFonts w:hint="eastAsia"/>
          <w:color w:val="000000" w:themeColor="text1"/>
          <w:lang w:val="en-US" w:eastAsia="zh-CN"/>
          <w:rPrChange w:id="21342" w:author="梁元" w:date="2019-05-14T19:51:36Z">
            <w:rPr>
              <w:rFonts w:hint="eastAsia"/>
              <w:lang w:val="en-US" w:eastAsia="zh-CN"/>
            </w:rPr>
          </w:rPrChange>
          <w14:textFill>
            <w14:solidFill>
              <w14:schemeClr w14:val="tx1"/>
            </w14:solidFill>
          </w14:textFill>
        </w:rPr>
        <w:t>这种解法让我们在回答问题时更有层次，我们的技术深度也能够更好的体现出来。</w:t>
      </w:r>
    </w:p>
    <w:p>
      <w:pPr>
        <w:pStyle w:val="3"/>
        <w:numPr>
          <w:ilvl w:val="0"/>
          <w:numId w:val="39"/>
        </w:numPr>
        <w:spacing w:line="240" w:lineRule="auto"/>
        <w:ind w:firstLine="562" w:firstLineChars="200"/>
        <w:rPr>
          <w:rFonts w:hint="eastAsia"/>
          <w:color w:val="000000" w:themeColor="text1"/>
          <w:lang w:val="en-US" w:eastAsia="zh-CN"/>
          <w:rPrChange w:id="21344" w:author="梁元" w:date="2019-05-14T19:51:36Z">
            <w:rPr>
              <w:rFonts w:hint="eastAsia"/>
              <w:lang w:val="en-US" w:eastAsia="zh-CN"/>
            </w:rPr>
          </w:rPrChange>
          <w14:textFill>
            <w14:solidFill>
              <w14:schemeClr w14:val="tx1"/>
            </w14:solidFill>
          </w14:textFill>
        </w:rPr>
        <w:pPrChange w:id="21343" w:author="冷雪凝" w:date="2019-05-14T12:21:32Z">
          <w:pPr>
            <w:pStyle w:val="3"/>
            <w:numPr>
              <w:ilvl w:val="0"/>
              <w:numId w:val="39"/>
            </w:numPr>
          </w:pPr>
        </w:pPrChange>
      </w:pPr>
      <w:bookmarkStart w:id="778" w:name="_Toc17861_WPSOffice_Level2"/>
      <w:bookmarkStart w:id="779" w:name="_Toc16277_WPSOffice_Level2"/>
      <w:r>
        <w:rPr>
          <w:rFonts w:hint="eastAsia" w:ascii="仿宋" w:hAnsi="仿宋" w:eastAsia="仿宋"/>
          <w:color w:val="000000" w:themeColor="text1"/>
          <w:sz w:val="28"/>
          <w:szCs w:val="28"/>
          <w:rPrChange w:id="21345"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778"/>
      <w:bookmarkEnd w:id="779"/>
    </w:p>
    <w:p>
      <w:pPr>
        <w:spacing w:line="240" w:lineRule="auto"/>
        <w:ind w:firstLine="480" w:firstLineChars="200"/>
        <w:rPr>
          <w:rFonts w:hint="eastAsia"/>
          <w:color w:val="000000" w:themeColor="text1"/>
          <w:lang w:val="en-US" w:eastAsia="zh-CN"/>
          <w:rPrChange w:id="21347" w:author="梁元" w:date="2019-05-14T19:51:36Z">
            <w:rPr>
              <w:rFonts w:hint="eastAsia"/>
              <w:lang w:val="en-US" w:eastAsia="zh-CN"/>
            </w:rPr>
          </w:rPrChange>
          <w14:textFill>
            <w14:solidFill>
              <w14:schemeClr w14:val="tx1"/>
            </w14:solidFill>
          </w14:textFill>
        </w:rPr>
        <w:pPrChange w:id="21346" w:author="冷雪凝" w:date="2019-05-14T12:21:32Z">
          <w:pPr>
            <w:spacing w:line="360" w:lineRule="auto"/>
          </w:pPr>
        </w:pPrChange>
      </w:pPr>
      <w:r>
        <w:rPr>
          <w:rFonts w:hint="default"/>
          <w:color w:val="000000" w:themeColor="text1"/>
          <w:lang w:val="en-US" w:eastAsia="zh-CN"/>
          <w:rPrChange w:id="21348" w:author="梁元" w:date="2019-05-14T19:51:36Z">
            <w:rPr>
              <w:rFonts w:hint="default"/>
              <w:lang w:val="en-US" w:eastAsia="zh-CN"/>
            </w:rPr>
          </w:rPrChange>
          <w14:textFill>
            <w14:solidFill>
              <w14:schemeClr w14:val="tx1"/>
            </w14:solidFill>
          </w14:textFill>
        </w:rPr>
        <w:t>由于使用单一状态树，应用的所有状态会集中到一个比较大的对象。当应用变得非常复杂时，store 对象就有可能变得相当臃肿。</w:t>
      </w:r>
    </w:p>
    <w:p>
      <w:pPr>
        <w:spacing w:line="240" w:lineRule="auto"/>
        <w:ind w:firstLine="480" w:firstLineChars="200"/>
        <w:rPr>
          <w:rFonts w:hint="default"/>
          <w:color w:val="000000" w:themeColor="text1"/>
          <w:lang w:val="en-US" w:eastAsia="zh-CN"/>
          <w:rPrChange w:id="21350" w:author="梁元" w:date="2019-05-14T19:51:36Z">
            <w:rPr>
              <w:rFonts w:hint="default"/>
              <w:lang w:val="en-US" w:eastAsia="zh-CN"/>
            </w:rPr>
          </w:rPrChange>
          <w14:textFill>
            <w14:solidFill>
              <w14:schemeClr w14:val="tx1"/>
            </w14:solidFill>
          </w14:textFill>
        </w:rPr>
        <w:pPrChange w:id="21349" w:author="冷雪凝" w:date="2019-05-14T12:21:32Z">
          <w:pPr>
            <w:spacing w:line="360" w:lineRule="auto"/>
            <w:ind w:firstLine="420" w:firstLineChars="0"/>
          </w:pPr>
        </w:pPrChange>
      </w:pPr>
      <w:r>
        <w:rPr>
          <w:rFonts w:hint="default"/>
          <w:color w:val="000000" w:themeColor="text1"/>
          <w:lang w:val="en-US" w:eastAsia="zh-CN"/>
          <w:rPrChange w:id="21351" w:author="梁元" w:date="2019-05-14T19:51:36Z">
            <w:rPr>
              <w:rFonts w:hint="default"/>
              <w:lang w:val="en-US" w:eastAsia="zh-CN"/>
            </w:rPr>
          </w:rPrChange>
          <w14:textFill>
            <w14:solidFill>
              <w14:schemeClr w14:val="tx1"/>
            </w14:solidFill>
          </w14:textFill>
        </w:rPr>
        <w:t>为了解决以上问题，Vuex 允许我们将 store 分割成模块（module）。每个模块拥有自己的 state、mutation、action、getter、甚至是嵌套子模块——从上至下进行同样方式的分割：</w:t>
      </w:r>
    </w:p>
    <w:p>
      <w:pPr>
        <w:spacing w:line="240" w:lineRule="auto"/>
        <w:ind w:firstLine="480" w:firstLineChars="200"/>
        <w:jc w:val="left"/>
        <w:rPr>
          <w:rFonts w:hint="default"/>
          <w:color w:val="000000" w:themeColor="text1"/>
          <w:lang w:val="en-US" w:eastAsia="zh-CN"/>
          <w:rPrChange w:id="21353" w:author="梁元" w:date="2019-05-14T19:51:36Z">
            <w:rPr>
              <w:rFonts w:hint="default"/>
              <w:lang w:val="en-US" w:eastAsia="zh-CN"/>
            </w:rPr>
          </w:rPrChange>
          <w14:textFill>
            <w14:solidFill>
              <w14:schemeClr w14:val="tx1"/>
            </w14:solidFill>
          </w14:textFill>
        </w:rPr>
        <w:pPrChange w:id="21352" w:author="冷雪凝" w:date="2019-05-14T12:21:32Z">
          <w:pPr>
            <w:spacing w:line="360" w:lineRule="auto"/>
            <w:ind w:firstLine="420" w:firstLineChars="0"/>
            <w:jc w:val="left"/>
          </w:pPr>
        </w:pPrChange>
      </w:pPr>
      <w:r>
        <w:rPr>
          <w:color w:val="000000" w:themeColor="text1"/>
          <w:rPrChange w:id="21355" w:author="梁元" w:date="2019-05-14T19:51:36Z">
            <w:rPr/>
          </w:rPrChange>
          <w14:textFill>
            <w14:solidFill>
              <w14:schemeClr w14:val="tx1"/>
            </w14:solidFill>
          </w14:textFill>
        </w:rPr>
        <w:drawing>
          <wp:inline distT="0" distB="0" distL="114300" distR="114300">
            <wp:extent cx="5272405" cy="3738245"/>
            <wp:effectExtent l="0" t="0" r="4445" b="1460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81"/>
                    <a:stretch>
                      <a:fillRect/>
                    </a:stretch>
                  </pic:blipFill>
                  <pic:spPr>
                    <a:xfrm>
                      <a:off x="0" y="0"/>
                      <a:ext cx="5272405" cy="3738245"/>
                    </a:xfrm>
                    <a:prstGeom prst="rect">
                      <a:avLst/>
                    </a:prstGeom>
                    <a:noFill/>
                    <a:ln w="9525">
                      <a:noFill/>
                    </a:ln>
                  </pic:spPr>
                </pic:pic>
              </a:graphicData>
            </a:graphic>
          </wp:inline>
        </w:drawing>
      </w:r>
    </w:p>
    <w:p>
      <w:pPr>
        <w:ind w:firstLine="480" w:firstLineChars="200"/>
        <w:rPr>
          <w:rFonts w:hint="eastAsia"/>
          <w:color w:val="000000" w:themeColor="text1"/>
          <w:lang w:val="en-US" w:eastAsia="zh-CN"/>
          <w:rPrChange w:id="21357" w:author="梁元" w:date="2019-05-14T19:51:36Z">
            <w:rPr>
              <w:rFonts w:hint="eastAsia"/>
              <w:lang w:val="en-US" w:eastAsia="zh-CN"/>
            </w:rPr>
          </w:rPrChange>
          <w14:textFill>
            <w14:solidFill>
              <w14:schemeClr w14:val="tx1"/>
            </w14:solidFill>
          </w14:textFill>
        </w:rPr>
        <w:pPrChange w:id="21356" w:author="冷雪凝" w:date="2019-05-14T12:21:32Z">
          <w:pPr/>
        </w:pPrChange>
      </w:pPr>
    </w:p>
    <w:p>
      <w:pPr>
        <w:keepNext w:val="0"/>
        <w:keepLines w:val="0"/>
        <w:widowControl/>
        <w:suppressLineNumbers w:val="0"/>
        <w:ind w:firstLine="480" w:firstLineChars="200"/>
        <w:jc w:val="left"/>
        <w:rPr>
          <w:color w:val="000000" w:themeColor="text1"/>
          <w:rPrChange w:id="21359" w:author="梁元" w:date="2019-05-14T19:51:36Z">
            <w:rPr/>
          </w:rPrChange>
          <w14:textFill>
            <w14:solidFill>
              <w14:schemeClr w14:val="tx1"/>
            </w14:solidFill>
          </w14:textFill>
        </w:rPr>
        <w:pPrChange w:id="21358" w:author="冷雪凝" w:date="2019-05-14T12:21:32Z">
          <w:pPr>
            <w:keepNext w:val="0"/>
            <w:keepLines w:val="0"/>
            <w:widowControl/>
            <w:suppressLineNumbers w:val="0"/>
            <w:jc w:val="left"/>
          </w:pPr>
        </w:pPrChange>
      </w:pPr>
    </w:p>
    <w:p>
      <w:pPr>
        <w:pStyle w:val="3"/>
        <w:numPr>
          <w:ilvl w:val="0"/>
          <w:numId w:val="39"/>
        </w:numPr>
        <w:spacing w:line="240" w:lineRule="auto"/>
        <w:ind w:firstLine="562" w:firstLineChars="200"/>
        <w:rPr>
          <w:rFonts w:ascii="仿宋" w:hAnsi="仿宋" w:eastAsia="仿宋"/>
          <w:color w:val="000000" w:themeColor="text1"/>
          <w:sz w:val="28"/>
          <w:szCs w:val="28"/>
          <w:rPrChange w:id="21361" w:author="梁元" w:date="2019-05-14T19:51:36Z">
            <w:rPr>
              <w:rFonts w:ascii="仿宋" w:hAnsi="仿宋" w:eastAsia="仿宋"/>
              <w:sz w:val="28"/>
              <w:szCs w:val="28"/>
            </w:rPr>
          </w:rPrChange>
          <w14:textFill>
            <w14:solidFill>
              <w14:schemeClr w14:val="tx1"/>
            </w14:solidFill>
          </w14:textFill>
        </w:rPr>
        <w:pPrChange w:id="21360" w:author="冷雪凝" w:date="2019-05-14T12:21:32Z">
          <w:pPr>
            <w:pStyle w:val="3"/>
            <w:numPr>
              <w:ilvl w:val="0"/>
              <w:numId w:val="39"/>
            </w:numPr>
          </w:pPr>
        </w:pPrChange>
      </w:pPr>
      <w:bookmarkStart w:id="780" w:name="_Toc403_WPSOffice_Level2"/>
      <w:bookmarkStart w:id="781" w:name="_Toc1544_WPSOffice_Level2"/>
      <w:r>
        <w:rPr>
          <w:rFonts w:hint="eastAsia" w:ascii="仿宋" w:hAnsi="仿宋" w:eastAsia="仿宋"/>
          <w:color w:val="000000" w:themeColor="text1"/>
          <w:sz w:val="28"/>
          <w:szCs w:val="28"/>
          <w:rPrChange w:id="21362" w:author="梁元" w:date="2019-05-14T19:51:36Z">
            <w:rPr>
              <w:rFonts w:hint="eastAsia" w:ascii="仿宋" w:hAnsi="仿宋" w:eastAsia="仿宋"/>
              <w:sz w:val="28"/>
              <w:szCs w:val="28"/>
            </w:rPr>
          </w:rPrChange>
          <w14:textFill>
            <w14:solidFill>
              <w14:schemeClr w14:val="tx1"/>
            </w14:solidFill>
          </w14:textFill>
        </w:rPr>
        <w:t>项目中体现经验的点</w:t>
      </w:r>
      <w:bookmarkEnd w:id="780"/>
      <w:bookmarkEnd w:id="781"/>
    </w:p>
    <w:p>
      <w:pPr>
        <w:ind w:firstLine="480" w:firstLineChars="200"/>
        <w:rPr>
          <w:rFonts w:hint="eastAsia"/>
          <w:color w:val="000000" w:themeColor="text1"/>
          <w:lang w:val="en-US"/>
          <w:rPrChange w:id="21364" w:author="梁元" w:date="2019-05-14T19:51:36Z">
            <w:rPr>
              <w:rFonts w:hint="eastAsia"/>
              <w:lang w:val="en-US"/>
            </w:rPr>
          </w:rPrChange>
          <w14:textFill>
            <w14:solidFill>
              <w14:schemeClr w14:val="tx1"/>
            </w14:solidFill>
          </w14:textFill>
        </w:rPr>
        <w:pPrChange w:id="21363" w:author="冷雪凝" w:date="2019-05-14T12:21:32Z">
          <w:pPr/>
        </w:pPrChange>
      </w:pPr>
      <w:r>
        <w:rPr>
          <w:rFonts w:hint="eastAsia"/>
          <w:color w:val="000000" w:themeColor="text1"/>
          <w:rPrChange w:id="21365" w:author="梁元" w:date="2019-05-14T19:51:36Z">
            <w:rPr>
              <w:rFonts w:hint="eastAsia"/>
            </w:rPr>
          </w:rPrChange>
          <w14:textFill>
            <w14:solidFill>
              <w14:schemeClr w14:val="tx1"/>
            </w14:solidFill>
          </w14:textFill>
        </w:rPr>
        <w:t>深刻理解</w:t>
      </w:r>
      <w:r>
        <w:rPr>
          <w:rFonts w:hint="eastAsia"/>
          <w:color w:val="000000" w:themeColor="text1"/>
          <w:lang w:val="en-US" w:eastAsia="zh-CN"/>
          <w:rPrChange w:id="21366" w:author="梁元" w:date="2019-05-14T19:51:36Z">
            <w:rPr>
              <w:rFonts w:hint="eastAsia"/>
              <w:lang w:val="en-US" w:eastAsia="zh-CN"/>
            </w:rPr>
          </w:rPrChange>
          <w14:textFill>
            <w14:solidFill>
              <w14:schemeClr w14:val="tx1"/>
            </w14:solidFill>
          </w14:textFill>
        </w:rPr>
        <w:t>vue的数据管理机制，在项目中管理好数据会帮助我们写出更加简洁高效的代码。</w:t>
      </w:r>
    </w:p>
    <w:p>
      <w:pPr>
        <w:pStyle w:val="3"/>
        <w:numPr>
          <w:ilvl w:val="0"/>
          <w:numId w:val="39"/>
        </w:numPr>
        <w:spacing w:line="240" w:lineRule="auto"/>
        <w:ind w:firstLine="562" w:firstLineChars="200"/>
        <w:rPr>
          <w:color w:val="000000" w:themeColor="text1"/>
          <w:rPrChange w:id="21368" w:author="梁元" w:date="2019-05-14T19:51:36Z">
            <w:rPr/>
          </w:rPrChange>
          <w14:textFill>
            <w14:solidFill>
              <w14:schemeClr w14:val="tx1"/>
            </w14:solidFill>
          </w14:textFill>
        </w:rPr>
        <w:pPrChange w:id="21367" w:author="冷雪凝" w:date="2019-05-14T12:21:32Z">
          <w:pPr>
            <w:pStyle w:val="3"/>
            <w:numPr>
              <w:ilvl w:val="0"/>
              <w:numId w:val="39"/>
            </w:numPr>
          </w:pPr>
        </w:pPrChange>
      </w:pPr>
      <w:bookmarkStart w:id="782" w:name="_Toc7251_WPSOffice_Level2"/>
      <w:bookmarkStart w:id="783" w:name="_Toc3369_WPSOffice_Level2"/>
      <w:r>
        <w:rPr>
          <w:rFonts w:hint="eastAsia" w:ascii="仿宋" w:hAnsi="仿宋" w:eastAsia="仿宋"/>
          <w:color w:val="000000" w:themeColor="text1"/>
          <w:sz w:val="28"/>
          <w:szCs w:val="28"/>
          <w:rPrChange w:id="21369" w:author="梁元" w:date="2019-05-14T19:51:36Z">
            <w:rPr>
              <w:rFonts w:hint="eastAsia" w:ascii="仿宋" w:hAnsi="仿宋" w:eastAsia="仿宋"/>
              <w:sz w:val="28"/>
              <w:szCs w:val="28"/>
            </w:rPr>
          </w:rPrChange>
          <w14:textFill>
            <w14:solidFill>
              <w14:schemeClr w14:val="tx1"/>
            </w14:solidFill>
          </w14:textFill>
        </w:rPr>
        <w:t>论坛参考</w:t>
      </w:r>
      <w:bookmarkEnd w:id="782"/>
      <w:bookmarkEnd w:id="783"/>
    </w:p>
    <w:p>
      <w:pPr>
        <w:ind w:firstLine="480" w:firstLineChars="200"/>
        <w:rPr>
          <w:color w:val="000000" w:themeColor="text1"/>
          <w:rPrChange w:id="21371" w:author="梁元" w:date="2019-05-14T19:51:36Z">
            <w:rPr/>
          </w:rPrChange>
          <w14:textFill>
            <w14:solidFill>
              <w14:schemeClr w14:val="tx1"/>
            </w14:solidFill>
          </w14:textFill>
        </w:rPr>
        <w:pPrChange w:id="21370" w:author="冷雪凝" w:date="2019-05-14T12:21:32Z">
          <w:pPr/>
        </w:pPrChange>
      </w:pPr>
      <w:r>
        <w:rPr>
          <w:rStyle w:val="18"/>
          <w:rFonts w:hint="eastAsia"/>
          <w:color w:val="000000" w:themeColor="text1"/>
          <w:rPrChange w:id="21372" w:author="梁元" w:date="2019-05-14T19:51:36Z">
            <w:rPr>
              <w:rStyle w:val="18"/>
              <w:rFonts w:hint="eastAsia"/>
            </w:rPr>
          </w:rPrChange>
          <w14:textFill>
            <w14:solidFill>
              <w14:schemeClr w14:val="tx1"/>
            </w14:solidFill>
          </w14:textFill>
        </w:rPr>
        <w:t>https://vuex.vuejs.org/zh/</w:t>
      </w:r>
    </w:p>
    <w:p>
      <w:pPr>
        <w:ind w:firstLine="480" w:firstLineChars="200"/>
        <w:rPr>
          <w:rStyle w:val="18"/>
          <w:rFonts w:hint="eastAsia"/>
          <w:color w:val="000000" w:themeColor="text1"/>
          <w:rPrChange w:id="21374" w:author="梁元" w:date="2019-05-14T19:51:36Z">
            <w:rPr>
              <w:rStyle w:val="18"/>
              <w:rFonts w:hint="eastAsia"/>
            </w:rPr>
          </w:rPrChange>
          <w14:textFill>
            <w14:solidFill>
              <w14:schemeClr w14:val="tx1"/>
            </w14:solidFill>
          </w14:textFill>
        </w:rPr>
        <w:pPrChange w:id="21373" w:author="冷雪凝" w:date="2019-05-14T12:21:32Z">
          <w:pPr/>
        </w:pPrChange>
      </w:pPr>
      <w:r>
        <w:rPr>
          <w:rFonts w:hint="eastAsia"/>
          <w:color w:val="000000" w:themeColor="text1"/>
          <w:u w:val="none"/>
          <w:rPrChange w:id="21375" w:author="梁元" w:date="2019-05-14T19:51:36Z">
            <w:rPr>
              <w:rFonts w:hint="eastAsia"/>
              <w:color w:val="auto"/>
              <w:u w:val="none"/>
            </w:rPr>
          </w:rPrChange>
          <w14:textFill>
            <w14:solidFill>
              <w14:schemeClr w14:val="tx1"/>
            </w14:solidFill>
          </w14:textFill>
        </w:rPr>
        <w:fldChar w:fldCharType="begin"/>
      </w:r>
      <w:r>
        <w:rPr>
          <w:rFonts w:hint="eastAsia"/>
          <w:color w:val="000000" w:themeColor="text1"/>
          <w:u w:val="none"/>
          <w:rPrChange w:id="21376" w:author="梁元" w:date="2019-05-14T19:51:36Z">
            <w:rPr>
              <w:rFonts w:hint="eastAsia"/>
              <w:color w:val="auto"/>
              <w:u w:val="none"/>
            </w:rPr>
          </w:rPrChange>
          <w14:textFill>
            <w14:solidFill>
              <w14:schemeClr w14:val="tx1"/>
            </w14:solidFill>
          </w14:textFill>
        </w:rPr>
        <w:instrText xml:space="preserve"> HYPERLINK "https://vuex.vuejs.org/zh/guide/modules.html" </w:instrText>
      </w:r>
      <w:r>
        <w:rPr>
          <w:rFonts w:hint="eastAsia"/>
          <w:color w:val="000000" w:themeColor="text1"/>
          <w:u w:val="none"/>
          <w:rPrChange w:id="21377" w:author="梁元" w:date="2019-05-14T19:51:36Z">
            <w:rPr>
              <w:rFonts w:hint="eastAsia"/>
              <w:color w:val="auto"/>
              <w:u w:val="none"/>
            </w:rPr>
          </w:rPrChange>
          <w14:textFill>
            <w14:solidFill>
              <w14:schemeClr w14:val="tx1"/>
            </w14:solidFill>
          </w14:textFill>
        </w:rPr>
        <w:fldChar w:fldCharType="separate"/>
      </w:r>
      <w:r>
        <w:rPr>
          <w:rStyle w:val="18"/>
          <w:rFonts w:hint="eastAsia"/>
          <w:color w:val="000000" w:themeColor="text1"/>
          <w:rPrChange w:id="21378" w:author="梁元" w:date="2019-05-14T19:51:36Z">
            <w:rPr>
              <w:rStyle w:val="18"/>
              <w:rFonts w:hint="eastAsia"/>
            </w:rPr>
          </w:rPrChange>
          <w14:textFill>
            <w14:solidFill>
              <w14:schemeClr w14:val="tx1"/>
            </w14:solidFill>
          </w14:textFill>
        </w:rPr>
        <w:t>https://vuex.vuejs.org/zh/guide/modules.html</w:t>
      </w:r>
    </w:p>
    <w:p>
      <w:pPr>
        <w:ind w:firstLine="480" w:firstLineChars="200"/>
        <w:rPr>
          <w:rStyle w:val="18"/>
          <w:rFonts w:hint="eastAsia"/>
          <w:color w:val="000000" w:themeColor="text1"/>
          <w:rPrChange w:id="21380" w:author="梁元" w:date="2019-05-14T19:51:36Z">
            <w:rPr>
              <w:rStyle w:val="18"/>
              <w:rFonts w:hint="eastAsia"/>
            </w:rPr>
          </w:rPrChange>
          <w14:textFill>
            <w14:solidFill>
              <w14:schemeClr w14:val="tx1"/>
            </w14:solidFill>
          </w14:textFill>
        </w:rPr>
        <w:pPrChange w:id="21379" w:author="冷雪凝" w:date="2019-05-14T12:21:32Z">
          <w:pPr/>
        </w:pPrChange>
      </w:pPr>
      <w:r>
        <w:rPr>
          <w:rStyle w:val="18"/>
          <w:rFonts w:hint="eastAsia"/>
          <w:color w:val="000000" w:themeColor="text1"/>
          <w:rPrChange w:id="21381" w:author="梁元" w:date="2019-05-14T19:51:36Z">
            <w:rPr>
              <w:rStyle w:val="18"/>
              <w:rFonts w:hint="eastAsia"/>
            </w:rPr>
          </w:rPrChange>
          <w14:textFill>
            <w14:solidFill>
              <w14:schemeClr w14:val="tx1"/>
            </w14:solidFill>
          </w14:textFill>
        </w:rPr>
        <w:t>https://segmentfault.com/a/1190000010264128</w:t>
      </w:r>
    </w:p>
    <w:p>
      <w:pPr>
        <w:pStyle w:val="2"/>
        <w:numPr>
          <w:ilvl w:val="0"/>
          <w:numId w:val="1"/>
        </w:numPr>
        <w:rPr>
          <w:rFonts w:ascii="仿宋" w:hAnsi="仿宋" w:eastAsia="仿宋"/>
          <w:color w:val="000000" w:themeColor="text1"/>
          <w:sz w:val="28"/>
          <w:szCs w:val="28"/>
          <w:rPrChange w:id="21382" w:author="梁元" w:date="2019-05-14T19:51:36Z">
            <w:rPr>
              <w:rFonts w:ascii="仿宋" w:hAnsi="仿宋" w:eastAsia="仿宋"/>
              <w:sz w:val="28"/>
              <w:szCs w:val="28"/>
            </w:rPr>
          </w:rPrChange>
          <w14:textFill>
            <w14:solidFill>
              <w14:schemeClr w14:val="tx1"/>
            </w14:solidFill>
          </w14:textFill>
        </w:rPr>
      </w:pPr>
      <w:r>
        <w:rPr>
          <w:rFonts w:hint="eastAsia"/>
          <w:color w:val="000000" w:themeColor="text1"/>
          <w:u w:val="none"/>
          <w:rPrChange w:id="21383" w:author="梁元" w:date="2019-05-14T19:51:36Z">
            <w:rPr>
              <w:rFonts w:hint="eastAsia"/>
              <w:color w:val="auto"/>
              <w:u w:val="none"/>
            </w:rPr>
          </w:rPrChange>
          <w14:textFill>
            <w14:solidFill>
              <w14:schemeClr w14:val="tx1"/>
            </w14:solidFill>
          </w14:textFill>
        </w:rPr>
        <w:fldChar w:fldCharType="end"/>
      </w:r>
      <w:bookmarkStart w:id="784" w:name="_Toc23971_WPSOffice_Level1"/>
      <w:bookmarkStart w:id="785" w:name="_Toc3732_WPSOffice_Level1"/>
      <w:r>
        <w:rPr>
          <w:rFonts w:ascii="仿宋" w:hAnsi="仿宋" w:eastAsia="仿宋"/>
          <w:color w:val="000000" w:themeColor="text1"/>
          <w:sz w:val="28"/>
          <w:szCs w:val="28"/>
          <w:rPrChange w:id="21384" w:author="梁元" w:date="2019-05-14T19:51:36Z">
            <w:rPr>
              <w:rFonts w:ascii="仿宋" w:hAnsi="仿宋" w:eastAsia="仿宋"/>
              <w:sz w:val="28"/>
              <w:szCs w:val="28"/>
            </w:rPr>
          </w:rPrChange>
          <w14:textFill>
            <w14:solidFill>
              <w14:schemeClr w14:val="tx1"/>
            </w14:solidFill>
          </w14:textFill>
        </w:rPr>
        <w:t>Js</w:t>
      </w:r>
      <w:r>
        <w:rPr>
          <w:rFonts w:hint="eastAsia" w:ascii="仿宋" w:hAnsi="仿宋" w:eastAsia="仿宋"/>
          <w:color w:val="000000" w:themeColor="text1"/>
          <w:sz w:val="28"/>
          <w:szCs w:val="28"/>
          <w:rPrChange w:id="21385" w:author="梁元" w:date="2019-05-14T19:51:36Z">
            <w:rPr>
              <w:rFonts w:hint="eastAsia" w:ascii="仿宋" w:hAnsi="仿宋" w:eastAsia="仿宋"/>
              <w:sz w:val="28"/>
              <w:szCs w:val="28"/>
            </w:rPr>
          </w:rPrChange>
          <w14:textFill>
            <w14:solidFill>
              <w14:schemeClr w14:val="tx1"/>
            </w14:solidFill>
          </w14:textFill>
        </w:rPr>
        <w:t>的运行原理</w:t>
      </w:r>
      <w:r>
        <w:rPr>
          <w:rFonts w:hint="eastAsia" w:ascii="仿宋" w:hAnsi="仿宋" w:eastAsia="仿宋"/>
          <w:color w:val="000000" w:themeColor="text1"/>
          <w:sz w:val="28"/>
          <w:szCs w:val="28"/>
          <w:lang w:eastAsia="zh-CN"/>
          <w:rPrChange w:id="21386" w:author="梁元" w:date="2019-05-14T19:51:36Z">
            <w:rPr>
              <w:rFonts w:hint="eastAsia" w:ascii="仿宋" w:hAnsi="仿宋" w:eastAsia="仿宋"/>
              <w:sz w:val="28"/>
              <w:szCs w:val="28"/>
              <w:lang w:eastAsia="zh-CN"/>
            </w:rPr>
          </w:rPrChange>
          <w14:textFill>
            <w14:solidFill>
              <w14:schemeClr w14:val="tx1"/>
            </w14:solidFill>
          </w14:textFill>
        </w:rPr>
        <w:t>？</w:t>
      </w:r>
      <w:bookmarkEnd w:id="784"/>
      <w:bookmarkEnd w:id="785"/>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138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388"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2138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390"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2139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392"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2139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394"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2139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396"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139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398" w:author="梁元" w:date="2019-05-14T19:51:36Z">
                  <w:rPr>
                    <w:rFonts w:hint="eastAsia" w:ascii="仿宋" w:hAnsi="仿宋" w:eastAsia="仿宋"/>
                  </w:rPr>
                </w:rPrChange>
                <w14:textFill>
                  <w14:solidFill>
                    <w14:schemeClr w14:val="tx1"/>
                  </w14:solidFill>
                </w14:textFill>
              </w:rPr>
              <w:t>95%</w:t>
            </w:r>
          </w:p>
        </w:tc>
        <w:tc>
          <w:tcPr>
            <w:tcW w:w="1559" w:type="dxa"/>
          </w:tcPr>
          <w:p>
            <w:pPr>
              <w:jc w:val="center"/>
              <w:rPr>
                <w:rFonts w:ascii="仿宋" w:hAnsi="仿宋" w:eastAsia="仿宋"/>
                <w:color w:val="000000" w:themeColor="text1"/>
                <w:rPrChange w:id="2139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400" w:author="梁元" w:date="2019-05-14T19:51:36Z">
                  <w:rPr>
                    <w:rFonts w:hint="eastAsia" w:ascii="仿宋" w:hAnsi="仿宋" w:eastAsia="仿宋"/>
                  </w:rPr>
                </w:rPrChange>
                <w14:textFill>
                  <w14:solidFill>
                    <w14:schemeClr w14:val="tx1"/>
                  </w14:solidFill>
                </w14:textFill>
              </w:rPr>
              <w:t>3星</w:t>
            </w:r>
          </w:p>
        </w:tc>
        <w:tc>
          <w:tcPr>
            <w:tcW w:w="1418" w:type="dxa"/>
          </w:tcPr>
          <w:p>
            <w:pPr>
              <w:jc w:val="center"/>
              <w:rPr>
                <w:rFonts w:ascii="仿宋" w:hAnsi="仿宋" w:eastAsia="仿宋"/>
                <w:color w:val="000000" w:themeColor="text1"/>
                <w:rPrChange w:id="21401"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21402" w:author="梁元" w:date="2019-05-14T19:51:36Z">
                  <w:rPr>
                    <w:rFonts w:ascii="仿宋" w:hAnsi="仿宋" w:eastAsia="仿宋"/>
                  </w:rPr>
                </w:rPrChange>
                <w14:textFill>
                  <w14:solidFill>
                    <w14:schemeClr w14:val="tx1"/>
                  </w14:solidFill>
                </w14:textFill>
              </w:rPr>
              <w:t>E</w:t>
            </w:r>
            <w:r>
              <w:rPr>
                <w:rFonts w:hint="eastAsia" w:ascii="仿宋" w:hAnsi="仿宋" w:eastAsia="仿宋"/>
                <w:color w:val="000000" w:themeColor="text1"/>
                <w:rPrChange w:id="21403" w:author="梁元" w:date="2019-05-14T19:51:36Z">
                  <w:rPr>
                    <w:rFonts w:hint="eastAsia" w:ascii="仿宋" w:hAnsi="仿宋" w:eastAsia="仿宋"/>
                  </w:rPr>
                </w:rPrChange>
                <w14:textFill>
                  <w14:solidFill>
                    <w14:schemeClr w14:val="tx1"/>
                  </w14:solidFill>
                </w14:textFill>
              </w:rPr>
              <w:t>s6</w:t>
            </w:r>
          </w:p>
        </w:tc>
        <w:tc>
          <w:tcPr>
            <w:tcW w:w="1417" w:type="dxa"/>
          </w:tcPr>
          <w:p>
            <w:pPr>
              <w:jc w:val="center"/>
              <w:rPr>
                <w:rFonts w:ascii="仿宋" w:hAnsi="仿宋" w:eastAsia="仿宋"/>
                <w:color w:val="000000" w:themeColor="text1"/>
                <w:rPrChange w:id="2140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405" w:author="梁元" w:date="2019-05-14T19:51:36Z">
                  <w:rPr>
                    <w:rFonts w:hint="eastAsia" w:ascii="仿宋" w:hAnsi="仿宋" w:eastAsia="仿宋"/>
                  </w:rPr>
                </w:rPrChange>
                <w14:textFill>
                  <w14:solidFill>
                    <w14:schemeClr w14:val="tx1"/>
                  </w14:solidFill>
                </w14:textFill>
              </w:rPr>
              <w:t>异步</w:t>
            </w:r>
          </w:p>
        </w:tc>
        <w:tc>
          <w:tcPr>
            <w:tcW w:w="1465" w:type="dxa"/>
          </w:tcPr>
          <w:p>
            <w:pPr>
              <w:jc w:val="center"/>
              <w:rPr>
                <w:rFonts w:ascii="仿宋" w:hAnsi="仿宋" w:eastAsia="仿宋"/>
                <w:color w:val="000000" w:themeColor="text1"/>
                <w:rPrChange w:id="21406"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21407" w:author="梁元" w:date="2019-05-14T19:51:36Z">
                  <w:rPr>
                    <w:rFonts w:ascii="仿宋" w:hAnsi="仿宋" w:eastAsia="仿宋"/>
                  </w:rPr>
                </w:rPrChange>
                <w14:textFill>
                  <w14:solidFill>
                    <w14:schemeClr w14:val="tx1"/>
                  </w14:solidFill>
                </w14:textFill>
              </w:rPr>
              <w:t>E</w:t>
            </w:r>
            <w:r>
              <w:rPr>
                <w:rFonts w:hint="eastAsia" w:ascii="仿宋" w:hAnsi="仿宋" w:eastAsia="仿宋"/>
                <w:color w:val="000000" w:themeColor="text1"/>
                <w:rPrChange w:id="21408" w:author="梁元" w:date="2019-05-14T19:51:36Z">
                  <w:rPr>
                    <w:rFonts w:hint="eastAsia" w:ascii="仿宋" w:hAnsi="仿宋" w:eastAsia="仿宋"/>
                  </w:rPr>
                </w:rPrChange>
                <w14:textFill>
                  <w14:solidFill>
                    <w14:schemeClr w14:val="tx1"/>
                  </w14:solidFill>
                </w14:textFill>
              </w:rPr>
              <w:t>s6异步操作</w:t>
            </w:r>
          </w:p>
        </w:tc>
      </w:tr>
    </w:tbl>
    <w:p>
      <w:pPr>
        <w:pStyle w:val="3"/>
        <w:numPr>
          <w:ilvl w:val="0"/>
          <w:numId w:val="41"/>
        </w:numPr>
        <w:spacing w:line="240" w:lineRule="auto"/>
        <w:ind w:firstLine="562" w:firstLineChars="200"/>
        <w:rPr>
          <w:rFonts w:ascii="仿宋" w:hAnsi="仿宋" w:eastAsia="仿宋"/>
          <w:color w:val="000000" w:themeColor="text1"/>
          <w:sz w:val="28"/>
          <w:szCs w:val="28"/>
          <w:rPrChange w:id="21410" w:author="梁元" w:date="2019-05-14T19:51:36Z">
            <w:rPr>
              <w:rFonts w:ascii="仿宋" w:hAnsi="仿宋" w:eastAsia="仿宋"/>
              <w:sz w:val="28"/>
              <w:szCs w:val="28"/>
            </w:rPr>
          </w:rPrChange>
          <w14:textFill>
            <w14:solidFill>
              <w14:schemeClr w14:val="tx1"/>
            </w14:solidFill>
          </w14:textFill>
        </w:rPr>
        <w:pPrChange w:id="21409" w:author="冷雪凝" w:date="2019-05-14T12:21:32Z">
          <w:pPr>
            <w:pStyle w:val="3"/>
            <w:numPr>
              <w:ilvl w:val="0"/>
              <w:numId w:val="41"/>
            </w:numPr>
          </w:pPr>
        </w:pPrChange>
      </w:pPr>
      <w:r>
        <w:rPr>
          <w:rFonts w:hint="eastAsia" w:ascii="仿宋" w:hAnsi="仿宋" w:eastAsia="仿宋"/>
          <w:color w:val="000000" w:themeColor="text1"/>
          <w:sz w:val="28"/>
          <w:szCs w:val="28"/>
          <w:rPrChange w:id="21411" w:author="梁元" w:date="2019-05-14T19:51:36Z">
            <w:rPr>
              <w:rFonts w:hint="eastAsia" w:ascii="仿宋" w:hAnsi="仿宋" w:eastAsia="仿宋"/>
              <w:sz w:val="28"/>
              <w:szCs w:val="28"/>
            </w:rPr>
          </w:rPrChange>
          <w14:textFill>
            <w14:solidFill>
              <w14:schemeClr w14:val="tx1"/>
            </w14:solidFill>
          </w14:textFill>
        </w:rPr>
        <w:t>通常解法</w:t>
      </w:r>
    </w:p>
    <w:p>
      <w:pPr>
        <w:ind w:firstLine="480" w:firstLineChars="200"/>
        <w:rPr>
          <w:rFonts w:hint="eastAsia"/>
          <w:color w:val="000000" w:themeColor="text1"/>
          <w:rPrChange w:id="21413" w:author="梁元" w:date="2019-05-14T19:51:36Z">
            <w:rPr>
              <w:rFonts w:hint="eastAsia"/>
            </w:rPr>
          </w:rPrChange>
          <w14:textFill>
            <w14:solidFill>
              <w14:schemeClr w14:val="tx1"/>
            </w14:solidFill>
          </w14:textFill>
        </w:rPr>
        <w:pPrChange w:id="21412" w:author="冷雪凝" w:date="2019-05-14T12:21:32Z">
          <w:pPr/>
        </w:pPrChange>
      </w:pPr>
      <w:r>
        <w:rPr>
          <w:rFonts w:hint="eastAsia"/>
          <w:color w:val="000000" w:themeColor="text1"/>
          <w:rPrChange w:id="21414" w:author="梁元" w:date="2019-05-14T19:51:36Z">
            <w:rPr>
              <w:rFonts w:hint="eastAsia"/>
            </w:rPr>
          </w:rPrChange>
          <w14:textFill>
            <w14:solidFill>
              <w14:schemeClr w14:val="tx1"/>
            </w14:solidFill>
          </w14:textFill>
        </w:rPr>
        <w:t>js是单线程运行的，分为异步任务和同步任务</w:t>
      </w:r>
    </w:p>
    <w:p>
      <w:pPr>
        <w:pStyle w:val="3"/>
        <w:numPr>
          <w:ilvl w:val="0"/>
          <w:numId w:val="41"/>
        </w:numPr>
        <w:spacing w:line="240" w:lineRule="auto"/>
        <w:ind w:firstLine="562" w:firstLineChars="200"/>
        <w:rPr>
          <w:rFonts w:ascii="仿宋" w:hAnsi="仿宋" w:eastAsia="仿宋" w:cs="Times New Roman"/>
          <w:color w:val="000000" w:themeColor="text1"/>
          <w:sz w:val="28"/>
          <w:szCs w:val="28"/>
          <w:rPrChange w:id="21416" w:author="梁元" w:date="2019-05-14T19:51:36Z">
            <w:rPr>
              <w:rFonts w:ascii="仿宋" w:hAnsi="仿宋" w:eastAsia="仿宋" w:cs="Times New Roman"/>
              <w:sz w:val="28"/>
              <w:szCs w:val="28"/>
            </w:rPr>
          </w:rPrChange>
          <w14:textFill>
            <w14:solidFill>
              <w14:schemeClr w14:val="tx1"/>
            </w14:solidFill>
          </w14:textFill>
        </w:rPr>
        <w:pPrChange w:id="21415" w:author="冷雪凝" w:date="2019-05-14T12:21:32Z">
          <w:pPr>
            <w:pStyle w:val="3"/>
            <w:numPr>
              <w:ilvl w:val="0"/>
              <w:numId w:val="41"/>
            </w:numPr>
          </w:pPr>
        </w:pPrChange>
      </w:pPr>
      <w:r>
        <w:rPr>
          <w:rFonts w:hint="eastAsia" w:ascii="仿宋" w:hAnsi="仿宋" w:eastAsia="仿宋"/>
          <w:color w:val="000000" w:themeColor="text1"/>
          <w:sz w:val="28"/>
          <w:szCs w:val="28"/>
          <w:rPrChange w:id="21417" w:author="梁元" w:date="2019-05-14T19:51:36Z">
            <w:rPr>
              <w:rFonts w:hint="eastAsia" w:ascii="仿宋" w:hAnsi="仿宋" w:eastAsia="仿宋"/>
              <w:sz w:val="28"/>
              <w:szCs w:val="28"/>
            </w:rPr>
          </w:rPrChange>
          <w14:textFill>
            <w14:solidFill>
              <w14:schemeClr w14:val="tx1"/>
            </w14:solidFill>
          </w14:textFill>
        </w:rPr>
        <w:t>通用大牛级解法</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19" w:author="梁元" w:date="2019-05-14T19:51:36Z">
            <w:rPr>
              <w:rFonts w:cs="Times" w:asciiTheme="majorEastAsia" w:hAnsiTheme="majorEastAsia" w:eastAsiaTheme="majorEastAsia"/>
            </w:rPr>
          </w:rPrChange>
          <w14:textFill>
            <w14:solidFill>
              <w14:schemeClr w14:val="tx1"/>
            </w14:solidFill>
          </w14:textFill>
        </w:rPr>
        <w:pPrChange w:id="21418"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420" w:author="梁元" w:date="2019-05-14T19:51:36Z">
            <w:rPr>
              <w:rFonts w:cs="Times" w:asciiTheme="majorEastAsia" w:hAnsiTheme="majorEastAsia" w:eastAsiaTheme="majorEastAsia"/>
            </w:rPr>
          </w:rPrChange>
          <w14:textFill>
            <w14:solidFill>
              <w14:schemeClr w14:val="tx1"/>
            </w14:solidFill>
          </w14:textFill>
        </w:rPr>
        <w:t xml:space="preserve">JavaScript引擎是单线程运行的,浏览器无论在什么时候都只且只有一个线程在运行JavaScript程序.浏览器的内核是多线程的，它们在内核制控下相互配合以保持同步，一个浏览器至少实现三个常驻线程：javascript引擎线程，GUI渲染线程，浏览器事件触发线程。这些异步线程都会产生不同的异步的事件. </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22" w:author="梁元" w:date="2019-05-14T19:51:36Z">
            <w:rPr>
              <w:rFonts w:cs="Times" w:asciiTheme="majorEastAsia" w:hAnsiTheme="majorEastAsia" w:eastAsiaTheme="majorEastAsia"/>
            </w:rPr>
          </w:rPrChange>
          <w14:textFill>
            <w14:solidFill>
              <w14:schemeClr w14:val="tx1"/>
            </w14:solidFill>
          </w14:textFill>
        </w:rPr>
        <w:pPrChange w:id="21421" w:author="冷雪凝" w:date="2019-05-14T12:21:32Z">
          <w:pPr>
            <w:autoSpaceDE w:val="0"/>
            <w:autoSpaceDN w:val="0"/>
            <w:adjustRightInd w:val="0"/>
            <w:spacing w:line="280" w:lineRule="atLeast"/>
          </w:pPr>
        </w:pPrChange>
      </w:pPr>
    </w:p>
    <w:p>
      <w:pPr>
        <w:widowControl/>
        <w:numPr>
          <w:ilvl w:val="0"/>
          <w:numId w:val="42"/>
        </w:numPr>
        <w:tabs>
          <w:tab w:val="left" w:pos="220"/>
          <w:tab w:val="left" w:pos="720"/>
        </w:tabs>
        <w:autoSpaceDE w:val="0"/>
        <w:autoSpaceDN w:val="0"/>
        <w:adjustRightInd w:val="0"/>
        <w:spacing w:line="240" w:lineRule="auto"/>
        <w:ind w:firstLine="480" w:firstLineChars="200"/>
        <w:jc w:val="left"/>
        <w:rPr>
          <w:rFonts w:cs="Times" w:asciiTheme="majorEastAsia" w:hAnsiTheme="majorEastAsia" w:eastAsiaTheme="majorEastAsia"/>
          <w:color w:val="000000" w:themeColor="text1"/>
          <w:rPrChange w:id="21424" w:author="梁元" w:date="2019-05-14T19:51:36Z">
            <w:rPr>
              <w:rFonts w:cs="Times" w:asciiTheme="majorEastAsia" w:hAnsiTheme="majorEastAsia" w:eastAsiaTheme="majorEastAsia"/>
            </w:rPr>
          </w:rPrChange>
          <w14:textFill>
            <w14:solidFill>
              <w14:schemeClr w14:val="tx1"/>
            </w14:solidFill>
          </w14:textFill>
        </w:rPr>
        <w:pPrChange w:id="21423" w:author="冷雪凝" w:date="2019-05-14T12:21:32Z">
          <w:pPr>
            <w:widowControl/>
            <w:numPr>
              <w:ilvl w:val="0"/>
              <w:numId w:val="42"/>
            </w:numPr>
            <w:tabs>
              <w:tab w:val="left" w:pos="220"/>
              <w:tab w:val="left" w:pos="720"/>
            </w:tabs>
            <w:autoSpaceDE w:val="0"/>
            <w:autoSpaceDN w:val="0"/>
            <w:adjustRightInd w:val="0"/>
            <w:spacing w:line="280" w:lineRule="atLeast"/>
            <w:ind w:hanging="720"/>
            <w:jc w:val="left"/>
          </w:pPr>
        </w:pPrChange>
      </w:pPr>
      <w:r>
        <w:rPr>
          <w:rFonts w:cs="Times" w:asciiTheme="majorEastAsia" w:hAnsiTheme="majorEastAsia" w:eastAsiaTheme="majorEastAsia"/>
          <w:color w:val="000000" w:themeColor="text1"/>
          <w:rPrChange w:id="21425" w:author="梁元" w:date="2019-05-14T19:51:36Z">
            <w:rPr>
              <w:rFonts w:cs="Times" w:asciiTheme="majorEastAsia" w:hAnsiTheme="majorEastAsia" w:eastAsiaTheme="majorEastAsia"/>
            </w:rPr>
          </w:rPrChange>
          <w14:textFill>
            <w14:solidFill>
              <w14:schemeClr w14:val="tx1"/>
            </w14:solidFill>
          </w14:textFill>
        </w:rPr>
        <w:t xml:space="preserve">javascript引擎是基于事件驱动单线程执行的，JS引擎一直等待着任务队列中任务的到来，然后加以处理，浏览器无论什么时候都只有一个JS线程在运行JS程序。 </w:t>
      </w:r>
      <w:r>
        <w:rPr>
          <w:rFonts w:ascii="MS Mincho" w:hAnsi="MS Mincho" w:eastAsia="MS Mincho" w:cs="MS Mincho"/>
          <w:color w:val="000000" w:themeColor="text1"/>
          <w:rPrChange w:id="21426" w:author="梁元" w:date="2019-05-14T19:51:36Z">
            <w:rPr>
              <w:rFonts w:ascii="MS Mincho" w:hAnsi="MS Mincho" w:eastAsia="MS Mincho" w:cs="MS Mincho"/>
            </w:rPr>
          </w:rPrChange>
          <w14:textFill>
            <w14:solidFill>
              <w14:schemeClr w14:val="tx1"/>
            </w14:solidFill>
          </w14:textFill>
        </w:rPr>
        <w:t> </w:t>
      </w:r>
    </w:p>
    <w:p>
      <w:pPr>
        <w:widowControl/>
        <w:numPr>
          <w:ilvl w:val="0"/>
          <w:numId w:val="42"/>
        </w:numPr>
        <w:tabs>
          <w:tab w:val="left" w:pos="220"/>
          <w:tab w:val="left" w:pos="720"/>
        </w:tabs>
        <w:autoSpaceDE w:val="0"/>
        <w:autoSpaceDN w:val="0"/>
        <w:adjustRightInd w:val="0"/>
        <w:spacing w:line="240" w:lineRule="auto"/>
        <w:ind w:firstLine="480" w:firstLineChars="200"/>
        <w:jc w:val="left"/>
        <w:rPr>
          <w:rFonts w:cs="Times" w:asciiTheme="majorEastAsia" w:hAnsiTheme="majorEastAsia" w:eastAsiaTheme="majorEastAsia"/>
          <w:color w:val="000000" w:themeColor="text1"/>
          <w:rPrChange w:id="21428" w:author="梁元" w:date="2019-05-14T19:51:36Z">
            <w:rPr>
              <w:rFonts w:cs="Times" w:asciiTheme="majorEastAsia" w:hAnsiTheme="majorEastAsia" w:eastAsiaTheme="majorEastAsia"/>
            </w:rPr>
          </w:rPrChange>
          <w14:textFill>
            <w14:solidFill>
              <w14:schemeClr w14:val="tx1"/>
            </w14:solidFill>
          </w14:textFill>
        </w:rPr>
        <w:pPrChange w:id="21427" w:author="冷雪凝" w:date="2019-05-14T12:21:32Z">
          <w:pPr>
            <w:widowControl/>
            <w:numPr>
              <w:ilvl w:val="0"/>
              <w:numId w:val="42"/>
            </w:numPr>
            <w:tabs>
              <w:tab w:val="left" w:pos="220"/>
              <w:tab w:val="left" w:pos="720"/>
            </w:tabs>
            <w:autoSpaceDE w:val="0"/>
            <w:autoSpaceDN w:val="0"/>
            <w:adjustRightInd w:val="0"/>
            <w:spacing w:line="280" w:lineRule="atLeast"/>
            <w:ind w:hanging="720"/>
            <w:jc w:val="left"/>
          </w:pPr>
        </w:pPrChange>
      </w:pPr>
      <w:r>
        <w:rPr>
          <w:rFonts w:cs="Times" w:asciiTheme="majorEastAsia" w:hAnsiTheme="majorEastAsia" w:eastAsiaTheme="majorEastAsia"/>
          <w:color w:val="000000" w:themeColor="text1"/>
          <w:rPrChange w:id="21429" w:author="梁元" w:date="2019-05-14T19:51:36Z">
            <w:rPr>
              <w:rFonts w:cs="Times" w:asciiTheme="majorEastAsia" w:hAnsiTheme="majorEastAsia" w:eastAsiaTheme="majorEastAsia"/>
            </w:rPr>
          </w:rPrChange>
          <w14:textFill>
            <w14:solidFill>
              <w14:schemeClr w14:val="tx1"/>
            </w14:solidFill>
          </w14:textFill>
        </w:rPr>
        <w:t xml:space="preserve">GUI渲染线程负责渲染浏览器界面，当界面需要重绘（Repaint）或由于某种操作引发回流(reflow)时,该线程就会执行。但需要注意 GUI渲染线程与JS引擎是互斥的，当JS引擎执行时GUI线程会被挂起，GUI更新会被保存在一个队列中等到JS引擎空闲时立即被执行。 </w:t>
      </w:r>
      <w:r>
        <w:rPr>
          <w:rFonts w:ascii="MS Mincho" w:hAnsi="MS Mincho" w:eastAsia="MS Mincho" w:cs="MS Mincho"/>
          <w:color w:val="000000" w:themeColor="text1"/>
          <w:rPrChange w:id="21430" w:author="梁元" w:date="2019-05-14T19:51:36Z">
            <w:rPr>
              <w:rFonts w:ascii="MS Mincho" w:hAnsi="MS Mincho" w:eastAsia="MS Mincho" w:cs="MS Mincho"/>
            </w:rPr>
          </w:rPrChange>
          <w14:textFill>
            <w14:solidFill>
              <w14:schemeClr w14:val="tx1"/>
            </w14:solidFill>
          </w14:textFill>
        </w:rPr>
        <w:t> </w:t>
      </w:r>
    </w:p>
    <w:p>
      <w:pPr>
        <w:widowControl/>
        <w:numPr>
          <w:ilvl w:val="0"/>
          <w:numId w:val="42"/>
        </w:numPr>
        <w:tabs>
          <w:tab w:val="left" w:pos="220"/>
          <w:tab w:val="left" w:pos="720"/>
        </w:tabs>
        <w:autoSpaceDE w:val="0"/>
        <w:autoSpaceDN w:val="0"/>
        <w:adjustRightInd w:val="0"/>
        <w:spacing w:line="240" w:lineRule="auto"/>
        <w:ind w:firstLine="480" w:firstLineChars="200"/>
        <w:jc w:val="left"/>
        <w:rPr>
          <w:rFonts w:cs="Times" w:asciiTheme="majorEastAsia" w:hAnsiTheme="majorEastAsia" w:eastAsiaTheme="majorEastAsia"/>
          <w:color w:val="000000" w:themeColor="text1"/>
          <w:rPrChange w:id="21432" w:author="梁元" w:date="2019-05-14T19:51:36Z">
            <w:rPr>
              <w:rFonts w:cs="Times" w:asciiTheme="majorEastAsia" w:hAnsiTheme="majorEastAsia" w:eastAsiaTheme="majorEastAsia"/>
            </w:rPr>
          </w:rPrChange>
          <w14:textFill>
            <w14:solidFill>
              <w14:schemeClr w14:val="tx1"/>
            </w14:solidFill>
          </w14:textFill>
        </w:rPr>
        <w:pPrChange w:id="21431" w:author="冷雪凝" w:date="2019-05-14T12:21:32Z">
          <w:pPr>
            <w:widowControl/>
            <w:numPr>
              <w:ilvl w:val="0"/>
              <w:numId w:val="42"/>
            </w:numPr>
            <w:tabs>
              <w:tab w:val="left" w:pos="220"/>
              <w:tab w:val="left" w:pos="720"/>
            </w:tabs>
            <w:autoSpaceDE w:val="0"/>
            <w:autoSpaceDN w:val="0"/>
            <w:adjustRightInd w:val="0"/>
            <w:spacing w:line="280" w:lineRule="atLeast"/>
            <w:ind w:hanging="720"/>
            <w:jc w:val="left"/>
          </w:pPr>
        </w:pPrChange>
      </w:pPr>
      <w:r>
        <w:rPr>
          <w:rFonts w:cs="Times" w:asciiTheme="majorEastAsia" w:hAnsiTheme="majorEastAsia" w:eastAsiaTheme="majorEastAsia"/>
          <w:color w:val="000000" w:themeColor="text1"/>
          <w:rPrChange w:id="21433" w:author="梁元" w:date="2019-05-14T19:51:36Z">
            <w:rPr>
              <w:rFonts w:cs="Times" w:asciiTheme="majorEastAsia" w:hAnsiTheme="majorEastAsia" w:eastAsiaTheme="majorEastAsia"/>
            </w:rPr>
          </w:rPrChange>
          <w14:textFill>
            <w14:solidFill>
              <w14:schemeClr w14:val="tx1"/>
            </w14:solidFill>
          </w14:textFill>
        </w:rPr>
        <w:t xml:space="preserve">事件触发线程，当一个事件被触发时该线程会把事件添加到待处理队列的队尾，等待JS引擎的处理。这些事件可来自JavaScript引擎当前执行的代码块如setTimeOut、也可来自浏览器内核的其他线程如鼠标点击、AJAX异步请求等，但由于JS的单线程关系所有这些事件都得排队等待JS引擎处理。（当线程中没有执行任何同步代码的前提下才会执行异步代码） </w:t>
      </w:r>
      <w:r>
        <w:rPr>
          <w:rFonts w:ascii="MS Mincho" w:hAnsi="MS Mincho" w:eastAsia="MS Mincho" w:cs="MS Mincho"/>
          <w:color w:val="000000" w:themeColor="text1"/>
          <w:rPrChange w:id="21434" w:author="梁元" w:date="2019-05-14T19:51:36Z">
            <w:rPr>
              <w:rFonts w:ascii="MS Mincho" w:hAnsi="MS Mincho" w:eastAsia="MS Mincho" w:cs="MS Mincho"/>
            </w:rPr>
          </w:rPrChange>
          <w14:textFill>
            <w14:solidFill>
              <w14:schemeClr w14:val="tx1"/>
            </w14:solidFill>
          </w14:textFill>
        </w:rPr>
        <w:t> </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36" w:author="梁元" w:date="2019-05-14T19:51:36Z">
            <w:rPr>
              <w:rFonts w:cs="Times" w:asciiTheme="majorEastAsia" w:hAnsiTheme="majorEastAsia" w:eastAsiaTheme="majorEastAsia"/>
            </w:rPr>
          </w:rPrChange>
          <w14:textFill>
            <w14:solidFill>
              <w14:schemeClr w14:val="tx1"/>
            </w14:solidFill>
          </w14:textFill>
        </w:rPr>
        <w:pPrChange w:id="21435"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38" w:author="梁元" w:date="2019-05-14T19:51:36Z">
            <w:rPr>
              <w:rFonts w:cs="Times" w:asciiTheme="majorEastAsia" w:hAnsiTheme="majorEastAsia" w:eastAsiaTheme="majorEastAsia"/>
            </w:rPr>
          </w:rPrChange>
          <w14:textFill>
            <w14:solidFill>
              <w14:schemeClr w14:val="tx1"/>
            </w14:solidFill>
          </w14:textFill>
        </w:rPr>
        <w:pPrChange w:id="21437"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439" w:author="梁元" w:date="2019-05-14T19:51:36Z">
            <w:rPr>
              <w:rFonts w:cs="Times" w:asciiTheme="majorEastAsia" w:hAnsiTheme="majorEastAsia" w:eastAsiaTheme="majorEastAsia"/>
            </w:rPr>
          </w:rPrChange>
          <w14:textFill>
            <w14:solidFill>
              <w14:schemeClr w14:val="tx1"/>
            </w14:solidFill>
          </w14:textFill>
        </w:rPr>
        <w:t xml:space="preserve">当程序启动时, 一个进程被创建，同时也运行一个线程, 即为主线程，js的运行机制为单线程 </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41" w:author="梁元" w:date="2019-05-14T19:51:36Z">
            <w:rPr>
              <w:rFonts w:cs="Times" w:asciiTheme="majorEastAsia" w:hAnsiTheme="majorEastAsia" w:eastAsiaTheme="majorEastAsia"/>
            </w:rPr>
          </w:rPrChange>
          <w14:textFill>
            <w14:solidFill>
              <w14:schemeClr w14:val="tx1"/>
            </w14:solidFill>
          </w14:textFill>
        </w:rPr>
        <w:pPrChange w:id="21440"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43" w:author="梁元" w:date="2019-05-14T19:51:36Z">
            <w:rPr>
              <w:rFonts w:cs="Times" w:asciiTheme="majorEastAsia" w:hAnsiTheme="majorEastAsia" w:eastAsiaTheme="majorEastAsia"/>
            </w:rPr>
          </w:rPrChange>
          <w14:textFill>
            <w14:solidFill>
              <w14:schemeClr w14:val="tx1"/>
            </w14:solidFill>
          </w14:textFill>
        </w:rPr>
        <w:pPrChange w:id="21442"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444" w:author="梁元" w:date="2019-05-14T19:51:36Z">
            <w:rPr>
              <w:rFonts w:cs="Times" w:asciiTheme="majorEastAsia" w:hAnsiTheme="majorEastAsia" w:eastAsiaTheme="majorEastAsia"/>
            </w:rPr>
          </w:rPrChange>
          <w14:textFill>
            <w14:solidFill>
              <w14:schemeClr w14:val="tx1"/>
            </w14:solidFill>
          </w14:textFill>
        </w:rPr>
        <w:t xml:space="preserve">程序中跑两个线程，一个负责程序本身的运行，作为主线程； 另一个负责主线程与其他线程的的通信，被称为“Event Loop 线程" 。每当遇到异步任务，交给 EventLoop 线程，然后自己往后运行，等到主线程运行完后，再去 EventLoop 线程拿结果。 </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46" w:author="梁元" w:date="2019-05-14T19:51:36Z">
            <w:rPr>
              <w:rFonts w:cs="Times" w:asciiTheme="majorEastAsia" w:hAnsiTheme="majorEastAsia" w:eastAsiaTheme="majorEastAsia"/>
            </w:rPr>
          </w:rPrChange>
          <w14:textFill>
            <w14:solidFill>
              <w14:schemeClr w14:val="tx1"/>
            </w14:solidFill>
          </w14:textFill>
        </w:rPr>
        <w:pPrChange w:id="21445"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48" w:author="梁元" w:date="2019-05-14T19:51:36Z">
            <w:rPr>
              <w:rFonts w:cs="Times" w:asciiTheme="majorEastAsia" w:hAnsiTheme="majorEastAsia" w:eastAsiaTheme="majorEastAsia"/>
            </w:rPr>
          </w:rPrChange>
          <w14:textFill>
            <w14:solidFill>
              <w14:schemeClr w14:val="tx1"/>
            </w14:solidFill>
          </w14:textFill>
        </w:rPr>
        <w:pPrChange w:id="21447"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449" w:author="梁元" w:date="2019-05-14T19:51:36Z">
            <w:rPr>
              <w:rFonts w:cs="Times" w:asciiTheme="majorEastAsia" w:hAnsiTheme="majorEastAsia" w:eastAsiaTheme="majorEastAsia"/>
            </w:rPr>
          </w:rPrChange>
          <w14:textFill>
            <w14:solidFill>
              <w14:schemeClr w14:val="tx1"/>
            </w14:solidFill>
          </w14:textFill>
        </w:rPr>
        <w:t xml:space="preserve">1）所有任务都在主线程上执行，形成一个执行栈（execution context stack）。 </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51" w:author="梁元" w:date="2019-05-14T19:51:36Z">
            <w:rPr>
              <w:rFonts w:cs="Times" w:asciiTheme="majorEastAsia" w:hAnsiTheme="majorEastAsia" w:eastAsiaTheme="majorEastAsia"/>
            </w:rPr>
          </w:rPrChange>
          <w14:textFill>
            <w14:solidFill>
              <w14:schemeClr w14:val="tx1"/>
            </w14:solidFill>
          </w14:textFill>
        </w:rPr>
        <w:pPrChange w:id="21450"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53" w:author="梁元" w:date="2019-05-14T19:51:36Z">
            <w:rPr>
              <w:rFonts w:cs="Times" w:asciiTheme="majorEastAsia" w:hAnsiTheme="majorEastAsia" w:eastAsiaTheme="majorEastAsia"/>
            </w:rPr>
          </w:rPrChange>
          <w14:textFill>
            <w14:solidFill>
              <w14:schemeClr w14:val="tx1"/>
            </w14:solidFill>
          </w14:textFill>
        </w:rPr>
        <w:pPrChange w:id="21452"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454" w:author="梁元" w:date="2019-05-14T19:51:36Z">
            <w:rPr>
              <w:rFonts w:cs="Times" w:asciiTheme="majorEastAsia" w:hAnsiTheme="majorEastAsia" w:eastAsiaTheme="majorEastAsia"/>
            </w:rPr>
          </w:rPrChange>
          <w14:textFill>
            <w14:solidFill>
              <w14:schemeClr w14:val="tx1"/>
            </w14:solidFill>
          </w14:textFill>
        </w:rPr>
        <w:t xml:space="preserve">2）主线程之外，还存在一个"任务队列"（task queue）。系统把异步任务放到"任务队列"之中，然后继续执行后续的任务。 </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56" w:author="梁元" w:date="2019-05-14T19:51:36Z">
            <w:rPr>
              <w:rFonts w:cs="Times" w:asciiTheme="majorEastAsia" w:hAnsiTheme="majorEastAsia" w:eastAsiaTheme="majorEastAsia"/>
            </w:rPr>
          </w:rPrChange>
          <w14:textFill>
            <w14:solidFill>
              <w14:schemeClr w14:val="tx1"/>
            </w14:solidFill>
          </w14:textFill>
        </w:rPr>
        <w:pPrChange w:id="21455"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58" w:author="梁元" w:date="2019-05-14T19:51:36Z">
            <w:rPr>
              <w:rFonts w:cs="Times" w:asciiTheme="majorEastAsia" w:hAnsiTheme="majorEastAsia" w:eastAsiaTheme="majorEastAsia"/>
            </w:rPr>
          </w:rPrChange>
          <w14:textFill>
            <w14:solidFill>
              <w14:schemeClr w14:val="tx1"/>
            </w14:solidFill>
          </w14:textFill>
        </w:rPr>
        <w:pPrChange w:id="21457"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459" w:author="梁元" w:date="2019-05-14T19:51:36Z">
            <w:rPr>
              <w:rFonts w:cs="Times" w:asciiTheme="majorEastAsia" w:hAnsiTheme="majorEastAsia" w:eastAsiaTheme="majorEastAsia"/>
            </w:rPr>
          </w:rPrChange>
          <w14:textFill>
            <w14:solidFill>
              <w14:schemeClr w14:val="tx1"/>
            </w14:solidFill>
          </w14:textFill>
        </w:rPr>
        <w:t xml:space="preserve">3）一旦"执行栈"中的所有任务执行完毕，系统就会读取"任务队列"。如果这个时候，异步任务已经结束了等待状态，就会从"任务队列"进入执行栈，恢复执行。 </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61" w:author="梁元" w:date="2019-05-14T19:51:36Z">
            <w:rPr>
              <w:rFonts w:cs="Times" w:asciiTheme="majorEastAsia" w:hAnsiTheme="majorEastAsia" w:eastAsiaTheme="majorEastAsia"/>
            </w:rPr>
          </w:rPrChange>
          <w14:textFill>
            <w14:solidFill>
              <w14:schemeClr w14:val="tx1"/>
            </w14:solidFill>
          </w14:textFill>
        </w:rPr>
        <w:pPrChange w:id="21460"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63" w:author="梁元" w:date="2019-05-14T19:51:36Z">
            <w:rPr>
              <w:rFonts w:cs="Times" w:asciiTheme="majorEastAsia" w:hAnsiTheme="majorEastAsia" w:eastAsiaTheme="majorEastAsia"/>
            </w:rPr>
          </w:rPrChange>
          <w14:textFill>
            <w14:solidFill>
              <w14:schemeClr w14:val="tx1"/>
            </w14:solidFill>
          </w14:textFill>
        </w:rPr>
        <w:pPrChange w:id="21462"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464" w:author="梁元" w:date="2019-05-14T19:51:36Z">
            <w:rPr>
              <w:rFonts w:cs="Times" w:asciiTheme="majorEastAsia" w:hAnsiTheme="majorEastAsia" w:eastAsiaTheme="majorEastAsia"/>
            </w:rPr>
          </w:rPrChange>
          <w14:textFill>
            <w14:solidFill>
              <w14:schemeClr w14:val="tx1"/>
            </w14:solidFill>
          </w14:textFill>
        </w:rPr>
        <w:t xml:space="preserve">4）主线程不断重复上面的第三步。 </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66" w:author="梁元" w:date="2019-05-14T19:51:36Z">
            <w:rPr>
              <w:rFonts w:cs="Times" w:asciiTheme="majorEastAsia" w:hAnsiTheme="majorEastAsia" w:eastAsiaTheme="majorEastAsia"/>
            </w:rPr>
          </w:rPrChange>
          <w14:textFill>
            <w14:solidFill>
              <w14:schemeClr w14:val="tx1"/>
            </w14:solidFill>
          </w14:textFill>
        </w:rPr>
        <w:pPrChange w:id="21465"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68" w:author="梁元" w:date="2019-05-14T19:51:36Z">
            <w:rPr>
              <w:rFonts w:cs="Times" w:asciiTheme="majorEastAsia" w:hAnsiTheme="majorEastAsia" w:eastAsiaTheme="majorEastAsia"/>
            </w:rPr>
          </w:rPrChange>
          <w14:textFill>
            <w14:solidFill>
              <w14:schemeClr w14:val="tx1"/>
            </w14:solidFill>
          </w14:textFill>
        </w:rPr>
        <w:pPrChange w:id="21467"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469" w:author="梁元" w:date="2019-05-14T19:51:36Z">
            <w:rPr>
              <w:rFonts w:cs="Times" w:asciiTheme="majorEastAsia" w:hAnsiTheme="majorEastAsia" w:eastAsiaTheme="majorEastAsia"/>
            </w:rPr>
          </w:rPrChange>
          <w14:textFill>
            <w14:solidFill>
              <w14:schemeClr w14:val="tx1"/>
            </w14:solidFill>
          </w14:textFill>
        </w:rPr>
        <w:t xml:space="preserve">"回调函数"（callback），就是那些会被主线程挂起来的代码。异步任务必须指定回调函数，当异步任务从"任务队列"回到执行栈，回调函数就会执行。"任务队列"是一个先进先出的数据结构，排在前面的事件，优先返回主线程。主线程的读取过程基本上是自动的，只要执行栈一清空，"任务队列"上第一位的事件就自动返回主线程。 </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71" w:author="梁元" w:date="2019-05-14T19:51:36Z">
            <w:rPr>
              <w:rFonts w:cs="Times" w:asciiTheme="majorEastAsia" w:hAnsiTheme="majorEastAsia" w:eastAsiaTheme="majorEastAsia"/>
            </w:rPr>
          </w:rPrChange>
          <w14:textFill>
            <w14:solidFill>
              <w14:schemeClr w14:val="tx1"/>
            </w14:solidFill>
          </w14:textFill>
        </w:rPr>
        <w:pPrChange w:id="21470"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73" w:author="梁元" w:date="2019-05-14T19:51:36Z">
            <w:rPr>
              <w:rFonts w:cs="Times" w:asciiTheme="majorEastAsia" w:hAnsiTheme="majorEastAsia" w:eastAsiaTheme="majorEastAsia"/>
            </w:rPr>
          </w:rPrChange>
          <w14:textFill>
            <w14:solidFill>
              <w14:schemeClr w14:val="tx1"/>
            </w14:solidFill>
          </w14:textFill>
        </w:rPr>
        <w:pPrChange w:id="21472"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474" w:author="梁元" w:date="2019-05-14T19:51:36Z">
            <w:rPr>
              <w:rFonts w:cs="Times" w:asciiTheme="majorEastAsia" w:hAnsiTheme="majorEastAsia" w:eastAsiaTheme="majorEastAsia"/>
            </w:rPr>
          </w:rPrChange>
          <w14:textFill>
            <w14:solidFill>
              <w14:schemeClr w14:val="tx1"/>
            </w14:solidFill>
          </w14:textFill>
        </w:rPr>
        <w:t>主线程从"任务队列"中读取事件，这个过程是循环不断的，所以整个的这种运行机制又称为</w:t>
      </w:r>
      <w:r>
        <w:rPr>
          <w:rFonts w:cs="Times" w:asciiTheme="majorEastAsia" w:hAnsiTheme="majorEastAsia" w:eastAsiaTheme="majorEastAsia"/>
          <w:b/>
          <w:bCs/>
          <w:color w:val="000000" w:themeColor="text1"/>
          <w:rPrChange w:id="21475" w:author="梁元" w:date="2019-05-14T19:51:36Z">
            <w:rPr>
              <w:rFonts w:cs="Times" w:asciiTheme="majorEastAsia" w:hAnsiTheme="majorEastAsia" w:eastAsiaTheme="majorEastAsia"/>
              <w:b/>
              <w:bCs/>
            </w:rPr>
          </w:rPrChange>
          <w14:textFill>
            <w14:solidFill>
              <w14:schemeClr w14:val="tx1"/>
            </w14:solidFill>
          </w14:textFill>
        </w:rPr>
        <w:t>Event Loop。</w:t>
      </w:r>
      <w:r>
        <w:rPr>
          <w:rFonts w:cs="Times" w:asciiTheme="majorEastAsia" w:hAnsiTheme="majorEastAsia" w:eastAsiaTheme="majorEastAsia"/>
          <w:color w:val="000000" w:themeColor="text1"/>
          <w:rPrChange w:id="21476" w:author="梁元" w:date="2019-05-14T19:51:36Z">
            <w:rPr>
              <w:rFonts w:cs="Times" w:asciiTheme="majorEastAsia" w:hAnsiTheme="majorEastAsia" w:eastAsiaTheme="majorEastAsia"/>
            </w:rPr>
          </w:rPrChange>
          <w14:textFill>
            <w14:solidFill>
              <w14:schemeClr w14:val="tx1"/>
            </w14:solidFill>
          </w14:textFill>
        </w:rPr>
        <w:t xml:space="preserve"> </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78" w:author="梁元" w:date="2019-05-14T19:51:36Z">
            <w:rPr>
              <w:rFonts w:cs="Times" w:asciiTheme="majorEastAsia" w:hAnsiTheme="majorEastAsia" w:eastAsiaTheme="majorEastAsia"/>
            </w:rPr>
          </w:rPrChange>
          <w14:textFill>
            <w14:solidFill>
              <w14:schemeClr w14:val="tx1"/>
            </w14:solidFill>
          </w14:textFill>
        </w:rPr>
        <w:pPrChange w:id="21477"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2" w:firstLineChars="200"/>
        <w:rPr>
          <w:rFonts w:cs="Times" w:asciiTheme="majorEastAsia" w:hAnsiTheme="majorEastAsia" w:eastAsiaTheme="majorEastAsia"/>
          <w:color w:val="000000" w:themeColor="text1"/>
          <w:rPrChange w:id="21480" w:author="梁元" w:date="2019-05-14T19:51:36Z">
            <w:rPr>
              <w:rFonts w:cs="Times" w:asciiTheme="majorEastAsia" w:hAnsiTheme="majorEastAsia" w:eastAsiaTheme="majorEastAsia"/>
            </w:rPr>
          </w:rPrChange>
          <w14:textFill>
            <w14:solidFill>
              <w14:schemeClr w14:val="tx1"/>
            </w14:solidFill>
          </w14:textFill>
        </w:rPr>
        <w:pPrChange w:id="21479" w:author="冷雪凝" w:date="2019-05-14T12:21:32Z">
          <w:pPr>
            <w:autoSpaceDE w:val="0"/>
            <w:autoSpaceDN w:val="0"/>
            <w:adjustRightInd w:val="0"/>
            <w:spacing w:line="280" w:lineRule="atLeast"/>
          </w:pPr>
        </w:pPrChange>
      </w:pPr>
      <w:r>
        <w:rPr>
          <w:rFonts w:cs="Times" w:asciiTheme="majorEastAsia" w:hAnsiTheme="majorEastAsia" w:eastAsiaTheme="majorEastAsia"/>
          <w:b/>
          <w:bCs/>
          <w:color w:val="000000" w:themeColor="text1"/>
          <w:rPrChange w:id="21481" w:author="梁元" w:date="2019-05-14T19:51:36Z">
            <w:rPr>
              <w:rFonts w:cs="Times" w:asciiTheme="majorEastAsia" w:hAnsiTheme="majorEastAsia" w:eastAsiaTheme="majorEastAsia"/>
              <w:b/>
              <w:bCs/>
              <w:color w:val="262626"/>
            </w:rPr>
          </w:rPrChange>
          <w14:textFill>
            <w14:solidFill>
              <w14:schemeClr w14:val="tx1"/>
            </w14:solidFill>
          </w14:textFill>
        </w:rPr>
        <w:t>从主线程的角度看，一个异步过程包括下面两个要素：</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83" w:author="梁元" w:date="2019-05-14T19:51:36Z">
            <w:rPr>
              <w:rFonts w:cs="Times" w:asciiTheme="majorEastAsia" w:hAnsiTheme="majorEastAsia" w:eastAsiaTheme="majorEastAsia"/>
              <w:color w:val="262626"/>
            </w:rPr>
          </w:rPrChange>
          <w14:textFill>
            <w14:solidFill>
              <w14:schemeClr w14:val="tx1"/>
            </w14:solidFill>
          </w14:textFill>
        </w:rPr>
        <w:pPrChange w:id="21482"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85" w:author="梁元" w:date="2019-05-14T19:51:36Z">
            <w:rPr>
              <w:rFonts w:cs="Times" w:asciiTheme="majorEastAsia" w:hAnsiTheme="majorEastAsia" w:eastAsiaTheme="majorEastAsia"/>
            </w:rPr>
          </w:rPrChange>
          <w14:textFill>
            <w14:solidFill>
              <w14:schemeClr w14:val="tx1"/>
            </w14:solidFill>
          </w14:textFill>
        </w:rPr>
        <w:pPrChange w:id="21484"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486" w:author="梁元" w:date="2019-05-14T19:51:36Z">
            <w:rPr>
              <w:rFonts w:cs="Times" w:asciiTheme="majorEastAsia" w:hAnsiTheme="majorEastAsia" w:eastAsiaTheme="majorEastAsia"/>
              <w:color w:val="262626"/>
            </w:rPr>
          </w:rPrChange>
          <w14:textFill>
            <w14:solidFill>
              <w14:schemeClr w14:val="tx1"/>
            </w14:solidFill>
          </w14:textFill>
        </w:rPr>
        <w:t>发起函数(或叫注册函数)A</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88" w:author="梁元" w:date="2019-05-14T19:51:36Z">
            <w:rPr>
              <w:rFonts w:cs="Times" w:asciiTheme="majorEastAsia" w:hAnsiTheme="majorEastAsia" w:eastAsiaTheme="majorEastAsia"/>
            </w:rPr>
          </w:rPrChange>
          <w14:textFill>
            <w14:solidFill>
              <w14:schemeClr w14:val="tx1"/>
            </w14:solidFill>
          </w14:textFill>
        </w:rPr>
        <w:pPrChange w:id="21487"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489" w:author="梁元" w:date="2019-05-14T19:51:36Z">
            <w:rPr>
              <w:rFonts w:cs="Times" w:asciiTheme="majorEastAsia" w:hAnsiTheme="majorEastAsia" w:eastAsiaTheme="majorEastAsia"/>
              <w:color w:val="262626"/>
            </w:rPr>
          </w:rPrChange>
          <w14:textFill>
            <w14:solidFill>
              <w14:schemeClr w14:val="tx1"/>
            </w14:solidFill>
          </w14:textFill>
        </w:rPr>
        <w:t>回调函数callbackFn</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91" w:author="梁元" w:date="2019-05-14T19:51:36Z">
            <w:rPr>
              <w:rFonts w:cs="Times" w:asciiTheme="majorEastAsia" w:hAnsiTheme="majorEastAsia" w:eastAsiaTheme="majorEastAsia"/>
            </w:rPr>
          </w:rPrChange>
          <w14:textFill>
            <w14:solidFill>
              <w14:schemeClr w14:val="tx1"/>
            </w14:solidFill>
          </w14:textFill>
        </w:rPr>
        <w:pPrChange w:id="21490"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492" w:author="梁元" w:date="2019-05-14T19:51:36Z">
            <w:rPr>
              <w:rFonts w:cs="Times" w:asciiTheme="majorEastAsia" w:hAnsiTheme="majorEastAsia" w:eastAsiaTheme="majorEastAsia"/>
              <w:color w:val="262626"/>
            </w:rPr>
          </w:rPrChange>
          <w14:textFill>
            <w14:solidFill>
              <w14:schemeClr w14:val="tx1"/>
            </w14:solidFill>
          </w14:textFill>
        </w:rPr>
        <w:t>它们都是在主线程上调用的，其中注册函数用来发起异步过程，回调函数用来处理结果。</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94" w:author="梁元" w:date="2019-05-14T19:51:36Z">
            <w:rPr>
              <w:rFonts w:cs="Times" w:asciiTheme="majorEastAsia" w:hAnsiTheme="majorEastAsia" w:eastAsiaTheme="majorEastAsia"/>
            </w:rPr>
          </w:rPrChange>
          <w14:textFill>
            <w14:solidFill>
              <w14:schemeClr w14:val="tx1"/>
            </w14:solidFill>
          </w14:textFill>
        </w:rPr>
        <w:pPrChange w:id="21493"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2" w:firstLineChars="200"/>
        <w:rPr>
          <w:rFonts w:cs="Times" w:asciiTheme="majorEastAsia" w:hAnsiTheme="majorEastAsia" w:eastAsiaTheme="majorEastAsia"/>
          <w:color w:val="000000" w:themeColor="text1"/>
          <w:rPrChange w:id="21496" w:author="梁元" w:date="2019-05-14T19:51:36Z">
            <w:rPr>
              <w:rFonts w:cs="Times" w:asciiTheme="majorEastAsia" w:hAnsiTheme="majorEastAsia" w:eastAsiaTheme="majorEastAsia"/>
            </w:rPr>
          </w:rPrChange>
          <w14:textFill>
            <w14:solidFill>
              <w14:schemeClr w14:val="tx1"/>
            </w14:solidFill>
          </w14:textFill>
        </w:rPr>
        <w:pPrChange w:id="21495" w:author="冷雪凝" w:date="2019-05-14T12:21:32Z">
          <w:pPr>
            <w:autoSpaceDE w:val="0"/>
            <w:autoSpaceDN w:val="0"/>
            <w:adjustRightInd w:val="0"/>
            <w:spacing w:line="280" w:lineRule="atLeast"/>
          </w:pPr>
        </w:pPrChange>
      </w:pPr>
      <w:r>
        <w:rPr>
          <w:rFonts w:cs="Times" w:asciiTheme="majorEastAsia" w:hAnsiTheme="majorEastAsia" w:eastAsiaTheme="majorEastAsia"/>
          <w:b/>
          <w:bCs/>
          <w:color w:val="000000" w:themeColor="text1"/>
          <w:rPrChange w:id="21497" w:author="梁元" w:date="2019-05-14T19:51:36Z">
            <w:rPr>
              <w:rFonts w:cs="Times" w:asciiTheme="majorEastAsia" w:hAnsiTheme="majorEastAsia" w:eastAsiaTheme="majorEastAsia"/>
              <w:b/>
              <w:bCs/>
              <w:color w:val="262626"/>
            </w:rPr>
          </w:rPrChange>
          <w14:textFill>
            <w14:solidFill>
              <w14:schemeClr w14:val="tx1"/>
            </w14:solidFill>
          </w14:textFill>
        </w:rPr>
        <w:t>异步进程有:</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499" w:author="梁元" w:date="2019-05-14T19:51:36Z">
            <w:rPr>
              <w:rFonts w:cs="Times" w:asciiTheme="majorEastAsia" w:hAnsiTheme="majorEastAsia" w:eastAsiaTheme="majorEastAsia"/>
              <w:color w:val="262626"/>
            </w:rPr>
          </w:rPrChange>
          <w14:textFill>
            <w14:solidFill>
              <w14:schemeClr w14:val="tx1"/>
            </w14:solidFill>
          </w14:textFill>
        </w:rPr>
        <w:pPrChange w:id="21498"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501" w:author="梁元" w:date="2019-05-14T19:51:36Z">
            <w:rPr>
              <w:rFonts w:cs="Times" w:asciiTheme="majorEastAsia" w:hAnsiTheme="majorEastAsia" w:eastAsiaTheme="majorEastAsia"/>
            </w:rPr>
          </w:rPrChange>
          <w14:textFill>
            <w14:solidFill>
              <w14:schemeClr w14:val="tx1"/>
            </w14:solidFill>
          </w14:textFill>
        </w:rPr>
        <w:pPrChange w:id="21500"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502" w:author="梁元" w:date="2019-05-14T19:51:36Z">
            <w:rPr>
              <w:rFonts w:cs="Times" w:asciiTheme="majorEastAsia" w:hAnsiTheme="majorEastAsia" w:eastAsiaTheme="majorEastAsia"/>
              <w:color w:val="262626"/>
            </w:rPr>
          </w:rPrChange>
          <w14:textFill>
            <w14:solidFill>
              <w14:schemeClr w14:val="tx1"/>
            </w14:solidFill>
          </w14:textFill>
        </w:rPr>
        <w:t>类似onclick等，由浏览器内核的DOM binding模块处理，事件触发时，回调函数添加到任务队列中；</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504" w:author="梁元" w:date="2019-05-14T19:51:36Z">
            <w:rPr>
              <w:rFonts w:cs="Times" w:asciiTheme="majorEastAsia" w:hAnsiTheme="majorEastAsia" w:eastAsiaTheme="majorEastAsia"/>
            </w:rPr>
          </w:rPrChange>
          <w14:textFill>
            <w14:solidFill>
              <w14:schemeClr w14:val="tx1"/>
            </w14:solidFill>
          </w14:textFill>
        </w:rPr>
        <w:pPrChange w:id="21503"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505" w:author="梁元" w:date="2019-05-14T19:51:36Z">
            <w:rPr>
              <w:rFonts w:cs="Times" w:asciiTheme="majorEastAsia" w:hAnsiTheme="majorEastAsia" w:eastAsiaTheme="majorEastAsia"/>
              <w:color w:val="262626"/>
            </w:rPr>
          </w:rPrChange>
          <w14:textFill>
            <w14:solidFill>
              <w14:schemeClr w14:val="tx1"/>
            </w14:solidFill>
          </w14:textFill>
        </w:rPr>
        <w:t>setTimeout等，由浏览器内核的Timer模块处理，时间到达时，回调函数添加到任务队列中；</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507" w:author="梁元" w:date="2019-05-14T19:51:36Z">
            <w:rPr>
              <w:rFonts w:cs="Times" w:asciiTheme="majorEastAsia" w:hAnsiTheme="majorEastAsia" w:eastAsiaTheme="majorEastAsia"/>
            </w:rPr>
          </w:rPrChange>
          <w14:textFill>
            <w14:solidFill>
              <w14:schemeClr w14:val="tx1"/>
            </w14:solidFill>
          </w14:textFill>
        </w:rPr>
        <w:pPrChange w:id="21506"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508" w:author="梁元" w:date="2019-05-14T19:51:36Z">
            <w:rPr>
              <w:rFonts w:cs="Times" w:asciiTheme="majorEastAsia" w:hAnsiTheme="majorEastAsia" w:eastAsiaTheme="majorEastAsia"/>
              <w:color w:val="262626"/>
            </w:rPr>
          </w:rPrChange>
          <w14:textFill>
            <w14:solidFill>
              <w14:schemeClr w14:val="tx1"/>
            </w14:solidFill>
          </w14:textFill>
        </w:rPr>
        <w:t>Ajax，由浏览器内核的Network模块处理，网络请求返回后，添加到任务队列中。</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510" w:author="梁元" w:date="2019-05-14T19:51:36Z">
            <w:rPr>
              <w:rFonts w:cs="Times" w:asciiTheme="majorEastAsia" w:hAnsiTheme="majorEastAsia" w:eastAsiaTheme="majorEastAsia"/>
              <w:color w:val="262626"/>
            </w:rPr>
          </w:rPrChange>
          <w14:textFill>
            <w14:solidFill>
              <w14:schemeClr w14:val="tx1"/>
            </w14:solidFill>
          </w14:textFill>
        </w:rPr>
        <w:pPrChange w:id="21509"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512" w:author="梁元" w:date="2019-05-14T19:51:36Z">
            <w:rPr>
              <w:rFonts w:cs="Times" w:asciiTheme="majorEastAsia" w:hAnsiTheme="majorEastAsia" w:eastAsiaTheme="majorEastAsia"/>
            </w:rPr>
          </w:rPrChange>
          <w14:textFill>
            <w14:solidFill>
              <w14:schemeClr w14:val="tx1"/>
            </w14:solidFill>
          </w14:textFill>
        </w:rPr>
        <w:pPrChange w:id="21511"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513" w:author="梁元" w:date="2019-05-14T19:51:36Z">
            <w:rPr>
              <w:rFonts w:cs="Times" w:asciiTheme="majorEastAsia" w:hAnsiTheme="majorEastAsia" w:eastAsiaTheme="majorEastAsia"/>
              <w:color w:val="262626"/>
            </w:rPr>
          </w:rPrChange>
          <w14:textFill>
            <w14:solidFill>
              <w14:schemeClr w14:val="tx1"/>
            </w14:solidFill>
          </w14:textFill>
        </w:rPr>
        <w:t>例如setTimeout(fn, 1000)，其中的setTimeout就是异步过程的发起函数，fn是回调函数。用一句话概括：工作线程将消息放到消息队列，主线程通过事件循环过程去取消息。</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515" w:author="梁元" w:date="2019-05-14T19:51:36Z">
            <w:rPr>
              <w:rFonts w:cs="Times" w:asciiTheme="majorEastAsia" w:hAnsiTheme="majorEastAsia" w:eastAsiaTheme="majorEastAsia"/>
              <w:color w:val="262626"/>
            </w:rPr>
          </w:rPrChange>
          <w14:textFill>
            <w14:solidFill>
              <w14:schemeClr w14:val="tx1"/>
            </w14:solidFill>
          </w14:textFill>
        </w:rPr>
        <w:pPrChange w:id="21514"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517" w:author="梁元" w:date="2019-05-14T19:51:36Z">
            <w:rPr>
              <w:rFonts w:cs="Times" w:asciiTheme="majorEastAsia" w:hAnsiTheme="majorEastAsia" w:eastAsiaTheme="majorEastAsia"/>
            </w:rPr>
          </w:rPrChange>
          <w14:textFill>
            <w14:solidFill>
              <w14:schemeClr w14:val="tx1"/>
            </w14:solidFill>
          </w14:textFill>
        </w:rPr>
        <w:pPrChange w:id="21516"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518" w:author="梁元" w:date="2019-05-14T19:51:36Z">
            <w:rPr>
              <w:rFonts w:cs="Times" w:asciiTheme="majorEastAsia" w:hAnsiTheme="majorEastAsia" w:eastAsiaTheme="majorEastAsia"/>
              <w:color w:val="262626"/>
            </w:rPr>
          </w:rPrChange>
          <w14:textFill>
            <w14:solidFill>
              <w14:schemeClr w14:val="tx1"/>
            </w14:solidFill>
          </w14:textFill>
        </w:rPr>
        <w:t>消息队列：消息队列是一个先进先出的队列，它里面存放着各种消息。</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520" w:author="梁元" w:date="2019-05-14T19:51:36Z">
            <w:rPr>
              <w:rFonts w:cs="Times" w:asciiTheme="majorEastAsia" w:hAnsiTheme="majorEastAsia" w:eastAsiaTheme="majorEastAsia"/>
            </w:rPr>
          </w:rPrChange>
          <w14:textFill>
            <w14:solidFill>
              <w14:schemeClr w14:val="tx1"/>
            </w14:solidFill>
          </w14:textFill>
        </w:rPr>
        <w:pPrChange w:id="21519" w:author="冷雪凝" w:date="2019-05-14T12:21:32Z">
          <w:pPr>
            <w:autoSpaceDE w:val="0"/>
            <w:autoSpaceDN w:val="0"/>
            <w:adjustRightInd w:val="0"/>
            <w:spacing w:line="280" w:lineRule="atLeast"/>
          </w:pPr>
        </w:pPrChange>
      </w:pPr>
      <w:r>
        <w:rPr>
          <w:rFonts w:cs="Times" w:asciiTheme="majorEastAsia" w:hAnsiTheme="majorEastAsia" w:eastAsiaTheme="majorEastAsia"/>
          <w:color w:val="000000" w:themeColor="text1"/>
          <w:rPrChange w:id="21521" w:author="梁元" w:date="2019-05-14T19:51:36Z">
            <w:rPr>
              <w:rFonts w:cs="Times" w:asciiTheme="majorEastAsia" w:hAnsiTheme="majorEastAsia" w:eastAsiaTheme="majorEastAsia"/>
              <w:color w:val="262626"/>
            </w:rPr>
          </w:rPrChange>
          <w14:textFill>
            <w14:solidFill>
              <w14:schemeClr w14:val="tx1"/>
            </w14:solidFill>
          </w14:textFill>
        </w:rPr>
        <w:t>事件循环：事件循环是指主线程重复从消息队列中取消息、执行的过程。</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523" w:author="梁元" w:date="2019-05-14T19:51:36Z">
            <w:rPr>
              <w:rFonts w:cs="Times" w:asciiTheme="majorEastAsia" w:hAnsiTheme="majorEastAsia" w:eastAsiaTheme="majorEastAsia"/>
            </w:rPr>
          </w:rPrChange>
          <w14:textFill>
            <w14:solidFill>
              <w14:schemeClr w14:val="tx1"/>
            </w14:solidFill>
          </w14:textFill>
        </w:rPr>
        <w:pPrChange w:id="21522"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525" w:author="梁元" w:date="2019-05-14T19:51:36Z">
            <w:rPr>
              <w:rFonts w:cs="Times" w:asciiTheme="majorEastAsia" w:hAnsiTheme="majorEastAsia" w:eastAsiaTheme="majorEastAsia"/>
            </w:rPr>
          </w:rPrChange>
          <w14:textFill>
            <w14:solidFill>
              <w14:schemeClr w14:val="tx1"/>
            </w14:solidFill>
          </w14:textFill>
        </w:rPr>
        <w:pPrChange w:id="21524"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527" w:author="梁元" w:date="2019-05-14T19:51:36Z">
            <w:rPr>
              <w:rFonts w:cs="Times" w:asciiTheme="majorEastAsia" w:hAnsiTheme="majorEastAsia" w:eastAsiaTheme="majorEastAsia"/>
            </w:rPr>
          </w:rPrChange>
          <w14:textFill>
            <w14:solidFill>
              <w14:schemeClr w14:val="tx1"/>
            </w14:solidFill>
          </w14:textFill>
        </w:rPr>
        <w:pPrChange w:id="21526"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2" w:firstLineChars="200"/>
        <w:rPr>
          <w:rFonts w:cs="Times" w:asciiTheme="majorEastAsia" w:hAnsiTheme="majorEastAsia" w:eastAsiaTheme="majorEastAsia"/>
          <w:color w:val="000000" w:themeColor="text1"/>
          <w:rPrChange w:id="21529" w:author="梁元" w:date="2019-05-14T19:51:36Z">
            <w:rPr>
              <w:rFonts w:cs="Times" w:asciiTheme="majorEastAsia" w:hAnsiTheme="majorEastAsia" w:eastAsiaTheme="majorEastAsia"/>
            </w:rPr>
          </w:rPrChange>
          <w14:textFill>
            <w14:solidFill>
              <w14:schemeClr w14:val="tx1"/>
            </w14:solidFill>
          </w14:textFill>
        </w:rPr>
        <w:pPrChange w:id="21528" w:author="冷雪凝" w:date="2019-05-14T12:21:32Z">
          <w:pPr>
            <w:autoSpaceDE w:val="0"/>
            <w:autoSpaceDN w:val="0"/>
            <w:adjustRightInd w:val="0"/>
            <w:spacing w:line="280" w:lineRule="atLeast"/>
          </w:pPr>
        </w:pPrChange>
      </w:pPr>
      <w:r>
        <w:rPr>
          <w:rFonts w:cs="Times" w:asciiTheme="majorEastAsia" w:hAnsiTheme="majorEastAsia" w:eastAsiaTheme="majorEastAsia"/>
          <w:b/>
          <w:bCs/>
          <w:color w:val="000000" w:themeColor="text1"/>
          <w:rPrChange w:id="21530" w:author="梁元" w:date="2019-05-14T19:51:36Z">
            <w:rPr>
              <w:rFonts w:cs="Times" w:asciiTheme="majorEastAsia" w:hAnsiTheme="majorEastAsia" w:eastAsiaTheme="majorEastAsia"/>
              <w:b/>
              <w:bCs/>
              <w:color w:val="262626"/>
            </w:rPr>
          </w:rPrChange>
          <w14:textFill>
            <w14:solidFill>
              <w14:schemeClr w14:val="tx1"/>
            </w14:solidFill>
          </w14:textFill>
        </w:rPr>
        <w:t>流程如下:</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532" w:author="梁元" w:date="2019-05-14T19:51:36Z">
            <w:rPr>
              <w:rFonts w:cs="Times" w:asciiTheme="majorEastAsia" w:hAnsiTheme="majorEastAsia" w:eastAsiaTheme="majorEastAsia"/>
              <w:color w:val="262626"/>
            </w:rPr>
          </w:rPrChange>
          <w14:textFill>
            <w14:solidFill>
              <w14:schemeClr w14:val="tx1"/>
            </w14:solidFill>
          </w14:textFill>
        </w:rPr>
        <w:pPrChange w:id="21531" w:author="冷雪凝" w:date="2019-05-14T12:21:32Z">
          <w:pPr>
            <w:autoSpaceDE w:val="0"/>
            <w:autoSpaceDN w:val="0"/>
            <w:adjustRightInd w:val="0"/>
            <w:spacing w:line="280" w:lineRule="atLeast"/>
          </w:pPr>
        </w:pPrChange>
      </w:pPr>
    </w:p>
    <w:p>
      <w:pPr>
        <w:widowControl/>
        <w:numPr>
          <w:ilvl w:val="0"/>
          <w:numId w:val="43"/>
        </w:numPr>
        <w:tabs>
          <w:tab w:val="left" w:pos="220"/>
          <w:tab w:val="left" w:pos="720"/>
        </w:tabs>
        <w:autoSpaceDE w:val="0"/>
        <w:autoSpaceDN w:val="0"/>
        <w:adjustRightInd w:val="0"/>
        <w:spacing w:line="240" w:lineRule="auto"/>
        <w:ind w:firstLine="480" w:firstLineChars="200"/>
        <w:jc w:val="left"/>
        <w:rPr>
          <w:rFonts w:cs="Times" w:asciiTheme="majorEastAsia" w:hAnsiTheme="majorEastAsia" w:eastAsiaTheme="majorEastAsia"/>
          <w:color w:val="000000" w:themeColor="text1"/>
          <w:rPrChange w:id="21534" w:author="梁元" w:date="2019-05-14T19:51:36Z">
            <w:rPr>
              <w:rFonts w:cs="Times" w:asciiTheme="majorEastAsia" w:hAnsiTheme="majorEastAsia" w:eastAsiaTheme="majorEastAsia"/>
            </w:rPr>
          </w:rPrChange>
          <w14:textFill>
            <w14:solidFill>
              <w14:schemeClr w14:val="tx1"/>
            </w14:solidFill>
          </w14:textFill>
        </w:rPr>
        <w:pPrChange w:id="21533" w:author="冷雪凝" w:date="2019-05-14T12:21:32Z">
          <w:pPr>
            <w:widowControl/>
            <w:numPr>
              <w:ilvl w:val="0"/>
              <w:numId w:val="43"/>
            </w:numPr>
            <w:tabs>
              <w:tab w:val="left" w:pos="220"/>
              <w:tab w:val="left" w:pos="720"/>
            </w:tabs>
            <w:autoSpaceDE w:val="0"/>
            <w:autoSpaceDN w:val="0"/>
            <w:adjustRightInd w:val="0"/>
            <w:spacing w:line="280" w:lineRule="atLeast"/>
            <w:ind w:hanging="720"/>
            <w:jc w:val="left"/>
          </w:pPr>
        </w:pPrChange>
      </w:pPr>
      <w:bookmarkStart w:id="786" w:name="_Toc221_WPSOffice_Level2"/>
      <w:bookmarkStart w:id="787" w:name="_Toc8457_WPSOffice_Level2"/>
      <w:bookmarkStart w:id="788" w:name="_Toc22598_WPSOffice_Level2"/>
      <w:r>
        <w:rPr>
          <w:rFonts w:cs="Times" w:asciiTheme="majorEastAsia" w:hAnsiTheme="majorEastAsia" w:eastAsiaTheme="majorEastAsia"/>
          <w:color w:val="000000" w:themeColor="text1"/>
          <w:rPrChange w:id="21535" w:author="梁元" w:date="2019-05-14T19:51:36Z">
            <w:rPr>
              <w:rFonts w:cs="Times" w:asciiTheme="majorEastAsia" w:hAnsiTheme="majorEastAsia" w:eastAsiaTheme="majorEastAsia"/>
              <w:color w:val="262626"/>
            </w:rPr>
          </w:rPrChange>
          <w14:textFill>
            <w14:solidFill>
              <w14:schemeClr w14:val="tx1"/>
            </w14:solidFill>
          </w14:textFill>
        </w:rPr>
        <w:t>主线程读取js代码, 形成相应的堆和执行栈, 执行同步任务</w:t>
      </w:r>
      <w:r>
        <w:rPr>
          <w:rFonts w:ascii="MS Mincho" w:hAnsi="MS Mincho" w:eastAsia="MS Mincho" w:cs="MS Mincho"/>
          <w:color w:val="000000" w:themeColor="text1"/>
          <w:rPrChange w:id="21536" w:author="梁元" w:date="2019-05-14T19:51:36Z">
            <w:rPr>
              <w:rFonts w:ascii="MS Mincho" w:hAnsi="MS Mincho" w:eastAsia="MS Mincho" w:cs="MS Mincho"/>
            </w:rPr>
          </w:rPrChange>
          <w14:textFill>
            <w14:solidFill>
              <w14:schemeClr w14:val="tx1"/>
            </w14:solidFill>
          </w14:textFill>
        </w:rPr>
        <w:t> </w:t>
      </w:r>
      <w:bookmarkEnd w:id="786"/>
      <w:bookmarkEnd w:id="787"/>
      <w:bookmarkEnd w:id="788"/>
    </w:p>
    <w:p>
      <w:pPr>
        <w:widowControl/>
        <w:numPr>
          <w:ilvl w:val="0"/>
          <w:numId w:val="43"/>
        </w:numPr>
        <w:tabs>
          <w:tab w:val="left" w:pos="220"/>
          <w:tab w:val="left" w:pos="720"/>
        </w:tabs>
        <w:autoSpaceDE w:val="0"/>
        <w:autoSpaceDN w:val="0"/>
        <w:adjustRightInd w:val="0"/>
        <w:spacing w:line="240" w:lineRule="auto"/>
        <w:ind w:firstLine="480" w:firstLineChars="200"/>
        <w:jc w:val="left"/>
        <w:rPr>
          <w:rFonts w:cs="Times" w:asciiTheme="majorEastAsia" w:hAnsiTheme="majorEastAsia" w:eastAsiaTheme="majorEastAsia"/>
          <w:color w:val="000000" w:themeColor="text1"/>
          <w:rPrChange w:id="21538" w:author="梁元" w:date="2019-05-14T19:51:36Z">
            <w:rPr>
              <w:rFonts w:cs="Times" w:asciiTheme="majorEastAsia" w:hAnsiTheme="majorEastAsia" w:eastAsiaTheme="majorEastAsia"/>
            </w:rPr>
          </w:rPrChange>
          <w14:textFill>
            <w14:solidFill>
              <w14:schemeClr w14:val="tx1"/>
            </w14:solidFill>
          </w14:textFill>
        </w:rPr>
        <w:pPrChange w:id="21537" w:author="冷雪凝" w:date="2019-05-14T12:21:32Z">
          <w:pPr>
            <w:widowControl/>
            <w:numPr>
              <w:ilvl w:val="0"/>
              <w:numId w:val="43"/>
            </w:numPr>
            <w:tabs>
              <w:tab w:val="left" w:pos="220"/>
              <w:tab w:val="left" w:pos="720"/>
            </w:tabs>
            <w:autoSpaceDE w:val="0"/>
            <w:autoSpaceDN w:val="0"/>
            <w:adjustRightInd w:val="0"/>
            <w:spacing w:line="280" w:lineRule="atLeast"/>
            <w:ind w:hanging="720"/>
            <w:jc w:val="left"/>
          </w:pPr>
        </w:pPrChange>
      </w:pPr>
      <w:bookmarkStart w:id="789" w:name="_Toc5560_WPSOffice_Level2"/>
      <w:bookmarkStart w:id="790" w:name="_Toc20436_WPSOffice_Level2"/>
      <w:bookmarkStart w:id="791" w:name="_Toc17829_WPSOffice_Level2"/>
      <w:r>
        <w:rPr>
          <w:rFonts w:cs="Times" w:asciiTheme="majorEastAsia" w:hAnsiTheme="majorEastAsia" w:eastAsiaTheme="majorEastAsia"/>
          <w:color w:val="000000" w:themeColor="text1"/>
          <w:rPrChange w:id="21539" w:author="梁元" w:date="2019-05-14T19:51:36Z">
            <w:rPr>
              <w:rFonts w:cs="Times" w:asciiTheme="majorEastAsia" w:hAnsiTheme="majorEastAsia" w:eastAsiaTheme="majorEastAsia"/>
              <w:color w:val="262626"/>
            </w:rPr>
          </w:rPrChange>
          <w14:textFill>
            <w14:solidFill>
              <w14:schemeClr w14:val="tx1"/>
            </w14:solidFill>
          </w14:textFill>
        </w:rPr>
        <w:t>当主线程遇到异步任务,，指定给异步进程处理, 同时继续执行同步任务</w:t>
      </w:r>
      <w:r>
        <w:rPr>
          <w:rFonts w:ascii="MS Mincho" w:hAnsi="MS Mincho" w:eastAsia="MS Mincho" w:cs="MS Mincho"/>
          <w:color w:val="000000" w:themeColor="text1"/>
          <w:rPrChange w:id="21540" w:author="梁元" w:date="2019-05-14T19:51:36Z">
            <w:rPr>
              <w:rFonts w:ascii="MS Mincho" w:hAnsi="MS Mincho" w:eastAsia="MS Mincho" w:cs="MS Mincho"/>
            </w:rPr>
          </w:rPrChange>
          <w14:textFill>
            <w14:solidFill>
              <w14:schemeClr w14:val="tx1"/>
            </w14:solidFill>
          </w14:textFill>
        </w:rPr>
        <w:t> </w:t>
      </w:r>
      <w:bookmarkEnd w:id="789"/>
      <w:bookmarkEnd w:id="790"/>
      <w:bookmarkEnd w:id="791"/>
    </w:p>
    <w:p>
      <w:pPr>
        <w:widowControl/>
        <w:numPr>
          <w:ilvl w:val="0"/>
          <w:numId w:val="43"/>
        </w:numPr>
        <w:tabs>
          <w:tab w:val="left" w:pos="220"/>
          <w:tab w:val="left" w:pos="720"/>
        </w:tabs>
        <w:autoSpaceDE w:val="0"/>
        <w:autoSpaceDN w:val="0"/>
        <w:adjustRightInd w:val="0"/>
        <w:spacing w:line="240" w:lineRule="auto"/>
        <w:ind w:firstLine="480" w:firstLineChars="200"/>
        <w:jc w:val="left"/>
        <w:rPr>
          <w:rFonts w:cs="Times" w:asciiTheme="majorEastAsia" w:hAnsiTheme="majorEastAsia" w:eastAsiaTheme="majorEastAsia"/>
          <w:color w:val="000000" w:themeColor="text1"/>
          <w:rPrChange w:id="21542" w:author="梁元" w:date="2019-05-14T19:51:36Z">
            <w:rPr>
              <w:rFonts w:cs="Times" w:asciiTheme="majorEastAsia" w:hAnsiTheme="majorEastAsia" w:eastAsiaTheme="majorEastAsia"/>
            </w:rPr>
          </w:rPrChange>
          <w14:textFill>
            <w14:solidFill>
              <w14:schemeClr w14:val="tx1"/>
            </w14:solidFill>
          </w14:textFill>
        </w:rPr>
        <w:pPrChange w:id="21541" w:author="冷雪凝" w:date="2019-05-14T12:21:32Z">
          <w:pPr>
            <w:widowControl/>
            <w:numPr>
              <w:ilvl w:val="0"/>
              <w:numId w:val="43"/>
            </w:numPr>
            <w:tabs>
              <w:tab w:val="left" w:pos="220"/>
              <w:tab w:val="left" w:pos="720"/>
            </w:tabs>
            <w:autoSpaceDE w:val="0"/>
            <w:autoSpaceDN w:val="0"/>
            <w:adjustRightInd w:val="0"/>
            <w:spacing w:line="280" w:lineRule="atLeast"/>
            <w:ind w:hanging="720"/>
            <w:jc w:val="left"/>
          </w:pPr>
        </w:pPrChange>
      </w:pPr>
      <w:bookmarkStart w:id="792" w:name="_Toc27172_WPSOffice_Level2"/>
      <w:bookmarkStart w:id="793" w:name="_Toc23927_WPSOffice_Level2"/>
      <w:bookmarkStart w:id="794" w:name="_Toc215_WPSOffice_Level2"/>
      <w:r>
        <w:rPr>
          <w:rFonts w:cs="Times" w:asciiTheme="majorEastAsia" w:hAnsiTheme="majorEastAsia" w:eastAsiaTheme="majorEastAsia"/>
          <w:color w:val="000000" w:themeColor="text1"/>
          <w:rPrChange w:id="21543" w:author="梁元" w:date="2019-05-14T19:51:36Z">
            <w:rPr>
              <w:rFonts w:cs="Times" w:asciiTheme="majorEastAsia" w:hAnsiTheme="majorEastAsia" w:eastAsiaTheme="majorEastAsia"/>
              <w:color w:val="262626"/>
            </w:rPr>
          </w:rPrChange>
          <w14:textFill>
            <w14:solidFill>
              <w14:schemeClr w14:val="tx1"/>
            </w14:solidFill>
          </w14:textFill>
        </w:rPr>
        <w:t>当异步进程处理完毕后， 将相应的异步任务推入到任务队列首部</w:t>
      </w:r>
      <w:r>
        <w:rPr>
          <w:rFonts w:ascii="MS Mincho" w:hAnsi="MS Mincho" w:eastAsia="MS Mincho" w:cs="MS Mincho"/>
          <w:color w:val="000000" w:themeColor="text1"/>
          <w:rPrChange w:id="21544" w:author="梁元" w:date="2019-05-14T19:51:36Z">
            <w:rPr>
              <w:rFonts w:ascii="MS Mincho" w:hAnsi="MS Mincho" w:eastAsia="MS Mincho" w:cs="MS Mincho"/>
            </w:rPr>
          </w:rPrChange>
          <w14:textFill>
            <w14:solidFill>
              <w14:schemeClr w14:val="tx1"/>
            </w14:solidFill>
          </w14:textFill>
        </w:rPr>
        <w:t> </w:t>
      </w:r>
      <w:bookmarkEnd w:id="792"/>
      <w:bookmarkEnd w:id="793"/>
      <w:bookmarkEnd w:id="794"/>
    </w:p>
    <w:p>
      <w:pPr>
        <w:widowControl/>
        <w:numPr>
          <w:ilvl w:val="0"/>
          <w:numId w:val="43"/>
        </w:numPr>
        <w:tabs>
          <w:tab w:val="left" w:pos="220"/>
          <w:tab w:val="left" w:pos="720"/>
        </w:tabs>
        <w:autoSpaceDE w:val="0"/>
        <w:autoSpaceDN w:val="0"/>
        <w:adjustRightInd w:val="0"/>
        <w:spacing w:line="240" w:lineRule="auto"/>
        <w:ind w:firstLine="480" w:firstLineChars="200"/>
        <w:jc w:val="left"/>
        <w:rPr>
          <w:rFonts w:cs="Times" w:asciiTheme="majorEastAsia" w:hAnsiTheme="majorEastAsia" w:eastAsiaTheme="majorEastAsia"/>
          <w:color w:val="000000" w:themeColor="text1"/>
          <w:rPrChange w:id="21546" w:author="梁元" w:date="2019-05-14T19:51:36Z">
            <w:rPr>
              <w:rFonts w:cs="Times" w:asciiTheme="majorEastAsia" w:hAnsiTheme="majorEastAsia" w:eastAsiaTheme="majorEastAsia"/>
            </w:rPr>
          </w:rPrChange>
          <w14:textFill>
            <w14:solidFill>
              <w14:schemeClr w14:val="tx1"/>
            </w14:solidFill>
          </w14:textFill>
        </w:rPr>
        <w:pPrChange w:id="21545" w:author="冷雪凝" w:date="2019-05-14T12:21:32Z">
          <w:pPr>
            <w:widowControl/>
            <w:numPr>
              <w:ilvl w:val="0"/>
              <w:numId w:val="43"/>
            </w:numPr>
            <w:tabs>
              <w:tab w:val="left" w:pos="220"/>
              <w:tab w:val="left" w:pos="720"/>
            </w:tabs>
            <w:autoSpaceDE w:val="0"/>
            <w:autoSpaceDN w:val="0"/>
            <w:adjustRightInd w:val="0"/>
            <w:spacing w:line="280" w:lineRule="atLeast"/>
            <w:ind w:hanging="720"/>
            <w:jc w:val="left"/>
          </w:pPr>
        </w:pPrChange>
      </w:pPr>
      <w:bookmarkStart w:id="795" w:name="_Toc23145_WPSOffice_Level2"/>
      <w:bookmarkStart w:id="796" w:name="_Toc25762_WPSOffice_Level2"/>
      <w:bookmarkStart w:id="797" w:name="_Toc14078_WPSOffice_Level2"/>
      <w:r>
        <w:rPr>
          <w:rFonts w:cs="Times" w:asciiTheme="majorEastAsia" w:hAnsiTheme="majorEastAsia" w:eastAsiaTheme="majorEastAsia"/>
          <w:color w:val="000000" w:themeColor="text1"/>
          <w:rPrChange w:id="21547" w:author="梁元" w:date="2019-05-14T19:51:36Z">
            <w:rPr>
              <w:rFonts w:cs="Times" w:asciiTheme="majorEastAsia" w:hAnsiTheme="majorEastAsia" w:eastAsiaTheme="majorEastAsia"/>
              <w:color w:val="262626"/>
            </w:rPr>
          </w:rPrChange>
          <w14:textFill>
            <w14:solidFill>
              <w14:schemeClr w14:val="tx1"/>
            </w14:solidFill>
          </w14:textFill>
        </w:rPr>
        <w:t>主线程任务处理完毕后,，查询任务队列，则取出一个任务队列推入到主线程的执行栈</w:t>
      </w:r>
      <w:r>
        <w:rPr>
          <w:rFonts w:ascii="MS Mincho" w:hAnsi="MS Mincho" w:eastAsia="MS Mincho" w:cs="MS Mincho"/>
          <w:color w:val="000000" w:themeColor="text1"/>
          <w:rPrChange w:id="21548" w:author="梁元" w:date="2019-05-14T19:51:36Z">
            <w:rPr>
              <w:rFonts w:ascii="MS Mincho" w:hAnsi="MS Mincho" w:eastAsia="MS Mincho" w:cs="MS Mincho"/>
            </w:rPr>
          </w:rPrChange>
          <w14:textFill>
            <w14:solidFill>
              <w14:schemeClr w14:val="tx1"/>
            </w14:solidFill>
          </w14:textFill>
        </w:rPr>
        <w:t> </w:t>
      </w:r>
      <w:bookmarkEnd w:id="795"/>
      <w:bookmarkEnd w:id="796"/>
      <w:bookmarkEnd w:id="797"/>
    </w:p>
    <w:p>
      <w:pPr>
        <w:spacing w:line="240" w:lineRule="auto"/>
        <w:ind w:firstLine="480" w:firstLineChars="200"/>
        <w:rPr>
          <w:rFonts w:ascii="仿宋" w:hAnsi="仿宋" w:eastAsia="仿宋"/>
          <w:color w:val="000000" w:themeColor="text1"/>
          <w:sz w:val="28"/>
          <w:szCs w:val="28"/>
          <w:rPrChange w:id="21550" w:author="梁元" w:date="2019-05-14T19:51:36Z">
            <w:rPr>
              <w:rFonts w:ascii="仿宋" w:hAnsi="仿宋" w:eastAsia="仿宋"/>
              <w:sz w:val="28"/>
              <w:szCs w:val="28"/>
            </w:rPr>
          </w:rPrChange>
          <w14:textFill>
            <w14:solidFill>
              <w14:schemeClr w14:val="tx1"/>
            </w14:solidFill>
          </w14:textFill>
        </w:rPr>
        <w:pPrChange w:id="21549" w:author="冷雪凝" w:date="2019-05-14T12:21:32Z">
          <w:pPr>
            <w:spacing w:line="360" w:lineRule="auto"/>
          </w:pPr>
        </w:pPrChange>
      </w:pPr>
      <w:r>
        <w:rPr>
          <w:rFonts w:cs="Times" w:asciiTheme="majorEastAsia" w:hAnsiTheme="majorEastAsia" w:eastAsiaTheme="majorEastAsia"/>
          <w:color w:val="000000" w:themeColor="text1"/>
          <w:rPrChange w:id="21551" w:author="梁元" w:date="2019-05-14T19:51:36Z">
            <w:rPr>
              <w:rFonts w:cs="Times" w:asciiTheme="majorEastAsia" w:hAnsiTheme="majorEastAsia" w:eastAsiaTheme="majorEastAsia"/>
              <w:color w:val="262626"/>
            </w:rPr>
          </w:rPrChange>
          <w14:textFill>
            <w14:solidFill>
              <w14:schemeClr w14:val="tx1"/>
            </w14:solidFill>
          </w14:textFill>
        </w:rPr>
        <w:t>重复执行第2、3、4步，这就称为事件循环</w:t>
      </w:r>
      <w:r>
        <w:rPr>
          <w:rFonts w:ascii="MS Mincho" w:hAnsi="MS Mincho" w:eastAsia="MS Mincho" w:cs="MS Mincho"/>
          <w:color w:val="000000" w:themeColor="text1"/>
          <w:rPrChange w:id="21552" w:author="梁元" w:date="2019-05-14T19:51:36Z">
            <w:rPr>
              <w:rFonts w:ascii="MS Mincho" w:hAnsi="MS Mincho" w:eastAsia="MS Mincho" w:cs="MS Mincho"/>
            </w:rPr>
          </w:rPrChange>
          <w14:textFill>
            <w14:solidFill>
              <w14:schemeClr w14:val="tx1"/>
            </w14:solidFill>
          </w14:textFill>
        </w:rPr>
        <w:t> </w:t>
      </w:r>
    </w:p>
    <w:p>
      <w:pPr>
        <w:spacing w:line="240" w:lineRule="auto"/>
        <w:ind w:firstLine="560" w:firstLineChars="200"/>
        <w:rPr>
          <w:rFonts w:ascii="仿宋" w:hAnsi="仿宋" w:eastAsia="仿宋"/>
          <w:color w:val="000000" w:themeColor="text1"/>
          <w:sz w:val="28"/>
          <w:szCs w:val="28"/>
          <w:rPrChange w:id="21554" w:author="梁元" w:date="2019-05-14T19:51:36Z">
            <w:rPr>
              <w:rFonts w:ascii="仿宋" w:hAnsi="仿宋" w:eastAsia="仿宋"/>
              <w:sz w:val="28"/>
              <w:szCs w:val="28"/>
            </w:rPr>
          </w:rPrChange>
          <w14:textFill>
            <w14:solidFill>
              <w14:schemeClr w14:val="tx1"/>
            </w14:solidFill>
          </w14:textFill>
        </w:rPr>
        <w:pPrChange w:id="21553" w:author="冷雪凝" w:date="2019-05-14T12:21:32Z">
          <w:pPr>
            <w:spacing w:line="360" w:lineRule="auto"/>
          </w:pPr>
        </w:pPrChange>
      </w:pPr>
    </w:p>
    <w:p>
      <w:pPr>
        <w:pStyle w:val="3"/>
        <w:numPr>
          <w:ilvl w:val="0"/>
          <w:numId w:val="41"/>
        </w:numPr>
        <w:spacing w:line="240" w:lineRule="auto"/>
        <w:ind w:firstLine="562" w:firstLineChars="200"/>
        <w:rPr>
          <w:rFonts w:ascii="仿宋" w:hAnsi="仿宋" w:eastAsia="仿宋"/>
          <w:color w:val="000000" w:themeColor="text1"/>
          <w:sz w:val="28"/>
          <w:szCs w:val="28"/>
          <w:rPrChange w:id="21556" w:author="梁元" w:date="2019-05-14T19:51:36Z">
            <w:rPr>
              <w:rFonts w:ascii="仿宋" w:hAnsi="仿宋" w:eastAsia="仿宋"/>
              <w:sz w:val="28"/>
              <w:szCs w:val="28"/>
            </w:rPr>
          </w:rPrChange>
          <w14:textFill>
            <w14:solidFill>
              <w14:schemeClr w14:val="tx1"/>
            </w14:solidFill>
          </w14:textFill>
        </w:rPr>
        <w:pPrChange w:id="21555" w:author="冷雪凝" w:date="2019-05-14T12:21:32Z">
          <w:pPr>
            <w:pStyle w:val="3"/>
            <w:numPr>
              <w:ilvl w:val="0"/>
              <w:numId w:val="41"/>
            </w:numPr>
          </w:pPr>
        </w:pPrChange>
      </w:pPr>
      <w:r>
        <w:rPr>
          <w:rFonts w:hint="eastAsia" w:ascii="仿宋" w:hAnsi="仿宋" w:eastAsia="仿宋"/>
          <w:color w:val="000000" w:themeColor="text1"/>
          <w:sz w:val="28"/>
          <w:szCs w:val="28"/>
          <w:rPrChange w:id="21557" w:author="梁元" w:date="2019-05-14T19:51:36Z">
            <w:rPr>
              <w:rFonts w:hint="eastAsia" w:ascii="仿宋" w:hAnsi="仿宋" w:eastAsia="仿宋"/>
              <w:sz w:val="28"/>
              <w:szCs w:val="28"/>
            </w:rPr>
          </w:rPrChange>
          <w14:textFill>
            <w14:solidFill>
              <w14:schemeClr w14:val="tx1"/>
            </w14:solidFill>
          </w14:textFill>
        </w:rPr>
        <w:t>解法对比及优缺点</w:t>
      </w:r>
    </w:p>
    <w:p>
      <w:pPr>
        <w:spacing w:line="240" w:lineRule="auto"/>
        <w:ind w:firstLine="482" w:firstLineChars="200"/>
        <w:rPr>
          <w:color w:val="000000" w:themeColor="text1"/>
          <w:rPrChange w:id="21559" w:author="梁元" w:date="2019-05-14T19:51:36Z">
            <w:rPr/>
          </w:rPrChange>
          <w14:textFill>
            <w14:solidFill>
              <w14:schemeClr w14:val="tx1"/>
            </w14:solidFill>
          </w14:textFill>
        </w:rPr>
        <w:pPrChange w:id="21558" w:author="冷雪凝" w:date="2019-05-14T12:21:32Z">
          <w:pPr>
            <w:spacing w:line="360" w:lineRule="auto"/>
          </w:pPr>
        </w:pPrChange>
      </w:pPr>
      <w:r>
        <w:rPr>
          <w:rFonts w:hint="eastAsia"/>
          <w:b/>
          <w:color w:val="000000" w:themeColor="text1"/>
          <w:rPrChange w:id="21560" w:author="梁元" w:date="2019-05-14T19:51:36Z">
            <w:rPr>
              <w:rFonts w:hint="eastAsia"/>
              <w:b/>
            </w:rPr>
          </w:rPrChange>
          <w14:textFill>
            <w14:solidFill>
              <w14:schemeClr w14:val="tx1"/>
            </w14:solidFill>
          </w14:textFill>
        </w:rPr>
        <w:t>综上所述</w:t>
      </w:r>
      <w:r>
        <w:rPr>
          <w:rFonts w:hint="eastAsia"/>
          <w:color w:val="000000" w:themeColor="text1"/>
          <w:rPrChange w:id="21561" w:author="梁元" w:date="2019-05-14T19:51:36Z">
            <w:rPr>
              <w:rFonts w:hint="eastAsia"/>
            </w:rPr>
          </w:rPrChange>
          <w14:textFill>
            <w14:solidFill>
              <w14:schemeClr w14:val="tx1"/>
            </w14:solidFill>
          </w14:textFill>
        </w:rPr>
        <w:t>：第一种只是关键字</w:t>
      </w:r>
      <w:r>
        <w:rPr>
          <w:rFonts w:hint="eastAsia" w:ascii="仿宋" w:hAnsi="仿宋" w:eastAsia="仿宋"/>
          <w:color w:val="000000" w:themeColor="text1"/>
          <w:sz w:val="28"/>
          <w:szCs w:val="28"/>
          <w:rPrChange w:id="21562" w:author="梁元" w:date="2019-05-14T19:51:36Z">
            <w:rPr>
              <w:rFonts w:hint="eastAsia" w:ascii="仿宋" w:hAnsi="仿宋" w:eastAsia="仿宋"/>
              <w:sz w:val="28"/>
              <w:szCs w:val="28"/>
            </w:rPr>
          </w:rPrChange>
          <w14:textFill>
            <w14:solidFill>
              <w14:schemeClr w14:val="tx1"/>
            </w14:solidFill>
          </w14:textFill>
        </w:rPr>
        <w:t>，而第二种说出其中的正真的执行原理</w:t>
      </w:r>
    </w:p>
    <w:p>
      <w:pPr>
        <w:pStyle w:val="3"/>
        <w:numPr>
          <w:ilvl w:val="0"/>
          <w:numId w:val="41"/>
        </w:numPr>
        <w:spacing w:line="240" w:lineRule="auto"/>
        <w:ind w:firstLine="562" w:firstLineChars="200"/>
        <w:rPr>
          <w:rFonts w:ascii="仿宋" w:hAnsi="仿宋" w:eastAsia="仿宋"/>
          <w:color w:val="000000" w:themeColor="text1"/>
          <w:sz w:val="28"/>
          <w:szCs w:val="28"/>
          <w:rPrChange w:id="21564" w:author="梁元" w:date="2019-05-14T19:51:36Z">
            <w:rPr>
              <w:rFonts w:ascii="仿宋" w:hAnsi="仿宋" w:eastAsia="仿宋"/>
              <w:sz w:val="28"/>
              <w:szCs w:val="28"/>
            </w:rPr>
          </w:rPrChange>
          <w14:textFill>
            <w14:solidFill>
              <w14:schemeClr w14:val="tx1"/>
            </w14:solidFill>
          </w14:textFill>
        </w:rPr>
        <w:pPrChange w:id="21563" w:author="冷雪凝" w:date="2019-05-14T12:21:32Z">
          <w:pPr>
            <w:pStyle w:val="3"/>
            <w:numPr>
              <w:ilvl w:val="0"/>
              <w:numId w:val="41"/>
            </w:numPr>
          </w:pPr>
        </w:pPrChange>
      </w:pPr>
      <w:r>
        <w:rPr>
          <w:rFonts w:hint="eastAsia" w:ascii="仿宋" w:hAnsi="仿宋" w:eastAsia="仿宋"/>
          <w:color w:val="000000" w:themeColor="text1"/>
          <w:sz w:val="28"/>
          <w:szCs w:val="28"/>
          <w:rPrChange w:id="21565" w:author="梁元" w:date="2019-05-14T19:51:36Z">
            <w:rPr>
              <w:rFonts w:hint="eastAsia" w:ascii="仿宋" w:hAnsi="仿宋" w:eastAsia="仿宋"/>
              <w:sz w:val="28"/>
              <w:szCs w:val="28"/>
            </w:rPr>
          </w:rPrChange>
          <w14:textFill>
            <w14:solidFill>
              <w14:schemeClr w14:val="tx1"/>
            </w14:solidFill>
          </w14:textFill>
        </w:rPr>
        <w:t>项目中体现经验的点</w:t>
      </w:r>
    </w:p>
    <w:p>
      <w:pPr>
        <w:ind w:firstLine="480" w:firstLineChars="200"/>
        <w:rPr>
          <w:color w:val="000000" w:themeColor="text1"/>
          <w:rPrChange w:id="21567" w:author="梁元" w:date="2019-05-14T19:51:36Z">
            <w:rPr/>
          </w:rPrChange>
          <w14:textFill>
            <w14:solidFill>
              <w14:schemeClr w14:val="tx1"/>
            </w14:solidFill>
          </w14:textFill>
        </w:rPr>
        <w:pPrChange w:id="21566" w:author="冷雪凝" w:date="2019-05-14T12:21:32Z">
          <w:pPr/>
        </w:pPrChange>
      </w:pPr>
      <w:r>
        <w:rPr>
          <w:rFonts w:hint="eastAsia"/>
          <w:color w:val="000000" w:themeColor="text1"/>
          <w:rPrChange w:id="21568" w:author="梁元" w:date="2019-05-14T19:51:36Z">
            <w:rPr>
              <w:rFonts w:hint="eastAsia"/>
            </w:rPr>
          </w:rPrChange>
          <w14:textFill>
            <w14:solidFill>
              <w14:schemeClr w14:val="tx1"/>
            </w14:solidFill>
          </w14:textFill>
        </w:rPr>
        <w:t>程序的执行顺序</w:t>
      </w:r>
      <w:r>
        <w:rPr>
          <w:color w:val="000000" w:themeColor="text1"/>
          <w:rPrChange w:id="21569" w:author="梁元" w:date="2019-05-14T19:51:36Z">
            <w:rPr/>
          </w:rPrChange>
          <w14:textFill>
            <w14:solidFill>
              <w14:schemeClr w14:val="tx1"/>
            </w14:solidFill>
          </w14:textFill>
        </w:rPr>
        <w:t xml:space="preserve"> </w:t>
      </w:r>
    </w:p>
    <w:p>
      <w:pPr>
        <w:pStyle w:val="3"/>
        <w:numPr>
          <w:ilvl w:val="0"/>
          <w:numId w:val="41"/>
        </w:numPr>
        <w:spacing w:line="240" w:lineRule="auto"/>
        <w:ind w:firstLine="562" w:firstLineChars="200"/>
        <w:rPr>
          <w:rFonts w:ascii="仿宋" w:hAnsi="仿宋" w:eastAsia="仿宋"/>
          <w:color w:val="000000" w:themeColor="text1"/>
          <w:sz w:val="28"/>
          <w:szCs w:val="28"/>
          <w:rPrChange w:id="21571" w:author="梁元" w:date="2019-05-14T19:51:36Z">
            <w:rPr>
              <w:rFonts w:ascii="仿宋" w:hAnsi="仿宋" w:eastAsia="仿宋"/>
              <w:sz w:val="28"/>
              <w:szCs w:val="28"/>
            </w:rPr>
          </w:rPrChange>
          <w14:textFill>
            <w14:solidFill>
              <w14:schemeClr w14:val="tx1"/>
            </w14:solidFill>
          </w14:textFill>
        </w:rPr>
        <w:pPrChange w:id="21570" w:author="冷雪凝" w:date="2019-05-14T12:21:32Z">
          <w:pPr>
            <w:pStyle w:val="3"/>
            <w:numPr>
              <w:ilvl w:val="0"/>
              <w:numId w:val="41"/>
            </w:numPr>
          </w:pPr>
        </w:pPrChange>
      </w:pPr>
      <w:r>
        <w:rPr>
          <w:rFonts w:hint="eastAsia" w:ascii="仿宋" w:hAnsi="仿宋" w:eastAsia="仿宋"/>
          <w:color w:val="000000" w:themeColor="text1"/>
          <w:sz w:val="28"/>
          <w:szCs w:val="28"/>
          <w:rPrChange w:id="21572" w:author="梁元" w:date="2019-05-14T19:51:36Z">
            <w:rPr>
              <w:rFonts w:hint="eastAsia" w:ascii="仿宋" w:hAnsi="仿宋" w:eastAsia="仿宋"/>
              <w:sz w:val="28"/>
              <w:szCs w:val="28"/>
            </w:rPr>
          </w:rPrChange>
          <w14:textFill>
            <w14:solidFill>
              <w14:schemeClr w14:val="tx1"/>
            </w14:solidFill>
          </w14:textFill>
        </w:rPr>
        <w:t>论坛参考</w:t>
      </w:r>
    </w:p>
    <w:p>
      <w:pPr>
        <w:ind w:firstLine="560" w:firstLineChars="200"/>
        <w:rPr>
          <w:rStyle w:val="18"/>
          <w:color w:val="000000" w:themeColor="text1"/>
          <w:sz w:val="28"/>
          <w:rPrChange w:id="21574" w:author="梁元" w:date="2019-05-14T19:51:36Z">
            <w:rPr>
              <w:rStyle w:val="18"/>
              <w:sz w:val="28"/>
            </w:rPr>
          </w:rPrChange>
          <w14:textFill>
            <w14:solidFill>
              <w14:schemeClr w14:val="tx1"/>
            </w14:solidFill>
          </w14:textFill>
        </w:rPr>
        <w:pPrChange w:id="21573" w:author="冷雪凝" w:date="2019-05-14T12:21:32Z">
          <w:pPr/>
        </w:pPrChange>
      </w:pPr>
    </w:p>
    <w:p>
      <w:pPr>
        <w:ind w:firstLine="560" w:firstLineChars="200"/>
        <w:rPr>
          <w:rStyle w:val="18"/>
          <w:color w:val="000000" w:themeColor="text1"/>
          <w:sz w:val="28"/>
          <w:rPrChange w:id="21576" w:author="梁元" w:date="2019-05-14T19:51:36Z">
            <w:rPr>
              <w:rStyle w:val="18"/>
              <w:sz w:val="28"/>
            </w:rPr>
          </w:rPrChange>
          <w14:textFill>
            <w14:solidFill>
              <w14:schemeClr w14:val="tx1"/>
            </w14:solidFill>
          </w14:textFill>
        </w:rPr>
        <w:pPrChange w:id="21575" w:author="冷雪凝" w:date="2019-05-14T12:21:32Z">
          <w:pPr/>
        </w:pPrChange>
      </w:pPr>
    </w:p>
    <w:p>
      <w:pPr>
        <w:pStyle w:val="2"/>
        <w:numPr>
          <w:ilvl w:val="0"/>
          <w:numId w:val="1"/>
        </w:numPr>
        <w:rPr>
          <w:rFonts w:ascii="仿宋" w:hAnsi="仿宋" w:eastAsia="仿宋"/>
          <w:color w:val="000000" w:themeColor="text1"/>
          <w:sz w:val="28"/>
          <w:szCs w:val="28"/>
          <w:rPrChange w:id="21577" w:author="梁元" w:date="2019-05-14T19:51:36Z">
            <w:rPr>
              <w:rFonts w:ascii="仿宋" w:hAnsi="仿宋" w:eastAsia="仿宋"/>
              <w:sz w:val="28"/>
              <w:szCs w:val="28"/>
            </w:rPr>
          </w:rPrChange>
          <w14:textFill>
            <w14:solidFill>
              <w14:schemeClr w14:val="tx1"/>
            </w14:solidFill>
          </w14:textFill>
        </w:rPr>
      </w:pPr>
      <w:bookmarkStart w:id="798" w:name="_Toc26012_WPSOffice_Level1"/>
      <w:bookmarkStart w:id="799" w:name="_Toc19073_WPSOffice_Level1"/>
      <w:r>
        <w:rPr>
          <w:rFonts w:hint="eastAsia" w:ascii="仿宋" w:hAnsi="仿宋" w:eastAsia="仿宋"/>
          <w:color w:val="000000" w:themeColor="text1"/>
          <w:sz w:val="28"/>
          <w:szCs w:val="28"/>
          <w:rPrChange w:id="21578" w:author="梁元" w:date="2019-05-14T19:51:36Z">
            <w:rPr>
              <w:rFonts w:hint="eastAsia" w:ascii="仿宋" w:hAnsi="仿宋" w:eastAsia="仿宋"/>
              <w:sz w:val="28"/>
              <w:szCs w:val="28"/>
            </w:rPr>
          </w:rPrChange>
          <w14:textFill>
            <w14:solidFill>
              <w14:schemeClr w14:val="tx1"/>
            </w14:solidFill>
          </w14:textFill>
        </w:rPr>
        <w:t>说一下前端安全？</w:t>
      </w:r>
      <w:bookmarkEnd w:id="798"/>
      <w:bookmarkEnd w:id="799"/>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2" w:hRule="atLeast"/>
          <w:jc w:val="center"/>
        </w:trPr>
        <w:tc>
          <w:tcPr>
            <w:tcW w:w="1523" w:type="dxa"/>
          </w:tcPr>
          <w:p>
            <w:pPr>
              <w:jc w:val="center"/>
              <w:rPr>
                <w:rFonts w:ascii="仿宋" w:hAnsi="仿宋" w:eastAsia="仿宋"/>
                <w:color w:val="000000" w:themeColor="text1"/>
                <w:rPrChange w:id="2157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580"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2158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582"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2158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584"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2158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586"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2158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588"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trPr>
        <w:tc>
          <w:tcPr>
            <w:tcW w:w="1523" w:type="dxa"/>
          </w:tcPr>
          <w:p>
            <w:pPr>
              <w:jc w:val="center"/>
              <w:rPr>
                <w:rFonts w:ascii="仿宋" w:hAnsi="仿宋" w:eastAsia="仿宋"/>
                <w:color w:val="000000" w:themeColor="text1"/>
                <w:rPrChange w:id="2158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590" w:author="梁元" w:date="2019-05-14T19:51:36Z">
                  <w:rPr>
                    <w:rFonts w:hint="eastAsia" w:ascii="仿宋" w:hAnsi="仿宋" w:eastAsia="仿宋"/>
                  </w:rPr>
                </w:rPrChange>
                <w14:textFill>
                  <w14:solidFill>
                    <w14:schemeClr w14:val="tx1"/>
                  </w14:solidFill>
                </w14:textFill>
              </w:rPr>
              <w:t>90%</w:t>
            </w:r>
          </w:p>
        </w:tc>
        <w:tc>
          <w:tcPr>
            <w:tcW w:w="1559" w:type="dxa"/>
          </w:tcPr>
          <w:p>
            <w:pPr>
              <w:jc w:val="center"/>
              <w:rPr>
                <w:rFonts w:ascii="仿宋" w:hAnsi="仿宋" w:eastAsia="仿宋"/>
                <w:color w:val="000000" w:themeColor="text1"/>
                <w:rPrChange w:id="2159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592" w:author="梁元" w:date="2019-05-14T19:51:36Z">
                  <w:rPr>
                    <w:rFonts w:hint="eastAsia" w:ascii="仿宋" w:hAnsi="仿宋" w:eastAsia="仿宋"/>
                  </w:rPr>
                </w:rPrChange>
                <w14:textFill>
                  <w14:solidFill>
                    <w14:schemeClr w14:val="tx1"/>
                  </w14:solidFill>
                </w14:textFill>
              </w:rPr>
              <w:t>5星</w:t>
            </w:r>
          </w:p>
        </w:tc>
        <w:tc>
          <w:tcPr>
            <w:tcW w:w="1418" w:type="dxa"/>
          </w:tcPr>
          <w:p>
            <w:pPr>
              <w:jc w:val="center"/>
              <w:rPr>
                <w:rFonts w:ascii="仿宋" w:hAnsi="仿宋" w:eastAsia="仿宋"/>
                <w:color w:val="000000" w:themeColor="text1"/>
                <w:rPrChange w:id="21593"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21594" w:author="梁元" w:date="2019-05-14T19:51:36Z">
                  <w:rPr>
                    <w:rFonts w:ascii="仿宋" w:hAnsi="仿宋" w:eastAsia="仿宋"/>
                  </w:rPr>
                </w:rPrChange>
                <w14:textFill>
                  <w14:solidFill>
                    <w14:schemeClr w14:val="tx1"/>
                  </w14:solidFill>
                </w14:textFill>
              </w:rPr>
              <w:t>J</w:t>
            </w:r>
            <w:r>
              <w:rPr>
                <w:rFonts w:hint="eastAsia" w:ascii="仿宋" w:hAnsi="仿宋" w:eastAsia="仿宋"/>
                <w:color w:val="000000" w:themeColor="text1"/>
                <w:rPrChange w:id="21595" w:author="梁元" w:date="2019-05-14T19:51:36Z">
                  <w:rPr>
                    <w:rFonts w:hint="eastAsia" w:ascii="仿宋" w:hAnsi="仿宋" w:eastAsia="仿宋"/>
                  </w:rPr>
                </w:rPrChange>
                <w14:textFill>
                  <w14:solidFill>
                    <w14:schemeClr w14:val="tx1"/>
                  </w14:solidFill>
                </w14:textFill>
              </w:rPr>
              <w:t>avascript</w:t>
            </w:r>
          </w:p>
        </w:tc>
        <w:tc>
          <w:tcPr>
            <w:tcW w:w="1417" w:type="dxa"/>
          </w:tcPr>
          <w:p>
            <w:pPr>
              <w:jc w:val="center"/>
              <w:rPr>
                <w:rFonts w:ascii="仿宋" w:hAnsi="仿宋" w:eastAsia="仿宋"/>
                <w:color w:val="000000" w:themeColor="text1"/>
                <w:rPrChange w:id="2159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597" w:author="梁元" w:date="2019-05-14T19:51:36Z">
                  <w:rPr>
                    <w:rFonts w:hint="eastAsia" w:ascii="仿宋" w:hAnsi="仿宋" w:eastAsia="仿宋"/>
                  </w:rPr>
                </w:rPrChange>
                <w14:textFill>
                  <w14:solidFill>
                    <w14:schemeClr w14:val="tx1"/>
                  </w14:solidFill>
                </w14:textFill>
              </w:rPr>
              <w:t>数据存储</w:t>
            </w:r>
          </w:p>
        </w:tc>
        <w:tc>
          <w:tcPr>
            <w:tcW w:w="1465" w:type="dxa"/>
          </w:tcPr>
          <w:p>
            <w:pPr>
              <w:jc w:val="center"/>
              <w:rPr>
                <w:rFonts w:ascii="仿宋" w:hAnsi="仿宋" w:eastAsia="仿宋"/>
                <w:color w:val="000000" w:themeColor="text1"/>
                <w:rPrChange w:id="2159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599" w:author="梁元" w:date="2019-05-14T19:51:36Z">
                  <w:rPr>
                    <w:rFonts w:hint="eastAsia" w:ascii="仿宋" w:hAnsi="仿宋" w:eastAsia="仿宋"/>
                  </w:rPr>
                </w:rPrChange>
                <w14:textFill>
                  <w14:solidFill>
                    <w14:schemeClr w14:val="tx1"/>
                  </w14:solidFill>
                </w14:textFill>
              </w:rPr>
              <w:t>存储</w:t>
            </w:r>
          </w:p>
        </w:tc>
      </w:tr>
    </w:tbl>
    <w:p>
      <w:pPr>
        <w:pStyle w:val="3"/>
        <w:numPr>
          <w:ilvl w:val="0"/>
          <w:numId w:val="44"/>
        </w:numPr>
        <w:spacing w:line="240" w:lineRule="auto"/>
        <w:ind w:firstLine="562" w:firstLineChars="200"/>
        <w:rPr>
          <w:rFonts w:ascii="仿宋" w:hAnsi="仿宋" w:eastAsia="仿宋"/>
          <w:color w:val="000000" w:themeColor="text1"/>
          <w:sz w:val="28"/>
          <w:szCs w:val="28"/>
          <w:rPrChange w:id="21601" w:author="梁元" w:date="2019-05-14T19:51:36Z">
            <w:rPr>
              <w:rFonts w:ascii="仿宋" w:hAnsi="仿宋" w:eastAsia="仿宋"/>
              <w:sz w:val="28"/>
              <w:szCs w:val="28"/>
            </w:rPr>
          </w:rPrChange>
          <w14:textFill>
            <w14:solidFill>
              <w14:schemeClr w14:val="tx1"/>
            </w14:solidFill>
          </w14:textFill>
        </w:rPr>
        <w:pPrChange w:id="21600" w:author="冷雪凝" w:date="2019-05-14T12:21:32Z">
          <w:pPr>
            <w:pStyle w:val="3"/>
            <w:numPr>
              <w:ilvl w:val="0"/>
              <w:numId w:val="44"/>
            </w:numPr>
          </w:pPr>
        </w:pPrChange>
      </w:pPr>
      <w:r>
        <w:rPr>
          <w:rFonts w:hint="eastAsia" w:ascii="仿宋" w:hAnsi="仿宋" w:eastAsia="仿宋"/>
          <w:color w:val="000000" w:themeColor="text1"/>
          <w:sz w:val="28"/>
          <w:szCs w:val="28"/>
          <w:rPrChange w:id="21602" w:author="梁元" w:date="2019-05-14T19:51:36Z">
            <w:rPr>
              <w:rFonts w:hint="eastAsia" w:ascii="仿宋" w:hAnsi="仿宋" w:eastAsia="仿宋"/>
              <w:sz w:val="28"/>
              <w:szCs w:val="28"/>
            </w:rPr>
          </w:rPrChange>
          <w14:textFill>
            <w14:solidFill>
              <w14:schemeClr w14:val="tx1"/>
            </w14:solidFill>
          </w14:textFill>
        </w:rPr>
        <w:t>通常解法</w:t>
      </w:r>
    </w:p>
    <w:p>
      <w:pPr>
        <w:ind w:firstLine="460" w:firstLineChars="200"/>
        <w:rPr>
          <w:rFonts w:ascii="Arial" w:hAnsi="Arial" w:cs="Arial"/>
          <w:color w:val="000000" w:themeColor="text1"/>
          <w:sz w:val="23"/>
          <w:szCs w:val="23"/>
          <w:shd w:val="clear" w:color="auto" w:fill="FFFFFF"/>
          <w:rPrChange w:id="21604" w:author="梁元" w:date="2019-05-14T19:51:36Z">
            <w:rPr>
              <w:rFonts w:ascii="Arial" w:hAnsi="Arial" w:cs="Arial"/>
              <w:color w:val="222222"/>
              <w:sz w:val="23"/>
              <w:szCs w:val="23"/>
              <w:shd w:val="clear" w:color="auto" w:fill="FFFFFF"/>
            </w:rPr>
          </w:rPrChange>
          <w14:textFill>
            <w14:solidFill>
              <w14:schemeClr w14:val="tx1"/>
            </w14:solidFill>
          </w14:textFill>
        </w:rPr>
        <w:pPrChange w:id="21603" w:author="冷雪凝" w:date="2019-05-14T12:21:32Z">
          <w:pPr/>
        </w:pPrChange>
      </w:pPr>
      <w:r>
        <w:rPr>
          <w:rFonts w:ascii="Arial" w:hAnsi="Arial" w:cs="Arial"/>
          <w:color w:val="000000" w:themeColor="text1"/>
          <w:sz w:val="23"/>
          <w:szCs w:val="23"/>
          <w:shd w:val="clear" w:color="auto" w:fill="FFFFFF"/>
          <w:rPrChange w:id="21605" w:author="梁元" w:date="2019-05-14T19:51:36Z">
            <w:rPr>
              <w:rFonts w:ascii="Arial" w:hAnsi="Arial" w:cs="Arial"/>
              <w:color w:val="222222"/>
              <w:sz w:val="23"/>
              <w:szCs w:val="23"/>
              <w:shd w:val="clear" w:color="auto" w:fill="FFFFFF"/>
            </w:rPr>
          </w:rPrChange>
          <w14:textFill>
            <w14:solidFill>
              <w14:schemeClr w14:val="tx1"/>
            </w14:solidFill>
          </w14:textFill>
        </w:rPr>
        <w:t>恶意攻击者往Web页面里注入恶意Script代码，用户浏览这些网页时，就会执行其中的恶意代码，可对用户进行盗取cookie信息、会话劫持等各种攻击.；</w:t>
      </w:r>
    </w:p>
    <w:p>
      <w:pPr>
        <w:ind w:firstLine="460" w:firstLineChars="200"/>
        <w:rPr>
          <w:rFonts w:ascii="Arial" w:hAnsi="Arial" w:cs="Arial"/>
          <w:color w:val="000000" w:themeColor="text1"/>
          <w:sz w:val="23"/>
          <w:szCs w:val="23"/>
          <w:shd w:val="clear" w:color="auto" w:fill="FFFFFF"/>
          <w:rPrChange w:id="21607" w:author="梁元" w:date="2019-05-14T19:51:36Z">
            <w:rPr>
              <w:rFonts w:ascii="Arial" w:hAnsi="Arial" w:cs="Arial"/>
              <w:color w:val="222222"/>
              <w:sz w:val="23"/>
              <w:szCs w:val="23"/>
              <w:shd w:val="clear" w:color="auto" w:fill="FFFFFF"/>
            </w:rPr>
          </w:rPrChange>
          <w14:textFill>
            <w14:solidFill>
              <w14:schemeClr w14:val="tx1"/>
            </w14:solidFill>
          </w14:textFill>
        </w:rPr>
        <w:pPrChange w:id="21606" w:author="冷雪凝" w:date="2019-05-14T12:21:32Z">
          <w:pPr/>
        </w:pPrChange>
      </w:pPr>
    </w:p>
    <w:p>
      <w:pPr>
        <w:pStyle w:val="3"/>
        <w:numPr>
          <w:ilvl w:val="0"/>
          <w:numId w:val="44"/>
        </w:numPr>
        <w:spacing w:line="240" w:lineRule="auto"/>
        <w:ind w:firstLine="562" w:firstLineChars="200"/>
        <w:rPr>
          <w:rFonts w:ascii="仿宋" w:hAnsi="仿宋" w:eastAsia="仿宋"/>
          <w:color w:val="000000" w:themeColor="text1"/>
          <w:sz w:val="28"/>
          <w:szCs w:val="28"/>
          <w:rPrChange w:id="21609" w:author="梁元" w:date="2019-05-14T19:51:36Z">
            <w:rPr>
              <w:rFonts w:ascii="仿宋" w:hAnsi="仿宋" w:eastAsia="仿宋"/>
              <w:sz w:val="28"/>
              <w:szCs w:val="28"/>
            </w:rPr>
          </w:rPrChange>
          <w14:textFill>
            <w14:solidFill>
              <w14:schemeClr w14:val="tx1"/>
            </w14:solidFill>
          </w14:textFill>
        </w:rPr>
        <w:pPrChange w:id="21608" w:author="冷雪凝" w:date="2019-05-14T12:21:32Z">
          <w:pPr>
            <w:pStyle w:val="3"/>
            <w:numPr>
              <w:ilvl w:val="0"/>
              <w:numId w:val="44"/>
            </w:numPr>
          </w:pPr>
        </w:pPrChange>
      </w:pPr>
      <w:r>
        <w:rPr>
          <w:rFonts w:hint="eastAsia" w:ascii="仿宋" w:hAnsi="仿宋" w:eastAsia="仿宋"/>
          <w:color w:val="000000" w:themeColor="text1"/>
          <w:sz w:val="28"/>
          <w:szCs w:val="28"/>
          <w:rPrChange w:id="21610" w:author="梁元" w:date="2019-05-14T19:51:36Z">
            <w:rPr>
              <w:rFonts w:hint="eastAsia" w:ascii="仿宋" w:hAnsi="仿宋" w:eastAsia="仿宋"/>
              <w:sz w:val="28"/>
              <w:szCs w:val="28"/>
            </w:rPr>
          </w:rPrChange>
          <w14:textFill>
            <w14:solidFill>
              <w14:schemeClr w14:val="tx1"/>
            </w14:solidFill>
          </w14:textFill>
        </w:rPr>
        <w:t>通用大牛级解法</w:t>
      </w:r>
    </w:p>
    <w:p>
      <w:pPr>
        <w:pStyle w:val="21"/>
        <w:numPr>
          <w:ilvl w:val="0"/>
          <w:numId w:val="44"/>
        </w:numPr>
        <w:autoSpaceDE w:val="0"/>
        <w:autoSpaceDN w:val="0"/>
        <w:adjustRightInd w:val="0"/>
        <w:spacing w:line="240" w:lineRule="auto"/>
        <w:ind w:firstLine="482" w:firstLineChars="200"/>
        <w:rPr>
          <w:rFonts w:cs="Times" w:asciiTheme="majorEastAsia" w:hAnsiTheme="majorEastAsia" w:eastAsiaTheme="majorEastAsia"/>
          <w:color w:val="000000" w:themeColor="text1"/>
          <w:rPrChange w:id="21612" w:author="梁元" w:date="2019-05-14T19:51:36Z">
            <w:rPr>
              <w:rFonts w:cs="Times" w:asciiTheme="majorEastAsia" w:hAnsiTheme="majorEastAsia" w:eastAsiaTheme="majorEastAsia"/>
            </w:rPr>
          </w:rPrChange>
          <w14:textFill>
            <w14:solidFill>
              <w14:schemeClr w14:val="tx1"/>
            </w14:solidFill>
          </w14:textFill>
        </w:rPr>
        <w:pPrChange w:id="21611"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b/>
          <w:bCs/>
          <w:color w:val="000000" w:themeColor="text1"/>
          <w:rPrChange w:id="21613" w:author="梁元" w:date="2019-05-14T19:51:36Z">
            <w:rPr>
              <w:rFonts w:cs="Times" w:asciiTheme="majorEastAsia" w:hAnsiTheme="majorEastAsia" w:eastAsiaTheme="majorEastAsia"/>
              <w:b/>
              <w:bCs/>
            </w:rPr>
          </w:rPrChange>
          <w14:textFill>
            <w14:solidFill>
              <w14:schemeClr w14:val="tx1"/>
            </w14:solidFill>
          </w14:textFill>
        </w:rPr>
        <w:t>1，XSS（Cross Site Scripting，跨站脚本攻击）</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15" w:author="梁元" w:date="2019-05-14T19:51:36Z">
            <w:rPr>
              <w:rFonts w:cs="Times" w:asciiTheme="majorEastAsia" w:hAnsiTheme="majorEastAsia" w:eastAsiaTheme="majorEastAsia"/>
            </w:rPr>
          </w:rPrChange>
          <w14:textFill>
            <w14:solidFill>
              <w14:schemeClr w14:val="tx1"/>
            </w14:solidFill>
          </w14:textFill>
        </w:rPr>
        <w:pPrChange w:id="21614"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16" w:author="梁元" w:date="2019-05-14T19:51:36Z">
            <w:rPr>
              <w:rFonts w:cs="Times" w:asciiTheme="majorEastAsia" w:hAnsiTheme="majorEastAsia" w:eastAsiaTheme="majorEastAsia"/>
            </w:rPr>
          </w:rPrChange>
          <w14:textFill>
            <w14:solidFill>
              <w14:schemeClr w14:val="tx1"/>
            </w14:solidFill>
          </w14:textFill>
        </w:rPr>
        <w:t xml:space="preserve">这是前端最常见的攻击方式，很多大型网站（如 Facebook）都被 XSS 攻击过。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18" w:author="梁元" w:date="2019-05-14T19:51:36Z">
            <w:rPr>
              <w:rFonts w:cs="Times" w:asciiTheme="majorEastAsia" w:hAnsiTheme="majorEastAsia" w:eastAsiaTheme="majorEastAsia"/>
            </w:rPr>
          </w:rPrChange>
          <w14:textFill>
            <w14:solidFill>
              <w14:schemeClr w14:val="tx1"/>
            </w14:solidFill>
          </w14:textFill>
        </w:rPr>
        <w:pPrChange w:id="21617" w:author="冷雪凝" w:date="2019-05-14T12:21:32Z">
          <w:pPr>
            <w:pStyle w:val="21"/>
            <w:numPr>
              <w:ilvl w:val="0"/>
              <w:numId w:val="44"/>
            </w:numPr>
            <w:autoSpaceDE w:val="0"/>
            <w:autoSpaceDN w:val="0"/>
            <w:adjustRightInd w:val="0"/>
            <w:spacing w:line="280" w:lineRule="atLeast"/>
            <w:ind w:firstLineChars="0"/>
          </w:pPr>
        </w:pPrChange>
      </w:pP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20" w:author="梁元" w:date="2019-05-14T19:51:36Z">
            <w:rPr>
              <w:rFonts w:cs="Times" w:asciiTheme="majorEastAsia" w:hAnsiTheme="majorEastAsia" w:eastAsiaTheme="majorEastAsia"/>
            </w:rPr>
          </w:rPrChange>
          <w14:textFill>
            <w14:solidFill>
              <w14:schemeClr w14:val="tx1"/>
            </w14:solidFill>
          </w14:textFill>
        </w:rPr>
        <w:pPrChange w:id="21619"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21" w:author="梁元" w:date="2019-05-14T19:51:36Z">
            <w:rPr>
              <w:rFonts w:cs="Times" w:asciiTheme="majorEastAsia" w:hAnsiTheme="majorEastAsia" w:eastAsiaTheme="majorEastAsia"/>
            </w:rPr>
          </w:rPrChange>
          <w14:textFill>
            <w14:solidFill>
              <w14:schemeClr w14:val="tx1"/>
            </w14:solidFill>
          </w14:textFill>
        </w:rPr>
        <w:t xml:space="preserve">举一个例子，我在一个博客网站正常发表一篇文章，输入汉字、英文和图片，完全没有问题。但是如果我写的是恶意的 JS 脚本，例如获取到document.cookie然后传输到自己的服务器上，那我这篇博客的每一次浏览都会执行这个脚本，都会把访客 cookie 中的信息偷偷传递到我的服务器上来。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23" w:author="梁元" w:date="2019-05-14T19:51:36Z">
            <w:rPr>
              <w:rFonts w:cs="Times" w:asciiTheme="majorEastAsia" w:hAnsiTheme="majorEastAsia" w:eastAsiaTheme="majorEastAsia"/>
            </w:rPr>
          </w:rPrChange>
          <w14:textFill>
            <w14:solidFill>
              <w14:schemeClr w14:val="tx1"/>
            </w14:solidFill>
          </w14:textFill>
        </w:rPr>
        <w:pPrChange w:id="21622" w:author="冷雪凝" w:date="2019-05-14T12:21:32Z">
          <w:pPr>
            <w:pStyle w:val="21"/>
            <w:numPr>
              <w:ilvl w:val="0"/>
              <w:numId w:val="44"/>
            </w:numPr>
            <w:autoSpaceDE w:val="0"/>
            <w:autoSpaceDN w:val="0"/>
            <w:adjustRightInd w:val="0"/>
            <w:spacing w:line="280" w:lineRule="atLeast"/>
            <w:ind w:firstLineChars="0"/>
          </w:pPr>
        </w:pPrChange>
      </w:pP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25" w:author="梁元" w:date="2019-05-14T19:51:36Z">
            <w:rPr>
              <w:rFonts w:cs="Times" w:asciiTheme="majorEastAsia" w:hAnsiTheme="majorEastAsia" w:eastAsiaTheme="majorEastAsia"/>
            </w:rPr>
          </w:rPrChange>
          <w14:textFill>
            <w14:solidFill>
              <w14:schemeClr w14:val="tx1"/>
            </w14:solidFill>
          </w14:textFill>
        </w:rPr>
        <w:pPrChange w:id="21624"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26" w:author="梁元" w:date="2019-05-14T19:51:36Z">
            <w:rPr>
              <w:rFonts w:cs="Times" w:asciiTheme="majorEastAsia" w:hAnsiTheme="majorEastAsia" w:eastAsiaTheme="majorEastAsia"/>
            </w:rPr>
          </w:rPrChange>
          <w14:textFill>
            <w14:solidFill>
              <w14:schemeClr w14:val="tx1"/>
            </w14:solidFill>
          </w14:textFill>
        </w:rPr>
        <w:t xml:space="preserve">其实原理上就是黑客通过某种方式（发布文章、发布评论等）将一段特定的 JS 代码隐蔽地输入进去。然后别人再看这篇文章或者评论时，之前注入的这段 JS 代码就执行了。JS 代码一旦执行，那可就不受控制了，因为它跟网页原有的 JS 有同样的权限，例如可以获取 server 端数据、可以获取 cookie 等。于是，攻击就这样发生了。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28" w:author="梁元" w:date="2019-05-14T19:51:36Z">
            <w:rPr>
              <w:rFonts w:cs="Times" w:asciiTheme="majorEastAsia" w:hAnsiTheme="majorEastAsia" w:eastAsiaTheme="majorEastAsia"/>
            </w:rPr>
          </w:rPrChange>
          <w14:textFill>
            <w14:solidFill>
              <w14:schemeClr w14:val="tx1"/>
            </w14:solidFill>
          </w14:textFill>
        </w:rPr>
        <w:pPrChange w:id="21627" w:author="冷雪凝" w:date="2019-05-14T12:21:32Z">
          <w:pPr>
            <w:pStyle w:val="21"/>
            <w:numPr>
              <w:ilvl w:val="0"/>
              <w:numId w:val="44"/>
            </w:numPr>
            <w:autoSpaceDE w:val="0"/>
            <w:autoSpaceDN w:val="0"/>
            <w:adjustRightInd w:val="0"/>
            <w:spacing w:line="280" w:lineRule="atLeast"/>
            <w:ind w:firstLineChars="0"/>
          </w:pPr>
        </w:pPrChange>
      </w:pP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30" w:author="梁元" w:date="2019-05-14T19:51:36Z">
            <w:rPr>
              <w:rFonts w:cs="Times" w:asciiTheme="majorEastAsia" w:hAnsiTheme="majorEastAsia" w:eastAsiaTheme="majorEastAsia"/>
            </w:rPr>
          </w:rPrChange>
          <w14:textFill>
            <w14:solidFill>
              <w14:schemeClr w14:val="tx1"/>
            </w14:solidFill>
          </w14:textFill>
        </w:rPr>
        <w:pPrChange w:id="21629"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31" w:author="梁元" w:date="2019-05-14T19:51:36Z">
            <w:rPr>
              <w:rFonts w:cs="Times" w:asciiTheme="majorEastAsia" w:hAnsiTheme="majorEastAsia" w:eastAsiaTheme="majorEastAsia"/>
            </w:rPr>
          </w:rPrChange>
          <w14:textFill>
            <w14:solidFill>
              <w14:schemeClr w14:val="tx1"/>
            </w14:solidFill>
          </w14:textFill>
        </w:rPr>
        <w:t xml:space="preserve">XSS的危害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33" w:author="梁元" w:date="2019-05-14T19:51:36Z">
            <w:rPr>
              <w:rFonts w:cs="Times" w:asciiTheme="majorEastAsia" w:hAnsiTheme="majorEastAsia" w:eastAsiaTheme="majorEastAsia"/>
            </w:rPr>
          </w:rPrChange>
          <w14:textFill>
            <w14:solidFill>
              <w14:schemeClr w14:val="tx1"/>
            </w14:solidFill>
          </w14:textFill>
        </w:rPr>
        <w:pPrChange w:id="21632"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34" w:author="梁元" w:date="2019-05-14T19:51:36Z">
            <w:rPr>
              <w:rFonts w:cs="Times" w:asciiTheme="majorEastAsia" w:hAnsiTheme="majorEastAsia" w:eastAsiaTheme="majorEastAsia"/>
            </w:rPr>
          </w:rPrChange>
          <w14:textFill>
            <w14:solidFill>
              <w14:schemeClr w14:val="tx1"/>
            </w14:solidFill>
          </w14:textFill>
        </w:rPr>
        <w:t xml:space="preserve">XSS 的危害相当大，如果页面可以随意执行别人不安全的 JS 代码，轻则会让页面错乱、功能缺失，重则会造成用户的信息泄露。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36" w:author="梁元" w:date="2019-05-14T19:51:36Z">
            <w:rPr>
              <w:rFonts w:cs="Times" w:asciiTheme="majorEastAsia" w:hAnsiTheme="majorEastAsia" w:eastAsiaTheme="majorEastAsia"/>
            </w:rPr>
          </w:rPrChange>
          <w14:textFill>
            <w14:solidFill>
              <w14:schemeClr w14:val="tx1"/>
            </w14:solidFill>
          </w14:textFill>
        </w:rPr>
        <w:pPrChange w:id="21635" w:author="冷雪凝" w:date="2019-05-14T12:21:32Z">
          <w:pPr>
            <w:pStyle w:val="21"/>
            <w:numPr>
              <w:ilvl w:val="0"/>
              <w:numId w:val="44"/>
            </w:numPr>
            <w:autoSpaceDE w:val="0"/>
            <w:autoSpaceDN w:val="0"/>
            <w:adjustRightInd w:val="0"/>
            <w:spacing w:line="280" w:lineRule="atLeast"/>
            <w:ind w:firstLineChars="0"/>
          </w:pPr>
        </w:pPrChange>
      </w:pP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38" w:author="梁元" w:date="2019-05-14T19:51:36Z">
            <w:rPr>
              <w:rFonts w:cs="Times" w:asciiTheme="majorEastAsia" w:hAnsiTheme="majorEastAsia" w:eastAsiaTheme="majorEastAsia"/>
            </w:rPr>
          </w:rPrChange>
          <w14:textFill>
            <w14:solidFill>
              <w14:schemeClr w14:val="tx1"/>
            </w14:solidFill>
          </w14:textFill>
        </w:rPr>
        <w:pPrChange w:id="21637"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39" w:author="梁元" w:date="2019-05-14T19:51:36Z">
            <w:rPr>
              <w:rFonts w:cs="Times" w:asciiTheme="majorEastAsia" w:hAnsiTheme="majorEastAsia" w:eastAsiaTheme="majorEastAsia"/>
            </w:rPr>
          </w:rPrChange>
          <w14:textFill>
            <w14:solidFill>
              <w14:schemeClr w14:val="tx1"/>
            </w14:solidFill>
          </w14:textFill>
        </w:rPr>
        <w:t xml:space="preserve">比如早些年社交网站经常爆出 XSS 蠕虫，通过发布的文章内插入 JS，用户访问了感染不安全 JS 注入的文章，会自动重新发布新的文章，这样的文章会通过推荐系统进入到每个用户的文章列表面前，很快就会造成大规模的感染。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41" w:author="梁元" w:date="2019-05-14T19:51:36Z">
            <w:rPr>
              <w:rFonts w:cs="Times" w:asciiTheme="majorEastAsia" w:hAnsiTheme="majorEastAsia" w:eastAsiaTheme="majorEastAsia"/>
            </w:rPr>
          </w:rPrChange>
          <w14:textFill>
            <w14:solidFill>
              <w14:schemeClr w14:val="tx1"/>
            </w14:solidFill>
          </w14:textFill>
        </w:rPr>
        <w:pPrChange w:id="21640" w:author="冷雪凝" w:date="2019-05-14T12:21:32Z">
          <w:pPr>
            <w:pStyle w:val="21"/>
            <w:numPr>
              <w:ilvl w:val="0"/>
              <w:numId w:val="44"/>
            </w:numPr>
            <w:autoSpaceDE w:val="0"/>
            <w:autoSpaceDN w:val="0"/>
            <w:adjustRightInd w:val="0"/>
            <w:spacing w:line="280" w:lineRule="atLeast"/>
            <w:ind w:firstLineChars="0"/>
          </w:pPr>
        </w:pPrChange>
      </w:pP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43" w:author="梁元" w:date="2019-05-14T19:51:36Z">
            <w:rPr>
              <w:rFonts w:cs="Times" w:asciiTheme="majorEastAsia" w:hAnsiTheme="majorEastAsia" w:eastAsiaTheme="majorEastAsia"/>
            </w:rPr>
          </w:rPrChange>
          <w14:textFill>
            <w14:solidFill>
              <w14:schemeClr w14:val="tx1"/>
            </w14:solidFill>
          </w14:textFill>
        </w:rPr>
        <w:pPrChange w:id="21642"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44" w:author="梁元" w:date="2019-05-14T19:51:36Z">
            <w:rPr>
              <w:rFonts w:cs="Times" w:asciiTheme="majorEastAsia" w:hAnsiTheme="majorEastAsia" w:eastAsiaTheme="majorEastAsia"/>
            </w:rPr>
          </w:rPrChange>
          <w14:textFill>
            <w14:solidFill>
              <w14:schemeClr w14:val="tx1"/>
            </w14:solidFill>
          </w14:textFill>
        </w:rPr>
        <w:t xml:space="preserve">还有利用获取 cookie 的方式，将 cookie 传入入侵者的服务器上，入侵者就可以模拟 cookie 登录网站，对用户的信息进行篡改。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46" w:author="梁元" w:date="2019-05-14T19:51:36Z">
            <w:rPr>
              <w:rFonts w:cs="Times" w:asciiTheme="majorEastAsia" w:hAnsiTheme="majorEastAsia" w:eastAsiaTheme="majorEastAsia"/>
            </w:rPr>
          </w:rPrChange>
          <w14:textFill>
            <w14:solidFill>
              <w14:schemeClr w14:val="tx1"/>
            </w14:solidFill>
          </w14:textFill>
        </w:rPr>
        <w:pPrChange w:id="21645" w:author="冷雪凝" w:date="2019-05-14T12:21:32Z">
          <w:pPr>
            <w:pStyle w:val="21"/>
            <w:numPr>
              <w:ilvl w:val="0"/>
              <w:numId w:val="44"/>
            </w:numPr>
            <w:autoSpaceDE w:val="0"/>
            <w:autoSpaceDN w:val="0"/>
            <w:adjustRightInd w:val="0"/>
            <w:spacing w:line="280" w:lineRule="atLeast"/>
            <w:ind w:firstLineChars="0"/>
          </w:pPr>
        </w:pPrChange>
      </w:pP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48" w:author="梁元" w:date="2019-05-14T19:51:36Z">
            <w:rPr>
              <w:rFonts w:cs="Times" w:asciiTheme="majorEastAsia" w:hAnsiTheme="majorEastAsia" w:eastAsiaTheme="majorEastAsia"/>
            </w:rPr>
          </w:rPrChange>
          <w14:textFill>
            <w14:solidFill>
              <w14:schemeClr w14:val="tx1"/>
            </w14:solidFill>
          </w14:textFill>
        </w:rPr>
        <w:pPrChange w:id="21647"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49" w:author="梁元" w:date="2019-05-14T19:51:36Z">
            <w:rPr>
              <w:rFonts w:cs="Times" w:asciiTheme="majorEastAsia" w:hAnsiTheme="majorEastAsia" w:eastAsiaTheme="majorEastAsia"/>
            </w:rPr>
          </w:rPrChange>
          <w14:textFill>
            <w14:solidFill>
              <w14:schemeClr w14:val="tx1"/>
            </w14:solidFill>
          </w14:textFill>
        </w:rPr>
        <w:t xml:space="preserve">XSS的预防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51" w:author="梁元" w:date="2019-05-14T19:51:36Z">
            <w:rPr>
              <w:rFonts w:cs="Times" w:asciiTheme="majorEastAsia" w:hAnsiTheme="majorEastAsia" w:eastAsiaTheme="majorEastAsia"/>
            </w:rPr>
          </w:rPrChange>
          <w14:textFill>
            <w14:solidFill>
              <w14:schemeClr w14:val="tx1"/>
            </w14:solidFill>
          </w14:textFill>
        </w:rPr>
        <w:pPrChange w:id="21650"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52" w:author="梁元" w:date="2019-05-14T19:51:36Z">
            <w:rPr>
              <w:rFonts w:cs="Times" w:asciiTheme="majorEastAsia" w:hAnsiTheme="majorEastAsia" w:eastAsiaTheme="majorEastAsia"/>
            </w:rPr>
          </w:rPrChange>
          <w14:textFill>
            <w14:solidFill>
              <w14:schemeClr w14:val="tx1"/>
            </w14:solidFill>
          </w14:textFill>
        </w:rPr>
        <w:t xml:space="preserve">那么如何预防 XSS 攻击呢？—— 最根本的方式，就是对用户输入的内容进行验证和替换，需要替换的字符有：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54" w:author="梁元" w:date="2019-05-14T19:51:36Z">
            <w:rPr>
              <w:rFonts w:cs="Times" w:asciiTheme="majorEastAsia" w:hAnsiTheme="majorEastAsia" w:eastAsiaTheme="majorEastAsia"/>
            </w:rPr>
          </w:rPrChange>
          <w14:textFill>
            <w14:solidFill>
              <w14:schemeClr w14:val="tx1"/>
            </w14:solidFill>
          </w14:textFill>
        </w:rPr>
        <w:pPrChange w:id="21653" w:author="冷雪凝" w:date="2019-05-14T12:21:32Z">
          <w:pPr>
            <w:pStyle w:val="21"/>
            <w:numPr>
              <w:ilvl w:val="0"/>
              <w:numId w:val="44"/>
            </w:numPr>
            <w:autoSpaceDE w:val="0"/>
            <w:autoSpaceDN w:val="0"/>
            <w:adjustRightInd w:val="0"/>
            <w:spacing w:line="280" w:lineRule="atLeast"/>
            <w:ind w:firstLineChars="0"/>
          </w:pPr>
        </w:pPrChange>
      </w:pP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56" w:author="梁元" w:date="2019-05-14T19:51:36Z">
            <w:rPr>
              <w:rFonts w:cs="Times" w:asciiTheme="majorEastAsia" w:hAnsiTheme="majorEastAsia" w:eastAsiaTheme="majorEastAsia"/>
            </w:rPr>
          </w:rPrChange>
          <w14:textFill>
            <w14:solidFill>
              <w14:schemeClr w14:val="tx1"/>
            </w14:solidFill>
          </w14:textFill>
        </w:rPr>
        <w:pPrChange w:id="21655"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57" w:author="梁元" w:date="2019-05-14T19:51:36Z">
            <w:rPr>
              <w:rFonts w:cs="Times" w:asciiTheme="majorEastAsia" w:hAnsiTheme="majorEastAsia" w:eastAsiaTheme="majorEastAsia"/>
            </w:rPr>
          </w:rPrChange>
          <w14:textFill>
            <w14:solidFill>
              <w14:schemeClr w14:val="tx1"/>
            </w14:solidFill>
          </w14:textFill>
        </w:rPr>
        <w:t xml:space="preserve">&amp; 替换为：&amp;amp;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59" w:author="梁元" w:date="2019-05-14T19:51:36Z">
            <w:rPr>
              <w:rFonts w:cs="Times" w:asciiTheme="majorEastAsia" w:hAnsiTheme="majorEastAsia" w:eastAsiaTheme="majorEastAsia"/>
            </w:rPr>
          </w:rPrChange>
          <w14:textFill>
            <w14:solidFill>
              <w14:schemeClr w14:val="tx1"/>
            </w14:solidFill>
          </w14:textFill>
        </w:rPr>
        <w:pPrChange w:id="21658"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60" w:author="梁元" w:date="2019-05-14T19:51:36Z">
            <w:rPr>
              <w:rFonts w:cs="Times" w:asciiTheme="majorEastAsia" w:hAnsiTheme="majorEastAsia" w:eastAsiaTheme="majorEastAsia"/>
            </w:rPr>
          </w:rPrChange>
          <w14:textFill>
            <w14:solidFill>
              <w14:schemeClr w14:val="tx1"/>
            </w14:solidFill>
          </w14:textFill>
        </w:rPr>
        <w:t xml:space="preserve">&lt; 替换为：&amp;lt;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62" w:author="梁元" w:date="2019-05-14T19:51:36Z">
            <w:rPr>
              <w:rFonts w:cs="Times" w:asciiTheme="majorEastAsia" w:hAnsiTheme="majorEastAsia" w:eastAsiaTheme="majorEastAsia"/>
            </w:rPr>
          </w:rPrChange>
          <w14:textFill>
            <w14:solidFill>
              <w14:schemeClr w14:val="tx1"/>
            </w14:solidFill>
          </w14:textFill>
        </w:rPr>
        <w:pPrChange w:id="21661"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63" w:author="梁元" w:date="2019-05-14T19:51:36Z">
            <w:rPr>
              <w:rFonts w:cs="Times" w:asciiTheme="majorEastAsia" w:hAnsiTheme="majorEastAsia" w:eastAsiaTheme="majorEastAsia"/>
            </w:rPr>
          </w:rPrChange>
          <w14:textFill>
            <w14:solidFill>
              <w14:schemeClr w14:val="tx1"/>
            </w14:solidFill>
          </w14:textFill>
        </w:rPr>
        <w:t xml:space="preserve">&gt; 替换为：&amp;gt;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65" w:author="梁元" w:date="2019-05-14T19:51:36Z">
            <w:rPr>
              <w:rFonts w:cs="Times" w:asciiTheme="majorEastAsia" w:hAnsiTheme="majorEastAsia" w:eastAsiaTheme="majorEastAsia"/>
            </w:rPr>
          </w:rPrChange>
          <w14:textFill>
            <w14:solidFill>
              <w14:schemeClr w14:val="tx1"/>
            </w14:solidFill>
          </w14:textFill>
        </w:rPr>
        <w:pPrChange w:id="21664"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66" w:author="梁元" w:date="2019-05-14T19:51:36Z">
            <w:rPr>
              <w:rFonts w:cs="Times" w:asciiTheme="majorEastAsia" w:hAnsiTheme="majorEastAsia" w:eastAsiaTheme="majorEastAsia"/>
            </w:rPr>
          </w:rPrChange>
          <w14:textFill>
            <w14:solidFill>
              <w14:schemeClr w14:val="tx1"/>
            </w14:solidFill>
          </w14:textFill>
        </w:rPr>
        <w:t xml:space="preserve">” 替换为：&amp;quot;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68" w:author="梁元" w:date="2019-05-14T19:51:36Z">
            <w:rPr>
              <w:rFonts w:cs="Times" w:asciiTheme="majorEastAsia" w:hAnsiTheme="majorEastAsia" w:eastAsiaTheme="majorEastAsia"/>
            </w:rPr>
          </w:rPrChange>
          <w14:textFill>
            <w14:solidFill>
              <w14:schemeClr w14:val="tx1"/>
            </w14:solidFill>
          </w14:textFill>
        </w:rPr>
        <w:pPrChange w:id="21667"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69" w:author="梁元" w:date="2019-05-14T19:51:36Z">
            <w:rPr>
              <w:rFonts w:cs="Times" w:asciiTheme="majorEastAsia" w:hAnsiTheme="majorEastAsia" w:eastAsiaTheme="majorEastAsia"/>
            </w:rPr>
          </w:rPrChange>
          <w14:textFill>
            <w14:solidFill>
              <w14:schemeClr w14:val="tx1"/>
            </w14:solidFill>
          </w14:textFill>
        </w:rPr>
        <w:t xml:space="preserve">‘ 替换为：&amp;#x27;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71" w:author="梁元" w:date="2019-05-14T19:51:36Z">
            <w:rPr>
              <w:rFonts w:cs="Times" w:asciiTheme="majorEastAsia" w:hAnsiTheme="majorEastAsia" w:eastAsiaTheme="majorEastAsia"/>
            </w:rPr>
          </w:rPrChange>
          <w14:textFill>
            <w14:solidFill>
              <w14:schemeClr w14:val="tx1"/>
            </w14:solidFill>
          </w14:textFill>
        </w:rPr>
        <w:pPrChange w:id="21670"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72" w:author="梁元" w:date="2019-05-14T19:51:36Z">
            <w:rPr>
              <w:rFonts w:cs="Times" w:asciiTheme="majorEastAsia" w:hAnsiTheme="majorEastAsia" w:eastAsiaTheme="majorEastAsia"/>
            </w:rPr>
          </w:rPrChange>
          <w14:textFill>
            <w14:solidFill>
              <w14:schemeClr w14:val="tx1"/>
            </w14:solidFill>
          </w14:textFill>
        </w:rPr>
        <w:t xml:space="preserve">/ 替换为：&amp;#x2f;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74" w:author="梁元" w:date="2019-05-14T19:51:36Z">
            <w:rPr>
              <w:rFonts w:cs="Times" w:asciiTheme="majorEastAsia" w:hAnsiTheme="majorEastAsia" w:eastAsiaTheme="majorEastAsia"/>
            </w:rPr>
          </w:rPrChange>
          <w14:textFill>
            <w14:solidFill>
              <w14:schemeClr w14:val="tx1"/>
            </w14:solidFill>
          </w14:textFill>
        </w:rPr>
        <w:pPrChange w:id="21673"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75" w:author="梁元" w:date="2019-05-14T19:51:36Z">
            <w:rPr>
              <w:rFonts w:cs="Times" w:asciiTheme="majorEastAsia" w:hAnsiTheme="majorEastAsia" w:eastAsiaTheme="majorEastAsia"/>
            </w:rPr>
          </w:rPrChange>
          <w14:textFill>
            <w14:solidFill>
              <w14:schemeClr w14:val="tx1"/>
            </w14:solidFill>
          </w14:textFill>
        </w:rPr>
        <w:t xml:space="preserve">替换了这些字符之后，黑客输入的攻击代码就会失效，XSS 攻击将不会轻易发生。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77" w:author="梁元" w:date="2019-05-14T19:51:36Z">
            <w:rPr>
              <w:rFonts w:cs="Times" w:asciiTheme="majorEastAsia" w:hAnsiTheme="majorEastAsia" w:eastAsiaTheme="majorEastAsia"/>
            </w:rPr>
          </w:rPrChange>
          <w14:textFill>
            <w14:solidFill>
              <w14:schemeClr w14:val="tx1"/>
            </w14:solidFill>
          </w14:textFill>
        </w:rPr>
        <w:pPrChange w:id="21676" w:author="冷雪凝" w:date="2019-05-14T12:21:32Z">
          <w:pPr>
            <w:pStyle w:val="21"/>
            <w:numPr>
              <w:ilvl w:val="0"/>
              <w:numId w:val="44"/>
            </w:numPr>
            <w:autoSpaceDE w:val="0"/>
            <w:autoSpaceDN w:val="0"/>
            <w:adjustRightInd w:val="0"/>
            <w:spacing w:line="280" w:lineRule="atLeast"/>
            <w:ind w:firstLineChars="0"/>
          </w:pPr>
        </w:pPrChange>
      </w:pP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79" w:author="梁元" w:date="2019-05-14T19:51:36Z">
            <w:rPr>
              <w:rFonts w:cs="Times" w:asciiTheme="majorEastAsia" w:hAnsiTheme="majorEastAsia" w:eastAsiaTheme="majorEastAsia"/>
            </w:rPr>
          </w:rPrChange>
          <w14:textFill>
            <w14:solidFill>
              <w14:schemeClr w14:val="tx1"/>
            </w14:solidFill>
          </w14:textFill>
        </w:rPr>
        <w:pPrChange w:id="21678"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80" w:author="梁元" w:date="2019-05-14T19:51:36Z">
            <w:rPr>
              <w:rFonts w:cs="Times" w:asciiTheme="majorEastAsia" w:hAnsiTheme="majorEastAsia" w:eastAsiaTheme="majorEastAsia"/>
            </w:rPr>
          </w:rPrChange>
          <w14:textFill>
            <w14:solidFill>
              <w14:schemeClr w14:val="tx1"/>
            </w14:solidFill>
          </w14:textFill>
        </w:rPr>
        <w:t xml:space="preserve">除此之外，还可以通过对 cookie 进行较强的控制，比如对敏感的 cookie 增加http-only限制，让 JS 获取不到 cookie 的内容。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82" w:author="梁元" w:date="2019-05-14T19:51:36Z">
            <w:rPr>
              <w:rFonts w:cs="Times" w:asciiTheme="majorEastAsia" w:hAnsiTheme="majorEastAsia" w:eastAsiaTheme="majorEastAsia"/>
            </w:rPr>
          </w:rPrChange>
          <w14:textFill>
            <w14:solidFill>
              <w14:schemeClr w14:val="tx1"/>
            </w14:solidFill>
          </w14:textFill>
        </w:rPr>
        <w:pPrChange w:id="21681" w:author="冷雪凝" w:date="2019-05-14T12:21:32Z">
          <w:pPr>
            <w:pStyle w:val="21"/>
            <w:numPr>
              <w:ilvl w:val="0"/>
              <w:numId w:val="44"/>
            </w:numPr>
            <w:autoSpaceDE w:val="0"/>
            <w:autoSpaceDN w:val="0"/>
            <w:adjustRightInd w:val="0"/>
            <w:spacing w:line="280" w:lineRule="atLeast"/>
            <w:ind w:firstLineChars="0"/>
          </w:pPr>
        </w:pPrChange>
      </w:pP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84" w:author="梁元" w:date="2019-05-14T19:51:36Z">
            <w:rPr>
              <w:rFonts w:cs="Times" w:asciiTheme="majorEastAsia" w:hAnsiTheme="majorEastAsia" w:eastAsiaTheme="majorEastAsia"/>
            </w:rPr>
          </w:rPrChange>
          <w14:textFill>
            <w14:solidFill>
              <w14:schemeClr w14:val="tx1"/>
            </w14:solidFill>
          </w14:textFill>
        </w:rPr>
        <w:pPrChange w:id="21683" w:author="冷雪凝" w:date="2019-05-14T12:21:32Z">
          <w:pPr>
            <w:pStyle w:val="21"/>
            <w:numPr>
              <w:ilvl w:val="0"/>
              <w:numId w:val="44"/>
            </w:numPr>
            <w:autoSpaceDE w:val="0"/>
            <w:autoSpaceDN w:val="0"/>
            <w:adjustRightInd w:val="0"/>
            <w:spacing w:line="280" w:lineRule="atLeast"/>
            <w:ind w:firstLineChars="0"/>
          </w:pPr>
        </w:pPrChange>
      </w:pPr>
    </w:p>
    <w:p>
      <w:pPr>
        <w:pStyle w:val="21"/>
        <w:numPr>
          <w:ilvl w:val="0"/>
          <w:numId w:val="44"/>
        </w:numPr>
        <w:autoSpaceDE w:val="0"/>
        <w:autoSpaceDN w:val="0"/>
        <w:adjustRightInd w:val="0"/>
        <w:spacing w:line="240" w:lineRule="auto"/>
        <w:ind w:firstLine="482" w:firstLineChars="200"/>
        <w:rPr>
          <w:rFonts w:cs="Times" w:asciiTheme="majorEastAsia" w:hAnsiTheme="majorEastAsia" w:eastAsiaTheme="majorEastAsia"/>
          <w:color w:val="000000" w:themeColor="text1"/>
          <w:rPrChange w:id="21686" w:author="梁元" w:date="2019-05-14T19:51:36Z">
            <w:rPr>
              <w:rFonts w:cs="Times" w:asciiTheme="majorEastAsia" w:hAnsiTheme="majorEastAsia" w:eastAsiaTheme="majorEastAsia"/>
            </w:rPr>
          </w:rPrChange>
          <w14:textFill>
            <w14:solidFill>
              <w14:schemeClr w14:val="tx1"/>
            </w14:solidFill>
          </w14:textFill>
        </w:rPr>
        <w:pPrChange w:id="21685"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b/>
          <w:bCs/>
          <w:color w:val="000000" w:themeColor="text1"/>
          <w:rPrChange w:id="21687" w:author="梁元" w:date="2019-05-14T19:51:36Z">
            <w:rPr>
              <w:rFonts w:cs="Times" w:asciiTheme="majorEastAsia" w:hAnsiTheme="majorEastAsia" w:eastAsiaTheme="majorEastAsia"/>
              <w:b/>
              <w:bCs/>
            </w:rPr>
          </w:rPrChange>
          <w14:textFill>
            <w14:solidFill>
              <w14:schemeClr w14:val="tx1"/>
            </w14:solidFill>
          </w14:textFill>
        </w:rPr>
        <w:t>2，CSRF（Cross-site request forgery，跨站请求伪造）</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89" w:author="梁元" w:date="2019-05-14T19:51:36Z">
            <w:rPr>
              <w:rFonts w:cs="Times" w:asciiTheme="majorEastAsia" w:hAnsiTheme="majorEastAsia" w:eastAsiaTheme="majorEastAsia"/>
            </w:rPr>
          </w:rPrChange>
          <w14:textFill>
            <w14:solidFill>
              <w14:schemeClr w14:val="tx1"/>
            </w14:solidFill>
          </w14:textFill>
        </w:rPr>
        <w:pPrChange w:id="21688"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90" w:author="梁元" w:date="2019-05-14T19:51:36Z">
            <w:rPr>
              <w:rFonts w:cs="Times" w:asciiTheme="majorEastAsia" w:hAnsiTheme="majorEastAsia" w:eastAsiaTheme="majorEastAsia"/>
            </w:rPr>
          </w:rPrChange>
          <w14:textFill>
            <w14:solidFill>
              <w14:schemeClr w14:val="tx1"/>
            </w14:solidFill>
          </w14:textFill>
        </w:rPr>
        <w:t xml:space="preserve">CSRF 是借用了当前操作者的权限来偷偷地完成某个操作，而不是拿到用户的信息。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92" w:author="梁元" w:date="2019-05-14T19:51:36Z">
            <w:rPr>
              <w:rFonts w:cs="Times" w:asciiTheme="majorEastAsia" w:hAnsiTheme="majorEastAsia" w:eastAsiaTheme="majorEastAsia"/>
            </w:rPr>
          </w:rPrChange>
          <w14:textFill>
            <w14:solidFill>
              <w14:schemeClr w14:val="tx1"/>
            </w14:solidFill>
          </w14:textFill>
        </w:rPr>
        <w:pPrChange w:id="21691" w:author="冷雪凝" w:date="2019-05-14T12:21:32Z">
          <w:pPr>
            <w:pStyle w:val="21"/>
            <w:numPr>
              <w:ilvl w:val="0"/>
              <w:numId w:val="44"/>
            </w:numPr>
            <w:autoSpaceDE w:val="0"/>
            <w:autoSpaceDN w:val="0"/>
            <w:adjustRightInd w:val="0"/>
            <w:spacing w:line="280" w:lineRule="atLeast"/>
            <w:ind w:firstLineChars="0"/>
          </w:pPr>
        </w:pPrChange>
      </w:pP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694" w:author="梁元" w:date="2019-05-14T19:51:36Z">
            <w:rPr>
              <w:rFonts w:cs="Times" w:asciiTheme="majorEastAsia" w:hAnsiTheme="majorEastAsia" w:eastAsiaTheme="majorEastAsia"/>
            </w:rPr>
          </w:rPrChange>
          <w14:textFill>
            <w14:solidFill>
              <w14:schemeClr w14:val="tx1"/>
            </w14:solidFill>
          </w14:textFill>
        </w:rPr>
        <w:pPrChange w:id="21693"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695" w:author="梁元" w:date="2019-05-14T19:51:36Z">
            <w:rPr>
              <w:rFonts w:cs="Times" w:asciiTheme="majorEastAsia" w:hAnsiTheme="majorEastAsia" w:eastAsiaTheme="majorEastAsia"/>
            </w:rPr>
          </w:rPrChange>
          <w14:textFill>
            <w14:solidFill>
              <w14:schemeClr w14:val="tx1"/>
            </w14:solidFill>
          </w14:textFill>
        </w:rPr>
        <w:t>例如，一个支付类网站，给他人转账的接口是</w:t>
      </w:r>
      <w:r>
        <w:rPr>
          <w:color w:val="000000" w:themeColor="text1"/>
          <w:rPrChange w:id="21696" w:author="梁元" w:date="2019-05-14T19:51:36Z">
            <w:rPr/>
          </w:rPrChange>
          <w14:textFill>
            <w14:solidFill>
              <w14:schemeClr w14:val="tx1"/>
            </w14:solidFill>
          </w14:textFill>
        </w:rPr>
        <w:fldChar w:fldCharType="begin"/>
      </w:r>
      <w:r>
        <w:rPr>
          <w:color w:val="000000" w:themeColor="text1"/>
          <w:rPrChange w:id="21697" w:author="梁元" w:date="2019-05-14T19:51:36Z">
            <w:rPr/>
          </w:rPrChange>
          <w14:textFill>
            <w14:solidFill>
              <w14:schemeClr w14:val="tx1"/>
            </w14:solidFill>
          </w14:textFill>
        </w:rPr>
        <w:instrText xml:space="preserve"> HYPERLINK "http://buy.com/pay?touid=999&amp;money=100" </w:instrText>
      </w:r>
      <w:r>
        <w:rPr>
          <w:color w:val="000000" w:themeColor="text1"/>
          <w:rPrChange w:id="21698" w:author="梁元" w:date="2019-05-14T19:51:36Z">
            <w:rPr/>
          </w:rPrChange>
          <w14:textFill>
            <w14:solidFill>
              <w14:schemeClr w14:val="tx1"/>
            </w14:solidFill>
          </w14:textFill>
        </w:rPr>
        <w:fldChar w:fldCharType="separate"/>
      </w:r>
      <w:r>
        <w:rPr>
          <w:rFonts w:cs="Times" w:asciiTheme="majorEastAsia" w:hAnsiTheme="majorEastAsia" w:eastAsiaTheme="majorEastAsia"/>
          <w:color w:val="000000" w:themeColor="text1"/>
          <w:u w:val="single" w:color="0000E9"/>
          <w:rPrChange w:id="21699" w:author="梁元" w:date="2019-05-14T19:51:36Z">
            <w:rPr>
              <w:rFonts w:cs="Times" w:asciiTheme="majorEastAsia" w:hAnsiTheme="majorEastAsia" w:eastAsiaTheme="majorEastAsia"/>
              <w:color w:val="0000E9"/>
              <w:u w:val="single" w:color="0000E9"/>
            </w:rPr>
          </w:rPrChange>
          <w14:textFill>
            <w14:solidFill>
              <w14:schemeClr w14:val="tx1"/>
            </w14:solidFill>
          </w14:textFill>
        </w:rPr>
        <w:t>http://buy.com/pay?touid=999&amp;money=100</w:t>
      </w:r>
      <w:r>
        <w:rPr>
          <w:rFonts w:cs="Times" w:asciiTheme="majorEastAsia" w:hAnsiTheme="majorEastAsia" w:eastAsiaTheme="majorEastAsia"/>
          <w:color w:val="000000" w:themeColor="text1"/>
          <w:u w:val="single" w:color="0000E9"/>
          <w:rPrChange w:id="21700"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r>
        <w:rPr>
          <w:rFonts w:cs="Times" w:asciiTheme="majorEastAsia" w:hAnsiTheme="majorEastAsia" w:eastAsiaTheme="majorEastAsia"/>
          <w:color w:val="000000" w:themeColor="text1"/>
          <w:rPrChange w:id="21701" w:author="梁元" w:date="2019-05-14T19:51:36Z">
            <w:rPr>
              <w:rFonts w:cs="Times" w:asciiTheme="majorEastAsia" w:hAnsiTheme="majorEastAsia" w:eastAsiaTheme="majorEastAsia"/>
            </w:rPr>
          </w:rPrChange>
          <w14:textFill>
            <w14:solidFill>
              <w14:schemeClr w14:val="tx1"/>
            </w14:solidFill>
          </w14:textFill>
        </w:rPr>
        <w:t>，而这个接口在使用时没有任何密码或者 token 的验证，只要打开访问就直接给他人转账。一个用户已经登录了</w:t>
      </w:r>
      <w:r>
        <w:rPr>
          <w:color w:val="000000" w:themeColor="text1"/>
          <w:rPrChange w:id="21702" w:author="梁元" w:date="2019-05-14T19:51:36Z">
            <w:rPr/>
          </w:rPrChange>
          <w14:textFill>
            <w14:solidFill>
              <w14:schemeClr w14:val="tx1"/>
            </w14:solidFill>
          </w14:textFill>
        </w:rPr>
        <w:fldChar w:fldCharType="begin"/>
      </w:r>
      <w:r>
        <w:rPr>
          <w:color w:val="000000" w:themeColor="text1"/>
          <w:rPrChange w:id="21703" w:author="梁元" w:date="2019-05-14T19:51:36Z">
            <w:rPr/>
          </w:rPrChange>
          <w14:textFill>
            <w14:solidFill>
              <w14:schemeClr w14:val="tx1"/>
            </w14:solidFill>
          </w14:textFill>
        </w:rPr>
        <w:instrText xml:space="preserve"> HYPERLINK "http://buy.com/" </w:instrText>
      </w:r>
      <w:r>
        <w:rPr>
          <w:color w:val="000000" w:themeColor="text1"/>
          <w:rPrChange w:id="21704" w:author="梁元" w:date="2019-05-14T19:51:36Z">
            <w:rPr/>
          </w:rPrChange>
          <w14:textFill>
            <w14:solidFill>
              <w14:schemeClr w14:val="tx1"/>
            </w14:solidFill>
          </w14:textFill>
        </w:rPr>
        <w:fldChar w:fldCharType="separate"/>
      </w:r>
      <w:r>
        <w:rPr>
          <w:rFonts w:cs="Times" w:asciiTheme="majorEastAsia" w:hAnsiTheme="majorEastAsia" w:eastAsiaTheme="majorEastAsia"/>
          <w:color w:val="000000" w:themeColor="text1"/>
          <w:u w:val="single" w:color="0000E9"/>
          <w:rPrChange w:id="21705" w:author="梁元" w:date="2019-05-14T19:51:36Z">
            <w:rPr>
              <w:rFonts w:cs="Times" w:asciiTheme="majorEastAsia" w:hAnsiTheme="majorEastAsia" w:eastAsiaTheme="majorEastAsia"/>
              <w:color w:val="0000E9"/>
              <w:u w:val="single" w:color="0000E9"/>
            </w:rPr>
          </w:rPrChange>
          <w14:textFill>
            <w14:solidFill>
              <w14:schemeClr w14:val="tx1"/>
            </w14:solidFill>
          </w14:textFill>
        </w:rPr>
        <w:t>http://buy.com</w:t>
      </w:r>
      <w:r>
        <w:rPr>
          <w:rFonts w:cs="Times" w:asciiTheme="majorEastAsia" w:hAnsiTheme="majorEastAsia" w:eastAsiaTheme="majorEastAsia"/>
          <w:color w:val="000000" w:themeColor="text1"/>
          <w:u w:val="single" w:color="0000E9"/>
          <w:rPrChange w:id="21706"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r>
        <w:rPr>
          <w:rFonts w:cs="Times" w:asciiTheme="majorEastAsia" w:hAnsiTheme="majorEastAsia" w:eastAsiaTheme="majorEastAsia"/>
          <w:color w:val="000000" w:themeColor="text1"/>
          <w:rPrChange w:id="21707" w:author="梁元" w:date="2019-05-14T19:51:36Z">
            <w:rPr>
              <w:rFonts w:cs="Times" w:asciiTheme="majorEastAsia" w:hAnsiTheme="majorEastAsia" w:eastAsiaTheme="majorEastAsia"/>
            </w:rPr>
          </w:rPrChange>
          <w14:textFill>
            <w14:solidFill>
              <w14:schemeClr w14:val="tx1"/>
            </w14:solidFill>
          </w14:textFill>
        </w:rPr>
        <w:t>，在选择商品时，突然收到一封邮件，而这封邮件正文有这么一行代码&lt;img src="</w:t>
      </w:r>
      <w:r>
        <w:rPr>
          <w:color w:val="000000" w:themeColor="text1"/>
          <w:rPrChange w:id="21708" w:author="梁元" w:date="2019-05-14T19:51:36Z">
            <w:rPr/>
          </w:rPrChange>
          <w14:textFill>
            <w14:solidFill>
              <w14:schemeClr w14:val="tx1"/>
            </w14:solidFill>
          </w14:textFill>
        </w:rPr>
        <w:fldChar w:fldCharType="begin"/>
      </w:r>
      <w:r>
        <w:rPr>
          <w:color w:val="000000" w:themeColor="text1"/>
          <w:rPrChange w:id="21709" w:author="梁元" w:date="2019-05-14T19:51:36Z">
            <w:rPr/>
          </w:rPrChange>
          <w14:textFill>
            <w14:solidFill>
              <w14:schemeClr w14:val="tx1"/>
            </w14:solidFill>
          </w14:textFill>
        </w:rPr>
        <w:instrText xml:space="preserve"> HYPERLINK "http://buy.com/pay?touid=999&amp;money=100" </w:instrText>
      </w:r>
      <w:r>
        <w:rPr>
          <w:color w:val="000000" w:themeColor="text1"/>
          <w:rPrChange w:id="21710" w:author="梁元" w:date="2019-05-14T19:51:36Z">
            <w:rPr/>
          </w:rPrChange>
          <w14:textFill>
            <w14:solidFill>
              <w14:schemeClr w14:val="tx1"/>
            </w14:solidFill>
          </w14:textFill>
        </w:rPr>
        <w:fldChar w:fldCharType="separate"/>
      </w:r>
      <w:r>
        <w:rPr>
          <w:rFonts w:cs="Times" w:asciiTheme="majorEastAsia" w:hAnsiTheme="majorEastAsia" w:eastAsiaTheme="majorEastAsia"/>
          <w:color w:val="000000" w:themeColor="text1"/>
          <w:u w:val="single" w:color="0000E9"/>
          <w:rPrChange w:id="21711" w:author="梁元" w:date="2019-05-14T19:51:36Z">
            <w:rPr>
              <w:rFonts w:cs="Times" w:asciiTheme="majorEastAsia" w:hAnsiTheme="majorEastAsia" w:eastAsiaTheme="majorEastAsia"/>
              <w:color w:val="0000E9"/>
              <w:u w:val="single" w:color="0000E9"/>
            </w:rPr>
          </w:rPrChange>
          <w14:textFill>
            <w14:solidFill>
              <w14:schemeClr w14:val="tx1"/>
            </w14:solidFill>
          </w14:textFill>
        </w:rPr>
        <w:t>http://buy.com/pay?touid=999&amp;money=100</w:t>
      </w:r>
      <w:r>
        <w:rPr>
          <w:rFonts w:cs="Times" w:asciiTheme="majorEastAsia" w:hAnsiTheme="majorEastAsia" w:eastAsiaTheme="majorEastAsia"/>
          <w:color w:val="000000" w:themeColor="text1"/>
          <w:u w:val="single" w:color="0000E9"/>
          <w:rPrChange w:id="21712"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r>
        <w:rPr>
          <w:rFonts w:cs="Times" w:asciiTheme="majorEastAsia" w:hAnsiTheme="majorEastAsia" w:eastAsiaTheme="majorEastAsia"/>
          <w:color w:val="000000" w:themeColor="text1"/>
          <w:rPrChange w:id="21713" w:author="梁元" w:date="2019-05-14T19:51:36Z">
            <w:rPr>
              <w:rFonts w:cs="Times" w:asciiTheme="majorEastAsia" w:hAnsiTheme="majorEastAsia" w:eastAsiaTheme="majorEastAsia"/>
            </w:rPr>
          </w:rPrChange>
          <w14:textFill>
            <w14:solidFill>
              <w14:schemeClr w14:val="tx1"/>
            </w14:solidFill>
          </w14:textFill>
        </w:rPr>
        <w:t xml:space="preserve">"/&gt;，他访问了邮件之后，其实就已经完成了购买。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715" w:author="梁元" w:date="2019-05-14T19:51:36Z">
            <w:rPr>
              <w:rFonts w:cs="Times" w:asciiTheme="majorEastAsia" w:hAnsiTheme="majorEastAsia" w:eastAsiaTheme="majorEastAsia"/>
            </w:rPr>
          </w:rPrChange>
          <w14:textFill>
            <w14:solidFill>
              <w14:schemeClr w14:val="tx1"/>
            </w14:solidFill>
          </w14:textFill>
        </w:rPr>
        <w:pPrChange w:id="21714" w:author="冷雪凝" w:date="2019-05-14T12:21:32Z">
          <w:pPr>
            <w:pStyle w:val="21"/>
            <w:numPr>
              <w:ilvl w:val="0"/>
              <w:numId w:val="44"/>
            </w:numPr>
            <w:autoSpaceDE w:val="0"/>
            <w:autoSpaceDN w:val="0"/>
            <w:adjustRightInd w:val="0"/>
            <w:spacing w:line="280" w:lineRule="atLeast"/>
            <w:ind w:firstLineChars="0"/>
          </w:pPr>
        </w:pPrChange>
      </w:pP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717" w:author="梁元" w:date="2019-05-14T19:51:36Z">
            <w:rPr>
              <w:rFonts w:cs="Times" w:asciiTheme="majorEastAsia" w:hAnsiTheme="majorEastAsia" w:eastAsiaTheme="majorEastAsia"/>
            </w:rPr>
          </w:rPrChange>
          <w14:textFill>
            <w14:solidFill>
              <w14:schemeClr w14:val="tx1"/>
            </w14:solidFill>
          </w14:textFill>
        </w:rPr>
        <w:pPrChange w:id="21716"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718" w:author="梁元" w:date="2019-05-14T19:51:36Z">
            <w:rPr>
              <w:rFonts w:cs="Times" w:asciiTheme="majorEastAsia" w:hAnsiTheme="majorEastAsia" w:eastAsiaTheme="majorEastAsia"/>
            </w:rPr>
          </w:rPrChange>
          <w14:textFill>
            <w14:solidFill>
              <w14:schemeClr w14:val="tx1"/>
            </w14:solidFill>
          </w14:textFill>
        </w:rPr>
        <w:t>CSRF 的发生其实是借助了一个 cookie 的特性。我们知道，登录了</w:t>
      </w:r>
      <w:r>
        <w:rPr>
          <w:color w:val="000000" w:themeColor="text1"/>
          <w:rPrChange w:id="21719" w:author="梁元" w:date="2019-05-14T19:51:36Z">
            <w:rPr/>
          </w:rPrChange>
          <w14:textFill>
            <w14:solidFill>
              <w14:schemeClr w14:val="tx1"/>
            </w14:solidFill>
          </w14:textFill>
        </w:rPr>
        <w:fldChar w:fldCharType="begin"/>
      </w:r>
      <w:r>
        <w:rPr>
          <w:color w:val="000000" w:themeColor="text1"/>
          <w:rPrChange w:id="21720" w:author="梁元" w:date="2019-05-14T19:51:36Z">
            <w:rPr/>
          </w:rPrChange>
          <w14:textFill>
            <w14:solidFill>
              <w14:schemeClr w14:val="tx1"/>
            </w14:solidFill>
          </w14:textFill>
        </w:rPr>
        <w:instrText xml:space="preserve"> HYPERLINK "http://buy.com/" </w:instrText>
      </w:r>
      <w:r>
        <w:rPr>
          <w:color w:val="000000" w:themeColor="text1"/>
          <w:rPrChange w:id="21721" w:author="梁元" w:date="2019-05-14T19:51:36Z">
            <w:rPr/>
          </w:rPrChange>
          <w14:textFill>
            <w14:solidFill>
              <w14:schemeClr w14:val="tx1"/>
            </w14:solidFill>
          </w14:textFill>
        </w:rPr>
        <w:fldChar w:fldCharType="separate"/>
      </w:r>
      <w:r>
        <w:rPr>
          <w:rFonts w:cs="Times" w:asciiTheme="majorEastAsia" w:hAnsiTheme="majorEastAsia" w:eastAsiaTheme="majorEastAsia"/>
          <w:color w:val="000000" w:themeColor="text1"/>
          <w:u w:val="single" w:color="0000E9"/>
          <w:rPrChange w:id="21722" w:author="梁元" w:date="2019-05-14T19:51:36Z">
            <w:rPr>
              <w:rFonts w:cs="Times" w:asciiTheme="majorEastAsia" w:hAnsiTheme="majorEastAsia" w:eastAsiaTheme="majorEastAsia"/>
              <w:color w:val="0000E9"/>
              <w:u w:val="single" w:color="0000E9"/>
            </w:rPr>
          </w:rPrChange>
          <w14:textFill>
            <w14:solidFill>
              <w14:schemeClr w14:val="tx1"/>
            </w14:solidFill>
          </w14:textFill>
        </w:rPr>
        <w:t>http://buy.com</w:t>
      </w:r>
      <w:r>
        <w:rPr>
          <w:rFonts w:cs="Times" w:asciiTheme="majorEastAsia" w:hAnsiTheme="majorEastAsia" w:eastAsiaTheme="majorEastAsia"/>
          <w:color w:val="000000" w:themeColor="text1"/>
          <w:u w:val="single" w:color="0000E9"/>
          <w:rPrChange w:id="21723"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r>
        <w:rPr>
          <w:rFonts w:cs="Times" w:asciiTheme="majorEastAsia" w:hAnsiTheme="majorEastAsia" w:eastAsiaTheme="majorEastAsia"/>
          <w:color w:val="000000" w:themeColor="text1"/>
          <w:rPrChange w:id="21724" w:author="梁元" w:date="2019-05-14T19:51:36Z">
            <w:rPr>
              <w:rFonts w:cs="Times" w:asciiTheme="majorEastAsia" w:hAnsiTheme="majorEastAsia" w:eastAsiaTheme="majorEastAsia"/>
            </w:rPr>
          </w:rPrChange>
          <w14:textFill>
            <w14:solidFill>
              <w14:schemeClr w14:val="tx1"/>
            </w14:solidFill>
          </w14:textFill>
        </w:rPr>
        <w:t>之后，cookie 就会有登录过的标记了，此时请求</w:t>
      </w:r>
      <w:r>
        <w:rPr>
          <w:color w:val="000000" w:themeColor="text1"/>
          <w:rPrChange w:id="21725" w:author="梁元" w:date="2019-05-14T19:51:36Z">
            <w:rPr/>
          </w:rPrChange>
          <w14:textFill>
            <w14:solidFill>
              <w14:schemeClr w14:val="tx1"/>
            </w14:solidFill>
          </w14:textFill>
        </w:rPr>
        <w:fldChar w:fldCharType="begin"/>
      </w:r>
      <w:r>
        <w:rPr>
          <w:color w:val="000000" w:themeColor="text1"/>
          <w:rPrChange w:id="21726" w:author="梁元" w:date="2019-05-14T19:51:36Z">
            <w:rPr/>
          </w:rPrChange>
          <w14:textFill>
            <w14:solidFill>
              <w14:schemeClr w14:val="tx1"/>
            </w14:solidFill>
          </w14:textFill>
        </w:rPr>
        <w:instrText xml:space="preserve"> HYPERLINK "http://buy.com/pay?touid=999&amp;money=100" </w:instrText>
      </w:r>
      <w:r>
        <w:rPr>
          <w:color w:val="000000" w:themeColor="text1"/>
          <w:rPrChange w:id="21727" w:author="梁元" w:date="2019-05-14T19:51:36Z">
            <w:rPr/>
          </w:rPrChange>
          <w14:textFill>
            <w14:solidFill>
              <w14:schemeClr w14:val="tx1"/>
            </w14:solidFill>
          </w14:textFill>
        </w:rPr>
        <w:fldChar w:fldCharType="separate"/>
      </w:r>
      <w:r>
        <w:rPr>
          <w:rFonts w:cs="Times" w:asciiTheme="majorEastAsia" w:hAnsiTheme="majorEastAsia" w:eastAsiaTheme="majorEastAsia"/>
          <w:color w:val="000000" w:themeColor="text1"/>
          <w:u w:val="single" w:color="0000E9"/>
          <w:rPrChange w:id="21728" w:author="梁元" w:date="2019-05-14T19:51:36Z">
            <w:rPr>
              <w:rFonts w:cs="Times" w:asciiTheme="majorEastAsia" w:hAnsiTheme="majorEastAsia" w:eastAsiaTheme="majorEastAsia"/>
              <w:color w:val="0000E9"/>
              <w:u w:val="single" w:color="0000E9"/>
            </w:rPr>
          </w:rPrChange>
          <w14:textFill>
            <w14:solidFill>
              <w14:schemeClr w14:val="tx1"/>
            </w14:solidFill>
          </w14:textFill>
        </w:rPr>
        <w:t>http://buy.com/pay?touid=999&amp;money=100</w:t>
      </w:r>
      <w:r>
        <w:rPr>
          <w:rFonts w:cs="Times" w:asciiTheme="majorEastAsia" w:hAnsiTheme="majorEastAsia" w:eastAsiaTheme="majorEastAsia"/>
          <w:color w:val="000000" w:themeColor="text1"/>
          <w:u w:val="single" w:color="0000E9"/>
          <w:rPrChange w:id="21729"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r>
        <w:rPr>
          <w:rFonts w:cs="Times" w:asciiTheme="majorEastAsia" w:hAnsiTheme="majorEastAsia" w:eastAsiaTheme="majorEastAsia"/>
          <w:color w:val="000000" w:themeColor="text1"/>
          <w:rPrChange w:id="21730" w:author="梁元" w:date="2019-05-14T19:51:36Z">
            <w:rPr>
              <w:rFonts w:cs="Times" w:asciiTheme="majorEastAsia" w:hAnsiTheme="majorEastAsia" w:eastAsiaTheme="majorEastAsia"/>
            </w:rPr>
          </w:rPrChange>
          <w14:textFill>
            <w14:solidFill>
              <w14:schemeClr w14:val="tx1"/>
            </w14:solidFill>
          </w14:textFill>
        </w:rPr>
        <w:t>是会带着 cookie 的，因此 server 端就知道已经登录了。而如果在</w:t>
      </w:r>
      <w:r>
        <w:rPr>
          <w:color w:val="000000" w:themeColor="text1"/>
          <w:rPrChange w:id="21731" w:author="梁元" w:date="2019-05-14T19:51:36Z">
            <w:rPr/>
          </w:rPrChange>
          <w14:textFill>
            <w14:solidFill>
              <w14:schemeClr w14:val="tx1"/>
            </w14:solidFill>
          </w14:textFill>
        </w:rPr>
        <w:fldChar w:fldCharType="begin"/>
      </w:r>
      <w:r>
        <w:rPr>
          <w:color w:val="000000" w:themeColor="text1"/>
          <w:rPrChange w:id="21732" w:author="梁元" w:date="2019-05-14T19:51:36Z">
            <w:rPr/>
          </w:rPrChange>
          <w14:textFill>
            <w14:solidFill>
              <w14:schemeClr w14:val="tx1"/>
            </w14:solidFill>
          </w14:textFill>
        </w:rPr>
        <w:instrText xml:space="preserve"> HYPERLINK "http://buy.com/" </w:instrText>
      </w:r>
      <w:r>
        <w:rPr>
          <w:color w:val="000000" w:themeColor="text1"/>
          <w:rPrChange w:id="21733" w:author="梁元" w:date="2019-05-14T19:51:36Z">
            <w:rPr/>
          </w:rPrChange>
          <w14:textFill>
            <w14:solidFill>
              <w14:schemeClr w14:val="tx1"/>
            </w14:solidFill>
          </w14:textFill>
        </w:rPr>
        <w:fldChar w:fldCharType="separate"/>
      </w:r>
      <w:r>
        <w:rPr>
          <w:rFonts w:cs="Times" w:asciiTheme="majorEastAsia" w:hAnsiTheme="majorEastAsia" w:eastAsiaTheme="majorEastAsia"/>
          <w:color w:val="000000" w:themeColor="text1"/>
          <w:u w:val="single" w:color="0000E9"/>
          <w:rPrChange w:id="21734" w:author="梁元" w:date="2019-05-14T19:51:36Z">
            <w:rPr>
              <w:rFonts w:cs="Times" w:asciiTheme="majorEastAsia" w:hAnsiTheme="majorEastAsia" w:eastAsiaTheme="majorEastAsia"/>
              <w:color w:val="0000E9"/>
              <w:u w:val="single" w:color="0000E9"/>
            </w:rPr>
          </w:rPrChange>
          <w14:textFill>
            <w14:solidFill>
              <w14:schemeClr w14:val="tx1"/>
            </w14:solidFill>
          </w14:textFill>
        </w:rPr>
        <w:t>http://buy.com</w:t>
      </w:r>
      <w:r>
        <w:rPr>
          <w:rFonts w:cs="Times" w:asciiTheme="majorEastAsia" w:hAnsiTheme="majorEastAsia" w:eastAsiaTheme="majorEastAsia"/>
          <w:color w:val="000000" w:themeColor="text1"/>
          <w:u w:val="single" w:color="0000E9"/>
          <w:rPrChange w:id="21735"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r>
        <w:rPr>
          <w:rFonts w:cs="Times" w:asciiTheme="majorEastAsia" w:hAnsiTheme="majorEastAsia" w:eastAsiaTheme="majorEastAsia"/>
          <w:color w:val="000000" w:themeColor="text1"/>
          <w:rPrChange w:id="21736" w:author="梁元" w:date="2019-05-14T19:51:36Z">
            <w:rPr>
              <w:rFonts w:cs="Times" w:asciiTheme="majorEastAsia" w:hAnsiTheme="majorEastAsia" w:eastAsiaTheme="majorEastAsia"/>
            </w:rPr>
          </w:rPrChange>
          <w14:textFill>
            <w14:solidFill>
              <w14:schemeClr w14:val="tx1"/>
            </w14:solidFill>
          </w14:textFill>
        </w:rPr>
        <w:t>去请求其他域名的 API 例如</w:t>
      </w:r>
      <w:r>
        <w:rPr>
          <w:color w:val="000000" w:themeColor="text1"/>
          <w:rPrChange w:id="21737" w:author="梁元" w:date="2019-05-14T19:51:36Z">
            <w:rPr/>
          </w:rPrChange>
          <w14:textFill>
            <w14:solidFill>
              <w14:schemeClr w14:val="tx1"/>
            </w14:solidFill>
          </w14:textFill>
        </w:rPr>
        <w:fldChar w:fldCharType="begin"/>
      </w:r>
      <w:r>
        <w:rPr>
          <w:color w:val="000000" w:themeColor="text1"/>
          <w:rPrChange w:id="21738" w:author="梁元" w:date="2019-05-14T19:51:36Z">
            <w:rPr/>
          </w:rPrChange>
          <w14:textFill>
            <w14:solidFill>
              <w14:schemeClr w14:val="tx1"/>
            </w14:solidFill>
          </w14:textFill>
        </w:rPr>
        <w:instrText xml:space="preserve"> HYPERLINK "http://abc.com/api" </w:instrText>
      </w:r>
      <w:r>
        <w:rPr>
          <w:color w:val="000000" w:themeColor="text1"/>
          <w:rPrChange w:id="21739" w:author="梁元" w:date="2019-05-14T19:51:36Z">
            <w:rPr/>
          </w:rPrChange>
          <w14:textFill>
            <w14:solidFill>
              <w14:schemeClr w14:val="tx1"/>
            </w14:solidFill>
          </w14:textFill>
        </w:rPr>
        <w:fldChar w:fldCharType="separate"/>
      </w:r>
      <w:r>
        <w:rPr>
          <w:rFonts w:cs="Times" w:asciiTheme="majorEastAsia" w:hAnsiTheme="majorEastAsia" w:eastAsiaTheme="majorEastAsia"/>
          <w:color w:val="000000" w:themeColor="text1"/>
          <w:u w:val="single" w:color="0000E9"/>
          <w:rPrChange w:id="21740" w:author="梁元" w:date="2019-05-14T19:51:36Z">
            <w:rPr>
              <w:rFonts w:cs="Times" w:asciiTheme="majorEastAsia" w:hAnsiTheme="majorEastAsia" w:eastAsiaTheme="majorEastAsia"/>
              <w:color w:val="0000E9"/>
              <w:u w:val="single" w:color="0000E9"/>
            </w:rPr>
          </w:rPrChange>
          <w14:textFill>
            <w14:solidFill>
              <w14:schemeClr w14:val="tx1"/>
            </w14:solidFill>
          </w14:textFill>
        </w:rPr>
        <w:t>http://abc.com/api</w:t>
      </w:r>
      <w:r>
        <w:rPr>
          <w:rFonts w:cs="Times" w:asciiTheme="majorEastAsia" w:hAnsiTheme="majorEastAsia" w:eastAsiaTheme="majorEastAsia"/>
          <w:color w:val="000000" w:themeColor="text1"/>
          <w:u w:val="single" w:color="0000E9"/>
          <w:rPrChange w:id="21741"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r>
        <w:rPr>
          <w:rFonts w:cs="Times" w:asciiTheme="majorEastAsia" w:hAnsiTheme="majorEastAsia" w:eastAsiaTheme="majorEastAsia"/>
          <w:color w:val="000000" w:themeColor="text1"/>
          <w:rPrChange w:id="21742" w:author="梁元" w:date="2019-05-14T19:51:36Z">
            <w:rPr>
              <w:rFonts w:cs="Times" w:asciiTheme="majorEastAsia" w:hAnsiTheme="majorEastAsia" w:eastAsiaTheme="majorEastAsia"/>
            </w:rPr>
          </w:rPrChange>
          <w14:textFill>
            <w14:solidFill>
              <w14:schemeClr w14:val="tx1"/>
            </w14:solidFill>
          </w14:textFill>
        </w:rPr>
        <w:t>时，是不会带 cookie 的，这是浏览器的同源策略的限制。但是 —— 此时在其他域名的页面中，请求</w:t>
      </w:r>
      <w:r>
        <w:rPr>
          <w:color w:val="000000" w:themeColor="text1"/>
          <w:rPrChange w:id="21743" w:author="梁元" w:date="2019-05-14T19:51:36Z">
            <w:rPr/>
          </w:rPrChange>
          <w14:textFill>
            <w14:solidFill>
              <w14:schemeClr w14:val="tx1"/>
            </w14:solidFill>
          </w14:textFill>
        </w:rPr>
        <w:fldChar w:fldCharType="begin"/>
      </w:r>
      <w:r>
        <w:rPr>
          <w:color w:val="000000" w:themeColor="text1"/>
          <w:rPrChange w:id="21744" w:author="梁元" w:date="2019-05-14T19:51:36Z">
            <w:rPr/>
          </w:rPrChange>
          <w14:textFill>
            <w14:solidFill>
              <w14:schemeClr w14:val="tx1"/>
            </w14:solidFill>
          </w14:textFill>
        </w:rPr>
        <w:instrText xml:space="preserve"> HYPERLINK "http://buy.com/pay?touid=999&amp;money=100" </w:instrText>
      </w:r>
      <w:r>
        <w:rPr>
          <w:color w:val="000000" w:themeColor="text1"/>
          <w:rPrChange w:id="21745" w:author="梁元" w:date="2019-05-14T19:51:36Z">
            <w:rPr/>
          </w:rPrChange>
          <w14:textFill>
            <w14:solidFill>
              <w14:schemeClr w14:val="tx1"/>
            </w14:solidFill>
          </w14:textFill>
        </w:rPr>
        <w:fldChar w:fldCharType="separate"/>
      </w:r>
      <w:r>
        <w:rPr>
          <w:rFonts w:cs="Times" w:asciiTheme="majorEastAsia" w:hAnsiTheme="majorEastAsia" w:eastAsiaTheme="majorEastAsia"/>
          <w:color w:val="000000" w:themeColor="text1"/>
          <w:u w:val="single" w:color="0000E9"/>
          <w:rPrChange w:id="21746" w:author="梁元" w:date="2019-05-14T19:51:36Z">
            <w:rPr>
              <w:rFonts w:cs="Times" w:asciiTheme="majorEastAsia" w:hAnsiTheme="majorEastAsia" w:eastAsiaTheme="majorEastAsia"/>
              <w:color w:val="0000E9"/>
              <w:u w:val="single" w:color="0000E9"/>
            </w:rPr>
          </w:rPrChange>
          <w14:textFill>
            <w14:solidFill>
              <w14:schemeClr w14:val="tx1"/>
            </w14:solidFill>
          </w14:textFill>
        </w:rPr>
        <w:t>http://buy.com/pay?touid=999&amp;money=100</w:t>
      </w:r>
      <w:r>
        <w:rPr>
          <w:rFonts w:cs="Times" w:asciiTheme="majorEastAsia" w:hAnsiTheme="majorEastAsia" w:eastAsiaTheme="majorEastAsia"/>
          <w:color w:val="000000" w:themeColor="text1"/>
          <w:u w:val="single" w:color="0000E9"/>
          <w:rPrChange w:id="21747"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r>
        <w:rPr>
          <w:rFonts w:cs="Times" w:asciiTheme="majorEastAsia" w:hAnsiTheme="majorEastAsia" w:eastAsiaTheme="majorEastAsia"/>
          <w:color w:val="000000" w:themeColor="text1"/>
          <w:rPrChange w:id="21748" w:author="梁元" w:date="2019-05-14T19:51:36Z">
            <w:rPr>
              <w:rFonts w:cs="Times" w:asciiTheme="majorEastAsia" w:hAnsiTheme="majorEastAsia" w:eastAsiaTheme="majorEastAsia"/>
            </w:rPr>
          </w:rPrChange>
          <w14:textFill>
            <w14:solidFill>
              <w14:schemeClr w14:val="tx1"/>
            </w14:solidFill>
          </w14:textFill>
        </w:rPr>
        <w:t>，会带着</w:t>
      </w:r>
      <w:r>
        <w:rPr>
          <w:color w:val="000000" w:themeColor="text1"/>
          <w:rPrChange w:id="21749" w:author="梁元" w:date="2019-05-14T19:51:36Z">
            <w:rPr/>
          </w:rPrChange>
          <w14:textFill>
            <w14:solidFill>
              <w14:schemeClr w14:val="tx1"/>
            </w14:solidFill>
          </w14:textFill>
        </w:rPr>
        <w:fldChar w:fldCharType="begin"/>
      </w:r>
      <w:r>
        <w:rPr>
          <w:color w:val="000000" w:themeColor="text1"/>
          <w:rPrChange w:id="21750" w:author="梁元" w:date="2019-05-14T19:51:36Z">
            <w:rPr/>
          </w:rPrChange>
          <w14:textFill>
            <w14:solidFill>
              <w14:schemeClr w14:val="tx1"/>
            </w14:solidFill>
          </w14:textFill>
        </w:rPr>
        <w:instrText xml:space="preserve"> HYPERLINK "http://buy.com/" </w:instrText>
      </w:r>
      <w:r>
        <w:rPr>
          <w:color w:val="000000" w:themeColor="text1"/>
          <w:rPrChange w:id="21751" w:author="梁元" w:date="2019-05-14T19:51:36Z">
            <w:rPr/>
          </w:rPrChange>
          <w14:textFill>
            <w14:solidFill>
              <w14:schemeClr w14:val="tx1"/>
            </w14:solidFill>
          </w14:textFill>
        </w:rPr>
        <w:fldChar w:fldCharType="separate"/>
      </w:r>
      <w:r>
        <w:rPr>
          <w:rFonts w:cs="Times" w:asciiTheme="majorEastAsia" w:hAnsiTheme="majorEastAsia" w:eastAsiaTheme="majorEastAsia"/>
          <w:color w:val="000000" w:themeColor="text1"/>
          <w:u w:val="single" w:color="0000E9"/>
          <w:rPrChange w:id="21752" w:author="梁元" w:date="2019-05-14T19:51:36Z">
            <w:rPr>
              <w:rFonts w:cs="Times" w:asciiTheme="majorEastAsia" w:hAnsiTheme="majorEastAsia" w:eastAsiaTheme="majorEastAsia"/>
              <w:color w:val="0000E9"/>
              <w:u w:val="single" w:color="0000E9"/>
            </w:rPr>
          </w:rPrChange>
          <w14:textFill>
            <w14:solidFill>
              <w14:schemeClr w14:val="tx1"/>
            </w14:solidFill>
          </w14:textFill>
        </w:rPr>
        <w:t>buy.com</w:t>
      </w:r>
      <w:r>
        <w:rPr>
          <w:rFonts w:cs="Times" w:asciiTheme="majorEastAsia" w:hAnsiTheme="majorEastAsia" w:eastAsiaTheme="majorEastAsia"/>
          <w:color w:val="000000" w:themeColor="text1"/>
          <w:u w:val="single" w:color="0000E9"/>
          <w:rPrChange w:id="21753"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r>
        <w:rPr>
          <w:rFonts w:cs="Times" w:asciiTheme="majorEastAsia" w:hAnsiTheme="majorEastAsia" w:eastAsiaTheme="majorEastAsia"/>
          <w:color w:val="000000" w:themeColor="text1"/>
          <w:rPrChange w:id="21754" w:author="梁元" w:date="2019-05-14T19:51:36Z">
            <w:rPr>
              <w:rFonts w:cs="Times" w:asciiTheme="majorEastAsia" w:hAnsiTheme="majorEastAsia" w:eastAsiaTheme="majorEastAsia"/>
            </w:rPr>
          </w:rPrChange>
          <w14:textFill>
            <w14:solidFill>
              <w14:schemeClr w14:val="tx1"/>
            </w14:solidFill>
          </w14:textFill>
        </w:rPr>
        <w:t xml:space="preserve">的 cookie ，这是发生 CSRF 攻击的理论基础。 </w:t>
      </w: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756" w:author="梁元" w:date="2019-05-14T19:51:36Z">
            <w:rPr>
              <w:rFonts w:cs="Times" w:asciiTheme="majorEastAsia" w:hAnsiTheme="majorEastAsia" w:eastAsiaTheme="majorEastAsia"/>
            </w:rPr>
          </w:rPrChange>
          <w14:textFill>
            <w14:solidFill>
              <w14:schemeClr w14:val="tx1"/>
            </w14:solidFill>
          </w14:textFill>
        </w:rPr>
        <w:pPrChange w:id="21755" w:author="冷雪凝" w:date="2019-05-14T12:21:32Z">
          <w:pPr>
            <w:pStyle w:val="21"/>
            <w:numPr>
              <w:ilvl w:val="0"/>
              <w:numId w:val="44"/>
            </w:numPr>
            <w:autoSpaceDE w:val="0"/>
            <w:autoSpaceDN w:val="0"/>
            <w:adjustRightInd w:val="0"/>
            <w:spacing w:line="280" w:lineRule="atLeast"/>
            <w:ind w:firstLineChars="0"/>
          </w:pPr>
        </w:pPrChange>
      </w:pPr>
    </w:p>
    <w:p>
      <w:pPr>
        <w:pStyle w:val="21"/>
        <w:numPr>
          <w:ilvl w:val="0"/>
          <w:numId w:val="44"/>
        </w:num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1758" w:author="梁元" w:date="2019-05-14T19:51:36Z">
            <w:rPr>
              <w:rFonts w:cs="Times" w:asciiTheme="majorEastAsia" w:hAnsiTheme="majorEastAsia" w:eastAsiaTheme="majorEastAsia"/>
            </w:rPr>
          </w:rPrChange>
          <w14:textFill>
            <w14:solidFill>
              <w14:schemeClr w14:val="tx1"/>
            </w14:solidFill>
          </w14:textFill>
        </w:rPr>
        <w:pPrChange w:id="21757" w:author="冷雪凝" w:date="2019-05-14T12:21:32Z">
          <w:pPr>
            <w:pStyle w:val="21"/>
            <w:numPr>
              <w:ilvl w:val="0"/>
              <w:numId w:val="44"/>
            </w:numPr>
            <w:autoSpaceDE w:val="0"/>
            <w:autoSpaceDN w:val="0"/>
            <w:adjustRightInd w:val="0"/>
            <w:spacing w:line="280" w:lineRule="atLeast"/>
            <w:ind w:firstLineChars="0"/>
          </w:pPr>
        </w:pPrChange>
      </w:pPr>
      <w:r>
        <w:rPr>
          <w:rFonts w:cs="Times" w:asciiTheme="majorEastAsia" w:hAnsiTheme="majorEastAsia" w:eastAsiaTheme="majorEastAsia"/>
          <w:color w:val="000000" w:themeColor="text1"/>
          <w:rPrChange w:id="21759" w:author="梁元" w:date="2019-05-14T19:51:36Z">
            <w:rPr>
              <w:rFonts w:cs="Times" w:asciiTheme="majorEastAsia" w:hAnsiTheme="majorEastAsia" w:eastAsiaTheme="majorEastAsia"/>
            </w:rPr>
          </w:rPrChange>
          <w14:textFill>
            <w14:solidFill>
              <w14:schemeClr w14:val="tx1"/>
            </w14:solidFill>
          </w14:textFill>
        </w:rPr>
        <w:t xml:space="preserve">预防 CSRF 就是加入各个层级的权限验证，例如现在的购物网站，只要涉及现金交易，肯定要输入密码或者指纹才行。除此之外，敏感的接口使用POST请求而不是GET也是很重要的。 </w:t>
      </w:r>
    </w:p>
    <w:p>
      <w:pPr>
        <w:pStyle w:val="21"/>
        <w:numPr>
          <w:ilvl w:val="0"/>
          <w:numId w:val="44"/>
        </w:numPr>
        <w:ind w:firstLine="480" w:firstLineChars="200"/>
        <w:rPr>
          <w:rFonts w:asciiTheme="majorEastAsia" w:hAnsiTheme="majorEastAsia" w:eastAsiaTheme="majorEastAsia"/>
          <w:color w:val="000000" w:themeColor="text1"/>
          <w:rPrChange w:id="21761" w:author="梁元" w:date="2019-05-14T19:51:36Z">
            <w:rPr>
              <w:rFonts w:asciiTheme="majorEastAsia" w:hAnsiTheme="majorEastAsia" w:eastAsiaTheme="majorEastAsia"/>
            </w:rPr>
          </w:rPrChange>
          <w14:textFill>
            <w14:solidFill>
              <w14:schemeClr w14:val="tx1"/>
            </w14:solidFill>
          </w14:textFill>
        </w:rPr>
        <w:pPrChange w:id="21760" w:author="冷雪凝" w:date="2019-05-14T12:21:32Z">
          <w:pPr>
            <w:pStyle w:val="21"/>
            <w:numPr>
              <w:ilvl w:val="0"/>
              <w:numId w:val="44"/>
            </w:numPr>
            <w:ind w:firstLineChars="0"/>
          </w:pPr>
        </w:pPrChange>
      </w:pPr>
    </w:p>
    <w:p>
      <w:pPr>
        <w:ind w:firstLine="480" w:firstLineChars="200"/>
        <w:rPr>
          <w:color w:val="000000" w:themeColor="text1"/>
          <w:rPrChange w:id="21763" w:author="梁元" w:date="2019-05-14T19:51:36Z">
            <w:rPr/>
          </w:rPrChange>
          <w14:textFill>
            <w14:solidFill>
              <w14:schemeClr w14:val="tx1"/>
            </w14:solidFill>
          </w14:textFill>
        </w:rPr>
        <w:pPrChange w:id="21762" w:author="冷雪凝" w:date="2019-05-14T12:21:32Z">
          <w:pPr/>
        </w:pPrChange>
      </w:pPr>
    </w:p>
    <w:p>
      <w:pPr>
        <w:ind w:firstLine="480" w:firstLineChars="200"/>
        <w:rPr>
          <w:color w:val="000000" w:themeColor="text1"/>
          <w:rPrChange w:id="21765" w:author="梁元" w:date="2019-05-14T19:51:36Z">
            <w:rPr/>
          </w:rPrChange>
          <w14:textFill>
            <w14:solidFill>
              <w14:schemeClr w14:val="tx1"/>
            </w14:solidFill>
          </w14:textFill>
        </w:rPr>
        <w:pPrChange w:id="21764" w:author="冷雪凝" w:date="2019-05-14T12:21:32Z">
          <w:pPr/>
        </w:pPrChange>
      </w:pPr>
    </w:p>
    <w:p>
      <w:pPr>
        <w:pStyle w:val="3"/>
        <w:numPr>
          <w:ilvl w:val="0"/>
          <w:numId w:val="0"/>
        </w:numPr>
        <w:spacing w:line="240" w:lineRule="auto"/>
        <w:ind w:leftChars="0" w:firstLine="562" w:firstLineChars="200"/>
        <w:rPr>
          <w:rFonts w:ascii="仿宋" w:hAnsi="仿宋" w:eastAsia="仿宋"/>
          <w:color w:val="000000" w:themeColor="text1"/>
          <w:sz w:val="28"/>
          <w:szCs w:val="28"/>
          <w:rPrChange w:id="21767" w:author="梁元" w:date="2019-05-14T19:51:36Z">
            <w:rPr>
              <w:rFonts w:ascii="仿宋" w:hAnsi="仿宋" w:eastAsia="仿宋"/>
              <w:sz w:val="28"/>
              <w:szCs w:val="28"/>
            </w:rPr>
          </w:rPrChange>
          <w14:textFill>
            <w14:solidFill>
              <w14:schemeClr w14:val="tx1"/>
            </w14:solidFill>
          </w14:textFill>
        </w:rPr>
        <w:pPrChange w:id="21766" w:author="冷雪凝" w:date="2019-05-14T12:21:32Z">
          <w:pPr>
            <w:pStyle w:val="3"/>
            <w:numPr>
              <w:ilvl w:val="0"/>
              <w:numId w:val="0"/>
            </w:numPr>
            <w:ind w:leftChars="0"/>
          </w:pPr>
        </w:pPrChange>
      </w:pPr>
      <w:r>
        <w:rPr>
          <w:rFonts w:hint="eastAsia" w:ascii="仿宋" w:hAnsi="仿宋" w:eastAsia="仿宋"/>
          <w:color w:val="000000" w:themeColor="text1"/>
          <w:sz w:val="28"/>
          <w:szCs w:val="28"/>
          <w:lang w:val="en-US" w:eastAsia="zh-CN"/>
          <w:rPrChange w:id="21768" w:author="梁元" w:date="2019-05-14T19:51:36Z">
            <w:rPr>
              <w:rFonts w:hint="eastAsia" w:ascii="仿宋" w:hAnsi="仿宋" w:eastAsia="仿宋"/>
              <w:sz w:val="28"/>
              <w:szCs w:val="28"/>
              <w:lang w:val="en-US" w:eastAsia="zh-CN"/>
            </w:rPr>
          </w:rPrChange>
          <w14:textFill>
            <w14:solidFill>
              <w14:schemeClr w14:val="tx1"/>
            </w14:solidFill>
          </w14:textFill>
        </w:rPr>
        <w:t>3.</w:t>
      </w:r>
      <w:r>
        <w:rPr>
          <w:rFonts w:hint="eastAsia" w:ascii="仿宋" w:hAnsi="仿宋" w:eastAsia="仿宋"/>
          <w:color w:val="000000" w:themeColor="text1"/>
          <w:sz w:val="28"/>
          <w:szCs w:val="28"/>
          <w:rPrChange w:id="21769" w:author="梁元" w:date="2019-05-14T19:51:36Z">
            <w:rPr>
              <w:rFonts w:hint="eastAsia" w:ascii="仿宋" w:hAnsi="仿宋" w:eastAsia="仿宋"/>
              <w:sz w:val="28"/>
              <w:szCs w:val="28"/>
            </w:rPr>
          </w:rPrChange>
          <w14:textFill>
            <w14:solidFill>
              <w14:schemeClr w14:val="tx1"/>
            </w14:solidFill>
          </w14:textFill>
        </w:rPr>
        <w:t>解法对比及优缺点</w:t>
      </w:r>
    </w:p>
    <w:p>
      <w:pPr>
        <w:ind w:firstLine="480" w:firstLineChars="200"/>
        <w:rPr>
          <w:rFonts w:ascii="Arial" w:hAnsi="Arial" w:cs="Arial"/>
          <w:color w:val="000000" w:themeColor="text1"/>
          <w:sz w:val="23"/>
          <w:szCs w:val="23"/>
          <w:shd w:val="clear" w:color="auto" w:fill="FFFFFF"/>
          <w:rPrChange w:id="21771" w:author="梁元" w:date="2019-05-14T19:51:36Z">
            <w:rPr>
              <w:rFonts w:ascii="Arial" w:hAnsi="Arial" w:cs="Arial"/>
              <w:color w:val="222222"/>
              <w:sz w:val="23"/>
              <w:szCs w:val="23"/>
              <w:shd w:val="clear" w:color="auto" w:fill="FFFFFF"/>
            </w:rPr>
          </w:rPrChange>
          <w14:textFill>
            <w14:solidFill>
              <w14:schemeClr w14:val="tx1"/>
            </w14:solidFill>
          </w14:textFill>
        </w:rPr>
        <w:pPrChange w:id="21770" w:author="冷雪凝" w:date="2019-05-14T12:21:32Z">
          <w:pPr/>
        </w:pPrChange>
      </w:pPr>
      <w:r>
        <w:rPr>
          <w:rFonts w:hint="eastAsia"/>
          <w:color w:val="000000" w:themeColor="text1"/>
          <w:rPrChange w:id="21772" w:author="梁元" w:date="2019-05-14T19:51:36Z">
            <w:rPr>
              <w:rFonts w:hint="eastAsia"/>
            </w:rPr>
          </w:rPrChange>
          <w14:textFill>
            <w14:solidFill>
              <w14:schemeClr w14:val="tx1"/>
            </w14:solidFill>
          </w14:textFill>
        </w:rPr>
        <w:t>通常解法，前端常见的安全问题。通用级解法，说出了如何模拟攻击，如何防御攻击</w:t>
      </w:r>
    </w:p>
    <w:p>
      <w:pPr>
        <w:pStyle w:val="11"/>
        <w:shd w:val="clear" w:color="auto" w:fill="FFFFFF"/>
        <w:ind w:firstLine="460" w:firstLineChars="200"/>
        <w:rPr>
          <w:rFonts w:ascii="Arial" w:hAnsi="Arial" w:cs="Arial" w:eastAsiaTheme="minorEastAsia"/>
          <w:color w:val="000000" w:themeColor="text1"/>
          <w:kern w:val="2"/>
          <w:sz w:val="23"/>
          <w:szCs w:val="23"/>
          <w:shd w:val="clear" w:color="auto" w:fill="FFFFFF"/>
          <w:rPrChange w:id="21774"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pPrChange w:id="21773" w:author="冷雪凝" w:date="2019-05-14T12:21:32Z">
          <w:pPr>
            <w:pStyle w:val="11"/>
            <w:shd w:val="clear" w:color="auto" w:fill="FFFFFF"/>
          </w:pPr>
        </w:pPrChange>
      </w:pPr>
      <w:r>
        <w:rPr>
          <w:rFonts w:ascii="Arial" w:hAnsi="Arial" w:cs="Arial" w:eastAsiaTheme="minorEastAsia"/>
          <w:color w:val="000000" w:themeColor="text1"/>
          <w:kern w:val="2"/>
          <w:sz w:val="23"/>
          <w:szCs w:val="23"/>
          <w:shd w:val="clear" w:color="auto" w:fill="FFFFFF"/>
          <w:rPrChange w:id="21775"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w:t>
      </w:r>
    </w:p>
    <w:p>
      <w:pPr>
        <w:pStyle w:val="3"/>
        <w:numPr>
          <w:ilvl w:val="0"/>
          <w:numId w:val="0"/>
        </w:numPr>
        <w:spacing w:line="240" w:lineRule="auto"/>
        <w:ind w:leftChars="0" w:firstLine="562" w:firstLineChars="200"/>
        <w:rPr>
          <w:rFonts w:ascii="仿宋" w:hAnsi="仿宋" w:eastAsia="仿宋"/>
          <w:color w:val="000000" w:themeColor="text1"/>
          <w:sz w:val="28"/>
          <w:szCs w:val="28"/>
          <w:rPrChange w:id="21777" w:author="梁元" w:date="2019-05-14T19:51:36Z">
            <w:rPr>
              <w:rFonts w:ascii="仿宋" w:hAnsi="仿宋" w:eastAsia="仿宋"/>
              <w:sz w:val="28"/>
              <w:szCs w:val="28"/>
            </w:rPr>
          </w:rPrChange>
          <w14:textFill>
            <w14:solidFill>
              <w14:schemeClr w14:val="tx1"/>
            </w14:solidFill>
          </w14:textFill>
        </w:rPr>
        <w:pPrChange w:id="21776" w:author="冷雪凝" w:date="2019-05-14T12:21:32Z">
          <w:pPr>
            <w:pStyle w:val="3"/>
            <w:numPr>
              <w:ilvl w:val="0"/>
              <w:numId w:val="0"/>
            </w:numPr>
            <w:ind w:leftChars="0"/>
          </w:pPr>
        </w:pPrChange>
      </w:pPr>
      <w:r>
        <w:rPr>
          <w:rFonts w:hint="eastAsia" w:ascii="仿宋" w:hAnsi="仿宋" w:eastAsia="仿宋"/>
          <w:color w:val="000000" w:themeColor="text1"/>
          <w:sz w:val="28"/>
          <w:szCs w:val="28"/>
          <w:lang w:val="en-US" w:eastAsia="zh-CN"/>
          <w:rPrChange w:id="21778" w:author="梁元" w:date="2019-05-14T19:51:36Z">
            <w:rPr>
              <w:rFonts w:hint="eastAsia" w:ascii="仿宋" w:hAnsi="仿宋" w:eastAsia="仿宋"/>
              <w:sz w:val="28"/>
              <w:szCs w:val="28"/>
              <w:lang w:val="en-US" w:eastAsia="zh-CN"/>
            </w:rPr>
          </w:rPrChange>
          <w14:textFill>
            <w14:solidFill>
              <w14:schemeClr w14:val="tx1"/>
            </w14:solidFill>
          </w14:textFill>
        </w:rPr>
        <w:t>4.</w:t>
      </w:r>
      <w:r>
        <w:rPr>
          <w:rFonts w:hint="eastAsia" w:ascii="仿宋" w:hAnsi="仿宋" w:eastAsia="仿宋"/>
          <w:color w:val="000000" w:themeColor="text1"/>
          <w:sz w:val="28"/>
          <w:szCs w:val="28"/>
          <w:rPrChange w:id="21779" w:author="梁元" w:date="2019-05-14T19:51:36Z">
            <w:rPr>
              <w:rFonts w:hint="eastAsia" w:ascii="仿宋" w:hAnsi="仿宋" w:eastAsia="仿宋"/>
              <w:sz w:val="28"/>
              <w:szCs w:val="28"/>
            </w:rPr>
          </w:rPrChange>
          <w14:textFill>
            <w14:solidFill>
              <w14:schemeClr w14:val="tx1"/>
            </w14:solidFill>
          </w14:textFill>
        </w:rPr>
        <w:t>项目中体现经验的点</w:t>
      </w:r>
    </w:p>
    <w:p>
      <w:pPr>
        <w:ind w:firstLine="480" w:firstLineChars="200"/>
        <w:rPr>
          <w:color w:val="000000" w:themeColor="text1"/>
          <w:rPrChange w:id="21781" w:author="梁元" w:date="2019-05-14T19:51:36Z">
            <w:rPr/>
          </w:rPrChange>
          <w14:textFill>
            <w14:solidFill>
              <w14:schemeClr w14:val="tx1"/>
            </w14:solidFill>
          </w14:textFill>
        </w:rPr>
        <w:pPrChange w:id="21780" w:author="冷雪凝" w:date="2019-05-14T12:21:32Z">
          <w:pPr/>
        </w:pPrChange>
      </w:pPr>
      <w:r>
        <w:rPr>
          <w:rFonts w:hint="eastAsia"/>
          <w:color w:val="000000" w:themeColor="text1"/>
          <w:rPrChange w:id="21782" w:author="梁元" w:date="2019-05-14T19:51:36Z">
            <w:rPr>
              <w:rFonts w:hint="eastAsia"/>
            </w:rPr>
          </w:rPrChange>
          <w14:textFill>
            <w14:solidFill>
              <w14:schemeClr w14:val="tx1"/>
            </w14:solidFill>
          </w14:textFill>
        </w:rPr>
        <w:t>登录权限控制，富文本内容发布</w:t>
      </w:r>
    </w:p>
    <w:p>
      <w:pPr>
        <w:pStyle w:val="3"/>
        <w:numPr>
          <w:ilvl w:val="0"/>
          <w:numId w:val="0"/>
        </w:numPr>
        <w:spacing w:line="240" w:lineRule="auto"/>
        <w:ind w:leftChars="0" w:firstLine="562" w:firstLineChars="200"/>
        <w:rPr>
          <w:rFonts w:ascii="仿宋" w:hAnsi="仿宋" w:eastAsia="仿宋"/>
          <w:color w:val="000000" w:themeColor="text1"/>
          <w:sz w:val="28"/>
          <w:szCs w:val="28"/>
          <w:rPrChange w:id="21784" w:author="梁元" w:date="2019-05-14T19:51:36Z">
            <w:rPr>
              <w:rFonts w:ascii="仿宋" w:hAnsi="仿宋" w:eastAsia="仿宋"/>
              <w:sz w:val="28"/>
              <w:szCs w:val="28"/>
            </w:rPr>
          </w:rPrChange>
          <w14:textFill>
            <w14:solidFill>
              <w14:schemeClr w14:val="tx1"/>
            </w14:solidFill>
          </w14:textFill>
        </w:rPr>
        <w:pPrChange w:id="21783" w:author="冷雪凝" w:date="2019-05-14T12:21:32Z">
          <w:pPr>
            <w:pStyle w:val="3"/>
            <w:numPr>
              <w:ilvl w:val="0"/>
              <w:numId w:val="0"/>
            </w:numPr>
            <w:ind w:leftChars="0"/>
          </w:pPr>
        </w:pPrChange>
      </w:pPr>
      <w:r>
        <w:rPr>
          <w:rFonts w:hint="eastAsia" w:ascii="仿宋" w:hAnsi="仿宋" w:eastAsia="仿宋"/>
          <w:color w:val="000000" w:themeColor="text1"/>
          <w:sz w:val="28"/>
          <w:szCs w:val="28"/>
          <w:lang w:val="en-US" w:eastAsia="zh-CN"/>
          <w:rPrChange w:id="21785" w:author="梁元" w:date="2019-05-14T19:51:36Z">
            <w:rPr>
              <w:rFonts w:hint="eastAsia" w:ascii="仿宋" w:hAnsi="仿宋" w:eastAsia="仿宋"/>
              <w:sz w:val="28"/>
              <w:szCs w:val="28"/>
              <w:lang w:val="en-US" w:eastAsia="zh-CN"/>
            </w:rPr>
          </w:rPrChange>
          <w14:textFill>
            <w14:solidFill>
              <w14:schemeClr w14:val="tx1"/>
            </w14:solidFill>
          </w14:textFill>
        </w:rPr>
        <w:t>5.</w:t>
      </w:r>
      <w:r>
        <w:rPr>
          <w:rFonts w:hint="eastAsia" w:ascii="仿宋" w:hAnsi="仿宋" w:eastAsia="仿宋"/>
          <w:color w:val="000000" w:themeColor="text1"/>
          <w:sz w:val="28"/>
          <w:szCs w:val="28"/>
          <w:rPrChange w:id="21786" w:author="梁元" w:date="2019-05-14T19:51:36Z">
            <w:rPr>
              <w:rFonts w:hint="eastAsia" w:ascii="仿宋" w:hAnsi="仿宋" w:eastAsia="仿宋"/>
              <w:sz w:val="28"/>
              <w:szCs w:val="28"/>
            </w:rPr>
          </w:rPrChange>
          <w14:textFill>
            <w14:solidFill>
              <w14:schemeClr w14:val="tx1"/>
            </w14:solidFill>
          </w14:textFill>
        </w:rPr>
        <w:t>论坛参考</w:t>
      </w:r>
    </w:p>
    <w:p>
      <w:pPr>
        <w:tabs>
          <w:tab w:val="left" w:pos="726"/>
        </w:tabs>
        <w:ind w:firstLine="480" w:firstLineChars="200"/>
        <w:rPr>
          <w:color w:val="000000" w:themeColor="text1"/>
          <w:rPrChange w:id="21788" w:author="梁元" w:date="2019-05-14T19:51:36Z">
            <w:rPr/>
          </w:rPrChange>
          <w14:textFill>
            <w14:solidFill>
              <w14:schemeClr w14:val="tx1"/>
            </w14:solidFill>
          </w14:textFill>
        </w:rPr>
        <w:pPrChange w:id="21787" w:author="冷雪凝" w:date="2019-05-14T12:21:32Z">
          <w:pPr>
            <w:tabs>
              <w:tab w:val="left" w:pos="726"/>
            </w:tabs>
          </w:pPr>
        </w:pPrChange>
      </w:pPr>
      <w:r>
        <w:rPr>
          <w:color w:val="000000" w:themeColor="text1"/>
          <w:rPrChange w:id="21789" w:author="梁元" w:date="2019-05-14T19:51:36Z">
            <w:rPr/>
          </w:rPrChange>
          <w14:textFill>
            <w14:solidFill>
              <w14:schemeClr w14:val="tx1"/>
            </w14:solidFill>
          </w14:textFill>
        </w:rPr>
        <w:tab/>
      </w:r>
    </w:p>
    <w:p>
      <w:pPr>
        <w:pStyle w:val="2"/>
        <w:numPr>
          <w:ilvl w:val="0"/>
          <w:numId w:val="1"/>
        </w:numPr>
        <w:rPr>
          <w:rFonts w:ascii="仿宋" w:hAnsi="仿宋" w:eastAsia="仿宋"/>
          <w:color w:val="000000" w:themeColor="text1"/>
          <w:sz w:val="28"/>
          <w:szCs w:val="28"/>
          <w:rPrChange w:id="21790" w:author="梁元" w:date="2019-05-14T19:51:36Z">
            <w:rPr>
              <w:rFonts w:ascii="仿宋" w:hAnsi="仿宋" w:eastAsia="仿宋"/>
              <w:sz w:val="28"/>
              <w:szCs w:val="28"/>
            </w:rPr>
          </w:rPrChange>
          <w14:textFill>
            <w14:solidFill>
              <w14:schemeClr w14:val="tx1"/>
            </w14:solidFill>
          </w14:textFill>
        </w:rPr>
      </w:pPr>
      <w:bookmarkStart w:id="800" w:name="_Toc2638_WPSOffice_Level1"/>
      <w:bookmarkStart w:id="801" w:name="_Toc6878_WPSOffice_Level1"/>
      <w:r>
        <w:rPr>
          <w:rFonts w:ascii="仿宋" w:hAnsi="仿宋" w:eastAsia="仿宋"/>
          <w:color w:val="000000" w:themeColor="text1"/>
          <w:sz w:val="28"/>
          <w:szCs w:val="28"/>
          <w:rPrChange w:id="21791" w:author="梁元" w:date="2019-05-14T19:51:36Z">
            <w:rPr>
              <w:rFonts w:ascii="仿宋" w:hAnsi="仿宋" w:eastAsia="仿宋"/>
              <w:sz w:val="28"/>
              <w:szCs w:val="28"/>
            </w:rPr>
          </w:rPrChange>
          <w14:textFill>
            <w14:solidFill>
              <w14:schemeClr w14:val="tx1"/>
            </w14:solidFill>
          </w14:textFill>
        </w:rPr>
        <w:t>P</w:t>
      </w:r>
      <w:r>
        <w:rPr>
          <w:rFonts w:hint="eastAsia" w:ascii="仿宋" w:hAnsi="仿宋" w:eastAsia="仿宋"/>
          <w:color w:val="000000" w:themeColor="text1"/>
          <w:sz w:val="28"/>
          <w:szCs w:val="28"/>
          <w:rPrChange w:id="21792" w:author="梁元" w:date="2019-05-14T19:51:36Z">
            <w:rPr>
              <w:rFonts w:hint="eastAsia" w:ascii="仿宋" w:hAnsi="仿宋" w:eastAsia="仿宋"/>
              <w:sz w:val="28"/>
              <w:szCs w:val="28"/>
            </w:rPr>
          </w:rPrChange>
          <w14:textFill>
            <w14:solidFill>
              <w14:schemeClr w14:val="tx1"/>
            </w14:solidFill>
          </w14:textFill>
        </w:rPr>
        <w:t>romise对象的理解</w:t>
      </w:r>
      <w:r>
        <w:rPr>
          <w:rFonts w:hint="eastAsia" w:ascii="仿宋" w:hAnsi="仿宋" w:eastAsia="仿宋"/>
          <w:color w:val="000000" w:themeColor="text1"/>
          <w:sz w:val="28"/>
          <w:szCs w:val="28"/>
          <w:lang w:eastAsia="zh-CN"/>
          <w:rPrChange w:id="21793" w:author="梁元" w:date="2019-05-14T19:51:36Z">
            <w:rPr>
              <w:rFonts w:hint="eastAsia" w:ascii="仿宋" w:hAnsi="仿宋" w:eastAsia="仿宋"/>
              <w:sz w:val="28"/>
              <w:szCs w:val="28"/>
              <w:lang w:eastAsia="zh-CN"/>
            </w:rPr>
          </w:rPrChange>
          <w14:textFill>
            <w14:solidFill>
              <w14:schemeClr w14:val="tx1"/>
            </w14:solidFill>
          </w14:textFill>
        </w:rPr>
        <w:t>？</w:t>
      </w:r>
      <w:bookmarkEnd w:id="800"/>
      <w:bookmarkEnd w:id="801"/>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179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795"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2179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797"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2179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799"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2180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801"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2180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803"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1804"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21805" w:author="梁元" w:date="2019-05-14T19:51:36Z">
                  <w:rPr>
                    <w:rFonts w:ascii="仿宋" w:hAnsi="仿宋" w:eastAsia="仿宋"/>
                  </w:rPr>
                </w:rPrChange>
                <w14:textFill>
                  <w14:solidFill>
                    <w14:schemeClr w14:val="tx1"/>
                  </w14:solidFill>
                </w14:textFill>
              </w:rPr>
              <w:t>50</w:t>
            </w:r>
            <w:r>
              <w:rPr>
                <w:rFonts w:hint="eastAsia" w:ascii="仿宋" w:hAnsi="仿宋" w:eastAsia="仿宋"/>
                <w:color w:val="000000" w:themeColor="text1"/>
                <w:rPrChange w:id="21806" w:author="梁元" w:date="2019-05-14T19:51:36Z">
                  <w:rPr>
                    <w:rFonts w:hint="eastAsia" w:ascii="仿宋" w:hAnsi="仿宋" w:eastAsia="仿宋"/>
                  </w:rPr>
                </w:rPrChange>
                <w14:textFill>
                  <w14:solidFill>
                    <w14:schemeClr w14:val="tx1"/>
                  </w14:solidFill>
                </w14:textFill>
              </w:rPr>
              <w:t>%</w:t>
            </w:r>
          </w:p>
        </w:tc>
        <w:tc>
          <w:tcPr>
            <w:tcW w:w="1559" w:type="dxa"/>
          </w:tcPr>
          <w:p>
            <w:pPr>
              <w:jc w:val="center"/>
              <w:rPr>
                <w:rFonts w:ascii="仿宋" w:hAnsi="仿宋" w:eastAsia="仿宋"/>
                <w:color w:val="000000" w:themeColor="text1"/>
                <w:rPrChange w:id="2180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808" w:author="梁元" w:date="2019-05-14T19:51:36Z">
                  <w:rPr>
                    <w:rFonts w:hint="eastAsia" w:ascii="仿宋" w:hAnsi="仿宋" w:eastAsia="仿宋"/>
                  </w:rPr>
                </w:rPrChange>
                <w14:textFill>
                  <w14:solidFill>
                    <w14:schemeClr w14:val="tx1"/>
                  </w14:solidFill>
                </w14:textFill>
              </w:rPr>
              <w:t>3星</w:t>
            </w:r>
          </w:p>
        </w:tc>
        <w:tc>
          <w:tcPr>
            <w:tcW w:w="1418" w:type="dxa"/>
          </w:tcPr>
          <w:p>
            <w:pPr>
              <w:jc w:val="center"/>
              <w:rPr>
                <w:rFonts w:ascii="仿宋" w:hAnsi="仿宋" w:eastAsia="仿宋"/>
                <w:color w:val="000000" w:themeColor="text1"/>
                <w:rPrChange w:id="2180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810" w:author="梁元" w:date="2019-05-14T19:51:36Z">
                  <w:rPr>
                    <w:rFonts w:hint="eastAsia" w:ascii="仿宋" w:hAnsi="仿宋" w:eastAsia="仿宋"/>
                  </w:rPr>
                </w:rPrChange>
                <w14:textFill>
                  <w14:solidFill>
                    <w14:schemeClr w14:val="tx1"/>
                  </w14:solidFill>
                </w14:textFill>
              </w:rPr>
              <w:t>小程序</w:t>
            </w:r>
          </w:p>
        </w:tc>
        <w:tc>
          <w:tcPr>
            <w:tcW w:w="1417" w:type="dxa"/>
          </w:tcPr>
          <w:p>
            <w:pPr>
              <w:jc w:val="center"/>
              <w:rPr>
                <w:rFonts w:ascii="仿宋" w:hAnsi="仿宋" w:eastAsia="仿宋"/>
                <w:color w:val="000000" w:themeColor="text1"/>
                <w:rPrChange w:id="2181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812" w:author="梁元" w:date="2019-05-14T19:51:36Z">
                  <w:rPr>
                    <w:rFonts w:hint="eastAsia" w:ascii="仿宋" w:hAnsi="仿宋" w:eastAsia="仿宋"/>
                  </w:rPr>
                </w:rPrChange>
                <w14:textFill>
                  <w14:solidFill>
                    <w14:schemeClr w14:val="tx1"/>
                  </w14:solidFill>
                </w14:textFill>
              </w:rPr>
              <w:t>功能抽象</w:t>
            </w:r>
          </w:p>
        </w:tc>
        <w:tc>
          <w:tcPr>
            <w:tcW w:w="1465" w:type="dxa"/>
          </w:tcPr>
          <w:p>
            <w:pPr>
              <w:jc w:val="center"/>
              <w:rPr>
                <w:rFonts w:ascii="仿宋" w:hAnsi="仿宋" w:eastAsia="仿宋"/>
                <w:color w:val="000000" w:themeColor="text1"/>
                <w:rPrChange w:id="2181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1814" w:author="梁元" w:date="2019-05-14T19:51:36Z">
                  <w:rPr>
                    <w:rFonts w:hint="eastAsia" w:ascii="仿宋" w:hAnsi="仿宋" w:eastAsia="仿宋"/>
                  </w:rPr>
                </w:rPrChange>
                <w14:textFill>
                  <w14:solidFill>
                    <w14:schemeClr w14:val="tx1"/>
                  </w14:solidFill>
                </w14:textFill>
              </w:rPr>
              <w:t>组件</w:t>
            </w:r>
          </w:p>
          <w:p>
            <w:pPr>
              <w:jc w:val="center"/>
              <w:rPr>
                <w:rFonts w:ascii="仿宋" w:hAnsi="仿宋" w:eastAsia="仿宋"/>
                <w:color w:val="000000" w:themeColor="text1"/>
                <w:rPrChange w:id="21815" w:author="梁元" w:date="2019-05-14T19:51:36Z">
                  <w:rPr>
                    <w:rFonts w:ascii="仿宋" w:hAnsi="仿宋" w:eastAsia="仿宋"/>
                  </w:rPr>
                </w:rPrChange>
                <w14:textFill>
                  <w14:solidFill>
                    <w14:schemeClr w14:val="tx1"/>
                  </w14:solidFill>
                </w14:textFill>
              </w:rPr>
            </w:pPr>
          </w:p>
        </w:tc>
      </w:tr>
    </w:tbl>
    <w:p>
      <w:pPr>
        <w:pStyle w:val="3"/>
        <w:numPr>
          <w:ilvl w:val="0"/>
          <w:numId w:val="45"/>
        </w:numPr>
        <w:spacing w:line="240" w:lineRule="auto"/>
        <w:ind w:firstLine="562" w:firstLineChars="200"/>
        <w:rPr>
          <w:rFonts w:ascii="仿宋" w:hAnsi="仿宋" w:eastAsia="仿宋"/>
          <w:color w:val="000000" w:themeColor="text1"/>
          <w:sz w:val="28"/>
          <w:szCs w:val="28"/>
          <w:rPrChange w:id="21817" w:author="梁元" w:date="2019-05-14T19:51:36Z">
            <w:rPr>
              <w:rFonts w:ascii="仿宋" w:hAnsi="仿宋" w:eastAsia="仿宋"/>
              <w:sz w:val="28"/>
              <w:szCs w:val="28"/>
            </w:rPr>
          </w:rPrChange>
          <w14:textFill>
            <w14:solidFill>
              <w14:schemeClr w14:val="tx1"/>
            </w14:solidFill>
          </w14:textFill>
        </w:rPr>
        <w:pPrChange w:id="21816" w:author="冷雪凝" w:date="2019-05-14T12:21:32Z">
          <w:pPr>
            <w:pStyle w:val="3"/>
            <w:numPr>
              <w:ilvl w:val="0"/>
              <w:numId w:val="45"/>
            </w:numPr>
          </w:pPr>
        </w:pPrChange>
      </w:pPr>
      <w:bookmarkStart w:id="802" w:name="_Toc8275_WPSOffice_Level2"/>
      <w:bookmarkStart w:id="803" w:name="_Toc18497_WPSOffice_Level2"/>
      <w:r>
        <w:rPr>
          <w:rFonts w:hint="eastAsia" w:ascii="仿宋" w:hAnsi="仿宋" w:eastAsia="仿宋"/>
          <w:color w:val="000000" w:themeColor="text1"/>
          <w:sz w:val="28"/>
          <w:szCs w:val="28"/>
          <w:rPrChange w:id="21818" w:author="梁元" w:date="2019-05-14T19:51:36Z">
            <w:rPr>
              <w:rFonts w:hint="eastAsia" w:ascii="仿宋" w:hAnsi="仿宋" w:eastAsia="仿宋"/>
              <w:sz w:val="28"/>
              <w:szCs w:val="28"/>
            </w:rPr>
          </w:rPrChange>
          <w14:textFill>
            <w14:solidFill>
              <w14:schemeClr w14:val="tx1"/>
            </w14:solidFill>
          </w14:textFill>
        </w:rPr>
        <w:t>通常解法</w:t>
      </w:r>
      <w:bookmarkEnd w:id="802"/>
      <w:bookmarkEnd w:id="803"/>
    </w:p>
    <w:p>
      <w:pPr>
        <w:spacing w:line="240" w:lineRule="auto"/>
        <w:ind w:firstLine="480" w:firstLineChars="200"/>
        <w:rPr>
          <w:color w:val="000000" w:themeColor="text1"/>
          <w:rPrChange w:id="21820" w:author="梁元" w:date="2019-05-14T19:51:36Z">
            <w:rPr/>
          </w:rPrChange>
          <w14:textFill>
            <w14:solidFill>
              <w14:schemeClr w14:val="tx1"/>
            </w14:solidFill>
          </w14:textFill>
        </w:rPr>
        <w:pPrChange w:id="21819" w:author="冷雪凝" w:date="2019-05-14T12:21:32Z">
          <w:pPr>
            <w:spacing w:line="360" w:lineRule="auto"/>
          </w:pPr>
        </w:pPrChange>
      </w:pPr>
      <w:r>
        <w:rPr>
          <w:rFonts w:hint="eastAsia"/>
          <w:color w:val="000000" w:themeColor="text1"/>
          <w:rPrChange w:id="21821" w:author="梁元" w:date="2019-05-14T19:51:36Z">
            <w:rPr>
              <w:rFonts w:hint="eastAsia"/>
            </w:rPr>
          </w:rPrChange>
          <w14:textFill>
            <w14:solidFill>
              <w14:schemeClr w14:val="tx1"/>
            </w14:solidFill>
          </w14:textFill>
        </w:rPr>
        <w:t xml:space="preserve"> </w:t>
      </w:r>
      <w:r>
        <w:rPr>
          <w:color w:val="000000" w:themeColor="text1"/>
          <w:rPrChange w:id="21822" w:author="梁元" w:date="2019-05-14T19:51:36Z">
            <w:rPr/>
          </w:rPrChange>
          <w14:textFill>
            <w14:solidFill>
              <w14:schemeClr w14:val="tx1"/>
            </w14:solidFill>
          </w14:textFill>
        </w:rPr>
        <w:t>Promise 是异步编程的一种解决方案，比传统的解决方案——回调函数和事件——更合理和更强大。它由社区最早提出和实现，ES6 将其写进了语言标准，统一了用法，原生提供了Promise对象。</w:t>
      </w:r>
    </w:p>
    <w:p>
      <w:pPr>
        <w:spacing w:line="240" w:lineRule="auto"/>
        <w:ind w:firstLine="480" w:firstLineChars="200"/>
        <w:rPr>
          <w:color w:val="000000" w:themeColor="text1"/>
          <w:rPrChange w:id="21824" w:author="梁元" w:date="2019-05-14T19:51:36Z">
            <w:rPr/>
          </w:rPrChange>
          <w14:textFill>
            <w14:solidFill>
              <w14:schemeClr w14:val="tx1"/>
            </w14:solidFill>
          </w14:textFill>
        </w:rPr>
        <w:pPrChange w:id="21823" w:author="冷雪凝" w:date="2019-05-14T12:21:32Z">
          <w:pPr>
            <w:spacing w:line="360" w:lineRule="auto"/>
          </w:pPr>
        </w:pPrChange>
      </w:pPr>
    </w:p>
    <w:p>
      <w:pPr>
        <w:spacing w:line="240" w:lineRule="auto"/>
        <w:ind w:firstLine="480" w:firstLineChars="200"/>
        <w:rPr>
          <w:color w:val="000000" w:themeColor="text1"/>
          <w:rPrChange w:id="21826" w:author="梁元" w:date="2019-05-14T19:51:36Z">
            <w:rPr/>
          </w:rPrChange>
          <w14:textFill>
            <w14:solidFill>
              <w14:schemeClr w14:val="tx1"/>
            </w14:solidFill>
          </w14:textFill>
        </w:rPr>
        <w:pPrChange w:id="21825" w:author="冷雪凝" w:date="2019-05-14T12:21:32Z">
          <w:pPr>
            <w:spacing w:line="360" w:lineRule="auto"/>
          </w:pPr>
        </w:pPrChange>
      </w:pPr>
      <w:r>
        <w:rPr>
          <w:rFonts w:hint="eastAsia"/>
          <w:color w:val="000000" w:themeColor="text1"/>
          <w:rPrChange w:id="21827" w:author="梁元" w:date="2019-05-14T19:51:36Z">
            <w:rPr>
              <w:rFonts w:hint="eastAsia"/>
            </w:rPr>
          </w:rPrChange>
          <w14:textFill>
            <w14:solidFill>
              <w14:schemeClr w14:val="tx1"/>
            </w14:solidFill>
          </w14:textFill>
        </w:rPr>
        <w:t>所谓</w:t>
      </w:r>
      <w:r>
        <w:rPr>
          <w:color w:val="000000" w:themeColor="text1"/>
          <w:rPrChange w:id="21828" w:author="梁元" w:date="2019-05-14T19:51:36Z">
            <w:rPr/>
          </w:rPrChange>
          <w14:textFill>
            <w14:solidFill>
              <w14:schemeClr w14:val="tx1"/>
            </w14:solidFill>
          </w14:textFill>
        </w:rPr>
        <w:t>Promise，简单说就是一个容器，里面保存着某个未来才会结束的事件（通常是一个异步操作）的结果。从语法上说，Promise 是一个对象，从它可以获取异步操作的消息。Promise 提供统一的 API，各种异步操作都可以用同样的方法进行处理。</w:t>
      </w:r>
    </w:p>
    <w:p>
      <w:pPr>
        <w:spacing w:line="240" w:lineRule="auto"/>
        <w:ind w:firstLine="480" w:firstLineChars="200"/>
        <w:rPr>
          <w:color w:val="000000" w:themeColor="text1"/>
          <w:rPrChange w:id="21830" w:author="梁元" w:date="2019-05-14T19:51:36Z">
            <w:rPr/>
          </w:rPrChange>
          <w14:textFill>
            <w14:solidFill>
              <w14:schemeClr w14:val="tx1"/>
            </w14:solidFill>
          </w14:textFill>
        </w:rPr>
        <w:pPrChange w:id="21829" w:author="冷雪凝" w:date="2019-05-14T12:21:32Z">
          <w:pPr>
            <w:spacing w:line="360" w:lineRule="auto"/>
          </w:pPr>
        </w:pPrChange>
      </w:pPr>
    </w:p>
    <w:p>
      <w:pPr>
        <w:spacing w:line="240" w:lineRule="auto"/>
        <w:ind w:firstLine="480" w:firstLineChars="200"/>
        <w:rPr>
          <w:color w:val="000000" w:themeColor="text1"/>
          <w:rPrChange w:id="21832" w:author="梁元" w:date="2019-05-14T19:51:36Z">
            <w:rPr/>
          </w:rPrChange>
          <w14:textFill>
            <w14:solidFill>
              <w14:schemeClr w14:val="tx1"/>
            </w14:solidFill>
          </w14:textFill>
        </w:rPr>
        <w:pPrChange w:id="21831" w:author="冷雪凝" w:date="2019-05-14T12:21:32Z">
          <w:pPr>
            <w:spacing w:line="360" w:lineRule="auto"/>
          </w:pPr>
        </w:pPrChange>
      </w:pPr>
      <w:r>
        <w:rPr>
          <w:rFonts w:hint="eastAsia"/>
          <w:color w:val="000000" w:themeColor="text1"/>
          <w:rPrChange w:id="21833" w:author="梁元" w:date="2019-05-14T19:51:36Z">
            <w:rPr>
              <w:rFonts w:hint="eastAsia"/>
            </w:rPr>
          </w:rPrChange>
          <w14:textFill>
            <w14:solidFill>
              <w14:schemeClr w14:val="tx1"/>
            </w14:solidFill>
          </w14:textFill>
        </w:rPr>
        <w:t>基本用法：</w:t>
      </w:r>
    </w:p>
    <w:p>
      <w:pPr>
        <w:spacing w:line="240" w:lineRule="auto"/>
        <w:ind w:firstLine="480" w:firstLineChars="200"/>
        <w:rPr>
          <w:color w:val="000000" w:themeColor="text1"/>
          <w:rPrChange w:id="21835" w:author="梁元" w:date="2019-05-14T19:51:36Z">
            <w:rPr/>
          </w:rPrChange>
          <w14:textFill>
            <w14:solidFill>
              <w14:schemeClr w14:val="tx1"/>
            </w14:solidFill>
          </w14:textFill>
        </w:rPr>
        <w:pPrChange w:id="21834" w:author="冷雪凝" w:date="2019-05-14T12:21:32Z">
          <w:pPr>
            <w:spacing w:line="360" w:lineRule="auto"/>
          </w:pPr>
        </w:pPrChange>
      </w:pPr>
    </w:p>
    <w:p>
      <w:pPr>
        <w:spacing w:line="240" w:lineRule="auto"/>
        <w:ind w:firstLine="480" w:firstLineChars="200"/>
        <w:rPr>
          <w:color w:val="000000" w:themeColor="text1"/>
          <w:rPrChange w:id="21837" w:author="梁元" w:date="2019-05-14T19:51:36Z">
            <w:rPr/>
          </w:rPrChange>
          <w14:textFill>
            <w14:solidFill>
              <w14:schemeClr w14:val="tx1"/>
            </w14:solidFill>
          </w14:textFill>
        </w:rPr>
        <w:pPrChange w:id="21836" w:author="冷雪凝" w:date="2019-05-14T12:21:32Z">
          <w:pPr>
            <w:spacing w:line="360" w:lineRule="auto"/>
          </w:pPr>
        </w:pPrChange>
      </w:pPr>
      <w:r>
        <w:rPr>
          <w:color w:val="000000" w:themeColor="text1"/>
          <w:rPrChange w:id="21838" w:author="梁元" w:date="2019-05-14T19:51:36Z">
            <w:rPr/>
          </w:rPrChange>
          <w14:textFill>
            <w14:solidFill>
              <w14:schemeClr w14:val="tx1"/>
            </w14:solidFill>
          </w14:textFill>
        </w:rPr>
        <w:tab/>
      </w:r>
      <w:r>
        <w:rPr>
          <w:color w:val="000000" w:themeColor="text1"/>
          <w:rPrChange w:id="21839" w:author="梁元" w:date="2019-05-14T19:51:36Z">
            <w:rPr/>
          </w:rPrChange>
          <w14:textFill>
            <w14:solidFill>
              <w14:schemeClr w14:val="tx1"/>
            </w14:solidFill>
          </w14:textFill>
        </w:rPr>
        <w:t>const promise = new Promise(function(resolve, reject) {</w:t>
      </w:r>
    </w:p>
    <w:p>
      <w:pPr>
        <w:spacing w:line="240" w:lineRule="auto"/>
        <w:ind w:firstLine="480" w:firstLineChars="200"/>
        <w:rPr>
          <w:color w:val="000000" w:themeColor="text1"/>
          <w:rPrChange w:id="21841" w:author="梁元" w:date="2019-05-14T19:51:36Z">
            <w:rPr/>
          </w:rPrChange>
          <w14:textFill>
            <w14:solidFill>
              <w14:schemeClr w14:val="tx1"/>
            </w14:solidFill>
          </w14:textFill>
        </w:rPr>
        <w:pPrChange w:id="21840" w:author="冷雪凝" w:date="2019-05-14T12:21:32Z">
          <w:pPr>
            <w:spacing w:line="360" w:lineRule="auto"/>
          </w:pPr>
        </w:pPrChange>
      </w:pPr>
      <w:r>
        <w:rPr>
          <w:color w:val="000000" w:themeColor="text1"/>
          <w:rPrChange w:id="21842" w:author="梁元" w:date="2019-05-14T19:51:36Z">
            <w:rPr/>
          </w:rPrChange>
          <w14:textFill>
            <w14:solidFill>
              <w14:schemeClr w14:val="tx1"/>
            </w14:solidFill>
          </w14:textFill>
        </w:rPr>
        <w:t xml:space="preserve">  // ... some code</w:t>
      </w:r>
    </w:p>
    <w:p>
      <w:pPr>
        <w:spacing w:line="240" w:lineRule="auto"/>
        <w:ind w:firstLine="480" w:firstLineChars="200"/>
        <w:rPr>
          <w:color w:val="000000" w:themeColor="text1"/>
          <w:rPrChange w:id="21844" w:author="梁元" w:date="2019-05-14T19:51:36Z">
            <w:rPr/>
          </w:rPrChange>
          <w14:textFill>
            <w14:solidFill>
              <w14:schemeClr w14:val="tx1"/>
            </w14:solidFill>
          </w14:textFill>
        </w:rPr>
        <w:pPrChange w:id="21843" w:author="冷雪凝" w:date="2019-05-14T12:21:32Z">
          <w:pPr>
            <w:spacing w:line="360" w:lineRule="auto"/>
          </w:pPr>
        </w:pPrChange>
      </w:pPr>
    </w:p>
    <w:p>
      <w:pPr>
        <w:spacing w:line="240" w:lineRule="auto"/>
        <w:ind w:firstLine="480" w:firstLineChars="200"/>
        <w:rPr>
          <w:color w:val="000000" w:themeColor="text1"/>
          <w:rPrChange w:id="21846" w:author="梁元" w:date="2019-05-14T19:51:36Z">
            <w:rPr/>
          </w:rPrChange>
          <w14:textFill>
            <w14:solidFill>
              <w14:schemeClr w14:val="tx1"/>
            </w14:solidFill>
          </w14:textFill>
        </w:rPr>
        <w:pPrChange w:id="21845" w:author="冷雪凝" w:date="2019-05-14T12:21:32Z">
          <w:pPr>
            <w:spacing w:line="360" w:lineRule="auto"/>
          </w:pPr>
        </w:pPrChange>
      </w:pPr>
      <w:r>
        <w:rPr>
          <w:color w:val="000000" w:themeColor="text1"/>
          <w:rPrChange w:id="21847" w:author="梁元" w:date="2019-05-14T19:51:36Z">
            <w:rPr/>
          </w:rPrChange>
          <w14:textFill>
            <w14:solidFill>
              <w14:schemeClr w14:val="tx1"/>
            </w14:solidFill>
          </w14:textFill>
        </w:rPr>
        <w:t xml:space="preserve">  if (/* 异步操作成功 */){</w:t>
      </w:r>
    </w:p>
    <w:p>
      <w:pPr>
        <w:spacing w:line="240" w:lineRule="auto"/>
        <w:ind w:firstLine="480" w:firstLineChars="200"/>
        <w:rPr>
          <w:color w:val="000000" w:themeColor="text1"/>
          <w:rPrChange w:id="21849" w:author="梁元" w:date="2019-05-14T19:51:36Z">
            <w:rPr/>
          </w:rPrChange>
          <w14:textFill>
            <w14:solidFill>
              <w14:schemeClr w14:val="tx1"/>
            </w14:solidFill>
          </w14:textFill>
        </w:rPr>
        <w:pPrChange w:id="21848" w:author="冷雪凝" w:date="2019-05-14T12:21:32Z">
          <w:pPr>
            <w:spacing w:line="360" w:lineRule="auto"/>
          </w:pPr>
        </w:pPrChange>
      </w:pPr>
      <w:r>
        <w:rPr>
          <w:color w:val="000000" w:themeColor="text1"/>
          <w:rPrChange w:id="21850" w:author="梁元" w:date="2019-05-14T19:51:36Z">
            <w:rPr/>
          </w:rPrChange>
          <w14:textFill>
            <w14:solidFill>
              <w14:schemeClr w14:val="tx1"/>
            </w14:solidFill>
          </w14:textFill>
        </w:rPr>
        <w:t xml:space="preserve">    resolve(value);</w:t>
      </w:r>
    </w:p>
    <w:p>
      <w:pPr>
        <w:spacing w:line="240" w:lineRule="auto"/>
        <w:ind w:firstLine="480" w:firstLineChars="200"/>
        <w:rPr>
          <w:color w:val="000000" w:themeColor="text1"/>
          <w:rPrChange w:id="21852" w:author="梁元" w:date="2019-05-14T19:51:36Z">
            <w:rPr/>
          </w:rPrChange>
          <w14:textFill>
            <w14:solidFill>
              <w14:schemeClr w14:val="tx1"/>
            </w14:solidFill>
          </w14:textFill>
        </w:rPr>
        <w:pPrChange w:id="21851" w:author="冷雪凝" w:date="2019-05-14T12:21:32Z">
          <w:pPr>
            <w:spacing w:line="360" w:lineRule="auto"/>
          </w:pPr>
        </w:pPrChange>
      </w:pPr>
      <w:r>
        <w:rPr>
          <w:color w:val="000000" w:themeColor="text1"/>
          <w:rPrChange w:id="21853" w:author="梁元" w:date="2019-05-14T19:51:36Z">
            <w:rPr/>
          </w:rPrChange>
          <w14:textFill>
            <w14:solidFill>
              <w14:schemeClr w14:val="tx1"/>
            </w14:solidFill>
          </w14:textFill>
        </w:rPr>
        <w:t xml:space="preserve">  } else {</w:t>
      </w:r>
    </w:p>
    <w:p>
      <w:pPr>
        <w:spacing w:line="240" w:lineRule="auto"/>
        <w:ind w:firstLine="480" w:firstLineChars="200"/>
        <w:rPr>
          <w:color w:val="000000" w:themeColor="text1"/>
          <w:rPrChange w:id="21855" w:author="梁元" w:date="2019-05-14T19:51:36Z">
            <w:rPr/>
          </w:rPrChange>
          <w14:textFill>
            <w14:solidFill>
              <w14:schemeClr w14:val="tx1"/>
            </w14:solidFill>
          </w14:textFill>
        </w:rPr>
        <w:pPrChange w:id="21854" w:author="冷雪凝" w:date="2019-05-14T12:21:32Z">
          <w:pPr>
            <w:spacing w:line="360" w:lineRule="auto"/>
          </w:pPr>
        </w:pPrChange>
      </w:pPr>
      <w:r>
        <w:rPr>
          <w:color w:val="000000" w:themeColor="text1"/>
          <w:rPrChange w:id="21856" w:author="梁元" w:date="2019-05-14T19:51:36Z">
            <w:rPr/>
          </w:rPrChange>
          <w14:textFill>
            <w14:solidFill>
              <w14:schemeClr w14:val="tx1"/>
            </w14:solidFill>
          </w14:textFill>
        </w:rPr>
        <w:t xml:space="preserve">    reject(error);</w:t>
      </w:r>
    </w:p>
    <w:p>
      <w:pPr>
        <w:spacing w:line="240" w:lineRule="auto"/>
        <w:ind w:firstLine="480" w:firstLineChars="200"/>
        <w:rPr>
          <w:color w:val="000000" w:themeColor="text1"/>
          <w:rPrChange w:id="21858" w:author="梁元" w:date="2019-05-14T19:51:36Z">
            <w:rPr/>
          </w:rPrChange>
          <w14:textFill>
            <w14:solidFill>
              <w14:schemeClr w14:val="tx1"/>
            </w14:solidFill>
          </w14:textFill>
        </w:rPr>
        <w:pPrChange w:id="21857" w:author="冷雪凝" w:date="2019-05-14T12:21:32Z">
          <w:pPr>
            <w:spacing w:line="360" w:lineRule="auto"/>
          </w:pPr>
        </w:pPrChange>
      </w:pPr>
      <w:r>
        <w:rPr>
          <w:color w:val="000000" w:themeColor="text1"/>
          <w:rPrChange w:id="21859" w:author="梁元" w:date="2019-05-14T19:51:36Z">
            <w:rPr/>
          </w:rPrChange>
          <w14:textFill>
            <w14:solidFill>
              <w14:schemeClr w14:val="tx1"/>
            </w14:solidFill>
          </w14:textFill>
        </w:rPr>
        <w:t xml:space="preserve">  }</w:t>
      </w:r>
    </w:p>
    <w:p>
      <w:pPr>
        <w:spacing w:line="240" w:lineRule="auto"/>
        <w:ind w:firstLine="480" w:firstLineChars="200"/>
        <w:rPr>
          <w:color w:val="000000" w:themeColor="text1"/>
          <w:rPrChange w:id="21861" w:author="梁元" w:date="2019-05-14T19:51:36Z">
            <w:rPr/>
          </w:rPrChange>
          <w14:textFill>
            <w14:solidFill>
              <w14:schemeClr w14:val="tx1"/>
            </w14:solidFill>
          </w14:textFill>
        </w:rPr>
        <w:pPrChange w:id="21860" w:author="冷雪凝" w:date="2019-05-14T12:21:32Z">
          <w:pPr>
            <w:spacing w:line="360" w:lineRule="auto"/>
          </w:pPr>
        </w:pPrChange>
      </w:pPr>
      <w:r>
        <w:rPr>
          <w:color w:val="000000" w:themeColor="text1"/>
          <w:rPrChange w:id="21862" w:author="梁元" w:date="2019-05-14T19:51:36Z">
            <w:rPr/>
          </w:rPrChange>
          <w14:textFill>
            <w14:solidFill>
              <w14:schemeClr w14:val="tx1"/>
            </w14:solidFill>
          </w14:textFill>
        </w:rPr>
        <w:t>});</w:t>
      </w:r>
    </w:p>
    <w:p>
      <w:pPr>
        <w:spacing w:line="240" w:lineRule="auto"/>
        <w:ind w:firstLine="480" w:firstLineChars="200"/>
        <w:rPr>
          <w:color w:val="000000" w:themeColor="text1"/>
          <w:rPrChange w:id="21864" w:author="梁元" w:date="2019-05-14T19:51:36Z">
            <w:rPr/>
          </w:rPrChange>
          <w14:textFill>
            <w14:solidFill>
              <w14:schemeClr w14:val="tx1"/>
            </w14:solidFill>
          </w14:textFill>
        </w:rPr>
        <w:pPrChange w:id="21863" w:author="冷雪凝" w:date="2019-05-14T12:21:32Z">
          <w:pPr>
            <w:spacing w:line="360" w:lineRule="auto"/>
          </w:pPr>
        </w:pPrChange>
      </w:pPr>
    </w:p>
    <w:p>
      <w:pPr>
        <w:spacing w:line="240" w:lineRule="auto"/>
        <w:ind w:firstLine="480" w:firstLineChars="200"/>
        <w:rPr>
          <w:color w:val="000000" w:themeColor="text1"/>
          <w:rPrChange w:id="21866" w:author="梁元" w:date="2019-05-14T19:51:36Z">
            <w:rPr/>
          </w:rPrChange>
          <w14:textFill>
            <w14:solidFill>
              <w14:schemeClr w14:val="tx1"/>
            </w14:solidFill>
          </w14:textFill>
        </w:rPr>
        <w:pPrChange w:id="21865" w:author="冷雪凝" w:date="2019-05-14T12:21:32Z">
          <w:pPr>
            <w:spacing w:line="360" w:lineRule="auto"/>
          </w:pPr>
        </w:pPrChange>
      </w:pPr>
      <w:r>
        <w:rPr>
          <w:rFonts w:hint="eastAsia"/>
          <w:color w:val="000000" w:themeColor="text1"/>
          <w:rPrChange w:id="21867" w:author="梁元" w:date="2019-05-14T19:51:36Z">
            <w:rPr>
              <w:rFonts w:hint="eastAsia"/>
            </w:rPr>
          </w:rPrChange>
          <w14:textFill>
            <w14:solidFill>
              <w14:schemeClr w14:val="tx1"/>
            </w14:solidFill>
          </w14:textFill>
        </w:rPr>
        <w:t>提供的方法</w:t>
      </w:r>
    </w:p>
    <w:p>
      <w:pPr>
        <w:spacing w:line="240" w:lineRule="auto"/>
        <w:ind w:firstLine="480" w:firstLineChars="200"/>
        <w:rPr>
          <w:color w:val="000000" w:themeColor="text1"/>
          <w:rPrChange w:id="21869" w:author="梁元" w:date="2019-05-14T19:51:36Z">
            <w:rPr/>
          </w:rPrChange>
          <w14:textFill>
            <w14:solidFill>
              <w14:schemeClr w14:val="tx1"/>
            </w14:solidFill>
          </w14:textFill>
        </w:rPr>
        <w:pPrChange w:id="21868" w:author="冷雪凝" w:date="2019-05-14T12:21:32Z">
          <w:pPr>
            <w:spacing w:line="360" w:lineRule="auto"/>
          </w:pPr>
        </w:pPrChange>
      </w:pPr>
    </w:p>
    <w:p>
      <w:pPr>
        <w:spacing w:line="240" w:lineRule="auto"/>
        <w:ind w:firstLine="480" w:firstLineChars="200"/>
        <w:rPr>
          <w:color w:val="000000" w:themeColor="text1"/>
          <w:rPrChange w:id="21871" w:author="梁元" w:date="2019-05-14T19:51:36Z">
            <w:rPr/>
          </w:rPrChange>
          <w14:textFill>
            <w14:solidFill>
              <w14:schemeClr w14:val="tx1"/>
            </w14:solidFill>
          </w14:textFill>
        </w:rPr>
        <w:pPrChange w:id="21870" w:author="冷雪凝" w:date="2019-05-14T12:21:32Z">
          <w:pPr>
            <w:spacing w:line="360" w:lineRule="auto"/>
          </w:pPr>
        </w:pPrChange>
      </w:pPr>
      <w:r>
        <w:rPr>
          <w:color w:val="000000" w:themeColor="text1"/>
          <w:rPrChange w:id="21872" w:author="梁元" w:date="2019-05-14T19:51:36Z">
            <w:rPr/>
          </w:rPrChange>
          <w14:textFill>
            <w14:solidFill>
              <w14:schemeClr w14:val="tx1"/>
            </w14:solidFill>
          </w14:textFill>
        </w:rPr>
        <w:t>Promise.prototype.then()</w:t>
      </w:r>
    </w:p>
    <w:p>
      <w:pPr>
        <w:spacing w:line="240" w:lineRule="auto"/>
        <w:ind w:firstLine="480" w:firstLineChars="200"/>
        <w:rPr>
          <w:color w:val="000000" w:themeColor="text1"/>
          <w:rPrChange w:id="21874" w:author="梁元" w:date="2019-05-14T19:51:36Z">
            <w:rPr/>
          </w:rPrChange>
          <w14:textFill>
            <w14:solidFill>
              <w14:schemeClr w14:val="tx1"/>
            </w14:solidFill>
          </w14:textFill>
        </w:rPr>
        <w:pPrChange w:id="21873" w:author="冷雪凝" w:date="2019-05-14T12:21:32Z">
          <w:pPr>
            <w:spacing w:line="360" w:lineRule="auto"/>
          </w:pPr>
        </w:pPrChange>
      </w:pPr>
      <w:r>
        <w:rPr>
          <w:color w:val="000000" w:themeColor="text1"/>
          <w:rPrChange w:id="21875" w:author="梁元" w:date="2019-05-14T19:51:36Z">
            <w:rPr/>
          </w:rPrChange>
          <w14:textFill>
            <w14:solidFill>
              <w14:schemeClr w14:val="tx1"/>
            </w14:solidFill>
          </w14:textFill>
        </w:rPr>
        <w:t>Promise.prototype.catch()</w:t>
      </w:r>
    </w:p>
    <w:p>
      <w:pPr>
        <w:spacing w:line="240" w:lineRule="auto"/>
        <w:ind w:firstLine="480" w:firstLineChars="200"/>
        <w:rPr>
          <w:color w:val="000000" w:themeColor="text1"/>
          <w:rPrChange w:id="21877" w:author="梁元" w:date="2019-05-14T19:51:36Z">
            <w:rPr/>
          </w:rPrChange>
          <w14:textFill>
            <w14:solidFill>
              <w14:schemeClr w14:val="tx1"/>
            </w14:solidFill>
          </w14:textFill>
        </w:rPr>
        <w:pPrChange w:id="21876" w:author="冷雪凝" w:date="2019-05-14T12:21:32Z">
          <w:pPr>
            <w:spacing w:line="360" w:lineRule="auto"/>
          </w:pPr>
        </w:pPrChange>
      </w:pPr>
      <w:r>
        <w:rPr>
          <w:color w:val="000000" w:themeColor="text1"/>
          <w:rPrChange w:id="21878" w:author="梁元" w:date="2019-05-14T19:51:36Z">
            <w:rPr/>
          </w:rPrChange>
          <w14:textFill>
            <w14:solidFill>
              <w14:schemeClr w14:val="tx1"/>
            </w14:solidFill>
          </w14:textFill>
        </w:rPr>
        <w:t>Promise.prototype.finally()</w:t>
      </w:r>
    </w:p>
    <w:p>
      <w:pPr>
        <w:spacing w:line="240" w:lineRule="auto"/>
        <w:ind w:firstLine="480" w:firstLineChars="200"/>
        <w:rPr>
          <w:color w:val="000000" w:themeColor="text1"/>
          <w:rPrChange w:id="21880" w:author="梁元" w:date="2019-05-14T19:51:36Z">
            <w:rPr/>
          </w:rPrChange>
          <w14:textFill>
            <w14:solidFill>
              <w14:schemeClr w14:val="tx1"/>
            </w14:solidFill>
          </w14:textFill>
        </w:rPr>
        <w:pPrChange w:id="21879" w:author="冷雪凝" w:date="2019-05-14T12:21:32Z">
          <w:pPr>
            <w:spacing w:line="360" w:lineRule="auto"/>
          </w:pPr>
        </w:pPrChange>
      </w:pPr>
      <w:r>
        <w:rPr>
          <w:color w:val="000000" w:themeColor="text1"/>
          <w:rPrChange w:id="21881" w:author="梁元" w:date="2019-05-14T19:51:36Z">
            <w:rPr/>
          </w:rPrChange>
          <w14:textFill>
            <w14:solidFill>
              <w14:schemeClr w14:val="tx1"/>
            </w14:solidFill>
          </w14:textFill>
        </w:rPr>
        <w:t>Promise.all()</w:t>
      </w:r>
    </w:p>
    <w:p>
      <w:pPr>
        <w:spacing w:line="240" w:lineRule="auto"/>
        <w:ind w:firstLine="480" w:firstLineChars="200"/>
        <w:rPr>
          <w:rFonts w:hint="eastAsia"/>
          <w:color w:val="000000" w:themeColor="text1"/>
          <w:rPrChange w:id="21883" w:author="梁元" w:date="2019-05-14T19:51:36Z">
            <w:rPr>
              <w:rFonts w:hint="eastAsia"/>
            </w:rPr>
          </w:rPrChange>
          <w14:textFill>
            <w14:solidFill>
              <w14:schemeClr w14:val="tx1"/>
            </w14:solidFill>
          </w14:textFill>
        </w:rPr>
        <w:pPrChange w:id="21882" w:author="冷雪凝" w:date="2019-05-14T12:21:32Z">
          <w:pPr>
            <w:spacing w:line="360" w:lineRule="auto"/>
          </w:pPr>
        </w:pPrChange>
      </w:pPr>
      <w:r>
        <w:rPr>
          <w:color w:val="000000" w:themeColor="text1"/>
          <w:rPrChange w:id="21884" w:author="梁元" w:date="2019-05-14T19:51:36Z">
            <w:rPr/>
          </w:rPrChange>
          <w14:textFill>
            <w14:solidFill>
              <w14:schemeClr w14:val="tx1"/>
            </w14:solidFill>
          </w14:textFill>
        </w:rPr>
        <w:t>Promise.race()</w:t>
      </w:r>
    </w:p>
    <w:p>
      <w:pPr>
        <w:pStyle w:val="3"/>
        <w:numPr>
          <w:ilvl w:val="0"/>
          <w:numId w:val="45"/>
        </w:numPr>
        <w:spacing w:line="240" w:lineRule="auto"/>
        <w:ind w:firstLine="562" w:firstLineChars="200"/>
        <w:rPr>
          <w:rFonts w:ascii="仿宋" w:hAnsi="仿宋" w:eastAsia="仿宋"/>
          <w:color w:val="000000" w:themeColor="text1"/>
          <w:sz w:val="28"/>
          <w:szCs w:val="28"/>
          <w:rPrChange w:id="21886" w:author="梁元" w:date="2019-05-14T19:51:36Z">
            <w:rPr>
              <w:rFonts w:ascii="仿宋" w:hAnsi="仿宋" w:eastAsia="仿宋"/>
              <w:sz w:val="28"/>
              <w:szCs w:val="28"/>
            </w:rPr>
          </w:rPrChange>
          <w14:textFill>
            <w14:solidFill>
              <w14:schemeClr w14:val="tx1"/>
            </w14:solidFill>
          </w14:textFill>
        </w:rPr>
        <w:pPrChange w:id="21885" w:author="冷雪凝" w:date="2019-05-14T12:21:32Z">
          <w:pPr>
            <w:pStyle w:val="3"/>
            <w:numPr>
              <w:ilvl w:val="0"/>
              <w:numId w:val="45"/>
            </w:numPr>
          </w:pPr>
        </w:pPrChange>
      </w:pPr>
      <w:bookmarkStart w:id="804" w:name="_Toc29811_WPSOffice_Level2"/>
      <w:bookmarkStart w:id="805" w:name="_Toc30855_WPSOffice_Level2"/>
      <w:r>
        <w:rPr>
          <w:rFonts w:hint="eastAsia" w:ascii="仿宋" w:hAnsi="仿宋" w:eastAsia="仿宋"/>
          <w:color w:val="000000" w:themeColor="text1"/>
          <w:sz w:val="28"/>
          <w:szCs w:val="28"/>
          <w:rPrChange w:id="21887" w:author="梁元" w:date="2019-05-14T19:51:36Z">
            <w:rPr>
              <w:rFonts w:hint="eastAsia" w:ascii="仿宋" w:hAnsi="仿宋" w:eastAsia="仿宋"/>
              <w:sz w:val="28"/>
              <w:szCs w:val="28"/>
            </w:rPr>
          </w:rPrChange>
          <w14:textFill>
            <w14:solidFill>
              <w14:schemeClr w14:val="tx1"/>
            </w14:solidFill>
          </w14:textFill>
        </w:rPr>
        <w:t>通用大牛级解法</w:t>
      </w:r>
      <w:bookmarkEnd w:id="804"/>
      <w:bookmarkEnd w:id="805"/>
    </w:p>
    <w:p>
      <w:pPr>
        <w:spacing w:line="240" w:lineRule="auto"/>
        <w:ind w:firstLine="480" w:firstLineChars="200"/>
        <w:rPr>
          <w:color w:val="000000" w:themeColor="text1"/>
          <w:rPrChange w:id="21889" w:author="梁元" w:date="2019-05-14T19:51:36Z">
            <w:rPr/>
          </w:rPrChange>
          <w14:textFill>
            <w14:solidFill>
              <w14:schemeClr w14:val="tx1"/>
            </w14:solidFill>
          </w14:textFill>
        </w:rPr>
        <w:pPrChange w:id="21888" w:author="冷雪凝" w:date="2019-05-14T12:21:32Z">
          <w:pPr>
            <w:spacing w:line="360" w:lineRule="auto"/>
          </w:pPr>
        </w:pPrChange>
      </w:pPr>
      <w:r>
        <w:rPr>
          <w:color w:val="000000" w:themeColor="text1"/>
          <w:rPrChange w:id="21890" w:author="梁元" w:date="2019-05-14T19:51:36Z">
            <w:rPr/>
          </w:rPrChange>
          <w14:textFill>
            <w14:solidFill>
              <w14:schemeClr w14:val="tx1"/>
            </w14:solidFill>
          </w14:textFill>
        </w:rPr>
        <w:t>P</w:t>
      </w:r>
      <w:r>
        <w:rPr>
          <w:rFonts w:hint="eastAsia"/>
          <w:color w:val="000000" w:themeColor="text1"/>
          <w:rPrChange w:id="21891" w:author="梁元" w:date="2019-05-14T19:51:36Z">
            <w:rPr>
              <w:rFonts w:hint="eastAsia"/>
            </w:rPr>
          </w:rPrChange>
          <w14:textFill>
            <w14:solidFill>
              <w14:schemeClr w14:val="tx1"/>
            </w14:solidFill>
          </w14:textFill>
        </w:rPr>
        <w:t>romise对象的特点：</w:t>
      </w:r>
    </w:p>
    <w:p>
      <w:pPr>
        <w:pStyle w:val="21"/>
        <w:numPr>
          <w:ilvl w:val="0"/>
          <w:numId w:val="46"/>
        </w:numPr>
        <w:spacing w:line="240" w:lineRule="auto"/>
        <w:ind w:firstLine="480" w:firstLineChars="200"/>
        <w:rPr>
          <w:color w:val="000000" w:themeColor="text1"/>
          <w:rPrChange w:id="21893" w:author="梁元" w:date="2019-05-14T19:51:36Z">
            <w:rPr/>
          </w:rPrChange>
          <w14:textFill>
            <w14:solidFill>
              <w14:schemeClr w14:val="tx1"/>
            </w14:solidFill>
          </w14:textFill>
        </w:rPr>
        <w:pPrChange w:id="21892" w:author="冷雪凝" w:date="2019-05-14T12:21:32Z">
          <w:pPr>
            <w:pStyle w:val="21"/>
            <w:numPr>
              <w:ilvl w:val="0"/>
              <w:numId w:val="46"/>
            </w:numPr>
            <w:spacing w:line="360" w:lineRule="auto"/>
            <w:ind w:firstLineChars="0"/>
          </w:pPr>
        </w:pPrChange>
      </w:pPr>
      <w:r>
        <w:rPr>
          <w:rFonts w:hint="eastAsia"/>
          <w:color w:val="000000" w:themeColor="text1"/>
          <w:rPrChange w:id="21894" w:author="梁元" w:date="2019-05-14T19:51:36Z">
            <w:rPr>
              <w:rFonts w:hint="eastAsia"/>
            </w:rPr>
          </w:rPrChange>
          <w14:textFill>
            <w14:solidFill>
              <w14:schemeClr w14:val="tx1"/>
            </w14:solidFill>
          </w14:textFill>
        </w:rPr>
        <w:t>对象的状态不受外界影响。</w:t>
      </w:r>
      <w:r>
        <w:rPr>
          <w:color w:val="000000" w:themeColor="text1"/>
          <w:rPrChange w:id="21895" w:author="梁元" w:date="2019-05-14T19:51:36Z">
            <w:rPr/>
          </w:rPrChange>
          <w14:textFill>
            <w14:solidFill>
              <w14:schemeClr w14:val="tx1"/>
            </w14:solidFill>
          </w14:textFill>
        </w:rPr>
        <w:t>Promise对象代表一个异步操作，有三种状态：pending（进行中）、fulfilled（已成功）和rejected（已失败）。</w:t>
      </w:r>
    </w:p>
    <w:p>
      <w:pPr>
        <w:pStyle w:val="21"/>
        <w:numPr>
          <w:ilvl w:val="0"/>
          <w:numId w:val="46"/>
        </w:numPr>
        <w:spacing w:line="240" w:lineRule="auto"/>
        <w:ind w:firstLine="480" w:firstLineChars="200"/>
        <w:rPr>
          <w:color w:val="000000" w:themeColor="text1"/>
          <w:rPrChange w:id="21897" w:author="梁元" w:date="2019-05-14T19:51:36Z">
            <w:rPr/>
          </w:rPrChange>
          <w14:textFill>
            <w14:solidFill>
              <w14:schemeClr w14:val="tx1"/>
            </w14:solidFill>
          </w14:textFill>
        </w:rPr>
        <w:pPrChange w:id="21896" w:author="冷雪凝" w:date="2019-05-14T12:21:32Z">
          <w:pPr>
            <w:pStyle w:val="21"/>
            <w:numPr>
              <w:ilvl w:val="0"/>
              <w:numId w:val="46"/>
            </w:numPr>
            <w:spacing w:line="360" w:lineRule="auto"/>
            <w:ind w:firstLineChars="0"/>
          </w:pPr>
        </w:pPrChange>
      </w:pPr>
      <w:r>
        <w:rPr>
          <w:rFonts w:hint="eastAsia"/>
          <w:color w:val="000000" w:themeColor="text1"/>
          <w:rPrChange w:id="21898" w:author="梁元" w:date="2019-05-14T19:51:36Z">
            <w:rPr>
              <w:rFonts w:hint="eastAsia"/>
            </w:rPr>
          </w:rPrChange>
          <w14:textFill>
            <w14:solidFill>
              <w14:schemeClr w14:val="tx1"/>
            </w14:solidFill>
          </w14:textFill>
        </w:rPr>
        <w:t>一旦状态改变，就不会再变，任何时候都可以得到这个结果。</w:t>
      </w:r>
      <w:r>
        <w:rPr>
          <w:color w:val="000000" w:themeColor="text1"/>
          <w:rPrChange w:id="21899" w:author="梁元" w:date="2019-05-14T19:51:36Z">
            <w:rPr/>
          </w:rPrChange>
          <w14:textFill>
            <w14:solidFill>
              <w14:schemeClr w14:val="tx1"/>
            </w14:solidFill>
          </w14:textFill>
        </w:rPr>
        <w:t>Promise对象的状态改变，只有两种可能：从pending变为fulfilled和从pending变为rejected。只要这两种情况发生，状态就凝固了，不会再变了，会一直保持这个结果，这时就称为 resolved（已定型）</w:t>
      </w:r>
      <w:r>
        <w:rPr>
          <w:rFonts w:hint="eastAsia"/>
          <w:color w:val="000000" w:themeColor="text1"/>
          <w:rPrChange w:id="21900" w:author="梁元" w:date="2019-05-14T19:51:36Z">
            <w:rPr>
              <w:rFonts w:hint="eastAsia"/>
            </w:rPr>
          </w:rPrChange>
          <w14:textFill>
            <w14:solidFill>
              <w14:schemeClr w14:val="tx1"/>
            </w14:solidFill>
          </w14:textFill>
        </w:rPr>
        <w:t>。</w:t>
      </w:r>
    </w:p>
    <w:p>
      <w:pPr>
        <w:pStyle w:val="21"/>
        <w:spacing w:line="240" w:lineRule="auto"/>
        <w:ind w:left="360" w:firstLine="480" w:firstLineChars="200"/>
        <w:rPr>
          <w:rFonts w:hint="eastAsia"/>
          <w:color w:val="000000" w:themeColor="text1"/>
          <w:rPrChange w:id="21902" w:author="梁元" w:date="2019-05-14T19:51:36Z">
            <w:rPr>
              <w:rFonts w:hint="eastAsia"/>
            </w:rPr>
          </w:rPrChange>
          <w14:textFill>
            <w14:solidFill>
              <w14:schemeClr w14:val="tx1"/>
            </w14:solidFill>
          </w14:textFill>
        </w:rPr>
        <w:pPrChange w:id="21901" w:author="冷雪凝" w:date="2019-05-14T12:21:32Z">
          <w:pPr>
            <w:pStyle w:val="21"/>
            <w:spacing w:line="360" w:lineRule="auto"/>
            <w:ind w:left="360" w:firstLine="0" w:firstLineChars="0"/>
          </w:pPr>
        </w:pPrChange>
      </w:pPr>
    </w:p>
    <w:p>
      <w:pPr>
        <w:spacing w:line="240" w:lineRule="auto"/>
        <w:ind w:firstLine="480" w:firstLineChars="200"/>
        <w:rPr>
          <w:color w:val="000000" w:themeColor="text1"/>
          <w:rPrChange w:id="21904" w:author="梁元" w:date="2019-05-14T19:51:36Z">
            <w:rPr/>
          </w:rPrChange>
          <w14:textFill>
            <w14:solidFill>
              <w14:schemeClr w14:val="tx1"/>
            </w14:solidFill>
          </w14:textFill>
        </w:rPr>
        <w:pPrChange w:id="21903" w:author="冷雪凝" w:date="2019-05-14T12:21:32Z">
          <w:pPr>
            <w:spacing w:line="360" w:lineRule="auto"/>
          </w:pPr>
        </w:pPrChange>
      </w:pPr>
      <w:r>
        <w:rPr>
          <w:rFonts w:hint="eastAsia"/>
          <w:color w:val="000000" w:themeColor="text1"/>
          <w:rPrChange w:id="21905" w:author="梁元" w:date="2019-05-14T19:51:36Z">
            <w:rPr>
              <w:rFonts w:hint="eastAsia"/>
            </w:rPr>
          </w:rPrChange>
          <w14:textFill>
            <w14:solidFill>
              <w14:schemeClr w14:val="tx1"/>
            </w14:solidFill>
          </w14:textFill>
        </w:rPr>
        <w:t>有了</w:t>
      </w:r>
      <w:r>
        <w:rPr>
          <w:color w:val="000000" w:themeColor="text1"/>
          <w:rPrChange w:id="21906" w:author="梁元" w:date="2019-05-14T19:51:36Z">
            <w:rPr/>
          </w:rPrChange>
          <w14:textFill>
            <w14:solidFill>
              <w14:schemeClr w14:val="tx1"/>
            </w14:solidFill>
          </w14:textFill>
        </w:rPr>
        <w:t>Promise对象，就可以将异步操作以同步操作的流程表达出来，避免了层层嵌套的回调函数。此外，Promise对象提供统一的接口，使得控制异步操作更加容易。</w:t>
      </w:r>
    </w:p>
    <w:p>
      <w:pPr>
        <w:spacing w:line="240" w:lineRule="auto"/>
        <w:ind w:firstLine="480" w:firstLineChars="200"/>
        <w:rPr>
          <w:color w:val="000000" w:themeColor="text1"/>
          <w:rPrChange w:id="21908" w:author="梁元" w:date="2019-05-14T19:51:36Z">
            <w:rPr/>
          </w:rPrChange>
          <w14:textFill>
            <w14:solidFill>
              <w14:schemeClr w14:val="tx1"/>
            </w14:solidFill>
          </w14:textFill>
        </w:rPr>
        <w:pPrChange w:id="21907" w:author="冷雪凝" w:date="2019-05-14T12:21:32Z">
          <w:pPr>
            <w:spacing w:line="360" w:lineRule="auto"/>
          </w:pPr>
        </w:pPrChange>
      </w:pPr>
    </w:p>
    <w:p>
      <w:pPr>
        <w:spacing w:line="240" w:lineRule="auto"/>
        <w:ind w:firstLine="480" w:firstLineChars="200"/>
        <w:rPr>
          <w:color w:val="000000" w:themeColor="text1"/>
          <w:rPrChange w:id="21910" w:author="梁元" w:date="2019-05-14T19:51:36Z">
            <w:rPr/>
          </w:rPrChange>
          <w14:textFill>
            <w14:solidFill>
              <w14:schemeClr w14:val="tx1"/>
            </w14:solidFill>
          </w14:textFill>
        </w:rPr>
        <w:pPrChange w:id="21909" w:author="冷雪凝" w:date="2019-05-14T12:21:32Z">
          <w:pPr>
            <w:spacing w:line="360" w:lineRule="auto"/>
          </w:pPr>
        </w:pPrChange>
      </w:pPr>
      <w:r>
        <w:rPr>
          <w:color w:val="000000" w:themeColor="text1"/>
          <w:rPrChange w:id="21911" w:author="梁元" w:date="2019-05-14T19:51:36Z">
            <w:rPr/>
          </w:rPrChange>
          <w14:textFill>
            <w14:solidFill>
              <w14:schemeClr w14:val="tx1"/>
            </w14:solidFill>
          </w14:textFill>
        </w:rPr>
        <w:t>Promise也有一些缺点。首先，无法取消Promise，一旦新建它就会立即执行，无法中途取消。其次，如果不设置回调函数，Promise内部抛出的错误，不会反应到外部。第三，当处于pending状态时，无法得知目前进展到哪一个阶段（刚刚开始还是即将完成）。</w:t>
      </w:r>
    </w:p>
    <w:p>
      <w:pPr>
        <w:spacing w:line="240" w:lineRule="auto"/>
        <w:ind w:firstLine="480" w:firstLineChars="200"/>
        <w:rPr>
          <w:color w:val="000000" w:themeColor="text1"/>
          <w:rPrChange w:id="21913" w:author="梁元" w:date="2019-05-14T19:51:36Z">
            <w:rPr/>
          </w:rPrChange>
          <w14:textFill>
            <w14:solidFill>
              <w14:schemeClr w14:val="tx1"/>
            </w14:solidFill>
          </w14:textFill>
        </w:rPr>
        <w:pPrChange w:id="21912" w:author="冷雪凝" w:date="2019-05-14T12:21:32Z">
          <w:pPr>
            <w:spacing w:line="360" w:lineRule="auto"/>
          </w:pPr>
        </w:pPrChange>
      </w:pPr>
    </w:p>
    <w:p>
      <w:pPr>
        <w:spacing w:line="240" w:lineRule="auto"/>
        <w:ind w:firstLine="480" w:firstLineChars="200"/>
        <w:rPr>
          <w:color w:val="000000" w:themeColor="text1"/>
          <w:rPrChange w:id="21915" w:author="梁元" w:date="2019-05-14T19:51:36Z">
            <w:rPr/>
          </w:rPrChange>
          <w14:textFill>
            <w14:solidFill>
              <w14:schemeClr w14:val="tx1"/>
            </w14:solidFill>
          </w14:textFill>
        </w:rPr>
        <w:pPrChange w:id="21914" w:author="冷雪凝" w:date="2019-05-14T12:21:32Z">
          <w:pPr>
            <w:spacing w:line="360" w:lineRule="auto"/>
          </w:pPr>
        </w:pPrChange>
      </w:pPr>
      <w:r>
        <w:rPr>
          <w:rFonts w:hint="eastAsia"/>
          <w:color w:val="000000" w:themeColor="text1"/>
          <w:rPrChange w:id="21916" w:author="梁元" w:date="2019-05-14T19:51:36Z">
            <w:rPr>
              <w:rFonts w:hint="eastAsia"/>
            </w:rPr>
          </w:rPrChange>
          <w14:textFill>
            <w14:solidFill>
              <w14:schemeClr w14:val="tx1"/>
            </w14:solidFill>
          </w14:textFill>
        </w:rPr>
        <w:t>如果某些事件不断地反复发生，一般来说，使用</w:t>
      </w:r>
      <w:r>
        <w:rPr>
          <w:color w:val="000000" w:themeColor="text1"/>
          <w:rPrChange w:id="21917" w:author="梁元" w:date="2019-05-14T19:51:36Z">
            <w:rPr/>
          </w:rPrChange>
          <w14:textFill>
            <w14:solidFill>
              <w14:schemeClr w14:val="tx1"/>
            </w14:solidFill>
          </w14:textFill>
        </w:rPr>
        <w:t xml:space="preserve"> Stream 模式是比部署Promise更好的选择。</w:t>
      </w:r>
    </w:p>
    <w:p>
      <w:pPr>
        <w:spacing w:line="240" w:lineRule="auto"/>
        <w:ind w:firstLine="480" w:firstLineChars="200"/>
        <w:rPr>
          <w:rFonts w:hint="eastAsia"/>
          <w:color w:val="000000" w:themeColor="text1"/>
          <w:rPrChange w:id="21919" w:author="梁元" w:date="2019-05-14T19:51:36Z">
            <w:rPr>
              <w:rFonts w:hint="eastAsia"/>
            </w:rPr>
          </w:rPrChange>
          <w14:textFill>
            <w14:solidFill>
              <w14:schemeClr w14:val="tx1"/>
            </w14:solidFill>
          </w14:textFill>
        </w:rPr>
        <w:pPrChange w:id="21918" w:author="冷雪凝" w:date="2019-05-14T12:21:32Z">
          <w:pPr>
            <w:spacing w:line="360" w:lineRule="auto"/>
          </w:pPr>
        </w:pPrChange>
      </w:pPr>
      <w:r>
        <w:rPr>
          <w:rFonts w:hint="eastAsia"/>
          <w:color w:val="000000" w:themeColor="text1"/>
          <w:rPrChange w:id="21920" w:author="梁元" w:date="2019-05-14T19:51:36Z">
            <w:rPr>
              <w:rFonts w:hint="eastAsia"/>
            </w:rPr>
          </w:rPrChange>
          <w14:textFill>
            <w14:solidFill>
              <w14:schemeClr w14:val="tx1"/>
            </w14:solidFill>
          </w14:textFill>
        </w:rPr>
        <w:t>除了promise也可以考虑es6的generator和async函数</w:t>
      </w:r>
    </w:p>
    <w:p>
      <w:pPr>
        <w:pStyle w:val="3"/>
        <w:numPr>
          <w:ilvl w:val="0"/>
          <w:numId w:val="45"/>
        </w:numPr>
        <w:spacing w:line="240" w:lineRule="auto"/>
        <w:ind w:firstLine="562" w:firstLineChars="200"/>
        <w:rPr>
          <w:rFonts w:ascii="仿宋" w:hAnsi="仿宋" w:eastAsia="仿宋"/>
          <w:color w:val="000000" w:themeColor="text1"/>
          <w:sz w:val="28"/>
          <w:szCs w:val="28"/>
          <w:rPrChange w:id="21922" w:author="梁元" w:date="2019-05-14T19:51:36Z">
            <w:rPr>
              <w:rFonts w:ascii="仿宋" w:hAnsi="仿宋" w:eastAsia="仿宋"/>
              <w:sz w:val="28"/>
              <w:szCs w:val="28"/>
            </w:rPr>
          </w:rPrChange>
          <w14:textFill>
            <w14:solidFill>
              <w14:schemeClr w14:val="tx1"/>
            </w14:solidFill>
          </w14:textFill>
        </w:rPr>
        <w:pPrChange w:id="21921" w:author="冷雪凝" w:date="2019-05-14T12:21:32Z">
          <w:pPr>
            <w:pStyle w:val="3"/>
            <w:numPr>
              <w:ilvl w:val="0"/>
              <w:numId w:val="45"/>
            </w:numPr>
          </w:pPr>
        </w:pPrChange>
      </w:pPr>
      <w:bookmarkStart w:id="806" w:name="_Toc2160_WPSOffice_Level2"/>
      <w:bookmarkStart w:id="807" w:name="_Toc32251_WPSOffice_Level2"/>
      <w:r>
        <w:rPr>
          <w:rFonts w:hint="eastAsia" w:ascii="仿宋" w:hAnsi="仿宋" w:eastAsia="仿宋"/>
          <w:color w:val="000000" w:themeColor="text1"/>
          <w:sz w:val="28"/>
          <w:szCs w:val="28"/>
          <w:rPrChange w:id="21923" w:author="梁元" w:date="2019-05-14T19:51:36Z">
            <w:rPr>
              <w:rFonts w:hint="eastAsia" w:ascii="仿宋" w:hAnsi="仿宋" w:eastAsia="仿宋"/>
              <w:sz w:val="28"/>
              <w:szCs w:val="28"/>
            </w:rPr>
          </w:rPrChange>
          <w14:textFill>
            <w14:solidFill>
              <w14:schemeClr w14:val="tx1"/>
            </w14:solidFill>
          </w14:textFill>
        </w:rPr>
        <w:t>解法对比及优缺点</w:t>
      </w:r>
      <w:bookmarkEnd w:id="806"/>
      <w:bookmarkEnd w:id="807"/>
    </w:p>
    <w:p>
      <w:pPr>
        <w:pStyle w:val="21"/>
        <w:numPr>
          <w:ilvl w:val="0"/>
          <w:numId w:val="18"/>
        </w:numPr>
        <w:spacing w:line="240" w:lineRule="auto"/>
        <w:ind w:firstLine="480" w:firstLineChars="200"/>
        <w:rPr>
          <w:color w:val="000000" w:themeColor="text1"/>
          <w:rPrChange w:id="21925" w:author="梁元" w:date="2019-05-14T19:51:36Z">
            <w:rPr/>
          </w:rPrChange>
          <w14:textFill>
            <w14:solidFill>
              <w14:schemeClr w14:val="tx1"/>
            </w14:solidFill>
          </w14:textFill>
        </w:rPr>
        <w:pPrChange w:id="21924" w:author="冷雪凝" w:date="2019-05-14T12:21:32Z">
          <w:pPr>
            <w:pStyle w:val="21"/>
            <w:numPr>
              <w:ilvl w:val="0"/>
              <w:numId w:val="18"/>
            </w:numPr>
            <w:spacing w:line="360" w:lineRule="auto"/>
            <w:ind w:firstLineChars="0"/>
          </w:pPr>
        </w:pPrChange>
      </w:pPr>
      <w:r>
        <w:rPr>
          <w:rFonts w:hint="eastAsia"/>
          <w:color w:val="000000" w:themeColor="text1"/>
          <w:rPrChange w:id="21926" w:author="梁元" w:date="2019-05-14T19:51:36Z">
            <w:rPr>
              <w:rFonts w:hint="eastAsia"/>
            </w:rPr>
          </w:rPrChange>
          <w14:textFill>
            <w14:solidFill>
              <w14:schemeClr w14:val="tx1"/>
            </w14:solidFill>
          </w14:textFill>
        </w:rPr>
        <w:t>普通解法只是promise对象的概念，以及基本的使用。</w:t>
      </w:r>
    </w:p>
    <w:p>
      <w:pPr>
        <w:pStyle w:val="21"/>
        <w:numPr>
          <w:ilvl w:val="0"/>
          <w:numId w:val="18"/>
        </w:numPr>
        <w:spacing w:line="240" w:lineRule="auto"/>
        <w:ind w:firstLine="480" w:firstLineChars="200"/>
        <w:rPr>
          <w:color w:val="000000" w:themeColor="text1"/>
          <w:rPrChange w:id="21928" w:author="梁元" w:date="2019-05-14T19:51:36Z">
            <w:rPr/>
          </w:rPrChange>
          <w14:textFill>
            <w14:solidFill>
              <w14:schemeClr w14:val="tx1"/>
            </w14:solidFill>
          </w14:textFill>
        </w:rPr>
        <w:pPrChange w:id="21927" w:author="冷雪凝" w:date="2019-05-14T12:21:32Z">
          <w:pPr>
            <w:pStyle w:val="21"/>
            <w:numPr>
              <w:ilvl w:val="0"/>
              <w:numId w:val="18"/>
            </w:numPr>
            <w:spacing w:line="360" w:lineRule="auto"/>
            <w:ind w:firstLineChars="0"/>
          </w:pPr>
        </w:pPrChange>
      </w:pPr>
      <w:r>
        <w:rPr>
          <w:rFonts w:hint="eastAsia"/>
          <w:color w:val="000000" w:themeColor="text1"/>
          <w:rPrChange w:id="21929" w:author="梁元" w:date="2019-05-14T19:51:36Z">
            <w:rPr>
              <w:rFonts w:hint="eastAsia"/>
            </w:rPr>
          </w:rPrChange>
          <w14:textFill>
            <w14:solidFill>
              <w14:schemeClr w14:val="tx1"/>
            </w14:solidFill>
          </w14:textFill>
        </w:rPr>
        <w:t>大牛级解法对promise的特点进行了解释，也总结了promise的缺点，并提供了更多的选项，体现了经验。</w:t>
      </w:r>
    </w:p>
    <w:p>
      <w:pPr>
        <w:spacing w:line="240" w:lineRule="auto"/>
        <w:ind w:firstLine="480" w:firstLineChars="200"/>
        <w:rPr>
          <w:color w:val="000000" w:themeColor="text1"/>
          <w:rPrChange w:id="21931" w:author="梁元" w:date="2019-05-14T19:51:36Z">
            <w:rPr/>
          </w:rPrChange>
          <w14:textFill>
            <w14:solidFill>
              <w14:schemeClr w14:val="tx1"/>
            </w14:solidFill>
          </w14:textFill>
        </w:rPr>
        <w:pPrChange w:id="21930" w:author="冷雪凝" w:date="2019-05-14T12:21:32Z">
          <w:pPr>
            <w:spacing w:line="360" w:lineRule="auto"/>
          </w:pPr>
        </w:pPrChange>
      </w:pPr>
    </w:p>
    <w:p>
      <w:pPr>
        <w:pStyle w:val="3"/>
        <w:numPr>
          <w:ilvl w:val="0"/>
          <w:numId w:val="45"/>
        </w:numPr>
        <w:spacing w:line="240" w:lineRule="auto"/>
        <w:ind w:firstLine="562" w:firstLineChars="200"/>
        <w:rPr>
          <w:rFonts w:ascii="仿宋" w:hAnsi="仿宋" w:eastAsia="仿宋"/>
          <w:color w:val="000000" w:themeColor="text1"/>
          <w:sz w:val="28"/>
          <w:szCs w:val="28"/>
          <w:rPrChange w:id="21933" w:author="梁元" w:date="2019-05-14T19:51:36Z">
            <w:rPr>
              <w:rFonts w:ascii="仿宋" w:hAnsi="仿宋" w:eastAsia="仿宋"/>
              <w:sz w:val="28"/>
              <w:szCs w:val="28"/>
            </w:rPr>
          </w:rPrChange>
          <w14:textFill>
            <w14:solidFill>
              <w14:schemeClr w14:val="tx1"/>
            </w14:solidFill>
          </w14:textFill>
        </w:rPr>
        <w:pPrChange w:id="21932" w:author="冷雪凝" w:date="2019-05-14T12:21:32Z">
          <w:pPr>
            <w:pStyle w:val="3"/>
            <w:numPr>
              <w:ilvl w:val="0"/>
              <w:numId w:val="45"/>
            </w:numPr>
          </w:pPr>
        </w:pPrChange>
      </w:pPr>
      <w:bookmarkStart w:id="808" w:name="_Toc27022_WPSOffice_Level2"/>
      <w:bookmarkStart w:id="809" w:name="_Toc26451_WPSOffice_Level2"/>
      <w:r>
        <w:rPr>
          <w:rFonts w:hint="eastAsia" w:ascii="仿宋" w:hAnsi="仿宋" w:eastAsia="仿宋"/>
          <w:color w:val="000000" w:themeColor="text1"/>
          <w:sz w:val="28"/>
          <w:szCs w:val="28"/>
          <w:rPrChange w:id="21934"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808"/>
      <w:bookmarkEnd w:id="809"/>
    </w:p>
    <w:p>
      <w:pPr>
        <w:ind w:firstLine="480" w:firstLineChars="200"/>
        <w:rPr>
          <w:color w:val="000000" w:themeColor="text1"/>
          <w:rPrChange w:id="21936" w:author="梁元" w:date="2019-05-14T19:51:36Z">
            <w:rPr/>
          </w:rPrChange>
          <w14:textFill>
            <w14:solidFill>
              <w14:schemeClr w14:val="tx1"/>
            </w14:solidFill>
          </w14:textFill>
        </w:rPr>
        <w:pPrChange w:id="21935" w:author="冷雪凝" w:date="2019-05-14T12:21:32Z">
          <w:pPr/>
        </w:pPrChange>
      </w:pPr>
      <w:r>
        <w:rPr>
          <w:rFonts w:hint="eastAsia"/>
          <w:color w:val="000000" w:themeColor="text1"/>
          <w:rPrChange w:id="21937" w:author="梁元" w:date="2019-05-14T19:51:36Z">
            <w:rPr>
              <w:rFonts w:hint="eastAsia"/>
            </w:rPr>
          </w:rPrChange>
          <w14:textFill>
            <w14:solidFill>
              <w14:schemeClr w14:val="tx1"/>
            </w14:solidFill>
          </w14:textFill>
        </w:rPr>
        <w:t>JavaScript的异步编程总结；</w:t>
      </w:r>
    </w:p>
    <w:p>
      <w:pPr>
        <w:ind w:firstLine="480" w:firstLineChars="200"/>
        <w:rPr>
          <w:rFonts w:hint="eastAsia"/>
          <w:color w:val="000000" w:themeColor="text1"/>
          <w:rPrChange w:id="21939" w:author="梁元" w:date="2019-05-14T19:51:36Z">
            <w:rPr>
              <w:rFonts w:hint="eastAsia"/>
            </w:rPr>
          </w:rPrChange>
          <w14:textFill>
            <w14:solidFill>
              <w14:schemeClr w14:val="tx1"/>
            </w14:solidFill>
          </w14:textFill>
        </w:rPr>
        <w:pPrChange w:id="21938" w:author="冷雪凝" w:date="2019-05-14T12:21:32Z">
          <w:pPr/>
        </w:pPrChange>
      </w:pPr>
      <w:r>
        <w:rPr>
          <w:color w:val="000000" w:themeColor="text1"/>
          <w:rPrChange w:id="21940" w:author="梁元" w:date="2019-05-14T19:51:36Z">
            <w:rPr/>
          </w:rPrChange>
          <w14:textFill>
            <w14:solidFill>
              <w14:schemeClr w14:val="tx1"/>
            </w14:solidFill>
          </w14:textFill>
        </w:rPr>
        <w:t>A</w:t>
      </w:r>
      <w:r>
        <w:rPr>
          <w:rFonts w:hint="eastAsia"/>
          <w:color w:val="000000" w:themeColor="text1"/>
          <w:rPrChange w:id="21941" w:author="梁元" w:date="2019-05-14T19:51:36Z">
            <w:rPr>
              <w:rFonts w:hint="eastAsia"/>
            </w:rPr>
          </w:rPrChange>
          <w14:textFill>
            <w14:solidFill>
              <w14:schemeClr w14:val="tx1"/>
            </w14:solidFill>
          </w14:textFill>
        </w:rPr>
        <w:t>jax的异步原理是什么</w:t>
      </w:r>
    </w:p>
    <w:p>
      <w:pPr>
        <w:ind w:firstLine="480" w:firstLineChars="200"/>
        <w:rPr>
          <w:color w:val="000000" w:themeColor="text1"/>
          <w:rPrChange w:id="21943" w:author="梁元" w:date="2019-05-14T19:51:36Z">
            <w:rPr/>
          </w:rPrChange>
          <w14:textFill>
            <w14:solidFill>
              <w14:schemeClr w14:val="tx1"/>
            </w14:solidFill>
          </w14:textFill>
        </w:rPr>
        <w:pPrChange w:id="21942" w:author="冷雪凝" w:date="2019-05-14T12:21:32Z">
          <w:pPr/>
        </w:pPrChange>
      </w:pPr>
    </w:p>
    <w:p>
      <w:pPr>
        <w:pStyle w:val="3"/>
        <w:numPr>
          <w:ilvl w:val="0"/>
          <w:numId w:val="45"/>
        </w:numPr>
        <w:spacing w:line="240" w:lineRule="auto"/>
        <w:ind w:firstLine="562" w:firstLineChars="200"/>
        <w:rPr>
          <w:rFonts w:ascii="仿宋" w:hAnsi="仿宋" w:eastAsia="仿宋"/>
          <w:color w:val="000000" w:themeColor="text1"/>
          <w:sz w:val="28"/>
          <w:szCs w:val="28"/>
          <w:rPrChange w:id="21945" w:author="梁元" w:date="2019-05-14T19:51:36Z">
            <w:rPr>
              <w:rFonts w:ascii="仿宋" w:hAnsi="仿宋" w:eastAsia="仿宋"/>
              <w:sz w:val="28"/>
              <w:szCs w:val="28"/>
            </w:rPr>
          </w:rPrChange>
          <w14:textFill>
            <w14:solidFill>
              <w14:schemeClr w14:val="tx1"/>
            </w14:solidFill>
          </w14:textFill>
        </w:rPr>
        <w:pPrChange w:id="21944" w:author="冷雪凝" w:date="2019-05-14T12:21:32Z">
          <w:pPr>
            <w:pStyle w:val="3"/>
            <w:numPr>
              <w:ilvl w:val="0"/>
              <w:numId w:val="45"/>
            </w:numPr>
          </w:pPr>
        </w:pPrChange>
      </w:pPr>
      <w:bookmarkStart w:id="810" w:name="_Toc17506_WPSOffice_Level2"/>
      <w:bookmarkStart w:id="811" w:name="_Toc15599_WPSOffice_Level2"/>
      <w:r>
        <w:rPr>
          <w:rFonts w:hint="eastAsia" w:ascii="仿宋" w:hAnsi="仿宋" w:eastAsia="仿宋"/>
          <w:color w:val="000000" w:themeColor="text1"/>
          <w:sz w:val="28"/>
          <w:szCs w:val="28"/>
          <w:rPrChange w:id="21946" w:author="梁元" w:date="2019-05-14T19:51:36Z">
            <w:rPr>
              <w:rFonts w:hint="eastAsia" w:ascii="仿宋" w:hAnsi="仿宋" w:eastAsia="仿宋"/>
              <w:sz w:val="28"/>
              <w:szCs w:val="28"/>
            </w:rPr>
          </w:rPrChange>
          <w14:textFill>
            <w14:solidFill>
              <w14:schemeClr w14:val="tx1"/>
            </w14:solidFill>
          </w14:textFill>
        </w:rPr>
        <w:t>项目中体现经验的点</w:t>
      </w:r>
      <w:bookmarkEnd w:id="810"/>
      <w:bookmarkEnd w:id="811"/>
    </w:p>
    <w:p>
      <w:pPr>
        <w:ind w:firstLine="480" w:firstLineChars="200"/>
        <w:rPr>
          <w:color w:val="000000" w:themeColor="text1"/>
          <w:rPrChange w:id="21948" w:author="梁元" w:date="2019-05-14T19:51:36Z">
            <w:rPr/>
          </w:rPrChange>
          <w14:textFill>
            <w14:solidFill>
              <w14:schemeClr w14:val="tx1"/>
            </w14:solidFill>
          </w14:textFill>
        </w:rPr>
        <w:pPrChange w:id="21947" w:author="冷雪凝" w:date="2019-05-14T12:21:32Z">
          <w:pPr/>
        </w:pPrChange>
      </w:pPr>
      <w:r>
        <w:rPr>
          <w:rFonts w:hint="eastAsia"/>
          <w:color w:val="000000" w:themeColor="text1"/>
          <w:rPrChange w:id="21949" w:author="梁元" w:date="2019-05-14T19:51:36Z">
            <w:rPr>
              <w:rFonts w:hint="eastAsia"/>
            </w:rPr>
          </w:rPrChange>
          <w14:textFill>
            <w14:solidFill>
              <w14:schemeClr w14:val="tx1"/>
            </w14:solidFill>
          </w14:textFill>
        </w:rPr>
        <w:t>深刻理解promise的特点和使用方法；</w:t>
      </w:r>
    </w:p>
    <w:p>
      <w:pPr>
        <w:pStyle w:val="3"/>
        <w:numPr>
          <w:ilvl w:val="0"/>
          <w:numId w:val="45"/>
        </w:numPr>
        <w:spacing w:line="240" w:lineRule="auto"/>
        <w:ind w:firstLine="562" w:firstLineChars="200"/>
        <w:rPr>
          <w:rFonts w:ascii="仿宋" w:hAnsi="仿宋" w:eastAsia="仿宋"/>
          <w:color w:val="000000" w:themeColor="text1"/>
          <w:sz w:val="28"/>
          <w:szCs w:val="28"/>
          <w:rPrChange w:id="21951" w:author="梁元" w:date="2019-05-14T19:51:36Z">
            <w:rPr>
              <w:rFonts w:ascii="仿宋" w:hAnsi="仿宋" w:eastAsia="仿宋"/>
              <w:sz w:val="28"/>
              <w:szCs w:val="28"/>
            </w:rPr>
          </w:rPrChange>
          <w14:textFill>
            <w14:solidFill>
              <w14:schemeClr w14:val="tx1"/>
            </w14:solidFill>
          </w14:textFill>
        </w:rPr>
        <w:pPrChange w:id="21950" w:author="冷雪凝" w:date="2019-05-14T12:21:32Z">
          <w:pPr>
            <w:pStyle w:val="3"/>
            <w:numPr>
              <w:ilvl w:val="0"/>
              <w:numId w:val="45"/>
            </w:numPr>
          </w:pPr>
        </w:pPrChange>
      </w:pPr>
      <w:bookmarkStart w:id="812" w:name="_Toc30993_WPSOffice_Level2"/>
      <w:bookmarkStart w:id="813" w:name="_Toc24098_WPSOffice_Level2"/>
      <w:r>
        <w:rPr>
          <w:rFonts w:hint="eastAsia" w:ascii="仿宋" w:hAnsi="仿宋" w:eastAsia="仿宋"/>
          <w:color w:val="000000" w:themeColor="text1"/>
          <w:sz w:val="28"/>
          <w:szCs w:val="28"/>
          <w:rPrChange w:id="21952" w:author="梁元" w:date="2019-05-14T19:51:36Z">
            <w:rPr>
              <w:rFonts w:hint="eastAsia" w:ascii="仿宋" w:hAnsi="仿宋" w:eastAsia="仿宋"/>
              <w:sz w:val="28"/>
              <w:szCs w:val="28"/>
            </w:rPr>
          </w:rPrChange>
          <w14:textFill>
            <w14:solidFill>
              <w14:schemeClr w14:val="tx1"/>
            </w14:solidFill>
          </w14:textFill>
        </w:rPr>
        <w:t>论坛参考</w:t>
      </w:r>
      <w:bookmarkEnd w:id="812"/>
      <w:bookmarkEnd w:id="813"/>
    </w:p>
    <w:p>
      <w:pPr>
        <w:ind w:left="420" w:firstLine="480" w:firstLineChars="200"/>
        <w:rPr>
          <w:rFonts w:hint="eastAsia"/>
          <w:color w:val="000000" w:themeColor="text1"/>
          <w:rPrChange w:id="21954" w:author="梁元" w:date="2019-05-14T19:51:36Z">
            <w:rPr>
              <w:rFonts w:hint="eastAsia"/>
            </w:rPr>
          </w:rPrChange>
          <w14:textFill>
            <w14:solidFill>
              <w14:schemeClr w14:val="tx1"/>
            </w14:solidFill>
          </w14:textFill>
        </w:rPr>
        <w:pPrChange w:id="21953" w:author="冷雪凝" w:date="2019-05-14T12:21:32Z">
          <w:pPr>
            <w:ind w:left="420"/>
          </w:pPr>
        </w:pPrChange>
      </w:pPr>
      <w:r>
        <w:rPr>
          <w:color w:val="000000" w:themeColor="text1"/>
          <w:rPrChange w:id="21955" w:author="梁元" w:date="2019-05-14T19:51:36Z">
            <w:rPr/>
          </w:rPrChange>
          <w14:textFill>
            <w14:solidFill>
              <w14:schemeClr w14:val="tx1"/>
            </w14:solidFill>
          </w14:textFill>
        </w:rPr>
        <w:t>https://developers.weixin.qq.com/miniprogram/dev/framework/custom-component/events.html</w:t>
      </w:r>
    </w:p>
    <w:p>
      <w:pPr>
        <w:ind w:firstLine="480" w:firstLineChars="200"/>
        <w:rPr>
          <w:color w:val="000000" w:themeColor="text1"/>
          <w:rPrChange w:id="21957" w:author="梁元" w:date="2019-05-14T19:51:36Z">
            <w:rPr/>
          </w:rPrChange>
          <w14:textFill>
            <w14:solidFill>
              <w14:schemeClr w14:val="tx1"/>
            </w14:solidFill>
          </w14:textFill>
        </w:rPr>
        <w:pPrChange w:id="21956" w:author="冷雪凝" w:date="2019-05-14T12:21:32Z">
          <w:pPr/>
        </w:pPrChange>
      </w:pPr>
    </w:p>
    <w:p>
      <w:pPr>
        <w:widowControl/>
        <w:ind w:firstLine="480" w:firstLineChars="200"/>
        <w:jc w:val="left"/>
        <w:rPr>
          <w:rFonts w:eastAsiaTheme="minorHAnsi"/>
          <w:color w:val="000000" w:themeColor="text1"/>
          <w14:textFill>
            <w14:solidFill>
              <w14:schemeClr w14:val="tx1"/>
            </w14:solidFill>
          </w14:textFill>
        </w:rPr>
        <w:pPrChange w:id="21958" w:author="冷雪凝" w:date="2019-05-14T12:21:32Z">
          <w:pPr>
            <w:widowControl/>
            <w:jc w:val="left"/>
          </w:pPr>
        </w:pPrChange>
      </w:pPr>
    </w:p>
    <w:sdt>
      <w:sdtPr>
        <w:rPr>
          <w:rFonts w:eastAsiaTheme="minorHAnsi"/>
          <w:color w:val="000000" w:themeColor="text1"/>
          <w14:textFill>
            <w14:solidFill>
              <w14:schemeClr w14:val="tx1"/>
            </w14:solidFill>
          </w14:textFill>
        </w:rPr>
        <w:id w:val="945964859"/>
        <w:docPartObj>
          <w:docPartGallery w:val="autotext"/>
        </w:docPartObj>
      </w:sdtPr>
      <w:sdtEndPr>
        <w:rPr>
          <w:rFonts w:eastAsiaTheme="minorHAnsi"/>
          <w:color w:val="000000" w:themeColor="text1"/>
          <w14:textFill>
            <w14:solidFill>
              <w14:schemeClr w14:val="tx1"/>
            </w14:solidFill>
          </w14:textFill>
        </w:rPr>
      </w:sdtEndPr>
      <w:sdtContent>
        <w:p>
          <w:pPr>
            <w:ind w:firstLine="480" w:firstLineChars="200"/>
            <w:rPr>
              <w:rFonts w:eastAsiaTheme="minorHAnsi"/>
              <w:color w:val="000000" w:themeColor="text1"/>
              <w14:textFill>
                <w14:solidFill>
                  <w14:schemeClr w14:val="tx1"/>
                </w14:solidFill>
              </w14:textFill>
            </w:rPr>
            <w:pPrChange w:id="21959" w:author="冷雪凝" w:date="2019-05-14T12:21:32Z">
              <w:pPr/>
            </w:pPrChange>
          </w:pPr>
        </w:p>
      </w:sdtContent>
    </w:sdt>
    <w:sdt>
      <w:sdtPr>
        <w:rPr>
          <w:rFonts w:eastAsiaTheme="minorHAnsi"/>
          <w:color w:val="000000" w:themeColor="text1"/>
          <w14:textFill>
            <w14:solidFill>
              <w14:schemeClr w14:val="tx1"/>
            </w14:solidFill>
          </w14:textFill>
        </w:rPr>
        <w:id w:val="-1826581312"/>
        <w:docPartObj>
          <w:docPartGallery w:val="autotext"/>
        </w:docPartObj>
      </w:sdtPr>
      <w:sdtEndPr>
        <w:rPr>
          <w:rFonts w:eastAsiaTheme="minorHAnsi"/>
          <w:color w:val="000000" w:themeColor="text1"/>
          <w14:textFill>
            <w14:solidFill>
              <w14:schemeClr w14:val="tx1"/>
            </w14:solidFill>
          </w14:textFill>
        </w:rPr>
      </w:sdtEndPr>
      <w:sdtContent>
        <w:p>
          <w:pPr>
            <w:ind w:firstLine="480" w:firstLineChars="200"/>
            <w:rPr>
              <w:rFonts w:eastAsiaTheme="minorHAnsi"/>
              <w:color w:val="000000" w:themeColor="text1"/>
              <w14:textFill>
                <w14:solidFill>
                  <w14:schemeClr w14:val="tx1"/>
                </w14:solidFill>
              </w14:textFill>
            </w:rPr>
            <w:sectPr>
              <w:headerReference r:id="rId38" w:type="first"/>
              <w:footerReference r:id="rId40" w:type="first"/>
              <w:headerReference r:id="rId37" w:type="default"/>
              <w:footerReference r:id="rId39" w:type="default"/>
              <w:pgSz w:w="11906" w:h="16838"/>
              <w:pgMar w:top="1440" w:right="1800" w:bottom="1440" w:left="1800" w:header="851" w:footer="992" w:gutter="0"/>
              <w:pgNumType w:start="0"/>
              <w:cols w:space="425" w:num="1"/>
              <w:docGrid w:type="lines" w:linePitch="326" w:charSpace="0"/>
            </w:sectPr>
            <w:pPrChange w:id="21960" w:author="冷雪凝" w:date="2019-05-14T12:21:32Z">
              <w:pPr/>
            </w:pPrChange>
          </w:pPr>
        </w:p>
        <w:p>
          <w:pPr>
            <w:widowControl/>
            <w:ind w:firstLine="480" w:firstLineChars="200"/>
            <w:jc w:val="left"/>
            <w:rPr>
              <w:rFonts w:eastAsiaTheme="minorHAnsi"/>
              <w:color w:val="000000" w:themeColor="text1"/>
              <w14:textFill>
                <w14:solidFill>
                  <w14:schemeClr w14:val="tx1"/>
                </w14:solidFill>
              </w14:textFill>
            </w:rPr>
            <w:pPrChange w:id="21961" w:author="冷雪凝" w:date="2019-05-14T12:21:32Z">
              <w:pPr>
                <w:widowControl/>
                <w:jc w:val="left"/>
              </w:pPr>
            </w:pPrChange>
          </w:pPr>
        </w:p>
      </w:sdtContent>
    </w:sdt>
    <w:sdt>
      <w:sdtPr>
        <w:rPr>
          <w:rFonts w:eastAsiaTheme="minorHAnsi"/>
          <w:color w:val="000000" w:themeColor="text1"/>
          <w14:textFill>
            <w14:solidFill>
              <w14:schemeClr w14:val="tx1"/>
            </w14:solidFill>
          </w14:textFill>
        </w:rPr>
        <w:id w:val="-2022774229"/>
        <w:docPartObj>
          <w:docPartGallery w:val="autotext"/>
        </w:docPartObj>
      </w:sdtPr>
      <w:sdtEndPr>
        <w:rPr>
          <w:rFonts w:eastAsiaTheme="minorHAnsi"/>
          <w:color w:val="000000" w:themeColor="text1"/>
          <w14:textFill>
            <w14:solidFill>
              <w14:schemeClr w14:val="tx1"/>
            </w14:solidFill>
          </w14:textFill>
        </w:rPr>
      </w:sdtEndPr>
      <w:sdtContent>
        <w:p>
          <w:pPr>
            <w:ind w:firstLine="480" w:firstLineChars="200"/>
            <w:rPr>
              <w:rFonts w:eastAsiaTheme="minorHAnsi"/>
              <w:color w:val="000000" w:themeColor="text1"/>
              <w14:textFill>
                <w14:solidFill>
                  <w14:schemeClr w14:val="tx1"/>
                </w14:solidFill>
              </w14:textFill>
            </w:rPr>
            <w:sectPr>
              <w:headerReference r:id="rId42" w:type="first"/>
              <w:footerReference r:id="rId44" w:type="first"/>
              <w:headerReference r:id="rId41" w:type="default"/>
              <w:footerReference r:id="rId43" w:type="default"/>
              <w:pgSz w:w="11906" w:h="16838"/>
              <w:pgMar w:top="1440" w:right="1800" w:bottom="1440" w:left="1800" w:header="851" w:footer="992" w:gutter="0"/>
              <w:pgNumType w:start="0"/>
              <w:cols w:space="425" w:num="1"/>
              <w:docGrid w:type="lines" w:linePitch="326" w:charSpace="0"/>
            </w:sectPr>
            <w:pPrChange w:id="21962" w:author="冷雪凝" w:date="2019-05-14T12:21:32Z">
              <w:pPr/>
            </w:pPrChange>
          </w:pPr>
        </w:p>
        <w:p>
          <w:pPr>
            <w:widowControl/>
            <w:ind w:firstLine="480" w:firstLineChars="200"/>
            <w:jc w:val="left"/>
            <w:rPr>
              <w:rFonts w:eastAsiaTheme="minorHAnsi"/>
              <w:color w:val="000000" w:themeColor="text1"/>
              <w14:textFill>
                <w14:solidFill>
                  <w14:schemeClr w14:val="tx1"/>
                </w14:solidFill>
              </w14:textFill>
            </w:rPr>
            <w:pPrChange w:id="21963" w:author="冷雪凝" w:date="2019-05-14T12:21:32Z">
              <w:pPr>
                <w:widowControl/>
                <w:jc w:val="left"/>
              </w:pPr>
            </w:pPrChange>
          </w:pPr>
        </w:p>
      </w:sdtContent>
    </w:sdt>
    <w:p>
      <w:pPr>
        <w:tabs>
          <w:tab w:val="left" w:pos="726"/>
        </w:tabs>
        <w:ind w:firstLine="480" w:firstLineChars="200"/>
        <w:rPr>
          <w:color w:val="000000" w:themeColor="text1"/>
          <w:rPrChange w:id="21965" w:author="梁元" w:date="2019-05-14T19:51:36Z">
            <w:rPr/>
          </w:rPrChange>
          <w14:textFill>
            <w14:solidFill>
              <w14:schemeClr w14:val="tx1"/>
            </w14:solidFill>
          </w14:textFill>
        </w:rPr>
        <w:pPrChange w:id="21964" w:author="冷雪凝" w:date="2019-05-14T12:21:32Z">
          <w:pPr>
            <w:tabs>
              <w:tab w:val="left" w:pos="726"/>
            </w:tabs>
          </w:pPr>
        </w:pPrChange>
      </w:pPr>
      <w:r>
        <w:rPr>
          <w:color w:val="000000" w:themeColor="text1"/>
          <w:rPrChange w:id="21966" w:author="梁元" w:date="2019-05-14T19:51:36Z">
            <w:rPr/>
          </w:rPrChange>
          <w14:textFill>
            <w14:solidFill>
              <w14:schemeClr w14:val="tx1"/>
            </w14:solidFill>
          </w14:textFill>
        </w:rPr>
        <w:tab/>
      </w:r>
    </w:p>
    <w:p>
      <w:pPr>
        <w:pStyle w:val="2"/>
        <w:numPr>
          <w:ilvl w:val="0"/>
          <w:numId w:val="1"/>
        </w:numPr>
        <w:spacing w:line="240" w:lineRule="auto"/>
        <w:ind w:firstLine="562" w:firstLineChars="200"/>
        <w:rPr>
          <w:rFonts w:hint="eastAsia" w:ascii="仿宋" w:hAnsi="仿宋" w:eastAsia="仿宋"/>
          <w:color w:val="000000" w:themeColor="text1"/>
          <w:sz w:val="28"/>
          <w:szCs w:val="28"/>
          <w:rPrChange w:id="21968" w:author="梁元" w:date="2019-05-14T19:51:36Z">
            <w:rPr>
              <w:rFonts w:hint="eastAsia" w:ascii="仿宋" w:hAnsi="仿宋" w:eastAsia="仿宋"/>
              <w:sz w:val="28"/>
              <w:szCs w:val="28"/>
            </w:rPr>
          </w:rPrChange>
          <w14:textFill>
            <w14:solidFill>
              <w14:schemeClr w14:val="tx1"/>
            </w14:solidFill>
          </w14:textFill>
        </w:rPr>
        <w:pPrChange w:id="21967" w:author="冷雪凝" w:date="2019-05-14T12:21:32Z">
          <w:pPr>
            <w:pStyle w:val="2"/>
            <w:numPr>
              <w:ilvl w:val="0"/>
              <w:numId w:val="1"/>
            </w:numPr>
          </w:pPr>
        </w:pPrChange>
      </w:pPr>
      <w:bookmarkStart w:id="814" w:name="_Toc12757_WPSOffice_Level1"/>
      <w:bookmarkStart w:id="815" w:name="_Toc20299_WPSOffice_Level1"/>
      <w:r>
        <w:rPr>
          <w:rFonts w:hint="eastAsia" w:ascii="仿宋" w:hAnsi="仿宋" w:eastAsia="仿宋"/>
          <w:color w:val="000000" w:themeColor="text1"/>
          <w:sz w:val="28"/>
          <w:szCs w:val="28"/>
          <w:rPrChange w:id="21969" w:author="梁元" w:date="2019-05-14T19:51:36Z">
            <w:rPr>
              <w:rFonts w:hint="eastAsia" w:ascii="仿宋" w:hAnsi="仿宋" w:eastAsia="仿宋"/>
              <w:sz w:val="28"/>
              <w:szCs w:val="28"/>
            </w:rPr>
          </w:rPrChange>
          <w14:textFill>
            <w14:solidFill>
              <w14:schemeClr w14:val="tx1"/>
            </w14:solidFill>
          </w14:textFill>
        </w:rPr>
        <w:t>解释一下</w:t>
      </w:r>
      <w:r>
        <w:rPr>
          <w:rFonts w:hint="eastAsia" w:ascii="仿宋" w:hAnsi="仿宋" w:eastAsia="仿宋"/>
          <w:color w:val="000000" w:themeColor="text1"/>
          <w:sz w:val="28"/>
          <w:szCs w:val="28"/>
          <w:lang w:val="en-US" w:eastAsia="zh-CN"/>
          <w:rPrChange w:id="21970" w:author="梁元" w:date="2019-05-14T19:51:36Z">
            <w:rPr>
              <w:rFonts w:hint="eastAsia" w:ascii="仿宋" w:hAnsi="仿宋" w:eastAsia="仿宋"/>
              <w:sz w:val="28"/>
              <w:szCs w:val="28"/>
              <w:lang w:val="en-US" w:eastAsia="zh-CN"/>
            </w:rPr>
          </w:rPrChange>
          <w14:textFill>
            <w14:solidFill>
              <w14:schemeClr w14:val="tx1"/>
            </w14:solidFill>
          </w14:textFill>
        </w:rPr>
        <w:t>移动端多倍屏1px像素问题</w:t>
      </w:r>
      <w:r>
        <w:rPr>
          <w:rFonts w:hint="eastAsia" w:ascii="仿宋" w:hAnsi="仿宋" w:eastAsia="仿宋"/>
          <w:color w:val="000000" w:themeColor="text1"/>
          <w:sz w:val="28"/>
          <w:szCs w:val="28"/>
          <w:rPrChange w:id="21971" w:author="梁元" w:date="2019-05-14T19:51:36Z">
            <w:rPr>
              <w:rFonts w:hint="eastAsia" w:ascii="仿宋" w:hAnsi="仿宋" w:eastAsia="仿宋"/>
              <w:sz w:val="28"/>
              <w:szCs w:val="28"/>
            </w:rPr>
          </w:rPrChange>
          <w14:textFill>
            <w14:solidFill>
              <w14:schemeClr w14:val="tx1"/>
            </w14:solidFill>
          </w14:textFill>
        </w:rPr>
        <w:t>：</w:t>
      </w:r>
      <w:r>
        <w:rPr>
          <w:rFonts w:hint="eastAsia" w:ascii="仿宋" w:hAnsi="仿宋" w:eastAsia="仿宋"/>
          <w:color w:val="000000" w:themeColor="text1"/>
          <w:sz w:val="28"/>
          <w:szCs w:val="28"/>
          <w:lang w:val="en-US" w:eastAsia="zh-CN"/>
          <w:rPrChange w:id="21972" w:author="梁元" w:date="2019-05-14T19:51:36Z">
            <w:rPr>
              <w:rFonts w:hint="eastAsia" w:ascii="仿宋" w:hAnsi="仿宋" w:eastAsia="仿宋"/>
              <w:sz w:val="28"/>
              <w:szCs w:val="28"/>
              <w:lang w:val="en-US" w:eastAsia="zh-CN"/>
            </w:rPr>
          </w:rPrChange>
          <w14:textFill>
            <w14:solidFill>
              <w14:schemeClr w14:val="tx1"/>
            </w14:solidFill>
          </w14:textFill>
        </w:rPr>
        <w:t>陈蔓杰</w:t>
      </w:r>
      <w:bookmarkEnd w:id="814"/>
      <w:bookmarkEnd w:id="815"/>
    </w:p>
    <w:tbl>
      <w:tblPr>
        <w:tblStyle w:val="14"/>
        <w:tblW w:w="76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23" w:type="dxa"/>
          </w:tcPr>
          <w:p>
            <w:pPr>
              <w:ind w:firstLine="480" w:firstLineChars="200"/>
              <w:jc w:val="center"/>
              <w:rPr>
                <w:rFonts w:ascii="仿宋" w:hAnsi="仿宋" w:eastAsia="仿宋"/>
                <w:color w:val="000000" w:themeColor="text1"/>
                <w:rPrChange w:id="21974" w:author="梁元" w:date="2019-05-14T19:51:36Z">
                  <w:rPr>
                    <w:rFonts w:ascii="仿宋" w:hAnsi="仿宋" w:eastAsia="仿宋"/>
                  </w:rPr>
                </w:rPrChange>
                <w14:textFill>
                  <w14:solidFill>
                    <w14:schemeClr w14:val="tx1"/>
                  </w14:solidFill>
                </w14:textFill>
              </w:rPr>
              <w:pPrChange w:id="21973" w:author="冷雪凝" w:date="2019-05-14T12:21:32Z">
                <w:pPr>
                  <w:jc w:val="center"/>
                </w:pPr>
              </w:pPrChange>
            </w:pPr>
            <w:r>
              <w:rPr>
                <w:rFonts w:hint="eastAsia" w:ascii="仿宋" w:hAnsi="仿宋" w:eastAsia="仿宋"/>
                <w:color w:val="000000" w:themeColor="text1"/>
                <w:rPrChange w:id="21975" w:author="梁元" w:date="2019-05-14T19:51:36Z">
                  <w:rPr>
                    <w:rFonts w:hint="eastAsia" w:ascii="仿宋" w:hAnsi="仿宋" w:eastAsia="仿宋"/>
                  </w:rPr>
                </w:rPrChange>
                <w14:textFill>
                  <w14:solidFill>
                    <w14:schemeClr w14:val="tx1"/>
                  </w14:solidFill>
                </w14:textFill>
              </w:rPr>
              <w:t>面试概率</w:t>
            </w:r>
          </w:p>
        </w:tc>
        <w:tc>
          <w:tcPr>
            <w:tcW w:w="1559" w:type="dxa"/>
          </w:tcPr>
          <w:p>
            <w:pPr>
              <w:ind w:firstLine="480" w:firstLineChars="200"/>
              <w:jc w:val="center"/>
              <w:rPr>
                <w:rFonts w:ascii="仿宋" w:hAnsi="仿宋" w:eastAsia="仿宋"/>
                <w:color w:val="000000" w:themeColor="text1"/>
                <w:rPrChange w:id="21977" w:author="梁元" w:date="2019-05-14T19:51:36Z">
                  <w:rPr>
                    <w:rFonts w:ascii="仿宋" w:hAnsi="仿宋" w:eastAsia="仿宋"/>
                  </w:rPr>
                </w:rPrChange>
                <w14:textFill>
                  <w14:solidFill>
                    <w14:schemeClr w14:val="tx1"/>
                  </w14:solidFill>
                </w14:textFill>
              </w:rPr>
              <w:pPrChange w:id="21976" w:author="冷雪凝" w:date="2019-05-14T12:21:32Z">
                <w:pPr>
                  <w:jc w:val="center"/>
                </w:pPr>
              </w:pPrChange>
            </w:pPr>
            <w:r>
              <w:rPr>
                <w:rFonts w:hint="eastAsia" w:ascii="仿宋" w:hAnsi="仿宋" w:eastAsia="仿宋"/>
                <w:color w:val="000000" w:themeColor="text1"/>
                <w:rPrChange w:id="21978" w:author="梁元" w:date="2019-05-14T19:51:36Z">
                  <w:rPr>
                    <w:rFonts w:hint="eastAsia" w:ascii="仿宋" w:hAnsi="仿宋" w:eastAsia="仿宋"/>
                  </w:rPr>
                </w:rPrChange>
                <w14:textFill>
                  <w14:solidFill>
                    <w14:schemeClr w14:val="tx1"/>
                  </w14:solidFill>
                </w14:textFill>
              </w:rPr>
              <w:t>级别</w:t>
            </w:r>
          </w:p>
        </w:tc>
        <w:tc>
          <w:tcPr>
            <w:tcW w:w="1418" w:type="dxa"/>
          </w:tcPr>
          <w:p>
            <w:pPr>
              <w:ind w:firstLine="480" w:firstLineChars="200"/>
              <w:jc w:val="center"/>
              <w:rPr>
                <w:rFonts w:ascii="仿宋" w:hAnsi="仿宋" w:eastAsia="仿宋"/>
                <w:color w:val="000000" w:themeColor="text1"/>
                <w:rPrChange w:id="21980" w:author="梁元" w:date="2019-05-14T19:51:36Z">
                  <w:rPr>
                    <w:rFonts w:ascii="仿宋" w:hAnsi="仿宋" w:eastAsia="仿宋"/>
                  </w:rPr>
                </w:rPrChange>
                <w14:textFill>
                  <w14:solidFill>
                    <w14:schemeClr w14:val="tx1"/>
                  </w14:solidFill>
                </w14:textFill>
              </w:rPr>
              <w:pPrChange w:id="21979" w:author="冷雪凝" w:date="2019-05-14T12:21:32Z">
                <w:pPr>
                  <w:jc w:val="center"/>
                </w:pPr>
              </w:pPrChange>
            </w:pPr>
            <w:r>
              <w:rPr>
                <w:rFonts w:hint="eastAsia" w:ascii="仿宋" w:hAnsi="仿宋" w:eastAsia="仿宋"/>
                <w:color w:val="000000" w:themeColor="text1"/>
                <w:rPrChange w:id="21981"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ind w:firstLine="480" w:firstLineChars="200"/>
              <w:jc w:val="center"/>
              <w:rPr>
                <w:rFonts w:ascii="仿宋" w:hAnsi="仿宋" w:eastAsia="仿宋"/>
                <w:color w:val="000000" w:themeColor="text1"/>
                <w:rPrChange w:id="21983" w:author="梁元" w:date="2019-05-14T19:51:36Z">
                  <w:rPr>
                    <w:rFonts w:ascii="仿宋" w:hAnsi="仿宋" w:eastAsia="仿宋"/>
                  </w:rPr>
                </w:rPrChange>
                <w14:textFill>
                  <w14:solidFill>
                    <w14:schemeClr w14:val="tx1"/>
                  </w14:solidFill>
                </w14:textFill>
              </w:rPr>
              <w:pPrChange w:id="21982" w:author="冷雪凝" w:date="2019-05-14T12:21:32Z">
                <w:pPr>
                  <w:jc w:val="center"/>
                </w:pPr>
              </w:pPrChange>
            </w:pPr>
            <w:r>
              <w:rPr>
                <w:rFonts w:hint="eastAsia" w:ascii="仿宋" w:hAnsi="仿宋" w:eastAsia="仿宋"/>
                <w:color w:val="000000" w:themeColor="text1"/>
                <w:rPrChange w:id="21984" w:author="梁元" w:date="2019-05-14T19:51:36Z">
                  <w:rPr>
                    <w:rFonts w:hint="eastAsia" w:ascii="仿宋" w:hAnsi="仿宋" w:eastAsia="仿宋"/>
                  </w:rPr>
                </w:rPrChange>
                <w14:textFill>
                  <w14:solidFill>
                    <w14:schemeClr w14:val="tx1"/>
                  </w14:solidFill>
                </w14:textFill>
              </w:rPr>
              <w:t>解决问题</w:t>
            </w:r>
          </w:p>
        </w:tc>
        <w:tc>
          <w:tcPr>
            <w:tcW w:w="1687" w:type="dxa"/>
          </w:tcPr>
          <w:p>
            <w:pPr>
              <w:ind w:firstLine="480" w:firstLineChars="200"/>
              <w:jc w:val="center"/>
              <w:rPr>
                <w:rFonts w:ascii="仿宋" w:hAnsi="仿宋" w:eastAsia="仿宋"/>
                <w:color w:val="000000" w:themeColor="text1"/>
                <w:rPrChange w:id="21986" w:author="梁元" w:date="2019-05-14T19:51:36Z">
                  <w:rPr>
                    <w:rFonts w:ascii="仿宋" w:hAnsi="仿宋" w:eastAsia="仿宋"/>
                  </w:rPr>
                </w:rPrChange>
                <w14:textFill>
                  <w14:solidFill>
                    <w14:schemeClr w14:val="tx1"/>
                  </w14:solidFill>
                </w14:textFill>
              </w:rPr>
              <w:pPrChange w:id="21985" w:author="冷雪凝" w:date="2019-05-14T12:21:32Z">
                <w:pPr>
                  <w:jc w:val="center"/>
                </w:pPr>
              </w:pPrChange>
            </w:pPr>
            <w:r>
              <w:rPr>
                <w:rFonts w:hint="eastAsia" w:ascii="仿宋" w:hAnsi="仿宋" w:eastAsia="仿宋"/>
                <w:color w:val="000000" w:themeColor="text1"/>
                <w:rPrChange w:id="21987"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ind w:firstLine="480" w:firstLineChars="200"/>
              <w:jc w:val="center"/>
              <w:rPr>
                <w:rFonts w:ascii="仿宋" w:hAnsi="仿宋" w:eastAsia="仿宋"/>
                <w:color w:val="000000" w:themeColor="text1"/>
                <w:rPrChange w:id="21989" w:author="梁元" w:date="2019-05-14T19:51:36Z">
                  <w:rPr>
                    <w:rFonts w:ascii="仿宋" w:hAnsi="仿宋" w:eastAsia="仿宋"/>
                  </w:rPr>
                </w:rPrChange>
                <w14:textFill>
                  <w14:solidFill>
                    <w14:schemeClr w14:val="tx1"/>
                  </w14:solidFill>
                </w14:textFill>
              </w:rPr>
              <w:pPrChange w:id="21988" w:author="冷雪凝" w:date="2019-05-14T12:21:32Z">
                <w:pPr>
                  <w:jc w:val="center"/>
                </w:pPr>
              </w:pPrChange>
            </w:pPr>
            <w:r>
              <w:rPr>
                <w:rFonts w:hint="eastAsia" w:ascii="仿宋" w:hAnsi="仿宋" w:eastAsia="仿宋"/>
                <w:color w:val="000000" w:themeColor="text1"/>
                <w:rPrChange w:id="21990" w:author="梁元" w:date="2019-05-14T19:51:36Z">
                  <w:rPr>
                    <w:rFonts w:hint="eastAsia" w:ascii="仿宋" w:hAnsi="仿宋" w:eastAsia="仿宋"/>
                  </w:rPr>
                </w:rPrChange>
                <w14:textFill>
                  <w14:solidFill>
                    <w14:schemeClr w14:val="tx1"/>
                  </w14:solidFill>
                </w14:textFill>
              </w:rPr>
              <w:t>9</w:t>
            </w:r>
            <w:r>
              <w:rPr>
                <w:rFonts w:hint="eastAsia" w:ascii="仿宋" w:hAnsi="仿宋" w:eastAsia="仿宋"/>
                <w:color w:val="000000" w:themeColor="text1"/>
                <w:lang w:val="en-US" w:eastAsia="zh-CN"/>
                <w:rPrChange w:id="21991" w:author="梁元" w:date="2019-05-14T19:51:36Z">
                  <w:rPr>
                    <w:rFonts w:hint="eastAsia" w:ascii="仿宋" w:hAnsi="仿宋" w:eastAsia="仿宋"/>
                    <w:lang w:val="en-US" w:eastAsia="zh-CN"/>
                  </w:rPr>
                </w:rPrChange>
                <w14:textFill>
                  <w14:solidFill>
                    <w14:schemeClr w14:val="tx1"/>
                  </w14:solidFill>
                </w14:textFill>
              </w:rPr>
              <w:t>0</w:t>
            </w:r>
            <w:r>
              <w:rPr>
                <w:rFonts w:hint="eastAsia" w:ascii="仿宋" w:hAnsi="仿宋" w:eastAsia="仿宋"/>
                <w:color w:val="000000" w:themeColor="text1"/>
                <w:rPrChange w:id="21992" w:author="梁元" w:date="2019-05-14T19:51:36Z">
                  <w:rPr>
                    <w:rFonts w:hint="eastAsia" w:ascii="仿宋" w:hAnsi="仿宋" w:eastAsia="仿宋"/>
                  </w:rPr>
                </w:rPrChange>
                <w14:textFill>
                  <w14:solidFill>
                    <w14:schemeClr w14:val="tx1"/>
                  </w14:solidFill>
                </w14:textFill>
              </w:rPr>
              <w:t>%</w:t>
            </w:r>
          </w:p>
        </w:tc>
        <w:tc>
          <w:tcPr>
            <w:tcW w:w="1559" w:type="dxa"/>
          </w:tcPr>
          <w:p>
            <w:pPr>
              <w:ind w:firstLine="480" w:firstLineChars="200"/>
              <w:jc w:val="center"/>
              <w:rPr>
                <w:rFonts w:ascii="仿宋" w:hAnsi="仿宋" w:eastAsia="仿宋"/>
                <w:color w:val="000000" w:themeColor="text1"/>
                <w:rPrChange w:id="21994" w:author="梁元" w:date="2019-05-14T19:51:36Z">
                  <w:rPr>
                    <w:rFonts w:ascii="仿宋" w:hAnsi="仿宋" w:eastAsia="仿宋"/>
                  </w:rPr>
                </w:rPrChange>
                <w14:textFill>
                  <w14:solidFill>
                    <w14:schemeClr w14:val="tx1"/>
                  </w14:solidFill>
                </w14:textFill>
              </w:rPr>
              <w:pPrChange w:id="21993" w:author="冷雪凝" w:date="2019-05-14T12:21:32Z">
                <w:pPr>
                  <w:jc w:val="center"/>
                </w:pPr>
              </w:pPrChange>
            </w:pPr>
            <w:r>
              <w:rPr>
                <w:rFonts w:hint="eastAsia" w:ascii="仿宋" w:hAnsi="仿宋" w:eastAsia="仿宋"/>
                <w:color w:val="000000" w:themeColor="text1"/>
                <w:rPrChange w:id="21995" w:author="梁元" w:date="2019-05-14T19:51:36Z">
                  <w:rPr>
                    <w:rFonts w:hint="eastAsia" w:ascii="仿宋" w:hAnsi="仿宋" w:eastAsia="仿宋"/>
                  </w:rPr>
                </w:rPrChange>
                <w14:textFill>
                  <w14:solidFill>
                    <w14:schemeClr w14:val="tx1"/>
                  </w14:solidFill>
                </w14:textFill>
              </w:rPr>
              <w:t>3星</w:t>
            </w:r>
          </w:p>
        </w:tc>
        <w:tc>
          <w:tcPr>
            <w:tcW w:w="1418" w:type="dxa"/>
          </w:tcPr>
          <w:p>
            <w:pPr>
              <w:ind w:firstLine="480" w:firstLineChars="200"/>
              <w:jc w:val="center"/>
              <w:rPr>
                <w:rFonts w:hint="eastAsia" w:ascii="仿宋" w:hAnsi="仿宋" w:eastAsia="仿宋"/>
                <w:color w:val="000000" w:themeColor="text1"/>
                <w:lang w:val="en-US" w:eastAsia="zh-CN"/>
                <w:rPrChange w:id="21997" w:author="梁元" w:date="2019-05-14T19:51:36Z">
                  <w:rPr>
                    <w:rFonts w:hint="eastAsia" w:ascii="仿宋" w:hAnsi="仿宋" w:eastAsia="仿宋"/>
                    <w:lang w:val="en-US" w:eastAsia="zh-CN"/>
                  </w:rPr>
                </w:rPrChange>
                <w14:textFill>
                  <w14:solidFill>
                    <w14:schemeClr w14:val="tx1"/>
                  </w14:solidFill>
                </w14:textFill>
              </w:rPr>
              <w:pPrChange w:id="21996" w:author="冷雪凝" w:date="2019-05-14T12:21:32Z">
                <w:pPr>
                  <w:jc w:val="center"/>
                </w:pPr>
              </w:pPrChange>
            </w:pPr>
            <w:r>
              <w:rPr>
                <w:rFonts w:hint="eastAsia" w:ascii="仿宋" w:hAnsi="仿宋" w:eastAsia="仿宋"/>
                <w:color w:val="000000" w:themeColor="text1"/>
                <w:lang w:val="en-US" w:eastAsia="zh-CN"/>
                <w:rPrChange w:id="21998" w:author="梁元" w:date="2019-05-14T19:51:36Z">
                  <w:rPr>
                    <w:rFonts w:hint="eastAsia" w:ascii="仿宋" w:hAnsi="仿宋" w:eastAsia="仿宋"/>
                    <w:lang w:val="en-US" w:eastAsia="zh-CN"/>
                  </w:rPr>
                </w:rPrChange>
                <w14:textFill>
                  <w14:solidFill>
                    <w14:schemeClr w14:val="tx1"/>
                  </w14:solidFill>
                </w14:textFill>
              </w:rPr>
              <w:t>布局</w:t>
            </w:r>
          </w:p>
        </w:tc>
        <w:tc>
          <w:tcPr>
            <w:tcW w:w="1417" w:type="dxa"/>
          </w:tcPr>
          <w:p>
            <w:pPr>
              <w:ind w:firstLine="480" w:firstLineChars="200"/>
              <w:jc w:val="center"/>
              <w:rPr>
                <w:rFonts w:hint="eastAsia" w:ascii="仿宋" w:hAnsi="仿宋" w:eastAsia="仿宋"/>
                <w:color w:val="000000" w:themeColor="text1"/>
                <w:lang w:val="en-US" w:eastAsia="zh-CN"/>
                <w:rPrChange w:id="22000" w:author="梁元" w:date="2019-05-14T19:51:36Z">
                  <w:rPr>
                    <w:rFonts w:hint="eastAsia" w:ascii="仿宋" w:hAnsi="仿宋" w:eastAsia="仿宋"/>
                    <w:lang w:val="en-US" w:eastAsia="zh-CN"/>
                  </w:rPr>
                </w:rPrChange>
                <w14:textFill>
                  <w14:solidFill>
                    <w14:schemeClr w14:val="tx1"/>
                  </w14:solidFill>
                </w14:textFill>
              </w:rPr>
              <w:pPrChange w:id="21999" w:author="冷雪凝" w:date="2019-05-14T12:21:32Z">
                <w:pPr>
                  <w:jc w:val="center"/>
                </w:pPr>
              </w:pPrChange>
            </w:pPr>
            <w:r>
              <w:rPr>
                <w:rFonts w:hint="eastAsia" w:ascii="仿宋" w:hAnsi="仿宋" w:eastAsia="仿宋"/>
                <w:color w:val="000000" w:themeColor="text1"/>
                <w:lang w:val="en-US" w:eastAsia="zh-CN"/>
                <w:rPrChange w:id="22001" w:author="梁元" w:date="2019-05-14T19:51:36Z">
                  <w:rPr>
                    <w:rFonts w:hint="eastAsia" w:ascii="仿宋" w:hAnsi="仿宋" w:eastAsia="仿宋"/>
                    <w:lang w:val="en-US" w:eastAsia="zh-CN"/>
                  </w:rPr>
                </w:rPrChange>
                <w14:textFill>
                  <w14:solidFill>
                    <w14:schemeClr w14:val="tx1"/>
                  </w14:solidFill>
                </w14:textFill>
              </w:rPr>
              <w:t>页面布局</w:t>
            </w:r>
          </w:p>
        </w:tc>
        <w:tc>
          <w:tcPr>
            <w:tcW w:w="1687" w:type="dxa"/>
          </w:tcPr>
          <w:p>
            <w:pPr>
              <w:ind w:firstLine="480" w:firstLineChars="200"/>
              <w:jc w:val="center"/>
              <w:rPr>
                <w:rFonts w:hint="eastAsia" w:ascii="仿宋" w:hAnsi="仿宋" w:eastAsia="仿宋"/>
                <w:color w:val="000000" w:themeColor="text1"/>
                <w:lang w:val="en-US" w:eastAsia="zh-CN"/>
                <w:rPrChange w:id="22003" w:author="梁元" w:date="2019-05-14T19:51:36Z">
                  <w:rPr>
                    <w:rFonts w:hint="eastAsia" w:ascii="仿宋" w:hAnsi="仿宋" w:eastAsia="仿宋"/>
                    <w:lang w:val="en-US" w:eastAsia="zh-CN"/>
                  </w:rPr>
                </w:rPrChange>
                <w14:textFill>
                  <w14:solidFill>
                    <w14:schemeClr w14:val="tx1"/>
                  </w14:solidFill>
                </w14:textFill>
              </w:rPr>
              <w:pPrChange w:id="22002" w:author="冷雪凝" w:date="2019-05-14T12:21:32Z">
                <w:pPr>
                  <w:jc w:val="center"/>
                </w:pPr>
              </w:pPrChange>
            </w:pPr>
            <w:r>
              <w:rPr>
                <w:rFonts w:hint="eastAsia" w:ascii="仿宋" w:hAnsi="仿宋" w:eastAsia="仿宋"/>
                <w:color w:val="000000" w:themeColor="text1"/>
                <w:lang w:val="en-US" w:eastAsia="zh-CN"/>
                <w:rPrChange w:id="22004" w:author="梁元" w:date="2019-05-14T19:51:36Z">
                  <w:rPr>
                    <w:rFonts w:hint="eastAsia" w:ascii="仿宋" w:hAnsi="仿宋" w:eastAsia="仿宋"/>
                    <w:lang w:val="en-US" w:eastAsia="zh-CN"/>
                  </w:rPr>
                </w:rPrChange>
                <w14:textFill>
                  <w14:solidFill>
                    <w14:schemeClr w14:val="tx1"/>
                  </w14:solidFill>
                </w14:textFill>
              </w:rPr>
              <w:t>多倍屏适配</w:t>
            </w:r>
          </w:p>
          <w:p>
            <w:pPr>
              <w:ind w:firstLine="480" w:firstLineChars="200"/>
              <w:jc w:val="center"/>
              <w:rPr>
                <w:rFonts w:ascii="仿宋" w:hAnsi="仿宋" w:eastAsia="仿宋"/>
                <w:color w:val="000000" w:themeColor="text1"/>
                <w:rPrChange w:id="22006" w:author="梁元" w:date="2019-05-14T19:51:36Z">
                  <w:rPr>
                    <w:rFonts w:ascii="仿宋" w:hAnsi="仿宋" w:eastAsia="仿宋"/>
                  </w:rPr>
                </w:rPrChange>
                <w14:textFill>
                  <w14:solidFill>
                    <w14:schemeClr w14:val="tx1"/>
                  </w14:solidFill>
                </w14:textFill>
              </w:rPr>
              <w:pPrChange w:id="22005" w:author="冷雪凝" w:date="2019-05-14T12:21:32Z">
                <w:pPr>
                  <w:jc w:val="center"/>
                </w:pPr>
              </w:pPrChange>
            </w:pPr>
          </w:p>
        </w:tc>
      </w:tr>
    </w:tbl>
    <w:p>
      <w:pPr>
        <w:pStyle w:val="3"/>
        <w:numPr>
          <w:ilvl w:val="0"/>
          <w:numId w:val="47"/>
        </w:numPr>
        <w:spacing w:line="240" w:lineRule="auto"/>
        <w:ind w:firstLine="562" w:firstLineChars="200"/>
        <w:rPr>
          <w:rFonts w:ascii="仿宋" w:hAnsi="仿宋" w:eastAsia="仿宋"/>
          <w:color w:val="000000" w:themeColor="text1"/>
          <w:sz w:val="28"/>
          <w:szCs w:val="28"/>
          <w:rPrChange w:id="22008" w:author="梁元" w:date="2019-05-14T19:51:36Z">
            <w:rPr>
              <w:rFonts w:ascii="仿宋" w:hAnsi="仿宋" w:eastAsia="仿宋"/>
              <w:sz w:val="28"/>
              <w:szCs w:val="28"/>
            </w:rPr>
          </w:rPrChange>
          <w14:textFill>
            <w14:solidFill>
              <w14:schemeClr w14:val="tx1"/>
            </w14:solidFill>
          </w14:textFill>
        </w:rPr>
        <w:pPrChange w:id="22007" w:author="冷雪凝" w:date="2019-05-14T12:21:32Z">
          <w:pPr>
            <w:pStyle w:val="3"/>
            <w:numPr>
              <w:ilvl w:val="0"/>
              <w:numId w:val="47"/>
            </w:numPr>
          </w:pPr>
        </w:pPrChange>
      </w:pPr>
      <w:bookmarkStart w:id="816" w:name="_Toc3184_WPSOffice_Level2"/>
      <w:bookmarkStart w:id="817" w:name="_Toc17443_WPSOffice_Level2"/>
      <w:bookmarkStart w:id="818" w:name="OLE_LINK1"/>
      <w:r>
        <w:rPr>
          <w:rFonts w:hint="eastAsia" w:ascii="仿宋" w:hAnsi="仿宋" w:eastAsia="仿宋"/>
          <w:color w:val="000000" w:themeColor="text1"/>
          <w:sz w:val="28"/>
          <w:szCs w:val="28"/>
          <w:rPrChange w:id="22009" w:author="梁元" w:date="2019-05-14T19:51:36Z">
            <w:rPr>
              <w:rFonts w:hint="eastAsia" w:ascii="仿宋" w:hAnsi="仿宋" w:eastAsia="仿宋"/>
              <w:sz w:val="28"/>
              <w:szCs w:val="28"/>
            </w:rPr>
          </w:rPrChange>
          <w14:textFill>
            <w14:solidFill>
              <w14:schemeClr w14:val="tx1"/>
            </w14:solidFill>
          </w14:textFill>
        </w:rPr>
        <w:t>通常解法</w:t>
      </w:r>
      <w:bookmarkEnd w:id="816"/>
      <w:bookmarkEnd w:id="817"/>
    </w:p>
    <w:p>
      <w:pPr>
        <w:ind w:firstLine="480" w:firstLineChars="200"/>
        <w:rPr>
          <w:rFonts w:hint="eastAsia" w:eastAsia="宋体"/>
          <w:color w:val="000000" w:themeColor="text1"/>
          <w:lang w:val="en-US" w:eastAsia="zh-CN"/>
          <w:rPrChange w:id="22011" w:author="梁元" w:date="2019-05-14T19:51:36Z">
            <w:rPr>
              <w:rFonts w:hint="eastAsia" w:eastAsia="宋体"/>
              <w:lang w:val="en-US" w:eastAsia="zh-CN"/>
            </w:rPr>
          </w:rPrChange>
          <w14:textFill>
            <w14:solidFill>
              <w14:schemeClr w14:val="tx1"/>
            </w14:solidFill>
          </w14:textFill>
        </w:rPr>
        <w:pPrChange w:id="22010" w:author="冷雪凝" w:date="2019-05-14T12:21:32Z">
          <w:pPr/>
        </w:pPrChange>
      </w:pPr>
      <w:r>
        <w:rPr>
          <w:rFonts w:hint="eastAsia" w:eastAsia="宋体"/>
          <w:color w:val="000000" w:themeColor="text1"/>
          <w:lang w:val="en-US" w:eastAsia="zh-CN"/>
          <w:rPrChange w:id="22012" w:author="梁元" w:date="2019-05-14T19:51:36Z">
            <w:rPr>
              <w:rFonts w:hint="eastAsia" w:eastAsia="宋体"/>
              <w:lang w:val="en-US" w:eastAsia="zh-CN"/>
            </w:rPr>
          </w:rPrChange>
          <w14:textFill>
            <w14:solidFill>
              <w14:schemeClr w14:val="tx1"/>
            </w14:solidFill>
          </w14:textFill>
        </w:rPr>
        <w:t>先介绍下多倍屏：</w:t>
      </w:r>
    </w:p>
    <w:bookmarkEnd w:id="818"/>
    <w:p>
      <w:pPr>
        <w:ind w:firstLine="480" w:firstLineChars="200"/>
        <w:rPr>
          <w:rFonts w:hint="eastAsia" w:eastAsia="宋体"/>
          <w:color w:val="000000" w:themeColor="text1"/>
          <w:lang w:val="en-US" w:eastAsia="zh-CN"/>
          <w:rPrChange w:id="22014" w:author="梁元" w:date="2019-05-14T19:51:36Z">
            <w:rPr>
              <w:rFonts w:hint="eastAsia" w:eastAsia="宋体"/>
              <w:lang w:val="en-US" w:eastAsia="zh-CN"/>
            </w:rPr>
          </w:rPrChange>
          <w14:textFill>
            <w14:solidFill>
              <w14:schemeClr w14:val="tx1"/>
            </w14:solidFill>
          </w14:textFill>
        </w:rPr>
        <w:pPrChange w:id="22013" w:author="冷雪凝" w:date="2019-05-14T12:21:32Z">
          <w:pPr>
            <w:ind w:firstLine="420" w:firstLineChars="0"/>
          </w:pPr>
        </w:pPrChange>
      </w:pPr>
      <w:r>
        <w:rPr>
          <w:rFonts w:hint="eastAsia" w:eastAsia="宋体"/>
          <w:color w:val="000000" w:themeColor="text1"/>
          <w:lang w:val="en-US" w:eastAsia="zh-CN"/>
          <w:rPrChange w:id="22015" w:author="梁元" w:date="2019-05-14T19:51:36Z">
            <w:rPr>
              <w:rFonts w:hint="eastAsia" w:eastAsia="宋体"/>
              <w:lang w:val="en-US" w:eastAsia="zh-CN"/>
            </w:rPr>
          </w:rPrChange>
          <w14:textFill>
            <w14:solidFill>
              <w14:schemeClr w14:val="tx1"/>
            </w14:solidFill>
          </w14:textFill>
        </w:rPr>
        <w:t>多倍屏是指1个逻辑像素对应多个物理像素。在2倍屏下，1个逻辑像素就对应2个物理像素；在3倍屏下，1个逻辑像素就对应3个物理像素。正如我们的标准设计稿尺寸是750*1334(也就是iphone6、7、8能够显示的像素)，虽然我们的iphone6、7、8的屏幕尺寸是375*667，但屏幕是2倍屏，所以可以显示的实际像素是750*1334。常见的2倍屏是iphone6、7、8，常见的3倍屏是iphone6plus、7plus、8plus。</w:t>
      </w:r>
    </w:p>
    <w:p>
      <w:pPr>
        <w:ind w:firstLine="480" w:firstLineChars="200"/>
        <w:rPr>
          <w:rFonts w:hint="eastAsia" w:eastAsia="宋体"/>
          <w:color w:val="000000" w:themeColor="text1"/>
          <w:lang w:val="en-US" w:eastAsia="zh-CN"/>
          <w:rPrChange w:id="22017" w:author="梁元" w:date="2019-05-14T19:51:36Z">
            <w:rPr>
              <w:rFonts w:hint="eastAsia" w:eastAsia="宋体"/>
              <w:lang w:val="en-US" w:eastAsia="zh-CN"/>
            </w:rPr>
          </w:rPrChange>
          <w14:textFill>
            <w14:solidFill>
              <w14:schemeClr w14:val="tx1"/>
            </w14:solidFill>
          </w14:textFill>
        </w:rPr>
        <w:pPrChange w:id="22016" w:author="冷雪凝" w:date="2019-05-14T12:21:32Z">
          <w:pPr>
            <w:ind w:firstLine="420" w:firstLineChars="0"/>
          </w:pPr>
        </w:pPrChange>
      </w:pPr>
    </w:p>
    <w:p>
      <w:pPr>
        <w:ind w:firstLine="480" w:firstLineChars="200"/>
        <w:rPr>
          <w:rFonts w:hint="eastAsia" w:eastAsia="宋体"/>
          <w:color w:val="000000" w:themeColor="text1"/>
          <w:lang w:val="en-US" w:eastAsia="zh-CN"/>
          <w:rPrChange w:id="22019" w:author="梁元" w:date="2019-05-14T19:51:36Z">
            <w:rPr>
              <w:rFonts w:hint="eastAsia" w:eastAsia="宋体"/>
              <w:lang w:val="en-US" w:eastAsia="zh-CN"/>
            </w:rPr>
          </w:rPrChange>
          <w14:textFill>
            <w14:solidFill>
              <w14:schemeClr w14:val="tx1"/>
            </w14:solidFill>
          </w14:textFill>
        </w:rPr>
        <w:pPrChange w:id="22018" w:author="冷雪凝" w:date="2019-05-14T12:21:32Z">
          <w:pPr/>
        </w:pPrChange>
      </w:pPr>
      <w:r>
        <w:rPr>
          <w:rFonts w:hint="eastAsia" w:eastAsia="宋体"/>
          <w:color w:val="000000" w:themeColor="text1"/>
          <w:lang w:val="en-US" w:eastAsia="zh-CN"/>
          <w:rPrChange w:id="22020" w:author="梁元" w:date="2019-05-14T19:51:36Z">
            <w:rPr>
              <w:rFonts w:hint="eastAsia" w:eastAsia="宋体"/>
              <w:lang w:val="en-US" w:eastAsia="zh-CN"/>
            </w:rPr>
          </w:rPrChange>
          <w14:textFill>
            <w14:solidFill>
              <w14:schemeClr w14:val="tx1"/>
            </w14:solidFill>
          </w14:textFill>
        </w:rPr>
        <w:t>1px像素问题：</w:t>
      </w:r>
    </w:p>
    <w:p>
      <w:pPr>
        <w:ind w:firstLine="480" w:firstLineChars="200"/>
        <w:rPr>
          <w:rFonts w:hint="eastAsia" w:eastAsia="宋体"/>
          <w:color w:val="000000" w:themeColor="text1"/>
          <w:lang w:val="en-US" w:eastAsia="zh-CN"/>
          <w:rPrChange w:id="22022" w:author="梁元" w:date="2019-05-14T19:51:36Z">
            <w:rPr>
              <w:rFonts w:hint="eastAsia" w:eastAsia="宋体"/>
              <w:lang w:val="en-US" w:eastAsia="zh-CN"/>
            </w:rPr>
          </w:rPrChange>
          <w14:textFill>
            <w14:solidFill>
              <w14:schemeClr w14:val="tx1"/>
            </w14:solidFill>
          </w14:textFill>
        </w:rPr>
        <w:pPrChange w:id="22021" w:author="冷雪凝" w:date="2019-05-14T12:21:32Z">
          <w:pPr>
            <w:ind w:firstLine="420" w:firstLineChars="0"/>
          </w:pPr>
        </w:pPrChange>
      </w:pPr>
      <w:r>
        <w:rPr>
          <w:rFonts w:hint="eastAsia" w:eastAsia="宋体"/>
          <w:color w:val="000000" w:themeColor="text1"/>
          <w:lang w:val="en-US" w:eastAsia="zh-CN"/>
          <w:rPrChange w:id="22023" w:author="梁元" w:date="2019-05-14T19:51:36Z">
            <w:rPr>
              <w:rFonts w:hint="eastAsia" w:eastAsia="宋体"/>
              <w:lang w:val="en-US" w:eastAsia="zh-CN"/>
            </w:rPr>
          </w:rPrChange>
          <w14:textFill>
            <w14:solidFill>
              <w14:schemeClr w14:val="tx1"/>
            </w14:solidFill>
          </w14:textFill>
        </w:rPr>
        <w:t>1px像素问题来了，在多倍屏下逻辑上的1像素显示的多个物理像素。那么解决方案也就来了。如在两倍屏下，1个CSS像素对应2个物理像素， 那么我们只需要想办法把border的宽度变为0.5px, 那么展现就是1个物理像素了，也就能解决1px像素问题了。</w:t>
      </w:r>
    </w:p>
    <w:p>
      <w:pPr>
        <w:ind w:firstLine="480" w:firstLineChars="200"/>
        <w:rPr>
          <w:rFonts w:hint="eastAsia" w:eastAsia="宋体"/>
          <w:color w:val="000000" w:themeColor="text1"/>
          <w:lang w:val="en-US" w:eastAsia="zh-CN"/>
          <w:rPrChange w:id="22025" w:author="梁元" w:date="2019-05-14T19:51:36Z">
            <w:rPr>
              <w:rFonts w:hint="eastAsia" w:eastAsia="宋体"/>
              <w:lang w:val="en-US" w:eastAsia="zh-CN"/>
            </w:rPr>
          </w:rPrChange>
          <w14:textFill>
            <w14:solidFill>
              <w14:schemeClr w14:val="tx1"/>
            </w14:solidFill>
          </w14:textFill>
        </w:rPr>
        <w:pPrChange w:id="22024" w:author="冷雪凝" w:date="2019-05-14T12:21:32Z">
          <w:pPr>
            <w:ind w:firstLine="420" w:firstLineChars="0"/>
          </w:pPr>
        </w:pPrChange>
      </w:pPr>
    </w:p>
    <w:p>
      <w:pPr>
        <w:ind w:firstLine="480" w:firstLineChars="200"/>
        <w:rPr>
          <w:rFonts w:hint="eastAsia" w:eastAsia="宋体"/>
          <w:color w:val="000000" w:themeColor="text1"/>
          <w:lang w:val="en-US" w:eastAsia="zh-CN"/>
          <w:rPrChange w:id="22027" w:author="梁元" w:date="2019-05-14T19:51:36Z">
            <w:rPr>
              <w:rFonts w:hint="eastAsia" w:eastAsia="宋体"/>
              <w:lang w:val="en-US" w:eastAsia="zh-CN"/>
            </w:rPr>
          </w:rPrChange>
          <w14:textFill>
            <w14:solidFill>
              <w14:schemeClr w14:val="tx1"/>
            </w14:solidFill>
          </w14:textFill>
        </w:rPr>
        <w:pPrChange w:id="22026" w:author="冷雪凝" w:date="2019-05-14T12:21:32Z">
          <w:pPr/>
        </w:pPrChange>
      </w:pPr>
      <w:r>
        <w:rPr>
          <w:rFonts w:hint="eastAsia" w:eastAsia="宋体"/>
          <w:color w:val="000000" w:themeColor="text1"/>
          <w:lang w:val="en-US" w:eastAsia="zh-CN"/>
          <w:rPrChange w:id="22028" w:author="梁元" w:date="2019-05-14T19:51:36Z">
            <w:rPr>
              <w:rFonts w:hint="eastAsia" w:eastAsia="宋体"/>
              <w:lang w:val="en-US" w:eastAsia="zh-CN"/>
            </w:rPr>
          </w:rPrChange>
          <w14:textFill>
            <w14:solidFill>
              <w14:schemeClr w14:val="tx1"/>
            </w14:solidFill>
          </w14:textFill>
        </w:rPr>
        <w:t>效果预览：</w:t>
      </w:r>
    </w:p>
    <w:p>
      <w:pPr>
        <w:ind w:firstLine="480" w:firstLineChars="200"/>
        <w:jc w:val="center"/>
        <w:rPr>
          <w:rFonts w:hint="eastAsia" w:ascii="微软雅黑" w:hAnsi="微软雅黑" w:eastAsia="微软雅黑" w:cs="微软雅黑"/>
          <w:i w:val="0"/>
          <w:caps w:val="0"/>
          <w:color w:val="000000" w:themeColor="text1"/>
          <w:spacing w:val="0"/>
          <w:sz w:val="21"/>
          <w:szCs w:val="21"/>
          <w:lang w:val="en-US" w:eastAsia="zh-CN"/>
          <w:rPrChange w:id="22030" w:author="梁元" w:date="2019-05-14T19:51:36Z">
            <w:rPr>
              <w:rFonts w:hint="eastAsia" w:ascii="微软雅黑" w:hAnsi="微软雅黑" w:eastAsia="微软雅黑" w:cs="微软雅黑"/>
              <w:i w:val="0"/>
              <w:caps w:val="0"/>
              <w:color w:val="444444"/>
              <w:spacing w:val="0"/>
              <w:sz w:val="21"/>
              <w:szCs w:val="21"/>
              <w:lang w:val="en-US" w:eastAsia="zh-CN"/>
            </w:rPr>
          </w:rPrChange>
          <w14:textFill>
            <w14:solidFill>
              <w14:schemeClr w14:val="tx1"/>
            </w14:solidFill>
          </w14:textFill>
        </w:rPr>
        <w:pPrChange w:id="22029" w:author="冷雪凝" w:date="2019-05-14T12:21:32Z">
          <w:pPr>
            <w:ind w:firstLine="420" w:firstLineChars="0"/>
            <w:jc w:val="center"/>
          </w:pPr>
        </w:pPrChange>
      </w:pPr>
      <w:r>
        <w:rPr>
          <w:color w:val="000000" w:themeColor="text1"/>
          <w:rPrChange w:id="22032" w:author="梁元" w:date="2019-05-14T19:51:36Z">
            <w:rPr/>
          </w:rPrChange>
          <w14:textFill>
            <w14:solidFill>
              <w14:schemeClr w14:val="tx1"/>
            </w14:solidFill>
          </w14:textFill>
        </w:rPr>
        <w:drawing>
          <wp:inline distT="0" distB="0" distL="114300" distR="114300">
            <wp:extent cx="1714500" cy="17049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82"/>
                    <a:stretch>
                      <a:fillRect/>
                    </a:stretch>
                  </pic:blipFill>
                  <pic:spPr>
                    <a:xfrm>
                      <a:off x="0" y="0"/>
                      <a:ext cx="1714500" cy="1704975"/>
                    </a:xfrm>
                    <a:prstGeom prst="rect">
                      <a:avLst/>
                    </a:prstGeom>
                    <a:noFill/>
                    <a:ln w="9525">
                      <a:noFill/>
                    </a:ln>
                  </pic:spPr>
                </pic:pic>
              </a:graphicData>
            </a:graphic>
          </wp:inline>
        </w:drawing>
      </w:r>
    </w:p>
    <w:p>
      <w:pPr>
        <w:ind w:firstLine="560" w:firstLineChars="200"/>
        <w:rPr>
          <w:rFonts w:hint="eastAsia" w:ascii="仿宋" w:hAnsi="仿宋" w:eastAsia="仿宋"/>
          <w:color w:val="000000" w:themeColor="text1"/>
          <w:sz w:val="28"/>
          <w:szCs w:val="28"/>
          <w:lang w:val="en-US" w:eastAsia="zh-CN"/>
          <w:rPrChange w:id="22034" w:author="梁元" w:date="2019-05-14T19:51:36Z">
            <w:rPr>
              <w:rFonts w:hint="eastAsia" w:ascii="仿宋" w:hAnsi="仿宋" w:eastAsia="仿宋"/>
              <w:sz w:val="28"/>
              <w:szCs w:val="28"/>
              <w:lang w:val="en-US" w:eastAsia="zh-CN"/>
            </w:rPr>
          </w:rPrChange>
          <w14:textFill>
            <w14:solidFill>
              <w14:schemeClr w14:val="tx1"/>
            </w14:solidFill>
          </w14:textFill>
        </w:rPr>
        <w:pPrChange w:id="22033" w:author="冷雪凝" w:date="2019-05-14T12:21:32Z">
          <w:pPr/>
        </w:pPrChange>
      </w:pPr>
      <w:r>
        <w:rPr>
          <w:rFonts w:hint="eastAsia" w:ascii="仿宋" w:hAnsi="仿宋" w:eastAsia="仿宋"/>
          <w:color w:val="000000" w:themeColor="text1"/>
          <w:sz w:val="28"/>
          <w:szCs w:val="28"/>
          <w:lang w:val="en-US" w:eastAsia="zh-CN"/>
          <w:rPrChange w:id="22035" w:author="梁元" w:date="2019-05-14T19:51:36Z">
            <w:rPr>
              <w:rFonts w:hint="eastAsia" w:ascii="仿宋" w:hAnsi="仿宋" w:eastAsia="仿宋"/>
              <w:sz w:val="28"/>
              <w:szCs w:val="28"/>
              <w:lang w:val="en-US" w:eastAsia="zh-CN"/>
            </w:rPr>
          </w:rPrChange>
          <w14:textFill>
            <w14:solidFill>
              <w14:schemeClr w14:val="tx1"/>
            </w14:solidFill>
          </w14:textFill>
        </w:rPr>
        <w:t>线性渐变：</w:t>
      </w:r>
    </w:p>
    <w:p>
      <w:pPr>
        <w:ind w:firstLine="480" w:firstLineChars="200"/>
        <w:rPr>
          <w:rFonts w:hint="eastAsia" w:ascii="仿宋" w:hAnsi="仿宋" w:eastAsia="仿宋"/>
          <w:color w:val="000000" w:themeColor="text1"/>
          <w:sz w:val="28"/>
          <w:szCs w:val="28"/>
          <w:lang w:val="en-US" w:eastAsia="zh-CN"/>
          <w:rPrChange w:id="22037" w:author="梁元" w:date="2019-05-14T19:51:36Z">
            <w:rPr>
              <w:rFonts w:hint="eastAsia" w:ascii="仿宋" w:hAnsi="仿宋" w:eastAsia="仿宋"/>
              <w:sz w:val="28"/>
              <w:szCs w:val="28"/>
              <w:lang w:val="en-US" w:eastAsia="zh-CN"/>
            </w:rPr>
          </w:rPrChange>
          <w14:textFill>
            <w14:solidFill>
              <w14:schemeClr w14:val="tx1"/>
            </w14:solidFill>
          </w14:textFill>
        </w:rPr>
        <w:pPrChange w:id="22036" w:author="冷雪凝" w:date="2019-05-14T12:21:32Z">
          <w:pPr/>
        </w:pPrChange>
      </w:pPr>
      <w:r>
        <w:rPr>
          <w:color w:val="000000" w:themeColor="text1"/>
          <w:rPrChange w:id="22039" w:author="梁元" w:date="2019-05-14T19:51:36Z">
            <w:rPr/>
          </w:rPrChange>
          <w14:textFill>
            <w14:solidFill>
              <w14:schemeClr w14:val="tx1"/>
            </w14:solidFill>
          </w14:textFill>
        </w:rPr>
        <w:drawing>
          <wp:inline distT="0" distB="0" distL="114300" distR="114300">
            <wp:extent cx="5271770" cy="2885440"/>
            <wp:effectExtent l="0" t="0" r="5080" b="1016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83"/>
                    <a:stretch>
                      <a:fillRect/>
                    </a:stretch>
                  </pic:blipFill>
                  <pic:spPr>
                    <a:xfrm>
                      <a:off x="0" y="0"/>
                      <a:ext cx="5271770" cy="2885440"/>
                    </a:xfrm>
                    <a:prstGeom prst="rect">
                      <a:avLst/>
                    </a:prstGeom>
                    <a:noFill/>
                    <a:ln w="9525">
                      <a:noFill/>
                    </a:ln>
                  </pic:spPr>
                </pic:pic>
              </a:graphicData>
            </a:graphic>
          </wp:inline>
        </w:drawing>
      </w:r>
    </w:p>
    <w:p>
      <w:pPr>
        <w:ind w:firstLine="480" w:firstLineChars="200"/>
        <w:rPr>
          <w:color w:val="000000" w:themeColor="text1"/>
          <w:rPrChange w:id="22041" w:author="梁元" w:date="2019-05-14T19:51:36Z">
            <w:rPr/>
          </w:rPrChange>
          <w14:textFill>
            <w14:solidFill>
              <w14:schemeClr w14:val="tx1"/>
            </w14:solidFill>
          </w14:textFill>
        </w:rPr>
        <w:pPrChange w:id="22040" w:author="冷雪凝" w:date="2019-05-14T12:21:32Z">
          <w:pPr/>
        </w:pPrChange>
      </w:pPr>
    </w:p>
    <w:p>
      <w:pPr>
        <w:ind w:firstLine="480" w:firstLineChars="200"/>
        <w:rPr>
          <w:rFonts w:hint="eastAsia"/>
          <w:color w:val="000000" w:themeColor="text1"/>
          <w:lang w:val="en-US" w:eastAsia="zh-CN"/>
          <w:rPrChange w:id="22043" w:author="梁元" w:date="2019-05-14T19:51:36Z">
            <w:rPr>
              <w:rFonts w:hint="eastAsia"/>
              <w:lang w:val="en-US" w:eastAsia="zh-CN"/>
            </w:rPr>
          </w:rPrChange>
          <w14:textFill>
            <w14:solidFill>
              <w14:schemeClr w14:val="tx1"/>
            </w14:solidFill>
          </w14:textFill>
        </w:rPr>
        <w:pPrChange w:id="22042" w:author="冷雪凝" w:date="2019-05-14T12:21:32Z">
          <w:pPr/>
        </w:pPrChange>
      </w:pPr>
    </w:p>
    <w:p>
      <w:pPr>
        <w:ind w:firstLine="480" w:firstLineChars="200"/>
        <w:rPr>
          <w:rFonts w:hint="eastAsia"/>
          <w:color w:val="000000" w:themeColor="text1"/>
          <w:lang w:val="en-US" w:eastAsia="zh-CN"/>
          <w:rPrChange w:id="22045" w:author="梁元" w:date="2019-05-14T19:51:36Z">
            <w:rPr>
              <w:rFonts w:hint="eastAsia"/>
              <w:lang w:val="en-US" w:eastAsia="zh-CN"/>
            </w:rPr>
          </w:rPrChange>
          <w14:textFill>
            <w14:solidFill>
              <w14:schemeClr w14:val="tx1"/>
            </w14:solidFill>
          </w14:textFill>
        </w:rPr>
        <w:pPrChange w:id="22044" w:author="冷雪凝" w:date="2019-05-14T12:21:32Z">
          <w:pPr/>
        </w:pPrChange>
      </w:pPr>
    </w:p>
    <w:p>
      <w:pPr>
        <w:pStyle w:val="3"/>
        <w:numPr>
          <w:ilvl w:val="0"/>
          <w:numId w:val="47"/>
        </w:numPr>
        <w:spacing w:line="240" w:lineRule="auto"/>
        <w:ind w:firstLine="562" w:firstLineChars="200"/>
        <w:rPr>
          <w:rFonts w:ascii="仿宋" w:hAnsi="仿宋" w:eastAsia="仿宋"/>
          <w:color w:val="000000" w:themeColor="text1"/>
          <w:sz w:val="28"/>
          <w:szCs w:val="28"/>
          <w:rPrChange w:id="22047" w:author="梁元" w:date="2019-05-14T19:51:36Z">
            <w:rPr>
              <w:rFonts w:ascii="仿宋" w:hAnsi="仿宋" w:eastAsia="仿宋"/>
              <w:sz w:val="28"/>
              <w:szCs w:val="28"/>
            </w:rPr>
          </w:rPrChange>
          <w14:textFill>
            <w14:solidFill>
              <w14:schemeClr w14:val="tx1"/>
            </w14:solidFill>
          </w14:textFill>
        </w:rPr>
        <w:pPrChange w:id="22046" w:author="冷雪凝" w:date="2019-05-14T12:21:32Z">
          <w:pPr>
            <w:pStyle w:val="3"/>
            <w:numPr>
              <w:ilvl w:val="0"/>
              <w:numId w:val="47"/>
            </w:numPr>
          </w:pPr>
        </w:pPrChange>
      </w:pPr>
      <w:bookmarkStart w:id="819" w:name="_Toc31547_WPSOffice_Level2"/>
      <w:bookmarkStart w:id="820" w:name="_Toc1055_WPSOffice_Level2"/>
      <w:r>
        <w:rPr>
          <w:rFonts w:hint="eastAsia" w:ascii="仿宋" w:hAnsi="仿宋" w:eastAsia="仿宋"/>
          <w:color w:val="000000" w:themeColor="text1"/>
          <w:sz w:val="28"/>
          <w:szCs w:val="28"/>
          <w:rPrChange w:id="22048" w:author="梁元" w:date="2019-05-14T19:51:36Z">
            <w:rPr>
              <w:rFonts w:hint="eastAsia" w:ascii="仿宋" w:hAnsi="仿宋" w:eastAsia="仿宋"/>
              <w:sz w:val="28"/>
              <w:szCs w:val="28"/>
            </w:rPr>
          </w:rPrChange>
          <w14:textFill>
            <w14:solidFill>
              <w14:schemeClr w14:val="tx1"/>
            </w14:solidFill>
          </w14:textFill>
        </w:rPr>
        <w:t>通用大牛级解法</w:t>
      </w:r>
      <w:bookmarkEnd w:id="819"/>
      <w:bookmarkEnd w:id="820"/>
    </w:p>
    <w:p>
      <w:pPr>
        <w:ind w:firstLine="480" w:firstLineChars="200"/>
        <w:rPr>
          <w:rFonts w:hint="eastAsia" w:ascii="仿宋" w:hAnsi="仿宋" w:eastAsia="仿宋"/>
          <w:color w:val="000000" w:themeColor="text1"/>
          <w:sz w:val="28"/>
          <w:szCs w:val="28"/>
          <w:lang w:val="en-US" w:eastAsia="zh-CN"/>
          <w:rPrChange w:id="22050" w:author="梁元" w:date="2019-05-14T19:51:36Z">
            <w:rPr>
              <w:rFonts w:hint="eastAsia" w:ascii="仿宋" w:hAnsi="仿宋" w:eastAsia="仿宋"/>
              <w:sz w:val="28"/>
              <w:szCs w:val="28"/>
              <w:lang w:val="en-US" w:eastAsia="zh-CN"/>
            </w:rPr>
          </w:rPrChange>
          <w14:textFill>
            <w14:solidFill>
              <w14:schemeClr w14:val="tx1"/>
            </w14:solidFill>
          </w14:textFill>
        </w:rPr>
        <w:pPrChange w:id="22049" w:author="冷雪凝" w:date="2019-05-14T12:21:32Z">
          <w:pPr/>
        </w:pPrChange>
      </w:pPr>
      <w:r>
        <w:rPr>
          <w:rFonts w:hint="eastAsia"/>
          <w:color w:val="000000" w:themeColor="text1"/>
          <w:lang w:val="en-US" w:eastAsia="zh-CN"/>
          <w:rPrChange w:id="22051" w:author="梁元" w:date="2019-05-14T19:51:36Z">
            <w:rPr>
              <w:rFonts w:hint="eastAsia"/>
              <w:lang w:val="en-US" w:eastAsia="zh-CN"/>
            </w:rPr>
          </w:rPrChange>
          <w14:textFill>
            <w14:solidFill>
              <w14:schemeClr w14:val="tx1"/>
            </w14:solidFill>
          </w14:textFill>
        </w:rPr>
        <w:t>使用伪元素绘制border + 根据多倍屏进行缩放 和 设置border宽度为小数（仅ios支持）</w:t>
      </w:r>
    </w:p>
    <w:p>
      <w:pPr>
        <w:keepNext w:val="0"/>
        <w:keepLines w:val="0"/>
        <w:widowControl/>
        <w:suppressLineNumbers w:val="0"/>
        <w:ind w:firstLine="480" w:firstLineChars="200"/>
        <w:jc w:val="left"/>
        <w:rPr>
          <w:color w:val="000000" w:themeColor="text1"/>
          <w:rPrChange w:id="22053" w:author="梁元" w:date="2019-05-14T19:51:36Z">
            <w:rPr/>
          </w:rPrChange>
          <w14:textFill>
            <w14:solidFill>
              <w14:schemeClr w14:val="tx1"/>
            </w14:solidFill>
          </w14:textFill>
        </w:rPr>
        <w:pPrChange w:id="22052" w:author="冷雪凝" w:date="2019-05-14T12:21:32Z">
          <w:pPr>
            <w:keepNext w:val="0"/>
            <w:keepLines w:val="0"/>
            <w:widowControl/>
            <w:suppressLineNumbers w:val="0"/>
            <w:jc w:val="left"/>
          </w:pPr>
        </w:pPrChange>
      </w:pPr>
      <w:r>
        <w:rPr>
          <w:color w:val="000000" w:themeColor="text1"/>
          <w:rPrChange w:id="22055" w:author="梁元" w:date="2019-05-14T19:51:36Z">
            <w:rPr/>
          </w:rPrChange>
          <w14:textFill>
            <w14:solidFill>
              <w14:schemeClr w14:val="tx1"/>
            </w14:solidFill>
          </w14:textFill>
        </w:rPr>
        <w:drawing>
          <wp:inline distT="0" distB="0" distL="114300" distR="114300">
            <wp:extent cx="5271135" cy="3755390"/>
            <wp:effectExtent l="0" t="0" r="5715" b="165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84"/>
                    <a:stretch>
                      <a:fillRect/>
                    </a:stretch>
                  </pic:blipFill>
                  <pic:spPr>
                    <a:xfrm>
                      <a:off x="0" y="0"/>
                      <a:ext cx="5271135" cy="3755390"/>
                    </a:xfrm>
                    <a:prstGeom prst="rect">
                      <a:avLst/>
                    </a:prstGeom>
                    <a:noFill/>
                    <a:ln w="9525">
                      <a:noFill/>
                    </a:ln>
                  </pic:spPr>
                </pic:pic>
              </a:graphicData>
            </a:graphic>
          </wp:inline>
        </w:drawing>
      </w:r>
    </w:p>
    <w:p>
      <w:pPr>
        <w:ind w:firstLine="480" w:firstLineChars="200"/>
        <w:rPr>
          <w:rFonts w:ascii="Arial" w:hAnsi="Arial" w:eastAsia="Arial" w:cs="Arial"/>
          <w:i w:val="0"/>
          <w:caps w:val="0"/>
          <w:color w:val="000000" w:themeColor="text1"/>
          <w:spacing w:val="0"/>
          <w:sz w:val="24"/>
          <w:szCs w:val="24"/>
          <w:shd w:val="clear" w:fill="FFFFFF"/>
          <w:rPrChange w:id="22057" w:author="梁元" w:date="2019-05-14T19:51:36Z">
            <w:rPr>
              <w:rFonts w:ascii="Arial" w:hAnsi="Arial" w:eastAsia="Arial" w:cs="Arial"/>
              <w:i w:val="0"/>
              <w:caps w:val="0"/>
              <w:color w:val="2F2F2F"/>
              <w:spacing w:val="0"/>
              <w:sz w:val="24"/>
              <w:szCs w:val="24"/>
              <w:shd w:val="clear" w:fill="FFFFFF"/>
            </w:rPr>
          </w:rPrChange>
          <w14:textFill>
            <w14:solidFill>
              <w14:schemeClr w14:val="tx1"/>
            </w14:solidFill>
          </w14:textFill>
        </w:rPr>
        <w:pPrChange w:id="22056" w:author="冷雪凝" w:date="2019-05-14T12:21:32Z">
          <w:pPr>
            <w:ind w:firstLine="420" w:firstLineChars="0"/>
          </w:pPr>
        </w:pPrChange>
      </w:pPr>
    </w:p>
    <w:p>
      <w:pPr>
        <w:keepNext w:val="0"/>
        <w:keepLines w:val="0"/>
        <w:widowControl/>
        <w:suppressLineNumbers w:val="0"/>
        <w:ind w:firstLine="480" w:firstLineChars="200"/>
        <w:jc w:val="left"/>
        <w:rPr>
          <w:color w:val="000000" w:themeColor="text1"/>
          <w:rPrChange w:id="22059" w:author="梁元" w:date="2019-05-14T19:51:36Z">
            <w:rPr/>
          </w:rPrChange>
          <w14:textFill>
            <w14:solidFill>
              <w14:schemeClr w14:val="tx1"/>
            </w14:solidFill>
          </w14:textFill>
        </w:rPr>
        <w:pPrChange w:id="22058" w:author="冷雪凝" w:date="2019-05-14T12:21:32Z">
          <w:pPr>
            <w:keepNext w:val="0"/>
            <w:keepLines w:val="0"/>
            <w:widowControl/>
            <w:suppressLineNumbers w:val="0"/>
            <w:jc w:val="left"/>
          </w:pPr>
        </w:pPrChange>
      </w:pPr>
    </w:p>
    <w:p>
      <w:pPr>
        <w:pStyle w:val="3"/>
        <w:numPr>
          <w:ilvl w:val="0"/>
          <w:numId w:val="47"/>
        </w:numPr>
        <w:spacing w:line="240" w:lineRule="auto"/>
        <w:ind w:firstLine="562" w:firstLineChars="200"/>
        <w:rPr>
          <w:color w:val="000000" w:themeColor="text1"/>
          <w:rPrChange w:id="22061" w:author="梁元" w:date="2019-05-14T19:51:36Z">
            <w:rPr/>
          </w:rPrChange>
          <w14:textFill>
            <w14:solidFill>
              <w14:schemeClr w14:val="tx1"/>
            </w14:solidFill>
          </w14:textFill>
        </w:rPr>
        <w:pPrChange w:id="22060" w:author="冷雪凝" w:date="2019-05-14T12:21:32Z">
          <w:pPr>
            <w:pStyle w:val="3"/>
            <w:numPr>
              <w:ilvl w:val="0"/>
              <w:numId w:val="47"/>
            </w:numPr>
          </w:pPr>
        </w:pPrChange>
      </w:pPr>
      <w:bookmarkStart w:id="821" w:name="_Toc15509_WPSOffice_Level2"/>
      <w:bookmarkStart w:id="822" w:name="_Toc17826_WPSOffice_Level2"/>
      <w:r>
        <w:rPr>
          <w:rFonts w:hint="eastAsia" w:ascii="仿宋" w:hAnsi="仿宋" w:eastAsia="仿宋"/>
          <w:color w:val="000000" w:themeColor="text1"/>
          <w:sz w:val="28"/>
          <w:szCs w:val="28"/>
          <w:rPrChange w:id="22062" w:author="梁元" w:date="2019-05-14T19:51:36Z">
            <w:rPr>
              <w:rFonts w:hint="eastAsia" w:ascii="仿宋" w:hAnsi="仿宋" w:eastAsia="仿宋"/>
              <w:sz w:val="28"/>
              <w:szCs w:val="28"/>
            </w:rPr>
          </w:rPrChange>
          <w14:textFill>
            <w14:solidFill>
              <w14:schemeClr w14:val="tx1"/>
            </w14:solidFill>
          </w14:textFill>
        </w:rPr>
        <w:t>解法对比及优缺点</w:t>
      </w:r>
      <w:bookmarkEnd w:id="821"/>
      <w:bookmarkEnd w:id="822"/>
    </w:p>
    <w:tbl>
      <w:tblPr>
        <w:tblStyle w:val="14"/>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1"/>
        <w:gridCol w:w="1763"/>
        <w:gridCol w:w="2419"/>
        <w:gridCol w:w="2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0" w:hRule="atLeast"/>
        </w:trPr>
        <w:tc>
          <w:tcPr>
            <w:tcW w:w="2181" w:type="dxa"/>
          </w:tcPr>
          <w:p>
            <w:pPr>
              <w:ind w:firstLine="420" w:firstLineChars="200"/>
              <w:jc w:val="left"/>
              <w:rPr>
                <w:color w:val="000000" w:themeColor="text1"/>
                <w:vertAlign w:val="baseline"/>
                <w:rPrChange w:id="22064" w:author="梁元" w:date="2019-05-14T19:51:36Z">
                  <w:rPr>
                    <w:vertAlign w:val="baseline"/>
                  </w:rPr>
                </w:rPrChange>
                <w14:textFill>
                  <w14:solidFill>
                    <w14:schemeClr w14:val="tx1"/>
                  </w14:solidFill>
                </w14:textFill>
              </w:rPr>
              <w:pPrChange w:id="22063" w:author="冷雪凝" w:date="2019-05-14T12:21:32Z">
                <w:pPr>
                  <w:jc w:val="left"/>
                </w:pPr>
              </w:pPrChange>
            </w:pPr>
            <w:r>
              <w:rPr>
                <w:rFonts w:ascii="微软雅黑" w:hAnsi="微软雅黑" w:eastAsia="微软雅黑" w:cs="微软雅黑"/>
                <w:i w:val="0"/>
                <w:caps w:val="0"/>
                <w:color w:val="000000" w:themeColor="text1"/>
                <w:spacing w:val="0"/>
                <w:sz w:val="21"/>
                <w:szCs w:val="21"/>
                <w:shd w:val="clear" w:fill="FFFFFF"/>
                <w:rPrChange w:id="22065" w:author="梁元" w:date="2019-05-14T19:51:36Z">
                  <w:rPr>
                    <w:rFonts w:ascii="微软雅黑" w:hAnsi="微软雅黑" w:eastAsia="微软雅黑" w:cs="微软雅黑"/>
                    <w:i w:val="0"/>
                    <w:caps w:val="0"/>
                    <w:color w:val="4F4F4F"/>
                    <w:spacing w:val="0"/>
                    <w:sz w:val="21"/>
                    <w:szCs w:val="21"/>
                    <w:shd w:val="clear" w:fill="FFFFFF"/>
                  </w:rPr>
                </w:rPrChange>
                <w14:textFill>
                  <w14:solidFill>
                    <w14:schemeClr w14:val="tx1"/>
                  </w14:solidFill>
                </w14:textFill>
              </w:rPr>
              <w:t>不同类型的优缺点</w:t>
            </w:r>
          </w:p>
        </w:tc>
        <w:tc>
          <w:tcPr>
            <w:tcW w:w="1763" w:type="dxa"/>
          </w:tcPr>
          <w:p>
            <w:pPr>
              <w:ind w:firstLine="420" w:firstLineChars="200"/>
              <w:jc w:val="left"/>
              <w:rPr>
                <w:rFonts w:hint="eastAsia" w:eastAsiaTheme="minorEastAsia"/>
                <w:color w:val="000000" w:themeColor="text1"/>
                <w:vertAlign w:val="baseline"/>
                <w:lang w:val="en-US" w:eastAsia="zh-CN"/>
                <w:rPrChange w:id="22067" w:author="梁元" w:date="2019-05-14T19:51:36Z">
                  <w:rPr>
                    <w:rFonts w:hint="eastAsia" w:eastAsiaTheme="minorEastAsia"/>
                    <w:vertAlign w:val="baseline"/>
                    <w:lang w:val="en-US" w:eastAsia="zh-CN"/>
                  </w:rPr>
                </w:rPrChange>
                <w14:textFill>
                  <w14:solidFill>
                    <w14:schemeClr w14:val="tx1"/>
                  </w14:solidFill>
                </w14:textFill>
              </w:rPr>
              <w:pPrChange w:id="22066" w:author="冷雪凝" w:date="2019-05-14T12:21:32Z">
                <w:pPr>
                  <w:jc w:val="left"/>
                </w:pPr>
              </w:pPrChange>
            </w:pPr>
            <w:r>
              <w:rPr>
                <w:rFonts w:hint="eastAsia" w:ascii="微软雅黑" w:hAnsi="微软雅黑" w:eastAsia="微软雅黑" w:cs="微软雅黑"/>
                <w:i w:val="0"/>
                <w:caps w:val="0"/>
                <w:color w:val="000000" w:themeColor="text1"/>
                <w:spacing w:val="0"/>
                <w:sz w:val="21"/>
                <w:szCs w:val="21"/>
                <w:shd w:val="clear" w:fill="FFFFFF"/>
                <w:lang w:val="en-US" w:eastAsia="zh-CN"/>
                <w:rPrChange w:id="22068" w:author="梁元" w:date="2019-05-14T19:51:36Z">
                  <w:rPr>
                    <w:rFonts w:hint="eastAsia" w:ascii="微软雅黑" w:hAnsi="微软雅黑" w:eastAsia="微软雅黑" w:cs="微软雅黑"/>
                    <w:i w:val="0"/>
                    <w:caps w:val="0"/>
                    <w:color w:val="4F4F4F"/>
                    <w:spacing w:val="0"/>
                    <w:sz w:val="21"/>
                    <w:szCs w:val="21"/>
                    <w:shd w:val="clear" w:fill="FFFFFF"/>
                    <w:lang w:val="en-US" w:eastAsia="zh-CN"/>
                  </w:rPr>
                </w:rPrChange>
                <w14:textFill>
                  <w14:solidFill>
                    <w14:schemeClr w14:val="tx1"/>
                  </w14:solidFill>
                </w14:textFill>
              </w:rPr>
              <w:t>背景</w:t>
            </w:r>
            <w:r>
              <w:rPr>
                <w:rFonts w:hint="eastAsia"/>
                <w:color w:val="000000" w:themeColor="text1"/>
                <w:vertAlign w:val="baseline"/>
                <w:lang w:val="en-US" w:eastAsia="zh-CN"/>
                <w:rPrChange w:id="22069" w:author="梁元" w:date="2019-05-14T19:51:36Z">
                  <w:rPr>
                    <w:rFonts w:hint="eastAsia"/>
                    <w:vertAlign w:val="baseline"/>
                    <w:lang w:val="en-US" w:eastAsia="zh-CN"/>
                  </w:rPr>
                </w:rPrChange>
                <w14:textFill>
                  <w14:solidFill>
                    <w14:schemeClr w14:val="tx1"/>
                  </w14:solidFill>
                </w14:textFill>
              </w:rPr>
              <w:t>渐变</w:t>
            </w:r>
          </w:p>
        </w:tc>
        <w:tc>
          <w:tcPr>
            <w:tcW w:w="2419" w:type="dxa"/>
          </w:tcPr>
          <w:p>
            <w:pPr>
              <w:ind w:firstLine="420" w:firstLineChars="200"/>
              <w:jc w:val="left"/>
              <w:rPr>
                <w:rFonts w:hint="eastAsia" w:eastAsia="微软雅黑"/>
                <w:color w:val="000000" w:themeColor="text1"/>
                <w:vertAlign w:val="baseline"/>
                <w:lang w:val="en-US" w:eastAsia="zh-CN"/>
                <w:rPrChange w:id="22071" w:author="梁元" w:date="2019-05-14T19:51:36Z">
                  <w:rPr>
                    <w:rFonts w:hint="eastAsia" w:eastAsia="微软雅黑"/>
                    <w:vertAlign w:val="baseline"/>
                    <w:lang w:val="en-US" w:eastAsia="zh-CN"/>
                  </w:rPr>
                </w:rPrChange>
                <w14:textFill>
                  <w14:solidFill>
                    <w14:schemeClr w14:val="tx1"/>
                  </w14:solidFill>
                </w14:textFill>
              </w:rPr>
              <w:pPrChange w:id="22070" w:author="冷雪凝" w:date="2019-05-14T12:21:32Z">
                <w:pPr>
                  <w:jc w:val="left"/>
                </w:pPr>
              </w:pPrChange>
            </w:pPr>
            <w:r>
              <w:rPr>
                <w:rFonts w:hint="eastAsia" w:ascii="微软雅黑" w:hAnsi="微软雅黑" w:eastAsia="微软雅黑" w:cs="微软雅黑"/>
                <w:i w:val="0"/>
                <w:caps w:val="0"/>
                <w:color w:val="000000" w:themeColor="text1"/>
                <w:spacing w:val="0"/>
                <w:sz w:val="21"/>
                <w:szCs w:val="21"/>
                <w:shd w:val="clear" w:fill="FFFFFF"/>
                <w:lang w:val="en-US" w:eastAsia="zh-CN"/>
                <w:rPrChange w:id="22072" w:author="梁元" w:date="2019-05-14T19:51:36Z">
                  <w:rPr>
                    <w:rFonts w:hint="eastAsia" w:ascii="微软雅黑" w:hAnsi="微软雅黑" w:eastAsia="微软雅黑" w:cs="微软雅黑"/>
                    <w:i w:val="0"/>
                    <w:caps w:val="0"/>
                    <w:color w:val="4F4F4F"/>
                    <w:spacing w:val="0"/>
                    <w:sz w:val="21"/>
                    <w:szCs w:val="21"/>
                    <w:shd w:val="clear" w:fill="FFFFFF"/>
                    <w:lang w:val="en-US" w:eastAsia="zh-CN"/>
                  </w:rPr>
                </w:rPrChange>
                <w14:textFill>
                  <w14:solidFill>
                    <w14:schemeClr w14:val="tx1"/>
                  </w14:solidFill>
                </w14:textFill>
              </w:rPr>
              <w:t>border的宽度为小数</w:t>
            </w:r>
          </w:p>
        </w:tc>
        <w:tc>
          <w:tcPr>
            <w:tcW w:w="2157" w:type="dxa"/>
          </w:tcPr>
          <w:p>
            <w:pPr>
              <w:ind w:firstLine="420" w:firstLineChars="200"/>
              <w:jc w:val="left"/>
              <w:rPr>
                <w:rFonts w:hint="eastAsia" w:ascii="微软雅黑" w:hAnsi="微软雅黑" w:eastAsia="微软雅黑" w:cs="微软雅黑"/>
                <w:i w:val="0"/>
                <w:caps w:val="0"/>
                <w:color w:val="000000" w:themeColor="text1"/>
                <w:spacing w:val="0"/>
                <w:sz w:val="21"/>
                <w:szCs w:val="21"/>
                <w:shd w:val="clear" w:fill="FFFFFF"/>
                <w:lang w:val="en-US" w:eastAsia="zh-CN"/>
                <w:rPrChange w:id="22074" w:author="梁元" w:date="2019-05-14T19:51:36Z">
                  <w:rPr>
                    <w:rFonts w:hint="eastAsia" w:ascii="微软雅黑" w:hAnsi="微软雅黑" w:eastAsia="微软雅黑" w:cs="微软雅黑"/>
                    <w:i w:val="0"/>
                    <w:caps w:val="0"/>
                    <w:color w:val="4F4F4F"/>
                    <w:spacing w:val="0"/>
                    <w:sz w:val="21"/>
                    <w:szCs w:val="21"/>
                    <w:shd w:val="clear" w:fill="FFFFFF"/>
                    <w:lang w:val="en-US" w:eastAsia="zh-CN"/>
                  </w:rPr>
                </w:rPrChange>
                <w14:textFill>
                  <w14:solidFill>
                    <w14:schemeClr w14:val="tx1"/>
                  </w14:solidFill>
                </w14:textFill>
              </w:rPr>
              <w:pPrChange w:id="22073" w:author="冷雪凝" w:date="2019-05-14T12:21:32Z">
                <w:pPr>
                  <w:jc w:val="left"/>
                </w:pPr>
              </w:pPrChange>
            </w:pPr>
            <w:r>
              <w:rPr>
                <w:rFonts w:hint="eastAsia" w:ascii="微软雅黑" w:hAnsi="微软雅黑" w:eastAsia="微软雅黑" w:cs="微软雅黑"/>
                <w:i w:val="0"/>
                <w:caps w:val="0"/>
                <w:color w:val="000000" w:themeColor="text1"/>
                <w:spacing w:val="0"/>
                <w:sz w:val="21"/>
                <w:szCs w:val="21"/>
                <w:shd w:val="clear" w:fill="FFFFFF"/>
                <w:lang w:val="en-US" w:eastAsia="zh-CN"/>
                <w:rPrChange w:id="22075" w:author="梁元" w:date="2019-05-14T19:51:36Z">
                  <w:rPr>
                    <w:rFonts w:hint="eastAsia" w:ascii="微软雅黑" w:hAnsi="微软雅黑" w:eastAsia="微软雅黑" w:cs="微软雅黑"/>
                    <w:i w:val="0"/>
                    <w:caps w:val="0"/>
                    <w:color w:val="4F4F4F"/>
                    <w:spacing w:val="0"/>
                    <w:sz w:val="21"/>
                    <w:szCs w:val="21"/>
                    <w:shd w:val="clear" w:fill="FFFFFF"/>
                    <w:lang w:val="en-US" w:eastAsia="zh-CN"/>
                  </w:rPr>
                </w:rPrChange>
                <w14:textFill>
                  <w14:solidFill>
                    <w14:schemeClr w14:val="tx1"/>
                  </w14:solidFill>
                </w14:textFill>
              </w:rPr>
              <w:t>伪元素+缩放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3" w:hRule="atLeast"/>
        </w:trPr>
        <w:tc>
          <w:tcPr>
            <w:tcW w:w="2181" w:type="dxa"/>
          </w:tcPr>
          <w:p>
            <w:pPr>
              <w:ind w:firstLine="480" w:firstLineChars="200"/>
              <w:jc w:val="left"/>
              <w:rPr>
                <w:rFonts w:hint="eastAsia" w:eastAsiaTheme="minorEastAsia"/>
                <w:color w:val="000000" w:themeColor="text1"/>
                <w:vertAlign w:val="baseline"/>
                <w:lang w:val="en-US" w:eastAsia="zh-CN"/>
                <w:rPrChange w:id="22077" w:author="梁元" w:date="2019-05-14T19:51:36Z">
                  <w:rPr>
                    <w:rFonts w:hint="eastAsia" w:eastAsiaTheme="minorEastAsia"/>
                    <w:vertAlign w:val="baseline"/>
                    <w:lang w:val="en-US" w:eastAsia="zh-CN"/>
                  </w:rPr>
                </w:rPrChange>
                <w14:textFill>
                  <w14:solidFill>
                    <w14:schemeClr w14:val="tx1"/>
                  </w14:solidFill>
                </w14:textFill>
              </w:rPr>
              <w:pPrChange w:id="22076" w:author="冷雪凝" w:date="2019-05-14T12:21:32Z">
                <w:pPr>
                  <w:jc w:val="left"/>
                </w:pPr>
              </w:pPrChange>
            </w:pPr>
            <w:r>
              <w:rPr>
                <w:rFonts w:hint="eastAsia"/>
                <w:color w:val="000000" w:themeColor="text1"/>
                <w:vertAlign w:val="baseline"/>
                <w:lang w:val="en-US" w:eastAsia="zh-CN"/>
                <w:rPrChange w:id="22078" w:author="梁元" w:date="2019-05-14T19:51:36Z">
                  <w:rPr>
                    <w:rFonts w:hint="eastAsia"/>
                    <w:vertAlign w:val="baseline"/>
                    <w:lang w:val="en-US" w:eastAsia="zh-CN"/>
                  </w:rPr>
                </w:rPrChange>
                <w14:textFill>
                  <w14:solidFill>
                    <w14:schemeClr w14:val="tx1"/>
                  </w14:solidFill>
                </w14:textFill>
              </w:rPr>
              <w:t>优点</w:t>
            </w:r>
          </w:p>
        </w:tc>
        <w:tc>
          <w:tcPr>
            <w:tcW w:w="1763" w:type="dxa"/>
          </w:tcPr>
          <w:p>
            <w:pPr>
              <w:ind w:firstLine="480" w:firstLineChars="200"/>
              <w:jc w:val="left"/>
              <w:rPr>
                <w:rFonts w:hint="eastAsia" w:eastAsiaTheme="minorEastAsia"/>
                <w:color w:val="000000" w:themeColor="text1"/>
                <w:vertAlign w:val="baseline"/>
                <w:lang w:val="en-US" w:eastAsia="zh-CN"/>
                <w:rPrChange w:id="22080" w:author="梁元" w:date="2019-05-14T19:51:36Z">
                  <w:rPr>
                    <w:rFonts w:hint="eastAsia" w:eastAsiaTheme="minorEastAsia"/>
                    <w:vertAlign w:val="baseline"/>
                    <w:lang w:val="en-US" w:eastAsia="zh-CN"/>
                  </w:rPr>
                </w:rPrChange>
                <w14:textFill>
                  <w14:solidFill>
                    <w14:schemeClr w14:val="tx1"/>
                  </w14:solidFill>
                </w14:textFill>
              </w:rPr>
              <w:pPrChange w:id="22079" w:author="冷雪凝" w:date="2019-05-14T12:21:32Z">
                <w:pPr>
                  <w:jc w:val="left"/>
                </w:pPr>
              </w:pPrChange>
            </w:pPr>
            <w:r>
              <w:rPr>
                <w:rFonts w:hint="eastAsia"/>
                <w:color w:val="000000" w:themeColor="text1"/>
                <w:vertAlign w:val="baseline"/>
                <w:lang w:val="en-US" w:eastAsia="zh-CN"/>
                <w:rPrChange w:id="22081" w:author="梁元" w:date="2019-05-14T19:51:36Z">
                  <w:rPr>
                    <w:rFonts w:hint="eastAsia"/>
                    <w:vertAlign w:val="baseline"/>
                    <w:lang w:val="en-US" w:eastAsia="zh-CN"/>
                  </w:rPr>
                </w:rPrChange>
                <w14:textFill>
                  <w14:solidFill>
                    <w14:schemeClr w14:val="tx1"/>
                  </w14:solidFill>
                </w14:textFill>
              </w:rPr>
              <w:t>使用简单，可以设置多条边</w:t>
            </w:r>
          </w:p>
        </w:tc>
        <w:tc>
          <w:tcPr>
            <w:tcW w:w="2419" w:type="dxa"/>
          </w:tcPr>
          <w:p>
            <w:pPr>
              <w:ind w:firstLine="480" w:firstLineChars="200"/>
              <w:jc w:val="left"/>
              <w:rPr>
                <w:rFonts w:hint="eastAsia" w:eastAsiaTheme="minorEastAsia"/>
                <w:color w:val="000000" w:themeColor="text1"/>
                <w:vertAlign w:val="baseline"/>
                <w:lang w:val="en-US" w:eastAsia="zh-CN"/>
                <w:rPrChange w:id="22083" w:author="梁元" w:date="2019-05-14T19:51:36Z">
                  <w:rPr>
                    <w:rFonts w:hint="eastAsia" w:eastAsiaTheme="minorEastAsia"/>
                    <w:vertAlign w:val="baseline"/>
                    <w:lang w:val="en-US" w:eastAsia="zh-CN"/>
                  </w:rPr>
                </w:rPrChange>
                <w14:textFill>
                  <w14:solidFill>
                    <w14:schemeClr w14:val="tx1"/>
                  </w14:solidFill>
                </w14:textFill>
              </w:rPr>
              <w:pPrChange w:id="22082" w:author="冷雪凝" w:date="2019-05-14T12:21:32Z">
                <w:pPr>
                  <w:jc w:val="left"/>
                </w:pPr>
              </w:pPrChange>
            </w:pPr>
            <w:r>
              <w:rPr>
                <w:rFonts w:hint="eastAsia"/>
                <w:color w:val="000000" w:themeColor="text1"/>
                <w:vertAlign w:val="baseline"/>
                <w:lang w:val="en-US" w:eastAsia="zh-CN"/>
                <w:rPrChange w:id="22084" w:author="梁元" w:date="2019-05-14T19:51:36Z">
                  <w:rPr>
                    <w:rFonts w:hint="eastAsia"/>
                    <w:vertAlign w:val="baseline"/>
                    <w:lang w:val="en-US" w:eastAsia="zh-CN"/>
                  </w:rPr>
                </w:rPrChange>
                <w14:textFill>
                  <w14:solidFill>
                    <w14:schemeClr w14:val="tx1"/>
                  </w14:solidFill>
                </w14:textFill>
              </w:rPr>
              <w:t>简单方便</w:t>
            </w:r>
          </w:p>
        </w:tc>
        <w:tc>
          <w:tcPr>
            <w:tcW w:w="2157" w:type="dxa"/>
          </w:tcPr>
          <w:p>
            <w:pPr>
              <w:ind w:firstLine="480" w:firstLineChars="200"/>
              <w:jc w:val="left"/>
              <w:rPr>
                <w:rFonts w:hint="eastAsia"/>
                <w:color w:val="000000" w:themeColor="text1"/>
                <w:vertAlign w:val="baseline"/>
                <w:lang w:val="en-US" w:eastAsia="zh-CN"/>
                <w:rPrChange w:id="22086" w:author="梁元" w:date="2019-05-14T19:51:36Z">
                  <w:rPr>
                    <w:rFonts w:hint="eastAsia"/>
                    <w:vertAlign w:val="baseline"/>
                    <w:lang w:val="en-US" w:eastAsia="zh-CN"/>
                  </w:rPr>
                </w:rPrChange>
                <w14:textFill>
                  <w14:solidFill>
                    <w14:schemeClr w14:val="tx1"/>
                  </w14:solidFill>
                </w14:textFill>
              </w:rPr>
              <w:pPrChange w:id="22085" w:author="冷雪凝" w:date="2019-05-14T12:21:32Z">
                <w:pPr>
                  <w:jc w:val="left"/>
                </w:pPr>
              </w:pPrChange>
            </w:pPr>
            <w:r>
              <w:rPr>
                <w:rFonts w:hint="eastAsia"/>
                <w:color w:val="000000" w:themeColor="text1"/>
                <w:vertAlign w:val="baseline"/>
                <w:lang w:val="en-US" w:eastAsia="zh-CN"/>
                <w:rPrChange w:id="22087" w:author="梁元" w:date="2019-05-14T19:51:36Z">
                  <w:rPr>
                    <w:rFonts w:hint="eastAsia"/>
                    <w:vertAlign w:val="baseline"/>
                    <w:lang w:val="en-US" w:eastAsia="zh-CN"/>
                  </w:rPr>
                </w:rPrChange>
                <w14:textFill>
                  <w14:solidFill>
                    <w14:schemeClr w14:val="tx1"/>
                  </w14:solidFill>
                </w14:textFill>
              </w:rPr>
              <w:t>可以适配任意多倍屏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25" w:hRule="atLeast"/>
        </w:trPr>
        <w:tc>
          <w:tcPr>
            <w:tcW w:w="2181" w:type="dxa"/>
          </w:tcPr>
          <w:p>
            <w:pPr>
              <w:ind w:firstLine="420" w:firstLineChars="200"/>
              <w:jc w:val="left"/>
              <w:rPr>
                <w:color w:val="000000" w:themeColor="text1"/>
                <w:vertAlign w:val="baseline"/>
                <w:rPrChange w:id="22089" w:author="梁元" w:date="2019-05-14T19:51:36Z">
                  <w:rPr>
                    <w:vertAlign w:val="baseline"/>
                  </w:rPr>
                </w:rPrChange>
                <w14:textFill>
                  <w14:solidFill>
                    <w14:schemeClr w14:val="tx1"/>
                  </w14:solidFill>
                </w14:textFill>
              </w:rPr>
              <w:pPrChange w:id="22088" w:author="冷雪凝" w:date="2019-05-14T12:21:32Z">
                <w:pPr>
                  <w:jc w:val="left"/>
                </w:pPr>
              </w:pPrChange>
            </w:pPr>
            <w:r>
              <w:rPr>
                <w:rFonts w:ascii="微软雅黑" w:hAnsi="微软雅黑" w:eastAsia="微软雅黑" w:cs="微软雅黑"/>
                <w:i w:val="0"/>
                <w:caps w:val="0"/>
                <w:color w:val="000000" w:themeColor="text1"/>
                <w:spacing w:val="0"/>
                <w:sz w:val="21"/>
                <w:szCs w:val="21"/>
                <w:shd w:val="clear" w:fill="FFFFFF"/>
                <w:rPrChange w:id="22090" w:author="梁元" w:date="2019-05-14T19:51:36Z">
                  <w:rPr>
                    <w:rFonts w:ascii="微软雅黑" w:hAnsi="微软雅黑" w:eastAsia="微软雅黑" w:cs="微软雅黑"/>
                    <w:i w:val="0"/>
                    <w:caps w:val="0"/>
                    <w:color w:val="4F4F4F"/>
                    <w:spacing w:val="0"/>
                    <w:sz w:val="21"/>
                    <w:szCs w:val="21"/>
                    <w:shd w:val="clear" w:fill="FFFFFF"/>
                  </w:rPr>
                </w:rPrChange>
                <w14:textFill>
                  <w14:solidFill>
                    <w14:schemeClr w14:val="tx1"/>
                  </w14:solidFill>
                </w14:textFill>
              </w:rPr>
              <w:t>缺点</w:t>
            </w:r>
          </w:p>
        </w:tc>
        <w:tc>
          <w:tcPr>
            <w:tcW w:w="1763" w:type="dxa"/>
          </w:tcPr>
          <w:p>
            <w:pPr>
              <w:ind w:firstLine="480" w:firstLineChars="200"/>
              <w:jc w:val="left"/>
              <w:rPr>
                <w:rFonts w:hint="eastAsia" w:eastAsiaTheme="minorEastAsia"/>
                <w:color w:val="000000" w:themeColor="text1"/>
                <w:vertAlign w:val="baseline"/>
                <w:lang w:val="en-US" w:eastAsia="zh-CN"/>
                <w:rPrChange w:id="22092" w:author="梁元" w:date="2019-05-14T19:51:36Z">
                  <w:rPr>
                    <w:rFonts w:hint="eastAsia" w:eastAsiaTheme="minorEastAsia"/>
                    <w:vertAlign w:val="baseline"/>
                    <w:lang w:val="en-US" w:eastAsia="zh-CN"/>
                  </w:rPr>
                </w:rPrChange>
                <w14:textFill>
                  <w14:solidFill>
                    <w14:schemeClr w14:val="tx1"/>
                  </w14:solidFill>
                </w14:textFill>
              </w:rPr>
              <w:pPrChange w:id="22091" w:author="冷雪凝" w:date="2019-05-14T12:21:32Z">
                <w:pPr>
                  <w:jc w:val="left"/>
                </w:pPr>
              </w:pPrChange>
            </w:pPr>
            <w:r>
              <w:rPr>
                <w:rFonts w:hint="eastAsia"/>
                <w:color w:val="000000" w:themeColor="text1"/>
                <w:vertAlign w:val="baseline"/>
                <w:lang w:val="en-US" w:eastAsia="zh-CN"/>
                <w:rPrChange w:id="22093" w:author="梁元" w:date="2019-05-14T19:51:36Z">
                  <w:rPr>
                    <w:rFonts w:hint="eastAsia"/>
                    <w:vertAlign w:val="baseline"/>
                    <w:lang w:val="en-US" w:eastAsia="zh-CN"/>
                  </w:rPr>
                </w:rPrChange>
                <w14:textFill>
                  <w14:solidFill>
                    <w14:schemeClr w14:val="tx1"/>
                  </w14:solidFill>
                </w14:textFill>
              </w:rPr>
              <w:t>只能解决两倍屏</w:t>
            </w:r>
          </w:p>
        </w:tc>
        <w:tc>
          <w:tcPr>
            <w:tcW w:w="2419" w:type="dxa"/>
          </w:tcPr>
          <w:p>
            <w:pPr>
              <w:ind w:firstLine="480" w:firstLineChars="200"/>
              <w:jc w:val="left"/>
              <w:rPr>
                <w:rFonts w:hint="eastAsia" w:eastAsiaTheme="minorEastAsia"/>
                <w:color w:val="000000" w:themeColor="text1"/>
                <w:vertAlign w:val="baseline"/>
                <w:lang w:val="en-US" w:eastAsia="zh-CN"/>
                <w:rPrChange w:id="22095" w:author="梁元" w:date="2019-05-14T19:51:36Z">
                  <w:rPr>
                    <w:rFonts w:hint="eastAsia" w:eastAsiaTheme="minorEastAsia"/>
                    <w:vertAlign w:val="baseline"/>
                    <w:lang w:val="en-US" w:eastAsia="zh-CN"/>
                  </w:rPr>
                </w:rPrChange>
                <w14:textFill>
                  <w14:solidFill>
                    <w14:schemeClr w14:val="tx1"/>
                  </w14:solidFill>
                </w14:textFill>
              </w:rPr>
              <w:pPrChange w:id="22094" w:author="冷雪凝" w:date="2019-05-14T12:21:32Z">
                <w:pPr>
                  <w:jc w:val="left"/>
                </w:pPr>
              </w:pPrChange>
            </w:pPr>
            <w:r>
              <w:rPr>
                <w:rFonts w:hint="eastAsia"/>
                <w:color w:val="000000" w:themeColor="text1"/>
                <w:vertAlign w:val="baseline"/>
                <w:lang w:val="en-US" w:eastAsia="zh-CN"/>
                <w:rPrChange w:id="22096" w:author="梁元" w:date="2019-05-14T19:51:36Z">
                  <w:rPr>
                    <w:rFonts w:hint="eastAsia"/>
                    <w:vertAlign w:val="baseline"/>
                    <w:lang w:val="en-US" w:eastAsia="zh-CN"/>
                  </w:rPr>
                </w:rPrChange>
                <w14:textFill>
                  <w14:solidFill>
                    <w14:schemeClr w14:val="tx1"/>
                  </w14:solidFill>
                </w14:textFill>
              </w:rPr>
              <w:t>Ios支持，android不支持</w:t>
            </w:r>
          </w:p>
        </w:tc>
        <w:tc>
          <w:tcPr>
            <w:tcW w:w="2157" w:type="dxa"/>
          </w:tcPr>
          <w:p>
            <w:pPr>
              <w:ind w:firstLine="480" w:firstLineChars="200"/>
              <w:jc w:val="left"/>
              <w:rPr>
                <w:rFonts w:hint="eastAsia"/>
                <w:color w:val="000000" w:themeColor="text1"/>
                <w:vertAlign w:val="baseline"/>
                <w:lang w:val="en-US" w:eastAsia="zh-CN"/>
                <w:rPrChange w:id="22098" w:author="梁元" w:date="2019-05-14T19:51:36Z">
                  <w:rPr>
                    <w:rFonts w:hint="eastAsia"/>
                    <w:vertAlign w:val="baseline"/>
                    <w:lang w:val="en-US" w:eastAsia="zh-CN"/>
                  </w:rPr>
                </w:rPrChange>
                <w14:textFill>
                  <w14:solidFill>
                    <w14:schemeClr w14:val="tx1"/>
                  </w14:solidFill>
                </w14:textFill>
              </w:rPr>
              <w:pPrChange w:id="22097" w:author="冷雪凝" w:date="2019-05-14T12:21:32Z">
                <w:pPr>
                  <w:jc w:val="left"/>
                </w:pPr>
              </w:pPrChange>
            </w:pPr>
            <w:r>
              <w:rPr>
                <w:rFonts w:hint="eastAsia"/>
                <w:color w:val="000000" w:themeColor="text1"/>
                <w:vertAlign w:val="baseline"/>
                <w:lang w:val="en-US" w:eastAsia="zh-CN"/>
                <w:rPrChange w:id="22099" w:author="梁元" w:date="2019-05-14T19:51:36Z">
                  <w:rPr>
                    <w:rFonts w:hint="eastAsia"/>
                    <w:vertAlign w:val="baseline"/>
                    <w:lang w:val="en-US" w:eastAsia="zh-CN"/>
                  </w:rPr>
                </w:rPrChange>
                <w14:textFill>
                  <w14:solidFill>
                    <w14:schemeClr w14:val="tx1"/>
                  </w14:solidFill>
                </w14:textFill>
              </w:rPr>
              <w:t>代码稍微繁琐</w:t>
            </w:r>
          </w:p>
        </w:tc>
      </w:tr>
    </w:tbl>
    <w:p>
      <w:pPr>
        <w:ind w:firstLine="480" w:firstLineChars="200"/>
        <w:rPr>
          <w:color w:val="000000" w:themeColor="text1"/>
          <w:rPrChange w:id="22101" w:author="梁元" w:date="2019-05-14T19:51:36Z">
            <w:rPr/>
          </w:rPrChange>
          <w14:textFill>
            <w14:solidFill>
              <w14:schemeClr w14:val="tx1"/>
            </w14:solidFill>
          </w14:textFill>
        </w:rPr>
        <w:pPrChange w:id="22100" w:author="冷雪凝" w:date="2019-05-14T12:21:32Z">
          <w:pPr/>
        </w:pPrChange>
      </w:pPr>
    </w:p>
    <w:p>
      <w:pPr>
        <w:pStyle w:val="3"/>
        <w:numPr>
          <w:ilvl w:val="0"/>
          <w:numId w:val="47"/>
        </w:numPr>
        <w:spacing w:line="240" w:lineRule="auto"/>
        <w:ind w:firstLine="562" w:firstLineChars="200"/>
        <w:rPr>
          <w:rFonts w:hint="eastAsia"/>
          <w:color w:val="000000" w:themeColor="text1"/>
          <w:lang w:val="en-US" w:eastAsia="zh-CN"/>
          <w:rPrChange w:id="22103" w:author="梁元" w:date="2019-05-14T19:51:36Z">
            <w:rPr>
              <w:rFonts w:hint="eastAsia"/>
              <w:lang w:val="en-US" w:eastAsia="zh-CN"/>
            </w:rPr>
          </w:rPrChange>
          <w14:textFill>
            <w14:solidFill>
              <w14:schemeClr w14:val="tx1"/>
            </w14:solidFill>
          </w14:textFill>
        </w:rPr>
        <w:pPrChange w:id="22102" w:author="冷雪凝" w:date="2019-05-14T12:21:32Z">
          <w:pPr>
            <w:pStyle w:val="3"/>
            <w:numPr>
              <w:ilvl w:val="0"/>
              <w:numId w:val="47"/>
            </w:numPr>
          </w:pPr>
        </w:pPrChange>
      </w:pPr>
      <w:bookmarkStart w:id="823" w:name="_Toc30216_WPSOffice_Level2"/>
      <w:bookmarkStart w:id="824" w:name="_Toc5061_WPSOffice_Level2"/>
      <w:r>
        <w:rPr>
          <w:rFonts w:hint="eastAsia" w:ascii="仿宋" w:hAnsi="仿宋" w:eastAsia="仿宋"/>
          <w:color w:val="000000" w:themeColor="text1"/>
          <w:sz w:val="28"/>
          <w:szCs w:val="28"/>
          <w:rPrChange w:id="22104"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823"/>
      <w:bookmarkEnd w:id="824"/>
    </w:p>
    <w:p>
      <w:pPr>
        <w:ind w:firstLine="480" w:firstLineChars="200"/>
        <w:rPr>
          <w:rFonts w:hint="eastAsia" w:eastAsia="宋体"/>
          <w:color w:val="000000" w:themeColor="text1"/>
          <w:lang w:val="en-US" w:eastAsia="zh-CN"/>
          <w:rPrChange w:id="22106" w:author="梁元" w:date="2019-05-14T19:51:36Z">
            <w:rPr>
              <w:rFonts w:hint="eastAsia" w:eastAsia="宋体"/>
              <w:lang w:val="en-US" w:eastAsia="zh-CN"/>
            </w:rPr>
          </w:rPrChange>
          <w14:textFill>
            <w14:solidFill>
              <w14:schemeClr w14:val="tx1"/>
            </w14:solidFill>
          </w14:textFill>
        </w:rPr>
        <w:pPrChange w:id="22105" w:author="冷雪凝" w:date="2019-05-14T12:21:32Z">
          <w:pPr/>
        </w:pPrChange>
      </w:pPr>
      <w:r>
        <w:rPr>
          <w:rFonts w:hint="eastAsia" w:eastAsia="宋体"/>
          <w:color w:val="000000" w:themeColor="text1"/>
          <w:lang w:val="en-US" w:eastAsia="zh-CN"/>
          <w:rPrChange w:id="22107" w:author="梁元" w:date="2019-05-14T19:51:36Z">
            <w:rPr>
              <w:rFonts w:hint="eastAsia" w:eastAsia="宋体"/>
              <w:lang w:val="en-US" w:eastAsia="zh-CN"/>
            </w:rPr>
          </w:rPrChange>
          <w14:textFill>
            <w14:solidFill>
              <w14:schemeClr w14:val="tx1"/>
            </w14:solidFill>
          </w14:textFill>
        </w:rPr>
        <w:t>还有多种其他解决1px像素的方案，常见的如：viewport缩放+rem布局，border-image，box-shadow等，这些方案都会有些自己的局限性，可以参考下面的链接做进一步研究</w:t>
      </w:r>
    </w:p>
    <w:p>
      <w:pPr>
        <w:keepNext w:val="0"/>
        <w:keepLines w:val="0"/>
        <w:widowControl/>
        <w:suppressLineNumbers w:val="0"/>
        <w:ind w:firstLine="480" w:firstLineChars="200"/>
        <w:jc w:val="left"/>
        <w:rPr>
          <w:color w:val="000000" w:themeColor="text1"/>
          <w:rPrChange w:id="22109" w:author="梁元" w:date="2019-05-14T19:51:36Z">
            <w:rPr/>
          </w:rPrChange>
          <w14:textFill>
            <w14:solidFill>
              <w14:schemeClr w14:val="tx1"/>
            </w14:solidFill>
          </w14:textFill>
        </w:rPr>
        <w:pPrChange w:id="22108" w:author="冷雪凝" w:date="2019-05-14T12:21:32Z">
          <w:pPr>
            <w:keepNext w:val="0"/>
            <w:keepLines w:val="0"/>
            <w:widowControl/>
            <w:suppressLineNumbers w:val="0"/>
            <w:jc w:val="left"/>
          </w:pPr>
        </w:pPrChange>
      </w:pPr>
    </w:p>
    <w:p>
      <w:pPr>
        <w:pStyle w:val="3"/>
        <w:numPr>
          <w:ilvl w:val="0"/>
          <w:numId w:val="47"/>
        </w:numPr>
        <w:spacing w:line="240" w:lineRule="auto"/>
        <w:ind w:firstLine="562" w:firstLineChars="200"/>
        <w:rPr>
          <w:rFonts w:hint="eastAsia"/>
          <w:color w:val="000000" w:themeColor="text1"/>
          <w:lang w:val="en-US" w:eastAsia="zh-CN"/>
          <w:rPrChange w:id="22111" w:author="梁元" w:date="2019-05-14T19:51:36Z">
            <w:rPr>
              <w:rFonts w:hint="eastAsia"/>
              <w:lang w:val="en-US" w:eastAsia="zh-CN"/>
            </w:rPr>
          </w:rPrChange>
          <w14:textFill>
            <w14:solidFill>
              <w14:schemeClr w14:val="tx1"/>
            </w14:solidFill>
          </w14:textFill>
        </w:rPr>
        <w:pPrChange w:id="22110" w:author="冷雪凝" w:date="2019-05-14T12:21:32Z">
          <w:pPr>
            <w:pStyle w:val="3"/>
            <w:numPr>
              <w:ilvl w:val="0"/>
              <w:numId w:val="47"/>
            </w:numPr>
          </w:pPr>
        </w:pPrChange>
      </w:pPr>
      <w:bookmarkStart w:id="825" w:name="_Toc14465_WPSOffice_Level2"/>
      <w:bookmarkStart w:id="826" w:name="_Toc27913_WPSOffice_Level2"/>
      <w:r>
        <w:rPr>
          <w:rFonts w:hint="eastAsia" w:ascii="仿宋" w:hAnsi="仿宋" w:eastAsia="仿宋"/>
          <w:color w:val="000000" w:themeColor="text1"/>
          <w:sz w:val="28"/>
          <w:szCs w:val="28"/>
          <w:rPrChange w:id="22112" w:author="梁元" w:date="2019-05-14T19:51:36Z">
            <w:rPr>
              <w:rFonts w:hint="eastAsia" w:ascii="仿宋" w:hAnsi="仿宋" w:eastAsia="仿宋"/>
              <w:sz w:val="28"/>
              <w:szCs w:val="28"/>
            </w:rPr>
          </w:rPrChange>
          <w14:textFill>
            <w14:solidFill>
              <w14:schemeClr w14:val="tx1"/>
            </w14:solidFill>
          </w14:textFill>
        </w:rPr>
        <w:t>项目中体现经验的点</w:t>
      </w:r>
      <w:bookmarkEnd w:id="825"/>
      <w:bookmarkEnd w:id="826"/>
    </w:p>
    <w:p>
      <w:pPr>
        <w:ind w:firstLine="480" w:firstLineChars="200"/>
        <w:rPr>
          <w:rFonts w:hint="eastAsia"/>
          <w:color w:val="000000" w:themeColor="text1"/>
          <w:lang w:val="en-US" w:eastAsia="zh-CN"/>
          <w:rPrChange w:id="22114" w:author="梁元" w:date="2019-05-14T19:51:36Z">
            <w:rPr>
              <w:rFonts w:hint="eastAsia"/>
              <w:lang w:val="en-US" w:eastAsia="zh-CN"/>
            </w:rPr>
          </w:rPrChange>
          <w14:textFill>
            <w14:solidFill>
              <w14:schemeClr w14:val="tx1"/>
            </w14:solidFill>
          </w14:textFill>
        </w:rPr>
        <w:pPrChange w:id="22113" w:author="冷雪凝" w:date="2019-05-14T12:21:32Z">
          <w:pPr/>
        </w:pPrChange>
      </w:pPr>
      <w:r>
        <w:rPr>
          <w:rFonts w:hint="eastAsia"/>
          <w:color w:val="000000" w:themeColor="text1"/>
          <w:lang w:val="en-US" w:eastAsia="zh-CN"/>
          <w:rPrChange w:id="22115" w:author="梁元" w:date="2019-05-14T19:51:36Z">
            <w:rPr>
              <w:rFonts w:hint="eastAsia"/>
              <w:lang w:val="en-US" w:eastAsia="zh-CN"/>
            </w:rPr>
          </w:rPrChange>
          <w14:textFill>
            <w14:solidFill>
              <w14:schemeClr w14:val="tx1"/>
            </w14:solidFill>
          </w14:textFill>
        </w:rPr>
        <w:t>为了更好的还原设计稿，我们需要兼容各种多倍屏，这样可以使我们的页面看起来更加美观、优雅</w:t>
      </w:r>
    </w:p>
    <w:p>
      <w:pPr>
        <w:pStyle w:val="3"/>
        <w:numPr>
          <w:ilvl w:val="0"/>
          <w:numId w:val="47"/>
        </w:numPr>
        <w:spacing w:line="240" w:lineRule="auto"/>
        <w:ind w:firstLine="562" w:firstLineChars="200"/>
        <w:rPr>
          <w:color w:val="000000" w:themeColor="text1"/>
          <w:rPrChange w:id="22117" w:author="梁元" w:date="2019-05-14T19:51:36Z">
            <w:rPr/>
          </w:rPrChange>
          <w14:textFill>
            <w14:solidFill>
              <w14:schemeClr w14:val="tx1"/>
            </w14:solidFill>
          </w14:textFill>
        </w:rPr>
        <w:pPrChange w:id="22116" w:author="冷雪凝" w:date="2019-05-14T12:21:32Z">
          <w:pPr>
            <w:pStyle w:val="3"/>
            <w:numPr>
              <w:ilvl w:val="0"/>
              <w:numId w:val="47"/>
            </w:numPr>
          </w:pPr>
        </w:pPrChange>
      </w:pPr>
      <w:bookmarkStart w:id="827" w:name="_Toc22100_WPSOffice_Level2"/>
      <w:bookmarkStart w:id="828" w:name="_Toc25379_WPSOffice_Level2"/>
      <w:r>
        <w:rPr>
          <w:rFonts w:hint="eastAsia" w:ascii="仿宋" w:hAnsi="仿宋" w:eastAsia="仿宋"/>
          <w:color w:val="000000" w:themeColor="text1"/>
          <w:sz w:val="28"/>
          <w:szCs w:val="28"/>
          <w:rPrChange w:id="22118" w:author="梁元" w:date="2019-05-14T19:51:36Z">
            <w:rPr>
              <w:rFonts w:hint="eastAsia" w:ascii="仿宋" w:hAnsi="仿宋" w:eastAsia="仿宋"/>
              <w:sz w:val="28"/>
              <w:szCs w:val="28"/>
            </w:rPr>
          </w:rPrChange>
          <w14:textFill>
            <w14:solidFill>
              <w14:schemeClr w14:val="tx1"/>
            </w14:solidFill>
          </w14:textFill>
        </w:rPr>
        <w:t>论坛参考</w:t>
      </w:r>
      <w:bookmarkEnd w:id="827"/>
      <w:bookmarkEnd w:id="828"/>
    </w:p>
    <w:p>
      <w:pPr>
        <w:ind w:firstLine="480" w:firstLineChars="200"/>
        <w:rPr>
          <w:rFonts w:hint="eastAsia" w:ascii="Arial" w:hAnsi="Arial" w:eastAsia="Arial" w:cs="Arial"/>
          <w:i w:val="0"/>
          <w:caps w:val="0"/>
          <w:color w:val="000000" w:themeColor="text1"/>
          <w:spacing w:val="0"/>
          <w:sz w:val="24"/>
          <w:szCs w:val="24"/>
          <w:u w:val="none"/>
          <w:shd w:val="clear" w:fill="FFFFFF"/>
          <w:rPrChange w:id="22120"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pPrChange w:id="22119" w:author="冷雪凝" w:date="2019-05-14T12:21:32Z">
          <w:pPr/>
        </w:pPrChange>
      </w:pPr>
      <w:r>
        <w:rPr>
          <w:rFonts w:hint="eastAsia" w:ascii="Arial" w:hAnsi="Arial" w:eastAsia="Arial" w:cs="Arial"/>
          <w:i w:val="0"/>
          <w:caps w:val="0"/>
          <w:color w:val="000000" w:themeColor="text1"/>
          <w:spacing w:val="0"/>
          <w:sz w:val="24"/>
          <w:szCs w:val="24"/>
          <w:u w:val="none"/>
          <w:shd w:val="clear" w:fill="FFFFFF"/>
          <w:rPrChange w:id="22121"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fldChar w:fldCharType="begin"/>
      </w:r>
      <w:r>
        <w:rPr>
          <w:rFonts w:hint="eastAsia" w:ascii="Arial" w:hAnsi="Arial" w:eastAsia="Arial" w:cs="Arial"/>
          <w:i w:val="0"/>
          <w:caps w:val="0"/>
          <w:color w:val="000000" w:themeColor="text1"/>
          <w:spacing w:val="0"/>
          <w:sz w:val="24"/>
          <w:szCs w:val="24"/>
          <w:u w:val="none"/>
          <w:shd w:val="clear" w:fill="FFFFFF"/>
          <w:rPrChange w:id="22122"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instrText xml:space="preserve"> HYPERLINK "https://www.jianshu.com/p/7e63f5a32636" </w:instrText>
      </w:r>
      <w:r>
        <w:rPr>
          <w:rFonts w:hint="eastAsia" w:ascii="Arial" w:hAnsi="Arial" w:eastAsia="Arial" w:cs="Arial"/>
          <w:i w:val="0"/>
          <w:caps w:val="0"/>
          <w:color w:val="000000" w:themeColor="text1"/>
          <w:spacing w:val="0"/>
          <w:sz w:val="24"/>
          <w:szCs w:val="24"/>
          <w:u w:val="none"/>
          <w:shd w:val="clear" w:fill="FFFFFF"/>
          <w:rPrChange w:id="22123"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fldChar w:fldCharType="separate"/>
      </w:r>
      <w:r>
        <w:rPr>
          <w:rStyle w:val="18"/>
          <w:rFonts w:hint="eastAsia" w:ascii="Arial" w:hAnsi="Arial" w:eastAsia="Arial" w:cs="Arial"/>
          <w:i w:val="0"/>
          <w:caps w:val="0"/>
          <w:color w:val="000000" w:themeColor="text1"/>
          <w:spacing w:val="0"/>
          <w:sz w:val="24"/>
          <w:szCs w:val="24"/>
          <w:shd w:val="clear" w:fill="FFFFFF"/>
          <w:rPrChange w:id="22124" w:author="梁元" w:date="2019-05-14T19:51:36Z">
            <w:rPr>
              <w:rStyle w:val="18"/>
              <w:rFonts w:hint="eastAsia" w:ascii="Arial" w:hAnsi="Arial" w:eastAsia="Arial" w:cs="Arial"/>
              <w:i w:val="0"/>
              <w:caps w:val="0"/>
              <w:color w:val="3194D0"/>
              <w:spacing w:val="0"/>
              <w:sz w:val="24"/>
              <w:szCs w:val="24"/>
              <w:shd w:val="clear" w:fill="FFFFFF"/>
            </w:rPr>
          </w:rPrChange>
          <w14:textFill>
            <w14:solidFill>
              <w14:schemeClr w14:val="tx1"/>
            </w14:solidFill>
          </w14:textFill>
        </w:rPr>
        <w:t>https://www.jianshu.com/p/7e63f5a32636</w:t>
      </w:r>
      <w:r>
        <w:rPr>
          <w:rFonts w:hint="eastAsia" w:ascii="Arial" w:hAnsi="Arial" w:eastAsia="Arial" w:cs="Arial"/>
          <w:i w:val="0"/>
          <w:caps w:val="0"/>
          <w:color w:val="000000" w:themeColor="text1"/>
          <w:spacing w:val="0"/>
          <w:sz w:val="24"/>
          <w:szCs w:val="24"/>
          <w:u w:val="none"/>
          <w:shd w:val="clear" w:fill="FFFFFF"/>
          <w:rPrChange w:id="22125"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fldChar w:fldCharType="end"/>
      </w:r>
    </w:p>
    <w:p>
      <w:pPr>
        <w:ind w:firstLine="480" w:firstLineChars="200"/>
        <w:rPr>
          <w:rFonts w:hint="eastAsia" w:ascii="Arial" w:hAnsi="Arial" w:eastAsia="Arial" w:cs="Arial"/>
          <w:i w:val="0"/>
          <w:caps w:val="0"/>
          <w:color w:val="000000" w:themeColor="text1"/>
          <w:spacing w:val="0"/>
          <w:sz w:val="24"/>
          <w:szCs w:val="24"/>
          <w:u w:val="none"/>
          <w:shd w:val="clear" w:fill="FFFFFF"/>
          <w:rPrChange w:id="22127"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pPrChange w:id="22126" w:author="冷雪凝" w:date="2019-05-14T12:21:32Z">
          <w:pPr/>
        </w:pPrChange>
      </w:pPr>
      <w:r>
        <w:rPr>
          <w:rFonts w:hint="eastAsia" w:ascii="Arial" w:hAnsi="Arial" w:eastAsia="Arial" w:cs="Arial"/>
          <w:i w:val="0"/>
          <w:caps w:val="0"/>
          <w:color w:val="000000" w:themeColor="text1"/>
          <w:spacing w:val="0"/>
          <w:sz w:val="24"/>
          <w:szCs w:val="24"/>
          <w:u w:val="none"/>
          <w:shd w:val="clear" w:fill="FFFFFF"/>
          <w:rPrChange w:id="22128"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fldChar w:fldCharType="begin"/>
      </w:r>
      <w:r>
        <w:rPr>
          <w:rFonts w:hint="eastAsia" w:ascii="Arial" w:hAnsi="Arial" w:eastAsia="Arial" w:cs="Arial"/>
          <w:i w:val="0"/>
          <w:caps w:val="0"/>
          <w:color w:val="000000" w:themeColor="text1"/>
          <w:spacing w:val="0"/>
          <w:sz w:val="24"/>
          <w:szCs w:val="24"/>
          <w:u w:val="none"/>
          <w:shd w:val="clear" w:fill="FFFFFF"/>
          <w:rPrChange w:id="22129"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instrText xml:space="preserve"> HYPERLINK "http://www.runoob.com/css3/css3-gradients.html" </w:instrText>
      </w:r>
      <w:r>
        <w:rPr>
          <w:rFonts w:hint="eastAsia" w:ascii="Arial" w:hAnsi="Arial" w:eastAsia="Arial" w:cs="Arial"/>
          <w:i w:val="0"/>
          <w:caps w:val="0"/>
          <w:color w:val="000000" w:themeColor="text1"/>
          <w:spacing w:val="0"/>
          <w:sz w:val="24"/>
          <w:szCs w:val="24"/>
          <w:u w:val="none"/>
          <w:shd w:val="clear" w:fill="FFFFFF"/>
          <w:rPrChange w:id="22130"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fldChar w:fldCharType="separate"/>
      </w:r>
      <w:r>
        <w:rPr>
          <w:rStyle w:val="18"/>
          <w:rFonts w:hint="eastAsia" w:ascii="Arial" w:hAnsi="Arial" w:eastAsia="Arial" w:cs="Arial"/>
          <w:i w:val="0"/>
          <w:caps w:val="0"/>
          <w:color w:val="000000" w:themeColor="text1"/>
          <w:spacing w:val="0"/>
          <w:sz w:val="24"/>
          <w:szCs w:val="24"/>
          <w:shd w:val="clear" w:fill="FFFFFF"/>
          <w:rPrChange w:id="22131" w:author="梁元" w:date="2019-05-14T19:51:36Z">
            <w:rPr>
              <w:rStyle w:val="18"/>
              <w:rFonts w:hint="eastAsia" w:ascii="Arial" w:hAnsi="Arial" w:eastAsia="Arial" w:cs="Arial"/>
              <w:i w:val="0"/>
              <w:caps w:val="0"/>
              <w:color w:val="3194D0"/>
              <w:spacing w:val="0"/>
              <w:sz w:val="24"/>
              <w:szCs w:val="24"/>
              <w:shd w:val="clear" w:fill="FFFFFF"/>
            </w:rPr>
          </w:rPrChange>
          <w14:textFill>
            <w14:solidFill>
              <w14:schemeClr w14:val="tx1"/>
            </w14:solidFill>
          </w14:textFill>
        </w:rPr>
        <w:t>http://www.runoob.com/css3/css3-gradients.html</w:t>
      </w:r>
      <w:r>
        <w:rPr>
          <w:rFonts w:hint="eastAsia" w:ascii="Arial" w:hAnsi="Arial" w:eastAsia="Arial" w:cs="Arial"/>
          <w:i w:val="0"/>
          <w:caps w:val="0"/>
          <w:color w:val="000000" w:themeColor="text1"/>
          <w:spacing w:val="0"/>
          <w:sz w:val="24"/>
          <w:szCs w:val="24"/>
          <w:u w:val="none"/>
          <w:shd w:val="clear" w:fill="FFFFFF"/>
          <w:rPrChange w:id="22132"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fldChar w:fldCharType="end"/>
      </w:r>
    </w:p>
    <w:p>
      <w:pPr>
        <w:ind w:firstLine="480" w:firstLineChars="200"/>
        <w:rPr>
          <w:rFonts w:hint="eastAsia" w:ascii="Arial" w:hAnsi="Arial" w:eastAsia="Arial" w:cs="Arial"/>
          <w:i w:val="0"/>
          <w:caps w:val="0"/>
          <w:color w:val="000000" w:themeColor="text1"/>
          <w:spacing w:val="0"/>
          <w:sz w:val="24"/>
          <w:szCs w:val="24"/>
          <w:u w:val="none"/>
          <w:shd w:val="clear" w:fill="FFFFFF"/>
          <w:rPrChange w:id="22134"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pPrChange w:id="22133" w:author="冷雪凝" w:date="2019-05-14T12:21:32Z">
          <w:pPr/>
        </w:pPrChange>
      </w:pPr>
      <w:r>
        <w:rPr>
          <w:rFonts w:hint="eastAsia" w:ascii="Arial" w:hAnsi="Arial" w:eastAsia="Arial" w:cs="Arial"/>
          <w:i w:val="0"/>
          <w:caps w:val="0"/>
          <w:color w:val="000000" w:themeColor="text1"/>
          <w:spacing w:val="0"/>
          <w:sz w:val="24"/>
          <w:szCs w:val="24"/>
          <w:u w:val="none"/>
          <w:shd w:val="clear" w:fill="FFFFFF"/>
          <w:rPrChange w:id="22135"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t>https://blog.csdn.net/caochenyu0/article/details/53813074</w:t>
      </w:r>
    </w:p>
    <w:p>
      <w:pPr>
        <w:ind w:firstLine="480" w:firstLineChars="200"/>
        <w:rPr>
          <w:rFonts w:hint="default"/>
          <w:color w:val="000000" w:themeColor="text1"/>
          <w:u w:val="none"/>
          <w:lang w:val="en-US" w:eastAsia="zh-CN"/>
          <w:rPrChange w:id="22137" w:author="梁元" w:date="2019-05-14T19:51:36Z">
            <w:rPr>
              <w:rFonts w:hint="default"/>
              <w:color w:val="auto"/>
              <w:u w:val="none"/>
              <w:lang w:val="en-US" w:eastAsia="zh-CN"/>
            </w:rPr>
          </w:rPrChange>
          <w14:textFill>
            <w14:solidFill>
              <w14:schemeClr w14:val="tx1"/>
            </w14:solidFill>
          </w14:textFill>
        </w:rPr>
        <w:pPrChange w:id="22136" w:author="冷雪凝" w:date="2019-05-14T12:21:32Z">
          <w:pPr/>
        </w:pPrChange>
      </w:pPr>
    </w:p>
    <w:p>
      <w:pPr>
        <w:ind w:firstLine="560" w:firstLineChars="200"/>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pPrChange w:id="22138" w:author="冷雪凝" w:date="2019-05-14T12:21:32Z">
          <w:pPr>
            <w:ind w:firstLine="565" w:firstLineChars="202"/>
          </w:pPr>
        </w:pPrChange>
      </w:pP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w:t>
      </w: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ab/>
      </w: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InnoDB通过使用MVCC(多版本并发控制：读不会阻塞写，写也不会阻塞读)来获得高并发性，并且实现了SQL标准的4种隔离级别(默认为REPEATABLE级别)；</w:t>
      </w:r>
    </w:p>
    <w:p>
      <w:pPr>
        <w:ind w:firstLine="560" w:firstLineChars="200"/>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pPrChange w:id="22139" w:author="冷雪凝" w:date="2019-05-14T12:21:32Z">
          <w:pPr>
            <w:ind w:firstLine="565" w:firstLineChars="202"/>
          </w:pPr>
        </w:pPrChange>
      </w:pP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w:t>
      </w: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ab/>
      </w: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InnoDB还提供了插入缓冲(insert buffer)、二次写(double write)、自适应哈希索引(adaptive hash index)、预读(read ahead)等高性能和高可用的功能；</w:t>
      </w:r>
    </w:p>
    <w:p>
      <w:pPr>
        <w:ind w:firstLine="560" w:firstLineChars="200"/>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pPrChange w:id="22140" w:author="冷雪凝" w:date="2019-05-14T12:21:32Z">
          <w:pPr>
            <w:ind w:firstLine="565" w:firstLineChars="202"/>
          </w:pPr>
        </w:pPrChange>
      </w:pP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w:t>
      </w: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ab/>
      </w: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InnoDB采用了聚集(clustered)的方式来存储表中的数据，每张标的存储都按主键的顺序存放(如果没有显式的在建表时指定主键，InnoDB会为每一行生成一个6字节的ROWID，并以此作为主键)；</w:t>
      </w:r>
    </w:p>
    <w:p>
      <w:pPr>
        <w:ind w:firstLine="560" w:firstLineChars="200"/>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pPrChange w:id="22141" w:author="冷雪凝" w:date="2019-05-14T12:21:32Z">
          <w:pPr>
            <w:ind w:firstLine="565" w:firstLineChars="202"/>
          </w:pPr>
        </w:pPrChange>
      </w:pP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w:t>
      </w: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ab/>
      </w: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InnoDB表会有三个隐藏字段：除了上面提到了6字节的DB_ROW_ID外，还有6字节的DB_TX_ID(事务ID)和7字节的DB_ROLL_PTR(指向对应回滚段的地址)。这个可以通过innodb monitor看到；</w:t>
      </w:r>
    </w:p>
    <w:p>
      <w:pPr>
        <w:ind w:firstLine="560" w:firstLineChars="200"/>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pPrChange w:id="22142" w:author="冷雪凝" w:date="2019-05-14T12:21:32Z">
          <w:pPr>
            <w:ind w:firstLine="565" w:firstLineChars="202"/>
          </w:pPr>
        </w:pPrChange>
      </w:pP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MyISAM存储引擎: 是MySQL官方提供的存储引擎，主要面向OLAP(Online Analytical Processing,在线分析处理)方面的应用。</w:t>
      </w:r>
    </w:p>
    <w:p>
      <w:pPr>
        <w:ind w:firstLine="560" w:firstLineChars="200"/>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pPrChange w:id="22143" w:author="冷雪凝" w:date="2019-05-14T12:21:32Z">
          <w:pPr>
            <w:ind w:firstLine="565" w:firstLineChars="202"/>
          </w:pPr>
        </w:pPrChange>
      </w:pP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特点：</w:t>
      </w:r>
    </w:p>
    <w:p>
      <w:pPr>
        <w:ind w:firstLine="560" w:firstLineChars="200"/>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pPrChange w:id="22144" w:author="冷雪凝" w:date="2019-05-14T12:21:32Z">
          <w:pPr>
            <w:ind w:firstLine="565" w:firstLineChars="202"/>
          </w:pPr>
        </w:pPrChange>
      </w:pP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w:t>
      </w: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ab/>
      </w: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不支持事务，支持表所和全文索引。操作速度快；</w:t>
      </w:r>
    </w:p>
    <w:p>
      <w:pPr>
        <w:ind w:firstLine="560" w:firstLineChars="200"/>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pPrChange w:id="22145" w:author="冷雪凝" w:date="2019-05-14T12:21:32Z">
          <w:pPr>
            <w:ind w:firstLine="565" w:firstLineChars="202"/>
          </w:pPr>
        </w:pPrChange>
      </w:pP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w:t>
      </w: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ab/>
      </w: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MyISAM存储引擎表由MYD和MYI组成，MYD用来存放数据文件，MYI用来存放索引文件。MySQL数据库只缓存其索引文件，数据文件的缓存交给操作系统本身来完成；</w:t>
      </w:r>
    </w:p>
    <w:p>
      <w:pPr>
        <w:ind w:firstLine="560" w:firstLineChars="200"/>
        <w:rPr>
          <w:rFonts w:ascii="微软雅黑 Light" w:hAnsi="微软雅黑 Light" w:eastAsia="微软雅黑 Light"/>
          <w:color w:val="000000" w:themeColor="text1"/>
          <w:sz w:val="28"/>
          <w:szCs w:val="28"/>
          <w:highlight w:val="none"/>
          <w:lang w:eastAsia="zh-CN"/>
          <w14:textFill>
            <w14:solidFill>
              <w14:schemeClr w14:val="tx1"/>
            </w14:solidFill>
          </w14:textFill>
        </w:rPr>
        <w:pPrChange w:id="22146" w:author="冷雪凝" w:date="2019-05-14T12:21:32Z">
          <w:pPr>
            <w:ind w:firstLine="565" w:firstLineChars="202"/>
          </w:pPr>
        </w:pPrChange>
      </w:pPr>
      <w:r>
        <w:rPr>
          <w:rFonts w:hint="eastAsia" w:ascii="微软雅黑 Light" w:hAnsi="微软雅黑 Light" w:eastAsia="微软雅黑 Light"/>
          <w:color w:val="000000" w:themeColor="text1"/>
          <w:sz w:val="28"/>
          <w:szCs w:val="28"/>
          <w:highlight w:val="none"/>
          <w:lang w:eastAsia="zh-CN"/>
          <w14:textFill>
            <w14:solidFill>
              <w14:schemeClr w14:val="tx1"/>
            </w14:solidFill>
          </w14:textFill>
        </w:rPr>
        <w:t>MySQL5.0版本开始，MyISAM默认支持256T的单表数据；</w:t>
      </w:r>
    </w:p>
    <w:p>
      <w:pPr>
        <w:ind w:firstLine="480" w:firstLineChars="200"/>
        <w:rPr>
          <w:color w:val="000000" w:themeColor="text1"/>
          <w:rPrChange w:id="22148" w:author="梁元" w:date="2019-05-14T19:51:36Z">
            <w:rPr/>
          </w:rPrChange>
          <w14:textFill>
            <w14:solidFill>
              <w14:schemeClr w14:val="tx1"/>
            </w14:solidFill>
          </w14:textFill>
        </w:rPr>
        <w:pPrChange w:id="22147" w:author="冷雪凝" w:date="2019-05-14T12:21:32Z">
          <w:pPr/>
        </w:pPrChange>
      </w:pPr>
    </w:p>
    <w:p>
      <w:pPr>
        <w:pStyle w:val="2"/>
        <w:numPr>
          <w:ilvl w:val="0"/>
          <w:numId w:val="1"/>
        </w:numPr>
        <w:rPr>
          <w:rFonts w:ascii="仿宋" w:hAnsi="仿宋" w:eastAsia="仿宋"/>
          <w:color w:val="000000" w:themeColor="text1"/>
          <w:sz w:val="28"/>
          <w:szCs w:val="28"/>
          <w:rPrChange w:id="22149" w:author="梁元" w:date="2019-05-14T19:51:36Z">
            <w:rPr>
              <w:rFonts w:ascii="仿宋" w:hAnsi="仿宋" w:eastAsia="仿宋"/>
              <w:sz w:val="28"/>
              <w:szCs w:val="28"/>
            </w:rPr>
          </w:rPrChange>
          <w14:textFill>
            <w14:solidFill>
              <w14:schemeClr w14:val="tx1"/>
            </w14:solidFill>
          </w14:textFill>
        </w:rPr>
      </w:pPr>
      <w:bookmarkStart w:id="829" w:name="_Toc14465_WPSOffice_Level1"/>
      <w:bookmarkStart w:id="830" w:name="_Toc1055_WPSOffice_Level1"/>
      <w:r>
        <w:rPr>
          <w:rFonts w:hint="eastAsia" w:ascii="仿宋" w:hAnsi="仿宋" w:eastAsia="仿宋"/>
          <w:color w:val="000000" w:themeColor="text1"/>
          <w:sz w:val="28"/>
          <w:szCs w:val="28"/>
          <w:rPrChange w:id="22150" w:author="梁元" w:date="2019-05-14T19:51:36Z">
            <w:rPr>
              <w:rFonts w:hint="eastAsia" w:ascii="仿宋" w:hAnsi="仿宋" w:eastAsia="仿宋"/>
              <w:sz w:val="28"/>
              <w:szCs w:val="28"/>
            </w:rPr>
          </w:rPrChange>
          <w14:textFill>
            <w14:solidFill>
              <w14:schemeClr w14:val="tx1"/>
            </w14:solidFill>
          </w14:textFill>
        </w:rPr>
        <w:t>解释一下</w:t>
      </w:r>
      <w:r>
        <w:rPr>
          <w:rFonts w:hint="eastAsia" w:ascii="仿宋" w:hAnsi="仿宋" w:eastAsia="仿宋"/>
          <w:color w:val="000000" w:themeColor="text1"/>
          <w:sz w:val="28"/>
          <w:szCs w:val="28"/>
          <w:lang w:val="en-US" w:eastAsia="zh-CN"/>
          <w:rPrChange w:id="22151" w:author="梁元" w:date="2019-05-14T19:51:36Z">
            <w:rPr>
              <w:rFonts w:hint="eastAsia" w:ascii="仿宋" w:hAnsi="仿宋" w:eastAsia="仿宋"/>
              <w:sz w:val="28"/>
              <w:szCs w:val="28"/>
              <w:lang w:val="en-US" w:eastAsia="zh-CN"/>
            </w:rPr>
          </w:rPrChange>
          <w14:textFill>
            <w14:solidFill>
              <w14:schemeClr w14:val="tx1"/>
            </w14:solidFill>
          </w14:textFill>
        </w:rPr>
        <w:t>经常使用的数据类型检测</w:t>
      </w:r>
      <w:r>
        <w:rPr>
          <w:rFonts w:hint="eastAsia" w:ascii="仿宋" w:hAnsi="仿宋" w:eastAsia="仿宋"/>
          <w:color w:val="000000" w:themeColor="text1"/>
          <w:sz w:val="28"/>
          <w:szCs w:val="28"/>
          <w:rPrChange w:id="22152" w:author="梁元" w:date="2019-05-14T19:51:36Z">
            <w:rPr>
              <w:rFonts w:hint="eastAsia" w:ascii="仿宋" w:hAnsi="仿宋" w:eastAsia="仿宋"/>
              <w:sz w:val="28"/>
              <w:szCs w:val="28"/>
            </w:rPr>
          </w:rPrChange>
          <w14:textFill>
            <w14:solidFill>
              <w14:schemeClr w14:val="tx1"/>
            </w14:solidFill>
          </w14:textFill>
        </w:rPr>
        <w:t>：</w:t>
      </w:r>
      <w:r>
        <w:rPr>
          <w:rFonts w:hint="eastAsia" w:ascii="仿宋" w:hAnsi="仿宋" w:eastAsia="仿宋"/>
          <w:color w:val="000000" w:themeColor="text1"/>
          <w:sz w:val="28"/>
          <w:szCs w:val="28"/>
          <w:lang w:val="en-US" w:eastAsia="zh-CN"/>
          <w:rPrChange w:id="22153" w:author="梁元" w:date="2019-05-14T19:51:36Z">
            <w:rPr>
              <w:rFonts w:hint="eastAsia" w:ascii="仿宋" w:hAnsi="仿宋" w:eastAsia="仿宋"/>
              <w:sz w:val="28"/>
              <w:szCs w:val="28"/>
              <w:lang w:val="en-US" w:eastAsia="zh-CN"/>
            </w:rPr>
          </w:rPrChange>
          <w14:textFill>
            <w14:solidFill>
              <w14:schemeClr w14:val="tx1"/>
            </w14:solidFill>
          </w14:textFill>
        </w:rPr>
        <w:t>陈蔓杰</w:t>
      </w:r>
      <w:bookmarkEnd w:id="829"/>
      <w:bookmarkEnd w:id="830"/>
    </w:p>
    <w:tbl>
      <w:tblPr>
        <w:tblStyle w:val="14"/>
        <w:tblW w:w="76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215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155"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2215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157"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2215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159"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2216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161" w:author="梁元" w:date="2019-05-14T19:51:36Z">
                  <w:rPr>
                    <w:rFonts w:hint="eastAsia" w:ascii="仿宋" w:hAnsi="仿宋" w:eastAsia="仿宋"/>
                  </w:rPr>
                </w:rPrChange>
                <w14:textFill>
                  <w14:solidFill>
                    <w14:schemeClr w14:val="tx1"/>
                  </w14:solidFill>
                </w14:textFill>
              </w:rPr>
              <w:t>解决问题</w:t>
            </w:r>
          </w:p>
        </w:tc>
        <w:tc>
          <w:tcPr>
            <w:tcW w:w="1687" w:type="dxa"/>
          </w:tcPr>
          <w:p>
            <w:pPr>
              <w:jc w:val="center"/>
              <w:rPr>
                <w:rFonts w:ascii="仿宋" w:hAnsi="仿宋" w:eastAsia="仿宋"/>
                <w:color w:val="000000" w:themeColor="text1"/>
                <w:rPrChange w:id="2216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163"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216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165" w:author="梁元" w:date="2019-05-14T19:51:36Z">
                  <w:rPr>
                    <w:rFonts w:hint="eastAsia" w:ascii="仿宋" w:hAnsi="仿宋" w:eastAsia="仿宋"/>
                  </w:rPr>
                </w:rPrChange>
                <w14:textFill>
                  <w14:solidFill>
                    <w14:schemeClr w14:val="tx1"/>
                  </w14:solidFill>
                </w14:textFill>
              </w:rPr>
              <w:t>9</w:t>
            </w:r>
            <w:r>
              <w:rPr>
                <w:rFonts w:hint="eastAsia" w:ascii="仿宋" w:hAnsi="仿宋" w:eastAsia="仿宋"/>
                <w:color w:val="000000" w:themeColor="text1"/>
                <w:lang w:val="en-US" w:eastAsia="zh-CN"/>
                <w:rPrChange w:id="22166" w:author="梁元" w:date="2019-05-14T19:51:36Z">
                  <w:rPr>
                    <w:rFonts w:hint="eastAsia" w:ascii="仿宋" w:hAnsi="仿宋" w:eastAsia="仿宋"/>
                    <w:lang w:val="en-US" w:eastAsia="zh-CN"/>
                  </w:rPr>
                </w:rPrChange>
                <w14:textFill>
                  <w14:solidFill>
                    <w14:schemeClr w14:val="tx1"/>
                  </w14:solidFill>
                </w14:textFill>
              </w:rPr>
              <w:t>0</w:t>
            </w:r>
            <w:r>
              <w:rPr>
                <w:rFonts w:hint="eastAsia" w:ascii="仿宋" w:hAnsi="仿宋" w:eastAsia="仿宋"/>
                <w:color w:val="000000" w:themeColor="text1"/>
                <w:rPrChange w:id="22167" w:author="梁元" w:date="2019-05-14T19:51:36Z">
                  <w:rPr>
                    <w:rFonts w:hint="eastAsia" w:ascii="仿宋" w:hAnsi="仿宋" w:eastAsia="仿宋"/>
                  </w:rPr>
                </w:rPrChange>
                <w14:textFill>
                  <w14:solidFill>
                    <w14:schemeClr w14:val="tx1"/>
                  </w14:solidFill>
                </w14:textFill>
              </w:rPr>
              <w:t>%</w:t>
            </w:r>
          </w:p>
        </w:tc>
        <w:tc>
          <w:tcPr>
            <w:tcW w:w="1559" w:type="dxa"/>
          </w:tcPr>
          <w:p>
            <w:pPr>
              <w:jc w:val="center"/>
              <w:rPr>
                <w:rFonts w:ascii="仿宋" w:hAnsi="仿宋" w:eastAsia="仿宋"/>
                <w:color w:val="000000" w:themeColor="text1"/>
                <w:rPrChange w:id="2216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169" w:author="梁元" w:date="2019-05-14T19:51:36Z">
                  <w:rPr>
                    <w:rFonts w:hint="eastAsia" w:ascii="仿宋" w:hAnsi="仿宋" w:eastAsia="仿宋"/>
                  </w:rPr>
                </w:rPrChange>
                <w14:textFill>
                  <w14:solidFill>
                    <w14:schemeClr w14:val="tx1"/>
                  </w14:solidFill>
                </w14:textFill>
              </w:rPr>
              <w:t>3星</w:t>
            </w:r>
          </w:p>
        </w:tc>
        <w:tc>
          <w:tcPr>
            <w:tcW w:w="1418" w:type="dxa"/>
          </w:tcPr>
          <w:p>
            <w:pPr>
              <w:jc w:val="center"/>
              <w:rPr>
                <w:rFonts w:hint="eastAsia" w:ascii="仿宋" w:hAnsi="仿宋" w:eastAsia="仿宋"/>
                <w:color w:val="000000" w:themeColor="text1"/>
                <w:lang w:eastAsia="zh-CN"/>
                <w:rPrChange w:id="22170" w:author="梁元" w:date="2019-05-14T19:51:36Z">
                  <w:rPr>
                    <w:rFonts w:hint="eastAsia" w:ascii="仿宋" w:hAnsi="仿宋" w:eastAsia="仿宋"/>
                    <w:lang w:eastAsia="zh-CN"/>
                  </w:rPr>
                </w:rPrChange>
                <w14:textFill>
                  <w14:solidFill>
                    <w14:schemeClr w14:val="tx1"/>
                  </w14:solidFill>
                </w14:textFill>
              </w:rPr>
            </w:pPr>
            <w:r>
              <w:rPr>
                <w:rFonts w:hint="eastAsia" w:ascii="仿宋" w:hAnsi="仿宋" w:eastAsia="仿宋"/>
                <w:color w:val="000000" w:themeColor="text1"/>
                <w:lang w:val="en-US" w:eastAsia="zh-CN"/>
                <w:rPrChange w:id="22171" w:author="梁元" w:date="2019-05-14T19:51:36Z">
                  <w:rPr>
                    <w:rFonts w:hint="eastAsia" w:ascii="仿宋" w:hAnsi="仿宋" w:eastAsia="仿宋"/>
                    <w:lang w:val="en-US" w:eastAsia="zh-CN"/>
                  </w:rPr>
                </w:rPrChange>
                <w14:textFill>
                  <w14:solidFill>
                    <w14:schemeClr w14:val="tx1"/>
                  </w14:solidFill>
                </w14:textFill>
              </w:rPr>
              <w:t>框架</w:t>
            </w:r>
          </w:p>
        </w:tc>
        <w:tc>
          <w:tcPr>
            <w:tcW w:w="1417" w:type="dxa"/>
          </w:tcPr>
          <w:p>
            <w:pPr>
              <w:jc w:val="center"/>
              <w:rPr>
                <w:rFonts w:hint="eastAsia" w:ascii="仿宋" w:hAnsi="仿宋" w:eastAsia="仿宋"/>
                <w:color w:val="000000" w:themeColor="text1"/>
                <w:lang w:val="en-US" w:eastAsia="zh-CN"/>
                <w:rPrChange w:id="22172" w:author="梁元" w:date="2019-05-14T19:51:36Z">
                  <w:rPr>
                    <w:rFonts w:hint="eastAsia" w:ascii="仿宋" w:hAnsi="仿宋" w:eastAsia="仿宋"/>
                    <w:lang w:val="en-US" w:eastAsia="zh-CN"/>
                  </w:rPr>
                </w:rPrChange>
                <w14:textFill>
                  <w14:solidFill>
                    <w14:schemeClr w14:val="tx1"/>
                  </w14:solidFill>
                </w14:textFill>
              </w:rPr>
            </w:pPr>
            <w:r>
              <w:rPr>
                <w:rFonts w:hint="eastAsia" w:ascii="仿宋" w:hAnsi="仿宋" w:eastAsia="仿宋"/>
                <w:color w:val="000000" w:themeColor="text1"/>
                <w:lang w:val="en-US" w:eastAsia="zh-CN"/>
                <w:rPrChange w:id="22173" w:author="梁元" w:date="2019-05-14T19:51:36Z">
                  <w:rPr>
                    <w:rFonts w:hint="eastAsia" w:ascii="仿宋" w:hAnsi="仿宋" w:eastAsia="仿宋"/>
                    <w:lang w:val="en-US" w:eastAsia="zh-CN"/>
                  </w:rPr>
                </w:rPrChange>
                <w14:textFill>
                  <w14:solidFill>
                    <w14:schemeClr w14:val="tx1"/>
                  </w14:solidFill>
                </w14:textFill>
              </w:rPr>
              <w:t>类型检测</w:t>
            </w:r>
          </w:p>
        </w:tc>
        <w:tc>
          <w:tcPr>
            <w:tcW w:w="1687" w:type="dxa"/>
          </w:tcPr>
          <w:p>
            <w:pPr>
              <w:jc w:val="center"/>
              <w:rPr>
                <w:rFonts w:hint="eastAsia" w:ascii="仿宋" w:hAnsi="仿宋" w:eastAsia="仿宋"/>
                <w:color w:val="000000" w:themeColor="text1"/>
                <w:lang w:val="en-US" w:eastAsia="zh-CN"/>
                <w:rPrChange w:id="22174" w:author="梁元" w:date="2019-05-14T19:51:36Z">
                  <w:rPr>
                    <w:rFonts w:hint="eastAsia" w:ascii="仿宋" w:hAnsi="仿宋" w:eastAsia="仿宋"/>
                    <w:lang w:val="en-US" w:eastAsia="zh-CN"/>
                  </w:rPr>
                </w:rPrChange>
                <w14:textFill>
                  <w14:solidFill>
                    <w14:schemeClr w14:val="tx1"/>
                  </w14:solidFill>
                </w14:textFill>
              </w:rPr>
            </w:pPr>
            <w:r>
              <w:rPr>
                <w:rFonts w:hint="eastAsia" w:ascii="仿宋" w:hAnsi="仿宋" w:eastAsia="仿宋"/>
                <w:color w:val="000000" w:themeColor="text1"/>
                <w:lang w:val="en-US" w:eastAsia="zh-CN"/>
                <w:rPrChange w:id="22175" w:author="梁元" w:date="2019-05-14T19:51:36Z">
                  <w:rPr>
                    <w:rFonts w:hint="eastAsia" w:ascii="仿宋" w:hAnsi="仿宋" w:eastAsia="仿宋"/>
                    <w:lang w:val="en-US" w:eastAsia="zh-CN"/>
                  </w:rPr>
                </w:rPrChange>
                <w14:textFill>
                  <w14:solidFill>
                    <w14:schemeClr w14:val="tx1"/>
                  </w14:solidFill>
                </w14:textFill>
              </w:rPr>
              <w:t>检测数据类型</w:t>
            </w:r>
          </w:p>
          <w:p>
            <w:pPr>
              <w:jc w:val="center"/>
              <w:rPr>
                <w:rFonts w:ascii="仿宋" w:hAnsi="仿宋" w:eastAsia="仿宋"/>
                <w:color w:val="000000" w:themeColor="text1"/>
                <w:rPrChange w:id="22176" w:author="梁元" w:date="2019-05-14T19:51:36Z">
                  <w:rPr>
                    <w:rFonts w:ascii="仿宋" w:hAnsi="仿宋" w:eastAsia="仿宋"/>
                  </w:rPr>
                </w:rPrChange>
                <w14:textFill>
                  <w14:solidFill>
                    <w14:schemeClr w14:val="tx1"/>
                  </w14:solidFill>
                </w14:textFill>
              </w:rPr>
            </w:pPr>
          </w:p>
        </w:tc>
      </w:tr>
    </w:tbl>
    <w:p>
      <w:pPr>
        <w:pStyle w:val="3"/>
        <w:numPr>
          <w:ilvl w:val="0"/>
          <w:numId w:val="48"/>
        </w:numPr>
        <w:spacing w:line="240" w:lineRule="auto"/>
        <w:ind w:firstLine="562" w:firstLineChars="200"/>
        <w:rPr>
          <w:rFonts w:ascii="仿宋" w:hAnsi="仿宋" w:eastAsia="仿宋"/>
          <w:color w:val="000000" w:themeColor="text1"/>
          <w:sz w:val="28"/>
          <w:szCs w:val="28"/>
          <w:rPrChange w:id="22178" w:author="梁元" w:date="2019-05-14T19:51:36Z">
            <w:rPr>
              <w:rFonts w:ascii="仿宋" w:hAnsi="仿宋" w:eastAsia="仿宋"/>
              <w:sz w:val="28"/>
              <w:szCs w:val="28"/>
            </w:rPr>
          </w:rPrChange>
          <w14:textFill>
            <w14:solidFill>
              <w14:schemeClr w14:val="tx1"/>
            </w14:solidFill>
          </w14:textFill>
        </w:rPr>
        <w:pPrChange w:id="22177" w:author="冷雪凝" w:date="2019-05-14T12:21:32Z">
          <w:pPr>
            <w:pStyle w:val="3"/>
            <w:numPr>
              <w:ilvl w:val="0"/>
              <w:numId w:val="48"/>
            </w:numPr>
          </w:pPr>
        </w:pPrChange>
      </w:pPr>
      <w:bookmarkStart w:id="831" w:name="_Toc24393_WPSOffice_Level2"/>
      <w:bookmarkStart w:id="832" w:name="_Toc21589_WPSOffice_Level2"/>
      <w:r>
        <w:rPr>
          <w:rFonts w:hint="eastAsia" w:ascii="仿宋" w:hAnsi="仿宋" w:eastAsia="仿宋"/>
          <w:color w:val="000000" w:themeColor="text1"/>
          <w:sz w:val="28"/>
          <w:szCs w:val="28"/>
          <w:rPrChange w:id="22179" w:author="梁元" w:date="2019-05-14T19:51:36Z">
            <w:rPr>
              <w:rFonts w:hint="eastAsia" w:ascii="仿宋" w:hAnsi="仿宋" w:eastAsia="仿宋"/>
              <w:sz w:val="28"/>
              <w:szCs w:val="28"/>
            </w:rPr>
          </w:rPrChange>
          <w14:textFill>
            <w14:solidFill>
              <w14:schemeClr w14:val="tx1"/>
            </w14:solidFill>
          </w14:textFill>
        </w:rPr>
        <w:t>通常解法</w:t>
      </w:r>
      <w:bookmarkEnd w:id="831"/>
      <w:bookmarkEnd w:id="832"/>
    </w:p>
    <w:p>
      <w:pPr>
        <w:keepNext w:val="0"/>
        <w:keepLines w:val="0"/>
        <w:widowControl/>
        <w:suppressLineNumbers w:val="0"/>
        <w:ind w:firstLine="480" w:firstLineChars="200"/>
        <w:jc w:val="left"/>
        <w:rPr>
          <w:color w:val="000000" w:themeColor="text1"/>
          <w:rPrChange w:id="22181" w:author="梁元" w:date="2019-05-14T19:51:36Z">
            <w:rPr/>
          </w:rPrChange>
          <w14:textFill>
            <w14:solidFill>
              <w14:schemeClr w14:val="tx1"/>
            </w14:solidFill>
          </w14:textFill>
        </w:rPr>
        <w:pPrChange w:id="22180" w:author="冷雪凝" w:date="2019-05-14T12:21:32Z">
          <w:pPr>
            <w:keepNext w:val="0"/>
            <w:keepLines w:val="0"/>
            <w:widowControl/>
            <w:suppressLineNumbers w:val="0"/>
            <w:jc w:val="left"/>
          </w:pPr>
        </w:pPrChange>
      </w:pPr>
      <w:r>
        <w:rPr>
          <w:rFonts w:ascii="Arial" w:hAnsi="Arial" w:eastAsia="Arial" w:cs="Arial"/>
          <w:b w:val="0"/>
          <w:bCs w:val="0"/>
          <w:i w:val="0"/>
          <w:caps w:val="0"/>
          <w:color w:val="000000" w:themeColor="text1"/>
          <w:spacing w:val="0"/>
          <w:kern w:val="2"/>
          <w:sz w:val="24"/>
          <w:szCs w:val="24"/>
          <w:shd w:val="clear" w:fill="FFFFFF"/>
          <w:lang w:val="en-US" w:eastAsia="zh-CN" w:bidi="ar-SA"/>
          <w:rPrChange w:id="22182" w:author="梁元" w:date="2019-05-14T19:51:36Z">
            <w:rPr>
              <w:rFonts w:ascii="Arial" w:hAnsi="Arial" w:eastAsia="Arial" w:cs="Arial"/>
              <w:b w:val="0"/>
              <w:bCs w:val="0"/>
              <w:i w:val="0"/>
              <w:caps w:val="0"/>
              <w:color w:val="2F2F2F"/>
              <w:spacing w:val="0"/>
              <w:kern w:val="2"/>
              <w:sz w:val="24"/>
              <w:szCs w:val="24"/>
              <w:shd w:val="clear" w:fill="FFFFFF"/>
              <w:lang w:val="en-US" w:eastAsia="zh-CN" w:bidi="ar-SA"/>
            </w:rPr>
          </w:rPrChange>
          <w14:textFill>
            <w14:solidFill>
              <w14:schemeClr w14:val="tx1"/>
            </w14:solidFill>
          </w14:textFill>
        </w:rPr>
        <w:t>使用typeof检测数据类型，首先返回的都是一个字符串，其次字符串中包含了对应的数据类型，例如："number"、"string"、"boolean"、"undefined"、"function"、"object"</w:t>
      </w:r>
      <w:r>
        <w:rPr>
          <w:rFonts w:ascii="宋体" w:hAnsi="宋体" w:eastAsia="宋体" w:cs="宋体"/>
          <w:color w:val="000000" w:themeColor="text1"/>
          <w:kern w:val="0"/>
          <w:sz w:val="24"/>
          <w:szCs w:val="24"/>
          <w:lang w:val="en-US" w:eastAsia="zh-CN" w:bidi="ar"/>
          <w:rPrChange w:id="22184" w:author="梁元" w:date="2019-05-14T19:51:36Z">
            <w:rPr>
              <w:rFonts w:ascii="宋体" w:hAnsi="宋体" w:eastAsia="宋体" w:cs="宋体"/>
              <w:kern w:val="0"/>
              <w:sz w:val="24"/>
              <w:szCs w:val="24"/>
              <w:lang w:val="en-US" w:eastAsia="zh-CN" w:bidi="ar"/>
            </w:rPr>
          </w:rPrChange>
          <w14:textFill>
            <w14:solidFill>
              <w14:schemeClr w14:val="tx1"/>
            </w14:solidFill>
          </w14:textFill>
        </w:rPr>
        <w:drawing>
          <wp:inline distT="0" distB="0" distL="114300" distR="114300">
            <wp:extent cx="5469890" cy="2019300"/>
            <wp:effectExtent l="0" t="0" r="16510" b="0"/>
            <wp:docPr id="88"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IMG_256"/>
                    <pic:cNvPicPr>
                      <a:picLocks noChangeAspect="1"/>
                    </pic:cNvPicPr>
                  </pic:nvPicPr>
                  <pic:blipFill>
                    <a:blip r:embed="rId85"/>
                    <a:stretch>
                      <a:fillRect/>
                    </a:stretch>
                  </pic:blipFill>
                  <pic:spPr>
                    <a:xfrm>
                      <a:off x="0" y="0"/>
                      <a:ext cx="5469890" cy="2019300"/>
                    </a:xfrm>
                    <a:prstGeom prst="rect">
                      <a:avLst/>
                    </a:prstGeom>
                    <a:noFill/>
                    <a:ln w="9525">
                      <a:noFill/>
                    </a:ln>
                  </pic:spPr>
                </pic:pic>
              </a:graphicData>
            </a:graphic>
          </wp:inline>
        </w:drawing>
      </w:r>
    </w:p>
    <w:p>
      <w:pPr>
        <w:ind w:firstLine="480" w:firstLineChars="200"/>
        <w:rPr>
          <w:color w:val="000000" w:themeColor="text1"/>
          <w:rPrChange w:id="22186" w:author="梁元" w:date="2019-05-14T19:51:36Z">
            <w:rPr/>
          </w:rPrChange>
          <w14:textFill>
            <w14:solidFill>
              <w14:schemeClr w14:val="tx1"/>
            </w14:solidFill>
          </w14:textFill>
        </w:rPr>
        <w:pPrChange w:id="22185" w:author="冷雪凝" w:date="2019-05-14T12:21:32Z">
          <w:pPr/>
        </w:pPrChange>
      </w:pPr>
    </w:p>
    <w:p>
      <w:pPr>
        <w:pStyle w:val="3"/>
        <w:numPr>
          <w:ilvl w:val="0"/>
          <w:numId w:val="48"/>
        </w:numPr>
        <w:spacing w:line="240" w:lineRule="auto"/>
        <w:ind w:firstLine="562" w:firstLineChars="200"/>
        <w:rPr>
          <w:rFonts w:hint="eastAsia" w:ascii="仿宋" w:hAnsi="仿宋" w:eastAsia="仿宋"/>
          <w:color w:val="000000" w:themeColor="text1"/>
          <w:sz w:val="28"/>
          <w:szCs w:val="28"/>
          <w:rPrChange w:id="22188" w:author="梁元" w:date="2019-05-14T19:51:36Z">
            <w:rPr>
              <w:rFonts w:hint="eastAsia" w:ascii="仿宋" w:hAnsi="仿宋" w:eastAsia="仿宋"/>
              <w:sz w:val="28"/>
              <w:szCs w:val="28"/>
            </w:rPr>
          </w:rPrChange>
          <w14:textFill>
            <w14:solidFill>
              <w14:schemeClr w14:val="tx1"/>
            </w14:solidFill>
          </w14:textFill>
        </w:rPr>
        <w:pPrChange w:id="22187" w:author="冷雪凝" w:date="2019-05-14T12:21:32Z">
          <w:pPr>
            <w:pStyle w:val="3"/>
            <w:numPr>
              <w:ilvl w:val="0"/>
              <w:numId w:val="48"/>
            </w:numPr>
          </w:pPr>
        </w:pPrChange>
      </w:pPr>
      <w:bookmarkStart w:id="833" w:name="_Toc31822_WPSOffice_Level2"/>
      <w:bookmarkStart w:id="834" w:name="_Toc15017_WPSOffice_Level2"/>
      <w:r>
        <w:rPr>
          <w:rFonts w:hint="eastAsia" w:ascii="仿宋" w:hAnsi="仿宋" w:eastAsia="仿宋"/>
          <w:color w:val="000000" w:themeColor="text1"/>
          <w:sz w:val="28"/>
          <w:szCs w:val="28"/>
          <w:rPrChange w:id="22189" w:author="梁元" w:date="2019-05-14T19:51:36Z">
            <w:rPr>
              <w:rFonts w:hint="eastAsia" w:ascii="仿宋" w:hAnsi="仿宋" w:eastAsia="仿宋"/>
              <w:sz w:val="28"/>
              <w:szCs w:val="28"/>
            </w:rPr>
          </w:rPrChange>
          <w14:textFill>
            <w14:solidFill>
              <w14:schemeClr w14:val="tx1"/>
            </w14:solidFill>
          </w14:textFill>
        </w:rPr>
        <w:t>通用大牛级解法</w:t>
      </w:r>
      <w:bookmarkEnd w:id="833"/>
      <w:bookmarkEnd w:id="834"/>
    </w:p>
    <w:p>
      <w:pPr>
        <w:spacing w:line="240" w:lineRule="auto"/>
        <w:ind w:firstLine="480" w:firstLineChars="200"/>
        <w:rPr>
          <w:rFonts w:hint="eastAsia" w:ascii="仿宋" w:hAnsi="仿宋" w:eastAsia="仿宋"/>
          <w:color w:val="000000" w:themeColor="text1"/>
          <w:sz w:val="24"/>
          <w:szCs w:val="24"/>
          <w:lang w:val="en-US" w:eastAsia="zh-CN"/>
          <w:rPrChange w:id="22191" w:author="梁元" w:date="2019-05-14T19:51:36Z">
            <w:rPr>
              <w:rFonts w:hint="eastAsia" w:ascii="仿宋" w:hAnsi="仿宋" w:eastAsia="仿宋"/>
              <w:sz w:val="24"/>
              <w:szCs w:val="24"/>
              <w:lang w:val="en-US" w:eastAsia="zh-CN"/>
            </w:rPr>
          </w:rPrChange>
          <w14:textFill>
            <w14:solidFill>
              <w14:schemeClr w14:val="tx1"/>
            </w14:solidFill>
          </w14:textFill>
        </w:rPr>
        <w:pPrChange w:id="22190" w:author="冷雪凝" w:date="2019-05-14T12:21:32Z">
          <w:pPr>
            <w:spacing w:line="360" w:lineRule="auto"/>
          </w:pPr>
        </w:pPrChange>
      </w:pPr>
      <w:r>
        <w:rPr>
          <w:rFonts w:hint="eastAsia"/>
          <w:color w:val="000000" w:themeColor="text1"/>
          <w:rPrChange w:id="22192" w:author="梁元" w:date="2019-05-14T19:51:36Z">
            <w:rPr>
              <w:rFonts w:hint="eastAsia"/>
            </w:rPr>
          </w:rPrChange>
          <w14:textFill>
            <w14:solidFill>
              <w14:schemeClr w14:val="tx1"/>
            </w14:solidFill>
          </w14:textFill>
        </w:rPr>
        <w:t>在通用解法的基础上，</w:t>
      </w:r>
      <w:r>
        <w:rPr>
          <w:rFonts w:hint="eastAsia"/>
          <w:color w:val="000000" w:themeColor="text1"/>
          <w:lang w:val="en-US" w:eastAsia="zh-CN"/>
          <w:rPrChange w:id="22193" w:author="梁元" w:date="2019-05-14T19:51:36Z">
            <w:rPr>
              <w:rFonts w:hint="eastAsia"/>
              <w:lang w:val="en-US" w:eastAsia="zh-CN"/>
            </w:rPr>
          </w:rPrChange>
          <w14:textFill>
            <w14:solidFill>
              <w14:schemeClr w14:val="tx1"/>
            </w14:solidFill>
          </w14:textFill>
        </w:rPr>
        <w:t>介绍</w:t>
      </w:r>
      <w:r>
        <w:rPr>
          <w:rFonts w:hint="eastAsia" w:ascii="仿宋" w:hAnsi="仿宋" w:eastAsia="仿宋"/>
          <w:color w:val="000000" w:themeColor="text1"/>
          <w:sz w:val="24"/>
          <w:szCs w:val="24"/>
          <w:lang w:val="en-US" w:eastAsia="zh-CN"/>
          <w:rPrChange w:id="22194" w:author="梁元" w:date="2019-05-14T19:51:36Z">
            <w:rPr>
              <w:rFonts w:hint="eastAsia" w:ascii="仿宋" w:hAnsi="仿宋" w:eastAsia="仿宋"/>
              <w:sz w:val="24"/>
              <w:szCs w:val="24"/>
              <w:lang w:val="en-US" w:eastAsia="zh-CN"/>
            </w:rPr>
          </w:rPrChange>
          <w14:textFill>
            <w14:solidFill>
              <w14:schemeClr w14:val="tx1"/>
            </w14:solidFill>
          </w14:textFill>
        </w:rPr>
        <w:t>数据类型检测</w:t>
      </w:r>
    </w:p>
    <w:p>
      <w:pPr>
        <w:spacing w:line="240" w:lineRule="auto"/>
        <w:ind w:firstLine="360" w:firstLineChars="200"/>
        <w:rPr>
          <w:rFonts w:hint="default" w:ascii="Arial" w:hAnsi="Arial" w:eastAsia="Arial" w:cs="Arial"/>
          <w:b/>
          <w:bCs/>
          <w:i w:val="0"/>
          <w:caps w:val="0"/>
          <w:color w:val="000000" w:themeColor="text1"/>
          <w:spacing w:val="0"/>
          <w:sz w:val="24"/>
          <w:szCs w:val="24"/>
          <w:shd w:val="clear" w:fill="FFFFFF"/>
          <w:rPrChange w:id="22196" w:author="梁元" w:date="2019-05-14T19:51:36Z">
            <w:rPr>
              <w:rFonts w:hint="default" w:ascii="Arial" w:hAnsi="Arial" w:eastAsia="Arial" w:cs="Arial"/>
              <w:b/>
              <w:bCs/>
              <w:i w:val="0"/>
              <w:caps w:val="0"/>
              <w:color w:val="2F2F2F"/>
              <w:spacing w:val="0"/>
              <w:sz w:val="24"/>
              <w:szCs w:val="24"/>
              <w:shd w:val="clear" w:fill="FFFFFF"/>
            </w:rPr>
          </w:rPrChange>
          <w14:textFill>
            <w14:solidFill>
              <w14:schemeClr w14:val="tx1"/>
            </w14:solidFill>
          </w14:textFill>
        </w:rPr>
        <w:pPrChange w:id="22195" w:author="冷雪凝" w:date="2019-05-14T12:21:32Z">
          <w:pPr>
            <w:spacing w:line="360" w:lineRule="auto"/>
          </w:pPr>
        </w:pPrChange>
      </w:pPr>
      <w:r>
        <w:rPr>
          <w:rFonts w:hint="default" w:ascii="Arial" w:hAnsi="Arial" w:eastAsia="Arial" w:cs="Arial"/>
          <w:b/>
          <w:bCs/>
          <w:i w:val="0"/>
          <w:caps w:val="0"/>
          <w:color w:val="000000" w:themeColor="text1"/>
          <w:spacing w:val="0"/>
          <w:sz w:val="18"/>
          <w:szCs w:val="18"/>
          <w:shd w:val="clear" w:fill="FFFFFF"/>
          <w:rPrChange w:id="22197" w:author="梁元" w:date="2019-05-14T19:51:36Z">
            <w:rPr>
              <w:rFonts w:hint="default" w:ascii="Arial" w:hAnsi="Arial" w:eastAsia="Arial" w:cs="Arial"/>
              <w:b/>
              <w:bCs/>
              <w:i w:val="0"/>
              <w:caps w:val="0"/>
              <w:color w:val="2F2F2F"/>
              <w:spacing w:val="0"/>
              <w:sz w:val="18"/>
              <w:szCs w:val="18"/>
              <w:shd w:val="clear" w:fill="FFFFFF"/>
            </w:rPr>
          </w:rPrChange>
          <w14:textFill>
            <w14:solidFill>
              <w14:schemeClr w14:val="tx1"/>
            </w14:solidFill>
          </w14:textFill>
        </w:rPr>
        <w:t>①</w:t>
      </w:r>
      <w:r>
        <w:rPr>
          <w:rFonts w:hint="eastAsia" w:ascii="Arial" w:hAnsi="Arial" w:eastAsia="宋体" w:cs="Arial"/>
          <w:b/>
          <w:bCs/>
          <w:i w:val="0"/>
          <w:caps w:val="0"/>
          <w:color w:val="000000" w:themeColor="text1"/>
          <w:spacing w:val="0"/>
          <w:sz w:val="24"/>
          <w:szCs w:val="24"/>
          <w:shd w:val="clear" w:fill="FFFFFF"/>
          <w:lang w:val="en-US" w:eastAsia="zh-CN"/>
          <w:rPrChange w:id="22198" w:author="梁元" w:date="2019-05-14T19:51:36Z">
            <w:rPr>
              <w:rFonts w:hint="eastAsia" w:ascii="Arial" w:hAnsi="Arial" w:eastAsia="宋体" w:cs="Arial"/>
              <w:b/>
              <w:bCs/>
              <w:i w:val="0"/>
              <w:caps w:val="0"/>
              <w:color w:val="2F2F2F"/>
              <w:spacing w:val="0"/>
              <w:sz w:val="24"/>
              <w:szCs w:val="24"/>
              <w:shd w:val="clear" w:fill="FFFFFF"/>
              <w:lang w:val="en-US" w:eastAsia="zh-CN"/>
            </w:rPr>
          </w:rPrChange>
          <w14:textFill>
            <w14:solidFill>
              <w14:schemeClr w14:val="tx1"/>
            </w14:solidFill>
          </w14:textFill>
        </w:rPr>
        <w:t xml:space="preserve"> </w:t>
      </w:r>
      <w:r>
        <w:rPr>
          <w:rFonts w:hint="default" w:ascii="Arial" w:hAnsi="Arial" w:eastAsia="Arial" w:cs="Arial"/>
          <w:b/>
          <w:bCs/>
          <w:i w:val="0"/>
          <w:caps w:val="0"/>
          <w:color w:val="000000" w:themeColor="text1"/>
          <w:spacing w:val="0"/>
          <w:sz w:val="28"/>
          <w:szCs w:val="28"/>
          <w:shd w:val="clear" w:fill="FFFFFF"/>
          <w:rPrChange w:id="22199" w:author="梁元" w:date="2019-05-14T19:51:36Z">
            <w:rPr>
              <w:rFonts w:hint="default" w:ascii="Arial" w:hAnsi="Arial" w:eastAsia="Arial" w:cs="Arial"/>
              <w:b/>
              <w:bCs/>
              <w:i w:val="0"/>
              <w:caps w:val="0"/>
              <w:color w:val="2F2F2F"/>
              <w:spacing w:val="0"/>
              <w:sz w:val="28"/>
              <w:szCs w:val="28"/>
              <w:shd w:val="clear" w:fill="FFFFFF"/>
            </w:rPr>
          </w:rPrChange>
          <w14:textFill>
            <w14:solidFill>
              <w14:schemeClr w14:val="tx1"/>
            </w14:solidFill>
          </w14:textFill>
        </w:rPr>
        <w:t>instanceof</w:t>
      </w:r>
    </w:p>
    <w:p>
      <w:pPr>
        <w:ind w:firstLine="480" w:firstLineChars="200"/>
        <w:rPr>
          <w:rFonts w:ascii="Arial" w:hAnsi="Arial" w:eastAsia="Arial" w:cs="Arial"/>
          <w:i w:val="0"/>
          <w:caps w:val="0"/>
          <w:color w:val="000000" w:themeColor="text1"/>
          <w:spacing w:val="0"/>
          <w:sz w:val="24"/>
          <w:szCs w:val="24"/>
          <w:shd w:val="clear" w:fill="FFFFFF"/>
          <w:rPrChange w:id="22201" w:author="梁元" w:date="2019-05-14T19:51:36Z">
            <w:rPr>
              <w:rFonts w:ascii="Arial" w:hAnsi="Arial" w:eastAsia="Arial" w:cs="Arial"/>
              <w:i w:val="0"/>
              <w:caps w:val="0"/>
              <w:color w:val="2F2F2F"/>
              <w:spacing w:val="0"/>
              <w:sz w:val="24"/>
              <w:szCs w:val="24"/>
              <w:shd w:val="clear" w:fill="FFFFFF"/>
            </w:rPr>
          </w:rPrChange>
          <w14:textFill>
            <w14:solidFill>
              <w14:schemeClr w14:val="tx1"/>
            </w14:solidFill>
          </w14:textFill>
        </w:rPr>
        <w:pPrChange w:id="22200" w:author="冷雪凝" w:date="2019-05-14T12:21:32Z">
          <w:pPr>
            <w:ind w:firstLine="420" w:firstLineChars="0"/>
          </w:pPr>
        </w:pPrChange>
      </w:pPr>
      <w:r>
        <w:rPr>
          <w:rFonts w:ascii="Arial" w:hAnsi="Arial" w:eastAsia="Arial" w:cs="Arial"/>
          <w:i w:val="0"/>
          <w:caps w:val="0"/>
          <w:color w:val="000000" w:themeColor="text1"/>
          <w:spacing w:val="0"/>
          <w:sz w:val="24"/>
          <w:szCs w:val="24"/>
          <w:shd w:val="clear" w:fill="FFFFFF"/>
          <w:rPrChange w:id="22202" w:author="梁元" w:date="2019-05-14T19:51:36Z">
            <w:rPr>
              <w:rFonts w:ascii="Arial" w:hAnsi="Arial" w:eastAsia="Arial" w:cs="Arial"/>
              <w:i w:val="0"/>
              <w:caps w:val="0"/>
              <w:color w:val="2F2F2F"/>
              <w:spacing w:val="0"/>
              <w:sz w:val="24"/>
              <w:szCs w:val="24"/>
              <w:shd w:val="clear" w:fill="FFFFFF"/>
            </w:rPr>
          </w:rPrChange>
          <w14:textFill>
            <w14:solidFill>
              <w14:schemeClr w14:val="tx1"/>
            </w14:solidFill>
          </w14:textFill>
        </w:rPr>
        <w:t>只要在当前实例的原型链上，用instanceof检测出来的结果都是true，所以在类的原型继承中，最后检测出来的结果未必是正确的</w:t>
      </w:r>
    </w:p>
    <w:p>
      <w:pPr>
        <w:keepNext w:val="0"/>
        <w:keepLines w:val="0"/>
        <w:widowControl/>
        <w:suppressLineNumbers w:val="0"/>
        <w:ind w:firstLine="480" w:firstLineChars="200"/>
        <w:jc w:val="left"/>
        <w:rPr>
          <w:rFonts w:hint="default" w:ascii="Arial" w:hAnsi="Arial" w:eastAsia="Arial" w:cs="Arial"/>
          <w:b/>
          <w:i w:val="0"/>
          <w:caps w:val="0"/>
          <w:color w:val="000000" w:themeColor="text1"/>
          <w:spacing w:val="0"/>
          <w:sz w:val="28"/>
          <w:szCs w:val="28"/>
          <w:shd w:val="clear" w:fill="FFFFFF"/>
          <w:rPrChange w:id="22204" w:author="梁元" w:date="2019-05-14T19:51:36Z">
            <w:rPr>
              <w:rFonts w:hint="default" w:ascii="Arial" w:hAnsi="Arial" w:eastAsia="Arial" w:cs="Arial"/>
              <w:b/>
              <w:i w:val="0"/>
              <w:caps w:val="0"/>
              <w:color w:val="2F2F2F"/>
              <w:spacing w:val="0"/>
              <w:sz w:val="28"/>
              <w:szCs w:val="28"/>
              <w:shd w:val="clear" w:fill="FFFFFF"/>
            </w:rPr>
          </w:rPrChange>
          <w14:textFill>
            <w14:solidFill>
              <w14:schemeClr w14:val="tx1"/>
            </w14:solidFill>
          </w14:textFill>
        </w:rPr>
        <w:pPrChange w:id="22203" w:author="冷雪凝" w:date="2019-05-14T12:21:32Z">
          <w:pPr>
            <w:keepNext w:val="0"/>
            <w:keepLines w:val="0"/>
            <w:widowControl/>
            <w:suppressLineNumbers w:val="0"/>
            <w:jc w:val="left"/>
          </w:pPr>
        </w:pPrChange>
      </w:pPr>
      <w:r>
        <w:rPr>
          <w:rFonts w:ascii="宋体" w:hAnsi="宋体" w:eastAsia="宋体" w:cs="宋体"/>
          <w:color w:val="000000" w:themeColor="text1"/>
          <w:kern w:val="0"/>
          <w:sz w:val="24"/>
          <w:szCs w:val="24"/>
          <w:lang w:val="en-US" w:eastAsia="zh-CN" w:bidi="ar"/>
          <w:rPrChange w:id="22206" w:author="梁元" w:date="2019-05-14T19:51:36Z">
            <w:rPr>
              <w:rFonts w:ascii="宋体" w:hAnsi="宋体" w:eastAsia="宋体" w:cs="宋体"/>
              <w:kern w:val="0"/>
              <w:sz w:val="24"/>
              <w:szCs w:val="24"/>
              <w:lang w:val="en-US" w:eastAsia="zh-CN" w:bidi="ar"/>
            </w:rPr>
          </w:rPrChange>
          <w14:textFill>
            <w14:solidFill>
              <w14:schemeClr w14:val="tx1"/>
            </w14:solidFill>
          </w14:textFill>
        </w:rPr>
        <w:drawing>
          <wp:inline distT="0" distB="0" distL="114300" distR="114300">
            <wp:extent cx="6005830" cy="1525270"/>
            <wp:effectExtent l="0" t="0" r="13970" b="17780"/>
            <wp:docPr id="89" name="图片 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IMG_256"/>
                    <pic:cNvPicPr>
                      <a:picLocks noChangeAspect="1"/>
                    </pic:cNvPicPr>
                  </pic:nvPicPr>
                  <pic:blipFill>
                    <a:blip r:embed="rId86"/>
                    <a:stretch>
                      <a:fillRect/>
                    </a:stretch>
                  </pic:blipFill>
                  <pic:spPr>
                    <a:xfrm>
                      <a:off x="0" y="0"/>
                      <a:ext cx="6005830" cy="1525270"/>
                    </a:xfrm>
                    <a:prstGeom prst="rect">
                      <a:avLst/>
                    </a:prstGeom>
                    <a:noFill/>
                    <a:ln w="9525">
                      <a:noFill/>
                    </a:ln>
                  </pic:spPr>
                </pic:pic>
              </a:graphicData>
            </a:graphic>
          </wp:inline>
        </w:drawing>
      </w:r>
      <w:r>
        <w:rPr>
          <w:rFonts w:hint="default" w:ascii="Arial" w:hAnsi="Arial" w:eastAsia="Arial" w:cs="Arial"/>
          <w:i w:val="0"/>
          <w:caps w:val="0"/>
          <w:color w:val="000000" w:themeColor="text1"/>
          <w:spacing w:val="0"/>
          <w:sz w:val="24"/>
          <w:szCs w:val="24"/>
          <w:shd w:val="clear" w:fill="FFFFFF"/>
          <w:lang w:val="en-US" w:eastAsia="zh-CN"/>
          <w:rPrChange w:id="22207" w:author="梁元" w:date="2019-05-14T19:51:36Z">
            <w:rPr>
              <w:rFonts w:hint="default" w:ascii="Arial" w:hAnsi="Arial" w:eastAsia="Arial" w:cs="Arial"/>
              <w:i w:val="0"/>
              <w:caps w:val="0"/>
              <w:color w:val="2F2F2F"/>
              <w:spacing w:val="0"/>
              <w:sz w:val="24"/>
              <w:szCs w:val="24"/>
              <w:shd w:val="clear" w:fill="FFFFFF"/>
              <w:lang w:val="en-US" w:eastAsia="zh-CN"/>
            </w:rPr>
          </w:rPrChange>
          <w14:textFill>
            <w14:solidFill>
              <w14:schemeClr w14:val="tx1"/>
            </w14:solidFill>
          </w14:textFill>
        </w:rPr>
        <w:t>②</w:t>
      </w:r>
      <w:r>
        <w:rPr>
          <w:rFonts w:hint="eastAsia" w:ascii="Arial" w:hAnsi="Arial" w:eastAsia="Arial" w:cs="Arial"/>
          <w:i w:val="0"/>
          <w:caps w:val="0"/>
          <w:color w:val="000000" w:themeColor="text1"/>
          <w:spacing w:val="0"/>
          <w:sz w:val="24"/>
          <w:szCs w:val="24"/>
          <w:shd w:val="clear" w:fill="FFFFFF"/>
          <w:lang w:val="en-US" w:eastAsia="zh-CN"/>
          <w:rPrChange w:id="22208" w:author="梁元" w:date="2019-05-14T19:51:36Z">
            <w:rPr>
              <w:rFonts w:hint="eastAsia" w:ascii="Arial" w:hAnsi="Arial" w:eastAsia="Arial" w:cs="Arial"/>
              <w:i w:val="0"/>
              <w:caps w:val="0"/>
              <w:color w:val="2F2F2F"/>
              <w:spacing w:val="0"/>
              <w:sz w:val="24"/>
              <w:szCs w:val="24"/>
              <w:shd w:val="clear" w:fill="FFFFFF"/>
              <w:lang w:val="en-US" w:eastAsia="zh-CN"/>
            </w:rPr>
          </w:rPrChange>
          <w14:textFill>
            <w14:solidFill>
              <w14:schemeClr w14:val="tx1"/>
            </w14:solidFill>
          </w14:textFill>
        </w:rPr>
        <w:t xml:space="preserve"> </w:t>
      </w:r>
      <w:r>
        <w:rPr>
          <w:rFonts w:hint="default" w:ascii="Arial" w:hAnsi="Arial" w:eastAsia="Arial" w:cs="Arial"/>
          <w:b/>
          <w:i w:val="0"/>
          <w:caps w:val="0"/>
          <w:color w:val="000000" w:themeColor="text1"/>
          <w:spacing w:val="0"/>
          <w:sz w:val="28"/>
          <w:szCs w:val="28"/>
          <w:shd w:val="clear" w:fill="FFFFFF"/>
          <w:rPrChange w:id="22209" w:author="梁元" w:date="2019-05-14T19:51:36Z">
            <w:rPr>
              <w:rFonts w:hint="default" w:ascii="Arial" w:hAnsi="Arial" w:eastAsia="Arial" w:cs="Arial"/>
              <w:b/>
              <w:i w:val="0"/>
              <w:caps w:val="0"/>
              <w:color w:val="2F2F2F"/>
              <w:spacing w:val="0"/>
              <w:sz w:val="28"/>
              <w:szCs w:val="28"/>
              <w:shd w:val="clear" w:fill="FFFFFF"/>
            </w:rPr>
          </w:rPrChange>
          <w14:textFill>
            <w14:solidFill>
              <w14:schemeClr w14:val="tx1"/>
            </w14:solidFill>
          </w14:textFill>
        </w:rPr>
        <w:t>constructor</w:t>
      </w:r>
    </w:p>
    <w:p>
      <w:pPr>
        <w:ind w:firstLine="480" w:firstLineChars="200"/>
        <w:rPr>
          <w:rFonts w:ascii="Arial" w:hAnsi="Arial" w:eastAsia="Arial" w:cs="Arial"/>
          <w:i w:val="0"/>
          <w:caps w:val="0"/>
          <w:color w:val="000000" w:themeColor="text1"/>
          <w:spacing w:val="0"/>
          <w:sz w:val="24"/>
          <w:szCs w:val="24"/>
          <w:shd w:val="clear" w:fill="FFFFFF"/>
          <w:rPrChange w:id="22211" w:author="梁元" w:date="2019-05-14T19:51:36Z">
            <w:rPr>
              <w:rFonts w:ascii="Arial" w:hAnsi="Arial" w:eastAsia="Arial" w:cs="Arial"/>
              <w:i w:val="0"/>
              <w:caps w:val="0"/>
              <w:color w:val="2F2F2F"/>
              <w:spacing w:val="0"/>
              <w:sz w:val="24"/>
              <w:szCs w:val="24"/>
              <w:shd w:val="clear" w:fill="FFFFFF"/>
            </w:rPr>
          </w:rPrChange>
          <w14:textFill>
            <w14:solidFill>
              <w14:schemeClr w14:val="tx1"/>
            </w14:solidFill>
          </w14:textFill>
        </w:rPr>
        <w:pPrChange w:id="22210" w:author="冷雪凝" w:date="2019-05-14T12:21:32Z">
          <w:pPr>
            <w:ind w:firstLine="420" w:firstLineChars="0"/>
          </w:pPr>
        </w:pPrChange>
      </w:pPr>
      <w:r>
        <w:rPr>
          <w:rFonts w:ascii="Arial" w:hAnsi="Arial" w:eastAsia="Arial" w:cs="Arial"/>
          <w:i w:val="0"/>
          <w:caps w:val="0"/>
          <w:color w:val="000000" w:themeColor="text1"/>
          <w:spacing w:val="0"/>
          <w:sz w:val="24"/>
          <w:szCs w:val="24"/>
          <w:shd w:val="clear" w:fill="FFFFFF"/>
          <w:rPrChange w:id="22212" w:author="梁元" w:date="2019-05-14T19:51:36Z">
            <w:rPr>
              <w:rFonts w:ascii="Arial" w:hAnsi="Arial" w:eastAsia="Arial" w:cs="Arial"/>
              <w:i w:val="0"/>
              <w:caps w:val="0"/>
              <w:color w:val="2F2F2F"/>
              <w:spacing w:val="0"/>
              <w:sz w:val="24"/>
              <w:szCs w:val="24"/>
              <w:shd w:val="clear" w:fill="FFFFFF"/>
            </w:rPr>
          </w:rPrChange>
          <w14:textFill>
            <w14:solidFill>
              <w14:schemeClr w14:val="tx1"/>
            </w14:solidFill>
          </w14:textFill>
        </w:rPr>
        <w:t>constructor即构造函数，作用和instanceof非常的相似。</w:t>
      </w:r>
    </w:p>
    <w:p>
      <w:pPr>
        <w:ind w:firstLine="480" w:firstLineChars="200"/>
        <w:rPr>
          <w:rFonts w:ascii="Arial" w:hAnsi="Arial" w:eastAsia="Arial" w:cs="Arial"/>
          <w:i w:val="0"/>
          <w:caps w:val="0"/>
          <w:color w:val="000000" w:themeColor="text1"/>
          <w:spacing w:val="0"/>
          <w:sz w:val="24"/>
          <w:szCs w:val="24"/>
          <w:shd w:val="clear" w:fill="FFFFFF"/>
          <w:rPrChange w:id="22214" w:author="梁元" w:date="2019-05-14T19:51:36Z">
            <w:rPr>
              <w:rFonts w:ascii="Arial" w:hAnsi="Arial" w:eastAsia="Arial" w:cs="Arial"/>
              <w:i w:val="0"/>
              <w:caps w:val="0"/>
              <w:color w:val="2F2F2F"/>
              <w:spacing w:val="0"/>
              <w:sz w:val="24"/>
              <w:szCs w:val="24"/>
              <w:shd w:val="clear" w:fill="FFFFFF"/>
            </w:rPr>
          </w:rPrChange>
          <w14:textFill>
            <w14:solidFill>
              <w14:schemeClr w14:val="tx1"/>
            </w14:solidFill>
          </w14:textFill>
        </w:rPr>
        <w:pPrChange w:id="22213" w:author="冷雪凝" w:date="2019-05-14T12:21:32Z">
          <w:pPr>
            <w:ind w:firstLine="420" w:firstLineChars="0"/>
          </w:pPr>
        </w:pPrChange>
      </w:pPr>
      <w:r>
        <w:rPr>
          <w:rFonts w:ascii="Arial" w:hAnsi="Arial" w:eastAsia="Arial" w:cs="Arial"/>
          <w:i w:val="0"/>
          <w:caps w:val="0"/>
          <w:color w:val="000000" w:themeColor="text1"/>
          <w:spacing w:val="0"/>
          <w:sz w:val="24"/>
          <w:szCs w:val="24"/>
          <w:shd w:val="clear" w:fill="FFFFFF"/>
          <w:rPrChange w:id="22215" w:author="梁元" w:date="2019-05-14T19:51:36Z">
            <w:rPr>
              <w:rFonts w:ascii="Arial" w:hAnsi="Arial" w:eastAsia="Arial" w:cs="Arial"/>
              <w:i w:val="0"/>
              <w:caps w:val="0"/>
              <w:color w:val="2F2F2F"/>
              <w:spacing w:val="0"/>
              <w:sz w:val="24"/>
              <w:szCs w:val="24"/>
              <w:shd w:val="clear" w:fill="FFFFFF"/>
            </w:rPr>
          </w:rPrChange>
          <w14:textFill>
            <w14:solidFill>
              <w14:schemeClr w14:val="tx1"/>
            </w14:solidFill>
          </w14:textFill>
        </w:rPr>
        <w:t>constructor可以处理基本数据类型的检测</w:t>
      </w:r>
    </w:p>
    <w:p>
      <w:pPr>
        <w:ind w:firstLine="480" w:firstLineChars="200"/>
        <w:rPr>
          <w:rFonts w:ascii="Arial" w:hAnsi="Arial" w:eastAsia="Arial" w:cs="Arial"/>
          <w:i w:val="0"/>
          <w:caps w:val="0"/>
          <w:color w:val="000000" w:themeColor="text1"/>
          <w:spacing w:val="0"/>
          <w:sz w:val="24"/>
          <w:szCs w:val="24"/>
          <w:shd w:val="clear" w:fill="FFFFFF"/>
          <w:rPrChange w:id="22217" w:author="梁元" w:date="2019-05-14T19:51:36Z">
            <w:rPr>
              <w:rFonts w:ascii="Arial" w:hAnsi="Arial" w:eastAsia="Arial" w:cs="Arial"/>
              <w:i w:val="0"/>
              <w:caps w:val="0"/>
              <w:color w:val="2F2F2F"/>
              <w:spacing w:val="0"/>
              <w:sz w:val="24"/>
              <w:szCs w:val="24"/>
              <w:shd w:val="clear" w:fill="FFFFFF"/>
            </w:rPr>
          </w:rPrChange>
          <w14:textFill>
            <w14:solidFill>
              <w14:schemeClr w14:val="tx1"/>
            </w14:solidFill>
          </w14:textFill>
        </w:rPr>
        <w:pPrChange w:id="22216" w:author="冷雪凝" w:date="2019-05-14T12:21:32Z">
          <w:pPr>
            <w:ind w:firstLine="420" w:firstLineChars="0"/>
          </w:pPr>
        </w:pPrChange>
      </w:pPr>
      <w:r>
        <w:rPr>
          <w:rFonts w:ascii="Arial" w:hAnsi="Arial" w:eastAsia="Arial" w:cs="Arial"/>
          <w:i w:val="0"/>
          <w:caps w:val="0"/>
          <w:color w:val="000000" w:themeColor="text1"/>
          <w:spacing w:val="0"/>
          <w:sz w:val="24"/>
          <w:szCs w:val="24"/>
          <w:shd w:val="clear" w:fill="FFFFFF"/>
          <w:rPrChange w:id="22218" w:author="梁元" w:date="2019-05-14T19:51:36Z">
            <w:rPr>
              <w:rFonts w:ascii="Arial" w:hAnsi="Arial" w:eastAsia="Arial" w:cs="Arial"/>
              <w:i w:val="0"/>
              <w:caps w:val="0"/>
              <w:color w:val="2F2F2F"/>
              <w:spacing w:val="0"/>
              <w:sz w:val="24"/>
              <w:szCs w:val="24"/>
              <w:shd w:val="clear" w:fill="FFFFFF"/>
            </w:rPr>
          </w:rPrChange>
          <w14:textFill>
            <w14:solidFill>
              <w14:schemeClr w14:val="tx1"/>
            </w14:solidFill>
          </w14:textFill>
        </w:rPr>
        <w:t>constructor检测Object和instanceof不一样，一般情况下是检测不了的</w:t>
      </w:r>
      <w:r>
        <w:rPr>
          <w:rFonts w:hint="eastAsia" w:ascii="Arial" w:hAnsi="Arial" w:eastAsia="宋体" w:cs="Arial"/>
          <w:i w:val="0"/>
          <w:caps w:val="0"/>
          <w:color w:val="000000" w:themeColor="text1"/>
          <w:spacing w:val="0"/>
          <w:sz w:val="24"/>
          <w:szCs w:val="24"/>
          <w:shd w:val="clear" w:fill="FFFFFF"/>
          <w:lang w:val="en-US" w:eastAsia="zh-CN"/>
          <w:rPrChange w:id="22219" w:author="梁元" w:date="2019-05-14T19:51:36Z">
            <w:rPr>
              <w:rFonts w:hint="eastAsia" w:ascii="Arial" w:hAnsi="Arial" w:eastAsia="宋体" w:cs="Arial"/>
              <w:i w:val="0"/>
              <w:caps w:val="0"/>
              <w:color w:val="2F2F2F"/>
              <w:spacing w:val="0"/>
              <w:sz w:val="24"/>
              <w:szCs w:val="24"/>
              <w:shd w:val="clear" w:fill="FFFFFF"/>
              <w:lang w:val="en-US" w:eastAsia="zh-CN"/>
            </w:rPr>
          </w:rPrChange>
          <w14:textFill>
            <w14:solidFill>
              <w14:schemeClr w14:val="tx1"/>
            </w14:solidFill>
          </w14:textFill>
        </w:rPr>
        <w:tab/>
      </w:r>
      <w:r>
        <w:rPr>
          <w:rFonts w:ascii="Arial" w:hAnsi="Arial" w:eastAsia="Arial" w:cs="Arial"/>
          <w:i w:val="0"/>
          <w:caps w:val="0"/>
          <w:color w:val="000000" w:themeColor="text1"/>
          <w:spacing w:val="0"/>
          <w:sz w:val="24"/>
          <w:szCs w:val="24"/>
          <w:shd w:val="clear" w:fill="FFFFFF"/>
          <w:rPrChange w:id="22220" w:author="梁元" w:date="2019-05-14T19:51:36Z">
            <w:rPr>
              <w:rFonts w:ascii="Arial" w:hAnsi="Arial" w:eastAsia="Arial" w:cs="Arial"/>
              <w:i w:val="0"/>
              <w:caps w:val="0"/>
              <w:color w:val="2F2F2F"/>
              <w:spacing w:val="0"/>
              <w:sz w:val="24"/>
              <w:szCs w:val="24"/>
              <w:shd w:val="clear" w:fill="FFFFFF"/>
            </w:rPr>
          </w:rPrChange>
          <w14:textFill>
            <w14:solidFill>
              <w14:schemeClr w14:val="tx1"/>
            </w14:solidFill>
          </w14:textFill>
        </w:rPr>
        <w:t>constructor的局限性：我们可以把类的原型进行重写，在重写的过程中，很有可能把之前的constructor给覆盖了，这样检测出来的结果就是不准确的。对于特殊的数据类型null和undefined，它们的所属类型是Null和Undefined，但是浏览器把这两个类保护起来了，不允许在外面访问使用</w:t>
      </w:r>
    </w:p>
    <w:p>
      <w:pPr>
        <w:keepNext w:val="0"/>
        <w:keepLines w:val="0"/>
        <w:widowControl/>
        <w:suppressLineNumbers w:val="0"/>
        <w:ind w:firstLine="480" w:firstLineChars="200"/>
        <w:jc w:val="left"/>
        <w:rPr>
          <w:color w:val="000000" w:themeColor="text1"/>
          <w:rPrChange w:id="22222" w:author="梁元" w:date="2019-05-14T19:51:36Z">
            <w:rPr/>
          </w:rPrChange>
          <w14:textFill>
            <w14:solidFill>
              <w14:schemeClr w14:val="tx1"/>
            </w14:solidFill>
          </w14:textFill>
        </w:rPr>
        <w:pPrChange w:id="22221" w:author="冷雪凝" w:date="2019-05-14T12:21:32Z">
          <w:pPr>
            <w:keepNext w:val="0"/>
            <w:keepLines w:val="0"/>
            <w:widowControl/>
            <w:suppressLineNumbers w:val="0"/>
            <w:jc w:val="left"/>
          </w:pPr>
        </w:pPrChange>
      </w:pPr>
      <w:r>
        <w:rPr>
          <w:rFonts w:ascii="宋体" w:hAnsi="宋体" w:eastAsia="宋体" w:cs="宋体"/>
          <w:color w:val="000000" w:themeColor="text1"/>
          <w:kern w:val="0"/>
          <w:sz w:val="24"/>
          <w:szCs w:val="24"/>
          <w:lang w:val="en-US" w:eastAsia="zh-CN" w:bidi="ar"/>
          <w:rPrChange w:id="22224" w:author="梁元" w:date="2019-05-14T19:51:36Z">
            <w:rPr>
              <w:rFonts w:ascii="宋体" w:hAnsi="宋体" w:eastAsia="宋体" w:cs="宋体"/>
              <w:kern w:val="0"/>
              <w:sz w:val="24"/>
              <w:szCs w:val="24"/>
              <w:lang w:val="en-US" w:eastAsia="zh-CN" w:bidi="ar"/>
            </w:rPr>
          </w:rPrChange>
          <w14:textFill>
            <w14:solidFill>
              <w14:schemeClr w14:val="tx1"/>
            </w14:solidFill>
          </w14:textFill>
        </w:rPr>
        <w:drawing>
          <wp:inline distT="0" distB="0" distL="114300" distR="114300">
            <wp:extent cx="5905500" cy="1876425"/>
            <wp:effectExtent l="0" t="0" r="0" b="9525"/>
            <wp:docPr id="90" name="图片 9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IMG_256"/>
                    <pic:cNvPicPr>
                      <a:picLocks noChangeAspect="1"/>
                    </pic:cNvPicPr>
                  </pic:nvPicPr>
                  <pic:blipFill>
                    <a:blip r:embed="rId87"/>
                    <a:stretch>
                      <a:fillRect/>
                    </a:stretch>
                  </pic:blipFill>
                  <pic:spPr>
                    <a:xfrm>
                      <a:off x="0" y="0"/>
                      <a:ext cx="5905500" cy="1876425"/>
                    </a:xfrm>
                    <a:prstGeom prst="rect">
                      <a:avLst/>
                    </a:prstGeom>
                    <a:noFill/>
                    <a:ln w="9525">
                      <a:noFill/>
                    </a:ln>
                  </pic:spPr>
                </pic:pic>
              </a:graphicData>
            </a:graphic>
          </wp:inline>
        </w:drawing>
      </w:r>
    </w:p>
    <w:p>
      <w:pPr>
        <w:ind w:firstLine="480" w:firstLineChars="200"/>
        <w:rPr>
          <w:rFonts w:ascii="Arial" w:hAnsi="Arial" w:eastAsia="Arial" w:cs="Arial"/>
          <w:i w:val="0"/>
          <w:caps w:val="0"/>
          <w:color w:val="000000" w:themeColor="text1"/>
          <w:spacing w:val="0"/>
          <w:sz w:val="24"/>
          <w:szCs w:val="24"/>
          <w:shd w:val="clear" w:fill="FFFFFF"/>
          <w:rPrChange w:id="22226" w:author="梁元" w:date="2019-05-14T19:51:36Z">
            <w:rPr>
              <w:rFonts w:ascii="Arial" w:hAnsi="Arial" w:eastAsia="Arial" w:cs="Arial"/>
              <w:i w:val="0"/>
              <w:caps w:val="0"/>
              <w:color w:val="2F2F2F"/>
              <w:spacing w:val="0"/>
              <w:sz w:val="24"/>
              <w:szCs w:val="24"/>
              <w:shd w:val="clear" w:fill="FFFFFF"/>
            </w:rPr>
          </w:rPrChange>
          <w14:textFill>
            <w14:solidFill>
              <w14:schemeClr w14:val="tx1"/>
            </w14:solidFill>
          </w14:textFill>
        </w:rPr>
        <w:pPrChange w:id="22225" w:author="冷雪凝" w:date="2019-05-14T12:21:32Z">
          <w:pPr>
            <w:ind w:firstLine="420" w:firstLineChars="0"/>
          </w:pPr>
        </w:pPrChange>
      </w:pPr>
    </w:p>
    <w:p>
      <w:pPr>
        <w:keepNext w:val="0"/>
        <w:keepLines w:val="0"/>
        <w:widowControl/>
        <w:suppressLineNumbers w:val="0"/>
        <w:ind w:firstLine="480" w:firstLineChars="200"/>
        <w:jc w:val="left"/>
        <w:rPr>
          <w:color w:val="000000" w:themeColor="text1"/>
          <w:rPrChange w:id="22228" w:author="梁元" w:date="2019-05-14T19:51:36Z">
            <w:rPr/>
          </w:rPrChange>
          <w14:textFill>
            <w14:solidFill>
              <w14:schemeClr w14:val="tx1"/>
            </w14:solidFill>
          </w14:textFill>
        </w:rPr>
        <w:pPrChange w:id="22227" w:author="冷雪凝" w:date="2019-05-14T12:21:32Z">
          <w:pPr>
            <w:keepNext w:val="0"/>
            <w:keepLines w:val="0"/>
            <w:widowControl/>
            <w:suppressLineNumbers w:val="0"/>
            <w:jc w:val="left"/>
          </w:pPr>
        </w:pPrChange>
      </w:pPr>
    </w:p>
    <w:p>
      <w:pPr>
        <w:spacing w:line="240" w:lineRule="auto"/>
        <w:ind w:firstLine="480" w:firstLineChars="200"/>
        <w:rPr>
          <w:rFonts w:hint="default" w:ascii="Arial" w:hAnsi="Arial" w:eastAsia="Arial" w:cs="Arial"/>
          <w:b/>
          <w:i w:val="0"/>
          <w:caps w:val="0"/>
          <w:color w:val="000000" w:themeColor="text1"/>
          <w:spacing w:val="0"/>
          <w:sz w:val="28"/>
          <w:szCs w:val="28"/>
          <w:shd w:val="clear" w:fill="FFFFFF"/>
          <w:rPrChange w:id="22230" w:author="梁元" w:date="2019-05-14T19:51:36Z">
            <w:rPr>
              <w:rFonts w:hint="default" w:ascii="Arial" w:hAnsi="Arial" w:eastAsia="Arial" w:cs="Arial"/>
              <w:b/>
              <w:i w:val="0"/>
              <w:caps w:val="0"/>
              <w:color w:val="2F2F2F"/>
              <w:spacing w:val="0"/>
              <w:sz w:val="28"/>
              <w:szCs w:val="28"/>
              <w:shd w:val="clear" w:fill="FFFFFF"/>
            </w:rPr>
          </w:rPrChange>
          <w14:textFill>
            <w14:solidFill>
              <w14:schemeClr w14:val="tx1"/>
            </w14:solidFill>
          </w14:textFill>
        </w:rPr>
        <w:pPrChange w:id="22229" w:author="冷雪凝" w:date="2019-05-14T12:21:32Z">
          <w:pPr>
            <w:spacing w:line="360" w:lineRule="auto"/>
          </w:pPr>
        </w:pPrChange>
      </w:pPr>
      <w:r>
        <w:rPr>
          <w:rFonts w:ascii="宋体" w:hAnsi="宋体" w:eastAsia="宋体" w:cs="宋体"/>
          <w:color w:val="000000" w:themeColor="text1"/>
          <w:kern w:val="0"/>
          <w:sz w:val="24"/>
          <w:szCs w:val="24"/>
          <w:lang w:val="en-US" w:eastAsia="zh-CN" w:bidi="ar"/>
          <w:rPrChange w:id="22231" w:author="梁元" w:date="2019-05-14T19:51:36Z">
            <w:rPr>
              <w:rFonts w:ascii="宋体" w:hAnsi="宋体" w:eastAsia="宋体" w:cs="宋体"/>
              <w:kern w:val="0"/>
              <w:sz w:val="24"/>
              <w:szCs w:val="24"/>
              <w:lang w:val="en-US" w:eastAsia="zh-CN" w:bidi="ar"/>
            </w:rPr>
          </w:rPrChange>
          <w14:textFill>
            <w14:solidFill>
              <w14:schemeClr w14:val="tx1"/>
            </w14:solidFill>
          </w14:textFill>
        </w:rPr>
        <w:t>③</w:t>
      </w:r>
      <w:r>
        <w:rPr>
          <w:rFonts w:hint="eastAsia" w:ascii="宋体" w:hAnsi="宋体" w:eastAsia="宋体" w:cs="宋体"/>
          <w:color w:val="000000" w:themeColor="text1"/>
          <w:kern w:val="0"/>
          <w:sz w:val="24"/>
          <w:szCs w:val="24"/>
          <w:lang w:val="en-US" w:eastAsia="zh-CN" w:bidi="ar"/>
          <w:rPrChange w:id="22232" w:author="梁元" w:date="2019-05-14T19:51:36Z">
            <w:rPr>
              <w:rFonts w:hint="eastAsia" w:ascii="宋体" w:hAnsi="宋体" w:eastAsia="宋体" w:cs="宋体"/>
              <w:kern w:val="0"/>
              <w:sz w:val="24"/>
              <w:szCs w:val="24"/>
              <w:lang w:val="en-US" w:eastAsia="zh-CN" w:bidi="ar"/>
            </w:rPr>
          </w:rPrChange>
          <w14:textFill>
            <w14:solidFill>
              <w14:schemeClr w14:val="tx1"/>
            </w14:solidFill>
          </w14:textFill>
        </w:rPr>
        <w:t xml:space="preserve"> </w:t>
      </w:r>
      <w:r>
        <w:rPr>
          <w:rFonts w:hint="default" w:ascii="Arial" w:hAnsi="Arial" w:eastAsia="Arial" w:cs="Arial"/>
          <w:b/>
          <w:i w:val="0"/>
          <w:caps w:val="0"/>
          <w:color w:val="000000" w:themeColor="text1"/>
          <w:spacing w:val="0"/>
          <w:sz w:val="28"/>
          <w:szCs w:val="28"/>
          <w:shd w:val="clear" w:fill="FFFFFF"/>
          <w:rPrChange w:id="22233" w:author="梁元" w:date="2019-05-14T19:51:36Z">
            <w:rPr>
              <w:rFonts w:hint="default" w:ascii="Arial" w:hAnsi="Arial" w:eastAsia="Arial" w:cs="Arial"/>
              <w:b/>
              <w:i w:val="0"/>
              <w:caps w:val="0"/>
              <w:color w:val="2F2F2F"/>
              <w:spacing w:val="0"/>
              <w:sz w:val="28"/>
              <w:szCs w:val="28"/>
              <w:shd w:val="clear" w:fill="FFFFFF"/>
            </w:rPr>
          </w:rPrChange>
          <w14:textFill>
            <w14:solidFill>
              <w14:schemeClr w14:val="tx1"/>
            </w14:solidFill>
          </w14:textFill>
        </w:rPr>
        <w:t>Object.</w:t>
      </w:r>
      <w:r>
        <w:rPr>
          <w:rFonts w:hint="default" w:ascii="Arial" w:hAnsi="Arial" w:eastAsia="Arial" w:cs="Arial"/>
          <w:b/>
          <w:bCs/>
          <w:i w:val="0"/>
          <w:caps w:val="0"/>
          <w:color w:val="000000" w:themeColor="text1"/>
          <w:spacing w:val="0"/>
          <w:sz w:val="18"/>
          <w:szCs w:val="18"/>
          <w:shd w:val="clear" w:fill="FFFFFF"/>
          <w:rPrChange w:id="22234" w:author="梁元" w:date="2019-05-14T19:51:36Z">
            <w:rPr>
              <w:rFonts w:hint="default" w:ascii="Arial" w:hAnsi="Arial" w:eastAsia="Arial" w:cs="Arial"/>
              <w:b/>
              <w:bCs/>
              <w:i w:val="0"/>
              <w:caps w:val="0"/>
              <w:color w:val="2F2F2F"/>
              <w:spacing w:val="0"/>
              <w:sz w:val="18"/>
              <w:szCs w:val="18"/>
              <w:shd w:val="clear" w:fill="FFFFFF"/>
            </w:rPr>
          </w:rPrChange>
          <w14:textFill>
            <w14:solidFill>
              <w14:schemeClr w14:val="tx1"/>
            </w14:solidFill>
          </w14:textFill>
        </w:rPr>
        <w:t>prototype</w:t>
      </w:r>
      <w:r>
        <w:rPr>
          <w:rFonts w:hint="default" w:ascii="Arial" w:hAnsi="Arial" w:eastAsia="Arial" w:cs="Arial"/>
          <w:b/>
          <w:i w:val="0"/>
          <w:caps w:val="0"/>
          <w:color w:val="000000" w:themeColor="text1"/>
          <w:spacing w:val="0"/>
          <w:sz w:val="28"/>
          <w:szCs w:val="28"/>
          <w:shd w:val="clear" w:fill="FFFFFF"/>
          <w:rPrChange w:id="22235" w:author="梁元" w:date="2019-05-14T19:51:36Z">
            <w:rPr>
              <w:rFonts w:hint="default" w:ascii="Arial" w:hAnsi="Arial" w:eastAsia="Arial" w:cs="Arial"/>
              <w:b/>
              <w:i w:val="0"/>
              <w:caps w:val="0"/>
              <w:color w:val="2F2F2F"/>
              <w:spacing w:val="0"/>
              <w:sz w:val="28"/>
              <w:szCs w:val="28"/>
              <w:shd w:val="clear" w:fill="FFFFFF"/>
            </w:rPr>
          </w:rPrChange>
          <w14:textFill>
            <w14:solidFill>
              <w14:schemeClr w14:val="tx1"/>
            </w14:solidFill>
          </w14:textFill>
        </w:rPr>
        <w:t>.toStrong.call()</w:t>
      </w:r>
    </w:p>
    <w:p>
      <w:pPr>
        <w:pStyle w:val="11"/>
        <w:keepNext w:val="0"/>
        <w:keepLines w:val="0"/>
        <w:widowControl/>
        <w:suppressLineNumbers w:val="0"/>
        <w:ind w:firstLine="480" w:firstLineChars="200"/>
        <w:rPr>
          <w:color w:val="000000" w:themeColor="text1"/>
          <w:rPrChange w:id="22237" w:author="梁元" w:date="2019-05-14T19:51:36Z">
            <w:rPr/>
          </w:rPrChange>
          <w14:textFill>
            <w14:solidFill>
              <w14:schemeClr w14:val="tx1"/>
            </w14:solidFill>
          </w14:textFill>
        </w:rPr>
        <w:pPrChange w:id="22236" w:author="冷雪凝" w:date="2019-05-14T12:21:32Z">
          <w:pPr>
            <w:pStyle w:val="11"/>
            <w:keepNext w:val="0"/>
            <w:keepLines w:val="0"/>
            <w:widowControl/>
            <w:suppressLineNumbers w:val="0"/>
          </w:pPr>
        </w:pPrChange>
      </w:pPr>
      <w:r>
        <w:rPr>
          <w:color w:val="000000" w:themeColor="text1"/>
          <w:rPrChange w:id="22238" w:author="梁元" w:date="2019-05-14T19:51:36Z">
            <w:rPr/>
          </w:rPrChange>
          <w14:textFill>
            <w14:solidFill>
              <w14:schemeClr w14:val="tx1"/>
            </w14:solidFill>
          </w14:textFill>
        </w:rPr>
        <w:t>Object.prototype.toStrong.call()是检测数据类型最准确最常用的方式，起原理为：</w:t>
      </w:r>
    </w:p>
    <w:p>
      <w:pPr>
        <w:pStyle w:val="11"/>
        <w:keepNext w:val="0"/>
        <w:keepLines w:val="0"/>
        <w:widowControl/>
        <w:suppressLineNumbers w:val="0"/>
        <w:ind w:firstLine="480" w:firstLineChars="200"/>
        <w:rPr>
          <w:color w:val="000000" w:themeColor="text1"/>
          <w:rPrChange w:id="22240" w:author="梁元" w:date="2019-05-14T19:51:36Z">
            <w:rPr/>
          </w:rPrChange>
          <w14:textFill>
            <w14:solidFill>
              <w14:schemeClr w14:val="tx1"/>
            </w14:solidFill>
          </w14:textFill>
        </w:rPr>
        <w:pPrChange w:id="22239" w:author="冷雪凝" w:date="2019-05-14T12:21:32Z">
          <w:pPr>
            <w:pStyle w:val="11"/>
            <w:keepNext w:val="0"/>
            <w:keepLines w:val="0"/>
            <w:widowControl/>
            <w:suppressLineNumbers w:val="0"/>
            <w:ind w:firstLine="420" w:firstLineChars="0"/>
          </w:pPr>
        </w:pPrChange>
      </w:pPr>
      <w:r>
        <w:rPr>
          <w:color w:val="000000" w:themeColor="text1"/>
          <w:rPrChange w:id="22241" w:author="梁元" w:date="2019-05-14T19:51:36Z">
            <w:rPr/>
          </w:rPrChange>
          <w14:textFill>
            <w14:solidFill>
              <w14:schemeClr w14:val="tx1"/>
            </w14:solidFill>
          </w14:textFill>
        </w:rPr>
        <w:t>先获取Object原型上的toString方法，让方法执行，并且改变方法中的this关键字的指向；</w:t>
      </w:r>
    </w:p>
    <w:p>
      <w:pPr>
        <w:pStyle w:val="11"/>
        <w:keepNext w:val="0"/>
        <w:keepLines w:val="0"/>
        <w:widowControl/>
        <w:suppressLineNumbers w:val="0"/>
        <w:ind w:firstLine="480" w:firstLineChars="200"/>
        <w:rPr>
          <w:color w:val="000000" w:themeColor="text1"/>
          <w:rPrChange w:id="22243" w:author="梁元" w:date="2019-05-14T19:51:36Z">
            <w:rPr/>
          </w:rPrChange>
          <w14:textFill>
            <w14:solidFill>
              <w14:schemeClr w14:val="tx1"/>
            </w14:solidFill>
          </w14:textFill>
        </w:rPr>
        <w:pPrChange w:id="22242" w:author="冷雪凝" w:date="2019-05-14T12:21:32Z">
          <w:pPr>
            <w:pStyle w:val="11"/>
            <w:keepNext w:val="0"/>
            <w:keepLines w:val="0"/>
            <w:widowControl/>
            <w:suppressLineNumbers w:val="0"/>
            <w:ind w:firstLine="420" w:firstLineChars="0"/>
          </w:pPr>
        </w:pPrChange>
      </w:pPr>
      <w:r>
        <w:rPr>
          <w:color w:val="000000" w:themeColor="text1"/>
          <w:rPrChange w:id="22244" w:author="梁元" w:date="2019-05-14T19:51:36Z">
            <w:rPr/>
          </w:rPrChange>
          <w14:textFill>
            <w14:solidFill>
              <w14:schemeClr w14:val="tx1"/>
            </w14:solidFill>
          </w14:textFill>
        </w:rPr>
        <w:t>Object.prototype.toString 它的作用是返回当前方法的执行主体（方法中this）所属类的详细信息</w:t>
      </w:r>
    </w:p>
    <w:p>
      <w:pPr>
        <w:keepNext w:val="0"/>
        <w:keepLines w:val="0"/>
        <w:widowControl/>
        <w:suppressLineNumbers w:val="0"/>
        <w:ind w:firstLine="480" w:firstLineChars="200"/>
        <w:jc w:val="left"/>
        <w:rPr>
          <w:color w:val="000000" w:themeColor="text1"/>
          <w:rPrChange w:id="22246" w:author="梁元" w:date="2019-05-14T19:51:36Z">
            <w:rPr/>
          </w:rPrChange>
          <w14:textFill>
            <w14:solidFill>
              <w14:schemeClr w14:val="tx1"/>
            </w14:solidFill>
          </w14:textFill>
        </w:rPr>
        <w:pPrChange w:id="22245" w:author="冷雪凝" w:date="2019-05-14T12:21:32Z">
          <w:pPr>
            <w:keepNext w:val="0"/>
            <w:keepLines w:val="0"/>
            <w:widowControl/>
            <w:suppressLineNumbers w:val="0"/>
            <w:jc w:val="left"/>
          </w:pPr>
        </w:pPrChange>
      </w:pPr>
      <w:r>
        <w:rPr>
          <w:rFonts w:ascii="宋体" w:hAnsi="宋体" w:eastAsia="宋体" w:cs="宋体"/>
          <w:color w:val="000000" w:themeColor="text1"/>
          <w:kern w:val="0"/>
          <w:sz w:val="24"/>
          <w:szCs w:val="24"/>
          <w:lang w:val="en-US" w:eastAsia="zh-CN" w:bidi="ar"/>
          <w:rPrChange w:id="22248" w:author="梁元" w:date="2019-05-14T19:51:36Z">
            <w:rPr>
              <w:rFonts w:ascii="宋体" w:hAnsi="宋体" w:eastAsia="宋体" w:cs="宋体"/>
              <w:kern w:val="0"/>
              <w:sz w:val="24"/>
              <w:szCs w:val="24"/>
              <w:lang w:val="en-US" w:eastAsia="zh-CN" w:bidi="ar"/>
            </w:rPr>
          </w:rPrChange>
          <w14:textFill>
            <w14:solidFill>
              <w14:schemeClr w14:val="tx1"/>
            </w14:solidFill>
          </w14:textFill>
        </w:rPr>
        <w:drawing>
          <wp:inline distT="0" distB="0" distL="114300" distR="114300">
            <wp:extent cx="6003925" cy="2009775"/>
            <wp:effectExtent l="0" t="0" r="15875" b="9525"/>
            <wp:docPr id="91" name="图片 9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IMG_256"/>
                    <pic:cNvPicPr>
                      <a:picLocks noChangeAspect="1"/>
                    </pic:cNvPicPr>
                  </pic:nvPicPr>
                  <pic:blipFill>
                    <a:blip r:embed="rId88"/>
                    <a:stretch>
                      <a:fillRect/>
                    </a:stretch>
                  </pic:blipFill>
                  <pic:spPr>
                    <a:xfrm>
                      <a:off x="0" y="0"/>
                      <a:ext cx="6003925" cy="2009775"/>
                    </a:xfrm>
                    <a:prstGeom prst="rect">
                      <a:avLst/>
                    </a:prstGeom>
                    <a:noFill/>
                    <a:ln w="9525">
                      <a:noFill/>
                    </a:ln>
                  </pic:spPr>
                </pic:pic>
              </a:graphicData>
            </a:graphic>
          </wp:inline>
        </w:drawing>
      </w:r>
    </w:p>
    <w:p>
      <w:pPr>
        <w:keepNext w:val="0"/>
        <w:keepLines w:val="0"/>
        <w:widowControl/>
        <w:suppressLineNumbers w:val="0"/>
        <w:ind w:firstLine="480" w:firstLineChars="200"/>
        <w:jc w:val="left"/>
        <w:rPr>
          <w:color w:val="000000" w:themeColor="text1"/>
          <w:rPrChange w:id="22250" w:author="梁元" w:date="2019-05-14T19:51:36Z">
            <w:rPr/>
          </w:rPrChange>
          <w14:textFill>
            <w14:solidFill>
              <w14:schemeClr w14:val="tx1"/>
            </w14:solidFill>
          </w14:textFill>
        </w:rPr>
        <w:pPrChange w:id="22249" w:author="冷雪凝" w:date="2019-05-14T12:21:32Z">
          <w:pPr>
            <w:keepNext w:val="0"/>
            <w:keepLines w:val="0"/>
            <w:widowControl/>
            <w:suppressLineNumbers w:val="0"/>
            <w:jc w:val="left"/>
          </w:pPr>
        </w:pPrChange>
      </w:pPr>
    </w:p>
    <w:p>
      <w:pPr>
        <w:pStyle w:val="3"/>
        <w:numPr>
          <w:ilvl w:val="0"/>
          <w:numId w:val="48"/>
        </w:numPr>
        <w:spacing w:line="240" w:lineRule="auto"/>
        <w:ind w:firstLine="562" w:firstLineChars="200"/>
        <w:rPr>
          <w:rFonts w:hint="eastAsia" w:ascii="仿宋" w:hAnsi="仿宋" w:eastAsia="仿宋"/>
          <w:color w:val="000000" w:themeColor="text1"/>
          <w:sz w:val="28"/>
          <w:szCs w:val="28"/>
          <w:rPrChange w:id="22252" w:author="梁元" w:date="2019-05-14T19:51:36Z">
            <w:rPr>
              <w:rFonts w:hint="eastAsia" w:ascii="仿宋" w:hAnsi="仿宋" w:eastAsia="仿宋"/>
              <w:sz w:val="28"/>
              <w:szCs w:val="28"/>
            </w:rPr>
          </w:rPrChange>
          <w14:textFill>
            <w14:solidFill>
              <w14:schemeClr w14:val="tx1"/>
            </w14:solidFill>
          </w14:textFill>
        </w:rPr>
        <w:pPrChange w:id="22251" w:author="冷雪凝" w:date="2019-05-14T12:21:32Z">
          <w:pPr>
            <w:pStyle w:val="3"/>
            <w:numPr>
              <w:ilvl w:val="0"/>
              <w:numId w:val="48"/>
            </w:numPr>
          </w:pPr>
        </w:pPrChange>
      </w:pPr>
      <w:bookmarkStart w:id="835" w:name="_Toc8190_WPSOffice_Level2"/>
      <w:bookmarkStart w:id="836" w:name="_Toc31907_WPSOffice_Level2"/>
      <w:r>
        <w:rPr>
          <w:rFonts w:hint="eastAsia" w:ascii="仿宋" w:hAnsi="仿宋" w:eastAsia="仿宋"/>
          <w:color w:val="000000" w:themeColor="text1"/>
          <w:sz w:val="28"/>
          <w:szCs w:val="28"/>
          <w:rPrChange w:id="22253" w:author="梁元" w:date="2019-05-14T19:51:36Z">
            <w:rPr>
              <w:rFonts w:hint="eastAsia" w:ascii="仿宋" w:hAnsi="仿宋" w:eastAsia="仿宋"/>
              <w:sz w:val="28"/>
              <w:szCs w:val="28"/>
            </w:rPr>
          </w:rPrChange>
          <w14:textFill>
            <w14:solidFill>
              <w14:schemeClr w14:val="tx1"/>
            </w14:solidFill>
          </w14:textFill>
        </w:rPr>
        <w:t>解法对比及优缺点</w:t>
      </w:r>
      <w:bookmarkEnd w:id="835"/>
      <w:bookmarkEnd w:id="836"/>
    </w:p>
    <w:tbl>
      <w:tblPr>
        <w:tblStyle w:val="14"/>
        <w:tblW w:w="100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9"/>
        <w:gridCol w:w="1437"/>
        <w:gridCol w:w="1713"/>
        <w:gridCol w:w="1768"/>
        <w:gridCol w:w="3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9" w:type="dxa"/>
          </w:tcPr>
          <w:p>
            <w:pPr>
              <w:ind w:firstLine="420" w:firstLineChars="200"/>
              <w:rPr>
                <w:color w:val="000000" w:themeColor="text1"/>
                <w:vertAlign w:val="baseline"/>
                <w:rPrChange w:id="22255" w:author="梁元" w:date="2019-05-14T19:51:36Z">
                  <w:rPr>
                    <w:vertAlign w:val="baseline"/>
                  </w:rPr>
                </w:rPrChange>
                <w14:textFill>
                  <w14:solidFill>
                    <w14:schemeClr w14:val="tx1"/>
                  </w14:solidFill>
                </w14:textFill>
              </w:rPr>
              <w:pPrChange w:id="22254" w:author="冷雪凝" w:date="2019-05-14T12:21:32Z">
                <w:pPr/>
              </w:pPrChange>
            </w:pPr>
            <w:r>
              <w:rPr>
                <w:rFonts w:ascii="微软雅黑" w:hAnsi="微软雅黑" w:eastAsia="微软雅黑" w:cs="微软雅黑"/>
                <w:i w:val="0"/>
                <w:caps w:val="0"/>
                <w:color w:val="000000" w:themeColor="text1"/>
                <w:spacing w:val="0"/>
                <w:sz w:val="21"/>
                <w:szCs w:val="21"/>
                <w:shd w:val="clear" w:fill="FFFFFF"/>
                <w:rPrChange w:id="22256" w:author="梁元" w:date="2019-05-14T19:51:36Z">
                  <w:rPr>
                    <w:rFonts w:ascii="微软雅黑" w:hAnsi="微软雅黑" w:eastAsia="微软雅黑" w:cs="微软雅黑"/>
                    <w:i w:val="0"/>
                    <w:caps w:val="0"/>
                    <w:color w:val="4F4F4F"/>
                    <w:spacing w:val="0"/>
                    <w:sz w:val="21"/>
                    <w:szCs w:val="21"/>
                    <w:shd w:val="clear" w:fill="FFFFFF"/>
                  </w:rPr>
                </w:rPrChange>
                <w14:textFill>
                  <w14:solidFill>
                    <w14:schemeClr w14:val="tx1"/>
                  </w14:solidFill>
                </w14:textFill>
              </w:rPr>
              <w:t>不同类型的优缺点</w:t>
            </w:r>
          </w:p>
        </w:tc>
        <w:tc>
          <w:tcPr>
            <w:tcW w:w="1437" w:type="dxa"/>
          </w:tcPr>
          <w:p>
            <w:pPr>
              <w:ind w:firstLine="420" w:firstLineChars="200"/>
              <w:rPr>
                <w:color w:val="000000" w:themeColor="text1"/>
                <w:vertAlign w:val="baseline"/>
                <w:rPrChange w:id="22258" w:author="梁元" w:date="2019-05-14T19:51:36Z">
                  <w:rPr>
                    <w:vertAlign w:val="baseline"/>
                  </w:rPr>
                </w:rPrChange>
                <w14:textFill>
                  <w14:solidFill>
                    <w14:schemeClr w14:val="tx1"/>
                  </w14:solidFill>
                </w14:textFill>
              </w:rPr>
              <w:pPrChange w:id="22257" w:author="冷雪凝" w:date="2019-05-14T12:21:32Z">
                <w:pPr/>
              </w:pPrChange>
            </w:pPr>
            <w:r>
              <w:rPr>
                <w:rFonts w:ascii="微软雅黑" w:hAnsi="微软雅黑" w:eastAsia="微软雅黑" w:cs="微软雅黑"/>
                <w:i w:val="0"/>
                <w:caps w:val="0"/>
                <w:color w:val="000000" w:themeColor="text1"/>
                <w:spacing w:val="0"/>
                <w:sz w:val="21"/>
                <w:szCs w:val="21"/>
                <w:shd w:val="clear" w:fill="FFFFFF"/>
                <w:rPrChange w:id="22259" w:author="梁元" w:date="2019-05-14T19:51:36Z">
                  <w:rPr>
                    <w:rFonts w:ascii="微软雅黑" w:hAnsi="微软雅黑" w:eastAsia="微软雅黑" w:cs="微软雅黑"/>
                    <w:i w:val="0"/>
                    <w:caps w:val="0"/>
                    <w:color w:val="4F4F4F"/>
                    <w:spacing w:val="0"/>
                    <w:sz w:val="21"/>
                    <w:szCs w:val="21"/>
                    <w:shd w:val="clear" w:fill="FFFFFF"/>
                  </w:rPr>
                </w:rPrChange>
                <w14:textFill>
                  <w14:solidFill>
                    <w14:schemeClr w14:val="tx1"/>
                  </w14:solidFill>
                </w14:textFill>
              </w:rPr>
              <w:t>typeof</w:t>
            </w:r>
          </w:p>
        </w:tc>
        <w:tc>
          <w:tcPr>
            <w:tcW w:w="1713" w:type="dxa"/>
          </w:tcPr>
          <w:p>
            <w:pPr>
              <w:ind w:firstLine="420" w:firstLineChars="200"/>
              <w:rPr>
                <w:color w:val="000000" w:themeColor="text1"/>
                <w:vertAlign w:val="baseline"/>
                <w:rPrChange w:id="22261" w:author="梁元" w:date="2019-05-14T19:51:36Z">
                  <w:rPr>
                    <w:vertAlign w:val="baseline"/>
                  </w:rPr>
                </w:rPrChange>
                <w14:textFill>
                  <w14:solidFill>
                    <w14:schemeClr w14:val="tx1"/>
                  </w14:solidFill>
                </w14:textFill>
              </w:rPr>
              <w:pPrChange w:id="22260" w:author="冷雪凝" w:date="2019-05-14T12:21:32Z">
                <w:pPr/>
              </w:pPrChange>
            </w:pPr>
            <w:r>
              <w:rPr>
                <w:rFonts w:ascii="微软雅黑" w:hAnsi="微软雅黑" w:eastAsia="微软雅黑" w:cs="微软雅黑"/>
                <w:i w:val="0"/>
                <w:caps w:val="0"/>
                <w:color w:val="000000" w:themeColor="text1"/>
                <w:spacing w:val="0"/>
                <w:sz w:val="21"/>
                <w:szCs w:val="21"/>
                <w:shd w:val="clear" w:fill="FFFFFF"/>
                <w:rPrChange w:id="22262" w:author="梁元" w:date="2019-05-14T19:51:36Z">
                  <w:rPr>
                    <w:rFonts w:ascii="微软雅黑" w:hAnsi="微软雅黑" w:eastAsia="微软雅黑" w:cs="微软雅黑"/>
                    <w:i w:val="0"/>
                    <w:caps w:val="0"/>
                    <w:color w:val="4F4F4F"/>
                    <w:spacing w:val="0"/>
                    <w:sz w:val="21"/>
                    <w:szCs w:val="21"/>
                    <w:shd w:val="clear" w:fill="FFFFFF"/>
                  </w:rPr>
                </w:rPrChange>
                <w14:textFill>
                  <w14:solidFill>
                    <w14:schemeClr w14:val="tx1"/>
                  </w14:solidFill>
                </w14:textFill>
              </w:rPr>
              <w:t>instanceof</w:t>
            </w:r>
          </w:p>
        </w:tc>
        <w:tc>
          <w:tcPr>
            <w:tcW w:w="1768" w:type="dxa"/>
          </w:tcPr>
          <w:p>
            <w:pPr>
              <w:ind w:firstLine="420" w:firstLineChars="200"/>
              <w:rPr>
                <w:color w:val="000000" w:themeColor="text1"/>
                <w:vertAlign w:val="baseline"/>
                <w:rPrChange w:id="22264" w:author="梁元" w:date="2019-05-14T19:51:36Z">
                  <w:rPr>
                    <w:vertAlign w:val="baseline"/>
                  </w:rPr>
                </w:rPrChange>
                <w14:textFill>
                  <w14:solidFill>
                    <w14:schemeClr w14:val="tx1"/>
                  </w14:solidFill>
                </w14:textFill>
              </w:rPr>
              <w:pPrChange w:id="22263" w:author="冷雪凝" w:date="2019-05-14T12:21:32Z">
                <w:pPr/>
              </w:pPrChange>
            </w:pPr>
            <w:r>
              <w:rPr>
                <w:rFonts w:ascii="微软雅黑" w:hAnsi="微软雅黑" w:eastAsia="微软雅黑" w:cs="微软雅黑"/>
                <w:i w:val="0"/>
                <w:caps w:val="0"/>
                <w:color w:val="000000" w:themeColor="text1"/>
                <w:spacing w:val="0"/>
                <w:sz w:val="21"/>
                <w:szCs w:val="21"/>
                <w:shd w:val="clear" w:fill="FFFFFF"/>
                <w:rPrChange w:id="22265" w:author="梁元" w:date="2019-05-14T19:51:36Z">
                  <w:rPr>
                    <w:rFonts w:ascii="微软雅黑" w:hAnsi="微软雅黑" w:eastAsia="微软雅黑" w:cs="微软雅黑"/>
                    <w:i w:val="0"/>
                    <w:caps w:val="0"/>
                    <w:color w:val="4F4F4F"/>
                    <w:spacing w:val="0"/>
                    <w:sz w:val="21"/>
                    <w:szCs w:val="21"/>
                    <w:shd w:val="clear" w:fill="FFFFFF"/>
                  </w:rPr>
                </w:rPrChange>
                <w14:textFill>
                  <w14:solidFill>
                    <w14:schemeClr w14:val="tx1"/>
                  </w14:solidFill>
                </w14:textFill>
              </w:rPr>
              <w:t>constructor</w:t>
            </w:r>
          </w:p>
        </w:tc>
        <w:tc>
          <w:tcPr>
            <w:tcW w:w="3269" w:type="dxa"/>
          </w:tcPr>
          <w:p>
            <w:pPr>
              <w:ind w:firstLine="420" w:firstLineChars="200"/>
              <w:rPr>
                <w:color w:val="000000" w:themeColor="text1"/>
                <w:vertAlign w:val="baseline"/>
                <w:rPrChange w:id="22267" w:author="梁元" w:date="2019-05-14T19:51:36Z">
                  <w:rPr>
                    <w:vertAlign w:val="baseline"/>
                  </w:rPr>
                </w:rPrChange>
                <w14:textFill>
                  <w14:solidFill>
                    <w14:schemeClr w14:val="tx1"/>
                  </w14:solidFill>
                </w14:textFill>
              </w:rPr>
              <w:pPrChange w:id="22266" w:author="冷雪凝" w:date="2019-05-14T12:21:32Z">
                <w:pPr/>
              </w:pPrChange>
            </w:pPr>
            <w:r>
              <w:rPr>
                <w:rFonts w:ascii="微软雅黑" w:hAnsi="微软雅黑" w:eastAsia="微软雅黑" w:cs="微软雅黑"/>
                <w:i w:val="0"/>
                <w:caps w:val="0"/>
                <w:color w:val="000000" w:themeColor="text1"/>
                <w:spacing w:val="0"/>
                <w:sz w:val="21"/>
                <w:szCs w:val="21"/>
                <w:shd w:val="clear" w:fill="FFFFFF"/>
                <w:rPrChange w:id="22268" w:author="梁元" w:date="2019-05-14T19:51:36Z">
                  <w:rPr>
                    <w:rFonts w:ascii="微软雅黑" w:hAnsi="微软雅黑" w:eastAsia="微软雅黑" w:cs="微软雅黑"/>
                    <w:i w:val="0"/>
                    <w:caps w:val="0"/>
                    <w:color w:val="4F4F4F"/>
                    <w:spacing w:val="0"/>
                    <w:sz w:val="21"/>
                    <w:szCs w:val="21"/>
                    <w:shd w:val="clear" w:fill="FFFFFF"/>
                  </w:rPr>
                </w:rPrChange>
                <w14:textFill>
                  <w14:solidFill>
                    <w14:schemeClr w14:val="tx1"/>
                  </w14:solidFill>
                </w14:textFill>
              </w:rPr>
              <w:t>Object.prototype.toString.call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9" w:type="dxa"/>
          </w:tcPr>
          <w:p>
            <w:pPr>
              <w:ind w:firstLine="480" w:firstLineChars="200"/>
              <w:jc w:val="center"/>
              <w:rPr>
                <w:rFonts w:hint="eastAsia" w:eastAsiaTheme="minorEastAsia"/>
                <w:color w:val="000000" w:themeColor="text1"/>
                <w:vertAlign w:val="baseline"/>
                <w:lang w:val="en-US" w:eastAsia="zh-CN"/>
                <w:rPrChange w:id="22270" w:author="梁元" w:date="2019-05-14T19:51:36Z">
                  <w:rPr>
                    <w:rFonts w:hint="eastAsia" w:eastAsiaTheme="minorEastAsia"/>
                    <w:vertAlign w:val="baseline"/>
                    <w:lang w:val="en-US" w:eastAsia="zh-CN"/>
                  </w:rPr>
                </w:rPrChange>
                <w14:textFill>
                  <w14:solidFill>
                    <w14:schemeClr w14:val="tx1"/>
                  </w14:solidFill>
                </w14:textFill>
              </w:rPr>
              <w:pPrChange w:id="22269" w:author="冷雪凝" w:date="2019-05-14T12:21:32Z">
                <w:pPr>
                  <w:jc w:val="center"/>
                </w:pPr>
              </w:pPrChange>
            </w:pPr>
            <w:r>
              <w:rPr>
                <w:rFonts w:hint="eastAsia"/>
                <w:color w:val="000000" w:themeColor="text1"/>
                <w:vertAlign w:val="baseline"/>
                <w:lang w:val="en-US" w:eastAsia="zh-CN"/>
                <w:rPrChange w:id="22271" w:author="梁元" w:date="2019-05-14T19:51:36Z">
                  <w:rPr>
                    <w:rFonts w:hint="eastAsia"/>
                    <w:vertAlign w:val="baseline"/>
                    <w:lang w:val="en-US" w:eastAsia="zh-CN"/>
                  </w:rPr>
                </w:rPrChange>
                <w14:textFill>
                  <w14:solidFill>
                    <w14:schemeClr w14:val="tx1"/>
                  </w14:solidFill>
                </w14:textFill>
              </w:rPr>
              <w:t>优点</w:t>
            </w:r>
          </w:p>
        </w:tc>
        <w:tc>
          <w:tcPr>
            <w:tcW w:w="1437" w:type="dxa"/>
          </w:tcPr>
          <w:p>
            <w:pPr>
              <w:ind w:firstLine="480" w:firstLineChars="200"/>
              <w:rPr>
                <w:rFonts w:hint="eastAsia" w:eastAsiaTheme="minorEastAsia"/>
                <w:color w:val="000000" w:themeColor="text1"/>
                <w:vertAlign w:val="baseline"/>
                <w:lang w:val="en-US" w:eastAsia="zh-CN"/>
                <w:rPrChange w:id="22273" w:author="梁元" w:date="2019-05-14T19:51:36Z">
                  <w:rPr>
                    <w:rFonts w:hint="eastAsia" w:eastAsiaTheme="minorEastAsia"/>
                    <w:vertAlign w:val="baseline"/>
                    <w:lang w:val="en-US" w:eastAsia="zh-CN"/>
                  </w:rPr>
                </w:rPrChange>
                <w14:textFill>
                  <w14:solidFill>
                    <w14:schemeClr w14:val="tx1"/>
                  </w14:solidFill>
                </w14:textFill>
              </w:rPr>
              <w:pPrChange w:id="22272" w:author="冷雪凝" w:date="2019-05-14T12:21:32Z">
                <w:pPr/>
              </w:pPrChange>
            </w:pPr>
            <w:r>
              <w:rPr>
                <w:rFonts w:hint="eastAsia"/>
                <w:color w:val="000000" w:themeColor="text1"/>
                <w:vertAlign w:val="baseline"/>
                <w:lang w:val="en-US" w:eastAsia="zh-CN"/>
                <w:rPrChange w:id="22274" w:author="梁元" w:date="2019-05-14T19:51:36Z">
                  <w:rPr>
                    <w:rFonts w:hint="eastAsia"/>
                    <w:vertAlign w:val="baseline"/>
                    <w:lang w:val="en-US" w:eastAsia="zh-CN"/>
                  </w:rPr>
                </w:rPrChange>
                <w14:textFill>
                  <w14:solidFill>
                    <w14:schemeClr w14:val="tx1"/>
                  </w14:solidFill>
                </w14:textFill>
              </w:rPr>
              <w:t>使用简单</w:t>
            </w:r>
          </w:p>
        </w:tc>
        <w:tc>
          <w:tcPr>
            <w:tcW w:w="1713" w:type="dxa"/>
          </w:tcPr>
          <w:p>
            <w:pPr>
              <w:ind w:firstLine="480" w:firstLineChars="200"/>
              <w:rPr>
                <w:rFonts w:hint="eastAsia" w:eastAsiaTheme="minorEastAsia"/>
                <w:color w:val="000000" w:themeColor="text1"/>
                <w:vertAlign w:val="baseline"/>
                <w:lang w:val="en-US" w:eastAsia="zh-CN"/>
                <w:rPrChange w:id="22276" w:author="梁元" w:date="2019-05-14T19:51:36Z">
                  <w:rPr>
                    <w:rFonts w:hint="eastAsia" w:eastAsiaTheme="minorEastAsia"/>
                    <w:vertAlign w:val="baseline"/>
                    <w:lang w:val="en-US" w:eastAsia="zh-CN"/>
                  </w:rPr>
                </w:rPrChange>
                <w14:textFill>
                  <w14:solidFill>
                    <w14:schemeClr w14:val="tx1"/>
                  </w14:solidFill>
                </w14:textFill>
              </w:rPr>
              <w:pPrChange w:id="22275" w:author="冷雪凝" w:date="2019-05-14T12:21:32Z">
                <w:pPr/>
              </w:pPrChange>
            </w:pPr>
            <w:r>
              <w:rPr>
                <w:rFonts w:hint="eastAsia"/>
                <w:color w:val="000000" w:themeColor="text1"/>
                <w:vertAlign w:val="baseline"/>
                <w:lang w:val="en-US" w:eastAsia="zh-CN"/>
                <w:rPrChange w:id="22277" w:author="梁元" w:date="2019-05-14T19:51:36Z">
                  <w:rPr>
                    <w:rFonts w:hint="eastAsia"/>
                    <w:vertAlign w:val="baseline"/>
                    <w:lang w:val="en-US" w:eastAsia="zh-CN"/>
                  </w:rPr>
                </w:rPrChange>
                <w14:textFill>
                  <w14:solidFill>
                    <w14:schemeClr w14:val="tx1"/>
                  </w14:solidFill>
                </w14:textFill>
              </w:rPr>
              <w:t>能检测出引用类型</w:t>
            </w:r>
          </w:p>
        </w:tc>
        <w:tc>
          <w:tcPr>
            <w:tcW w:w="1768" w:type="dxa"/>
          </w:tcPr>
          <w:p>
            <w:pPr>
              <w:ind w:firstLine="480" w:firstLineChars="200"/>
              <w:rPr>
                <w:rFonts w:hint="eastAsia" w:eastAsiaTheme="minorEastAsia"/>
                <w:color w:val="000000" w:themeColor="text1"/>
                <w:vertAlign w:val="baseline"/>
                <w:lang w:val="en-US" w:eastAsia="zh-CN"/>
                <w:rPrChange w:id="22279" w:author="梁元" w:date="2019-05-14T19:51:36Z">
                  <w:rPr>
                    <w:rFonts w:hint="eastAsia" w:eastAsiaTheme="minorEastAsia"/>
                    <w:vertAlign w:val="baseline"/>
                    <w:lang w:val="en-US" w:eastAsia="zh-CN"/>
                  </w:rPr>
                </w:rPrChange>
                <w14:textFill>
                  <w14:solidFill>
                    <w14:schemeClr w14:val="tx1"/>
                  </w14:solidFill>
                </w14:textFill>
              </w:rPr>
              <w:pPrChange w:id="22278" w:author="冷雪凝" w:date="2019-05-14T12:21:32Z">
                <w:pPr/>
              </w:pPrChange>
            </w:pPr>
            <w:r>
              <w:rPr>
                <w:rFonts w:hint="eastAsia"/>
                <w:color w:val="000000" w:themeColor="text1"/>
                <w:vertAlign w:val="baseline"/>
                <w:lang w:val="en-US" w:eastAsia="zh-CN"/>
                <w:rPrChange w:id="22280" w:author="梁元" w:date="2019-05-14T19:51:36Z">
                  <w:rPr>
                    <w:rFonts w:hint="eastAsia"/>
                    <w:vertAlign w:val="baseline"/>
                    <w:lang w:val="en-US" w:eastAsia="zh-CN"/>
                  </w:rPr>
                </w:rPrChange>
                <w14:textFill>
                  <w14:solidFill>
                    <w14:schemeClr w14:val="tx1"/>
                  </w14:solidFill>
                </w14:textFill>
              </w:rPr>
              <w:t>基本能检测所有的类型（null和undefined）</w:t>
            </w:r>
          </w:p>
        </w:tc>
        <w:tc>
          <w:tcPr>
            <w:tcW w:w="3269" w:type="dxa"/>
          </w:tcPr>
          <w:p>
            <w:pPr>
              <w:ind w:firstLine="480" w:firstLineChars="200"/>
              <w:rPr>
                <w:rFonts w:hint="eastAsia" w:eastAsiaTheme="minorEastAsia"/>
                <w:color w:val="000000" w:themeColor="text1"/>
                <w:vertAlign w:val="baseline"/>
                <w:lang w:val="en-US" w:eastAsia="zh-CN"/>
                <w:rPrChange w:id="22282" w:author="梁元" w:date="2019-05-14T19:51:36Z">
                  <w:rPr>
                    <w:rFonts w:hint="eastAsia" w:eastAsiaTheme="minorEastAsia"/>
                    <w:vertAlign w:val="baseline"/>
                    <w:lang w:val="en-US" w:eastAsia="zh-CN"/>
                  </w:rPr>
                </w:rPrChange>
                <w14:textFill>
                  <w14:solidFill>
                    <w14:schemeClr w14:val="tx1"/>
                  </w14:solidFill>
                </w14:textFill>
              </w:rPr>
              <w:pPrChange w:id="22281" w:author="冷雪凝" w:date="2019-05-14T12:21:32Z">
                <w:pPr/>
              </w:pPrChange>
            </w:pPr>
            <w:r>
              <w:rPr>
                <w:rFonts w:hint="eastAsia"/>
                <w:color w:val="000000" w:themeColor="text1"/>
                <w:vertAlign w:val="baseline"/>
                <w:lang w:val="en-US" w:eastAsia="zh-CN"/>
                <w:rPrChange w:id="22283" w:author="梁元" w:date="2019-05-14T19:51:36Z">
                  <w:rPr>
                    <w:rFonts w:hint="eastAsia"/>
                    <w:vertAlign w:val="baseline"/>
                    <w:lang w:val="en-US" w:eastAsia="zh-CN"/>
                  </w:rPr>
                </w:rPrChange>
                <w14:textFill>
                  <w14:solidFill>
                    <w14:schemeClr w14:val="tx1"/>
                  </w14:solidFill>
                </w14:textFill>
              </w:rPr>
              <w:t>检测出所有的类型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9" w:type="dxa"/>
          </w:tcPr>
          <w:p>
            <w:pPr>
              <w:ind w:firstLine="420" w:firstLineChars="200"/>
              <w:jc w:val="center"/>
              <w:rPr>
                <w:color w:val="000000" w:themeColor="text1"/>
                <w:vertAlign w:val="baseline"/>
                <w:rPrChange w:id="22285" w:author="梁元" w:date="2019-05-14T19:51:36Z">
                  <w:rPr>
                    <w:vertAlign w:val="baseline"/>
                  </w:rPr>
                </w:rPrChange>
                <w14:textFill>
                  <w14:solidFill>
                    <w14:schemeClr w14:val="tx1"/>
                  </w14:solidFill>
                </w14:textFill>
              </w:rPr>
              <w:pPrChange w:id="22284" w:author="冷雪凝" w:date="2019-05-14T12:21:32Z">
                <w:pPr>
                  <w:jc w:val="center"/>
                </w:pPr>
              </w:pPrChange>
            </w:pPr>
            <w:r>
              <w:rPr>
                <w:rFonts w:ascii="微软雅黑" w:hAnsi="微软雅黑" w:eastAsia="微软雅黑" w:cs="微软雅黑"/>
                <w:i w:val="0"/>
                <w:caps w:val="0"/>
                <w:color w:val="000000" w:themeColor="text1"/>
                <w:spacing w:val="0"/>
                <w:sz w:val="21"/>
                <w:szCs w:val="21"/>
                <w:shd w:val="clear" w:fill="FFFFFF"/>
                <w:rPrChange w:id="22286" w:author="梁元" w:date="2019-05-14T19:51:36Z">
                  <w:rPr>
                    <w:rFonts w:ascii="微软雅黑" w:hAnsi="微软雅黑" w:eastAsia="微软雅黑" w:cs="微软雅黑"/>
                    <w:i w:val="0"/>
                    <w:caps w:val="0"/>
                    <w:color w:val="4F4F4F"/>
                    <w:spacing w:val="0"/>
                    <w:sz w:val="21"/>
                    <w:szCs w:val="21"/>
                    <w:shd w:val="clear" w:fill="FFFFFF"/>
                  </w:rPr>
                </w:rPrChange>
                <w14:textFill>
                  <w14:solidFill>
                    <w14:schemeClr w14:val="tx1"/>
                  </w14:solidFill>
                </w14:textFill>
              </w:rPr>
              <w:t>缺点</w:t>
            </w:r>
          </w:p>
        </w:tc>
        <w:tc>
          <w:tcPr>
            <w:tcW w:w="1437" w:type="dxa"/>
          </w:tcPr>
          <w:p>
            <w:pPr>
              <w:ind w:firstLine="480" w:firstLineChars="200"/>
              <w:rPr>
                <w:rFonts w:hint="eastAsia" w:eastAsiaTheme="minorEastAsia"/>
                <w:color w:val="000000" w:themeColor="text1"/>
                <w:vertAlign w:val="baseline"/>
                <w:lang w:val="en-US" w:eastAsia="zh-CN"/>
                <w:rPrChange w:id="22288" w:author="梁元" w:date="2019-05-14T19:51:36Z">
                  <w:rPr>
                    <w:rFonts w:hint="eastAsia" w:eastAsiaTheme="minorEastAsia"/>
                    <w:vertAlign w:val="baseline"/>
                    <w:lang w:val="en-US" w:eastAsia="zh-CN"/>
                  </w:rPr>
                </w:rPrChange>
                <w14:textFill>
                  <w14:solidFill>
                    <w14:schemeClr w14:val="tx1"/>
                  </w14:solidFill>
                </w14:textFill>
              </w:rPr>
              <w:pPrChange w:id="22287" w:author="冷雪凝" w:date="2019-05-14T12:21:32Z">
                <w:pPr/>
              </w:pPrChange>
            </w:pPr>
            <w:r>
              <w:rPr>
                <w:rFonts w:hint="eastAsia"/>
                <w:color w:val="000000" w:themeColor="text1"/>
                <w:vertAlign w:val="baseline"/>
                <w:lang w:val="en-US" w:eastAsia="zh-CN"/>
                <w:rPrChange w:id="22289" w:author="梁元" w:date="2019-05-14T19:51:36Z">
                  <w:rPr>
                    <w:rFonts w:hint="eastAsia"/>
                    <w:vertAlign w:val="baseline"/>
                    <w:lang w:val="en-US" w:eastAsia="zh-CN"/>
                  </w:rPr>
                </w:rPrChange>
                <w14:textFill>
                  <w14:solidFill>
                    <w14:schemeClr w14:val="tx1"/>
                  </w14:solidFill>
                </w14:textFill>
              </w:rPr>
              <w:t>只能检测出基本类型（除null）</w:t>
            </w:r>
          </w:p>
        </w:tc>
        <w:tc>
          <w:tcPr>
            <w:tcW w:w="1713" w:type="dxa"/>
          </w:tcPr>
          <w:p>
            <w:pPr>
              <w:ind w:firstLine="480" w:firstLineChars="200"/>
              <w:rPr>
                <w:rFonts w:hint="eastAsia" w:eastAsiaTheme="minorEastAsia"/>
                <w:color w:val="000000" w:themeColor="text1"/>
                <w:vertAlign w:val="baseline"/>
                <w:lang w:val="en-US" w:eastAsia="zh-CN"/>
                <w:rPrChange w:id="22291" w:author="梁元" w:date="2019-05-14T19:51:36Z">
                  <w:rPr>
                    <w:rFonts w:hint="eastAsia" w:eastAsiaTheme="minorEastAsia"/>
                    <w:vertAlign w:val="baseline"/>
                    <w:lang w:val="en-US" w:eastAsia="zh-CN"/>
                  </w:rPr>
                </w:rPrChange>
                <w14:textFill>
                  <w14:solidFill>
                    <w14:schemeClr w14:val="tx1"/>
                  </w14:solidFill>
                </w14:textFill>
              </w:rPr>
              <w:pPrChange w:id="22290" w:author="冷雪凝" w:date="2019-05-14T12:21:32Z">
                <w:pPr/>
              </w:pPrChange>
            </w:pPr>
            <w:r>
              <w:rPr>
                <w:rFonts w:hint="eastAsia"/>
                <w:color w:val="000000" w:themeColor="text1"/>
                <w:vertAlign w:val="baseline"/>
                <w:lang w:val="en-US" w:eastAsia="zh-CN"/>
                <w:rPrChange w:id="22292" w:author="梁元" w:date="2019-05-14T19:51:36Z">
                  <w:rPr>
                    <w:rFonts w:hint="eastAsia"/>
                    <w:vertAlign w:val="baseline"/>
                    <w:lang w:val="en-US" w:eastAsia="zh-CN"/>
                  </w:rPr>
                </w:rPrChange>
                <w14:textFill>
                  <w14:solidFill>
                    <w14:schemeClr w14:val="tx1"/>
                  </w14:solidFill>
                </w14:textFill>
              </w:rPr>
              <w:t>不能检测出基本类型且不能跨iframe</w:t>
            </w:r>
          </w:p>
        </w:tc>
        <w:tc>
          <w:tcPr>
            <w:tcW w:w="1768" w:type="dxa"/>
          </w:tcPr>
          <w:p>
            <w:pPr>
              <w:ind w:firstLine="480" w:firstLineChars="200"/>
              <w:rPr>
                <w:rFonts w:hint="eastAsia" w:eastAsiaTheme="minorEastAsia"/>
                <w:color w:val="000000" w:themeColor="text1"/>
                <w:vertAlign w:val="baseline"/>
                <w:lang w:val="en-US" w:eastAsia="zh-CN"/>
                <w:rPrChange w:id="22294" w:author="梁元" w:date="2019-05-14T19:51:36Z">
                  <w:rPr>
                    <w:rFonts w:hint="eastAsia" w:eastAsiaTheme="minorEastAsia"/>
                    <w:vertAlign w:val="baseline"/>
                    <w:lang w:val="en-US" w:eastAsia="zh-CN"/>
                  </w:rPr>
                </w:rPrChange>
                <w14:textFill>
                  <w14:solidFill>
                    <w14:schemeClr w14:val="tx1"/>
                  </w14:solidFill>
                </w14:textFill>
              </w:rPr>
              <w:pPrChange w:id="22293" w:author="冷雪凝" w:date="2019-05-14T12:21:32Z">
                <w:pPr/>
              </w:pPrChange>
            </w:pPr>
            <w:r>
              <w:rPr>
                <w:rFonts w:hint="eastAsia"/>
                <w:color w:val="000000" w:themeColor="text1"/>
                <w:vertAlign w:val="baseline"/>
                <w:lang w:val="en-US" w:eastAsia="zh-CN"/>
                <w:rPrChange w:id="22295" w:author="梁元" w:date="2019-05-14T19:51:36Z">
                  <w:rPr>
                    <w:rFonts w:hint="eastAsia"/>
                    <w:vertAlign w:val="baseline"/>
                    <w:lang w:val="en-US" w:eastAsia="zh-CN"/>
                  </w:rPr>
                </w:rPrChange>
                <w14:textFill>
                  <w14:solidFill>
                    <w14:schemeClr w14:val="tx1"/>
                  </w14:solidFill>
                </w14:textFill>
              </w:rPr>
              <w:t>constructor易被修改，也不能跨iframe</w:t>
            </w:r>
          </w:p>
        </w:tc>
        <w:tc>
          <w:tcPr>
            <w:tcW w:w="3269" w:type="dxa"/>
          </w:tcPr>
          <w:p>
            <w:pPr>
              <w:ind w:firstLine="480" w:firstLineChars="200"/>
              <w:rPr>
                <w:rFonts w:hint="eastAsia" w:eastAsiaTheme="minorEastAsia"/>
                <w:color w:val="000000" w:themeColor="text1"/>
                <w:vertAlign w:val="baseline"/>
                <w:lang w:val="en-US" w:eastAsia="zh-CN"/>
                <w:rPrChange w:id="22297" w:author="梁元" w:date="2019-05-14T19:51:36Z">
                  <w:rPr>
                    <w:rFonts w:hint="eastAsia" w:eastAsiaTheme="minorEastAsia"/>
                    <w:vertAlign w:val="baseline"/>
                    <w:lang w:val="en-US" w:eastAsia="zh-CN"/>
                  </w:rPr>
                </w:rPrChange>
                <w14:textFill>
                  <w14:solidFill>
                    <w14:schemeClr w14:val="tx1"/>
                  </w14:solidFill>
                </w14:textFill>
              </w:rPr>
              <w:pPrChange w:id="22296" w:author="冷雪凝" w:date="2019-05-14T12:21:32Z">
                <w:pPr/>
              </w:pPrChange>
            </w:pPr>
            <w:r>
              <w:rPr>
                <w:rFonts w:hint="eastAsia"/>
                <w:color w:val="000000" w:themeColor="text1"/>
                <w:vertAlign w:val="baseline"/>
                <w:lang w:val="en-US" w:eastAsia="zh-CN"/>
                <w:rPrChange w:id="22298" w:author="梁元" w:date="2019-05-14T19:51:36Z">
                  <w:rPr>
                    <w:rFonts w:hint="eastAsia"/>
                    <w:vertAlign w:val="baseline"/>
                    <w:lang w:val="en-US" w:eastAsia="zh-CN"/>
                  </w:rPr>
                </w:rPrChange>
                <w14:textFill>
                  <w14:solidFill>
                    <w14:schemeClr w14:val="tx1"/>
                  </w14:solidFill>
                </w14:textFill>
              </w:rPr>
              <w:t>IE6下，undefined和null均为Object</w:t>
            </w:r>
          </w:p>
        </w:tc>
      </w:tr>
    </w:tbl>
    <w:p>
      <w:pPr>
        <w:ind w:firstLine="480" w:firstLineChars="200"/>
        <w:rPr>
          <w:color w:val="000000" w:themeColor="text1"/>
          <w:rPrChange w:id="22300" w:author="梁元" w:date="2019-05-14T19:51:36Z">
            <w:rPr/>
          </w:rPrChange>
          <w14:textFill>
            <w14:solidFill>
              <w14:schemeClr w14:val="tx1"/>
            </w14:solidFill>
          </w14:textFill>
        </w:rPr>
        <w:pPrChange w:id="22299" w:author="冷雪凝" w:date="2019-05-14T12:21:32Z">
          <w:pPr/>
        </w:pPrChange>
      </w:pPr>
    </w:p>
    <w:p>
      <w:pPr>
        <w:pStyle w:val="3"/>
        <w:numPr>
          <w:ilvl w:val="0"/>
          <w:numId w:val="48"/>
        </w:numPr>
        <w:spacing w:line="240" w:lineRule="auto"/>
        <w:ind w:firstLine="562" w:firstLineChars="200"/>
        <w:rPr>
          <w:rFonts w:hint="eastAsia" w:ascii="仿宋" w:hAnsi="仿宋" w:eastAsia="仿宋"/>
          <w:color w:val="000000" w:themeColor="text1"/>
          <w:sz w:val="28"/>
          <w:szCs w:val="28"/>
          <w:lang w:val="en-US" w:eastAsia="zh-CN"/>
          <w:rPrChange w:id="22302" w:author="梁元" w:date="2019-05-14T19:51:36Z">
            <w:rPr>
              <w:rFonts w:hint="eastAsia" w:ascii="仿宋" w:hAnsi="仿宋" w:eastAsia="仿宋"/>
              <w:sz w:val="28"/>
              <w:szCs w:val="28"/>
              <w:lang w:val="en-US" w:eastAsia="zh-CN"/>
            </w:rPr>
          </w:rPrChange>
          <w14:textFill>
            <w14:solidFill>
              <w14:schemeClr w14:val="tx1"/>
            </w14:solidFill>
          </w14:textFill>
        </w:rPr>
        <w:pPrChange w:id="22301" w:author="冷雪凝" w:date="2019-05-14T12:21:32Z">
          <w:pPr>
            <w:pStyle w:val="3"/>
            <w:numPr>
              <w:ilvl w:val="0"/>
              <w:numId w:val="48"/>
            </w:numPr>
          </w:pPr>
        </w:pPrChange>
      </w:pPr>
      <w:bookmarkStart w:id="837" w:name="_Toc7523_WPSOffice_Level2"/>
      <w:bookmarkStart w:id="838" w:name="_Toc12230_WPSOffice_Level2"/>
      <w:r>
        <w:rPr>
          <w:rFonts w:hint="eastAsia" w:ascii="仿宋" w:hAnsi="仿宋" w:eastAsia="仿宋"/>
          <w:color w:val="000000" w:themeColor="text1"/>
          <w:sz w:val="28"/>
          <w:szCs w:val="28"/>
          <w:rPrChange w:id="22303"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837"/>
      <w:bookmarkEnd w:id="838"/>
    </w:p>
    <w:p>
      <w:pPr>
        <w:ind w:firstLine="480" w:firstLineChars="200"/>
        <w:rPr>
          <w:rFonts w:hint="eastAsia" w:eastAsia="宋体"/>
          <w:color w:val="000000" w:themeColor="text1"/>
          <w:lang w:val="en-US" w:eastAsia="zh-CN"/>
          <w:rPrChange w:id="22305" w:author="梁元" w:date="2019-05-14T19:51:36Z">
            <w:rPr>
              <w:rFonts w:hint="eastAsia" w:eastAsia="宋体"/>
              <w:lang w:val="en-US" w:eastAsia="zh-CN"/>
            </w:rPr>
          </w:rPrChange>
          <w14:textFill>
            <w14:solidFill>
              <w14:schemeClr w14:val="tx1"/>
            </w14:solidFill>
          </w14:textFill>
        </w:rPr>
        <w:pPrChange w:id="22304" w:author="冷雪凝" w:date="2019-05-14T12:21:32Z">
          <w:pPr/>
        </w:pPrChange>
      </w:pPr>
      <w:r>
        <w:rPr>
          <w:rFonts w:ascii="Arial" w:hAnsi="Arial" w:eastAsia="Arial" w:cs="Arial"/>
          <w:i w:val="0"/>
          <w:caps w:val="0"/>
          <w:color w:val="000000" w:themeColor="text1"/>
          <w:spacing w:val="0"/>
          <w:sz w:val="24"/>
          <w:szCs w:val="24"/>
          <w:shd w:val="clear" w:fill="FFFFFF"/>
          <w:rPrChange w:id="22306" w:author="梁元" w:date="2019-05-14T19:51:36Z">
            <w:rPr>
              <w:rFonts w:ascii="Arial" w:hAnsi="Arial" w:eastAsia="Arial" w:cs="Arial"/>
              <w:i w:val="0"/>
              <w:caps w:val="0"/>
              <w:color w:val="2F2F2F"/>
              <w:spacing w:val="0"/>
              <w:sz w:val="24"/>
              <w:szCs w:val="24"/>
              <w:shd w:val="clear" w:fill="FFFFFF"/>
            </w:rPr>
          </w:rPrChange>
          <w14:textFill>
            <w14:solidFill>
              <w14:schemeClr w14:val="tx1"/>
            </w14:solidFill>
          </w14:textFill>
        </w:rPr>
        <w:t>检测原型继承的情况</w:t>
      </w:r>
      <w:r>
        <w:rPr>
          <w:rFonts w:hint="eastAsia" w:ascii="Arial" w:hAnsi="Arial" w:eastAsia="宋体" w:cs="Arial"/>
          <w:i w:val="0"/>
          <w:caps w:val="0"/>
          <w:color w:val="000000" w:themeColor="text1"/>
          <w:spacing w:val="0"/>
          <w:sz w:val="24"/>
          <w:szCs w:val="24"/>
          <w:shd w:val="clear" w:fill="FFFFFF"/>
          <w:lang w:eastAsia="zh-CN"/>
          <w:rPrChange w:id="22307" w:author="梁元" w:date="2019-05-14T19:51:36Z">
            <w:rPr>
              <w:rFonts w:hint="eastAsia" w:ascii="Arial" w:hAnsi="Arial" w:eastAsia="宋体" w:cs="Arial"/>
              <w:i w:val="0"/>
              <w:caps w:val="0"/>
              <w:color w:val="2F2F2F"/>
              <w:spacing w:val="0"/>
              <w:sz w:val="24"/>
              <w:szCs w:val="24"/>
              <w:shd w:val="clear" w:fill="FFFFFF"/>
              <w:lang w:eastAsia="zh-CN"/>
            </w:rPr>
          </w:rPrChange>
          <w14:textFill>
            <w14:solidFill>
              <w14:schemeClr w14:val="tx1"/>
            </w14:solidFill>
          </w14:textFill>
        </w:rPr>
        <w:t>：</w:t>
      </w:r>
    </w:p>
    <w:p>
      <w:pPr>
        <w:keepNext w:val="0"/>
        <w:keepLines w:val="0"/>
        <w:widowControl/>
        <w:suppressLineNumbers w:val="0"/>
        <w:ind w:firstLine="480" w:firstLineChars="200"/>
        <w:jc w:val="left"/>
        <w:rPr>
          <w:color w:val="000000" w:themeColor="text1"/>
          <w:rPrChange w:id="22309" w:author="梁元" w:date="2019-05-14T19:51:36Z">
            <w:rPr/>
          </w:rPrChange>
          <w14:textFill>
            <w14:solidFill>
              <w14:schemeClr w14:val="tx1"/>
            </w14:solidFill>
          </w14:textFill>
        </w:rPr>
        <w:pPrChange w:id="22308" w:author="冷雪凝" w:date="2019-05-14T12:21:32Z">
          <w:pPr>
            <w:keepNext w:val="0"/>
            <w:keepLines w:val="0"/>
            <w:widowControl/>
            <w:suppressLineNumbers w:val="0"/>
            <w:jc w:val="left"/>
          </w:pPr>
        </w:pPrChange>
      </w:pPr>
      <w:r>
        <w:rPr>
          <w:rFonts w:ascii="宋体" w:hAnsi="宋体" w:eastAsia="宋体" w:cs="宋体"/>
          <w:color w:val="000000" w:themeColor="text1"/>
          <w:kern w:val="0"/>
          <w:sz w:val="24"/>
          <w:szCs w:val="24"/>
          <w:lang w:val="en-US" w:eastAsia="zh-CN" w:bidi="ar"/>
          <w:rPrChange w:id="22311" w:author="梁元" w:date="2019-05-14T19:51:36Z">
            <w:rPr>
              <w:rFonts w:ascii="宋体" w:hAnsi="宋体" w:eastAsia="宋体" w:cs="宋体"/>
              <w:kern w:val="0"/>
              <w:sz w:val="24"/>
              <w:szCs w:val="24"/>
              <w:lang w:val="en-US" w:eastAsia="zh-CN" w:bidi="ar"/>
            </w:rPr>
          </w:rPrChange>
          <w14:textFill>
            <w14:solidFill>
              <w14:schemeClr w14:val="tx1"/>
            </w14:solidFill>
          </w14:textFill>
        </w:rPr>
        <w:drawing>
          <wp:inline distT="0" distB="0" distL="114300" distR="114300">
            <wp:extent cx="6066155" cy="1388110"/>
            <wp:effectExtent l="0" t="0" r="10795" b="2540"/>
            <wp:docPr id="9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 descr="IMG_256"/>
                    <pic:cNvPicPr>
                      <a:picLocks noChangeAspect="1"/>
                    </pic:cNvPicPr>
                  </pic:nvPicPr>
                  <pic:blipFill>
                    <a:blip r:embed="rId89"/>
                    <a:stretch>
                      <a:fillRect/>
                    </a:stretch>
                  </pic:blipFill>
                  <pic:spPr>
                    <a:xfrm>
                      <a:off x="0" y="0"/>
                      <a:ext cx="6066155" cy="1388110"/>
                    </a:xfrm>
                    <a:prstGeom prst="rect">
                      <a:avLst/>
                    </a:prstGeom>
                    <a:noFill/>
                    <a:ln w="9525">
                      <a:noFill/>
                    </a:ln>
                  </pic:spPr>
                </pic:pic>
              </a:graphicData>
            </a:graphic>
          </wp:inline>
        </w:drawing>
      </w:r>
    </w:p>
    <w:p>
      <w:pPr>
        <w:spacing w:line="240" w:lineRule="auto"/>
        <w:ind w:firstLine="480" w:firstLineChars="200"/>
        <w:jc w:val="left"/>
        <w:rPr>
          <w:rFonts w:hint="default"/>
          <w:color w:val="000000" w:themeColor="text1"/>
          <w:lang w:val="en-US" w:eastAsia="zh-CN"/>
          <w:rPrChange w:id="22313" w:author="梁元" w:date="2019-05-14T19:51:36Z">
            <w:rPr>
              <w:rFonts w:hint="default"/>
              <w:lang w:val="en-US" w:eastAsia="zh-CN"/>
            </w:rPr>
          </w:rPrChange>
          <w14:textFill>
            <w14:solidFill>
              <w14:schemeClr w14:val="tx1"/>
            </w14:solidFill>
          </w14:textFill>
        </w:rPr>
        <w:pPrChange w:id="22312" w:author="冷雪凝" w:date="2019-05-14T12:21:32Z">
          <w:pPr>
            <w:spacing w:line="360" w:lineRule="auto"/>
            <w:ind w:firstLine="420" w:firstLineChars="0"/>
            <w:jc w:val="left"/>
          </w:pPr>
        </w:pPrChange>
      </w:pPr>
    </w:p>
    <w:p>
      <w:pPr>
        <w:ind w:firstLine="480" w:firstLineChars="200"/>
        <w:rPr>
          <w:rFonts w:hint="eastAsia"/>
          <w:color w:val="000000" w:themeColor="text1"/>
          <w:lang w:val="en-US" w:eastAsia="zh-CN"/>
          <w:rPrChange w:id="22315" w:author="梁元" w:date="2019-05-14T19:51:36Z">
            <w:rPr>
              <w:rFonts w:hint="eastAsia"/>
              <w:lang w:val="en-US" w:eastAsia="zh-CN"/>
            </w:rPr>
          </w:rPrChange>
          <w14:textFill>
            <w14:solidFill>
              <w14:schemeClr w14:val="tx1"/>
            </w14:solidFill>
          </w14:textFill>
        </w:rPr>
        <w:pPrChange w:id="22314" w:author="冷雪凝" w:date="2019-05-14T12:21:32Z">
          <w:pPr/>
        </w:pPrChange>
      </w:pPr>
    </w:p>
    <w:p>
      <w:pPr>
        <w:keepNext w:val="0"/>
        <w:keepLines w:val="0"/>
        <w:widowControl/>
        <w:suppressLineNumbers w:val="0"/>
        <w:ind w:firstLine="480" w:firstLineChars="200"/>
        <w:jc w:val="left"/>
        <w:rPr>
          <w:color w:val="000000" w:themeColor="text1"/>
          <w:rPrChange w:id="22317" w:author="梁元" w:date="2019-05-14T19:51:36Z">
            <w:rPr/>
          </w:rPrChange>
          <w14:textFill>
            <w14:solidFill>
              <w14:schemeClr w14:val="tx1"/>
            </w14:solidFill>
          </w14:textFill>
        </w:rPr>
        <w:pPrChange w:id="22316" w:author="冷雪凝" w:date="2019-05-14T12:21:32Z">
          <w:pPr>
            <w:keepNext w:val="0"/>
            <w:keepLines w:val="0"/>
            <w:widowControl/>
            <w:suppressLineNumbers w:val="0"/>
            <w:jc w:val="left"/>
          </w:pPr>
        </w:pPrChange>
      </w:pPr>
    </w:p>
    <w:p>
      <w:pPr>
        <w:pStyle w:val="3"/>
        <w:numPr>
          <w:ilvl w:val="0"/>
          <w:numId w:val="48"/>
        </w:numPr>
        <w:spacing w:line="240" w:lineRule="auto"/>
        <w:ind w:firstLine="562" w:firstLineChars="200"/>
        <w:rPr>
          <w:rFonts w:ascii="仿宋" w:hAnsi="仿宋" w:eastAsia="仿宋"/>
          <w:color w:val="000000" w:themeColor="text1"/>
          <w:sz w:val="28"/>
          <w:szCs w:val="28"/>
          <w:rPrChange w:id="22319" w:author="梁元" w:date="2019-05-14T19:51:36Z">
            <w:rPr>
              <w:rFonts w:ascii="仿宋" w:hAnsi="仿宋" w:eastAsia="仿宋"/>
              <w:sz w:val="28"/>
              <w:szCs w:val="28"/>
            </w:rPr>
          </w:rPrChange>
          <w14:textFill>
            <w14:solidFill>
              <w14:schemeClr w14:val="tx1"/>
            </w14:solidFill>
          </w14:textFill>
        </w:rPr>
        <w:pPrChange w:id="22318" w:author="冷雪凝" w:date="2019-05-14T12:21:32Z">
          <w:pPr>
            <w:pStyle w:val="3"/>
            <w:numPr>
              <w:ilvl w:val="0"/>
              <w:numId w:val="48"/>
            </w:numPr>
          </w:pPr>
        </w:pPrChange>
      </w:pPr>
      <w:bookmarkStart w:id="839" w:name="_Toc8645_WPSOffice_Level2"/>
      <w:bookmarkStart w:id="840" w:name="_Toc25434_WPSOffice_Level2"/>
      <w:r>
        <w:rPr>
          <w:rFonts w:hint="eastAsia" w:ascii="仿宋" w:hAnsi="仿宋" w:eastAsia="仿宋"/>
          <w:color w:val="000000" w:themeColor="text1"/>
          <w:sz w:val="28"/>
          <w:szCs w:val="28"/>
          <w:rPrChange w:id="22320" w:author="梁元" w:date="2019-05-14T19:51:36Z">
            <w:rPr>
              <w:rFonts w:hint="eastAsia" w:ascii="仿宋" w:hAnsi="仿宋" w:eastAsia="仿宋"/>
              <w:sz w:val="28"/>
              <w:szCs w:val="28"/>
            </w:rPr>
          </w:rPrChange>
          <w14:textFill>
            <w14:solidFill>
              <w14:schemeClr w14:val="tx1"/>
            </w14:solidFill>
          </w14:textFill>
        </w:rPr>
        <w:t>项目中体现经验的点</w:t>
      </w:r>
      <w:bookmarkEnd w:id="839"/>
      <w:bookmarkEnd w:id="840"/>
    </w:p>
    <w:p>
      <w:pPr>
        <w:ind w:firstLine="480" w:firstLineChars="200"/>
        <w:rPr>
          <w:rFonts w:hint="eastAsia"/>
          <w:color w:val="000000" w:themeColor="text1"/>
          <w:lang w:val="en-US"/>
          <w:rPrChange w:id="22322" w:author="梁元" w:date="2019-05-14T19:51:36Z">
            <w:rPr>
              <w:rFonts w:hint="eastAsia"/>
              <w:lang w:val="en-US"/>
            </w:rPr>
          </w:rPrChange>
          <w14:textFill>
            <w14:solidFill>
              <w14:schemeClr w14:val="tx1"/>
            </w14:solidFill>
          </w14:textFill>
        </w:rPr>
        <w:pPrChange w:id="22321" w:author="冷雪凝" w:date="2019-05-14T12:21:32Z">
          <w:pPr/>
        </w:pPrChange>
      </w:pPr>
      <w:r>
        <w:rPr>
          <w:rFonts w:hint="eastAsia"/>
          <w:color w:val="000000" w:themeColor="text1"/>
          <w:rPrChange w:id="22323" w:author="梁元" w:date="2019-05-14T19:51:36Z">
            <w:rPr>
              <w:rFonts w:hint="eastAsia"/>
            </w:rPr>
          </w:rPrChange>
          <w14:textFill>
            <w14:solidFill>
              <w14:schemeClr w14:val="tx1"/>
            </w14:solidFill>
          </w14:textFill>
        </w:rPr>
        <w:t>深刻理解</w:t>
      </w:r>
      <w:r>
        <w:rPr>
          <w:rFonts w:hint="eastAsia"/>
          <w:color w:val="000000" w:themeColor="text1"/>
          <w:lang w:val="en-US" w:eastAsia="zh-CN"/>
          <w:rPrChange w:id="22324" w:author="梁元" w:date="2019-05-14T19:51:36Z">
            <w:rPr>
              <w:rFonts w:hint="eastAsia"/>
              <w:lang w:val="en-US" w:eastAsia="zh-CN"/>
            </w:rPr>
          </w:rPrChange>
          <w14:textFill>
            <w14:solidFill>
              <w14:schemeClr w14:val="tx1"/>
            </w14:solidFill>
          </w14:textFill>
        </w:rPr>
        <w:t>数据的基本类型检测，在项目中当我们不确定函数中的类型是，我们可以利用数据类型来检测函数中的类型，从而方便我们更好的完成任务</w:t>
      </w:r>
    </w:p>
    <w:p>
      <w:pPr>
        <w:pStyle w:val="3"/>
        <w:numPr>
          <w:ilvl w:val="0"/>
          <w:numId w:val="48"/>
        </w:numPr>
        <w:spacing w:line="240" w:lineRule="auto"/>
        <w:ind w:firstLine="562" w:firstLineChars="200"/>
        <w:rPr>
          <w:color w:val="000000" w:themeColor="text1"/>
          <w:rPrChange w:id="22326" w:author="梁元" w:date="2019-05-14T19:51:36Z">
            <w:rPr/>
          </w:rPrChange>
          <w14:textFill>
            <w14:solidFill>
              <w14:schemeClr w14:val="tx1"/>
            </w14:solidFill>
          </w14:textFill>
        </w:rPr>
        <w:pPrChange w:id="22325" w:author="冷雪凝" w:date="2019-05-14T12:21:32Z">
          <w:pPr>
            <w:pStyle w:val="3"/>
            <w:numPr>
              <w:ilvl w:val="0"/>
              <w:numId w:val="48"/>
            </w:numPr>
          </w:pPr>
        </w:pPrChange>
      </w:pPr>
      <w:bookmarkStart w:id="841" w:name="_Toc15644_WPSOffice_Level2"/>
      <w:bookmarkStart w:id="842" w:name="_Toc30992_WPSOffice_Level2"/>
      <w:r>
        <w:rPr>
          <w:rFonts w:hint="eastAsia" w:ascii="仿宋" w:hAnsi="仿宋" w:eastAsia="仿宋"/>
          <w:color w:val="000000" w:themeColor="text1"/>
          <w:sz w:val="28"/>
          <w:szCs w:val="28"/>
          <w:rPrChange w:id="22327" w:author="梁元" w:date="2019-05-14T19:51:36Z">
            <w:rPr>
              <w:rFonts w:hint="eastAsia" w:ascii="仿宋" w:hAnsi="仿宋" w:eastAsia="仿宋"/>
              <w:sz w:val="28"/>
              <w:szCs w:val="28"/>
            </w:rPr>
          </w:rPrChange>
          <w14:textFill>
            <w14:solidFill>
              <w14:schemeClr w14:val="tx1"/>
            </w14:solidFill>
          </w14:textFill>
        </w:rPr>
        <w:t>论坛参考</w:t>
      </w:r>
      <w:bookmarkEnd w:id="841"/>
      <w:bookmarkEnd w:id="842"/>
    </w:p>
    <w:p>
      <w:pPr>
        <w:ind w:firstLine="480" w:firstLineChars="200"/>
        <w:rPr>
          <w:rFonts w:hint="eastAsia" w:ascii="Arial" w:hAnsi="Arial" w:eastAsia="宋体" w:cs="Arial"/>
          <w:i w:val="0"/>
          <w:caps w:val="0"/>
          <w:color w:val="000000" w:themeColor="text1"/>
          <w:spacing w:val="0"/>
          <w:sz w:val="24"/>
          <w:szCs w:val="24"/>
          <w:u w:val="none"/>
          <w:shd w:val="clear" w:fill="FFFFFF"/>
          <w:lang w:val="en-US" w:eastAsia="zh-CN"/>
          <w:rPrChange w:id="22329" w:author="梁元" w:date="2019-05-14T19:51:36Z">
            <w:rPr>
              <w:rFonts w:hint="eastAsia" w:ascii="Arial" w:hAnsi="Arial" w:eastAsia="宋体" w:cs="Arial"/>
              <w:i w:val="0"/>
              <w:caps w:val="0"/>
              <w:color w:val="3194D0"/>
              <w:spacing w:val="0"/>
              <w:sz w:val="24"/>
              <w:szCs w:val="24"/>
              <w:u w:val="none"/>
              <w:shd w:val="clear" w:fill="FFFFFF"/>
              <w:lang w:val="en-US" w:eastAsia="zh-CN"/>
            </w:rPr>
          </w:rPrChange>
          <w14:textFill>
            <w14:solidFill>
              <w14:schemeClr w14:val="tx1"/>
            </w14:solidFill>
          </w14:textFill>
        </w:rPr>
        <w:pPrChange w:id="22328" w:author="冷雪凝" w:date="2019-05-14T12:21:32Z">
          <w:pPr/>
        </w:pPrChange>
      </w:pPr>
      <w:r>
        <w:rPr>
          <w:rFonts w:ascii="Arial" w:hAnsi="Arial" w:eastAsia="Arial" w:cs="Arial"/>
          <w:i w:val="0"/>
          <w:caps w:val="0"/>
          <w:color w:val="000000" w:themeColor="text1"/>
          <w:spacing w:val="0"/>
          <w:sz w:val="24"/>
          <w:szCs w:val="24"/>
          <w:u w:val="none"/>
          <w:shd w:val="clear" w:fill="FFFFFF"/>
          <w:rPrChange w:id="22330" w:author="梁元" w:date="2019-05-14T19:51:36Z">
            <w:rPr>
              <w:rFonts w:ascii="Arial" w:hAnsi="Arial" w:eastAsia="Arial" w:cs="Arial"/>
              <w:i w:val="0"/>
              <w:caps w:val="0"/>
              <w:color w:val="3194D0"/>
              <w:spacing w:val="0"/>
              <w:sz w:val="24"/>
              <w:szCs w:val="24"/>
              <w:u w:val="none"/>
              <w:shd w:val="clear" w:fill="FFFFFF"/>
            </w:rPr>
          </w:rPrChange>
          <w14:textFill>
            <w14:solidFill>
              <w14:schemeClr w14:val="tx1"/>
            </w14:solidFill>
          </w14:textFill>
        </w:rPr>
        <w:fldChar w:fldCharType="begin"/>
      </w:r>
      <w:r>
        <w:rPr>
          <w:rFonts w:ascii="Arial" w:hAnsi="Arial" w:eastAsia="Arial" w:cs="Arial"/>
          <w:i w:val="0"/>
          <w:caps w:val="0"/>
          <w:color w:val="000000" w:themeColor="text1"/>
          <w:spacing w:val="0"/>
          <w:sz w:val="24"/>
          <w:szCs w:val="24"/>
          <w:u w:val="none"/>
          <w:shd w:val="clear" w:fill="FFFFFF"/>
          <w:rPrChange w:id="22331" w:author="梁元" w:date="2019-05-14T19:51:36Z">
            <w:rPr>
              <w:rFonts w:ascii="Arial" w:hAnsi="Arial" w:eastAsia="Arial" w:cs="Arial"/>
              <w:i w:val="0"/>
              <w:caps w:val="0"/>
              <w:color w:val="3194D0"/>
              <w:spacing w:val="0"/>
              <w:sz w:val="24"/>
              <w:szCs w:val="24"/>
              <w:u w:val="none"/>
              <w:shd w:val="clear" w:fill="FFFFFF"/>
            </w:rPr>
          </w:rPrChange>
          <w14:textFill>
            <w14:solidFill>
              <w14:schemeClr w14:val="tx1"/>
            </w14:solidFill>
          </w14:textFill>
        </w:rPr>
        <w:instrText xml:space="preserve"> HYPERLINK "https://www.talkingcoder.com/article/6333557442705696719" \t "https://www.jianshu.com/p/_blank" </w:instrText>
      </w:r>
      <w:r>
        <w:rPr>
          <w:rFonts w:ascii="Arial" w:hAnsi="Arial" w:eastAsia="Arial" w:cs="Arial"/>
          <w:i w:val="0"/>
          <w:caps w:val="0"/>
          <w:color w:val="000000" w:themeColor="text1"/>
          <w:spacing w:val="0"/>
          <w:sz w:val="24"/>
          <w:szCs w:val="24"/>
          <w:u w:val="none"/>
          <w:shd w:val="clear" w:fill="FFFFFF"/>
          <w:rPrChange w:id="22332" w:author="梁元" w:date="2019-05-14T19:51:36Z">
            <w:rPr>
              <w:rFonts w:ascii="Arial" w:hAnsi="Arial" w:eastAsia="Arial" w:cs="Arial"/>
              <w:i w:val="0"/>
              <w:caps w:val="0"/>
              <w:color w:val="3194D0"/>
              <w:spacing w:val="0"/>
              <w:sz w:val="24"/>
              <w:szCs w:val="24"/>
              <w:u w:val="none"/>
              <w:shd w:val="clear" w:fill="FFFFFF"/>
            </w:rPr>
          </w:rPrChange>
          <w14:textFill>
            <w14:solidFill>
              <w14:schemeClr w14:val="tx1"/>
            </w14:solidFill>
          </w14:textFill>
        </w:rPr>
        <w:fldChar w:fldCharType="separate"/>
      </w:r>
      <w:r>
        <w:rPr>
          <w:rStyle w:val="18"/>
          <w:rFonts w:hint="default" w:ascii="Arial" w:hAnsi="Arial" w:eastAsia="Arial" w:cs="Arial"/>
          <w:i w:val="0"/>
          <w:caps w:val="0"/>
          <w:color w:val="000000" w:themeColor="text1"/>
          <w:spacing w:val="0"/>
          <w:sz w:val="24"/>
          <w:szCs w:val="24"/>
          <w:u w:val="none"/>
          <w:shd w:val="clear" w:fill="FFFFFF"/>
          <w:rPrChange w:id="22333" w:author="梁元" w:date="2019-05-14T19:51:36Z">
            <w:rPr>
              <w:rStyle w:val="18"/>
              <w:rFonts w:hint="default" w:ascii="Arial" w:hAnsi="Arial" w:eastAsia="Arial" w:cs="Arial"/>
              <w:i w:val="0"/>
              <w:caps w:val="0"/>
              <w:color w:val="3194D0"/>
              <w:spacing w:val="0"/>
              <w:sz w:val="24"/>
              <w:szCs w:val="24"/>
              <w:u w:val="none"/>
              <w:shd w:val="clear" w:fill="FFFFFF"/>
            </w:rPr>
          </w:rPrChange>
          <w14:textFill>
            <w14:solidFill>
              <w14:schemeClr w14:val="tx1"/>
            </w14:solidFill>
          </w14:textFill>
        </w:rPr>
        <w:t>https://www.talkingcoder.com/article/6333557442705696719</w:t>
      </w:r>
      <w:r>
        <w:rPr>
          <w:rFonts w:hint="default" w:ascii="Arial" w:hAnsi="Arial" w:eastAsia="Arial" w:cs="Arial"/>
          <w:i w:val="0"/>
          <w:caps w:val="0"/>
          <w:color w:val="000000" w:themeColor="text1"/>
          <w:spacing w:val="0"/>
          <w:sz w:val="24"/>
          <w:szCs w:val="24"/>
          <w:u w:val="none"/>
          <w:shd w:val="clear" w:fill="FFFFFF"/>
          <w:rPrChange w:id="22334" w:author="梁元" w:date="2019-05-14T19:51:36Z">
            <w:rPr>
              <w:rFonts w:hint="default" w:ascii="Arial" w:hAnsi="Arial" w:eastAsia="Arial" w:cs="Arial"/>
              <w:i w:val="0"/>
              <w:caps w:val="0"/>
              <w:color w:val="3194D0"/>
              <w:spacing w:val="0"/>
              <w:sz w:val="24"/>
              <w:szCs w:val="24"/>
              <w:u w:val="none"/>
              <w:shd w:val="clear" w:fill="FFFFFF"/>
            </w:rPr>
          </w:rPrChange>
          <w14:textFill>
            <w14:solidFill>
              <w14:schemeClr w14:val="tx1"/>
            </w14:solidFill>
          </w14:textFill>
        </w:rPr>
        <w:fldChar w:fldCharType="end"/>
      </w:r>
    </w:p>
    <w:p>
      <w:pPr>
        <w:ind w:firstLine="480" w:firstLineChars="200"/>
        <w:rPr>
          <w:rFonts w:hint="eastAsia" w:ascii="Arial" w:hAnsi="Arial" w:eastAsia="Arial" w:cs="Arial"/>
          <w:i w:val="0"/>
          <w:caps w:val="0"/>
          <w:color w:val="000000" w:themeColor="text1"/>
          <w:spacing w:val="0"/>
          <w:sz w:val="24"/>
          <w:szCs w:val="24"/>
          <w:u w:val="none"/>
          <w:shd w:val="clear" w:fill="FFFFFF"/>
          <w:rPrChange w:id="22336"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pPrChange w:id="22335" w:author="冷雪凝" w:date="2019-05-14T12:21:32Z">
          <w:pPr/>
        </w:pPrChange>
      </w:pPr>
      <w:r>
        <w:rPr>
          <w:rFonts w:hint="eastAsia" w:ascii="Arial" w:hAnsi="Arial" w:eastAsia="Arial" w:cs="Arial"/>
          <w:i w:val="0"/>
          <w:caps w:val="0"/>
          <w:color w:val="000000" w:themeColor="text1"/>
          <w:spacing w:val="0"/>
          <w:sz w:val="24"/>
          <w:szCs w:val="24"/>
          <w:u w:val="none"/>
          <w:shd w:val="clear" w:fill="FFFFFF"/>
          <w:rPrChange w:id="22337"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fldChar w:fldCharType="begin"/>
      </w:r>
      <w:r>
        <w:rPr>
          <w:rFonts w:hint="eastAsia" w:ascii="Arial" w:hAnsi="Arial" w:eastAsia="Arial" w:cs="Arial"/>
          <w:i w:val="0"/>
          <w:caps w:val="0"/>
          <w:color w:val="000000" w:themeColor="text1"/>
          <w:spacing w:val="0"/>
          <w:sz w:val="24"/>
          <w:szCs w:val="24"/>
          <w:u w:val="none"/>
          <w:shd w:val="clear" w:fill="FFFFFF"/>
          <w:rPrChange w:id="22338"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instrText xml:space="preserve"> HYPERLINK "https://www.jianshu.com/p/75057391ad51" </w:instrText>
      </w:r>
      <w:r>
        <w:rPr>
          <w:rFonts w:hint="eastAsia" w:ascii="Arial" w:hAnsi="Arial" w:eastAsia="Arial" w:cs="Arial"/>
          <w:i w:val="0"/>
          <w:caps w:val="0"/>
          <w:color w:val="000000" w:themeColor="text1"/>
          <w:spacing w:val="0"/>
          <w:sz w:val="24"/>
          <w:szCs w:val="24"/>
          <w:u w:val="none"/>
          <w:shd w:val="clear" w:fill="FFFFFF"/>
          <w:rPrChange w:id="22339"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fldChar w:fldCharType="separate"/>
      </w:r>
      <w:r>
        <w:rPr>
          <w:rStyle w:val="18"/>
          <w:rFonts w:hint="eastAsia" w:ascii="Arial" w:hAnsi="Arial" w:eastAsia="Arial" w:cs="Arial"/>
          <w:i w:val="0"/>
          <w:caps w:val="0"/>
          <w:color w:val="000000" w:themeColor="text1"/>
          <w:spacing w:val="0"/>
          <w:sz w:val="24"/>
          <w:szCs w:val="24"/>
          <w:shd w:val="clear" w:fill="FFFFFF"/>
          <w:rPrChange w:id="22340" w:author="梁元" w:date="2019-05-14T19:51:36Z">
            <w:rPr>
              <w:rStyle w:val="18"/>
              <w:rFonts w:hint="eastAsia" w:ascii="Arial" w:hAnsi="Arial" w:eastAsia="Arial" w:cs="Arial"/>
              <w:i w:val="0"/>
              <w:caps w:val="0"/>
              <w:spacing w:val="0"/>
              <w:sz w:val="24"/>
              <w:szCs w:val="24"/>
              <w:shd w:val="clear" w:fill="FFFFFF"/>
            </w:rPr>
          </w:rPrChange>
          <w14:textFill>
            <w14:solidFill>
              <w14:schemeClr w14:val="tx1"/>
            </w14:solidFill>
          </w14:textFill>
        </w:rPr>
        <w:t>https://www.jianshu.com/p/75057391ad51</w:t>
      </w:r>
      <w:r>
        <w:rPr>
          <w:rFonts w:hint="eastAsia" w:ascii="Arial" w:hAnsi="Arial" w:eastAsia="Arial" w:cs="Arial"/>
          <w:i w:val="0"/>
          <w:caps w:val="0"/>
          <w:color w:val="000000" w:themeColor="text1"/>
          <w:spacing w:val="0"/>
          <w:sz w:val="24"/>
          <w:szCs w:val="24"/>
          <w:u w:val="none"/>
          <w:shd w:val="clear" w:fill="FFFFFF"/>
          <w:rPrChange w:id="22341"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fldChar w:fldCharType="end"/>
      </w:r>
    </w:p>
    <w:p>
      <w:pPr>
        <w:ind w:firstLine="480" w:firstLineChars="200"/>
        <w:rPr>
          <w:rFonts w:hint="eastAsia" w:ascii="Arial" w:hAnsi="Arial" w:eastAsia="Arial" w:cs="Arial"/>
          <w:i w:val="0"/>
          <w:caps w:val="0"/>
          <w:color w:val="000000" w:themeColor="text1"/>
          <w:spacing w:val="0"/>
          <w:sz w:val="24"/>
          <w:szCs w:val="24"/>
          <w:u w:val="none"/>
          <w:shd w:val="clear" w:fill="FFFFFF"/>
          <w:rPrChange w:id="22343"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pPrChange w:id="22342" w:author="冷雪凝" w:date="2019-05-14T12:21:32Z">
          <w:pPr/>
        </w:pPrChange>
      </w:pPr>
      <w:r>
        <w:rPr>
          <w:rFonts w:hint="eastAsia" w:ascii="Arial" w:hAnsi="Arial" w:eastAsia="Arial" w:cs="Arial"/>
          <w:i w:val="0"/>
          <w:caps w:val="0"/>
          <w:color w:val="000000" w:themeColor="text1"/>
          <w:spacing w:val="0"/>
          <w:sz w:val="24"/>
          <w:szCs w:val="24"/>
          <w:u w:val="none"/>
          <w:shd w:val="clear" w:fill="FFFFFF"/>
          <w:rPrChange w:id="22344" w:author="梁元" w:date="2019-05-14T19:51:36Z">
            <w:rPr>
              <w:rFonts w:hint="eastAsia" w:ascii="Arial" w:hAnsi="Arial" w:eastAsia="Arial" w:cs="Arial"/>
              <w:i w:val="0"/>
              <w:caps w:val="0"/>
              <w:color w:val="3194D0"/>
              <w:spacing w:val="0"/>
              <w:sz w:val="24"/>
              <w:szCs w:val="24"/>
              <w:u w:val="none"/>
              <w:shd w:val="clear" w:fill="FFFFFF"/>
            </w:rPr>
          </w:rPrChange>
          <w14:textFill>
            <w14:solidFill>
              <w14:schemeClr w14:val="tx1"/>
            </w14:solidFill>
          </w14:textFill>
        </w:rPr>
        <w:t>https://blog.csdn.net/lhjuejiang/article/details/79623973</w:t>
      </w:r>
    </w:p>
    <w:p>
      <w:pPr>
        <w:pStyle w:val="2"/>
        <w:numPr>
          <w:ilvl w:val="0"/>
          <w:numId w:val="1"/>
        </w:numPr>
        <w:rPr>
          <w:rFonts w:ascii="仿宋" w:hAnsi="仿宋" w:eastAsia="仿宋"/>
          <w:color w:val="000000" w:themeColor="text1"/>
          <w:sz w:val="28"/>
          <w:szCs w:val="28"/>
          <w:rPrChange w:id="22345" w:author="梁元" w:date="2019-05-14T19:51:36Z">
            <w:rPr>
              <w:rFonts w:ascii="仿宋" w:hAnsi="仿宋" w:eastAsia="仿宋"/>
              <w:sz w:val="28"/>
              <w:szCs w:val="28"/>
            </w:rPr>
          </w:rPrChange>
          <w14:textFill>
            <w14:solidFill>
              <w14:schemeClr w14:val="tx1"/>
            </w14:solidFill>
          </w14:textFill>
        </w:rPr>
      </w:pPr>
      <w:bookmarkStart w:id="843" w:name="_Toc17826_WPSOffice_Level1"/>
      <w:r>
        <w:rPr>
          <w:rFonts w:hint="eastAsia" w:ascii="仿宋" w:hAnsi="仿宋" w:eastAsia="仿宋"/>
          <w:color w:val="000000" w:themeColor="text1"/>
          <w:sz w:val="28"/>
          <w:szCs w:val="28"/>
          <w:rPrChange w:id="22346" w:author="梁元" w:date="2019-05-14T19:51:36Z">
            <w:rPr>
              <w:rFonts w:hint="eastAsia" w:ascii="仿宋" w:hAnsi="仿宋" w:eastAsia="仿宋"/>
              <w:sz w:val="28"/>
              <w:szCs w:val="28"/>
            </w:rPr>
          </w:rPrChange>
          <w14:textFill>
            <w14:solidFill>
              <w14:schemeClr w14:val="tx1"/>
            </w14:solidFill>
          </w14:textFill>
        </w:rPr>
        <w:t>什么是MVVM？：刘于</w:t>
      </w:r>
      <w:r>
        <w:rPr>
          <w:rFonts w:hint="eastAsia" w:ascii="仿宋" w:hAnsi="仿宋" w:eastAsia="仿宋"/>
          <w:color w:val="000000" w:themeColor="text1"/>
          <w:sz w:val="28"/>
          <w:szCs w:val="28"/>
          <w:rPrChange w:id="22347" w:author="梁元" w:date="2019-05-14T19:51:36Z">
            <w:rPr>
              <w:rFonts w:hint="eastAsia" w:ascii="仿宋" w:hAnsi="仿宋" w:eastAsia="仿宋"/>
              <w:color w:val="FF0000"/>
              <w:sz w:val="28"/>
              <w:szCs w:val="28"/>
            </w:rPr>
          </w:rPrChange>
          <w14:textFill>
            <w14:solidFill>
              <w14:schemeClr w14:val="tx1"/>
            </w14:solidFill>
          </w14:textFill>
        </w:rPr>
        <w:t>项目经理</w:t>
      </w:r>
      <w:bookmarkEnd w:id="843"/>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234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349"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2235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351"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2235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353"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2235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355"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2235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357"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235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359" w:author="梁元" w:date="2019-05-14T19:51:36Z">
                  <w:rPr>
                    <w:rFonts w:hint="eastAsia" w:ascii="仿宋" w:hAnsi="仿宋" w:eastAsia="仿宋"/>
                  </w:rPr>
                </w:rPrChange>
                <w14:textFill>
                  <w14:solidFill>
                    <w14:schemeClr w14:val="tx1"/>
                  </w14:solidFill>
                </w14:textFill>
              </w:rPr>
              <w:t>95%</w:t>
            </w:r>
          </w:p>
        </w:tc>
        <w:tc>
          <w:tcPr>
            <w:tcW w:w="1559" w:type="dxa"/>
          </w:tcPr>
          <w:p>
            <w:pPr>
              <w:jc w:val="center"/>
              <w:rPr>
                <w:rFonts w:ascii="仿宋" w:hAnsi="仿宋" w:eastAsia="仿宋"/>
                <w:color w:val="000000" w:themeColor="text1"/>
                <w:rPrChange w:id="2236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361" w:author="梁元" w:date="2019-05-14T19:51:36Z">
                  <w:rPr>
                    <w:rFonts w:hint="eastAsia" w:ascii="仿宋" w:hAnsi="仿宋" w:eastAsia="仿宋"/>
                  </w:rPr>
                </w:rPrChange>
                <w14:textFill>
                  <w14:solidFill>
                    <w14:schemeClr w14:val="tx1"/>
                  </w14:solidFill>
                </w14:textFill>
              </w:rPr>
              <w:t>3星</w:t>
            </w:r>
          </w:p>
        </w:tc>
        <w:tc>
          <w:tcPr>
            <w:tcW w:w="1418" w:type="dxa"/>
          </w:tcPr>
          <w:p>
            <w:pPr>
              <w:jc w:val="center"/>
              <w:rPr>
                <w:rFonts w:hint="default" w:ascii="仿宋" w:hAnsi="仿宋" w:eastAsia="仿宋"/>
                <w:color w:val="000000" w:themeColor="text1"/>
                <w:lang w:val="en-US" w:eastAsia="zh-CN"/>
                <w:rPrChange w:id="22362" w:author="梁元" w:date="2019-05-14T19:51:36Z">
                  <w:rPr>
                    <w:rFonts w:hint="default" w:ascii="仿宋" w:hAnsi="仿宋" w:eastAsia="仿宋"/>
                    <w:lang w:val="en-US" w:eastAsia="zh-CN"/>
                  </w:rPr>
                </w:rPrChange>
                <w14:textFill>
                  <w14:solidFill>
                    <w14:schemeClr w14:val="tx1"/>
                  </w14:solidFill>
                </w14:textFill>
              </w:rPr>
            </w:pPr>
            <w:r>
              <w:rPr>
                <w:rFonts w:hint="eastAsia" w:ascii="仿宋" w:hAnsi="仿宋" w:eastAsia="仿宋"/>
                <w:color w:val="000000" w:themeColor="text1"/>
                <w:lang w:val="en-US" w:eastAsia="zh-CN"/>
                <w:rPrChange w:id="22363" w:author="梁元" w:date="2019-05-14T19:51:36Z">
                  <w:rPr>
                    <w:rFonts w:hint="eastAsia" w:ascii="仿宋" w:hAnsi="仿宋" w:eastAsia="仿宋"/>
                    <w:lang w:val="en-US" w:eastAsia="zh-CN"/>
                  </w:rPr>
                </w:rPrChange>
                <w14:textFill>
                  <w14:solidFill>
                    <w14:schemeClr w14:val="tx1"/>
                  </w14:solidFill>
                </w14:textFill>
              </w:rPr>
              <w:t>mvvm</w:t>
            </w:r>
          </w:p>
        </w:tc>
        <w:tc>
          <w:tcPr>
            <w:tcW w:w="1417" w:type="dxa"/>
          </w:tcPr>
          <w:p>
            <w:pPr>
              <w:jc w:val="center"/>
              <w:rPr>
                <w:rFonts w:hint="eastAsia" w:ascii="仿宋" w:hAnsi="仿宋" w:eastAsia="仿宋"/>
                <w:color w:val="000000" w:themeColor="text1"/>
                <w:lang w:val="en-US" w:eastAsia="zh-CN"/>
                <w:rPrChange w:id="22364" w:author="梁元" w:date="2019-05-14T19:51:36Z">
                  <w:rPr>
                    <w:rFonts w:hint="eastAsia" w:ascii="仿宋" w:hAnsi="仿宋" w:eastAsia="仿宋"/>
                    <w:lang w:val="en-US" w:eastAsia="zh-CN"/>
                  </w:rPr>
                </w:rPrChange>
                <w14:textFill>
                  <w14:solidFill>
                    <w14:schemeClr w14:val="tx1"/>
                  </w14:solidFill>
                </w14:textFill>
              </w:rPr>
            </w:pPr>
            <w:r>
              <w:rPr>
                <w:rFonts w:hint="eastAsia" w:ascii="仿宋" w:hAnsi="仿宋" w:eastAsia="仿宋"/>
                <w:color w:val="000000" w:themeColor="text1"/>
                <w:lang w:val="en-US" w:eastAsia="zh-CN"/>
                <w:rPrChange w:id="22365" w:author="梁元" w:date="2019-05-14T19:51:36Z">
                  <w:rPr>
                    <w:rFonts w:hint="eastAsia" w:ascii="仿宋" w:hAnsi="仿宋" w:eastAsia="仿宋"/>
                    <w:lang w:val="en-US" w:eastAsia="zh-CN"/>
                  </w:rPr>
                </w:rPrChange>
                <w14:textFill>
                  <w14:solidFill>
                    <w14:schemeClr w14:val="tx1"/>
                  </w14:solidFill>
                </w14:textFill>
              </w:rPr>
              <w:t>Mvvm</w:t>
            </w:r>
          </w:p>
        </w:tc>
        <w:tc>
          <w:tcPr>
            <w:tcW w:w="1465" w:type="dxa"/>
          </w:tcPr>
          <w:p>
            <w:pPr>
              <w:jc w:val="center"/>
              <w:rPr>
                <w:rFonts w:ascii="仿宋" w:hAnsi="仿宋" w:eastAsia="仿宋"/>
                <w:color w:val="000000" w:themeColor="text1"/>
                <w:rPrChange w:id="2236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367" w:author="梁元" w:date="2019-05-14T19:51:36Z">
                  <w:rPr>
                    <w:rFonts w:hint="eastAsia" w:ascii="仿宋" w:hAnsi="仿宋" w:eastAsia="仿宋"/>
                  </w:rPr>
                </w:rPrChange>
                <w14:textFill>
                  <w14:solidFill>
                    <w14:schemeClr w14:val="tx1"/>
                  </w14:solidFill>
                </w14:textFill>
              </w:rPr>
              <w:t>什么是MVVM？</w:t>
            </w:r>
          </w:p>
        </w:tc>
      </w:tr>
    </w:tbl>
    <w:p>
      <w:pPr>
        <w:pStyle w:val="3"/>
        <w:numPr>
          <w:ilvl w:val="0"/>
          <w:numId w:val="49"/>
        </w:numPr>
        <w:spacing w:line="240" w:lineRule="auto"/>
        <w:ind w:firstLine="562" w:firstLineChars="200"/>
        <w:rPr>
          <w:rFonts w:ascii="仿宋" w:hAnsi="仿宋" w:eastAsia="仿宋"/>
          <w:color w:val="000000" w:themeColor="text1"/>
          <w:sz w:val="28"/>
          <w:szCs w:val="28"/>
          <w:rPrChange w:id="22369" w:author="梁元" w:date="2019-05-14T19:51:36Z">
            <w:rPr>
              <w:rFonts w:ascii="仿宋" w:hAnsi="仿宋" w:eastAsia="仿宋"/>
              <w:sz w:val="28"/>
              <w:szCs w:val="28"/>
            </w:rPr>
          </w:rPrChange>
          <w14:textFill>
            <w14:solidFill>
              <w14:schemeClr w14:val="tx1"/>
            </w14:solidFill>
          </w14:textFill>
        </w:rPr>
        <w:pPrChange w:id="22368" w:author="冷雪凝" w:date="2019-05-14T12:21:32Z">
          <w:pPr>
            <w:pStyle w:val="3"/>
            <w:numPr>
              <w:ilvl w:val="0"/>
              <w:numId w:val="49"/>
            </w:numPr>
          </w:pPr>
        </w:pPrChange>
      </w:pPr>
      <w:bookmarkStart w:id="844" w:name="_Toc22295_WPSOffice_Level2"/>
      <w:bookmarkStart w:id="845" w:name="_Toc5061_WPSOffice_Level1"/>
      <w:r>
        <w:rPr>
          <w:rFonts w:hint="eastAsia" w:ascii="仿宋" w:hAnsi="仿宋" w:eastAsia="仿宋"/>
          <w:color w:val="000000" w:themeColor="text1"/>
          <w:sz w:val="28"/>
          <w:szCs w:val="28"/>
          <w:rPrChange w:id="22370" w:author="梁元" w:date="2019-05-14T19:51:36Z">
            <w:rPr>
              <w:rFonts w:hint="eastAsia" w:ascii="仿宋" w:hAnsi="仿宋" w:eastAsia="仿宋"/>
              <w:sz w:val="28"/>
              <w:szCs w:val="28"/>
            </w:rPr>
          </w:rPrChange>
          <w14:textFill>
            <w14:solidFill>
              <w14:schemeClr w14:val="tx1"/>
            </w14:solidFill>
          </w14:textFill>
        </w:rPr>
        <w:t>通常解法</w:t>
      </w:r>
      <w:bookmarkEnd w:id="844"/>
      <w:bookmarkEnd w:id="845"/>
    </w:p>
    <w:p>
      <w:pPr>
        <w:widowControl/>
        <w:numPr>
          <w:ilvl w:val="0"/>
          <w:numId w:val="42"/>
        </w:numPr>
        <w:tabs>
          <w:tab w:val="left" w:pos="220"/>
          <w:tab w:val="left" w:pos="720"/>
        </w:tabs>
        <w:autoSpaceDE w:val="0"/>
        <w:autoSpaceDN w:val="0"/>
        <w:adjustRightInd w:val="0"/>
        <w:spacing w:line="240" w:lineRule="auto"/>
        <w:ind w:firstLine="480" w:firstLineChars="200"/>
        <w:jc w:val="left"/>
        <w:rPr>
          <w:rFonts w:hint="eastAsia" w:cs="Times" w:asciiTheme="majorEastAsia" w:hAnsiTheme="majorEastAsia" w:eastAsiaTheme="majorEastAsia"/>
          <w:color w:val="000000" w:themeColor="text1"/>
          <w:rPrChange w:id="22372" w:author="梁元" w:date="2019-05-14T19:51:36Z">
            <w:rPr>
              <w:rFonts w:hint="eastAsia" w:cs="Times" w:asciiTheme="majorEastAsia" w:hAnsiTheme="majorEastAsia" w:eastAsiaTheme="majorEastAsia"/>
            </w:rPr>
          </w:rPrChange>
          <w14:textFill>
            <w14:solidFill>
              <w14:schemeClr w14:val="tx1"/>
            </w14:solidFill>
          </w14:textFill>
        </w:rPr>
        <w:pPrChange w:id="22371" w:author="冷雪凝" w:date="2019-05-14T12:21:32Z">
          <w:pPr>
            <w:widowControl/>
            <w:numPr>
              <w:ilvl w:val="0"/>
              <w:numId w:val="42"/>
            </w:numPr>
            <w:tabs>
              <w:tab w:val="left" w:pos="220"/>
              <w:tab w:val="left" w:pos="720"/>
            </w:tabs>
            <w:autoSpaceDE w:val="0"/>
            <w:autoSpaceDN w:val="0"/>
            <w:adjustRightInd w:val="0"/>
            <w:spacing w:line="280" w:lineRule="atLeast"/>
            <w:ind w:hanging="720"/>
            <w:jc w:val="left"/>
          </w:pPr>
        </w:pPrChange>
      </w:pPr>
      <w:r>
        <w:rPr>
          <w:rFonts w:hint="eastAsia" w:cs="Times" w:asciiTheme="majorEastAsia" w:hAnsiTheme="majorEastAsia" w:eastAsiaTheme="majorEastAsia"/>
          <w:color w:val="000000" w:themeColor="text1"/>
          <w:rPrChange w:id="22373" w:author="梁元" w:date="2019-05-14T19:51:36Z">
            <w:rPr>
              <w:rFonts w:hint="eastAsia" w:cs="Times" w:asciiTheme="majorEastAsia" w:hAnsiTheme="majorEastAsia" w:eastAsiaTheme="majorEastAsia"/>
            </w:rPr>
          </w:rPrChange>
          <w14:textFill>
            <w14:solidFill>
              <w14:schemeClr w14:val="tx1"/>
            </w14:solidFill>
          </w14:textFill>
        </w:rPr>
        <w:t>MVVM 是 Model-View-ViewModel 的缩写。mvvm 是一种设计思想。</w:t>
      </w:r>
    </w:p>
    <w:p>
      <w:pPr>
        <w:pStyle w:val="3"/>
        <w:numPr>
          <w:ilvl w:val="0"/>
          <w:numId w:val="0"/>
        </w:numPr>
        <w:spacing w:line="240" w:lineRule="auto"/>
        <w:ind w:leftChars="0" w:firstLine="562" w:firstLineChars="200"/>
        <w:rPr>
          <w:rFonts w:ascii="仿宋" w:hAnsi="仿宋" w:eastAsia="仿宋" w:cs="Times New Roman"/>
          <w:color w:val="000000" w:themeColor="text1"/>
          <w:sz w:val="28"/>
          <w:szCs w:val="28"/>
          <w:rPrChange w:id="22375" w:author="梁元" w:date="2019-05-14T19:51:36Z">
            <w:rPr>
              <w:rFonts w:ascii="仿宋" w:hAnsi="仿宋" w:eastAsia="仿宋" w:cs="Times New Roman"/>
              <w:sz w:val="28"/>
              <w:szCs w:val="28"/>
            </w:rPr>
          </w:rPrChange>
          <w14:textFill>
            <w14:solidFill>
              <w14:schemeClr w14:val="tx1"/>
            </w14:solidFill>
          </w14:textFill>
        </w:rPr>
        <w:pPrChange w:id="22374" w:author="冷雪凝" w:date="2019-05-14T12:21:32Z">
          <w:pPr>
            <w:pStyle w:val="3"/>
            <w:numPr>
              <w:ilvl w:val="0"/>
              <w:numId w:val="0"/>
            </w:numPr>
            <w:ind w:leftChars="0"/>
          </w:pPr>
        </w:pPrChange>
      </w:pPr>
      <w:bookmarkStart w:id="846" w:name="_Toc31538_WPSOffice_Level1"/>
      <w:bookmarkStart w:id="847" w:name="_Toc27913_WPSOffice_Level1"/>
      <w:r>
        <w:rPr>
          <w:rFonts w:hint="eastAsia" w:ascii="仿宋" w:hAnsi="仿宋" w:eastAsia="仿宋"/>
          <w:color w:val="000000" w:themeColor="text1"/>
          <w:sz w:val="28"/>
          <w:szCs w:val="28"/>
          <w:rPrChange w:id="22376" w:author="梁元" w:date="2019-05-14T19:51:36Z">
            <w:rPr>
              <w:rFonts w:hint="eastAsia" w:ascii="仿宋" w:hAnsi="仿宋" w:eastAsia="仿宋"/>
              <w:sz w:val="28"/>
              <w:szCs w:val="28"/>
            </w:rPr>
          </w:rPrChange>
          <w14:textFill>
            <w14:solidFill>
              <w14:schemeClr w14:val="tx1"/>
            </w14:solidFill>
          </w14:textFill>
        </w:rPr>
        <w:t>通用大牛级解法</w:t>
      </w:r>
      <w:bookmarkEnd w:id="846"/>
      <w:bookmarkEnd w:id="847"/>
    </w:p>
    <w:p>
      <w:pPr>
        <w:widowControl/>
        <w:numPr>
          <w:ilvl w:val="0"/>
          <w:numId w:val="42"/>
        </w:numPr>
        <w:tabs>
          <w:tab w:val="left" w:pos="220"/>
          <w:tab w:val="left" w:pos="720"/>
        </w:tabs>
        <w:autoSpaceDE w:val="0"/>
        <w:autoSpaceDN w:val="0"/>
        <w:adjustRightInd w:val="0"/>
        <w:spacing w:line="240" w:lineRule="auto"/>
        <w:ind w:firstLine="480" w:firstLineChars="200"/>
        <w:jc w:val="left"/>
        <w:rPr>
          <w:rFonts w:cs="Times" w:asciiTheme="majorEastAsia" w:hAnsiTheme="majorEastAsia" w:eastAsiaTheme="majorEastAsia"/>
          <w:color w:val="000000" w:themeColor="text1"/>
          <w:rPrChange w:id="22378" w:author="梁元" w:date="2019-05-14T19:51:36Z">
            <w:rPr>
              <w:rFonts w:cs="Times" w:asciiTheme="majorEastAsia" w:hAnsiTheme="majorEastAsia" w:eastAsiaTheme="majorEastAsia"/>
            </w:rPr>
          </w:rPrChange>
          <w14:textFill>
            <w14:solidFill>
              <w14:schemeClr w14:val="tx1"/>
            </w14:solidFill>
          </w14:textFill>
        </w:rPr>
        <w:pPrChange w:id="22377" w:author="冷雪凝" w:date="2019-05-14T12:21:32Z">
          <w:pPr>
            <w:widowControl/>
            <w:numPr>
              <w:ilvl w:val="0"/>
              <w:numId w:val="42"/>
            </w:numPr>
            <w:tabs>
              <w:tab w:val="left" w:pos="220"/>
              <w:tab w:val="left" w:pos="720"/>
            </w:tabs>
            <w:autoSpaceDE w:val="0"/>
            <w:autoSpaceDN w:val="0"/>
            <w:adjustRightInd w:val="0"/>
            <w:spacing w:line="280" w:lineRule="atLeast"/>
            <w:ind w:hanging="720"/>
            <w:jc w:val="left"/>
          </w:pPr>
        </w:pPrChange>
      </w:pPr>
      <w:r>
        <w:rPr>
          <w:rFonts w:hint="eastAsia" w:cs="Times" w:asciiTheme="majorEastAsia" w:hAnsiTheme="majorEastAsia" w:eastAsiaTheme="majorEastAsia"/>
          <w:color w:val="000000" w:themeColor="text1"/>
          <w:rPrChange w:id="22379" w:author="梁元" w:date="2019-05-14T19:51:36Z">
            <w:rPr>
              <w:rFonts w:hint="eastAsia" w:cs="Times" w:asciiTheme="majorEastAsia" w:hAnsiTheme="majorEastAsia" w:eastAsiaTheme="majorEastAsia"/>
            </w:rPr>
          </w:rPrChange>
          <w14:textFill>
            <w14:solidFill>
              <w14:schemeClr w14:val="tx1"/>
            </w14:solidFill>
          </w14:textFill>
        </w:rPr>
        <w:t>MVVM 是 Model-View-ViewModel 的缩写。mvvm 是一种设计思想。Model 层代表数据模型，也可以在 Model 中定义数据修改和操作的业务逻辑；View 代表 UI 组件，它负责将数据模型转化成 UI 展现出来，ViewModel 是一个同步 View 和 Model 的对象。</w:t>
      </w:r>
    </w:p>
    <w:p>
      <w:pPr>
        <w:widowControl/>
        <w:numPr>
          <w:ilvl w:val="0"/>
          <w:numId w:val="42"/>
        </w:numPr>
        <w:tabs>
          <w:tab w:val="left" w:pos="220"/>
          <w:tab w:val="left" w:pos="720"/>
        </w:tabs>
        <w:autoSpaceDE w:val="0"/>
        <w:autoSpaceDN w:val="0"/>
        <w:adjustRightInd w:val="0"/>
        <w:spacing w:line="240" w:lineRule="auto"/>
        <w:ind w:firstLine="480" w:firstLineChars="200"/>
        <w:jc w:val="left"/>
        <w:rPr>
          <w:rFonts w:hint="eastAsia" w:cs="Times" w:asciiTheme="majorEastAsia" w:hAnsiTheme="majorEastAsia" w:eastAsiaTheme="majorEastAsia"/>
          <w:color w:val="000000" w:themeColor="text1"/>
          <w:rPrChange w:id="22381" w:author="梁元" w:date="2019-05-14T19:51:36Z">
            <w:rPr>
              <w:rFonts w:hint="eastAsia" w:cs="Times" w:asciiTheme="majorEastAsia" w:hAnsiTheme="majorEastAsia" w:eastAsiaTheme="majorEastAsia"/>
            </w:rPr>
          </w:rPrChange>
          <w14:textFill>
            <w14:solidFill>
              <w14:schemeClr w14:val="tx1"/>
            </w14:solidFill>
          </w14:textFill>
        </w:rPr>
        <w:pPrChange w:id="22380" w:author="冷雪凝" w:date="2019-05-14T12:21:32Z">
          <w:pPr>
            <w:widowControl/>
            <w:numPr>
              <w:ilvl w:val="0"/>
              <w:numId w:val="42"/>
            </w:numPr>
            <w:tabs>
              <w:tab w:val="left" w:pos="220"/>
              <w:tab w:val="left" w:pos="720"/>
            </w:tabs>
            <w:autoSpaceDE w:val="0"/>
            <w:autoSpaceDN w:val="0"/>
            <w:adjustRightInd w:val="0"/>
            <w:spacing w:line="280" w:lineRule="atLeast"/>
            <w:ind w:hanging="720"/>
            <w:jc w:val="left"/>
          </w:pPr>
        </w:pPrChange>
      </w:pPr>
      <w:r>
        <w:rPr>
          <w:rFonts w:hint="eastAsia" w:cs="Times" w:asciiTheme="majorEastAsia" w:hAnsiTheme="majorEastAsia" w:eastAsiaTheme="majorEastAsia"/>
          <w:color w:val="000000" w:themeColor="text1"/>
          <w:rPrChange w:id="22382" w:author="梁元" w:date="2019-05-14T19:51:36Z">
            <w:rPr>
              <w:rFonts w:hint="eastAsia" w:cs="Times" w:asciiTheme="majorEastAsia" w:hAnsiTheme="majorEastAsia" w:eastAsiaTheme="majorEastAsia"/>
            </w:rPr>
          </w:rPrChange>
          <w14:textFill>
            <w14:solidFill>
              <w14:schemeClr w14:val="tx1"/>
            </w14:solidFill>
          </w14:textFill>
        </w:rPr>
        <w:t>在 MVVM 架构下，View 和 Model 之间并没有直接的联系，而是通过 ViewModel 进行交互，Model 和 ViewModel 之间的交互是双向的， 因此 View 数据的变化会同步到 Model 中，而 Model 数据的变化也会立即反应到 View 上。</w:t>
      </w:r>
    </w:p>
    <w:p>
      <w:pPr>
        <w:widowControl/>
        <w:numPr>
          <w:ilvl w:val="0"/>
          <w:numId w:val="42"/>
        </w:numPr>
        <w:tabs>
          <w:tab w:val="left" w:pos="220"/>
          <w:tab w:val="left" w:pos="720"/>
        </w:tabs>
        <w:autoSpaceDE w:val="0"/>
        <w:autoSpaceDN w:val="0"/>
        <w:adjustRightInd w:val="0"/>
        <w:spacing w:line="240" w:lineRule="auto"/>
        <w:ind w:firstLine="480" w:firstLineChars="200"/>
        <w:jc w:val="left"/>
        <w:rPr>
          <w:rFonts w:hint="eastAsia" w:cs="Times" w:asciiTheme="majorEastAsia" w:hAnsiTheme="majorEastAsia" w:eastAsiaTheme="majorEastAsia"/>
          <w:color w:val="000000" w:themeColor="text1"/>
          <w:rPrChange w:id="22384" w:author="梁元" w:date="2019-05-14T19:51:36Z">
            <w:rPr>
              <w:rFonts w:hint="eastAsia" w:cs="Times" w:asciiTheme="majorEastAsia" w:hAnsiTheme="majorEastAsia" w:eastAsiaTheme="majorEastAsia"/>
            </w:rPr>
          </w:rPrChange>
          <w14:textFill>
            <w14:solidFill>
              <w14:schemeClr w14:val="tx1"/>
            </w14:solidFill>
          </w14:textFill>
        </w:rPr>
        <w:pPrChange w:id="22383" w:author="冷雪凝" w:date="2019-05-14T12:21:32Z">
          <w:pPr>
            <w:widowControl/>
            <w:numPr>
              <w:ilvl w:val="0"/>
              <w:numId w:val="42"/>
            </w:numPr>
            <w:tabs>
              <w:tab w:val="left" w:pos="220"/>
              <w:tab w:val="left" w:pos="720"/>
            </w:tabs>
            <w:autoSpaceDE w:val="0"/>
            <w:autoSpaceDN w:val="0"/>
            <w:adjustRightInd w:val="0"/>
            <w:spacing w:line="280" w:lineRule="atLeast"/>
            <w:ind w:hanging="720"/>
            <w:jc w:val="left"/>
          </w:pPr>
        </w:pPrChange>
      </w:pPr>
      <w:r>
        <w:rPr>
          <w:rFonts w:hint="eastAsia" w:cs="Times" w:asciiTheme="majorEastAsia" w:hAnsiTheme="majorEastAsia" w:eastAsiaTheme="majorEastAsia"/>
          <w:color w:val="000000" w:themeColor="text1"/>
          <w:rPrChange w:id="22385" w:author="梁元" w:date="2019-05-14T19:51:36Z">
            <w:rPr>
              <w:rFonts w:hint="eastAsia" w:cs="Times" w:asciiTheme="majorEastAsia" w:hAnsiTheme="majorEastAsia" w:eastAsiaTheme="majorEastAsia"/>
            </w:rPr>
          </w:rPrChange>
          <w14:textFill>
            <w14:solidFill>
              <w14:schemeClr w14:val="tx1"/>
            </w14:solidFill>
          </w14:textFill>
        </w:rPr>
        <w:t>ViewModel 通过双向数据绑定把 View 层和 Model 层连接了起来，而 View 和 Model 之间的同步工作完全是自动的，无需人为干涉，因此开发者只需关注业务逻辑，不需要手动操作 DOM, 不需要关注数据状态的同步问题，复杂的数据状态维护完全由 MVVM 来统一管理。</w:t>
      </w:r>
    </w:p>
    <w:p>
      <w:pPr>
        <w:widowControl/>
        <w:numPr>
          <w:ilvl w:val="0"/>
          <w:numId w:val="42"/>
        </w:numPr>
        <w:tabs>
          <w:tab w:val="left" w:pos="220"/>
          <w:tab w:val="left" w:pos="720"/>
        </w:tabs>
        <w:autoSpaceDE w:val="0"/>
        <w:autoSpaceDN w:val="0"/>
        <w:adjustRightInd w:val="0"/>
        <w:spacing w:line="240" w:lineRule="auto"/>
        <w:ind w:firstLine="480" w:firstLineChars="200"/>
        <w:jc w:val="left"/>
        <w:rPr>
          <w:rFonts w:hint="eastAsia" w:cs="Times" w:asciiTheme="majorEastAsia" w:hAnsiTheme="majorEastAsia" w:eastAsiaTheme="majorEastAsia"/>
          <w:color w:val="000000" w:themeColor="text1"/>
          <w:rPrChange w:id="22387" w:author="梁元" w:date="2019-05-14T19:51:36Z">
            <w:rPr>
              <w:rFonts w:hint="eastAsia" w:cs="Times" w:asciiTheme="majorEastAsia" w:hAnsiTheme="majorEastAsia" w:eastAsiaTheme="majorEastAsia"/>
            </w:rPr>
          </w:rPrChange>
          <w14:textFill>
            <w14:solidFill>
              <w14:schemeClr w14:val="tx1"/>
            </w14:solidFill>
          </w14:textFill>
        </w:rPr>
        <w:pPrChange w:id="22386" w:author="冷雪凝" w:date="2019-05-14T12:21:32Z">
          <w:pPr>
            <w:widowControl/>
            <w:numPr>
              <w:ilvl w:val="0"/>
              <w:numId w:val="42"/>
            </w:numPr>
            <w:tabs>
              <w:tab w:val="left" w:pos="220"/>
              <w:tab w:val="left" w:pos="720"/>
            </w:tabs>
            <w:autoSpaceDE w:val="0"/>
            <w:autoSpaceDN w:val="0"/>
            <w:adjustRightInd w:val="0"/>
            <w:spacing w:line="280" w:lineRule="atLeast"/>
            <w:ind w:hanging="720"/>
            <w:jc w:val="left"/>
          </w:pPr>
        </w:pPrChange>
      </w:pPr>
      <w:r>
        <w:rPr>
          <w:rFonts w:hint="eastAsia" w:cs="Times" w:asciiTheme="majorEastAsia" w:hAnsiTheme="majorEastAsia" w:eastAsiaTheme="majorEastAsia"/>
          <w:color w:val="000000" w:themeColor="text1"/>
          <w:rPrChange w:id="22388" w:author="梁元" w:date="2019-05-14T19:51:36Z">
            <w:rPr>
              <w:rFonts w:hint="eastAsia" w:cs="Times" w:asciiTheme="majorEastAsia" w:hAnsiTheme="majorEastAsia" w:eastAsiaTheme="majorEastAsia"/>
            </w:rPr>
          </w:rPrChange>
          <w14:textFill>
            <w14:solidFill>
              <w14:schemeClr w14:val="tx1"/>
            </w14:solidFill>
          </w14:textFill>
        </w:rPr>
        <w:t>mvc 和 mvvm 其实区别并不大。都是一种设计思想。主要就是 mvc 中 Controller 演变成 mvvm 中的 viewModel。mvvm 主要解决了 mvc 中大量的 DOM 操作使页面渲染性能降低，加载速度变慢，影响用户体验。和当 Model 频繁发生变化，开发者需要主动更新到 View 。  </w:t>
      </w:r>
    </w:p>
    <w:p>
      <w:pPr>
        <w:autoSpaceDE w:val="0"/>
        <w:autoSpaceDN w:val="0"/>
        <w:adjustRightInd w:val="0"/>
        <w:spacing w:line="240" w:lineRule="auto"/>
        <w:ind w:firstLine="480" w:firstLineChars="200"/>
        <w:rPr>
          <w:rFonts w:hint="default" w:cs="Times" w:asciiTheme="majorEastAsia" w:hAnsiTheme="majorEastAsia" w:eastAsiaTheme="majorEastAsia"/>
          <w:color w:val="000000" w:themeColor="text1"/>
          <w:lang w:val="en-US" w:eastAsia="zh-CN"/>
          <w:rPrChange w:id="22390" w:author="梁元" w:date="2019-05-14T19:51:36Z">
            <w:rPr>
              <w:rFonts w:hint="default" w:cs="Times" w:asciiTheme="majorEastAsia" w:hAnsiTheme="majorEastAsia" w:eastAsiaTheme="majorEastAsia"/>
              <w:lang w:val="en-US" w:eastAsia="zh-CN"/>
            </w:rPr>
          </w:rPrChange>
          <w14:textFill>
            <w14:solidFill>
              <w14:schemeClr w14:val="tx1"/>
            </w14:solidFill>
          </w14:textFill>
        </w:rPr>
        <w:pPrChange w:id="22389" w:author="冷雪凝" w:date="2019-05-14T12:21:32Z">
          <w:pPr>
            <w:autoSpaceDE w:val="0"/>
            <w:autoSpaceDN w:val="0"/>
            <w:adjustRightInd w:val="0"/>
            <w:spacing w:line="280" w:lineRule="atLeast"/>
          </w:pPr>
        </w:pPrChange>
      </w:pPr>
      <w:r>
        <w:rPr>
          <w:rFonts w:hint="eastAsia" w:cs="Times" w:asciiTheme="majorEastAsia" w:hAnsiTheme="majorEastAsia" w:eastAsiaTheme="majorEastAsia"/>
          <w:color w:val="000000" w:themeColor="text1"/>
          <w:lang w:val="en-US" w:eastAsia="zh-CN"/>
          <w:rPrChange w:id="22391" w:author="梁元" w:date="2019-05-14T19:51:36Z">
            <w:rPr>
              <w:rFonts w:hint="eastAsia" w:cs="Times" w:asciiTheme="majorEastAsia" w:hAnsiTheme="majorEastAsia" w:eastAsiaTheme="majorEastAsia"/>
              <w:lang w:val="en-US" w:eastAsia="zh-CN"/>
            </w:rPr>
          </w:rPrChange>
          <w14:textFill>
            <w14:solidFill>
              <w14:schemeClr w14:val="tx1"/>
            </w14:solidFill>
          </w14:textFill>
        </w:rPr>
        <w:t>5.Mvvm:</w:t>
      </w:r>
    </w:p>
    <w:p>
      <w:pPr>
        <w:widowControl/>
        <w:numPr>
          <w:ilvl w:val="5"/>
          <w:numId w:val="42"/>
        </w:numPr>
        <w:tabs>
          <w:tab w:val="left" w:pos="220"/>
          <w:tab w:val="left" w:pos="720"/>
        </w:tabs>
        <w:autoSpaceDE w:val="0"/>
        <w:autoSpaceDN w:val="0"/>
        <w:adjustRightInd w:val="0"/>
        <w:spacing w:line="240" w:lineRule="auto"/>
        <w:ind w:left="0" w:leftChars="0" w:firstLine="480" w:firstLineChars="200"/>
        <w:jc w:val="left"/>
        <w:rPr>
          <w:rFonts w:hint="eastAsia" w:cs="Times" w:asciiTheme="majorEastAsia" w:hAnsiTheme="majorEastAsia" w:eastAsiaTheme="majorEastAsia"/>
          <w:color w:val="000000" w:themeColor="text1"/>
          <w:rPrChange w:id="22393" w:author="梁元" w:date="2019-05-14T19:51:36Z">
            <w:rPr>
              <w:rFonts w:hint="eastAsia" w:cs="Times" w:asciiTheme="majorEastAsia" w:hAnsiTheme="majorEastAsia" w:eastAsiaTheme="majorEastAsia"/>
            </w:rPr>
          </w:rPrChange>
          <w14:textFill>
            <w14:solidFill>
              <w14:schemeClr w14:val="tx1"/>
            </w14:solidFill>
          </w14:textFill>
        </w:rPr>
        <w:pPrChange w:id="22392" w:author="冷雪凝" w:date="2019-05-14T12:21:32Z">
          <w:pPr>
            <w:widowControl/>
            <w:numPr>
              <w:ilvl w:val="5"/>
              <w:numId w:val="42"/>
            </w:numPr>
            <w:tabs>
              <w:tab w:val="left" w:pos="220"/>
              <w:tab w:val="left" w:pos="720"/>
            </w:tabs>
            <w:autoSpaceDE w:val="0"/>
            <w:autoSpaceDN w:val="0"/>
            <w:adjustRightInd w:val="0"/>
            <w:spacing w:line="280" w:lineRule="atLeast"/>
            <w:ind w:left="0" w:leftChars="0" w:firstLine="0" w:firstLineChars="0"/>
            <w:jc w:val="left"/>
          </w:pPr>
        </w:pPrChange>
      </w:pPr>
      <w:r>
        <w:rPr>
          <w:rFonts w:hint="eastAsia" w:cs="Times" w:asciiTheme="majorEastAsia" w:hAnsiTheme="majorEastAsia" w:eastAsiaTheme="majorEastAsia"/>
          <w:color w:val="000000" w:themeColor="text1"/>
          <w:lang w:val="en-US" w:eastAsia="zh-CN"/>
          <w:rPrChange w:id="22394" w:author="梁元" w:date="2019-05-14T19:51:36Z">
            <w:rPr>
              <w:rFonts w:hint="eastAsia" w:cs="Times" w:asciiTheme="majorEastAsia" w:hAnsiTheme="majorEastAsia" w:eastAsiaTheme="majorEastAsia"/>
              <w:lang w:val="en-US" w:eastAsia="zh-CN"/>
            </w:rPr>
          </w:rPrChange>
          <w14:textFill>
            <w14:solidFill>
              <w14:schemeClr w14:val="tx1"/>
            </w14:solidFill>
          </w14:textFill>
        </w:rPr>
        <w:t xml:space="preserve">    </w:t>
      </w:r>
      <w:r>
        <w:rPr>
          <w:rFonts w:hint="eastAsia" w:cs="Times" w:asciiTheme="majorEastAsia" w:hAnsiTheme="majorEastAsia" w:eastAsiaTheme="majorEastAsia"/>
          <w:color w:val="000000" w:themeColor="text1"/>
          <w:rPrChange w:id="22395" w:author="梁元" w:date="2019-05-14T19:51:36Z">
            <w:rPr>
              <w:rFonts w:hint="eastAsia" w:cs="Times" w:asciiTheme="majorEastAsia" w:hAnsiTheme="majorEastAsia" w:eastAsiaTheme="majorEastAsia"/>
            </w:rPr>
          </w:rPrChange>
          <w14:textFill>
            <w14:solidFill>
              <w14:schemeClr w14:val="tx1"/>
            </w14:solidFill>
          </w14:textFill>
        </w:rPr>
        <w:t>Model：数据模型</w:t>
      </w:r>
    </w:p>
    <w:p>
      <w:pPr>
        <w:widowControl/>
        <w:numPr>
          <w:ilvl w:val="5"/>
          <w:numId w:val="42"/>
        </w:numPr>
        <w:tabs>
          <w:tab w:val="left" w:pos="220"/>
          <w:tab w:val="left" w:pos="720"/>
        </w:tabs>
        <w:autoSpaceDE w:val="0"/>
        <w:autoSpaceDN w:val="0"/>
        <w:adjustRightInd w:val="0"/>
        <w:spacing w:line="240" w:lineRule="auto"/>
        <w:ind w:left="0" w:leftChars="0" w:firstLine="480" w:firstLineChars="200"/>
        <w:jc w:val="left"/>
        <w:rPr>
          <w:rFonts w:hint="eastAsia" w:cs="Times" w:asciiTheme="majorEastAsia" w:hAnsiTheme="majorEastAsia" w:eastAsiaTheme="majorEastAsia"/>
          <w:color w:val="000000" w:themeColor="text1"/>
          <w:rPrChange w:id="22397" w:author="梁元" w:date="2019-05-14T19:51:36Z">
            <w:rPr>
              <w:rFonts w:hint="eastAsia" w:cs="Times" w:asciiTheme="majorEastAsia" w:hAnsiTheme="majorEastAsia" w:eastAsiaTheme="majorEastAsia"/>
            </w:rPr>
          </w:rPrChange>
          <w14:textFill>
            <w14:solidFill>
              <w14:schemeClr w14:val="tx1"/>
            </w14:solidFill>
          </w14:textFill>
        </w:rPr>
        <w:pPrChange w:id="22396" w:author="冷雪凝" w:date="2019-05-14T12:21:32Z">
          <w:pPr>
            <w:widowControl/>
            <w:numPr>
              <w:ilvl w:val="5"/>
              <w:numId w:val="42"/>
            </w:numPr>
            <w:tabs>
              <w:tab w:val="left" w:pos="220"/>
              <w:tab w:val="left" w:pos="720"/>
            </w:tabs>
            <w:autoSpaceDE w:val="0"/>
            <w:autoSpaceDN w:val="0"/>
            <w:adjustRightInd w:val="0"/>
            <w:spacing w:line="280" w:lineRule="atLeast"/>
            <w:ind w:left="0" w:leftChars="0" w:firstLine="0" w:firstLineChars="0"/>
            <w:jc w:val="left"/>
          </w:pPr>
        </w:pPrChange>
      </w:pPr>
      <w:r>
        <w:rPr>
          <w:rFonts w:hint="eastAsia" w:cs="Times" w:asciiTheme="majorEastAsia" w:hAnsiTheme="majorEastAsia" w:eastAsiaTheme="majorEastAsia"/>
          <w:color w:val="000000" w:themeColor="text1"/>
          <w:lang w:val="en-US" w:eastAsia="zh-CN"/>
          <w:rPrChange w:id="22398" w:author="梁元" w:date="2019-05-14T19:51:36Z">
            <w:rPr>
              <w:rFonts w:hint="eastAsia" w:cs="Times" w:asciiTheme="majorEastAsia" w:hAnsiTheme="majorEastAsia" w:eastAsiaTheme="majorEastAsia"/>
              <w:lang w:val="en-US" w:eastAsia="zh-CN"/>
            </w:rPr>
          </w:rPrChange>
          <w14:textFill>
            <w14:solidFill>
              <w14:schemeClr w14:val="tx1"/>
            </w14:solidFill>
          </w14:textFill>
        </w:rPr>
        <w:t xml:space="preserve">    </w:t>
      </w:r>
      <w:r>
        <w:rPr>
          <w:rFonts w:hint="eastAsia" w:cs="Times" w:asciiTheme="majorEastAsia" w:hAnsiTheme="majorEastAsia" w:eastAsiaTheme="majorEastAsia"/>
          <w:color w:val="000000" w:themeColor="text1"/>
          <w:rPrChange w:id="22399" w:author="梁元" w:date="2019-05-14T19:51:36Z">
            <w:rPr>
              <w:rFonts w:hint="eastAsia" w:cs="Times" w:asciiTheme="majorEastAsia" w:hAnsiTheme="majorEastAsia" w:eastAsiaTheme="majorEastAsia"/>
            </w:rPr>
          </w:rPrChange>
          <w14:textFill>
            <w14:solidFill>
              <w14:schemeClr w14:val="tx1"/>
            </w14:solidFill>
          </w14:textFill>
        </w:rPr>
        <w:t>View：带特殊属性的 html 模板</w:t>
      </w:r>
    </w:p>
    <w:p>
      <w:pPr>
        <w:widowControl/>
        <w:numPr>
          <w:ilvl w:val="5"/>
          <w:numId w:val="42"/>
        </w:numPr>
        <w:tabs>
          <w:tab w:val="left" w:pos="220"/>
          <w:tab w:val="left" w:pos="720"/>
        </w:tabs>
        <w:autoSpaceDE w:val="0"/>
        <w:autoSpaceDN w:val="0"/>
        <w:adjustRightInd w:val="0"/>
        <w:spacing w:line="240" w:lineRule="auto"/>
        <w:ind w:left="0" w:leftChars="0" w:firstLine="480" w:firstLineChars="200"/>
        <w:jc w:val="left"/>
        <w:rPr>
          <w:rFonts w:hint="eastAsia" w:cs="Times" w:asciiTheme="majorEastAsia" w:hAnsiTheme="majorEastAsia" w:eastAsiaTheme="majorEastAsia"/>
          <w:color w:val="000000" w:themeColor="text1"/>
          <w:rPrChange w:id="22401" w:author="梁元" w:date="2019-05-14T19:51:36Z">
            <w:rPr>
              <w:rFonts w:hint="eastAsia" w:cs="Times" w:asciiTheme="majorEastAsia" w:hAnsiTheme="majorEastAsia" w:eastAsiaTheme="majorEastAsia"/>
            </w:rPr>
          </w:rPrChange>
          <w14:textFill>
            <w14:solidFill>
              <w14:schemeClr w14:val="tx1"/>
            </w14:solidFill>
          </w14:textFill>
        </w:rPr>
        <w:pPrChange w:id="22400" w:author="冷雪凝" w:date="2019-05-14T12:21:32Z">
          <w:pPr>
            <w:widowControl/>
            <w:numPr>
              <w:ilvl w:val="5"/>
              <w:numId w:val="42"/>
            </w:numPr>
            <w:tabs>
              <w:tab w:val="left" w:pos="220"/>
              <w:tab w:val="left" w:pos="720"/>
            </w:tabs>
            <w:autoSpaceDE w:val="0"/>
            <w:autoSpaceDN w:val="0"/>
            <w:adjustRightInd w:val="0"/>
            <w:spacing w:line="280" w:lineRule="atLeast"/>
            <w:ind w:left="0" w:leftChars="0" w:firstLine="0" w:firstLineChars="0"/>
            <w:jc w:val="left"/>
          </w:pPr>
        </w:pPrChange>
      </w:pPr>
      <w:r>
        <w:rPr>
          <w:rFonts w:hint="eastAsia" w:cs="Times" w:asciiTheme="majorEastAsia" w:hAnsiTheme="majorEastAsia" w:eastAsiaTheme="majorEastAsia"/>
          <w:color w:val="000000" w:themeColor="text1"/>
          <w:lang w:val="en-US" w:eastAsia="zh-CN"/>
          <w:rPrChange w:id="22402" w:author="梁元" w:date="2019-05-14T19:51:36Z">
            <w:rPr>
              <w:rFonts w:hint="eastAsia" w:cs="Times" w:asciiTheme="majorEastAsia" w:hAnsiTheme="majorEastAsia" w:eastAsiaTheme="majorEastAsia"/>
              <w:lang w:val="en-US" w:eastAsia="zh-CN"/>
            </w:rPr>
          </w:rPrChange>
          <w14:textFill>
            <w14:solidFill>
              <w14:schemeClr w14:val="tx1"/>
            </w14:solidFill>
          </w14:textFill>
        </w:rPr>
        <w:t xml:space="preserve">    </w:t>
      </w:r>
      <w:r>
        <w:rPr>
          <w:rFonts w:hint="eastAsia" w:cs="Times" w:asciiTheme="majorEastAsia" w:hAnsiTheme="majorEastAsia" w:eastAsiaTheme="majorEastAsia"/>
          <w:color w:val="000000" w:themeColor="text1"/>
          <w:rPrChange w:id="22403" w:author="梁元" w:date="2019-05-14T19:51:36Z">
            <w:rPr>
              <w:rFonts w:hint="eastAsia" w:cs="Times" w:asciiTheme="majorEastAsia" w:hAnsiTheme="majorEastAsia" w:eastAsiaTheme="majorEastAsia"/>
            </w:rPr>
          </w:rPrChange>
          <w14:textFill>
            <w14:solidFill>
              <w14:schemeClr w14:val="tx1"/>
            </w14:solidFill>
          </w14:textFill>
        </w:rPr>
        <w:t>ViewModel：依靠 Directive，修改数据 &amp; 自动渲染</w:t>
      </w:r>
    </w:p>
    <w:p>
      <w:pPr>
        <w:widowControl/>
        <w:numPr>
          <w:ilvl w:val="0"/>
          <w:numId w:val="0"/>
        </w:numPr>
        <w:tabs>
          <w:tab w:val="left" w:pos="220"/>
          <w:tab w:val="left" w:pos="720"/>
        </w:tabs>
        <w:autoSpaceDE w:val="0"/>
        <w:autoSpaceDN w:val="0"/>
        <w:adjustRightInd w:val="0"/>
        <w:spacing w:line="240" w:lineRule="auto"/>
        <w:ind w:leftChars="0" w:firstLine="440" w:firstLineChars="200"/>
        <w:jc w:val="left"/>
        <w:rPr>
          <w:rFonts w:ascii="微软雅黑" w:hAnsi="微软雅黑" w:eastAsia="微软雅黑" w:cs="微软雅黑"/>
          <w:i w:val="0"/>
          <w:caps w:val="0"/>
          <w:color w:val="000000" w:themeColor="text1"/>
          <w:spacing w:val="0"/>
          <w:sz w:val="22"/>
          <w:szCs w:val="22"/>
          <w:rPrChange w:id="22405" w:author="梁元" w:date="2019-05-14T19:51:36Z">
            <w:rPr>
              <w:rFonts w:ascii="微软雅黑" w:hAnsi="微软雅黑" w:eastAsia="微软雅黑" w:cs="微软雅黑"/>
              <w:i w:val="0"/>
              <w:caps w:val="0"/>
              <w:color w:val="333333"/>
              <w:spacing w:val="0"/>
              <w:sz w:val="22"/>
              <w:szCs w:val="22"/>
            </w:rPr>
          </w:rPrChange>
          <w14:textFill>
            <w14:solidFill>
              <w14:schemeClr w14:val="tx1"/>
            </w14:solidFill>
          </w14:textFill>
        </w:rPr>
        <w:pPrChange w:id="22404" w:author="冷雪凝" w:date="2019-05-14T12:21:32Z">
          <w:pPr>
            <w:widowControl/>
            <w:numPr>
              <w:ilvl w:val="0"/>
              <w:numId w:val="0"/>
            </w:numPr>
            <w:tabs>
              <w:tab w:val="left" w:pos="220"/>
              <w:tab w:val="left" w:pos="720"/>
            </w:tabs>
            <w:autoSpaceDE w:val="0"/>
            <w:autoSpaceDN w:val="0"/>
            <w:adjustRightInd w:val="0"/>
            <w:spacing w:line="280" w:lineRule="atLeast"/>
            <w:ind w:leftChars="0"/>
            <w:jc w:val="left"/>
          </w:pPr>
        </w:pPrChange>
      </w:pPr>
      <w:r>
        <w:rPr>
          <w:rFonts w:hint="eastAsia" w:ascii="微软雅黑" w:hAnsi="微软雅黑" w:eastAsia="微软雅黑" w:cs="微软雅黑"/>
          <w:i w:val="0"/>
          <w:caps w:val="0"/>
          <w:color w:val="000000" w:themeColor="text1"/>
          <w:spacing w:val="0"/>
          <w:sz w:val="22"/>
          <w:szCs w:val="22"/>
          <w:shd w:val="clear" w:fill="FFFFFF"/>
          <w:lang w:val="en-US" w:eastAsia="zh-CN"/>
          <w:rPrChange w:id="22406" w:author="梁元" w:date="2019-05-14T19:51:36Z">
            <w:rPr>
              <w:rFonts w:hint="eastAsia" w:ascii="微软雅黑" w:hAnsi="微软雅黑" w:eastAsia="微软雅黑" w:cs="微软雅黑"/>
              <w:i w:val="0"/>
              <w:caps w:val="0"/>
              <w:color w:val="333333"/>
              <w:spacing w:val="0"/>
              <w:sz w:val="22"/>
              <w:szCs w:val="22"/>
              <w:shd w:val="clear" w:fill="FFFFFF"/>
              <w:lang w:val="en-US" w:eastAsia="zh-CN"/>
            </w:rPr>
          </w:rPrChange>
          <w14:textFill>
            <w14:solidFill>
              <w14:schemeClr w14:val="tx1"/>
            </w14:solidFill>
          </w14:textFill>
        </w:rPr>
        <w:t>6</w:t>
      </w:r>
      <w:r>
        <w:rPr>
          <w:rFonts w:hint="eastAsia" w:cs="Times" w:asciiTheme="majorEastAsia" w:hAnsiTheme="majorEastAsia" w:eastAsiaTheme="majorEastAsia"/>
          <w:color w:val="000000" w:themeColor="text1"/>
          <w:lang w:val="en-US" w:eastAsia="zh-CN"/>
          <w:rPrChange w:id="22407" w:author="梁元" w:date="2019-05-14T19:51:36Z">
            <w:rPr>
              <w:rFonts w:hint="eastAsia" w:cs="Times" w:asciiTheme="majorEastAsia" w:hAnsiTheme="majorEastAsia" w:eastAsiaTheme="majorEastAsia"/>
              <w:lang w:val="en-US" w:eastAsia="zh-CN"/>
            </w:rPr>
          </w:rPrChange>
          <w14:textFill>
            <w14:solidFill>
              <w14:schemeClr w14:val="tx1"/>
            </w14:solidFill>
          </w14:textFill>
        </w:rPr>
        <w:t>.</w:t>
      </w:r>
      <w:r>
        <w:rPr>
          <w:rFonts w:hint="eastAsia" w:cs="Times" w:asciiTheme="majorEastAsia" w:hAnsiTheme="majorEastAsia" w:eastAsiaTheme="majorEastAsia"/>
          <w:color w:val="000000" w:themeColor="text1"/>
          <w:rPrChange w:id="22408" w:author="梁元" w:date="2019-05-14T19:51:36Z">
            <w:rPr>
              <w:rFonts w:hint="eastAsia" w:cs="Times" w:asciiTheme="majorEastAsia" w:hAnsiTheme="majorEastAsia" w:eastAsiaTheme="majorEastAsia"/>
            </w:rPr>
          </w:rPrChange>
          <w14:textFill>
            <w14:solidFill>
              <w14:schemeClr w14:val="tx1"/>
            </w14:solidFill>
          </w14:textFill>
        </w:rPr>
        <w:t>MVVM的实现主要是三个核心点：</w:t>
      </w:r>
    </w:p>
    <w:p>
      <w:pPr>
        <w:widowControl/>
        <w:numPr>
          <w:ilvl w:val="0"/>
          <w:numId w:val="0"/>
        </w:numPr>
        <w:tabs>
          <w:tab w:val="left" w:pos="220"/>
          <w:tab w:val="left" w:pos="720"/>
        </w:tabs>
        <w:autoSpaceDE w:val="0"/>
        <w:autoSpaceDN w:val="0"/>
        <w:adjustRightInd w:val="0"/>
        <w:spacing w:line="240" w:lineRule="auto"/>
        <w:ind w:leftChars="0" w:firstLine="480" w:firstLineChars="200"/>
        <w:jc w:val="left"/>
        <w:rPr>
          <w:rFonts w:hint="eastAsia" w:cs="Times" w:asciiTheme="majorEastAsia" w:hAnsiTheme="majorEastAsia" w:eastAsiaTheme="majorEastAsia"/>
          <w:color w:val="000000" w:themeColor="text1"/>
          <w:rPrChange w:id="22410" w:author="梁元" w:date="2019-05-14T19:51:36Z">
            <w:rPr>
              <w:rFonts w:hint="eastAsia" w:cs="Times" w:asciiTheme="majorEastAsia" w:hAnsiTheme="majorEastAsia" w:eastAsiaTheme="majorEastAsia"/>
            </w:rPr>
          </w:rPrChange>
          <w14:textFill>
            <w14:solidFill>
              <w14:schemeClr w14:val="tx1"/>
            </w14:solidFill>
          </w14:textFill>
        </w:rPr>
        <w:pPrChange w:id="22409" w:author="冷雪凝" w:date="2019-05-14T12:21:32Z">
          <w:pPr>
            <w:widowControl/>
            <w:numPr>
              <w:ilvl w:val="0"/>
              <w:numId w:val="0"/>
            </w:numPr>
            <w:tabs>
              <w:tab w:val="left" w:pos="220"/>
              <w:tab w:val="left" w:pos="720"/>
            </w:tabs>
            <w:autoSpaceDE w:val="0"/>
            <w:autoSpaceDN w:val="0"/>
            <w:adjustRightInd w:val="0"/>
            <w:spacing w:line="280" w:lineRule="atLeast"/>
            <w:ind w:leftChars="0"/>
            <w:jc w:val="left"/>
          </w:pPr>
        </w:pPrChange>
      </w:pPr>
      <w:r>
        <w:rPr>
          <w:rFonts w:hint="eastAsia" w:cs="Times" w:asciiTheme="majorEastAsia" w:hAnsiTheme="majorEastAsia" w:eastAsiaTheme="majorEastAsia"/>
          <w:color w:val="000000" w:themeColor="text1"/>
          <w:lang w:val="en-US" w:eastAsia="zh-CN"/>
          <w:rPrChange w:id="22411" w:author="梁元" w:date="2019-05-14T19:51:36Z">
            <w:rPr>
              <w:rFonts w:hint="eastAsia" w:cs="Times" w:asciiTheme="majorEastAsia" w:hAnsiTheme="majorEastAsia" w:eastAsiaTheme="majorEastAsia"/>
              <w:lang w:val="en-US" w:eastAsia="zh-CN"/>
            </w:rPr>
          </w:rPrChange>
          <w14:textFill>
            <w14:solidFill>
              <w14:schemeClr w14:val="tx1"/>
            </w14:solidFill>
          </w14:textFill>
        </w:rPr>
        <w:t xml:space="preserve">    </w:t>
      </w:r>
      <w:r>
        <w:rPr>
          <w:rFonts w:hint="eastAsia" w:cs="Times" w:asciiTheme="majorEastAsia" w:hAnsiTheme="majorEastAsia" w:eastAsiaTheme="majorEastAsia"/>
          <w:color w:val="000000" w:themeColor="text1"/>
          <w:rPrChange w:id="22412" w:author="梁元" w:date="2019-05-14T19:51:36Z">
            <w:rPr>
              <w:rFonts w:hint="eastAsia" w:cs="Times" w:asciiTheme="majorEastAsia" w:hAnsiTheme="majorEastAsia" w:eastAsiaTheme="majorEastAsia"/>
            </w:rPr>
          </w:rPrChange>
          <w14:textFill>
            <w14:solidFill>
              <w14:schemeClr w14:val="tx1"/>
            </w14:solidFill>
          </w14:textFill>
        </w:rPr>
        <w:t>响应式：vue如何监听data的属性变化</w:t>
      </w:r>
    </w:p>
    <w:p>
      <w:pPr>
        <w:widowControl/>
        <w:numPr>
          <w:ilvl w:val="0"/>
          <w:numId w:val="0"/>
        </w:numPr>
        <w:tabs>
          <w:tab w:val="left" w:pos="220"/>
          <w:tab w:val="left" w:pos="720"/>
        </w:tabs>
        <w:autoSpaceDE w:val="0"/>
        <w:autoSpaceDN w:val="0"/>
        <w:adjustRightInd w:val="0"/>
        <w:spacing w:line="240" w:lineRule="auto"/>
        <w:ind w:leftChars="0" w:firstLine="480" w:firstLineChars="200"/>
        <w:jc w:val="left"/>
        <w:rPr>
          <w:rFonts w:hint="eastAsia" w:cs="Times" w:asciiTheme="majorEastAsia" w:hAnsiTheme="majorEastAsia" w:eastAsiaTheme="majorEastAsia"/>
          <w:color w:val="000000" w:themeColor="text1"/>
          <w:rPrChange w:id="22414" w:author="梁元" w:date="2019-05-14T19:51:36Z">
            <w:rPr>
              <w:rFonts w:hint="eastAsia" w:cs="Times" w:asciiTheme="majorEastAsia" w:hAnsiTheme="majorEastAsia" w:eastAsiaTheme="majorEastAsia"/>
            </w:rPr>
          </w:rPrChange>
          <w14:textFill>
            <w14:solidFill>
              <w14:schemeClr w14:val="tx1"/>
            </w14:solidFill>
          </w14:textFill>
        </w:rPr>
        <w:pPrChange w:id="22413" w:author="冷雪凝" w:date="2019-05-14T12:21:32Z">
          <w:pPr>
            <w:widowControl/>
            <w:numPr>
              <w:ilvl w:val="0"/>
              <w:numId w:val="0"/>
            </w:numPr>
            <w:tabs>
              <w:tab w:val="left" w:pos="220"/>
              <w:tab w:val="left" w:pos="720"/>
            </w:tabs>
            <w:autoSpaceDE w:val="0"/>
            <w:autoSpaceDN w:val="0"/>
            <w:adjustRightInd w:val="0"/>
            <w:spacing w:line="280" w:lineRule="atLeast"/>
            <w:ind w:leftChars="0"/>
            <w:jc w:val="left"/>
          </w:pPr>
        </w:pPrChange>
      </w:pPr>
      <w:r>
        <w:rPr>
          <w:rFonts w:hint="eastAsia" w:cs="Times" w:asciiTheme="majorEastAsia" w:hAnsiTheme="majorEastAsia" w:eastAsiaTheme="majorEastAsia"/>
          <w:color w:val="000000" w:themeColor="text1"/>
          <w:lang w:val="en-US" w:eastAsia="zh-CN"/>
          <w:rPrChange w:id="22415" w:author="梁元" w:date="2019-05-14T19:51:36Z">
            <w:rPr>
              <w:rFonts w:hint="eastAsia" w:cs="Times" w:asciiTheme="majorEastAsia" w:hAnsiTheme="majorEastAsia" w:eastAsiaTheme="majorEastAsia"/>
              <w:lang w:val="en-US" w:eastAsia="zh-CN"/>
            </w:rPr>
          </w:rPrChange>
          <w14:textFill>
            <w14:solidFill>
              <w14:schemeClr w14:val="tx1"/>
            </w14:solidFill>
          </w14:textFill>
        </w:rPr>
        <w:tab/>
      </w:r>
      <w:r>
        <w:rPr>
          <w:rFonts w:hint="eastAsia" w:cs="Times" w:asciiTheme="majorEastAsia" w:hAnsiTheme="majorEastAsia" w:eastAsiaTheme="majorEastAsia"/>
          <w:color w:val="000000" w:themeColor="text1"/>
          <w:lang w:val="en-US" w:eastAsia="zh-CN"/>
          <w:rPrChange w:id="22416" w:author="梁元" w:date="2019-05-14T19:51:36Z">
            <w:rPr>
              <w:rFonts w:hint="eastAsia" w:cs="Times" w:asciiTheme="majorEastAsia" w:hAnsiTheme="majorEastAsia" w:eastAsiaTheme="majorEastAsia"/>
              <w:lang w:val="en-US" w:eastAsia="zh-CN"/>
            </w:rPr>
          </w:rPrChange>
          <w14:textFill>
            <w14:solidFill>
              <w14:schemeClr w14:val="tx1"/>
            </w14:solidFill>
          </w14:textFill>
        </w:rPr>
        <w:t xml:space="preserve">  </w:t>
      </w:r>
      <w:r>
        <w:rPr>
          <w:rFonts w:hint="eastAsia" w:cs="Times" w:asciiTheme="majorEastAsia" w:hAnsiTheme="majorEastAsia" w:eastAsiaTheme="majorEastAsia"/>
          <w:color w:val="000000" w:themeColor="text1"/>
          <w:rPrChange w:id="22417" w:author="梁元" w:date="2019-05-14T19:51:36Z">
            <w:rPr>
              <w:rFonts w:hint="eastAsia" w:cs="Times" w:asciiTheme="majorEastAsia" w:hAnsiTheme="majorEastAsia" w:eastAsiaTheme="majorEastAsia"/>
            </w:rPr>
          </w:rPrChange>
          <w14:textFill>
            <w14:solidFill>
              <w14:schemeClr w14:val="tx1"/>
            </w14:solidFill>
          </w14:textFill>
        </w:rPr>
        <w:t>模板解析：vue的模板是如何被解析的</w:t>
      </w:r>
    </w:p>
    <w:p>
      <w:pPr>
        <w:widowControl/>
        <w:numPr>
          <w:ilvl w:val="0"/>
          <w:numId w:val="0"/>
        </w:numPr>
        <w:tabs>
          <w:tab w:val="left" w:pos="220"/>
          <w:tab w:val="left" w:pos="720"/>
        </w:tabs>
        <w:autoSpaceDE w:val="0"/>
        <w:autoSpaceDN w:val="0"/>
        <w:adjustRightInd w:val="0"/>
        <w:spacing w:line="240" w:lineRule="auto"/>
        <w:ind w:leftChars="0" w:firstLine="0" w:firstLineChars="200"/>
        <w:jc w:val="left"/>
        <w:rPr>
          <w:rFonts w:hint="eastAsia" w:cs="Times" w:asciiTheme="majorEastAsia" w:hAnsiTheme="majorEastAsia" w:eastAsiaTheme="majorEastAsia"/>
          <w:color w:val="000000" w:themeColor="text1"/>
          <w:rPrChange w:id="22419" w:author="梁元" w:date="2019-05-14T19:51:36Z">
            <w:rPr>
              <w:rFonts w:hint="eastAsia" w:cs="Times" w:asciiTheme="majorEastAsia" w:hAnsiTheme="majorEastAsia" w:eastAsiaTheme="majorEastAsia"/>
            </w:rPr>
          </w:rPrChange>
          <w14:textFill>
            <w14:solidFill>
              <w14:schemeClr w14:val="tx1"/>
            </w14:solidFill>
          </w14:textFill>
        </w:rPr>
        <w:pPrChange w:id="22418" w:author="冷雪凝" w:date="2019-05-14T12:21:32Z">
          <w:pPr>
            <w:widowControl/>
            <w:numPr>
              <w:ilvl w:val="0"/>
              <w:numId w:val="0"/>
            </w:numPr>
            <w:tabs>
              <w:tab w:val="left" w:pos="220"/>
              <w:tab w:val="left" w:pos="720"/>
            </w:tabs>
            <w:autoSpaceDE w:val="0"/>
            <w:autoSpaceDN w:val="0"/>
            <w:adjustRightInd w:val="0"/>
            <w:spacing w:line="280" w:lineRule="atLeast"/>
            <w:ind w:leftChars="0" w:firstLine="480" w:firstLineChars="200"/>
            <w:jc w:val="left"/>
          </w:pPr>
        </w:pPrChange>
      </w:pPr>
      <w:r>
        <w:rPr>
          <w:rFonts w:hint="eastAsia" w:cs="Times" w:asciiTheme="majorEastAsia" w:hAnsiTheme="majorEastAsia" w:eastAsiaTheme="majorEastAsia"/>
          <w:color w:val="000000" w:themeColor="text1"/>
          <w:rPrChange w:id="22420" w:author="梁元" w:date="2019-05-14T19:51:36Z">
            <w:rPr>
              <w:rFonts w:hint="eastAsia" w:cs="Times" w:asciiTheme="majorEastAsia" w:hAnsiTheme="majorEastAsia" w:eastAsiaTheme="majorEastAsia"/>
            </w:rPr>
          </w:rPrChange>
          <w14:textFill>
            <w14:solidFill>
              <w14:schemeClr w14:val="tx1"/>
            </w14:solidFill>
          </w14:textFill>
        </w:rPr>
        <w:t>渲染：vue模板是如何被渲染成HTML的</w:t>
      </w:r>
    </w:p>
    <w:p>
      <w:pPr>
        <w:pStyle w:val="3"/>
        <w:numPr>
          <w:ilvl w:val="0"/>
          <w:numId w:val="49"/>
        </w:numPr>
        <w:spacing w:line="240" w:lineRule="auto"/>
        <w:ind w:firstLine="562" w:firstLineChars="200"/>
        <w:rPr>
          <w:rFonts w:ascii="仿宋" w:hAnsi="仿宋" w:eastAsia="仿宋"/>
          <w:color w:val="000000" w:themeColor="text1"/>
          <w:sz w:val="28"/>
          <w:szCs w:val="28"/>
          <w:rPrChange w:id="22422" w:author="梁元" w:date="2019-05-14T19:51:36Z">
            <w:rPr>
              <w:rFonts w:ascii="仿宋" w:hAnsi="仿宋" w:eastAsia="仿宋"/>
              <w:sz w:val="28"/>
              <w:szCs w:val="28"/>
            </w:rPr>
          </w:rPrChange>
          <w14:textFill>
            <w14:solidFill>
              <w14:schemeClr w14:val="tx1"/>
            </w14:solidFill>
          </w14:textFill>
        </w:rPr>
        <w:pPrChange w:id="22421" w:author="冷雪凝" w:date="2019-05-14T12:21:32Z">
          <w:pPr>
            <w:pStyle w:val="3"/>
            <w:numPr>
              <w:ilvl w:val="0"/>
              <w:numId w:val="49"/>
            </w:numPr>
          </w:pPr>
        </w:pPrChange>
      </w:pPr>
      <w:bookmarkStart w:id="848" w:name="_Toc21715_WPSOffice_Level2"/>
      <w:bookmarkStart w:id="849" w:name="_Toc29330_WPSOffice_Level2"/>
      <w:bookmarkStart w:id="850" w:name="_Toc8263_WPSOffice_Level2"/>
      <w:r>
        <w:rPr>
          <w:rFonts w:hint="eastAsia" w:ascii="仿宋" w:hAnsi="仿宋" w:eastAsia="仿宋"/>
          <w:color w:val="000000" w:themeColor="text1"/>
          <w:sz w:val="28"/>
          <w:szCs w:val="28"/>
          <w:rPrChange w:id="22423" w:author="梁元" w:date="2019-05-14T19:51:36Z">
            <w:rPr>
              <w:rFonts w:hint="eastAsia" w:ascii="仿宋" w:hAnsi="仿宋" w:eastAsia="仿宋"/>
              <w:sz w:val="28"/>
              <w:szCs w:val="28"/>
            </w:rPr>
          </w:rPrChange>
          <w14:textFill>
            <w14:solidFill>
              <w14:schemeClr w14:val="tx1"/>
            </w14:solidFill>
          </w14:textFill>
        </w:rPr>
        <w:t>解法对比及优缺点</w:t>
      </w:r>
      <w:bookmarkEnd w:id="848"/>
      <w:bookmarkEnd w:id="849"/>
      <w:bookmarkEnd w:id="850"/>
    </w:p>
    <w:p>
      <w:pPr>
        <w:spacing w:line="240" w:lineRule="auto"/>
        <w:ind w:firstLine="482" w:firstLineChars="200"/>
        <w:rPr>
          <w:color w:val="000000" w:themeColor="text1"/>
          <w:rPrChange w:id="22425" w:author="梁元" w:date="2019-05-14T19:51:36Z">
            <w:rPr/>
          </w:rPrChange>
          <w14:textFill>
            <w14:solidFill>
              <w14:schemeClr w14:val="tx1"/>
            </w14:solidFill>
          </w14:textFill>
        </w:rPr>
        <w:pPrChange w:id="22424" w:author="冷雪凝" w:date="2019-05-14T12:21:32Z">
          <w:pPr>
            <w:spacing w:line="360" w:lineRule="auto"/>
          </w:pPr>
        </w:pPrChange>
      </w:pPr>
      <w:r>
        <w:rPr>
          <w:rFonts w:hint="eastAsia"/>
          <w:b/>
          <w:color w:val="000000" w:themeColor="text1"/>
          <w:rPrChange w:id="22426" w:author="梁元" w:date="2019-05-14T19:51:36Z">
            <w:rPr>
              <w:rFonts w:hint="eastAsia"/>
              <w:b/>
            </w:rPr>
          </w:rPrChange>
          <w14:textFill>
            <w14:solidFill>
              <w14:schemeClr w14:val="tx1"/>
            </w14:solidFill>
          </w14:textFill>
        </w:rPr>
        <w:t>综上所述</w:t>
      </w:r>
      <w:r>
        <w:rPr>
          <w:rFonts w:hint="eastAsia"/>
          <w:color w:val="000000" w:themeColor="text1"/>
          <w:rPrChange w:id="22427" w:author="梁元" w:date="2019-05-14T19:51:36Z">
            <w:rPr>
              <w:rFonts w:hint="eastAsia"/>
            </w:rPr>
          </w:rPrChange>
          <w14:textFill>
            <w14:solidFill>
              <w14:schemeClr w14:val="tx1"/>
            </w14:solidFill>
          </w14:textFill>
        </w:rPr>
        <w:t>：第一种只是关键字</w:t>
      </w:r>
      <w:r>
        <w:rPr>
          <w:rFonts w:hint="eastAsia" w:ascii="仿宋" w:hAnsi="仿宋" w:eastAsia="仿宋"/>
          <w:color w:val="000000" w:themeColor="text1"/>
          <w:sz w:val="28"/>
          <w:szCs w:val="28"/>
          <w:rPrChange w:id="22428" w:author="梁元" w:date="2019-05-14T19:51:36Z">
            <w:rPr>
              <w:rFonts w:hint="eastAsia" w:ascii="仿宋" w:hAnsi="仿宋" w:eastAsia="仿宋"/>
              <w:sz w:val="28"/>
              <w:szCs w:val="28"/>
            </w:rPr>
          </w:rPrChange>
          <w14:textFill>
            <w14:solidFill>
              <w14:schemeClr w14:val="tx1"/>
            </w14:solidFill>
          </w14:textFill>
        </w:rPr>
        <w:t>，而第二种说出其中的正真的执行原理</w:t>
      </w:r>
    </w:p>
    <w:p>
      <w:pPr>
        <w:pStyle w:val="3"/>
        <w:numPr>
          <w:ilvl w:val="0"/>
          <w:numId w:val="49"/>
        </w:numPr>
        <w:spacing w:line="240" w:lineRule="auto"/>
        <w:ind w:firstLine="562" w:firstLineChars="200"/>
        <w:rPr>
          <w:rFonts w:ascii="仿宋" w:hAnsi="仿宋" w:eastAsia="仿宋"/>
          <w:color w:val="000000" w:themeColor="text1"/>
          <w:sz w:val="28"/>
          <w:szCs w:val="28"/>
          <w:rPrChange w:id="22430" w:author="梁元" w:date="2019-05-14T19:51:36Z">
            <w:rPr>
              <w:rFonts w:ascii="仿宋" w:hAnsi="仿宋" w:eastAsia="仿宋"/>
              <w:sz w:val="28"/>
              <w:szCs w:val="28"/>
            </w:rPr>
          </w:rPrChange>
          <w14:textFill>
            <w14:solidFill>
              <w14:schemeClr w14:val="tx1"/>
            </w14:solidFill>
          </w14:textFill>
        </w:rPr>
        <w:pPrChange w:id="22429" w:author="冷雪凝" w:date="2019-05-14T12:21:32Z">
          <w:pPr>
            <w:pStyle w:val="3"/>
            <w:numPr>
              <w:ilvl w:val="0"/>
              <w:numId w:val="49"/>
            </w:numPr>
          </w:pPr>
        </w:pPrChange>
      </w:pPr>
      <w:bookmarkStart w:id="851" w:name="_Toc2433_WPSOffice_Level2"/>
      <w:bookmarkStart w:id="852" w:name="_Toc30780_WPSOffice_Level2"/>
      <w:bookmarkStart w:id="853" w:name="_Toc17548_WPSOffice_Level2"/>
      <w:r>
        <w:rPr>
          <w:rFonts w:hint="eastAsia" w:ascii="仿宋" w:hAnsi="仿宋" w:eastAsia="仿宋"/>
          <w:color w:val="000000" w:themeColor="text1"/>
          <w:sz w:val="28"/>
          <w:szCs w:val="28"/>
          <w:rPrChange w:id="22431" w:author="梁元" w:date="2019-05-14T19:51:36Z">
            <w:rPr>
              <w:rFonts w:hint="eastAsia" w:ascii="仿宋" w:hAnsi="仿宋" w:eastAsia="仿宋"/>
              <w:sz w:val="28"/>
              <w:szCs w:val="28"/>
            </w:rPr>
          </w:rPrChange>
          <w14:textFill>
            <w14:solidFill>
              <w14:schemeClr w14:val="tx1"/>
            </w14:solidFill>
          </w14:textFill>
        </w:rPr>
        <w:t>项目中体现经验的点</w:t>
      </w:r>
      <w:bookmarkEnd w:id="851"/>
      <w:bookmarkEnd w:id="852"/>
      <w:bookmarkEnd w:id="853"/>
    </w:p>
    <w:p>
      <w:pPr>
        <w:ind w:firstLine="480" w:firstLineChars="200"/>
        <w:rPr>
          <w:rFonts w:hint="default" w:eastAsiaTheme="minorEastAsia"/>
          <w:color w:val="000000" w:themeColor="text1"/>
          <w:lang w:val="en-US" w:eastAsia="zh-CN"/>
          <w:rPrChange w:id="22433" w:author="梁元" w:date="2019-05-14T19:51:36Z">
            <w:rPr>
              <w:rFonts w:hint="default" w:eastAsiaTheme="minorEastAsia"/>
              <w:lang w:val="en-US" w:eastAsia="zh-CN"/>
            </w:rPr>
          </w:rPrChange>
          <w14:textFill>
            <w14:solidFill>
              <w14:schemeClr w14:val="tx1"/>
            </w14:solidFill>
          </w14:textFill>
        </w:rPr>
        <w:pPrChange w:id="22432" w:author="冷雪凝" w:date="2019-05-14T12:21:32Z">
          <w:pPr/>
        </w:pPrChange>
      </w:pPr>
      <w:r>
        <w:rPr>
          <w:rFonts w:hint="eastAsia"/>
          <w:color w:val="000000" w:themeColor="text1"/>
          <w:lang w:val="en-US" w:eastAsia="zh-CN"/>
          <w:rPrChange w:id="22434" w:author="梁元" w:date="2019-05-14T19:51:36Z">
            <w:rPr>
              <w:rFonts w:hint="eastAsia"/>
              <w:lang w:val="en-US" w:eastAsia="zh-CN"/>
            </w:rPr>
          </w:rPrChange>
          <w14:textFill>
            <w14:solidFill>
              <w14:schemeClr w14:val="tx1"/>
            </w14:solidFill>
          </w14:textFill>
        </w:rPr>
        <w:t>对vue中mvvm的掌握程度</w:t>
      </w:r>
    </w:p>
    <w:p>
      <w:pPr>
        <w:pStyle w:val="3"/>
        <w:numPr>
          <w:ilvl w:val="0"/>
          <w:numId w:val="49"/>
        </w:numPr>
        <w:spacing w:line="240" w:lineRule="auto"/>
        <w:ind w:firstLine="562" w:firstLineChars="200"/>
        <w:rPr>
          <w:rFonts w:ascii="仿宋" w:hAnsi="仿宋" w:eastAsia="仿宋"/>
          <w:color w:val="000000" w:themeColor="text1"/>
          <w:sz w:val="28"/>
          <w:szCs w:val="28"/>
          <w:rPrChange w:id="22436" w:author="梁元" w:date="2019-05-14T19:51:36Z">
            <w:rPr>
              <w:rFonts w:ascii="仿宋" w:hAnsi="仿宋" w:eastAsia="仿宋"/>
              <w:sz w:val="28"/>
              <w:szCs w:val="28"/>
            </w:rPr>
          </w:rPrChange>
          <w14:textFill>
            <w14:solidFill>
              <w14:schemeClr w14:val="tx1"/>
            </w14:solidFill>
          </w14:textFill>
        </w:rPr>
        <w:pPrChange w:id="22435" w:author="冷雪凝" w:date="2019-05-14T12:21:32Z">
          <w:pPr>
            <w:pStyle w:val="3"/>
            <w:numPr>
              <w:ilvl w:val="0"/>
              <w:numId w:val="49"/>
            </w:numPr>
          </w:pPr>
        </w:pPrChange>
      </w:pPr>
      <w:bookmarkStart w:id="854" w:name="_Toc28420_WPSOffice_Level2"/>
      <w:bookmarkStart w:id="855" w:name="_Toc8957_WPSOffice_Level2"/>
      <w:bookmarkStart w:id="856" w:name="_Toc20789_WPSOffice_Level2"/>
      <w:r>
        <w:rPr>
          <w:rFonts w:hint="eastAsia" w:ascii="仿宋" w:hAnsi="仿宋" w:eastAsia="仿宋"/>
          <w:color w:val="000000" w:themeColor="text1"/>
          <w:sz w:val="28"/>
          <w:szCs w:val="28"/>
          <w:rPrChange w:id="22437" w:author="梁元" w:date="2019-05-14T19:51:36Z">
            <w:rPr>
              <w:rFonts w:hint="eastAsia" w:ascii="仿宋" w:hAnsi="仿宋" w:eastAsia="仿宋"/>
              <w:sz w:val="28"/>
              <w:szCs w:val="28"/>
            </w:rPr>
          </w:rPrChange>
          <w14:textFill>
            <w14:solidFill>
              <w14:schemeClr w14:val="tx1"/>
            </w14:solidFill>
          </w14:textFill>
        </w:rPr>
        <w:t>论坛参考</w:t>
      </w:r>
      <w:bookmarkEnd w:id="854"/>
      <w:bookmarkEnd w:id="855"/>
      <w:bookmarkEnd w:id="856"/>
    </w:p>
    <w:p>
      <w:pPr>
        <w:pStyle w:val="2"/>
        <w:numPr>
          <w:ilvl w:val="0"/>
          <w:numId w:val="1"/>
        </w:numPr>
        <w:spacing w:line="240" w:lineRule="auto"/>
        <w:ind w:firstLine="562" w:firstLineChars="200"/>
        <w:rPr>
          <w:rFonts w:ascii="仿宋" w:hAnsi="仿宋" w:eastAsia="仿宋"/>
          <w:color w:val="000000" w:themeColor="text1"/>
          <w:sz w:val="28"/>
          <w:szCs w:val="28"/>
          <w:rPrChange w:id="22439" w:author="梁元" w:date="2019-05-14T19:51:36Z">
            <w:rPr>
              <w:rFonts w:ascii="仿宋" w:hAnsi="仿宋" w:eastAsia="仿宋"/>
              <w:sz w:val="28"/>
              <w:szCs w:val="28"/>
            </w:rPr>
          </w:rPrChange>
          <w14:textFill>
            <w14:solidFill>
              <w14:schemeClr w14:val="tx1"/>
            </w14:solidFill>
          </w14:textFill>
        </w:rPr>
        <w:pPrChange w:id="22438" w:author="冷雪凝" w:date="2019-05-14T12:21:32Z">
          <w:pPr>
            <w:pStyle w:val="2"/>
            <w:numPr>
              <w:ilvl w:val="0"/>
              <w:numId w:val="1"/>
            </w:numPr>
          </w:pPr>
        </w:pPrChange>
      </w:pPr>
      <w:bookmarkStart w:id="857" w:name="_Toc25379_WPSOffice_Level1"/>
      <w:r>
        <w:rPr>
          <w:rFonts w:hint="eastAsia" w:ascii="仿宋" w:hAnsi="仿宋" w:eastAsia="仿宋"/>
          <w:color w:val="000000" w:themeColor="text1"/>
          <w:sz w:val="28"/>
          <w:szCs w:val="28"/>
          <w:rPrChange w:id="22440" w:author="梁元" w:date="2019-05-14T19:51:36Z">
            <w:rPr>
              <w:rFonts w:hint="eastAsia" w:ascii="仿宋" w:hAnsi="仿宋" w:eastAsia="仿宋"/>
              <w:sz w:val="28"/>
              <w:szCs w:val="28"/>
            </w:rPr>
          </w:rPrChange>
          <w14:textFill>
            <w14:solidFill>
              <w14:schemeClr w14:val="tx1"/>
            </w14:solidFill>
          </w14:textFill>
        </w:rPr>
        <w:t>Vue的响应原理：</w:t>
      </w:r>
      <w:r>
        <w:rPr>
          <w:rFonts w:hint="eastAsia" w:ascii="仿宋" w:hAnsi="仿宋" w:eastAsia="仿宋"/>
          <w:color w:val="000000" w:themeColor="text1"/>
          <w:sz w:val="28"/>
          <w:szCs w:val="28"/>
          <w:lang w:val="en-US" w:eastAsia="zh-CN"/>
          <w:rPrChange w:id="22441" w:author="梁元" w:date="2019-05-14T19:51:36Z">
            <w:rPr>
              <w:rFonts w:hint="eastAsia" w:ascii="仿宋" w:hAnsi="仿宋" w:eastAsia="仿宋"/>
              <w:sz w:val="28"/>
              <w:szCs w:val="28"/>
              <w:lang w:val="en-US" w:eastAsia="zh-CN"/>
            </w:rPr>
          </w:rPrChange>
          <w14:textFill>
            <w14:solidFill>
              <w14:schemeClr w14:val="tx1"/>
            </w14:solidFill>
          </w14:textFill>
        </w:rPr>
        <w:t>陈蔓杰</w:t>
      </w:r>
      <w:r>
        <w:rPr>
          <w:rFonts w:hint="eastAsia" w:ascii="仿宋" w:hAnsi="仿宋" w:eastAsia="仿宋"/>
          <w:color w:val="000000" w:themeColor="text1"/>
          <w:sz w:val="28"/>
          <w:szCs w:val="28"/>
          <w:rPrChange w:id="22442" w:author="梁元" w:date="2019-05-14T19:51:36Z">
            <w:rPr>
              <w:rFonts w:hint="eastAsia" w:ascii="仿宋" w:hAnsi="仿宋" w:eastAsia="仿宋"/>
              <w:color w:val="FF0000"/>
              <w:sz w:val="28"/>
              <w:szCs w:val="28"/>
            </w:rPr>
          </w:rPrChange>
          <w14:textFill>
            <w14:solidFill>
              <w14:schemeClr w14:val="tx1"/>
            </w14:solidFill>
          </w14:textFill>
        </w:rPr>
        <w:t>项目经理</w:t>
      </w:r>
      <w:bookmarkEnd w:id="857"/>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244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444"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2244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446"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22447"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448"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22449"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450"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22451"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452"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2453"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454" w:author="梁元" w:date="2019-05-14T19:51:36Z">
                  <w:rPr>
                    <w:rFonts w:hint="eastAsia" w:ascii="仿宋" w:hAnsi="仿宋" w:eastAsia="仿宋"/>
                  </w:rPr>
                </w:rPrChange>
                <w14:textFill>
                  <w14:solidFill>
                    <w14:schemeClr w14:val="tx1"/>
                  </w14:solidFill>
                </w14:textFill>
              </w:rPr>
              <w:t>95%</w:t>
            </w:r>
          </w:p>
        </w:tc>
        <w:tc>
          <w:tcPr>
            <w:tcW w:w="1559" w:type="dxa"/>
          </w:tcPr>
          <w:p>
            <w:pPr>
              <w:jc w:val="center"/>
              <w:rPr>
                <w:rFonts w:ascii="仿宋" w:hAnsi="仿宋" w:eastAsia="仿宋"/>
                <w:color w:val="000000" w:themeColor="text1"/>
                <w:rPrChange w:id="22455"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456" w:author="梁元" w:date="2019-05-14T19:51:36Z">
                  <w:rPr>
                    <w:rFonts w:hint="eastAsia" w:ascii="仿宋" w:hAnsi="仿宋" w:eastAsia="仿宋"/>
                  </w:rPr>
                </w:rPrChange>
                <w14:textFill>
                  <w14:solidFill>
                    <w14:schemeClr w14:val="tx1"/>
                  </w14:solidFill>
                </w14:textFill>
              </w:rPr>
              <w:t>3星</w:t>
            </w:r>
          </w:p>
        </w:tc>
        <w:tc>
          <w:tcPr>
            <w:tcW w:w="1418" w:type="dxa"/>
          </w:tcPr>
          <w:p>
            <w:pPr>
              <w:jc w:val="center"/>
              <w:rPr>
                <w:rFonts w:hint="eastAsia" w:ascii="仿宋" w:hAnsi="仿宋" w:eastAsia="仿宋"/>
                <w:color w:val="000000" w:themeColor="text1"/>
                <w:lang w:eastAsia="zh-CN"/>
                <w:rPrChange w:id="22457" w:author="梁元" w:date="2019-05-14T19:51:36Z">
                  <w:rPr>
                    <w:rFonts w:hint="eastAsia" w:ascii="仿宋" w:hAnsi="仿宋" w:eastAsia="仿宋"/>
                    <w:lang w:eastAsia="zh-CN"/>
                  </w:rPr>
                </w:rPrChange>
                <w14:textFill>
                  <w14:solidFill>
                    <w14:schemeClr w14:val="tx1"/>
                  </w14:solidFill>
                </w14:textFill>
              </w:rPr>
            </w:pPr>
            <w:r>
              <w:rPr>
                <w:rFonts w:hint="eastAsia" w:ascii="仿宋" w:hAnsi="仿宋" w:eastAsia="仿宋"/>
                <w:color w:val="000000" w:themeColor="text1"/>
                <w:lang w:val="en-US" w:eastAsia="zh-CN"/>
                <w:rPrChange w:id="22458" w:author="梁元" w:date="2019-05-14T19:51:36Z">
                  <w:rPr>
                    <w:rFonts w:hint="eastAsia" w:ascii="仿宋" w:hAnsi="仿宋" w:eastAsia="仿宋"/>
                    <w:lang w:val="en-US" w:eastAsia="zh-CN"/>
                  </w:rPr>
                </w:rPrChange>
                <w14:textFill>
                  <w14:solidFill>
                    <w14:schemeClr w14:val="tx1"/>
                  </w14:solidFill>
                </w14:textFill>
              </w:rPr>
              <w:t>Vue</w:t>
            </w:r>
          </w:p>
        </w:tc>
        <w:tc>
          <w:tcPr>
            <w:tcW w:w="1417" w:type="dxa"/>
          </w:tcPr>
          <w:p>
            <w:pPr>
              <w:jc w:val="center"/>
              <w:rPr>
                <w:rFonts w:hint="eastAsia" w:ascii="仿宋" w:hAnsi="仿宋" w:eastAsia="仿宋"/>
                <w:color w:val="000000" w:themeColor="text1"/>
                <w:lang w:val="en-US" w:eastAsia="zh-CN"/>
                <w:rPrChange w:id="22459" w:author="梁元" w:date="2019-05-14T19:51:36Z">
                  <w:rPr>
                    <w:rFonts w:hint="eastAsia" w:ascii="仿宋" w:hAnsi="仿宋" w:eastAsia="仿宋"/>
                    <w:lang w:val="en-US" w:eastAsia="zh-CN"/>
                  </w:rPr>
                </w:rPrChange>
                <w14:textFill>
                  <w14:solidFill>
                    <w14:schemeClr w14:val="tx1"/>
                  </w14:solidFill>
                </w14:textFill>
              </w:rPr>
            </w:pPr>
            <w:r>
              <w:rPr>
                <w:rFonts w:hint="eastAsia" w:ascii="仿宋" w:hAnsi="仿宋" w:eastAsia="仿宋"/>
                <w:color w:val="000000" w:themeColor="text1"/>
                <w:lang w:val="en-US" w:eastAsia="zh-CN"/>
                <w:rPrChange w:id="22460" w:author="梁元" w:date="2019-05-14T19:51:36Z">
                  <w:rPr>
                    <w:rFonts w:hint="eastAsia" w:ascii="仿宋" w:hAnsi="仿宋" w:eastAsia="仿宋"/>
                    <w:lang w:val="en-US" w:eastAsia="zh-CN"/>
                  </w:rPr>
                </w:rPrChange>
                <w14:textFill>
                  <w14:solidFill>
                    <w14:schemeClr w14:val="tx1"/>
                  </w14:solidFill>
                </w14:textFill>
              </w:rPr>
              <w:t>vue</w:t>
            </w:r>
          </w:p>
          <w:p>
            <w:pPr>
              <w:jc w:val="center"/>
              <w:rPr>
                <w:rFonts w:hint="eastAsia" w:ascii="仿宋" w:hAnsi="仿宋" w:eastAsia="仿宋"/>
                <w:color w:val="000000" w:themeColor="text1"/>
                <w:lang w:val="en-US" w:eastAsia="zh-CN"/>
                <w:rPrChange w:id="22461" w:author="梁元" w:date="2019-05-14T19:51:36Z">
                  <w:rPr>
                    <w:rFonts w:hint="eastAsia" w:ascii="仿宋" w:hAnsi="仿宋" w:eastAsia="仿宋"/>
                    <w:lang w:val="en-US" w:eastAsia="zh-CN"/>
                  </w:rPr>
                </w:rPrChange>
                <w14:textFill>
                  <w14:solidFill>
                    <w14:schemeClr w14:val="tx1"/>
                  </w14:solidFill>
                </w14:textFill>
              </w:rPr>
            </w:pPr>
          </w:p>
        </w:tc>
        <w:tc>
          <w:tcPr>
            <w:tcW w:w="1465" w:type="dxa"/>
          </w:tcPr>
          <w:p>
            <w:pPr>
              <w:jc w:val="center"/>
              <w:rPr>
                <w:rFonts w:ascii="仿宋" w:hAnsi="仿宋" w:eastAsia="仿宋"/>
                <w:color w:val="000000" w:themeColor="text1"/>
                <w:rPrChange w:id="2246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463" w:author="梁元" w:date="2019-05-14T19:51:36Z">
                  <w:rPr>
                    <w:rFonts w:hint="eastAsia" w:ascii="仿宋" w:hAnsi="仿宋" w:eastAsia="仿宋"/>
                  </w:rPr>
                </w:rPrChange>
                <w14:textFill>
                  <w14:solidFill>
                    <w14:schemeClr w14:val="tx1"/>
                  </w14:solidFill>
                </w14:textFill>
              </w:rPr>
              <w:t>Vue的响应原理</w:t>
            </w:r>
          </w:p>
        </w:tc>
      </w:tr>
    </w:tbl>
    <w:p>
      <w:pPr>
        <w:pStyle w:val="3"/>
        <w:numPr>
          <w:ilvl w:val="0"/>
          <w:numId w:val="50"/>
        </w:numPr>
        <w:spacing w:line="240" w:lineRule="auto"/>
        <w:ind w:firstLine="562" w:firstLineChars="200"/>
        <w:rPr>
          <w:rFonts w:ascii="仿宋" w:hAnsi="仿宋" w:eastAsia="仿宋"/>
          <w:color w:val="000000" w:themeColor="text1"/>
          <w:sz w:val="28"/>
          <w:szCs w:val="28"/>
          <w:rPrChange w:id="22465" w:author="梁元" w:date="2019-05-14T19:51:36Z">
            <w:rPr>
              <w:rFonts w:ascii="仿宋" w:hAnsi="仿宋" w:eastAsia="仿宋"/>
              <w:sz w:val="28"/>
              <w:szCs w:val="28"/>
            </w:rPr>
          </w:rPrChange>
          <w14:textFill>
            <w14:solidFill>
              <w14:schemeClr w14:val="tx1"/>
            </w14:solidFill>
          </w14:textFill>
        </w:rPr>
        <w:pPrChange w:id="22464" w:author="冷雪凝" w:date="2019-05-14T12:21:32Z">
          <w:pPr>
            <w:pStyle w:val="3"/>
            <w:numPr>
              <w:ilvl w:val="0"/>
              <w:numId w:val="50"/>
            </w:numPr>
          </w:pPr>
        </w:pPrChange>
      </w:pPr>
      <w:bookmarkStart w:id="858" w:name="_Toc19528_WPSOffice_Level2"/>
      <w:bookmarkStart w:id="859" w:name="_Toc10562_WPSOffice_Level2"/>
      <w:r>
        <w:rPr>
          <w:rFonts w:hint="eastAsia" w:ascii="仿宋" w:hAnsi="仿宋" w:eastAsia="仿宋"/>
          <w:color w:val="000000" w:themeColor="text1"/>
          <w:sz w:val="28"/>
          <w:szCs w:val="28"/>
          <w:rPrChange w:id="22466" w:author="梁元" w:date="2019-05-14T19:51:36Z">
            <w:rPr>
              <w:rFonts w:hint="eastAsia" w:ascii="仿宋" w:hAnsi="仿宋" w:eastAsia="仿宋"/>
              <w:sz w:val="28"/>
              <w:szCs w:val="28"/>
            </w:rPr>
          </w:rPrChange>
          <w14:textFill>
            <w14:solidFill>
              <w14:schemeClr w14:val="tx1"/>
            </w14:solidFill>
          </w14:textFill>
        </w:rPr>
        <w:t>通常解法</w:t>
      </w:r>
      <w:bookmarkEnd w:id="858"/>
      <w:bookmarkEnd w:id="859"/>
    </w:p>
    <w:p>
      <w:pPr>
        <w:ind w:firstLine="480" w:firstLineChars="200"/>
        <w:rPr>
          <w:rFonts w:cs="Times" w:asciiTheme="majorEastAsia" w:hAnsiTheme="majorEastAsia" w:eastAsiaTheme="majorEastAsia"/>
          <w:color w:val="000000" w:themeColor="text1"/>
          <w:rPrChange w:id="22468" w:author="梁元" w:date="2019-05-14T19:51:36Z">
            <w:rPr>
              <w:rFonts w:cs="Times" w:asciiTheme="majorEastAsia" w:hAnsiTheme="majorEastAsia" w:eastAsiaTheme="majorEastAsia"/>
            </w:rPr>
          </w:rPrChange>
          <w14:textFill>
            <w14:solidFill>
              <w14:schemeClr w14:val="tx1"/>
            </w14:solidFill>
          </w14:textFill>
        </w:rPr>
        <w:pPrChange w:id="22467" w:author="冷雪凝" w:date="2019-05-14T12:21:32Z">
          <w:pPr>
            <w:ind w:firstLine="420" w:firstLineChars="0"/>
          </w:pPr>
        </w:pPrChange>
      </w:pPr>
      <w:r>
        <w:rPr>
          <w:rFonts w:cs="Times" w:asciiTheme="majorEastAsia" w:hAnsiTheme="majorEastAsia" w:eastAsiaTheme="majorEastAsia"/>
          <w:color w:val="000000" w:themeColor="text1"/>
          <w:rPrChange w:id="22469" w:author="梁元" w:date="2019-05-14T19:51:36Z">
            <w:rPr>
              <w:rFonts w:cs="Times" w:asciiTheme="majorEastAsia" w:hAnsiTheme="majorEastAsia" w:eastAsiaTheme="majorEastAsia"/>
            </w:rPr>
          </w:rPrChange>
          <w14:textFill>
            <w14:solidFill>
              <w14:schemeClr w14:val="tx1"/>
            </w14:solidFill>
          </w14:textFill>
        </w:rPr>
        <w:t>Vue的数据响应主要是依赖了Object.defineProperty()，响应式系统依赖于三个重要的类：Dep 类、Watcher 类、Observer 类。Dep 类作为发布者的角色，Watcher 类作为订阅者的角色，Observer 类则是连接发布者和订阅者的纽带，决定订阅和发布的时机。在 Observer 类中，为 data 的每个属性都实例化一个 Dep 类，即发布者。并且在取值时让订阅者订阅，在赋值时发布者发布通知，让订阅者做出各自的响应。Watcher 类在构造函数中执行了一个方法，将自己赋值，并且执行了取值操作，这样就成功的完成了订阅操作。一旦数据发生变化，即有了赋值操作，发布者就会发送通知，订阅者就会执行自己的 update 方法来响应这次数据变化</w:t>
      </w:r>
    </w:p>
    <w:p>
      <w:pPr>
        <w:pStyle w:val="3"/>
        <w:numPr>
          <w:ilvl w:val="0"/>
          <w:numId w:val="50"/>
        </w:numPr>
        <w:spacing w:line="240" w:lineRule="auto"/>
        <w:ind w:firstLine="562" w:firstLineChars="200"/>
        <w:rPr>
          <w:rFonts w:ascii="仿宋" w:hAnsi="仿宋" w:eastAsia="仿宋"/>
          <w:color w:val="000000" w:themeColor="text1"/>
          <w:sz w:val="28"/>
          <w:szCs w:val="28"/>
          <w:rPrChange w:id="22471" w:author="梁元" w:date="2019-05-14T19:51:36Z">
            <w:rPr>
              <w:rFonts w:ascii="仿宋" w:hAnsi="仿宋" w:eastAsia="仿宋"/>
              <w:sz w:val="28"/>
              <w:szCs w:val="28"/>
            </w:rPr>
          </w:rPrChange>
          <w14:textFill>
            <w14:solidFill>
              <w14:schemeClr w14:val="tx1"/>
            </w14:solidFill>
          </w14:textFill>
        </w:rPr>
        <w:pPrChange w:id="22470" w:author="冷雪凝" w:date="2019-05-14T12:21:32Z">
          <w:pPr>
            <w:pStyle w:val="3"/>
            <w:numPr>
              <w:ilvl w:val="0"/>
              <w:numId w:val="50"/>
            </w:numPr>
          </w:pPr>
        </w:pPrChange>
      </w:pPr>
      <w:bookmarkStart w:id="860" w:name="_Toc451_WPSOffice_Level2"/>
      <w:bookmarkStart w:id="861" w:name="_Toc10162_WPSOffice_Level2"/>
      <w:r>
        <w:rPr>
          <w:rFonts w:hint="eastAsia" w:ascii="仿宋" w:hAnsi="仿宋" w:eastAsia="仿宋"/>
          <w:color w:val="000000" w:themeColor="text1"/>
          <w:sz w:val="28"/>
          <w:szCs w:val="28"/>
          <w:rPrChange w:id="22472" w:author="梁元" w:date="2019-05-14T19:51:36Z">
            <w:rPr>
              <w:rFonts w:hint="eastAsia" w:ascii="仿宋" w:hAnsi="仿宋" w:eastAsia="仿宋"/>
              <w:sz w:val="28"/>
              <w:szCs w:val="28"/>
            </w:rPr>
          </w:rPrChange>
          <w14:textFill>
            <w14:solidFill>
              <w14:schemeClr w14:val="tx1"/>
            </w14:solidFill>
          </w14:textFill>
        </w:rPr>
        <w:t>通用大牛级解法</w:t>
      </w:r>
      <w:bookmarkEnd w:id="860"/>
      <w:bookmarkEnd w:id="861"/>
    </w:p>
    <w:p>
      <w:pPr>
        <w:ind w:firstLine="480" w:firstLineChars="200"/>
        <w:rPr>
          <w:rFonts w:cs="Times" w:asciiTheme="majorEastAsia" w:hAnsiTheme="majorEastAsia" w:eastAsiaTheme="majorEastAsia"/>
          <w:color w:val="000000" w:themeColor="text1"/>
          <w:rPrChange w:id="22474" w:author="梁元" w:date="2019-05-14T19:51:36Z">
            <w:rPr>
              <w:rFonts w:cs="Times" w:asciiTheme="majorEastAsia" w:hAnsiTheme="majorEastAsia" w:eastAsiaTheme="majorEastAsia"/>
            </w:rPr>
          </w:rPrChange>
          <w14:textFill>
            <w14:solidFill>
              <w14:schemeClr w14:val="tx1"/>
            </w14:solidFill>
          </w14:textFill>
        </w:rPr>
        <w:pPrChange w:id="22473" w:author="冷雪凝" w:date="2019-05-14T12:21:32Z">
          <w:pPr>
            <w:ind w:firstLine="420" w:firstLineChars="0"/>
          </w:pPr>
        </w:pPrChange>
      </w:pPr>
      <w:r>
        <w:rPr>
          <w:rFonts w:cs="Times" w:asciiTheme="majorEastAsia" w:hAnsiTheme="majorEastAsia" w:eastAsiaTheme="majorEastAsia"/>
          <w:color w:val="000000" w:themeColor="text1"/>
          <w:rPrChange w:id="22475" w:author="梁元" w:date="2019-05-14T19:51:36Z">
            <w:rPr>
              <w:rFonts w:cs="Times" w:asciiTheme="majorEastAsia" w:hAnsiTheme="majorEastAsia" w:eastAsiaTheme="majorEastAsia"/>
            </w:rPr>
          </w:rPrChange>
          <w14:textFill>
            <w14:solidFill>
              <w14:schemeClr w14:val="tx1"/>
            </w14:solidFill>
          </w14:textFill>
        </w:rPr>
        <w:t>Vue 最独特的特性之一，是其非侵入性的响应式系统。数据模型仅仅是普通的 JavaScript 对象。而当你修改它们时，视图会进行更新。这使得状态管理非常简单直接，不过理解其工作原理同样重要，这样你可以回避一些常见的问题。</w:t>
      </w:r>
    </w:p>
    <w:p>
      <w:pPr>
        <w:ind w:firstLine="480" w:firstLineChars="200"/>
        <w:rPr>
          <w:rFonts w:cs="Times" w:asciiTheme="majorEastAsia" w:hAnsiTheme="majorEastAsia" w:eastAsiaTheme="majorEastAsia"/>
          <w:color w:val="000000" w:themeColor="text1"/>
          <w:rPrChange w:id="22477" w:author="梁元" w:date="2019-05-14T19:51:36Z">
            <w:rPr>
              <w:rFonts w:cs="Times" w:asciiTheme="majorEastAsia" w:hAnsiTheme="majorEastAsia" w:eastAsiaTheme="majorEastAsia"/>
            </w:rPr>
          </w:rPrChange>
          <w14:textFill>
            <w14:solidFill>
              <w14:schemeClr w14:val="tx1"/>
            </w14:solidFill>
          </w14:textFill>
        </w:rPr>
        <w:pPrChange w:id="22476" w:author="冷雪凝" w:date="2019-05-14T12:21:32Z">
          <w:pPr>
            <w:ind w:firstLine="420" w:firstLineChars="0"/>
          </w:pPr>
        </w:pPrChange>
      </w:pPr>
      <w:r>
        <w:rPr>
          <w:rFonts w:hint="default" w:cs="Times" w:asciiTheme="majorEastAsia" w:hAnsiTheme="majorEastAsia" w:eastAsiaTheme="majorEastAsia"/>
          <w:color w:val="000000" w:themeColor="text1"/>
          <w:rPrChange w:id="22478" w:author="梁元" w:date="2019-05-14T19:51:36Z">
            <w:rPr>
              <w:rFonts w:hint="default" w:cs="Times" w:asciiTheme="majorEastAsia" w:hAnsiTheme="majorEastAsia" w:eastAsiaTheme="majorEastAsia"/>
            </w:rPr>
          </w:rPrChange>
          <w14:textFill>
            <w14:solidFill>
              <w14:schemeClr w14:val="tx1"/>
            </w14:solidFill>
          </w14:textFill>
        </w:rPr>
        <w:t>当你把一个普通的 JavaScript 对象传给 Vue 实例的 </w:t>
      </w:r>
      <w:r>
        <w:rPr>
          <w:rFonts w:cs="Times" w:asciiTheme="majorEastAsia" w:hAnsiTheme="majorEastAsia" w:eastAsiaTheme="majorEastAsia"/>
          <w:color w:val="000000" w:themeColor="text1"/>
          <w:rPrChange w:id="22479" w:author="梁元" w:date="2019-05-14T19:51:36Z">
            <w:rPr>
              <w:rFonts w:cs="Times" w:asciiTheme="majorEastAsia" w:hAnsiTheme="majorEastAsia" w:eastAsiaTheme="majorEastAsia"/>
            </w:rPr>
          </w:rPrChange>
          <w14:textFill>
            <w14:solidFill>
              <w14:schemeClr w14:val="tx1"/>
            </w14:solidFill>
          </w14:textFill>
        </w:rPr>
        <w:t>data</w:t>
      </w:r>
      <w:r>
        <w:rPr>
          <w:rFonts w:hint="default" w:cs="Times" w:asciiTheme="majorEastAsia" w:hAnsiTheme="majorEastAsia" w:eastAsiaTheme="majorEastAsia"/>
          <w:color w:val="000000" w:themeColor="text1"/>
          <w:rPrChange w:id="22480" w:author="梁元" w:date="2019-05-14T19:51:36Z">
            <w:rPr>
              <w:rFonts w:hint="default" w:cs="Times" w:asciiTheme="majorEastAsia" w:hAnsiTheme="majorEastAsia" w:eastAsiaTheme="majorEastAsia"/>
            </w:rPr>
          </w:rPrChange>
          <w14:textFill>
            <w14:solidFill>
              <w14:schemeClr w14:val="tx1"/>
            </w14:solidFill>
          </w14:textFill>
        </w:rPr>
        <w:t> 选项，Vue 将遍历此对象所有的属性，并使用 </w:t>
      </w:r>
      <w:r>
        <w:rPr>
          <w:rFonts w:hint="default" w:cs="Times" w:asciiTheme="majorEastAsia" w:hAnsiTheme="majorEastAsia" w:eastAsiaTheme="majorEastAsia"/>
          <w:color w:val="000000" w:themeColor="text1"/>
          <w:rPrChange w:id="22481" w:author="梁元" w:date="2019-05-14T19:51:36Z">
            <w:rPr>
              <w:rFonts w:hint="default" w:cs="Times" w:asciiTheme="majorEastAsia" w:hAnsiTheme="majorEastAsia" w:eastAsiaTheme="majorEastAsia"/>
            </w:rPr>
          </w:rPrChange>
          <w14:textFill>
            <w14:solidFill>
              <w14:schemeClr w14:val="tx1"/>
            </w14:solidFill>
          </w14:textFill>
        </w:rPr>
        <w:fldChar w:fldCharType="begin"/>
      </w:r>
      <w:r>
        <w:rPr>
          <w:rFonts w:hint="default" w:cs="Times" w:asciiTheme="majorEastAsia" w:hAnsiTheme="majorEastAsia" w:eastAsiaTheme="majorEastAsia"/>
          <w:color w:val="000000" w:themeColor="text1"/>
          <w:rPrChange w:id="22482" w:author="梁元" w:date="2019-05-14T19:51:36Z">
            <w:rPr>
              <w:rFonts w:hint="default" w:cs="Times" w:asciiTheme="majorEastAsia" w:hAnsiTheme="majorEastAsia" w:eastAsiaTheme="majorEastAsia"/>
            </w:rPr>
          </w:rPrChange>
          <w14:textFill>
            <w14:solidFill>
              <w14:schemeClr w14:val="tx1"/>
            </w14:solidFill>
          </w14:textFill>
        </w:rPr>
        <w:instrText xml:space="preserve"> HYPERLINK "https://developer.mozilla.org/en-US/docs/Web/JavaScript/Reference/Global_Objects/Object/defineProperty" \t "https://cn.vuejs.org/v2/guide/_blank" </w:instrText>
      </w:r>
      <w:r>
        <w:rPr>
          <w:rFonts w:hint="default" w:cs="Times" w:asciiTheme="majorEastAsia" w:hAnsiTheme="majorEastAsia" w:eastAsiaTheme="majorEastAsia"/>
          <w:color w:val="000000" w:themeColor="text1"/>
          <w:rPrChange w:id="22483" w:author="梁元" w:date="2019-05-14T19:51:36Z">
            <w:rPr>
              <w:rFonts w:hint="default" w:cs="Times" w:asciiTheme="majorEastAsia" w:hAnsiTheme="majorEastAsia" w:eastAsiaTheme="majorEastAsia"/>
            </w:rPr>
          </w:rPrChange>
          <w14:textFill>
            <w14:solidFill>
              <w14:schemeClr w14:val="tx1"/>
            </w14:solidFill>
          </w14:textFill>
        </w:rPr>
        <w:fldChar w:fldCharType="separate"/>
      </w:r>
      <w:r>
        <w:rPr>
          <w:rFonts w:hint="default" w:cs="Times" w:asciiTheme="majorEastAsia" w:hAnsiTheme="majorEastAsia" w:eastAsiaTheme="majorEastAsia"/>
          <w:color w:val="000000" w:themeColor="text1"/>
          <w:rPrChange w:id="22484" w:author="梁元" w:date="2019-05-14T19:51:36Z">
            <w:rPr>
              <w:rFonts w:hint="default" w:cs="Times" w:asciiTheme="majorEastAsia" w:hAnsiTheme="majorEastAsia" w:eastAsiaTheme="majorEastAsia"/>
            </w:rPr>
          </w:rPrChange>
          <w14:textFill>
            <w14:solidFill>
              <w14:schemeClr w14:val="tx1"/>
            </w14:solidFill>
          </w14:textFill>
        </w:rPr>
        <w:t>Object.defineProperty</w:t>
      </w:r>
      <w:r>
        <w:rPr>
          <w:rFonts w:hint="default" w:cs="Times" w:asciiTheme="majorEastAsia" w:hAnsiTheme="majorEastAsia" w:eastAsiaTheme="majorEastAsia"/>
          <w:color w:val="000000" w:themeColor="text1"/>
          <w:rPrChange w:id="22485" w:author="梁元" w:date="2019-05-14T19:51:36Z">
            <w:rPr>
              <w:rFonts w:hint="default" w:cs="Times" w:asciiTheme="majorEastAsia" w:hAnsiTheme="majorEastAsia" w:eastAsiaTheme="majorEastAsia"/>
            </w:rPr>
          </w:rPrChange>
          <w14:textFill>
            <w14:solidFill>
              <w14:schemeClr w14:val="tx1"/>
            </w14:solidFill>
          </w14:textFill>
        </w:rPr>
        <w:fldChar w:fldCharType="end"/>
      </w:r>
      <w:r>
        <w:rPr>
          <w:rFonts w:hint="default" w:cs="Times" w:asciiTheme="majorEastAsia" w:hAnsiTheme="majorEastAsia" w:eastAsiaTheme="majorEastAsia"/>
          <w:color w:val="000000" w:themeColor="text1"/>
          <w:rPrChange w:id="22486" w:author="梁元" w:date="2019-05-14T19:51:36Z">
            <w:rPr>
              <w:rFonts w:hint="default" w:cs="Times" w:asciiTheme="majorEastAsia" w:hAnsiTheme="majorEastAsia" w:eastAsiaTheme="majorEastAsia"/>
            </w:rPr>
          </w:rPrChange>
          <w14:textFill>
            <w14:solidFill>
              <w14:schemeClr w14:val="tx1"/>
            </w14:solidFill>
          </w14:textFill>
        </w:rPr>
        <w:t> 把这些属性全部转为 </w:t>
      </w:r>
      <w:r>
        <w:rPr>
          <w:rFonts w:hint="default" w:cs="Times" w:asciiTheme="majorEastAsia" w:hAnsiTheme="majorEastAsia" w:eastAsiaTheme="majorEastAsia"/>
          <w:color w:val="000000" w:themeColor="text1"/>
          <w:rPrChange w:id="22487" w:author="梁元" w:date="2019-05-14T19:51:36Z">
            <w:rPr>
              <w:rFonts w:hint="default" w:cs="Times" w:asciiTheme="majorEastAsia" w:hAnsiTheme="majorEastAsia" w:eastAsiaTheme="majorEastAsia"/>
            </w:rPr>
          </w:rPrChange>
          <w14:textFill>
            <w14:solidFill>
              <w14:schemeClr w14:val="tx1"/>
            </w14:solidFill>
          </w14:textFill>
        </w:rPr>
        <w:fldChar w:fldCharType="begin"/>
      </w:r>
      <w:r>
        <w:rPr>
          <w:rFonts w:hint="default" w:cs="Times" w:asciiTheme="majorEastAsia" w:hAnsiTheme="majorEastAsia" w:eastAsiaTheme="majorEastAsia"/>
          <w:color w:val="000000" w:themeColor="text1"/>
          <w:rPrChange w:id="22488" w:author="梁元" w:date="2019-05-14T19:51:36Z">
            <w:rPr>
              <w:rFonts w:hint="default" w:cs="Times" w:asciiTheme="majorEastAsia" w:hAnsiTheme="majorEastAsia" w:eastAsiaTheme="majorEastAsia"/>
            </w:rPr>
          </w:rPrChange>
          <w14:textFill>
            <w14:solidFill>
              <w14:schemeClr w14:val="tx1"/>
            </w14:solidFill>
          </w14:textFill>
        </w:rPr>
        <w:instrText xml:space="preserve"> HYPERLINK "https://developer.mozilla.org/zh-CN/docs/Web/JavaScript/Guide/Working_with_Objects" \l "%E5%AE%9A%E4%B9%89_getters_%E4%B8%8E_setters" \t "https://cn.vuejs.org/v2/guide/_blank" </w:instrText>
      </w:r>
      <w:r>
        <w:rPr>
          <w:rFonts w:hint="default" w:cs="Times" w:asciiTheme="majorEastAsia" w:hAnsiTheme="majorEastAsia" w:eastAsiaTheme="majorEastAsia"/>
          <w:color w:val="000000" w:themeColor="text1"/>
          <w:rPrChange w:id="22489" w:author="梁元" w:date="2019-05-14T19:51:36Z">
            <w:rPr>
              <w:rFonts w:hint="default" w:cs="Times" w:asciiTheme="majorEastAsia" w:hAnsiTheme="majorEastAsia" w:eastAsiaTheme="majorEastAsia"/>
            </w:rPr>
          </w:rPrChange>
          <w14:textFill>
            <w14:solidFill>
              <w14:schemeClr w14:val="tx1"/>
            </w14:solidFill>
          </w14:textFill>
        </w:rPr>
        <w:fldChar w:fldCharType="separate"/>
      </w:r>
      <w:r>
        <w:rPr>
          <w:rFonts w:hint="default" w:cs="Times" w:asciiTheme="majorEastAsia" w:hAnsiTheme="majorEastAsia" w:eastAsiaTheme="majorEastAsia"/>
          <w:color w:val="000000" w:themeColor="text1"/>
          <w:rPrChange w:id="22490" w:author="梁元" w:date="2019-05-14T19:51:36Z">
            <w:rPr>
              <w:rFonts w:hint="default" w:cs="Times" w:asciiTheme="majorEastAsia" w:hAnsiTheme="majorEastAsia" w:eastAsiaTheme="majorEastAsia"/>
            </w:rPr>
          </w:rPrChange>
          <w14:textFill>
            <w14:solidFill>
              <w14:schemeClr w14:val="tx1"/>
            </w14:solidFill>
          </w14:textFill>
        </w:rPr>
        <w:t>getter/setter</w:t>
      </w:r>
      <w:r>
        <w:rPr>
          <w:rFonts w:hint="default" w:cs="Times" w:asciiTheme="majorEastAsia" w:hAnsiTheme="majorEastAsia" w:eastAsiaTheme="majorEastAsia"/>
          <w:color w:val="000000" w:themeColor="text1"/>
          <w:rPrChange w:id="22491" w:author="梁元" w:date="2019-05-14T19:51:36Z">
            <w:rPr>
              <w:rFonts w:hint="default" w:cs="Times" w:asciiTheme="majorEastAsia" w:hAnsiTheme="majorEastAsia" w:eastAsiaTheme="majorEastAsia"/>
            </w:rPr>
          </w:rPrChange>
          <w14:textFill>
            <w14:solidFill>
              <w14:schemeClr w14:val="tx1"/>
            </w14:solidFill>
          </w14:textFill>
        </w:rPr>
        <w:fldChar w:fldCharType="end"/>
      </w:r>
      <w:r>
        <w:rPr>
          <w:rFonts w:hint="default" w:cs="Times" w:asciiTheme="majorEastAsia" w:hAnsiTheme="majorEastAsia" w:eastAsiaTheme="majorEastAsia"/>
          <w:color w:val="000000" w:themeColor="text1"/>
          <w:rPrChange w:id="22492" w:author="梁元" w:date="2019-05-14T19:51:36Z">
            <w:rPr>
              <w:rFonts w:hint="default" w:cs="Times" w:asciiTheme="majorEastAsia" w:hAnsiTheme="majorEastAsia" w:eastAsiaTheme="majorEastAsia"/>
            </w:rPr>
          </w:rPrChange>
          <w14:textFill>
            <w14:solidFill>
              <w14:schemeClr w14:val="tx1"/>
            </w14:solidFill>
          </w14:textFill>
        </w:rPr>
        <w:t>。Object.defineProperty 是 ES5 中一个无法 shim 的特性，这也就是为什么 Vue 不支持 IE8 以及更低版本浏览器。</w:t>
      </w:r>
    </w:p>
    <w:p>
      <w:pPr>
        <w:ind w:firstLine="480" w:firstLineChars="200"/>
        <w:rPr>
          <w:rFonts w:hint="default" w:cs="Times" w:asciiTheme="majorEastAsia" w:hAnsiTheme="majorEastAsia" w:eastAsiaTheme="majorEastAsia"/>
          <w:color w:val="000000" w:themeColor="text1"/>
          <w:rPrChange w:id="22494" w:author="梁元" w:date="2019-05-14T19:51:36Z">
            <w:rPr>
              <w:rFonts w:hint="default" w:cs="Times" w:asciiTheme="majorEastAsia" w:hAnsiTheme="majorEastAsia" w:eastAsiaTheme="majorEastAsia"/>
            </w:rPr>
          </w:rPrChange>
          <w14:textFill>
            <w14:solidFill>
              <w14:schemeClr w14:val="tx1"/>
            </w14:solidFill>
          </w14:textFill>
        </w:rPr>
        <w:pPrChange w:id="22493" w:author="冷雪凝" w:date="2019-05-14T12:21:32Z">
          <w:pPr>
            <w:ind w:firstLine="420" w:firstLineChars="0"/>
          </w:pPr>
        </w:pPrChange>
      </w:pPr>
      <w:r>
        <w:rPr>
          <w:rFonts w:hint="default" w:cs="Times" w:asciiTheme="majorEastAsia" w:hAnsiTheme="majorEastAsia" w:eastAsiaTheme="majorEastAsia"/>
          <w:color w:val="000000" w:themeColor="text1"/>
          <w:rPrChange w:id="22495" w:author="梁元" w:date="2019-05-14T19:51:36Z">
            <w:rPr>
              <w:rFonts w:hint="default" w:cs="Times" w:asciiTheme="majorEastAsia" w:hAnsiTheme="majorEastAsia" w:eastAsiaTheme="majorEastAsia"/>
            </w:rPr>
          </w:rPrChange>
          <w14:textFill>
            <w14:solidFill>
              <w14:schemeClr w14:val="tx1"/>
            </w14:solidFill>
          </w14:textFill>
        </w:rPr>
        <w:t>这些 getter/setter 对用户来说是不可见的，但是在内部它们让 Vue 追踪依赖，在属性被访问和修改时通知变化。这里需要注意的问题是浏览器控制台在打印数据对象时 getter/setter 的格式化并不同，所以你可能需要安装 </w:t>
      </w:r>
      <w:r>
        <w:rPr>
          <w:rFonts w:hint="default" w:cs="Times" w:asciiTheme="majorEastAsia" w:hAnsiTheme="majorEastAsia" w:eastAsiaTheme="majorEastAsia"/>
          <w:color w:val="000000" w:themeColor="text1"/>
          <w:rPrChange w:id="22496" w:author="梁元" w:date="2019-05-14T19:51:36Z">
            <w:rPr>
              <w:rFonts w:hint="default" w:cs="Times" w:asciiTheme="majorEastAsia" w:hAnsiTheme="majorEastAsia" w:eastAsiaTheme="majorEastAsia"/>
            </w:rPr>
          </w:rPrChange>
          <w14:textFill>
            <w14:solidFill>
              <w14:schemeClr w14:val="tx1"/>
            </w14:solidFill>
          </w14:textFill>
        </w:rPr>
        <w:fldChar w:fldCharType="begin"/>
      </w:r>
      <w:r>
        <w:rPr>
          <w:rFonts w:hint="default" w:cs="Times" w:asciiTheme="majorEastAsia" w:hAnsiTheme="majorEastAsia" w:eastAsiaTheme="majorEastAsia"/>
          <w:color w:val="000000" w:themeColor="text1"/>
          <w:rPrChange w:id="22497" w:author="梁元" w:date="2019-05-14T19:51:36Z">
            <w:rPr>
              <w:rFonts w:hint="default" w:cs="Times" w:asciiTheme="majorEastAsia" w:hAnsiTheme="majorEastAsia" w:eastAsiaTheme="majorEastAsia"/>
            </w:rPr>
          </w:rPrChange>
          <w14:textFill>
            <w14:solidFill>
              <w14:schemeClr w14:val="tx1"/>
            </w14:solidFill>
          </w14:textFill>
        </w:rPr>
        <w:instrText xml:space="preserve"> HYPERLINK "https://github.com/vuejs/vue-devtools" \t "https://cn.vuejs.org/v2/guide/_blank" </w:instrText>
      </w:r>
      <w:r>
        <w:rPr>
          <w:rFonts w:hint="default" w:cs="Times" w:asciiTheme="majorEastAsia" w:hAnsiTheme="majorEastAsia" w:eastAsiaTheme="majorEastAsia"/>
          <w:color w:val="000000" w:themeColor="text1"/>
          <w:rPrChange w:id="22498" w:author="梁元" w:date="2019-05-14T19:51:36Z">
            <w:rPr>
              <w:rFonts w:hint="default" w:cs="Times" w:asciiTheme="majorEastAsia" w:hAnsiTheme="majorEastAsia" w:eastAsiaTheme="majorEastAsia"/>
            </w:rPr>
          </w:rPrChange>
          <w14:textFill>
            <w14:solidFill>
              <w14:schemeClr w14:val="tx1"/>
            </w14:solidFill>
          </w14:textFill>
        </w:rPr>
        <w:fldChar w:fldCharType="separate"/>
      </w:r>
      <w:r>
        <w:rPr>
          <w:rFonts w:hint="default" w:cs="Times" w:asciiTheme="majorEastAsia" w:hAnsiTheme="majorEastAsia" w:eastAsiaTheme="majorEastAsia"/>
          <w:color w:val="000000" w:themeColor="text1"/>
          <w:rPrChange w:id="22499" w:author="梁元" w:date="2019-05-14T19:51:36Z">
            <w:rPr>
              <w:rFonts w:hint="default" w:cs="Times" w:asciiTheme="majorEastAsia" w:hAnsiTheme="majorEastAsia" w:eastAsiaTheme="majorEastAsia"/>
            </w:rPr>
          </w:rPrChange>
          <w14:textFill>
            <w14:solidFill>
              <w14:schemeClr w14:val="tx1"/>
            </w14:solidFill>
          </w14:textFill>
        </w:rPr>
        <w:t>vue-devtools</w:t>
      </w:r>
      <w:r>
        <w:rPr>
          <w:rFonts w:hint="default" w:cs="Times" w:asciiTheme="majorEastAsia" w:hAnsiTheme="majorEastAsia" w:eastAsiaTheme="majorEastAsia"/>
          <w:color w:val="000000" w:themeColor="text1"/>
          <w:rPrChange w:id="22500" w:author="梁元" w:date="2019-05-14T19:51:36Z">
            <w:rPr>
              <w:rFonts w:hint="default" w:cs="Times" w:asciiTheme="majorEastAsia" w:hAnsiTheme="majorEastAsia" w:eastAsiaTheme="majorEastAsia"/>
            </w:rPr>
          </w:rPrChange>
          <w14:textFill>
            <w14:solidFill>
              <w14:schemeClr w14:val="tx1"/>
            </w14:solidFill>
          </w14:textFill>
        </w:rPr>
        <w:fldChar w:fldCharType="end"/>
      </w:r>
      <w:r>
        <w:rPr>
          <w:rFonts w:hint="default" w:cs="Times" w:asciiTheme="majorEastAsia" w:hAnsiTheme="majorEastAsia" w:eastAsiaTheme="majorEastAsia"/>
          <w:color w:val="000000" w:themeColor="text1"/>
          <w:rPrChange w:id="22501" w:author="梁元" w:date="2019-05-14T19:51:36Z">
            <w:rPr>
              <w:rFonts w:hint="default" w:cs="Times" w:asciiTheme="majorEastAsia" w:hAnsiTheme="majorEastAsia" w:eastAsiaTheme="majorEastAsia"/>
            </w:rPr>
          </w:rPrChange>
          <w14:textFill>
            <w14:solidFill>
              <w14:schemeClr w14:val="tx1"/>
            </w14:solidFill>
          </w14:textFill>
        </w:rPr>
        <w:t> 来获取更加友好的检查接口。每个组件实例都有相应的 watcher 实例对象，它会在组件渲染的过程中把属性记录为依赖，之后当依赖项的 setter 被调用时，会通知 watcher 重新计算，从而致使它关联的组件得以更新。</w:t>
      </w:r>
    </w:p>
    <w:p>
      <w:pPr>
        <w:ind w:firstLine="480" w:firstLineChars="200"/>
        <w:rPr>
          <w:rFonts w:hint="default" w:cs="Times" w:asciiTheme="majorEastAsia" w:hAnsiTheme="majorEastAsia" w:eastAsiaTheme="majorEastAsia"/>
          <w:color w:val="000000" w:themeColor="text1"/>
          <w:rPrChange w:id="22503" w:author="梁元" w:date="2019-05-14T19:51:36Z">
            <w:rPr>
              <w:rFonts w:hint="default" w:cs="Times" w:asciiTheme="majorEastAsia" w:hAnsiTheme="majorEastAsia" w:eastAsiaTheme="majorEastAsia"/>
            </w:rPr>
          </w:rPrChange>
          <w14:textFill>
            <w14:solidFill>
              <w14:schemeClr w14:val="tx1"/>
            </w14:solidFill>
          </w14:textFill>
        </w:rPr>
        <w:pPrChange w:id="22502" w:author="冷雪凝" w:date="2019-05-14T12:21:32Z">
          <w:pPr>
            <w:ind w:firstLine="420" w:firstLineChars="0"/>
          </w:pPr>
        </w:pPrChange>
      </w:pPr>
      <w:r>
        <w:rPr>
          <w:rFonts w:cs="Times" w:asciiTheme="majorEastAsia" w:hAnsiTheme="majorEastAsia" w:eastAsiaTheme="majorEastAsia"/>
          <w:color w:val="000000" w:themeColor="text1"/>
          <w:rPrChange w:id="22504" w:author="梁元" w:date="2019-05-14T19:51:36Z">
            <w:rPr>
              <w:rFonts w:cs="Times" w:asciiTheme="majorEastAsia" w:hAnsiTheme="majorEastAsia" w:eastAsiaTheme="majorEastAsia"/>
            </w:rPr>
          </w:rPrChange>
          <w14:textFill>
            <w14:solidFill>
              <w14:schemeClr w14:val="tx1"/>
            </w14:solidFill>
          </w14:textFill>
        </w:rPr>
        <w:t>受现代 JavaScript 的限制 (而且</w:t>
      </w:r>
      <w:r>
        <w:rPr>
          <w:rFonts w:hint="default" w:cs="Times" w:asciiTheme="majorEastAsia" w:hAnsiTheme="majorEastAsia" w:eastAsiaTheme="majorEastAsia"/>
          <w:color w:val="000000" w:themeColor="text1"/>
          <w:rPrChange w:id="22505" w:author="梁元" w:date="2019-05-14T19:51:36Z">
            <w:rPr>
              <w:rFonts w:hint="default" w:cs="Times" w:asciiTheme="majorEastAsia" w:hAnsiTheme="majorEastAsia" w:eastAsiaTheme="majorEastAsia"/>
            </w:rPr>
          </w:rPrChange>
          <w14:textFill>
            <w14:solidFill>
              <w14:schemeClr w14:val="tx1"/>
            </w14:solidFill>
          </w14:textFill>
        </w:rPr>
        <w:t> </w:t>
      </w:r>
      <w:r>
        <w:rPr>
          <w:rFonts w:cs="Times" w:asciiTheme="majorEastAsia" w:hAnsiTheme="majorEastAsia" w:eastAsiaTheme="majorEastAsia"/>
          <w:color w:val="000000" w:themeColor="text1"/>
          <w:rPrChange w:id="22506" w:author="梁元" w:date="2019-05-14T19:51:36Z">
            <w:rPr>
              <w:rFonts w:cs="Times" w:asciiTheme="majorEastAsia" w:hAnsiTheme="majorEastAsia" w:eastAsiaTheme="majorEastAsia"/>
            </w:rPr>
          </w:rPrChange>
          <w14:textFill>
            <w14:solidFill>
              <w14:schemeClr w14:val="tx1"/>
            </w14:solidFill>
          </w14:textFill>
        </w:rPr>
        <w:t>Object.observe</w:t>
      </w:r>
      <w:r>
        <w:rPr>
          <w:rFonts w:hint="default" w:cs="Times" w:asciiTheme="majorEastAsia" w:hAnsiTheme="majorEastAsia" w:eastAsiaTheme="majorEastAsia"/>
          <w:color w:val="000000" w:themeColor="text1"/>
          <w:rPrChange w:id="22507" w:author="梁元" w:date="2019-05-14T19:51:36Z">
            <w:rPr>
              <w:rFonts w:hint="default" w:cs="Times" w:asciiTheme="majorEastAsia" w:hAnsiTheme="majorEastAsia" w:eastAsiaTheme="majorEastAsia"/>
            </w:rPr>
          </w:rPrChange>
          <w14:textFill>
            <w14:solidFill>
              <w14:schemeClr w14:val="tx1"/>
            </w14:solidFill>
          </w14:textFill>
        </w:rPr>
        <w:t> 也已经被废弃)，Vue 不能检测到对象属性的添加或删除。由于 Vue 会在初始化实例时对属性执行 getter/setter 转化过程，所以属性必须在 data 对象上存在才能让 Vue 转换它，这样才能让它是响应的。</w:t>
      </w:r>
    </w:p>
    <w:p>
      <w:pPr>
        <w:ind w:firstLine="480" w:firstLineChars="200"/>
        <w:rPr>
          <w:rFonts w:hint="default" w:cs="Times" w:asciiTheme="majorEastAsia" w:hAnsiTheme="majorEastAsia" w:eastAsiaTheme="majorEastAsia"/>
          <w:color w:val="000000" w:themeColor="text1"/>
          <w:rPrChange w:id="22509" w:author="梁元" w:date="2019-05-14T19:51:36Z">
            <w:rPr>
              <w:rFonts w:hint="default" w:cs="Times" w:asciiTheme="majorEastAsia" w:hAnsiTheme="majorEastAsia" w:eastAsiaTheme="majorEastAsia"/>
            </w:rPr>
          </w:rPrChange>
          <w14:textFill>
            <w14:solidFill>
              <w14:schemeClr w14:val="tx1"/>
            </w14:solidFill>
          </w14:textFill>
        </w:rPr>
        <w:pPrChange w:id="22508" w:author="冷雪凝" w:date="2019-05-14T12:21:32Z">
          <w:pPr>
            <w:ind w:firstLine="420" w:firstLineChars="0"/>
          </w:pPr>
        </w:pPrChange>
      </w:pPr>
      <w:r>
        <w:rPr>
          <w:rFonts w:cs="Times" w:asciiTheme="majorEastAsia" w:hAnsiTheme="majorEastAsia" w:eastAsiaTheme="majorEastAsia"/>
          <w:color w:val="000000" w:themeColor="text1"/>
          <w:rPrChange w:id="22510" w:author="梁元" w:date="2019-05-14T19:51:36Z">
            <w:rPr>
              <w:rFonts w:cs="Times" w:asciiTheme="majorEastAsia" w:hAnsiTheme="majorEastAsia" w:eastAsiaTheme="majorEastAsia"/>
            </w:rPr>
          </w:rPrChange>
          <w14:textFill>
            <w14:solidFill>
              <w14:schemeClr w14:val="tx1"/>
            </w14:solidFill>
          </w14:textFill>
        </w:rPr>
        <w:t>由于 Vue 不允许动态添加根级响应式属性，所以你必须在初始化实例前声明根级响应式属性，哪怕只是一个空值</w:t>
      </w:r>
      <w:r>
        <w:rPr>
          <w:rFonts w:hint="eastAsia" w:cs="Times" w:asciiTheme="majorEastAsia" w:hAnsiTheme="majorEastAsia" w:eastAsiaTheme="majorEastAsia"/>
          <w:color w:val="000000" w:themeColor="text1"/>
          <w:lang w:eastAsia="zh-CN"/>
          <w:rPrChange w:id="22511" w:author="梁元" w:date="2019-05-14T19:51:36Z">
            <w:rPr>
              <w:rFonts w:hint="eastAsia" w:cs="Times" w:asciiTheme="majorEastAsia" w:hAnsiTheme="majorEastAsia" w:eastAsiaTheme="majorEastAsia"/>
              <w:lang w:eastAsia="zh-CN"/>
            </w:rPr>
          </w:rPrChange>
          <w14:textFill>
            <w14:solidFill>
              <w14:schemeClr w14:val="tx1"/>
            </w14:solidFill>
          </w14:textFill>
        </w:rPr>
        <w:t>，</w:t>
      </w:r>
      <w:r>
        <w:rPr>
          <w:rFonts w:hint="default" w:cs="Times" w:asciiTheme="majorEastAsia" w:hAnsiTheme="majorEastAsia" w:eastAsiaTheme="majorEastAsia"/>
          <w:color w:val="000000" w:themeColor="text1"/>
          <w:rPrChange w:id="22512" w:author="梁元" w:date="2019-05-14T19:51:36Z">
            <w:rPr>
              <w:rFonts w:hint="default" w:cs="Times" w:asciiTheme="majorEastAsia" w:hAnsiTheme="majorEastAsia" w:eastAsiaTheme="majorEastAsia"/>
            </w:rPr>
          </w:rPrChange>
          <w14:textFill>
            <w14:solidFill>
              <w14:schemeClr w14:val="tx1"/>
            </w14:solidFill>
          </w14:textFill>
        </w:rPr>
        <w:t>如果你未在 data 选项中声明 </w:t>
      </w:r>
      <w:r>
        <w:rPr>
          <w:rFonts w:cs="Times" w:asciiTheme="majorEastAsia" w:hAnsiTheme="majorEastAsia" w:eastAsiaTheme="majorEastAsia"/>
          <w:color w:val="000000" w:themeColor="text1"/>
          <w:rPrChange w:id="22513" w:author="梁元" w:date="2019-05-14T19:51:36Z">
            <w:rPr>
              <w:rFonts w:cs="Times" w:asciiTheme="majorEastAsia" w:hAnsiTheme="majorEastAsia" w:eastAsiaTheme="majorEastAsia"/>
            </w:rPr>
          </w:rPrChange>
          <w14:textFill>
            <w14:solidFill>
              <w14:schemeClr w14:val="tx1"/>
            </w14:solidFill>
          </w14:textFill>
        </w:rPr>
        <w:t>message</w:t>
      </w:r>
      <w:r>
        <w:rPr>
          <w:rFonts w:hint="default" w:cs="Times" w:asciiTheme="majorEastAsia" w:hAnsiTheme="majorEastAsia" w:eastAsiaTheme="majorEastAsia"/>
          <w:color w:val="000000" w:themeColor="text1"/>
          <w:rPrChange w:id="22514" w:author="梁元" w:date="2019-05-14T19:51:36Z">
            <w:rPr>
              <w:rFonts w:hint="default" w:cs="Times" w:asciiTheme="majorEastAsia" w:hAnsiTheme="majorEastAsia" w:eastAsiaTheme="majorEastAsia"/>
            </w:rPr>
          </w:rPrChange>
          <w14:textFill>
            <w14:solidFill>
              <w14:schemeClr w14:val="tx1"/>
            </w14:solidFill>
          </w14:textFill>
        </w:rPr>
        <w:t>，Vue 将警告你渲染函数正在试图访问的属性不存在。这样的限制在背后是有其技术原因的，它消除了在依赖项跟踪系统中的一类边界情况，也使 Vue 实例在类型检查系统的帮助下运行的更高效。而且在代码可维护性方面也有一点重要的考虑：data 对象就像组件状态的概要，提前声明所有的响应式属性，可以让组件代码在以后重新阅读或其他开发人员阅读时更易于被理解。</w:t>
      </w:r>
    </w:p>
    <w:p>
      <w:pPr>
        <w:ind w:firstLine="480" w:firstLineChars="200"/>
        <w:rPr>
          <w:rFonts w:cs="Times" w:asciiTheme="majorEastAsia" w:hAnsiTheme="majorEastAsia" w:eastAsiaTheme="majorEastAsia"/>
          <w:color w:val="000000" w:themeColor="text1"/>
          <w:rPrChange w:id="22516" w:author="梁元" w:date="2019-05-14T19:51:36Z">
            <w:rPr>
              <w:rFonts w:cs="Times" w:asciiTheme="majorEastAsia" w:hAnsiTheme="majorEastAsia" w:eastAsiaTheme="majorEastAsia"/>
            </w:rPr>
          </w:rPrChange>
          <w14:textFill>
            <w14:solidFill>
              <w14:schemeClr w14:val="tx1"/>
            </w14:solidFill>
          </w14:textFill>
        </w:rPr>
        <w:pPrChange w:id="22515" w:author="冷雪凝" w:date="2019-05-14T12:21:32Z">
          <w:pPr>
            <w:ind w:firstLine="420" w:firstLineChars="0"/>
          </w:pPr>
        </w:pPrChange>
      </w:pPr>
      <w:r>
        <w:rPr>
          <w:rFonts w:hint="default" w:cs="Times" w:asciiTheme="majorEastAsia" w:hAnsiTheme="majorEastAsia" w:eastAsiaTheme="majorEastAsia"/>
          <w:color w:val="000000" w:themeColor="text1"/>
          <w:rPrChange w:id="22517" w:author="梁元" w:date="2019-05-14T19:51:36Z">
            <w:rPr>
              <w:rFonts w:hint="default" w:cs="Times" w:asciiTheme="majorEastAsia" w:hAnsiTheme="majorEastAsia" w:eastAsiaTheme="majorEastAsia"/>
            </w:rPr>
          </w:rPrChange>
          <w14:textFill>
            <w14:solidFill>
              <w14:schemeClr w14:val="tx1"/>
            </w14:solidFill>
          </w14:textFill>
        </w:rPr>
        <w:t>可能你还没有注意到，Vue 异步执行 DOM 更新。只要观察到数据变化，Vue 将开启一个队列，并缓冲在同一事件循环中发生的所有数据改变。如果同一个 watcher 被多次触发，只会被推入到队列中一次。这种在缓冲时去除重复数据对于避免不必要的计算和 DOM 操作上非常重要。然后，在下一个的事件循环“tick”中，Vue 刷新队列并执行实际 (已去重的) 工作。Vue 在内部尝试对异步队列使用原生的 </w:t>
      </w:r>
      <w:r>
        <w:rPr>
          <w:rFonts w:cs="Times" w:asciiTheme="majorEastAsia" w:hAnsiTheme="majorEastAsia" w:eastAsiaTheme="majorEastAsia"/>
          <w:color w:val="000000" w:themeColor="text1"/>
          <w:rPrChange w:id="22518" w:author="梁元" w:date="2019-05-14T19:51:36Z">
            <w:rPr>
              <w:rFonts w:cs="Times" w:asciiTheme="majorEastAsia" w:hAnsiTheme="majorEastAsia" w:eastAsiaTheme="majorEastAsia"/>
            </w:rPr>
          </w:rPrChange>
          <w14:textFill>
            <w14:solidFill>
              <w14:schemeClr w14:val="tx1"/>
            </w14:solidFill>
          </w14:textFill>
        </w:rPr>
        <w:t>Promise.then</w:t>
      </w:r>
      <w:r>
        <w:rPr>
          <w:rFonts w:hint="default" w:cs="Times" w:asciiTheme="majorEastAsia" w:hAnsiTheme="majorEastAsia" w:eastAsiaTheme="majorEastAsia"/>
          <w:color w:val="000000" w:themeColor="text1"/>
          <w:rPrChange w:id="22519" w:author="梁元" w:date="2019-05-14T19:51:36Z">
            <w:rPr>
              <w:rFonts w:hint="default" w:cs="Times" w:asciiTheme="majorEastAsia" w:hAnsiTheme="majorEastAsia" w:eastAsiaTheme="majorEastAsia"/>
            </w:rPr>
          </w:rPrChange>
          <w14:textFill>
            <w14:solidFill>
              <w14:schemeClr w14:val="tx1"/>
            </w14:solidFill>
          </w14:textFill>
        </w:rPr>
        <w:t> 和 MessageChannel，如果执行环境不支持，会采用 setTimeout(fn, 0) 代替。</w:t>
      </w:r>
    </w:p>
    <w:p>
      <w:pPr>
        <w:ind w:firstLine="480" w:firstLineChars="200"/>
        <w:rPr>
          <w:rFonts w:hint="default" w:cs="Times" w:asciiTheme="majorEastAsia" w:hAnsiTheme="majorEastAsia" w:eastAsiaTheme="majorEastAsia"/>
          <w:color w:val="000000" w:themeColor="text1"/>
          <w:rPrChange w:id="22521" w:author="梁元" w:date="2019-05-14T19:51:36Z">
            <w:rPr>
              <w:rFonts w:hint="default" w:cs="Times" w:asciiTheme="majorEastAsia" w:hAnsiTheme="majorEastAsia" w:eastAsiaTheme="majorEastAsia"/>
            </w:rPr>
          </w:rPrChange>
          <w14:textFill>
            <w14:solidFill>
              <w14:schemeClr w14:val="tx1"/>
            </w14:solidFill>
          </w14:textFill>
        </w:rPr>
        <w:pPrChange w:id="22520" w:author="冷雪凝" w:date="2019-05-14T12:21:32Z">
          <w:pPr>
            <w:ind w:firstLine="420" w:firstLineChars="0"/>
          </w:pPr>
        </w:pPrChange>
      </w:pPr>
      <w:r>
        <w:rPr>
          <w:rFonts w:hint="default" w:cs="Times" w:asciiTheme="majorEastAsia" w:hAnsiTheme="majorEastAsia" w:eastAsiaTheme="majorEastAsia"/>
          <w:color w:val="000000" w:themeColor="text1"/>
          <w:rPrChange w:id="22522" w:author="梁元" w:date="2019-05-14T19:51:36Z">
            <w:rPr>
              <w:rFonts w:hint="default" w:cs="Times" w:asciiTheme="majorEastAsia" w:hAnsiTheme="majorEastAsia" w:eastAsiaTheme="majorEastAsia"/>
            </w:rPr>
          </w:rPrChange>
          <w14:textFill>
            <w14:solidFill>
              <w14:schemeClr w14:val="tx1"/>
            </w14:solidFill>
          </w14:textFill>
        </w:rPr>
        <w:t>例如，当你设置 vm.someData = 'new value' ，该组件不会立即重新渲染。当刷新队列时，组件会在事件循环队列清空时的下一个“tick”更新。多数情况我们不需要关心这个过程，但是如果你想在 DOM 状态更新后做点什么，这就可能会有些棘手。虽然 Vue.js 通常鼓励开发人员沿着“数据驱动”的方式思考，避免直接接触 DOM，但是有时我们确实要这么做。为了在数据变化之后等待 Vue 完成更新 DOM ，可以在数据变化之后立即使用 Vue.nextTick(callback) 。这样回调函数在 DOM 更新完成后就会调用。</w:t>
      </w:r>
    </w:p>
    <w:p>
      <w:pPr>
        <w:pStyle w:val="11"/>
        <w:keepNext w:val="0"/>
        <w:keepLines w:val="0"/>
        <w:widowControl/>
        <w:suppressLineNumbers w:val="0"/>
        <w:pBdr>
          <w:bottom w:val="none" w:color="auto" w:sz="0" w:space="0"/>
        </w:pBdr>
        <w:shd w:val="clear" w:fill="FFFFFF"/>
        <w:spacing w:before="252" w:beforeAutospacing="0" w:line="240" w:lineRule="auto"/>
        <w:ind w:left="0" w:right="0" w:firstLine="380" w:firstLineChars="200"/>
        <w:rPr>
          <w:rFonts w:hint="default" w:ascii="Arial" w:hAnsi="Arial" w:eastAsia="Arial" w:cs="Arial"/>
          <w:i w:val="0"/>
          <w:caps w:val="0"/>
          <w:color w:val="000000" w:themeColor="text1"/>
          <w:spacing w:val="0"/>
          <w:sz w:val="19"/>
          <w:szCs w:val="19"/>
          <w:shd w:val="clear" w:fill="FFFFFF"/>
          <w:rPrChange w:id="22524" w:author="梁元" w:date="2019-05-14T19:51:36Z">
            <w:rPr>
              <w:rFonts w:hint="default" w:ascii="Arial" w:hAnsi="Arial" w:eastAsia="Arial" w:cs="Arial"/>
              <w:i w:val="0"/>
              <w:caps w:val="0"/>
              <w:color w:val="34495E"/>
              <w:spacing w:val="0"/>
              <w:sz w:val="19"/>
              <w:szCs w:val="19"/>
              <w:shd w:val="clear" w:fill="FFFFFF"/>
            </w:rPr>
          </w:rPrChange>
          <w14:textFill>
            <w14:solidFill>
              <w14:schemeClr w14:val="tx1"/>
            </w14:solidFill>
          </w14:textFill>
        </w:rPr>
        <w:pPrChange w:id="22523" w:author="冷雪凝" w:date="2019-05-14T12:21:32Z">
          <w:pPr>
            <w:pStyle w:val="11"/>
            <w:keepNext w:val="0"/>
            <w:keepLines w:val="0"/>
            <w:widowControl/>
            <w:suppressLineNumbers w:val="0"/>
            <w:pBdr>
              <w:bottom w:val="none" w:color="auto" w:sz="0" w:space="0"/>
            </w:pBdr>
            <w:shd w:val="clear" w:fill="FFFFFF"/>
            <w:spacing w:before="252" w:beforeAutospacing="0" w:line="336" w:lineRule="atLeast"/>
            <w:ind w:left="0" w:right="0" w:firstLine="0"/>
          </w:pPr>
        </w:pPrChange>
      </w:pPr>
    </w:p>
    <w:p>
      <w:pPr>
        <w:ind w:firstLine="380" w:firstLineChars="200"/>
        <w:rPr>
          <w:rFonts w:hint="eastAsia" w:ascii="Arial" w:hAnsi="Arial" w:eastAsia="宋体" w:cs="Arial"/>
          <w:i w:val="0"/>
          <w:caps w:val="0"/>
          <w:color w:val="000000" w:themeColor="text1"/>
          <w:spacing w:val="0"/>
          <w:sz w:val="19"/>
          <w:szCs w:val="19"/>
          <w:shd w:val="clear" w:fill="FFFFFF"/>
          <w:lang w:eastAsia="zh-CN"/>
          <w:rPrChange w:id="22526" w:author="梁元" w:date="2019-05-14T19:51:36Z">
            <w:rPr>
              <w:rFonts w:hint="eastAsia" w:ascii="Arial" w:hAnsi="Arial" w:eastAsia="宋体" w:cs="Arial"/>
              <w:i w:val="0"/>
              <w:caps w:val="0"/>
              <w:color w:val="34495E"/>
              <w:spacing w:val="0"/>
              <w:sz w:val="19"/>
              <w:szCs w:val="19"/>
              <w:shd w:val="clear" w:fill="FFFFFF"/>
              <w:lang w:eastAsia="zh-CN"/>
            </w:rPr>
          </w:rPrChange>
          <w14:textFill>
            <w14:solidFill>
              <w14:schemeClr w14:val="tx1"/>
            </w14:solidFill>
          </w14:textFill>
        </w:rPr>
        <w:pPrChange w:id="22525" w:author="冷雪凝" w:date="2019-05-14T12:21:32Z">
          <w:pPr>
            <w:ind w:firstLine="420" w:firstLineChars="0"/>
          </w:pPr>
        </w:pPrChange>
      </w:pPr>
    </w:p>
    <w:p>
      <w:pPr>
        <w:pStyle w:val="3"/>
        <w:numPr>
          <w:ilvl w:val="0"/>
          <w:numId w:val="50"/>
        </w:numPr>
        <w:spacing w:line="240" w:lineRule="auto"/>
        <w:ind w:firstLine="562" w:firstLineChars="200"/>
        <w:rPr>
          <w:rFonts w:ascii="仿宋" w:hAnsi="仿宋" w:eastAsia="仿宋"/>
          <w:color w:val="000000" w:themeColor="text1"/>
          <w:sz w:val="28"/>
          <w:szCs w:val="28"/>
          <w:rPrChange w:id="22528" w:author="梁元" w:date="2019-05-14T19:51:36Z">
            <w:rPr>
              <w:rFonts w:ascii="仿宋" w:hAnsi="仿宋" w:eastAsia="仿宋"/>
              <w:sz w:val="28"/>
              <w:szCs w:val="28"/>
            </w:rPr>
          </w:rPrChange>
          <w14:textFill>
            <w14:solidFill>
              <w14:schemeClr w14:val="tx1"/>
            </w14:solidFill>
          </w14:textFill>
        </w:rPr>
        <w:pPrChange w:id="22527" w:author="冷雪凝" w:date="2019-05-14T12:21:32Z">
          <w:pPr>
            <w:pStyle w:val="3"/>
            <w:numPr>
              <w:ilvl w:val="0"/>
              <w:numId w:val="50"/>
            </w:numPr>
          </w:pPr>
        </w:pPrChange>
      </w:pPr>
      <w:bookmarkStart w:id="862" w:name="_Toc21871_WPSOffice_Level2"/>
      <w:bookmarkStart w:id="863" w:name="_Toc22157_WPSOffice_Level2"/>
      <w:r>
        <w:rPr>
          <w:rFonts w:hint="eastAsia" w:ascii="仿宋" w:hAnsi="仿宋" w:eastAsia="仿宋"/>
          <w:color w:val="000000" w:themeColor="text1"/>
          <w:sz w:val="28"/>
          <w:szCs w:val="28"/>
          <w:rPrChange w:id="22529" w:author="梁元" w:date="2019-05-14T19:51:36Z">
            <w:rPr>
              <w:rFonts w:hint="eastAsia" w:ascii="仿宋" w:hAnsi="仿宋" w:eastAsia="仿宋"/>
              <w:sz w:val="28"/>
              <w:szCs w:val="28"/>
            </w:rPr>
          </w:rPrChange>
          <w14:textFill>
            <w14:solidFill>
              <w14:schemeClr w14:val="tx1"/>
            </w14:solidFill>
          </w14:textFill>
        </w:rPr>
        <w:t>解法对比及优缺点</w:t>
      </w:r>
      <w:bookmarkEnd w:id="862"/>
      <w:bookmarkEnd w:id="863"/>
    </w:p>
    <w:p>
      <w:pPr>
        <w:spacing w:line="240" w:lineRule="auto"/>
        <w:ind w:firstLine="482" w:firstLineChars="200"/>
        <w:rPr>
          <w:color w:val="000000" w:themeColor="text1"/>
          <w:rPrChange w:id="22531" w:author="梁元" w:date="2019-05-14T19:51:36Z">
            <w:rPr/>
          </w:rPrChange>
          <w14:textFill>
            <w14:solidFill>
              <w14:schemeClr w14:val="tx1"/>
            </w14:solidFill>
          </w14:textFill>
        </w:rPr>
        <w:pPrChange w:id="22530" w:author="冷雪凝" w:date="2019-05-14T12:21:32Z">
          <w:pPr>
            <w:spacing w:line="360" w:lineRule="auto"/>
          </w:pPr>
        </w:pPrChange>
      </w:pPr>
      <w:r>
        <w:rPr>
          <w:rFonts w:hint="eastAsia"/>
          <w:b/>
          <w:color w:val="000000" w:themeColor="text1"/>
          <w:rPrChange w:id="22532" w:author="梁元" w:date="2019-05-14T19:51:36Z">
            <w:rPr>
              <w:rFonts w:hint="eastAsia"/>
              <w:b/>
            </w:rPr>
          </w:rPrChange>
          <w14:textFill>
            <w14:solidFill>
              <w14:schemeClr w14:val="tx1"/>
            </w14:solidFill>
          </w14:textFill>
        </w:rPr>
        <w:t>综上所述</w:t>
      </w:r>
      <w:r>
        <w:rPr>
          <w:rFonts w:hint="eastAsia"/>
          <w:color w:val="000000" w:themeColor="text1"/>
          <w:rPrChange w:id="22533" w:author="梁元" w:date="2019-05-14T19:51:36Z">
            <w:rPr>
              <w:rFonts w:hint="eastAsia"/>
            </w:rPr>
          </w:rPrChange>
          <w14:textFill>
            <w14:solidFill>
              <w14:schemeClr w14:val="tx1"/>
            </w14:solidFill>
          </w14:textFill>
        </w:rPr>
        <w:t>：第一种只是关键字</w:t>
      </w:r>
      <w:r>
        <w:rPr>
          <w:rFonts w:hint="eastAsia" w:ascii="仿宋" w:hAnsi="仿宋" w:eastAsia="仿宋"/>
          <w:color w:val="000000" w:themeColor="text1"/>
          <w:sz w:val="28"/>
          <w:szCs w:val="28"/>
          <w:rPrChange w:id="22534" w:author="梁元" w:date="2019-05-14T19:51:36Z">
            <w:rPr>
              <w:rFonts w:hint="eastAsia" w:ascii="仿宋" w:hAnsi="仿宋" w:eastAsia="仿宋"/>
              <w:sz w:val="28"/>
              <w:szCs w:val="28"/>
            </w:rPr>
          </w:rPrChange>
          <w14:textFill>
            <w14:solidFill>
              <w14:schemeClr w14:val="tx1"/>
            </w14:solidFill>
          </w14:textFill>
        </w:rPr>
        <w:t>，而第二种说出其中的正真的执行原理</w:t>
      </w:r>
    </w:p>
    <w:p>
      <w:pPr>
        <w:pStyle w:val="3"/>
        <w:numPr>
          <w:ilvl w:val="0"/>
          <w:numId w:val="50"/>
        </w:numPr>
        <w:spacing w:line="240" w:lineRule="auto"/>
        <w:ind w:firstLine="562" w:firstLineChars="200"/>
        <w:rPr>
          <w:rFonts w:ascii="仿宋" w:hAnsi="仿宋" w:eastAsia="仿宋"/>
          <w:color w:val="000000" w:themeColor="text1"/>
          <w:sz w:val="28"/>
          <w:szCs w:val="28"/>
          <w:rPrChange w:id="22536" w:author="梁元" w:date="2019-05-14T19:51:36Z">
            <w:rPr>
              <w:rFonts w:ascii="仿宋" w:hAnsi="仿宋" w:eastAsia="仿宋"/>
              <w:sz w:val="28"/>
              <w:szCs w:val="28"/>
            </w:rPr>
          </w:rPrChange>
          <w14:textFill>
            <w14:solidFill>
              <w14:schemeClr w14:val="tx1"/>
            </w14:solidFill>
          </w14:textFill>
        </w:rPr>
        <w:pPrChange w:id="22535" w:author="冷雪凝" w:date="2019-05-14T12:21:32Z">
          <w:pPr>
            <w:pStyle w:val="3"/>
            <w:numPr>
              <w:ilvl w:val="0"/>
              <w:numId w:val="50"/>
            </w:numPr>
          </w:pPr>
        </w:pPrChange>
      </w:pPr>
      <w:bookmarkStart w:id="864" w:name="_Toc10818_WPSOffice_Level2"/>
      <w:bookmarkStart w:id="865" w:name="_Toc20904_WPSOffice_Level2"/>
      <w:r>
        <w:rPr>
          <w:rFonts w:hint="eastAsia" w:ascii="仿宋" w:hAnsi="仿宋" w:eastAsia="仿宋"/>
          <w:color w:val="000000" w:themeColor="text1"/>
          <w:sz w:val="28"/>
          <w:szCs w:val="28"/>
          <w:rPrChange w:id="22537" w:author="梁元" w:date="2019-05-14T19:51:36Z">
            <w:rPr>
              <w:rFonts w:hint="eastAsia" w:ascii="仿宋" w:hAnsi="仿宋" w:eastAsia="仿宋"/>
              <w:sz w:val="28"/>
              <w:szCs w:val="28"/>
            </w:rPr>
          </w:rPrChange>
          <w14:textFill>
            <w14:solidFill>
              <w14:schemeClr w14:val="tx1"/>
            </w14:solidFill>
          </w14:textFill>
        </w:rPr>
        <w:t>项目中体现经验的点</w:t>
      </w:r>
      <w:bookmarkEnd w:id="864"/>
      <w:bookmarkEnd w:id="865"/>
    </w:p>
    <w:p>
      <w:pPr>
        <w:ind w:firstLine="480" w:firstLineChars="200"/>
        <w:rPr>
          <w:rFonts w:hint="eastAsia" w:cs="Times" w:asciiTheme="majorEastAsia" w:hAnsiTheme="majorEastAsia" w:eastAsiaTheme="majorEastAsia"/>
          <w:color w:val="000000" w:themeColor="text1"/>
          <w:lang w:val="en-US" w:eastAsia="zh-CN"/>
          <w:rPrChange w:id="22539" w:author="梁元" w:date="2019-05-14T19:51:36Z">
            <w:rPr>
              <w:rFonts w:hint="eastAsia" w:cs="Times" w:asciiTheme="majorEastAsia" w:hAnsiTheme="majorEastAsia" w:eastAsiaTheme="majorEastAsia"/>
              <w:lang w:val="en-US" w:eastAsia="zh-CN"/>
            </w:rPr>
          </w:rPrChange>
          <w14:textFill>
            <w14:solidFill>
              <w14:schemeClr w14:val="tx1"/>
            </w14:solidFill>
          </w14:textFill>
        </w:rPr>
        <w:pPrChange w:id="22538" w:author="冷雪凝" w:date="2019-05-14T12:21:32Z">
          <w:pPr>
            <w:ind w:firstLine="420" w:firstLineChars="0"/>
          </w:pPr>
        </w:pPrChange>
      </w:pPr>
      <w:r>
        <w:rPr>
          <w:rFonts w:hint="eastAsia" w:cs="Times" w:asciiTheme="majorEastAsia" w:hAnsiTheme="majorEastAsia" w:eastAsiaTheme="majorEastAsia"/>
          <w:color w:val="000000" w:themeColor="text1"/>
          <w:lang w:val="en-US" w:eastAsia="zh-CN"/>
          <w:rPrChange w:id="22540" w:author="梁元" w:date="2019-05-14T19:51:36Z">
            <w:rPr>
              <w:rFonts w:hint="eastAsia" w:cs="Times" w:asciiTheme="majorEastAsia" w:hAnsiTheme="majorEastAsia" w:eastAsiaTheme="majorEastAsia"/>
              <w:lang w:val="en-US" w:eastAsia="zh-CN"/>
            </w:rPr>
          </w:rPrChange>
          <w14:textFill>
            <w14:solidFill>
              <w14:schemeClr w14:val="tx1"/>
            </w14:solidFill>
          </w14:textFill>
        </w:rPr>
        <w:t>事件的构建机制原理，以及如何运行</w:t>
      </w:r>
    </w:p>
    <w:p>
      <w:pPr>
        <w:pStyle w:val="3"/>
        <w:numPr>
          <w:ilvl w:val="0"/>
          <w:numId w:val="50"/>
        </w:numPr>
        <w:spacing w:line="240" w:lineRule="auto"/>
        <w:ind w:firstLine="562" w:firstLineChars="200"/>
        <w:rPr>
          <w:rFonts w:ascii="仿宋" w:hAnsi="仿宋" w:eastAsia="仿宋"/>
          <w:color w:val="000000" w:themeColor="text1"/>
          <w:sz w:val="28"/>
          <w:szCs w:val="28"/>
          <w:rPrChange w:id="22542" w:author="梁元" w:date="2019-05-14T19:51:36Z">
            <w:rPr>
              <w:rFonts w:ascii="仿宋" w:hAnsi="仿宋" w:eastAsia="仿宋"/>
              <w:sz w:val="28"/>
              <w:szCs w:val="28"/>
            </w:rPr>
          </w:rPrChange>
          <w14:textFill>
            <w14:solidFill>
              <w14:schemeClr w14:val="tx1"/>
            </w14:solidFill>
          </w14:textFill>
        </w:rPr>
        <w:pPrChange w:id="22541" w:author="冷雪凝" w:date="2019-05-14T12:21:32Z">
          <w:pPr>
            <w:pStyle w:val="3"/>
            <w:numPr>
              <w:ilvl w:val="0"/>
              <w:numId w:val="50"/>
            </w:numPr>
          </w:pPr>
        </w:pPrChange>
      </w:pPr>
      <w:bookmarkStart w:id="866" w:name="_Toc30642_WPSOffice_Level2"/>
      <w:bookmarkStart w:id="867" w:name="_Toc30403_WPSOffice_Level2"/>
      <w:r>
        <w:rPr>
          <w:rFonts w:hint="eastAsia" w:ascii="仿宋" w:hAnsi="仿宋" w:eastAsia="仿宋"/>
          <w:color w:val="000000" w:themeColor="text1"/>
          <w:sz w:val="28"/>
          <w:szCs w:val="28"/>
          <w:rPrChange w:id="22543" w:author="梁元" w:date="2019-05-14T19:51:36Z">
            <w:rPr>
              <w:rFonts w:hint="eastAsia" w:ascii="仿宋" w:hAnsi="仿宋" w:eastAsia="仿宋"/>
              <w:sz w:val="28"/>
              <w:szCs w:val="28"/>
            </w:rPr>
          </w:rPrChange>
          <w14:textFill>
            <w14:solidFill>
              <w14:schemeClr w14:val="tx1"/>
            </w14:solidFill>
          </w14:textFill>
        </w:rPr>
        <w:t>论坛参考</w:t>
      </w:r>
      <w:bookmarkEnd w:id="866"/>
      <w:bookmarkEnd w:id="867"/>
    </w:p>
    <w:p>
      <w:pPr>
        <w:pStyle w:val="2"/>
        <w:numPr>
          <w:ilvl w:val="0"/>
          <w:numId w:val="1"/>
        </w:numPr>
        <w:spacing w:line="240" w:lineRule="auto"/>
        <w:ind w:firstLine="562" w:firstLineChars="200"/>
        <w:rPr>
          <w:rFonts w:ascii="仿宋" w:hAnsi="仿宋" w:eastAsia="仿宋"/>
          <w:color w:val="000000" w:themeColor="text1"/>
          <w:sz w:val="28"/>
          <w:szCs w:val="28"/>
          <w:rPrChange w:id="22545" w:author="梁元" w:date="2019-05-14T19:51:36Z">
            <w:rPr>
              <w:rFonts w:ascii="仿宋" w:hAnsi="仿宋" w:eastAsia="仿宋"/>
              <w:sz w:val="28"/>
              <w:szCs w:val="28"/>
            </w:rPr>
          </w:rPrChange>
          <w14:textFill>
            <w14:solidFill>
              <w14:schemeClr w14:val="tx1"/>
            </w14:solidFill>
          </w14:textFill>
        </w:rPr>
        <w:pPrChange w:id="22544" w:author="冷雪凝" w:date="2019-05-14T12:21:32Z">
          <w:pPr>
            <w:pStyle w:val="2"/>
            <w:numPr>
              <w:ilvl w:val="0"/>
              <w:numId w:val="1"/>
            </w:numPr>
          </w:pPr>
        </w:pPrChange>
      </w:pPr>
      <w:bookmarkStart w:id="868" w:name="_Toc21589_WPSOffice_Level1"/>
      <w:r>
        <w:rPr>
          <w:rFonts w:hint="eastAsia" w:ascii="仿宋" w:hAnsi="仿宋" w:eastAsia="仿宋"/>
          <w:color w:val="000000" w:themeColor="text1"/>
          <w:sz w:val="28"/>
          <w:szCs w:val="28"/>
          <w:rPrChange w:id="22546" w:author="梁元" w:date="2019-05-14T19:51:36Z">
            <w:rPr>
              <w:rFonts w:hint="eastAsia" w:ascii="仿宋" w:hAnsi="仿宋" w:eastAsia="仿宋"/>
              <w:sz w:val="28"/>
              <w:szCs w:val="28"/>
            </w:rPr>
          </w:rPrChange>
          <w14:textFill>
            <w14:solidFill>
              <w14:schemeClr w14:val="tx1"/>
            </w14:solidFill>
          </w14:textFill>
        </w:rPr>
        <w:t>高阶组件原理：陈蔓杰</w:t>
      </w:r>
      <w:r>
        <w:rPr>
          <w:rFonts w:hint="eastAsia" w:ascii="仿宋" w:hAnsi="仿宋" w:eastAsia="仿宋"/>
          <w:color w:val="000000" w:themeColor="text1"/>
          <w:sz w:val="28"/>
          <w:szCs w:val="28"/>
          <w:rPrChange w:id="22547" w:author="梁元" w:date="2019-05-14T19:51:36Z">
            <w:rPr>
              <w:rFonts w:hint="eastAsia" w:ascii="仿宋" w:hAnsi="仿宋" w:eastAsia="仿宋"/>
              <w:color w:val="FF0000"/>
              <w:sz w:val="28"/>
              <w:szCs w:val="28"/>
            </w:rPr>
          </w:rPrChange>
          <w14:textFill>
            <w14:solidFill>
              <w14:schemeClr w14:val="tx1"/>
            </w14:solidFill>
          </w14:textFill>
        </w:rPr>
        <w:t>项目经理</w:t>
      </w:r>
      <w:bookmarkEnd w:id="868"/>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254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549"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2255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551"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2255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553"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2255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555"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2255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557"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255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559" w:author="梁元" w:date="2019-05-14T19:51:36Z">
                  <w:rPr>
                    <w:rFonts w:hint="eastAsia" w:ascii="仿宋" w:hAnsi="仿宋" w:eastAsia="仿宋"/>
                  </w:rPr>
                </w:rPrChange>
                <w14:textFill>
                  <w14:solidFill>
                    <w14:schemeClr w14:val="tx1"/>
                  </w14:solidFill>
                </w14:textFill>
              </w:rPr>
              <w:t>95%</w:t>
            </w:r>
          </w:p>
        </w:tc>
        <w:tc>
          <w:tcPr>
            <w:tcW w:w="1559" w:type="dxa"/>
          </w:tcPr>
          <w:p>
            <w:pPr>
              <w:jc w:val="center"/>
              <w:rPr>
                <w:rFonts w:ascii="仿宋" w:hAnsi="仿宋" w:eastAsia="仿宋"/>
                <w:color w:val="000000" w:themeColor="text1"/>
                <w:rPrChange w:id="2256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561" w:author="梁元" w:date="2019-05-14T19:51:36Z">
                  <w:rPr>
                    <w:rFonts w:hint="eastAsia" w:ascii="仿宋" w:hAnsi="仿宋" w:eastAsia="仿宋"/>
                  </w:rPr>
                </w:rPrChange>
                <w14:textFill>
                  <w14:solidFill>
                    <w14:schemeClr w14:val="tx1"/>
                  </w14:solidFill>
                </w14:textFill>
              </w:rPr>
              <w:t>3星</w:t>
            </w:r>
          </w:p>
        </w:tc>
        <w:tc>
          <w:tcPr>
            <w:tcW w:w="1418" w:type="dxa"/>
          </w:tcPr>
          <w:p>
            <w:pPr>
              <w:jc w:val="center"/>
              <w:rPr>
                <w:rFonts w:ascii="仿宋" w:hAnsi="仿宋" w:eastAsia="仿宋"/>
                <w:color w:val="000000" w:themeColor="text1"/>
                <w:rPrChange w:id="22562"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22563" w:author="梁元" w:date="2019-05-14T19:51:36Z">
                  <w:rPr>
                    <w:rFonts w:ascii="仿宋" w:hAnsi="仿宋" w:eastAsia="仿宋"/>
                  </w:rPr>
                </w:rPrChange>
                <w14:textFill>
                  <w14:solidFill>
                    <w14:schemeClr w14:val="tx1"/>
                  </w14:solidFill>
                </w14:textFill>
              </w:rPr>
              <w:t>R</w:t>
            </w:r>
            <w:r>
              <w:rPr>
                <w:rFonts w:hint="eastAsia" w:ascii="仿宋" w:hAnsi="仿宋" w:eastAsia="仿宋"/>
                <w:color w:val="000000" w:themeColor="text1"/>
                <w:rPrChange w:id="22564" w:author="梁元" w:date="2019-05-14T19:51:36Z">
                  <w:rPr>
                    <w:rFonts w:hint="eastAsia" w:ascii="仿宋" w:hAnsi="仿宋" w:eastAsia="仿宋"/>
                  </w:rPr>
                </w:rPrChange>
                <w14:textFill>
                  <w14:solidFill>
                    <w14:schemeClr w14:val="tx1"/>
                  </w14:solidFill>
                </w14:textFill>
              </w:rPr>
              <w:t>eact</w:t>
            </w:r>
          </w:p>
        </w:tc>
        <w:tc>
          <w:tcPr>
            <w:tcW w:w="1417" w:type="dxa"/>
          </w:tcPr>
          <w:p>
            <w:pPr>
              <w:widowControl/>
              <w:jc w:val="left"/>
              <w:rPr>
                <w:rFonts w:ascii="宋体" w:hAnsi="宋体" w:eastAsia="宋体" w:cs="宋体"/>
                <w:color w:val="000000" w:themeColor="text1"/>
                <w:kern w:val="0"/>
                <w:szCs w:val="24"/>
                <w:rPrChange w:id="22565" w:author="梁元" w:date="2019-05-14T19:51:36Z">
                  <w:rPr>
                    <w:rFonts w:ascii="宋体" w:hAnsi="宋体" w:eastAsia="宋体" w:cs="宋体"/>
                    <w:kern w:val="0"/>
                    <w:szCs w:val="24"/>
                  </w:rPr>
                </w:rPrChange>
                <w14:textFill>
                  <w14:solidFill>
                    <w14:schemeClr w14:val="tx1"/>
                  </w14:solidFill>
                </w14:textFill>
              </w:rPr>
            </w:pPr>
            <w:r>
              <w:rPr>
                <w:rFonts w:ascii="宋体" w:hAnsi="宋体" w:eastAsia="宋体" w:cs="宋体"/>
                <w:color w:val="000000" w:themeColor="text1"/>
                <w:kern w:val="0"/>
                <w:szCs w:val="24"/>
                <w:rPrChange w:id="22566" w:author="梁元" w:date="2019-05-14T19:51:36Z">
                  <w:rPr>
                    <w:rFonts w:ascii="宋体" w:hAnsi="宋体" w:eastAsia="宋体" w:cs="宋体"/>
                    <w:kern w:val="0"/>
                    <w:szCs w:val="24"/>
                  </w:rPr>
                </w:rPrChange>
                <w14:textFill>
                  <w14:solidFill>
                    <w14:schemeClr w14:val="tx1"/>
                  </w14:solidFill>
                </w14:textFill>
              </w:rPr>
              <w:t>高阶组件</w:t>
            </w:r>
          </w:p>
          <w:p>
            <w:pPr>
              <w:jc w:val="center"/>
              <w:rPr>
                <w:rFonts w:ascii="仿宋" w:hAnsi="仿宋" w:eastAsia="仿宋"/>
                <w:color w:val="000000" w:themeColor="text1"/>
                <w:rPrChange w:id="22567" w:author="梁元" w:date="2019-05-14T19:51:36Z">
                  <w:rPr>
                    <w:rFonts w:ascii="仿宋" w:hAnsi="仿宋" w:eastAsia="仿宋"/>
                  </w:rPr>
                </w:rPrChange>
                <w14:textFill>
                  <w14:solidFill>
                    <w14:schemeClr w14:val="tx1"/>
                  </w14:solidFill>
                </w14:textFill>
              </w:rPr>
            </w:pPr>
          </w:p>
        </w:tc>
        <w:tc>
          <w:tcPr>
            <w:tcW w:w="1465" w:type="dxa"/>
          </w:tcPr>
          <w:p>
            <w:pPr>
              <w:widowControl/>
              <w:jc w:val="left"/>
              <w:rPr>
                <w:rFonts w:ascii="宋体" w:hAnsi="宋体" w:eastAsia="宋体" w:cs="宋体"/>
                <w:color w:val="000000" w:themeColor="text1"/>
                <w:kern w:val="0"/>
                <w:szCs w:val="24"/>
                <w:rPrChange w:id="22568" w:author="梁元" w:date="2019-05-14T19:51:36Z">
                  <w:rPr>
                    <w:rFonts w:ascii="宋体" w:hAnsi="宋体" w:eastAsia="宋体" w:cs="宋体"/>
                    <w:kern w:val="0"/>
                    <w:szCs w:val="24"/>
                  </w:rPr>
                </w:rPrChange>
                <w14:textFill>
                  <w14:solidFill>
                    <w14:schemeClr w14:val="tx1"/>
                  </w14:solidFill>
                </w14:textFill>
              </w:rPr>
            </w:pPr>
            <w:r>
              <w:rPr>
                <w:rFonts w:ascii="宋体" w:hAnsi="宋体" w:eastAsia="宋体" w:cs="宋体"/>
                <w:color w:val="000000" w:themeColor="text1"/>
                <w:kern w:val="0"/>
                <w:szCs w:val="24"/>
                <w:rPrChange w:id="22569" w:author="梁元" w:date="2019-05-14T19:51:36Z">
                  <w:rPr>
                    <w:rFonts w:ascii="宋体" w:hAnsi="宋体" w:eastAsia="宋体" w:cs="宋体"/>
                    <w:kern w:val="0"/>
                    <w:szCs w:val="24"/>
                  </w:rPr>
                </w:rPrChange>
                <w14:textFill>
                  <w14:solidFill>
                    <w14:schemeClr w14:val="tx1"/>
                  </w14:solidFill>
                </w14:textFill>
              </w:rPr>
              <w:t>高阶组件</w:t>
            </w:r>
          </w:p>
          <w:p>
            <w:pPr>
              <w:jc w:val="center"/>
              <w:rPr>
                <w:rFonts w:ascii="仿宋" w:hAnsi="仿宋" w:eastAsia="仿宋"/>
                <w:color w:val="000000" w:themeColor="text1"/>
                <w:rPrChange w:id="22570" w:author="梁元" w:date="2019-05-14T19:51:36Z">
                  <w:rPr>
                    <w:rFonts w:ascii="仿宋" w:hAnsi="仿宋" w:eastAsia="仿宋"/>
                  </w:rPr>
                </w:rPrChange>
                <w14:textFill>
                  <w14:solidFill>
                    <w14:schemeClr w14:val="tx1"/>
                  </w14:solidFill>
                </w14:textFill>
              </w:rPr>
            </w:pPr>
          </w:p>
        </w:tc>
      </w:tr>
    </w:tbl>
    <w:p>
      <w:pPr>
        <w:pStyle w:val="3"/>
        <w:numPr>
          <w:ilvl w:val="0"/>
          <w:numId w:val="51"/>
        </w:numPr>
        <w:spacing w:line="240" w:lineRule="auto"/>
        <w:ind w:firstLine="562" w:firstLineChars="200"/>
        <w:rPr>
          <w:rFonts w:ascii="仿宋" w:hAnsi="仿宋" w:eastAsia="仿宋"/>
          <w:color w:val="000000" w:themeColor="text1"/>
          <w:sz w:val="28"/>
          <w:szCs w:val="28"/>
          <w:rPrChange w:id="22572" w:author="梁元" w:date="2019-05-14T19:51:36Z">
            <w:rPr>
              <w:rFonts w:ascii="仿宋" w:hAnsi="仿宋" w:eastAsia="仿宋"/>
              <w:sz w:val="28"/>
              <w:szCs w:val="28"/>
            </w:rPr>
          </w:rPrChange>
          <w14:textFill>
            <w14:solidFill>
              <w14:schemeClr w14:val="tx1"/>
            </w14:solidFill>
          </w14:textFill>
        </w:rPr>
        <w:pPrChange w:id="22571" w:author="冷雪凝" w:date="2019-05-14T12:21:32Z">
          <w:pPr>
            <w:pStyle w:val="3"/>
            <w:numPr>
              <w:ilvl w:val="0"/>
              <w:numId w:val="51"/>
            </w:numPr>
          </w:pPr>
        </w:pPrChange>
      </w:pPr>
      <w:bookmarkStart w:id="869" w:name="_Toc14683_WPSOffice_Level2"/>
      <w:bookmarkStart w:id="870" w:name="_Toc31715_WPSOffice_Level2"/>
      <w:r>
        <w:rPr>
          <w:rFonts w:hint="eastAsia" w:ascii="仿宋" w:hAnsi="仿宋" w:eastAsia="仿宋"/>
          <w:color w:val="000000" w:themeColor="text1"/>
          <w:sz w:val="28"/>
          <w:szCs w:val="28"/>
          <w:rPrChange w:id="22573" w:author="梁元" w:date="2019-05-14T19:51:36Z">
            <w:rPr>
              <w:rFonts w:hint="eastAsia" w:ascii="仿宋" w:hAnsi="仿宋" w:eastAsia="仿宋"/>
              <w:sz w:val="28"/>
              <w:szCs w:val="28"/>
            </w:rPr>
          </w:rPrChange>
          <w14:textFill>
            <w14:solidFill>
              <w14:schemeClr w14:val="tx1"/>
            </w14:solidFill>
          </w14:textFill>
        </w:rPr>
        <w:t>通常解法</w:t>
      </w:r>
      <w:bookmarkEnd w:id="869"/>
      <w:bookmarkEnd w:id="870"/>
    </w:p>
    <w:p>
      <w:pPr>
        <w:ind w:firstLine="460" w:firstLineChars="200"/>
        <w:rPr>
          <w:rFonts w:hint="eastAsia"/>
          <w:color w:val="000000" w:themeColor="text1"/>
          <w:rPrChange w:id="22575" w:author="梁元" w:date="2019-05-14T19:51:36Z">
            <w:rPr>
              <w:rFonts w:hint="eastAsia"/>
            </w:rPr>
          </w:rPrChange>
          <w14:textFill>
            <w14:solidFill>
              <w14:schemeClr w14:val="tx1"/>
            </w14:solidFill>
          </w14:textFill>
        </w:rPr>
        <w:pPrChange w:id="22574" w:author="冷雪凝" w:date="2019-05-14T12:21:32Z">
          <w:pPr/>
        </w:pPrChange>
      </w:pPr>
      <w:r>
        <w:rPr>
          <w:rFonts w:ascii="Helvetica Neue" w:hAnsi="Helvetica Neue"/>
          <w:color w:val="000000" w:themeColor="text1"/>
          <w:sz w:val="23"/>
          <w:szCs w:val="23"/>
          <w:shd w:val="clear" w:color="auto" w:fill="FFFFFF"/>
          <w:rPrChange w:id="22576" w:author="梁元" w:date="2019-05-14T19:51:36Z">
            <w:rPr>
              <w:rFonts w:ascii="Helvetica Neue" w:hAnsi="Helvetica Neue"/>
              <w:color w:val="333333"/>
              <w:sz w:val="23"/>
              <w:szCs w:val="23"/>
              <w:shd w:val="clear" w:color="auto" w:fill="FFFFFF"/>
            </w:rPr>
          </w:rPrChange>
          <w14:textFill>
            <w14:solidFill>
              <w14:schemeClr w14:val="tx1"/>
            </w14:solidFill>
          </w14:textFill>
        </w:rPr>
        <w:t>接收函数作为输入，或者输出另一个函数的一类函数，被称作高阶函数</w:t>
      </w:r>
    </w:p>
    <w:p>
      <w:pPr>
        <w:pStyle w:val="3"/>
        <w:numPr>
          <w:ilvl w:val="0"/>
          <w:numId w:val="51"/>
        </w:numPr>
        <w:spacing w:line="240" w:lineRule="auto"/>
        <w:ind w:firstLine="562" w:firstLineChars="200"/>
        <w:rPr>
          <w:rFonts w:ascii="仿宋" w:hAnsi="仿宋" w:eastAsia="仿宋" w:cs="Times New Roman"/>
          <w:color w:val="000000" w:themeColor="text1"/>
          <w:sz w:val="28"/>
          <w:szCs w:val="28"/>
          <w:rPrChange w:id="22578" w:author="梁元" w:date="2019-05-14T19:51:36Z">
            <w:rPr>
              <w:rFonts w:ascii="仿宋" w:hAnsi="仿宋" w:eastAsia="仿宋" w:cs="Times New Roman"/>
              <w:sz w:val="28"/>
              <w:szCs w:val="28"/>
            </w:rPr>
          </w:rPrChange>
          <w14:textFill>
            <w14:solidFill>
              <w14:schemeClr w14:val="tx1"/>
            </w14:solidFill>
          </w14:textFill>
        </w:rPr>
        <w:pPrChange w:id="22577" w:author="冷雪凝" w:date="2019-05-14T12:21:32Z">
          <w:pPr>
            <w:pStyle w:val="3"/>
            <w:numPr>
              <w:ilvl w:val="0"/>
              <w:numId w:val="51"/>
            </w:numPr>
          </w:pPr>
        </w:pPrChange>
      </w:pPr>
      <w:bookmarkStart w:id="871" w:name="_Toc3428_WPSOffice_Level2"/>
      <w:bookmarkStart w:id="872" w:name="_Toc10270_WPSOffice_Level2"/>
      <w:r>
        <w:rPr>
          <w:rFonts w:hint="eastAsia" w:ascii="仿宋" w:hAnsi="仿宋" w:eastAsia="仿宋"/>
          <w:color w:val="000000" w:themeColor="text1"/>
          <w:sz w:val="28"/>
          <w:szCs w:val="28"/>
          <w:rPrChange w:id="22579" w:author="梁元" w:date="2019-05-14T19:51:36Z">
            <w:rPr>
              <w:rFonts w:hint="eastAsia" w:ascii="仿宋" w:hAnsi="仿宋" w:eastAsia="仿宋"/>
              <w:sz w:val="28"/>
              <w:szCs w:val="28"/>
            </w:rPr>
          </w:rPrChange>
          <w14:textFill>
            <w14:solidFill>
              <w14:schemeClr w14:val="tx1"/>
            </w14:solidFill>
          </w14:textFill>
        </w:rPr>
        <w:t>通用大牛级解法</w:t>
      </w:r>
      <w:bookmarkEnd w:id="871"/>
      <w:bookmarkEnd w:id="872"/>
    </w:p>
    <w:p>
      <w:pPr>
        <w:autoSpaceDE w:val="0"/>
        <w:autoSpaceDN w:val="0"/>
        <w:adjustRightInd w:val="0"/>
        <w:spacing w:line="240" w:lineRule="auto"/>
        <w:ind w:firstLine="462" w:firstLineChars="200"/>
        <w:rPr>
          <w:rFonts w:ascii="Helvetica Neue" w:hAnsi="Helvetica Neue"/>
          <w:color w:val="000000" w:themeColor="text1"/>
          <w:sz w:val="23"/>
          <w:szCs w:val="23"/>
          <w:shd w:val="clear" w:color="auto" w:fill="FFFFFF"/>
          <w:rPrChange w:id="22581" w:author="梁元" w:date="2019-05-14T19:51:36Z">
            <w:rPr>
              <w:rFonts w:ascii="Helvetica Neue" w:hAnsi="Helvetica Neue"/>
              <w:color w:val="333333"/>
              <w:sz w:val="23"/>
              <w:szCs w:val="23"/>
              <w:shd w:val="clear" w:color="auto" w:fill="FFFFFF"/>
            </w:rPr>
          </w:rPrChange>
          <w14:textFill>
            <w14:solidFill>
              <w14:schemeClr w14:val="tx1"/>
            </w14:solidFill>
          </w14:textFill>
        </w:rPr>
        <w:pPrChange w:id="22580" w:author="冷雪凝" w:date="2019-05-14T12:21:32Z">
          <w:pPr>
            <w:autoSpaceDE w:val="0"/>
            <w:autoSpaceDN w:val="0"/>
            <w:adjustRightInd w:val="0"/>
            <w:spacing w:line="280" w:lineRule="atLeast"/>
          </w:pPr>
        </w:pPrChange>
      </w:pPr>
      <w:r>
        <w:rPr>
          <w:rStyle w:val="16"/>
          <w:rFonts w:ascii="Helvetica Neue" w:hAnsi="Helvetica Neue"/>
          <w:color w:val="000000" w:themeColor="text1"/>
          <w:sz w:val="23"/>
          <w:szCs w:val="23"/>
          <w:shd w:val="clear" w:color="auto" w:fill="FFFFFF"/>
          <w:rPrChange w:id="22582" w:author="梁元" w:date="2019-05-14T19:51:36Z">
            <w:rPr>
              <w:rStyle w:val="16"/>
              <w:rFonts w:ascii="Helvetica Neue" w:hAnsi="Helvetica Neue"/>
              <w:color w:val="333333"/>
              <w:sz w:val="23"/>
              <w:szCs w:val="23"/>
              <w:shd w:val="clear" w:color="auto" w:fill="FFFFFF"/>
            </w:rPr>
          </w:rPrChange>
          <w14:textFill>
            <w14:solidFill>
              <w14:schemeClr w14:val="tx1"/>
            </w14:solidFill>
          </w14:textFill>
        </w:rPr>
        <w:t>高阶组件</w:t>
      </w:r>
      <w:r>
        <w:rPr>
          <w:rFonts w:ascii="Helvetica Neue" w:hAnsi="Helvetica Neue"/>
          <w:color w:val="000000" w:themeColor="text1"/>
          <w:sz w:val="23"/>
          <w:szCs w:val="23"/>
          <w:shd w:val="clear" w:color="auto" w:fill="FFFFFF"/>
          <w:rPrChange w:id="22583" w:author="梁元" w:date="2019-05-14T19:51:36Z">
            <w:rPr>
              <w:rFonts w:ascii="Helvetica Neue" w:hAnsi="Helvetica Neue"/>
              <w:color w:val="333333"/>
              <w:sz w:val="23"/>
              <w:szCs w:val="23"/>
              <w:shd w:val="clear" w:color="auto" w:fill="FFFFFF"/>
            </w:rPr>
          </w:rPrChange>
          <w14:textFill>
            <w14:solidFill>
              <w14:schemeClr w14:val="tx1"/>
            </w14:solidFill>
          </w14:textFill>
        </w:rPr>
        <w:t>通过包裹（wrapped）被传入的React组件，经过一系列处理，最终返回一个相对增强（enhanced）的React组件，供其他组件调用。</w:t>
      </w:r>
    </w:p>
    <w:p>
      <w:pPr>
        <w:autoSpaceDE w:val="0"/>
        <w:autoSpaceDN w:val="0"/>
        <w:adjustRightInd w:val="0"/>
        <w:spacing w:line="240" w:lineRule="auto"/>
        <w:ind w:firstLine="480" w:firstLineChars="200"/>
        <w:rPr>
          <w:rFonts w:hint="eastAsia" w:cs="Times" w:asciiTheme="majorEastAsia" w:hAnsiTheme="majorEastAsia" w:eastAsiaTheme="majorEastAsia"/>
          <w:color w:val="000000" w:themeColor="text1"/>
          <w:rPrChange w:id="22585" w:author="梁元" w:date="2019-05-14T19:51:36Z">
            <w:rPr>
              <w:rFonts w:hint="eastAsia" w:cs="Times" w:asciiTheme="majorEastAsia" w:hAnsiTheme="majorEastAsia" w:eastAsiaTheme="majorEastAsia"/>
            </w:rPr>
          </w:rPrChange>
          <w14:textFill>
            <w14:solidFill>
              <w14:schemeClr w14:val="tx1"/>
            </w14:solidFill>
          </w14:textFill>
        </w:rPr>
        <w:pPrChange w:id="22584" w:author="冷雪凝" w:date="2019-05-14T12:21:32Z">
          <w:pPr>
            <w:autoSpaceDE w:val="0"/>
            <w:autoSpaceDN w:val="0"/>
            <w:adjustRightInd w:val="0"/>
            <w:spacing w:line="280" w:lineRule="atLeast"/>
          </w:pPr>
        </w:pPrChange>
      </w:pPr>
    </w:p>
    <w:p>
      <w:pPr>
        <w:widowControl/>
        <w:numPr>
          <w:ilvl w:val="0"/>
          <w:numId w:val="0"/>
        </w:numPr>
        <w:tabs>
          <w:tab w:val="left" w:pos="220"/>
          <w:tab w:val="left" w:pos="720"/>
        </w:tabs>
        <w:autoSpaceDE w:val="0"/>
        <w:autoSpaceDN w:val="0"/>
        <w:adjustRightInd w:val="0"/>
        <w:spacing w:line="240" w:lineRule="auto"/>
        <w:ind w:leftChars="0" w:firstLine="420" w:firstLineChars="200"/>
        <w:rPr>
          <w:rFonts w:cs="Times" w:asciiTheme="majorEastAsia" w:hAnsiTheme="majorEastAsia" w:eastAsiaTheme="majorEastAsia"/>
          <w:color w:val="000000" w:themeColor="text1"/>
          <w:rPrChange w:id="22587" w:author="梁元" w:date="2019-05-14T19:51:36Z">
            <w:rPr>
              <w:rFonts w:cs="Times" w:asciiTheme="majorEastAsia" w:hAnsiTheme="majorEastAsia" w:eastAsiaTheme="majorEastAsia"/>
            </w:rPr>
          </w:rPrChange>
          <w14:textFill>
            <w14:solidFill>
              <w14:schemeClr w14:val="tx1"/>
            </w14:solidFill>
          </w14:textFill>
        </w:rPr>
        <w:pPrChange w:id="22586" w:author="冷雪凝" w:date="2019-05-14T12:21:32Z">
          <w:pPr>
            <w:widowControl/>
            <w:numPr>
              <w:ilvl w:val="0"/>
              <w:numId w:val="0"/>
            </w:numPr>
            <w:tabs>
              <w:tab w:val="left" w:pos="220"/>
              <w:tab w:val="left" w:pos="720"/>
            </w:tabs>
            <w:autoSpaceDE w:val="0"/>
            <w:autoSpaceDN w:val="0"/>
            <w:adjustRightInd w:val="0"/>
            <w:spacing w:line="280" w:lineRule="atLeast"/>
            <w:ind w:leftChars="0"/>
          </w:pPr>
        </w:pPrChange>
      </w:pPr>
      <w:r>
        <w:rPr>
          <w:rFonts w:ascii="Verdana" w:hAnsi="Verdana"/>
          <w:color w:val="000000" w:themeColor="text1"/>
          <w:sz w:val="21"/>
          <w:szCs w:val="21"/>
          <w:shd w:val="clear" w:color="auto" w:fill="FFFFFF"/>
          <w:rPrChange w:id="22588" w:author="梁元" w:date="2019-05-14T19:51:36Z">
            <w:rPr>
              <w:rFonts w:ascii="Verdana" w:hAnsi="Verdana"/>
              <w:color w:val="333333"/>
              <w:sz w:val="21"/>
              <w:szCs w:val="21"/>
              <w:shd w:val="clear" w:color="auto" w:fill="FFFFFF"/>
            </w:rPr>
          </w:rPrChange>
          <w14:textFill>
            <w14:solidFill>
              <w14:schemeClr w14:val="tx1"/>
            </w14:solidFill>
          </w14:textFill>
        </w:rPr>
        <w:t>高阶组件是react应用中很重要的一部分，最大的特点就是重用组件逻辑。它并不是由</w:t>
      </w:r>
    </w:p>
    <w:p>
      <w:pPr>
        <w:widowControl/>
        <w:tabs>
          <w:tab w:val="left" w:pos="220"/>
          <w:tab w:val="left" w:pos="720"/>
        </w:tabs>
        <w:autoSpaceDE w:val="0"/>
        <w:autoSpaceDN w:val="0"/>
        <w:adjustRightInd w:val="0"/>
        <w:spacing w:line="240" w:lineRule="auto"/>
        <w:ind w:firstLine="420" w:firstLineChars="200"/>
        <w:rPr>
          <w:rFonts w:cs="Times" w:asciiTheme="majorEastAsia" w:hAnsiTheme="majorEastAsia" w:eastAsiaTheme="majorEastAsia"/>
          <w:color w:val="000000" w:themeColor="text1"/>
          <w:rPrChange w:id="22590" w:author="梁元" w:date="2019-05-14T19:51:36Z">
            <w:rPr>
              <w:rFonts w:cs="Times" w:asciiTheme="majorEastAsia" w:hAnsiTheme="majorEastAsia" w:eastAsiaTheme="majorEastAsia"/>
            </w:rPr>
          </w:rPrChange>
          <w14:textFill>
            <w14:solidFill>
              <w14:schemeClr w14:val="tx1"/>
            </w14:solidFill>
          </w14:textFill>
        </w:rPr>
        <w:pPrChange w:id="22589" w:author="冷雪凝" w:date="2019-05-14T12:21:32Z">
          <w:pPr>
            <w:widowControl/>
            <w:tabs>
              <w:tab w:val="left" w:pos="220"/>
              <w:tab w:val="left" w:pos="720"/>
            </w:tabs>
            <w:autoSpaceDE w:val="0"/>
            <w:autoSpaceDN w:val="0"/>
            <w:adjustRightInd w:val="0"/>
            <w:spacing w:line="280" w:lineRule="atLeast"/>
          </w:pPr>
        </w:pPrChange>
      </w:pPr>
      <w:r>
        <w:rPr>
          <w:rFonts w:ascii="Verdana" w:hAnsi="Verdana"/>
          <w:color w:val="000000" w:themeColor="text1"/>
          <w:sz w:val="21"/>
          <w:szCs w:val="21"/>
          <w:shd w:val="clear" w:color="auto" w:fill="FFFFFF"/>
          <w:rPrChange w:id="22591" w:author="梁元" w:date="2019-05-14T19:51:36Z">
            <w:rPr>
              <w:rFonts w:ascii="Verdana" w:hAnsi="Verdana"/>
              <w:color w:val="333333"/>
              <w:sz w:val="21"/>
              <w:szCs w:val="21"/>
              <w:shd w:val="clear" w:color="auto" w:fill="FFFFFF"/>
            </w:rPr>
          </w:rPrChange>
          <w14:textFill>
            <w14:solidFill>
              <w14:schemeClr w14:val="tx1"/>
            </w14:solidFill>
          </w14:textFill>
        </w:rPr>
        <w:t>React API定义出来的功能，而是由React的组合特性衍生出来的一种设计模式。</w:t>
      </w:r>
      <w:r>
        <w:rPr>
          <w:rFonts w:cs="Times" w:asciiTheme="majorEastAsia" w:hAnsiTheme="majorEastAsia" w:eastAsiaTheme="majorEastAsia"/>
          <w:color w:val="000000" w:themeColor="text1"/>
          <w:rPrChange w:id="22592" w:author="梁元" w:date="2019-05-14T19:51:36Z">
            <w:rPr>
              <w:rFonts w:cs="Times" w:asciiTheme="majorEastAsia" w:hAnsiTheme="majorEastAsia" w:eastAsiaTheme="majorEastAsia"/>
            </w:rPr>
          </w:rPrChange>
          <w14:textFill>
            <w14:solidFill>
              <w14:schemeClr w14:val="tx1"/>
            </w14:solidFill>
          </w14:textFill>
        </w:rPr>
        <w:t xml:space="preserve"> </w:t>
      </w:r>
      <w:r>
        <w:rPr>
          <w:rFonts w:ascii="MS Mincho" w:hAnsi="MS Mincho" w:eastAsia="MS Mincho" w:cs="MS Mincho"/>
          <w:color w:val="000000" w:themeColor="text1"/>
          <w:rPrChange w:id="22593" w:author="梁元" w:date="2019-05-14T19:51:36Z">
            <w:rPr>
              <w:rFonts w:ascii="MS Mincho" w:hAnsi="MS Mincho" w:eastAsia="MS Mincho" w:cs="MS Mincho"/>
            </w:rPr>
          </w:rPrChange>
          <w14:textFill>
            <w14:solidFill>
              <w14:schemeClr w14:val="tx1"/>
            </w14:solidFill>
          </w14:textFill>
        </w:rPr>
        <w:t> </w:t>
      </w:r>
    </w:p>
    <w:p>
      <w:pPr>
        <w:widowControl/>
        <w:shd w:val="clear" w:color="auto" w:fill="FFFFFF"/>
        <w:spacing w:before="150" w:after="150"/>
        <w:ind w:firstLine="420" w:firstLineChars="200"/>
        <w:jc w:val="left"/>
        <w:rPr>
          <w:rFonts w:ascii="Verdana" w:hAnsi="Verdana" w:eastAsia="宋体" w:cs="宋体"/>
          <w:color w:val="000000" w:themeColor="text1"/>
          <w:kern w:val="0"/>
          <w:sz w:val="21"/>
          <w:szCs w:val="21"/>
          <w:rPrChange w:id="22595" w:author="梁元" w:date="2019-05-14T19:51:36Z">
            <w:rPr>
              <w:rFonts w:ascii="Verdana" w:hAnsi="Verdana" w:eastAsia="宋体" w:cs="宋体"/>
              <w:color w:val="333333"/>
              <w:kern w:val="0"/>
              <w:sz w:val="21"/>
              <w:szCs w:val="21"/>
            </w:rPr>
          </w:rPrChange>
          <w14:textFill>
            <w14:solidFill>
              <w14:schemeClr w14:val="tx1"/>
            </w14:solidFill>
          </w14:textFill>
        </w:rPr>
        <w:pPrChange w:id="22594" w:author="冷雪凝" w:date="2019-05-14T12:21:32Z">
          <w:pPr>
            <w:widowControl/>
            <w:shd w:val="clear" w:color="auto" w:fill="FFFFFF"/>
            <w:spacing w:before="150" w:after="150"/>
            <w:jc w:val="left"/>
          </w:pPr>
        </w:pPrChange>
      </w:pPr>
      <w:r>
        <w:rPr>
          <w:rFonts w:hint="eastAsia" w:ascii="Verdana" w:hAnsi="Verdana" w:eastAsia="宋体" w:cs="宋体"/>
          <w:color w:val="000000" w:themeColor="text1"/>
          <w:kern w:val="0"/>
          <w:sz w:val="21"/>
          <w:szCs w:val="21"/>
          <w:rPrChange w:id="22596" w:author="梁元" w:date="2019-05-14T19:51:36Z">
            <w:rPr>
              <w:rFonts w:hint="eastAsia" w:ascii="Verdana" w:hAnsi="Verdana" w:eastAsia="宋体" w:cs="宋体"/>
              <w:color w:val="333333"/>
              <w:kern w:val="0"/>
              <w:sz w:val="21"/>
              <w:szCs w:val="21"/>
            </w:rPr>
          </w:rPrChange>
          <w14:textFill>
            <w14:solidFill>
              <w14:schemeClr w14:val="tx1"/>
            </w14:solidFill>
          </w14:textFill>
        </w:rPr>
        <w:t>2</w:t>
      </w:r>
      <w:r>
        <w:rPr>
          <w:rFonts w:ascii="Verdana" w:hAnsi="Verdana" w:eastAsia="宋体" w:cs="宋体"/>
          <w:color w:val="000000" w:themeColor="text1"/>
          <w:kern w:val="0"/>
          <w:sz w:val="21"/>
          <w:szCs w:val="21"/>
          <w:rPrChange w:id="22597" w:author="梁元" w:date="2019-05-14T19:51:36Z">
            <w:rPr>
              <w:rFonts w:ascii="Verdana" w:hAnsi="Verdana" w:eastAsia="宋体" w:cs="宋体"/>
              <w:color w:val="333333"/>
              <w:kern w:val="0"/>
              <w:sz w:val="21"/>
              <w:szCs w:val="21"/>
            </w:rPr>
          </w:rPrChange>
          <w14:textFill>
            <w14:solidFill>
              <w14:schemeClr w14:val="tx1"/>
            </w14:solidFill>
          </w14:textFill>
        </w:rPr>
        <w:t>.高阶组件可以看做是装饰器模式(Decorator Pattern)在React的实现。即允许向一个现有的对象添加新的功能，同时又不改变其结构，属于包装模式(Wrapper Pattern)的一种</w:t>
      </w:r>
    </w:p>
    <w:p>
      <w:pPr>
        <w:widowControl/>
        <w:shd w:val="clear" w:color="auto" w:fill="FFFFFF"/>
        <w:spacing w:before="150" w:after="150"/>
        <w:ind w:firstLine="420" w:firstLineChars="200"/>
        <w:jc w:val="left"/>
        <w:rPr>
          <w:rFonts w:ascii="Verdana" w:hAnsi="Verdana" w:eastAsia="宋体" w:cs="宋体"/>
          <w:color w:val="000000" w:themeColor="text1"/>
          <w:kern w:val="0"/>
          <w:sz w:val="21"/>
          <w:szCs w:val="21"/>
          <w:rPrChange w:id="22599" w:author="梁元" w:date="2019-05-14T19:51:36Z">
            <w:rPr>
              <w:rFonts w:ascii="Verdana" w:hAnsi="Verdana" w:eastAsia="宋体" w:cs="宋体"/>
              <w:color w:val="333333"/>
              <w:kern w:val="0"/>
              <w:sz w:val="21"/>
              <w:szCs w:val="21"/>
            </w:rPr>
          </w:rPrChange>
          <w14:textFill>
            <w14:solidFill>
              <w14:schemeClr w14:val="tx1"/>
            </w14:solidFill>
          </w14:textFill>
        </w:rPr>
        <w:pPrChange w:id="22598" w:author="冷雪凝" w:date="2019-05-14T12:21:32Z">
          <w:pPr>
            <w:widowControl/>
            <w:shd w:val="clear" w:color="auto" w:fill="FFFFFF"/>
            <w:spacing w:before="150" w:after="150"/>
            <w:jc w:val="left"/>
          </w:pPr>
        </w:pPrChange>
      </w:pPr>
      <w:r>
        <w:rPr>
          <w:rFonts w:ascii="Verdana" w:hAnsi="Verdana" w:eastAsia="宋体" w:cs="宋体"/>
          <w:color w:val="000000" w:themeColor="text1"/>
          <w:kern w:val="0"/>
          <w:sz w:val="21"/>
          <w:szCs w:val="21"/>
          <w:rPrChange w:id="22600" w:author="梁元" w:date="2019-05-14T19:51:36Z">
            <w:rPr>
              <w:rFonts w:ascii="Verdana" w:hAnsi="Verdana" w:eastAsia="宋体" w:cs="宋体"/>
              <w:color w:val="333333"/>
              <w:kern w:val="0"/>
              <w:sz w:val="21"/>
              <w:szCs w:val="21"/>
            </w:rPr>
          </w:rPrChange>
          <w14:textFill>
            <w14:solidFill>
              <w14:schemeClr w14:val="tx1"/>
            </w14:solidFill>
          </w14:textFill>
        </w:rPr>
        <w:t>3.ES7中添加了一个decorator的属性，使用@符表示，可以更精简的书写</w:t>
      </w:r>
    </w:p>
    <w:p>
      <w:pPr>
        <w:widowControl/>
        <w:shd w:val="clear" w:color="auto" w:fill="FFFFFF"/>
        <w:spacing w:before="150" w:after="150"/>
        <w:ind w:firstLine="442" w:firstLineChars="200"/>
        <w:jc w:val="left"/>
        <w:rPr>
          <w:rFonts w:ascii="Verdana" w:hAnsi="Verdana" w:eastAsia="宋体" w:cs="宋体"/>
          <w:b/>
          <w:bCs/>
          <w:color w:val="000000" w:themeColor="text1"/>
          <w:kern w:val="0"/>
          <w:sz w:val="22"/>
          <w:szCs w:val="22"/>
          <w:lang w:val="en-US" w:eastAsia="zh-CN" w:bidi="ar-SA"/>
          <w:rPrChange w:id="22602" w:author="梁元" w:date="2019-05-14T19:51:36Z">
            <w:rPr>
              <w:rFonts w:ascii="Verdana" w:hAnsi="Verdana" w:eastAsia="宋体" w:cs="宋体"/>
              <w:b/>
              <w:bCs/>
              <w:color w:val="333333"/>
              <w:kern w:val="0"/>
              <w:sz w:val="22"/>
              <w:szCs w:val="22"/>
              <w:lang w:val="en-US" w:eastAsia="zh-CN" w:bidi="ar-SA"/>
            </w:rPr>
          </w:rPrChange>
          <w14:textFill>
            <w14:solidFill>
              <w14:schemeClr w14:val="tx1"/>
            </w14:solidFill>
          </w14:textFill>
        </w:rPr>
        <w:pPrChange w:id="22601" w:author="冷雪凝" w:date="2019-05-14T12:21:32Z">
          <w:pPr>
            <w:widowControl/>
            <w:shd w:val="clear" w:color="auto" w:fill="FFFFFF"/>
            <w:spacing w:before="150" w:after="150"/>
            <w:jc w:val="left"/>
          </w:pPr>
        </w:pPrChange>
      </w:pPr>
      <w:r>
        <w:rPr>
          <w:rFonts w:ascii="Verdana" w:hAnsi="Verdana" w:eastAsia="宋体" w:cs="宋体"/>
          <w:b/>
          <w:bCs/>
          <w:color w:val="000000" w:themeColor="text1"/>
          <w:kern w:val="0"/>
          <w:sz w:val="22"/>
          <w:szCs w:val="22"/>
          <w:lang w:val="en-US" w:eastAsia="zh-CN" w:bidi="ar-SA"/>
          <w:rPrChange w:id="22603" w:author="梁元" w:date="2019-05-14T19:51:36Z">
            <w:rPr>
              <w:rFonts w:ascii="Verdana" w:hAnsi="Verdana" w:eastAsia="宋体" w:cs="宋体"/>
              <w:b/>
              <w:bCs/>
              <w:color w:val="333333"/>
              <w:kern w:val="0"/>
              <w:sz w:val="22"/>
              <w:szCs w:val="22"/>
              <w:lang w:val="en-US" w:eastAsia="zh-CN" w:bidi="ar-SA"/>
            </w:rPr>
          </w:rPrChange>
          <w14:textFill>
            <w14:solidFill>
              <w14:schemeClr w14:val="tx1"/>
            </w14:solidFill>
          </w14:textFill>
        </w:rPr>
        <w:t>两种形式</w:t>
      </w:r>
      <w:r>
        <w:rPr>
          <w:rFonts w:hint="eastAsia" w:ascii="Verdana" w:hAnsi="Verdana" w:eastAsia="宋体" w:cs="宋体"/>
          <w:b/>
          <w:bCs/>
          <w:color w:val="000000" w:themeColor="text1"/>
          <w:kern w:val="0"/>
          <w:sz w:val="22"/>
          <w:szCs w:val="22"/>
          <w:lang w:val="en-US" w:eastAsia="zh-CN" w:bidi="ar-SA"/>
          <w:rPrChange w:id="22604" w:author="梁元" w:date="2019-05-14T19:51:36Z">
            <w:rPr>
              <w:rFonts w:hint="eastAsia" w:ascii="Verdana" w:hAnsi="Verdana" w:eastAsia="宋体" w:cs="宋体"/>
              <w:b/>
              <w:bCs/>
              <w:color w:val="333333"/>
              <w:kern w:val="0"/>
              <w:sz w:val="22"/>
              <w:szCs w:val="22"/>
              <w:lang w:val="en-US" w:eastAsia="zh-CN" w:bidi="ar-SA"/>
            </w:rPr>
          </w:rPrChange>
          <w14:textFill>
            <w14:solidFill>
              <w14:schemeClr w14:val="tx1"/>
            </w14:solidFill>
          </w14:textFill>
        </w:rPr>
        <w:t>：</w:t>
      </w:r>
    </w:p>
    <w:p>
      <w:pPr>
        <w:widowControl/>
        <w:shd w:val="clear" w:color="auto" w:fill="FFFFFF"/>
        <w:spacing w:before="150" w:after="150"/>
        <w:ind w:firstLine="480" w:firstLineChars="200"/>
        <w:jc w:val="left"/>
        <w:rPr>
          <w:rFonts w:hint="eastAsia" w:ascii="Verdana" w:hAnsi="Verdana" w:eastAsia="宋体" w:cs="宋体"/>
          <w:color w:val="000000" w:themeColor="text1"/>
          <w:kern w:val="0"/>
          <w:szCs w:val="24"/>
          <w:rPrChange w:id="22606" w:author="梁元" w:date="2019-05-14T19:51:36Z">
            <w:rPr>
              <w:rFonts w:hint="eastAsia" w:ascii="Verdana" w:hAnsi="Verdana" w:eastAsia="宋体" w:cs="宋体"/>
              <w:color w:val="333333"/>
              <w:kern w:val="0"/>
              <w:szCs w:val="24"/>
            </w:rPr>
          </w:rPrChange>
          <w14:textFill>
            <w14:solidFill>
              <w14:schemeClr w14:val="tx1"/>
            </w14:solidFill>
          </w14:textFill>
        </w:rPr>
        <w:pPrChange w:id="22605" w:author="冷雪凝" w:date="2019-05-14T12:21:32Z">
          <w:pPr>
            <w:widowControl/>
            <w:shd w:val="clear" w:color="auto" w:fill="FFFFFF"/>
            <w:spacing w:before="150" w:after="150"/>
            <w:jc w:val="left"/>
          </w:pPr>
        </w:pPrChange>
      </w:pPr>
      <w:r>
        <w:rPr>
          <w:rFonts w:ascii="Verdana" w:hAnsi="Verdana"/>
          <w:color w:val="000000" w:themeColor="text1"/>
          <w:szCs w:val="24"/>
          <w:rPrChange w:id="22607" w:author="梁元" w:date="2019-05-14T19:51:36Z">
            <w:rPr>
              <w:rFonts w:ascii="Verdana" w:hAnsi="Verdana"/>
              <w:color w:val="333333"/>
              <w:szCs w:val="24"/>
            </w:rPr>
          </w:rPrChange>
          <w14:textFill>
            <w14:solidFill>
              <w14:schemeClr w14:val="tx1"/>
            </w14:solidFill>
          </w14:textFill>
        </w:rPr>
        <w:t>A</w:t>
      </w:r>
      <w:r>
        <w:rPr>
          <w:rFonts w:hint="eastAsia" w:ascii="Verdana" w:hAnsi="Verdana"/>
          <w:color w:val="000000" w:themeColor="text1"/>
          <w:szCs w:val="24"/>
          <w:rPrChange w:id="22608" w:author="梁元" w:date="2019-05-14T19:51:36Z">
            <w:rPr>
              <w:rFonts w:hint="eastAsia" w:ascii="Verdana" w:hAnsi="Verdana"/>
              <w:color w:val="333333"/>
              <w:szCs w:val="24"/>
            </w:rPr>
          </w:rPrChange>
          <w14:textFill>
            <w14:solidFill>
              <w14:schemeClr w14:val="tx1"/>
            </w14:solidFill>
          </w14:textFill>
        </w:rPr>
        <w:t>、</w:t>
      </w:r>
      <w:r>
        <w:rPr>
          <w:rFonts w:ascii="Verdana" w:hAnsi="Verdana"/>
          <w:color w:val="000000" w:themeColor="text1"/>
          <w:szCs w:val="24"/>
          <w:rPrChange w:id="22609" w:author="梁元" w:date="2019-05-14T19:51:36Z">
            <w:rPr>
              <w:rFonts w:ascii="Verdana" w:hAnsi="Verdana"/>
              <w:color w:val="333333"/>
              <w:szCs w:val="24"/>
            </w:rPr>
          </w:rPrChange>
          <w14:textFill>
            <w14:solidFill>
              <w14:schemeClr w14:val="tx1"/>
            </w14:solidFill>
          </w14:textFill>
        </w:rPr>
        <w:t>属性代理</w:t>
      </w:r>
    </w:p>
    <w:p>
      <w:pPr>
        <w:pStyle w:val="11"/>
        <w:shd w:val="clear" w:color="auto" w:fill="FFFFFF"/>
        <w:spacing w:before="150" w:beforeAutospacing="0" w:after="150" w:afterAutospacing="0"/>
        <w:ind w:firstLine="420" w:firstLineChars="200"/>
        <w:rPr>
          <w:rFonts w:ascii="Verdana" w:hAnsi="Verdana"/>
          <w:color w:val="000000" w:themeColor="text1"/>
          <w:sz w:val="21"/>
          <w:szCs w:val="21"/>
          <w:rPrChange w:id="22611" w:author="梁元" w:date="2019-05-14T19:51:36Z">
            <w:rPr>
              <w:rFonts w:ascii="Verdana" w:hAnsi="Verdana"/>
              <w:color w:val="333333"/>
              <w:sz w:val="21"/>
              <w:szCs w:val="21"/>
            </w:rPr>
          </w:rPrChange>
          <w14:textFill>
            <w14:solidFill>
              <w14:schemeClr w14:val="tx1"/>
            </w14:solidFill>
          </w14:textFill>
        </w:rPr>
        <w:pPrChange w:id="22610" w:author="冷雪凝" w:date="2019-05-14T12:21:32Z">
          <w:pPr>
            <w:pStyle w:val="11"/>
            <w:shd w:val="clear" w:color="auto" w:fill="FFFFFF"/>
            <w:spacing w:before="150" w:beforeAutospacing="0" w:after="150" w:afterAutospacing="0"/>
          </w:pPr>
        </w:pPrChange>
      </w:pPr>
      <w:r>
        <w:rPr>
          <w:rFonts w:ascii="Verdana" w:hAnsi="Verdana"/>
          <w:color w:val="000000" w:themeColor="text1"/>
          <w:sz w:val="21"/>
          <w:szCs w:val="21"/>
          <w:rPrChange w:id="22612" w:author="梁元" w:date="2019-05-14T19:51:36Z">
            <w:rPr>
              <w:rFonts w:ascii="Verdana" w:hAnsi="Verdana"/>
              <w:color w:val="333333"/>
              <w:sz w:val="21"/>
              <w:szCs w:val="21"/>
            </w:rPr>
          </w:rPrChange>
          <w14:textFill>
            <w14:solidFill>
              <w14:schemeClr w14:val="tx1"/>
            </w14:solidFill>
          </w14:textFill>
        </w:rPr>
        <w:t>引入里我们写的最简单的形式，就是属性代理(Props Proxy)的形式。</w:t>
      </w:r>
    </w:p>
    <w:p>
      <w:pPr>
        <w:pStyle w:val="11"/>
        <w:shd w:val="clear" w:color="auto" w:fill="FFFFFF"/>
        <w:spacing w:before="0" w:beforeAutospacing="0" w:after="0" w:afterAutospacing="0"/>
        <w:ind w:left="105" w:firstLine="420" w:firstLineChars="200"/>
        <w:rPr>
          <w:rFonts w:ascii="Verdana" w:hAnsi="Verdana"/>
          <w:color w:val="000000" w:themeColor="text1"/>
          <w:sz w:val="21"/>
          <w:szCs w:val="21"/>
          <w:rPrChange w:id="22614" w:author="梁元" w:date="2019-05-14T19:51:36Z">
            <w:rPr>
              <w:rFonts w:ascii="Verdana" w:hAnsi="Verdana"/>
              <w:color w:val="333333"/>
              <w:sz w:val="21"/>
              <w:szCs w:val="21"/>
            </w:rPr>
          </w:rPrChange>
          <w14:textFill>
            <w14:solidFill>
              <w14:schemeClr w14:val="tx1"/>
            </w14:solidFill>
          </w14:textFill>
        </w:rPr>
        <w:pPrChange w:id="22613" w:author="冷雪凝" w:date="2019-05-14T12:21:32Z">
          <w:pPr>
            <w:pStyle w:val="11"/>
            <w:shd w:val="clear" w:color="auto" w:fill="FFFFFF"/>
            <w:spacing w:before="0" w:beforeAutospacing="0" w:after="0" w:afterAutospacing="0"/>
            <w:ind w:left="105" w:hanging="105" w:hangingChars="50"/>
          </w:pPr>
        </w:pPrChange>
      </w:pPr>
      <w:r>
        <w:rPr>
          <w:rFonts w:hint="eastAsia" w:ascii="Verdana" w:hAnsi="Verdana"/>
          <w:color w:val="000000" w:themeColor="text1"/>
          <w:sz w:val="21"/>
          <w:szCs w:val="21"/>
          <w:rPrChange w:id="22615" w:author="梁元" w:date="2019-05-14T19:51:36Z">
            <w:rPr>
              <w:rFonts w:hint="eastAsia" w:ascii="Verdana" w:hAnsi="Verdana"/>
              <w:color w:val="333333"/>
              <w:sz w:val="21"/>
              <w:szCs w:val="21"/>
            </w:rPr>
          </w:rPrChange>
          <w14:textFill>
            <w14:solidFill>
              <w14:schemeClr w14:val="tx1"/>
            </w14:solidFill>
          </w14:textFill>
        </w:rPr>
        <w:t>a</w:t>
      </w:r>
      <w:r>
        <w:rPr>
          <w:rFonts w:ascii="Verdana" w:hAnsi="Verdana"/>
          <w:color w:val="000000" w:themeColor="text1"/>
          <w:sz w:val="21"/>
          <w:szCs w:val="21"/>
          <w:rPrChange w:id="22616" w:author="梁元" w:date="2019-05-14T19:51:36Z">
            <w:rPr>
              <w:rFonts w:ascii="Verdana" w:hAnsi="Verdana"/>
              <w:color w:val="333333"/>
              <w:sz w:val="21"/>
              <w:szCs w:val="21"/>
            </w:rPr>
          </w:rPrChange>
          <w14:textFill>
            <w14:solidFill>
              <w14:schemeClr w14:val="tx1"/>
            </w14:solidFill>
          </w14:textFill>
        </w:rPr>
        <w:t>.操作props</w:t>
      </w:r>
      <w:r>
        <w:rPr>
          <w:rFonts w:ascii="Verdana" w:hAnsi="Verdana"/>
          <w:color w:val="000000" w:themeColor="text1"/>
          <w:sz w:val="21"/>
          <w:szCs w:val="21"/>
          <w:rPrChange w:id="22617" w:author="梁元" w:date="2019-05-14T19:51:36Z">
            <w:rPr>
              <w:rFonts w:ascii="Verdana" w:hAnsi="Verdana"/>
              <w:color w:val="333333"/>
              <w:sz w:val="21"/>
              <w:szCs w:val="21"/>
            </w:rPr>
          </w:rPrChange>
          <w14:textFill>
            <w14:solidFill>
              <w14:schemeClr w14:val="tx1"/>
            </w14:solidFill>
          </w14:textFill>
        </w:rPr>
        <w:br w:type="textWrapping"/>
      </w:r>
      <w:r>
        <w:rPr>
          <w:rFonts w:ascii="Verdana" w:hAnsi="Verdana"/>
          <w:color w:val="000000" w:themeColor="text1"/>
          <w:sz w:val="21"/>
          <w:szCs w:val="21"/>
          <w:rPrChange w:id="22618" w:author="梁元" w:date="2019-05-14T19:51:36Z">
            <w:rPr>
              <w:rFonts w:ascii="Verdana" w:hAnsi="Verdana"/>
              <w:color w:val="333333"/>
              <w:sz w:val="21"/>
              <w:szCs w:val="21"/>
            </w:rPr>
          </w:rPrChange>
          <w14:textFill>
            <w14:solidFill>
              <w14:schemeClr w14:val="tx1"/>
            </w14:solidFill>
          </w14:textFill>
        </w:rPr>
        <w:t>最直观的就是接受到props，我们可以做任何读取，编辑，删除的很多自定义操作。包括hoc中定义的自定义事件，都可以通过props再传下去</w:t>
      </w: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2620" w:author="梁元" w:date="2019-05-14T19:51:36Z">
            <w:rPr>
              <w:rFonts w:cs="Times" w:asciiTheme="majorEastAsia" w:hAnsiTheme="majorEastAsia" w:eastAsiaTheme="majorEastAsia"/>
            </w:rPr>
          </w:rPrChange>
          <w14:textFill>
            <w14:solidFill>
              <w14:schemeClr w14:val="tx1"/>
            </w14:solidFill>
          </w14:textFill>
        </w:rPr>
        <w:pPrChange w:id="22619" w:author="冷雪凝" w:date="2019-05-14T12:21:32Z">
          <w:pPr>
            <w:autoSpaceDE w:val="0"/>
            <w:autoSpaceDN w:val="0"/>
            <w:adjustRightInd w:val="0"/>
            <w:spacing w:line="280" w:lineRule="atLeast"/>
          </w:pPr>
        </w:pPrChange>
      </w:pPr>
    </w:p>
    <w:p>
      <w:pPr>
        <w:autoSpaceDE w:val="0"/>
        <w:autoSpaceDN w:val="0"/>
        <w:adjustRightInd w:val="0"/>
        <w:spacing w:line="240" w:lineRule="auto"/>
        <w:ind w:left="105" w:firstLine="420" w:firstLineChars="200"/>
        <w:rPr>
          <w:rFonts w:cs="Times" w:asciiTheme="majorEastAsia" w:hAnsiTheme="majorEastAsia" w:eastAsiaTheme="majorEastAsia"/>
          <w:color w:val="000000" w:themeColor="text1"/>
          <w:rPrChange w:id="22622" w:author="梁元" w:date="2019-05-14T19:51:36Z">
            <w:rPr>
              <w:rFonts w:cs="Times" w:asciiTheme="majorEastAsia" w:hAnsiTheme="majorEastAsia" w:eastAsiaTheme="majorEastAsia"/>
            </w:rPr>
          </w:rPrChange>
          <w14:textFill>
            <w14:solidFill>
              <w14:schemeClr w14:val="tx1"/>
            </w14:solidFill>
          </w14:textFill>
        </w:rPr>
        <w:pPrChange w:id="22621" w:author="冷雪凝" w:date="2019-05-14T12:21:32Z">
          <w:pPr>
            <w:autoSpaceDE w:val="0"/>
            <w:autoSpaceDN w:val="0"/>
            <w:adjustRightInd w:val="0"/>
            <w:spacing w:line="280" w:lineRule="atLeast"/>
            <w:ind w:left="105" w:hanging="105" w:hangingChars="50"/>
          </w:pPr>
        </w:pPrChange>
      </w:pPr>
      <w:r>
        <w:rPr>
          <w:rFonts w:ascii="Verdana" w:hAnsi="Verdana"/>
          <w:color w:val="000000" w:themeColor="text1"/>
          <w:sz w:val="21"/>
          <w:szCs w:val="21"/>
          <w:shd w:val="clear" w:color="auto" w:fill="FFFFFF"/>
          <w:rPrChange w:id="22623" w:author="梁元" w:date="2019-05-14T19:51:36Z">
            <w:rPr>
              <w:rFonts w:ascii="Verdana" w:hAnsi="Verdana"/>
              <w:color w:val="333333"/>
              <w:sz w:val="21"/>
              <w:szCs w:val="21"/>
              <w:shd w:val="clear" w:color="auto" w:fill="FFFFFF"/>
            </w:rPr>
          </w:rPrChange>
          <w14:textFill>
            <w14:solidFill>
              <w14:schemeClr w14:val="tx1"/>
            </w14:solidFill>
          </w14:textFill>
        </w:rPr>
        <w:t>b.refs获取组件实例</w:t>
      </w:r>
      <w:r>
        <w:rPr>
          <w:rFonts w:ascii="Verdana" w:hAnsi="Verdana"/>
          <w:color w:val="000000" w:themeColor="text1"/>
          <w:sz w:val="21"/>
          <w:szCs w:val="21"/>
          <w:rPrChange w:id="22624" w:author="梁元" w:date="2019-05-14T19:51:36Z">
            <w:rPr>
              <w:rFonts w:ascii="Verdana" w:hAnsi="Verdana"/>
              <w:color w:val="333333"/>
              <w:sz w:val="21"/>
              <w:szCs w:val="21"/>
            </w:rPr>
          </w:rPrChange>
          <w14:textFill>
            <w14:solidFill>
              <w14:schemeClr w14:val="tx1"/>
            </w14:solidFill>
          </w14:textFill>
        </w:rPr>
        <w:br w:type="textWrapping"/>
      </w:r>
      <w:r>
        <w:rPr>
          <w:rFonts w:ascii="Verdana" w:hAnsi="Verdana"/>
          <w:color w:val="000000" w:themeColor="text1"/>
          <w:sz w:val="21"/>
          <w:szCs w:val="21"/>
          <w:shd w:val="clear" w:color="auto" w:fill="FFFFFF"/>
          <w:rPrChange w:id="22625" w:author="梁元" w:date="2019-05-14T19:51:36Z">
            <w:rPr>
              <w:rFonts w:ascii="Verdana" w:hAnsi="Verdana"/>
              <w:color w:val="333333"/>
              <w:sz w:val="21"/>
              <w:szCs w:val="21"/>
              <w:shd w:val="clear" w:color="auto" w:fill="FFFFFF"/>
            </w:rPr>
          </w:rPrChange>
          <w14:textFill>
            <w14:solidFill>
              <w14:schemeClr w14:val="tx1"/>
            </w14:solidFill>
          </w14:textFill>
        </w:rPr>
        <w:t>当我们包装Usual的时候，想获取到它的实例怎么办，可以通过引用(ref),在Usual组件挂载的时候，会执行ref的回调函数，在hoc中取到组件的实例。</w:t>
      </w:r>
    </w:p>
    <w:p>
      <w:pPr>
        <w:pStyle w:val="11"/>
        <w:shd w:val="clear" w:color="auto" w:fill="FFFFFF"/>
        <w:spacing w:before="150" w:beforeAutospacing="0" w:after="150" w:afterAutospacing="0"/>
        <w:ind w:firstLine="420" w:firstLineChars="200"/>
        <w:rPr>
          <w:rFonts w:ascii="Verdana" w:hAnsi="Verdana"/>
          <w:color w:val="000000" w:themeColor="text1"/>
          <w:sz w:val="21"/>
          <w:szCs w:val="21"/>
          <w:rPrChange w:id="22627" w:author="梁元" w:date="2019-05-14T19:51:36Z">
            <w:rPr>
              <w:rFonts w:ascii="Verdana" w:hAnsi="Verdana"/>
              <w:color w:val="333333"/>
              <w:sz w:val="21"/>
              <w:szCs w:val="21"/>
            </w:rPr>
          </w:rPrChange>
          <w14:textFill>
            <w14:solidFill>
              <w14:schemeClr w14:val="tx1"/>
            </w14:solidFill>
          </w14:textFill>
        </w:rPr>
        <w:pPrChange w:id="22626" w:author="冷雪凝" w:date="2019-05-14T12:21:32Z">
          <w:pPr>
            <w:pStyle w:val="11"/>
            <w:shd w:val="clear" w:color="auto" w:fill="FFFFFF"/>
            <w:spacing w:before="150" w:beforeAutospacing="0" w:after="150" w:afterAutospacing="0"/>
          </w:pPr>
        </w:pPrChange>
      </w:pPr>
      <w:r>
        <w:rPr>
          <w:rFonts w:ascii="Verdana" w:hAnsi="Verdana"/>
          <w:color w:val="000000" w:themeColor="text1"/>
          <w:sz w:val="21"/>
          <w:szCs w:val="21"/>
          <w:rPrChange w:id="22628" w:author="梁元" w:date="2019-05-14T19:51:36Z">
            <w:rPr>
              <w:rFonts w:ascii="Verdana" w:hAnsi="Verdana"/>
              <w:color w:val="333333"/>
              <w:sz w:val="21"/>
              <w:szCs w:val="21"/>
            </w:rPr>
          </w:rPrChange>
          <w14:textFill>
            <w14:solidFill>
              <w14:schemeClr w14:val="tx1"/>
            </w14:solidFill>
          </w14:textFill>
        </w:rPr>
        <w:t>c.抽离state</w:t>
      </w:r>
    </w:p>
    <w:p>
      <w:pPr>
        <w:pStyle w:val="11"/>
        <w:shd w:val="clear" w:color="auto" w:fill="FFFFFF"/>
        <w:spacing w:before="0" w:beforeAutospacing="0" w:after="0" w:afterAutospacing="0"/>
        <w:ind w:left="105" w:firstLine="420" w:firstLineChars="200"/>
        <w:rPr>
          <w:rFonts w:ascii="Verdana" w:hAnsi="Verdana"/>
          <w:color w:val="000000" w:themeColor="text1"/>
          <w:sz w:val="21"/>
          <w:szCs w:val="21"/>
          <w:rPrChange w:id="22630" w:author="梁元" w:date="2019-05-14T19:51:36Z">
            <w:rPr>
              <w:rFonts w:ascii="Verdana" w:hAnsi="Verdana"/>
              <w:color w:val="333333"/>
              <w:sz w:val="21"/>
              <w:szCs w:val="21"/>
            </w:rPr>
          </w:rPrChange>
          <w14:textFill>
            <w14:solidFill>
              <w14:schemeClr w14:val="tx1"/>
            </w14:solidFill>
          </w14:textFill>
        </w:rPr>
        <w:pPrChange w:id="22629" w:author="冷雪凝" w:date="2019-05-14T12:21:32Z">
          <w:pPr>
            <w:pStyle w:val="11"/>
            <w:shd w:val="clear" w:color="auto" w:fill="FFFFFF"/>
            <w:spacing w:before="0" w:beforeAutospacing="0" w:after="0" w:afterAutospacing="0"/>
            <w:ind w:left="105"/>
          </w:pPr>
        </w:pPrChange>
      </w:pPr>
      <w:r>
        <w:rPr>
          <w:rFonts w:ascii="Verdana" w:hAnsi="Verdana"/>
          <w:color w:val="000000" w:themeColor="text1"/>
          <w:sz w:val="21"/>
          <w:szCs w:val="21"/>
          <w:rPrChange w:id="22631" w:author="梁元" w:date="2019-05-14T19:51:36Z">
            <w:rPr>
              <w:rFonts w:ascii="Verdana" w:hAnsi="Verdana"/>
              <w:color w:val="333333"/>
              <w:sz w:val="21"/>
              <w:szCs w:val="21"/>
            </w:rPr>
          </w:rPrChange>
          <w14:textFill>
            <w14:solidFill>
              <w14:schemeClr w14:val="tx1"/>
            </w14:solidFill>
          </w14:textFill>
        </w:rPr>
        <w:t>这里不是通过ref获取state， 而是通过 { props, 回调函数 } 传递给wrappedComponent组件，通过回调函数获取state。这里用的比较多的就是react处理表单的时候。通常react在处理表单的时候，一般使用的是受控组件（</w:t>
      </w:r>
      <w:r>
        <w:rPr>
          <w:color w:val="000000" w:themeColor="text1"/>
          <w:rPrChange w:id="22632" w:author="梁元" w:date="2019-05-14T19:51:36Z">
            <w:rPr/>
          </w:rPrChange>
          <w14:textFill>
            <w14:solidFill>
              <w14:schemeClr w14:val="tx1"/>
            </w14:solidFill>
          </w14:textFill>
        </w:rPr>
        <w:fldChar w:fldCharType="begin"/>
      </w:r>
      <w:r>
        <w:rPr>
          <w:color w:val="000000" w:themeColor="text1"/>
          <w:rPrChange w:id="22633" w:author="梁元" w:date="2019-05-14T19:51:36Z">
            <w:rPr/>
          </w:rPrChange>
          <w14:textFill>
            <w14:solidFill>
              <w14:schemeClr w14:val="tx1"/>
            </w14:solidFill>
          </w14:textFill>
        </w:rPr>
        <w:instrText xml:space="preserve"> HYPERLINK "https://link.juejin.im/?target=https%3A%2F%2Ffacebook.github.io%2Freact%2Fdocs%2Fforms.html%23controlled-components" \t "_blank" </w:instrText>
      </w:r>
      <w:r>
        <w:rPr>
          <w:color w:val="000000" w:themeColor="text1"/>
          <w:rPrChange w:id="22634" w:author="梁元" w:date="2019-05-14T19:51:36Z">
            <w:rPr/>
          </w:rPrChange>
          <w14:textFill>
            <w14:solidFill>
              <w14:schemeClr w14:val="tx1"/>
            </w14:solidFill>
          </w14:textFill>
        </w:rPr>
        <w:fldChar w:fldCharType="separate"/>
      </w:r>
      <w:r>
        <w:rPr>
          <w:rStyle w:val="18"/>
          <w:rFonts w:ascii="Verdana" w:hAnsi="Verdana"/>
          <w:color w:val="000000" w:themeColor="text1"/>
          <w:sz w:val="21"/>
          <w:szCs w:val="21"/>
          <w:rPrChange w:id="22635" w:author="梁元" w:date="2019-05-14T19:51:36Z">
            <w:rPr>
              <w:rStyle w:val="18"/>
              <w:rFonts w:ascii="Verdana" w:hAnsi="Verdana"/>
              <w:color w:val="000000"/>
              <w:sz w:val="21"/>
              <w:szCs w:val="21"/>
            </w:rPr>
          </w:rPrChange>
          <w14:textFill>
            <w14:solidFill>
              <w14:schemeClr w14:val="tx1"/>
            </w14:solidFill>
          </w14:textFill>
        </w:rPr>
        <w:t>文档</w:t>
      </w:r>
      <w:r>
        <w:rPr>
          <w:rStyle w:val="18"/>
          <w:rFonts w:ascii="Verdana" w:hAnsi="Verdana"/>
          <w:color w:val="000000" w:themeColor="text1"/>
          <w:sz w:val="21"/>
          <w:szCs w:val="21"/>
          <w:rPrChange w:id="22636" w:author="梁元" w:date="2019-05-14T19:51:36Z">
            <w:rPr>
              <w:rStyle w:val="18"/>
              <w:rFonts w:ascii="Verdana" w:hAnsi="Verdana"/>
              <w:color w:val="000000"/>
              <w:sz w:val="21"/>
              <w:szCs w:val="21"/>
            </w:rPr>
          </w:rPrChange>
          <w14:textFill>
            <w14:solidFill>
              <w14:schemeClr w14:val="tx1"/>
            </w14:solidFill>
          </w14:textFill>
        </w:rPr>
        <w:fldChar w:fldCharType="end"/>
      </w:r>
      <w:r>
        <w:rPr>
          <w:rFonts w:ascii="Verdana" w:hAnsi="Verdana"/>
          <w:color w:val="000000" w:themeColor="text1"/>
          <w:sz w:val="21"/>
          <w:szCs w:val="21"/>
          <w:rPrChange w:id="22637" w:author="梁元" w:date="2019-05-14T19:51:36Z">
            <w:rPr>
              <w:rFonts w:ascii="Verdana" w:hAnsi="Verdana"/>
              <w:color w:val="333333"/>
              <w:sz w:val="21"/>
              <w:szCs w:val="21"/>
            </w:rPr>
          </w:rPrChange>
          <w14:textFill>
            <w14:solidFill>
              <w14:schemeClr w14:val="tx1"/>
            </w14:solidFill>
          </w14:textFill>
        </w:rPr>
        <w:t>），即把input都做成受控的，改变value的时候，用onChange事件同步到state中。当然这种操作通过Container组件也可以做到，具体的区别放到后面去比较</w:t>
      </w:r>
    </w:p>
    <w:p>
      <w:pPr>
        <w:pStyle w:val="11"/>
        <w:shd w:val="clear" w:color="auto" w:fill="FFFFFF"/>
        <w:spacing w:before="0" w:beforeAutospacing="0" w:after="0" w:afterAutospacing="0"/>
        <w:ind w:firstLine="420" w:firstLineChars="200"/>
        <w:rPr>
          <w:rFonts w:hint="eastAsia" w:ascii="Verdana" w:hAnsi="Verdana"/>
          <w:color w:val="000000" w:themeColor="text1"/>
          <w:sz w:val="21"/>
          <w:szCs w:val="21"/>
          <w:rPrChange w:id="22639" w:author="梁元" w:date="2019-05-14T19:51:36Z">
            <w:rPr>
              <w:rFonts w:hint="eastAsia" w:ascii="Verdana" w:hAnsi="Verdana"/>
              <w:color w:val="333333"/>
              <w:sz w:val="21"/>
              <w:szCs w:val="21"/>
            </w:rPr>
          </w:rPrChange>
          <w14:textFill>
            <w14:solidFill>
              <w14:schemeClr w14:val="tx1"/>
            </w14:solidFill>
          </w14:textFill>
        </w:rPr>
        <w:pPrChange w:id="22638" w:author="冷雪凝" w:date="2019-05-14T12:21:32Z">
          <w:pPr>
            <w:pStyle w:val="11"/>
            <w:shd w:val="clear" w:color="auto" w:fill="FFFFFF"/>
            <w:spacing w:before="0" w:beforeAutospacing="0" w:after="0" w:afterAutospacing="0"/>
          </w:pPr>
        </w:pPrChange>
      </w:pPr>
    </w:p>
    <w:p>
      <w:pPr>
        <w:widowControl/>
        <w:shd w:val="clear" w:color="auto" w:fill="FFFFFF"/>
        <w:spacing w:before="150" w:after="150"/>
        <w:ind w:firstLine="480" w:firstLineChars="200"/>
        <w:jc w:val="left"/>
        <w:rPr>
          <w:rFonts w:ascii="Verdana" w:hAnsi="Verdana"/>
          <w:color w:val="000000" w:themeColor="text1"/>
          <w:szCs w:val="24"/>
          <w:rPrChange w:id="22641" w:author="梁元" w:date="2019-05-14T19:51:36Z">
            <w:rPr>
              <w:rFonts w:ascii="Verdana" w:hAnsi="Verdana"/>
              <w:color w:val="333333"/>
              <w:szCs w:val="24"/>
            </w:rPr>
          </w:rPrChange>
          <w14:textFill>
            <w14:solidFill>
              <w14:schemeClr w14:val="tx1"/>
            </w14:solidFill>
          </w14:textFill>
        </w:rPr>
        <w:pPrChange w:id="22640" w:author="冷雪凝" w:date="2019-05-14T12:21:32Z">
          <w:pPr>
            <w:widowControl/>
            <w:shd w:val="clear" w:color="auto" w:fill="FFFFFF"/>
            <w:spacing w:before="150" w:after="150"/>
            <w:jc w:val="left"/>
          </w:pPr>
        </w:pPrChange>
      </w:pPr>
      <w:r>
        <w:rPr>
          <w:rFonts w:ascii="Verdana" w:hAnsi="Verdana"/>
          <w:color w:val="000000" w:themeColor="text1"/>
          <w:szCs w:val="24"/>
          <w:rPrChange w:id="22642" w:author="梁元" w:date="2019-05-14T19:51:36Z">
            <w:rPr>
              <w:rFonts w:ascii="Verdana" w:hAnsi="Verdana"/>
              <w:color w:val="333333"/>
              <w:szCs w:val="24"/>
            </w:rPr>
          </w:rPrChange>
          <w14:textFill>
            <w14:solidFill>
              <w14:schemeClr w14:val="tx1"/>
            </w14:solidFill>
          </w14:textFill>
        </w:rPr>
        <w:t>B</w:t>
      </w:r>
      <w:r>
        <w:rPr>
          <w:rFonts w:hint="eastAsia" w:ascii="Verdana" w:hAnsi="Verdana"/>
          <w:color w:val="000000" w:themeColor="text1"/>
          <w:szCs w:val="24"/>
          <w:rPrChange w:id="22643" w:author="梁元" w:date="2019-05-14T19:51:36Z">
            <w:rPr>
              <w:rFonts w:hint="eastAsia" w:ascii="Verdana" w:hAnsi="Verdana"/>
              <w:color w:val="333333"/>
              <w:szCs w:val="24"/>
            </w:rPr>
          </w:rPrChange>
          <w14:textFill>
            <w14:solidFill>
              <w14:schemeClr w14:val="tx1"/>
            </w14:solidFill>
          </w14:textFill>
        </w:rPr>
        <w:t>、</w:t>
      </w:r>
      <w:r>
        <w:rPr>
          <w:rFonts w:ascii="Verdana" w:hAnsi="Verdana"/>
          <w:color w:val="000000" w:themeColor="text1"/>
          <w:szCs w:val="24"/>
          <w:rPrChange w:id="22644" w:author="梁元" w:date="2019-05-14T19:51:36Z">
            <w:rPr>
              <w:rFonts w:ascii="Verdana" w:hAnsi="Verdana"/>
              <w:color w:val="333333"/>
              <w:szCs w:val="24"/>
            </w:rPr>
          </w:rPrChange>
          <w14:textFill>
            <w14:solidFill>
              <w14:schemeClr w14:val="tx1"/>
            </w14:solidFill>
          </w14:textFill>
        </w:rPr>
        <w:t>反向继承</w:t>
      </w:r>
    </w:p>
    <w:p>
      <w:pPr>
        <w:autoSpaceDE w:val="0"/>
        <w:autoSpaceDN w:val="0"/>
        <w:adjustRightInd w:val="0"/>
        <w:spacing w:line="240" w:lineRule="auto"/>
        <w:ind w:firstLine="480" w:firstLineChars="200"/>
        <w:rPr>
          <w:rFonts w:hint="eastAsia" w:cs="Times" w:asciiTheme="majorEastAsia" w:hAnsiTheme="majorEastAsia" w:eastAsiaTheme="majorEastAsia"/>
          <w:color w:val="000000" w:themeColor="text1"/>
          <w:rPrChange w:id="22646" w:author="梁元" w:date="2019-05-14T19:51:36Z">
            <w:rPr>
              <w:rFonts w:hint="eastAsia" w:cs="Times" w:asciiTheme="majorEastAsia" w:hAnsiTheme="majorEastAsia" w:eastAsiaTheme="majorEastAsia"/>
            </w:rPr>
          </w:rPrChange>
          <w14:textFill>
            <w14:solidFill>
              <w14:schemeClr w14:val="tx1"/>
            </w14:solidFill>
          </w14:textFill>
        </w:rPr>
        <w:pPrChange w:id="22645" w:author="冷雪凝" w:date="2019-05-14T12:21:32Z">
          <w:pPr>
            <w:autoSpaceDE w:val="0"/>
            <w:autoSpaceDN w:val="0"/>
            <w:adjustRightInd w:val="0"/>
            <w:spacing w:line="280" w:lineRule="atLeast"/>
          </w:pPr>
        </w:pPrChange>
      </w:pPr>
      <w:r>
        <w:rPr>
          <w:rFonts w:hint="eastAsia" w:cs="Times" w:asciiTheme="majorEastAsia" w:hAnsiTheme="majorEastAsia" w:eastAsiaTheme="majorEastAsia"/>
          <w:color w:val="000000" w:themeColor="text1"/>
          <w:rPrChange w:id="22647" w:author="梁元" w:date="2019-05-14T19:51:36Z">
            <w:rPr>
              <w:rFonts w:hint="eastAsia" w:cs="Times" w:asciiTheme="majorEastAsia" w:hAnsiTheme="majorEastAsia" w:eastAsiaTheme="majorEastAsia"/>
            </w:rPr>
          </w:rPrChange>
          <w14:textFill>
            <w14:solidFill>
              <w14:schemeClr w14:val="tx1"/>
            </w14:solidFill>
          </w14:textFill>
        </w:rPr>
        <w:t>.</w:t>
      </w:r>
      <w:r>
        <w:rPr>
          <w:rFonts w:ascii="Verdana" w:hAnsi="Verdana"/>
          <w:color w:val="000000" w:themeColor="text1"/>
          <w:sz w:val="21"/>
          <w:szCs w:val="21"/>
          <w:shd w:val="clear" w:color="auto" w:fill="FFFFFF"/>
          <w:rPrChange w:id="22648" w:author="梁元" w:date="2019-05-14T19:51:36Z">
            <w:rPr>
              <w:rFonts w:ascii="Verdana" w:hAnsi="Verdana"/>
              <w:color w:val="333333"/>
              <w:sz w:val="21"/>
              <w:szCs w:val="21"/>
              <w:shd w:val="clear" w:color="auto" w:fill="FFFFFF"/>
            </w:rPr>
          </w:rPrChange>
          <w14:textFill>
            <w14:solidFill>
              <w14:schemeClr w14:val="tx1"/>
            </w14:solidFill>
          </w14:textFill>
        </w:rPr>
        <w:t xml:space="preserve"> 反向继承(Inheritance Inversion)，简称II，跟属性代理的方式不同的是，II采用通过 去继承WrappedComponent，本来是一种嵌套的关系，结果II返回的组件却继承了WrappedComponent，这看起来是一种反转的关系。</w:t>
      </w:r>
      <w:r>
        <w:rPr>
          <w:rFonts w:ascii="Verdana" w:hAnsi="Verdana"/>
          <w:color w:val="000000" w:themeColor="text1"/>
          <w:sz w:val="21"/>
          <w:szCs w:val="21"/>
          <w:rPrChange w:id="22649" w:author="梁元" w:date="2019-05-14T19:51:36Z">
            <w:rPr>
              <w:rFonts w:ascii="Verdana" w:hAnsi="Verdana"/>
              <w:color w:val="333333"/>
              <w:sz w:val="21"/>
              <w:szCs w:val="21"/>
            </w:rPr>
          </w:rPrChange>
          <w14:textFill>
            <w14:solidFill>
              <w14:schemeClr w14:val="tx1"/>
            </w14:solidFill>
          </w14:textFill>
        </w:rPr>
        <w:br w:type="textWrapping"/>
      </w:r>
      <w:r>
        <w:rPr>
          <w:rFonts w:ascii="Verdana" w:hAnsi="Verdana"/>
          <w:color w:val="000000" w:themeColor="text1"/>
          <w:sz w:val="21"/>
          <w:szCs w:val="21"/>
          <w:shd w:val="clear" w:color="auto" w:fill="FFFFFF"/>
          <w:rPrChange w:id="22650" w:author="梁元" w:date="2019-05-14T19:51:36Z">
            <w:rPr>
              <w:rFonts w:ascii="Verdana" w:hAnsi="Verdana"/>
              <w:color w:val="333333"/>
              <w:sz w:val="21"/>
              <w:szCs w:val="21"/>
              <w:shd w:val="clear" w:color="auto" w:fill="FFFFFF"/>
            </w:rPr>
          </w:rPrChange>
          <w14:textFill>
            <w14:solidFill>
              <w14:schemeClr w14:val="tx1"/>
            </w14:solidFill>
          </w14:textFill>
        </w:rPr>
        <w:t>通过继承WrappedComponent，除了一些静态方法，包括生命周期，state，各种function，我们都可以得到</w:t>
      </w:r>
    </w:p>
    <w:p>
      <w:pPr>
        <w:widowControl/>
        <w:shd w:val="clear" w:color="auto" w:fill="FFFFFF"/>
        <w:spacing w:before="150" w:after="150"/>
        <w:ind w:firstLine="442" w:firstLineChars="200"/>
        <w:jc w:val="left"/>
        <w:rPr>
          <w:rFonts w:ascii="Verdana" w:hAnsi="Verdana" w:eastAsia="宋体" w:cs="宋体"/>
          <w:b/>
          <w:bCs/>
          <w:color w:val="000000" w:themeColor="text1"/>
          <w:kern w:val="0"/>
          <w:sz w:val="22"/>
          <w:szCs w:val="22"/>
          <w:lang w:val="en-US" w:eastAsia="zh-CN" w:bidi="ar-SA"/>
          <w:rPrChange w:id="22652" w:author="梁元" w:date="2019-05-14T19:51:36Z">
            <w:rPr>
              <w:rFonts w:ascii="Verdana" w:hAnsi="Verdana" w:eastAsia="宋体" w:cs="宋体"/>
              <w:b/>
              <w:bCs/>
              <w:color w:val="333333"/>
              <w:kern w:val="0"/>
              <w:sz w:val="22"/>
              <w:szCs w:val="22"/>
              <w:lang w:val="en-US" w:eastAsia="zh-CN" w:bidi="ar-SA"/>
            </w:rPr>
          </w:rPrChange>
          <w14:textFill>
            <w14:solidFill>
              <w14:schemeClr w14:val="tx1"/>
            </w14:solidFill>
          </w14:textFill>
        </w:rPr>
        <w:pPrChange w:id="22651" w:author="冷雪凝" w:date="2019-05-14T12:21:32Z">
          <w:pPr>
            <w:widowControl/>
            <w:shd w:val="clear" w:color="auto" w:fill="FFFFFF"/>
            <w:spacing w:before="150" w:after="150"/>
            <w:jc w:val="left"/>
          </w:pPr>
        </w:pPrChange>
      </w:pPr>
      <w:r>
        <w:rPr>
          <w:rFonts w:ascii="Verdana" w:hAnsi="Verdana" w:eastAsia="宋体" w:cs="宋体"/>
          <w:b/>
          <w:bCs/>
          <w:color w:val="000000" w:themeColor="text1"/>
          <w:kern w:val="0"/>
          <w:sz w:val="22"/>
          <w:szCs w:val="22"/>
          <w:lang w:val="en-US" w:eastAsia="zh-CN" w:bidi="ar-SA"/>
          <w:rPrChange w:id="22653" w:author="梁元" w:date="2019-05-14T19:51:36Z">
            <w:rPr>
              <w:rFonts w:ascii="Verdana" w:hAnsi="Verdana" w:eastAsia="宋体" w:cs="宋体"/>
              <w:b/>
              <w:bCs/>
              <w:color w:val="333333"/>
              <w:kern w:val="0"/>
              <w:sz w:val="22"/>
              <w:szCs w:val="22"/>
              <w:lang w:val="en-US" w:eastAsia="zh-CN" w:bidi="ar-SA"/>
            </w:rPr>
          </w:rPrChange>
          <w14:textFill>
            <w14:solidFill>
              <w14:schemeClr w14:val="tx1"/>
            </w14:solidFill>
          </w14:textFill>
        </w:rPr>
        <w:t>我的应用场景</w:t>
      </w:r>
    </w:p>
    <w:p>
      <w:pPr>
        <w:pStyle w:val="11"/>
        <w:numPr>
          <w:ilvl w:val="0"/>
          <w:numId w:val="52"/>
        </w:numPr>
        <w:shd w:val="clear" w:color="auto" w:fill="FFFFFF"/>
        <w:spacing w:before="150" w:beforeAutospacing="0" w:after="150" w:afterAutospacing="0"/>
        <w:ind w:left="600" w:firstLine="420" w:firstLineChars="200"/>
        <w:rPr>
          <w:rFonts w:ascii="Verdana" w:hAnsi="Verdana"/>
          <w:color w:val="000000" w:themeColor="text1"/>
          <w:sz w:val="21"/>
          <w:szCs w:val="21"/>
          <w:rPrChange w:id="22655" w:author="梁元" w:date="2019-05-14T19:51:36Z">
            <w:rPr>
              <w:rFonts w:ascii="Verdana" w:hAnsi="Verdana"/>
              <w:color w:val="333333"/>
              <w:sz w:val="21"/>
              <w:szCs w:val="21"/>
            </w:rPr>
          </w:rPrChange>
          <w14:textFill>
            <w14:solidFill>
              <w14:schemeClr w14:val="tx1"/>
            </w14:solidFill>
          </w14:textFill>
        </w:rPr>
        <w:pPrChange w:id="22654" w:author="冷雪凝" w:date="2019-05-14T12:21:32Z">
          <w:pPr>
            <w:pStyle w:val="11"/>
            <w:numPr>
              <w:ilvl w:val="0"/>
              <w:numId w:val="52"/>
            </w:numPr>
            <w:shd w:val="clear" w:color="auto" w:fill="FFFFFF"/>
            <w:spacing w:before="150" w:beforeAutospacing="0" w:after="150" w:afterAutospacing="0"/>
            <w:ind w:left="600" w:firstLine="0"/>
          </w:pPr>
        </w:pPrChange>
      </w:pPr>
      <w:r>
        <w:rPr>
          <w:rFonts w:ascii="Verdana" w:hAnsi="Verdana"/>
          <w:color w:val="000000" w:themeColor="text1"/>
          <w:sz w:val="21"/>
          <w:szCs w:val="21"/>
          <w:rPrChange w:id="22656" w:author="梁元" w:date="2019-05-14T19:51:36Z">
            <w:rPr>
              <w:rFonts w:ascii="Verdana" w:hAnsi="Verdana"/>
              <w:color w:val="333333"/>
              <w:sz w:val="21"/>
              <w:szCs w:val="21"/>
            </w:rPr>
          </w:rPrChange>
          <w14:textFill>
            <w14:solidFill>
              <w14:schemeClr w14:val="tx1"/>
            </w14:solidFill>
          </w14:textFill>
        </w:rPr>
        <w:t>通常我会通过高阶组件去优化之前老项目写的不好的地方，比如两个页面UI几乎一样，功能几乎相同，仅仅几个操作不太一样，却写了两个耦合很多的页面级组件。当我去维护它的时候，由于它的耦合性过多，经常会添加一个功能(这两个组件都要添加)，我要去改完第一个的时候，还要改第二个。而且有时候由于我的记性不好，会忘掉第二个... 就会出现bug再返工。更重要的是由于个人比较懒，不想去重构这部分的代码，因为东西太多了，花费太多时间。所以加新功能的时候，我会写一个高阶组件，往HOC里添加方法，把那两个组件包装一下，也就是属性代理。这样新代码就不会再出现耦合，旧的逻辑并不会改变，说不定哪天心情好就会抽离一部分功能到HOC里，直到理想的状态。</w:t>
      </w:r>
    </w:p>
    <w:p>
      <w:pPr>
        <w:pStyle w:val="11"/>
        <w:numPr>
          <w:ilvl w:val="0"/>
          <w:numId w:val="52"/>
        </w:numPr>
        <w:shd w:val="clear" w:color="auto" w:fill="FFFFFF"/>
        <w:spacing w:before="150" w:beforeAutospacing="0" w:after="150" w:afterAutospacing="0"/>
        <w:ind w:left="600" w:firstLine="420" w:firstLineChars="200"/>
        <w:rPr>
          <w:rFonts w:ascii="Verdana" w:hAnsi="Verdana"/>
          <w:color w:val="000000" w:themeColor="text1"/>
          <w:sz w:val="21"/>
          <w:szCs w:val="21"/>
          <w:rPrChange w:id="22658" w:author="梁元" w:date="2019-05-14T19:51:36Z">
            <w:rPr>
              <w:rFonts w:ascii="Verdana" w:hAnsi="Verdana"/>
              <w:color w:val="333333"/>
              <w:sz w:val="21"/>
              <w:szCs w:val="21"/>
            </w:rPr>
          </w:rPrChange>
          <w14:textFill>
            <w14:solidFill>
              <w14:schemeClr w14:val="tx1"/>
            </w14:solidFill>
          </w14:textFill>
        </w:rPr>
        <w:pPrChange w:id="22657" w:author="冷雪凝" w:date="2019-05-14T12:21:32Z">
          <w:pPr>
            <w:pStyle w:val="11"/>
            <w:numPr>
              <w:ilvl w:val="0"/>
              <w:numId w:val="52"/>
            </w:numPr>
            <w:shd w:val="clear" w:color="auto" w:fill="FFFFFF"/>
            <w:spacing w:before="150" w:beforeAutospacing="0" w:after="150" w:afterAutospacing="0"/>
            <w:ind w:left="600" w:firstLine="0"/>
          </w:pPr>
        </w:pPrChange>
      </w:pPr>
      <w:r>
        <w:rPr>
          <w:rFonts w:ascii="Verdana" w:hAnsi="Verdana"/>
          <w:color w:val="000000" w:themeColor="text1"/>
          <w:sz w:val="21"/>
          <w:szCs w:val="21"/>
          <w:rPrChange w:id="22659" w:author="梁元" w:date="2019-05-14T19:51:36Z">
            <w:rPr>
              <w:rFonts w:ascii="Verdana" w:hAnsi="Verdana"/>
              <w:color w:val="333333"/>
              <w:sz w:val="21"/>
              <w:szCs w:val="21"/>
            </w:rPr>
          </w:rPrChange>
          <w14:textFill>
            <w14:solidFill>
              <w14:schemeClr w14:val="tx1"/>
            </w14:solidFill>
          </w14:textFill>
        </w:rPr>
        <w:t>另一种情况就是之前写过一个组件A，做完上线，之后产品加了一个新需求，很奇怪要做的组件B跟A几乎一模一样，但稍微有区别。那我可能就通过II的方式去继承之前的组件A，比如它在didMount去fetch请求，需要的数据是一样的。不同的地方我就会放到HOC里，存储新的state这样，再通过劫持渲染，把不同的地方，添加的地方进行处理。但其实这算Hack的一种方式，能快速解决问题，也反映了组件设计规划之初有所不足(原因比较多)。</w:t>
      </w:r>
    </w:p>
    <w:p>
      <w:pPr>
        <w:pStyle w:val="11"/>
        <w:numPr>
          <w:ilvl w:val="0"/>
          <w:numId w:val="52"/>
        </w:numPr>
        <w:shd w:val="clear" w:color="auto" w:fill="FFFFFF"/>
        <w:spacing w:before="150" w:beforeAutospacing="0" w:after="150" w:afterAutospacing="0"/>
        <w:ind w:left="600" w:firstLine="420" w:firstLineChars="200"/>
        <w:rPr>
          <w:rFonts w:ascii="Verdana" w:hAnsi="Verdana"/>
          <w:color w:val="000000" w:themeColor="text1"/>
          <w:sz w:val="21"/>
          <w:szCs w:val="21"/>
          <w:rPrChange w:id="22661" w:author="梁元" w:date="2019-05-14T19:51:36Z">
            <w:rPr>
              <w:rFonts w:ascii="Verdana" w:hAnsi="Verdana"/>
              <w:color w:val="333333"/>
              <w:sz w:val="21"/>
              <w:szCs w:val="21"/>
            </w:rPr>
          </w:rPrChange>
          <w14:textFill>
            <w14:solidFill>
              <w14:schemeClr w14:val="tx1"/>
            </w14:solidFill>
          </w14:textFill>
        </w:rPr>
        <w:pPrChange w:id="22660" w:author="冷雪凝" w:date="2019-05-14T12:21:32Z">
          <w:pPr>
            <w:pStyle w:val="11"/>
            <w:numPr>
              <w:ilvl w:val="0"/>
              <w:numId w:val="52"/>
            </w:numPr>
            <w:shd w:val="clear" w:color="auto" w:fill="FFFFFF"/>
            <w:spacing w:before="150" w:beforeAutospacing="0" w:after="150" w:afterAutospacing="0"/>
            <w:ind w:left="600" w:firstLine="0"/>
          </w:pPr>
        </w:pPrChange>
      </w:pPr>
      <w:r>
        <w:rPr>
          <w:rFonts w:ascii="Verdana" w:hAnsi="Verdana"/>
          <w:color w:val="000000" w:themeColor="text1"/>
          <w:sz w:val="21"/>
          <w:szCs w:val="21"/>
          <w:rPrChange w:id="22662" w:author="梁元" w:date="2019-05-14T19:51:36Z">
            <w:rPr>
              <w:rFonts w:ascii="Verdana" w:hAnsi="Verdana"/>
              <w:color w:val="333333"/>
              <w:sz w:val="21"/>
              <w:szCs w:val="21"/>
            </w:rPr>
          </w:rPrChange>
          <w14:textFill>
            <w14:solidFill>
              <w14:schemeClr w14:val="tx1"/>
            </w14:solidFill>
          </w14:textFill>
        </w:rPr>
        <w:t>Container解决不了的时候甚至不太优雅的时候。其实大部分时候包一层Container组件也能做到差不多的效果，比如操作props，渲染劫持。但其实还是有很大区别的。比如我们现在有两个功能的container，添加样式和添加处理函数的，对Usual进行包装</w:t>
      </w:r>
    </w:p>
    <w:p>
      <w:pPr>
        <w:widowControl/>
        <w:shd w:val="clear" w:color="auto" w:fill="FFFFFF"/>
        <w:spacing w:before="150" w:after="150"/>
        <w:ind w:firstLine="442" w:firstLineChars="200"/>
        <w:jc w:val="left"/>
        <w:rPr>
          <w:rFonts w:ascii="Verdana" w:hAnsi="Verdana" w:eastAsia="宋体" w:cs="宋体"/>
          <w:b/>
          <w:bCs/>
          <w:color w:val="000000" w:themeColor="text1"/>
          <w:kern w:val="0"/>
          <w:sz w:val="22"/>
          <w:szCs w:val="22"/>
          <w:lang w:val="en-US" w:eastAsia="zh-CN" w:bidi="ar-SA"/>
          <w:rPrChange w:id="22664" w:author="梁元" w:date="2019-05-14T19:51:36Z">
            <w:rPr>
              <w:rFonts w:ascii="Verdana" w:hAnsi="Verdana" w:eastAsia="宋体" w:cs="宋体"/>
              <w:b/>
              <w:bCs/>
              <w:color w:val="333333"/>
              <w:kern w:val="0"/>
              <w:sz w:val="22"/>
              <w:szCs w:val="22"/>
              <w:lang w:val="en-US" w:eastAsia="zh-CN" w:bidi="ar-SA"/>
            </w:rPr>
          </w:rPrChange>
          <w14:textFill>
            <w14:solidFill>
              <w14:schemeClr w14:val="tx1"/>
            </w14:solidFill>
          </w14:textFill>
        </w:rPr>
        <w:pPrChange w:id="22663" w:author="冷雪凝" w:date="2019-05-14T12:21:32Z">
          <w:pPr>
            <w:widowControl/>
            <w:shd w:val="clear" w:color="auto" w:fill="FFFFFF"/>
            <w:spacing w:before="150" w:after="150"/>
            <w:jc w:val="left"/>
          </w:pPr>
        </w:pPrChange>
      </w:pPr>
      <w:r>
        <w:rPr>
          <w:rFonts w:ascii="Verdana" w:hAnsi="Verdana" w:eastAsia="宋体" w:cs="宋体"/>
          <w:b/>
          <w:bCs/>
          <w:color w:val="000000" w:themeColor="text1"/>
          <w:kern w:val="0"/>
          <w:sz w:val="22"/>
          <w:szCs w:val="22"/>
          <w:lang w:val="en-US" w:eastAsia="zh-CN" w:bidi="ar-SA"/>
          <w:rPrChange w:id="22665" w:author="梁元" w:date="2019-05-14T19:51:36Z">
            <w:rPr>
              <w:rFonts w:ascii="Verdana" w:hAnsi="Verdana" w:eastAsia="宋体" w:cs="宋体"/>
              <w:b/>
              <w:bCs/>
              <w:color w:val="333333"/>
              <w:kern w:val="0"/>
              <w:sz w:val="22"/>
              <w:szCs w:val="22"/>
              <w:lang w:val="en-US" w:eastAsia="zh-CN" w:bidi="ar-SA"/>
            </w:rPr>
          </w:rPrChange>
          <w14:textFill>
            <w14:solidFill>
              <w14:schemeClr w14:val="tx1"/>
            </w14:solidFill>
          </w14:textFill>
        </w:rPr>
        <w:t>注意点(约束)</w:t>
      </w:r>
    </w:p>
    <w:p>
      <w:pPr>
        <w:pStyle w:val="11"/>
        <w:numPr>
          <w:ilvl w:val="0"/>
          <w:numId w:val="53"/>
        </w:numPr>
        <w:shd w:val="clear" w:color="auto" w:fill="FFFFFF"/>
        <w:spacing w:before="0" w:beforeAutospacing="0" w:after="0" w:afterAutospacing="0"/>
        <w:ind w:left="600" w:firstLine="420" w:firstLineChars="200"/>
        <w:rPr>
          <w:rFonts w:ascii="Verdana" w:hAnsi="Verdana"/>
          <w:color w:val="000000" w:themeColor="text1"/>
          <w:sz w:val="21"/>
          <w:szCs w:val="21"/>
          <w:rPrChange w:id="22667" w:author="梁元" w:date="2019-05-14T19:51:36Z">
            <w:rPr>
              <w:rFonts w:ascii="Verdana" w:hAnsi="Verdana"/>
              <w:color w:val="333333"/>
              <w:sz w:val="21"/>
              <w:szCs w:val="21"/>
            </w:rPr>
          </w:rPrChange>
          <w14:textFill>
            <w14:solidFill>
              <w14:schemeClr w14:val="tx1"/>
            </w14:solidFill>
          </w14:textFill>
        </w:rPr>
        <w:pPrChange w:id="22666" w:author="冷雪凝" w:date="2019-05-14T12:21:32Z">
          <w:pPr>
            <w:pStyle w:val="11"/>
            <w:numPr>
              <w:ilvl w:val="0"/>
              <w:numId w:val="53"/>
            </w:numPr>
            <w:shd w:val="clear" w:color="auto" w:fill="FFFFFF"/>
            <w:spacing w:before="0" w:beforeAutospacing="0" w:after="0" w:afterAutospacing="0"/>
            <w:ind w:left="600" w:firstLine="0"/>
          </w:pPr>
        </w:pPrChange>
      </w:pPr>
      <w:r>
        <w:rPr>
          <w:rFonts w:ascii="Verdana" w:hAnsi="Verdana"/>
          <w:color w:val="000000" w:themeColor="text1"/>
          <w:sz w:val="21"/>
          <w:szCs w:val="21"/>
          <w:rPrChange w:id="22668" w:author="梁元" w:date="2019-05-14T19:51:36Z">
            <w:rPr>
              <w:rFonts w:ascii="Verdana" w:hAnsi="Verdana"/>
              <w:color w:val="333333"/>
              <w:sz w:val="21"/>
              <w:szCs w:val="21"/>
            </w:rPr>
          </w:rPrChange>
          <w14:textFill>
            <w14:solidFill>
              <w14:schemeClr w14:val="tx1"/>
            </w14:solidFill>
          </w14:textFill>
        </w:rPr>
        <w:t>最重要的原则就是，注意高阶组件不会修改子组件，也不拷贝子组件的行为。高阶组件只是通过组合的方式将子组件包装在容器组件中，是一个无副作用的纯函数</w:t>
      </w:r>
    </w:p>
    <w:p>
      <w:pPr>
        <w:pStyle w:val="11"/>
        <w:numPr>
          <w:ilvl w:val="0"/>
          <w:numId w:val="53"/>
        </w:numPr>
        <w:shd w:val="clear" w:color="auto" w:fill="FFFFFF"/>
        <w:spacing w:before="0" w:beforeAutospacing="0" w:after="0" w:afterAutospacing="0"/>
        <w:ind w:left="600" w:firstLine="420" w:firstLineChars="200"/>
        <w:rPr>
          <w:rFonts w:ascii="Verdana" w:hAnsi="Verdana"/>
          <w:color w:val="000000" w:themeColor="text1"/>
          <w:sz w:val="21"/>
          <w:szCs w:val="21"/>
          <w:rPrChange w:id="22670" w:author="梁元" w:date="2019-05-14T19:51:36Z">
            <w:rPr>
              <w:rFonts w:ascii="Verdana" w:hAnsi="Verdana"/>
              <w:color w:val="333333"/>
              <w:sz w:val="21"/>
              <w:szCs w:val="21"/>
            </w:rPr>
          </w:rPrChange>
          <w14:textFill>
            <w14:solidFill>
              <w14:schemeClr w14:val="tx1"/>
            </w14:solidFill>
          </w14:textFill>
        </w:rPr>
        <w:pPrChange w:id="22669" w:author="冷雪凝" w:date="2019-05-14T12:21:32Z">
          <w:pPr>
            <w:pStyle w:val="11"/>
            <w:numPr>
              <w:ilvl w:val="0"/>
              <w:numId w:val="53"/>
            </w:numPr>
            <w:shd w:val="clear" w:color="auto" w:fill="FFFFFF"/>
            <w:spacing w:before="0" w:beforeAutospacing="0" w:after="0" w:afterAutospacing="0"/>
            <w:ind w:left="600" w:firstLine="0"/>
          </w:pPr>
        </w:pPrChange>
      </w:pPr>
      <w:r>
        <w:rPr>
          <w:rFonts w:ascii="Verdana" w:hAnsi="Verdana"/>
          <w:color w:val="000000" w:themeColor="text1"/>
          <w:sz w:val="21"/>
          <w:szCs w:val="21"/>
          <w:rPrChange w:id="22671" w:author="梁元" w:date="2019-05-14T19:51:36Z">
            <w:rPr>
              <w:rFonts w:ascii="Verdana" w:hAnsi="Verdana"/>
              <w:color w:val="333333"/>
              <w:sz w:val="21"/>
              <w:szCs w:val="21"/>
            </w:rPr>
          </w:rPrChange>
          <w14:textFill>
            <w14:solidFill>
              <w14:schemeClr w14:val="tx1"/>
            </w14:solidFill>
          </w14:textFill>
        </w:rPr>
        <w:t>要给hoc添加class名，便于debugger。我上面的好多栗子组件都没写class 名，请不要学我，因为我实在想不出叫什么名了... 当我们在chrome里应用React-Developer-Tools的时候，组件结构可以一目了然，所以DisplayName最好还是加上。</w:t>
      </w:r>
      <w:r>
        <w:rPr>
          <w:rFonts w:ascii="Verdana" w:hAnsi="Verdana"/>
          <w:color w:val="000000" w:themeColor="text1"/>
          <w:sz w:val="21"/>
          <w:szCs w:val="21"/>
          <w:rPrChange w:id="22672" w:author="梁元" w:date="2019-05-14T19:51:36Z">
            <w:rPr>
              <w:rFonts w:ascii="Verdana" w:hAnsi="Verdana"/>
              <w:color w:val="333333"/>
              <w:sz w:val="21"/>
              <w:szCs w:val="21"/>
            </w:rPr>
          </w:rPrChange>
          <w14:textFill>
            <w14:solidFill>
              <w14:schemeClr w14:val="tx1"/>
            </w14:solidFill>
          </w14:textFill>
        </w:rPr>
        <w:br w:type="textWrapping"/>
      </w:r>
    </w:p>
    <w:p>
      <w:pPr>
        <w:pStyle w:val="11"/>
        <w:numPr>
          <w:ilvl w:val="0"/>
          <w:numId w:val="53"/>
        </w:numPr>
        <w:shd w:val="clear" w:color="auto" w:fill="FFFFFF"/>
        <w:spacing w:before="0" w:beforeAutospacing="0" w:after="0" w:afterAutospacing="0"/>
        <w:ind w:left="600" w:firstLine="420" w:firstLineChars="200"/>
        <w:rPr>
          <w:rFonts w:ascii="Verdana" w:hAnsi="Verdana"/>
          <w:color w:val="000000" w:themeColor="text1"/>
          <w:sz w:val="21"/>
          <w:szCs w:val="21"/>
          <w:rPrChange w:id="22674" w:author="梁元" w:date="2019-05-14T19:51:36Z">
            <w:rPr>
              <w:rFonts w:ascii="Verdana" w:hAnsi="Verdana"/>
              <w:color w:val="333333"/>
              <w:sz w:val="21"/>
              <w:szCs w:val="21"/>
            </w:rPr>
          </w:rPrChange>
          <w14:textFill>
            <w14:solidFill>
              <w14:schemeClr w14:val="tx1"/>
            </w14:solidFill>
          </w14:textFill>
        </w:rPr>
        <w:pPrChange w:id="22673" w:author="冷雪凝" w:date="2019-05-14T12:21:32Z">
          <w:pPr>
            <w:pStyle w:val="11"/>
            <w:numPr>
              <w:ilvl w:val="0"/>
              <w:numId w:val="53"/>
            </w:numPr>
            <w:shd w:val="clear" w:color="auto" w:fill="FFFFFF"/>
            <w:spacing w:before="0" w:beforeAutospacing="0" w:after="0" w:afterAutospacing="0"/>
            <w:ind w:left="600" w:firstLine="0"/>
          </w:pPr>
        </w:pPrChange>
      </w:pPr>
      <w:r>
        <w:rPr>
          <w:rFonts w:ascii="Verdana" w:hAnsi="Verdana"/>
          <w:color w:val="000000" w:themeColor="text1"/>
          <w:sz w:val="21"/>
          <w:szCs w:val="21"/>
          <w:rPrChange w:id="22675" w:author="梁元" w:date="2019-05-14T19:51:36Z">
            <w:rPr>
              <w:rFonts w:ascii="Verdana" w:hAnsi="Verdana"/>
              <w:color w:val="333333"/>
              <w:sz w:val="21"/>
              <w:szCs w:val="21"/>
            </w:rPr>
          </w:rPrChange>
          <w14:textFill>
            <w14:solidFill>
              <w14:schemeClr w14:val="tx1"/>
            </w14:solidFill>
          </w14:textFill>
        </w:rPr>
        <w:t>静态方法要复制</w:t>
      </w:r>
      <w:r>
        <w:rPr>
          <w:rFonts w:ascii="Verdana" w:hAnsi="Verdana"/>
          <w:color w:val="000000" w:themeColor="text1"/>
          <w:sz w:val="21"/>
          <w:szCs w:val="21"/>
          <w:rPrChange w:id="22676" w:author="梁元" w:date="2019-05-14T19:51:36Z">
            <w:rPr>
              <w:rFonts w:ascii="Verdana" w:hAnsi="Verdana"/>
              <w:color w:val="333333"/>
              <w:sz w:val="21"/>
              <w:szCs w:val="21"/>
            </w:rPr>
          </w:rPrChange>
          <w14:textFill>
            <w14:solidFill>
              <w14:schemeClr w14:val="tx1"/>
            </w14:solidFill>
          </w14:textFill>
        </w:rPr>
        <w:br w:type="textWrapping"/>
      </w:r>
      <w:r>
        <w:rPr>
          <w:rFonts w:ascii="Verdana" w:hAnsi="Verdana"/>
          <w:color w:val="000000" w:themeColor="text1"/>
          <w:sz w:val="21"/>
          <w:szCs w:val="21"/>
          <w:rPrChange w:id="22677" w:author="梁元" w:date="2019-05-14T19:51:36Z">
            <w:rPr>
              <w:rFonts w:ascii="Verdana" w:hAnsi="Verdana"/>
              <w:color w:val="333333"/>
              <w:sz w:val="21"/>
              <w:szCs w:val="21"/>
            </w:rPr>
          </w:rPrChange>
          <w14:textFill>
            <w14:solidFill>
              <w14:schemeClr w14:val="tx1"/>
            </w14:solidFill>
          </w14:textFill>
        </w:rPr>
        <w:t>无论PP还是II的方式，WrappedComponent的静态方法都不会复制，如果要用需要我们单独复制。</w:t>
      </w:r>
    </w:p>
    <w:p>
      <w:pPr>
        <w:pStyle w:val="11"/>
        <w:numPr>
          <w:ilvl w:val="0"/>
          <w:numId w:val="53"/>
        </w:numPr>
        <w:shd w:val="clear" w:color="auto" w:fill="FFFFFF"/>
        <w:spacing w:before="150" w:beforeAutospacing="0" w:after="150" w:afterAutospacing="0"/>
        <w:ind w:left="600" w:firstLine="420" w:firstLineChars="200"/>
        <w:rPr>
          <w:rFonts w:ascii="Verdana" w:hAnsi="Verdana"/>
          <w:color w:val="000000" w:themeColor="text1"/>
          <w:sz w:val="21"/>
          <w:szCs w:val="21"/>
          <w:rPrChange w:id="22679" w:author="梁元" w:date="2019-05-14T19:51:36Z">
            <w:rPr>
              <w:rFonts w:ascii="Verdana" w:hAnsi="Verdana"/>
              <w:color w:val="333333"/>
              <w:sz w:val="21"/>
              <w:szCs w:val="21"/>
            </w:rPr>
          </w:rPrChange>
          <w14:textFill>
            <w14:solidFill>
              <w14:schemeClr w14:val="tx1"/>
            </w14:solidFill>
          </w14:textFill>
        </w:rPr>
        <w:pPrChange w:id="22678" w:author="冷雪凝" w:date="2019-05-14T12:21:32Z">
          <w:pPr>
            <w:pStyle w:val="11"/>
            <w:numPr>
              <w:ilvl w:val="0"/>
              <w:numId w:val="53"/>
            </w:numPr>
            <w:shd w:val="clear" w:color="auto" w:fill="FFFFFF"/>
            <w:spacing w:before="150" w:beforeAutospacing="0" w:after="150" w:afterAutospacing="0"/>
            <w:ind w:left="600" w:firstLine="0"/>
          </w:pPr>
        </w:pPrChange>
      </w:pPr>
      <w:r>
        <w:rPr>
          <w:rFonts w:ascii="Verdana" w:hAnsi="Verdana"/>
          <w:color w:val="000000" w:themeColor="text1"/>
          <w:sz w:val="21"/>
          <w:szCs w:val="21"/>
          <w:rPrChange w:id="22680" w:author="梁元" w:date="2019-05-14T19:51:36Z">
            <w:rPr>
              <w:rFonts w:ascii="Verdana" w:hAnsi="Verdana"/>
              <w:color w:val="333333"/>
              <w:sz w:val="21"/>
              <w:szCs w:val="21"/>
            </w:rPr>
          </w:rPrChange>
          <w14:textFill>
            <w14:solidFill>
              <w14:schemeClr w14:val="tx1"/>
            </w14:solidFill>
          </w14:textFill>
        </w:rPr>
        <w:t>refs不会传递。 意思就是HOC里指定的ref，并不会传递到子组件，如果你要使用最好写回调函数通过props传下去。</w:t>
      </w:r>
    </w:p>
    <w:p>
      <w:pPr>
        <w:pStyle w:val="11"/>
        <w:numPr>
          <w:ilvl w:val="0"/>
          <w:numId w:val="53"/>
        </w:numPr>
        <w:shd w:val="clear" w:color="auto" w:fill="FFFFFF"/>
        <w:spacing w:before="150" w:beforeAutospacing="0" w:after="150" w:afterAutospacing="0"/>
        <w:ind w:left="600" w:firstLine="420" w:firstLineChars="200"/>
        <w:rPr>
          <w:rFonts w:hint="eastAsia" w:ascii="Verdana" w:hAnsi="Verdana"/>
          <w:color w:val="000000" w:themeColor="text1"/>
          <w:sz w:val="21"/>
          <w:szCs w:val="21"/>
          <w:rPrChange w:id="22682" w:author="梁元" w:date="2019-05-14T19:51:36Z">
            <w:rPr>
              <w:rFonts w:hint="eastAsia" w:ascii="Verdana" w:hAnsi="Verdana"/>
              <w:color w:val="333333"/>
              <w:sz w:val="21"/>
              <w:szCs w:val="21"/>
            </w:rPr>
          </w:rPrChange>
          <w14:textFill>
            <w14:solidFill>
              <w14:schemeClr w14:val="tx1"/>
            </w14:solidFill>
          </w14:textFill>
        </w:rPr>
        <w:pPrChange w:id="22681" w:author="冷雪凝" w:date="2019-05-14T12:21:32Z">
          <w:pPr>
            <w:pStyle w:val="11"/>
            <w:numPr>
              <w:ilvl w:val="0"/>
              <w:numId w:val="53"/>
            </w:numPr>
            <w:shd w:val="clear" w:color="auto" w:fill="FFFFFF"/>
            <w:spacing w:before="150" w:beforeAutospacing="0" w:after="150" w:afterAutospacing="0"/>
            <w:ind w:left="600" w:firstLine="0"/>
          </w:pPr>
        </w:pPrChange>
      </w:pPr>
      <w:r>
        <w:rPr>
          <w:rFonts w:ascii="Verdana" w:hAnsi="Verdana"/>
          <w:color w:val="000000" w:themeColor="text1"/>
          <w:sz w:val="21"/>
          <w:szCs w:val="21"/>
          <w:rPrChange w:id="22683" w:author="梁元" w:date="2019-05-14T19:51:36Z">
            <w:rPr>
              <w:rFonts w:ascii="Verdana" w:hAnsi="Verdana"/>
              <w:color w:val="333333"/>
              <w:sz w:val="21"/>
              <w:szCs w:val="21"/>
            </w:rPr>
          </w:rPrChange>
          <w14:textFill>
            <w14:solidFill>
              <w14:schemeClr w14:val="tx1"/>
            </w14:solidFill>
          </w14:textFill>
        </w:rPr>
        <w:t>不要在render方法内部使用高阶组件。简单来说react的差分算法会去比较 NowElement === OldElement, 来决定要不要替换这个elementTree。也就是如果你每次返回的结果都不是一个引用，react以为发生了变化，去更替这个组件会导致之前组件的状态丢失。</w:t>
      </w:r>
    </w:p>
    <w:p>
      <w:pPr>
        <w:pStyle w:val="3"/>
        <w:numPr>
          <w:ilvl w:val="0"/>
          <w:numId w:val="51"/>
        </w:numPr>
        <w:spacing w:line="240" w:lineRule="auto"/>
        <w:ind w:firstLine="562" w:firstLineChars="200"/>
        <w:rPr>
          <w:rFonts w:ascii="仿宋" w:hAnsi="仿宋" w:eastAsia="仿宋"/>
          <w:color w:val="000000" w:themeColor="text1"/>
          <w:sz w:val="28"/>
          <w:szCs w:val="28"/>
          <w:rPrChange w:id="22685" w:author="梁元" w:date="2019-05-14T19:51:36Z">
            <w:rPr>
              <w:rFonts w:ascii="仿宋" w:hAnsi="仿宋" w:eastAsia="仿宋"/>
              <w:sz w:val="28"/>
              <w:szCs w:val="28"/>
            </w:rPr>
          </w:rPrChange>
          <w14:textFill>
            <w14:solidFill>
              <w14:schemeClr w14:val="tx1"/>
            </w14:solidFill>
          </w14:textFill>
        </w:rPr>
        <w:pPrChange w:id="22684" w:author="冷雪凝" w:date="2019-05-14T12:21:32Z">
          <w:pPr>
            <w:pStyle w:val="3"/>
            <w:numPr>
              <w:ilvl w:val="0"/>
              <w:numId w:val="51"/>
            </w:numPr>
          </w:pPr>
        </w:pPrChange>
      </w:pPr>
      <w:bookmarkStart w:id="873" w:name="_Toc16747_WPSOffice_Level2"/>
      <w:bookmarkStart w:id="874" w:name="_Toc26059_WPSOffice_Level2"/>
      <w:r>
        <w:rPr>
          <w:rFonts w:hint="eastAsia" w:ascii="仿宋" w:hAnsi="仿宋" w:eastAsia="仿宋"/>
          <w:color w:val="000000" w:themeColor="text1"/>
          <w:sz w:val="28"/>
          <w:szCs w:val="28"/>
          <w:rPrChange w:id="22686" w:author="梁元" w:date="2019-05-14T19:51:36Z">
            <w:rPr>
              <w:rFonts w:hint="eastAsia" w:ascii="仿宋" w:hAnsi="仿宋" w:eastAsia="仿宋"/>
              <w:sz w:val="28"/>
              <w:szCs w:val="28"/>
            </w:rPr>
          </w:rPrChange>
          <w14:textFill>
            <w14:solidFill>
              <w14:schemeClr w14:val="tx1"/>
            </w14:solidFill>
          </w14:textFill>
        </w:rPr>
        <w:t>解法对比及优缺点</w:t>
      </w:r>
      <w:bookmarkEnd w:id="873"/>
      <w:bookmarkEnd w:id="874"/>
    </w:p>
    <w:p>
      <w:pPr>
        <w:spacing w:line="240" w:lineRule="auto"/>
        <w:ind w:firstLine="482" w:firstLineChars="200"/>
        <w:rPr>
          <w:color w:val="000000" w:themeColor="text1"/>
          <w:rPrChange w:id="22688" w:author="梁元" w:date="2019-05-14T19:51:36Z">
            <w:rPr/>
          </w:rPrChange>
          <w14:textFill>
            <w14:solidFill>
              <w14:schemeClr w14:val="tx1"/>
            </w14:solidFill>
          </w14:textFill>
        </w:rPr>
        <w:pPrChange w:id="22687" w:author="冷雪凝" w:date="2019-05-14T12:21:32Z">
          <w:pPr>
            <w:spacing w:line="360" w:lineRule="auto"/>
          </w:pPr>
        </w:pPrChange>
      </w:pPr>
      <w:r>
        <w:rPr>
          <w:rFonts w:hint="eastAsia"/>
          <w:b/>
          <w:color w:val="000000" w:themeColor="text1"/>
          <w:rPrChange w:id="22689" w:author="梁元" w:date="2019-05-14T19:51:36Z">
            <w:rPr>
              <w:rFonts w:hint="eastAsia"/>
              <w:b/>
            </w:rPr>
          </w:rPrChange>
          <w14:textFill>
            <w14:solidFill>
              <w14:schemeClr w14:val="tx1"/>
            </w14:solidFill>
          </w14:textFill>
        </w:rPr>
        <w:t>综上所述</w:t>
      </w:r>
      <w:r>
        <w:rPr>
          <w:rFonts w:hint="eastAsia"/>
          <w:color w:val="000000" w:themeColor="text1"/>
          <w:rPrChange w:id="22690" w:author="梁元" w:date="2019-05-14T19:51:36Z">
            <w:rPr>
              <w:rFonts w:hint="eastAsia"/>
            </w:rPr>
          </w:rPrChange>
          <w14:textFill>
            <w14:solidFill>
              <w14:schemeClr w14:val="tx1"/>
            </w14:solidFill>
          </w14:textFill>
        </w:rPr>
        <w:t>：第一种只是关键字</w:t>
      </w:r>
      <w:r>
        <w:rPr>
          <w:rFonts w:hint="eastAsia" w:ascii="仿宋" w:hAnsi="仿宋" w:eastAsia="仿宋"/>
          <w:color w:val="000000" w:themeColor="text1"/>
          <w:sz w:val="28"/>
          <w:szCs w:val="28"/>
          <w:rPrChange w:id="22691" w:author="梁元" w:date="2019-05-14T19:51:36Z">
            <w:rPr>
              <w:rFonts w:hint="eastAsia" w:ascii="仿宋" w:hAnsi="仿宋" w:eastAsia="仿宋"/>
              <w:sz w:val="28"/>
              <w:szCs w:val="28"/>
            </w:rPr>
          </w:rPrChange>
          <w14:textFill>
            <w14:solidFill>
              <w14:schemeClr w14:val="tx1"/>
            </w14:solidFill>
          </w14:textFill>
        </w:rPr>
        <w:t>，而第二种说出其中的真正的原理</w:t>
      </w:r>
    </w:p>
    <w:p>
      <w:pPr>
        <w:pStyle w:val="3"/>
        <w:numPr>
          <w:ilvl w:val="0"/>
          <w:numId w:val="51"/>
        </w:numPr>
        <w:spacing w:line="240" w:lineRule="auto"/>
        <w:ind w:firstLine="562" w:firstLineChars="200"/>
        <w:rPr>
          <w:rFonts w:ascii="仿宋" w:hAnsi="仿宋" w:eastAsia="仿宋"/>
          <w:color w:val="000000" w:themeColor="text1"/>
          <w:sz w:val="28"/>
          <w:szCs w:val="28"/>
          <w:rPrChange w:id="22693" w:author="梁元" w:date="2019-05-14T19:51:36Z">
            <w:rPr>
              <w:rFonts w:ascii="仿宋" w:hAnsi="仿宋" w:eastAsia="仿宋"/>
              <w:sz w:val="28"/>
              <w:szCs w:val="28"/>
            </w:rPr>
          </w:rPrChange>
          <w14:textFill>
            <w14:solidFill>
              <w14:schemeClr w14:val="tx1"/>
            </w14:solidFill>
          </w14:textFill>
        </w:rPr>
        <w:pPrChange w:id="22692" w:author="冷雪凝" w:date="2019-05-14T12:21:32Z">
          <w:pPr>
            <w:pStyle w:val="3"/>
            <w:numPr>
              <w:ilvl w:val="0"/>
              <w:numId w:val="51"/>
            </w:numPr>
          </w:pPr>
        </w:pPrChange>
      </w:pPr>
      <w:bookmarkStart w:id="875" w:name="_Toc25442_WPSOffice_Level2"/>
      <w:bookmarkStart w:id="876" w:name="_Toc17948_WPSOffice_Level2"/>
      <w:r>
        <w:rPr>
          <w:rFonts w:hint="eastAsia" w:ascii="仿宋" w:hAnsi="仿宋" w:eastAsia="仿宋"/>
          <w:color w:val="000000" w:themeColor="text1"/>
          <w:sz w:val="28"/>
          <w:szCs w:val="28"/>
          <w:rPrChange w:id="22694" w:author="梁元" w:date="2019-05-14T19:51:36Z">
            <w:rPr>
              <w:rFonts w:hint="eastAsia" w:ascii="仿宋" w:hAnsi="仿宋" w:eastAsia="仿宋"/>
              <w:sz w:val="28"/>
              <w:szCs w:val="28"/>
            </w:rPr>
          </w:rPrChange>
          <w14:textFill>
            <w14:solidFill>
              <w14:schemeClr w14:val="tx1"/>
            </w14:solidFill>
          </w14:textFill>
        </w:rPr>
        <w:t>项目中体现经验的点</w:t>
      </w:r>
      <w:bookmarkEnd w:id="875"/>
      <w:bookmarkEnd w:id="876"/>
    </w:p>
    <w:p>
      <w:pPr>
        <w:ind w:firstLine="480" w:firstLineChars="200"/>
        <w:rPr>
          <w:rFonts w:hint="eastAsia"/>
          <w:color w:val="000000" w:themeColor="text1"/>
          <w:szCs w:val="24"/>
          <w:rPrChange w:id="22696" w:author="梁元" w:date="2019-05-14T19:51:36Z">
            <w:rPr>
              <w:rFonts w:hint="eastAsia"/>
              <w:szCs w:val="24"/>
            </w:rPr>
          </w:rPrChange>
          <w14:textFill>
            <w14:solidFill>
              <w14:schemeClr w14:val="tx1"/>
            </w14:solidFill>
          </w14:textFill>
        </w:rPr>
        <w:pPrChange w:id="22695" w:author="冷雪凝" w:date="2019-05-14T12:21:32Z">
          <w:pPr/>
        </w:pPrChange>
      </w:pPr>
      <w:r>
        <w:rPr>
          <w:rFonts w:ascii="Verdana" w:hAnsi="Verdana"/>
          <w:color w:val="000000" w:themeColor="text1"/>
          <w:szCs w:val="24"/>
          <w:shd w:val="clear" w:color="auto" w:fill="FFFFFF"/>
          <w:rPrChange w:id="22697" w:author="梁元" w:date="2019-05-14T19:51:36Z">
            <w:rPr>
              <w:rFonts w:ascii="Verdana" w:hAnsi="Verdana"/>
              <w:color w:val="333333"/>
              <w:szCs w:val="24"/>
              <w:shd w:val="clear" w:color="auto" w:fill="FFFFFF"/>
            </w:rPr>
          </w:rPrChange>
          <w14:textFill>
            <w14:solidFill>
              <w14:schemeClr w14:val="tx1"/>
            </w14:solidFill>
          </w14:textFill>
        </w:rPr>
        <w:t>高阶组件</w:t>
      </w:r>
      <w:r>
        <w:rPr>
          <w:rFonts w:hint="eastAsia" w:ascii="Verdana" w:hAnsi="Verdana"/>
          <w:color w:val="000000" w:themeColor="text1"/>
          <w:szCs w:val="24"/>
          <w:shd w:val="clear" w:color="auto" w:fill="FFFFFF"/>
          <w:rPrChange w:id="22698" w:author="梁元" w:date="2019-05-14T19:51:36Z">
            <w:rPr>
              <w:rFonts w:hint="eastAsia" w:ascii="Verdana" w:hAnsi="Verdana"/>
              <w:color w:val="333333"/>
              <w:szCs w:val="24"/>
              <w:shd w:val="clear" w:color="auto" w:fill="FFFFFF"/>
            </w:rPr>
          </w:rPrChange>
          <w14:textFill>
            <w14:solidFill>
              <w14:schemeClr w14:val="tx1"/>
            </w14:solidFill>
          </w14:textFill>
        </w:rPr>
        <w:t>的</w:t>
      </w:r>
      <w:r>
        <w:rPr>
          <w:rFonts w:ascii="Verdana" w:hAnsi="Verdana"/>
          <w:color w:val="000000" w:themeColor="text1"/>
          <w:szCs w:val="24"/>
          <w:shd w:val="clear" w:color="auto" w:fill="FFFFFF"/>
          <w:rPrChange w:id="22699" w:author="梁元" w:date="2019-05-14T19:51:36Z">
            <w:rPr>
              <w:rFonts w:ascii="Verdana" w:hAnsi="Verdana"/>
              <w:color w:val="333333"/>
              <w:szCs w:val="24"/>
              <w:shd w:val="clear" w:color="auto" w:fill="FFFFFF"/>
            </w:rPr>
          </w:rPrChange>
          <w14:textFill>
            <w14:solidFill>
              <w14:schemeClr w14:val="tx1"/>
            </w14:solidFill>
          </w14:textFill>
        </w:rPr>
        <w:t>解耦和灵活性</w:t>
      </w:r>
    </w:p>
    <w:p>
      <w:pPr>
        <w:pStyle w:val="3"/>
        <w:numPr>
          <w:ilvl w:val="0"/>
          <w:numId w:val="51"/>
        </w:numPr>
        <w:spacing w:line="240" w:lineRule="auto"/>
        <w:ind w:firstLine="562" w:firstLineChars="200"/>
        <w:rPr>
          <w:rFonts w:ascii="仿宋" w:hAnsi="仿宋" w:eastAsia="仿宋"/>
          <w:color w:val="000000" w:themeColor="text1"/>
          <w:sz w:val="28"/>
          <w:szCs w:val="28"/>
          <w:rPrChange w:id="22701" w:author="梁元" w:date="2019-05-14T19:51:36Z">
            <w:rPr>
              <w:rFonts w:ascii="仿宋" w:hAnsi="仿宋" w:eastAsia="仿宋"/>
              <w:sz w:val="28"/>
              <w:szCs w:val="28"/>
            </w:rPr>
          </w:rPrChange>
          <w14:textFill>
            <w14:solidFill>
              <w14:schemeClr w14:val="tx1"/>
            </w14:solidFill>
          </w14:textFill>
        </w:rPr>
        <w:pPrChange w:id="22700" w:author="冷雪凝" w:date="2019-05-14T12:21:32Z">
          <w:pPr>
            <w:pStyle w:val="3"/>
            <w:numPr>
              <w:ilvl w:val="0"/>
              <w:numId w:val="51"/>
            </w:numPr>
          </w:pPr>
        </w:pPrChange>
      </w:pPr>
      <w:bookmarkStart w:id="877" w:name="_Toc6149_WPSOffice_Level2"/>
      <w:bookmarkStart w:id="878" w:name="_Toc30671_WPSOffice_Level2"/>
      <w:r>
        <w:rPr>
          <w:rFonts w:hint="eastAsia" w:ascii="仿宋" w:hAnsi="仿宋" w:eastAsia="仿宋"/>
          <w:color w:val="000000" w:themeColor="text1"/>
          <w:sz w:val="28"/>
          <w:szCs w:val="28"/>
          <w:rPrChange w:id="22702" w:author="梁元" w:date="2019-05-14T19:51:36Z">
            <w:rPr>
              <w:rFonts w:hint="eastAsia" w:ascii="仿宋" w:hAnsi="仿宋" w:eastAsia="仿宋"/>
              <w:sz w:val="28"/>
              <w:szCs w:val="28"/>
            </w:rPr>
          </w:rPrChange>
          <w14:textFill>
            <w14:solidFill>
              <w14:schemeClr w14:val="tx1"/>
            </w14:solidFill>
          </w14:textFill>
        </w:rPr>
        <w:t>论坛参考</w:t>
      </w:r>
      <w:bookmarkEnd w:id="877"/>
      <w:bookmarkEnd w:id="878"/>
    </w:p>
    <w:p>
      <w:pPr>
        <w:widowControl/>
        <w:ind w:firstLine="480" w:firstLineChars="200"/>
        <w:jc w:val="left"/>
        <w:rPr>
          <w:rFonts w:eastAsiaTheme="minorHAnsi"/>
          <w:color w:val="000000" w:themeColor="text1"/>
          <w14:textFill>
            <w14:solidFill>
              <w14:schemeClr w14:val="tx1"/>
            </w14:solidFill>
          </w14:textFill>
        </w:rPr>
        <w:pPrChange w:id="22703" w:author="冷雪凝" w:date="2019-05-14T12:21:32Z">
          <w:pPr>
            <w:widowControl/>
            <w:jc w:val="left"/>
          </w:pPr>
        </w:pPrChange>
      </w:pPr>
    </w:p>
    <w:p>
      <w:pPr>
        <w:pStyle w:val="2"/>
        <w:numPr>
          <w:ilvl w:val="0"/>
          <w:numId w:val="1"/>
        </w:numPr>
        <w:rPr>
          <w:rFonts w:ascii="仿宋" w:hAnsi="仿宋" w:eastAsia="仿宋"/>
          <w:color w:val="000000" w:themeColor="text1"/>
          <w:sz w:val="28"/>
          <w:szCs w:val="28"/>
          <w:rPrChange w:id="22704" w:author="梁元" w:date="2019-05-14T19:51:36Z">
            <w:rPr>
              <w:rFonts w:ascii="仿宋" w:hAnsi="仿宋" w:eastAsia="仿宋"/>
              <w:sz w:val="28"/>
              <w:szCs w:val="28"/>
            </w:rPr>
          </w:rPrChange>
          <w14:textFill>
            <w14:solidFill>
              <w14:schemeClr w14:val="tx1"/>
            </w14:solidFill>
          </w14:textFill>
        </w:rPr>
      </w:pPr>
      <w:bookmarkStart w:id="879" w:name="_Toc15017_WPSOffice_Level1"/>
      <w:r>
        <w:rPr>
          <w:rFonts w:ascii="仿宋" w:hAnsi="仿宋" w:eastAsia="仿宋"/>
          <w:color w:val="000000" w:themeColor="text1"/>
          <w:sz w:val="28"/>
          <w:szCs w:val="28"/>
          <w:rPrChange w:id="22705" w:author="梁元" w:date="2019-05-14T19:51:36Z">
            <w:rPr>
              <w:rFonts w:ascii="仿宋" w:hAnsi="仿宋" w:eastAsia="仿宋"/>
              <w:sz w:val="28"/>
              <w:szCs w:val="28"/>
            </w:rPr>
          </w:rPrChange>
          <w14:textFill>
            <w14:solidFill>
              <w14:schemeClr w14:val="tx1"/>
            </w14:solidFill>
          </w14:textFill>
        </w:rPr>
        <w:t>R</w:t>
      </w:r>
      <w:r>
        <w:rPr>
          <w:rFonts w:hint="eastAsia" w:ascii="仿宋" w:hAnsi="仿宋" w:eastAsia="仿宋"/>
          <w:color w:val="000000" w:themeColor="text1"/>
          <w:sz w:val="28"/>
          <w:szCs w:val="28"/>
          <w:rPrChange w:id="22706" w:author="梁元" w:date="2019-05-14T19:51:36Z">
            <w:rPr>
              <w:rFonts w:hint="eastAsia" w:ascii="仿宋" w:hAnsi="仿宋" w:eastAsia="仿宋"/>
              <w:sz w:val="28"/>
              <w:szCs w:val="28"/>
            </w:rPr>
          </w:rPrChange>
          <w14:textFill>
            <w14:solidFill>
              <w14:schemeClr w14:val="tx1"/>
            </w14:solidFill>
          </w14:textFill>
        </w:rPr>
        <w:t>eact与Vue的区别与联系原理：陈蔓杰</w:t>
      </w:r>
      <w:r>
        <w:rPr>
          <w:rFonts w:hint="eastAsia" w:ascii="仿宋" w:hAnsi="仿宋" w:eastAsia="仿宋"/>
          <w:color w:val="000000" w:themeColor="text1"/>
          <w:sz w:val="28"/>
          <w:szCs w:val="28"/>
          <w:rPrChange w:id="22707" w:author="梁元" w:date="2019-05-14T19:51:36Z">
            <w:rPr>
              <w:rFonts w:hint="eastAsia" w:ascii="仿宋" w:hAnsi="仿宋" w:eastAsia="仿宋"/>
              <w:color w:val="FF0000"/>
              <w:sz w:val="28"/>
              <w:szCs w:val="28"/>
            </w:rPr>
          </w:rPrChange>
          <w14:textFill>
            <w14:solidFill>
              <w14:schemeClr w14:val="tx1"/>
            </w14:solidFill>
          </w14:textFill>
        </w:rPr>
        <w:t>项目经理</w:t>
      </w:r>
      <w:bookmarkEnd w:id="879"/>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270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709" w:author="梁元" w:date="2019-05-14T19:51:36Z">
                  <w:rPr>
                    <w:rFonts w:hint="eastAsia" w:ascii="仿宋" w:hAnsi="仿宋" w:eastAsia="仿宋"/>
                  </w:rPr>
                </w:rPrChange>
                <w14:textFill>
                  <w14:solidFill>
                    <w14:schemeClr w14:val="tx1"/>
                  </w14:solidFill>
                </w14:textFill>
              </w:rPr>
              <w:t>面试概率</w:t>
            </w:r>
          </w:p>
        </w:tc>
        <w:tc>
          <w:tcPr>
            <w:tcW w:w="1559" w:type="dxa"/>
          </w:tcPr>
          <w:p>
            <w:pPr>
              <w:jc w:val="center"/>
              <w:rPr>
                <w:rFonts w:ascii="仿宋" w:hAnsi="仿宋" w:eastAsia="仿宋"/>
                <w:color w:val="000000" w:themeColor="text1"/>
                <w:rPrChange w:id="2271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711" w:author="梁元" w:date="2019-05-14T19:51:36Z">
                  <w:rPr>
                    <w:rFonts w:hint="eastAsia" w:ascii="仿宋" w:hAnsi="仿宋" w:eastAsia="仿宋"/>
                  </w:rPr>
                </w:rPrChange>
                <w14:textFill>
                  <w14:solidFill>
                    <w14:schemeClr w14:val="tx1"/>
                  </w14:solidFill>
                </w14:textFill>
              </w:rPr>
              <w:t>级别</w:t>
            </w:r>
          </w:p>
        </w:tc>
        <w:tc>
          <w:tcPr>
            <w:tcW w:w="1418" w:type="dxa"/>
          </w:tcPr>
          <w:p>
            <w:pPr>
              <w:jc w:val="center"/>
              <w:rPr>
                <w:rFonts w:ascii="仿宋" w:hAnsi="仿宋" w:eastAsia="仿宋"/>
                <w:color w:val="000000" w:themeColor="text1"/>
                <w:rPrChange w:id="22712"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713" w:author="梁元" w:date="2019-05-14T19:51:36Z">
                  <w:rPr>
                    <w:rFonts w:hint="eastAsia" w:ascii="仿宋" w:hAnsi="仿宋" w:eastAsia="仿宋"/>
                  </w:rPr>
                </w:rPrChange>
                <w14:textFill>
                  <w14:solidFill>
                    <w14:schemeClr w14:val="tx1"/>
                  </w14:solidFill>
                </w14:textFill>
              </w:rPr>
              <w:t>应用模块或方向</w:t>
            </w:r>
          </w:p>
        </w:tc>
        <w:tc>
          <w:tcPr>
            <w:tcW w:w="1417" w:type="dxa"/>
          </w:tcPr>
          <w:p>
            <w:pPr>
              <w:jc w:val="center"/>
              <w:rPr>
                <w:rFonts w:ascii="仿宋" w:hAnsi="仿宋" w:eastAsia="仿宋"/>
                <w:color w:val="000000" w:themeColor="text1"/>
                <w:rPrChange w:id="22714"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715" w:author="梁元" w:date="2019-05-14T19:51:36Z">
                  <w:rPr>
                    <w:rFonts w:hint="eastAsia" w:ascii="仿宋" w:hAnsi="仿宋" w:eastAsia="仿宋"/>
                  </w:rPr>
                </w:rPrChange>
                <w14:textFill>
                  <w14:solidFill>
                    <w14:schemeClr w14:val="tx1"/>
                  </w14:solidFill>
                </w14:textFill>
              </w:rPr>
              <w:t>解决问题</w:t>
            </w:r>
          </w:p>
        </w:tc>
        <w:tc>
          <w:tcPr>
            <w:tcW w:w="1465" w:type="dxa"/>
          </w:tcPr>
          <w:p>
            <w:pPr>
              <w:jc w:val="center"/>
              <w:rPr>
                <w:rFonts w:ascii="仿宋" w:hAnsi="仿宋" w:eastAsia="仿宋"/>
                <w:color w:val="000000" w:themeColor="text1"/>
                <w:rPrChange w:id="2271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717" w:author="梁元" w:date="2019-05-14T19:51:36Z">
                  <w:rPr>
                    <w:rFonts w:hint="eastAsia" w:ascii="仿宋" w:hAnsi="仿宋" w:eastAsia="仿宋"/>
                  </w:rPr>
                </w:rPrChange>
                <w14:textFill>
                  <w14:solidFill>
                    <w14:schemeClr w14:val="tx1"/>
                  </w14:solidFill>
                </w14:textFill>
              </w:rPr>
              <w:t>考核点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3" w:type="dxa"/>
          </w:tcPr>
          <w:p>
            <w:pPr>
              <w:jc w:val="center"/>
              <w:rPr>
                <w:rFonts w:ascii="仿宋" w:hAnsi="仿宋" w:eastAsia="仿宋"/>
                <w:color w:val="000000" w:themeColor="text1"/>
                <w:rPrChange w:id="22718"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719" w:author="梁元" w:date="2019-05-14T19:51:36Z">
                  <w:rPr>
                    <w:rFonts w:hint="eastAsia" w:ascii="仿宋" w:hAnsi="仿宋" w:eastAsia="仿宋"/>
                  </w:rPr>
                </w:rPrChange>
                <w14:textFill>
                  <w14:solidFill>
                    <w14:schemeClr w14:val="tx1"/>
                  </w14:solidFill>
                </w14:textFill>
              </w:rPr>
              <w:t>95%</w:t>
            </w:r>
          </w:p>
        </w:tc>
        <w:tc>
          <w:tcPr>
            <w:tcW w:w="1559" w:type="dxa"/>
          </w:tcPr>
          <w:p>
            <w:pPr>
              <w:jc w:val="center"/>
              <w:rPr>
                <w:rFonts w:ascii="仿宋" w:hAnsi="仿宋" w:eastAsia="仿宋"/>
                <w:color w:val="000000" w:themeColor="text1"/>
                <w:rPrChange w:id="22720"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721" w:author="梁元" w:date="2019-05-14T19:51:36Z">
                  <w:rPr>
                    <w:rFonts w:hint="eastAsia" w:ascii="仿宋" w:hAnsi="仿宋" w:eastAsia="仿宋"/>
                  </w:rPr>
                </w:rPrChange>
                <w14:textFill>
                  <w14:solidFill>
                    <w14:schemeClr w14:val="tx1"/>
                  </w14:solidFill>
                </w14:textFill>
              </w:rPr>
              <w:t>3星</w:t>
            </w:r>
          </w:p>
        </w:tc>
        <w:tc>
          <w:tcPr>
            <w:tcW w:w="1418" w:type="dxa"/>
          </w:tcPr>
          <w:p>
            <w:pPr>
              <w:jc w:val="center"/>
              <w:rPr>
                <w:rFonts w:ascii="仿宋" w:hAnsi="仿宋" w:eastAsia="仿宋"/>
                <w:color w:val="000000" w:themeColor="text1"/>
                <w:rPrChange w:id="22722"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22723" w:author="梁元" w:date="2019-05-14T19:51:36Z">
                  <w:rPr>
                    <w:rFonts w:ascii="仿宋" w:hAnsi="仿宋" w:eastAsia="仿宋"/>
                  </w:rPr>
                </w:rPrChange>
                <w14:textFill>
                  <w14:solidFill>
                    <w14:schemeClr w14:val="tx1"/>
                  </w14:solidFill>
                </w14:textFill>
              </w:rPr>
              <w:t>R</w:t>
            </w:r>
            <w:r>
              <w:rPr>
                <w:rFonts w:hint="eastAsia" w:ascii="仿宋" w:hAnsi="仿宋" w:eastAsia="仿宋"/>
                <w:color w:val="000000" w:themeColor="text1"/>
                <w:rPrChange w:id="22724" w:author="梁元" w:date="2019-05-14T19:51:36Z">
                  <w:rPr>
                    <w:rFonts w:hint="eastAsia" w:ascii="仿宋" w:hAnsi="仿宋" w:eastAsia="仿宋"/>
                  </w:rPr>
                </w:rPrChange>
                <w14:textFill>
                  <w14:solidFill>
                    <w14:schemeClr w14:val="tx1"/>
                  </w14:solidFill>
                </w14:textFill>
              </w:rPr>
              <w:t>eact与v</w:t>
            </w:r>
            <w:r>
              <w:rPr>
                <w:rFonts w:ascii="仿宋" w:hAnsi="仿宋" w:eastAsia="仿宋"/>
                <w:color w:val="000000" w:themeColor="text1"/>
                <w:rPrChange w:id="22725" w:author="梁元" w:date="2019-05-14T19:51:36Z">
                  <w:rPr>
                    <w:rFonts w:ascii="仿宋" w:hAnsi="仿宋" w:eastAsia="仿宋"/>
                  </w:rPr>
                </w:rPrChange>
                <w14:textFill>
                  <w14:solidFill>
                    <w14:schemeClr w14:val="tx1"/>
                  </w14:solidFill>
                </w14:textFill>
              </w:rPr>
              <w:t>ue</w:t>
            </w:r>
          </w:p>
        </w:tc>
        <w:tc>
          <w:tcPr>
            <w:tcW w:w="1417" w:type="dxa"/>
          </w:tcPr>
          <w:p>
            <w:pPr>
              <w:jc w:val="center"/>
              <w:rPr>
                <w:rFonts w:ascii="仿宋" w:hAnsi="仿宋" w:eastAsia="仿宋"/>
                <w:color w:val="000000" w:themeColor="text1"/>
                <w:rPrChange w:id="22726" w:author="梁元" w:date="2019-05-14T19:51:36Z">
                  <w:rPr>
                    <w:rFonts w:ascii="仿宋" w:hAnsi="仿宋" w:eastAsia="仿宋"/>
                  </w:rPr>
                </w:rPrChange>
                <w14:textFill>
                  <w14:solidFill>
                    <w14:schemeClr w14:val="tx1"/>
                  </w14:solidFill>
                </w14:textFill>
              </w:rPr>
            </w:pPr>
            <w:r>
              <w:rPr>
                <w:rFonts w:hint="eastAsia" w:ascii="仿宋" w:hAnsi="仿宋" w:eastAsia="仿宋"/>
                <w:color w:val="000000" w:themeColor="text1"/>
                <w:rPrChange w:id="22727" w:author="梁元" w:date="2019-05-14T19:51:36Z">
                  <w:rPr>
                    <w:rFonts w:hint="eastAsia" w:ascii="仿宋" w:hAnsi="仿宋" w:eastAsia="仿宋"/>
                  </w:rPr>
                </w:rPrChange>
                <w14:textFill>
                  <w14:solidFill>
                    <w14:schemeClr w14:val="tx1"/>
                  </w14:solidFill>
                </w14:textFill>
              </w:rPr>
              <w:t>区别与联系</w:t>
            </w:r>
          </w:p>
        </w:tc>
        <w:tc>
          <w:tcPr>
            <w:tcW w:w="1465" w:type="dxa"/>
          </w:tcPr>
          <w:p>
            <w:pPr>
              <w:jc w:val="center"/>
              <w:rPr>
                <w:rFonts w:ascii="仿宋" w:hAnsi="仿宋" w:eastAsia="仿宋"/>
                <w:color w:val="000000" w:themeColor="text1"/>
                <w:rPrChange w:id="22728" w:author="梁元" w:date="2019-05-14T19:51:36Z">
                  <w:rPr>
                    <w:rFonts w:ascii="仿宋" w:hAnsi="仿宋" w:eastAsia="仿宋"/>
                  </w:rPr>
                </w:rPrChange>
                <w14:textFill>
                  <w14:solidFill>
                    <w14:schemeClr w14:val="tx1"/>
                  </w14:solidFill>
                </w14:textFill>
              </w:rPr>
            </w:pPr>
            <w:r>
              <w:rPr>
                <w:rFonts w:ascii="仿宋" w:hAnsi="仿宋" w:eastAsia="仿宋"/>
                <w:color w:val="000000" w:themeColor="text1"/>
                <w:rPrChange w:id="22729" w:author="梁元" w:date="2019-05-14T19:51:36Z">
                  <w:rPr>
                    <w:rFonts w:ascii="仿宋" w:hAnsi="仿宋" w:eastAsia="仿宋"/>
                  </w:rPr>
                </w:rPrChange>
                <w14:textFill>
                  <w14:solidFill>
                    <w14:schemeClr w14:val="tx1"/>
                  </w14:solidFill>
                </w14:textFill>
              </w:rPr>
              <w:t>R</w:t>
            </w:r>
            <w:r>
              <w:rPr>
                <w:rFonts w:hint="eastAsia" w:ascii="仿宋" w:hAnsi="仿宋" w:eastAsia="仿宋"/>
                <w:color w:val="000000" w:themeColor="text1"/>
                <w:rPrChange w:id="22730" w:author="梁元" w:date="2019-05-14T19:51:36Z">
                  <w:rPr>
                    <w:rFonts w:hint="eastAsia" w:ascii="仿宋" w:hAnsi="仿宋" w:eastAsia="仿宋"/>
                  </w:rPr>
                </w:rPrChange>
                <w14:textFill>
                  <w14:solidFill>
                    <w14:schemeClr w14:val="tx1"/>
                  </w14:solidFill>
                </w14:textFill>
              </w:rPr>
              <w:t>eact与Vue的区别与联系</w:t>
            </w:r>
          </w:p>
        </w:tc>
      </w:tr>
    </w:tbl>
    <w:p>
      <w:pPr>
        <w:pStyle w:val="3"/>
        <w:numPr>
          <w:ilvl w:val="0"/>
          <w:numId w:val="54"/>
        </w:numPr>
        <w:spacing w:line="240" w:lineRule="auto"/>
        <w:ind w:firstLine="562" w:firstLineChars="200"/>
        <w:rPr>
          <w:rFonts w:ascii="仿宋" w:hAnsi="仿宋" w:eastAsia="仿宋"/>
          <w:color w:val="000000" w:themeColor="text1"/>
          <w:sz w:val="28"/>
          <w:szCs w:val="28"/>
          <w:rPrChange w:id="22732" w:author="梁元" w:date="2019-05-14T19:51:36Z">
            <w:rPr>
              <w:rFonts w:ascii="仿宋" w:hAnsi="仿宋" w:eastAsia="仿宋"/>
              <w:sz w:val="28"/>
              <w:szCs w:val="28"/>
            </w:rPr>
          </w:rPrChange>
          <w14:textFill>
            <w14:solidFill>
              <w14:schemeClr w14:val="tx1"/>
            </w14:solidFill>
          </w14:textFill>
        </w:rPr>
        <w:pPrChange w:id="22731" w:author="冷雪凝" w:date="2019-05-14T12:21:32Z">
          <w:pPr>
            <w:pStyle w:val="3"/>
            <w:numPr>
              <w:ilvl w:val="0"/>
              <w:numId w:val="54"/>
            </w:numPr>
          </w:pPr>
        </w:pPrChange>
      </w:pPr>
      <w:bookmarkStart w:id="880" w:name="_Toc27767_WPSOffice_Level2"/>
      <w:bookmarkStart w:id="881" w:name="_Toc20141_WPSOffice_Level2"/>
      <w:r>
        <w:rPr>
          <w:rFonts w:hint="eastAsia" w:ascii="仿宋" w:hAnsi="仿宋" w:eastAsia="仿宋"/>
          <w:color w:val="000000" w:themeColor="text1"/>
          <w:sz w:val="28"/>
          <w:szCs w:val="28"/>
          <w:rPrChange w:id="22733" w:author="梁元" w:date="2019-05-14T19:51:36Z">
            <w:rPr>
              <w:rFonts w:hint="eastAsia" w:ascii="仿宋" w:hAnsi="仿宋" w:eastAsia="仿宋"/>
              <w:sz w:val="28"/>
              <w:szCs w:val="28"/>
            </w:rPr>
          </w:rPrChange>
          <w14:textFill>
            <w14:solidFill>
              <w14:schemeClr w14:val="tx1"/>
            </w14:solidFill>
          </w14:textFill>
        </w:rPr>
        <w:t>通常解法</w:t>
      </w:r>
      <w:bookmarkEnd w:id="880"/>
      <w:bookmarkEnd w:id="881"/>
    </w:p>
    <w:p>
      <w:pPr>
        <w:ind w:firstLine="480" w:firstLineChars="200"/>
        <w:rPr>
          <w:color w:val="000000" w:themeColor="text1"/>
          <w:rPrChange w:id="22735" w:author="梁元" w:date="2019-05-14T19:51:36Z">
            <w:rPr/>
          </w:rPrChange>
          <w14:textFill>
            <w14:solidFill>
              <w14:schemeClr w14:val="tx1"/>
            </w14:solidFill>
          </w14:textFill>
        </w:rPr>
        <w:pPrChange w:id="22734" w:author="冷雪凝" w:date="2019-05-14T12:21:32Z">
          <w:pPr/>
        </w:pPrChange>
      </w:pPr>
      <w:r>
        <w:rPr>
          <w:color w:val="000000" w:themeColor="text1"/>
          <w:rPrChange w:id="22736" w:author="梁元" w:date="2019-05-14T19:51:36Z">
            <w:rPr/>
          </w:rPrChange>
          <w14:textFill>
            <w14:solidFill>
              <w14:schemeClr w14:val="tx1"/>
            </w14:solidFill>
          </w14:textFill>
        </w:rPr>
        <w:t>V</w:t>
      </w:r>
      <w:r>
        <w:rPr>
          <w:rFonts w:hint="eastAsia"/>
          <w:color w:val="000000" w:themeColor="text1"/>
          <w:rPrChange w:id="22737" w:author="梁元" w:date="2019-05-14T19:51:36Z">
            <w:rPr>
              <w:rFonts w:hint="eastAsia"/>
            </w:rPr>
          </w:rPrChange>
          <w14:textFill>
            <w14:solidFill>
              <w14:schemeClr w14:val="tx1"/>
            </w14:solidFill>
          </w14:textFill>
        </w:rPr>
        <w:t>ue是用于构建用户界面的渐进式框架，</w:t>
      </w:r>
      <w:r>
        <w:rPr>
          <w:color w:val="000000" w:themeColor="text1"/>
          <w:rPrChange w:id="22738" w:author="梁元" w:date="2019-05-14T19:51:36Z">
            <w:rPr/>
          </w:rPrChange>
          <w14:textFill>
            <w14:solidFill>
              <w14:schemeClr w14:val="tx1"/>
            </w14:solidFill>
          </w14:textFill>
        </w:rPr>
        <w:t>R</w:t>
      </w:r>
      <w:r>
        <w:rPr>
          <w:rFonts w:hint="eastAsia"/>
          <w:color w:val="000000" w:themeColor="text1"/>
          <w:rPrChange w:id="22739" w:author="梁元" w:date="2019-05-14T19:51:36Z">
            <w:rPr>
              <w:rFonts w:hint="eastAsia"/>
            </w:rPr>
          </w:rPrChange>
          <w14:textFill>
            <w14:solidFill>
              <w14:schemeClr w14:val="tx1"/>
            </w14:solidFill>
          </w14:textFill>
        </w:rPr>
        <w:t>eact是构建用户界面的组件化开发</w:t>
      </w:r>
    </w:p>
    <w:p>
      <w:pPr>
        <w:pStyle w:val="3"/>
        <w:numPr>
          <w:ilvl w:val="0"/>
          <w:numId w:val="54"/>
        </w:numPr>
        <w:spacing w:line="240" w:lineRule="auto"/>
        <w:ind w:firstLine="562" w:firstLineChars="200"/>
        <w:rPr>
          <w:rFonts w:ascii="仿宋" w:hAnsi="仿宋" w:eastAsia="仿宋"/>
          <w:color w:val="000000" w:themeColor="text1"/>
          <w:sz w:val="28"/>
          <w:szCs w:val="28"/>
          <w:rPrChange w:id="22741" w:author="梁元" w:date="2019-05-14T19:51:36Z">
            <w:rPr>
              <w:rFonts w:ascii="仿宋" w:hAnsi="仿宋" w:eastAsia="仿宋"/>
              <w:sz w:val="28"/>
              <w:szCs w:val="28"/>
            </w:rPr>
          </w:rPrChange>
          <w14:textFill>
            <w14:solidFill>
              <w14:schemeClr w14:val="tx1"/>
            </w14:solidFill>
          </w14:textFill>
        </w:rPr>
        <w:pPrChange w:id="22740" w:author="冷雪凝" w:date="2019-05-14T12:21:32Z">
          <w:pPr>
            <w:pStyle w:val="3"/>
            <w:numPr>
              <w:ilvl w:val="0"/>
              <w:numId w:val="54"/>
            </w:numPr>
          </w:pPr>
        </w:pPrChange>
      </w:pPr>
      <w:bookmarkStart w:id="882" w:name="_Toc4678_WPSOffice_Level2"/>
      <w:bookmarkStart w:id="883" w:name="_Toc6750_WPSOffice_Level2"/>
      <w:r>
        <w:rPr>
          <w:rFonts w:hint="eastAsia" w:ascii="仿宋" w:hAnsi="仿宋" w:eastAsia="仿宋"/>
          <w:color w:val="000000" w:themeColor="text1"/>
          <w:sz w:val="28"/>
          <w:szCs w:val="28"/>
          <w:rPrChange w:id="22742" w:author="梁元" w:date="2019-05-14T19:51:36Z">
            <w:rPr>
              <w:rFonts w:hint="eastAsia" w:ascii="仿宋" w:hAnsi="仿宋" w:eastAsia="仿宋"/>
              <w:sz w:val="28"/>
              <w:szCs w:val="28"/>
            </w:rPr>
          </w:rPrChange>
          <w14:textFill>
            <w14:solidFill>
              <w14:schemeClr w14:val="tx1"/>
            </w14:solidFill>
          </w14:textFill>
        </w:rPr>
        <w:t>通用大牛级解法</w:t>
      </w:r>
      <w:bookmarkEnd w:id="882"/>
      <w:bookmarkEnd w:id="883"/>
    </w:p>
    <w:p>
      <w:pPr>
        <w:widowControl/>
        <w:shd w:val="clear" w:color="auto" w:fill="FFFFFF"/>
        <w:spacing w:before="150" w:after="150"/>
        <w:ind w:firstLine="480" w:firstLineChars="200"/>
        <w:jc w:val="left"/>
        <w:rPr>
          <w:rFonts w:cs="Times" w:asciiTheme="majorEastAsia" w:hAnsiTheme="majorEastAsia" w:eastAsiaTheme="majorEastAsia"/>
          <w:color w:val="000000" w:themeColor="text1"/>
          <w:rPrChange w:id="22744" w:author="梁元" w:date="2019-05-14T19:51:36Z">
            <w:rPr>
              <w:rFonts w:cs="Times" w:asciiTheme="majorEastAsia" w:hAnsiTheme="majorEastAsia" w:eastAsiaTheme="majorEastAsia"/>
            </w:rPr>
          </w:rPrChange>
          <w14:textFill>
            <w14:solidFill>
              <w14:schemeClr w14:val="tx1"/>
            </w14:solidFill>
          </w14:textFill>
        </w:rPr>
        <w:pPrChange w:id="22743" w:author="冷雪凝" w:date="2019-05-14T12:21:32Z">
          <w:pPr>
            <w:widowControl/>
            <w:shd w:val="clear" w:color="auto" w:fill="FFFFFF"/>
            <w:spacing w:before="150" w:after="150"/>
            <w:jc w:val="left"/>
          </w:pPr>
        </w:pPrChange>
      </w:pPr>
      <w:r>
        <w:rPr>
          <w:rFonts w:cs="Times" w:asciiTheme="majorEastAsia" w:hAnsiTheme="majorEastAsia" w:eastAsiaTheme="majorEastAsia"/>
          <w:color w:val="000000" w:themeColor="text1"/>
          <w:rPrChange w:id="22745" w:author="梁元" w:date="2019-05-14T19:51:36Z">
            <w:rPr>
              <w:rFonts w:cs="Times" w:asciiTheme="majorEastAsia" w:hAnsiTheme="majorEastAsia" w:eastAsiaTheme="majorEastAsia"/>
            </w:rPr>
          </w:rPrChange>
          <w14:textFill>
            <w14:solidFill>
              <w14:schemeClr w14:val="tx1"/>
            </w14:solidFill>
          </w14:textFill>
        </w:rPr>
        <w:t>在渲染用户界面的时候，DOM的操作是最昂贵，不幸的是没有库可以让这些原始操作变得更快。我们能做的最好的就是：尽量减少DOM操作。Vue 和 React 都使用虚拟DOM来实现，并且两者工作一样好</w:t>
      </w:r>
      <w:r>
        <w:rPr>
          <w:rFonts w:hint="eastAsia" w:cs="Times" w:asciiTheme="majorEastAsia" w:hAnsiTheme="majorEastAsia" w:eastAsiaTheme="majorEastAsia"/>
          <w:color w:val="000000" w:themeColor="text1"/>
          <w:rPrChange w:id="22746" w:author="梁元" w:date="2019-05-14T19:51:36Z">
            <w:rPr>
              <w:rFonts w:hint="eastAsia" w:cs="Times" w:asciiTheme="majorEastAsia" w:hAnsiTheme="majorEastAsia" w:eastAsiaTheme="majorEastAsia"/>
            </w:rPr>
          </w:rPrChange>
          <w14:textFill>
            <w14:solidFill>
              <w14:schemeClr w14:val="tx1"/>
            </w14:solidFill>
          </w14:textFill>
        </w:rPr>
        <w:t>；</w:t>
      </w:r>
    </w:p>
    <w:p>
      <w:pPr>
        <w:ind w:firstLine="480" w:firstLineChars="200"/>
        <w:rPr>
          <w:color w:val="000000" w:themeColor="text1"/>
          <w:rPrChange w:id="22748" w:author="梁元" w:date="2019-05-14T19:51:36Z">
            <w:rPr/>
          </w:rPrChange>
          <w14:textFill>
            <w14:solidFill>
              <w14:schemeClr w14:val="tx1"/>
            </w14:solidFill>
          </w14:textFill>
        </w:rPr>
        <w:pPrChange w:id="22747" w:author="冷雪凝" w:date="2019-05-14T12:21:32Z">
          <w:pPr/>
        </w:pPrChange>
      </w:pPr>
    </w:p>
    <w:p>
      <w:pPr>
        <w:ind w:firstLine="480" w:firstLineChars="200"/>
        <w:rPr>
          <w:color w:val="000000" w:themeColor="text1"/>
          <w:rPrChange w:id="22750" w:author="梁元" w:date="2019-05-14T19:51:36Z">
            <w:rPr/>
          </w:rPrChange>
          <w14:textFill>
            <w14:solidFill>
              <w14:schemeClr w14:val="tx1"/>
            </w14:solidFill>
          </w14:textFill>
        </w:rPr>
        <w:pPrChange w:id="22749" w:author="冷雪凝" w:date="2019-05-14T12:21:32Z">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2752" w:author="梁元" w:date="2019-05-14T19:51:36Z">
            <w:rPr>
              <w:rFonts w:cs="Times" w:asciiTheme="majorEastAsia" w:hAnsiTheme="majorEastAsia" w:eastAsiaTheme="majorEastAsia"/>
            </w:rPr>
          </w:rPrChange>
          <w14:textFill>
            <w14:solidFill>
              <w14:schemeClr w14:val="tx1"/>
            </w14:solidFill>
          </w14:textFill>
        </w:rPr>
        <w:pPrChange w:id="22751" w:author="冷雪凝" w:date="2019-05-14T12:21:32Z">
          <w:pPr>
            <w:autoSpaceDE w:val="0"/>
            <w:autoSpaceDN w:val="0"/>
            <w:adjustRightInd w:val="0"/>
            <w:spacing w:line="280" w:lineRule="atLeast"/>
          </w:pPr>
        </w:pPrChange>
      </w:pPr>
      <w:r>
        <w:rPr>
          <w:rFonts w:hint="eastAsia" w:cs="Times" w:asciiTheme="majorEastAsia" w:hAnsiTheme="majorEastAsia" w:eastAsiaTheme="majorEastAsia"/>
          <w:color w:val="000000" w:themeColor="text1"/>
          <w:rPrChange w:id="22753" w:author="梁元" w:date="2019-05-14T19:51:36Z">
            <w:rPr>
              <w:rFonts w:hint="eastAsia" w:cs="Times" w:asciiTheme="majorEastAsia" w:hAnsiTheme="majorEastAsia" w:eastAsiaTheme="majorEastAsia"/>
            </w:rPr>
          </w:rPrChange>
          <w14:textFill>
            <w14:solidFill>
              <w14:schemeClr w14:val="tx1"/>
            </w14:solidFill>
          </w14:textFill>
        </w:rPr>
        <w:t>相同点：</w:t>
      </w:r>
    </w:p>
    <w:p>
      <w:pPr>
        <w:pStyle w:val="21"/>
        <w:numPr>
          <w:ilvl w:val="0"/>
          <w:numId w:val="55"/>
        </w:numPr>
        <w:ind w:left="720" w:leftChars="0" w:firstLine="480" w:firstLineChars="200"/>
        <w:rPr>
          <w:rFonts w:cs="Times" w:asciiTheme="majorEastAsia" w:hAnsiTheme="majorEastAsia" w:eastAsiaTheme="majorEastAsia"/>
          <w:color w:val="000000" w:themeColor="text1"/>
          <w:rPrChange w:id="22755" w:author="梁元" w:date="2019-05-14T19:51:36Z">
            <w:rPr>
              <w:rFonts w:cs="Times" w:asciiTheme="majorEastAsia" w:hAnsiTheme="majorEastAsia" w:eastAsiaTheme="majorEastAsia"/>
            </w:rPr>
          </w:rPrChange>
          <w14:textFill>
            <w14:solidFill>
              <w14:schemeClr w14:val="tx1"/>
            </w14:solidFill>
          </w14:textFill>
        </w:rPr>
        <w:pPrChange w:id="22754" w:author="冷雪凝" w:date="2019-05-14T12:21:32Z">
          <w:pPr>
            <w:pStyle w:val="21"/>
            <w:numPr>
              <w:ilvl w:val="0"/>
              <w:numId w:val="55"/>
            </w:numPr>
            <w:ind w:left="720" w:leftChars="0" w:hanging="360" w:firstLineChars="0"/>
          </w:pPr>
        </w:pPrChange>
      </w:pPr>
      <w:r>
        <w:rPr>
          <w:rFonts w:cs="Times" w:asciiTheme="majorEastAsia" w:hAnsiTheme="majorEastAsia" w:eastAsiaTheme="majorEastAsia"/>
          <w:color w:val="000000" w:themeColor="text1"/>
          <w:rPrChange w:id="22756" w:author="梁元" w:date="2019-05-14T19:51:36Z">
            <w:rPr>
              <w:rFonts w:cs="Times" w:asciiTheme="majorEastAsia" w:hAnsiTheme="majorEastAsia" w:eastAsiaTheme="majorEastAsia"/>
            </w:rPr>
          </w:rPrChange>
          <w14:textFill>
            <w14:solidFill>
              <w14:schemeClr w14:val="tx1"/>
            </w14:solidFill>
          </w14:textFill>
        </w:rPr>
        <w:t>.都支持服务器端渲染</w:t>
      </w:r>
    </w:p>
    <w:p>
      <w:pPr>
        <w:pStyle w:val="21"/>
        <w:numPr>
          <w:ilvl w:val="0"/>
          <w:numId w:val="55"/>
        </w:numPr>
        <w:ind w:left="720" w:leftChars="0" w:firstLine="480" w:firstLineChars="200"/>
        <w:rPr>
          <w:rFonts w:cs="Times" w:asciiTheme="majorEastAsia" w:hAnsiTheme="majorEastAsia" w:eastAsiaTheme="majorEastAsia"/>
          <w:color w:val="000000" w:themeColor="text1"/>
          <w:rPrChange w:id="22758" w:author="梁元" w:date="2019-05-14T19:51:36Z">
            <w:rPr>
              <w:rFonts w:cs="Times" w:asciiTheme="majorEastAsia" w:hAnsiTheme="majorEastAsia" w:eastAsiaTheme="majorEastAsia"/>
            </w:rPr>
          </w:rPrChange>
          <w14:textFill>
            <w14:solidFill>
              <w14:schemeClr w14:val="tx1"/>
            </w14:solidFill>
          </w14:textFill>
        </w:rPr>
        <w:pPrChange w:id="22757" w:author="冷雪凝" w:date="2019-05-14T12:21:32Z">
          <w:pPr>
            <w:pStyle w:val="21"/>
            <w:numPr>
              <w:ilvl w:val="0"/>
              <w:numId w:val="55"/>
            </w:numPr>
            <w:ind w:left="720" w:leftChars="0" w:hanging="360" w:firstLineChars="0"/>
          </w:pPr>
        </w:pPrChange>
      </w:pPr>
      <w:r>
        <w:rPr>
          <w:rFonts w:cs="Times" w:asciiTheme="majorEastAsia" w:hAnsiTheme="majorEastAsia" w:eastAsiaTheme="majorEastAsia"/>
          <w:color w:val="000000" w:themeColor="text1"/>
          <w:rPrChange w:id="22759" w:author="梁元" w:date="2019-05-14T19:51:36Z">
            <w:rPr>
              <w:rFonts w:cs="Times" w:asciiTheme="majorEastAsia" w:hAnsiTheme="majorEastAsia" w:eastAsiaTheme="majorEastAsia"/>
            </w:rPr>
          </w:rPrChange>
          <w14:textFill>
            <w14:solidFill>
              <w14:schemeClr w14:val="tx1"/>
            </w14:solidFill>
          </w14:textFill>
        </w:rPr>
        <w:t>都使用虚拟DOM来实现</w:t>
      </w:r>
    </w:p>
    <w:p>
      <w:pPr>
        <w:pStyle w:val="21"/>
        <w:numPr>
          <w:ilvl w:val="0"/>
          <w:numId w:val="55"/>
        </w:numPr>
        <w:ind w:left="720" w:leftChars="0" w:firstLine="480" w:firstLineChars="200"/>
        <w:rPr>
          <w:rFonts w:cs="Times" w:asciiTheme="majorEastAsia" w:hAnsiTheme="majorEastAsia" w:eastAsiaTheme="majorEastAsia"/>
          <w:color w:val="000000" w:themeColor="text1"/>
          <w:rPrChange w:id="22761" w:author="梁元" w:date="2019-05-14T19:51:36Z">
            <w:rPr>
              <w:rFonts w:cs="Times" w:asciiTheme="majorEastAsia" w:hAnsiTheme="majorEastAsia" w:eastAsiaTheme="majorEastAsia"/>
            </w:rPr>
          </w:rPrChange>
          <w14:textFill>
            <w14:solidFill>
              <w14:schemeClr w14:val="tx1"/>
            </w14:solidFill>
          </w14:textFill>
        </w:rPr>
        <w:pPrChange w:id="22760" w:author="冷雪凝" w:date="2019-05-14T12:21:32Z">
          <w:pPr>
            <w:pStyle w:val="21"/>
            <w:numPr>
              <w:ilvl w:val="0"/>
              <w:numId w:val="55"/>
            </w:numPr>
            <w:ind w:left="720" w:leftChars="0" w:hanging="360" w:firstLineChars="0"/>
          </w:pPr>
        </w:pPrChange>
      </w:pPr>
      <w:r>
        <w:rPr>
          <w:rFonts w:cs="Times" w:asciiTheme="majorEastAsia" w:hAnsiTheme="majorEastAsia" w:eastAsiaTheme="majorEastAsia"/>
          <w:color w:val="000000" w:themeColor="text1"/>
          <w:rPrChange w:id="22762" w:author="梁元" w:date="2019-05-14T19:51:36Z">
            <w:rPr>
              <w:rFonts w:cs="Times" w:asciiTheme="majorEastAsia" w:hAnsiTheme="majorEastAsia" w:eastAsiaTheme="majorEastAsia"/>
            </w:rPr>
          </w:rPrChange>
          <w14:textFill>
            <w14:solidFill>
              <w14:schemeClr w14:val="tx1"/>
            </w14:solidFill>
          </w14:textFill>
        </w:rPr>
        <w:t>都有Virtual DOM,组件化开发,通过props参数进行父子组件数据的传递,都实现webComponent规范</w:t>
      </w:r>
    </w:p>
    <w:p>
      <w:pPr>
        <w:pStyle w:val="21"/>
        <w:numPr>
          <w:ilvl w:val="0"/>
          <w:numId w:val="55"/>
        </w:numPr>
        <w:ind w:left="720" w:leftChars="0" w:firstLine="480" w:firstLineChars="200"/>
        <w:rPr>
          <w:rFonts w:cs="Times" w:asciiTheme="majorEastAsia" w:hAnsiTheme="majorEastAsia" w:eastAsiaTheme="majorEastAsia"/>
          <w:color w:val="000000" w:themeColor="text1"/>
          <w:rPrChange w:id="22764" w:author="梁元" w:date="2019-05-14T19:51:36Z">
            <w:rPr>
              <w:rFonts w:cs="Times" w:asciiTheme="majorEastAsia" w:hAnsiTheme="majorEastAsia" w:eastAsiaTheme="majorEastAsia"/>
            </w:rPr>
          </w:rPrChange>
          <w14:textFill>
            <w14:solidFill>
              <w14:schemeClr w14:val="tx1"/>
            </w14:solidFill>
          </w14:textFill>
        </w:rPr>
        <w:pPrChange w:id="22763" w:author="冷雪凝" w:date="2019-05-14T12:21:32Z">
          <w:pPr>
            <w:pStyle w:val="21"/>
            <w:numPr>
              <w:ilvl w:val="0"/>
              <w:numId w:val="55"/>
            </w:numPr>
            <w:ind w:left="720" w:leftChars="0" w:hanging="360" w:firstLineChars="0"/>
          </w:pPr>
        </w:pPrChange>
      </w:pPr>
      <w:r>
        <w:rPr>
          <w:rFonts w:hint="eastAsia" w:cs="Times" w:asciiTheme="majorEastAsia" w:hAnsiTheme="majorEastAsia" w:eastAsiaTheme="majorEastAsia"/>
          <w:color w:val="000000" w:themeColor="text1"/>
          <w:rPrChange w:id="22765" w:author="梁元" w:date="2019-05-14T19:51:36Z">
            <w:rPr>
              <w:rFonts w:hint="eastAsia" w:cs="Times" w:asciiTheme="majorEastAsia" w:hAnsiTheme="majorEastAsia" w:eastAsiaTheme="majorEastAsia"/>
            </w:rPr>
          </w:rPrChange>
          <w14:textFill>
            <w14:solidFill>
              <w14:schemeClr w14:val="tx1"/>
            </w14:solidFill>
          </w14:textFill>
        </w:rPr>
        <w:t>只有框架的骨架，其他的功能如路由、状态管理等是框架分离的组件。</w:t>
      </w:r>
    </w:p>
    <w:p>
      <w:pPr>
        <w:pStyle w:val="21"/>
        <w:numPr>
          <w:ilvl w:val="0"/>
          <w:numId w:val="55"/>
        </w:numPr>
        <w:ind w:left="720" w:leftChars="0" w:firstLine="480" w:firstLineChars="200"/>
        <w:rPr>
          <w:rFonts w:cs="Times" w:asciiTheme="majorEastAsia" w:hAnsiTheme="majorEastAsia" w:eastAsiaTheme="majorEastAsia"/>
          <w:color w:val="000000" w:themeColor="text1"/>
          <w:rPrChange w:id="22767" w:author="梁元" w:date="2019-05-14T19:51:36Z">
            <w:rPr>
              <w:rFonts w:cs="Times" w:asciiTheme="majorEastAsia" w:hAnsiTheme="majorEastAsia" w:eastAsiaTheme="majorEastAsia"/>
            </w:rPr>
          </w:rPrChange>
          <w14:textFill>
            <w14:solidFill>
              <w14:schemeClr w14:val="tx1"/>
            </w14:solidFill>
          </w14:textFill>
        </w:rPr>
        <w:pPrChange w:id="22766" w:author="冷雪凝" w:date="2019-05-14T12:21:32Z">
          <w:pPr>
            <w:pStyle w:val="21"/>
            <w:numPr>
              <w:ilvl w:val="0"/>
              <w:numId w:val="55"/>
            </w:numPr>
            <w:ind w:left="720" w:leftChars="0" w:hanging="360" w:firstLineChars="0"/>
          </w:pPr>
        </w:pPrChange>
      </w:pPr>
      <w:r>
        <w:rPr>
          <w:rFonts w:hint="eastAsia" w:cs="Times" w:asciiTheme="majorEastAsia" w:hAnsiTheme="majorEastAsia" w:eastAsiaTheme="majorEastAsia"/>
          <w:color w:val="000000" w:themeColor="text1"/>
          <w:rPrChange w:id="22768" w:author="梁元" w:date="2019-05-14T19:51:36Z">
            <w:rPr>
              <w:rFonts w:hint="eastAsia" w:cs="Times" w:asciiTheme="majorEastAsia" w:hAnsiTheme="majorEastAsia" w:eastAsiaTheme="majorEastAsia"/>
            </w:rPr>
          </w:rPrChange>
          <w14:textFill>
            <w14:solidFill>
              <w14:schemeClr w14:val="tx1"/>
            </w14:solidFill>
          </w14:textFill>
        </w:rPr>
        <w:t>都是JavaScript的UI框架，</w:t>
      </w:r>
      <w:r>
        <w:rPr>
          <w:rFonts w:cs="Times" w:asciiTheme="majorEastAsia" w:hAnsiTheme="majorEastAsia" w:eastAsiaTheme="majorEastAsia"/>
          <w:color w:val="000000" w:themeColor="text1"/>
          <w:rPrChange w:id="22769" w:author="梁元" w:date="2019-05-14T19:51:36Z">
            <w:rPr>
              <w:rFonts w:cs="Times" w:asciiTheme="majorEastAsia" w:hAnsiTheme="majorEastAsia" w:eastAsiaTheme="majorEastAsia"/>
            </w:rPr>
          </w:rPrChange>
          <w14:textFill>
            <w14:solidFill>
              <w14:schemeClr w14:val="tx1"/>
            </w14:solidFill>
          </w14:textFill>
        </w:rPr>
        <w:t>数据驱动视图</w:t>
      </w:r>
      <w:r>
        <w:rPr>
          <w:rFonts w:hint="eastAsia" w:cs="Times" w:asciiTheme="majorEastAsia" w:hAnsiTheme="majorEastAsia" w:eastAsiaTheme="majorEastAsia"/>
          <w:color w:val="000000" w:themeColor="text1"/>
          <w:rPrChange w:id="22770" w:author="梁元" w:date="2019-05-14T19:51:36Z">
            <w:rPr>
              <w:rFonts w:hint="eastAsia" w:cs="Times" w:asciiTheme="majorEastAsia" w:hAnsiTheme="majorEastAsia" w:eastAsiaTheme="majorEastAsia"/>
            </w:rPr>
          </w:rPrChange>
          <w14:textFill>
            <w14:solidFill>
              <w14:schemeClr w14:val="tx1"/>
            </w14:solidFill>
          </w14:textFill>
        </w:rPr>
        <w:t>，专注于创造前端的富应用</w:t>
      </w:r>
    </w:p>
    <w:p>
      <w:pPr>
        <w:pStyle w:val="21"/>
        <w:numPr>
          <w:ilvl w:val="0"/>
          <w:numId w:val="55"/>
        </w:numPr>
        <w:ind w:left="720" w:leftChars="0" w:firstLine="480" w:firstLineChars="200"/>
        <w:rPr>
          <w:rFonts w:cs="Times" w:asciiTheme="majorEastAsia" w:hAnsiTheme="majorEastAsia" w:eastAsiaTheme="majorEastAsia"/>
          <w:color w:val="000000" w:themeColor="text1"/>
          <w:rPrChange w:id="22772" w:author="梁元" w:date="2019-05-14T19:51:36Z">
            <w:rPr>
              <w:rFonts w:cs="Times" w:asciiTheme="majorEastAsia" w:hAnsiTheme="majorEastAsia" w:eastAsiaTheme="majorEastAsia"/>
            </w:rPr>
          </w:rPrChange>
          <w14:textFill>
            <w14:solidFill>
              <w14:schemeClr w14:val="tx1"/>
            </w14:solidFill>
          </w14:textFill>
        </w:rPr>
        <w:pPrChange w:id="22771" w:author="冷雪凝" w:date="2019-05-14T12:21:32Z">
          <w:pPr>
            <w:pStyle w:val="21"/>
            <w:numPr>
              <w:ilvl w:val="0"/>
              <w:numId w:val="55"/>
            </w:numPr>
            <w:ind w:left="720" w:leftChars="0" w:hanging="360" w:firstLineChars="0"/>
          </w:pPr>
        </w:pPrChange>
      </w:pPr>
      <w:r>
        <w:rPr>
          <w:rFonts w:cs="Times" w:asciiTheme="majorEastAsia" w:hAnsiTheme="majorEastAsia" w:eastAsiaTheme="majorEastAsia"/>
          <w:color w:val="000000" w:themeColor="text1"/>
          <w:rPrChange w:id="22773" w:author="梁元" w:date="2019-05-14T19:51:36Z">
            <w:rPr>
              <w:rFonts w:cs="Times" w:asciiTheme="majorEastAsia" w:hAnsiTheme="majorEastAsia" w:eastAsiaTheme="majorEastAsia"/>
            </w:rPr>
          </w:rPrChange>
          <w14:textFill>
            <w14:solidFill>
              <w14:schemeClr w14:val="tx1"/>
            </w14:solidFill>
          </w14:textFill>
        </w:rPr>
        <w:t>都有支持native的方案,React的React native,Vue的weex</w:t>
      </w:r>
    </w:p>
    <w:p>
      <w:pPr>
        <w:pStyle w:val="21"/>
        <w:numPr>
          <w:ilvl w:val="0"/>
          <w:numId w:val="55"/>
        </w:numPr>
        <w:ind w:left="720" w:leftChars="0" w:firstLine="480" w:firstLineChars="200"/>
        <w:rPr>
          <w:rFonts w:cs="Times" w:asciiTheme="majorEastAsia" w:hAnsiTheme="majorEastAsia" w:eastAsiaTheme="majorEastAsia"/>
          <w:color w:val="000000" w:themeColor="text1"/>
          <w:rPrChange w:id="22775" w:author="梁元" w:date="2019-05-14T19:51:36Z">
            <w:rPr>
              <w:rFonts w:cs="Times" w:asciiTheme="majorEastAsia" w:hAnsiTheme="majorEastAsia" w:eastAsiaTheme="majorEastAsia"/>
            </w:rPr>
          </w:rPrChange>
          <w14:textFill>
            <w14:solidFill>
              <w14:schemeClr w14:val="tx1"/>
            </w14:solidFill>
          </w14:textFill>
        </w:rPr>
        <w:pPrChange w:id="22774" w:author="冷雪凝" w:date="2019-05-14T12:21:32Z">
          <w:pPr>
            <w:pStyle w:val="21"/>
            <w:numPr>
              <w:ilvl w:val="0"/>
              <w:numId w:val="55"/>
            </w:numPr>
            <w:ind w:left="720" w:leftChars="0" w:hanging="360" w:firstLineChars="0"/>
          </w:pPr>
        </w:pPrChange>
      </w:pPr>
      <w:r>
        <w:rPr>
          <w:rFonts w:cs="Times" w:asciiTheme="majorEastAsia" w:hAnsiTheme="majorEastAsia" w:eastAsiaTheme="majorEastAsia"/>
          <w:color w:val="000000" w:themeColor="text1"/>
          <w:rPrChange w:id="22776" w:author="梁元" w:date="2019-05-14T19:51:36Z">
            <w:rPr>
              <w:rFonts w:cs="Times" w:asciiTheme="majorEastAsia" w:hAnsiTheme="majorEastAsia" w:eastAsiaTheme="majorEastAsia"/>
            </w:rPr>
          </w:rPrChange>
          <w14:textFill>
            <w14:solidFill>
              <w14:schemeClr w14:val="tx1"/>
            </w14:solidFill>
          </w14:textFill>
        </w:rPr>
        <w:t>都有管理状态，React有redux,Vue有自己的Vuex（自适应vue，量身定做）</w:t>
      </w:r>
    </w:p>
    <w:p>
      <w:pPr>
        <w:pStyle w:val="21"/>
        <w:ind w:left="720" w:firstLine="480" w:firstLineChars="200"/>
        <w:rPr>
          <w:rFonts w:cs="Times" w:asciiTheme="majorEastAsia" w:hAnsiTheme="majorEastAsia" w:eastAsiaTheme="majorEastAsia"/>
          <w:color w:val="000000" w:themeColor="text1"/>
          <w:rPrChange w:id="22778" w:author="梁元" w:date="2019-05-14T19:51:36Z">
            <w:rPr>
              <w:rFonts w:cs="Times" w:asciiTheme="majorEastAsia" w:hAnsiTheme="majorEastAsia" w:eastAsiaTheme="majorEastAsia"/>
            </w:rPr>
          </w:rPrChange>
          <w14:textFill>
            <w14:solidFill>
              <w14:schemeClr w14:val="tx1"/>
            </w14:solidFill>
          </w14:textFill>
        </w:rPr>
        <w:pPrChange w:id="22777" w:author="冷雪凝" w:date="2019-05-14T12:21:32Z">
          <w:pPr>
            <w:pStyle w:val="21"/>
            <w:ind w:left="720" w:firstLine="0" w:firstLineChars="0"/>
          </w:pPr>
        </w:pPrChange>
      </w:pPr>
    </w:p>
    <w:p>
      <w:pPr>
        <w:ind w:firstLine="480" w:firstLineChars="200"/>
        <w:rPr>
          <w:rFonts w:cs="Times" w:asciiTheme="majorEastAsia" w:hAnsiTheme="majorEastAsia" w:eastAsiaTheme="majorEastAsia"/>
          <w:color w:val="000000" w:themeColor="text1"/>
          <w:rPrChange w:id="22780" w:author="梁元" w:date="2019-05-14T19:51:36Z">
            <w:rPr>
              <w:rFonts w:cs="Times" w:asciiTheme="majorEastAsia" w:hAnsiTheme="majorEastAsia" w:eastAsiaTheme="majorEastAsia"/>
            </w:rPr>
          </w:rPrChange>
          <w14:textFill>
            <w14:solidFill>
              <w14:schemeClr w14:val="tx1"/>
            </w14:solidFill>
          </w14:textFill>
        </w:rPr>
        <w:pPrChange w:id="22779" w:author="冷雪凝" w:date="2019-05-14T12:21:32Z">
          <w:pPr/>
        </w:pPrChange>
      </w:pPr>
    </w:p>
    <w:p>
      <w:pPr>
        <w:widowControl/>
        <w:numPr>
          <w:ilvl w:val="-1"/>
          <w:numId w:val="0"/>
        </w:numPr>
        <w:shd w:val="clear" w:color="auto" w:fill="FFFFFF"/>
        <w:ind w:left="0" w:leftChars="0" w:firstLine="0" w:firstLineChars="0"/>
        <w:jc w:val="left"/>
        <w:rPr>
          <w:rFonts w:ascii="Tahoma" w:hAnsi="Tahoma" w:eastAsia="宋体" w:cs="Tahoma"/>
          <w:color w:val="000000" w:themeColor="text1"/>
          <w:kern w:val="0"/>
          <w:sz w:val="21"/>
          <w:szCs w:val="21"/>
          <w:rPrChange w:id="22782" w:author="梁元" w:date="2019-05-14T19:51:36Z">
            <w:rPr>
              <w:rFonts w:ascii="Tahoma" w:hAnsi="Tahoma" w:eastAsia="宋体" w:cs="Tahoma"/>
              <w:color w:val="444444"/>
              <w:kern w:val="0"/>
              <w:sz w:val="21"/>
              <w:szCs w:val="21"/>
            </w:rPr>
          </w:rPrChange>
          <w14:textFill>
            <w14:solidFill>
              <w14:schemeClr w14:val="tx1"/>
            </w14:solidFill>
          </w14:textFill>
        </w:rPr>
        <w:pPrChange w:id="22781" w:author="冷雪凝" w:date="2019-05-14T12:22:29Z">
          <w:pPr>
            <w:widowControl/>
            <w:numPr>
              <w:ilvl w:val="0"/>
              <w:numId w:val="56"/>
            </w:numPr>
            <w:shd w:val="clear" w:color="auto" w:fill="FFFFFF"/>
            <w:ind w:left="450"/>
            <w:jc w:val="left"/>
          </w:pPr>
        </w:pPrChange>
      </w:pPr>
      <w:r>
        <w:rPr>
          <w:rFonts w:cs="Times" w:asciiTheme="majorEastAsia" w:hAnsiTheme="majorEastAsia" w:eastAsiaTheme="majorEastAsia"/>
          <w:color w:val="000000" w:themeColor="text1"/>
          <w:rPrChange w:id="22783" w:author="梁元" w:date="2019-05-14T19:51:36Z">
            <w:rPr>
              <w:rFonts w:cs="Times" w:asciiTheme="majorEastAsia" w:hAnsiTheme="majorEastAsia" w:eastAsiaTheme="majorEastAsia"/>
            </w:rPr>
          </w:rPrChange>
          <w14:textFill>
            <w14:solidFill>
              <w14:schemeClr w14:val="tx1"/>
            </w14:solidFill>
          </w14:textFill>
        </w:rPr>
        <w:t>在 React 中，所有的组件的渲染功能使用的都是JSX。JSX 是使用 XML 语法编写 Javascript 的一种语法糖</w:t>
      </w:r>
      <w:r>
        <w:rPr>
          <w:rFonts w:hint="eastAsia" w:cs="Times" w:asciiTheme="majorEastAsia" w:hAnsiTheme="majorEastAsia" w:eastAsiaTheme="majorEastAsia"/>
          <w:color w:val="000000" w:themeColor="text1"/>
          <w:rPrChange w:id="22784" w:author="梁元" w:date="2019-05-14T19:51:36Z">
            <w:rPr>
              <w:rFonts w:hint="eastAsia" w:cs="Times" w:asciiTheme="majorEastAsia" w:hAnsiTheme="majorEastAsia" w:eastAsiaTheme="majorEastAsia"/>
            </w:rPr>
          </w:rPrChange>
          <w14:textFill>
            <w14:solidFill>
              <w14:schemeClr w14:val="tx1"/>
            </w14:solidFill>
          </w14:textFill>
        </w:rPr>
        <w:t>，它可以</w:t>
      </w:r>
      <w:r>
        <w:rPr>
          <w:rFonts w:cs="Times" w:asciiTheme="majorEastAsia" w:hAnsiTheme="majorEastAsia" w:eastAsiaTheme="majorEastAsia"/>
          <w:color w:val="000000" w:themeColor="text1"/>
          <w:rPrChange w:id="22785" w:author="梁元" w:date="2019-05-14T19:51:36Z">
            <w:rPr>
              <w:rFonts w:cs="Times" w:asciiTheme="majorEastAsia" w:hAnsiTheme="majorEastAsia" w:eastAsiaTheme="majorEastAsia"/>
            </w:rPr>
          </w:rPrChange>
          <w14:textFill>
            <w14:solidFill>
              <w14:schemeClr w14:val="tx1"/>
            </w14:solidFill>
          </w14:textFill>
        </w:rPr>
        <w:t>使用的完整的编程语言JavaScript来构建视图页面</w:t>
      </w:r>
      <w:r>
        <w:rPr>
          <w:rFonts w:hint="eastAsia" w:cs="Times" w:asciiTheme="majorEastAsia" w:hAnsiTheme="majorEastAsia" w:eastAsiaTheme="majorEastAsia"/>
          <w:color w:val="000000" w:themeColor="text1"/>
          <w:rPrChange w:id="22786" w:author="梁元" w:date="2019-05-14T19:51:36Z">
            <w:rPr>
              <w:rFonts w:hint="eastAsia" w:cs="Times" w:asciiTheme="majorEastAsia" w:hAnsiTheme="majorEastAsia" w:eastAsiaTheme="majorEastAsia"/>
            </w:rPr>
          </w:rPrChange>
          <w14:textFill>
            <w14:solidFill>
              <w14:schemeClr w14:val="tx1"/>
            </w14:solidFill>
          </w14:textFill>
        </w:rPr>
        <w:t>，</w:t>
      </w:r>
      <w:r>
        <w:rPr>
          <w:rFonts w:cs="Times" w:asciiTheme="majorEastAsia" w:hAnsiTheme="majorEastAsia" w:eastAsiaTheme="majorEastAsia"/>
          <w:color w:val="000000" w:themeColor="text1"/>
          <w:rPrChange w:id="22787" w:author="梁元" w:date="2019-05-14T19:51:36Z">
            <w:rPr>
              <w:rFonts w:cs="Times" w:asciiTheme="majorEastAsia" w:hAnsiTheme="majorEastAsia" w:eastAsiaTheme="majorEastAsia"/>
            </w:rPr>
          </w:rPrChange>
          <w14:textFill>
            <w14:solidFill>
              <w14:schemeClr w14:val="tx1"/>
            </w14:solidFill>
          </w14:textFill>
        </w:rPr>
        <w:t>工具对JSX的支持相比于现有可用的其他Vue模板还是比较先进的</w:t>
      </w:r>
      <w:r>
        <w:rPr>
          <w:rFonts w:hint="eastAsia" w:cs="Times" w:asciiTheme="majorEastAsia" w:hAnsiTheme="majorEastAsia" w:eastAsiaTheme="majorEastAsia"/>
          <w:color w:val="000000" w:themeColor="text1"/>
          <w:rPrChange w:id="22788" w:author="梁元" w:date="2019-05-14T19:51:36Z">
            <w:rPr>
              <w:rFonts w:hint="eastAsia" w:cs="Times" w:asciiTheme="majorEastAsia" w:hAnsiTheme="majorEastAsia" w:eastAsiaTheme="majorEastAsia"/>
            </w:rPr>
          </w:rPrChange>
          <w14:textFill>
            <w14:solidFill>
              <w14:schemeClr w14:val="tx1"/>
            </w14:solidFill>
          </w14:textFill>
        </w:rPr>
        <w:t>，</w:t>
      </w:r>
      <w:r>
        <w:rPr>
          <w:rFonts w:cs="Times" w:asciiTheme="majorEastAsia" w:hAnsiTheme="majorEastAsia" w:eastAsiaTheme="majorEastAsia"/>
          <w:color w:val="000000" w:themeColor="text1"/>
          <w:rPrChange w:id="22789" w:author="梁元" w:date="2019-05-14T19:51:36Z">
            <w:rPr>
              <w:rFonts w:cs="Times" w:asciiTheme="majorEastAsia" w:hAnsiTheme="majorEastAsia" w:eastAsiaTheme="majorEastAsia"/>
            </w:rPr>
          </w:rPrChange>
          <w14:textFill>
            <w14:solidFill>
              <w14:schemeClr w14:val="tx1"/>
            </w14:solidFill>
          </w14:textFill>
        </w:rPr>
        <w:t>在 Vue 中我们采用的 Web 技术并在其上面扩展</w:t>
      </w:r>
      <w:r>
        <w:rPr>
          <w:rFonts w:hint="eastAsia" w:cs="Times" w:asciiTheme="majorEastAsia" w:hAnsiTheme="majorEastAsia" w:eastAsiaTheme="majorEastAsia"/>
          <w:color w:val="000000" w:themeColor="text1"/>
          <w:rPrChange w:id="22790" w:author="梁元" w:date="2019-05-14T19:51:36Z">
            <w:rPr>
              <w:rFonts w:hint="eastAsia" w:cs="Times" w:asciiTheme="majorEastAsia" w:hAnsiTheme="majorEastAsia" w:eastAsiaTheme="majorEastAsia"/>
            </w:rPr>
          </w:rPrChange>
          <w14:textFill>
            <w14:solidFill>
              <w14:schemeClr w14:val="tx1"/>
            </w14:solidFill>
          </w14:textFill>
        </w:rPr>
        <w:t>，使用Te</w:t>
      </w:r>
      <w:r>
        <w:rPr>
          <w:rFonts w:cs="Times" w:asciiTheme="majorEastAsia" w:hAnsiTheme="majorEastAsia" w:eastAsiaTheme="majorEastAsia"/>
          <w:color w:val="000000" w:themeColor="text1"/>
          <w:rPrChange w:id="22791" w:author="梁元" w:date="2019-05-14T19:51:36Z">
            <w:rPr>
              <w:rFonts w:cs="Times" w:asciiTheme="majorEastAsia" w:hAnsiTheme="majorEastAsia" w:eastAsiaTheme="majorEastAsia"/>
            </w:rPr>
          </w:rPrChange>
          <w14:textFill>
            <w14:solidFill>
              <w14:schemeClr w14:val="tx1"/>
            </w14:solidFill>
          </w14:textFill>
        </w:rPr>
        <w:t>mplate在写模板的过程中，样式风格已确定和更少地涉及业务逻辑</w:t>
      </w:r>
      <w:r>
        <w:rPr>
          <w:rFonts w:hint="eastAsia" w:cs="Times" w:asciiTheme="majorEastAsia" w:hAnsiTheme="majorEastAsia" w:eastAsiaTheme="majorEastAsia"/>
          <w:color w:val="000000" w:themeColor="text1"/>
          <w:rPrChange w:id="22792" w:author="梁元" w:date="2019-05-14T19:51:36Z">
            <w:rPr>
              <w:rFonts w:hint="eastAsia" w:cs="Times" w:asciiTheme="majorEastAsia" w:hAnsiTheme="majorEastAsia" w:eastAsiaTheme="majorEastAsia"/>
            </w:rPr>
          </w:rPrChange>
          <w14:textFill>
            <w14:solidFill>
              <w14:schemeClr w14:val="tx1"/>
            </w14:solidFill>
          </w14:textFill>
        </w:rPr>
        <w:t>,</w:t>
      </w:r>
      <w:r>
        <w:rPr>
          <w:rFonts w:cs="Times" w:asciiTheme="majorEastAsia" w:hAnsiTheme="majorEastAsia" w:eastAsiaTheme="majorEastAsia"/>
          <w:color w:val="000000" w:themeColor="text1"/>
          <w:rPrChange w:id="22793" w:author="梁元" w:date="2019-05-14T19:51:36Z">
            <w:rPr>
              <w:rFonts w:cs="Times" w:asciiTheme="majorEastAsia" w:hAnsiTheme="majorEastAsia" w:eastAsiaTheme="majorEastAsia"/>
            </w:rPr>
          </w:rPrChange>
          <w14:textFill>
            <w14:solidFill>
              <w14:schemeClr w14:val="tx1"/>
            </w14:solidFill>
          </w14:textFill>
        </w:rPr>
        <w:t>一个模板总是被声明的</w:t>
      </w:r>
      <w:r>
        <w:rPr>
          <w:rFonts w:hint="eastAsia" w:cs="Times" w:asciiTheme="majorEastAsia" w:hAnsiTheme="majorEastAsia" w:eastAsiaTheme="majorEastAsia"/>
          <w:color w:val="000000" w:themeColor="text1"/>
          <w:rPrChange w:id="22794" w:author="梁元" w:date="2019-05-14T19:51:36Z">
            <w:rPr>
              <w:rFonts w:hint="eastAsia" w:cs="Times" w:asciiTheme="majorEastAsia" w:hAnsiTheme="majorEastAsia" w:eastAsiaTheme="majorEastAsia"/>
            </w:rPr>
          </w:rPrChange>
          <w14:textFill>
            <w14:solidFill>
              <w14:schemeClr w14:val="tx1"/>
            </w14:solidFill>
          </w14:textFill>
        </w:rPr>
        <w:t>,</w:t>
      </w:r>
      <w:r>
        <w:rPr>
          <w:rFonts w:cs="Times" w:asciiTheme="majorEastAsia" w:hAnsiTheme="majorEastAsia" w:eastAsiaTheme="majorEastAsia"/>
          <w:color w:val="000000" w:themeColor="text1"/>
          <w:rPrChange w:id="22795" w:author="梁元" w:date="2019-05-14T19:51:36Z">
            <w:rPr>
              <w:rFonts w:cs="Times" w:asciiTheme="majorEastAsia" w:hAnsiTheme="majorEastAsia" w:eastAsiaTheme="majorEastAsia"/>
            </w:rPr>
          </w:rPrChange>
          <w14:textFill>
            <w14:solidFill>
              <w14:schemeClr w14:val="tx1"/>
            </w14:solidFill>
          </w14:textFill>
        </w:rPr>
        <w:t>模板中任何 HTML 都是有效的</w:t>
      </w:r>
      <w:r>
        <w:rPr>
          <w:rFonts w:hint="eastAsia" w:cs="Times" w:asciiTheme="majorEastAsia" w:hAnsiTheme="majorEastAsia" w:eastAsiaTheme="majorEastAsia"/>
          <w:color w:val="000000" w:themeColor="text1"/>
          <w:rPrChange w:id="22796" w:author="梁元" w:date="2019-05-14T19:51:36Z">
            <w:rPr>
              <w:rFonts w:hint="eastAsia" w:cs="Times" w:asciiTheme="majorEastAsia" w:hAnsiTheme="majorEastAsia" w:eastAsiaTheme="majorEastAsia"/>
            </w:rPr>
          </w:rPrChange>
          <w14:textFill>
            <w14:solidFill>
              <w14:schemeClr w14:val="tx1"/>
            </w14:solidFill>
          </w14:textFill>
        </w:rPr>
        <w:t>,相比之下，React</w:t>
      </w:r>
      <w:r>
        <w:rPr>
          <w:rFonts w:cs="Times" w:asciiTheme="majorEastAsia" w:hAnsiTheme="majorEastAsia" w:eastAsiaTheme="majorEastAsia"/>
          <w:color w:val="000000" w:themeColor="text1"/>
          <w:rPrChange w:id="22797" w:author="梁元" w:date="2019-05-14T19:51:36Z">
            <w:rPr>
              <w:rFonts w:cs="Times" w:asciiTheme="majorEastAsia" w:hAnsiTheme="majorEastAsia" w:eastAsiaTheme="majorEastAsia"/>
            </w:rPr>
          </w:rPrChange>
          <w14:textFill>
            <w14:solidFill>
              <w14:schemeClr w14:val="tx1"/>
            </w14:solidFill>
          </w14:textFill>
        </w:rPr>
        <w:t>功能没有 Vue 模板系统的丰富。需要从组件文件中分离出HTML代码。</w:t>
      </w:r>
    </w:p>
    <w:p>
      <w:pPr>
        <w:pStyle w:val="11"/>
        <w:shd w:val="clear" w:color="auto" w:fill="FFFFFF"/>
        <w:spacing w:before="330" w:beforeAutospacing="0" w:after="0" w:afterAutospacing="0" w:line="240" w:lineRule="auto"/>
        <w:ind w:firstLine="480" w:firstLineChars="200"/>
        <w:jc w:val="both"/>
        <w:rPr>
          <w:rFonts w:cs="Times" w:asciiTheme="majorEastAsia" w:hAnsiTheme="majorEastAsia" w:eastAsiaTheme="majorEastAsia"/>
          <w:color w:val="000000" w:themeColor="text1"/>
          <w:kern w:val="2"/>
          <w:szCs w:val="22"/>
          <w:rPrChange w:id="22799" w:author="梁元" w:date="2019-05-14T19:51:36Z">
            <w:rPr>
              <w:rFonts w:ascii="Arial" w:hAnsi="Arial" w:cs="Arial"/>
              <w:color w:val="333333"/>
            </w:rPr>
          </w:rPrChange>
          <w14:textFill>
            <w14:solidFill>
              <w14:schemeClr w14:val="tx1"/>
            </w14:solidFill>
          </w14:textFill>
        </w:rPr>
        <w:pPrChange w:id="22798" w:author="冷雪凝" w:date="2019-05-14T12:21:32Z">
          <w:pPr>
            <w:pStyle w:val="11"/>
            <w:shd w:val="clear" w:color="auto" w:fill="FFFFFF"/>
            <w:spacing w:before="330" w:beforeAutospacing="0" w:after="0" w:afterAutospacing="0" w:line="360" w:lineRule="atLeast"/>
            <w:jc w:val="both"/>
          </w:pPr>
        </w:pPrChange>
      </w:pPr>
      <w:r>
        <w:rPr>
          <w:rStyle w:val="15"/>
          <w:rFonts w:cs="Times" w:asciiTheme="majorEastAsia" w:hAnsiTheme="majorEastAsia" w:eastAsiaTheme="majorEastAsia"/>
          <w:color w:val="000000" w:themeColor="text1"/>
          <w:kern w:val="2"/>
          <w:szCs w:val="22"/>
          <w:rPrChange w:id="22800" w:author="梁元" w:date="2019-05-14T19:51:36Z">
            <w:rPr>
              <w:rStyle w:val="37"/>
              <w:rFonts w:ascii="Arial" w:hAnsi="Arial" w:cs="Arial"/>
              <w:color w:val="333333"/>
            </w:rPr>
          </w:rPrChange>
          <w14:textFill>
            <w14:solidFill>
              <w14:schemeClr w14:val="tx1"/>
            </w14:solidFill>
          </w14:textFill>
        </w:rPr>
        <w:t>在性能方面，</w:t>
      </w:r>
      <w:r>
        <w:rPr>
          <w:rStyle w:val="15"/>
          <w:rFonts w:hint="default" w:cs="Times" w:asciiTheme="majorEastAsia" w:hAnsiTheme="majorEastAsia" w:eastAsiaTheme="majorEastAsia"/>
          <w:color w:val="000000" w:themeColor="text1"/>
          <w:kern w:val="2"/>
          <w:szCs w:val="22"/>
          <w:rPrChange w:id="22801" w:author="梁元" w:date="2019-05-14T19:51:36Z">
            <w:rPr>
              <w:rStyle w:val="37"/>
              <w:rFonts w:hint="eastAsia" w:ascii="Arial" w:hAnsi="Arial" w:cs="Arial"/>
              <w:color w:val="333333"/>
            </w:rPr>
          </w:rPrChange>
          <w14:textFill>
            <w14:solidFill>
              <w14:schemeClr w14:val="tx1"/>
            </w14:solidFill>
          </w14:textFill>
        </w:rPr>
        <w:t>当</w:t>
      </w:r>
      <w:r>
        <w:rPr>
          <w:rStyle w:val="15"/>
          <w:rFonts w:cs="Times" w:asciiTheme="majorEastAsia" w:hAnsiTheme="majorEastAsia" w:eastAsiaTheme="majorEastAsia"/>
          <w:color w:val="000000" w:themeColor="text1"/>
          <w:kern w:val="2"/>
          <w:szCs w:val="22"/>
          <w:rPrChange w:id="22802" w:author="梁元" w:date="2019-05-14T19:51:36Z">
            <w:rPr>
              <w:rStyle w:val="37"/>
              <w:rFonts w:ascii="Arial" w:hAnsi="Arial" w:cs="Arial"/>
              <w:color w:val="333333"/>
            </w:rPr>
          </w:rPrChange>
          <w14:textFill>
            <w14:solidFill>
              <w14:schemeClr w14:val="tx1"/>
            </w14:solidFill>
          </w14:textFill>
        </w:rPr>
        <w:t>我们考虑重新渲染功能。当组件的状态发生变化时，React的机制会触发整个组件树的重新呈现</w:t>
      </w:r>
      <w:r>
        <w:rPr>
          <w:rStyle w:val="15"/>
          <w:rFonts w:hint="default" w:cs="Times" w:asciiTheme="majorEastAsia" w:hAnsiTheme="majorEastAsia" w:eastAsiaTheme="majorEastAsia"/>
          <w:color w:val="000000" w:themeColor="text1"/>
          <w:kern w:val="2"/>
          <w:szCs w:val="22"/>
          <w:rPrChange w:id="22803" w:author="梁元" w:date="2019-05-14T19:51:36Z">
            <w:rPr>
              <w:rStyle w:val="37"/>
              <w:rFonts w:hint="eastAsia" w:ascii="Arial" w:hAnsi="Arial" w:cs="Arial"/>
              <w:color w:val="333333"/>
            </w:rPr>
          </w:rPrChange>
          <w14:textFill>
            <w14:solidFill>
              <w14:schemeClr w14:val="tx1"/>
            </w14:solidFill>
          </w14:textFill>
        </w:rPr>
        <w:t>，并且</w:t>
      </w:r>
      <w:r>
        <w:rPr>
          <w:rStyle w:val="15"/>
          <w:rFonts w:cs="Times" w:asciiTheme="majorEastAsia" w:hAnsiTheme="majorEastAsia" w:eastAsiaTheme="majorEastAsia"/>
          <w:color w:val="000000" w:themeColor="text1"/>
          <w:kern w:val="2"/>
          <w:szCs w:val="22"/>
          <w:rPrChange w:id="22804" w:author="梁元" w:date="2019-05-14T19:51:36Z">
            <w:rPr>
              <w:rStyle w:val="37"/>
              <w:rFonts w:ascii="Arial" w:hAnsi="Arial" w:cs="Arial"/>
              <w:color w:val="333333"/>
            </w:rPr>
          </w:rPrChange>
          <w14:textFill>
            <w14:solidFill>
              <w14:schemeClr w14:val="tx1"/>
            </w14:solidFill>
          </w14:textFill>
        </w:rPr>
        <w:t>由于 React 有大量的检查机制，能让它提供许多有用的警告和错误提示信息</w:t>
      </w:r>
      <w:r>
        <w:rPr>
          <w:rStyle w:val="15"/>
          <w:rFonts w:hint="default" w:cs="Times" w:asciiTheme="majorEastAsia" w:hAnsiTheme="majorEastAsia" w:eastAsiaTheme="majorEastAsia"/>
          <w:color w:val="000000" w:themeColor="text1"/>
          <w:kern w:val="2"/>
          <w:szCs w:val="22"/>
          <w:rPrChange w:id="22805" w:author="梁元" w:date="2019-05-14T19:51:36Z">
            <w:rPr>
              <w:rStyle w:val="37"/>
              <w:rFonts w:hint="eastAsia" w:ascii="Arial" w:hAnsi="Arial" w:cs="Arial"/>
              <w:color w:val="333333"/>
            </w:rPr>
          </w:rPrChange>
          <w14:textFill>
            <w14:solidFill>
              <w14:schemeClr w14:val="tx1"/>
            </w14:solidFill>
          </w14:textFill>
        </w:rPr>
        <w:t>，但</w:t>
      </w:r>
      <w:r>
        <w:rPr>
          <w:rStyle w:val="15"/>
          <w:rFonts w:cs="Times" w:asciiTheme="majorEastAsia" w:hAnsiTheme="majorEastAsia" w:eastAsiaTheme="majorEastAsia"/>
          <w:color w:val="000000" w:themeColor="text1"/>
          <w:kern w:val="2"/>
          <w:szCs w:val="22"/>
          <w:rPrChange w:id="22806" w:author="梁元" w:date="2019-05-14T19:51:36Z">
            <w:rPr>
              <w:rStyle w:val="37"/>
              <w:rFonts w:ascii="Arial" w:hAnsi="Arial" w:cs="Arial"/>
              <w:color w:val="333333"/>
            </w:rPr>
          </w:rPrChange>
          <w14:textFill>
            <w14:solidFill>
              <w14:schemeClr w14:val="tx1"/>
            </w14:solidFill>
          </w14:textFill>
        </w:rPr>
        <w:t>可能需要使用额外的属性来避免不必要地重新渲染子组件。虽然Vue的重新渲染功能是开箱即用的，但Vue提供了优化的重新渲染，其中系统在渲染过程中跟踪依赖关系并相应地工作。</w:t>
      </w:r>
    </w:p>
    <w:p>
      <w:pPr>
        <w:widowControl/>
        <w:shd w:val="clear" w:color="auto" w:fill="FFFFFF"/>
        <w:ind w:firstLine="480" w:firstLineChars="200"/>
        <w:jc w:val="left"/>
        <w:rPr>
          <w:rFonts w:cs="Times" w:asciiTheme="majorEastAsia" w:hAnsiTheme="majorEastAsia" w:eastAsiaTheme="majorEastAsia"/>
          <w:color w:val="000000" w:themeColor="text1"/>
          <w:rPrChange w:id="22808" w:author="梁元" w:date="2019-05-14T19:51:36Z">
            <w:rPr>
              <w:rFonts w:cs="Times" w:asciiTheme="majorEastAsia" w:hAnsiTheme="majorEastAsia" w:eastAsiaTheme="majorEastAsia"/>
            </w:rPr>
          </w:rPrChange>
          <w14:textFill>
            <w14:solidFill>
              <w14:schemeClr w14:val="tx1"/>
            </w14:solidFill>
          </w14:textFill>
        </w:rPr>
        <w:pPrChange w:id="22807" w:author="冷雪凝" w:date="2019-05-14T12:21:32Z">
          <w:pPr>
            <w:widowControl/>
            <w:shd w:val="clear" w:color="auto" w:fill="FFFFFF"/>
            <w:jc w:val="left"/>
          </w:pPr>
        </w:pPrChange>
      </w:pPr>
    </w:p>
    <w:p>
      <w:pPr>
        <w:ind w:firstLine="480" w:firstLineChars="200"/>
        <w:rPr>
          <w:rStyle w:val="37"/>
          <w:rFonts w:ascii="Arial" w:hAnsi="Arial" w:eastAsia="宋体" w:cs="Arial"/>
          <w:color w:val="000000" w:themeColor="text1"/>
          <w:kern w:val="0"/>
          <w:szCs w:val="24"/>
          <w:rPrChange w:id="22810" w:author="梁元" w:date="2019-05-14T19:51:36Z">
            <w:rPr>
              <w:rStyle w:val="37"/>
              <w:rFonts w:ascii="Arial" w:hAnsi="Arial" w:eastAsia="宋体" w:cs="Arial"/>
              <w:color w:val="333333"/>
              <w:kern w:val="0"/>
              <w:szCs w:val="24"/>
            </w:rPr>
          </w:rPrChange>
          <w14:textFill>
            <w14:solidFill>
              <w14:schemeClr w14:val="tx1"/>
            </w14:solidFill>
          </w14:textFill>
        </w:rPr>
        <w:pPrChange w:id="22809" w:author="冷雪凝" w:date="2019-05-14T12:21:32Z">
          <w:pPr/>
        </w:pPrChange>
      </w:pPr>
      <w:r>
        <w:rPr>
          <w:rStyle w:val="37"/>
          <w:rFonts w:hint="eastAsia" w:ascii="Arial" w:hAnsi="Arial" w:eastAsia="宋体" w:cs="Arial"/>
          <w:color w:val="000000" w:themeColor="text1"/>
          <w:kern w:val="0"/>
          <w:szCs w:val="24"/>
          <w:rPrChange w:id="22811" w:author="梁元" w:date="2019-05-14T19:51:36Z">
            <w:rPr>
              <w:rStyle w:val="37"/>
              <w:rFonts w:hint="eastAsia" w:ascii="Arial" w:hAnsi="Arial" w:eastAsia="宋体" w:cs="Arial"/>
              <w:color w:val="333333"/>
              <w:kern w:val="0"/>
              <w:szCs w:val="24"/>
            </w:rPr>
          </w:rPrChange>
          <w14:textFill>
            <w14:solidFill>
              <w14:schemeClr w14:val="tx1"/>
            </w14:solidFill>
          </w14:textFill>
        </w:rPr>
        <w:t>在React中应用中的状态是（React）关键的概念。也有一些配套框架被设计为管理一个大的state对象，如Redux。此外，state对象在React应用中是不可变的，意味着它不能被直接改变（这也许不一定正确）。在React中你需要使用</w:t>
      </w:r>
      <w:r>
        <w:rPr>
          <w:rStyle w:val="37"/>
          <w:rFonts w:ascii="Arial" w:hAnsi="Arial" w:eastAsia="宋体" w:cs="Arial"/>
          <w:color w:val="000000" w:themeColor="text1"/>
          <w:kern w:val="0"/>
          <w:szCs w:val="24"/>
          <w:rPrChange w:id="22812" w:author="梁元" w:date="2019-05-14T19:51:36Z">
            <w:rPr>
              <w:rStyle w:val="37"/>
              <w:rFonts w:ascii="Arial" w:hAnsi="Arial" w:eastAsia="宋体" w:cs="Arial"/>
              <w:color w:val="333333"/>
              <w:kern w:val="0"/>
              <w:szCs w:val="24"/>
            </w:rPr>
          </w:rPrChange>
          <w14:textFill>
            <w14:solidFill>
              <w14:schemeClr w14:val="tx1"/>
            </w14:solidFill>
          </w14:textFill>
        </w:rPr>
        <w:t>setState()</w:t>
      </w:r>
      <w:r>
        <w:rPr>
          <w:rStyle w:val="37"/>
          <w:rFonts w:hint="eastAsia" w:ascii="Arial" w:hAnsi="Arial" w:eastAsia="宋体" w:cs="Arial"/>
          <w:color w:val="000000" w:themeColor="text1"/>
          <w:kern w:val="0"/>
          <w:szCs w:val="24"/>
          <w:rPrChange w:id="22813" w:author="梁元" w:date="2019-05-14T19:51:36Z">
            <w:rPr>
              <w:rStyle w:val="37"/>
              <w:rFonts w:hint="eastAsia" w:ascii="Arial" w:hAnsi="Arial" w:eastAsia="宋体" w:cs="Arial"/>
              <w:color w:val="333333"/>
              <w:kern w:val="0"/>
              <w:szCs w:val="24"/>
            </w:rPr>
          </w:rPrChange>
          <w14:textFill>
            <w14:solidFill>
              <w14:schemeClr w14:val="tx1"/>
            </w14:solidFill>
          </w14:textFill>
        </w:rPr>
        <w:t>方法去更新状态；在Vue中，state对象并不是必须的，数据由data属性在Vue对象中进行管理，而在Vue中，则不需要使用如</w:t>
      </w:r>
      <w:r>
        <w:rPr>
          <w:rStyle w:val="37"/>
          <w:rFonts w:ascii="Arial" w:hAnsi="Arial" w:cs="Arial"/>
          <w:color w:val="000000" w:themeColor="text1"/>
          <w:kern w:val="0"/>
          <w:szCs w:val="24"/>
          <w:rPrChange w:id="22814" w:author="梁元" w:date="2019-05-14T19:51:36Z">
            <w:rPr>
              <w:rStyle w:val="37"/>
              <w:rFonts w:ascii="Arial" w:hAnsi="Arial" w:cs="Arial"/>
              <w:color w:val="333333"/>
              <w:kern w:val="0"/>
              <w:szCs w:val="24"/>
            </w:rPr>
          </w:rPrChange>
          <w14:textFill>
            <w14:solidFill>
              <w14:schemeClr w14:val="tx1"/>
            </w14:solidFill>
          </w14:textFill>
        </w:rPr>
        <w:t>setState()</w:t>
      </w:r>
      <w:r>
        <w:rPr>
          <w:rStyle w:val="37"/>
          <w:rFonts w:hint="eastAsia" w:ascii="Arial" w:hAnsi="Arial" w:eastAsia="宋体" w:cs="Arial"/>
          <w:color w:val="000000" w:themeColor="text1"/>
          <w:kern w:val="0"/>
          <w:szCs w:val="24"/>
          <w:rPrChange w:id="22815" w:author="梁元" w:date="2019-05-14T19:51:36Z">
            <w:rPr>
              <w:rStyle w:val="37"/>
              <w:rFonts w:hint="eastAsia" w:ascii="Arial" w:hAnsi="Arial" w:eastAsia="宋体" w:cs="Arial"/>
              <w:color w:val="333333"/>
              <w:kern w:val="0"/>
              <w:szCs w:val="24"/>
            </w:rPr>
          </w:rPrChange>
          <w14:textFill>
            <w14:solidFill>
              <w14:schemeClr w14:val="tx1"/>
            </w14:solidFill>
          </w14:textFill>
        </w:rPr>
        <w:t>之类的方法去改变它的状态，在Vue对象中，data参数就是应用中数据的保存者。</w:t>
      </w:r>
    </w:p>
    <w:p>
      <w:pPr>
        <w:pStyle w:val="21"/>
        <w:ind w:left="720" w:firstLine="480" w:firstLineChars="200"/>
        <w:rPr>
          <w:rFonts w:cs="Times" w:asciiTheme="majorEastAsia" w:hAnsiTheme="majorEastAsia" w:eastAsiaTheme="majorEastAsia"/>
          <w:color w:val="000000" w:themeColor="text1"/>
          <w:rPrChange w:id="22817" w:author="梁元" w:date="2019-05-14T19:51:36Z">
            <w:rPr>
              <w:rFonts w:cs="Times" w:asciiTheme="majorEastAsia" w:hAnsiTheme="majorEastAsia" w:eastAsiaTheme="majorEastAsia"/>
            </w:rPr>
          </w:rPrChange>
          <w14:textFill>
            <w14:solidFill>
              <w14:schemeClr w14:val="tx1"/>
            </w14:solidFill>
          </w14:textFill>
        </w:rPr>
        <w:pPrChange w:id="22816" w:author="冷雪凝" w:date="2019-05-14T12:21:32Z">
          <w:pPr>
            <w:pStyle w:val="21"/>
            <w:ind w:left="720" w:firstLine="0" w:firstLineChars="0"/>
          </w:pPr>
        </w:pPrChange>
      </w:pPr>
    </w:p>
    <w:p>
      <w:pPr>
        <w:ind w:firstLine="480" w:firstLineChars="200"/>
        <w:rPr>
          <w:rFonts w:cs="Times" w:asciiTheme="majorEastAsia" w:hAnsiTheme="majorEastAsia" w:eastAsiaTheme="majorEastAsia"/>
          <w:color w:val="000000" w:themeColor="text1"/>
          <w:rPrChange w:id="22819" w:author="梁元" w:date="2019-05-14T19:51:36Z">
            <w:rPr>
              <w:rFonts w:cs="Times" w:asciiTheme="majorEastAsia" w:hAnsiTheme="majorEastAsia" w:eastAsiaTheme="majorEastAsia"/>
            </w:rPr>
          </w:rPrChange>
          <w14:textFill>
            <w14:solidFill>
              <w14:schemeClr w14:val="tx1"/>
            </w14:solidFill>
          </w14:textFill>
        </w:rPr>
        <w:pPrChange w:id="22818" w:author="冷雪凝" w:date="2019-05-14T12:21:32Z">
          <w:pPr/>
        </w:pPrChange>
      </w:pPr>
      <w:r>
        <w:rPr>
          <w:rFonts w:hint="eastAsia" w:cs="Times" w:asciiTheme="majorEastAsia" w:hAnsiTheme="majorEastAsia" w:eastAsiaTheme="majorEastAsia"/>
          <w:color w:val="000000" w:themeColor="text1"/>
          <w:rPrChange w:id="22820" w:author="梁元" w:date="2019-05-14T19:51:36Z">
            <w:rPr>
              <w:rFonts w:hint="eastAsia" w:cs="Times" w:asciiTheme="majorEastAsia" w:hAnsiTheme="majorEastAsia" w:eastAsiaTheme="majorEastAsia"/>
            </w:rPr>
          </w:rPrChange>
          <w14:textFill>
            <w14:solidFill>
              <w14:schemeClr w14:val="tx1"/>
            </w14:solidFill>
          </w14:textFill>
        </w:rPr>
        <w:t>不同点：</w:t>
      </w:r>
    </w:p>
    <w:p>
      <w:pPr>
        <w:pStyle w:val="21"/>
        <w:numPr>
          <w:ilvl w:val="0"/>
          <w:numId w:val="55"/>
        </w:numPr>
        <w:ind w:left="720" w:leftChars="0" w:firstLine="480" w:firstLineChars="200"/>
        <w:rPr>
          <w:rFonts w:cs="Times" w:asciiTheme="majorEastAsia" w:hAnsiTheme="majorEastAsia" w:eastAsiaTheme="majorEastAsia"/>
          <w:color w:val="000000" w:themeColor="text1"/>
          <w:rPrChange w:id="22822" w:author="梁元" w:date="2019-05-14T19:51:36Z">
            <w:rPr>
              <w:rFonts w:cs="Times" w:asciiTheme="majorEastAsia" w:hAnsiTheme="majorEastAsia" w:eastAsiaTheme="majorEastAsia"/>
            </w:rPr>
          </w:rPrChange>
          <w14:textFill>
            <w14:solidFill>
              <w14:schemeClr w14:val="tx1"/>
            </w14:solidFill>
          </w14:textFill>
        </w:rPr>
        <w:pPrChange w:id="22821" w:author="冷雪凝" w:date="2019-05-14T12:21:32Z">
          <w:pPr>
            <w:pStyle w:val="21"/>
            <w:numPr>
              <w:ilvl w:val="0"/>
              <w:numId w:val="55"/>
            </w:numPr>
            <w:ind w:left="720" w:leftChars="0" w:hanging="360" w:firstLineChars="0"/>
          </w:pPr>
        </w:pPrChange>
      </w:pPr>
      <w:r>
        <w:rPr>
          <w:rFonts w:cs="Times" w:asciiTheme="majorEastAsia" w:hAnsiTheme="majorEastAsia" w:eastAsiaTheme="majorEastAsia"/>
          <w:color w:val="000000" w:themeColor="text1"/>
          <w:rPrChange w:id="22823" w:author="梁元" w:date="2019-05-14T19:51:36Z">
            <w:rPr>
              <w:rFonts w:cs="Times" w:asciiTheme="majorEastAsia" w:hAnsiTheme="majorEastAsia" w:eastAsiaTheme="majorEastAsia"/>
            </w:rPr>
          </w:rPrChange>
          <w14:textFill>
            <w14:solidFill>
              <w14:schemeClr w14:val="tx1"/>
            </w14:solidFill>
          </w14:textFill>
        </w:rPr>
        <w:t>React严格上只针对MVC的view层,Vue则是MVVM模式</w:t>
      </w:r>
    </w:p>
    <w:p>
      <w:pPr>
        <w:pStyle w:val="21"/>
        <w:numPr>
          <w:ilvl w:val="0"/>
          <w:numId w:val="55"/>
        </w:numPr>
        <w:ind w:left="720" w:leftChars="0" w:firstLine="480" w:firstLineChars="200"/>
        <w:rPr>
          <w:rFonts w:cs="Times" w:asciiTheme="majorEastAsia" w:hAnsiTheme="majorEastAsia" w:eastAsiaTheme="majorEastAsia"/>
          <w:color w:val="000000" w:themeColor="text1"/>
          <w:rPrChange w:id="22825" w:author="梁元" w:date="2019-05-14T19:51:36Z">
            <w:rPr>
              <w:rFonts w:cs="Times" w:asciiTheme="majorEastAsia" w:hAnsiTheme="majorEastAsia" w:eastAsiaTheme="majorEastAsia"/>
            </w:rPr>
          </w:rPrChange>
          <w14:textFill>
            <w14:solidFill>
              <w14:schemeClr w14:val="tx1"/>
            </w14:solidFill>
          </w14:textFill>
        </w:rPr>
        <w:pPrChange w:id="22824" w:author="冷雪凝" w:date="2019-05-14T12:21:32Z">
          <w:pPr>
            <w:pStyle w:val="21"/>
            <w:numPr>
              <w:ilvl w:val="0"/>
              <w:numId w:val="55"/>
            </w:numPr>
            <w:ind w:left="720" w:leftChars="0" w:hanging="360" w:firstLineChars="0"/>
          </w:pPr>
        </w:pPrChange>
      </w:pPr>
      <w:r>
        <w:rPr>
          <w:rFonts w:cs="Times" w:asciiTheme="majorEastAsia" w:hAnsiTheme="majorEastAsia" w:eastAsiaTheme="majorEastAsia"/>
          <w:color w:val="000000" w:themeColor="text1"/>
          <w:rPrChange w:id="22826" w:author="梁元" w:date="2019-05-14T19:51:36Z">
            <w:rPr>
              <w:rFonts w:cs="Times" w:asciiTheme="majorEastAsia" w:hAnsiTheme="majorEastAsia" w:eastAsiaTheme="majorEastAsia"/>
            </w:rPr>
          </w:rPrChange>
          <w14:textFill>
            <w14:solidFill>
              <w14:schemeClr w14:val="tx1"/>
            </w14:solidFill>
          </w14:textFill>
        </w:rPr>
        <w:t>virtual DOM不一样,vue会跟踪每一个组件的依赖关系,不需要重新渲染整个组件树.</w:t>
      </w:r>
    </w:p>
    <w:p>
      <w:pPr>
        <w:pStyle w:val="21"/>
        <w:numPr>
          <w:ilvl w:val="0"/>
          <w:numId w:val="55"/>
        </w:numPr>
        <w:ind w:left="720" w:leftChars="0" w:firstLine="480" w:firstLineChars="200"/>
        <w:rPr>
          <w:rFonts w:cs="Times" w:asciiTheme="majorEastAsia" w:hAnsiTheme="majorEastAsia" w:eastAsiaTheme="majorEastAsia"/>
          <w:color w:val="000000" w:themeColor="text1"/>
          <w:rPrChange w:id="22828" w:author="梁元" w:date="2019-05-14T19:51:36Z">
            <w:rPr>
              <w:rFonts w:cs="Times" w:asciiTheme="majorEastAsia" w:hAnsiTheme="majorEastAsia" w:eastAsiaTheme="majorEastAsia"/>
            </w:rPr>
          </w:rPrChange>
          <w14:textFill>
            <w14:solidFill>
              <w14:schemeClr w14:val="tx1"/>
            </w14:solidFill>
          </w14:textFill>
        </w:rPr>
        <w:pPrChange w:id="22827" w:author="冷雪凝" w:date="2019-05-14T12:21:32Z">
          <w:pPr>
            <w:pStyle w:val="21"/>
            <w:numPr>
              <w:ilvl w:val="0"/>
              <w:numId w:val="55"/>
            </w:numPr>
            <w:ind w:left="720" w:leftChars="0" w:hanging="360" w:firstLineChars="0"/>
          </w:pPr>
        </w:pPrChange>
      </w:pPr>
      <w:r>
        <w:rPr>
          <w:rFonts w:cs="Times" w:asciiTheme="majorEastAsia" w:hAnsiTheme="majorEastAsia" w:eastAsiaTheme="majorEastAsia"/>
          <w:color w:val="000000" w:themeColor="text1"/>
          <w:rPrChange w:id="22829" w:author="梁元" w:date="2019-05-14T19:51:36Z">
            <w:rPr>
              <w:rFonts w:cs="Times" w:asciiTheme="majorEastAsia" w:hAnsiTheme="majorEastAsia" w:eastAsiaTheme="majorEastAsia"/>
            </w:rPr>
          </w:rPrChange>
          <w14:textFill>
            <w14:solidFill>
              <w14:schemeClr w14:val="tx1"/>
            </w14:solidFill>
          </w14:textFill>
        </w:rPr>
        <w:t>而对于React而言,每当应用的状态被改变时,全部组件都会重新渲染,所以react中会需要shouldComponentUpdate这个生命周期函数方法来进行控制</w:t>
      </w:r>
    </w:p>
    <w:p>
      <w:pPr>
        <w:pStyle w:val="21"/>
        <w:numPr>
          <w:ilvl w:val="0"/>
          <w:numId w:val="55"/>
        </w:numPr>
        <w:ind w:left="720" w:leftChars="0" w:firstLine="480" w:firstLineChars="200"/>
        <w:rPr>
          <w:rFonts w:cs="Times" w:asciiTheme="majorEastAsia" w:hAnsiTheme="majorEastAsia" w:eastAsiaTheme="majorEastAsia"/>
          <w:color w:val="000000" w:themeColor="text1"/>
          <w:rPrChange w:id="22831" w:author="梁元" w:date="2019-05-14T19:51:36Z">
            <w:rPr>
              <w:rFonts w:cs="Times" w:asciiTheme="majorEastAsia" w:hAnsiTheme="majorEastAsia" w:eastAsiaTheme="majorEastAsia"/>
            </w:rPr>
          </w:rPrChange>
          <w14:textFill>
            <w14:solidFill>
              <w14:schemeClr w14:val="tx1"/>
            </w14:solidFill>
          </w14:textFill>
        </w:rPr>
        <w:pPrChange w:id="22830" w:author="冷雪凝" w:date="2019-05-14T12:21:32Z">
          <w:pPr>
            <w:pStyle w:val="21"/>
            <w:numPr>
              <w:ilvl w:val="0"/>
              <w:numId w:val="55"/>
            </w:numPr>
            <w:ind w:left="720" w:leftChars="0" w:hanging="360" w:firstLineChars="0"/>
          </w:pPr>
        </w:pPrChange>
      </w:pPr>
      <w:r>
        <w:rPr>
          <w:rFonts w:cs="Times" w:asciiTheme="majorEastAsia" w:hAnsiTheme="majorEastAsia" w:eastAsiaTheme="majorEastAsia"/>
          <w:color w:val="000000" w:themeColor="text1"/>
          <w:rPrChange w:id="22832" w:author="梁元" w:date="2019-05-14T19:51:36Z">
            <w:rPr>
              <w:rFonts w:cs="Times" w:asciiTheme="majorEastAsia" w:hAnsiTheme="majorEastAsia" w:eastAsiaTheme="majorEastAsia"/>
            </w:rPr>
          </w:rPrChange>
          <w14:textFill>
            <w14:solidFill>
              <w14:schemeClr w14:val="tx1"/>
            </w14:solidFill>
          </w14:textFill>
        </w:rPr>
        <w:t>组件写法不一样, React推荐的做法是 JSX + inline style, 也就是把HTML和CSS全都写进JavaScript了,即'all in js';</w:t>
      </w:r>
    </w:p>
    <w:p>
      <w:pPr>
        <w:pStyle w:val="21"/>
        <w:numPr>
          <w:ilvl w:val="0"/>
          <w:numId w:val="55"/>
        </w:numPr>
        <w:ind w:left="720" w:leftChars="0" w:firstLine="480" w:firstLineChars="200"/>
        <w:rPr>
          <w:rFonts w:cs="Times" w:asciiTheme="majorEastAsia" w:hAnsiTheme="majorEastAsia" w:eastAsiaTheme="majorEastAsia"/>
          <w:color w:val="000000" w:themeColor="text1"/>
          <w:rPrChange w:id="22834" w:author="梁元" w:date="2019-05-14T19:51:36Z">
            <w:rPr>
              <w:rFonts w:cs="Times" w:asciiTheme="majorEastAsia" w:hAnsiTheme="majorEastAsia" w:eastAsiaTheme="majorEastAsia"/>
            </w:rPr>
          </w:rPrChange>
          <w14:textFill>
            <w14:solidFill>
              <w14:schemeClr w14:val="tx1"/>
            </w14:solidFill>
          </w14:textFill>
        </w:rPr>
        <w:pPrChange w:id="22833" w:author="冷雪凝" w:date="2019-05-14T12:21:32Z">
          <w:pPr>
            <w:pStyle w:val="21"/>
            <w:numPr>
              <w:ilvl w:val="0"/>
              <w:numId w:val="55"/>
            </w:numPr>
            <w:ind w:left="720" w:leftChars="0" w:hanging="360" w:firstLineChars="0"/>
          </w:pPr>
        </w:pPrChange>
      </w:pPr>
      <w:r>
        <w:rPr>
          <w:rFonts w:cs="Times" w:asciiTheme="majorEastAsia" w:hAnsiTheme="majorEastAsia" w:eastAsiaTheme="majorEastAsia"/>
          <w:color w:val="000000" w:themeColor="text1"/>
          <w:rPrChange w:id="22835" w:author="梁元" w:date="2019-05-14T19:51:36Z">
            <w:rPr>
              <w:rFonts w:cs="Times" w:asciiTheme="majorEastAsia" w:hAnsiTheme="majorEastAsia" w:eastAsiaTheme="majorEastAsia"/>
            </w:rPr>
          </w:rPrChange>
          <w14:textFill>
            <w14:solidFill>
              <w14:schemeClr w14:val="tx1"/>
            </w14:solidFill>
          </w14:textFill>
        </w:rPr>
        <w:t>Vue推荐的做法是webpack+vue-loader的单文件组件格式,即html,css,jd写在同一个文件;</w:t>
      </w:r>
    </w:p>
    <w:p>
      <w:pPr>
        <w:pStyle w:val="21"/>
        <w:numPr>
          <w:ilvl w:val="0"/>
          <w:numId w:val="55"/>
        </w:numPr>
        <w:ind w:left="720" w:leftChars="0" w:firstLine="480" w:firstLineChars="200"/>
        <w:rPr>
          <w:rFonts w:cs="Times" w:asciiTheme="majorEastAsia" w:hAnsiTheme="majorEastAsia" w:eastAsiaTheme="majorEastAsia"/>
          <w:color w:val="000000" w:themeColor="text1"/>
          <w:rPrChange w:id="22837" w:author="梁元" w:date="2019-05-14T19:51:36Z">
            <w:rPr>
              <w:rFonts w:cs="Times" w:asciiTheme="majorEastAsia" w:hAnsiTheme="majorEastAsia" w:eastAsiaTheme="majorEastAsia"/>
            </w:rPr>
          </w:rPrChange>
          <w14:textFill>
            <w14:solidFill>
              <w14:schemeClr w14:val="tx1"/>
            </w14:solidFill>
          </w14:textFill>
        </w:rPr>
        <w:pPrChange w:id="22836" w:author="冷雪凝" w:date="2019-05-14T12:21:32Z">
          <w:pPr>
            <w:pStyle w:val="21"/>
            <w:numPr>
              <w:ilvl w:val="0"/>
              <w:numId w:val="55"/>
            </w:numPr>
            <w:ind w:left="720" w:leftChars="0" w:hanging="360" w:firstLineChars="0"/>
          </w:pPr>
        </w:pPrChange>
      </w:pPr>
      <w:r>
        <w:rPr>
          <w:rFonts w:cs="Times" w:asciiTheme="majorEastAsia" w:hAnsiTheme="majorEastAsia" w:eastAsiaTheme="majorEastAsia"/>
          <w:color w:val="000000" w:themeColor="text1"/>
          <w:rPrChange w:id="22838" w:author="梁元" w:date="2019-05-14T19:51:36Z">
            <w:rPr>
              <w:rFonts w:cs="Times" w:asciiTheme="majorEastAsia" w:hAnsiTheme="majorEastAsia" w:eastAsiaTheme="majorEastAsia"/>
            </w:rPr>
          </w:rPrChange>
          <w14:textFill>
            <w14:solidFill>
              <w14:schemeClr w14:val="tx1"/>
            </w14:solidFill>
          </w14:textFill>
        </w:rPr>
        <w:t>数据绑定: vue实现了数据的双向绑定,react数据流动是单向的</w:t>
      </w:r>
    </w:p>
    <w:p>
      <w:pPr>
        <w:pStyle w:val="21"/>
        <w:numPr>
          <w:ilvl w:val="0"/>
          <w:numId w:val="55"/>
        </w:numPr>
        <w:ind w:left="720" w:leftChars="0" w:firstLine="480" w:firstLineChars="200"/>
        <w:rPr>
          <w:rFonts w:cs="Times" w:asciiTheme="majorEastAsia" w:hAnsiTheme="majorEastAsia" w:eastAsiaTheme="majorEastAsia"/>
          <w:color w:val="000000" w:themeColor="text1"/>
          <w:rPrChange w:id="22840" w:author="梁元" w:date="2019-05-14T19:51:36Z">
            <w:rPr>
              <w:rFonts w:cs="Times" w:asciiTheme="majorEastAsia" w:hAnsiTheme="majorEastAsia" w:eastAsiaTheme="majorEastAsia"/>
            </w:rPr>
          </w:rPrChange>
          <w14:textFill>
            <w14:solidFill>
              <w14:schemeClr w14:val="tx1"/>
            </w14:solidFill>
          </w14:textFill>
        </w:rPr>
        <w:pPrChange w:id="22839" w:author="冷雪凝" w:date="2019-05-14T12:21:32Z">
          <w:pPr>
            <w:pStyle w:val="21"/>
            <w:numPr>
              <w:ilvl w:val="0"/>
              <w:numId w:val="55"/>
            </w:numPr>
            <w:ind w:left="720" w:leftChars="0" w:hanging="360" w:firstLineChars="0"/>
          </w:pPr>
        </w:pPrChange>
      </w:pPr>
      <w:r>
        <w:rPr>
          <w:rFonts w:cs="Times" w:asciiTheme="majorEastAsia" w:hAnsiTheme="majorEastAsia" w:eastAsiaTheme="majorEastAsia"/>
          <w:color w:val="000000" w:themeColor="text1"/>
          <w:rPrChange w:id="22841" w:author="梁元" w:date="2019-05-14T19:51:36Z">
            <w:rPr>
              <w:rFonts w:cs="Times" w:asciiTheme="majorEastAsia" w:hAnsiTheme="majorEastAsia" w:eastAsiaTheme="majorEastAsia"/>
            </w:rPr>
          </w:rPrChange>
          <w14:textFill>
            <w14:solidFill>
              <w14:schemeClr w14:val="tx1"/>
            </w14:solidFill>
          </w14:textFill>
        </w:rPr>
        <w:t>state对象在react应用中不可变的,需要使用setState方法更新状态;</w:t>
      </w:r>
    </w:p>
    <w:p>
      <w:pPr>
        <w:pStyle w:val="21"/>
        <w:numPr>
          <w:ilvl w:val="0"/>
          <w:numId w:val="55"/>
        </w:numPr>
        <w:ind w:left="720" w:leftChars="0" w:firstLine="480" w:firstLineChars="200"/>
        <w:rPr>
          <w:rFonts w:cs="Times" w:asciiTheme="majorEastAsia" w:hAnsiTheme="majorEastAsia" w:eastAsiaTheme="majorEastAsia"/>
          <w:color w:val="000000" w:themeColor="text1"/>
          <w:rPrChange w:id="22843" w:author="梁元" w:date="2019-05-14T19:51:36Z">
            <w:rPr>
              <w:rFonts w:cs="Times" w:asciiTheme="majorEastAsia" w:hAnsiTheme="majorEastAsia" w:eastAsiaTheme="majorEastAsia"/>
            </w:rPr>
          </w:rPrChange>
          <w14:textFill>
            <w14:solidFill>
              <w14:schemeClr w14:val="tx1"/>
            </w14:solidFill>
          </w14:textFill>
        </w:rPr>
        <w:pPrChange w:id="22842" w:author="冷雪凝" w:date="2019-05-14T12:21:32Z">
          <w:pPr>
            <w:pStyle w:val="21"/>
            <w:numPr>
              <w:ilvl w:val="0"/>
              <w:numId w:val="55"/>
            </w:numPr>
            <w:ind w:left="720" w:leftChars="0" w:hanging="360" w:firstLineChars="0"/>
          </w:pPr>
        </w:pPrChange>
      </w:pPr>
      <w:r>
        <w:rPr>
          <w:rFonts w:cs="Times" w:asciiTheme="majorEastAsia" w:hAnsiTheme="majorEastAsia" w:eastAsiaTheme="majorEastAsia"/>
          <w:color w:val="000000" w:themeColor="text1"/>
          <w:rPrChange w:id="22844" w:author="梁元" w:date="2019-05-14T19:51:36Z">
            <w:rPr>
              <w:rFonts w:cs="Times" w:asciiTheme="majorEastAsia" w:hAnsiTheme="majorEastAsia" w:eastAsiaTheme="majorEastAsia"/>
            </w:rPr>
          </w:rPrChange>
          <w14:textFill>
            <w14:solidFill>
              <w14:schemeClr w14:val="tx1"/>
            </w14:solidFill>
          </w14:textFill>
        </w:rPr>
        <w:t>在vue中,state对象不是必须的,数据由data属性在vue对象中管理</w:t>
      </w:r>
    </w:p>
    <w:p>
      <w:pPr>
        <w:ind w:firstLine="480" w:firstLineChars="200"/>
        <w:rPr>
          <w:color w:val="000000" w:themeColor="text1"/>
          <w:rPrChange w:id="22846" w:author="梁元" w:date="2019-05-14T19:51:36Z">
            <w:rPr/>
          </w:rPrChange>
          <w14:textFill>
            <w14:solidFill>
              <w14:schemeClr w14:val="tx1"/>
            </w14:solidFill>
          </w14:textFill>
        </w:rPr>
        <w:pPrChange w:id="22845" w:author="冷雪凝" w:date="2019-05-14T12:21:32Z">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2848" w:author="梁元" w:date="2019-05-14T19:51:36Z">
            <w:rPr>
              <w:rFonts w:cs="Times" w:asciiTheme="majorEastAsia" w:hAnsiTheme="majorEastAsia" w:eastAsiaTheme="majorEastAsia"/>
            </w:rPr>
          </w:rPrChange>
          <w14:textFill>
            <w14:solidFill>
              <w14:schemeClr w14:val="tx1"/>
            </w14:solidFill>
          </w14:textFill>
        </w:rPr>
        <w:pPrChange w:id="22847"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2850" w:author="梁元" w:date="2019-05-14T19:51:36Z">
            <w:rPr>
              <w:rFonts w:cs="Times" w:asciiTheme="majorEastAsia" w:hAnsiTheme="majorEastAsia" w:eastAsiaTheme="majorEastAsia"/>
            </w:rPr>
          </w:rPrChange>
          <w14:textFill>
            <w14:solidFill>
              <w14:schemeClr w14:val="tx1"/>
            </w14:solidFill>
          </w14:textFill>
        </w:rPr>
        <w:pPrChange w:id="22849"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2852" w:author="梁元" w:date="2019-05-14T19:51:36Z">
            <w:rPr>
              <w:rFonts w:cs="Times" w:asciiTheme="majorEastAsia" w:hAnsiTheme="majorEastAsia" w:eastAsiaTheme="majorEastAsia"/>
            </w:rPr>
          </w:rPrChange>
          <w14:textFill>
            <w14:solidFill>
              <w14:schemeClr w14:val="tx1"/>
            </w14:solidFill>
          </w14:textFill>
        </w:rPr>
        <w:pPrChange w:id="22851"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2854" w:author="梁元" w:date="2019-05-14T19:51:36Z">
            <w:rPr>
              <w:rFonts w:cs="Times" w:asciiTheme="majorEastAsia" w:hAnsiTheme="majorEastAsia" w:eastAsiaTheme="majorEastAsia"/>
            </w:rPr>
          </w:rPrChange>
          <w14:textFill>
            <w14:solidFill>
              <w14:schemeClr w14:val="tx1"/>
            </w14:solidFill>
          </w14:textFill>
        </w:rPr>
        <w:pPrChange w:id="22853" w:author="冷雪凝" w:date="2019-05-14T12:21:32Z">
          <w:pPr>
            <w:autoSpaceDE w:val="0"/>
            <w:autoSpaceDN w:val="0"/>
            <w:adjustRightInd w:val="0"/>
            <w:spacing w:line="280" w:lineRule="atLeast"/>
          </w:pPr>
        </w:pPrChange>
      </w:pPr>
    </w:p>
    <w:p>
      <w:pPr>
        <w:autoSpaceDE w:val="0"/>
        <w:autoSpaceDN w:val="0"/>
        <w:adjustRightInd w:val="0"/>
        <w:spacing w:line="240" w:lineRule="auto"/>
        <w:ind w:firstLine="480" w:firstLineChars="200"/>
        <w:rPr>
          <w:rFonts w:cs="Times" w:asciiTheme="majorEastAsia" w:hAnsiTheme="majorEastAsia" w:eastAsiaTheme="majorEastAsia"/>
          <w:color w:val="000000" w:themeColor="text1"/>
          <w:rPrChange w:id="22856" w:author="梁元" w:date="2019-05-14T19:51:36Z">
            <w:rPr>
              <w:rFonts w:cs="Times" w:asciiTheme="majorEastAsia" w:hAnsiTheme="majorEastAsia" w:eastAsiaTheme="majorEastAsia"/>
            </w:rPr>
          </w:rPrChange>
          <w14:textFill>
            <w14:solidFill>
              <w14:schemeClr w14:val="tx1"/>
            </w14:solidFill>
          </w14:textFill>
        </w:rPr>
        <w:pPrChange w:id="22855" w:author="冷雪凝" w:date="2019-05-14T12:21:32Z">
          <w:pPr>
            <w:autoSpaceDE w:val="0"/>
            <w:autoSpaceDN w:val="0"/>
            <w:adjustRightInd w:val="0"/>
            <w:spacing w:line="280" w:lineRule="atLeast"/>
          </w:pPr>
        </w:pPrChange>
      </w:pPr>
    </w:p>
    <w:p>
      <w:pPr>
        <w:pStyle w:val="3"/>
        <w:numPr>
          <w:ilvl w:val="0"/>
          <w:numId w:val="54"/>
        </w:numPr>
        <w:spacing w:line="240" w:lineRule="auto"/>
        <w:ind w:firstLine="562" w:firstLineChars="200"/>
        <w:rPr>
          <w:rFonts w:ascii="仿宋" w:hAnsi="仿宋" w:eastAsia="仿宋"/>
          <w:color w:val="000000" w:themeColor="text1"/>
          <w:sz w:val="28"/>
          <w:szCs w:val="28"/>
          <w:rPrChange w:id="22858" w:author="梁元" w:date="2019-05-14T19:51:36Z">
            <w:rPr>
              <w:rFonts w:ascii="仿宋" w:hAnsi="仿宋" w:eastAsia="仿宋"/>
              <w:sz w:val="28"/>
              <w:szCs w:val="28"/>
            </w:rPr>
          </w:rPrChange>
          <w14:textFill>
            <w14:solidFill>
              <w14:schemeClr w14:val="tx1"/>
            </w14:solidFill>
          </w14:textFill>
        </w:rPr>
        <w:pPrChange w:id="22857" w:author="冷雪凝" w:date="2019-05-14T12:21:32Z">
          <w:pPr>
            <w:pStyle w:val="3"/>
            <w:numPr>
              <w:ilvl w:val="0"/>
              <w:numId w:val="54"/>
            </w:numPr>
          </w:pPr>
        </w:pPrChange>
      </w:pPr>
      <w:bookmarkStart w:id="884" w:name="_Toc2262_WPSOffice_Level2"/>
      <w:bookmarkStart w:id="885" w:name="_Toc18910_WPSOffice_Level2"/>
      <w:r>
        <w:rPr>
          <w:rFonts w:hint="eastAsia" w:ascii="仿宋" w:hAnsi="仿宋" w:eastAsia="仿宋"/>
          <w:color w:val="000000" w:themeColor="text1"/>
          <w:sz w:val="28"/>
          <w:szCs w:val="28"/>
          <w:rPrChange w:id="22859" w:author="梁元" w:date="2019-05-14T19:51:36Z">
            <w:rPr>
              <w:rFonts w:hint="eastAsia" w:ascii="仿宋" w:hAnsi="仿宋" w:eastAsia="仿宋"/>
              <w:sz w:val="28"/>
              <w:szCs w:val="28"/>
            </w:rPr>
          </w:rPrChange>
          <w14:textFill>
            <w14:solidFill>
              <w14:schemeClr w14:val="tx1"/>
            </w14:solidFill>
          </w14:textFill>
        </w:rPr>
        <w:t>解法对比及优缺点</w:t>
      </w:r>
      <w:bookmarkEnd w:id="884"/>
      <w:bookmarkEnd w:id="885"/>
    </w:p>
    <w:p>
      <w:pPr>
        <w:spacing w:line="240" w:lineRule="auto"/>
        <w:ind w:firstLine="542" w:firstLineChars="200"/>
        <w:rPr>
          <w:rStyle w:val="38"/>
          <w:rFonts w:ascii="Arial" w:hAnsi="Arial" w:cs="Arial"/>
          <w:b/>
          <w:bCs/>
          <w:color w:val="000000" w:themeColor="text1"/>
          <w:sz w:val="27"/>
          <w:szCs w:val="27"/>
          <w:rPrChange w:id="22861" w:author="梁元" w:date="2019-05-14T19:51:36Z">
            <w:rPr>
              <w:rStyle w:val="38"/>
              <w:rFonts w:ascii="Arial" w:hAnsi="Arial" w:cs="Arial"/>
              <w:b/>
              <w:bCs/>
              <w:color w:val="000000"/>
              <w:sz w:val="27"/>
              <w:szCs w:val="27"/>
            </w:rPr>
          </w:rPrChange>
          <w14:textFill>
            <w14:solidFill>
              <w14:schemeClr w14:val="tx1"/>
            </w14:solidFill>
          </w14:textFill>
        </w:rPr>
        <w:pPrChange w:id="22860" w:author="冷雪凝" w:date="2019-05-14T12:21:32Z">
          <w:pPr>
            <w:spacing w:line="360" w:lineRule="auto"/>
          </w:pPr>
        </w:pPrChange>
      </w:pPr>
      <w:r>
        <w:rPr>
          <w:rStyle w:val="38"/>
          <w:rFonts w:ascii="Arial" w:hAnsi="Arial" w:cs="Arial"/>
          <w:b/>
          <w:bCs/>
          <w:color w:val="000000" w:themeColor="text1"/>
          <w:sz w:val="27"/>
          <w:szCs w:val="27"/>
          <w:rPrChange w:id="22862" w:author="梁元" w:date="2019-05-14T19:51:36Z">
            <w:rPr>
              <w:rStyle w:val="38"/>
              <w:rFonts w:ascii="Arial" w:hAnsi="Arial" w:cs="Arial"/>
              <w:b/>
              <w:bCs/>
              <w:color w:val="000000"/>
              <w:sz w:val="27"/>
              <w:szCs w:val="27"/>
            </w:rPr>
          </w:rPrChange>
          <w14:textFill>
            <w14:solidFill>
              <w14:schemeClr w14:val="tx1"/>
            </w14:solidFill>
          </w14:textFill>
        </w:rPr>
        <w:t>在以下场景中，Vue比反应更好：</w:t>
      </w:r>
    </w:p>
    <w:p>
      <w:pPr>
        <w:spacing w:line="240" w:lineRule="auto"/>
        <w:ind w:firstLine="480" w:firstLineChars="200"/>
        <w:rPr>
          <w:rFonts w:cs="Times" w:asciiTheme="majorEastAsia" w:hAnsiTheme="majorEastAsia" w:eastAsiaTheme="majorEastAsia"/>
          <w:color w:val="000000" w:themeColor="text1"/>
          <w:rPrChange w:id="22864" w:author="梁元" w:date="2019-05-14T19:51:36Z">
            <w:rPr>
              <w:rFonts w:cs="Times" w:asciiTheme="majorEastAsia" w:hAnsiTheme="majorEastAsia" w:eastAsiaTheme="majorEastAsia"/>
            </w:rPr>
          </w:rPrChange>
          <w14:textFill>
            <w14:solidFill>
              <w14:schemeClr w14:val="tx1"/>
            </w14:solidFill>
          </w14:textFill>
        </w:rPr>
        <w:pPrChange w:id="22863" w:author="冷雪凝" w:date="2019-05-14T12:21:32Z">
          <w:pPr>
            <w:spacing w:line="360" w:lineRule="auto"/>
          </w:pPr>
        </w:pPrChange>
      </w:pPr>
      <w:r>
        <w:rPr>
          <w:rFonts w:cs="Times" w:asciiTheme="majorEastAsia" w:hAnsiTheme="majorEastAsia" w:eastAsiaTheme="majorEastAsia"/>
          <w:color w:val="000000" w:themeColor="text1"/>
          <w:rPrChange w:id="22865" w:author="梁元" w:date="2019-05-14T19:51:36Z">
            <w:rPr>
              <w:rFonts w:cs="Times" w:asciiTheme="majorEastAsia" w:hAnsiTheme="majorEastAsia" w:eastAsiaTheme="majorEastAsia"/>
            </w:rPr>
          </w:rPrChange>
          <w14:textFill>
            <w14:solidFill>
              <w14:schemeClr w14:val="tx1"/>
            </w14:solidFill>
          </w14:textFill>
        </w:rPr>
        <w:t>最新文档和更简单的语法。更小，更快，更灵活。丰富的HTML模板，易于开发。</w:t>
      </w:r>
    </w:p>
    <w:p>
      <w:pPr>
        <w:spacing w:line="240" w:lineRule="auto"/>
        <w:ind w:firstLine="542" w:firstLineChars="200"/>
        <w:rPr>
          <w:color w:val="000000" w:themeColor="text1"/>
          <w:rPrChange w:id="22867" w:author="梁元" w:date="2019-05-14T19:51:36Z">
            <w:rPr/>
          </w:rPrChange>
          <w14:textFill>
            <w14:solidFill>
              <w14:schemeClr w14:val="tx1"/>
            </w14:solidFill>
          </w14:textFill>
        </w:rPr>
        <w:pPrChange w:id="22866" w:author="冷雪凝" w:date="2019-05-14T12:21:32Z">
          <w:pPr>
            <w:spacing w:line="360" w:lineRule="auto"/>
          </w:pPr>
        </w:pPrChange>
      </w:pPr>
      <w:r>
        <w:rPr>
          <w:rStyle w:val="38"/>
          <w:rFonts w:ascii="Arial" w:hAnsi="Arial" w:cs="Arial"/>
          <w:b/>
          <w:bCs/>
          <w:color w:val="000000" w:themeColor="text1"/>
          <w:sz w:val="27"/>
          <w:szCs w:val="27"/>
          <w:rPrChange w:id="22868" w:author="梁元" w:date="2019-05-14T19:51:36Z">
            <w:rPr>
              <w:rStyle w:val="38"/>
              <w:rFonts w:ascii="Arial" w:hAnsi="Arial" w:cs="Arial"/>
              <w:b/>
              <w:bCs/>
              <w:color w:val="000000"/>
              <w:sz w:val="27"/>
              <w:szCs w:val="27"/>
            </w:rPr>
          </w:rPrChange>
          <w14:textFill>
            <w14:solidFill>
              <w14:schemeClr w14:val="tx1"/>
            </w14:solidFill>
          </w14:textFill>
        </w:rPr>
        <w:t>React比Vue.js好：</w:t>
      </w:r>
    </w:p>
    <w:p>
      <w:pPr>
        <w:spacing w:line="240" w:lineRule="auto"/>
        <w:ind w:firstLine="480" w:firstLineChars="200"/>
        <w:rPr>
          <w:rFonts w:cs="Times" w:asciiTheme="majorEastAsia" w:hAnsiTheme="majorEastAsia" w:eastAsiaTheme="majorEastAsia"/>
          <w:color w:val="000000" w:themeColor="text1"/>
          <w:rPrChange w:id="22870" w:author="梁元" w:date="2019-05-14T19:51:36Z">
            <w:rPr>
              <w:rFonts w:cs="Times" w:asciiTheme="majorEastAsia" w:hAnsiTheme="majorEastAsia" w:eastAsiaTheme="majorEastAsia"/>
            </w:rPr>
          </w:rPrChange>
          <w14:textFill>
            <w14:solidFill>
              <w14:schemeClr w14:val="tx1"/>
            </w14:solidFill>
          </w14:textFill>
        </w:rPr>
        <w:pPrChange w:id="22869" w:author="冷雪凝" w:date="2019-05-14T12:21:32Z">
          <w:pPr>
            <w:spacing w:line="360" w:lineRule="auto"/>
          </w:pPr>
        </w:pPrChange>
      </w:pPr>
      <w:r>
        <w:rPr>
          <w:rFonts w:cs="Times" w:asciiTheme="majorEastAsia" w:hAnsiTheme="majorEastAsia" w:eastAsiaTheme="majorEastAsia"/>
          <w:color w:val="000000" w:themeColor="text1"/>
          <w:rPrChange w:id="22871" w:author="梁元" w:date="2019-05-14T19:51:36Z">
            <w:rPr>
              <w:rFonts w:cs="Times" w:asciiTheme="majorEastAsia" w:hAnsiTheme="majorEastAsia" w:eastAsiaTheme="majorEastAsia"/>
            </w:rPr>
          </w:rPrChange>
          <w14:textFill>
            <w14:solidFill>
              <w14:schemeClr w14:val="tx1"/>
            </w14:solidFill>
          </w14:textFill>
        </w:rPr>
        <w:t>需要构建移动应用程序。专业和出色的社区支持，以解决任何问题。需要构建大型应用程序。轻量级，易于版本迁移</w:t>
      </w:r>
    </w:p>
    <w:p>
      <w:pPr>
        <w:spacing w:line="240" w:lineRule="auto"/>
        <w:ind w:firstLine="480" w:firstLineChars="200"/>
        <w:rPr>
          <w:color w:val="000000" w:themeColor="text1"/>
          <w:rPrChange w:id="22873" w:author="梁元" w:date="2019-05-14T19:51:36Z">
            <w:rPr/>
          </w:rPrChange>
          <w14:textFill>
            <w14:solidFill>
              <w14:schemeClr w14:val="tx1"/>
            </w14:solidFill>
          </w14:textFill>
        </w:rPr>
        <w:pPrChange w:id="22872" w:author="冷雪凝" w:date="2019-05-14T12:21:32Z">
          <w:pPr>
            <w:spacing w:line="360" w:lineRule="auto"/>
          </w:pPr>
        </w:pPrChange>
      </w:pPr>
      <w:r>
        <w:rPr>
          <w:color w:val="000000" w:themeColor="text1"/>
          <w:rPrChange w:id="22874" w:author="梁元" w:date="2019-05-14T19:51:36Z">
            <w:rPr/>
          </w:rPrChange>
          <w14:textFill>
            <w14:solidFill>
              <w14:schemeClr w14:val="tx1"/>
            </w14:solidFill>
          </w14:textFill>
        </w:rPr>
        <w:t xml:space="preserve"> </w:t>
      </w:r>
    </w:p>
    <w:p>
      <w:pPr>
        <w:pStyle w:val="3"/>
        <w:numPr>
          <w:ilvl w:val="0"/>
          <w:numId w:val="54"/>
        </w:numPr>
        <w:spacing w:line="240" w:lineRule="auto"/>
        <w:ind w:firstLine="562" w:firstLineChars="200"/>
        <w:rPr>
          <w:rFonts w:ascii="仿宋" w:hAnsi="仿宋" w:eastAsia="仿宋"/>
          <w:color w:val="000000" w:themeColor="text1"/>
          <w:sz w:val="28"/>
          <w:szCs w:val="28"/>
          <w:rPrChange w:id="22876" w:author="梁元" w:date="2019-05-14T19:51:36Z">
            <w:rPr>
              <w:rFonts w:ascii="仿宋" w:hAnsi="仿宋" w:eastAsia="仿宋"/>
              <w:sz w:val="28"/>
              <w:szCs w:val="28"/>
            </w:rPr>
          </w:rPrChange>
          <w14:textFill>
            <w14:solidFill>
              <w14:schemeClr w14:val="tx1"/>
            </w14:solidFill>
          </w14:textFill>
        </w:rPr>
        <w:pPrChange w:id="22875" w:author="冷雪凝" w:date="2019-05-14T12:21:32Z">
          <w:pPr>
            <w:pStyle w:val="3"/>
            <w:numPr>
              <w:ilvl w:val="0"/>
              <w:numId w:val="54"/>
            </w:numPr>
          </w:pPr>
        </w:pPrChange>
      </w:pPr>
      <w:bookmarkStart w:id="886" w:name="_Toc14553_WPSOffice_Level2"/>
      <w:bookmarkStart w:id="887" w:name="_Toc14679_WPSOffice_Level2"/>
      <w:r>
        <w:rPr>
          <w:rFonts w:hint="eastAsia" w:ascii="仿宋" w:hAnsi="仿宋" w:eastAsia="仿宋"/>
          <w:color w:val="000000" w:themeColor="text1"/>
          <w:sz w:val="28"/>
          <w:szCs w:val="28"/>
          <w:rPrChange w:id="22877" w:author="梁元" w:date="2019-05-14T19:51:36Z">
            <w:rPr>
              <w:rFonts w:hint="eastAsia" w:ascii="仿宋" w:hAnsi="仿宋" w:eastAsia="仿宋"/>
              <w:sz w:val="28"/>
              <w:szCs w:val="28"/>
            </w:rPr>
          </w:rPrChange>
          <w14:textFill>
            <w14:solidFill>
              <w14:schemeClr w14:val="tx1"/>
            </w14:solidFill>
          </w14:textFill>
        </w:rPr>
        <w:t>项目中体现经验的点</w:t>
      </w:r>
      <w:bookmarkEnd w:id="886"/>
      <w:bookmarkEnd w:id="887"/>
    </w:p>
    <w:p>
      <w:pPr>
        <w:ind w:firstLine="480" w:firstLineChars="200"/>
        <w:rPr>
          <w:rFonts w:hint="eastAsia"/>
          <w:color w:val="000000" w:themeColor="text1"/>
          <w:rPrChange w:id="22879" w:author="梁元" w:date="2019-05-14T19:51:36Z">
            <w:rPr>
              <w:rFonts w:hint="eastAsia"/>
            </w:rPr>
          </w:rPrChange>
          <w14:textFill>
            <w14:solidFill>
              <w14:schemeClr w14:val="tx1"/>
            </w14:solidFill>
          </w14:textFill>
        </w:rPr>
        <w:pPrChange w:id="22878" w:author="冷雪凝" w:date="2019-05-14T12:21:32Z">
          <w:pPr/>
        </w:pPrChange>
      </w:pPr>
      <w:r>
        <w:rPr>
          <w:rFonts w:hint="eastAsia" w:ascii="微软雅黑" w:hAnsi="微软雅黑" w:eastAsia="微软雅黑"/>
          <w:color w:val="000000" w:themeColor="text1"/>
          <w:shd w:val="clear" w:color="auto" w:fill="FFFFFF"/>
          <w:rPrChange w:id="22880" w:author="梁元" w:date="2019-05-14T19:51:36Z">
            <w:rPr>
              <w:rFonts w:hint="eastAsia" w:ascii="微软雅黑" w:hAnsi="微软雅黑" w:eastAsia="微软雅黑"/>
              <w:color w:val="4F4F4F"/>
              <w:shd w:val="clear" w:color="auto" w:fill="FFFFFF"/>
            </w:rPr>
          </w:rPrChange>
          <w14:textFill>
            <w14:solidFill>
              <w14:schemeClr w14:val="tx1"/>
            </w14:solidFill>
          </w14:textFill>
        </w:rPr>
        <w:t>Reat与Vue只有框架的骨架，其他的功能如路由、状态管理等是框架分离的组件。</w:t>
      </w:r>
    </w:p>
    <w:p>
      <w:pPr>
        <w:pStyle w:val="3"/>
        <w:numPr>
          <w:ilvl w:val="0"/>
          <w:numId w:val="54"/>
        </w:numPr>
        <w:spacing w:line="240" w:lineRule="auto"/>
        <w:ind w:firstLine="562" w:firstLineChars="200"/>
        <w:rPr>
          <w:rFonts w:ascii="仿宋" w:hAnsi="仿宋" w:eastAsia="仿宋"/>
          <w:color w:val="000000" w:themeColor="text1"/>
          <w:sz w:val="28"/>
          <w:szCs w:val="28"/>
          <w:rPrChange w:id="22882" w:author="梁元" w:date="2019-05-14T19:51:36Z">
            <w:rPr>
              <w:rFonts w:ascii="仿宋" w:hAnsi="仿宋" w:eastAsia="仿宋"/>
              <w:sz w:val="28"/>
              <w:szCs w:val="28"/>
            </w:rPr>
          </w:rPrChange>
          <w14:textFill>
            <w14:solidFill>
              <w14:schemeClr w14:val="tx1"/>
            </w14:solidFill>
          </w14:textFill>
        </w:rPr>
        <w:pPrChange w:id="22881" w:author="冷雪凝" w:date="2019-05-14T12:21:32Z">
          <w:pPr>
            <w:pStyle w:val="3"/>
            <w:numPr>
              <w:ilvl w:val="0"/>
              <w:numId w:val="54"/>
            </w:numPr>
          </w:pPr>
        </w:pPrChange>
      </w:pPr>
      <w:bookmarkStart w:id="888" w:name="_Toc19114_WPSOffice_Level2"/>
      <w:bookmarkStart w:id="889" w:name="_Toc4077_WPSOffice_Level2"/>
      <w:r>
        <w:rPr>
          <w:rFonts w:hint="eastAsia" w:ascii="仿宋" w:hAnsi="仿宋" w:eastAsia="仿宋"/>
          <w:color w:val="000000" w:themeColor="text1"/>
          <w:sz w:val="28"/>
          <w:szCs w:val="28"/>
          <w:rPrChange w:id="22883" w:author="梁元" w:date="2019-05-14T19:51:36Z">
            <w:rPr>
              <w:rFonts w:hint="eastAsia" w:ascii="仿宋" w:hAnsi="仿宋" w:eastAsia="仿宋"/>
              <w:sz w:val="28"/>
              <w:szCs w:val="28"/>
            </w:rPr>
          </w:rPrChange>
          <w14:textFill>
            <w14:solidFill>
              <w14:schemeClr w14:val="tx1"/>
            </w14:solidFill>
          </w14:textFill>
        </w:rPr>
        <w:t>论坛参考</w:t>
      </w:r>
      <w:bookmarkEnd w:id="888"/>
      <w:bookmarkEnd w:id="889"/>
    </w:p>
    <w:p>
      <w:pPr>
        <w:pStyle w:val="2"/>
        <w:numPr>
          <w:ilvl w:val="0"/>
          <w:numId w:val="1"/>
        </w:numPr>
        <w:rPr>
          <w:ins w:id="22884" w:author="冷雪凝" w:date="2019-05-14T19:24:35Z"/>
          <w:rFonts w:ascii="仿宋" w:hAnsi="仿宋" w:eastAsia="仿宋"/>
          <w:color w:val="000000" w:themeColor="text1"/>
          <w:sz w:val="28"/>
          <w:szCs w:val="28"/>
          <w:rPrChange w:id="22885" w:author="梁元" w:date="2019-05-14T19:51:36Z">
            <w:rPr>
              <w:ins w:id="22886" w:author="冷雪凝" w:date="2019-05-14T19:24:35Z"/>
              <w:rFonts w:ascii="仿宋" w:hAnsi="仿宋" w:eastAsia="仿宋"/>
              <w:sz w:val="28"/>
              <w:szCs w:val="28"/>
            </w:rPr>
          </w:rPrChange>
          <w14:textFill>
            <w14:solidFill>
              <w14:schemeClr w14:val="tx1"/>
            </w14:solidFill>
          </w14:textFill>
        </w:rPr>
      </w:pPr>
      <w:ins w:id="22887" w:author="冷雪凝" w:date="2019-05-14T19:24:35Z">
        <w:bookmarkStart w:id="890" w:name="_Toc31907_WPSOffice_Level1"/>
        <w:r>
          <w:rPr>
            <w:rFonts w:hint="eastAsia" w:ascii="仿宋" w:hAnsi="仿宋" w:eastAsia="仿宋"/>
            <w:color w:val="000000" w:themeColor="text1"/>
            <w:sz w:val="28"/>
            <w:szCs w:val="28"/>
            <w:rPrChange w:id="22888" w:author="梁元" w:date="2019-05-14T19:51:36Z">
              <w:rPr>
                <w:rFonts w:hint="eastAsia" w:ascii="仿宋" w:hAnsi="仿宋" w:eastAsia="仿宋"/>
                <w:sz w:val="28"/>
                <w:szCs w:val="28"/>
              </w:rPr>
            </w:rPrChange>
            <w14:textFill>
              <w14:solidFill>
                <w14:schemeClr w14:val="tx1"/>
              </w14:solidFill>
            </w14:textFill>
          </w:rPr>
          <w:t>解释一下</w:t>
        </w:r>
      </w:ins>
      <w:ins w:id="22890" w:author="冷雪凝" w:date="2019-05-14T19:26:12Z">
        <w:r>
          <w:rPr>
            <w:rFonts w:hint="eastAsia" w:ascii="仿宋" w:hAnsi="仿宋" w:eastAsia="仿宋"/>
            <w:color w:val="000000" w:themeColor="text1"/>
            <w:sz w:val="28"/>
            <w:szCs w:val="28"/>
            <w:lang w:val="en-US" w:eastAsia="zh-CN"/>
            <w:rPrChange w:id="22891" w:author="梁元" w:date="2019-05-14T19:51:36Z">
              <w:rPr>
                <w:rFonts w:hint="eastAsia" w:ascii="仿宋" w:hAnsi="仿宋" w:eastAsia="仿宋"/>
                <w:sz w:val="28"/>
                <w:szCs w:val="28"/>
                <w:lang w:val="en-US" w:eastAsia="zh-CN"/>
              </w:rPr>
            </w:rPrChange>
            <w14:textFill>
              <w14:solidFill>
                <w14:schemeClr w14:val="tx1"/>
              </w14:solidFill>
            </w14:textFill>
          </w:rPr>
          <w:t>跨域</w:t>
        </w:r>
      </w:ins>
      <w:ins w:id="22893" w:author="冷雪凝" w:date="2019-05-14T19:26:15Z">
        <w:r>
          <w:rPr>
            <w:rFonts w:hint="eastAsia" w:ascii="仿宋" w:hAnsi="仿宋" w:eastAsia="仿宋"/>
            <w:color w:val="000000" w:themeColor="text1"/>
            <w:sz w:val="28"/>
            <w:szCs w:val="28"/>
            <w:lang w:val="en-US" w:eastAsia="zh-CN"/>
            <w:rPrChange w:id="22894" w:author="梁元" w:date="2019-05-14T19:51:36Z">
              <w:rPr>
                <w:rFonts w:hint="eastAsia" w:ascii="仿宋" w:hAnsi="仿宋" w:eastAsia="仿宋"/>
                <w:sz w:val="28"/>
                <w:szCs w:val="28"/>
                <w:lang w:val="en-US" w:eastAsia="zh-CN"/>
              </w:rPr>
            </w:rPrChange>
            <w14:textFill>
              <w14:solidFill>
                <w14:schemeClr w14:val="tx1"/>
              </w14:solidFill>
            </w14:textFill>
          </w:rPr>
          <w:t>有几种方法</w:t>
        </w:r>
      </w:ins>
      <w:ins w:id="22896" w:author="冷雪凝" w:date="2019-05-14T19:24:35Z">
        <w:r>
          <w:rPr>
            <w:rFonts w:hint="eastAsia" w:ascii="仿宋" w:hAnsi="仿宋" w:eastAsia="仿宋"/>
            <w:color w:val="000000" w:themeColor="text1"/>
            <w:sz w:val="28"/>
            <w:szCs w:val="28"/>
            <w:lang w:eastAsia="zh-CN"/>
            <w:rPrChange w:id="22897" w:author="梁元" w:date="2019-05-14T19:51:36Z">
              <w:rPr>
                <w:rFonts w:hint="eastAsia" w:ascii="仿宋" w:hAnsi="仿宋" w:eastAsia="仿宋"/>
                <w:sz w:val="28"/>
                <w:szCs w:val="28"/>
                <w:lang w:eastAsia="zh-CN"/>
              </w:rPr>
            </w:rPrChange>
            <w14:textFill>
              <w14:solidFill>
                <w14:schemeClr w14:val="tx1"/>
              </w14:solidFill>
            </w14:textFill>
          </w:rPr>
          <w:t>？</w:t>
        </w:r>
        <w:bookmarkEnd w:id="890"/>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2899" w:author="冷雪凝" w:date="2019-05-14T19:24:35Z"/>
        </w:trPr>
        <w:tc>
          <w:tcPr>
            <w:tcW w:w="1523" w:type="dxa"/>
          </w:tcPr>
          <w:p>
            <w:pPr>
              <w:jc w:val="center"/>
              <w:rPr>
                <w:ins w:id="22900" w:author="冷雪凝" w:date="2019-05-14T19:24:35Z"/>
                <w:rFonts w:ascii="仿宋" w:hAnsi="仿宋" w:eastAsia="仿宋"/>
                <w:color w:val="000000" w:themeColor="text1"/>
                <w:rPrChange w:id="22901" w:author="梁元" w:date="2019-05-14T19:51:36Z">
                  <w:rPr>
                    <w:ins w:id="22902" w:author="冷雪凝" w:date="2019-05-14T19:24:35Z"/>
                    <w:rFonts w:ascii="仿宋" w:hAnsi="仿宋" w:eastAsia="仿宋"/>
                  </w:rPr>
                </w:rPrChange>
                <w14:textFill>
                  <w14:solidFill>
                    <w14:schemeClr w14:val="tx1"/>
                  </w14:solidFill>
                </w14:textFill>
              </w:rPr>
            </w:pPr>
            <w:ins w:id="22903" w:author="冷雪凝" w:date="2019-05-14T19:24:35Z">
              <w:r>
                <w:rPr>
                  <w:rFonts w:hint="eastAsia" w:ascii="仿宋" w:hAnsi="仿宋" w:eastAsia="仿宋"/>
                  <w:color w:val="000000" w:themeColor="text1"/>
                  <w:rPrChange w:id="22904"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22906" w:author="冷雪凝" w:date="2019-05-14T19:24:35Z"/>
                <w:rFonts w:ascii="仿宋" w:hAnsi="仿宋" w:eastAsia="仿宋"/>
                <w:color w:val="000000" w:themeColor="text1"/>
                <w:rPrChange w:id="22907" w:author="梁元" w:date="2019-05-14T19:51:36Z">
                  <w:rPr>
                    <w:ins w:id="22908" w:author="冷雪凝" w:date="2019-05-14T19:24:35Z"/>
                    <w:rFonts w:ascii="仿宋" w:hAnsi="仿宋" w:eastAsia="仿宋"/>
                  </w:rPr>
                </w:rPrChange>
                <w14:textFill>
                  <w14:solidFill>
                    <w14:schemeClr w14:val="tx1"/>
                  </w14:solidFill>
                </w14:textFill>
              </w:rPr>
            </w:pPr>
            <w:ins w:id="22909" w:author="冷雪凝" w:date="2019-05-14T19:24:35Z">
              <w:r>
                <w:rPr>
                  <w:rFonts w:hint="eastAsia" w:ascii="仿宋" w:hAnsi="仿宋" w:eastAsia="仿宋"/>
                  <w:color w:val="000000" w:themeColor="text1"/>
                  <w:rPrChange w:id="22910"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22912" w:author="冷雪凝" w:date="2019-05-14T19:24:35Z"/>
                <w:rFonts w:ascii="仿宋" w:hAnsi="仿宋" w:eastAsia="仿宋"/>
                <w:color w:val="000000" w:themeColor="text1"/>
                <w:rPrChange w:id="22913" w:author="梁元" w:date="2019-05-14T19:51:36Z">
                  <w:rPr>
                    <w:ins w:id="22914" w:author="冷雪凝" w:date="2019-05-14T19:24:35Z"/>
                    <w:rFonts w:ascii="仿宋" w:hAnsi="仿宋" w:eastAsia="仿宋"/>
                  </w:rPr>
                </w:rPrChange>
                <w14:textFill>
                  <w14:solidFill>
                    <w14:schemeClr w14:val="tx1"/>
                  </w14:solidFill>
                </w14:textFill>
              </w:rPr>
            </w:pPr>
            <w:ins w:id="22915" w:author="冷雪凝" w:date="2019-05-14T19:24:35Z">
              <w:r>
                <w:rPr>
                  <w:rFonts w:hint="eastAsia" w:ascii="仿宋" w:hAnsi="仿宋" w:eastAsia="仿宋"/>
                  <w:color w:val="000000" w:themeColor="text1"/>
                  <w:rPrChange w:id="22916"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22918" w:author="冷雪凝" w:date="2019-05-14T19:24:35Z"/>
                <w:rFonts w:ascii="仿宋" w:hAnsi="仿宋" w:eastAsia="仿宋"/>
                <w:color w:val="000000" w:themeColor="text1"/>
                <w:rPrChange w:id="22919" w:author="梁元" w:date="2019-05-14T19:51:36Z">
                  <w:rPr>
                    <w:ins w:id="22920" w:author="冷雪凝" w:date="2019-05-14T19:24:35Z"/>
                    <w:rFonts w:ascii="仿宋" w:hAnsi="仿宋" w:eastAsia="仿宋"/>
                  </w:rPr>
                </w:rPrChange>
                <w14:textFill>
                  <w14:solidFill>
                    <w14:schemeClr w14:val="tx1"/>
                  </w14:solidFill>
                </w14:textFill>
              </w:rPr>
            </w:pPr>
            <w:ins w:id="22921" w:author="冷雪凝" w:date="2019-05-14T19:24:35Z">
              <w:r>
                <w:rPr>
                  <w:rFonts w:hint="eastAsia" w:ascii="仿宋" w:hAnsi="仿宋" w:eastAsia="仿宋"/>
                  <w:color w:val="000000" w:themeColor="text1"/>
                  <w:rPrChange w:id="22922"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22924" w:author="冷雪凝" w:date="2019-05-14T19:24:35Z"/>
                <w:rFonts w:ascii="仿宋" w:hAnsi="仿宋" w:eastAsia="仿宋"/>
                <w:color w:val="000000" w:themeColor="text1"/>
                <w:rPrChange w:id="22925" w:author="梁元" w:date="2019-05-14T19:51:36Z">
                  <w:rPr>
                    <w:ins w:id="22926" w:author="冷雪凝" w:date="2019-05-14T19:24:35Z"/>
                    <w:rFonts w:ascii="仿宋" w:hAnsi="仿宋" w:eastAsia="仿宋"/>
                  </w:rPr>
                </w:rPrChange>
                <w14:textFill>
                  <w14:solidFill>
                    <w14:schemeClr w14:val="tx1"/>
                  </w14:solidFill>
                </w14:textFill>
              </w:rPr>
            </w:pPr>
            <w:ins w:id="22927" w:author="冷雪凝" w:date="2019-05-14T19:24:35Z">
              <w:r>
                <w:rPr>
                  <w:rFonts w:hint="eastAsia" w:ascii="仿宋" w:hAnsi="仿宋" w:eastAsia="仿宋"/>
                  <w:color w:val="000000" w:themeColor="text1"/>
                  <w:rPrChange w:id="22928"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2930" w:author="冷雪凝" w:date="2019-05-14T19:24:35Z"/>
        </w:trPr>
        <w:tc>
          <w:tcPr>
            <w:tcW w:w="1523" w:type="dxa"/>
          </w:tcPr>
          <w:p>
            <w:pPr>
              <w:jc w:val="center"/>
              <w:rPr>
                <w:ins w:id="22931" w:author="冷雪凝" w:date="2019-05-14T19:24:35Z"/>
                <w:rFonts w:ascii="仿宋" w:hAnsi="仿宋" w:eastAsia="仿宋"/>
                <w:color w:val="000000" w:themeColor="text1"/>
                <w:rPrChange w:id="22932" w:author="梁元" w:date="2019-05-14T19:51:36Z">
                  <w:rPr>
                    <w:ins w:id="22933" w:author="冷雪凝" w:date="2019-05-14T19:24:35Z"/>
                    <w:rFonts w:ascii="仿宋" w:hAnsi="仿宋" w:eastAsia="仿宋"/>
                  </w:rPr>
                </w:rPrChange>
                <w14:textFill>
                  <w14:solidFill>
                    <w14:schemeClr w14:val="tx1"/>
                  </w14:solidFill>
                </w14:textFill>
              </w:rPr>
            </w:pPr>
            <w:ins w:id="22934" w:author="冷雪凝" w:date="2019-05-14T19:24:35Z">
              <w:r>
                <w:rPr>
                  <w:rFonts w:hint="eastAsia" w:ascii="仿宋" w:hAnsi="仿宋" w:eastAsia="仿宋"/>
                  <w:color w:val="000000" w:themeColor="text1"/>
                  <w:rPrChange w:id="22935" w:author="梁元" w:date="2019-05-14T19:51:36Z">
                    <w:rPr>
                      <w:rFonts w:hint="eastAsia" w:ascii="仿宋" w:hAnsi="仿宋" w:eastAsia="仿宋"/>
                    </w:rPr>
                  </w:rPrChange>
                  <w14:textFill>
                    <w14:solidFill>
                      <w14:schemeClr w14:val="tx1"/>
                    </w14:solidFill>
                  </w14:textFill>
                </w:rPr>
                <w:t>95%</w:t>
              </w:r>
            </w:ins>
          </w:p>
        </w:tc>
        <w:tc>
          <w:tcPr>
            <w:tcW w:w="1559" w:type="dxa"/>
          </w:tcPr>
          <w:p>
            <w:pPr>
              <w:jc w:val="center"/>
              <w:rPr>
                <w:ins w:id="22937" w:author="冷雪凝" w:date="2019-05-14T19:24:35Z"/>
                <w:rFonts w:ascii="仿宋" w:hAnsi="仿宋" w:eastAsia="仿宋"/>
                <w:color w:val="000000" w:themeColor="text1"/>
                <w:rPrChange w:id="22938" w:author="梁元" w:date="2019-05-14T19:51:36Z">
                  <w:rPr>
                    <w:ins w:id="22939" w:author="冷雪凝" w:date="2019-05-14T19:24:35Z"/>
                    <w:rFonts w:ascii="仿宋" w:hAnsi="仿宋" w:eastAsia="仿宋"/>
                  </w:rPr>
                </w:rPrChange>
                <w14:textFill>
                  <w14:solidFill>
                    <w14:schemeClr w14:val="tx1"/>
                  </w14:solidFill>
                </w14:textFill>
              </w:rPr>
            </w:pPr>
            <w:ins w:id="22940" w:author="冷雪凝" w:date="2019-05-14T19:24:35Z">
              <w:r>
                <w:rPr>
                  <w:rFonts w:hint="eastAsia" w:ascii="仿宋" w:hAnsi="仿宋" w:eastAsia="仿宋"/>
                  <w:color w:val="000000" w:themeColor="text1"/>
                  <w:rPrChange w:id="22941" w:author="梁元" w:date="2019-05-14T19:51:36Z">
                    <w:rPr>
                      <w:rFonts w:hint="eastAsia" w:ascii="仿宋" w:hAnsi="仿宋" w:eastAsia="仿宋"/>
                    </w:rPr>
                  </w:rPrChange>
                  <w14:textFill>
                    <w14:solidFill>
                      <w14:schemeClr w14:val="tx1"/>
                    </w14:solidFill>
                  </w14:textFill>
                </w:rPr>
                <w:t>3星</w:t>
              </w:r>
            </w:ins>
          </w:p>
        </w:tc>
        <w:tc>
          <w:tcPr>
            <w:tcW w:w="1418" w:type="dxa"/>
          </w:tcPr>
          <w:p>
            <w:pPr>
              <w:jc w:val="center"/>
              <w:rPr>
                <w:ins w:id="22943" w:author="冷雪凝" w:date="2019-05-14T19:24:35Z"/>
                <w:rFonts w:ascii="仿宋" w:hAnsi="仿宋" w:eastAsia="仿宋"/>
                <w:color w:val="000000" w:themeColor="text1"/>
                <w:rPrChange w:id="22944" w:author="梁元" w:date="2019-05-14T19:51:36Z">
                  <w:rPr>
                    <w:ins w:id="22945" w:author="冷雪凝" w:date="2019-05-14T19:24:35Z"/>
                    <w:rFonts w:ascii="仿宋" w:hAnsi="仿宋" w:eastAsia="仿宋"/>
                  </w:rPr>
                </w:rPrChange>
                <w14:textFill>
                  <w14:solidFill>
                    <w14:schemeClr w14:val="tx1"/>
                  </w14:solidFill>
                </w14:textFill>
              </w:rPr>
            </w:pPr>
            <w:ins w:id="22946" w:author="冷雪凝" w:date="2019-05-14T19:24:35Z">
              <w:r>
                <w:rPr>
                  <w:rFonts w:ascii="仿宋" w:hAnsi="仿宋" w:eastAsia="仿宋"/>
                  <w:color w:val="000000" w:themeColor="text1"/>
                  <w:rPrChange w:id="22947" w:author="梁元" w:date="2019-05-14T19:51:36Z">
                    <w:rPr>
                      <w:rFonts w:ascii="仿宋" w:hAnsi="仿宋" w:eastAsia="仿宋"/>
                    </w:rPr>
                  </w:rPrChange>
                  <w14:textFill>
                    <w14:solidFill>
                      <w14:schemeClr w14:val="tx1"/>
                    </w14:solidFill>
                  </w14:textFill>
                </w:rPr>
                <w:t>J</w:t>
              </w:r>
            </w:ins>
            <w:ins w:id="22949" w:author="冷雪凝" w:date="2019-05-14T19:24:35Z">
              <w:r>
                <w:rPr>
                  <w:rFonts w:hint="eastAsia" w:ascii="仿宋" w:hAnsi="仿宋" w:eastAsia="仿宋"/>
                  <w:color w:val="000000" w:themeColor="text1"/>
                  <w:rPrChange w:id="22950" w:author="梁元" w:date="2019-05-14T19:51:36Z">
                    <w:rPr>
                      <w:rFonts w:hint="eastAsia" w:ascii="仿宋" w:hAnsi="仿宋" w:eastAsia="仿宋"/>
                    </w:rPr>
                  </w:rPrChange>
                  <w14:textFill>
                    <w14:solidFill>
                      <w14:schemeClr w14:val="tx1"/>
                    </w14:solidFill>
                  </w14:textFill>
                </w:rPr>
                <w:t>s底层原理</w:t>
              </w:r>
            </w:ins>
          </w:p>
        </w:tc>
        <w:tc>
          <w:tcPr>
            <w:tcW w:w="1417" w:type="dxa"/>
          </w:tcPr>
          <w:p>
            <w:pPr>
              <w:jc w:val="center"/>
              <w:rPr>
                <w:ins w:id="22952" w:author="冷雪凝" w:date="2019-05-14T19:24:35Z"/>
                <w:rFonts w:ascii="仿宋" w:hAnsi="仿宋" w:eastAsia="仿宋"/>
                <w:color w:val="000000" w:themeColor="text1"/>
                <w:rPrChange w:id="22953" w:author="梁元" w:date="2019-05-14T19:51:36Z">
                  <w:rPr>
                    <w:ins w:id="22954" w:author="冷雪凝" w:date="2019-05-14T19:24:35Z"/>
                    <w:rFonts w:ascii="仿宋" w:hAnsi="仿宋" w:eastAsia="仿宋"/>
                  </w:rPr>
                </w:rPrChange>
                <w14:textFill>
                  <w14:solidFill>
                    <w14:schemeClr w14:val="tx1"/>
                  </w14:solidFill>
                </w14:textFill>
              </w:rPr>
            </w:pPr>
            <w:ins w:id="22955" w:author="冷雪凝" w:date="2019-05-14T19:24:35Z">
              <w:r>
                <w:rPr>
                  <w:rFonts w:hint="eastAsia" w:ascii="仿宋" w:hAnsi="仿宋" w:eastAsia="仿宋"/>
                  <w:color w:val="000000" w:themeColor="text1"/>
                  <w:rPrChange w:id="22956" w:author="梁元" w:date="2019-05-14T19:51:36Z">
                    <w:rPr>
                      <w:rFonts w:hint="eastAsia" w:ascii="仿宋" w:hAnsi="仿宋" w:eastAsia="仿宋"/>
                    </w:rPr>
                  </w:rPrChange>
                  <w14:textFill>
                    <w14:solidFill>
                      <w14:schemeClr w14:val="tx1"/>
                    </w14:solidFill>
                  </w14:textFill>
                </w:rPr>
                <w:t>javaScript</w:t>
              </w:r>
            </w:ins>
          </w:p>
        </w:tc>
        <w:tc>
          <w:tcPr>
            <w:tcW w:w="1465" w:type="dxa"/>
          </w:tcPr>
          <w:p>
            <w:pPr>
              <w:jc w:val="center"/>
              <w:rPr>
                <w:ins w:id="22958" w:author="冷雪凝" w:date="2019-05-14T19:24:35Z"/>
                <w:rFonts w:hint="eastAsia" w:ascii="仿宋" w:hAnsi="仿宋" w:eastAsia="仿宋"/>
                <w:color w:val="000000" w:themeColor="text1"/>
                <w:lang w:val="en-US" w:eastAsia="zh-CN"/>
                <w:rPrChange w:id="22959" w:author="梁元" w:date="2019-05-14T19:51:36Z">
                  <w:rPr>
                    <w:ins w:id="22960" w:author="冷雪凝" w:date="2019-05-14T19:24:35Z"/>
                    <w:rFonts w:hint="eastAsia" w:ascii="仿宋" w:hAnsi="仿宋" w:eastAsia="仿宋"/>
                    <w:lang w:val="en-US" w:eastAsia="zh-CN"/>
                  </w:rPr>
                </w:rPrChange>
                <w14:textFill>
                  <w14:solidFill>
                    <w14:schemeClr w14:val="tx1"/>
                  </w14:solidFill>
                </w14:textFill>
              </w:rPr>
            </w:pPr>
            <w:ins w:id="22961" w:author="冷雪凝" w:date="2019-05-14T19:24:35Z">
              <w:r>
                <w:rPr>
                  <w:rFonts w:hint="eastAsia" w:ascii="仿宋" w:hAnsi="仿宋" w:eastAsia="仿宋"/>
                  <w:color w:val="000000" w:themeColor="text1"/>
                  <w:lang w:val="en-US" w:eastAsia="zh-CN"/>
                  <w:rPrChange w:id="22962" w:author="梁元" w:date="2019-05-14T19:51:36Z">
                    <w:rPr>
                      <w:rFonts w:hint="eastAsia" w:ascii="仿宋" w:hAnsi="仿宋" w:eastAsia="仿宋"/>
                      <w:lang w:val="en-US" w:eastAsia="zh-CN"/>
                    </w:rPr>
                  </w:rPrChange>
                  <w14:textFill>
                    <w14:solidFill>
                      <w14:schemeClr w14:val="tx1"/>
                    </w14:solidFill>
                  </w14:textFill>
                </w:rPr>
                <w:t>继承模式</w:t>
              </w:r>
            </w:ins>
          </w:p>
          <w:p>
            <w:pPr>
              <w:jc w:val="center"/>
              <w:rPr>
                <w:ins w:id="22964" w:author="冷雪凝" w:date="2019-05-14T19:24:35Z"/>
                <w:rFonts w:ascii="仿宋" w:hAnsi="仿宋" w:eastAsia="仿宋"/>
                <w:color w:val="000000" w:themeColor="text1"/>
                <w:rPrChange w:id="22965" w:author="梁元" w:date="2019-05-14T19:51:36Z">
                  <w:rPr>
                    <w:ins w:id="22966" w:author="冷雪凝" w:date="2019-05-14T19:24:35Z"/>
                    <w:rFonts w:ascii="仿宋" w:hAnsi="仿宋" w:eastAsia="仿宋"/>
                  </w:rPr>
                </w:rPrChange>
                <w14:textFill>
                  <w14:solidFill>
                    <w14:schemeClr w14:val="tx1"/>
                  </w14:solidFill>
                </w14:textFill>
              </w:rPr>
            </w:pPr>
          </w:p>
        </w:tc>
      </w:tr>
    </w:tbl>
    <w:p>
      <w:pPr>
        <w:pStyle w:val="3"/>
        <w:numPr>
          <w:ilvl w:val="0"/>
          <w:numId w:val="38"/>
        </w:numPr>
        <w:spacing w:line="240" w:lineRule="auto"/>
        <w:ind w:firstLine="562" w:firstLineChars="200"/>
        <w:rPr>
          <w:ins w:id="22967" w:author="冷雪凝" w:date="2019-05-14T19:24:35Z"/>
          <w:rFonts w:ascii="仿宋" w:hAnsi="仿宋" w:eastAsia="仿宋"/>
          <w:color w:val="000000" w:themeColor="text1"/>
          <w:sz w:val="28"/>
          <w:szCs w:val="28"/>
          <w:rPrChange w:id="22968" w:author="梁元" w:date="2019-05-14T19:51:36Z">
            <w:rPr>
              <w:ins w:id="22969" w:author="冷雪凝" w:date="2019-05-14T19:24:35Z"/>
              <w:rFonts w:ascii="仿宋" w:hAnsi="仿宋" w:eastAsia="仿宋"/>
              <w:sz w:val="28"/>
              <w:szCs w:val="28"/>
            </w:rPr>
          </w:rPrChange>
          <w14:textFill>
            <w14:solidFill>
              <w14:schemeClr w14:val="tx1"/>
            </w14:solidFill>
          </w14:textFill>
        </w:rPr>
      </w:pPr>
      <w:ins w:id="22970" w:author="冷雪凝" w:date="2019-05-14T19:24:35Z">
        <w:r>
          <w:rPr>
            <w:rFonts w:hint="eastAsia" w:ascii="仿宋" w:hAnsi="仿宋" w:eastAsia="仿宋"/>
            <w:color w:val="000000" w:themeColor="text1"/>
            <w:sz w:val="28"/>
            <w:szCs w:val="28"/>
            <w:rPrChange w:id="22971" w:author="梁元" w:date="2019-05-14T19:51:36Z">
              <w:rPr>
                <w:rFonts w:hint="eastAsia" w:ascii="仿宋" w:hAnsi="仿宋" w:eastAsia="仿宋"/>
                <w:sz w:val="28"/>
                <w:szCs w:val="28"/>
              </w:rPr>
            </w:rPrChange>
            <w14:textFill>
              <w14:solidFill>
                <w14:schemeClr w14:val="tx1"/>
              </w14:solidFill>
            </w14:textFill>
          </w:rPr>
          <w:t>通常解法</w:t>
        </w:r>
      </w:ins>
    </w:p>
    <w:p>
      <w:pPr>
        <w:spacing w:line="240" w:lineRule="auto"/>
        <w:ind w:firstLine="480" w:firstLineChars="200"/>
        <w:rPr>
          <w:ins w:id="22973" w:author="冷雪凝" w:date="2019-05-14T19:24:35Z"/>
          <w:rFonts w:hint="eastAsia" w:eastAsiaTheme="minorEastAsia"/>
          <w:color w:val="000000" w:themeColor="text1"/>
          <w:lang w:eastAsia="zh-CN"/>
          <w:rPrChange w:id="22974" w:author="梁元" w:date="2019-05-14T19:51:36Z">
            <w:rPr>
              <w:ins w:id="22975" w:author="冷雪凝" w:date="2019-05-14T19:24:35Z"/>
              <w:rFonts w:hint="eastAsia" w:eastAsiaTheme="minorEastAsia"/>
              <w:lang w:eastAsia="zh-CN"/>
            </w:rPr>
          </w:rPrChange>
          <w14:textFill>
            <w14:solidFill>
              <w14:schemeClr w14:val="tx1"/>
            </w14:solidFill>
          </w14:textFill>
        </w:rPr>
      </w:pPr>
      <w:ins w:id="22976" w:author="冷雪凝" w:date="2019-05-14T19:24:35Z">
        <w:r>
          <w:rPr>
            <w:rFonts w:hint="eastAsia"/>
            <w:color w:val="000000" w:themeColor="text1"/>
            <w:rPrChange w:id="22977" w:author="梁元" w:date="2019-05-14T19:51:36Z">
              <w:rPr>
                <w:rFonts w:hint="eastAsia"/>
              </w:rPr>
            </w:rPrChange>
            <w14:textFill>
              <w14:solidFill>
                <w14:schemeClr w14:val="tx1"/>
              </w14:solidFill>
            </w14:textFill>
          </w:rPr>
          <w:t>j</w:t>
        </w:r>
      </w:ins>
      <w:ins w:id="22979" w:author="冷雪凝" w:date="2019-05-14T19:24:35Z">
        <w:r>
          <w:rPr>
            <w:rFonts w:hint="eastAsia"/>
            <w:color w:val="000000" w:themeColor="text1"/>
            <w:lang w:val="en-US" w:eastAsia="zh-CN"/>
            <w:rPrChange w:id="22980" w:author="梁元" w:date="2019-05-14T19:51:36Z">
              <w:rPr>
                <w:rFonts w:hint="eastAsia"/>
                <w:lang w:val="en-US" w:eastAsia="zh-CN"/>
              </w:rPr>
            </w:rPrChange>
            <w14:textFill>
              <w14:solidFill>
                <w14:schemeClr w14:val="tx1"/>
              </w14:solidFill>
            </w14:textFill>
          </w:rPr>
          <w:t>ava</w:t>
        </w:r>
      </w:ins>
      <w:ins w:id="22982" w:author="冷雪凝" w:date="2019-05-14T19:24:35Z">
        <w:r>
          <w:rPr>
            <w:rFonts w:hint="eastAsia"/>
            <w:color w:val="000000" w:themeColor="text1"/>
            <w:rPrChange w:id="22983" w:author="梁元" w:date="2019-05-14T19:51:36Z">
              <w:rPr>
                <w:rFonts w:hint="eastAsia"/>
              </w:rPr>
            </w:rPrChange>
            <w14:textFill>
              <w14:solidFill>
                <w14:schemeClr w14:val="tx1"/>
              </w14:solidFill>
            </w14:textFill>
          </w:rPr>
          <w:t>s</w:t>
        </w:r>
      </w:ins>
      <w:ins w:id="22985" w:author="冷雪凝" w:date="2019-05-14T19:24:35Z">
        <w:r>
          <w:rPr>
            <w:rFonts w:hint="eastAsia"/>
            <w:color w:val="000000" w:themeColor="text1"/>
            <w:lang w:val="en-US" w:eastAsia="zh-CN"/>
            <w:rPrChange w:id="22986" w:author="梁元" w:date="2019-05-14T19:51:36Z">
              <w:rPr>
                <w:rFonts w:hint="eastAsia"/>
                <w:lang w:val="en-US" w:eastAsia="zh-CN"/>
              </w:rPr>
            </w:rPrChange>
            <w14:textFill>
              <w14:solidFill>
                <w14:schemeClr w14:val="tx1"/>
              </w14:solidFill>
            </w14:textFill>
          </w:rPr>
          <w:t>cript</w:t>
        </w:r>
      </w:ins>
      <w:ins w:id="22988" w:author="冷雪凝" w:date="2019-05-14T19:24:35Z">
        <w:r>
          <w:rPr>
            <w:rFonts w:hint="eastAsia"/>
            <w:color w:val="000000" w:themeColor="text1"/>
            <w:rPrChange w:id="22989" w:author="梁元" w:date="2019-05-14T19:51:36Z">
              <w:rPr>
                <w:rFonts w:hint="eastAsia"/>
              </w:rPr>
            </w:rPrChange>
            <w14:textFill>
              <w14:solidFill>
                <w14:schemeClr w14:val="tx1"/>
              </w14:solidFill>
            </w14:textFill>
          </w:rPr>
          <w:t>中继承跟java中的继承不太一样，一般通过call()和apply()两种方式完成，js中的继承是以复制的形式完成的，复制一个父对象，而不像java中直接继承父对象，还有通过原型的方式完成继承，也有弊端，总之js中的继承只是形式上的对面向对象语言的一种模仿，本质上不是继承，但用起来效果是一样的</w:t>
        </w:r>
      </w:ins>
      <w:ins w:id="22991" w:author="冷雪凝" w:date="2019-05-14T19:24:35Z">
        <w:r>
          <w:rPr>
            <w:rFonts w:hint="eastAsia"/>
            <w:color w:val="000000" w:themeColor="text1"/>
            <w:lang w:eastAsia="zh-CN"/>
            <w:rPrChange w:id="22992" w:author="梁元" w:date="2019-05-14T19:51:36Z">
              <w:rPr>
                <w:rFonts w:hint="eastAsia"/>
                <w:lang w:eastAsia="zh-CN"/>
              </w:rPr>
            </w:rPrChange>
            <w14:textFill>
              <w14:solidFill>
                <w14:schemeClr w14:val="tx1"/>
              </w14:solidFill>
            </w14:textFill>
          </w:rPr>
          <w:t>。</w:t>
        </w:r>
      </w:ins>
      <w:ins w:id="22994" w:author="冷雪凝" w:date="2019-05-14T19:24:35Z">
        <w:r>
          <w:rPr>
            <w:rFonts w:hint="eastAsia"/>
            <w:color w:val="000000" w:themeColor="text1"/>
            <w:rPrChange w:id="22995" w:author="梁元" w:date="2019-05-14T19:51:36Z">
              <w:rPr>
                <w:rFonts w:hint="eastAsia"/>
              </w:rPr>
            </w:rPrChange>
            <w14:textFill>
              <w14:solidFill>
                <w14:schemeClr w14:val="tx1"/>
              </w14:solidFill>
            </w14:textFill>
          </w:rPr>
          <w:br w:type="textWrapping"/>
        </w:r>
      </w:ins>
      <w:ins w:id="22997" w:author="冷雪凝" w:date="2019-05-14T19:24:35Z">
        <w:r>
          <w:rPr>
            <w:rFonts w:hint="eastAsia"/>
            <w:color w:val="000000" w:themeColor="text1"/>
            <w:rPrChange w:id="22998" w:author="梁元" w:date="2019-05-14T19:51:36Z">
              <w:rPr>
                <w:rFonts w:hint="eastAsia"/>
              </w:rPr>
            </w:rPrChange>
            <w14:textFill>
              <w14:solidFill>
                <w14:schemeClr w14:val="tx1"/>
              </w14:solidFill>
            </w14:textFill>
          </w:rPr>
          <w:t>至于为什么要继承：通常在一般的项目里不需要，因为应用简单，但你要用纯js做一些复杂的工具或框架系统就要用到了，比如webgis、或者js框架如jquery、ext什么的，不然一个几千行代码的框架不用继承得写几万行，甚至还无法维护</w:t>
        </w:r>
      </w:ins>
      <w:ins w:id="23000" w:author="冷雪凝" w:date="2019-05-14T19:24:35Z">
        <w:r>
          <w:rPr>
            <w:rFonts w:hint="eastAsia"/>
            <w:color w:val="000000" w:themeColor="text1"/>
            <w:lang w:eastAsia="zh-CN"/>
            <w:rPrChange w:id="23001" w:author="梁元" w:date="2019-05-14T19:51:36Z">
              <w:rPr>
                <w:rFonts w:hint="eastAsia"/>
                <w:lang w:eastAsia="zh-CN"/>
              </w:rPr>
            </w:rPrChange>
            <w14:textFill>
              <w14:solidFill>
                <w14:schemeClr w14:val="tx1"/>
              </w14:solidFill>
            </w14:textFill>
          </w:rPr>
          <w:t>。</w:t>
        </w:r>
      </w:ins>
    </w:p>
    <w:p>
      <w:pPr>
        <w:spacing w:line="240" w:lineRule="auto"/>
        <w:ind w:firstLine="480" w:firstLineChars="200"/>
        <w:rPr>
          <w:ins w:id="23003" w:author="冷雪凝" w:date="2019-05-14T19:24:35Z"/>
          <w:rFonts w:hint="eastAsia"/>
          <w:color w:val="000000" w:themeColor="text1"/>
          <w:rPrChange w:id="23004" w:author="梁元" w:date="2019-05-14T19:51:36Z">
            <w:rPr>
              <w:ins w:id="23005" w:author="冷雪凝" w:date="2019-05-14T19:24:35Z"/>
              <w:rFonts w:hint="eastAsia"/>
            </w:rPr>
          </w:rPrChange>
          <w14:textFill>
            <w14:solidFill>
              <w14:schemeClr w14:val="tx1"/>
            </w14:solidFill>
          </w14:textFill>
        </w:rPr>
      </w:pPr>
    </w:p>
    <w:p>
      <w:pPr>
        <w:pStyle w:val="3"/>
        <w:numPr>
          <w:ilvl w:val="0"/>
          <w:numId w:val="38"/>
        </w:numPr>
        <w:spacing w:line="240" w:lineRule="auto"/>
        <w:ind w:firstLine="562" w:firstLineChars="200"/>
        <w:rPr>
          <w:ins w:id="23006" w:author="冷雪凝" w:date="2019-05-14T19:24:35Z"/>
          <w:rFonts w:ascii="仿宋" w:hAnsi="仿宋" w:eastAsia="仿宋"/>
          <w:color w:val="000000" w:themeColor="text1"/>
          <w:sz w:val="28"/>
          <w:szCs w:val="28"/>
          <w:rPrChange w:id="23007" w:author="梁元" w:date="2019-05-14T19:51:36Z">
            <w:rPr>
              <w:ins w:id="23008" w:author="冷雪凝" w:date="2019-05-14T19:24:35Z"/>
              <w:rFonts w:ascii="仿宋" w:hAnsi="仿宋" w:eastAsia="仿宋"/>
              <w:sz w:val="28"/>
              <w:szCs w:val="28"/>
            </w:rPr>
          </w:rPrChange>
          <w14:textFill>
            <w14:solidFill>
              <w14:schemeClr w14:val="tx1"/>
            </w14:solidFill>
          </w14:textFill>
        </w:rPr>
      </w:pPr>
      <w:ins w:id="23009" w:author="冷雪凝" w:date="2019-05-14T19:24:35Z">
        <w:r>
          <w:rPr>
            <w:rFonts w:hint="eastAsia" w:ascii="仿宋" w:hAnsi="仿宋" w:eastAsia="仿宋"/>
            <w:color w:val="000000" w:themeColor="text1"/>
            <w:sz w:val="28"/>
            <w:szCs w:val="28"/>
            <w:rPrChange w:id="23010" w:author="梁元" w:date="2019-05-14T19:51:36Z">
              <w:rPr>
                <w:rFonts w:hint="eastAsia" w:ascii="仿宋" w:hAnsi="仿宋" w:eastAsia="仿宋"/>
                <w:sz w:val="28"/>
                <w:szCs w:val="28"/>
              </w:rPr>
            </w:rPrChange>
            <w14:textFill>
              <w14:solidFill>
                <w14:schemeClr w14:val="tx1"/>
              </w14:solidFill>
            </w14:textFill>
          </w:rPr>
          <w:t>通用大牛级解法</w:t>
        </w:r>
      </w:ins>
    </w:p>
    <w:p>
      <w:pPr>
        <w:spacing w:line="240" w:lineRule="auto"/>
        <w:ind w:firstLine="480" w:firstLineChars="200"/>
        <w:rPr>
          <w:ins w:id="23012" w:author="冷雪凝" w:date="2019-05-14T19:24:35Z"/>
          <w:rFonts w:hint="eastAsia"/>
          <w:color w:val="000000" w:themeColor="text1"/>
          <w:lang w:val="en-US" w:eastAsia="zh-CN"/>
          <w:rPrChange w:id="23013" w:author="梁元" w:date="2019-05-14T19:51:36Z">
            <w:rPr>
              <w:ins w:id="23014" w:author="冷雪凝" w:date="2019-05-14T19:24:35Z"/>
              <w:rFonts w:hint="eastAsia"/>
              <w:lang w:val="en-US" w:eastAsia="zh-CN"/>
            </w:rPr>
          </w:rPrChange>
          <w14:textFill>
            <w14:solidFill>
              <w14:schemeClr w14:val="tx1"/>
            </w14:solidFill>
          </w14:textFill>
        </w:rPr>
      </w:pPr>
      <w:ins w:id="23015" w:author="冷雪凝" w:date="2019-05-14T19:24:35Z">
        <w:r>
          <w:rPr>
            <w:rFonts w:hint="eastAsia"/>
            <w:color w:val="000000" w:themeColor="text1"/>
            <w:rPrChange w:id="23016" w:author="梁元" w:date="2019-05-14T19:51:36Z">
              <w:rPr>
                <w:rFonts w:hint="eastAsia"/>
              </w:rPr>
            </w:rPrChange>
            <w14:textFill>
              <w14:solidFill>
                <w14:schemeClr w14:val="tx1"/>
              </w14:solidFill>
            </w14:textFill>
          </w:rPr>
          <w:t>在通用解法的基础上，我们</w:t>
        </w:r>
      </w:ins>
      <w:ins w:id="23018" w:author="冷雪凝" w:date="2019-05-14T19:24:35Z">
        <w:r>
          <w:rPr>
            <w:rFonts w:hint="eastAsia"/>
            <w:color w:val="000000" w:themeColor="text1"/>
            <w:lang w:val="en-US" w:eastAsia="zh-CN"/>
            <w:rPrChange w:id="23019" w:author="梁元" w:date="2019-05-14T19:51:36Z">
              <w:rPr>
                <w:rFonts w:hint="eastAsia"/>
                <w:lang w:val="en-US" w:eastAsia="zh-CN"/>
              </w:rPr>
            </w:rPrChange>
            <w14:textFill>
              <w14:solidFill>
                <w14:schemeClr w14:val="tx1"/>
              </w14:solidFill>
            </w14:textFill>
          </w:rPr>
          <w:t>实现继承的三种方式。</w:t>
        </w:r>
      </w:ins>
    </w:p>
    <w:p>
      <w:pPr>
        <w:spacing w:line="240" w:lineRule="auto"/>
        <w:ind w:firstLine="480" w:firstLineChars="200"/>
        <w:rPr>
          <w:ins w:id="23021" w:author="冷雪凝" w:date="2019-05-14T19:24:35Z"/>
          <w:rFonts w:hint="eastAsia"/>
          <w:color w:val="000000" w:themeColor="text1"/>
          <w:lang w:val="en-US" w:eastAsia="zh-CN"/>
          <w:rPrChange w:id="23022" w:author="梁元" w:date="2019-05-14T19:51:36Z">
            <w:rPr>
              <w:ins w:id="23023" w:author="冷雪凝" w:date="2019-05-14T19:24:35Z"/>
              <w:rFonts w:hint="eastAsia"/>
              <w:lang w:val="en-US" w:eastAsia="zh-CN"/>
            </w:rPr>
          </w:rPrChange>
          <w14:textFill>
            <w14:solidFill>
              <w14:schemeClr w14:val="tx1"/>
            </w14:solidFill>
          </w14:textFill>
        </w:rPr>
      </w:pPr>
    </w:p>
    <w:p>
      <w:pPr>
        <w:spacing w:line="240" w:lineRule="auto"/>
        <w:ind w:firstLine="562" w:firstLineChars="200"/>
        <w:rPr>
          <w:ins w:id="23024" w:author="冷雪凝" w:date="2019-05-14T19:24:35Z"/>
          <w:b/>
          <w:bCs/>
          <w:color w:val="000000" w:themeColor="text1"/>
          <w:sz w:val="28"/>
          <w:szCs w:val="24"/>
          <w:rPrChange w:id="23025" w:author="梁元" w:date="2019-05-14T19:51:36Z">
            <w:rPr>
              <w:ins w:id="23026" w:author="冷雪凝" w:date="2019-05-14T19:24:35Z"/>
              <w:b/>
              <w:bCs/>
              <w:sz w:val="28"/>
              <w:szCs w:val="24"/>
            </w:rPr>
          </w:rPrChange>
          <w14:textFill>
            <w14:solidFill>
              <w14:schemeClr w14:val="tx1"/>
            </w14:solidFill>
          </w14:textFill>
        </w:rPr>
      </w:pPr>
      <w:ins w:id="23027" w:author="冷雪凝" w:date="2019-05-14T19:24:35Z">
        <w:bookmarkStart w:id="891" w:name="_Toc12230_WPSOffice_Level1"/>
        <w:r>
          <w:rPr>
            <w:b/>
            <w:bCs/>
            <w:color w:val="000000" w:themeColor="text1"/>
            <w:sz w:val="28"/>
            <w:szCs w:val="24"/>
            <w:rPrChange w:id="23028" w:author="梁元" w:date="2019-05-14T19:51:36Z">
              <w:rPr>
                <w:b/>
                <w:bCs/>
                <w:sz w:val="28"/>
                <w:szCs w:val="24"/>
              </w:rPr>
            </w:rPrChange>
            <w14:textFill>
              <w14:solidFill>
                <w14:schemeClr w14:val="tx1"/>
              </w14:solidFill>
            </w14:textFill>
          </w:rPr>
          <w:t>原型继承</w:t>
        </w:r>
        <w:bookmarkEnd w:id="891"/>
      </w:ins>
    </w:p>
    <w:p>
      <w:pPr>
        <w:ind w:firstLine="480" w:firstLineChars="200"/>
        <w:rPr>
          <w:ins w:id="23030" w:author="冷雪凝" w:date="2019-05-14T19:24:35Z"/>
          <w:rFonts w:hint="eastAsia"/>
          <w:color w:val="000000" w:themeColor="text1"/>
          <w:rPrChange w:id="23031" w:author="梁元" w:date="2019-05-14T19:51:36Z">
            <w:rPr>
              <w:ins w:id="23032" w:author="冷雪凝" w:date="2019-05-14T19:24:35Z"/>
              <w:rFonts w:hint="eastAsia"/>
            </w:rPr>
          </w:rPrChange>
          <w14:textFill>
            <w14:solidFill>
              <w14:schemeClr w14:val="tx1"/>
            </w14:solidFill>
          </w14:textFill>
        </w:rPr>
      </w:pPr>
      <w:ins w:id="23033" w:author="冷雪凝" w:date="2019-05-14T19:24:35Z">
        <w:r>
          <w:rPr>
            <w:color w:val="000000" w:themeColor="text1"/>
            <w:rPrChange w:id="23037" w:author="梁元" w:date="2019-05-14T19:51:36Z">
              <w:rPr/>
            </w:rPrChange>
            <w14:textFill>
              <w14:solidFill>
                <w14:schemeClr w14:val="tx1"/>
              </w14:solidFill>
            </w14:textFill>
          </w:rPr>
          <w:drawing>
            <wp:inline distT="0" distB="0" distL="114300" distR="114300">
              <wp:extent cx="5267325" cy="2733040"/>
              <wp:effectExtent l="0" t="0" r="9525"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6"/>
                      <a:stretch>
                        <a:fillRect/>
                      </a:stretch>
                    </pic:blipFill>
                    <pic:spPr>
                      <a:xfrm>
                        <a:off x="0" y="0"/>
                        <a:ext cx="5267325" cy="2733040"/>
                      </a:xfrm>
                      <a:prstGeom prst="rect">
                        <a:avLst/>
                      </a:prstGeom>
                      <a:noFill/>
                      <a:ln w="9525">
                        <a:noFill/>
                      </a:ln>
                    </pic:spPr>
                  </pic:pic>
                </a:graphicData>
              </a:graphic>
            </wp:inline>
          </w:drawing>
        </w:r>
      </w:ins>
    </w:p>
    <w:p>
      <w:pPr>
        <w:spacing w:line="240" w:lineRule="auto"/>
        <w:ind w:firstLine="480" w:firstLineChars="200"/>
        <w:rPr>
          <w:ins w:id="23039" w:author="冷雪凝" w:date="2019-05-14T19:24:35Z"/>
          <w:rFonts w:hint="default"/>
          <w:color w:val="000000" w:themeColor="text1"/>
          <w:lang w:val="en-US" w:eastAsia="zh-CN"/>
          <w:rPrChange w:id="23040" w:author="梁元" w:date="2019-05-14T19:51:36Z">
            <w:rPr>
              <w:ins w:id="23041" w:author="冷雪凝" w:date="2019-05-14T19:24:35Z"/>
              <w:rFonts w:hint="default"/>
              <w:lang w:val="en-US" w:eastAsia="zh-CN"/>
            </w:rPr>
          </w:rPrChange>
          <w14:textFill>
            <w14:solidFill>
              <w14:schemeClr w14:val="tx1"/>
            </w14:solidFill>
          </w14:textFill>
        </w:rPr>
      </w:pPr>
      <w:ins w:id="23042" w:author="冷雪凝" w:date="2019-05-14T19:24:35Z">
        <w:r>
          <w:rPr>
            <w:rFonts w:hint="eastAsia"/>
            <w:color w:val="000000" w:themeColor="text1"/>
            <w:lang w:val="en-US" w:eastAsia="zh-CN"/>
            <w:rPrChange w:id="23043" w:author="梁元" w:date="2019-05-14T19:51:36Z">
              <w:rPr>
                <w:rFonts w:hint="eastAsia"/>
                <w:lang w:val="en-US" w:eastAsia="zh-CN"/>
              </w:rPr>
            </w:rPrChange>
            <w14:textFill>
              <w14:solidFill>
                <w14:schemeClr w14:val="tx1"/>
              </w14:solidFill>
            </w14:textFill>
          </w:rPr>
          <w:t>这种原型继承的特点：既继承了父类的模板，又继承了父类的原型对象。优点是</w:t>
        </w:r>
      </w:ins>
      <w:ins w:id="23045" w:author="冷雪凝" w:date="2019-05-14T19:24:35Z">
        <w:r>
          <w:rPr>
            <w:rFonts w:hint="default"/>
            <w:color w:val="000000" w:themeColor="text1"/>
            <w:lang w:val="en-US" w:eastAsia="zh-CN"/>
            <w:rPrChange w:id="23046" w:author="梁元" w:date="2019-05-14T19:51:36Z">
              <w:rPr>
                <w:rFonts w:hint="default"/>
                <w:lang w:val="en-US" w:eastAsia="zh-CN"/>
              </w:rPr>
            </w:rPrChange>
            <w14:textFill>
              <w14:solidFill>
                <w14:schemeClr w14:val="tx1"/>
              </w14:solidFill>
            </w14:textFill>
          </w:rPr>
          <w:t>继承了父类的模板，又继承了父类的原型对象，缺点就是父类实例传参，不是子类实例化传参，不符合常规语言的写法。</w:t>
        </w:r>
      </w:ins>
    </w:p>
    <w:p>
      <w:pPr>
        <w:spacing w:line="240" w:lineRule="auto"/>
        <w:ind w:firstLine="562" w:firstLineChars="200"/>
        <w:rPr>
          <w:ins w:id="23048" w:author="冷雪凝" w:date="2019-05-14T19:24:35Z"/>
          <w:rFonts w:hint="eastAsia"/>
          <w:b/>
          <w:bCs/>
          <w:color w:val="000000" w:themeColor="text1"/>
          <w:sz w:val="28"/>
          <w:szCs w:val="24"/>
          <w:lang w:val="en-US" w:eastAsia="zh-CN"/>
          <w:rPrChange w:id="23049" w:author="梁元" w:date="2019-05-14T19:51:36Z">
            <w:rPr>
              <w:ins w:id="23050" w:author="冷雪凝" w:date="2019-05-14T19:24:35Z"/>
              <w:rFonts w:hint="eastAsia"/>
              <w:b/>
              <w:bCs/>
              <w:sz w:val="28"/>
              <w:szCs w:val="24"/>
              <w:lang w:val="en-US" w:eastAsia="zh-CN"/>
            </w:rPr>
          </w:rPrChange>
          <w14:textFill>
            <w14:solidFill>
              <w14:schemeClr w14:val="tx1"/>
            </w14:solidFill>
          </w14:textFill>
        </w:rPr>
      </w:pPr>
      <w:ins w:id="23051" w:author="冷雪凝" w:date="2019-05-14T19:24:35Z">
        <w:bookmarkStart w:id="892" w:name="_Toc25434_WPSOffice_Level1"/>
        <w:r>
          <w:rPr>
            <w:rFonts w:hint="eastAsia"/>
            <w:b/>
            <w:bCs/>
            <w:color w:val="000000" w:themeColor="text1"/>
            <w:sz w:val="28"/>
            <w:szCs w:val="24"/>
            <w:lang w:val="en-US" w:eastAsia="zh-CN"/>
            <w:rPrChange w:id="23052" w:author="梁元" w:date="2019-05-14T19:51:36Z">
              <w:rPr>
                <w:rFonts w:hint="eastAsia"/>
                <w:b/>
                <w:bCs/>
                <w:sz w:val="28"/>
                <w:szCs w:val="24"/>
                <w:lang w:val="en-US" w:eastAsia="zh-CN"/>
              </w:rPr>
            </w:rPrChange>
            <w14:textFill>
              <w14:solidFill>
                <w14:schemeClr w14:val="tx1"/>
              </w14:solidFill>
            </w14:textFill>
          </w:rPr>
          <w:t>类继承（借用构造函数的方式继承）</w:t>
        </w:r>
        <w:bookmarkEnd w:id="892"/>
      </w:ins>
    </w:p>
    <w:p>
      <w:pPr>
        <w:spacing w:line="240" w:lineRule="auto"/>
        <w:ind w:firstLine="480" w:firstLineChars="200"/>
        <w:rPr>
          <w:ins w:id="23054" w:author="冷雪凝" w:date="2019-05-14T19:24:35Z"/>
          <w:color w:val="000000" w:themeColor="text1"/>
          <w:rPrChange w:id="23055" w:author="梁元" w:date="2019-05-14T19:51:36Z">
            <w:rPr>
              <w:ins w:id="23056" w:author="冷雪凝" w:date="2019-05-14T19:24:35Z"/>
            </w:rPr>
          </w:rPrChange>
          <w14:textFill>
            <w14:solidFill>
              <w14:schemeClr w14:val="tx1"/>
            </w14:solidFill>
          </w14:textFill>
        </w:rPr>
      </w:pPr>
      <w:ins w:id="23057" w:author="冷雪凝" w:date="2019-05-14T19:24:35Z">
        <w:r>
          <w:rPr>
            <w:color w:val="000000" w:themeColor="text1"/>
            <w:rPrChange w:id="23061" w:author="梁元" w:date="2019-05-14T19:51:36Z">
              <w:rPr/>
            </w:rPrChange>
            <w14:textFill>
              <w14:solidFill>
                <w14:schemeClr w14:val="tx1"/>
              </w14:solidFill>
            </w14:textFill>
          </w:rPr>
          <w:drawing>
            <wp:inline distT="0" distB="0" distL="114300" distR="114300">
              <wp:extent cx="5269230" cy="2835275"/>
              <wp:effectExtent l="0" t="0" r="762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7"/>
                      <a:stretch>
                        <a:fillRect/>
                      </a:stretch>
                    </pic:blipFill>
                    <pic:spPr>
                      <a:xfrm>
                        <a:off x="0" y="0"/>
                        <a:ext cx="5269230" cy="2835275"/>
                      </a:xfrm>
                      <a:prstGeom prst="rect">
                        <a:avLst/>
                      </a:prstGeom>
                      <a:noFill/>
                      <a:ln w="9525">
                        <a:noFill/>
                      </a:ln>
                    </pic:spPr>
                  </pic:pic>
                </a:graphicData>
              </a:graphic>
            </wp:inline>
          </w:drawing>
        </w:r>
      </w:ins>
    </w:p>
    <w:p>
      <w:pPr>
        <w:spacing w:line="240" w:lineRule="auto"/>
        <w:ind w:firstLine="480" w:firstLineChars="200"/>
        <w:rPr>
          <w:ins w:id="23063" w:author="冷雪凝" w:date="2019-05-14T19:24:35Z"/>
          <w:rFonts w:hint="eastAsia"/>
          <w:color w:val="000000" w:themeColor="text1"/>
          <w:rPrChange w:id="23064" w:author="梁元" w:date="2019-05-14T19:51:36Z">
            <w:rPr>
              <w:ins w:id="23065" w:author="冷雪凝" w:date="2019-05-14T19:24:35Z"/>
              <w:rFonts w:hint="eastAsia"/>
            </w:rPr>
          </w:rPrChange>
          <w14:textFill>
            <w14:solidFill>
              <w14:schemeClr w14:val="tx1"/>
            </w14:solidFill>
          </w14:textFill>
        </w:rPr>
      </w:pPr>
      <w:ins w:id="23066" w:author="冷雪凝" w:date="2019-05-14T19:24:35Z">
        <w:r>
          <w:rPr>
            <w:rFonts w:hint="eastAsia"/>
            <w:color w:val="000000" w:themeColor="text1"/>
            <w:rPrChange w:id="23067" w:author="梁元" w:date="2019-05-14T19:51:36Z">
              <w:rPr>
                <w:rFonts w:hint="eastAsia"/>
              </w:rPr>
            </w:rPrChange>
            <w14:textFill>
              <w14:solidFill>
                <w14:schemeClr w14:val="tx1"/>
              </w14:solidFill>
            </w14:textFill>
          </w:rPr>
          <w:t>这种原型继承的特点：继承了父类的模板，不继承了父类的原型对象。优点是</w:t>
        </w:r>
      </w:ins>
      <w:ins w:id="23069" w:author="冷雪凝" w:date="2019-05-14T19:24:35Z">
        <w:r>
          <w:rPr>
            <w:rFonts w:hint="default"/>
            <w:color w:val="000000" w:themeColor="text1"/>
            <w:rPrChange w:id="23070" w:author="梁元" w:date="2019-05-14T19:51:36Z">
              <w:rPr>
                <w:rFonts w:hint="default"/>
              </w:rPr>
            </w:rPrChange>
            <w14:textFill>
              <w14:solidFill>
                <w14:schemeClr w14:val="tx1"/>
              </w14:solidFill>
            </w14:textFill>
          </w:rPr>
          <w:t>方便了子类实例传参，缺点就是不继承了父类的原型对象</w:t>
        </w:r>
      </w:ins>
    </w:p>
    <w:p>
      <w:pPr>
        <w:spacing w:line="240" w:lineRule="auto"/>
        <w:ind w:firstLine="480" w:firstLineChars="200"/>
        <w:rPr>
          <w:ins w:id="23072" w:author="冷雪凝" w:date="2019-05-14T19:24:35Z"/>
          <w:rFonts w:hint="eastAsia"/>
          <w:color w:val="000000" w:themeColor="text1"/>
          <w:rPrChange w:id="23073" w:author="梁元" w:date="2019-05-14T19:51:36Z">
            <w:rPr>
              <w:ins w:id="23074" w:author="冷雪凝" w:date="2019-05-14T19:24:35Z"/>
              <w:rFonts w:hint="eastAsia"/>
            </w:rPr>
          </w:rPrChange>
          <w14:textFill>
            <w14:solidFill>
              <w14:schemeClr w14:val="tx1"/>
            </w14:solidFill>
          </w14:textFill>
        </w:rPr>
      </w:pPr>
      <w:ins w:id="23075" w:author="冷雪凝" w:date="2019-05-14T19:24:35Z">
        <w:r>
          <w:rPr>
            <w:rFonts w:hint="eastAsia"/>
            <w:color w:val="000000" w:themeColor="text1"/>
            <w:rPrChange w:id="23076" w:author="梁元" w:date="2019-05-14T19:51:36Z">
              <w:rPr>
                <w:rFonts w:hint="eastAsia"/>
              </w:rPr>
            </w:rPrChange>
            <w14:textFill>
              <w14:solidFill>
                <w14:schemeClr w14:val="tx1"/>
              </w14:solidFill>
            </w14:textFill>
          </w:rPr>
          <w:t>因而就可以将其占用的内存空间回收回来。这样，当垃圾收集器下次再运行时，它就会释放那些引用次数为零的值所占用的内存。</w:t>
        </w:r>
      </w:ins>
    </w:p>
    <w:p>
      <w:pPr>
        <w:spacing w:line="240" w:lineRule="auto"/>
        <w:ind w:firstLine="562" w:firstLineChars="200"/>
        <w:rPr>
          <w:ins w:id="23078" w:author="冷雪凝" w:date="2019-05-14T19:24:35Z"/>
          <w:rFonts w:hint="eastAsia"/>
          <w:b/>
          <w:bCs/>
          <w:color w:val="000000" w:themeColor="text1"/>
          <w:sz w:val="28"/>
          <w:szCs w:val="24"/>
          <w:lang w:val="en-US" w:eastAsia="zh-CN"/>
          <w:rPrChange w:id="23079" w:author="梁元" w:date="2019-05-14T19:51:36Z">
            <w:rPr>
              <w:ins w:id="23080" w:author="冷雪凝" w:date="2019-05-14T19:24:35Z"/>
              <w:rFonts w:hint="eastAsia"/>
              <w:b/>
              <w:bCs/>
              <w:sz w:val="28"/>
              <w:szCs w:val="24"/>
              <w:lang w:val="en-US" w:eastAsia="zh-CN"/>
            </w:rPr>
          </w:rPrChange>
          <w14:textFill>
            <w14:solidFill>
              <w14:schemeClr w14:val="tx1"/>
            </w14:solidFill>
          </w14:textFill>
        </w:rPr>
      </w:pPr>
      <w:ins w:id="23081" w:author="冷雪凝" w:date="2019-05-14T19:24:35Z">
        <w:bookmarkStart w:id="893" w:name="_Toc30992_WPSOffice_Level1"/>
        <w:r>
          <w:rPr>
            <w:rFonts w:hint="eastAsia"/>
            <w:b/>
            <w:bCs/>
            <w:color w:val="000000" w:themeColor="text1"/>
            <w:sz w:val="28"/>
            <w:szCs w:val="24"/>
            <w:lang w:val="en-US" w:eastAsia="zh-CN"/>
            <w:rPrChange w:id="23082" w:author="梁元" w:date="2019-05-14T19:51:36Z">
              <w:rPr>
                <w:rFonts w:hint="eastAsia"/>
                <w:b/>
                <w:bCs/>
                <w:sz w:val="28"/>
                <w:szCs w:val="24"/>
                <w:lang w:val="en-US" w:eastAsia="zh-CN"/>
              </w:rPr>
            </w:rPrChange>
            <w14:textFill>
              <w14:solidFill>
                <w14:schemeClr w14:val="tx1"/>
              </w14:solidFill>
            </w14:textFill>
          </w:rPr>
          <w:t>混合继承（原型继承和类继承）</w:t>
        </w:r>
        <w:bookmarkEnd w:id="893"/>
      </w:ins>
    </w:p>
    <w:p>
      <w:pPr>
        <w:spacing w:line="240" w:lineRule="auto"/>
        <w:ind w:firstLine="480" w:firstLineChars="200"/>
        <w:rPr>
          <w:ins w:id="23084" w:author="冷雪凝" w:date="2019-05-14T19:24:35Z"/>
          <w:rFonts w:hint="eastAsia"/>
          <w:color w:val="000000" w:themeColor="text1"/>
          <w:rPrChange w:id="23085" w:author="梁元" w:date="2019-05-14T19:51:36Z">
            <w:rPr>
              <w:ins w:id="23086" w:author="冷雪凝" w:date="2019-05-14T19:24:35Z"/>
              <w:rFonts w:hint="eastAsia"/>
            </w:rPr>
          </w:rPrChange>
          <w14:textFill>
            <w14:solidFill>
              <w14:schemeClr w14:val="tx1"/>
            </w14:solidFill>
          </w14:textFill>
        </w:rPr>
      </w:pPr>
    </w:p>
    <w:p>
      <w:pPr>
        <w:spacing w:line="240" w:lineRule="auto"/>
        <w:ind w:firstLine="480" w:firstLineChars="200"/>
        <w:rPr>
          <w:ins w:id="23087" w:author="冷雪凝" w:date="2019-05-14T19:24:35Z"/>
          <w:rFonts w:hint="eastAsia"/>
          <w:color w:val="000000" w:themeColor="text1"/>
          <w:rPrChange w:id="23088" w:author="梁元" w:date="2019-05-14T19:51:36Z">
            <w:rPr>
              <w:ins w:id="23089" w:author="冷雪凝" w:date="2019-05-14T19:24:35Z"/>
              <w:rFonts w:hint="eastAsia"/>
            </w:rPr>
          </w:rPrChange>
          <w14:textFill>
            <w14:solidFill>
              <w14:schemeClr w14:val="tx1"/>
            </w14:solidFill>
          </w14:textFill>
        </w:rPr>
      </w:pPr>
      <w:ins w:id="23090" w:author="冷雪凝" w:date="2019-05-14T19:24:35Z">
        <w:r>
          <w:rPr>
            <w:color w:val="000000" w:themeColor="text1"/>
            <w:rPrChange w:id="23094" w:author="梁元" w:date="2019-05-14T19:51:36Z">
              <w:rPr/>
            </w:rPrChange>
            <w14:textFill>
              <w14:solidFill>
                <w14:schemeClr w14:val="tx1"/>
              </w14:solidFill>
            </w14:textFill>
          </w:rPr>
          <w:drawing>
            <wp:inline distT="0" distB="0" distL="114300" distR="114300">
              <wp:extent cx="5274310" cy="3097530"/>
              <wp:effectExtent l="0" t="0" r="2540" b="762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78"/>
                      <a:stretch>
                        <a:fillRect/>
                      </a:stretch>
                    </pic:blipFill>
                    <pic:spPr>
                      <a:xfrm>
                        <a:off x="0" y="0"/>
                        <a:ext cx="5274310" cy="3097530"/>
                      </a:xfrm>
                      <a:prstGeom prst="rect">
                        <a:avLst/>
                      </a:prstGeom>
                      <a:noFill/>
                      <a:ln w="9525">
                        <a:noFill/>
                      </a:ln>
                    </pic:spPr>
                  </pic:pic>
                </a:graphicData>
              </a:graphic>
            </wp:inline>
          </w:drawing>
        </w:r>
      </w:ins>
    </w:p>
    <w:p>
      <w:pPr>
        <w:spacing w:line="240" w:lineRule="auto"/>
        <w:ind w:firstLine="480" w:firstLineChars="200"/>
        <w:rPr>
          <w:ins w:id="23096" w:author="冷雪凝" w:date="2019-05-14T19:24:35Z"/>
          <w:rFonts w:hint="eastAsia"/>
          <w:color w:val="000000" w:themeColor="text1"/>
          <w:rPrChange w:id="23097" w:author="梁元" w:date="2019-05-14T19:51:36Z">
            <w:rPr>
              <w:ins w:id="23098" w:author="冷雪凝" w:date="2019-05-14T19:24:35Z"/>
              <w:rFonts w:hint="eastAsia"/>
            </w:rPr>
          </w:rPrChange>
          <w14:textFill>
            <w14:solidFill>
              <w14:schemeClr w14:val="tx1"/>
            </w14:solidFill>
          </w14:textFill>
        </w:rPr>
      </w:pPr>
      <w:ins w:id="23099" w:author="冷雪凝" w:date="2019-05-14T19:24:35Z">
        <w:r>
          <w:rPr>
            <w:rFonts w:hint="eastAsia"/>
            <w:color w:val="000000" w:themeColor="text1"/>
            <w:rPrChange w:id="23100" w:author="梁元" w:date="2019-05-14T19:51:36Z">
              <w:rPr>
                <w:rFonts w:hint="eastAsia"/>
              </w:rPr>
            </w:rPrChange>
            <w14:textFill>
              <w14:solidFill>
                <w14:schemeClr w14:val="tx1"/>
              </w14:solidFill>
            </w14:textFill>
          </w:rPr>
          <w:t>这种原型继承的特点：</w:t>
        </w:r>
      </w:ins>
      <w:ins w:id="23102" w:author="冷雪凝" w:date="2019-05-14T19:24:35Z">
        <w:r>
          <w:rPr>
            <w:rFonts w:hint="default"/>
            <w:color w:val="000000" w:themeColor="text1"/>
            <w:rPrChange w:id="23103" w:author="梁元" w:date="2019-05-14T19:51:36Z">
              <w:rPr>
                <w:rFonts w:hint="default"/>
              </w:rPr>
            </w:rPrChange>
            <w14:textFill>
              <w14:solidFill>
                <w14:schemeClr w14:val="tx1"/>
              </w14:solidFill>
            </w14:textFill>
          </w:rPr>
          <w:t>既继承了父类的模板，又继承了父类的原型对象。优点方便了子类实例传参，缺点就是Boy.pertotype = new Persion()  函数又实例一次，函数内部变量又重复实例一次，大程序时候会很好性能。</w:t>
        </w:r>
      </w:ins>
    </w:p>
    <w:p>
      <w:pPr>
        <w:pStyle w:val="3"/>
        <w:numPr>
          <w:ilvl w:val="0"/>
          <w:numId w:val="38"/>
        </w:numPr>
        <w:spacing w:line="240" w:lineRule="auto"/>
        <w:ind w:firstLine="562" w:firstLineChars="200"/>
        <w:rPr>
          <w:ins w:id="23105" w:author="冷雪凝" w:date="2019-05-14T19:24:35Z"/>
          <w:rFonts w:ascii="仿宋" w:hAnsi="仿宋" w:eastAsia="仿宋"/>
          <w:color w:val="000000" w:themeColor="text1"/>
          <w:sz w:val="28"/>
          <w:szCs w:val="28"/>
          <w:rPrChange w:id="23106" w:author="梁元" w:date="2019-05-14T19:51:36Z">
            <w:rPr>
              <w:ins w:id="23107" w:author="冷雪凝" w:date="2019-05-14T19:24:35Z"/>
              <w:rFonts w:ascii="仿宋" w:hAnsi="仿宋" w:eastAsia="仿宋"/>
              <w:sz w:val="28"/>
              <w:szCs w:val="28"/>
            </w:rPr>
          </w:rPrChange>
          <w14:textFill>
            <w14:solidFill>
              <w14:schemeClr w14:val="tx1"/>
            </w14:solidFill>
          </w14:textFill>
        </w:rPr>
      </w:pPr>
      <w:ins w:id="23108" w:author="冷雪凝" w:date="2019-05-14T19:24:35Z">
        <w:r>
          <w:rPr>
            <w:rFonts w:hint="eastAsia" w:ascii="仿宋" w:hAnsi="仿宋" w:eastAsia="仿宋"/>
            <w:color w:val="000000" w:themeColor="text1"/>
            <w:sz w:val="28"/>
            <w:szCs w:val="28"/>
            <w:rPrChange w:id="23109" w:author="梁元" w:date="2019-05-14T19:51:36Z">
              <w:rPr>
                <w:rFonts w:hint="eastAsia" w:ascii="仿宋" w:hAnsi="仿宋" w:eastAsia="仿宋"/>
                <w:sz w:val="28"/>
                <w:szCs w:val="28"/>
              </w:rPr>
            </w:rPrChange>
            <w14:textFill>
              <w14:solidFill>
                <w14:schemeClr w14:val="tx1"/>
              </w14:solidFill>
            </w14:textFill>
          </w:rPr>
          <w:t>解法对比及优缺点</w:t>
        </w:r>
      </w:ins>
    </w:p>
    <w:p>
      <w:pPr>
        <w:pStyle w:val="21"/>
        <w:numPr>
          <w:ilvl w:val="0"/>
          <w:numId w:val="0"/>
        </w:numPr>
        <w:spacing w:line="240" w:lineRule="auto"/>
        <w:ind w:firstLine="0"/>
        <w:rPr>
          <w:ins w:id="23111" w:author="冷雪凝" w:date="2019-05-14T19:24:35Z"/>
          <w:rFonts w:hint="eastAsia" w:eastAsiaTheme="minorEastAsia"/>
          <w:color w:val="000000" w:themeColor="text1"/>
          <w:lang w:val="en-US" w:eastAsia="zh-CN"/>
          <w:rPrChange w:id="23112" w:author="梁元" w:date="2019-05-14T19:51:36Z">
            <w:rPr>
              <w:ins w:id="23113" w:author="冷雪凝" w:date="2019-05-14T19:24:35Z"/>
              <w:rFonts w:hint="eastAsia" w:eastAsiaTheme="minorEastAsia"/>
              <w:lang w:val="en-US" w:eastAsia="zh-CN"/>
            </w:rPr>
          </w:rPrChange>
          <w14:textFill>
            <w14:solidFill>
              <w14:schemeClr w14:val="tx1"/>
            </w14:solidFill>
          </w14:textFill>
        </w:rPr>
      </w:pPr>
      <w:ins w:id="23114" w:author="冷雪凝" w:date="2019-05-14T19:24:35Z">
        <w:r>
          <w:rPr>
            <w:rFonts w:hint="eastAsia"/>
            <w:color w:val="000000" w:themeColor="text1"/>
            <w:rPrChange w:id="23115" w:author="梁元" w:date="2019-05-14T19:51:36Z">
              <w:rPr>
                <w:rFonts w:hint="eastAsia"/>
              </w:rPr>
            </w:rPrChange>
            <w14:textFill>
              <w14:solidFill>
                <w14:schemeClr w14:val="tx1"/>
              </w14:solidFill>
            </w14:textFill>
          </w:rPr>
          <w:t>对比以上解法</w:t>
        </w:r>
      </w:ins>
      <w:ins w:id="23117" w:author="冷雪凝" w:date="2019-05-14T19:24:35Z">
        <w:r>
          <w:rPr>
            <w:rFonts w:hint="eastAsia"/>
            <w:color w:val="000000" w:themeColor="text1"/>
            <w:lang w:eastAsia="zh-CN"/>
            <w:rPrChange w:id="23118" w:author="梁元" w:date="2019-05-14T19:51:36Z">
              <w:rPr>
                <w:rFonts w:hint="eastAsia"/>
                <w:lang w:eastAsia="zh-CN"/>
              </w:rPr>
            </w:rPrChange>
            <w14:textFill>
              <w14:solidFill>
                <w14:schemeClr w14:val="tx1"/>
              </w14:solidFill>
            </w14:textFill>
          </w:rPr>
          <w:t>，</w:t>
        </w:r>
      </w:ins>
      <w:ins w:id="23120" w:author="冷雪凝" w:date="2019-05-14T19:24:35Z">
        <w:r>
          <w:rPr>
            <w:rFonts w:hint="eastAsia"/>
            <w:color w:val="000000" w:themeColor="text1"/>
            <w:lang w:val="en-US" w:eastAsia="zh-CN"/>
            <w:rPrChange w:id="23121" w:author="梁元" w:date="2019-05-14T19:51:36Z">
              <w:rPr>
                <w:rFonts w:hint="eastAsia"/>
                <w:lang w:val="en-US" w:eastAsia="zh-CN"/>
              </w:rPr>
            </w:rPrChange>
            <w14:textFill>
              <w14:solidFill>
                <w14:schemeClr w14:val="tx1"/>
              </w14:solidFill>
            </w14:textFill>
          </w:rPr>
          <w:t>我们发现在通用解法中我们只说到JavaScript的继承本质和为什么要使用继承。而在大牛级解法中我们举出了三个常用继承的模式并加以代码说明，这样一来回答的更加具体和形象</w:t>
        </w:r>
      </w:ins>
    </w:p>
    <w:p>
      <w:pPr>
        <w:spacing w:line="240" w:lineRule="auto"/>
        <w:ind w:firstLine="480" w:firstLineChars="200"/>
        <w:rPr>
          <w:ins w:id="23123" w:author="冷雪凝" w:date="2019-05-14T19:24:35Z"/>
          <w:rFonts w:hint="eastAsia"/>
          <w:color w:val="000000" w:themeColor="text1"/>
          <w:rPrChange w:id="23124" w:author="梁元" w:date="2019-05-14T19:51:36Z">
            <w:rPr>
              <w:ins w:id="23125" w:author="冷雪凝" w:date="2019-05-14T19:24:35Z"/>
              <w:rFonts w:hint="eastAsia"/>
            </w:rPr>
          </w:rPrChange>
          <w14:textFill>
            <w14:solidFill>
              <w14:schemeClr w14:val="tx1"/>
            </w14:solidFill>
          </w14:textFill>
        </w:rPr>
      </w:pPr>
    </w:p>
    <w:p>
      <w:pPr>
        <w:pStyle w:val="3"/>
        <w:numPr>
          <w:ilvl w:val="0"/>
          <w:numId w:val="38"/>
        </w:numPr>
        <w:spacing w:line="240" w:lineRule="auto"/>
        <w:ind w:firstLine="562" w:firstLineChars="200"/>
        <w:rPr>
          <w:ins w:id="23126" w:author="冷雪凝" w:date="2019-05-14T19:24:35Z"/>
          <w:rFonts w:ascii="仿宋" w:hAnsi="仿宋" w:eastAsia="仿宋"/>
          <w:color w:val="000000" w:themeColor="text1"/>
          <w:sz w:val="28"/>
          <w:szCs w:val="28"/>
          <w:rPrChange w:id="23127" w:author="梁元" w:date="2019-05-14T19:51:36Z">
            <w:rPr>
              <w:ins w:id="23128" w:author="冷雪凝" w:date="2019-05-14T19:24:35Z"/>
              <w:rFonts w:ascii="仿宋" w:hAnsi="仿宋" w:eastAsia="仿宋"/>
              <w:sz w:val="28"/>
              <w:szCs w:val="28"/>
            </w:rPr>
          </w:rPrChange>
          <w14:textFill>
            <w14:solidFill>
              <w14:schemeClr w14:val="tx1"/>
            </w14:solidFill>
          </w14:textFill>
        </w:rPr>
      </w:pPr>
      <w:ins w:id="23129" w:author="冷雪凝" w:date="2019-05-14T19:24:35Z">
        <w:r>
          <w:rPr>
            <w:rFonts w:hint="eastAsia" w:ascii="仿宋" w:hAnsi="仿宋" w:eastAsia="仿宋"/>
            <w:color w:val="000000" w:themeColor="text1"/>
            <w:sz w:val="28"/>
            <w:szCs w:val="28"/>
            <w:rPrChange w:id="23130" w:author="梁元" w:date="2019-05-14T19:51:36Z">
              <w:rPr>
                <w:rFonts w:hint="eastAsia" w:ascii="仿宋" w:hAnsi="仿宋" w:eastAsia="仿宋"/>
                <w:sz w:val="28"/>
                <w:szCs w:val="28"/>
              </w:rPr>
            </w:rPrChange>
            <w14:textFill>
              <w14:solidFill>
                <w14:schemeClr w14:val="tx1"/>
              </w14:solidFill>
            </w14:textFill>
          </w:rPr>
          <w:t>延伸及扩展问题回答参考</w:t>
        </w:r>
      </w:ins>
    </w:p>
    <w:p>
      <w:pPr>
        <w:ind w:firstLine="480" w:firstLineChars="200"/>
        <w:rPr>
          <w:ins w:id="23132" w:author="冷雪凝" w:date="2019-05-14T19:24:35Z"/>
          <w:rFonts w:hint="eastAsia" w:eastAsiaTheme="minorEastAsia"/>
          <w:color w:val="000000" w:themeColor="text1"/>
          <w:lang w:val="en-US" w:eastAsia="zh-CN"/>
          <w:rPrChange w:id="23133" w:author="梁元" w:date="2019-05-14T19:51:36Z">
            <w:rPr>
              <w:ins w:id="23134" w:author="冷雪凝" w:date="2019-05-14T19:24:35Z"/>
              <w:rFonts w:hint="eastAsia" w:eastAsiaTheme="minorEastAsia"/>
              <w:lang w:val="en-US" w:eastAsia="zh-CN"/>
            </w:rPr>
          </w:rPrChange>
          <w14:textFill>
            <w14:solidFill>
              <w14:schemeClr w14:val="tx1"/>
            </w14:solidFill>
          </w14:textFill>
        </w:rPr>
      </w:pPr>
      <w:ins w:id="23135" w:author="冷雪凝" w:date="2019-05-14T19:24:35Z">
        <w:r>
          <w:rPr>
            <w:rFonts w:hint="eastAsia"/>
            <w:color w:val="000000" w:themeColor="text1"/>
            <w:lang w:val="en-US" w:eastAsia="zh-CN"/>
            <w:rPrChange w:id="23136" w:author="梁元" w:date="2019-05-14T19:51:36Z">
              <w:rPr>
                <w:rFonts w:hint="eastAsia"/>
                <w:lang w:val="en-US" w:eastAsia="zh-CN"/>
              </w:rPr>
            </w:rPrChange>
            <w14:textFill>
              <w14:solidFill>
                <w14:schemeClr w14:val="tx1"/>
              </w14:solidFill>
            </w14:textFill>
          </w:rPr>
          <w:t>上面是ES5的继承机制，对应即将广泛应用的ES6,我们也要了解它的新继承机制</w:t>
        </w:r>
      </w:ins>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360" w:afterAutospacing="0" w:line="240" w:lineRule="auto"/>
        <w:ind w:left="0" w:right="0" w:firstLine="480" w:firstLineChars="200"/>
        <w:rPr>
          <w:ins w:id="23138" w:author="冷雪凝" w:date="2019-05-14T19:24:35Z"/>
          <w:rFonts w:hint="default" w:asciiTheme="minorHAnsi" w:hAnsiTheme="minorHAnsi" w:eastAsiaTheme="minorEastAsia" w:cstheme="minorBidi"/>
          <w:color w:val="000000" w:themeColor="text1"/>
          <w:kern w:val="2"/>
          <w:sz w:val="24"/>
          <w:szCs w:val="22"/>
          <w:lang w:val="en-US" w:eastAsia="zh-CN" w:bidi="ar-SA"/>
          <w:rPrChange w:id="23139" w:author="梁元" w:date="2019-05-14T19:51:36Z">
            <w:rPr>
              <w:ins w:id="23140"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141"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142"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Class之间可以通过extends关键字实现继承</w:t>
        </w:r>
      </w:ins>
      <w:ins w:id="23144"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145"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w:t>
        </w:r>
      </w:ins>
      <w:ins w:id="23147"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148"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这比ES5的通过修改原型链实现继承</w:t>
        </w:r>
      </w:ins>
      <w:ins w:id="23150"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151"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w:t>
        </w:r>
      </w:ins>
      <w:ins w:id="23153"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154"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要清晰和方便很多。</w:t>
        </w:r>
      </w:ins>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360" w:afterAutospacing="0" w:line="240" w:lineRule="auto"/>
        <w:ind w:left="0" w:right="0" w:firstLine="480" w:firstLineChars="200"/>
        <w:rPr>
          <w:ins w:id="23156" w:author="冷雪凝" w:date="2019-05-14T19:24:35Z"/>
          <w:rFonts w:hint="eastAsia" w:asciiTheme="minorHAnsi" w:hAnsiTheme="minorHAnsi" w:eastAsiaTheme="minorEastAsia" w:cstheme="minorBidi"/>
          <w:color w:val="000000" w:themeColor="text1"/>
          <w:kern w:val="2"/>
          <w:sz w:val="24"/>
          <w:szCs w:val="22"/>
          <w:lang w:val="en-US" w:eastAsia="zh-CN" w:bidi="ar-SA"/>
          <w:rPrChange w:id="23157" w:author="梁元" w:date="2019-05-14T19:51:36Z">
            <w:rPr>
              <w:ins w:id="23158"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159"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160"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class ColorPoint extends Point {}</w:t>
        </w:r>
      </w:ins>
    </w:p>
    <w:p>
      <w:pPr>
        <w:keepNext w:val="0"/>
        <w:keepLines w:val="0"/>
        <w:widowControl/>
        <w:suppressLineNumbers w:val="0"/>
        <w:ind w:firstLine="480" w:firstLineChars="200"/>
        <w:jc w:val="left"/>
        <w:rPr>
          <w:ins w:id="23162" w:author="冷雪凝" w:date="2019-05-14T19:24:35Z"/>
          <w:rFonts w:hint="default" w:asciiTheme="minorHAnsi" w:hAnsiTheme="minorHAnsi" w:eastAsiaTheme="minorEastAsia" w:cstheme="minorBidi"/>
          <w:color w:val="000000" w:themeColor="text1"/>
          <w:kern w:val="2"/>
          <w:sz w:val="24"/>
          <w:szCs w:val="22"/>
          <w:lang w:val="en-US" w:eastAsia="zh-CN" w:bidi="ar-SA"/>
          <w:rPrChange w:id="23163" w:author="梁元" w:date="2019-05-14T19:51:36Z">
            <w:rPr>
              <w:ins w:id="23164"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165"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166"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上面代码定义了一个ColorPoint类， 该类通过extends关键字， 继承了Point类的所有属性和方法。 但是由于没有部署任何代码， 所以这两个类完全一样， 等于复制了一个Point类。 下面， 我们在ColorPoint内部加上代码。</w:t>
        </w:r>
      </w:ins>
    </w:p>
    <w:p>
      <w:pPr>
        <w:keepNext w:val="0"/>
        <w:keepLines w:val="0"/>
        <w:widowControl/>
        <w:suppressLineNumbers w:val="0"/>
        <w:ind w:firstLine="480" w:firstLineChars="200"/>
        <w:jc w:val="left"/>
        <w:rPr>
          <w:ins w:id="23168" w:author="冷雪凝" w:date="2019-05-14T19:24:35Z"/>
          <w:rFonts w:hint="default" w:asciiTheme="minorHAnsi" w:hAnsiTheme="minorHAnsi" w:eastAsiaTheme="minorEastAsia" w:cstheme="minorBidi"/>
          <w:color w:val="000000" w:themeColor="text1"/>
          <w:kern w:val="2"/>
          <w:sz w:val="24"/>
          <w:szCs w:val="22"/>
          <w:lang w:val="en-US" w:eastAsia="zh-CN" w:bidi="ar-SA"/>
          <w:rPrChange w:id="23169" w:author="梁元" w:date="2019-05-14T19:51:36Z">
            <w:rPr>
              <w:ins w:id="23170"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171"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172"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class ColorPoint extends Point {</w:t>
        </w:r>
      </w:ins>
    </w:p>
    <w:p>
      <w:pPr>
        <w:keepNext w:val="0"/>
        <w:keepLines w:val="0"/>
        <w:widowControl/>
        <w:suppressLineNumbers w:val="0"/>
        <w:ind w:firstLine="480" w:firstLineChars="200"/>
        <w:jc w:val="left"/>
        <w:rPr>
          <w:ins w:id="23174" w:author="冷雪凝" w:date="2019-05-14T19:24:35Z"/>
          <w:rFonts w:hint="default" w:asciiTheme="minorHAnsi" w:hAnsiTheme="minorHAnsi" w:eastAsiaTheme="minorEastAsia" w:cstheme="minorBidi"/>
          <w:color w:val="000000" w:themeColor="text1"/>
          <w:kern w:val="2"/>
          <w:sz w:val="24"/>
          <w:szCs w:val="22"/>
          <w:lang w:val="en-US" w:eastAsia="zh-CN" w:bidi="ar-SA"/>
          <w:rPrChange w:id="23175" w:author="梁元" w:date="2019-05-14T19:51:36Z">
            <w:rPr>
              <w:ins w:id="23176"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177"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178"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180"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181"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constructor(x, y, color) {</w:t>
        </w:r>
      </w:ins>
    </w:p>
    <w:p>
      <w:pPr>
        <w:keepNext w:val="0"/>
        <w:keepLines w:val="0"/>
        <w:widowControl/>
        <w:suppressLineNumbers w:val="0"/>
        <w:ind w:firstLine="480" w:firstLineChars="200"/>
        <w:jc w:val="left"/>
        <w:rPr>
          <w:ins w:id="23183" w:author="冷雪凝" w:date="2019-05-14T19:24:35Z"/>
          <w:rFonts w:hint="default" w:asciiTheme="minorHAnsi" w:hAnsiTheme="minorHAnsi" w:eastAsiaTheme="minorEastAsia" w:cstheme="minorBidi"/>
          <w:color w:val="000000" w:themeColor="text1"/>
          <w:kern w:val="2"/>
          <w:sz w:val="24"/>
          <w:szCs w:val="22"/>
          <w:lang w:val="en-US" w:eastAsia="zh-CN" w:bidi="ar-SA"/>
          <w:rPrChange w:id="23184" w:author="梁元" w:date="2019-05-14T19:51:36Z">
            <w:rPr>
              <w:ins w:id="23185"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186"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187"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189"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190"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192"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193"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super(x, y); //  调用父类的 constructor(x, y)</w:t>
        </w:r>
      </w:ins>
    </w:p>
    <w:p>
      <w:pPr>
        <w:keepNext w:val="0"/>
        <w:keepLines w:val="0"/>
        <w:widowControl/>
        <w:suppressLineNumbers w:val="0"/>
        <w:ind w:firstLine="480" w:firstLineChars="200"/>
        <w:jc w:val="left"/>
        <w:rPr>
          <w:ins w:id="23195" w:author="冷雪凝" w:date="2019-05-14T19:24:35Z"/>
          <w:rFonts w:hint="default" w:asciiTheme="minorHAnsi" w:hAnsiTheme="minorHAnsi" w:eastAsiaTheme="minorEastAsia" w:cstheme="minorBidi"/>
          <w:color w:val="000000" w:themeColor="text1"/>
          <w:kern w:val="2"/>
          <w:sz w:val="24"/>
          <w:szCs w:val="22"/>
          <w:lang w:val="en-US" w:eastAsia="zh-CN" w:bidi="ar-SA"/>
          <w:rPrChange w:id="23196" w:author="梁元" w:date="2019-05-14T19:51:36Z">
            <w:rPr>
              <w:ins w:id="23197"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198"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199"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201"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02"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204"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05"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this.color = color;</w:t>
        </w:r>
      </w:ins>
    </w:p>
    <w:p>
      <w:pPr>
        <w:keepNext w:val="0"/>
        <w:keepLines w:val="0"/>
        <w:widowControl/>
        <w:suppressLineNumbers w:val="0"/>
        <w:ind w:firstLine="480" w:firstLineChars="200"/>
        <w:jc w:val="left"/>
        <w:rPr>
          <w:ins w:id="23207" w:author="冷雪凝" w:date="2019-05-14T19:24:35Z"/>
          <w:rFonts w:hint="default" w:asciiTheme="minorHAnsi" w:hAnsiTheme="minorHAnsi" w:eastAsiaTheme="minorEastAsia" w:cstheme="minorBidi"/>
          <w:color w:val="000000" w:themeColor="text1"/>
          <w:kern w:val="2"/>
          <w:sz w:val="24"/>
          <w:szCs w:val="22"/>
          <w:lang w:val="en-US" w:eastAsia="zh-CN" w:bidi="ar-SA"/>
          <w:rPrChange w:id="23208" w:author="梁元" w:date="2019-05-14T19:51:36Z">
            <w:rPr>
              <w:ins w:id="23209"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210"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11"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213"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14"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w:t>
        </w:r>
      </w:ins>
    </w:p>
    <w:p>
      <w:pPr>
        <w:keepNext w:val="0"/>
        <w:keepLines w:val="0"/>
        <w:widowControl/>
        <w:suppressLineNumbers w:val="0"/>
        <w:ind w:firstLine="480" w:firstLineChars="200"/>
        <w:jc w:val="left"/>
        <w:rPr>
          <w:ins w:id="23216" w:author="冷雪凝" w:date="2019-05-14T19:24:35Z"/>
          <w:rFonts w:hint="default" w:asciiTheme="minorHAnsi" w:hAnsiTheme="minorHAnsi" w:eastAsiaTheme="minorEastAsia" w:cstheme="minorBidi"/>
          <w:color w:val="000000" w:themeColor="text1"/>
          <w:kern w:val="2"/>
          <w:sz w:val="24"/>
          <w:szCs w:val="22"/>
          <w:lang w:val="en-US" w:eastAsia="zh-CN" w:bidi="ar-SA"/>
          <w:rPrChange w:id="23217" w:author="梁元" w:date="2019-05-14T19:51:36Z">
            <w:rPr>
              <w:ins w:id="23218"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219"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20"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222"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23"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toString() {</w:t>
        </w:r>
      </w:ins>
    </w:p>
    <w:p>
      <w:pPr>
        <w:keepNext w:val="0"/>
        <w:keepLines w:val="0"/>
        <w:widowControl/>
        <w:suppressLineNumbers w:val="0"/>
        <w:ind w:firstLine="480" w:firstLineChars="200"/>
        <w:jc w:val="left"/>
        <w:rPr>
          <w:ins w:id="23225" w:author="冷雪凝" w:date="2019-05-14T19:24:35Z"/>
          <w:rFonts w:hint="default" w:asciiTheme="minorHAnsi" w:hAnsiTheme="minorHAnsi" w:eastAsiaTheme="minorEastAsia" w:cstheme="minorBidi"/>
          <w:color w:val="000000" w:themeColor="text1"/>
          <w:kern w:val="2"/>
          <w:sz w:val="24"/>
          <w:szCs w:val="22"/>
          <w:lang w:val="en-US" w:eastAsia="zh-CN" w:bidi="ar-SA"/>
          <w:rPrChange w:id="23226" w:author="梁元" w:date="2019-05-14T19:51:36Z">
            <w:rPr>
              <w:ins w:id="23227"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228"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29"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231"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32"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234"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35"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return this.color + ' ' + super.toString(); //  调用父类的 toString()</w:t>
        </w:r>
      </w:ins>
    </w:p>
    <w:p>
      <w:pPr>
        <w:keepNext w:val="0"/>
        <w:keepLines w:val="0"/>
        <w:widowControl/>
        <w:suppressLineNumbers w:val="0"/>
        <w:ind w:firstLine="480" w:firstLineChars="200"/>
        <w:jc w:val="left"/>
        <w:rPr>
          <w:ins w:id="23237" w:author="冷雪凝" w:date="2019-05-14T19:24:35Z"/>
          <w:rFonts w:hint="default" w:asciiTheme="minorHAnsi" w:hAnsiTheme="minorHAnsi" w:eastAsiaTheme="minorEastAsia" w:cstheme="minorBidi"/>
          <w:color w:val="000000" w:themeColor="text1"/>
          <w:kern w:val="2"/>
          <w:sz w:val="24"/>
          <w:szCs w:val="22"/>
          <w:lang w:val="en-US" w:eastAsia="zh-CN" w:bidi="ar-SA"/>
          <w:rPrChange w:id="23238" w:author="梁元" w:date="2019-05-14T19:51:36Z">
            <w:rPr>
              <w:ins w:id="23239"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240"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41"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243"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44"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w:t>
        </w:r>
      </w:ins>
    </w:p>
    <w:p>
      <w:pPr>
        <w:keepNext w:val="0"/>
        <w:keepLines w:val="0"/>
        <w:widowControl/>
        <w:suppressLineNumbers w:val="0"/>
        <w:ind w:firstLine="480" w:firstLineChars="200"/>
        <w:jc w:val="left"/>
        <w:rPr>
          <w:ins w:id="23246" w:author="冷雪凝" w:date="2019-05-14T19:24:35Z"/>
          <w:rFonts w:hint="default" w:asciiTheme="minorHAnsi" w:hAnsiTheme="minorHAnsi" w:eastAsiaTheme="minorEastAsia" w:cstheme="minorBidi"/>
          <w:color w:val="000000" w:themeColor="text1"/>
          <w:kern w:val="2"/>
          <w:sz w:val="24"/>
          <w:szCs w:val="22"/>
          <w:lang w:val="en-US" w:eastAsia="zh-CN" w:bidi="ar-SA"/>
          <w:rPrChange w:id="23247" w:author="梁元" w:date="2019-05-14T19:51:36Z">
            <w:rPr>
              <w:ins w:id="23248"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249"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50"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w:t>
        </w:r>
      </w:ins>
    </w:p>
    <w:p>
      <w:pPr>
        <w:keepNext w:val="0"/>
        <w:keepLines w:val="0"/>
        <w:widowControl/>
        <w:suppressLineNumbers w:val="0"/>
        <w:ind w:firstLine="480" w:firstLineChars="200"/>
        <w:jc w:val="left"/>
        <w:rPr>
          <w:ins w:id="23252" w:author="冷雪凝" w:date="2019-05-14T19:24:35Z"/>
          <w:rFonts w:hint="default" w:asciiTheme="minorHAnsi" w:hAnsiTheme="minorHAnsi" w:eastAsiaTheme="minorEastAsia" w:cstheme="minorBidi"/>
          <w:color w:val="000000" w:themeColor="text1"/>
          <w:kern w:val="2"/>
          <w:sz w:val="24"/>
          <w:szCs w:val="22"/>
          <w:lang w:val="en-US" w:eastAsia="zh-CN" w:bidi="ar-SA"/>
          <w:rPrChange w:id="23253" w:author="梁元" w:date="2019-05-14T19:51:36Z">
            <w:rPr>
              <w:ins w:id="23254"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p>
    <w:p>
      <w:pPr>
        <w:keepNext w:val="0"/>
        <w:keepLines w:val="0"/>
        <w:widowControl/>
        <w:suppressLineNumbers w:val="0"/>
        <w:ind w:firstLine="480" w:firstLineChars="200"/>
        <w:jc w:val="left"/>
        <w:rPr>
          <w:ins w:id="23255" w:author="冷雪凝" w:date="2019-05-14T19:24:35Z"/>
          <w:rFonts w:hint="default" w:asciiTheme="minorHAnsi" w:hAnsiTheme="minorHAnsi" w:eastAsiaTheme="minorEastAsia" w:cstheme="minorBidi"/>
          <w:color w:val="000000" w:themeColor="text1"/>
          <w:kern w:val="2"/>
          <w:sz w:val="24"/>
          <w:szCs w:val="22"/>
          <w:lang w:val="en-US" w:eastAsia="zh-CN" w:bidi="ar-SA"/>
          <w:rPrChange w:id="23256" w:author="梁元" w:date="2019-05-14T19:51:36Z">
            <w:rPr>
              <w:ins w:id="23257"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258"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59"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上面代码中， constructor方法和toString方法之中， 都出现了super关键字， 它在这里表示父类的构造函数， 用来新建父类的this对象。</w:t>
        </w:r>
      </w:ins>
      <w:ins w:id="23261"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62"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br w:type="textWrapping"/>
        </w:r>
      </w:ins>
      <w:ins w:id="23264"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65"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子类必须在constructor方法中调用super方法， 否则新建实例时会报错。 这是因为子类没有自己的this对象， 而是继承父类的this对象， 然后对其进行加工。 如果不调用super方法， 子类就得不到this对象。</w:t>
        </w:r>
      </w:ins>
    </w:p>
    <w:p>
      <w:pPr>
        <w:keepNext w:val="0"/>
        <w:keepLines w:val="0"/>
        <w:widowControl/>
        <w:suppressLineNumbers w:val="0"/>
        <w:ind w:firstLine="480" w:firstLineChars="200"/>
        <w:jc w:val="left"/>
        <w:rPr>
          <w:ins w:id="23267" w:author="冷雪凝" w:date="2019-05-14T19:24:35Z"/>
          <w:rFonts w:hint="default" w:asciiTheme="minorHAnsi" w:hAnsiTheme="minorHAnsi" w:eastAsiaTheme="minorEastAsia" w:cstheme="minorBidi"/>
          <w:color w:val="000000" w:themeColor="text1"/>
          <w:kern w:val="2"/>
          <w:sz w:val="24"/>
          <w:szCs w:val="22"/>
          <w:lang w:val="en-US" w:eastAsia="zh-CN" w:bidi="ar-SA"/>
          <w:rPrChange w:id="23268" w:author="梁元" w:date="2019-05-14T19:51:36Z">
            <w:rPr>
              <w:ins w:id="23269"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270"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71"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class Point { /* ... */ }</w:t>
        </w:r>
      </w:ins>
    </w:p>
    <w:p>
      <w:pPr>
        <w:keepNext w:val="0"/>
        <w:keepLines w:val="0"/>
        <w:widowControl/>
        <w:suppressLineNumbers w:val="0"/>
        <w:ind w:firstLine="480" w:firstLineChars="200"/>
        <w:jc w:val="left"/>
        <w:rPr>
          <w:ins w:id="23273" w:author="冷雪凝" w:date="2019-05-14T19:24:35Z"/>
          <w:rFonts w:hint="default" w:asciiTheme="minorHAnsi" w:hAnsiTheme="minorHAnsi" w:eastAsiaTheme="minorEastAsia" w:cstheme="minorBidi"/>
          <w:color w:val="000000" w:themeColor="text1"/>
          <w:kern w:val="2"/>
          <w:sz w:val="24"/>
          <w:szCs w:val="22"/>
          <w:lang w:val="en-US" w:eastAsia="zh-CN" w:bidi="ar-SA"/>
          <w:rPrChange w:id="23274" w:author="梁元" w:date="2019-05-14T19:51:36Z">
            <w:rPr>
              <w:ins w:id="23275"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276"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77"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class ColorPoint extends Point {</w:t>
        </w:r>
      </w:ins>
    </w:p>
    <w:p>
      <w:pPr>
        <w:keepNext w:val="0"/>
        <w:keepLines w:val="0"/>
        <w:widowControl/>
        <w:suppressLineNumbers w:val="0"/>
        <w:ind w:firstLine="480" w:firstLineChars="200"/>
        <w:jc w:val="left"/>
        <w:rPr>
          <w:ins w:id="23279" w:author="冷雪凝" w:date="2019-05-14T19:24:35Z"/>
          <w:rFonts w:hint="default" w:asciiTheme="minorHAnsi" w:hAnsiTheme="minorHAnsi" w:eastAsiaTheme="minorEastAsia" w:cstheme="minorBidi"/>
          <w:color w:val="000000" w:themeColor="text1"/>
          <w:kern w:val="2"/>
          <w:sz w:val="24"/>
          <w:szCs w:val="22"/>
          <w:lang w:val="en-US" w:eastAsia="zh-CN" w:bidi="ar-SA"/>
          <w:rPrChange w:id="23280" w:author="梁元" w:date="2019-05-14T19:51:36Z">
            <w:rPr>
              <w:ins w:id="23281"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282"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83"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285"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86"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constructor() {}</w:t>
        </w:r>
      </w:ins>
    </w:p>
    <w:p>
      <w:pPr>
        <w:keepNext w:val="0"/>
        <w:keepLines w:val="0"/>
        <w:widowControl/>
        <w:suppressLineNumbers w:val="0"/>
        <w:ind w:firstLine="480" w:firstLineChars="200"/>
        <w:jc w:val="left"/>
        <w:rPr>
          <w:ins w:id="23288" w:author="冷雪凝" w:date="2019-05-14T19:24:35Z"/>
          <w:rFonts w:hint="default" w:asciiTheme="minorHAnsi" w:hAnsiTheme="minorHAnsi" w:eastAsiaTheme="minorEastAsia" w:cstheme="minorBidi"/>
          <w:color w:val="000000" w:themeColor="text1"/>
          <w:kern w:val="2"/>
          <w:sz w:val="24"/>
          <w:szCs w:val="22"/>
          <w:lang w:val="en-US" w:eastAsia="zh-CN" w:bidi="ar-SA"/>
          <w:rPrChange w:id="23289" w:author="梁元" w:date="2019-05-14T19:51:36Z">
            <w:rPr>
              <w:ins w:id="23290"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291"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92"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w:t>
        </w:r>
      </w:ins>
    </w:p>
    <w:p>
      <w:pPr>
        <w:keepNext w:val="0"/>
        <w:keepLines w:val="0"/>
        <w:widowControl/>
        <w:suppressLineNumbers w:val="0"/>
        <w:ind w:firstLine="480" w:firstLineChars="200"/>
        <w:jc w:val="left"/>
        <w:rPr>
          <w:ins w:id="23294" w:author="冷雪凝" w:date="2019-05-14T19:24:35Z"/>
          <w:rFonts w:hint="default" w:asciiTheme="minorHAnsi" w:hAnsiTheme="minorHAnsi" w:eastAsiaTheme="minorEastAsia" w:cstheme="minorBidi"/>
          <w:color w:val="000000" w:themeColor="text1"/>
          <w:kern w:val="2"/>
          <w:sz w:val="24"/>
          <w:szCs w:val="22"/>
          <w:lang w:val="en-US" w:eastAsia="zh-CN" w:bidi="ar-SA"/>
          <w:rPrChange w:id="23295" w:author="梁元" w:date="2019-05-14T19:51:36Z">
            <w:rPr>
              <w:ins w:id="23296"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297"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298"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let cp = new ColorPoint(); // ReferenceError</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right="0" w:rightChars="0" w:firstLine="480" w:firstLineChars="200"/>
        <w:rPr>
          <w:ins w:id="23300" w:author="冷雪凝" w:date="2019-05-14T19:24:35Z"/>
          <w:rFonts w:hint="eastAsia" w:asciiTheme="minorHAnsi" w:hAnsiTheme="minorHAnsi" w:eastAsiaTheme="minorEastAsia" w:cstheme="minorBidi"/>
          <w:color w:val="000000" w:themeColor="text1"/>
          <w:kern w:val="2"/>
          <w:sz w:val="24"/>
          <w:szCs w:val="22"/>
          <w:lang w:val="en-US" w:eastAsia="zh-CN" w:bidi="ar-SA"/>
          <w:rPrChange w:id="23301" w:author="梁元" w:date="2019-05-14T19:51:36Z">
            <w:rPr>
              <w:ins w:id="23302"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p>
    <w:p>
      <w:pPr>
        <w:keepNext w:val="0"/>
        <w:keepLines w:val="0"/>
        <w:widowControl/>
        <w:suppressLineNumbers w:val="0"/>
        <w:ind w:firstLine="480" w:firstLineChars="200"/>
        <w:jc w:val="left"/>
        <w:rPr>
          <w:ins w:id="23303" w:author="冷雪凝" w:date="2019-05-14T19:24:35Z"/>
          <w:rFonts w:hint="eastAsia" w:asciiTheme="minorHAnsi" w:hAnsiTheme="minorHAnsi" w:eastAsiaTheme="minorEastAsia" w:cstheme="minorBidi"/>
          <w:color w:val="000000" w:themeColor="text1"/>
          <w:kern w:val="2"/>
          <w:sz w:val="24"/>
          <w:szCs w:val="22"/>
          <w:lang w:val="en-US" w:eastAsia="zh-CN" w:bidi="ar-SA"/>
          <w:rPrChange w:id="23304" w:author="梁元" w:date="2019-05-14T19:51:36Z">
            <w:rPr>
              <w:ins w:id="23305"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306"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307"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上面代码中， ColorPoint继承了父类Point， 但是它的构造函数没有调用super方法， 导致新建实例时报错。</w:t>
        </w:r>
      </w:ins>
      <w:ins w:id="23309"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310"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br w:type="textWrapping"/>
        </w:r>
      </w:ins>
      <w:ins w:id="23312"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313"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ES5 的继承， 实质是先创造子类的实例对象this， 然后再将父类的方法添加到this上面（ Parent.apply(this)）。 ES6 的继承机制完全不同， 实质是先创造父类的实例对象this（ 所以必须先调用super方法）， 然后再用子类的构造函数修改this。</w:t>
        </w:r>
      </w:ins>
      <w:ins w:id="23315"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316"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br w:type="textWrapping"/>
        </w:r>
      </w:ins>
      <w:ins w:id="23318"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319"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如果子类没有定义constructor方法， 这个方法会被默认添加， 代码如下。 也就是说， 不管有没有显式定义， 任何一个子类都有constructor方法。</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321" w:author="冷雪凝" w:date="2019-05-14T19:24:35Z"/>
          <w:rFonts w:hint="eastAsia" w:asciiTheme="minorHAnsi" w:hAnsiTheme="minorHAnsi" w:eastAsiaTheme="minorEastAsia" w:cstheme="minorBidi"/>
          <w:color w:val="000000" w:themeColor="text1"/>
          <w:kern w:val="2"/>
          <w:sz w:val="24"/>
          <w:szCs w:val="22"/>
          <w:lang w:val="en-US" w:eastAsia="zh-CN" w:bidi="ar-SA"/>
          <w:rPrChange w:id="23322" w:author="梁元" w:date="2019-05-14T19:51:36Z">
            <w:rPr>
              <w:ins w:id="23323"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324"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325"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constructor(...args) {</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327" w:author="冷雪凝" w:date="2019-05-14T19:24:35Z"/>
          <w:rFonts w:hint="eastAsia" w:asciiTheme="minorHAnsi" w:hAnsiTheme="minorHAnsi" w:eastAsiaTheme="minorEastAsia" w:cstheme="minorBidi"/>
          <w:color w:val="000000" w:themeColor="text1"/>
          <w:kern w:val="2"/>
          <w:sz w:val="24"/>
          <w:szCs w:val="22"/>
          <w:lang w:val="en-US" w:eastAsia="zh-CN" w:bidi="ar-SA"/>
          <w:rPrChange w:id="23328" w:author="梁元" w:date="2019-05-14T19:51:36Z">
            <w:rPr>
              <w:ins w:id="23329"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330"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331"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333"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334"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super(...args);</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336" w:author="冷雪凝" w:date="2019-05-14T19:24:35Z"/>
          <w:rFonts w:hint="eastAsia" w:asciiTheme="minorHAnsi" w:hAnsiTheme="minorHAnsi" w:eastAsiaTheme="minorEastAsia" w:cstheme="minorBidi"/>
          <w:color w:val="000000" w:themeColor="text1"/>
          <w:kern w:val="2"/>
          <w:sz w:val="24"/>
          <w:szCs w:val="22"/>
          <w:lang w:val="en-US" w:eastAsia="zh-CN" w:bidi="ar-SA"/>
          <w:rPrChange w:id="23337" w:author="梁元" w:date="2019-05-14T19:51:36Z">
            <w:rPr>
              <w:ins w:id="23338"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339"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340"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342" w:author="冷雪凝" w:date="2019-05-14T19:24:35Z"/>
          <w:rFonts w:hint="eastAsia" w:asciiTheme="minorHAnsi" w:hAnsiTheme="minorHAnsi" w:eastAsiaTheme="minorEastAsia" w:cstheme="minorBidi"/>
          <w:color w:val="000000" w:themeColor="text1"/>
          <w:kern w:val="2"/>
          <w:sz w:val="24"/>
          <w:szCs w:val="22"/>
          <w:lang w:val="en-US" w:eastAsia="zh-CN" w:bidi="ar-SA"/>
          <w:rPrChange w:id="23343" w:author="梁元" w:date="2019-05-14T19:51:36Z">
            <w:rPr>
              <w:ins w:id="23344"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p>
    <w:p>
      <w:pPr>
        <w:keepNext w:val="0"/>
        <w:keepLines w:val="0"/>
        <w:widowControl/>
        <w:suppressLineNumbers w:val="0"/>
        <w:ind w:firstLine="480" w:firstLineChars="200"/>
        <w:jc w:val="left"/>
        <w:rPr>
          <w:ins w:id="23345" w:author="冷雪凝" w:date="2019-05-14T19:24:35Z"/>
          <w:rFonts w:hint="eastAsia" w:asciiTheme="minorHAnsi" w:hAnsiTheme="minorHAnsi" w:eastAsiaTheme="minorEastAsia" w:cstheme="minorBidi"/>
          <w:color w:val="000000" w:themeColor="text1"/>
          <w:kern w:val="2"/>
          <w:sz w:val="24"/>
          <w:szCs w:val="22"/>
          <w:lang w:val="en-US" w:eastAsia="zh-CN" w:bidi="ar-SA"/>
          <w:rPrChange w:id="23346" w:author="梁元" w:date="2019-05-14T19:51:36Z">
            <w:rPr>
              <w:ins w:id="23347"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348"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349"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另一个需要注意的地方是， 在子类的构造函数中， 只有调用super之后， 才可以使用this关键字， 否则会报错。 这是因为子类实例的构建， 是基于对父类实例加工， 只有super方法才能返回父类实例。</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351" w:author="冷雪凝" w:date="2019-05-14T19:24:35Z"/>
          <w:rFonts w:hint="eastAsia" w:asciiTheme="minorHAnsi" w:hAnsiTheme="minorHAnsi" w:eastAsiaTheme="minorEastAsia" w:cstheme="minorBidi"/>
          <w:color w:val="000000" w:themeColor="text1"/>
          <w:kern w:val="2"/>
          <w:sz w:val="24"/>
          <w:szCs w:val="22"/>
          <w:lang w:val="en-US" w:eastAsia="zh-CN" w:bidi="ar-SA"/>
          <w:rPrChange w:id="23352" w:author="梁元" w:date="2019-05-14T19:51:36Z">
            <w:rPr>
              <w:ins w:id="23353"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354"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355"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class Point {</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357" w:author="冷雪凝" w:date="2019-05-14T19:24:35Z"/>
          <w:rFonts w:hint="eastAsia" w:asciiTheme="minorHAnsi" w:hAnsiTheme="minorHAnsi" w:eastAsiaTheme="minorEastAsia" w:cstheme="minorBidi"/>
          <w:color w:val="000000" w:themeColor="text1"/>
          <w:kern w:val="2"/>
          <w:sz w:val="24"/>
          <w:szCs w:val="22"/>
          <w:lang w:val="en-US" w:eastAsia="zh-CN" w:bidi="ar-SA"/>
          <w:rPrChange w:id="23358" w:author="梁元" w:date="2019-05-14T19:51:36Z">
            <w:rPr>
              <w:ins w:id="23359"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360"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361"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363"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364"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constructor(x, y) {</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366" w:author="冷雪凝" w:date="2019-05-14T19:24:35Z"/>
          <w:rFonts w:hint="eastAsia" w:asciiTheme="minorHAnsi" w:hAnsiTheme="minorHAnsi" w:eastAsiaTheme="minorEastAsia" w:cstheme="minorBidi"/>
          <w:color w:val="000000" w:themeColor="text1"/>
          <w:kern w:val="2"/>
          <w:sz w:val="24"/>
          <w:szCs w:val="22"/>
          <w:lang w:val="en-US" w:eastAsia="zh-CN" w:bidi="ar-SA"/>
          <w:rPrChange w:id="23367" w:author="梁元" w:date="2019-05-14T19:51:36Z">
            <w:rPr>
              <w:ins w:id="23368"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369"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370"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372"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373"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375"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376"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this.x = x;</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378" w:author="冷雪凝" w:date="2019-05-14T19:24:35Z"/>
          <w:rFonts w:hint="eastAsia" w:asciiTheme="minorHAnsi" w:hAnsiTheme="minorHAnsi" w:eastAsiaTheme="minorEastAsia" w:cstheme="minorBidi"/>
          <w:color w:val="000000" w:themeColor="text1"/>
          <w:kern w:val="2"/>
          <w:sz w:val="24"/>
          <w:szCs w:val="22"/>
          <w:lang w:val="en-US" w:eastAsia="zh-CN" w:bidi="ar-SA"/>
          <w:rPrChange w:id="23379" w:author="梁元" w:date="2019-05-14T19:51:36Z">
            <w:rPr>
              <w:ins w:id="23380"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381"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382"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384"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385"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387"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388"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this.y = y;</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390" w:author="冷雪凝" w:date="2019-05-14T19:24:35Z"/>
          <w:rFonts w:hint="eastAsia" w:asciiTheme="minorHAnsi" w:hAnsiTheme="minorHAnsi" w:eastAsiaTheme="minorEastAsia" w:cstheme="minorBidi"/>
          <w:color w:val="000000" w:themeColor="text1"/>
          <w:kern w:val="2"/>
          <w:sz w:val="24"/>
          <w:szCs w:val="22"/>
          <w:lang w:val="en-US" w:eastAsia="zh-CN" w:bidi="ar-SA"/>
          <w:rPrChange w:id="23391" w:author="梁元" w:date="2019-05-14T19:51:36Z">
            <w:rPr>
              <w:ins w:id="23392"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393"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394"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396"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397"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399" w:author="冷雪凝" w:date="2019-05-14T19:24:35Z"/>
          <w:rFonts w:hint="eastAsia" w:asciiTheme="minorHAnsi" w:hAnsiTheme="minorHAnsi" w:eastAsiaTheme="minorEastAsia" w:cstheme="minorBidi"/>
          <w:color w:val="000000" w:themeColor="text1"/>
          <w:kern w:val="2"/>
          <w:sz w:val="24"/>
          <w:szCs w:val="22"/>
          <w:lang w:val="en-US" w:eastAsia="zh-CN" w:bidi="ar-SA"/>
          <w:rPrChange w:id="23400" w:author="梁元" w:date="2019-05-14T19:51:36Z">
            <w:rPr>
              <w:ins w:id="23401"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402"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03"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405" w:author="冷雪凝" w:date="2019-05-14T19:24:35Z"/>
          <w:rFonts w:hint="eastAsia" w:asciiTheme="minorHAnsi" w:hAnsiTheme="minorHAnsi" w:eastAsiaTheme="minorEastAsia" w:cstheme="minorBidi"/>
          <w:color w:val="000000" w:themeColor="text1"/>
          <w:kern w:val="2"/>
          <w:sz w:val="24"/>
          <w:szCs w:val="22"/>
          <w:lang w:val="en-US" w:eastAsia="zh-CN" w:bidi="ar-SA"/>
          <w:rPrChange w:id="23406" w:author="梁元" w:date="2019-05-14T19:51:36Z">
            <w:rPr>
              <w:ins w:id="23407"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408"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09"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class ColorPoint extends Point {</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411" w:author="冷雪凝" w:date="2019-05-14T19:24:35Z"/>
          <w:rFonts w:hint="eastAsia" w:asciiTheme="minorHAnsi" w:hAnsiTheme="minorHAnsi" w:eastAsiaTheme="minorEastAsia" w:cstheme="minorBidi"/>
          <w:color w:val="000000" w:themeColor="text1"/>
          <w:kern w:val="2"/>
          <w:sz w:val="24"/>
          <w:szCs w:val="22"/>
          <w:lang w:val="en-US" w:eastAsia="zh-CN" w:bidi="ar-SA"/>
          <w:rPrChange w:id="23412" w:author="梁元" w:date="2019-05-14T19:51:36Z">
            <w:rPr>
              <w:ins w:id="23413"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414"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15"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417"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18"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constructor(x, y, color) {</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420" w:author="冷雪凝" w:date="2019-05-14T19:24:35Z"/>
          <w:rFonts w:hint="eastAsia" w:asciiTheme="minorHAnsi" w:hAnsiTheme="minorHAnsi" w:eastAsiaTheme="minorEastAsia" w:cstheme="minorBidi"/>
          <w:color w:val="000000" w:themeColor="text1"/>
          <w:kern w:val="2"/>
          <w:sz w:val="24"/>
          <w:szCs w:val="22"/>
          <w:lang w:val="en-US" w:eastAsia="zh-CN" w:bidi="ar-SA"/>
          <w:rPrChange w:id="23421" w:author="梁元" w:date="2019-05-14T19:51:36Z">
            <w:rPr>
              <w:ins w:id="23422"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423"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24"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426"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27"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429"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30"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this.color = color; // ReferenceError</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432" w:author="冷雪凝" w:date="2019-05-14T19:24:35Z"/>
          <w:rFonts w:hint="eastAsia" w:asciiTheme="minorHAnsi" w:hAnsiTheme="minorHAnsi" w:eastAsiaTheme="minorEastAsia" w:cstheme="minorBidi"/>
          <w:color w:val="000000" w:themeColor="text1"/>
          <w:kern w:val="2"/>
          <w:sz w:val="24"/>
          <w:szCs w:val="22"/>
          <w:lang w:val="en-US" w:eastAsia="zh-CN" w:bidi="ar-SA"/>
          <w:rPrChange w:id="23433" w:author="梁元" w:date="2019-05-14T19:51:36Z">
            <w:rPr>
              <w:ins w:id="23434"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435"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36"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438"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39"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441"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42"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super(x, y);</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444" w:author="冷雪凝" w:date="2019-05-14T19:24:35Z"/>
          <w:rFonts w:hint="eastAsia" w:asciiTheme="minorHAnsi" w:hAnsiTheme="minorHAnsi" w:eastAsiaTheme="minorEastAsia" w:cstheme="minorBidi"/>
          <w:color w:val="000000" w:themeColor="text1"/>
          <w:kern w:val="2"/>
          <w:sz w:val="24"/>
          <w:szCs w:val="22"/>
          <w:lang w:val="en-US" w:eastAsia="zh-CN" w:bidi="ar-SA"/>
          <w:rPrChange w:id="23445" w:author="梁元" w:date="2019-05-14T19:51:36Z">
            <w:rPr>
              <w:ins w:id="23446"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447"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48"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450"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51"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453"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54"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this.color = color; //  正确</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456" w:author="冷雪凝" w:date="2019-05-14T19:24:35Z"/>
          <w:rFonts w:hint="eastAsia" w:asciiTheme="minorHAnsi" w:hAnsiTheme="minorHAnsi" w:eastAsiaTheme="minorEastAsia" w:cstheme="minorBidi"/>
          <w:color w:val="000000" w:themeColor="text1"/>
          <w:kern w:val="2"/>
          <w:sz w:val="24"/>
          <w:szCs w:val="22"/>
          <w:lang w:val="en-US" w:eastAsia="zh-CN" w:bidi="ar-SA"/>
          <w:rPrChange w:id="23457" w:author="梁元" w:date="2019-05-14T19:51:36Z">
            <w:rPr>
              <w:ins w:id="23458"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459"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60"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ab/>
        </w:r>
      </w:ins>
      <w:ins w:id="23462"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63"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465" w:author="冷雪凝" w:date="2019-05-14T19:24:35Z"/>
          <w:rFonts w:hint="eastAsia" w:asciiTheme="minorHAnsi" w:hAnsiTheme="minorHAnsi" w:eastAsiaTheme="minorEastAsia" w:cstheme="minorBidi"/>
          <w:color w:val="000000" w:themeColor="text1"/>
          <w:kern w:val="2"/>
          <w:sz w:val="24"/>
          <w:szCs w:val="22"/>
          <w:lang w:val="en-US" w:eastAsia="zh-CN" w:bidi="ar-SA"/>
          <w:rPrChange w:id="23466" w:author="梁元" w:date="2019-05-14T19:51:36Z">
            <w:rPr>
              <w:ins w:id="23467"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468"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69"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w:t>
        </w:r>
      </w:ins>
    </w:p>
    <w:p>
      <w:pPr>
        <w:keepNext w:val="0"/>
        <w:keepLines w:val="0"/>
        <w:widowControl/>
        <w:suppressLineNumbers w:val="0"/>
        <w:ind w:firstLine="480" w:firstLineChars="200"/>
        <w:jc w:val="left"/>
        <w:rPr>
          <w:ins w:id="23471" w:author="冷雪凝" w:date="2019-05-14T19:24:35Z"/>
          <w:rFonts w:hint="eastAsia" w:asciiTheme="minorHAnsi" w:hAnsiTheme="minorHAnsi" w:eastAsiaTheme="minorEastAsia" w:cstheme="minorBidi"/>
          <w:color w:val="000000" w:themeColor="text1"/>
          <w:kern w:val="2"/>
          <w:sz w:val="24"/>
          <w:szCs w:val="22"/>
          <w:lang w:val="en-US" w:eastAsia="zh-CN" w:bidi="ar-SA"/>
          <w:rPrChange w:id="23472" w:author="梁元" w:date="2019-05-14T19:51:36Z">
            <w:rPr>
              <w:ins w:id="23473"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474"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475"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上面代码中， 子类的constructor方法没有调用super之前， 就使用this关键字， 结果报错， 而放在super方法之后就是正确的。</w:t>
        </w:r>
      </w:ins>
      <w:ins w:id="23477"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478"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br w:type="textWrapping"/>
        </w:r>
      </w:ins>
      <w:ins w:id="23480"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481"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下面是生成子类实例的代码。</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483" w:author="冷雪凝" w:date="2019-05-14T19:24:35Z"/>
          <w:rFonts w:hint="eastAsia" w:asciiTheme="minorHAnsi" w:hAnsiTheme="minorHAnsi" w:eastAsiaTheme="minorEastAsia" w:cstheme="minorBidi"/>
          <w:color w:val="000000" w:themeColor="text1"/>
          <w:kern w:val="2"/>
          <w:sz w:val="24"/>
          <w:szCs w:val="22"/>
          <w:lang w:val="en-US" w:eastAsia="zh-CN" w:bidi="ar-SA"/>
          <w:rPrChange w:id="23484" w:author="梁元" w:date="2019-05-14T19:51:36Z">
            <w:rPr>
              <w:ins w:id="23485"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486" w:author="冷雪凝" w:date="2019-05-14T19:24:35Z"/>
          <w:rFonts w:hint="eastAsia" w:asciiTheme="minorHAnsi" w:hAnsiTheme="minorHAnsi" w:eastAsiaTheme="minorEastAsia" w:cstheme="minorBidi"/>
          <w:color w:val="000000" w:themeColor="text1"/>
          <w:kern w:val="2"/>
          <w:sz w:val="24"/>
          <w:szCs w:val="22"/>
          <w:lang w:val="en-US" w:eastAsia="zh-CN" w:bidi="ar-SA"/>
          <w:rPrChange w:id="23487" w:author="梁元" w:date="2019-05-14T19:51:36Z">
            <w:rPr>
              <w:ins w:id="23488"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489"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90"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let cp = new ColorPoint(25, 8, 'green');</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492" w:author="冷雪凝" w:date="2019-05-14T19:24:35Z"/>
          <w:rFonts w:hint="eastAsia" w:asciiTheme="minorHAnsi" w:hAnsiTheme="minorHAnsi" w:eastAsiaTheme="minorEastAsia" w:cstheme="minorBidi"/>
          <w:color w:val="000000" w:themeColor="text1"/>
          <w:kern w:val="2"/>
          <w:sz w:val="24"/>
          <w:szCs w:val="22"/>
          <w:lang w:val="en-US" w:eastAsia="zh-CN" w:bidi="ar-SA"/>
          <w:rPrChange w:id="23493" w:author="梁元" w:date="2019-05-14T19:51:36Z">
            <w:rPr>
              <w:ins w:id="23494"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495"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496"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cp instanceof ColorPoint // true</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498" w:author="冷雪凝" w:date="2019-05-14T19:24:35Z"/>
          <w:rFonts w:hint="eastAsia" w:asciiTheme="minorHAnsi" w:hAnsiTheme="minorHAnsi" w:eastAsiaTheme="minorEastAsia" w:cstheme="minorBidi"/>
          <w:color w:val="000000" w:themeColor="text1"/>
          <w:kern w:val="2"/>
          <w:sz w:val="24"/>
          <w:szCs w:val="22"/>
          <w:lang w:val="en-US" w:eastAsia="zh-CN" w:bidi="ar-SA"/>
          <w:rPrChange w:id="23499" w:author="梁元" w:date="2019-05-14T19:51:36Z">
            <w:rPr>
              <w:ins w:id="23500"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501"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502"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cp instanceof Point // true</w:t>
        </w:r>
      </w:ins>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uto"/>
        <w:ind w:left="-360" w:leftChars="0" w:right="0" w:rightChars="0" w:firstLine="480" w:firstLineChars="200"/>
        <w:rPr>
          <w:ins w:id="23504" w:author="冷雪凝" w:date="2019-05-14T19:24:35Z"/>
          <w:rFonts w:hint="eastAsia" w:asciiTheme="minorHAnsi" w:hAnsiTheme="minorHAnsi" w:eastAsiaTheme="minorEastAsia" w:cstheme="minorBidi"/>
          <w:color w:val="000000" w:themeColor="text1"/>
          <w:kern w:val="2"/>
          <w:sz w:val="24"/>
          <w:szCs w:val="22"/>
          <w:lang w:val="en-US" w:eastAsia="zh-CN" w:bidi="ar-SA"/>
          <w:rPrChange w:id="23505" w:author="梁元" w:date="2019-05-14T19:51:36Z">
            <w:rPr>
              <w:ins w:id="23506"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p>
    <w:p>
      <w:pPr>
        <w:keepNext w:val="0"/>
        <w:keepLines w:val="0"/>
        <w:widowControl/>
        <w:suppressLineNumbers w:val="0"/>
        <w:ind w:firstLine="480" w:firstLineChars="200"/>
        <w:jc w:val="left"/>
        <w:rPr>
          <w:ins w:id="23507" w:author="冷雪凝" w:date="2019-05-14T19:24:35Z"/>
          <w:rFonts w:hint="eastAsia" w:asciiTheme="minorHAnsi" w:hAnsiTheme="minorHAnsi" w:eastAsiaTheme="minorEastAsia" w:cstheme="minorBidi"/>
          <w:color w:val="000000" w:themeColor="text1"/>
          <w:kern w:val="2"/>
          <w:sz w:val="24"/>
          <w:szCs w:val="22"/>
          <w:lang w:val="en-US" w:eastAsia="zh-CN" w:bidi="ar-SA"/>
          <w:rPrChange w:id="23508" w:author="梁元" w:date="2019-05-14T19:51:36Z">
            <w:rPr>
              <w:ins w:id="23509" w:author="冷雪凝" w:date="2019-05-14T19:24:35Z"/>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pPr>
      <w:ins w:id="23510"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511"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上面代码中， 实例对象cp同时是ColorPoint和Point两个类的实例， 这与 ES5 的行为完全一致。</w:t>
        </w:r>
      </w:ins>
    </w:p>
    <w:p>
      <w:pPr>
        <w:keepNext w:val="0"/>
        <w:keepLines w:val="0"/>
        <w:widowControl/>
        <w:suppressLineNumbers w:val="0"/>
        <w:ind w:firstLine="480" w:firstLineChars="200"/>
        <w:jc w:val="left"/>
        <w:rPr>
          <w:ins w:id="23513" w:author="冷雪凝" w:date="2019-05-14T19:24:35Z"/>
          <w:color w:val="000000" w:themeColor="text1"/>
          <w:rPrChange w:id="23514" w:author="梁元" w:date="2019-05-14T19:51:36Z">
            <w:rPr>
              <w:ins w:id="23515" w:author="冷雪凝" w:date="2019-05-14T19:24:35Z"/>
            </w:rPr>
          </w:rPrChange>
          <w14:textFill>
            <w14:solidFill>
              <w14:schemeClr w14:val="tx1"/>
            </w14:solidFill>
          </w14:textFill>
        </w:rPr>
      </w:pPr>
    </w:p>
    <w:p>
      <w:pPr>
        <w:pStyle w:val="3"/>
        <w:numPr>
          <w:ilvl w:val="0"/>
          <w:numId w:val="38"/>
        </w:numPr>
        <w:spacing w:line="240" w:lineRule="auto"/>
        <w:ind w:firstLine="562" w:firstLineChars="200"/>
        <w:rPr>
          <w:ins w:id="23516" w:author="冷雪凝" w:date="2019-05-14T19:24:35Z"/>
          <w:rFonts w:ascii="仿宋" w:hAnsi="仿宋" w:eastAsia="仿宋"/>
          <w:color w:val="000000" w:themeColor="text1"/>
          <w:sz w:val="28"/>
          <w:szCs w:val="28"/>
          <w:rPrChange w:id="23517" w:author="梁元" w:date="2019-05-14T19:51:36Z">
            <w:rPr>
              <w:ins w:id="23518" w:author="冷雪凝" w:date="2019-05-14T19:24:35Z"/>
              <w:rFonts w:ascii="仿宋" w:hAnsi="仿宋" w:eastAsia="仿宋"/>
              <w:sz w:val="28"/>
              <w:szCs w:val="28"/>
            </w:rPr>
          </w:rPrChange>
          <w14:textFill>
            <w14:solidFill>
              <w14:schemeClr w14:val="tx1"/>
            </w14:solidFill>
          </w14:textFill>
        </w:rPr>
      </w:pPr>
      <w:ins w:id="23519" w:author="冷雪凝" w:date="2019-05-14T19:24:35Z">
        <w:r>
          <w:rPr>
            <w:rFonts w:hint="eastAsia" w:ascii="仿宋" w:hAnsi="仿宋" w:eastAsia="仿宋"/>
            <w:color w:val="000000" w:themeColor="text1"/>
            <w:sz w:val="28"/>
            <w:szCs w:val="28"/>
            <w:rPrChange w:id="23520" w:author="梁元" w:date="2019-05-14T19:51:36Z">
              <w:rPr>
                <w:rFonts w:hint="eastAsia" w:ascii="仿宋" w:hAnsi="仿宋" w:eastAsia="仿宋"/>
                <w:sz w:val="28"/>
                <w:szCs w:val="28"/>
              </w:rPr>
            </w:rPrChange>
            <w14:textFill>
              <w14:solidFill>
                <w14:schemeClr w14:val="tx1"/>
              </w14:solidFill>
            </w14:textFill>
          </w:rPr>
          <w:t>项目中体现经验的点</w:t>
        </w:r>
      </w:ins>
    </w:p>
    <w:p>
      <w:pPr>
        <w:ind w:firstLine="480" w:firstLineChars="200"/>
        <w:rPr>
          <w:ins w:id="23522" w:author="冷雪凝" w:date="2019-05-14T19:24:35Z"/>
          <w:rFonts w:hint="eastAsia"/>
          <w:color w:val="000000" w:themeColor="text1"/>
          <w:rPrChange w:id="23523" w:author="梁元" w:date="2019-05-14T19:51:36Z">
            <w:rPr>
              <w:ins w:id="23524" w:author="冷雪凝" w:date="2019-05-14T19:24:35Z"/>
              <w:rFonts w:hint="eastAsia"/>
            </w:rPr>
          </w:rPrChange>
          <w14:textFill>
            <w14:solidFill>
              <w14:schemeClr w14:val="tx1"/>
            </w14:solidFill>
          </w14:textFill>
        </w:rPr>
      </w:pPr>
      <w:ins w:id="23525" w:author="冷雪凝" w:date="2019-05-14T19:24:35Z">
        <w:r>
          <w:rPr>
            <w:rFonts w:hint="eastAsia"/>
            <w:color w:val="000000" w:themeColor="text1"/>
            <w:rPrChange w:id="23526" w:author="梁元" w:date="2019-05-14T19:51:36Z">
              <w:rPr>
                <w:rFonts w:hint="eastAsia"/>
              </w:rPr>
            </w:rPrChange>
            <w14:textFill>
              <w14:solidFill>
                <w14:schemeClr w14:val="tx1"/>
              </w14:solidFill>
            </w14:textFill>
          </w:rPr>
          <w:t>深刻理解</w:t>
        </w:r>
      </w:ins>
      <w:ins w:id="23528" w:author="冷雪凝" w:date="2019-05-14T19:24:35Z">
        <w:r>
          <w:rPr>
            <w:rFonts w:hint="eastAsia"/>
            <w:color w:val="000000" w:themeColor="text1"/>
            <w:lang w:val="en-US" w:eastAsia="zh-CN"/>
            <w:rPrChange w:id="23529" w:author="梁元" w:date="2019-05-14T19:51:36Z">
              <w:rPr>
                <w:rFonts w:hint="eastAsia"/>
                <w:lang w:val="en-US" w:eastAsia="zh-CN"/>
              </w:rPr>
            </w:rPrChange>
            <w14:textFill>
              <w14:solidFill>
                <w14:schemeClr w14:val="tx1"/>
              </w14:solidFill>
            </w14:textFill>
          </w:rPr>
          <w:t>JavaScript的继承机制，利用继承机制来优化和精简外面的代码</w:t>
        </w:r>
      </w:ins>
      <w:ins w:id="23531" w:author="冷雪凝" w:date="2019-05-14T19:24:35Z">
        <w:r>
          <w:rPr>
            <w:rFonts w:hint="eastAsia"/>
            <w:color w:val="000000" w:themeColor="text1"/>
            <w:rPrChange w:id="23532" w:author="梁元" w:date="2019-05-14T19:51:36Z">
              <w:rPr>
                <w:rFonts w:hint="eastAsia"/>
              </w:rPr>
            </w:rPrChange>
            <w14:textFill>
              <w14:solidFill>
                <w14:schemeClr w14:val="tx1"/>
              </w14:solidFill>
            </w14:textFill>
          </w:rPr>
          <w:t>；</w:t>
        </w:r>
      </w:ins>
    </w:p>
    <w:p>
      <w:pPr>
        <w:pStyle w:val="3"/>
        <w:numPr>
          <w:ilvl w:val="0"/>
          <w:numId w:val="38"/>
        </w:numPr>
        <w:spacing w:line="240" w:lineRule="auto"/>
        <w:ind w:firstLine="562" w:firstLineChars="200"/>
        <w:rPr>
          <w:ins w:id="23534" w:author="冷雪凝" w:date="2019-05-14T19:24:35Z"/>
          <w:color w:val="000000" w:themeColor="text1"/>
          <w:rPrChange w:id="23535" w:author="梁元" w:date="2019-05-14T19:51:36Z">
            <w:rPr>
              <w:ins w:id="23536" w:author="冷雪凝" w:date="2019-05-14T19:24:35Z"/>
            </w:rPr>
          </w:rPrChange>
          <w14:textFill>
            <w14:solidFill>
              <w14:schemeClr w14:val="tx1"/>
            </w14:solidFill>
          </w14:textFill>
        </w:rPr>
      </w:pPr>
      <w:ins w:id="23537" w:author="冷雪凝" w:date="2019-05-14T19:24:35Z">
        <w:r>
          <w:rPr>
            <w:rFonts w:hint="eastAsia" w:ascii="仿宋" w:hAnsi="仿宋" w:eastAsia="仿宋"/>
            <w:color w:val="000000" w:themeColor="text1"/>
            <w:sz w:val="28"/>
            <w:szCs w:val="28"/>
            <w:rPrChange w:id="23538" w:author="梁元" w:date="2019-05-14T19:51:36Z">
              <w:rPr>
                <w:rFonts w:hint="eastAsia" w:ascii="仿宋" w:hAnsi="仿宋" w:eastAsia="仿宋"/>
                <w:sz w:val="28"/>
                <w:szCs w:val="28"/>
              </w:rPr>
            </w:rPrChange>
            <w14:textFill>
              <w14:solidFill>
                <w14:schemeClr w14:val="tx1"/>
              </w14:solidFill>
            </w14:textFill>
          </w:rPr>
          <w:t>论坛参考</w:t>
        </w:r>
      </w:ins>
    </w:p>
    <w:p>
      <w:pPr>
        <w:ind w:firstLine="480" w:firstLineChars="200"/>
        <w:rPr>
          <w:ins w:id="23540" w:author="冷雪凝" w:date="2019-05-14T19:24:35Z"/>
          <w:color w:val="000000" w:themeColor="text1"/>
          <w:rPrChange w:id="23541" w:author="梁元" w:date="2019-05-14T19:51:36Z">
            <w:rPr>
              <w:ins w:id="23542" w:author="冷雪凝" w:date="2019-05-14T19:24:35Z"/>
            </w:rPr>
          </w:rPrChange>
          <w14:textFill>
            <w14:solidFill>
              <w14:schemeClr w14:val="tx1"/>
            </w14:solidFill>
          </w14:textFill>
        </w:rPr>
      </w:pPr>
      <w:ins w:id="23543" w:author="冷雪凝" w:date="2019-05-14T19:24:35Z">
        <w:r>
          <w:rPr>
            <w:rFonts w:hint="eastAsia"/>
            <w:color w:val="000000" w:themeColor="text1"/>
            <w:rPrChange w:id="23544" w:author="梁元" w:date="2019-05-14T19:51:36Z">
              <w:rPr>
                <w:rFonts w:hint="eastAsia"/>
              </w:rPr>
            </w:rPrChange>
            <w14:textFill>
              <w14:solidFill>
                <w14:schemeClr w14:val="tx1"/>
              </w14:solidFill>
            </w14:textFill>
          </w:rPr>
          <w:fldChar w:fldCharType="begin"/>
        </w:r>
      </w:ins>
      <w:ins w:id="23546" w:author="冷雪凝" w:date="2019-05-14T19:24:35Z">
        <w:r>
          <w:rPr>
            <w:rFonts w:hint="eastAsia"/>
            <w:color w:val="000000" w:themeColor="text1"/>
            <w:rPrChange w:id="23547" w:author="梁元" w:date="2019-05-14T19:51:36Z">
              <w:rPr>
                <w:rFonts w:hint="eastAsia"/>
              </w:rPr>
            </w:rPrChange>
            <w14:textFill>
              <w14:solidFill>
                <w14:schemeClr w14:val="tx1"/>
              </w14:solidFill>
            </w14:textFill>
          </w:rPr>
          <w:instrText xml:space="preserve"> HYPERLINK "https://blog.csdn.net/caijixin/article/details/78295676" </w:instrText>
        </w:r>
      </w:ins>
      <w:ins w:id="23549" w:author="冷雪凝" w:date="2019-05-14T19:24:35Z">
        <w:r>
          <w:rPr>
            <w:rFonts w:hint="eastAsia"/>
            <w:color w:val="000000" w:themeColor="text1"/>
            <w:rPrChange w:id="23550" w:author="梁元" w:date="2019-05-14T19:51:36Z">
              <w:rPr>
                <w:rFonts w:hint="eastAsia"/>
              </w:rPr>
            </w:rPrChange>
            <w14:textFill>
              <w14:solidFill>
                <w14:schemeClr w14:val="tx1"/>
              </w14:solidFill>
            </w14:textFill>
          </w:rPr>
          <w:fldChar w:fldCharType="separate"/>
        </w:r>
      </w:ins>
      <w:ins w:id="23552" w:author="冷雪凝" w:date="2019-05-14T19:24:35Z">
        <w:r>
          <w:rPr>
            <w:rStyle w:val="18"/>
            <w:rFonts w:hint="eastAsia"/>
            <w:color w:val="000000" w:themeColor="text1"/>
            <w:rPrChange w:id="23553" w:author="梁元" w:date="2019-05-14T19:51:36Z">
              <w:rPr>
                <w:rStyle w:val="18"/>
                <w:rFonts w:hint="eastAsia"/>
              </w:rPr>
            </w:rPrChange>
            <w14:textFill>
              <w14:solidFill>
                <w14:schemeClr w14:val="tx1"/>
              </w14:solidFill>
            </w14:textFill>
          </w:rPr>
          <w:t>https://blog.csdn.net/caijixin/article/details/78295676</w:t>
        </w:r>
      </w:ins>
      <w:ins w:id="23555" w:author="冷雪凝" w:date="2019-05-14T19:24:35Z">
        <w:r>
          <w:rPr>
            <w:rFonts w:hint="eastAsia"/>
            <w:color w:val="000000" w:themeColor="text1"/>
            <w:rPrChange w:id="23556" w:author="梁元" w:date="2019-05-14T19:51:36Z">
              <w:rPr>
                <w:rFonts w:hint="eastAsia"/>
              </w:rPr>
            </w:rPrChange>
            <w14:textFill>
              <w14:solidFill>
                <w14:schemeClr w14:val="tx1"/>
              </w14:solidFill>
            </w14:textFill>
          </w:rPr>
          <w:fldChar w:fldCharType="end"/>
        </w:r>
      </w:ins>
    </w:p>
    <w:p>
      <w:pPr>
        <w:ind w:firstLine="480" w:firstLineChars="200"/>
        <w:rPr>
          <w:ins w:id="23558" w:author="冷雪凝" w:date="2019-05-14T19:24:35Z"/>
          <w:rFonts w:hint="eastAsia"/>
          <w:color w:val="000000" w:themeColor="text1"/>
          <w:rPrChange w:id="23559" w:author="梁元" w:date="2019-05-14T19:51:36Z">
            <w:rPr>
              <w:ins w:id="23560" w:author="冷雪凝" w:date="2019-05-14T19:24:35Z"/>
              <w:rFonts w:hint="eastAsia"/>
            </w:rPr>
          </w:rPrChange>
          <w14:textFill>
            <w14:solidFill>
              <w14:schemeClr w14:val="tx1"/>
            </w14:solidFill>
          </w14:textFill>
        </w:rPr>
      </w:pPr>
      <w:ins w:id="23561" w:author="冷雪凝" w:date="2019-05-14T19:24:35Z">
        <w:r>
          <w:rPr>
            <w:rFonts w:hint="eastAsia"/>
            <w:color w:val="000000" w:themeColor="text1"/>
            <w:rPrChange w:id="23562" w:author="梁元" w:date="2019-05-14T19:51:36Z">
              <w:rPr>
                <w:rFonts w:hint="eastAsia"/>
              </w:rPr>
            </w:rPrChange>
            <w14:textFill>
              <w14:solidFill>
                <w14:schemeClr w14:val="tx1"/>
              </w14:solidFill>
            </w14:textFill>
          </w:rPr>
          <w:fldChar w:fldCharType="begin"/>
        </w:r>
      </w:ins>
      <w:ins w:id="23564" w:author="冷雪凝" w:date="2019-05-14T19:24:35Z">
        <w:r>
          <w:rPr>
            <w:rFonts w:hint="eastAsia"/>
            <w:color w:val="000000" w:themeColor="text1"/>
            <w:rPrChange w:id="23565" w:author="梁元" w:date="2019-05-14T19:51:36Z">
              <w:rPr>
                <w:rFonts w:hint="eastAsia"/>
              </w:rPr>
            </w:rPrChange>
            <w14:textFill>
              <w14:solidFill>
                <w14:schemeClr w14:val="tx1"/>
              </w14:solidFill>
            </w14:textFill>
          </w:rPr>
          <w:instrText xml:space="preserve"> HYPERLINK "https://blog.csdn.net/qq_30100043/article/details/53542531" </w:instrText>
        </w:r>
      </w:ins>
      <w:ins w:id="23567" w:author="冷雪凝" w:date="2019-05-14T19:24:35Z">
        <w:r>
          <w:rPr>
            <w:rFonts w:hint="eastAsia"/>
            <w:color w:val="000000" w:themeColor="text1"/>
            <w:rPrChange w:id="23568" w:author="梁元" w:date="2019-05-14T19:51:36Z">
              <w:rPr>
                <w:rFonts w:hint="eastAsia"/>
              </w:rPr>
            </w:rPrChange>
            <w14:textFill>
              <w14:solidFill>
                <w14:schemeClr w14:val="tx1"/>
              </w14:solidFill>
            </w14:textFill>
          </w:rPr>
          <w:fldChar w:fldCharType="separate"/>
        </w:r>
      </w:ins>
      <w:ins w:id="23570" w:author="冷雪凝" w:date="2019-05-14T19:24:35Z">
        <w:r>
          <w:rPr>
            <w:rStyle w:val="18"/>
            <w:rFonts w:hint="eastAsia"/>
            <w:color w:val="000000" w:themeColor="text1"/>
            <w:rPrChange w:id="23571" w:author="梁元" w:date="2019-05-14T19:51:36Z">
              <w:rPr>
                <w:rStyle w:val="18"/>
                <w:rFonts w:hint="eastAsia"/>
              </w:rPr>
            </w:rPrChange>
            <w14:textFill>
              <w14:solidFill>
                <w14:schemeClr w14:val="tx1"/>
              </w14:solidFill>
            </w14:textFill>
          </w:rPr>
          <w:t>https://blog.csdn.net/qq_30100043/article/details/53542531</w:t>
        </w:r>
      </w:ins>
      <w:ins w:id="23573" w:author="冷雪凝" w:date="2019-05-14T19:24:35Z">
        <w:r>
          <w:rPr>
            <w:rFonts w:hint="eastAsia"/>
            <w:color w:val="000000" w:themeColor="text1"/>
            <w:rPrChange w:id="23574" w:author="梁元" w:date="2019-05-14T19:51:36Z">
              <w:rPr>
                <w:rFonts w:hint="eastAsia"/>
              </w:rPr>
            </w:rPrChange>
            <w14:textFill>
              <w14:solidFill>
                <w14:schemeClr w14:val="tx1"/>
              </w14:solidFill>
            </w14:textFill>
          </w:rPr>
          <w:fldChar w:fldCharType="end"/>
        </w:r>
      </w:ins>
    </w:p>
    <w:customXmlInsRangeStart w:id="23576" w:author="冷雪凝" w:date="2019-05-14T19:24:35Z"/>
    <w:sdt>
      <w:sdtPr>
        <w:rPr>
          <w:rFonts w:eastAsiaTheme="minorHAnsi"/>
          <w:color w:val="000000" w:themeColor="text1"/>
          <w14:textFill>
            <w14:solidFill>
              <w14:schemeClr w14:val="tx1"/>
            </w14:solidFill>
          </w14:textFill>
        </w:rPr>
        <w:id w:val="-2022774229"/>
        <w:docPartObj>
          <w:docPartGallery w:val="autotext"/>
        </w:docPartObj>
      </w:sdtPr>
      <w:sdtEndPr>
        <w:rPr>
          <w:rFonts w:eastAsiaTheme="minorHAnsi"/>
          <w:color w:val="000000" w:themeColor="text1"/>
          <w14:textFill>
            <w14:solidFill>
              <w14:schemeClr w14:val="tx1"/>
            </w14:solidFill>
          </w14:textFill>
        </w:rPr>
      </w:sdtEndPr>
      <w:sdtContent>
        <w:customXmlInsRangeEnd w:id="23576"/>
        <w:p>
          <w:pPr>
            <w:ind w:firstLine="480" w:firstLineChars="200"/>
            <w:rPr>
              <w:ins w:id="23578" w:author="冷雪凝" w:date="2019-05-14T19:24:35Z"/>
              <w:rFonts w:eastAsiaTheme="minorHAnsi"/>
              <w:color w:val="000000" w:themeColor="text1"/>
              <w14:textFill>
                <w14:solidFill>
                  <w14:schemeClr w14:val="tx1"/>
                </w14:solidFill>
              </w14:textFill>
            </w:rPr>
            <w:sectPr>
              <w:headerReference r:id="rId46" w:type="first"/>
              <w:footerReference r:id="rId48" w:type="first"/>
              <w:headerReference r:id="rId45" w:type="default"/>
              <w:footerReference r:id="rId47" w:type="default"/>
              <w:pgSz w:w="11906" w:h="16838"/>
              <w:pgMar w:top="1440" w:right="1800" w:bottom="1440" w:left="1800" w:header="851" w:footer="992" w:gutter="0"/>
              <w:pgNumType w:start="0"/>
              <w:cols w:space="425" w:num="1"/>
              <w:docGrid w:type="lines" w:linePitch="326" w:charSpace="0"/>
            </w:sectPr>
          </w:pPr>
        </w:p>
        <w:p>
          <w:pPr>
            <w:widowControl/>
            <w:ind w:firstLine="480" w:firstLineChars="200"/>
            <w:jc w:val="left"/>
            <w:rPr>
              <w:ins w:id="23580" w:author="冷雪凝" w:date="2019-05-14T19:24:35Z"/>
              <w:rFonts w:eastAsiaTheme="minorHAnsi"/>
              <w:color w:val="000000" w:themeColor="text1"/>
              <w14:textFill>
                <w14:solidFill>
                  <w14:schemeClr w14:val="tx1"/>
                </w14:solidFill>
              </w14:textFill>
            </w:rPr>
          </w:pPr>
        </w:p>
        <w:customXmlInsRangeStart w:id="23582" w:author="冷雪凝" w:date="2019-05-14T19:24:35Z"/>
      </w:sdtContent>
    </w:sdt>
    <w:customXmlInsRangeEnd w:id="23582"/>
    <w:p>
      <w:pPr>
        <w:pStyle w:val="2"/>
        <w:numPr>
          <w:ilvl w:val="0"/>
          <w:numId w:val="1"/>
        </w:numPr>
        <w:rPr>
          <w:ins w:id="23583" w:author="冷雪凝" w:date="2019-05-14T19:24:35Z"/>
          <w:rFonts w:ascii="仿宋" w:hAnsi="仿宋" w:eastAsia="仿宋"/>
          <w:color w:val="000000" w:themeColor="text1"/>
          <w:sz w:val="28"/>
          <w:szCs w:val="28"/>
          <w:rPrChange w:id="23584" w:author="梁元" w:date="2019-05-14T19:51:36Z">
            <w:rPr>
              <w:ins w:id="23585" w:author="冷雪凝" w:date="2019-05-14T19:24:35Z"/>
              <w:rFonts w:ascii="仿宋" w:hAnsi="仿宋" w:eastAsia="仿宋"/>
              <w:sz w:val="28"/>
              <w:szCs w:val="28"/>
            </w:rPr>
          </w:rPrChange>
          <w14:textFill>
            <w14:solidFill>
              <w14:schemeClr w14:val="tx1"/>
            </w14:solidFill>
          </w14:textFill>
        </w:rPr>
      </w:pPr>
      <w:ins w:id="23586" w:author="冷雪凝" w:date="2019-05-14T19:24:35Z">
        <w:bookmarkStart w:id="894" w:name="_Toc8263_WPSOffice_Level1"/>
        <w:r>
          <w:rPr>
            <w:rFonts w:hint="eastAsia" w:ascii="仿宋" w:hAnsi="仿宋" w:eastAsia="仿宋"/>
            <w:color w:val="000000" w:themeColor="text1"/>
            <w:sz w:val="28"/>
            <w:szCs w:val="28"/>
            <w:rPrChange w:id="23587" w:author="梁元" w:date="2019-05-14T19:51:36Z">
              <w:rPr>
                <w:rFonts w:hint="eastAsia" w:ascii="仿宋" w:hAnsi="仿宋" w:eastAsia="仿宋"/>
                <w:sz w:val="28"/>
                <w:szCs w:val="28"/>
              </w:rPr>
            </w:rPrChange>
            <w14:textFill>
              <w14:solidFill>
                <w14:schemeClr w14:val="tx1"/>
              </w14:solidFill>
            </w14:textFill>
          </w:rPr>
          <w:t>解释一下</w:t>
        </w:r>
      </w:ins>
      <w:ins w:id="23589" w:author="冷雪凝" w:date="2019-05-14T19:26:28Z">
        <w:r>
          <w:rPr>
            <w:rFonts w:hint="eastAsia" w:ascii="仿宋" w:hAnsi="仿宋" w:eastAsia="仿宋"/>
            <w:color w:val="000000" w:themeColor="text1"/>
            <w:sz w:val="28"/>
            <w:szCs w:val="28"/>
            <w:lang w:val="en-US" w:eastAsia="zh-CN"/>
            <w:rPrChange w:id="23590" w:author="梁元" w:date="2019-05-14T19:51:36Z">
              <w:rPr>
                <w:rFonts w:hint="eastAsia" w:ascii="仿宋" w:hAnsi="仿宋" w:eastAsia="仿宋"/>
                <w:sz w:val="28"/>
                <w:szCs w:val="28"/>
                <w:lang w:val="en-US" w:eastAsia="zh-CN"/>
              </w:rPr>
            </w:rPrChange>
            <w14:textFill>
              <w14:solidFill>
                <w14:schemeClr w14:val="tx1"/>
              </w14:solidFill>
            </w14:textFill>
          </w:rPr>
          <w:t>jsonp</w:t>
        </w:r>
      </w:ins>
      <w:ins w:id="23592" w:author="冷雪凝" w:date="2019-05-14T19:26:29Z">
        <w:r>
          <w:rPr>
            <w:rFonts w:hint="eastAsia" w:ascii="仿宋" w:hAnsi="仿宋" w:eastAsia="仿宋"/>
            <w:color w:val="000000" w:themeColor="text1"/>
            <w:sz w:val="28"/>
            <w:szCs w:val="28"/>
            <w:lang w:val="en-US" w:eastAsia="zh-CN"/>
            <w:rPrChange w:id="23593" w:author="梁元" w:date="2019-05-14T19:51:36Z">
              <w:rPr>
                <w:rFonts w:hint="eastAsia" w:ascii="仿宋" w:hAnsi="仿宋" w:eastAsia="仿宋"/>
                <w:sz w:val="28"/>
                <w:szCs w:val="28"/>
                <w:lang w:val="en-US" w:eastAsia="zh-CN"/>
              </w:rPr>
            </w:rPrChange>
            <w14:textFill>
              <w14:solidFill>
                <w14:schemeClr w14:val="tx1"/>
              </w14:solidFill>
            </w14:textFill>
          </w:rPr>
          <w:t>的</w:t>
        </w:r>
      </w:ins>
      <w:ins w:id="23595" w:author="冷雪凝" w:date="2019-05-14T19:26:31Z">
        <w:r>
          <w:rPr>
            <w:rFonts w:hint="eastAsia" w:ascii="仿宋" w:hAnsi="仿宋" w:eastAsia="仿宋"/>
            <w:color w:val="000000" w:themeColor="text1"/>
            <w:sz w:val="28"/>
            <w:szCs w:val="28"/>
            <w:lang w:val="en-US" w:eastAsia="zh-CN"/>
            <w:rPrChange w:id="23596" w:author="梁元" w:date="2019-05-14T19:51:36Z">
              <w:rPr>
                <w:rFonts w:hint="eastAsia" w:ascii="仿宋" w:hAnsi="仿宋" w:eastAsia="仿宋"/>
                <w:sz w:val="28"/>
                <w:szCs w:val="28"/>
                <w:lang w:val="en-US" w:eastAsia="zh-CN"/>
              </w:rPr>
            </w:rPrChange>
            <w14:textFill>
              <w14:solidFill>
                <w14:schemeClr w14:val="tx1"/>
              </w14:solidFill>
            </w14:textFill>
          </w:rPr>
          <w:t>原理</w:t>
        </w:r>
      </w:ins>
      <w:ins w:id="23598" w:author="冷雪凝" w:date="2019-05-14T19:24:35Z">
        <w:r>
          <w:rPr>
            <w:rFonts w:hint="eastAsia" w:ascii="仿宋" w:hAnsi="仿宋" w:eastAsia="仿宋"/>
            <w:color w:val="000000" w:themeColor="text1"/>
            <w:sz w:val="28"/>
            <w:szCs w:val="28"/>
            <w:lang w:val="en-US" w:eastAsia="zh-CN"/>
            <w:rPrChange w:id="23599" w:author="梁元" w:date="2019-05-14T19:51:36Z">
              <w:rPr>
                <w:rFonts w:hint="eastAsia" w:ascii="仿宋" w:hAnsi="仿宋" w:eastAsia="仿宋"/>
                <w:sz w:val="28"/>
                <w:szCs w:val="28"/>
                <w:lang w:val="en-US" w:eastAsia="zh-CN"/>
              </w:rPr>
            </w:rPrChange>
            <w14:textFill>
              <w14:solidFill>
                <w14:schemeClr w14:val="tx1"/>
              </w14:solidFill>
            </w14:textFill>
          </w:rPr>
          <w:t>？</w:t>
        </w:r>
        <w:bookmarkEnd w:id="894"/>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ins w:id="23601" w:author="冷雪凝" w:date="2019-05-14T19:24:35Z"/>
        </w:trPr>
        <w:tc>
          <w:tcPr>
            <w:tcW w:w="1523" w:type="dxa"/>
          </w:tcPr>
          <w:p>
            <w:pPr>
              <w:jc w:val="center"/>
              <w:rPr>
                <w:ins w:id="23602" w:author="冷雪凝" w:date="2019-05-14T19:24:35Z"/>
                <w:rFonts w:ascii="仿宋" w:hAnsi="仿宋" w:eastAsia="仿宋"/>
                <w:color w:val="000000" w:themeColor="text1"/>
                <w:rPrChange w:id="23603" w:author="梁元" w:date="2019-05-14T19:51:36Z">
                  <w:rPr>
                    <w:ins w:id="23604" w:author="冷雪凝" w:date="2019-05-14T19:24:35Z"/>
                    <w:rFonts w:ascii="仿宋" w:hAnsi="仿宋" w:eastAsia="仿宋"/>
                  </w:rPr>
                </w:rPrChange>
                <w14:textFill>
                  <w14:solidFill>
                    <w14:schemeClr w14:val="tx1"/>
                  </w14:solidFill>
                </w14:textFill>
              </w:rPr>
            </w:pPr>
            <w:ins w:id="23605" w:author="冷雪凝" w:date="2019-05-14T19:24:35Z">
              <w:r>
                <w:rPr>
                  <w:rFonts w:hint="eastAsia" w:ascii="仿宋" w:hAnsi="仿宋" w:eastAsia="仿宋"/>
                  <w:color w:val="000000" w:themeColor="text1"/>
                  <w:rPrChange w:id="23606"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23608" w:author="冷雪凝" w:date="2019-05-14T19:24:35Z"/>
                <w:rFonts w:ascii="仿宋" w:hAnsi="仿宋" w:eastAsia="仿宋"/>
                <w:color w:val="000000" w:themeColor="text1"/>
                <w:rPrChange w:id="23609" w:author="梁元" w:date="2019-05-14T19:51:36Z">
                  <w:rPr>
                    <w:ins w:id="23610" w:author="冷雪凝" w:date="2019-05-14T19:24:35Z"/>
                    <w:rFonts w:ascii="仿宋" w:hAnsi="仿宋" w:eastAsia="仿宋"/>
                  </w:rPr>
                </w:rPrChange>
                <w14:textFill>
                  <w14:solidFill>
                    <w14:schemeClr w14:val="tx1"/>
                  </w14:solidFill>
                </w14:textFill>
              </w:rPr>
            </w:pPr>
            <w:ins w:id="23611" w:author="冷雪凝" w:date="2019-05-14T19:24:35Z">
              <w:r>
                <w:rPr>
                  <w:rFonts w:hint="eastAsia" w:ascii="仿宋" w:hAnsi="仿宋" w:eastAsia="仿宋"/>
                  <w:color w:val="000000" w:themeColor="text1"/>
                  <w:rPrChange w:id="23612"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23614" w:author="冷雪凝" w:date="2019-05-14T19:24:35Z"/>
                <w:rFonts w:ascii="仿宋" w:hAnsi="仿宋" w:eastAsia="仿宋"/>
                <w:color w:val="000000" w:themeColor="text1"/>
                <w:rPrChange w:id="23615" w:author="梁元" w:date="2019-05-14T19:51:36Z">
                  <w:rPr>
                    <w:ins w:id="23616" w:author="冷雪凝" w:date="2019-05-14T19:24:35Z"/>
                    <w:rFonts w:ascii="仿宋" w:hAnsi="仿宋" w:eastAsia="仿宋"/>
                  </w:rPr>
                </w:rPrChange>
                <w14:textFill>
                  <w14:solidFill>
                    <w14:schemeClr w14:val="tx1"/>
                  </w14:solidFill>
                </w14:textFill>
              </w:rPr>
            </w:pPr>
            <w:ins w:id="23617" w:author="冷雪凝" w:date="2019-05-14T19:24:35Z">
              <w:r>
                <w:rPr>
                  <w:rFonts w:hint="eastAsia" w:ascii="仿宋" w:hAnsi="仿宋" w:eastAsia="仿宋"/>
                  <w:color w:val="000000" w:themeColor="text1"/>
                  <w:rPrChange w:id="23618"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23620" w:author="冷雪凝" w:date="2019-05-14T19:24:35Z"/>
                <w:rFonts w:ascii="仿宋" w:hAnsi="仿宋" w:eastAsia="仿宋"/>
                <w:color w:val="000000" w:themeColor="text1"/>
                <w:rPrChange w:id="23621" w:author="梁元" w:date="2019-05-14T19:51:36Z">
                  <w:rPr>
                    <w:ins w:id="23622" w:author="冷雪凝" w:date="2019-05-14T19:24:35Z"/>
                    <w:rFonts w:ascii="仿宋" w:hAnsi="仿宋" w:eastAsia="仿宋"/>
                  </w:rPr>
                </w:rPrChange>
                <w14:textFill>
                  <w14:solidFill>
                    <w14:schemeClr w14:val="tx1"/>
                  </w14:solidFill>
                </w14:textFill>
              </w:rPr>
            </w:pPr>
            <w:ins w:id="23623" w:author="冷雪凝" w:date="2019-05-14T19:24:35Z">
              <w:r>
                <w:rPr>
                  <w:rFonts w:hint="eastAsia" w:ascii="仿宋" w:hAnsi="仿宋" w:eastAsia="仿宋"/>
                  <w:color w:val="000000" w:themeColor="text1"/>
                  <w:rPrChange w:id="23624"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23626" w:author="冷雪凝" w:date="2019-05-14T19:24:35Z"/>
                <w:rFonts w:ascii="仿宋" w:hAnsi="仿宋" w:eastAsia="仿宋"/>
                <w:color w:val="000000" w:themeColor="text1"/>
                <w:rPrChange w:id="23627" w:author="梁元" w:date="2019-05-14T19:51:36Z">
                  <w:rPr>
                    <w:ins w:id="23628" w:author="冷雪凝" w:date="2019-05-14T19:24:35Z"/>
                    <w:rFonts w:ascii="仿宋" w:hAnsi="仿宋" w:eastAsia="仿宋"/>
                  </w:rPr>
                </w:rPrChange>
                <w14:textFill>
                  <w14:solidFill>
                    <w14:schemeClr w14:val="tx1"/>
                  </w14:solidFill>
                </w14:textFill>
              </w:rPr>
            </w:pPr>
            <w:ins w:id="23629" w:author="冷雪凝" w:date="2019-05-14T19:24:35Z">
              <w:r>
                <w:rPr>
                  <w:rFonts w:hint="eastAsia" w:ascii="仿宋" w:hAnsi="仿宋" w:eastAsia="仿宋"/>
                  <w:color w:val="000000" w:themeColor="text1"/>
                  <w:rPrChange w:id="23630"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3632" w:author="冷雪凝" w:date="2019-05-14T19:24:35Z"/>
        </w:trPr>
        <w:tc>
          <w:tcPr>
            <w:tcW w:w="1523" w:type="dxa"/>
          </w:tcPr>
          <w:p>
            <w:pPr>
              <w:jc w:val="center"/>
              <w:rPr>
                <w:ins w:id="23633" w:author="冷雪凝" w:date="2019-05-14T19:24:35Z"/>
                <w:rFonts w:ascii="仿宋" w:hAnsi="仿宋" w:eastAsia="仿宋"/>
                <w:color w:val="000000" w:themeColor="text1"/>
                <w:rPrChange w:id="23634" w:author="梁元" w:date="2019-05-14T19:51:36Z">
                  <w:rPr>
                    <w:ins w:id="23635" w:author="冷雪凝" w:date="2019-05-14T19:24:35Z"/>
                    <w:rFonts w:ascii="仿宋" w:hAnsi="仿宋" w:eastAsia="仿宋"/>
                  </w:rPr>
                </w:rPrChange>
                <w14:textFill>
                  <w14:solidFill>
                    <w14:schemeClr w14:val="tx1"/>
                  </w14:solidFill>
                </w14:textFill>
              </w:rPr>
            </w:pPr>
            <w:ins w:id="23636" w:author="冷雪凝" w:date="2019-05-14T19:24:35Z">
              <w:r>
                <w:rPr>
                  <w:rFonts w:hint="eastAsia" w:ascii="仿宋" w:hAnsi="仿宋" w:eastAsia="仿宋"/>
                  <w:color w:val="000000" w:themeColor="text1"/>
                  <w:rPrChange w:id="23637" w:author="梁元" w:date="2019-05-14T19:51:36Z">
                    <w:rPr>
                      <w:rFonts w:hint="eastAsia" w:ascii="仿宋" w:hAnsi="仿宋" w:eastAsia="仿宋"/>
                    </w:rPr>
                  </w:rPrChange>
                  <w14:textFill>
                    <w14:solidFill>
                      <w14:schemeClr w14:val="tx1"/>
                    </w14:solidFill>
                  </w14:textFill>
                </w:rPr>
                <w:t>9</w:t>
              </w:r>
            </w:ins>
            <w:ins w:id="23639" w:author="冷雪凝" w:date="2019-05-14T19:24:35Z">
              <w:r>
                <w:rPr>
                  <w:rFonts w:hint="eastAsia" w:ascii="仿宋" w:hAnsi="仿宋" w:eastAsia="仿宋"/>
                  <w:color w:val="000000" w:themeColor="text1"/>
                  <w:lang w:val="en-US" w:eastAsia="zh-CN"/>
                  <w:rPrChange w:id="23640" w:author="梁元" w:date="2019-05-14T19:51:36Z">
                    <w:rPr>
                      <w:rFonts w:hint="eastAsia" w:ascii="仿宋" w:hAnsi="仿宋" w:eastAsia="仿宋"/>
                      <w:lang w:val="en-US" w:eastAsia="zh-CN"/>
                    </w:rPr>
                  </w:rPrChange>
                  <w14:textFill>
                    <w14:solidFill>
                      <w14:schemeClr w14:val="tx1"/>
                    </w14:solidFill>
                  </w14:textFill>
                </w:rPr>
                <w:t>0</w:t>
              </w:r>
            </w:ins>
            <w:ins w:id="23642" w:author="冷雪凝" w:date="2019-05-14T19:24:35Z">
              <w:r>
                <w:rPr>
                  <w:rFonts w:hint="eastAsia" w:ascii="仿宋" w:hAnsi="仿宋" w:eastAsia="仿宋"/>
                  <w:color w:val="000000" w:themeColor="text1"/>
                  <w:rPrChange w:id="23643" w:author="梁元" w:date="2019-05-14T19:51:36Z">
                    <w:rPr>
                      <w:rFonts w:hint="eastAsia" w:ascii="仿宋" w:hAnsi="仿宋" w:eastAsia="仿宋"/>
                    </w:rPr>
                  </w:rPrChange>
                  <w14:textFill>
                    <w14:solidFill>
                      <w14:schemeClr w14:val="tx1"/>
                    </w14:solidFill>
                  </w14:textFill>
                </w:rPr>
                <w:t>%</w:t>
              </w:r>
            </w:ins>
          </w:p>
        </w:tc>
        <w:tc>
          <w:tcPr>
            <w:tcW w:w="1559" w:type="dxa"/>
          </w:tcPr>
          <w:p>
            <w:pPr>
              <w:jc w:val="center"/>
              <w:rPr>
                <w:ins w:id="23645" w:author="冷雪凝" w:date="2019-05-14T19:24:35Z"/>
                <w:rFonts w:ascii="仿宋" w:hAnsi="仿宋" w:eastAsia="仿宋"/>
                <w:color w:val="000000" w:themeColor="text1"/>
                <w:rPrChange w:id="23646" w:author="梁元" w:date="2019-05-14T19:51:36Z">
                  <w:rPr>
                    <w:ins w:id="23647" w:author="冷雪凝" w:date="2019-05-14T19:24:35Z"/>
                    <w:rFonts w:ascii="仿宋" w:hAnsi="仿宋" w:eastAsia="仿宋"/>
                  </w:rPr>
                </w:rPrChange>
                <w14:textFill>
                  <w14:solidFill>
                    <w14:schemeClr w14:val="tx1"/>
                  </w14:solidFill>
                </w14:textFill>
              </w:rPr>
            </w:pPr>
            <w:ins w:id="23648" w:author="冷雪凝" w:date="2019-05-14T19:24:35Z">
              <w:r>
                <w:rPr>
                  <w:rFonts w:hint="eastAsia" w:ascii="仿宋" w:hAnsi="仿宋" w:eastAsia="仿宋"/>
                  <w:color w:val="000000" w:themeColor="text1"/>
                  <w:rPrChange w:id="23649" w:author="梁元" w:date="2019-05-14T19:51:36Z">
                    <w:rPr>
                      <w:rFonts w:hint="eastAsia" w:ascii="仿宋" w:hAnsi="仿宋" w:eastAsia="仿宋"/>
                    </w:rPr>
                  </w:rPrChange>
                  <w14:textFill>
                    <w14:solidFill>
                      <w14:schemeClr w14:val="tx1"/>
                    </w14:solidFill>
                  </w14:textFill>
                </w:rPr>
                <w:t>3星</w:t>
              </w:r>
            </w:ins>
          </w:p>
        </w:tc>
        <w:tc>
          <w:tcPr>
            <w:tcW w:w="1418" w:type="dxa"/>
          </w:tcPr>
          <w:p>
            <w:pPr>
              <w:jc w:val="center"/>
              <w:rPr>
                <w:ins w:id="23651" w:author="冷雪凝" w:date="2019-05-14T19:24:35Z"/>
                <w:rFonts w:hint="eastAsia" w:ascii="仿宋" w:hAnsi="仿宋" w:eastAsia="仿宋"/>
                <w:color w:val="000000" w:themeColor="text1"/>
                <w:lang w:eastAsia="zh-CN"/>
                <w:rPrChange w:id="23652" w:author="梁元" w:date="2019-05-14T19:51:36Z">
                  <w:rPr>
                    <w:ins w:id="23653" w:author="冷雪凝" w:date="2019-05-14T19:24:35Z"/>
                    <w:rFonts w:hint="eastAsia" w:ascii="仿宋" w:hAnsi="仿宋" w:eastAsia="仿宋"/>
                    <w:lang w:eastAsia="zh-CN"/>
                  </w:rPr>
                </w:rPrChange>
                <w14:textFill>
                  <w14:solidFill>
                    <w14:schemeClr w14:val="tx1"/>
                  </w14:solidFill>
                </w14:textFill>
              </w:rPr>
            </w:pPr>
            <w:ins w:id="23654" w:author="冷雪凝" w:date="2019-05-14T19:24:35Z">
              <w:r>
                <w:rPr>
                  <w:rFonts w:hint="eastAsia" w:ascii="仿宋" w:hAnsi="仿宋" w:eastAsia="仿宋"/>
                  <w:color w:val="000000" w:themeColor="text1"/>
                  <w:lang w:val="en-US" w:eastAsia="zh-CN"/>
                  <w:rPrChange w:id="23655" w:author="梁元" w:date="2019-05-14T19:51:36Z">
                    <w:rPr>
                      <w:rFonts w:hint="eastAsia" w:ascii="仿宋" w:hAnsi="仿宋" w:eastAsia="仿宋"/>
                      <w:lang w:val="en-US" w:eastAsia="zh-CN"/>
                    </w:rPr>
                  </w:rPrChange>
                  <w14:textFill>
                    <w14:solidFill>
                      <w14:schemeClr w14:val="tx1"/>
                    </w14:solidFill>
                  </w14:textFill>
                </w:rPr>
                <w:t>框架</w:t>
              </w:r>
            </w:ins>
          </w:p>
        </w:tc>
        <w:tc>
          <w:tcPr>
            <w:tcW w:w="1417" w:type="dxa"/>
          </w:tcPr>
          <w:p>
            <w:pPr>
              <w:jc w:val="center"/>
              <w:rPr>
                <w:ins w:id="23657" w:author="冷雪凝" w:date="2019-05-14T19:24:35Z"/>
                <w:rFonts w:hint="eastAsia" w:ascii="仿宋" w:hAnsi="仿宋" w:eastAsia="仿宋"/>
                <w:color w:val="000000" w:themeColor="text1"/>
                <w:lang w:val="en-US" w:eastAsia="zh-CN"/>
                <w:rPrChange w:id="23658" w:author="梁元" w:date="2019-05-14T19:51:36Z">
                  <w:rPr>
                    <w:ins w:id="23659" w:author="冷雪凝" w:date="2019-05-14T19:24:35Z"/>
                    <w:rFonts w:hint="eastAsia" w:ascii="仿宋" w:hAnsi="仿宋" w:eastAsia="仿宋"/>
                    <w:lang w:val="en-US" w:eastAsia="zh-CN"/>
                  </w:rPr>
                </w:rPrChange>
                <w14:textFill>
                  <w14:solidFill>
                    <w14:schemeClr w14:val="tx1"/>
                  </w14:solidFill>
                </w14:textFill>
              </w:rPr>
            </w:pPr>
            <w:ins w:id="23660" w:author="冷雪凝" w:date="2019-05-14T19:24:35Z">
              <w:r>
                <w:rPr>
                  <w:rFonts w:hint="eastAsia" w:ascii="仿宋" w:hAnsi="仿宋" w:eastAsia="仿宋"/>
                  <w:color w:val="000000" w:themeColor="text1"/>
                  <w:lang w:val="en-US" w:eastAsia="zh-CN"/>
                  <w:rPrChange w:id="23661" w:author="梁元" w:date="2019-05-14T19:51:36Z">
                    <w:rPr>
                      <w:rFonts w:hint="eastAsia" w:ascii="仿宋" w:hAnsi="仿宋" w:eastAsia="仿宋"/>
                      <w:lang w:val="en-US" w:eastAsia="zh-CN"/>
                    </w:rPr>
                  </w:rPrChange>
                  <w14:textFill>
                    <w14:solidFill>
                      <w14:schemeClr w14:val="tx1"/>
                    </w14:solidFill>
                  </w14:textFill>
                </w:rPr>
                <w:t>Vue</w:t>
              </w:r>
            </w:ins>
          </w:p>
        </w:tc>
        <w:tc>
          <w:tcPr>
            <w:tcW w:w="1465" w:type="dxa"/>
          </w:tcPr>
          <w:p>
            <w:pPr>
              <w:jc w:val="center"/>
              <w:rPr>
                <w:ins w:id="23663" w:author="冷雪凝" w:date="2019-05-14T19:24:35Z"/>
                <w:rFonts w:hint="eastAsia" w:ascii="仿宋" w:hAnsi="仿宋" w:eastAsia="仿宋"/>
                <w:color w:val="000000" w:themeColor="text1"/>
                <w:lang w:val="en-US" w:eastAsia="zh-CN"/>
                <w:rPrChange w:id="23664" w:author="梁元" w:date="2019-05-14T19:51:36Z">
                  <w:rPr>
                    <w:ins w:id="23665" w:author="冷雪凝" w:date="2019-05-14T19:24:35Z"/>
                    <w:rFonts w:hint="eastAsia" w:ascii="仿宋" w:hAnsi="仿宋" w:eastAsia="仿宋"/>
                    <w:lang w:val="en-US" w:eastAsia="zh-CN"/>
                  </w:rPr>
                </w:rPrChange>
                <w14:textFill>
                  <w14:solidFill>
                    <w14:schemeClr w14:val="tx1"/>
                  </w14:solidFill>
                </w14:textFill>
              </w:rPr>
            </w:pPr>
            <w:ins w:id="23666" w:author="冷雪凝" w:date="2019-05-14T19:24:35Z">
              <w:r>
                <w:rPr>
                  <w:rFonts w:hint="eastAsia" w:ascii="仿宋" w:hAnsi="仿宋" w:eastAsia="仿宋"/>
                  <w:color w:val="000000" w:themeColor="text1"/>
                  <w:lang w:val="en-US" w:eastAsia="zh-CN"/>
                  <w:rPrChange w:id="23667" w:author="梁元" w:date="2019-05-14T19:51:36Z">
                    <w:rPr>
                      <w:rFonts w:hint="eastAsia" w:ascii="仿宋" w:hAnsi="仿宋" w:eastAsia="仿宋"/>
                      <w:lang w:val="en-US" w:eastAsia="zh-CN"/>
                    </w:rPr>
                  </w:rPrChange>
                  <w14:textFill>
                    <w14:solidFill>
                      <w14:schemeClr w14:val="tx1"/>
                    </w14:solidFill>
                  </w14:textFill>
                </w:rPr>
                <w:t>数据管理</w:t>
              </w:r>
            </w:ins>
          </w:p>
          <w:p>
            <w:pPr>
              <w:jc w:val="center"/>
              <w:rPr>
                <w:ins w:id="23669" w:author="冷雪凝" w:date="2019-05-14T19:24:35Z"/>
                <w:rFonts w:ascii="仿宋" w:hAnsi="仿宋" w:eastAsia="仿宋"/>
                <w:color w:val="000000" w:themeColor="text1"/>
                <w:rPrChange w:id="23670" w:author="梁元" w:date="2019-05-14T19:51:36Z">
                  <w:rPr>
                    <w:ins w:id="23671" w:author="冷雪凝" w:date="2019-05-14T19:24:35Z"/>
                    <w:rFonts w:ascii="仿宋" w:hAnsi="仿宋" w:eastAsia="仿宋"/>
                  </w:rPr>
                </w:rPrChange>
                <w14:textFill>
                  <w14:solidFill>
                    <w14:schemeClr w14:val="tx1"/>
                  </w14:solidFill>
                </w14:textFill>
              </w:rPr>
            </w:pPr>
          </w:p>
        </w:tc>
      </w:tr>
    </w:tbl>
    <w:p>
      <w:pPr>
        <w:pStyle w:val="3"/>
        <w:numPr>
          <w:ilvl w:val="0"/>
          <w:numId w:val="39"/>
        </w:numPr>
        <w:spacing w:line="240" w:lineRule="auto"/>
        <w:ind w:firstLine="562" w:firstLineChars="200"/>
        <w:rPr>
          <w:ins w:id="23672" w:author="冷雪凝" w:date="2019-05-14T19:24:35Z"/>
          <w:rFonts w:ascii="仿宋" w:hAnsi="仿宋" w:eastAsia="仿宋"/>
          <w:color w:val="000000" w:themeColor="text1"/>
          <w:sz w:val="28"/>
          <w:szCs w:val="28"/>
          <w:rPrChange w:id="23673" w:author="梁元" w:date="2019-05-14T19:51:36Z">
            <w:rPr>
              <w:ins w:id="23674" w:author="冷雪凝" w:date="2019-05-14T19:24:35Z"/>
              <w:rFonts w:ascii="仿宋" w:hAnsi="仿宋" w:eastAsia="仿宋"/>
              <w:sz w:val="28"/>
              <w:szCs w:val="28"/>
            </w:rPr>
          </w:rPrChange>
          <w14:textFill>
            <w14:solidFill>
              <w14:schemeClr w14:val="tx1"/>
            </w14:solidFill>
          </w14:textFill>
        </w:rPr>
      </w:pPr>
      <w:ins w:id="23675" w:author="冷雪凝" w:date="2019-05-14T19:24:35Z">
        <w:bookmarkStart w:id="895" w:name="_Toc93_WPSOffice_Level2"/>
        <w:r>
          <w:rPr>
            <w:rFonts w:hint="eastAsia" w:ascii="仿宋" w:hAnsi="仿宋" w:eastAsia="仿宋"/>
            <w:color w:val="000000" w:themeColor="text1"/>
            <w:sz w:val="28"/>
            <w:szCs w:val="28"/>
            <w:rPrChange w:id="23676" w:author="梁元" w:date="2019-05-14T19:51:36Z">
              <w:rPr>
                <w:rFonts w:hint="eastAsia" w:ascii="仿宋" w:hAnsi="仿宋" w:eastAsia="仿宋"/>
                <w:sz w:val="28"/>
                <w:szCs w:val="28"/>
              </w:rPr>
            </w:rPrChange>
            <w14:textFill>
              <w14:solidFill>
                <w14:schemeClr w14:val="tx1"/>
              </w14:solidFill>
            </w14:textFill>
          </w:rPr>
          <w:t>通常解法</w:t>
        </w:r>
        <w:bookmarkEnd w:id="895"/>
      </w:ins>
    </w:p>
    <w:p>
      <w:pPr>
        <w:spacing w:line="240" w:lineRule="auto"/>
        <w:ind w:firstLine="480" w:firstLineChars="200"/>
        <w:rPr>
          <w:ins w:id="23678" w:author="冷雪凝" w:date="2019-05-14T19:24:35Z"/>
          <w:rFonts w:hint="eastAsia" w:eastAsiaTheme="minorEastAsia"/>
          <w:color w:val="000000" w:themeColor="text1"/>
          <w:lang w:val="en-US" w:eastAsia="zh-CN"/>
          <w:rPrChange w:id="23679" w:author="梁元" w:date="2019-05-14T19:51:36Z">
            <w:rPr>
              <w:ins w:id="23680" w:author="冷雪凝" w:date="2019-05-14T19:24:35Z"/>
              <w:rFonts w:hint="eastAsia" w:eastAsiaTheme="minorEastAsia"/>
              <w:lang w:val="en-US" w:eastAsia="zh-CN"/>
            </w:rPr>
          </w:rPrChange>
          <w14:textFill>
            <w14:solidFill>
              <w14:schemeClr w14:val="tx1"/>
            </w14:solidFill>
          </w14:textFill>
        </w:rPr>
      </w:pPr>
      <w:ins w:id="23681" w:author="冷雪凝" w:date="2019-05-14T19:24:35Z">
        <w:r>
          <w:rPr>
            <w:rFonts w:hint="eastAsia"/>
            <w:color w:val="000000" w:themeColor="text1"/>
            <w:lang w:val="en-US" w:eastAsia="zh-CN"/>
            <w:rPrChange w:id="23682" w:author="梁元" w:date="2019-05-14T19:51:36Z">
              <w:rPr>
                <w:rFonts w:hint="eastAsia"/>
                <w:lang w:val="en-US" w:eastAsia="zh-CN"/>
              </w:rPr>
            </w:rPrChange>
            <w14:textFill>
              <w14:solidFill>
                <w14:schemeClr w14:val="tx1"/>
              </w14:solidFill>
            </w14:textFill>
          </w:rPr>
          <w:t>vue的每个组件中都会维护一个自身数据管理属性：data和一个父组件传过来的数据属性：props，我们只要合理利用data和props就可以解决大部分应用场景，比如父子组件间通信和兄弟组件间通信。再复杂一点的场景我们可以用到Bus和本地存储技术，实现跨组件间的数据通信。</w:t>
        </w:r>
      </w:ins>
    </w:p>
    <w:p>
      <w:pPr>
        <w:pStyle w:val="3"/>
        <w:numPr>
          <w:ilvl w:val="0"/>
          <w:numId w:val="39"/>
        </w:numPr>
        <w:spacing w:line="240" w:lineRule="auto"/>
        <w:ind w:firstLine="562" w:firstLineChars="200"/>
        <w:rPr>
          <w:ins w:id="23684" w:author="冷雪凝" w:date="2019-05-14T19:24:35Z"/>
          <w:rFonts w:ascii="仿宋" w:hAnsi="仿宋" w:eastAsia="仿宋"/>
          <w:color w:val="000000" w:themeColor="text1"/>
          <w:sz w:val="28"/>
          <w:szCs w:val="28"/>
          <w:rPrChange w:id="23685" w:author="梁元" w:date="2019-05-14T19:51:36Z">
            <w:rPr>
              <w:ins w:id="23686" w:author="冷雪凝" w:date="2019-05-14T19:24:35Z"/>
              <w:rFonts w:ascii="仿宋" w:hAnsi="仿宋" w:eastAsia="仿宋"/>
              <w:sz w:val="28"/>
              <w:szCs w:val="28"/>
            </w:rPr>
          </w:rPrChange>
          <w14:textFill>
            <w14:solidFill>
              <w14:schemeClr w14:val="tx1"/>
            </w14:solidFill>
          </w14:textFill>
        </w:rPr>
      </w:pPr>
      <w:ins w:id="23687" w:author="冷雪凝" w:date="2019-05-14T19:24:35Z">
        <w:bookmarkStart w:id="896" w:name="_Toc26853_WPSOffice_Level2"/>
        <w:r>
          <w:rPr>
            <w:rFonts w:hint="eastAsia" w:ascii="仿宋" w:hAnsi="仿宋" w:eastAsia="仿宋"/>
            <w:color w:val="000000" w:themeColor="text1"/>
            <w:sz w:val="28"/>
            <w:szCs w:val="28"/>
            <w:rPrChange w:id="23688" w:author="梁元" w:date="2019-05-14T19:51:36Z">
              <w:rPr>
                <w:rFonts w:hint="eastAsia" w:ascii="仿宋" w:hAnsi="仿宋" w:eastAsia="仿宋"/>
                <w:sz w:val="28"/>
                <w:szCs w:val="28"/>
              </w:rPr>
            </w:rPrChange>
            <w14:textFill>
              <w14:solidFill>
                <w14:schemeClr w14:val="tx1"/>
              </w14:solidFill>
            </w14:textFill>
          </w:rPr>
          <w:t>通用大牛级解法</w:t>
        </w:r>
        <w:bookmarkEnd w:id="896"/>
      </w:ins>
    </w:p>
    <w:p>
      <w:pPr>
        <w:spacing w:line="240" w:lineRule="auto"/>
        <w:ind w:firstLine="480" w:firstLineChars="200"/>
        <w:rPr>
          <w:ins w:id="23690" w:author="冷雪凝" w:date="2019-05-14T19:24:35Z"/>
          <w:rFonts w:hint="eastAsia"/>
          <w:color w:val="000000" w:themeColor="text1"/>
          <w:lang w:val="en-US" w:eastAsia="zh-CN"/>
          <w:rPrChange w:id="23691" w:author="梁元" w:date="2019-05-14T19:51:36Z">
            <w:rPr>
              <w:ins w:id="23692" w:author="冷雪凝" w:date="2019-05-14T19:24:35Z"/>
              <w:rFonts w:hint="eastAsia"/>
              <w:lang w:val="en-US" w:eastAsia="zh-CN"/>
            </w:rPr>
          </w:rPrChange>
          <w14:textFill>
            <w14:solidFill>
              <w14:schemeClr w14:val="tx1"/>
            </w14:solidFill>
          </w14:textFill>
        </w:rPr>
      </w:pPr>
      <w:ins w:id="23693" w:author="冷雪凝" w:date="2019-05-14T19:24:35Z">
        <w:r>
          <w:rPr>
            <w:rFonts w:hint="eastAsia"/>
            <w:color w:val="000000" w:themeColor="text1"/>
            <w:rPrChange w:id="23694" w:author="梁元" w:date="2019-05-14T19:51:36Z">
              <w:rPr>
                <w:rFonts w:hint="eastAsia"/>
              </w:rPr>
            </w:rPrChange>
            <w14:textFill>
              <w14:solidFill>
                <w14:schemeClr w14:val="tx1"/>
              </w14:solidFill>
            </w14:textFill>
          </w:rPr>
          <w:t>在通用解法的基础上，</w:t>
        </w:r>
      </w:ins>
      <w:ins w:id="23696" w:author="冷雪凝" w:date="2019-05-14T19:24:35Z">
        <w:r>
          <w:rPr>
            <w:rFonts w:hint="eastAsia"/>
            <w:color w:val="000000" w:themeColor="text1"/>
            <w:lang w:val="en-US" w:eastAsia="zh-CN"/>
            <w:rPrChange w:id="23697" w:author="梁元" w:date="2019-05-14T19:51:36Z">
              <w:rPr>
                <w:rFonts w:hint="eastAsia"/>
                <w:lang w:val="en-US" w:eastAsia="zh-CN"/>
              </w:rPr>
            </w:rPrChange>
            <w14:textFill>
              <w14:solidFill>
                <w14:schemeClr w14:val="tx1"/>
              </w14:solidFill>
            </w14:textFill>
          </w:rPr>
          <w:t>介绍数据管理工具：Vuex</w:t>
        </w:r>
      </w:ins>
    </w:p>
    <w:p>
      <w:pPr>
        <w:spacing w:line="240" w:lineRule="auto"/>
        <w:ind w:firstLine="480" w:firstLineChars="200"/>
        <w:rPr>
          <w:ins w:id="23699" w:author="冷雪凝" w:date="2019-05-14T19:24:35Z"/>
          <w:rFonts w:hint="default"/>
          <w:color w:val="000000" w:themeColor="text1"/>
          <w:rPrChange w:id="23700" w:author="梁元" w:date="2019-05-14T19:51:36Z">
            <w:rPr>
              <w:ins w:id="23701" w:author="冷雪凝" w:date="2019-05-14T19:24:35Z"/>
              <w:rFonts w:hint="default"/>
            </w:rPr>
          </w:rPrChange>
          <w14:textFill>
            <w14:solidFill>
              <w14:schemeClr w14:val="tx1"/>
            </w14:solidFill>
          </w14:textFill>
        </w:rPr>
      </w:pPr>
      <w:ins w:id="23702" w:author="冷雪凝" w:date="2019-05-14T19:24:35Z">
        <w:r>
          <w:rPr>
            <w:rFonts w:hint="eastAsia"/>
            <w:color w:val="000000" w:themeColor="text1"/>
            <w:rPrChange w:id="23703" w:author="梁元" w:date="2019-05-14T19:51:36Z">
              <w:rPr>
                <w:rFonts w:hint="eastAsia"/>
              </w:rPr>
            </w:rPrChange>
            <w14:textFill>
              <w14:solidFill>
                <w14:schemeClr w14:val="tx1"/>
              </w14:solidFill>
            </w14:textFill>
          </w:rPr>
          <w:t>Vuex是一个专为 Vue.js 应用程序开发的</w:t>
        </w:r>
      </w:ins>
      <w:ins w:id="23705" w:author="冷雪凝" w:date="2019-05-14T19:24:35Z">
        <w:r>
          <w:rPr>
            <w:rFonts w:hint="default"/>
            <w:color w:val="000000" w:themeColor="text1"/>
            <w:rPrChange w:id="23706" w:author="梁元" w:date="2019-05-14T19:51:36Z">
              <w:rPr>
                <w:rFonts w:hint="default"/>
              </w:rPr>
            </w:rPrChange>
            <w14:textFill>
              <w14:solidFill>
                <w14:schemeClr w14:val="tx1"/>
              </w14:solidFill>
            </w14:textFill>
          </w:rPr>
          <w:t>状态管理模式。它采用集中式存储管理应用的所有组件的状态，并以相应的规则保证状态以一种可预测的方式发生变化。</w:t>
        </w:r>
      </w:ins>
    </w:p>
    <w:p>
      <w:pPr>
        <w:spacing w:line="240" w:lineRule="auto"/>
        <w:ind w:firstLine="480" w:firstLineChars="200"/>
        <w:rPr>
          <w:ins w:id="23708" w:author="冷雪凝" w:date="2019-05-14T19:24:35Z"/>
          <w:rFonts w:hint="default"/>
          <w:color w:val="000000" w:themeColor="text1"/>
          <w:lang w:val="en-US" w:eastAsia="zh-CN"/>
          <w:rPrChange w:id="23709" w:author="梁元" w:date="2019-05-14T19:51:36Z">
            <w:rPr>
              <w:ins w:id="23710" w:author="冷雪凝" w:date="2019-05-14T19:24:35Z"/>
              <w:rFonts w:hint="default"/>
              <w:lang w:val="en-US" w:eastAsia="zh-CN"/>
            </w:rPr>
          </w:rPrChange>
          <w14:textFill>
            <w14:solidFill>
              <w14:schemeClr w14:val="tx1"/>
            </w14:solidFill>
          </w14:textFill>
        </w:rPr>
      </w:pPr>
      <w:ins w:id="23711" w:author="冷雪凝" w:date="2019-05-14T19:24:35Z">
        <w:r>
          <w:rPr>
            <w:rFonts w:hint="default"/>
            <w:color w:val="000000" w:themeColor="text1"/>
            <w:lang w:val="en-US" w:eastAsia="zh-CN"/>
            <w:rPrChange w:id="23712" w:author="梁元" w:date="2019-05-14T19:51:36Z">
              <w:rPr>
                <w:rFonts w:hint="default"/>
                <w:lang w:val="en-US" w:eastAsia="zh-CN"/>
              </w:rPr>
            </w:rPrChange>
            <w14:textFill>
              <w14:solidFill>
                <w14:schemeClr w14:val="tx1"/>
              </w14:solidFill>
            </w14:textFill>
          </w:rPr>
          <w:t>每一个 Vuex 应用的核心就是 store（仓库）。“store”基本上就是一个容器，它包含着你的应用中大部分的状态 (state)。Vuex 和单纯的全局对象有以下两点不同：</w:t>
        </w:r>
      </w:ins>
    </w:p>
    <w:p>
      <w:pPr>
        <w:numPr>
          <w:ilvl w:val="0"/>
          <w:numId w:val="40"/>
        </w:numPr>
        <w:spacing w:line="240" w:lineRule="auto"/>
        <w:ind w:left="420" w:leftChars="0" w:firstLine="480" w:firstLineChars="200"/>
        <w:rPr>
          <w:ins w:id="23714" w:author="冷雪凝" w:date="2019-05-14T19:24:35Z"/>
          <w:rFonts w:hint="default"/>
          <w:color w:val="000000" w:themeColor="text1"/>
          <w:lang w:val="en-US" w:eastAsia="zh-CN"/>
          <w:rPrChange w:id="23715" w:author="梁元" w:date="2019-05-14T19:51:36Z">
            <w:rPr>
              <w:ins w:id="23716" w:author="冷雪凝" w:date="2019-05-14T19:24:35Z"/>
              <w:rFonts w:hint="default"/>
              <w:lang w:val="en-US" w:eastAsia="zh-CN"/>
            </w:rPr>
          </w:rPrChange>
          <w14:textFill>
            <w14:solidFill>
              <w14:schemeClr w14:val="tx1"/>
            </w14:solidFill>
          </w14:textFill>
        </w:rPr>
      </w:pPr>
      <w:ins w:id="23717" w:author="冷雪凝" w:date="2019-05-14T19:24:35Z">
        <w:r>
          <w:rPr>
            <w:rFonts w:hint="default"/>
            <w:color w:val="000000" w:themeColor="text1"/>
            <w:lang w:val="en-US" w:eastAsia="zh-CN"/>
            <w:rPrChange w:id="23718" w:author="梁元" w:date="2019-05-14T19:51:36Z">
              <w:rPr>
                <w:rFonts w:hint="default"/>
                <w:lang w:val="en-US" w:eastAsia="zh-CN"/>
              </w:rPr>
            </w:rPrChange>
            <w14:textFill>
              <w14:solidFill>
                <w14:schemeClr w14:val="tx1"/>
              </w14:solidFill>
            </w14:textFill>
          </w:rPr>
          <w:t>Vuex 的状态存储是响应式的。当 Vue 组件从 store 中读取状态的时候，若 store 中的状态发生变化，那么相应的组件也会相应地得到高效更新。</w:t>
        </w:r>
      </w:ins>
    </w:p>
    <w:p>
      <w:pPr>
        <w:numPr>
          <w:ilvl w:val="0"/>
          <w:numId w:val="40"/>
        </w:numPr>
        <w:spacing w:line="240" w:lineRule="auto"/>
        <w:ind w:left="420" w:leftChars="0" w:firstLine="480" w:firstLineChars="200"/>
        <w:rPr>
          <w:ins w:id="23720" w:author="冷雪凝" w:date="2019-05-14T19:24:35Z"/>
          <w:rFonts w:hint="default"/>
          <w:color w:val="000000" w:themeColor="text1"/>
          <w:lang w:val="en-US" w:eastAsia="zh-CN"/>
          <w:rPrChange w:id="23721" w:author="梁元" w:date="2019-05-14T19:51:36Z">
            <w:rPr>
              <w:ins w:id="23722" w:author="冷雪凝" w:date="2019-05-14T19:24:35Z"/>
              <w:rFonts w:hint="default"/>
              <w:lang w:val="en-US" w:eastAsia="zh-CN"/>
            </w:rPr>
          </w:rPrChange>
          <w14:textFill>
            <w14:solidFill>
              <w14:schemeClr w14:val="tx1"/>
            </w14:solidFill>
          </w14:textFill>
        </w:rPr>
      </w:pPr>
      <w:ins w:id="23723" w:author="冷雪凝" w:date="2019-05-14T19:24:35Z">
        <w:r>
          <w:rPr>
            <w:rFonts w:hint="default"/>
            <w:color w:val="000000" w:themeColor="text1"/>
            <w:lang w:val="en-US" w:eastAsia="zh-CN"/>
            <w:rPrChange w:id="23724" w:author="梁元" w:date="2019-05-14T19:51:36Z">
              <w:rPr>
                <w:rFonts w:hint="default"/>
                <w:lang w:val="en-US" w:eastAsia="zh-CN"/>
              </w:rPr>
            </w:rPrChange>
            <w14:textFill>
              <w14:solidFill>
                <w14:schemeClr w14:val="tx1"/>
              </w14:solidFill>
            </w14:textFill>
          </w:rPr>
          <w:t>你不能直接改变 store 中的状态。改变 store 中的状态的唯一途径就是显式地提交 (commit) mutation。这样使得我们可以方便地跟踪每一个状态的变化，从而让我们能够实现一些工具帮助我们更好地了解我们的应用。</w:t>
        </w:r>
      </w:ins>
    </w:p>
    <w:p>
      <w:pPr>
        <w:pStyle w:val="11"/>
        <w:keepNext w:val="0"/>
        <w:keepLines w:val="0"/>
        <w:widowControl/>
        <w:numPr>
          <w:ilvl w:val="0"/>
          <w:numId w:val="0"/>
        </w:numPr>
        <w:suppressLineNumbers w:val="0"/>
        <w:spacing w:line="240" w:lineRule="auto"/>
        <w:ind w:leftChars="0" w:firstLine="480" w:firstLineChars="200"/>
        <w:rPr>
          <w:ins w:id="23726" w:author="冷雪凝" w:date="2019-05-14T19:24:35Z"/>
          <w:color w:val="000000" w:themeColor="text1"/>
          <w:rPrChange w:id="23727" w:author="梁元" w:date="2019-05-14T19:51:36Z">
            <w:rPr>
              <w:ins w:id="23728" w:author="冷雪凝" w:date="2019-05-14T19:24:35Z"/>
            </w:rPr>
          </w:rPrChange>
          <w14:textFill>
            <w14:solidFill>
              <w14:schemeClr w14:val="tx1"/>
            </w14:solidFill>
          </w14:textFill>
        </w:rPr>
      </w:pPr>
      <w:ins w:id="23729" w:author="冷雪凝" w:date="2019-05-14T19:24:35Z">
        <w:r>
          <w:rPr>
            <w:color w:val="000000" w:themeColor="text1"/>
            <w:rPrChange w:id="23733" w:author="梁元" w:date="2019-05-14T19:51:36Z">
              <w:rPr/>
            </w:rPrChange>
            <w14:textFill>
              <w14:solidFill>
                <w14:schemeClr w14:val="tx1"/>
              </w14:solidFill>
            </w14:textFill>
          </w:rPr>
          <w:drawing>
            <wp:inline distT="0" distB="0" distL="114300" distR="114300">
              <wp:extent cx="5272405" cy="2154555"/>
              <wp:effectExtent l="0" t="0" r="4445" b="1714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79"/>
                      <a:stretch>
                        <a:fillRect/>
                      </a:stretch>
                    </pic:blipFill>
                    <pic:spPr>
                      <a:xfrm>
                        <a:off x="0" y="0"/>
                        <a:ext cx="5272405" cy="2154555"/>
                      </a:xfrm>
                      <a:prstGeom prst="rect">
                        <a:avLst/>
                      </a:prstGeom>
                      <a:noFill/>
                      <a:ln w="9525">
                        <a:noFill/>
                      </a:ln>
                    </pic:spPr>
                  </pic:pic>
                </a:graphicData>
              </a:graphic>
            </wp:inline>
          </w:drawing>
        </w:r>
      </w:ins>
    </w:p>
    <w:p>
      <w:pPr>
        <w:pStyle w:val="11"/>
        <w:keepNext w:val="0"/>
        <w:keepLines w:val="0"/>
        <w:widowControl/>
        <w:numPr>
          <w:ilvl w:val="0"/>
          <w:numId w:val="0"/>
        </w:numPr>
        <w:suppressLineNumbers w:val="0"/>
        <w:spacing w:line="240" w:lineRule="auto"/>
        <w:ind w:leftChars="0" w:firstLine="480" w:firstLineChars="200"/>
        <w:rPr>
          <w:ins w:id="23735" w:author="冷雪凝" w:date="2019-05-14T19:24:35Z"/>
          <w:rFonts w:hint="default" w:asciiTheme="minorHAnsi" w:hAnsiTheme="minorHAnsi" w:eastAsiaTheme="minorEastAsia" w:cstheme="minorBidi"/>
          <w:color w:val="000000" w:themeColor="text1"/>
          <w:kern w:val="2"/>
          <w:sz w:val="24"/>
          <w:szCs w:val="22"/>
          <w:lang w:val="en-US" w:eastAsia="zh-CN" w:bidi="ar-SA"/>
          <w:rPrChange w:id="23736" w:author="梁元" w:date="2019-05-14T19:51:36Z">
            <w:rPr>
              <w:ins w:id="23737" w:author="冷雪凝" w:date="2019-05-14T19:24:35Z"/>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pPr>
      <w:ins w:id="23738"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739"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现在，你可以通过</w:t>
        </w:r>
      </w:ins>
      <w:ins w:id="23741"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742"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 </w:t>
        </w:r>
      </w:ins>
      <w:ins w:id="23744"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745"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store.state</w:t>
        </w:r>
      </w:ins>
      <w:ins w:id="23747" w:author="冷雪凝" w:date="2019-05-14T19:24:35Z">
        <w:r>
          <w:rPr>
            <w:rFonts w:hint="default" w:asciiTheme="minorHAnsi" w:hAnsiTheme="minorHAnsi" w:eastAsiaTheme="minorEastAsia" w:cstheme="minorBidi"/>
            <w:color w:val="000000" w:themeColor="text1"/>
            <w:kern w:val="2"/>
            <w:sz w:val="24"/>
            <w:szCs w:val="22"/>
            <w:lang w:val="en-US" w:eastAsia="zh-CN" w:bidi="ar-SA"/>
            <w:rPrChange w:id="23748" w:author="梁元" w:date="2019-05-14T19:51:36Z">
              <w:rPr>
                <w:rFonts w:hint="default" w:asciiTheme="minorHAnsi" w:hAnsiTheme="minorHAnsi" w:eastAsiaTheme="minorEastAsia" w:cstheme="minorBidi"/>
                <w:kern w:val="2"/>
                <w:sz w:val="24"/>
                <w:szCs w:val="22"/>
                <w:lang w:val="en-US" w:eastAsia="zh-CN" w:bidi="ar-SA"/>
              </w:rPr>
            </w:rPrChange>
            <w14:textFill>
              <w14:solidFill>
                <w14:schemeClr w14:val="tx1"/>
              </w14:solidFill>
            </w14:textFill>
          </w:rPr>
          <w:t> 来获取状态对象，以及通过 store.commit 方法触发状态变更：</w:t>
        </w:r>
      </w:ins>
    </w:p>
    <w:p>
      <w:pPr>
        <w:pStyle w:val="11"/>
        <w:keepNext w:val="0"/>
        <w:keepLines w:val="0"/>
        <w:widowControl/>
        <w:numPr>
          <w:ilvl w:val="0"/>
          <w:numId w:val="0"/>
        </w:numPr>
        <w:suppressLineNumbers w:val="0"/>
        <w:spacing w:line="240" w:lineRule="auto"/>
        <w:ind w:leftChars="0" w:firstLine="480" w:firstLineChars="200"/>
        <w:rPr>
          <w:ins w:id="23750" w:author="冷雪凝" w:date="2019-05-14T19:24:35Z"/>
          <w:color w:val="000000" w:themeColor="text1"/>
          <w:rPrChange w:id="23751" w:author="梁元" w:date="2019-05-14T19:51:36Z">
            <w:rPr>
              <w:ins w:id="23752" w:author="冷雪凝" w:date="2019-05-14T19:24:35Z"/>
            </w:rPr>
          </w:rPrChange>
          <w14:textFill>
            <w14:solidFill>
              <w14:schemeClr w14:val="tx1"/>
            </w14:solidFill>
          </w14:textFill>
        </w:rPr>
      </w:pPr>
      <w:ins w:id="23753" w:author="冷雪凝" w:date="2019-05-14T19:24:35Z">
        <w:r>
          <w:rPr>
            <w:color w:val="000000" w:themeColor="text1"/>
            <w:rPrChange w:id="23757" w:author="梁元" w:date="2019-05-14T19:51:36Z">
              <w:rPr/>
            </w:rPrChange>
            <w14:textFill>
              <w14:solidFill>
                <w14:schemeClr w14:val="tx1"/>
              </w14:solidFill>
            </w14:textFill>
          </w:rPr>
          <w:drawing>
            <wp:inline distT="0" distB="0" distL="114300" distR="114300">
              <wp:extent cx="5272405" cy="760095"/>
              <wp:effectExtent l="0" t="0" r="4445" b="190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80"/>
                      <a:stretch>
                        <a:fillRect/>
                      </a:stretch>
                    </pic:blipFill>
                    <pic:spPr>
                      <a:xfrm>
                        <a:off x="0" y="0"/>
                        <a:ext cx="5272405" cy="760095"/>
                      </a:xfrm>
                      <a:prstGeom prst="rect">
                        <a:avLst/>
                      </a:prstGeom>
                      <a:noFill/>
                      <a:ln w="9525">
                        <a:noFill/>
                      </a:ln>
                    </pic:spPr>
                  </pic:pic>
                </a:graphicData>
              </a:graphic>
            </wp:inline>
          </w:drawing>
        </w:r>
      </w:ins>
    </w:p>
    <w:p>
      <w:pPr>
        <w:spacing w:line="240" w:lineRule="auto"/>
        <w:ind w:firstLine="480" w:firstLineChars="200"/>
        <w:rPr>
          <w:ins w:id="23759" w:author="冷雪凝" w:date="2019-05-14T19:24:35Z"/>
          <w:rFonts w:hint="eastAsia"/>
          <w:color w:val="000000" w:themeColor="text1"/>
          <w:lang w:val="en-US" w:eastAsia="zh-CN"/>
          <w:rPrChange w:id="23760" w:author="梁元" w:date="2019-05-14T19:51:36Z">
            <w:rPr>
              <w:ins w:id="23761" w:author="冷雪凝" w:date="2019-05-14T19:24:35Z"/>
              <w:rFonts w:hint="eastAsia"/>
              <w:lang w:val="en-US" w:eastAsia="zh-CN"/>
            </w:rPr>
          </w:rPrChange>
          <w14:textFill>
            <w14:solidFill>
              <w14:schemeClr w14:val="tx1"/>
            </w14:solidFill>
          </w14:textFill>
        </w:rPr>
      </w:pPr>
      <w:ins w:id="23762" w:author="冷雪凝" w:date="2019-05-14T19:24:35Z">
        <w:r>
          <w:rPr>
            <w:rFonts w:hint="default"/>
            <w:color w:val="000000" w:themeColor="text1"/>
            <w:lang w:val="en-US" w:eastAsia="zh-CN"/>
            <w:rPrChange w:id="23763" w:author="梁元" w:date="2019-05-14T19:51:36Z">
              <w:rPr>
                <w:rFonts w:hint="default"/>
                <w:lang w:val="en-US" w:eastAsia="zh-CN"/>
              </w:rPr>
            </w:rPrChange>
            <w14:textFill>
              <w14:solidFill>
                <w14:schemeClr w14:val="tx1"/>
              </w14:solidFill>
            </w14:textFill>
          </w:rPr>
          <w:t>我们通过提交 mutation 的方式，而非直接改变 </w:t>
        </w:r>
      </w:ins>
      <w:ins w:id="23765" w:author="冷雪凝" w:date="2019-05-14T19:24:35Z">
        <w:r>
          <w:rPr>
            <w:rFonts w:hint="eastAsia"/>
            <w:color w:val="000000" w:themeColor="text1"/>
            <w:lang w:val="en-US" w:eastAsia="zh-CN"/>
            <w:rPrChange w:id="23766" w:author="梁元" w:date="2019-05-14T19:51:36Z">
              <w:rPr>
                <w:rFonts w:hint="eastAsia"/>
                <w:lang w:val="en-US" w:eastAsia="zh-CN"/>
              </w:rPr>
            </w:rPrChange>
            <w14:textFill>
              <w14:solidFill>
                <w14:schemeClr w14:val="tx1"/>
              </w14:solidFill>
            </w14:textFill>
          </w:rPr>
          <w:t>store.state.count</w:t>
        </w:r>
      </w:ins>
      <w:ins w:id="23768" w:author="冷雪凝" w:date="2019-05-14T19:24:35Z">
        <w:r>
          <w:rPr>
            <w:rFonts w:hint="default"/>
            <w:color w:val="000000" w:themeColor="text1"/>
            <w:lang w:val="en-US" w:eastAsia="zh-CN"/>
            <w:rPrChange w:id="23769" w:author="梁元" w:date="2019-05-14T19:51:36Z">
              <w:rPr>
                <w:rFonts w:hint="default"/>
                <w:lang w:val="en-US" w:eastAsia="zh-CN"/>
              </w:rPr>
            </w:rPrChange>
            <w14:textFill>
              <w14:solidFill>
                <w14:schemeClr w14:val="tx1"/>
              </w14:solidFill>
            </w14:textFill>
          </w:rPr>
          <w:t>，是因为我们想要更明确地追踪到状态的变化。这个简单的约定能够让你的意图更加明显，这样你在阅读代码的时候能更容易地解读应用内部的状态改变。此外，这样也让我们有机会去实现一些能记录每次状态改变，保存状态快照的调试工具。有了它，我们甚至可以实现如时间穿梭般的调试体验。</w:t>
        </w:r>
      </w:ins>
    </w:p>
    <w:p>
      <w:pPr>
        <w:spacing w:line="240" w:lineRule="auto"/>
        <w:ind w:firstLine="480" w:firstLineChars="200"/>
        <w:rPr>
          <w:ins w:id="23771" w:author="冷雪凝" w:date="2019-05-14T19:24:35Z"/>
          <w:rFonts w:hint="eastAsia"/>
          <w:color w:val="000000" w:themeColor="text1"/>
          <w:lang w:val="en-US" w:eastAsia="zh-CN"/>
          <w:rPrChange w:id="23772" w:author="梁元" w:date="2019-05-14T19:51:36Z">
            <w:rPr>
              <w:ins w:id="23773" w:author="冷雪凝" w:date="2019-05-14T19:24:35Z"/>
              <w:rFonts w:hint="eastAsia"/>
              <w:lang w:val="en-US" w:eastAsia="zh-CN"/>
            </w:rPr>
          </w:rPrChange>
          <w14:textFill>
            <w14:solidFill>
              <w14:schemeClr w14:val="tx1"/>
            </w14:solidFill>
          </w14:textFill>
        </w:rPr>
      </w:pPr>
      <w:ins w:id="23774" w:author="冷雪凝" w:date="2019-05-14T19:24:35Z">
        <w:r>
          <w:rPr>
            <w:rFonts w:hint="default"/>
            <w:color w:val="000000" w:themeColor="text1"/>
            <w:lang w:val="en-US" w:eastAsia="zh-CN"/>
            <w:rPrChange w:id="23775" w:author="梁元" w:date="2019-05-14T19:51:36Z">
              <w:rPr>
                <w:rFonts w:hint="default"/>
                <w:lang w:val="en-US" w:eastAsia="zh-CN"/>
              </w:rPr>
            </w:rPrChange>
            <w14:textFill>
              <w14:solidFill>
                <w14:schemeClr w14:val="tx1"/>
              </w14:solidFill>
            </w14:textFill>
          </w:rPr>
          <w:t>由于 store 中的状态是响应式的，在组件中调用 store 中的状态简单到仅需要在计算属性中返回即可。触发变化也仅仅是在组件的 methods 中提交 mutation。</w:t>
        </w:r>
      </w:ins>
    </w:p>
    <w:p>
      <w:pPr>
        <w:pStyle w:val="3"/>
        <w:numPr>
          <w:ilvl w:val="0"/>
          <w:numId w:val="39"/>
        </w:numPr>
        <w:spacing w:line="240" w:lineRule="auto"/>
        <w:ind w:firstLine="562" w:firstLineChars="200"/>
        <w:rPr>
          <w:ins w:id="23777" w:author="冷雪凝" w:date="2019-05-14T19:24:35Z"/>
          <w:rFonts w:ascii="仿宋" w:hAnsi="仿宋" w:eastAsia="仿宋"/>
          <w:color w:val="000000" w:themeColor="text1"/>
          <w:sz w:val="28"/>
          <w:szCs w:val="28"/>
          <w:rPrChange w:id="23778" w:author="梁元" w:date="2019-05-14T19:51:36Z">
            <w:rPr>
              <w:ins w:id="23779" w:author="冷雪凝" w:date="2019-05-14T19:24:35Z"/>
              <w:rFonts w:ascii="仿宋" w:hAnsi="仿宋" w:eastAsia="仿宋"/>
              <w:sz w:val="28"/>
              <w:szCs w:val="28"/>
            </w:rPr>
          </w:rPrChange>
          <w14:textFill>
            <w14:solidFill>
              <w14:schemeClr w14:val="tx1"/>
            </w14:solidFill>
          </w14:textFill>
        </w:rPr>
      </w:pPr>
      <w:ins w:id="23780" w:author="冷雪凝" w:date="2019-05-14T19:24:35Z">
        <w:bookmarkStart w:id="897" w:name="_Toc32375_WPSOffice_Level2"/>
        <w:r>
          <w:rPr>
            <w:rFonts w:hint="eastAsia" w:ascii="仿宋" w:hAnsi="仿宋" w:eastAsia="仿宋"/>
            <w:color w:val="000000" w:themeColor="text1"/>
            <w:sz w:val="28"/>
            <w:szCs w:val="28"/>
            <w:rPrChange w:id="23781" w:author="梁元" w:date="2019-05-14T19:51:36Z">
              <w:rPr>
                <w:rFonts w:hint="eastAsia" w:ascii="仿宋" w:hAnsi="仿宋" w:eastAsia="仿宋"/>
                <w:sz w:val="28"/>
                <w:szCs w:val="28"/>
              </w:rPr>
            </w:rPrChange>
            <w14:textFill>
              <w14:solidFill>
                <w14:schemeClr w14:val="tx1"/>
              </w14:solidFill>
            </w14:textFill>
          </w:rPr>
          <w:t>解法对比及优缺点</w:t>
        </w:r>
        <w:bookmarkEnd w:id="897"/>
      </w:ins>
    </w:p>
    <w:p>
      <w:pPr>
        <w:spacing w:line="240" w:lineRule="auto"/>
        <w:ind w:firstLine="480" w:firstLineChars="200"/>
        <w:rPr>
          <w:ins w:id="23783" w:author="冷雪凝" w:date="2019-05-14T19:24:35Z"/>
          <w:rFonts w:hint="eastAsia"/>
          <w:color w:val="000000" w:themeColor="text1"/>
          <w:rPrChange w:id="23784" w:author="梁元" w:date="2019-05-14T19:51:36Z">
            <w:rPr>
              <w:ins w:id="23785" w:author="冷雪凝" w:date="2019-05-14T19:24:35Z"/>
              <w:rFonts w:hint="eastAsia"/>
            </w:rPr>
          </w:rPrChange>
          <w14:textFill>
            <w14:solidFill>
              <w14:schemeClr w14:val="tx1"/>
            </w14:solidFill>
          </w14:textFill>
        </w:rPr>
      </w:pPr>
      <w:ins w:id="23786" w:author="冷雪凝" w:date="2019-05-14T19:24:35Z">
        <w:r>
          <w:rPr>
            <w:rFonts w:hint="eastAsia"/>
            <w:color w:val="000000" w:themeColor="text1"/>
            <w:rPrChange w:id="23787" w:author="梁元" w:date="2019-05-14T19:51:36Z">
              <w:rPr>
                <w:rFonts w:hint="eastAsia"/>
              </w:rPr>
            </w:rPrChange>
            <w14:textFill>
              <w14:solidFill>
                <w14:schemeClr w14:val="tx1"/>
              </w14:solidFill>
            </w14:textFill>
          </w:rPr>
          <w:t>对比以上解法</w:t>
        </w:r>
      </w:ins>
      <w:ins w:id="23789" w:author="冷雪凝" w:date="2019-05-14T19:24:35Z">
        <w:r>
          <w:rPr>
            <w:rFonts w:hint="eastAsia"/>
            <w:color w:val="000000" w:themeColor="text1"/>
            <w:lang w:eastAsia="zh-CN"/>
            <w:rPrChange w:id="23790" w:author="梁元" w:date="2019-05-14T19:51:36Z">
              <w:rPr>
                <w:rFonts w:hint="eastAsia"/>
                <w:lang w:eastAsia="zh-CN"/>
              </w:rPr>
            </w:rPrChange>
            <w14:textFill>
              <w14:solidFill>
                <w14:schemeClr w14:val="tx1"/>
              </w14:solidFill>
            </w14:textFill>
          </w:rPr>
          <w:t>，</w:t>
        </w:r>
      </w:ins>
      <w:ins w:id="23792" w:author="冷雪凝" w:date="2019-05-14T19:24:35Z">
        <w:r>
          <w:rPr>
            <w:rFonts w:hint="eastAsia"/>
            <w:color w:val="000000" w:themeColor="text1"/>
            <w:lang w:val="en-US" w:eastAsia="zh-CN"/>
            <w:rPrChange w:id="23793" w:author="梁元" w:date="2019-05-14T19:51:36Z">
              <w:rPr>
                <w:rFonts w:hint="eastAsia"/>
                <w:lang w:val="en-US" w:eastAsia="zh-CN"/>
              </w:rPr>
            </w:rPrChange>
            <w14:textFill>
              <w14:solidFill>
                <w14:schemeClr w14:val="tx1"/>
              </w14:solidFill>
            </w14:textFill>
          </w:rPr>
          <w:t>我们发现在通用解法中我们只说到Vue自身的状态管理和BUS做组件间的通信，而在大</w:t>
        </w:r>
      </w:ins>
      <w:ins w:id="23795" w:author="冷雪凝" w:date="2019-05-14T19:24:35Z">
        <w:r>
          <w:rPr>
            <w:rFonts w:hint="eastAsia" w:asciiTheme="minorHAnsi" w:hAnsiTheme="minorHAnsi" w:eastAsiaTheme="minorEastAsia" w:cstheme="minorBidi"/>
            <w:color w:val="000000" w:themeColor="text1"/>
            <w:kern w:val="2"/>
            <w:sz w:val="24"/>
            <w:szCs w:val="22"/>
            <w:lang w:val="en-US" w:eastAsia="zh-CN" w:bidi="ar-SA"/>
            <w:rPrChange w:id="23796" w:author="梁元" w:date="2019-05-14T19:51:36Z">
              <w:rPr>
                <w:rFonts w:hint="eastAsia" w:asciiTheme="minorHAnsi" w:hAnsiTheme="minorHAnsi" w:eastAsiaTheme="minorEastAsia" w:cstheme="minorBidi"/>
                <w:kern w:val="2"/>
                <w:sz w:val="24"/>
                <w:szCs w:val="22"/>
                <w:lang w:val="en-US" w:eastAsia="zh-CN" w:bidi="ar-SA"/>
              </w:rPr>
            </w:rPrChange>
            <w14:textFill>
              <w14:solidFill>
                <w14:schemeClr w14:val="tx1"/>
              </w14:solidFill>
            </w14:textFill>
          </w:rPr>
          <w:t>牛级解法中我们</w:t>
        </w:r>
      </w:ins>
      <w:ins w:id="23798" w:author="冷雪凝" w:date="2019-05-14T19:24:35Z">
        <w:r>
          <w:rPr>
            <w:rFonts w:hint="eastAsia" w:cstheme="minorBidi"/>
            <w:color w:val="000000" w:themeColor="text1"/>
            <w:kern w:val="2"/>
            <w:sz w:val="24"/>
            <w:szCs w:val="22"/>
            <w:lang w:val="en-US" w:eastAsia="zh-CN" w:bidi="ar-SA"/>
            <w:rPrChange w:id="23799" w:author="梁元" w:date="2019-05-14T19:51:36Z">
              <w:rPr>
                <w:rFonts w:hint="eastAsia" w:cstheme="minorBidi"/>
                <w:kern w:val="2"/>
                <w:sz w:val="24"/>
                <w:szCs w:val="22"/>
                <w:lang w:val="en-US" w:eastAsia="zh-CN" w:bidi="ar-SA"/>
              </w:rPr>
            </w:rPrChange>
            <w14:textFill>
              <w14:solidFill>
                <w14:schemeClr w14:val="tx1"/>
              </w14:solidFill>
            </w14:textFill>
          </w:rPr>
          <w:t>给出了最新的类flux架构的vuex。Vuex既可以帮我们解决数据管理，</w:t>
        </w:r>
      </w:ins>
      <w:ins w:id="23801" w:author="冷雪凝" w:date="2019-05-14T19:24:35Z">
        <w:r>
          <w:rPr>
            <w:rFonts w:hint="default"/>
            <w:color w:val="000000" w:themeColor="text1"/>
            <w:rPrChange w:id="23802" w:author="梁元" w:date="2019-05-14T19:51:36Z">
              <w:rPr>
                <w:rFonts w:hint="default"/>
              </w:rPr>
            </w:rPrChange>
            <w14:textFill>
              <w14:solidFill>
                <w14:schemeClr w14:val="tx1"/>
              </w14:solidFill>
            </w14:textFill>
          </w:rPr>
          <w:t>并以相应的规则保证状态以一种可预测的方式发生变化</w:t>
        </w:r>
      </w:ins>
      <w:ins w:id="23804" w:author="冷雪凝" w:date="2019-05-14T19:24:35Z">
        <w:r>
          <w:rPr>
            <w:rFonts w:hint="eastAsia"/>
            <w:color w:val="000000" w:themeColor="text1"/>
            <w:lang w:val="en-US" w:eastAsia="zh-CN"/>
            <w:rPrChange w:id="23805" w:author="梁元" w:date="2019-05-14T19:51:36Z">
              <w:rPr>
                <w:rFonts w:hint="eastAsia"/>
                <w:lang w:val="en-US" w:eastAsia="zh-CN"/>
              </w:rPr>
            </w:rPrChange>
            <w14:textFill>
              <w14:solidFill>
                <w14:schemeClr w14:val="tx1"/>
              </w14:solidFill>
            </w14:textFill>
          </w:rPr>
          <w:t>来实现组件间的通信</w:t>
        </w:r>
      </w:ins>
      <w:ins w:id="23807" w:author="冷雪凝" w:date="2019-05-14T19:24:35Z">
        <w:r>
          <w:rPr>
            <w:rFonts w:hint="default"/>
            <w:color w:val="000000" w:themeColor="text1"/>
            <w:rPrChange w:id="23808" w:author="梁元" w:date="2019-05-14T19:51:36Z">
              <w:rPr>
                <w:rFonts w:hint="default"/>
              </w:rPr>
            </w:rPrChange>
            <w14:textFill>
              <w14:solidFill>
                <w14:schemeClr w14:val="tx1"/>
              </w14:solidFill>
            </w14:textFill>
          </w:rPr>
          <w:t>。</w:t>
        </w:r>
      </w:ins>
      <w:ins w:id="23810" w:author="冷雪凝" w:date="2019-05-14T19:24:35Z">
        <w:r>
          <w:rPr>
            <w:rFonts w:hint="eastAsia"/>
            <w:color w:val="000000" w:themeColor="text1"/>
            <w:lang w:val="en-US" w:eastAsia="zh-CN"/>
            <w:rPrChange w:id="23811" w:author="梁元" w:date="2019-05-14T19:51:36Z">
              <w:rPr>
                <w:rFonts w:hint="eastAsia"/>
                <w:lang w:val="en-US" w:eastAsia="zh-CN"/>
              </w:rPr>
            </w:rPrChange>
            <w14:textFill>
              <w14:solidFill>
                <w14:schemeClr w14:val="tx1"/>
              </w14:solidFill>
            </w14:textFill>
          </w:rPr>
          <w:t>这种解法让我们在回答问题时更有层次，我们的技术深度也能够更好的体现出来。</w:t>
        </w:r>
      </w:ins>
    </w:p>
    <w:p>
      <w:pPr>
        <w:pStyle w:val="3"/>
        <w:numPr>
          <w:ilvl w:val="0"/>
          <w:numId w:val="39"/>
        </w:numPr>
        <w:spacing w:line="240" w:lineRule="auto"/>
        <w:ind w:firstLine="562" w:firstLineChars="200"/>
        <w:rPr>
          <w:ins w:id="23813" w:author="冷雪凝" w:date="2019-05-14T19:24:35Z"/>
          <w:rFonts w:hint="eastAsia"/>
          <w:color w:val="000000" w:themeColor="text1"/>
          <w:lang w:val="en-US" w:eastAsia="zh-CN"/>
          <w:rPrChange w:id="23814" w:author="梁元" w:date="2019-05-14T19:51:36Z">
            <w:rPr>
              <w:ins w:id="23815" w:author="冷雪凝" w:date="2019-05-14T19:24:35Z"/>
              <w:rFonts w:hint="eastAsia"/>
              <w:lang w:val="en-US" w:eastAsia="zh-CN"/>
            </w:rPr>
          </w:rPrChange>
          <w14:textFill>
            <w14:solidFill>
              <w14:schemeClr w14:val="tx1"/>
            </w14:solidFill>
          </w14:textFill>
        </w:rPr>
      </w:pPr>
      <w:ins w:id="23816" w:author="冷雪凝" w:date="2019-05-14T19:24:35Z">
        <w:bookmarkStart w:id="898" w:name="_Toc6708_WPSOffice_Level2"/>
        <w:r>
          <w:rPr>
            <w:rFonts w:hint="eastAsia" w:ascii="仿宋" w:hAnsi="仿宋" w:eastAsia="仿宋"/>
            <w:color w:val="000000" w:themeColor="text1"/>
            <w:sz w:val="28"/>
            <w:szCs w:val="28"/>
            <w:rPrChange w:id="23817"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898"/>
      </w:ins>
    </w:p>
    <w:p>
      <w:pPr>
        <w:spacing w:line="240" w:lineRule="auto"/>
        <w:ind w:firstLine="480" w:firstLineChars="200"/>
        <w:rPr>
          <w:ins w:id="23819" w:author="冷雪凝" w:date="2019-05-14T19:24:35Z"/>
          <w:rFonts w:hint="eastAsia"/>
          <w:color w:val="000000" w:themeColor="text1"/>
          <w:lang w:val="en-US" w:eastAsia="zh-CN"/>
          <w:rPrChange w:id="23820" w:author="梁元" w:date="2019-05-14T19:51:36Z">
            <w:rPr>
              <w:ins w:id="23821" w:author="冷雪凝" w:date="2019-05-14T19:24:35Z"/>
              <w:rFonts w:hint="eastAsia"/>
              <w:lang w:val="en-US" w:eastAsia="zh-CN"/>
            </w:rPr>
          </w:rPrChange>
          <w14:textFill>
            <w14:solidFill>
              <w14:schemeClr w14:val="tx1"/>
            </w14:solidFill>
          </w14:textFill>
        </w:rPr>
      </w:pPr>
      <w:ins w:id="23822" w:author="冷雪凝" w:date="2019-05-14T19:24:35Z">
        <w:r>
          <w:rPr>
            <w:rFonts w:hint="default"/>
            <w:color w:val="000000" w:themeColor="text1"/>
            <w:lang w:val="en-US" w:eastAsia="zh-CN"/>
            <w:rPrChange w:id="23823" w:author="梁元" w:date="2019-05-14T19:51:36Z">
              <w:rPr>
                <w:rFonts w:hint="default"/>
                <w:lang w:val="en-US" w:eastAsia="zh-CN"/>
              </w:rPr>
            </w:rPrChange>
            <w14:textFill>
              <w14:solidFill>
                <w14:schemeClr w14:val="tx1"/>
              </w14:solidFill>
            </w14:textFill>
          </w:rPr>
          <w:t>由于使用单一状态树，应用的所有状态会集中到一个比较大的对象。当应用变得非常复杂时，store 对象就有可能变得相当臃肿。</w:t>
        </w:r>
      </w:ins>
    </w:p>
    <w:p>
      <w:pPr>
        <w:spacing w:line="240" w:lineRule="auto"/>
        <w:ind w:firstLine="480" w:firstLineChars="200"/>
        <w:rPr>
          <w:ins w:id="23825" w:author="冷雪凝" w:date="2019-05-14T19:24:35Z"/>
          <w:rFonts w:hint="default"/>
          <w:color w:val="000000" w:themeColor="text1"/>
          <w:lang w:val="en-US" w:eastAsia="zh-CN"/>
          <w:rPrChange w:id="23826" w:author="梁元" w:date="2019-05-14T19:51:36Z">
            <w:rPr>
              <w:ins w:id="23827" w:author="冷雪凝" w:date="2019-05-14T19:24:35Z"/>
              <w:rFonts w:hint="default"/>
              <w:lang w:val="en-US" w:eastAsia="zh-CN"/>
            </w:rPr>
          </w:rPrChange>
          <w14:textFill>
            <w14:solidFill>
              <w14:schemeClr w14:val="tx1"/>
            </w14:solidFill>
          </w14:textFill>
        </w:rPr>
      </w:pPr>
      <w:ins w:id="23828" w:author="冷雪凝" w:date="2019-05-14T19:24:35Z">
        <w:r>
          <w:rPr>
            <w:rFonts w:hint="default"/>
            <w:color w:val="000000" w:themeColor="text1"/>
            <w:lang w:val="en-US" w:eastAsia="zh-CN"/>
            <w:rPrChange w:id="23829" w:author="梁元" w:date="2019-05-14T19:51:36Z">
              <w:rPr>
                <w:rFonts w:hint="default"/>
                <w:lang w:val="en-US" w:eastAsia="zh-CN"/>
              </w:rPr>
            </w:rPrChange>
            <w14:textFill>
              <w14:solidFill>
                <w14:schemeClr w14:val="tx1"/>
              </w14:solidFill>
            </w14:textFill>
          </w:rPr>
          <w:t>为了解决以上问题，Vuex 允许我们将 store 分割成模块（module）。每个模块拥有自己的 state、mutation、action、getter、甚至是嵌套子模块——从上至下进行同样方式的分割：</w:t>
        </w:r>
      </w:ins>
    </w:p>
    <w:p>
      <w:pPr>
        <w:spacing w:line="240" w:lineRule="auto"/>
        <w:ind w:firstLine="480" w:firstLineChars="200"/>
        <w:jc w:val="left"/>
        <w:rPr>
          <w:ins w:id="23831" w:author="冷雪凝" w:date="2019-05-14T19:24:35Z"/>
          <w:rFonts w:hint="default"/>
          <w:color w:val="000000" w:themeColor="text1"/>
          <w:lang w:val="en-US" w:eastAsia="zh-CN"/>
          <w:rPrChange w:id="23832" w:author="梁元" w:date="2019-05-14T19:51:36Z">
            <w:rPr>
              <w:ins w:id="23833" w:author="冷雪凝" w:date="2019-05-14T19:24:35Z"/>
              <w:rFonts w:hint="default"/>
              <w:lang w:val="en-US" w:eastAsia="zh-CN"/>
            </w:rPr>
          </w:rPrChange>
          <w14:textFill>
            <w14:solidFill>
              <w14:schemeClr w14:val="tx1"/>
            </w14:solidFill>
          </w14:textFill>
        </w:rPr>
      </w:pPr>
      <w:ins w:id="23834" w:author="冷雪凝" w:date="2019-05-14T19:24:35Z">
        <w:r>
          <w:rPr>
            <w:color w:val="000000" w:themeColor="text1"/>
            <w:rPrChange w:id="23838" w:author="梁元" w:date="2019-05-14T19:51:36Z">
              <w:rPr/>
            </w:rPrChange>
            <w14:textFill>
              <w14:solidFill>
                <w14:schemeClr w14:val="tx1"/>
              </w14:solidFill>
            </w14:textFill>
          </w:rPr>
          <w:drawing>
            <wp:inline distT="0" distB="0" distL="114300" distR="114300">
              <wp:extent cx="5272405" cy="3738245"/>
              <wp:effectExtent l="0" t="0" r="4445" b="1460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81"/>
                      <a:stretch>
                        <a:fillRect/>
                      </a:stretch>
                    </pic:blipFill>
                    <pic:spPr>
                      <a:xfrm>
                        <a:off x="0" y="0"/>
                        <a:ext cx="5272405" cy="3738245"/>
                      </a:xfrm>
                      <a:prstGeom prst="rect">
                        <a:avLst/>
                      </a:prstGeom>
                      <a:noFill/>
                      <a:ln w="9525">
                        <a:noFill/>
                      </a:ln>
                    </pic:spPr>
                  </pic:pic>
                </a:graphicData>
              </a:graphic>
            </wp:inline>
          </w:drawing>
        </w:r>
      </w:ins>
    </w:p>
    <w:p>
      <w:pPr>
        <w:ind w:firstLine="480" w:firstLineChars="200"/>
        <w:rPr>
          <w:ins w:id="23840" w:author="冷雪凝" w:date="2019-05-14T19:24:35Z"/>
          <w:rFonts w:hint="eastAsia"/>
          <w:color w:val="000000" w:themeColor="text1"/>
          <w:lang w:val="en-US" w:eastAsia="zh-CN"/>
          <w:rPrChange w:id="23841" w:author="梁元" w:date="2019-05-14T19:51:36Z">
            <w:rPr>
              <w:ins w:id="23842" w:author="冷雪凝" w:date="2019-05-14T19:24:35Z"/>
              <w:rFonts w:hint="eastAsia"/>
              <w:lang w:val="en-US" w:eastAsia="zh-CN"/>
            </w:rPr>
          </w:rPrChange>
          <w14:textFill>
            <w14:solidFill>
              <w14:schemeClr w14:val="tx1"/>
            </w14:solidFill>
          </w14:textFill>
        </w:rPr>
      </w:pPr>
    </w:p>
    <w:p>
      <w:pPr>
        <w:keepNext w:val="0"/>
        <w:keepLines w:val="0"/>
        <w:widowControl/>
        <w:suppressLineNumbers w:val="0"/>
        <w:ind w:firstLine="480" w:firstLineChars="200"/>
        <w:jc w:val="left"/>
        <w:rPr>
          <w:ins w:id="23843" w:author="冷雪凝" w:date="2019-05-14T19:24:35Z"/>
          <w:color w:val="000000" w:themeColor="text1"/>
          <w:rPrChange w:id="23844" w:author="梁元" w:date="2019-05-14T19:51:36Z">
            <w:rPr>
              <w:ins w:id="23845" w:author="冷雪凝" w:date="2019-05-14T19:24:35Z"/>
            </w:rPr>
          </w:rPrChange>
          <w14:textFill>
            <w14:solidFill>
              <w14:schemeClr w14:val="tx1"/>
            </w14:solidFill>
          </w14:textFill>
        </w:rPr>
      </w:pPr>
    </w:p>
    <w:p>
      <w:pPr>
        <w:pStyle w:val="3"/>
        <w:numPr>
          <w:ilvl w:val="0"/>
          <w:numId w:val="39"/>
        </w:numPr>
        <w:spacing w:line="240" w:lineRule="auto"/>
        <w:ind w:firstLine="562" w:firstLineChars="200"/>
        <w:rPr>
          <w:ins w:id="23846" w:author="冷雪凝" w:date="2019-05-14T19:24:35Z"/>
          <w:rFonts w:ascii="仿宋" w:hAnsi="仿宋" w:eastAsia="仿宋"/>
          <w:color w:val="000000" w:themeColor="text1"/>
          <w:sz w:val="28"/>
          <w:szCs w:val="28"/>
          <w:rPrChange w:id="23847" w:author="梁元" w:date="2019-05-14T19:51:36Z">
            <w:rPr>
              <w:ins w:id="23848" w:author="冷雪凝" w:date="2019-05-14T19:24:35Z"/>
              <w:rFonts w:ascii="仿宋" w:hAnsi="仿宋" w:eastAsia="仿宋"/>
              <w:sz w:val="28"/>
              <w:szCs w:val="28"/>
            </w:rPr>
          </w:rPrChange>
          <w14:textFill>
            <w14:solidFill>
              <w14:schemeClr w14:val="tx1"/>
            </w14:solidFill>
          </w14:textFill>
        </w:rPr>
      </w:pPr>
      <w:ins w:id="23849" w:author="冷雪凝" w:date="2019-05-14T19:24:35Z">
        <w:bookmarkStart w:id="899" w:name="_Toc5077_WPSOffice_Level2"/>
        <w:r>
          <w:rPr>
            <w:rFonts w:hint="eastAsia" w:ascii="仿宋" w:hAnsi="仿宋" w:eastAsia="仿宋"/>
            <w:color w:val="000000" w:themeColor="text1"/>
            <w:sz w:val="28"/>
            <w:szCs w:val="28"/>
            <w:rPrChange w:id="23850" w:author="梁元" w:date="2019-05-14T19:51:36Z">
              <w:rPr>
                <w:rFonts w:hint="eastAsia" w:ascii="仿宋" w:hAnsi="仿宋" w:eastAsia="仿宋"/>
                <w:sz w:val="28"/>
                <w:szCs w:val="28"/>
              </w:rPr>
            </w:rPrChange>
            <w14:textFill>
              <w14:solidFill>
                <w14:schemeClr w14:val="tx1"/>
              </w14:solidFill>
            </w14:textFill>
          </w:rPr>
          <w:t>项目中体现经验的点</w:t>
        </w:r>
        <w:bookmarkEnd w:id="899"/>
      </w:ins>
    </w:p>
    <w:p>
      <w:pPr>
        <w:ind w:firstLine="480" w:firstLineChars="200"/>
        <w:rPr>
          <w:ins w:id="23852" w:author="冷雪凝" w:date="2019-05-14T19:24:35Z"/>
          <w:rFonts w:hint="eastAsia"/>
          <w:color w:val="000000" w:themeColor="text1"/>
          <w:lang w:val="en-US"/>
          <w:rPrChange w:id="23853" w:author="梁元" w:date="2019-05-14T19:51:36Z">
            <w:rPr>
              <w:ins w:id="23854" w:author="冷雪凝" w:date="2019-05-14T19:24:35Z"/>
              <w:rFonts w:hint="eastAsia"/>
              <w:lang w:val="en-US"/>
            </w:rPr>
          </w:rPrChange>
          <w14:textFill>
            <w14:solidFill>
              <w14:schemeClr w14:val="tx1"/>
            </w14:solidFill>
          </w14:textFill>
        </w:rPr>
      </w:pPr>
      <w:ins w:id="23855" w:author="冷雪凝" w:date="2019-05-14T19:24:35Z">
        <w:r>
          <w:rPr>
            <w:rFonts w:hint="eastAsia"/>
            <w:color w:val="000000" w:themeColor="text1"/>
            <w:rPrChange w:id="23856" w:author="梁元" w:date="2019-05-14T19:51:36Z">
              <w:rPr>
                <w:rFonts w:hint="eastAsia"/>
              </w:rPr>
            </w:rPrChange>
            <w14:textFill>
              <w14:solidFill>
                <w14:schemeClr w14:val="tx1"/>
              </w14:solidFill>
            </w14:textFill>
          </w:rPr>
          <w:t>深刻理解</w:t>
        </w:r>
      </w:ins>
      <w:ins w:id="23858" w:author="冷雪凝" w:date="2019-05-14T19:24:35Z">
        <w:r>
          <w:rPr>
            <w:rFonts w:hint="eastAsia"/>
            <w:color w:val="000000" w:themeColor="text1"/>
            <w:lang w:val="en-US" w:eastAsia="zh-CN"/>
            <w:rPrChange w:id="23859" w:author="梁元" w:date="2019-05-14T19:51:36Z">
              <w:rPr>
                <w:rFonts w:hint="eastAsia"/>
                <w:lang w:val="en-US" w:eastAsia="zh-CN"/>
              </w:rPr>
            </w:rPrChange>
            <w14:textFill>
              <w14:solidFill>
                <w14:schemeClr w14:val="tx1"/>
              </w14:solidFill>
            </w14:textFill>
          </w:rPr>
          <w:t>vue的数据管理机制，在项目中管理好数据会帮助我们写出更加简洁高效的代码。</w:t>
        </w:r>
      </w:ins>
    </w:p>
    <w:p>
      <w:pPr>
        <w:pStyle w:val="3"/>
        <w:numPr>
          <w:ilvl w:val="0"/>
          <w:numId w:val="39"/>
        </w:numPr>
        <w:spacing w:line="240" w:lineRule="auto"/>
        <w:ind w:firstLine="562" w:firstLineChars="200"/>
        <w:rPr>
          <w:ins w:id="23861" w:author="冷雪凝" w:date="2019-05-14T19:24:35Z"/>
          <w:color w:val="000000" w:themeColor="text1"/>
          <w:rPrChange w:id="23862" w:author="梁元" w:date="2019-05-14T19:51:36Z">
            <w:rPr>
              <w:ins w:id="23863" w:author="冷雪凝" w:date="2019-05-14T19:24:35Z"/>
            </w:rPr>
          </w:rPrChange>
          <w14:textFill>
            <w14:solidFill>
              <w14:schemeClr w14:val="tx1"/>
            </w14:solidFill>
          </w14:textFill>
        </w:rPr>
      </w:pPr>
      <w:ins w:id="23864" w:author="冷雪凝" w:date="2019-05-14T19:24:35Z">
        <w:bookmarkStart w:id="900" w:name="_Toc23002_WPSOffice_Level2"/>
        <w:r>
          <w:rPr>
            <w:rFonts w:hint="eastAsia" w:ascii="仿宋" w:hAnsi="仿宋" w:eastAsia="仿宋"/>
            <w:color w:val="000000" w:themeColor="text1"/>
            <w:sz w:val="28"/>
            <w:szCs w:val="28"/>
            <w:rPrChange w:id="23865" w:author="梁元" w:date="2019-05-14T19:51:36Z">
              <w:rPr>
                <w:rFonts w:hint="eastAsia" w:ascii="仿宋" w:hAnsi="仿宋" w:eastAsia="仿宋"/>
                <w:sz w:val="28"/>
                <w:szCs w:val="28"/>
              </w:rPr>
            </w:rPrChange>
            <w14:textFill>
              <w14:solidFill>
                <w14:schemeClr w14:val="tx1"/>
              </w14:solidFill>
            </w14:textFill>
          </w:rPr>
          <w:t>论坛参考</w:t>
        </w:r>
        <w:bookmarkEnd w:id="900"/>
      </w:ins>
    </w:p>
    <w:p>
      <w:pPr>
        <w:ind w:firstLine="480" w:firstLineChars="200"/>
        <w:rPr>
          <w:ins w:id="23867" w:author="冷雪凝" w:date="2019-05-14T19:24:35Z"/>
          <w:color w:val="000000" w:themeColor="text1"/>
          <w:rPrChange w:id="23868" w:author="梁元" w:date="2019-05-14T19:51:36Z">
            <w:rPr>
              <w:ins w:id="23869" w:author="冷雪凝" w:date="2019-05-14T19:24:35Z"/>
            </w:rPr>
          </w:rPrChange>
          <w14:textFill>
            <w14:solidFill>
              <w14:schemeClr w14:val="tx1"/>
            </w14:solidFill>
          </w14:textFill>
        </w:rPr>
      </w:pPr>
      <w:ins w:id="23870" w:author="冷雪凝" w:date="2019-05-14T19:24:35Z">
        <w:r>
          <w:rPr>
            <w:rStyle w:val="18"/>
            <w:rFonts w:hint="eastAsia"/>
            <w:color w:val="000000" w:themeColor="text1"/>
            <w:rPrChange w:id="23871" w:author="梁元" w:date="2019-05-14T19:51:36Z">
              <w:rPr>
                <w:rStyle w:val="18"/>
                <w:rFonts w:hint="eastAsia"/>
              </w:rPr>
            </w:rPrChange>
            <w14:textFill>
              <w14:solidFill>
                <w14:schemeClr w14:val="tx1"/>
              </w14:solidFill>
            </w14:textFill>
          </w:rPr>
          <w:t>https://vuex.vuejs.org/zh/</w:t>
        </w:r>
      </w:ins>
    </w:p>
    <w:p>
      <w:pPr>
        <w:ind w:firstLine="480" w:firstLineChars="200"/>
        <w:rPr>
          <w:ins w:id="23873" w:author="冷雪凝" w:date="2019-05-14T19:24:35Z"/>
          <w:rStyle w:val="18"/>
          <w:rFonts w:hint="eastAsia"/>
          <w:color w:val="000000" w:themeColor="text1"/>
          <w:rPrChange w:id="23874" w:author="梁元" w:date="2019-05-14T19:51:36Z">
            <w:rPr>
              <w:ins w:id="23875" w:author="冷雪凝" w:date="2019-05-14T19:24:35Z"/>
              <w:rStyle w:val="18"/>
              <w:rFonts w:hint="eastAsia"/>
            </w:rPr>
          </w:rPrChange>
          <w14:textFill>
            <w14:solidFill>
              <w14:schemeClr w14:val="tx1"/>
            </w14:solidFill>
          </w14:textFill>
        </w:rPr>
      </w:pPr>
      <w:ins w:id="23876" w:author="冷雪凝" w:date="2019-05-14T19:24:35Z">
        <w:r>
          <w:rPr>
            <w:rFonts w:hint="eastAsia"/>
            <w:color w:val="000000" w:themeColor="text1"/>
            <w:u w:val="none"/>
            <w:rPrChange w:id="23877" w:author="梁元" w:date="2019-05-14T19:51:36Z">
              <w:rPr>
                <w:rFonts w:hint="eastAsia"/>
                <w:color w:val="auto"/>
                <w:u w:val="none"/>
              </w:rPr>
            </w:rPrChange>
            <w14:textFill>
              <w14:solidFill>
                <w14:schemeClr w14:val="tx1"/>
              </w14:solidFill>
            </w14:textFill>
          </w:rPr>
          <w:fldChar w:fldCharType="begin"/>
        </w:r>
      </w:ins>
      <w:ins w:id="23879" w:author="冷雪凝" w:date="2019-05-14T19:24:35Z">
        <w:r>
          <w:rPr>
            <w:rFonts w:hint="eastAsia"/>
            <w:color w:val="000000" w:themeColor="text1"/>
            <w:u w:val="none"/>
            <w:rPrChange w:id="23880" w:author="梁元" w:date="2019-05-14T19:51:36Z">
              <w:rPr>
                <w:rFonts w:hint="eastAsia"/>
                <w:color w:val="auto"/>
                <w:u w:val="none"/>
              </w:rPr>
            </w:rPrChange>
            <w14:textFill>
              <w14:solidFill>
                <w14:schemeClr w14:val="tx1"/>
              </w14:solidFill>
            </w14:textFill>
          </w:rPr>
          <w:instrText xml:space="preserve"> HYPERLINK "https://vuex.vuejs.org/zh/guide/modules.html" </w:instrText>
        </w:r>
      </w:ins>
      <w:ins w:id="23882" w:author="冷雪凝" w:date="2019-05-14T19:24:35Z">
        <w:r>
          <w:rPr>
            <w:rFonts w:hint="eastAsia"/>
            <w:color w:val="000000" w:themeColor="text1"/>
            <w:u w:val="none"/>
            <w:rPrChange w:id="23883" w:author="梁元" w:date="2019-05-14T19:51:36Z">
              <w:rPr>
                <w:rFonts w:hint="eastAsia"/>
                <w:color w:val="auto"/>
                <w:u w:val="none"/>
              </w:rPr>
            </w:rPrChange>
            <w14:textFill>
              <w14:solidFill>
                <w14:schemeClr w14:val="tx1"/>
              </w14:solidFill>
            </w14:textFill>
          </w:rPr>
          <w:fldChar w:fldCharType="separate"/>
        </w:r>
      </w:ins>
      <w:ins w:id="23885" w:author="冷雪凝" w:date="2019-05-14T19:24:35Z">
        <w:r>
          <w:rPr>
            <w:rStyle w:val="18"/>
            <w:rFonts w:hint="eastAsia"/>
            <w:color w:val="000000" w:themeColor="text1"/>
            <w:rPrChange w:id="23886" w:author="梁元" w:date="2019-05-14T19:51:36Z">
              <w:rPr>
                <w:rStyle w:val="18"/>
                <w:rFonts w:hint="eastAsia"/>
              </w:rPr>
            </w:rPrChange>
            <w14:textFill>
              <w14:solidFill>
                <w14:schemeClr w14:val="tx1"/>
              </w14:solidFill>
            </w14:textFill>
          </w:rPr>
          <w:t>https://vuex.vuejs.org/zh/guide/modules.html</w:t>
        </w:r>
      </w:ins>
    </w:p>
    <w:p>
      <w:pPr>
        <w:ind w:firstLine="480" w:firstLineChars="200"/>
        <w:rPr>
          <w:ins w:id="23888" w:author="冷雪凝" w:date="2019-05-14T19:24:35Z"/>
          <w:rStyle w:val="18"/>
          <w:rFonts w:hint="eastAsia"/>
          <w:color w:val="000000" w:themeColor="text1"/>
          <w:rPrChange w:id="23889" w:author="梁元" w:date="2019-05-14T19:51:36Z">
            <w:rPr>
              <w:ins w:id="23890" w:author="冷雪凝" w:date="2019-05-14T19:24:35Z"/>
              <w:rStyle w:val="18"/>
              <w:rFonts w:hint="eastAsia"/>
            </w:rPr>
          </w:rPrChange>
          <w14:textFill>
            <w14:solidFill>
              <w14:schemeClr w14:val="tx1"/>
            </w14:solidFill>
          </w14:textFill>
        </w:rPr>
      </w:pPr>
      <w:ins w:id="23891" w:author="冷雪凝" w:date="2019-05-14T19:24:35Z">
        <w:r>
          <w:rPr>
            <w:rStyle w:val="18"/>
            <w:rFonts w:hint="eastAsia"/>
            <w:color w:val="000000" w:themeColor="text1"/>
            <w:rPrChange w:id="23892" w:author="梁元" w:date="2019-05-14T19:51:36Z">
              <w:rPr>
                <w:rStyle w:val="18"/>
                <w:rFonts w:hint="eastAsia"/>
              </w:rPr>
            </w:rPrChange>
            <w14:textFill>
              <w14:solidFill>
                <w14:schemeClr w14:val="tx1"/>
              </w14:solidFill>
            </w14:textFill>
          </w:rPr>
          <w:t>https://segmentfault.com/a/1190000010264128</w:t>
        </w:r>
      </w:ins>
    </w:p>
    <w:p>
      <w:pPr>
        <w:pStyle w:val="2"/>
        <w:numPr>
          <w:ilvl w:val="0"/>
          <w:numId w:val="1"/>
        </w:numPr>
        <w:rPr>
          <w:ins w:id="23894" w:author="冷雪凝" w:date="2019-05-14T19:24:35Z"/>
          <w:rFonts w:ascii="仿宋" w:hAnsi="仿宋" w:eastAsia="仿宋"/>
          <w:color w:val="000000" w:themeColor="text1"/>
          <w:sz w:val="28"/>
          <w:szCs w:val="28"/>
          <w:rPrChange w:id="23895" w:author="梁元" w:date="2019-05-14T19:51:36Z">
            <w:rPr>
              <w:ins w:id="23896" w:author="冷雪凝" w:date="2019-05-14T19:24:35Z"/>
              <w:rFonts w:ascii="仿宋" w:hAnsi="仿宋" w:eastAsia="仿宋"/>
              <w:sz w:val="28"/>
              <w:szCs w:val="28"/>
            </w:rPr>
          </w:rPrChange>
          <w14:textFill>
            <w14:solidFill>
              <w14:schemeClr w14:val="tx1"/>
            </w14:solidFill>
          </w14:textFill>
        </w:rPr>
      </w:pPr>
      <w:ins w:id="23897" w:author="冷雪凝" w:date="2019-05-14T19:24:35Z">
        <w:r>
          <w:rPr>
            <w:rFonts w:hint="eastAsia"/>
            <w:color w:val="000000" w:themeColor="text1"/>
            <w:u w:val="none"/>
            <w:rPrChange w:id="23898" w:author="梁元" w:date="2019-05-14T19:51:36Z">
              <w:rPr>
                <w:rFonts w:hint="eastAsia"/>
                <w:color w:val="auto"/>
                <w:u w:val="none"/>
              </w:rPr>
            </w:rPrChange>
            <w14:textFill>
              <w14:solidFill>
                <w14:schemeClr w14:val="tx1"/>
              </w14:solidFill>
            </w14:textFill>
          </w:rPr>
          <w:fldChar w:fldCharType="end"/>
        </w:r>
      </w:ins>
      <w:ins w:id="23900" w:author="冷雪凝" w:date="2019-05-14T19:26:41Z">
        <w:bookmarkStart w:id="901" w:name="_Toc17548_WPSOffice_Level1"/>
        <w:r>
          <w:rPr>
            <w:rFonts w:hint="eastAsia" w:ascii="仿宋" w:hAnsi="仿宋" w:eastAsia="仿宋"/>
            <w:color w:val="000000" w:themeColor="text1"/>
            <w:sz w:val="28"/>
            <w:szCs w:val="28"/>
            <w:lang w:val="en-US" w:eastAsia="zh-CN"/>
            <w:rPrChange w:id="23901" w:author="梁元" w:date="2019-05-14T19:51:36Z">
              <w:rPr>
                <w:rFonts w:hint="eastAsia" w:ascii="仿宋" w:hAnsi="仿宋" w:eastAsia="仿宋"/>
                <w:sz w:val="28"/>
                <w:szCs w:val="28"/>
                <w:lang w:val="en-US" w:eastAsia="zh-CN"/>
              </w:rPr>
            </w:rPrChange>
            <w14:textFill>
              <w14:solidFill>
                <w14:schemeClr w14:val="tx1"/>
              </w14:solidFill>
            </w14:textFill>
          </w:rPr>
          <w:t>C</w:t>
        </w:r>
      </w:ins>
      <w:ins w:id="23903" w:author="冷雪凝" w:date="2019-05-14T19:26:45Z">
        <w:r>
          <w:rPr>
            <w:rFonts w:hint="eastAsia" w:ascii="仿宋" w:hAnsi="仿宋" w:eastAsia="仿宋"/>
            <w:color w:val="000000" w:themeColor="text1"/>
            <w:sz w:val="28"/>
            <w:szCs w:val="28"/>
            <w:lang w:val="en-US" w:eastAsia="zh-CN"/>
            <w:rPrChange w:id="23904" w:author="梁元" w:date="2019-05-14T19:51:36Z">
              <w:rPr>
                <w:rFonts w:hint="eastAsia" w:ascii="仿宋" w:hAnsi="仿宋" w:eastAsia="仿宋"/>
                <w:sz w:val="28"/>
                <w:szCs w:val="28"/>
                <w:lang w:val="en-US" w:eastAsia="zh-CN"/>
              </w:rPr>
            </w:rPrChange>
            <w14:textFill>
              <w14:solidFill>
                <w14:schemeClr w14:val="tx1"/>
              </w14:solidFill>
            </w14:textFill>
          </w:rPr>
          <w:t>ookie</w:t>
        </w:r>
      </w:ins>
      <w:ins w:id="23906" w:author="冷雪凝" w:date="2019-05-14T19:26:47Z">
        <w:r>
          <w:rPr>
            <w:rFonts w:hint="eastAsia" w:ascii="仿宋" w:hAnsi="仿宋" w:eastAsia="仿宋"/>
            <w:color w:val="000000" w:themeColor="text1"/>
            <w:sz w:val="28"/>
            <w:szCs w:val="28"/>
            <w:lang w:val="en-US" w:eastAsia="zh-CN"/>
            <w:rPrChange w:id="23907" w:author="梁元" w:date="2019-05-14T19:51:36Z">
              <w:rPr>
                <w:rFonts w:hint="eastAsia" w:ascii="仿宋" w:hAnsi="仿宋" w:eastAsia="仿宋"/>
                <w:sz w:val="28"/>
                <w:szCs w:val="28"/>
                <w:lang w:val="en-US" w:eastAsia="zh-CN"/>
              </w:rPr>
            </w:rPrChange>
            <w14:textFill>
              <w14:solidFill>
                <w14:schemeClr w14:val="tx1"/>
              </w14:solidFill>
            </w14:textFill>
          </w:rPr>
          <w:t>的</w:t>
        </w:r>
      </w:ins>
      <w:ins w:id="23909" w:author="冷雪凝" w:date="2019-05-14T19:24:35Z">
        <w:r>
          <w:rPr>
            <w:rFonts w:hint="eastAsia" w:ascii="仿宋" w:hAnsi="仿宋" w:eastAsia="仿宋"/>
            <w:color w:val="000000" w:themeColor="text1"/>
            <w:sz w:val="28"/>
            <w:szCs w:val="28"/>
            <w:lang w:eastAsia="zh-CN"/>
            <w:rPrChange w:id="23910" w:author="梁元" w:date="2019-05-14T19:51:36Z">
              <w:rPr>
                <w:rFonts w:hint="eastAsia" w:ascii="仿宋" w:hAnsi="仿宋" w:eastAsia="仿宋"/>
                <w:sz w:val="28"/>
                <w:szCs w:val="28"/>
                <w:lang w:eastAsia="zh-CN"/>
              </w:rPr>
            </w:rPrChange>
            <w14:textFill>
              <w14:solidFill>
                <w14:schemeClr w14:val="tx1"/>
              </w14:solidFill>
            </w14:textFill>
          </w:rPr>
          <w:t>？</w:t>
        </w:r>
        <w:bookmarkEnd w:id="901"/>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3912" w:author="冷雪凝" w:date="2019-05-14T19:24:35Z"/>
        </w:trPr>
        <w:tc>
          <w:tcPr>
            <w:tcW w:w="1523" w:type="dxa"/>
          </w:tcPr>
          <w:p>
            <w:pPr>
              <w:jc w:val="center"/>
              <w:rPr>
                <w:ins w:id="23913" w:author="冷雪凝" w:date="2019-05-14T19:24:35Z"/>
                <w:rFonts w:ascii="仿宋" w:hAnsi="仿宋" w:eastAsia="仿宋"/>
                <w:color w:val="000000" w:themeColor="text1"/>
                <w:rPrChange w:id="23914" w:author="梁元" w:date="2019-05-14T19:51:36Z">
                  <w:rPr>
                    <w:ins w:id="23915" w:author="冷雪凝" w:date="2019-05-14T19:24:35Z"/>
                    <w:rFonts w:ascii="仿宋" w:hAnsi="仿宋" w:eastAsia="仿宋"/>
                  </w:rPr>
                </w:rPrChange>
                <w14:textFill>
                  <w14:solidFill>
                    <w14:schemeClr w14:val="tx1"/>
                  </w14:solidFill>
                </w14:textFill>
              </w:rPr>
            </w:pPr>
            <w:ins w:id="23916" w:author="冷雪凝" w:date="2019-05-14T19:24:35Z">
              <w:r>
                <w:rPr>
                  <w:rFonts w:hint="eastAsia" w:ascii="仿宋" w:hAnsi="仿宋" w:eastAsia="仿宋"/>
                  <w:color w:val="000000" w:themeColor="text1"/>
                  <w:rPrChange w:id="23917"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23919" w:author="冷雪凝" w:date="2019-05-14T19:24:35Z"/>
                <w:rFonts w:ascii="仿宋" w:hAnsi="仿宋" w:eastAsia="仿宋"/>
                <w:color w:val="000000" w:themeColor="text1"/>
                <w:rPrChange w:id="23920" w:author="梁元" w:date="2019-05-14T19:51:36Z">
                  <w:rPr>
                    <w:ins w:id="23921" w:author="冷雪凝" w:date="2019-05-14T19:24:35Z"/>
                    <w:rFonts w:ascii="仿宋" w:hAnsi="仿宋" w:eastAsia="仿宋"/>
                  </w:rPr>
                </w:rPrChange>
                <w14:textFill>
                  <w14:solidFill>
                    <w14:schemeClr w14:val="tx1"/>
                  </w14:solidFill>
                </w14:textFill>
              </w:rPr>
            </w:pPr>
            <w:ins w:id="23922" w:author="冷雪凝" w:date="2019-05-14T19:24:35Z">
              <w:r>
                <w:rPr>
                  <w:rFonts w:hint="eastAsia" w:ascii="仿宋" w:hAnsi="仿宋" w:eastAsia="仿宋"/>
                  <w:color w:val="000000" w:themeColor="text1"/>
                  <w:rPrChange w:id="23923"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23925" w:author="冷雪凝" w:date="2019-05-14T19:24:35Z"/>
                <w:rFonts w:ascii="仿宋" w:hAnsi="仿宋" w:eastAsia="仿宋"/>
                <w:color w:val="000000" w:themeColor="text1"/>
                <w:rPrChange w:id="23926" w:author="梁元" w:date="2019-05-14T19:51:36Z">
                  <w:rPr>
                    <w:ins w:id="23927" w:author="冷雪凝" w:date="2019-05-14T19:24:35Z"/>
                    <w:rFonts w:ascii="仿宋" w:hAnsi="仿宋" w:eastAsia="仿宋"/>
                  </w:rPr>
                </w:rPrChange>
                <w14:textFill>
                  <w14:solidFill>
                    <w14:schemeClr w14:val="tx1"/>
                  </w14:solidFill>
                </w14:textFill>
              </w:rPr>
            </w:pPr>
            <w:ins w:id="23928" w:author="冷雪凝" w:date="2019-05-14T19:24:35Z">
              <w:r>
                <w:rPr>
                  <w:rFonts w:hint="eastAsia" w:ascii="仿宋" w:hAnsi="仿宋" w:eastAsia="仿宋"/>
                  <w:color w:val="000000" w:themeColor="text1"/>
                  <w:rPrChange w:id="23929"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23931" w:author="冷雪凝" w:date="2019-05-14T19:24:35Z"/>
                <w:rFonts w:ascii="仿宋" w:hAnsi="仿宋" w:eastAsia="仿宋"/>
                <w:color w:val="000000" w:themeColor="text1"/>
                <w:rPrChange w:id="23932" w:author="梁元" w:date="2019-05-14T19:51:36Z">
                  <w:rPr>
                    <w:ins w:id="23933" w:author="冷雪凝" w:date="2019-05-14T19:24:35Z"/>
                    <w:rFonts w:ascii="仿宋" w:hAnsi="仿宋" w:eastAsia="仿宋"/>
                  </w:rPr>
                </w:rPrChange>
                <w14:textFill>
                  <w14:solidFill>
                    <w14:schemeClr w14:val="tx1"/>
                  </w14:solidFill>
                </w14:textFill>
              </w:rPr>
            </w:pPr>
            <w:ins w:id="23934" w:author="冷雪凝" w:date="2019-05-14T19:24:35Z">
              <w:r>
                <w:rPr>
                  <w:rFonts w:hint="eastAsia" w:ascii="仿宋" w:hAnsi="仿宋" w:eastAsia="仿宋"/>
                  <w:color w:val="000000" w:themeColor="text1"/>
                  <w:rPrChange w:id="23935"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23937" w:author="冷雪凝" w:date="2019-05-14T19:24:35Z"/>
                <w:rFonts w:ascii="仿宋" w:hAnsi="仿宋" w:eastAsia="仿宋"/>
                <w:color w:val="000000" w:themeColor="text1"/>
                <w:rPrChange w:id="23938" w:author="梁元" w:date="2019-05-14T19:51:36Z">
                  <w:rPr>
                    <w:ins w:id="23939" w:author="冷雪凝" w:date="2019-05-14T19:24:35Z"/>
                    <w:rFonts w:ascii="仿宋" w:hAnsi="仿宋" w:eastAsia="仿宋"/>
                  </w:rPr>
                </w:rPrChange>
                <w14:textFill>
                  <w14:solidFill>
                    <w14:schemeClr w14:val="tx1"/>
                  </w14:solidFill>
                </w14:textFill>
              </w:rPr>
            </w:pPr>
            <w:ins w:id="23940" w:author="冷雪凝" w:date="2019-05-14T19:24:35Z">
              <w:r>
                <w:rPr>
                  <w:rFonts w:hint="eastAsia" w:ascii="仿宋" w:hAnsi="仿宋" w:eastAsia="仿宋"/>
                  <w:color w:val="000000" w:themeColor="text1"/>
                  <w:rPrChange w:id="23941"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3943" w:author="冷雪凝" w:date="2019-05-14T19:24:35Z"/>
        </w:trPr>
        <w:tc>
          <w:tcPr>
            <w:tcW w:w="1523" w:type="dxa"/>
          </w:tcPr>
          <w:p>
            <w:pPr>
              <w:jc w:val="center"/>
              <w:rPr>
                <w:ins w:id="23944" w:author="冷雪凝" w:date="2019-05-14T19:24:35Z"/>
                <w:rFonts w:ascii="仿宋" w:hAnsi="仿宋" w:eastAsia="仿宋"/>
                <w:color w:val="000000" w:themeColor="text1"/>
                <w:rPrChange w:id="23945" w:author="梁元" w:date="2019-05-14T19:51:36Z">
                  <w:rPr>
                    <w:ins w:id="23946" w:author="冷雪凝" w:date="2019-05-14T19:24:35Z"/>
                    <w:rFonts w:ascii="仿宋" w:hAnsi="仿宋" w:eastAsia="仿宋"/>
                  </w:rPr>
                </w:rPrChange>
                <w14:textFill>
                  <w14:solidFill>
                    <w14:schemeClr w14:val="tx1"/>
                  </w14:solidFill>
                </w14:textFill>
              </w:rPr>
            </w:pPr>
            <w:ins w:id="23947" w:author="冷雪凝" w:date="2019-05-14T19:24:35Z">
              <w:r>
                <w:rPr>
                  <w:rFonts w:hint="eastAsia" w:ascii="仿宋" w:hAnsi="仿宋" w:eastAsia="仿宋"/>
                  <w:color w:val="000000" w:themeColor="text1"/>
                  <w:rPrChange w:id="23948" w:author="梁元" w:date="2019-05-14T19:51:36Z">
                    <w:rPr>
                      <w:rFonts w:hint="eastAsia" w:ascii="仿宋" w:hAnsi="仿宋" w:eastAsia="仿宋"/>
                    </w:rPr>
                  </w:rPrChange>
                  <w14:textFill>
                    <w14:solidFill>
                      <w14:schemeClr w14:val="tx1"/>
                    </w14:solidFill>
                  </w14:textFill>
                </w:rPr>
                <w:t>95%</w:t>
              </w:r>
            </w:ins>
          </w:p>
        </w:tc>
        <w:tc>
          <w:tcPr>
            <w:tcW w:w="1559" w:type="dxa"/>
          </w:tcPr>
          <w:p>
            <w:pPr>
              <w:jc w:val="center"/>
              <w:rPr>
                <w:ins w:id="23950" w:author="冷雪凝" w:date="2019-05-14T19:24:35Z"/>
                <w:rFonts w:ascii="仿宋" w:hAnsi="仿宋" w:eastAsia="仿宋"/>
                <w:color w:val="000000" w:themeColor="text1"/>
                <w:rPrChange w:id="23951" w:author="梁元" w:date="2019-05-14T19:51:36Z">
                  <w:rPr>
                    <w:ins w:id="23952" w:author="冷雪凝" w:date="2019-05-14T19:24:35Z"/>
                    <w:rFonts w:ascii="仿宋" w:hAnsi="仿宋" w:eastAsia="仿宋"/>
                  </w:rPr>
                </w:rPrChange>
                <w14:textFill>
                  <w14:solidFill>
                    <w14:schemeClr w14:val="tx1"/>
                  </w14:solidFill>
                </w14:textFill>
              </w:rPr>
            </w:pPr>
            <w:ins w:id="23953" w:author="冷雪凝" w:date="2019-05-14T19:24:35Z">
              <w:r>
                <w:rPr>
                  <w:rFonts w:hint="eastAsia" w:ascii="仿宋" w:hAnsi="仿宋" w:eastAsia="仿宋"/>
                  <w:color w:val="000000" w:themeColor="text1"/>
                  <w:rPrChange w:id="23954" w:author="梁元" w:date="2019-05-14T19:51:36Z">
                    <w:rPr>
                      <w:rFonts w:hint="eastAsia" w:ascii="仿宋" w:hAnsi="仿宋" w:eastAsia="仿宋"/>
                    </w:rPr>
                  </w:rPrChange>
                  <w14:textFill>
                    <w14:solidFill>
                      <w14:schemeClr w14:val="tx1"/>
                    </w14:solidFill>
                  </w14:textFill>
                </w:rPr>
                <w:t>3星</w:t>
              </w:r>
            </w:ins>
          </w:p>
        </w:tc>
        <w:tc>
          <w:tcPr>
            <w:tcW w:w="1418" w:type="dxa"/>
          </w:tcPr>
          <w:p>
            <w:pPr>
              <w:jc w:val="center"/>
              <w:rPr>
                <w:ins w:id="23956" w:author="冷雪凝" w:date="2019-05-14T19:24:35Z"/>
                <w:rFonts w:ascii="仿宋" w:hAnsi="仿宋" w:eastAsia="仿宋"/>
                <w:color w:val="000000" w:themeColor="text1"/>
                <w:rPrChange w:id="23957" w:author="梁元" w:date="2019-05-14T19:51:36Z">
                  <w:rPr>
                    <w:ins w:id="23958" w:author="冷雪凝" w:date="2019-05-14T19:24:35Z"/>
                    <w:rFonts w:ascii="仿宋" w:hAnsi="仿宋" w:eastAsia="仿宋"/>
                  </w:rPr>
                </w:rPrChange>
                <w14:textFill>
                  <w14:solidFill>
                    <w14:schemeClr w14:val="tx1"/>
                  </w14:solidFill>
                </w14:textFill>
              </w:rPr>
            </w:pPr>
            <w:ins w:id="23959" w:author="冷雪凝" w:date="2019-05-14T19:24:35Z">
              <w:r>
                <w:rPr>
                  <w:rFonts w:ascii="仿宋" w:hAnsi="仿宋" w:eastAsia="仿宋"/>
                  <w:color w:val="000000" w:themeColor="text1"/>
                  <w:rPrChange w:id="23960" w:author="梁元" w:date="2019-05-14T19:51:36Z">
                    <w:rPr>
                      <w:rFonts w:ascii="仿宋" w:hAnsi="仿宋" w:eastAsia="仿宋"/>
                    </w:rPr>
                  </w:rPrChange>
                  <w14:textFill>
                    <w14:solidFill>
                      <w14:schemeClr w14:val="tx1"/>
                    </w14:solidFill>
                  </w14:textFill>
                </w:rPr>
                <w:t>E</w:t>
              </w:r>
            </w:ins>
            <w:ins w:id="23962" w:author="冷雪凝" w:date="2019-05-14T19:24:35Z">
              <w:r>
                <w:rPr>
                  <w:rFonts w:hint="eastAsia" w:ascii="仿宋" w:hAnsi="仿宋" w:eastAsia="仿宋"/>
                  <w:color w:val="000000" w:themeColor="text1"/>
                  <w:rPrChange w:id="23963" w:author="梁元" w:date="2019-05-14T19:51:36Z">
                    <w:rPr>
                      <w:rFonts w:hint="eastAsia" w:ascii="仿宋" w:hAnsi="仿宋" w:eastAsia="仿宋"/>
                    </w:rPr>
                  </w:rPrChange>
                  <w14:textFill>
                    <w14:solidFill>
                      <w14:schemeClr w14:val="tx1"/>
                    </w14:solidFill>
                  </w14:textFill>
                </w:rPr>
                <w:t>s6</w:t>
              </w:r>
            </w:ins>
          </w:p>
        </w:tc>
        <w:tc>
          <w:tcPr>
            <w:tcW w:w="1417" w:type="dxa"/>
          </w:tcPr>
          <w:p>
            <w:pPr>
              <w:jc w:val="center"/>
              <w:rPr>
                <w:ins w:id="23965" w:author="冷雪凝" w:date="2019-05-14T19:24:35Z"/>
                <w:rFonts w:ascii="仿宋" w:hAnsi="仿宋" w:eastAsia="仿宋"/>
                <w:color w:val="000000" w:themeColor="text1"/>
                <w:rPrChange w:id="23966" w:author="梁元" w:date="2019-05-14T19:51:36Z">
                  <w:rPr>
                    <w:ins w:id="23967" w:author="冷雪凝" w:date="2019-05-14T19:24:35Z"/>
                    <w:rFonts w:ascii="仿宋" w:hAnsi="仿宋" w:eastAsia="仿宋"/>
                  </w:rPr>
                </w:rPrChange>
                <w14:textFill>
                  <w14:solidFill>
                    <w14:schemeClr w14:val="tx1"/>
                  </w14:solidFill>
                </w14:textFill>
              </w:rPr>
            </w:pPr>
            <w:ins w:id="23968" w:author="冷雪凝" w:date="2019-05-14T19:24:35Z">
              <w:r>
                <w:rPr>
                  <w:rFonts w:hint="eastAsia" w:ascii="仿宋" w:hAnsi="仿宋" w:eastAsia="仿宋"/>
                  <w:color w:val="000000" w:themeColor="text1"/>
                  <w:rPrChange w:id="23969" w:author="梁元" w:date="2019-05-14T19:51:36Z">
                    <w:rPr>
                      <w:rFonts w:hint="eastAsia" w:ascii="仿宋" w:hAnsi="仿宋" w:eastAsia="仿宋"/>
                    </w:rPr>
                  </w:rPrChange>
                  <w14:textFill>
                    <w14:solidFill>
                      <w14:schemeClr w14:val="tx1"/>
                    </w14:solidFill>
                  </w14:textFill>
                </w:rPr>
                <w:t>异步</w:t>
              </w:r>
            </w:ins>
          </w:p>
        </w:tc>
        <w:tc>
          <w:tcPr>
            <w:tcW w:w="1465" w:type="dxa"/>
          </w:tcPr>
          <w:p>
            <w:pPr>
              <w:jc w:val="center"/>
              <w:rPr>
                <w:ins w:id="23971" w:author="冷雪凝" w:date="2019-05-14T19:24:35Z"/>
                <w:rFonts w:ascii="仿宋" w:hAnsi="仿宋" w:eastAsia="仿宋"/>
                <w:color w:val="000000" w:themeColor="text1"/>
                <w:rPrChange w:id="23972" w:author="梁元" w:date="2019-05-14T19:51:36Z">
                  <w:rPr>
                    <w:ins w:id="23973" w:author="冷雪凝" w:date="2019-05-14T19:24:35Z"/>
                    <w:rFonts w:ascii="仿宋" w:hAnsi="仿宋" w:eastAsia="仿宋"/>
                  </w:rPr>
                </w:rPrChange>
                <w14:textFill>
                  <w14:solidFill>
                    <w14:schemeClr w14:val="tx1"/>
                  </w14:solidFill>
                </w14:textFill>
              </w:rPr>
            </w:pPr>
            <w:ins w:id="23974" w:author="冷雪凝" w:date="2019-05-14T19:24:35Z">
              <w:r>
                <w:rPr>
                  <w:rFonts w:ascii="仿宋" w:hAnsi="仿宋" w:eastAsia="仿宋"/>
                  <w:color w:val="000000" w:themeColor="text1"/>
                  <w:rPrChange w:id="23975" w:author="梁元" w:date="2019-05-14T19:51:36Z">
                    <w:rPr>
                      <w:rFonts w:ascii="仿宋" w:hAnsi="仿宋" w:eastAsia="仿宋"/>
                    </w:rPr>
                  </w:rPrChange>
                  <w14:textFill>
                    <w14:solidFill>
                      <w14:schemeClr w14:val="tx1"/>
                    </w14:solidFill>
                  </w14:textFill>
                </w:rPr>
                <w:t>E</w:t>
              </w:r>
            </w:ins>
            <w:ins w:id="23977" w:author="冷雪凝" w:date="2019-05-14T19:24:35Z">
              <w:r>
                <w:rPr>
                  <w:rFonts w:hint="eastAsia" w:ascii="仿宋" w:hAnsi="仿宋" w:eastAsia="仿宋"/>
                  <w:color w:val="000000" w:themeColor="text1"/>
                  <w:rPrChange w:id="23978" w:author="梁元" w:date="2019-05-14T19:51:36Z">
                    <w:rPr>
                      <w:rFonts w:hint="eastAsia" w:ascii="仿宋" w:hAnsi="仿宋" w:eastAsia="仿宋"/>
                    </w:rPr>
                  </w:rPrChange>
                  <w14:textFill>
                    <w14:solidFill>
                      <w14:schemeClr w14:val="tx1"/>
                    </w14:solidFill>
                  </w14:textFill>
                </w:rPr>
                <w:t>s6异步操作</w:t>
              </w:r>
            </w:ins>
          </w:p>
        </w:tc>
      </w:tr>
    </w:tbl>
    <w:p>
      <w:pPr>
        <w:pStyle w:val="3"/>
        <w:numPr>
          <w:ilvl w:val="0"/>
          <w:numId w:val="41"/>
        </w:numPr>
        <w:spacing w:line="240" w:lineRule="auto"/>
        <w:ind w:firstLine="562" w:firstLineChars="200"/>
        <w:rPr>
          <w:ins w:id="23980" w:author="冷雪凝" w:date="2019-05-14T19:24:35Z"/>
          <w:rFonts w:ascii="仿宋" w:hAnsi="仿宋" w:eastAsia="仿宋"/>
          <w:color w:val="000000" w:themeColor="text1"/>
          <w:sz w:val="28"/>
          <w:szCs w:val="28"/>
          <w:rPrChange w:id="23981" w:author="梁元" w:date="2019-05-14T19:51:36Z">
            <w:rPr>
              <w:ins w:id="23982" w:author="冷雪凝" w:date="2019-05-14T19:24:35Z"/>
              <w:rFonts w:ascii="仿宋" w:hAnsi="仿宋" w:eastAsia="仿宋"/>
              <w:sz w:val="28"/>
              <w:szCs w:val="28"/>
            </w:rPr>
          </w:rPrChange>
          <w14:textFill>
            <w14:solidFill>
              <w14:schemeClr w14:val="tx1"/>
            </w14:solidFill>
          </w14:textFill>
        </w:rPr>
      </w:pPr>
      <w:ins w:id="23983" w:author="冷雪凝" w:date="2019-05-14T19:24:35Z">
        <w:bookmarkStart w:id="902" w:name="_Toc25280_WPSOffice_Level2"/>
        <w:r>
          <w:rPr>
            <w:rFonts w:hint="eastAsia" w:ascii="仿宋" w:hAnsi="仿宋" w:eastAsia="仿宋"/>
            <w:color w:val="000000" w:themeColor="text1"/>
            <w:sz w:val="28"/>
            <w:szCs w:val="28"/>
            <w:rPrChange w:id="23984" w:author="梁元" w:date="2019-05-14T19:51:36Z">
              <w:rPr>
                <w:rFonts w:hint="eastAsia" w:ascii="仿宋" w:hAnsi="仿宋" w:eastAsia="仿宋"/>
                <w:sz w:val="28"/>
                <w:szCs w:val="28"/>
              </w:rPr>
            </w:rPrChange>
            <w14:textFill>
              <w14:solidFill>
                <w14:schemeClr w14:val="tx1"/>
              </w14:solidFill>
            </w14:textFill>
          </w:rPr>
          <w:t>通常解法</w:t>
        </w:r>
        <w:bookmarkEnd w:id="902"/>
      </w:ins>
    </w:p>
    <w:p>
      <w:pPr>
        <w:ind w:firstLine="480" w:firstLineChars="200"/>
        <w:rPr>
          <w:ins w:id="23986" w:author="冷雪凝" w:date="2019-05-14T19:24:35Z"/>
          <w:rFonts w:hint="eastAsia"/>
          <w:color w:val="000000" w:themeColor="text1"/>
          <w:rPrChange w:id="23987" w:author="梁元" w:date="2019-05-14T19:51:36Z">
            <w:rPr>
              <w:ins w:id="23988" w:author="冷雪凝" w:date="2019-05-14T19:24:35Z"/>
              <w:rFonts w:hint="eastAsia"/>
            </w:rPr>
          </w:rPrChange>
          <w14:textFill>
            <w14:solidFill>
              <w14:schemeClr w14:val="tx1"/>
            </w14:solidFill>
          </w14:textFill>
        </w:rPr>
      </w:pPr>
      <w:ins w:id="23989" w:author="冷雪凝" w:date="2019-05-14T19:24:35Z">
        <w:r>
          <w:rPr>
            <w:rFonts w:hint="eastAsia"/>
            <w:color w:val="000000" w:themeColor="text1"/>
            <w:rPrChange w:id="23990" w:author="梁元" w:date="2019-05-14T19:51:36Z">
              <w:rPr>
                <w:rFonts w:hint="eastAsia"/>
              </w:rPr>
            </w:rPrChange>
            <w14:textFill>
              <w14:solidFill>
                <w14:schemeClr w14:val="tx1"/>
              </w14:solidFill>
            </w14:textFill>
          </w:rPr>
          <w:t>js是单线程运行的，分为异步任务和同步任务</w:t>
        </w:r>
      </w:ins>
    </w:p>
    <w:p>
      <w:pPr>
        <w:pStyle w:val="3"/>
        <w:numPr>
          <w:ilvl w:val="0"/>
          <w:numId w:val="41"/>
        </w:numPr>
        <w:spacing w:line="240" w:lineRule="auto"/>
        <w:ind w:firstLine="562" w:firstLineChars="200"/>
        <w:rPr>
          <w:ins w:id="23992" w:author="冷雪凝" w:date="2019-05-14T19:24:35Z"/>
          <w:rFonts w:ascii="仿宋" w:hAnsi="仿宋" w:eastAsia="仿宋" w:cs="Times New Roman"/>
          <w:color w:val="000000" w:themeColor="text1"/>
          <w:sz w:val="28"/>
          <w:szCs w:val="28"/>
          <w:rPrChange w:id="23993" w:author="梁元" w:date="2019-05-14T19:51:36Z">
            <w:rPr>
              <w:ins w:id="23994" w:author="冷雪凝" w:date="2019-05-14T19:24:35Z"/>
              <w:rFonts w:ascii="仿宋" w:hAnsi="仿宋" w:eastAsia="仿宋" w:cs="Times New Roman"/>
              <w:sz w:val="28"/>
              <w:szCs w:val="28"/>
            </w:rPr>
          </w:rPrChange>
          <w14:textFill>
            <w14:solidFill>
              <w14:schemeClr w14:val="tx1"/>
            </w14:solidFill>
          </w14:textFill>
        </w:rPr>
      </w:pPr>
      <w:ins w:id="23995" w:author="冷雪凝" w:date="2019-05-14T19:24:35Z">
        <w:bookmarkStart w:id="903" w:name="_Toc7201_WPSOffice_Level2"/>
        <w:r>
          <w:rPr>
            <w:rFonts w:hint="eastAsia" w:ascii="仿宋" w:hAnsi="仿宋" w:eastAsia="仿宋"/>
            <w:color w:val="000000" w:themeColor="text1"/>
            <w:sz w:val="28"/>
            <w:szCs w:val="28"/>
            <w:rPrChange w:id="23996" w:author="梁元" w:date="2019-05-14T19:51:36Z">
              <w:rPr>
                <w:rFonts w:hint="eastAsia" w:ascii="仿宋" w:hAnsi="仿宋" w:eastAsia="仿宋"/>
                <w:sz w:val="28"/>
                <w:szCs w:val="28"/>
              </w:rPr>
            </w:rPrChange>
            <w14:textFill>
              <w14:solidFill>
                <w14:schemeClr w14:val="tx1"/>
              </w14:solidFill>
            </w14:textFill>
          </w:rPr>
          <w:t>通用大牛级解法</w:t>
        </w:r>
        <w:bookmarkEnd w:id="903"/>
      </w:ins>
    </w:p>
    <w:p>
      <w:pPr>
        <w:autoSpaceDE w:val="0"/>
        <w:autoSpaceDN w:val="0"/>
        <w:adjustRightInd w:val="0"/>
        <w:spacing w:line="240" w:lineRule="auto"/>
        <w:ind w:firstLine="480" w:firstLineChars="200"/>
        <w:rPr>
          <w:ins w:id="23998" w:author="冷雪凝" w:date="2019-05-14T19:24:35Z"/>
          <w:rFonts w:cs="Times" w:asciiTheme="majorEastAsia" w:hAnsiTheme="majorEastAsia" w:eastAsiaTheme="majorEastAsia"/>
          <w:color w:val="000000" w:themeColor="text1"/>
          <w:rPrChange w:id="23999" w:author="梁元" w:date="2019-05-14T19:51:36Z">
            <w:rPr>
              <w:ins w:id="24000" w:author="冷雪凝" w:date="2019-05-14T19:24:35Z"/>
              <w:rFonts w:cs="Times" w:asciiTheme="majorEastAsia" w:hAnsiTheme="majorEastAsia" w:eastAsiaTheme="majorEastAsia"/>
            </w:rPr>
          </w:rPrChange>
          <w14:textFill>
            <w14:solidFill>
              <w14:schemeClr w14:val="tx1"/>
            </w14:solidFill>
          </w14:textFill>
        </w:rPr>
      </w:pPr>
      <w:ins w:id="24001" w:author="冷雪凝" w:date="2019-05-14T19:24:35Z">
        <w:r>
          <w:rPr>
            <w:rFonts w:cs="Times" w:asciiTheme="majorEastAsia" w:hAnsiTheme="majorEastAsia" w:eastAsiaTheme="majorEastAsia"/>
            <w:color w:val="000000" w:themeColor="text1"/>
            <w:rPrChange w:id="24002" w:author="梁元" w:date="2019-05-14T19:51:36Z">
              <w:rPr>
                <w:rFonts w:cs="Times" w:asciiTheme="majorEastAsia" w:hAnsiTheme="majorEastAsia" w:eastAsiaTheme="majorEastAsia"/>
              </w:rPr>
            </w:rPrChange>
            <w14:textFill>
              <w14:solidFill>
                <w14:schemeClr w14:val="tx1"/>
              </w14:solidFill>
            </w14:textFill>
          </w:rPr>
          <w:t xml:space="preserve">JavaScript引擎是单线程运行的,浏览器无论在什么时候都只且只有一个线程在运行JavaScript程序.浏览器的内核是多线程的，它们在内核制控下相互配合以保持同步，一个浏览器至少实现三个常驻线程：javascript引擎线程，GUI渲染线程，浏览器事件触发线程。这些异步线程都会产生不同的异步的事件. </w:t>
        </w:r>
      </w:ins>
    </w:p>
    <w:p>
      <w:pPr>
        <w:autoSpaceDE w:val="0"/>
        <w:autoSpaceDN w:val="0"/>
        <w:adjustRightInd w:val="0"/>
        <w:spacing w:line="240" w:lineRule="auto"/>
        <w:ind w:firstLine="480" w:firstLineChars="200"/>
        <w:rPr>
          <w:ins w:id="24004" w:author="冷雪凝" w:date="2019-05-14T19:24:35Z"/>
          <w:rFonts w:cs="Times" w:asciiTheme="majorEastAsia" w:hAnsiTheme="majorEastAsia" w:eastAsiaTheme="majorEastAsia"/>
          <w:color w:val="000000" w:themeColor="text1"/>
          <w:rPrChange w:id="24005" w:author="梁元" w:date="2019-05-14T19:51:36Z">
            <w:rPr>
              <w:ins w:id="24006" w:author="冷雪凝" w:date="2019-05-14T19:24:35Z"/>
              <w:rFonts w:cs="Times" w:asciiTheme="majorEastAsia" w:hAnsiTheme="majorEastAsia" w:eastAsiaTheme="majorEastAsia"/>
            </w:rPr>
          </w:rPrChange>
          <w14:textFill>
            <w14:solidFill>
              <w14:schemeClr w14:val="tx1"/>
            </w14:solidFill>
          </w14:textFill>
        </w:rPr>
      </w:pPr>
    </w:p>
    <w:p>
      <w:pPr>
        <w:widowControl/>
        <w:numPr>
          <w:ilvl w:val="0"/>
          <w:numId w:val="42"/>
        </w:numPr>
        <w:tabs>
          <w:tab w:val="left" w:pos="220"/>
          <w:tab w:val="left" w:pos="720"/>
        </w:tabs>
        <w:autoSpaceDE w:val="0"/>
        <w:autoSpaceDN w:val="0"/>
        <w:adjustRightInd w:val="0"/>
        <w:spacing w:line="240" w:lineRule="auto"/>
        <w:ind w:firstLine="480" w:firstLineChars="200"/>
        <w:jc w:val="left"/>
        <w:rPr>
          <w:ins w:id="24007" w:author="冷雪凝" w:date="2019-05-14T19:24:35Z"/>
          <w:rFonts w:cs="Times" w:asciiTheme="majorEastAsia" w:hAnsiTheme="majorEastAsia" w:eastAsiaTheme="majorEastAsia"/>
          <w:color w:val="000000" w:themeColor="text1"/>
          <w:rPrChange w:id="24008" w:author="梁元" w:date="2019-05-14T19:51:36Z">
            <w:rPr>
              <w:ins w:id="24009" w:author="冷雪凝" w:date="2019-05-14T19:24:35Z"/>
              <w:rFonts w:cs="Times" w:asciiTheme="majorEastAsia" w:hAnsiTheme="majorEastAsia" w:eastAsiaTheme="majorEastAsia"/>
            </w:rPr>
          </w:rPrChange>
          <w14:textFill>
            <w14:solidFill>
              <w14:schemeClr w14:val="tx1"/>
            </w14:solidFill>
          </w14:textFill>
        </w:rPr>
      </w:pPr>
      <w:ins w:id="24010" w:author="冷雪凝" w:date="2019-05-14T19:24:35Z">
        <w:r>
          <w:rPr>
            <w:rFonts w:cs="Times" w:asciiTheme="majorEastAsia" w:hAnsiTheme="majorEastAsia" w:eastAsiaTheme="majorEastAsia"/>
            <w:color w:val="000000" w:themeColor="text1"/>
            <w:rPrChange w:id="24011" w:author="梁元" w:date="2019-05-14T19:51:36Z">
              <w:rPr>
                <w:rFonts w:cs="Times" w:asciiTheme="majorEastAsia" w:hAnsiTheme="majorEastAsia" w:eastAsiaTheme="majorEastAsia"/>
              </w:rPr>
            </w:rPrChange>
            <w14:textFill>
              <w14:solidFill>
                <w14:schemeClr w14:val="tx1"/>
              </w14:solidFill>
            </w14:textFill>
          </w:rPr>
          <w:t xml:space="preserve">javascript引擎是基于事件驱动单线程执行的，JS引擎一直等待着任务队列中任务的到来，然后加以处理，浏览器无论什么时候都只有一个JS线程在运行JS程序。 </w:t>
        </w:r>
      </w:ins>
      <w:ins w:id="24013" w:author="冷雪凝" w:date="2019-05-14T19:24:35Z">
        <w:r>
          <w:rPr>
            <w:rFonts w:ascii="MS Mincho" w:hAnsi="MS Mincho" w:eastAsia="MS Mincho" w:cs="MS Mincho"/>
            <w:color w:val="000000" w:themeColor="text1"/>
            <w:rPrChange w:id="24014" w:author="梁元" w:date="2019-05-14T19:51:36Z">
              <w:rPr>
                <w:rFonts w:ascii="MS Mincho" w:hAnsi="MS Mincho" w:eastAsia="MS Mincho" w:cs="MS Mincho"/>
              </w:rPr>
            </w:rPrChange>
            <w14:textFill>
              <w14:solidFill>
                <w14:schemeClr w14:val="tx1"/>
              </w14:solidFill>
            </w14:textFill>
          </w:rPr>
          <w:t> </w:t>
        </w:r>
      </w:ins>
    </w:p>
    <w:p>
      <w:pPr>
        <w:widowControl/>
        <w:numPr>
          <w:ilvl w:val="0"/>
          <w:numId w:val="42"/>
        </w:numPr>
        <w:tabs>
          <w:tab w:val="left" w:pos="220"/>
          <w:tab w:val="left" w:pos="720"/>
        </w:tabs>
        <w:autoSpaceDE w:val="0"/>
        <w:autoSpaceDN w:val="0"/>
        <w:adjustRightInd w:val="0"/>
        <w:spacing w:line="240" w:lineRule="auto"/>
        <w:ind w:firstLine="480" w:firstLineChars="200"/>
        <w:jc w:val="left"/>
        <w:rPr>
          <w:ins w:id="24016" w:author="冷雪凝" w:date="2019-05-14T19:24:35Z"/>
          <w:rFonts w:cs="Times" w:asciiTheme="majorEastAsia" w:hAnsiTheme="majorEastAsia" w:eastAsiaTheme="majorEastAsia"/>
          <w:color w:val="000000" w:themeColor="text1"/>
          <w:rPrChange w:id="24017" w:author="梁元" w:date="2019-05-14T19:51:36Z">
            <w:rPr>
              <w:ins w:id="24018" w:author="冷雪凝" w:date="2019-05-14T19:24:35Z"/>
              <w:rFonts w:cs="Times" w:asciiTheme="majorEastAsia" w:hAnsiTheme="majorEastAsia" w:eastAsiaTheme="majorEastAsia"/>
            </w:rPr>
          </w:rPrChange>
          <w14:textFill>
            <w14:solidFill>
              <w14:schemeClr w14:val="tx1"/>
            </w14:solidFill>
          </w14:textFill>
        </w:rPr>
      </w:pPr>
      <w:ins w:id="24019" w:author="冷雪凝" w:date="2019-05-14T19:24:35Z">
        <w:r>
          <w:rPr>
            <w:rFonts w:cs="Times" w:asciiTheme="majorEastAsia" w:hAnsiTheme="majorEastAsia" w:eastAsiaTheme="majorEastAsia"/>
            <w:color w:val="000000" w:themeColor="text1"/>
            <w:rPrChange w:id="24020" w:author="梁元" w:date="2019-05-14T19:51:36Z">
              <w:rPr>
                <w:rFonts w:cs="Times" w:asciiTheme="majorEastAsia" w:hAnsiTheme="majorEastAsia" w:eastAsiaTheme="majorEastAsia"/>
              </w:rPr>
            </w:rPrChange>
            <w14:textFill>
              <w14:solidFill>
                <w14:schemeClr w14:val="tx1"/>
              </w14:solidFill>
            </w14:textFill>
          </w:rPr>
          <w:t xml:space="preserve">GUI渲染线程负责渲染浏览器界面，当界面需要重绘（Repaint）或由于某种操作引发回流(reflow)时,该线程就会执行。但需要注意 GUI渲染线程与JS引擎是互斥的，当JS引擎执行时GUI线程会被挂起，GUI更新会被保存在一个队列中等到JS引擎空闲时立即被执行。 </w:t>
        </w:r>
      </w:ins>
      <w:ins w:id="24022" w:author="冷雪凝" w:date="2019-05-14T19:24:35Z">
        <w:r>
          <w:rPr>
            <w:rFonts w:ascii="MS Mincho" w:hAnsi="MS Mincho" w:eastAsia="MS Mincho" w:cs="MS Mincho"/>
            <w:color w:val="000000" w:themeColor="text1"/>
            <w:rPrChange w:id="24023" w:author="梁元" w:date="2019-05-14T19:51:36Z">
              <w:rPr>
                <w:rFonts w:ascii="MS Mincho" w:hAnsi="MS Mincho" w:eastAsia="MS Mincho" w:cs="MS Mincho"/>
              </w:rPr>
            </w:rPrChange>
            <w14:textFill>
              <w14:solidFill>
                <w14:schemeClr w14:val="tx1"/>
              </w14:solidFill>
            </w14:textFill>
          </w:rPr>
          <w:t> </w:t>
        </w:r>
      </w:ins>
    </w:p>
    <w:p>
      <w:pPr>
        <w:widowControl/>
        <w:numPr>
          <w:ilvl w:val="0"/>
          <w:numId w:val="42"/>
        </w:numPr>
        <w:tabs>
          <w:tab w:val="left" w:pos="220"/>
          <w:tab w:val="left" w:pos="720"/>
        </w:tabs>
        <w:autoSpaceDE w:val="0"/>
        <w:autoSpaceDN w:val="0"/>
        <w:adjustRightInd w:val="0"/>
        <w:spacing w:line="240" w:lineRule="auto"/>
        <w:ind w:firstLine="480" w:firstLineChars="200"/>
        <w:jc w:val="left"/>
        <w:rPr>
          <w:ins w:id="24025" w:author="冷雪凝" w:date="2019-05-14T19:24:35Z"/>
          <w:rFonts w:cs="Times" w:asciiTheme="majorEastAsia" w:hAnsiTheme="majorEastAsia" w:eastAsiaTheme="majorEastAsia"/>
          <w:color w:val="000000" w:themeColor="text1"/>
          <w:rPrChange w:id="24026" w:author="梁元" w:date="2019-05-14T19:51:36Z">
            <w:rPr>
              <w:ins w:id="24027" w:author="冷雪凝" w:date="2019-05-14T19:24:35Z"/>
              <w:rFonts w:cs="Times" w:asciiTheme="majorEastAsia" w:hAnsiTheme="majorEastAsia" w:eastAsiaTheme="majorEastAsia"/>
            </w:rPr>
          </w:rPrChange>
          <w14:textFill>
            <w14:solidFill>
              <w14:schemeClr w14:val="tx1"/>
            </w14:solidFill>
          </w14:textFill>
        </w:rPr>
      </w:pPr>
      <w:ins w:id="24028" w:author="冷雪凝" w:date="2019-05-14T19:24:35Z">
        <w:r>
          <w:rPr>
            <w:rFonts w:cs="Times" w:asciiTheme="majorEastAsia" w:hAnsiTheme="majorEastAsia" w:eastAsiaTheme="majorEastAsia"/>
            <w:color w:val="000000" w:themeColor="text1"/>
            <w:rPrChange w:id="24029" w:author="梁元" w:date="2019-05-14T19:51:36Z">
              <w:rPr>
                <w:rFonts w:cs="Times" w:asciiTheme="majorEastAsia" w:hAnsiTheme="majorEastAsia" w:eastAsiaTheme="majorEastAsia"/>
              </w:rPr>
            </w:rPrChange>
            <w14:textFill>
              <w14:solidFill>
                <w14:schemeClr w14:val="tx1"/>
              </w14:solidFill>
            </w14:textFill>
          </w:rPr>
          <w:t xml:space="preserve">事件触发线程，当一个事件被触发时该线程会把事件添加到待处理队列的队尾，等待JS引擎的处理。这些事件可来自JavaScript引擎当前执行的代码块如setTimeOut、也可来自浏览器内核的其他线程如鼠标点击、AJAX异步请求等，但由于JS的单线程关系所有这些事件都得排队等待JS引擎处理。（当线程中没有执行任何同步代码的前提下才会执行异步代码） </w:t>
        </w:r>
      </w:ins>
      <w:ins w:id="24031" w:author="冷雪凝" w:date="2019-05-14T19:24:35Z">
        <w:r>
          <w:rPr>
            <w:rFonts w:ascii="MS Mincho" w:hAnsi="MS Mincho" w:eastAsia="MS Mincho" w:cs="MS Mincho"/>
            <w:color w:val="000000" w:themeColor="text1"/>
            <w:rPrChange w:id="24032" w:author="梁元" w:date="2019-05-14T19:51:36Z">
              <w:rPr>
                <w:rFonts w:ascii="MS Mincho" w:hAnsi="MS Mincho" w:eastAsia="MS Mincho" w:cs="MS Mincho"/>
              </w:rPr>
            </w:rPrChange>
            <w14:textFill>
              <w14:solidFill>
                <w14:schemeClr w14:val="tx1"/>
              </w14:solidFill>
            </w14:textFill>
          </w:rPr>
          <w:t> </w:t>
        </w:r>
      </w:ins>
    </w:p>
    <w:p>
      <w:pPr>
        <w:autoSpaceDE w:val="0"/>
        <w:autoSpaceDN w:val="0"/>
        <w:adjustRightInd w:val="0"/>
        <w:spacing w:line="240" w:lineRule="auto"/>
        <w:ind w:firstLine="480" w:firstLineChars="200"/>
        <w:rPr>
          <w:ins w:id="24034" w:author="冷雪凝" w:date="2019-05-14T19:24:35Z"/>
          <w:rFonts w:cs="Times" w:asciiTheme="majorEastAsia" w:hAnsiTheme="majorEastAsia" w:eastAsiaTheme="majorEastAsia"/>
          <w:color w:val="000000" w:themeColor="text1"/>
          <w:rPrChange w:id="24035" w:author="梁元" w:date="2019-05-14T19:51:36Z">
            <w:rPr>
              <w:ins w:id="24036" w:author="冷雪凝" w:date="2019-05-14T19:24:35Z"/>
              <w:rFonts w:cs="Times" w:asciiTheme="majorEastAsia" w:hAnsiTheme="majorEastAsia" w:eastAsiaTheme="majorEastAsia"/>
            </w:rPr>
          </w:rPrChange>
          <w14:textFill>
            <w14:solidFill>
              <w14:schemeClr w14:val="tx1"/>
            </w14:solidFill>
          </w14:textFill>
        </w:rPr>
      </w:pPr>
    </w:p>
    <w:p>
      <w:pPr>
        <w:autoSpaceDE w:val="0"/>
        <w:autoSpaceDN w:val="0"/>
        <w:adjustRightInd w:val="0"/>
        <w:spacing w:line="240" w:lineRule="auto"/>
        <w:ind w:firstLine="480" w:firstLineChars="200"/>
        <w:rPr>
          <w:ins w:id="24037" w:author="冷雪凝" w:date="2019-05-14T19:24:35Z"/>
          <w:rFonts w:cs="Times" w:asciiTheme="majorEastAsia" w:hAnsiTheme="majorEastAsia" w:eastAsiaTheme="majorEastAsia"/>
          <w:color w:val="000000" w:themeColor="text1"/>
          <w:rPrChange w:id="24038" w:author="梁元" w:date="2019-05-14T19:51:36Z">
            <w:rPr>
              <w:ins w:id="24039" w:author="冷雪凝" w:date="2019-05-14T19:24:35Z"/>
              <w:rFonts w:cs="Times" w:asciiTheme="majorEastAsia" w:hAnsiTheme="majorEastAsia" w:eastAsiaTheme="majorEastAsia"/>
            </w:rPr>
          </w:rPrChange>
          <w14:textFill>
            <w14:solidFill>
              <w14:schemeClr w14:val="tx1"/>
            </w14:solidFill>
          </w14:textFill>
        </w:rPr>
      </w:pPr>
      <w:ins w:id="24040" w:author="冷雪凝" w:date="2019-05-14T19:24:35Z">
        <w:r>
          <w:rPr>
            <w:rFonts w:cs="Times" w:asciiTheme="majorEastAsia" w:hAnsiTheme="majorEastAsia" w:eastAsiaTheme="majorEastAsia"/>
            <w:color w:val="000000" w:themeColor="text1"/>
            <w:rPrChange w:id="24041" w:author="梁元" w:date="2019-05-14T19:51:36Z">
              <w:rPr>
                <w:rFonts w:cs="Times" w:asciiTheme="majorEastAsia" w:hAnsiTheme="majorEastAsia" w:eastAsiaTheme="majorEastAsia"/>
              </w:rPr>
            </w:rPrChange>
            <w14:textFill>
              <w14:solidFill>
                <w14:schemeClr w14:val="tx1"/>
              </w14:solidFill>
            </w14:textFill>
          </w:rPr>
          <w:t xml:space="preserve">当程序启动时, 一个进程被创建，同时也运行一个线程, 即为主线程，js的运行机制为单线程 </w:t>
        </w:r>
      </w:ins>
    </w:p>
    <w:p>
      <w:pPr>
        <w:autoSpaceDE w:val="0"/>
        <w:autoSpaceDN w:val="0"/>
        <w:adjustRightInd w:val="0"/>
        <w:spacing w:line="240" w:lineRule="auto"/>
        <w:ind w:firstLine="480" w:firstLineChars="200"/>
        <w:rPr>
          <w:ins w:id="24043" w:author="冷雪凝" w:date="2019-05-14T19:24:35Z"/>
          <w:rFonts w:cs="Times" w:asciiTheme="majorEastAsia" w:hAnsiTheme="majorEastAsia" w:eastAsiaTheme="majorEastAsia"/>
          <w:color w:val="000000" w:themeColor="text1"/>
          <w:rPrChange w:id="24044" w:author="梁元" w:date="2019-05-14T19:51:36Z">
            <w:rPr>
              <w:ins w:id="24045" w:author="冷雪凝" w:date="2019-05-14T19:24:35Z"/>
              <w:rFonts w:cs="Times" w:asciiTheme="majorEastAsia" w:hAnsiTheme="majorEastAsia" w:eastAsiaTheme="majorEastAsia"/>
            </w:rPr>
          </w:rPrChange>
          <w14:textFill>
            <w14:solidFill>
              <w14:schemeClr w14:val="tx1"/>
            </w14:solidFill>
          </w14:textFill>
        </w:rPr>
      </w:pPr>
    </w:p>
    <w:p>
      <w:pPr>
        <w:autoSpaceDE w:val="0"/>
        <w:autoSpaceDN w:val="0"/>
        <w:adjustRightInd w:val="0"/>
        <w:spacing w:line="240" w:lineRule="auto"/>
        <w:ind w:firstLine="480" w:firstLineChars="200"/>
        <w:rPr>
          <w:ins w:id="24046" w:author="冷雪凝" w:date="2019-05-14T19:24:35Z"/>
          <w:rFonts w:cs="Times" w:asciiTheme="majorEastAsia" w:hAnsiTheme="majorEastAsia" w:eastAsiaTheme="majorEastAsia"/>
          <w:color w:val="000000" w:themeColor="text1"/>
          <w:rPrChange w:id="24047" w:author="梁元" w:date="2019-05-14T19:51:36Z">
            <w:rPr>
              <w:ins w:id="24048" w:author="冷雪凝" w:date="2019-05-14T19:24:35Z"/>
              <w:rFonts w:cs="Times" w:asciiTheme="majorEastAsia" w:hAnsiTheme="majorEastAsia" w:eastAsiaTheme="majorEastAsia"/>
            </w:rPr>
          </w:rPrChange>
          <w14:textFill>
            <w14:solidFill>
              <w14:schemeClr w14:val="tx1"/>
            </w14:solidFill>
          </w14:textFill>
        </w:rPr>
      </w:pPr>
      <w:ins w:id="24049" w:author="冷雪凝" w:date="2019-05-14T19:24:35Z">
        <w:r>
          <w:rPr>
            <w:rFonts w:cs="Times" w:asciiTheme="majorEastAsia" w:hAnsiTheme="majorEastAsia" w:eastAsiaTheme="majorEastAsia"/>
            <w:color w:val="000000" w:themeColor="text1"/>
            <w:rPrChange w:id="24050" w:author="梁元" w:date="2019-05-14T19:51:36Z">
              <w:rPr>
                <w:rFonts w:cs="Times" w:asciiTheme="majorEastAsia" w:hAnsiTheme="majorEastAsia" w:eastAsiaTheme="majorEastAsia"/>
              </w:rPr>
            </w:rPrChange>
            <w14:textFill>
              <w14:solidFill>
                <w14:schemeClr w14:val="tx1"/>
              </w14:solidFill>
            </w14:textFill>
          </w:rPr>
          <w:t xml:space="preserve">程序中跑两个线程，一个负责程序本身的运行，作为主线程； 另一个负责主线程与其他线程的的通信，被称为“Event Loop 线程" 。每当遇到异步任务，交给 EventLoop 线程，然后自己往后运行，等到主线程运行完后，再去 EventLoop 线程拿结果。 </w:t>
        </w:r>
      </w:ins>
    </w:p>
    <w:p>
      <w:pPr>
        <w:autoSpaceDE w:val="0"/>
        <w:autoSpaceDN w:val="0"/>
        <w:adjustRightInd w:val="0"/>
        <w:spacing w:line="240" w:lineRule="auto"/>
        <w:ind w:firstLine="480" w:firstLineChars="200"/>
        <w:rPr>
          <w:ins w:id="24052" w:author="冷雪凝" w:date="2019-05-14T19:24:35Z"/>
          <w:rFonts w:cs="Times" w:asciiTheme="majorEastAsia" w:hAnsiTheme="majorEastAsia" w:eastAsiaTheme="majorEastAsia"/>
          <w:color w:val="000000" w:themeColor="text1"/>
          <w:rPrChange w:id="24053" w:author="梁元" w:date="2019-05-14T19:51:36Z">
            <w:rPr>
              <w:ins w:id="24054" w:author="冷雪凝" w:date="2019-05-14T19:24:35Z"/>
              <w:rFonts w:cs="Times" w:asciiTheme="majorEastAsia" w:hAnsiTheme="majorEastAsia" w:eastAsiaTheme="majorEastAsia"/>
            </w:rPr>
          </w:rPrChange>
          <w14:textFill>
            <w14:solidFill>
              <w14:schemeClr w14:val="tx1"/>
            </w14:solidFill>
          </w14:textFill>
        </w:rPr>
      </w:pPr>
    </w:p>
    <w:p>
      <w:pPr>
        <w:autoSpaceDE w:val="0"/>
        <w:autoSpaceDN w:val="0"/>
        <w:adjustRightInd w:val="0"/>
        <w:spacing w:line="240" w:lineRule="auto"/>
        <w:ind w:firstLine="480" w:firstLineChars="200"/>
        <w:rPr>
          <w:ins w:id="24055" w:author="冷雪凝" w:date="2019-05-14T19:24:35Z"/>
          <w:rFonts w:cs="Times" w:asciiTheme="majorEastAsia" w:hAnsiTheme="majorEastAsia" w:eastAsiaTheme="majorEastAsia"/>
          <w:color w:val="000000" w:themeColor="text1"/>
          <w:rPrChange w:id="24056" w:author="梁元" w:date="2019-05-14T19:51:36Z">
            <w:rPr>
              <w:ins w:id="24057" w:author="冷雪凝" w:date="2019-05-14T19:24:35Z"/>
              <w:rFonts w:cs="Times" w:asciiTheme="majorEastAsia" w:hAnsiTheme="majorEastAsia" w:eastAsiaTheme="majorEastAsia"/>
            </w:rPr>
          </w:rPrChange>
          <w14:textFill>
            <w14:solidFill>
              <w14:schemeClr w14:val="tx1"/>
            </w14:solidFill>
          </w14:textFill>
        </w:rPr>
      </w:pPr>
      <w:ins w:id="24058" w:author="冷雪凝" w:date="2019-05-14T19:24:35Z">
        <w:r>
          <w:rPr>
            <w:rFonts w:cs="Times" w:asciiTheme="majorEastAsia" w:hAnsiTheme="majorEastAsia" w:eastAsiaTheme="majorEastAsia"/>
            <w:color w:val="000000" w:themeColor="text1"/>
            <w:rPrChange w:id="24059" w:author="梁元" w:date="2019-05-14T19:51:36Z">
              <w:rPr>
                <w:rFonts w:cs="Times" w:asciiTheme="majorEastAsia" w:hAnsiTheme="majorEastAsia" w:eastAsiaTheme="majorEastAsia"/>
              </w:rPr>
            </w:rPrChange>
            <w14:textFill>
              <w14:solidFill>
                <w14:schemeClr w14:val="tx1"/>
              </w14:solidFill>
            </w14:textFill>
          </w:rPr>
          <w:t xml:space="preserve">1）所有任务都在主线程上执行，形成一个执行栈（execution context stack）。 </w:t>
        </w:r>
      </w:ins>
    </w:p>
    <w:p>
      <w:pPr>
        <w:autoSpaceDE w:val="0"/>
        <w:autoSpaceDN w:val="0"/>
        <w:adjustRightInd w:val="0"/>
        <w:spacing w:line="240" w:lineRule="auto"/>
        <w:ind w:firstLine="480" w:firstLineChars="200"/>
        <w:rPr>
          <w:ins w:id="24061" w:author="冷雪凝" w:date="2019-05-14T19:24:35Z"/>
          <w:rFonts w:cs="Times" w:asciiTheme="majorEastAsia" w:hAnsiTheme="majorEastAsia" w:eastAsiaTheme="majorEastAsia"/>
          <w:color w:val="000000" w:themeColor="text1"/>
          <w:rPrChange w:id="24062" w:author="梁元" w:date="2019-05-14T19:51:36Z">
            <w:rPr>
              <w:ins w:id="24063" w:author="冷雪凝" w:date="2019-05-14T19:24:35Z"/>
              <w:rFonts w:cs="Times" w:asciiTheme="majorEastAsia" w:hAnsiTheme="majorEastAsia" w:eastAsiaTheme="majorEastAsia"/>
            </w:rPr>
          </w:rPrChange>
          <w14:textFill>
            <w14:solidFill>
              <w14:schemeClr w14:val="tx1"/>
            </w14:solidFill>
          </w14:textFill>
        </w:rPr>
      </w:pPr>
    </w:p>
    <w:p>
      <w:pPr>
        <w:autoSpaceDE w:val="0"/>
        <w:autoSpaceDN w:val="0"/>
        <w:adjustRightInd w:val="0"/>
        <w:spacing w:line="240" w:lineRule="auto"/>
        <w:ind w:firstLine="480" w:firstLineChars="200"/>
        <w:rPr>
          <w:ins w:id="24064" w:author="冷雪凝" w:date="2019-05-14T19:24:35Z"/>
          <w:rFonts w:cs="Times" w:asciiTheme="majorEastAsia" w:hAnsiTheme="majorEastAsia" w:eastAsiaTheme="majorEastAsia"/>
          <w:color w:val="000000" w:themeColor="text1"/>
          <w:rPrChange w:id="24065" w:author="梁元" w:date="2019-05-14T19:51:36Z">
            <w:rPr>
              <w:ins w:id="24066" w:author="冷雪凝" w:date="2019-05-14T19:24:35Z"/>
              <w:rFonts w:cs="Times" w:asciiTheme="majorEastAsia" w:hAnsiTheme="majorEastAsia" w:eastAsiaTheme="majorEastAsia"/>
            </w:rPr>
          </w:rPrChange>
          <w14:textFill>
            <w14:solidFill>
              <w14:schemeClr w14:val="tx1"/>
            </w14:solidFill>
          </w14:textFill>
        </w:rPr>
      </w:pPr>
      <w:ins w:id="24067" w:author="冷雪凝" w:date="2019-05-14T19:24:35Z">
        <w:r>
          <w:rPr>
            <w:rFonts w:cs="Times" w:asciiTheme="majorEastAsia" w:hAnsiTheme="majorEastAsia" w:eastAsiaTheme="majorEastAsia"/>
            <w:color w:val="000000" w:themeColor="text1"/>
            <w:rPrChange w:id="24068" w:author="梁元" w:date="2019-05-14T19:51:36Z">
              <w:rPr>
                <w:rFonts w:cs="Times" w:asciiTheme="majorEastAsia" w:hAnsiTheme="majorEastAsia" w:eastAsiaTheme="majorEastAsia"/>
              </w:rPr>
            </w:rPrChange>
            <w14:textFill>
              <w14:solidFill>
                <w14:schemeClr w14:val="tx1"/>
              </w14:solidFill>
            </w14:textFill>
          </w:rPr>
          <w:t xml:space="preserve">2）主线程之外，还存在一个"任务队列"（task queue）。系统把异步任务放到"任务队列"之中，然后继续执行后续的任务。 </w:t>
        </w:r>
      </w:ins>
    </w:p>
    <w:p>
      <w:pPr>
        <w:autoSpaceDE w:val="0"/>
        <w:autoSpaceDN w:val="0"/>
        <w:adjustRightInd w:val="0"/>
        <w:spacing w:line="240" w:lineRule="auto"/>
        <w:ind w:firstLine="480" w:firstLineChars="200"/>
        <w:rPr>
          <w:ins w:id="24070" w:author="冷雪凝" w:date="2019-05-14T19:24:35Z"/>
          <w:rFonts w:cs="Times" w:asciiTheme="majorEastAsia" w:hAnsiTheme="majorEastAsia" w:eastAsiaTheme="majorEastAsia"/>
          <w:color w:val="000000" w:themeColor="text1"/>
          <w:rPrChange w:id="24071" w:author="梁元" w:date="2019-05-14T19:51:36Z">
            <w:rPr>
              <w:ins w:id="24072" w:author="冷雪凝" w:date="2019-05-14T19:24:35Z"/>
              <w:rFonts w:cs="Times" w:asciiTheme="majorEastAsia" w:hAnsiTheme="majorEastAsia" w:eastAsiaTheme="majorEastAsia"/>
            </w:rPr>
          </w:rPrChange>
          <w14:textFill>
            <w14:solidFill>
              <w14:schemeClr w14:val="tx1"/>
            </w14:solidFill>
          </w14:textFill>
        </w:rPr>
      </w:pPr>
    </w:p>
    <w:p>
      <w:pPr>
        <w:autoSpaceDE w:val="0"/>
        <w:autoSpaceDN w:val="0"/>
        <w:adjustRightInd w:val="0"/>
        <w:spacing w:line="240" w:lineRule="auto"/>
        <w:ind w:firstLine="480" w:firstLineChars="200"/>
        <w:rPr>
          <w:ins w:id="24073" w:author="冷雪凝" w:date="2019-05-14T19:24:35Z"/>
          <w:rFonts w:cs="Times" w:asciiTheme="majorEastAsia" w:hAnsiTheme="majorEastAsia" w:eastAsiaTheme="majorEastAsia"/>
          <w:color w:val="000000" w:themeColor="text1"/>
          <w:rPrChange w:id="24074" w:author="梁元" w:date="2019-05-14T19:51:36Z">
            <w:rPr>
              <w:ins w:id="24075" w:author="冷雪凝" w:date="2019-05-14T19:24:35Z"/>
              <w:rFonts w:cs="Times" w:asciiTheme="majorEastAsia" w:hAnsiTheme="majorEastAsia" w:eastAsiaTheme="majorEastAsia"/>
            </w:rPr>
          </w:rPrChange>
          <w14:textFill>
            <w14:solidFill>
              <w14:schemeClr w14:val="tx1"/>
            </w14:solidFill>
          </w14:textFill>
        </w:rPr>
      </w:pPr>
      <w:ins w:id="24076" w:author="冷雪凝" w:date="2019-05-14T19:24:35Z">
        <w:r>
          <w:rPr>
            <w:rFonts w:cs="Times" w:asciiTheme="majorEastAsia" w:hAnsiTheme="majorEastAsia" w:eastAsiaTheme="majorEastAsia"/>
            <w:color w:val="000000" w:themeColor="text1"/>
            <w:rPrChange w:id="24077" w:author="梁元" w:date="2019-05-14T19:51:36Z">
              <w:rPr>
                <w:rFonts w:cs="Times" w:asciiTheme="majorEastAsia" w:hAnsiTheme="majorEastAsia" w:eastAsiaTheme="majorEastAsia"/>
              </w:rPr>
            </w:rPrChange>
            <w14:textFill>
              <w14:solidFill>
                <w14:schemeClr w14:val="tx1"/>
              </w14:solidFill>
            </w14:textFill>
          </w:rPr>
          <w:t xml:space="preserve">3）一旦"执行栈"中的所有任务执行完毕，系统就会读取"任务队列"。如果这个时候，异步任务已经结束了等待状态，就会从"任务队列"进入执行栈，恢复执行。 </w:t>
        </w:r>
      </w:ins>
    </w:p>
    <w:p>
      <w:pPr>
        <w:autoSpaceDE w:val="0"/>
        <w:autoSpaceDN w:val="0"/>
        <w:adjustRightInd w:val="0"/>
        <w:spacing w:line="240" w:lineRule="auto"/>
        <w:ind w:firstLine="480" w:firstLineChars="200"/>
        <w:rPr>
          <w:ins w:id="24079" w:author="冷雪凝" w:date="2019-05-14T19:24:35Z"/>
          <w:rFonts w:cs="Times" w:asciiTheme="majorEastAsia" w:hAnsiTheme="majorEastAsia" w:eastAsiaTheme="majorEastAsia"/>
          <w:color w:val="000000" w:themeColor="text1"/>
          <w:rPrChange w:id="24080" w:author="梁元" w:date="2019-05-14T19:51:36Z">
            <w:rPr>
              <w:ins w:id="24081" w:author="冷雪凝" w:date="2019-05-14T19:24:35Z"/>
              <w:rFonts w:cs="Times" w:asciiTheme="majorEastAsia" w:hAnsiTheme="majorEastAsia" w:eastAsiaTheme="majorEastAsia"/>
            </w:rPr>
          </w:rPrChange>
          <w14:textFill>
            <w14:solidFill>
              <w14:schemeClr w14:val="tx1"/>
            </w14:solidFill>
          </w14:textFill>
        </w:rPr>
      </w:pPr>
    </w:p>
    <w:p>
      <w:pPr>
        <w:autoSpaceDE w:val="0"/>
        <w:autoSpaceDN w:val="0"/>
        <w:adjustRightInd w:val="0"/>
        <w:spacing w:line="240" w:lineRule="auto"/>
        <w:ind w:firstLine="480" w:firstLineChars="200"/>
        <w:rPr>
          <w:ins w:id="24082" w:author="冷雪凝" w:date="2019-05-14T19:24:35Z"/>
          <w:rFonts w:cs="Times" w:asciiTheme="majorEastAsia" w:hAnsiTheme="majorEastAsia" w:eastAsiaTheme="majorEastAsia"/>
          <w:color w:val="000000" w:themeColor="text1"/>
          <w:rPrChange w:id="24083" w:author="梁元" w:date="2019-05-14T19:51:36Z">
            <w:rPr>
              <w:ins w:id="24084" w:author="冷雪凝" w:date="2019-05-14T19:24:35Z"/>
              <w:rFonts w:cs="Times" w:asciiTheme="majorEastAsia" w:hAnsiTheme="majorEastAsia" w:eastAsiaTheme="majorEastAsia"/>
            </w:rPr>
          </w:rPrChange>
          <w14:textFill>
            <w14:solidFill>
              <w14:schemeClr w14:val="tx1"/>
            </w14:solidFill>
          </w14:textFill>
        </w:rPr>
      </w:pPr>
      <w:ins w:id="24085" w:author="冷雪凝" w:date="2019-05-14T19:24:35Z">
        <w:r>
          <w:rPr>
            <w:rFonts w:cs="Times" w:asciiTheme="majorEastAsia" w:hAnsiTheme="majorEastAsia" w:eastAsiaTheme="majorEastAsia"/>
            <w:color w:val="000000" w:themeColor="text1"/>
            <w:rPrChange w:id="24086" w:author="梁元" w:date="2019-05-14T19:51:36Z">
              <w:rPr>
                <w:rFonts w:cs="Times" w:asciiTheme="majorEastAsia" w:hAnsiTheme="majorEastAsia" w:eastAsiaTheme="majorEastAsia"/>
              </w:rPr>
            </w:rPrChange>
            <w14:textFill>
              <w14:solidFill>
                <w14:schemeClr w14:val="tx1"/>
              </w14:solidFill>
            </w14:textFill>
          </w:rPr>
          <w:t xml:space="preserve">4）主线程不断重复上面的第三步。 </w:t>
        </w:r>
      </w:ins>
    </w:p>
    <w:p>
      <w:pPr>
        <w:autoSpaceDE w:val="0"/>
        <w:autoSpaceDN w:val="0"/>
        <w:adjustRightInd w:val="0"/>
        <w:spacing w:line="240" w:lineRule="auto"/>
        <w:ind w:firstLine="480" w:firstLineChars="200"/>
        <w:rPr>
          <w:ins w:id="24088" w:author="冷雪凝" w:date="2019-05-14T19:24:35Z"/>
          <w:rFonts w:cs="Times" w:asciiTheme="majorEastAsia" w:hAnsiTheme="majorEastAsia" w:eastAsiaTheme="majorEastAsia"/>
          <w:color w:val="000000" w:themeColor="text1"/>
          <w:rPrChange w:id="24089" w:author="梁元" w:date="2019-05-14T19:51:36Z">
            <w:rPr>
              <w:ins w:id="24090" w:author="冷雪凝" w:date="2019-05-14T19:24:35Z"/>
              <w:rFonts w:cs="Times" w:asciiTheme="majorEastAsia" w:hAnsiTheme="majorEastAsia" w:eastAsiaTheme="majorEastAsia"/>
            </w:rPr>
          </w:rPrChange>
          <w14:textFill>
            <w14:solidFill>
              <w14:schemeClr w14:val="tx1"/>
            </w14:solidFill>
          </w14:textFill>
        </w:rPr>
      </w:pPr>
    </w:p>
    <w:p>
      <w:pPr>
        <w:autoSpaceDE w:val="0"/>
        <w:autoSpaceDN w:val="0"/>
        <w:adjustRightInd w:val="0"/>
        <w:spacing w:line="240" w:lineRule="auto"/>
        <w:ind w:firstLine="480" w:firstLineChars="200"/>
        <w:rPr>
          <w:ins w:id="24091" w:author="冷雪凝" w:date="2019-05-14T19:24:35Z"/>
          <w:rFonts w:cs="Times" w:asciiTheme="majorEastAsia" w:hAnsiTheme="majorEastAsia" w:eastAsiaTheme="majorEastAsia"/>
          <w:color w:val="000000" w:themeColor="text1"/>
          <w:rPrChange w:id="24092" w:author="梁元" w:date="2019-05-14T19:51:36Z">
            <w:rPr>
              <w:ins w:id="24093" w:author="冷雪凝" w:date="2019-05-14T19:24:35Z"/>
              <w:rFonts w:cs="Times" w:asciiTheme="majorEastAsia" w:hAnsiTheme="majorEastAsia" w:eastAsiaTheme="majorEastAsia"/>
            </w:rPr>
          </w:rPrChange>
          <w14:textFill>
            <w14:solidFill>
              <w14:schemeClr w14:val="tx1"/>
            </w14:solidFill>
          </w14:textFill>
        </w:rPr>
      </w:pPr>
      <w:ins w:id="24094" w:author="冷雪凝" w:date="2019-05-14T19:24:35Z">
        <w:r>
          <w:rPr>
            <w:rFonts w:cs="Times" w:asciiTheme="majorEastAsia" w:hAnsiTheme="majorEastAsia" w:eastAsiaTheme="majorEastAsia"/>
            <w:color w:val="000000" w:themeColor="text1"/>
            <w:rPrChange w:id="24095" w:author="梁元" w:date="2019-05-14T19:51:36Z">
              <w:rPr>
                <w:rFonts w:cs="Times" w:asciiTheme="majorEastAsia" w:hAnsiTheme="majorEastAsia" w:eastAsiaTheme="majorEastAsia"/>
              </w:rPr>
            </w:rPrChange>
            <w14:textFill>
              <w14:solidFill>
                <w14:schemeClr w14:val="tx1"/>
              </w14:solidFill>
            </w14:textFill>
          </w:rPr>
          <w:t xml:space="preserve">"回调函数"（callback），就是那些会被主线程挂起来的代码。异步任务必须指定回调函数，当异步任务从"任务队列"回到执行栈，回调函数就会执行。"任务队列"是一个先进先出的数据结构，排在前面的事件，优先返回主线程。主线程的读取过程基本上是自动的，只要执行栈一清空，"任务队列"上第一位的事件就自动返回主线程。 </w:t>
        </w:r>
      </w:ins>
    </w:p>
    <w:p>
      <w:pPr>
        <w:autoSpaceDE w:val="0"/>
        <w:autoSpaceDN w:val="0"/>
        <w:adjustRightInd w:val="0"/>
        <w:spacing w:line="240" w:lineRule="auto"/>
        <w:ind w:firstLine="480" w:firstLineChars="200"/>
        <w:rPr>
          <w:ins w:id="24097" w:author="冷雪凝" w:date="2019-05-14T19:24:35Z"/>
          <w:rFonts w:cs="Times" w:asciiTheme="majorEastAsia" w:hAnsiTheme="majorEastAsia" w:eastAsiaTheme="majorEastAsia"/>
          <w:color w:val="000000" w:themeColor="text1"/>
          <w:rPrChange w:id="24098" w:author="梁元" w:date="2019-05-14T19:51:36Z">
            <w:rPr>
              <w:ins w:id="24099" w:author="冷雪凝" w:date="2019-05-14T19:24:35Z"/>
              <w:rFonts w:cs="Times" w:asciiTheme="majorEastAsia" w:hAnsiTheme="majorEastAsia" w:eastAsiaTheme="majorEastAsia"/>
            </w:rPr>
          </w:rPrChange>
          <w14:textFill>
            <w14:solidFill>
              <w14:schemeClr w14:val="tx1"/>
            </w14:solidFill>
          </w14:textFill>
        </w:rPr>
      </w:pPr>
    </w:p>
    <w:p>
      <w:pPr>
        <w:autoSpaceDE w:val="0"/>
        <w:autoSpaceDN w:val="0"/>
        <w:adjustRightInd w:val="0"/>
        <w:spacing w:line="240" w:lineRule="auto"/>
        <w:ind w:firstLine="480" w:firstLineChars="200"/>
        <w:rPr>
          <w:ins w:id="24100" w:author="冷雪凝" w:date="2019-05-14T19:24:35Z"/>
          <w:rFonts w:cs="Times" w:asciiTheme="majorEastAsia" w:hAnsiTheme="majorEastAsia" w:eastAsiaTheme="majorEastAsia"/>
          <w:color w:val="000000" w:themeColor="text1"/>
          <w:rPrChange w:id="24101" w:author="梁元" w:date="2019-05-14T19:51:36Z">
            <w:rPr>
              <w:ins w:id="24102" w:author="冷雪凝" w:date="2019-05-14T19:24:35Z"/>
              <w:rFonts w:cs="Times" w:asciiTheme="majorEastAsia" w:hAnsiTheme="majorEastAsia" w:eastAsiaTheme="majorEastAsia"/>
            </w:rPr>
          </w:rPrChange>
          <w14:textFill>
            <w14:solidFill>
              <w14:schemeClr w14:val="tx1"/>
            </w14:solidFill>
          </w14:textFill>
        </w:rPr>
      </w:pPr>
      <w:ins w:id="24103" w:author="冷雪凝" w:date="2019-05-14T19:24:35Z">
        <w:r>
          <w:rPr>
            <w:rFonts w:cs="Times" w:asciiTheme="majorEastAsia" w:hAnsiTheme="majorEastAsia" w:eastAsiaTheme="majorEastAsia"/>
            <w:color w:val="000000" w:themeColor="text1"/>
            <w:rPrChange w:id="24104" w:author="梁元" w:date="2019-05-14T19:51:36Z">
              <w:rPr>
                <w:rFonts w:cs="Times" w:asciiTheme="majorEastAsia" w:hAnsiTheme="majorEastAsia" w:eastAsiaTheme="majorEastAsia"/>
              </w:rPr>
            </w:rPrChange>
            <w14:textFill>
              <w14:solidFill>
                <w14:schemeClr w14:val="tx1"/>
              </w14:solidFill>
            </w14:textFill>
          </w:rPr>
          <w:t>主线程从"任务队列"中读取事件，这个过程是循环不断的，所以整个的这种运行机制又称为</w:t>
        </w:r>
      </w:ins>
      <w:ins w:id="24106" w:author="冷雪凝" w:date="2019-05-14T19:24:35Z">
        <w:r>
          <w:rPr>
            <w:rFonts w:cs="Times" w:asciiTheme="majorEastAsia" w:hAnsiTheme="majorEastAsia" w:eastAsiaTheme="majorEastAsia"/>
            <w:b/>
            <w:bCs/>
            <w:color w:val="000000" w:themeColor="text1"/>
            <w:rPrChange w:id="24107" w:author="梁元" w:date="2019-05-14T19:51:36Z">
              <w:rPr>
                <w:rFonts w:cs="Times" w:asciiTheme="majorEastAsia" w:hAnsiTheme="majorEastAsia" w:eastAsiaTheme="majorEastAsia"/>
                <w:b/>
                <w:bCs/>
              </w:rPr>
            </w:rPrChange>
            <w14:textFill>
              <w14:solidFill>
                <w14:schemeClr w14:val="tx1"/>
              </w14:solidFill>
            </w14:textFill>
          </w:rPr>
          <w:t>Event Loop。</w:t>
        </w:r>
      </w:ins>
      <w:ins w:id="24109" w:author="冷雪凝" w:date="2019-05-14T19:24:35Z">
        <w:r>
          <w:rPr>
            <w:rFonts w:cs="Times" w:asciiTheme="majorEastAsia" w:hAnsiTheme="majorEastAsia" w:eastAsiaTheme="majorEastAsia"/>
            <w:color w:val="000000" w:themeColor="text1"/>
            <w:rPrChange w:id="24110" w:author="梁元" w:date="2019-05-14T19:51:36Z">
              <w:rPr>
                <w:rFonts w:cs="Times" w:asciiTheme="majorEastAsia" w:hAnsiTheme="majorEastAsia" w:eastAsiaTheme="majorEastAsia"/>
              </w:rPr>
            </w:rPrChange>
            <w14:textFill>
              <w14:solidFill>
                <w14:schemeClr w14:val="tx1"/>
              </w14:solidFill>
            </w14:textFill>
          </w:rPr>
          <w:t xml:space="preserve"> </w:t>
        </w:r>
      </w:ins>
    </w:p>
    <w:p>
      <w:pPr>
        <w:autoSpaceDE w:val="0"/>
        <w:autoSpaceDN w:val="0"/>
        <w:adjustRightInd w:val="0"/>
        <w:spacing w:line="240" w:lineRule="auto"/>
        <w:ind w:firstLine="480" w:firstLineChars="200"/>
        <w:rPr>
          <w:ins w:id="24112" w:author="冷雪凝" w:date="2019-05-14T19:24:35Z"/>
          <w:rFonts w:cs="Times" w:asciiTheme="majorEastAsia" w:hAnsiTheme="majorEastAsia" w:eastAsiaTheme="majorEastAsia"/>
          <w:color w:val="000000" w:themeColor="text1"/>
          <w:rPrChange w:id="24113" w:author="梁元" w:date="2019-05-14T19:51:36Z">
            <w:rPr>
              <w:ins w:id="24114" w:author="冷雪凝" w:date="2019-05-14T19:24:35Z"/>
              <w:rFonts w:cs="Times" w:asciiTheme="majorEastAsia" w:hAnsiTheme="majorEastAsia" w:eastAsiaTheme="majorEastAsia"/>
            </w:rPr>
          </w:rPrChange>
          <w14:textFill>
            <w14:solidFill>
              <w14:schemeClr w14:val="tx1"/>
            </w14:solidFill>
          </w14:textFill>
        </w:rPr>
      </w:pPr>
    </w:p>
    <w:p>
      <w:pPr>
        <w:autoSpaceDE w:val="0"/>
        <w:autoSpaceDN w:val="0"/>
        <w:adjustRightInd w:val="0"/>
        <w:spacing w:line="240" w:lineRule="auto"/>
        <w:ind w:firstLine="482" w:firstLineChars="200"/>
        <w:rPr>
          <w:ins w:id="24115" w:author="冷雪凝" w:date="2019-05-14T19:24:35Z"/>
          <w:rFonts w:cs="Times" w:asciiTheme="majorEastAsia" w:hAnsiTheme="majorEastAsia" w:eastAsiaTheme="majorEastAsia"/>
          <w:color w:val="000000" w:themeColor="text1"/>
          <w:rPrChange w:id="24116" w:author="梁元" w:date="2019-05-14T19:51:36Z">
            <w:rPr>
              <w:ins w:id="24117" w:author="冷雪凝" w:date="2019-05-14T19:24:35Z"/>
              <w:rFonts w:cs="Times" w:asciiTheme="majorEastAsia" w:hAnsiTheme="majorEastAsia" w:eastAsiaTheme="majorEastAsia"/>
            </w:rPr>
          </w:rPrChange>
          <w14:textFill>
            <w14:solidFill>
              <w14:schemeClr w14:val="tx1"/>
            </w14:solidFill>
          </w14:textFill>
        </w:rPr>
      </w:pPr>
      <w:ins w:id="24118" w:author="冷雪凝" w:date="2019-05-14T19:24:35Z">
        <w:r>
          <w:rPr>
            <w:rFonts w:cs="Times" w:asciiTheme="majorEastAsia" w:hAnsiTheme="majorEastAsia" w:eastAsiaTheme="majorEastAsia"/>
            <w:b/>
            <w:bCs/>
            <w:color w:val="000000" w:themeColor="text1"/>
            <w:rPrChange w:id="24119" w:author="梁元" w:date="2019-05-14T19:51:36Z">
              <w:rPr>
                <w:rFonts w:cs="Times" w:asciiTheme="majorEastAsia" w:hAnsiTheme="majorEastAsia" w:eastAsiaTheme="majorEastAsia"/>
                <w:b/>
                <w:bCs/>
                <w:color w:val="262626"/>
              </w:rPr>
            </w:rPrChange>
            <w14:textFill>
              <w14:solidFill>
                <w14:schemeClr w14:val="tx1"/>
              </w14:solidFill>
            </w14:textFill>
          </w:rPr>
          <w:t>从主线程的角度看，一个异步过程包括下面两个要素：</w:t>
        </w:r>
      </w:ins>
    </w:p>
    <w:p>
      <w:pPr>
        <w:autoSpaceDE w:val="0"/>
        <w:autoSpaceDN w:val="0"/>
        <w:adjustRightInd w:val="0"/>
        <w:spacing w:line="240" w:lineRule="auto"/>
        <w:ind w:firstLine="480" w:firstLineChars="200"/>
        <w:rPr>
          <w:ins w:id="24121" w:author="冷雪凝" w:date="2019-05-14T19:24:35Z"/>
          <w:rFonts w:cs="Times" w:asciiTheme="majorEastAsia" w:hAnsiTheme="majorEastAsia" w:eastAsiaTheme="majorEastAsia"/>
          <w:color w:val="000000" w:themeColor="text1"/>
          <w:rPrChange w:id="24122" w:author="梁元" w:date="2019-05-14T19:51:36Z">
            <w:rPr>
              <w:ins w:id="24123" w:author="冷雪凝" w:date="2019-05-14T19:24:35Z"/>
              <w:rFonts w:cs="Times" w:asciiTheme="majorEastAsia" w:hAnsiTheme="majorEastAsia" w:eastAsiaTheme="majorEastAsia"/>
              <w:color w:val="262626"/>
            </w:rPr>
          </w:rPrChange>
          <w14:textFill>
            <w14:solidFill>
              <w14:schemeClr w14:val="tx1"/>
            </w14:solidFill>
          </w14:textFill>
        </w:rPr>
      </w:pPr>
    </w:p>
    <w:p>
      <w:pPr>
        <w:autoSpaceDE w:val="0"/>
        <w:autoSpaceDN w:val="0"/>
        <w:adjustRightInd w:val="0"/>
        <w:spacing w:line="240" w:lineRule="auto"/>
        <w:ind w:firstLine="480" w:firstLineChars="200"/>
        <w:rPr>
          <w:ins w:id="24124" w:author="冷雪凝" w:date="2019-05-14T19:24:35Z"/>
          <w:rFonts w:cs="Times" w:asciiTheme="majorEastAsia" w:hAnsiTheme="majorEastAsia" w:eastAsiaTheme="majorEastAsia"/>
          <w:color w:val="000000" w:themeColor="text1"/>
          <w:rPrChange w:id="24125" w:author="梁元" w:date="2019-05-14T19:51:36Z">
            <w:rPr>
              <w:ins w:id="24126" w:author="冷雪凝" w:date="2019-05-14T19:24:35Z"/>
              <w:rFonts w:cs="Times" w:asciiTheme="majorEastAsia" w:hAnsiTheme="majorEastAsia" w:eastAsiaTheme="majorEastAsia"/>
            </w:rPr>
          </w:rPrChange>
          <w14:textFill>
            <w14:solidFill>
              <w14:schemeClr w14:val="tx1"/>
            </w14:solidFill>
          </w14:textFill>
        </w:rPr>
      </w:pPr>
      <w:ins w:id="24127" w:author="冷雪凝" w:date="2019-05-14T19:24:35Z">
        <w:r>
          <w:rPr>
            <w:rFonts w:cs="Times" w:asciiTheme="majorEastAsia" w:hAnsiTheme="majorEastAsia" w:eastAsiaTheme="majorEastAsia"/>
            <w:color w:val="000000" w:themeColor="text1"/>
            <w:rPrChange w:id="24128" w:author="梁元" w:date="2019-05-14T19:51:36Z">
              <w:rPr>
                <w:rFonts w:cs="Times" w:asciiTheme="majorEastAsia" w:hAnsiTheme="majorEastAsia" w:eastAsiaTheme="majorEastAsia"/>
                <w:color w:val="262626"/>
              </w:rPr>
            </w:rPrChange>
            <w14:textFill>
              <w14:solidFill>
                <w14:schemeClr w14:val="tx1"/>
              </w14:solidFill>
            </w14:textFill>
          </w:rPr>
          <w:t>发起函数(或叫注册函数)A</w:t>
        </w:r>
      </w:ins>
    </w:p>
    <w:p>
      <w:pPr>
        <w:autoSpaceDE w:val="0"/>
        <w:autoSpaceDN w:val="0"/>
        <w:adjustRightInd w:val="0"/>
        <w:spacing w:line="240" w:lineRule="auto"/>
        <w:ind w:firstLine="480" w:firstLineChars="200"/>
        <w:rPr>
          <w:ins w:id="24130" w:author="冷雪凝" w:date="2019-05-14T19:24:35Z"/>
          <w:rFonts w:cs="Times" w:asciiTheme="majorEastAsia" w:hAnsiTheme="majorEastAsia" w:eastAsiaTheme="majorEastAsia"/>
          <w:color w:val="000000" w:themeColor="text1"/>
          <w:rPrChange w:id="24131" w:author="梁元" w:date="2019-05-14T19:51:36Z">
            <w:rPr>
              <w:ins w:id="24132" w:author="冷雪凝" w:date="2019-05-14T19:24:35Z"/>
              <w:rFonts w:cs="Times" w:asciiTheme="majorEastAsia" w:hAnsiTheme="majorEastAsia" w:eastAsiaTheme="majorEastAsia"/>
            </w:rPr>
          </w:rPrChange>
          <w14:textFill>
            <w14:solidFill>
              <w14:schemeClr w14:val="tx1"/>
            </w14:solidFill>
          </w14:textFill>
        </w:rPr>
      </w:pPr>
      <w:ins w:id="24133" w:author="冷雪凝" w:date="2019-05-14T19:24:35Z">
        <w:r>
          <w:rPr>
            <w:rFonts w:cs="Times" w:asciiTheme="majorEastAsia" w:hAnsiTheme="majorEastAsia" w:eastAsiaTheme="majorEastAsia"/>
            <w:color w:val="000000" w:themeColor="text1"/>
            <w:rPrChange w:id="24134" w:author="梁元" w:date="2019-05-14T19:51:36Z">
              <w:rPr>
                <w:rFonts w:cs="Times" w:asciiTheme="majorEastAsia" w:hAnsiTheme="majorEastAsia" w:eastAsiaTheme="majorEastAsia"/>
                <w:color w:val="262626"/>
              </w:rPr>
            </w:rPrChange>
            <w14:textFill>
              <w14:solidFill>
                <w14:schemeClr w14:val="tx1"/>
              </w14:solidFill>
            </w14:textFill>
          </w:rPr>
          <w:t>回调函数callbackFn</w:t>
        </w:r>
      </w:ins>
    </w:p>
    <w:p>
      <w:pPr>
        <w:autoSpaceDE w:val="0"/>
        <w:autoSpaceDN w:val="0"/>
        <w:adjustRightInd w:val="0"/>
        <w:spacing w:line="240" w:lineRule="auto"/>
        <w:ind w:firstLine="480" w:firstLineChars="200"/>
        <w:rPr>
          <w:ins w:id="24136" w:author="冷雪凝" w:date="2019-05-14T19:24:35Z"/>
          <w:rFonts w:cs="Times" w:asciiTheme="majorEastAsia" w:hAnsiTheme="majorEastAsia" w:eastAsiaTheme="majorEastAsia"/>
          <w:color w:val="000000" w:themeColor="text1"/>
          <w:rPrChange w:id="24137" w:author="梁元" w:date="2019-05-14T19:51:36Z">
            <w:rPr>
              <w:ins w:id="24138" w:author="冷雪凝" w:date="2019-05-14T19:24:35Z"/>
              <w:rFonts w:cs="Times" w:asciiTheme="majorEastAsia" w:hAnsiTheme="majorEastAsia" w:eastAsiaTheme="majorEastAsia"/>
            </w:rPr>
          </w:rPrChange>
          <w14:textFill>
            <w14:solidFill>
              <w14:schemeClr w14:val="tx1"/>
            </w14:solidFill>
          </w14:textFill>
        </w:rPr>
      </w:pPr>
      <w:ins w:id="24139" w:author="冷雪凝" w:date="2019-05-14T19:24:35Z">
        <w:r>
          <w:rPr>
            <w:rFonts w:cs="Times" w:asciiTheme="majorEastAsia" w:hAnsiTheme="majorEastAsia" w:eastAsiaTheme="majorEastAsia"/>
            <w:color w:val="000000" w:themeColor="text1"/>
            <w:rPrChange w:id="24140" w:author="梁元" w:date="2019-05-14T19:51:36Z">
              <w:rPr>
                <w:rFonts w:cs="Times" w:asciiTheme="majorEastAsia" w:hAnsiTheme="majorEastAsia" w:eastAsiaTheme="majorEastAsia"/>
                <w:color w:val="262626"/>
              </w:rPr>
            </w:rPrChange>
            <w14:textFill>
              <w14:solidFill>
                <w14:schemeClr w14:val="tx1"/>
              </w14:solidFill>
            </w14:textFill>
          </w:rPr>
          <w:t>它们都是在主线程上调用的，其中注册函数用来发起异步过程，回调函数用来处理结果。</w:t>
        </w:r>
      </w:ins>
    </w:p>
    <w:p>
      <w:pPr>
        <w:autoSpaceDE w:val="0"/>
        <w:autoSpaceDN w:val="0"/>
        <w:adjustRightInd w:val="0"/>
        <w:spacing w:line="240" w:lineRule="auto"/>
        <w:ind w:firstLine="480" w:firstLineChars="200"/>
        <w:rPr>
          <w:ins w:id="24142" w:author="冷雪凝" w:date="2019-05-14T19:24:35Z"/>
          <w:rFonts w:cs="Times" w:asciiTheme="majorEastAsia" w:hAnsiTheme="majorEastAsia" w:eastAsiaTheme="majorEastAsia"/>
          <w:color w:val="000000" w:themeColor="text1"/>
          <w:rPrChange w:id="24143" w:author="梁元" w:date="2019-05-14T19:51:36Z">
            <w:rPr>
              <w:ins w:id="24144" w:author="冷雪凝" w:date="2019-05-14T19:24:35Z"/>
              <w:rFonts w:cs="Times" w:asciiTheme="majorEastAsia" w:hAnsiTheme="majorEastAsia" w:eastAsiaTheme="majorEastAsia"/>
            </w:rPr>
          </w:rPrChange>
          <w14:textFill>
            <w14:solidFill>
              <w14:schemeClr w14:val="tx1"/>
            </w14:solidFill>
          </w14:textFill>
        </w:rPr>
      </w:pPr>
    </w:p>
    <w:p>
      <w:pPr>
        <w:autoSpaceDE w:val="0"/>
        <w:autoSpaceDN w:val="0"/>
        <w:adjustRightInd w:val="0"/>
        <w:spacing w:line="240" w:lineRule="auto"/>
        <w:ind w:firstLine="482" w:firstLineChars="200"/>
        <w:rPr>
          <w:ins w:id="24145" w:author="冷雪凝" w:date="2019-05-14T19:24:35Z"/>
          <w:rFonts w:cs="Times" w:asciiTheme="majorEastAsia" w:hAnsiTheme="majorEastAsia" w:eastAsiaTheme="majorEastAsia"/>
          <w:color w:val="000000" w:themeColor="text1"/>
          <w:rPrChange w:id="24146" w:author="梁元" w:date="2019-05-14T19:51:36Z">
            <w:rPr>
              <w:ins w:id="24147" w:author="冷雪凝" w:date="2019-05-14T19:24:35Z"/>
              <w:rFonts w:cs="Times" w:asciiTheme="majorEastAsia" w:hAnsiTheme="majorEastAsia" w:eastAsiaTheme="majorEastAsia"/>
            </w:rPr>
          </w:rPrChange>
          <w14:textFill>
            <w14:solidFill>
              <w14:schemeClr w14:val="tx1"/>
            </w14:solidFill>
          </w14:textFill>
        </w:rPr>
      </w:pPr>
      <w:ins w:id="24148" w:author="冷雪凝" w:date="2019-05-14T19:24:35Z">
        <w:r>
          <w:rPr>
            <w:rFonts w:cs="Times" w:asciiTheme="majorEastAsia" w:hAnsiTheme="majorEastAsia" w:eastAsiaTheme="majorEastAsia"/>
            <w:b/>
            <w:bCs/>
            <w:color w:val="000000" w:themeColor="text1"/>
            <w:rPrChange w:id="24149" w:author="梁元" w:date="2019-05-14T19:51:36Z">
              <w:rPr>
                <w:rFonts w:cs="Times" w:asciiTheme="majorEastAsia" w:hAnsiTheme="majorEastAsia" w:eastAsiaTheme="majorEastAsia"/>
                <w:b/>
                <w:bCs/>
                <w:color w:val="262626"/>
              </w:rPr>
            </w:rPrChange>
            <w14:textFill>
              <w14:solidFill>
                <w14:schemeClr w14:val="tx1"/>
              </w14:solidFill>
            </w14:textFill>
          </w:rPr>
          <w:t>异步进程有:</w:t>
        </w:r>
      </w:ins>
    </w:p>
    <w:p>
      <w:pPr>
        <w:autoSpaceDE w:val="0"/>
        <w:autoSpaceDN w:val="0"/>
        <w:adjustRightInd w:val="0"/>
        <w:spacing w:line="240" w:lineRule="auto"/>
        <w:ind w:firstLine="480" w:firstLineChars="200"/>
        <w:rPr>
          <w:ins w:id="24151" w:author="冷雪凝" w:date="2019-05-14T19:24:35Z"/>
          <w:rFonts w:cs="Times" w:asciiTheme="majorEastAsia" w:hAnsiTheme="majorEastAsia" w:eastAsiaTheme="majorEastAsia"/>
          <w:color w:val="000000" w:themeColor="text1"/>
          <w:rPrChange w:id="24152" w:author="梁元" w:date="2019-05-14T19:51:36Z">
            <w:rPr>
              <w:ins w:id="24153" w:author="冷雪凝" w:date="2019-05-14T19:24:35Z"/>
              <w:rFonts w:cs="Times" w:asciiTheme="majorEastAsia" w:hAnsiTheme="majorEastAsia" w:eastAsiaTheme="majorEastAsia"/>
              <w:color w:val="262626"/>
            </w:rPr>
          </w:rPrChange>
          <w14:textFill>
            <w14:solidFill>
              <w14:schemeClr w14:val="tx1"/>
            </w14:solidFill>
          </w14:textFill>
        </w:rPr>
      </w:pPr>
    </w:p>
    <w:p>
      <w:pPr>
        <w:autoSpaceDE w:val="0"/>
        <w:autoSpaceDN w:val="0"/>
        <w:adjustRightInd w:val="0"/>
        <w:spacing w:line="240" w:lineRule="auto"/>
        <w:ind w:firstLine="480" w:firstLineChars="200"/>
        <w:rPr>
          <w:ins w:id="24154" w:author="冷雪凝" w:date="2019-05-14T19:24:35Z"/>
          <w:rFonts w:cs="Times" w:asciiTheme="majorEastAsia" w:hAnsiTheme="majorEastAsia" w:eastAsiaTheme="majorEastAsia"/>
          <w:color w:val="000000" w:themeColor="text1"/>
          <w:rPrChange w:id="24155" w:author="梁元" w:date="2019-05-14T19:51:36Z">
            <w:rPr>
              <w:ins w:id="24156" w:author="冷雪凝" w:date="2019-05-14T19:24:35Z"/>
              <w:rFonts w:cs="Times" w:asciiTheme="majorEastAsia" w:hAnsiTheme="majorEastAsia" w:eastAsiaTheme="majorEastAsia"/>
            </w:rPr>
          </w:rPrChange>
          <w14:textFill>
            <w14:solidFill>
              <w14:schemeClr w14:val="tx1"/>
            </w14:solidFill>
          </w14:textFill>
        </w:rPr>
      </w:pPr>
      <w:ins w:id="24157" w:author="冷雪凝" w:date="2019-05-14T19:24:35Z">
        <w:r>
          <w:rPr>
            <w:rFonts w:cs="Times" w:asciiTheme="majorEastAsia" w:hAnsiTheme="majorEastAsia" w:eastAsiaTheme="majorEastAsia"/>
            <w:color w:val="000000" w:themeColor="text1"/>
            <w:rPrChange w:id="24158" w:author="梁元" w:date="2019-05-14T19:51:36Z">
              <w:rPr>
                <w:rFonts w:cs="Times" w:asciiTheme="majorEastAsia" w:hAnsiTheme="majorEastAsia" w:eastAsiaTheme="majorEastAsia"/>
                <w:color w:val="262626"/>
              </w:rPr>
            </w:rPrChange>
            <w14:textFill>
              <w14:solidFill>
                <w14:schemeClr w14:val="tx1"/>
              </w14:solidFill>
            </w14:textFill>
          </w:rPr>
          <w:t>类似onclick等，由浏览器内核的DOM binding模块处理，事件触发时，回调函数添加到任务队列中；</w:t>
        </w:r>
      </w:ins>
    </w:p>
    <w:p>
      <w:pPr>
        <w:autoSpaceDE w:val="0"/>
        <w:autoSpaceDN w:val="0"/>
        <w:adjustRightInd w:val="0"/>
        <w:spacing w:line="240" w:lineRule="auto"/>
        <w:ind w:firstLine="480" w:firstLineChars="200"/>
        <w:rPr>
          <w:ins w:id="24160" w:author="冷雪凝" w:date="2019-05-14T19:24:35Z"/>
          <w:rFonts w:cs="Times" w:asciiTheme="majorEastAsia" w:hAnsiTheme="majorEastAsia" w:eastAsiaTheme="majorEastAsia"/>
          <w:color w:val="000000" w:themeColor="text1"/>
          <w:rPrChange w:id="24161" w:author="梁元" w:date="2019-05-14T19:51:36Z">
            <w:rPr>
              <w:ins w:id="24162" w:author="冷雪凝" w:date="2019-05-14T19:24:35Z"/>
              <w:rFonts w:cs="Times" w:asciiTheme="majorEastAsia" w:hAnsiTheme="majorEastAsia" w:eastAsiaTheme="majorEastAsia"/>
            </w:rPr>
          </w:rPrChange>
          <w14:textFill>
            <w14:solidFill>
              <w14:schemeClr w14:val="tx1"/>
            </w14:solidFill>
          </w14:textFill>
        </w:rPr>
      </w:pPr>
      <w:ins w:id="24163" w:author="冷雪凝" w:date="2019-05-14T19:24:35Z">
        <w:r>
          <w:rPr>
            <w:rFonts w:cs="Times" w:asciiTheme="majorEastAsia" w:hAnsiTheme="majorEastAsia" w:eastAsiaTheme="majorEastAsia"/>
            <w:color w:val="000000" w:themeColor="text1"/>
            <w:rPrChange w:id="24164" w:author="梁元" w:date="2019-05-14T19:51:36Z">
              <w:rPr>
                <w:rFonts w:cs="Times" w:asciiTheme="majorEastAsia" w:hAnsiTheme="majorEastAsia" w:eastAsiaTheme="majorEastAsia"/>
                <w:color w:val="262626"/>
              </w:rPr>
            </w:rPrChange>
            <w14:textFill>
              <w14:solidFill>
                <w14:schemeClr w14:val="tx1"/>
              </w14:solidFill>
            </w14:textFill>
          </w:rPr>
          <w:t>setTimeout等，由浏览器内核的Timer模块处理，时间到达时，回调函数添加到任务队列中；</w:t>
        </w:r>
      </w:ins>
    </w:p>
    <w:p>
      <w:pPr>
        <w:autoSpaceDE w:val="0"/>
        <w:autoSpaceDN w:val="0"/>
        <w:adjustRightInd w:val="0"/>
        <w:spacing w:line="240" w:lineRule="auto"/>
        <w:ind w:firstLine="480" w:firstLineChars="200"/>
        <w:rPr>
          <w:ins w:id="24166" w:author="冷雪凝" w:date="2019-05-14T19:24:35Z"/>
          <w:rFonts w:cs="Times" w:asciiTheme="majorEastAsia" w:hAnsiTheme="majorEastAsia" w:eastAsiaTheme="majorEastAsia"/>
          <w:color w:val="000000" w:themeColor="text1"/>
          <w:rPrChange w:id="24167" w:author="梁元" w:date="2019-05-14T19:51:36Z">
            <w:rPr>
              <w:ins w:id="24168" w:author="冷雪凝" w:date="2019-05-14T19:24:35Z"/>
              <w:rFonts w:cs="Times" w:asciiTheme="majorEastAsia" w:hAnsiTheme="majorEastAsia" w:eastAsiaTheme="majorEastAsia"/>
            </w:rPr>
          </w:rPrChange>
          <w14:textFill>
            <w14:solidFill>
              <w14:schemeClr w14:val="tx1"/>
            </w14:solidFill>
          </w14:textFill>
        </w:rPr>
      </w:pPr>
      <w:ins w:id="24169" w:author="冷雪凝" w:date="2019-05-14T19:24:35Z">
        <w:r>
          <w:rPr>
            <w:rFonts w:cs="Times" w:asciiTheme="majorEastAsia" w:hAnsiTheme="majorEastAsia" w:eastAsiaTheme="majorEastAsia"/>
            <w:color w:val="000000" w:themeColor="text1"/>
            <w:rPrChange w:id="24170" w:author="梁元" w:date="2019-05-14T19:51:36Z">
              <w:rPr>
                <w:rFonts w:cs="Times" w:asciiTheme="majorEastAsia" w:hAnsiTheme="majorEastAsia" w:eastAsiaTheme="majorEastAsia"/>
                <w:color w:val="262626"/>
              </w:rPr>
            </w:rPrChange>
            <w14:textFill>
              <w14:solidFill>
                <w14:schemeClr w14:val="tx1"/>
              </w14:solidFill>
            </w14:textFill>
          </w:rPr>
          <w:t>Ajax，由浏览器内核的Network模块处理，网络请求返回后，添加到任务队列中。</w:t>
        </w:r>
      </w:ins>
    </w:p>
    <w:p>
      <w:pPr>
        <w:autoSpaceDE w:val="0"/>
        <w:autoSpaceDN w:val="0"/>
        <w:adjustRightInd w:val="0"/>
        <w:spacing w:line="240" w:lineRule="auto"/>
        <w:ind w:firstLine="480" w:firstLineChars="200"/>
        <w:rPr>
          <w:ins w:id="24172" w:author="冷雪凝" w:date="2019-05-14T19:24:35Z"/>
          <w:rFonts w:cs="Times" w:asciiTheme="majorEastAsia" w:hAnsiTheme="majorEastAsia" w:eastAsiaTheme="majorEastAsia"/>
          <w:color w:val="000000" w:themeColor="text1"/>
          <w:rPrChange w:id="24173" w:author="梁元" w:date="2019-05-14T19:51:36Z">
            <w:rPr>
              <w:ins w:id="24174" w:author="冷雪凝" w:date="2019-05-14T19:24:35Z"/>
              <w:rFonts w:cs="Times" w:asciiTheme="majorEastAsia" w:hAnsiTheme="majorEastAsia" w:eastAsiaTheme="majorEastAsia"/>
              <w:color w:val="262626"/>
            </w:rPr>
          </w:rPrChange>
          <w14:textFill>
            <w14:solidFill>
              <w14:schemeClr w14:val="tx1"/>
            </w14:solidFill>
          </w14:textFill>
        </w:rPr>
      </w:pPr>
    </w:p>
    <w:p>
      <w:pPr>
        <w:autoSpaceDE w:val="0"/>
        <w:autoSpaceDN w:val="0"/>
        <w:adjustRightInd w:val="0"/>
        <w:spacing w:line="240" w:lineRule="auto"/>
        <w:ind w:firstLine="480" w:firstLineChars="200"/>
        <w:rPr>
          <w:ins w:id="24175" w:author="冷雪凝" w:date="2019-05-14T19:24:35Z"/>
          <w:rFonts w:cs="Times" w:asciiTheme="majorEastAsia" w:hAnsiTheme="majorEastAsia" w:eastAsiaTheme="majorEastAsia"/>
          <w:color w:val="000000" w:themeColor="text1"/>
          <w:rPrChange w:id="24176" w:author="梁元" w:date="2019-05-14T19:51:36Z">
            <w:rPr>
              <w:ins w:id="24177" w:author="冷雪凝" w:date="2019-05-14T19:24:35Z"/>
              <w:rFonts w:cs="Times" w:asciiTheme="majorEastAsia" w:hAnsiTheme="majorEastAsia" w:eastAsiaTheme="majorEastAsia"/>
            </w:rPr>
          </w:rPrChange>
          <w14:textFill>
            <w14:solidFill>
              <w14:schemeClr w14:val="tx1"/>
            </w14:solidFill>
          </w14:textFill>
        </w:rPr>
      </w:pPr>
      <w:ins w:id="24178" w:author="冷雪凝" w:date="2019-05-14T19:24:35Z">
        <w:r>
          <w:rPr>
            <w:rFonts w:cs="Times" w:asciiTheme="majorEastAsia" w:hAnsiTheme="majorEastAsia" w:eastAsiaTheme="majorEastAsia"/>
            <w:color w:val="000000" w:themeColor="text1"/>
            <w:rPrChange w:id="24179" w:author="梁元" w:date="2019-05-14T19:51:36Z">
              <w:rPr>
                <w:rFonts w:cs="Times" w:asciiTheme="majorEastAsia" w:hAnsiTheme="majorEastAsia" w:eastAsiaTheme="majorEastAsia"/>
                <w:color w:val="262626"/>
              </w:rPr>
            </w:rPrChange>
            <w14:textFill>
              <w14:solidFill>
                <w14:schemeClr w14:val="tx1"/>
              </w14:solidFill>
            </w14:textFill>
          </w:rPr>
          <w:t>例如setTimeout(fn, 1000)，其中的setTimeout就是异步过程的发起函数，fn是回调函数。用一句话概括：工作线程将消息放到消息队列，主线程通过事件循环过程去取消息。</w:t>
        </w:r>
      </w:ins>
    </w:p>
    <w:p>
      <w:pPr>
        <w:autoSpaceDE w:val="0"/>
        <w:autoSpaceDN w:val="0"/>
        <w:adjustRightInd w:val="0"/>
        <w:spacing w:line="240" w:lineRule="auto"/>
        <w:ind w:firstLine="480" w:firstLineChars="200"/>
        <w:rPr>
          <w:ins w:id="24181" w:author="冷雪凝" w:date="2019-05-14T19:24:35Z"/>
          <w:rFonts w:cs="Times" w:asciiTheme="majorEastAsia" w:hAnsiTheme="majorEastAsia" w:eastAsiaTheme="majorEastAsia"/>
          <w:color w:val="000000" w:themeColor="text1"/>
          <w:rPrChange w:id="24182" w:author="梁元" w:date="2019-05-14T19:51:36Z">
            <w:rPr>
              <w:ins w:id="24183" w:author="冷雪凝" w:date="2019-05-14T19:24:35Z"/>
              <w:rFonts w:cs="Times" w:asciiTheme="majorEastAsia" w:hAnsiTheme="majorEastAsia" w:eastAsiaTheme="majorEastAsia"/>
              <w:color w:val="262626"/>
            </w:rPr>
          </w:rPrChange>
          <w14:textFill>
            <w14:solidFill>
              <w14:schemeClr w14:val="tx1"/>
            </w14:solidFill>
          </w14:textFill>
        </w:rPr>
      </w:pPr>
    </w:p>
    <w:p>
      <w:pPr>
        <w:autoSpaceDE w:val="0"/>
        <w:autoSpaceDN w:val="0"/>
        <w:adjustRightInd w:val="0"/>
        <w:spacing w:line="240" w:lineRule="auto"/>
        <w:ind w:firstLine="480" w:firstLineChars="200"/>
        <w:rPr>
          <w:ins w:id="24184" w:author="冷雪凝" w:date="2019-05-14T19:24:35Z"/>
          <w:rFonts w:cs="Times" w:asciiTheme="majorEastAsia" w:hAnsiTheme="majorEastAsia" w:eastAsiaTheme="majorEastAsia"/>
          <w:color w:val="000000" w:themeColor="text1"/>
          <w:rPrChange w:id="24185" w:author="梁元" w:date="2019-05-14T19:51:36Z">
            <w:rPr>
              <w:ins w:id="24186" w:author="冷雪凝" w:date="2019-05-14T19:24:35Z"/>
              <w:rFonts w:cs="Times" w:asciiTheme="majorEastAsia" w:hAnsiTheme="majorEastAsia" w:eastAsiaTheme="majorEastAsia"/>
            </w:rPr>
          </w:rPrChange>
          <w14:textFill>
            <w14:solidFill>
              <w14:schemeClr w14:val="tx1"/>
            </w14:solidFill>
          </w14:textFill>
        </w:rPr>
      </w:pPr>
      <w:ins w:id="24187" w:author="冷雪凝" w:date="2019-05-14T19:24:35Z">
        <w:r>
          <w:rPr>
            <w:rFonts w:cs="Times" w:asciiTheme="majorEastAsia" w:hAnsiTheme="majorEastAsia" w:eastAsiaTheme="majorEastAsia"/>
            <w:color w:val="000000" w:themeColor="text1"/>
            <w:rPrChange w:id="24188" w:author="梁元" w:date="2019-05-14T19:51:36Z">
              <w:rPr>
                <w:rFonts w:cs="Times" w:asciiTheme="majorEastAsia" w:hAnsiTheme="majorEastAsia" w:eastAsiaTheme="majorEastAsia"/>
                <w:color w:val="262626"/>
              </w:rPr>
            </w:rPrChange>
            <w14:textFill>
              <w14:solidFill>
                <w14:schemeClr w14:val="tx1"/>
              </w14:solidFill>
            </w14:textFill>
          </w:rPr>
          <w:t>消息队列：消息队列是一个先进先出的队列，它里面存放着各种消息。</w:t>
        </w:r>
      </w:ins>
    </w:p>
    <w:p>
      <w:pPr>
        <w:autoSpaceDE w:val="0"/>
        <w:autoSpaceDN w:val="0"/>
        <w:adjustRightInd w:val="0"/>
        <w:spacing w:line="240" w:lineRule="auto"/>
        <w:ind w:firstLine="480" w:firstLineChars="200"/>
        <w:rPr>
          <w:ins w:id="24190" w:author="冷雪凝" w:date="2019-05-14T19:24:35Z"/>
          <w:rFonts w:cs="Times" w:asciiTheme="majorEastAsia" w:hAnsiTheme="majorEastAsia" w:eastAsiaTheme="majorEastAsia"/>
          <w:color w:val="000000" w:themeColor="text1"/>
          <w:rPrChange w:id="24191" w:author="梁元" w:date="2019-05-14T19:51:36Z">
            <w:rPr>
              <w:ins w:id="24192" w:author="冷雪凝" w:date="2019-05-14T19:24:35Z"/>
              <w:rFonts w:cs="Times" w:asciiTheme="majorEastAsia" w:hAnsiTheme="majorEastAsia" w:eastAsiaTheme="majorEastAsia"/>
            </w:rPr>
          </w:rPrChange>
          <w14:textFill>
            <w14:solidFill>
              <w14:schemeClr w14:val="tx1"/>
            </w14:solidFill>
          </w14:textFill>
        </w:rPr>
      </w:pPr>
      <w:ins w:id="24193" w:author="冷雪凝" w:date="2019-05-14T19:24:35Z">
        <w:r>
          <w:rPr>
            <w:rFonts w:cs="Times" w:asciiTheme="majorEastAsia" w:hAnsiTheme="majorEastAsia" w:eastAsiaTheme="majorEastAsia"/>
            <w:color w:val="000000" w:themeColor="text1"/>
            <w:rPrChange w:id="24194" w:author="梁元" w:date="2019-05-14T19:51:36Z">
              <w:rPr>
                <w:rFonts w:cs="Times" w:asciiTheme="majorEastAsia" w:hAnsiTheme="majorEastAsia" w:eastAsiaTheme="majorEastAsia"/>
                <w:color w:val="262626"/>
              </w:rPr>
            </w:rPrChange>
            <w14:textFill>
              <w14:solidFill>
                <w14:schemeClr w14:val="tx1"/>
              </w14:solidFill>
            </w14:textFill>
          </w:rPr>
          <w:t>事件循环：事件循环是指主线程重复从消息队列中取消息、执行的过程。</w:t>
        </w:r>
      </w:ins>
    </w:p>
    <w:p>
      <w:pPr>
        <w:autoSpaceDE w:val="0"/>
        <w:autoSpaceDN w:val="0"/>
        <w:adjustRightInd w:val="0"/>
        <w:spacing w:line="240" w:lineRule="auto"/>
        <w:ind w:firstLine="480" w:firstLineChars="200"/>
        <w:rPr>
          <w:ins w:id="24196" w:author="冷雪凝" w:date="2019-05-14T19:24:35Z"/>
          <w:rFonts w:cs="Times" w:asciiTheme="majorEastAsia" w:hAnsiTheme="majorEastAsia" w:eastAsiaTheme="majorEastAsia"/>
          <w:color w:val="000000" w:themeColor="text1"/>
          <w:rPrChange w:id="24197" w:author="梁元" w:date="2019-05-14T19:51:36Z">
            <w:rPr>
              <w:ins w:id="24198" w:author="冷雪凝" w:date="2019-05-14T19:24:35Z"/>
              <w:rFonts w:cs="Times" w:asciiTheme="majorEastAsia" w:hAnsiTheme="majorEastAsia" w:eastAsiaTheme="majorEastAsia"/>
            </w:rPr>
          </w:rPrChange>
          <w14:textFill>
            <w14:solidFill>
              <w14:schemeClr w14:val="tx1"/>
            </w14:solidFill>
          </w14:textFill>
        </w:rPr>
      </w:pPr>
    </w:p>
    <w:p>
      <w:pPr>
        <w:autoSpaceDE w:val="0"/>
        <w:autoSpaceDN w:val="0"/>
        <w:adjustRightInd w:val="0"/>
        <w:spacing w:line="240" w:lineRule="auto"/>
        <w:ind w:firstLine="480" w:firstLineChars="200"/>
        <w:rPr>
          <w:ins w:id="24199" w:author="冷雪凝" w:date="2019-05-14T19:24:35Z"/>
          <w:rFonts w:cs="Times" w:asciiTheme="majorEastAsia" w:hAnsiTheme="majorEastAsia" w:eastAsiaTheme="majorEastAsia"/>
          <w:color w:val="000000" w:themeColor="text1"/>
          <w:rPrChange w:id="24200" w:author="梁元" w:date="2019-05-14T19:51:36Z">
            <w:rPr>
              <w:ins w:id="24201" w:author="冷雪凝" w:date="2019-05-14T19:24:35Z"/>
              <w:rFonts w:cs="Times" w:asciiTheme="majorEastAsia" w:hAnsiTheme="majorEastAsia" w:eastAsiaTheme="majorEastAsia"/>
            </w:rPr>
          </w:rPrChange>
          <w14:textFill>
            <w14:solidFill>
              <w14:schemeClr w14:val="tx1"/>
            </w14:solidFill>
          </w14:textFill>
        </w:rPr>
      </w:pPr>
    </w:p>
    <w:p>
      <w:pPr>
        <w:autoSpaceDE w:val="0"/>
        <w:autoSpaceDN w:val="0"/>
        <w:adjustRightInd w:val="0"/>
        <w:spacing w:line="240" w:lineRule="auto"/>
        <w:ind w:firstLine="480" w:firstLineChars="200"/>
        <w:rPr>
          <w:ins w:id="24202" w:author="冷雪凝" w:date="2019-05-14T19:24:35Z"/>
          <w:rFonts w:cs="Times" w:asciiTheme="majorEastAsia" w:hAnsiTheme="majorEastAsia" w:eastAsiaTheme="majorEastAsia"/>
          <w:color w:val="000000" w:themeColor="text1"/>
          <w:rPrChange w:id="24203" w:author="梁元" w:date="2019-05-14T19:51:36Z">
            <w:rPr>
              <w:ins w:id="24204" w:author="冷雪凝" w:date="2019-05-14T19:24:35Z"/>
              <w:rFonts w:cs="Times" w:asciiTheme="majorEastAsia" w:hAnsiTheme="majorEastAsia" w:eastAsiaTheme="majorEastAsia"/>
            </w:rPr>
          </w:rPrChange>
          <w14:textFill>
            <w14:solidFill>
              <w14:schemeClr w14:val="tx1"/>
            </w14:solidFill>
          </w14:textFill>
        </w:rPr>
      </w:pPr>
    </w:p>
    <w:p>
      <w:pPr>
        <w:autoSpaceDE w:val="0"/>
        <w:autoSpaceDN w:val="0"/>
        <w:adjustRightInd w:val="0"/>
        <w:spacing w:line="240" w:lineRule="auto"/>
        <w:ind w:firstLine="482" w:firstLineChars="200"/>
        <w:rPr>
          <w:ins w:id="24205" w:author="冷雪凝" w:date="2019-05-14T19:24:35Z"/>
          <w:rFonts w:cs="Times" w:asciiTheme="majorEastAsia" w:hAnsiTheme="majorEastAsia" w:eastAsiaTheme="majorEastAsia"/>
          <w:color w:val="000000" w:themeColor="text1"/>
          <w:rPrChange w:id="24206" w:author="梁元" w:date="2019-05-14T19:51:36Z">
            <w:rPr>
              <w:ins w:id="24207" w:author="冷雪凝" w:date="2019-05-14T19:24:35Z"/>
              <w:rFonts w:cs="Times" w:asciiTheme="majorEastAsia" w:hAnsiTheme="majorEastAsia" w:eastAsiaTheme="majorEastAsia"/>
            </w:rPr>
          </w:rPrChange>
          <w14:textFill>
            <w14:solidFill>
              <w14:schemeClr w14:val="tx1"/>
            </w14:solidFill>
          </w14:textFill>
        </w:rPr>
      </w:pPr>
      <w:ins w:id="24208" w:author="冷雪凝" w:date="2019-05-14T19:24:35Z">
        <w:r>
          <w:rPr>
            <w:rFonts w:cs="Times" w:asciiTheme="majorEastAsia" w:hAnsiTheme="majorEastAsia" w:eastAsiaTheme="majorEastAsia"/>
            <w:b/>
            <w:bCs/>
            <w:color w:val="000000" w:themeColor="text1"/>
            <w:rPrChange w:id="24209" w:author="梁元" w:date="2019-05-14T19:51:36Z">
              <w:rPr>
                <w:rFonts w:cs="Times" w:asciiTheme="majorEastAsia" w:hAnsiTheme="majorEastAsia" w:eastAsiaTheme="majorEastAsia"/>
                <w:b/>
                <w:bCs/>
                <w:color w:val="262626"/>
              </w:rPr>
            </w:rPrChange>
            <w14:textFill>
              <w14:solidFill>
                <w14:schemeClr w14:val="tx1"/>
              </w14:solidFill>
            </w14:textFill>
          </w:rPr>
          <w:t>流程如下:</w:t>
        </w:r>
      </w:ins>
    </w:p>
    <w:p>
      <w:pPr>
        <w:autoSpaceDE w:val="0"/>
        <w:autoSpaceDN w:val="0"/>
        <w:adjustRightInd w:val="0"/>
        <w:spacing w:line="240" w:lineRule="auto"/>
        <w:ind w:firstLine="480" w:firstLineChars="200"/>
        <w:rPr>
          <w:ins w:id="24211" w:author="冷雪凝" w:date="2019-05-14T19:24:35Z"/>
          <w:rFonts w:cs="Times" w:asciiTheme="majorEastAsia" w:hAnsiTheme="majorEastAsia" w:eastAsiaTheme="majorEastAsia"/>
          <w:color w:val="000000" w:themeColor="text1"/>
          <w:rPrChange w:id="24212" w:author="梁元" w:date="2019-05-14T19:51:36Z">
            <w:rPr>
              <w:ins w:id="24213" w:author="冷雪凝" w:date="2019-05-14T19:24:35Z"/>
              <w:rFonts w:cs="Times" w:asciiTheme="majorEastAsia" w:hAnsiTheme="majorEastAsia" w:eastAsiaTheme="majorEastAsia"/>
              <w:color w:val="262626"/>
            </w:rPr>
          </w:rPrChange>
          <w14:textFill>
            <w14:solidFill>
              <w14:schemeClr w14:val="tx1"/>
            </w14:solidFill>
          </w14:textFill>
        </w:rPr>
      </w:pPr>
    </w:p>
    <w:p>
      <w:pPr>
        <w:widowControl/>
        <w:numPr>
          <w:ilvl w:val="0"/>
          <w:numId w:val="43"/>
        </w:numPr>
        <w:tabs>
          <w:tab w:val="left" w:pos="220"/>
          <w:tab w:val="left" w:pos="720"/>
        </w:tabs>
        <w:autoSpaceDE w:val="0"/>
        <w:autoSpaceDN w:val="0"/>
        <w:adjustRightInd w:val="0"/>
        <w:spacing w:line="240" w:lineRule="auto"/>
        <w:ind w:firstLine="480" w:firstLineChars="200"/>
        <w:jc w:val="left"/>
        <w:rPr>
          <w:ins w:id="24214" w:author="冷雪凝" w:date="2019-05-14T19:24:35Z"/>
          <w:rFonts w:cs="Times" w:asciiTheme="majorEastAsia" w:hAnsiTheme="majorEastAsia" w:eastAsiaTheme="majorEastAsia"/>
          <w:color w:val="000000" w:themeColor="text1"/>
          <w:rPrChange w:id="24215" w:author="梁元" w:date="2019-05-14T19:51:36Z">
            <w:rPr>
              <w:ins w:id="24216" w:author="冷雪凝" w:date="2019-05-14T19:24:35Z"/>
              <w:rFonts w:cs="Times" w:asciiTheme="majorEastAsia" w:hAnsiTheme="majorEastAsia" w:eastAsiaTheme="majorEastAsia"/>
            </w:rPr>
          </w:rPrChange>
          <w14:textFill>
            <w14:solidFill>
              <w14:schemeClr w14:val="tx1"/>
            </w14:solidFill>
          </w14:textFill>
        </w:rPr>
      </w:pPr>
      <w:ins w:id="24217" w:author="冷雪凝" w:date="2019-05-14T19:24:35Z">
        <w:bookmarkStart w:id="904" w:name="_Toc1271_WPSOffice_Level2"/>
        <w:r>
          <w:rPr>
            <w:rFonts w:cs="Times" w:asciiTheme="majorEastAsia" w:hAnsiTheme="majorEastAsia" w:eastAsiaTheme="majorEastAsia"/>
            <w:color w:val="000000" w:themeColor="text1"/>
            <w:rPrChange w:id="24218" w:author="梁元" w:date="2019-05-14T19:51:36Z">
              <w:rPr>
                <w:rFonts w:cs="Times" w:asciiTheme="majorEastAsia" w:hAnsiTheme="majorEastAsia" w:eastAsiaTheme="majorEastAsia"/>
                <w:color w:val="262626"/>
              </w:rPr>
            </w:rPrChange>
            <w14:textFill>
              <w14:solidFill>
                <w14:schemeClr w14:val="tx1"/>
              </w14:solidFill>
            </w14:textFill>
          </w:rPr>
          <w:t>主线程读取js代码, 形成相应的堆和执行栈, 执行同步任务</w:t>
        </w:r>
      </w:ins>
      <w:ins w:id="24220" w:author="冷雪凝" w:date="2019-05-14T19:24:35Z">
        <w:r>
          <w:rPr>
            <w:rFonts w:ascii="MS Mincho" w:hAnsi="MS Mincho" w:eastAsia="MS Mincho" w:cs="MS Mincho"/>
            <w:color w:val="000000" w:themeColor="text1"/>
            <w:rPrChange w:id="24221" w:author="梁元" w:date="2019-05-14T19:51:36Z">
              <w:rPr>
                <w:rFonts w:ascii="MS Mincho" w:hAnsi="MS Mincho" w:eastAsia="MS Mincho" w:cs="MS Mincho"/>
              </w:rPr>
            </w:rPrChange>
            <w14:textFill>
              <w14:solidFill>
                <w14:schemeClr w14:val="tx1"/>
              </w14:solidFill>
            </w14:textFill>
          </w:rPr>
          <w:t> </w:t>
        </w:r>
        <w:bookmarkEnd w:id="904"/>
      </w:ins>
    </w:p>
    <w:p>
      <w:pPr>
        <w:widowControl/>
        <w:numPr>
          <w:ilvl w:val="0"/>
          <w:numId w:val="43"/>
        </w:numPr>
        <w:tabs>
          <w:tab w:val="left" w:pos="220"/>
          <w:tab w:val="left" w:pos="720"/>
        </w:tabs>
        <w:autoSpaceDE w:val="0"/>
        <w:autoSpaceDN w:val="0"/>
        <w:adjustRightInd w:val="0"/>
        <w:spacing w:line="240" w:lineRule="auto"/>
        <w:ind w:firstLine="480" w:firstLineChars="200"/>
        <w:jc w:val="left"/>
        <w:rPr>
          <w:ins w:id="24223" w:author="冷雪凝" w:date="2019-05-14T19:24:35Z"/>
          <w:rFonts w:cs="Times" w:asciiTheme="majorEastAsia" w:hAnsiTheme="majorEastAsia" w:eastAsiaTheme="majorEastAsia"/>
          <w:color w:val="000000" w:themeColor="text1"/>
          <w:rPrChange w:id="24224" w:author="梁元" w:date="2019-05-14T19:51:36Z">
            <w:rPr>
              <w:ins w:id="24225" w:author="冷雪凝" w:date="2019-05-14T19:24:35Z"/>
              <w:rFonts w:cs="Times" w:asciiTheme="majorEastAsia" w:hAnsiTheme="majorEastAsia" w:eastAsiaTheme="majorEastAsia"/>
            </w:rPr>
          </w:rPrChange>
          <w14:textFill>
            <w14:solidFill>
              <w14:schemeClr w14:val="tx1"/>
            </w14:solidFill>
          </w14:textFill>
        </w:rPr>
      </w:pPr>
      <w:ins w:id="24226" w:author="冷雪凝" w:date="2019-05-14T19:24:35Z">
        <w:bookmarkStart w:id="905" w:name="_Toc6139_WPSOffice_Level2"/>
        <w:r>
          <w:rPr>
            <w:rFonts w:cs="Times" w:asciiTheme="majorEastAsia" w:hAnsiTheme="majorEastAsia" w:eastAsiaTheme="majorEastAsia"/>
            <w:color w:val="000000" w:themeColor="text1"/>
            <w:rPrChange w:id="24227" w:author="梁元" w:date="2019-05-14T19:51:36Z">
              <w:rPr>
                <w:rFonts w:cs="Times" w:asciiTheme="majorEastAsia" w:hAnsiTheme="majorEastAsia" w:eastAsiaTheme="majorEastAsia"/>
                <w:color w:val="262626"/>
              </w:rPr>
            </w:rPrChange>
            <w14:textFill>
              <w14:solidFill>
                <w14:schemeClr w14:val="tx1"/>
              </w14:solidFill>
            </w14:textFill>
          </w:rPr>
          <w:t>当主线程遇到异步任务,，指定给异步进程处理, 同时继续执行同步任务</w:t>
        </w:r>
      </w:ins>
      <w:ins w:id="24229" w:author="冷雪凝" w:date="2019-05-14T19:24:35Z">
        <w:r>
          <w:rPr>
            <w:rFonts w:ascii="MS Mincho" w:hAnsi="MS Mincho" w:eastAsia="MS Mincho" w:cs="MS Mincho"/>
            <w:color w:val="000000" w:themeColor="text1"/>
            <w:rPrChange w:id="24230" w:author="梁元" w:date="2019-05-14T19:51:36Z">
              <w:rPr>
                <w:rFonts w:ascii="MS Mincho" w:hAnsi="MS Mincho" w:eastAsia="MS Mincho" w:cs="MS Mincho"/>
              </w:rPr>
            </w:rPrChange>
            <w14:textFill>
              <w14:solidFill>
                <w14:schemeClr w14:val="tx1"/>
              </w14:solidFill>
            </w14:textFill>
          </w:rPr>
          <w:t> </w:t>
        </w:r>
        <w:bookmarkEnd w:id="905"/>
      </w:ins>
    </w:p>
    <w:p>
      <w:pPr>
        <w:widowControl/>
        <w:numPr>
          <w:ilvl w:val="0"/>
          <w:numId w:val="43"/>
        </w:numPr>
        <w:tabs>
          <w:tab w:val="left" w:pos="220"/>
          <w:tab w:val="left" w:pos="720"/>
        </w:tabs>
        <w:autoSpaceDE w:val="0"/>
        <w:autoSpaceDN w:val="0"/>
        <w:adjustRightInd w:val="0"/>
        <w:spacing w:line="240" w:lineRule="auto"/>
        <w:ind w:firstLine="480" w:firstLineChars="200"/>
        <w:jc w:val="left"/>
        <w:rPr>
          <w:ins w:id="24232" w:author="冷雪凝" w:date="2019-05-14T19:24:35Z"/>
          <w:rFonts w:cs="Times" w:asciiTheme="majorEastAsia" w:hAnsiTheme="majorEastAsia" w:eastAsiaTheme="majorEastAsia"/>
          <w:color w:val="000000" w:themeColor="text1"/>
          <w:rPrChange w:id="24233" w:author="梁元" w:date="2019-05-14T19:51:36Z">
            <w:rPr>
              <w:ins w:id="24234" w:author="冷雪凝" w:date="2019-05-14T19:24:35Z"/>
              <w:rFonts w:cs="Times" w:asciiTheme="majorEastAsia" w:hAnsiTheme="majorEastAsia" w:eastAsiaTheme="majorEastAsia"/>
            </w:rPr>
          </w:rPrChange>
          <w14:textFill>
            <w14:solidFill>
              <w14:schemeClr w14:val="tx1"/>
            </w14:solidFill>
          </w14:textFill>
        </w:rPr>
      </w:pPr>
      <w:ins w:id="24235" w:author="冷雪凝" w:date="2019-05-14T19:24:35Z">
        <w:bookmarkStart w:id="906" w:name="_Toc4360_WPSOffice_Level2"/>
        <w:r>
          <w:rPr>
            <w:rFonts w:cs="Times" w:asciiTheme="majorEastAsia" w:hAnsiTheme="majorEastAsia" w:eastAsiaTheme="majorEastAsia"/>
            <w:color w:val="000000" w:themeColor="text1"/>
            <w:rPrChange w:id="24236" w:author="梁元" w:date="2019-05-14T19:51:36Z">
              <w:rPr>
                <w:rFonts w:cs="Times" w:asciiTheme="majorEastAsia" w:hAnsiTheme="majorEastAsia" w:eastAsiaTheme="majorEastAsia"/>
                <w:color w:val="262626"/>
              </w:rPr>
            </w:rPrChange>
            <w14:textFill>
              <w14:solidFill>
                <w14:schemeClr w14:val="tx1"/>
              </w14:solidFill>
            </w14:textFill>
          </w:rPr>
          <w:t>当异步进程处理完毕后， 将相应的异步任务推入到任务队列首部</w:t>
        </w:r>
      </w:ins>
      <w:ins w:id="24238" w:author="冷雪凝" w:date="2019-05-14T19:24:35Z">
        <w:r>
          <w:rPr>
            <w:rFonts w:ascii="MS Mincho" w:hAnsi="MS Mincho" w:eastAsia="MS Mincho" w:cs="MS Mincho"/>
            <w:color w:val="000000" w:themeColor="text1"/>
            <w:rPrChange w:id="24239" w:author="梁元" w:date="2019-05-14T19:51:36Z">
              <w:rPr>
                <w:rFonts w:ascii="MS Mincho" w:hAnsi="MS Mincho" w:eastAsia="MS Mincho" w:cs="MS Mincho"/>
              </w:rPr>
            </w:rPrChange>
            <w14:textFill>
              <w14:solidFill>
                <w14:schemeClr w14:val="tx1"/>
              </w14:solidFill>
            </w14:textFill>
          </w:rPr>
          <w:t> </w:t>
        </w:r>
        <w:bookmarkEnd w:id="906"/>
      </w:ins>
    </w:p>
    <w:p>
      <w:pPr>
        <w:widowControl/>
        <w:numPr>
          <w:ilvl w:val="0"/>
          <w:numId w:val="43"/>
        </w:numPr>
        <w:tabs>
          <w:tab w:val="left" w:pos="220"/>
          <w:tab w:val="left" w:pos="720"/>
        </w:tabs>
        <w:autoSpaceDE w:val="0"/>
        <w:autoSpaceDN w:val="0"/>
        <w:adjustRightInd w:val="0"/>
        <w:spacing w:line="240" w:lineRule="auto"/>
        <w:ind w:firstLine="480" w:firstLineChars="200"/>
        <w:jc w:val="left"/>
        <w:rPr>
          <w:ins w:id="24241" w:author="冷雪凝" w:date="2019-05-14T19:24:35Z"/>
          <w:rFonts w:cs="Times" w:asciiTheme="majorEastAsia" w:hAnsiTheme="majorEastAsia" w:eastAsiaTheme="majorEastAsia"/>
          <w:color w:val="000000" w:themeColor="text1"/>
          <w:rPrChange w:id="24242" w:author="梁元" w:date="2019-05-14T19:51:36Z">
            <w:rPr>
              <w:ins w:id="24243" w:author="冷雪凝" w:date="2019-05-14T19:24:35Z"/>
              <w:rFonts w:cs="Times" w:asciiTheme="majorEastAsia" w:hAnsiTheme="majorEastAsia" w:eastAsiaTheme="majorEastAsia"/>
            </w:rPr>
          </w:rPrChange>
          <w14:textFill>
            <w14:solidFill>
              <w14:schemeClr w14:val="tx1"/>
            </w14:solidFill>
          </w14:textFill>
        </w:rPr>
      </w:pPr>
      <w:ins w:id="24244" w:author="冷雪凝" w:date="2019-05-14T19:24:35Z">
        <w:bookmarkStart w:id="907" w:name="_Toc32641_WPSOffice_Level2"/>
        <w:r>
          <w:rPr>
            <w:rFonts w:cs="Times" w:asciiTheme="majorEastAsia" w:hAnsiTheme="majorEastAsia" w:eastAsiaTheme="majorEastAsia"/>
            <w:color w:val="000000" w:themeColor="text1"/>
            <w:rPrChange w:id="24245" w:author="梁元" w:date="2019-05-14T19:51:36Z">
              <w:rPr>
                <w:rFonts w:cs="Times" w:asciiTheme="majorEastAsia" w:hAnsiTheme="majorEastAsia" w:eastAsiaTheme="majorEastAsia"/>
                <w:color w:val="262626"/>
              </w:rPr>
            </w:rPrChange>
            <w14:textFill>
              <w14:solidFill>
                <w14:schemeClr w14:val="tx1"/>
              </w14:solidFill>
            </w14:textFill>
          </w:rPr>
          <w:t>主线程任务处理完毕后,，查询任务队列，则取出一个任务队列推入到主线程的执行栈</w:t>
        </w:r>
      </w:ins>
      <w:ins w:id="24247" w:author="冷雪凝" w:date="2019-05-14T19:24:35Z">
        <w:r>
          <w:rPr>
            <w:rFonts w:ascii="MS Mincho" w:hAnsi="MS Mincho" w:eastAsia="MS Mincho" w:cs="MS Mincho"/>
            <w:color w:val="000000" w:themeColor="text1"/>
            <w:rPrChange w:id="24248" w:author="梁元" w:date="2019-05-14T19:51:36Z">
              <w:rPr>
                <w:rFonts w:ascii="MS Mincho" w:hAnsi="MS Mincho" w:eastAsia="MS Mincho" w:cs="MS Mincho"/>
              </w:rPr>
            </w:rPrChange>
            <w14:textFill>
              <w14:solidFill>
                <w14:schemeClr w14:val="tx1"/>
              </w14:solidFill>
            </w14:textFill>
          </w:rPr>
          <w:t> </w:t>
        </w:r>
        <w:bookmarkEnd w:id="907"/>
      </w:ins>
    </w:p>
    <w:p>
      <w:pPr>
        <w:spacing w:line="240" w:lineRule="auto"/>
        <w:ind w:firstLine="480" w:firstLineChars="200"/>
        <w:rPr>
          <w:ins w:id="24250" w:author="冷雪凝" w:date="2019-05-14T19:24:35Z"/>
          <w:rFonts w:ascii="仿宋" w:hAnsi="仿宋" w:eastAsia="仿宋"/>
          <w:color w:val="000000" w:themeColor="text1"/>
          <w:sz w:val="28"/>
          <w:szCs w:val="28"/>
          <w:rPrChange w:id="24251" w:author="梁元" w:date="2019-05-14T19:51:36Z">
            <w:rPr>
              <w:ins w:id="24252" w:author="冷雪凝" w:date="2019-05-14T19:24:35Z"/>
              <w:rFonts w:ascii="仿宋" w:hAnsi="仿宋" w:eastAsia="仿宋"/>
              <w:sz w:val="28"/>
              <w:szCs w:val="28"/>
            </w:rPr>
          </w:rPrChange>
          <w14:textFill>
            <w14:solidFill>
              <w14:schemeClr w14:val="tx1"/>
            </w14:solidFill>
          </w14:textFill>
        </w:rPr>
      </w:pPr>
      <w:ins w:id="24253" w:author="冷雪凝" w:date="2019-05-14T19:24:35Z">
        <w:r>
          <w:rPr>
            <w:rFonts w:cs="Times" w:asciiTheme="majorEastAsia" w:hAnsiTheme="majorEastAsia" w:eastAsiaTheme="majorEastAsia"/>
            <w:color w:val="000000" w:themeColor="text1"/>
            <w:rPrChange w:id="24254" w:author="梁元" w:date="2019-05-14T19:51:36Z">
              <w:rPr>
                <w:rFonts w:cs="Times" w:asciiTheme="majorEastAsia" w:hAnsiTheme="majorEastAsia" w:eastAsiaTheme="majorEastAsia"/>
                <w:color w:val="262626"/>
              </w:rPr>
            </w:rPrChange>
            <w14:textFill>
              <w14:solidFill>
                <w14:schemeClr w14:val="tx1"/>
              </w14:solidFill>
            </w14:textFill>
          </w:rPr>
          <w:t>重复执行第2、3、4步，这就称为事件循环</w:t>
        </w:r>
      </w:ins>
      <w:ins w:id="24256" w:author="冷雪凝" w:date="2019-05-14T19:24:35Z">
        <w:r>
          <w:rPr>
            <w:rFonts w:ascii="MS Mincho" w:hAnsi="MS Mincho" w:eastAsia="MS Mincho" w:cs="MS Mincho"/>
            <w:color w:val="000000" w:themeColor="text1"/>
            <w:rPrChange w:id="24257" w:author="梁元" w:date="2019-05-14T19:51:36Z">
              <w:rPr>
                <w:rFonts w:ascii="MS Mincho" w:hAnsi="MS Mincho" w:eastAsia="MS Mincho" w:cs="MS Mincho"/>
              </w:rPr>
            </w:rPrChange>
            <w14:textFill>
              <w14:solidFill>
                <w14:schemeClr w14:val="tx1"/>
              </w14:solidFill>
            </w14:textFill>
          </w:rPr>
          <w:t> </w:t>
        </w:r>
      </w:ins>
    </w:p>
    <w:p>
      <w:pPr>
        <w:spacing w:line="240" w:lineRule="auto"/>
        <w:ind w:firstLine="560" w:firstLineChars="200"/>
        <w:rPr>
          <w:ins w:id="24259" w:author="冷雪凝" w:date="2019-05-14T19:24:35Z"/>
          <w:rFonts w:ascii="仿宋" w:hAnsi="仿宋" w:eastAsia="仿宋"/>
          <w:color w:val="000000" w:themeColor="text1"/>
          <w:sz w:val="28"/>
          <w:szCs w:val="28"/>
          <w:rPrChange w:id="24260" w:author="梁元" w:date="2019-05-14T19:51:36Z">
            <w:rPr>
              <w:ins w:id="24261" w:author="冷雪凝" w:date="2019-05-14T19:24:35Z"/>
              <w:rFonts w:ascii="仿宋" w:hAnsi="仿宋" w:eastAsia="仿宋"/>
              <w:sz w:val="28"/>
              <w:szCs w:val="28"/>
            </w:rPr>
          </w:rPrChange>
          <w14:textFill>
            <w14:solidFill>
              <w14:schemeClr w14:val="tx1"/>
            </w14:solidFill>
          </w14:textFill>
        </w:rPr>
      </w:pPr>
    </w:p>
    <w:p>
      <w:pPr>
        <w:pStyle w:val="3"/>
        <w:numPr>
          <w:ilvl w:val="0"/>
          <w:numId w:val="41"/>
        </w:numPr>
        <w:spacing w:line="240" w:lineRule="auto"/>
        <w:ind w:firstLine="562" w:firstLineChars="200"/>
        <w:rPr>
          <w:ins w:id="24262" w:author="冷雪凝" w:date="2019-05-14T19:24:35Z"/>
          <w:rFonts w:ascii="仿宋" w:hAnsi="仿宋" w:eastAsia="仿宋"/>
          <w:color w:val="000000" w:themeColor="text1"/>
          <w:sz w:val="28"/>
          <w:szCs w:val="28"/>
          <w:rPrChange w:id="24263" w:author="梁元" w:date="2019-05-14T19:51:36Z">
            <w:rPr>
              <w:ins w:id="24264" w:author="冷雪凝" w:date="2019-05-14T19:24:35Z"/>
              <w:rFonts w:ascii="仿宋" w:hAnsi="仿宋" w:eastAsia="仿宋"/>
              <w:sz w:val="28"/>
              <w:szCs w:val="28"/>
            </w:rPr>
          </w:rPrChange>
          <w14:textFill>
            <w14:solidFill>
              <w14:schemeClr w14:val="tx1"/>
            </w14:solidFill>
          </w14:textFill>
        </w:rPr>
      </w:pPr>
      <w:ins w:id="24265" w:author="冷雪凝" w:date="2019-05-14T19:24:35Z">
        <w:bookmarkStart w:id="908" w:name="_Toc5994_WPSOffice_Level2"/>
        <w:r>
          <w:rPr>
            <w:rFonts w:hint="eastAsia" w:ascii="仿宋" w:hAnsi="仿宋" w:eastAsia="仿宋"/>
            <w:color w:val="000000" w:themeColor="text1"/>
            <w:sz w:val="28"/>
            <w:szCs w:val="28"/>
            <w:rPrChange w:id="24266" w:author="梁元" w:date="2019-05-14T19:51:36Z">
              <w:rPr>
                <w:rFonts w:hint="eastAsia" w:ascii="仿宋" w:hAnsi="仿宋" w:eastAsia="仿宋"/>
                <w:sz w:val="28"/>
                <w:szCs w:val="28"/>
              </w:rPr>
            </w:rPrChange>
            <w14:textFill>
              <w14:solidFill>
                <w14:schemeClr w14:val="tx1"/>
              </w14:solidFill>
            </w14:textFill>
          </w:rPr>
          <w:t>解法对比及优缺点</w:t>
        </w:r>
        <w:bookmarkEnd w:id="908"/>
      </w:ins>
    </w:p>
    <w:p>
      <w:pPr>
        <w:spacing w:line="240" w:lineRule="auto"/>
        <w:ind w:firstLine="482" w:firstLineChars="200"/>
        <w:rPr>
          <w:ins w:id="24268" w:author="冷雪凝" w:date="2019-05-14T19:24:35Z"/>
          <w:color w:val="000000" w:themeColor="text1"/>
          <w:rPrChange w:id="24269" w:author="梁元" w:date="2019-05-14T19:51:36Z">
            <w:rPr>
              <w:ins w:id="24270" w:author="冷雪凝" w:date="2019-05-14T19:24:35Z"/>
            </w:rPr>
          </w:rPrChange>
          <w14:textFill>
            <w14:solidFill>
              <w14:schemeClr w14:val="tx1"/>
            </w14:solidFill>
          </w14:textFill>
        </w:rPr>
      </w:pPr>
      <w:ins w:id="24271" w:author="冷雪凝" w:date="2019-05-14T19:24:35Z">
        <w:r>
          <w:rPr>
            <w:rFonts w:hint="eastAsia"/>
            <w:b/>
            <w:color w:val="000000" w:themeColor="text1"/>
            <w:rPrChange w:id="24272" w:author="梁元" w:date="2019-05-14T19:51:36Z">
              <w:rPr>
                <w:rFonts w:hint="eastAsia"/>
                <w:b/>
              </w:rPr>
            </w:rPrChange>
            <w14:textFill>
              <w14:solidFill>
                <w14:schemeClr w14:val="tx1"/>
              </w14:solidFill>
            </w14:textFill>
          </w:rPr>
          <w:t>综上所述</w:t>
        </w:r>
      </w:ins>
      <w:ins w:id="24274" w:author="冷雪凝" w:date="2019-05-14T19:24:35Z">
        <w:r>
          <w:rPr>
            <w:rFonts w:hint="eastAsia"/>
            <w:color w:val="000000" w:themeColor="text1"/>
            <w:rPrChange w:id="24275" w:author="梁元" w:date="2019-05-14T19:51:36Z">
              <w:rPr>
                <w:rFonts w:hint="eastAsia"/>
              </w:rPr>
            </w:rPrChange>
            <w14:textFill>
              <w14:solidFill>
                <w14:schemeClr w14:val="tx1"/>
              </w14:solidFill>
            </w14:textFill>
          </w:rPr>
          <w:t>：第一种只是关键字</w:t>
        </w:r>
      </w:ins>
      <w:ins w:id="24277" w:author="冷雪凝" w:date="2019-05-14T19:24:35Z">
        <w:r>
          <w:rPr>
            <w:rFonts w:hint="eastAsia" w:ascii="仿宋" w:hAnsi="仿宋" w:eastAsia="仿宋"/>
            <w:color w:val="000000" w:themeColor="text1"/>
            <w:sz w:val="28"/>
            <w:szCs w:val="28"/>
            <w:rPrChange w:id="24278" w:author="梁元" w:date="2019-05-14T19:51:36Z">
              <w:rPr>
                <w:rFonts w:hint="eastAsia" w:ascii="仿宋" w:hAnsi="仿宋" w:eastAsia="仿宋"/>
                <w:sz w:val="28"/>
                <w:szCs w:val="28"/>
              </w:rPr>
            </w:rPrChange>
            <w14:textFill>
              <w14:solidFill>
                <w14:schemeClr w14:val="tx1"/>
              </w14:solidFill>
            </w14:textFill>
          </w:rPr>
          <w:t>，而第二种说出其中的正真的执行原理</w:t>
        </w:r>
      </w:ins>
    </w:p>
    <w:p>
      <w:pPr>
        <w:pStyle w:val="3"/>
        <w:numPr>
          <w:ilvl w:val="0"/>
          <w:numId w:val="41"/>
        </w:numPr>
        <w:spacing w:line="240" w:lineRule="auto"/>
        <w:ind w:firstLine="562" w:firstLineChars="200"/>
        <w:rPr>
          <w:ins w:id="24280" w:author="冷雪凝" w:date="2019-05-14T19:24:35Z"/>
          <w:rFonts w:ascii="仿宋" w:hAnsi="仿宋" w:eastAsia="仿宋"/>
          <w:color w:val="000000" w:themeColor="text1"/>
          <w:sz w:val="28"/>
          <w:szCs w:val="28"/>
          <w:rPrChange w:id="24281" w:author="梁元" w:date="2019-05-14T19:51:36Z">
            <w:rPr>
              <w:ins w:id="24282" w:author="冷雪凝" w:date="2019-05-14T19:24:35Z"/>
              <w:rFonts w:ascii="仿宋" w:hAnsi="仿宋" w:eastAsia="仿宋"/>
              <w:sz w:val="28"/>
              <w:szCs w:val="28"/>
            </w:rPr>
          </w:rPrChange>
          <w14:textFill>
            <w14:solidFill>
              <w14:schemeClr w14:val="tx1"/>
            </w14:solidFill>
          </w14:textFill>
        </w:rPr>
      </w:pPr>
      <w:ins w:id="24283" w:author="冷雪凝" w:date="2019-05-14T19:24:35Z">
        <w:bookmarkStart w:id="909" w:name="_Toc5407_WPSOffice_Level2"/>
        <w:r>
          <w:rPr>
            <w:rFonts w:hint="eastAsia" w:ascii="仿宋" w:hAnsi="仿宋" w:eastAsia="仿宋"/>
            <w:color w:val="000000" w:themeColor="text1"/>
            <w:sz w:val="28"/>
            <w:szCs w:val="28"/>
            <w:rPrChange w:id="24284" w:author="梁元" w:date="2019-05-14T19:51:36Z">
              <w:rPr>
                <w:rFonts w:hint="eastAsia" w:ascii="仿宋" w:hAnsi="仿宋" w:eastAsia="仿宋"/>
                <w:sz w:val="28"/>
                <w:szCs w:val="28"/>
              </w:rPr>
            </w:rPrChange>
            <w14:textFill>
              <w14:solidFill>
                <w14:schemeClr w14:val="tx1"/>
              </w14:solidFill>
            </w14:textFill>
          </w:rPr>
          <w:t>项目中体现经验的点</w:t>
        </w:r>
        <w:bookmarkEnd w:id="909"/>
      </w:ins>
    </w:p>
    <w:p>
      <w:pPr>
        <w:ind w:firstLine="480" w:firstLineChars="200"/>
        <w:rPr>
          <w:ins w:id="24286" w:author="冷雪凝" w:date="2019-05-14T19:24:35Z"/>
          <w:color w:val="000000" w:themeColor="text1"/>
          <w:rPrChange w:id="24287" w:author="梁元" w:date="2019-05-14T19:51:36Z">
            <w:rPr>
              <w:ins w:id="24288" w:author="冷雪凝" w:date="2019-05-14T19:24:35Z"/>
            </w:rPr>
          </w:rPrChange>
          <w14:textFill>
            <w14:solidFill>
              <w14:schemeClr w14:val="tx1"/>
            </w14:solidFill>
          </w14:textFill>
        </w:rPr>
      </w:pPr>
      <w:ins w:id="24289" w:author="冷雪凝" w:date="2019-05-14T19:24:35Z">
        <w:r>
          <w:rPr>
            <w:rFonts w:hint="eastAsia"/>
            <w:color w:val="000000" w:themeColor="text1"/>
            <w:rPrChange w:id="24290" w:author="梁元" w:date="2019-05-14T19:51:36Z">
              <w:rPr>
                <w:rFonts w:hint="eastAsia"/>
              </w:rPr>
            </w:rPrChange>
            <w14:textFill>
              <w14:solidFill>
                <w14:schemeClr w14:val="tx1"/>
              </w14:solidFill>
            </w14:textFill>
          </w:rPr>
          <w:t>程序的执行顺序</w:t>
        </w:r>
      </w:ins>
      <w:ins w:id="24292" w:author="冷雪凝" w:date="2019-05-14T19:24:35Z">
        <w:r>
          <w:rPr>
            <w:color w:val="000000" w:themeColor="text1"/>
            <w:rPrChange w:id="24293" w:author="梁元" w:date="2019-05-14T19:51:36Z">
              <w:rPr/>
            </w:rPrChange>
            <w14:textFill>
              <w14:solidFill>
                <w14:schemeClr w14:val="tx1"/>
              </w14:solidFill>
            </w14:textFill>
          </w:rPr>
          <w:t xml:space="preserve"> </w:t>
        </w:r>
      </w:ins>
    </w:p>
    <w:p>
      <w:pPr>
        <w:pStyle w:val="3"/>
        <w:numPr>
          <w:ilvl w:val="0"/>
          <w:numId w:val="41"/>
        </w:numPr>
        <w:spacing w:line="240" w:lineRule="auto"/>
        <w:ind w:firstLine="562" w:firstLineChars="200"/>
        <w:rPr>
          <w:ins w:id="24295" w:author="冷雪凝" w:date="2019-05-14T19:24:35Z"/>
          <w:rFonts w:ascii="仿宋" w:hAnsi="仿宋" w:eastAsia="仿宋"/>
          <w:color w:val="000000" w:themeColor="text1"/>
          <w:sz w:val="28"/>
          <w:szCs w:val="28"/>
          <w:rPrChange w:id="24296" w:author="梁元" w:date="2019-05-14T19:51:36Z">
            <w:rPr>
              <w:ins w:id="24297" w:author="冷雪凝" w:date="2019-05-14T19:24:35Z"/>
              <w:rFonts w:ascii="仿宋" w:hAnsi="仿宋" w:eastAsia="仿宋"/>
              <w:sz w:val="28"/>
              <w:szCs w:val="28"/>
            </w:rPr>
          </w:rPrChange>
          <w14:textFill>
            <w14:solidFill>
              <w14:schemeClr w14:val="tx1"/>
            </w14:solidFill>
          </w14:textFill>
        </w:rPr>
      </w:pPr>
      <w:ins w:id="24298" w:author="冷雪凝" w:date="2019-05-14T19:24:35Z">
        <w:bookmarkStart w:id="910" w:name="_Toc15712_WPSOffice_Level2"/>
        <w:r>
          <w:rPr>
            <w:rFonts w:hint="eastAsia" w:ascii="仿宋" w:hAnsi="仿宋" w:eastAsia="仿宋"/>
            <w:color w:val="000000" w:themeColor="text1"/>
            <w:sz w:val="28"/>
            <w:szCs w:val="28"/>
            <w:rPrChange w:id="24299" w:author="梁元" w:date="2019-05-14T19:51:36Z">
              <w:rPr>
                <w:rFonts w:hint="eastAsia" w:ascii="仿宋" w:hAnsi="仿宋" w:eastAsia="仿宋"/>
                <w:sz w:val="28"/>
                <w:szCs w:val="28"/>
              </w:rPr>
            </w:rPrChange>
            <w14:textFill>
              <w14:solidFill>
                <w14:schemeClr w14:val="tx1"/>
              </w14:solidFill>
            </w14:textFill>
          </w:rPr>
          <w:t>论坛参考</w:t>
        </w:r>
        <w:bookmarkEnd w:id="910"/>
      </w:ins>
    </w:p>
    <w:p>
      <w:pPr>
        <w:ind w:firstLine="560" w:firstLineChars="200"/>
        <w:rPr>
          <w:ins w:id="24301" w:author="冷雪凝" w:date="2019-05-14T19:24:35Z"/>
          <w:rStyle w:val="18"/>
          <w:color w:val="000000" w:themeColor="text1"/>
          <w:sz w:val="28"/>
          <w:rPrChange w:id="24302" w:author="梁元" w:date="2019-05-14T19:51:36Z">
            <w:rPr>
              <w:ins w:id="24303" w:author="冷雪凝" w:date="2019-05-14T19:24:35Z"/>
              <w:rStyle w:val="18"/>
              <w:sz w:val="28"/>
            </w:rPr>
          </w:rPrChange>
          <w14:textFill>
            <w14:solidFill>
              <w14:schemeClr w14:val="tx1"/>
            </w14:solidFill>
          </w14:textFill>
        </w:rPr>
      </w:pPr>
    </w:p>
    <w:p>
      <w:pPr>
        <w:ind w:firstLine="560" w:firstLineChars="200"/>
        <w:rPr>
          <w:ins w:id="24304" w:author="冷雪凝" w:date="2019-05-14T19:24:35Z"/>
          <w:rStyle w:val="18"/>
          <w:color w:val="000000" w:themeColor="text1"/>
          <w:sz w:val="28"/>
          <w:rPrChange w:id="24305" w:author="梁元" w:date="2019-05-14T19:51:36Z">
            <w:rPr>
              <w:ins w:id="24306" w:author="冷雪凝" w:date="2019-05-14T19:24:35Z"/>
              <w:rStyle w:val="18"/>
              <w:sz w:val="28"/>
            </w:rPr>
          </w:rPrChange>
          <w14:textFill>
            <w14:solidFill>
              <w14:schemeClr w14:val="tx1"/>
            </w14:solidFill>
          </w14:textFill>
        </w:rPr>
      </w:pPr>
    </w:p>
    <w:p>
      <w:pPr>
        <w:pStyle w:val="2"/>
        <w:numPr>
          <w:ilvl w:val="0"/>
          <w:numId w:val="1"/>
        </w:numPr>
        <w:rPr>
          <w:ins w:id="24307" w:author="冷雪凝" w:date="2019-05-14T19:24:35Z"/>
          <w:rFonts w:ascii="仿宋" w:hAnsi="仿宋" w:eastAsia="仿宋"/>
          <w:color w:val="000000" w:themeColor="text1"/>
          <w:sz w:val="28"/>
          <w:szCs w:val="28"/>
          <w:rPrChange w:id="24308" w:author="梁元" w:date="2019-05-14T19:51:36Z">
            <w:rPr>
              <w:ins w:id="24309" w:author="冷雪凝" w:date="2019-05-14T19:24:35Z"/>
              <w:rFonts w:ascii="仿宋" w:hAnsi="仿宋" w:eastAsia="仿宋"/>
              <w:sz w:val="28"/>
              <w:szCs w:val="28"/>
            </w:rPr>
          </w:rPrChange>
          <w14:textFill>
            <w14:solidFill>
              <w14:schemeClr w14:val="tx1"/>
            </w14:solidFill>
          </w14:textFill>
        </w:rPr>
      </w:pPr>
      <w:ins w:id="24310" w:author="冷雪凝" w:date="2019-05-14T19:24:35Z">
        <w:bookmarkStart w:id="911" w:name="_Toc20789_WPSOffice_Level1"/>
        <w:r>
          <w:rPr>
            <w:rFonts w:hint="eastAsia" w:ascii="仿宋" w:hAnsi="仿宋" w:eastAsia="仿宋"/>
            <w:color w:val="000000" w:themeColor="text1"/>
            <w:sz w:val="28"/>
            <w:szCs w:val="28"/>
            <w:rPrChange w:id="24311" w:author="梁元" w:date="2019-05-14T19:51:36Z">
              <w:rPr>
                <w:rFonts w:hint="eastAsia" w:ascii="仿宋" w:hAnsi="仿宋" w:eastAsia="仿宋"/>
                <w:sz w:val="28"/>
                <w:szCs w:val="28"/>
              </w:rPr>
            </w:rPrChange>
            <w14:textFill>
              <w14:solidFill>
                <w14:schemeClr w14:val="tx1"/>
              </w14:solidFill>
            </w14:textFill>
          </w:rPr>
          <w:t>说一下</w:t>
        </w:r>
      </w:ins>
      <w:ins w:id="24313" w:author="冷雪凝" w:date="2019-05-14T19:27:26Z">
        <w:r>
          <w:rPr>
            <w:rFonts w:hint="eastAsia" w:ascii="仿宋" w:hAnsi="仿宋" w:eastAsia="仿宋"/>
            <w:color w:val="000000" w:themeColor="text1"/>
            <w:sz w:val="28"/>
            <w:szCs w:val="28"/>
            <w:lang w:val="en-US" w:eastAsia="zh-CN"/>
            <w:rPrChange w:id="24314" w:author="梁元" w:date="2019-05-14T19:51:36Z">
              <w:rPr>
                <w:rFonts w:hint="eastAsia" w:ascii="仿宋" w:hAnsi="仿宋" w:eastAsia="仿宋"/>
                <w:sz w:val="28"/>
                <w:szCs w:val="28"/>
                <w:lang w:val="en-US" w:eastAsia="zh-CN"/>
              </w:rPr>
            </w:rPrChange>
            <w14:textFill>
              <w14:solidFill>
                <w14:schemeClr w14:val="tx1"/>
              </w14:solidFill>
            </w14:textFill>
          </w:rPr>
          <w:t>vue</w:t>
        </w:r>
      </w:ins>
      <w:ins w:id="24316" w:author="冷雪凝" w:date="2019-05-14T19:27:28Z">
        <w:r>
          <w:rPr>
            <w:rFonts w:hint="eastAsia" w:ascii="仿宋" w:hAnsi="仿宋" w:eastAsia="仿宋"/>
            <w:color w:val="000000" w:themeColor="text1"/>
            <w:sz w:val="28"/>
            <w:szCs w:val="28"/>
            <w:lang w:val="en-US" w:eastAsia="zh-CN"/>
            <w:rPrChange w:id="24317" w:author="梁元" w:date="2019-05-14T19:51:36Z">
              <w:rPr>
                <w:rFonts w:hint="eastAsia" w:ascii="仿宋" w:hAnsi="仿宋" w:eastAsia="仿宋"/>
                <w:sz w:val="28"/>
                <w:szCs w:val="28"/>
                <w:lang w:val="en-US" w:eastAsia="zh-CN"/>
              </w:rPr>
            </w:rPrChange>
            <w14:textFill>
              <w14:solidFill>
                <w14:schemeClr w14:val="tx1"/>
              </w14:solidFill>
            </w14:textFill>
          </w:rPr>
          <w:t>实现</w:t>
        </w:r>
      </w:ins>
      <w:ins w:id="24319" w:author="冷雪凝" w:date="2019-05-14T19:27:31Z">
        <w:r>
          <w:rPr>
            <w:rFonts w:hint="eastAsia" w:ascii="仿宋" w:hAnsi="仿宋" w:eastAsia="仿宋"/>
            <w:color w:val="000000" w:themeColor="text1"/>
            <w:sz w:val="28"/>
            <w:szCs w:val="28"/>
            <w:lang w:val="en-US" w:eastAsia="zh-CN"/>
            <w:rPrChange w:id="24320" w:author="梁元" w:date="2019-05-14T19:51:36Z">
              <w:rPr>
                <w:rFonts w:hint="eastAsia" w:ascii="仿宋" w:hAnsi="仿宋" w:eastAsia="仿宋"/>
                <w:sz w:val="28"/>
                <w:szCs w:val="28"/>
                <w:lang w:val="en-US" w:eastAsia="zh-CN"/>
              </w:rPr>
            </w:rPrChange>
            <w14:textFill>
              <w14:solidFill>
                <w14:schemeClr w14:val="tx1"/>
              </w14:solidFill>
            </w14:textFill>
          </w:rPr>
          <w:t>双向绑定</w:t>
        </w:r>
      </w:ins>
      <w:ins w:id="24322" w:author="冷雪凝" w:date="2019-05-14T19:27:32Z">
        <w:r>
          <w:rPr>
            <w:rFonts w:hint="eastAsia" w:ascii="仿宋" w:hAnsi="仿宋" w:eastAsia="仿宋"/>
            <w:color w:val="000000" w:themeColor="text1"/>
            <w:sz w:val="28"/>
            <w:szCs w:val="28"/>
            <w:lang w:val="en-US" w:eastAsia="zh-CN"/>
            <w:rPrChange w:id="24323" w:author="梁元" w:date="2019-05-14T19:51:36Z">
              <w:rPr>
                <w:rFonts w:hint="eastAsia" w:ascii="仿宋" w:hAnsi="仿宋" w:eastAsia="仿宋"/>
                <w:sz w:val="28"/>
                <w:szCs w:val="28"/>
                <w:lang w:val="en-US" w:eastAsia="zh-CN"/>
              </w:rPr>
            </w:rPrChange>
            <w14:textFill>
              <w14:solidFill>
                <w14:schemeClr w14:val="tx1"/>
              </w14:solidFill>
            </w14:textFill>
          </w:rPr>
          <w:t>原理</w:t>
        </w:r>
      </w:ins>
      <w:ins w:id="24325" w:author="冷雪凝" w:date="2019-05-14T19:24:35Z">
        <w:r>
          <w:rPr>
            <w:rFonts w:hint="eastAsia" w:ascii="仿宋" w:hAnsi="仿宋" w:eastAsia="仿宋"/>
            <w:color w:val="000000" w:themeColor="text1"/>
            <w:sz w:val="28"/>
            <w:szCs w:val="28"/>
            <w:rPrChange w:id="24326" w:author="梁元" w:date="2019-05-14T19:51:36Z">
              <w:rPr>
                <w:rFonts w:hint="eastAsia" w:ascii="仿宋" w:hAnsi="仿宋" w:eastAsia="仿宋"/>
                <w:sz w:val="28"/>
                <w:szCs w:val="28"/>
              </w:rPr>
            </w:rPrChange>
            <w14:textFill>
              <w14:solidFill>
                <w14:schemeClr w14:val="tx1"/>
              </w14:solidFill>
            </w14:textFill>
          </w:rPr>
          <w:t>？</w:t>
        </w:r>
        <w:bookmarkEnd w:id="911"/>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2" w:hRule="atLeast"/>
          <w:jc w:val="center"/>
          <w:ins w:id="24328" w:author="冷雪凝" w:date="2019-05-14T19:24:35Z"/>
        </w:trPr>
        <w:tc>
          <w:tcPr>
            <w:tcW w:w="1523" w:type="dxa"/>
          </w:tcPr>
          <w:p>
            <w:pPr>
              <w:jc w:val="center"/>
              <w:rPr>
                <w:ins w:id="24329" w:author="冷雪凝" w:date="2019-05-14T19:24:35Z"/>
                <w:rFonts w:ascii="仿宋" w:hAnsi="仿宋" w:eastAsia="仿宋"/>
                <w:color w:val="000000" w:themeColor="text1"/>
                <w:rPrChange w:id="24330" w:author="梁元" w:date="2019-05-14T19:51:36Z">
                  <w:rPr>
                    <w:ins w:id="24331" w:author="冷雪凝" w:date="2019-05-14T19:24:35Z"/>
                    <w:rFonts w:ascii="仿宋" w:hAnsi="仿宋" w:eastAsia="仿宋"/>
                  </w:rPr>
                </w:rPrChange>
                <w14:textFill>
                  <w14:solidFill>
                    <w14:schemeClr w14:val="tx1"/>
                  </w14:solidFill>
                </w14:textFill>
              </w:rPr>
            </w:pPr>
            <w:ins w:id="24332" w:author="冷雪凝" w:date="2019-05-14T19:24:35Z">
              <w:r>
                <w:rPr>
                  <w:rFonts w:hint="eastAsia" w:ascii="仿宋" w:hAnsi="仿宋" w:eastAsia="仿宋"/>
                  <w:color w:val="000000" w:themeColor="text1"/>
                  <w:rPrChange w:id="24333"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24335" w:author="冷雪凝" w:date="2019-05-14T19:24:35Z"/>
                <w:rFonts w:ascii="仿宋" w:hAnsi="仿宋" w:eastAsia="仿宋"/>
                <w:color w:val="000000" w:themeColor="text1"/>
                <w:rPrChange w:id="24336" w:author="梁元" w:date="2019-05-14T19:51:36Z">
                  <w:rPr>
                    <w:ins w:id="24337" w:author="冷雪凝" w:date="2019-05-14T19:24:35Z"/>
                    <w:rFonts w:ascii="仿宋" w:hAnsi="仿宋" w:eastAsia="仿宋"/>
                  </w:rPr>
                </w:rPrChange>
                <w14:textFill>
                  <w14:solidFill>
                    <w14:schemeClr w14:val="tx1"/>
                  </w14:solidFill>
                </w14:textFill>
              </w:rPr>
            </w:pPr>
            <w:ins w:id="24338" w:author="冷雪凝" w:date="2019-05-14T19:24:35Z">
              <w:r>
                <w:rPr>
                  <w:rFonts w:hint="eastAsia" w:ascii="仿宋" w:hAnsi="仿宋" w:eastAsia="仿宋"/>
                  <w:color w:val="000000" w:themeColor="text1"/>
                  <w:rPrChange w:id="24339"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24341" w:author="冷雪凝" w:date="2019-05-14T19:24:35Z"/>
                <w:rFonts w:ascii="仿宋" w:hAnsi="仿宋" w:eastAsia="仿宋"/>
                <w:color w:val="000000" w:themeColor="text1"/>
                <w:rPrChange w:id="24342" w:author="梁元" w:date="2019-05-14T19:51:36Z">
                  <w:rPr>
                    <w:ins w:id="24343" w:author="冷雪凝" w:date="2019-05-14T19:24:35Z"/>
                    <w:rFonts w:ascii="仿宋" w:hAnsi="仿宋" w:eastAsia="仿宋"/>
                  </w:rPr>
                </w:rPrChange>
                <w14:textFill>
                  <w14:solidFill>
                    <w14:schemeClr w14:val="tx1"/>
                  </w14:solidFill>
                </w14:textFill>
              </w:rPr>
            </w:pPr>
            <w:ins w:id="24344" w:author="冷雪凝" w:date="2019-05-14T19:24:35Z">
              <w:r>
                <w:rPr>
                  <w:rFonts w:hint="eastAsia" w:ascii="仿宋" w:hAnsi="仿宋" w:eastAsia="仿宋"/>
                  <w:color w:val="000000" w:themeColor="text1"/>
                  <w:rPrChange w:id="24345"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24347" w:author="冷雪凝" w:date="2019-05-14T19:24:35Z"/>
                <w:rFonts w:ascii="仿宋" w:hAnsi="仿宋" w:eastAsia="仿宋"/>
                <w:color w:val="000000" w:themeColor="text1"/>
                <w:rPrChange w:id="24348" w:author="梁元" w:date="2019-05-14T19:51:36Z">
                  <w:rPr>
                    <w:ins w:id="24349" w:author="冷雪凝" w:date="2019-05-14T19:24:35Z"/>
                    <w:rFonts w:ascii="仿宋" w:hAnsi="仿宋" w:eastAsia="仿宋"/>
                  </w:rPr>
                </w:rPrChange>
                <w14:textFill>
                  <w14:solidFill>
                    <w14:schemeClr w14:val="tx1"/>
                  </w14:solidFill>
                </w14:textFill>
              </w:rPr>
            </w:pPr>
            <w:ins w:id="24350" w:author="冷雪凝" w:date="2019-05-14T19:24:35Z">
              <w:r>
                <w:rPr>
                  <w:rFonts w:hint="eastAsia" w:ascii="仿宋" w:hAnsi="仿宋" w:eastAsia="仿宋"/>
                  <w:color w:val="000000" w:themeColor="text1"/>
                  <w:rPrChange w:id="24351"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24353" w:author="冷雪凝" w:date="2019-05-14T19:24:35Z"/>
                <w:rFonts w:ascii="仿宋" w:hAnsi="仿宋" w:eastAsia="仿宋"/>
                <w:color w:val="000000" w:themeColor="text1"/>
                <w:rPrChange w:id="24354" w:author="梁元" w:date="2019-05-14T19:51:36Z">
                  <w:rPr>
                    <w:ins w:id="24355" w:author="冷雪凝" w:date="2019-05-14T19:24:35Z"/>
                    <w:rFonts w:ascii="仿宋" w:hAnsi="仿宋" w:eastAsia="仿宋"/>
                  </w:rPr>
                </w:rPrChange>
                <w14:textFill>
                  <w14:solidFill>
                    <w14:schemeClr w14:val="tx1"/>
                  </w14:solidFill>
                </w14:textFill>
              </w:rPr>
            </w:pPr>
            <w:ins w:id="24356" w:author="冷雪凝" w:date="2019-05-14T19:24:35Z">
              <w:r>
                <w:rPr>
                  <w:rFonts w:hint="eastAsia" w:ascii="仿宋" w:hAnsi="仿宋" w:eastAsia="仿宋"/>
                  <w:color w:val="000000" w:themeColor="text1"/>
                  <w:rPrChange w:id="24357"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ins w:id="24359" w:author="冷雪凝" w:date="2019-05-14T19:24:35Z"/>
        </w:trPr>
        <w:tc>
          <w:tcPr>
            <w:tcW w:w="1523" w:type="dxa"/>
          </w:tcPr>
          <w:p>
            <w:pPr>
              <w:jc w:val="center"/>
              <w:rPr>
                <w:ins w:id="24360" w:author="冷雪凝" w:date="2019-05-14T19:24:35Z"/>
                <w:rFonts w:ascii="仿宋" w:hAnsi="仿宋" w:eastAsia="仿宋"/>
                <w:color w:val="000000" w:themeColor="text1"/>
                <w:rPrChange w:id="24361" w:author="梁元" w:date="2019-05-14T19:51:36Z">
                  <w:rPr>
                    <w:ins w:id="24362" w:author="冷雪凝" w:date="2019-05-14T19:24:35Z"/>
                    <w:rFonts w:ascii="仿宋" w:hAnsi="仿宋" w:eastAsia="仿宋"/>
                  </w:rPr>
                </w:rPrChange>
                <w14:textFill>
                  <w14:solidFill>
                    <w14:schemeClr w14:val="tx1"/>
                  </w14:solidFill>
                </w14:textFill>
              </w:rPr>
            </w:pPr>
            <w:ins w:id="24363" w:author="冷雪凝" w:date="2019-05-14T19:24:35Z">
              <w:r>
                <w:rPr>
                  <w:rFonts w:hint="eastAsia" w:ascii="仿宋" w:hAnsi="仿宋" w:eastAsia="仿宋"/>
                  <w:color w:val="000000" w:themeColor="text1"/>
                  <w:rPrChange w:id="24364" w:author="梁元" w:date="2019-05-14T19:51:36Z">
                    <w:rPr>
                      <w:rFonts w:hint="eastAsia" w:ascii="仿宋" w:hAnsi="仿宋" w:eastAsia="仿宋"/>
                    </w:rPr>
                  </w:rPrChange>
                  <w14:textFill>
                    <w14:solidFill>
                      <w14:schemeClr w14:val="tx1"/>
                    </w14:solidFill>
                  </w14:textFill>
                </w:rPr>
                <w:t>90%</w:t>
              </w:r>
            </w:ins>
          </w:p>
        </w:tc>
        <w:tc>
          <w:tcPr>
            <w:tcW w:w="1559" w:type="dxa"/>
          </w:tcPr>
          <w:p>
            <w:pPr>
              <w:jc w:val="center"/>
              <w:rPr>
                <w:ins w:id="24366" w:author="冷雪凝" w:date="2019-05-14T19:24:35Z"/>
                <w:rFonts w:ascii="仿宋" w:hAnsi="仿宋" w:eastAsia="仿宋"/>
                <w:color w:val="000000" w:themeColor="text1"/>
                <w:rPrChange w:id="24367" w:author="梁元" w:date="2019-05-14T19:51:36Z">
                  <w:rPr>
                    <w:ins w:id="24368" w:author="冷雪凝" w:date="2019-05-14T19:24:35Z"/>
                    <w:rFonts w:ascii="仿宋" w:hAnsi="仿宋" w:eastAsia="仿宋"/>
                  </w:rPr>
                </w:rPrChange>
                <w14:textFill>
                  <w14:solidFill>
                    <w14:schemeClr w14:val="tx1"/>
                  </w14:solidFill>
                </w14:textFill>
              </w:rPr>
            </w:pPr>
            <w:ins w:id="24369" w:author="冷雪凝" w:date="2019-05-14T19:24:35Z">
              <w:r>
                <w:rPr>
                  <w:rFonts w:hint="eastAsia" w:ascii="仿宋" w:hAnsi="仿宋" w:eastAsia="仿宋"/>
                  <w:color w:val="000000" w:themeColor="text1"/>
                  <w:rPrChange w:id="24370" w:author="梁元" w:date="2019-05-14T19:51:36Z">
                    <w:rPr>
                      <w:rFonts w:hint="eastAsia" w:ascii="仿宋" w:hAnsi="仿宋" w:eastAsia="仿宋"/>
                    </w:rPr>
                  </w:rPrChange>
                  <w14:textFill>
                    <w14:solidFill>
                      <w14:schemeClr w14:val="tx1"/>
                    </w14:solidFill>
                  </w14:textFill>
                </w:rPr>
                <w:t>5星</w:t>
              </w:r>
            </w:ins>
          </w:p>
        </w:tc>
        <w:tc>
          <w:tcPr>
            <w:tcW w:w="1418" w:type="dxa"/>
          </w:tcPr>
          <w:p>
            <w:pPr>
              <w:jc w:val="center"/>
              <w:rPr>
                <w:ins w:id="24372" w:author="冷雪凝" w:date="2019-05-14T19:24:35Z"/>
                <w:rFonts w:ascii="仿宋" w:hAnsi="仿宋" w:eastAsia="仿宋"/>
                <w:color w:val="000000" w:themeColor="text1"/>
                <w:rPrChange w:id="24373" w:author="梁元" w:date="2019-05-14T19:51:36Z">
                  <w:rPr>
                    <w:ins w:id="24374" w:author="冷雪凝" w:date="2019-05-14T19:24:35Z"/>
                    <w:rFonts w:ascii="仿宋" w:hAnsi="仿宋" w:eastAsia="仿宋"/>
                  </w:rPr>
                </w:rPrChange>
                <w14:textFill>
                  <w14:solidFill>
                    <w14:schemeClr w14:val="tx1"/>
                  </w14:solidFill>
                </w14:textFill>
              </w:rPr>
            </w:pPr>
            <w:ins w:id="24375" w:author="冷雪凝" w:date="2019-05-14T19:24:35Z">
              <w:r>
                <w:rPr>
                  <w:rFonts w:ascii="仿宋" w:hAnsi="仿宋" w:eastAsia="仿宋"/>
                  <w:color w:val="000000" w:themeColor="text1"/>
                  <w:rPrChange w:id="24376" w:author="梁元" w:date="2019-05-14T19:51:36Z">
                    <w:rPr>
                      <w:rFonts w:ascii="仿宋" w:hAnsi="仿宋" w:eastAsia="仿宋"/>
                    </w:rPr>
                  </w:rPrChange>
                  <w14:textFill>
                    <w14:solidFill>
                      <w14:schemeClr w14:val="tx1"/>
                    </w14:solidFill>
                  </w14:textFill>
                </w:rPr>
                <w:t>J</w:t>
              </w:r>
            </w:ins>
            <w:ins w:id="24378" w:author="冷雪凝" w:date="2019-05-14T19:24:35Z">
              <w:r>
                <w:rPr>
                  <w:rFonts w:hint="eastAsia" w:ascii="仿宋" w:hAnsi="仿宋" w:eastAsia="仿宋"/>
                  <w:color w:val="000000" w:themeColor="text1"/>
                  <w:rPrChange w:id="24379" w:author="梁元" w:date="2019-05-14T19:51:36Z">
                    <w:rPr>
                      <w:rFonts w:hint="eastAsia" w:ascii="仿宋" w:hAnsi="仿宋" w:eastAsia="仿宋"/>
                    </w:rPr>
                  </w:rPrChange>
                  <w14:textFill>
                    <w14:solidFill>
                      <w14:schemeClr w14:val="tx1"/>
                    </w14:solidFill>
                  </w14:textFill>
                </w:rPr>
                <w:t>avascript</w:t>
              </w:r>
            </w:ins>
          </w:p>
        </w:tc>
        <w:tc>
          <w:tcPr>
            <w:tcW w:w="1417" w:type="dxa"/>
          </w:tcPr>
          <w:p>
            <w:pPr>
              <w:jc w:val="center"/>
              <w:rPr>
                <w:ins w:id="24381" w:author="冷雪凝" w:date="2019-05-14T19:24:35Z"/>
                <w:rFonts w:ascii="仿宋" w:hAnsi="仿宋" w:eastAsia="仿宋"/>
                <w:color w:val="000000" w:themeColor="text1"/>
                <w:rPrChange w:id="24382" w:author="梁元" w:date="2019-05-14T19:51:36Z">
                  <w:rPr>
                    <w:ins w:id="24383" w:author="冷雪凝" w:date="2019-05-14T19:24:35Z"/>
                    <w:rFonts w:ascii="仿宋" w:hAnsi="仿宋" w:eastAsia="仿宋"/>
                  </w:rPr>
                </w:rPrChange>
                <w14:textFill>
                  <w14:solidFill>
                    <w14:schemeClr w14:val="tx1"/>
                  </w14:solidFill>
                </w14:textFill>
              </w:rPr>
            </w:pPr>
            <w:ins w:id="24384" w:author="冷雪凝" w:date="2019-05-14T19:24:35Z">
              <w:r>
                <w:rPr>
                  <w:rFonts w:hint="eastAsia" w:ascii="仿宋" w:hAnsi="仿宋" w:eastAsia="仿宋"/>
                  <w:color w:val="000000" w:themeColor="text1"/>
                  <w:rPrChange w:id="24385" w:author="梁元" w:date="2019-05-14T19:51:36Z">
                    <w:rPr>
                      <w:rFonts w:hint="eastAsia" w:ascii="仿宋" w:hAnsi="仿宋" w:eastAsia="仿宋"/>
                    </w:rPr>
                  </w:rPrChange>
                  <w14:textFill>
                    <w14:solidFill>
                      <w14:schemeClr w14:val="tx1"/>
                    </w14:solidFill>
                  </w14:textFill>
                </w:rPr>
                <w:t>数据存储</w:t>
              </w:r>
            </w:ins>
          </w:p>
        </w:tc>
        <w:tc>
          <w:tcPr>
            <w:tcW w:w="1465" w:type="dxa"/>
          </w:tcPr>
          <w:p>
            <w:pPr>
              <w:jc w:val="center"/>
              <w:rPr>
                <w:ins w:id="24387" w:author="冷雪凝" w:date="2019-05-14T19:24:35Z"/>
                <w:rFonts w:ascii="仿宋" w:hAnsi="仿宋" w:eastAsia="仿宋"/>
                <w:color w:val="000000" w:themeColor="text1"/>
                <w:rPrChange w:id="24388" w:author="梁元" w:date="2019-05-14T19:51:36Z">
                  <w:rPr>
                    <w:ins w:id="24389" w:author="冷雪凝" w:date="2019-05-14T19:24:35Z"/>
                    <w:rFonts w:ascii="仿宋" w:hAnsi="仿宋" w:eastAsia="仿宋"/>
                  </w:rPr>
                </w:rPrChange>
                <w14:textFill>
                  <w14:solidFill>
                    <w14:schemeClr w14:val="tx1"/>
                  </w14:solidFill>
                </w14:textFill>
              </w:rPr>
            </w:pPr>
            <w:ins w:id="24390" w:author="冷雪凝" w:date="2019-05-14T19:24:35Z">
              <w:r>
                <w:rPr>
                  <w:rFonts w:hint="eastAsia" w:ascii="仿宋" w:hAnsi="仿宋" w:eastAsia="仿宋"/>
                  <w:color w:val="000000" w:themeColor="text1"/>
                  <w:rPrChange w:id="24391" w:author="梁元" w:date="2019-05-14T19:51:36Z">
                    <w:rPr>
                      <w:rFonts w:hint="eastAsia" w:ascii="仿宋" w:hAnsi="仿宋" w:eastAsia="仿宋"/>
                    </w:rPr>
                  </w:rPrChange>
                  <w14:textFill>
                    <w14:solidFill>
                      <w14:schemeClr w14:val="tx1"/>
                    </w14:solidFill>
                  </w14:textFill>
                </w:rPr>
                <w:t>存储</w:t>
              </w:r>
            </w:ins>
          </w:p>
        </w:tc>
      </w:tr>
    </w:tbl>
    <w:p>
      <w:pPr>
        <w:pStyle w:val="3"/>
        <w:numPr>
          <w:ilvl w:val="0"/>
          <w:numId w:val="44"/>
        </w:numPr>
        <w:spacing w:line="240" w:lineRule="auto"/>
        <w:ind w:firstLine="562" w:firstLineChars="200"/>
        <w:rPr>
          <w:ins w:id="24393" w:author="冷雪凝" w:date="2019-05-14T19:24:35Z"/>
          <w:rFonts w:ascii="仿宋" w:hAnsi="仿宋" w:eastAsia="仿宋"/>
          <w:color w:val="000000" w:themeColor="text1"/>
          <w:sz w:val="28"/>
          <w:szCs w:val="28"/>
          <w:rPrChange w:id="24394" w:author="梁元" w:date="2019-05-14T19:51:36Z">
            <w:rPr>
              <w:ins w:id="24395" w:author="冷雪凝" w:date="2019-05-14T19:24:35Z"/>
              <w:rFonts w:ascii="仿宋" w:hAnsi="仿宋" w:eastAsia="仿宋"/>
              <w:sz w:val="28"/>
              <w:szCs w:val="28"/>
            </w:rPr>
          </w:rPrChange>
          <w14:textFill>
            <w14:solidFill>
              <w14:schemeClr w14:val="tx1"/>
            </w14:solidFill>
          </w14:textFill>
        </w:rPr>
      </w:pPr>
      <w:ins w:id="24396" w:author="冷雪凝" w:date="2019-05-14T19:24:35Z">
        <w:r>
          <w:rPr>
            <w:rFonts w:hint="eastAsia" w:ascii="仿宋" w:hAnsi="仿宋" w:eastAsia="仿宋"/>
            <w:color w:val="000000" w:themeColor="text1"/>
            <w:sz w:val="28"/>
            <w:szCs w:val="28"/>
            <w:rPrChange w:id="24397" w:author="梁元" w:date="2019-05-14T19:51:36Z">
              <w:rPr>
                <w:rFonts w:hint="eastAsia" w:ascii="仿宋" w:hAnsi="仿宋" w:eastAsia="仿宋"/>
                <w:sz w:val="28"/>
                <w:szCs w:val="28"/>
              </w:rPr>
            </w:rPrChange>
            <w14:textFill>
              <w14:solidFill>
                <w14:schemeClr w14:val="tx1"/>
              </w14:solidFill>
            </w14:textFill>
          </w:rPr>
          <w:t>通常解法</w:t>
        </w:r>
      </w:ins>
    </w:p>
    <w:p>
      <w:pPr>
        <w:ind w:firstLine="460" w:firstLineChars="200"/>
        <w:rPr>
          <w:ins w:id="24399" w:author="冷雪凝" w:date="2019-05-14T19:24:35Z"/>
          <w:rFonts w:ascii="Arial" w:hAnsi="Arial" w:cs="Arial"/>
          <w:color w:val="000000" w:themeColor="text1"/>
          <w:sz w:val="23"/>
          <w:szCs w:val="23"/>
          <w:shd w:val="clear" w:color="auto" w:fill="FFFFFF"/>
          <w:rPrChange w:id="24400" w:author="梁元" w:date="2019-05-14T19:51:36Z">
            <w:rPr>
              <w:ins w:id="24401" w:author="冷雪凝" w:date="2019-05-14T19:24:35Z"/>
              <w:rFonts w:ascii="Arial" w:hAnsi="Arial" w:cs="Arial"/>
              <w:color w:val="222222"/>
              <w:sz w:val="23"/>
              <w:szCs w:val="23"/>
              <w:shd w:val="clear" w:color="auto" w:fill="FFFFFF"/>
            </w:rPr>
          </w:rPrChange>
          <w14:textFill>
            <w14:solidFill>
              <w14:schemeClr w14:val="tx1"/>
            </w14:solidFill>
          </w14:textFill>
        </w:rPr>
      </w:pPr>
      <w:ins w:id="24402" w:author="冷雪凝" w:date="2019-05-14T19:24:35Z">
        <w:r>
          <w:rPr>
            <w:rFonts w:ascii="Arial" w:hAnsi="Arial" w:cs="Arial"/>
            <w:color w:val="000000" w:themeColor="text1"/>
            <w:sz w:val="23"/>
            <w:szCs w:val="23"/>
            <w:shd w:val="clear" w:color="auto" w:fill="FFFFFF"/>
            <w:rPrChange w:id="24403" w:author="梁元" w:date="2019-05-14T19:51:36Z">
              <w:rPr>
                <w:rFonts w:ascii="Arial" w:hAnsi="Arial" w:cs="Arial"/>
                <w:color w:val="222222"/>
                <w:sz w:val="23"/>
                <w:szCs w:val="23"/>
                <w:shd w:val="clear" w:color="auto" w:fill="FFFFFF"/>
              </w:rPr>
            </w:rPrChange>
            <w14:textFill>
              <w14:solidFill>
                <w14:schemeClr w14:val="tx1"/>
              </w14:solidFill>
            </w14:textFill>
          </w:rPr>
          <w:t>恶意攻击者往Web页面里注入恶意Script代码，用户浏览这些网页时，就会执行其中的恶意代码，可对用户进行盗取cookie信息、会话劫持等各种攻击.；</w:t>
        </w:r>
      </w:ins>
    </w:p>
    <w:p>
      <w:pPr>
        <w:ind w:firstLine="460" w:firstLineChars="200"/>
        <w:rPr>
          <w:ins w:id="24405" w:author="冷雪凝" w:date="2019-05-14T19:24:35Z"/>
          <w:rFonts w:ascii="Arial" w:hAnsi="Arial" w:cs="Arial"/>
          <w:color w:val="000000" w:themeColor="text1"/>
          <w:sz w:val="23"/>
          <w:szCs w:val="23"/>
          <w:shd w:val="clear" w:color="auto" w:fill="FFFFFF"/>
          <w:rPrChange w:id="24406" w:author="梁元" w:date="2019-05-14T19:51:36Z">
            <w:rPr>
              <w:ins w:id="24407" w:author="冷雪凝" w:date="2019-05-14T19:24:35Z"/>
              <w:rFonts w:ascii="Arial" w:hAnsi="Arial" w:cs="Arial"/>
              <w:color w:val="222222"/>
              <w:sz w:val="23"/>
              <w:szCs w:val="23"/>
              <w:shd w:val="clear" w:color="auto" w:fill="FFFFFF"/>
            </w:rPr>
          </w:rPrChange>
          <w14:textFill>
            <w14:solidFill>
              <w14:schemeClr w14:val="tx1"/>
            </w14:solidFill>
          </w14:textFill>
        </w:rPr>
      </w:pPr>
    </w:p>
    <w:p>
      <w:pPr>
        <w:pStyle w:val="3"/>
        <w:numPr>
          <w:ilvl w:val="0"/>
          <w:numId w:val="44"/>
        </w:numPr>
        <w:spacing w:line="240" w:lineRule="auto"/>
        <w:ind w:firstLine="562" w:firstLineChars="200"/>
        <w:rPr>
          <w:ins w:id="24408" w:author="冷雪凝" w:date="2019-05-14T19:24:35Z"/>
          <w:rFonts w:ascii="仿宋" w:hAnsi="仿宋" w:eastAsia="仿宋"/>
          <w:color w:val="000000" w:themeColor="text1"/>
          <w:sz w:val="28"/>
          <w:szCs w:val="28"/>
          <w:rPrChange w:id="24409" w:author="梁元" w:date="2019-05-14T19:51:36Z">
            <w:rPr>
              <w:ins w:id="24410" w:author="冷雪凝" w:date="2019-05-14T19:24:35Z"/>
              <w:rFonts w:ascii="仿宋" w:hAnsi="仿宋" w:eastAsia="仿宋"/>
              <w:sz w:val="28"/>
              <w:szCs w:val="28"/>
            </w:rPr>
          </w:rPrChange>
          <w14:textFill>
            <w14:solidFill>
              <w14:schemeClr w14:val="tx1"/>
            </w14:solidFill>
          </w14:textFill>
        </w:rPr>
      </w:pPr>
      <w:ins w:id="24411" w:author="冷雪凝" w:date="2019-05-14T19:24:35Z">
        <w:r>
          <w:rPr>
            <w:rFonts w:hint="eastAsia" w:ascii="仿宋" w:hAnsi="仿宋" w:eastAsia="仿宋"/>
            <w:color w:val="000000" w:themeColor="text1"/>
            <w:sz w:val="28"/>
            <w:szCs w:val="28"/>
            <w:rPrChange w:id="24412" w:author="梁元" w:date="2019-05-14T19:51:36Z">
              <w:rPr>
                <w:rFonts w:hint="eastAsia" w:ascii="仿宋" w:hAnsi="仿宋" w:eastAsia="仿宋"/>
                <w:sz w:val="28"/>
                <w:szCs w:val="28"/>
              </w:rPr>
            </w:rPrChange>
            <w14:textFill>
              <w14:solidFill>
                <w14:schemeClr w14:val="tx1"/>
              </w14:solidFill>
            </w14:textFill>
          </w:rPr>
          <w:t>通用大牛级解法</w:t>
        </w:r>
      </w:ins>
    </w:p>
    <w:p>
      <w:pPr>
        <w:pStyle w:val="21"/>
        <w:numPr>
          <w:ilvl w:val="0"/>
          <w:numId w:val="44"/>
        </w:numPr>
        <w:autoSpaceDE w:val="0"/>
        <w:autoSpaceDN w:val="0"/>
        <w:adjustRightInd w:val="0"/>
        <w:spacing w:line="240" w:lineRule="auto"/>
        <w:ind w:firstLine="482" w:firstLineChars="200"/>
        <w:rPr>
          <w:ins w:id="24414" w:author="冷雪凝" w:date="2019-05-14T19:24:35Z"/>
          <w:rFonts w:cs="Times" w:asciiTheme="majorEastAsia" w:hAnsiTheme="majorEastAsia" w:eastAsiaTheme="majorEastAsia"/>
          <w:color w:val="000000" w:themeColor="text1"/>
          <w:rPrChange w:id="24415" w:author="梁元" w:date="2019-05-14T19:51:36Z">
            <w:rPr>
              <w:ins w:id="24416" w:author="冷雪凝" w:date="2019-05-14T19:24:35Z"/>
              <w:rFonts w:cs="Times" w:asciiTheme="majorEastAsia" w:hAnsiTheme="majorEastAsia" w:eastAsiaTheme="majorEastAsia"/>
            </w:rPr>
          </w:rPrChange>
          <w14:textFill>
            <w14:solidFill>
              <w14:schemeClr w14:val="tx1"/>
            </w14:solidFill>
          </w14:textFill>
        </w:rPr>
      </w:pPr>
      <w:ins w:id="24417" w:author="冷雪凝" w:date="2019-05-14T19:24:35Z">
        <w:r>
          <w:rPr>
            <w:rFonts w:cs="Times" w:asciiTheme="majorEastAsia" w:hAnsiTheme="majorEastAsia" w:eastAsiaTheme="majorEastAsia"/>
            <w:b/>
            <w:bCs/>
            <w:color w:val="000000" w:themeColor="text1"/>
            <w:rPrChange w:id="24418" w:author="梁元" w:date="2019-05-14T19:51:36Z">
              <w:rPr>
                <w:rFonts w:cs="Times" w:asciiTheme="majorEastAsia" w:hAnsiTheme="majorEastAsia" w:eastAsiaTheme="majorEastAsia"/>
                <w:b/>
                <w:bCs/>
              </w:rPr>
            </w:rPrChange>
            <w14:textFill>
              <w14:solidFill>
                <w14:schemeClr w14:val="tx1"/>
              </w14:solidFill>
            </w14:textFill>
          </w:rPr>
          <w:t>1，XSS（Cross Site Scripting，跨站脚本攻击）</w:t>
        </w:r>
      </w:ins>
    </w:p>
    <w:p>
      <w:pPr>
        <w:pStyle w:val="21"/>
        <w:numPr>
          <w:ilvl w:val="0"/>
          <w:numId w:val="44"/>
        </w:numPr>
        <w:autoSpaceDE w:val="0"/>
        <w:autoSpaceDN w:val="0"/>
        <w:adjustRightInd w:val="0"/>
        <w:spacing w:line="240" w:lineRule="auto"/>
        <w:ind w:firstLine="480" w:firstLineChars="200"/>
        <w:rPr>
          <w:ins w:id="24420" w:author="冷雪凝" w:date="2019-05-14T19:24:35Z"/>
          <w:rFonts w:cs="Times" w:asciiTheme="majorEastAsia" w:hAnsiTheme="majorEastAsia" w:eastAsiaTheme="majorEastAsia"/>
          <w:color w:val="000000" w:themeColor="text1"/>
          <w:rPrChange w:id="24421" w:author="梁元" w:date="2019-05-14T19:51:36Z">
            <w:rPr>
              <w:ins w:id="24422" w:author="冷雪凝" w:date="2019-05-14T19:24:35Z"/>
              <w:rFonts w:cs="Times" w:asciiTheme="majorEastAsia" w:hAnsiTheme="majorEastAsia" w:eastAsiaTheme="majorEastAsia"/>
            </w:rPr>
          </w:rPrChange>
          <w14:textFill>
            <w14:solidFill>
              <w14:schemeClr w14:val="tx1"/>
            </w14:solidFill>
          </w14:textFill>
        </w:rPr>
      </w:pPr>
      <w:ins w:id="24423" w:author="冷雪凝" w:date="2019-05-14T19:24:35Z">
        <w:r>
          <w:rPr>
            <w:rFonts w:cs="Times" w:asciiTheme="majorEastAsia" w:hAnsiTheme="majorEastAsia" w:eastAsiaTheme="majorEastAsia"/>
            <w:color w:val="000000" w:themeColor="text1"/>
            <w:rPrChange w:id="24424" w:author="梁元" w:date="2019-05-14T19:51:36Z">
              <w:rPr>
                <w:rFonts w:cs="Times" w:asciiTheme="majorEastAsia" w:hAnsiTheme="majorEastAsia" w:eastAsiaTheme="majorEastAsia"/>
              </w:rPr>
            </w:rPrChange>
            <w14:textFill>
              <w14:solidFill>
                <w14:schemeClr w14:val="tx1"/>
              </w14:solidFill>
            </w14:textFill>
          </w:rPr>
          <w:t xml:space="preserve">这是前端最常见的攻击方式，很多大型网站（如 Facebook）都被 XSS 攻击过。 </w:t>
        </w:r>
      </w:ins>
    </w:p>
    <w:p>
      <w:pPr>
        <w:pStyle w:val="21"/>
        <w:numPr>
          <w:ilvl w:val="0"/>
          <w:numId w:val="44"/>
        </w:numPr>
        <w:autoSpaceDE w:val="0"/>
        <w:autoSpaceDN w:val="0"/>
        <w:adjustRightInd w:val="0"/>
        <w:spacing w:line="240" w:lineRule="auto"/>
        <w:ind w:firstLine="480" w:firstLineChars="200"/>
        <w:rPr>
          <w:ins w:id="24426" w:author="冷雪凝" w:date="2019-05-14T19:24:35Z"/>
          <w:rFonts w:cs="Times" w:asciiTheme="majorEastAsia" w:hAnsiTheme="majorEastAsia" w:eastAsiaTheme="majorEastAsia"/>
          <w:color w:val="000000" w:themeColor="text1"/>
          <w:rPrChange w:id="24427" w:author="梁元" w:date="2019-05-14T19:51:36Z">
            <w:rPr>
              <w:ins w:id="24428" w:author="冷雪凝" w:date="2019-05-14T19:24:35Z"/>
              <w:rFonts w:cs="Times" w:asciiTheme="majorEastAsia" w:hAnsiTheme="majorEastAsia" w:eastAsiaTheme="majorEastAsia"/>
            </w:rPr>
          </w:rPrChange>
          <w14:textFill>
            <w14:solidFill>
              <w14:schemeClr w14:val="tx1"/>
            </w14:solidFill>
          </w14:textFill>
        </w:rPr>
      </w:pPr>
    </w:p>
    <w:p>
      <w:pPr>
        <w:pStyle w:val="21"/>
        <w:numPr>
          <w:ilvl w:val="0"/>
          <w:numId w:val="44"/>
        </w:numPr>
        <w:autoSpaceDE w:val="0"/>
        <w:autoSpaceDN w:val="0"/>
        <w:adjustRightInd w:val="0"/>
        <w:spacing w:line="240" w:lineRule="auto"/>
        <w:ind w:firstLine="480" w:firstLineChars="200"/>
        <w:rPr>
          <w:ins w:id="24429" w:author="冷雪凝" w:date="2019-05-14T19:24:35Z"/>
          <w:rFonts w:cs="Times" w:asciiTheme="majorEastAsia" w:hAnsiTheme="majorEastAsia" w:eastAsiaTheme="majorEastAsia"/>
          <w:color w:val="000000" w:themeColor="text1"/>
          <w:rPrChange w:id="24430" w:author="梁元" w:date="2019-05-14T19:51:36Z">
            <w:rPr>
              <w:ins w:id="24431" w:author="冷雪凝" w:date="2019-05-14T19:24:35Z"/>
              <w:rFonts w:cs="Times" w:asciiTheme="majorEastAsia" w:hAnsiTheme="majorEastAsia" w:eastAsiaTheme="majorEastAsia"/>
            </w:rPr>
          </w:rPrChange>
          <w14:textFill>
            <w14:solidFill>
              <w14:schemeClr w14:val="tx1"/>
            </w14:solidFill>
          </w14:textFill>
        </w:rPr>
      </w:pPr>
      <w:ins w:id="24432" w:author="冷雪凝" w:date="2019-05-14T19:24:35Z">
        <w:r>
          <w:rPr>
            <w:rFonts w:cs="Times" w:asciiTheme="majorEastAsia" w:hAnsiTheme="majorEastAsia" w:eastAsiaTheme="majorEastAsia"/>
            <w:color w:val="000000" w:themeColor="text1"/>
            <w:rPrChange w:id="24433" w:author="梁元" w:date="2019-05-14T19:51:36Z">
              <w:rPr>
                <w:rFonts w:cs="Times" w:asciiTheme="majorEastAsia" w:hAnsiTheme="majorEastAsia" w:eastAsiaTheme="majorEastAsia"/>
              </w:rPr>
            </w:rPrChange>
            <w14:textFill>
              <w14:solidFill>
                <w14:schemeClr w14:val="tx1"/>
              </w14:solidFill>
            </w14:textFill>
          </w:rPr>
          <w:t xml:space="preserve">举一个例子，我在一个博客网站正常发表一篇文章，输入汉字、英文和图片，完全没有问题。但是如果我写的是恶意的 JS 脚本，例如获取到document.cookie然后传输到自己的服务器上，那我这篇博客的每一次浏览都会执行这个脚本，都会把访客 cookie 中的信息偷偷传递到我的服务器上来。 </w:t>
        </w:r>
      </w:ins>
    </w:p>
    <w:p>
      <w:pPr>
        <w:pStyle w:val="21"/>
        <w:numPr>
          <w:ilvl w:val="0"/>
          <w:numId w:val="44"/>
        </w:numPr>
        <w:autoSpaceDE w:val="0"/>
        <w:autoSpaceDN w:val="0"/>
        <w:adjustRightInd w:val="0"/>
        <w:spacing w:line="240" w:lineRule="auto"/>
        <w:ind w:firstLine="480" w:firstLineChars="200"/>
        <w:rPr>
          <w:ins w:id="24435" w:author="冷雪凝" w:date="2019-05-14T19:24:35Z"/>
          <w:rFonts w:cs="Times" w:asciiTheme="majorEastAsia" w:hAnsiTheme="majorEastAsia" w:eastAsiaTheme="majorEastAsia"/>
          <w:color w:val="000000" w:themeColor="text1"/>
          <w:rPrChange w:id="24436" w:author="梁元" w:date="2019-05-14T19:51:36Z">
            <w:rPr>
              <w:ins w:id="24437" w:author="冷雪凝" w:date="2019-05-14T19:24:35Z"/>
              <w:rFonts w:cs="Times" w:asciiTheme="majorEastAsia" w:hAnsiTheme="majorEastAsia" w:eastAsiaTheme="majorEastAsia"/>
            </w:rPr>
          </w:rPrChange>
          <w14:textFill>
            <w14:solidFill>
              <w14:schemeClr w14:val="tx1"/>
            </w14:solidFill>
          </w14:textFill>
        </w:rPr>
      </w:pPr>
    </w:p>
    <w:p>
      <w:pPr>
        <w:pStyle w:val="21"/>
        <w:numPr>
          <w:ilvl w:val="0"/>
          <w:numId w:val="44"/>
        </w:numPr>
        <w:autoSpaceDE w:val="0"/>
        <w:autoSpaceDN w:val="0"/>
        <w:adjustRightInd w:val="0"/>
        <w:spacing w:line="240" w:lineRule="auto"/>
        <w:ind w:firstLine="480" w:firstLineChars="200"/>
        <w:rPr>
          <w:ins w:id="24438" w:author="冷雪凝" w:date="2019-05-14T19:24:35Z"/>
          <w:rFonts w:cs="Times" w:asciiTheme="majorEastAsia" w:hAnsiTheme="majorEastAsia" w:eastAsiaTheme="majorEastAsia"/>
          <w:color w:val="000000" w:themeColor="text1"/>
          <w:rPrChange w:id="24439" w:author="梁元" w:date="2019-05-14T19:51:36Z">
            <w:rPr>
              <w:ins w:id="24440" w:author="冷雪凝" w:date="2019-05-14T19:24:35Z"/>
              <w:rFonts w:cs="Times" w:asciiTheme="majorEastAsia" w:hAnsiTheme="majorEastAsia" w:eastAsiaTheme="majorEastAsia"/>
            </w:rPr>
          </w:rPrChange>
          <w14:textFill>
            <w14:solidFill>
              <w14:schemeClr w14:val="tx1"/>
            </w14:solidFill>
          </w14:textFill>
        </w:rPr>
      </w:pPr>
      <w:ins w:id="24441" w:author="冷雪凝" w:date="2019-05-14T19:24:35Z">
        <w:r>
          <w:rPr>
            <w:rFonts w:cs="Times" w:asciiTheme="majorEastAsia" w:hAnsiTheme="majorEastAsia" w:eastAsiaTheme="majorEastAsia"/>
            <w:color w:val="000000" w:themeColor="text1"/>
            <w:rPrChange w:id="24442" w:author="梁元" w:date="2019-05-14T19:51:36Z">
              <w:rPr>
                <w:rFonts w:cs="Times" w:asciiTheme="majorEastAsia" w:hAnsiTheme="majorEastAsia" w:eastAsiaTheme="majorEastAsia"/>
              </w:rPr>
            </w:rPrChange>
            <w14:textFill>
              <w14:solidFill>
                <w14:schemeClr w14:val="tx1"/>
              </w14:solidFill>
            </w14:textFill>
          </w:rPr>
          <w:t xml:space="preserve">其实原理上就是黑客通过某种方式（发布文章、发布评论等）将一段特定的 JS 代码隐蔽地输入进去。然后别人再看这篇文章或者评论时，之前注入的这段 JS 代码就执行了。JS 代码一旦执行，那可就不受控制了，因为它跟网页原有的 JS 有同样的权限，例如可以获取 server 端数据、可以获取 cookie 等。于是，攻击就这样发生了。 </w:t>
        </w:r>
      </w:ins>
    </w:p>
    <w:p>
      <w:pPr>
        <w:pStyle w:val="21"/>
        <w:numPr>
          <w:ilvl w:val="0"/>
          <w:numId w:val="44"/>
        </w:numPr>
        <w:autoSpaceDE w:val="0"/>
        <w:autoSpaceDN w:val="0"/>
        <w:adjustRightInd w:val="0"/>
        <w:spacing w:line="240" w:lineRule="auto"/>
        <w:ind w:firstLine="480" w:firstLineChars="200"/>
        <w:rPr>
          <w:ins w:id="24444" w:author="冷雪凝" w:date="2019-05-14T19:24:35Z"/>
          <w:rFonts w:cs="Times" w:asciiTheme="majorEastAsia" w:hAnsiTheme="majorEastAsia" w:eastAsiaTheme="majorEastAsia"/>
          <w:color w:val="000000" w:themeColor="text1"/>
          <w:rPrChange w:id="24445" w:author="梁元" w:date="2019-05-14T19:51:36Z">
            <w:rPr>
              <w:ins w:id="24446" w:author="冷雪凝" w:date="2019-05-14T19:24:35Z"/>
              <w:rFonts w:cs="Times" w:asciiTheme="majorEastAsia" w:hAnsiTheme="majorEastAsia" w:eastAsiaTheme="majorEastAsia"/>
            </w:rPr>
          </w:rPrChange>
          <w14:textFill>
            <w14:solidFill>
              <w14:schemeClr w14:val="tx1"/>
            </w14:solidFill>
          </w14:textFill>
        </w:rPr>
      </w:pPr>
    </w:p>
    <w:p>
      <w:pPr>
        <w:pStyle w:val="21"/>
        <w:numPr>
          <w:ilvl w:val="0"/>
          <w:numId w:val="44"/>
        </w:numPr>
        <w:autoSpaceDE w:val="0"/>
        <w:autoSpaceDN w:val="0"/>
        <w:adjustRightInd w:val="0"/>
        <w:spacing w:line="240" w:lineRule="auto"/>
        <w:ind w:firstLine="480" w:firstLineChars="200"/>
        <w:rPr>
          <w:ins w:id="24447" w:author="冷雪凝" w:date="2019-05-14T19:24:35Z"/>
          <w:rFonts w:cs="Times" w:asciiTheme="majorEastAsia" w:hAnsiTheme="majorEastAsia" w:eastAsiaTheme="majorEastAsia"/>
          <w:color w:val="000000" w:themeColor="text1"/>
          <w:rPrChange w:id="24448" w:author="梁元" w:date="2019-05-14T19:51:36Z">
            <w:rPr>
              <w:ins w:id="24449" w:author="冷雪凝" w:date="2019-05-14T19:24:35Z"/>
              <w:rFonts w:cs="Times" w:asciiTheme="majorEastAsia" w:hAnsiTheme="majorEastAsia" w:eastAsiaTheme="majorEastAsia"/>
            </w:rPr>
          </w:rPrChange>
          <w14:textFill>
            <w14:solidFill>
              <w14:schemeClr w14:val="tx1"/>
            </w14:solidFill>
          </w14:textFill>
        </w:rPr>
      </w:pPr>
      <w:ins w:id="24450" w:author="冷雪凝" w:date="2019-05-14T19:24:35Z">
        <w:r>
          <w:rPr>
            <w:rFonts w:cs="Times" w:asciiTheme="majorEastAsia" w:hAnsiTheme="majorEastAsia" w:eastAsiaTheme="majorEastAsia"/>
            <w:color w:val="000000" w:themeColor="text1"/>
            <w:rPrChange w:id="24451" w:author="梁元" w:date="2019-05-14T19:51:36Z">
              <w:rPr>
                <w:rFonts w:cs="Times" w:asciiTheme="majorEastAsia" w:hAnsiTheme="majorEastAsia" w:eastAsiaTheme="majorEastAsia"/>
              </w:rPr>
            </w:rPrChange>
            <w14:textFill>
              <w14:solidFill>
                <w14:schemeClr w14:val="tx1"/>
              </w14:solidFill>
            </w14:textFill>
          </w:rPr>
          <w:t xml:space="preserve">XSS的危害 </w:t>
        </w:r>
      </w:ins>
    </w:p>
    <w:p>
      <w:pPr>
        <w:pStyle w:val="21"/>
        <w:numPr>
          <w:ilvl w:val="0"/>
          <w:numId w:val="44"/>
        </w:numPr>
        <w:autoSpaceDE w:val="0"/>
        <w:autoSpaceDN w:val="0"/>
        <w:adjustRightInd w:val="0"/>
        <w:spacing w:line="240" w:lineRule="auto"/>
        <w:ind w:firstLine="480" w:firstLineChars="200"/>
        <w:rPr>
          <w:ins w:id="24453" w:author="冷雪凝" w:date="2019-05-14T19:24:35Z"/>
          <w:rFonts w:cs="Times" w:asciiTheme="majorEastAsia" w:hAnsiTheme="majorEastAsia" w:eastAsiaTheme="majorEastAsia"/>
          <w:color w:val="000000" w:themeColor="text1"/>
          <w:rPrChange w:id="24454" w:author="梁元" w:date="2019-05-14T19:51:36Z">
            <w:rPr>
              <w:ins w:id="24455" w:author="冷雪凝" w:date="2019-05-14T19:24:35Z"/>
              <w:rFonts w:cs="Times" w:asciiTheme="majorEastAsia" w:hAnsiTheme="majorEastAsia" w:eastAsiaTheme="majorEastAsia"/>
            </w:rPr>
          </w:rPrChange>
          <w14:textFill>
            <w14:solidFill>
              <w14:schemeClr w14:val="tx1"/>
            </w14:solidFill>
          </w14:textFill>
        </w:rPr>
      </w:pPr>
      <w:ins w:id="24456" w:author="冷雪凝" w:date="2019-05-14T19:24:35Z">
        <w:r>
          <w:rPr>
            <w:rFonts w:cs="Times" w:asciiTheme="majorEastAsia" w:hAnsiTheme="majorEastAsia" w:eastAsiaTheme="majorEastAsia"/>
            <w:color w:val="000000" w:themeColor="text1"/>
            <w:rPrChange w:id="24457" w:author="梁元" w:date="2019-05-14T19:51:36Z">
              <w:rPr>
                <w:rFonts w:cs="Times" w:asciiTheme="majorEastAsia" w:hAnsiTheme="majorEastAsia" w:eastAsiaTheme="majorEastAsia"/>
              </w:rPr>
            </w:rPrChange>
            <w14:textFill>
              <w14:solidFill>
                <w14:schemeClr w14:val="tx1"/>
              </w14:solidFill>
            </w14:textFill>
          </w:rPr>
          <w:t xml:space="preserve">XSS 的危害相当大，如果页面可以随意执行别人不安全的 JS 代码，轻则会让页面错乱、功能缺失，重则会造成用户的信息泄露。 </w:t>
        </w:r>
      </w:ins>
    </w:p>
    <w:p>
      <w:pPr>
        <w:pStyle w:val="21"/>
        <w:numPr>
          <w:ilvl w:val="0"/>
          <w:numId w:val="44"/>
        </w:numPr>
        <w:autoSpaceDE w:val="0"/>
        <w:autoSpaceDN w:val="0"/>
        <w:adjustRightInd w:val="0"/>
        <w:spacing w:line="240" w:lineRule="auto"/>
        <w:ind w:firstLine="480" w:firstLineChars="200"/>
        <w:rPr>
          <w:ins w:id="24459" w:author="冷雪凝" w:date="2019-05-14T19:24:35Z"/>
          <w:rFonts w:cs="Times" w:asciiTheme="majorEastAsia" w:hAnsiTheme="majorEastAsia" w:eastAsiaTheme="majorEastAsia"/>
          <w:color w:val="000000" w:themeColor="text1"/>
          <w:rPrChange w:id="24460" w:author="梁元" w:date="2019-05-14T19:51:36Z">
            <w:rPr>
              <w:ins w:id="24461" w:author="冷雪凝" w:date="2019-05-14T19:24:35Z"/>
              <w:rFonts w:cs="Times" w:asciiTheme="majorEastAsia" w:hAnsiTheme="majorEastAsia" w:eastAsiaTheme="majorEastAsia"/>
            </w:rPr>
          </w:rPrChange>
          <w14:textFill>
            <w14:solidFill>
              <w14:schemeClr w14:val="tx1"/>
            </w14:solidFill>
          </w14:textFill>
        </w:rPr>
      </w:pPr>
    </w:p>
    <w:p>
      <w:pPr>
        <w:pStyle w:val="21"/>
        <w:numPr>
          <w:ilvl w:val="0"/>
          <w:numId w:val="44"/>
        </w:numPr>
        <w:autoSpaceDE w:val="0"/>
        <w:autoSpaceDN w:val="0"/>
        <w:adjustRightInd w:val="0"/>
        <w:spacing w:line="240" w:lineRule="auto"/>
        <w:ind w:firstLine="480" w:firstLineChars="200"/>
        <w:rPr>
          <w:ins w:id="24462" w:author="冷雪凝" w:date="2019-05-14T19:24:35Z"/>
          <w:rFonts w:cs="Times" w:asciiTheme="majorEastAsia" w:hAnsiTheme="majorEastAsia" w:eastAsiaTheme="majorEastAsia"/>
          <w:color w:val="000000" w:themeColor="text1"/>
          <w:rPrChange w:id="24463" w:author="梁元" w:date="2019-05-14T19:51:36Z">
            <w:rPr>
              <w:ins w:id="24464" w:author="冷雪凝" w:date="2019-05-14T19:24:35Z"/>
              <w:rFonts w:cs="Times" w:asciiTheme="majorEastAsia" w:hAnsiTheme="majorEastAsia" w:eastAsiaTheme="majorEastAsia"/>
            </w:rPr>
          </w:rPrChange>
          <w14:textFill>
            <w14:solidFill>
              <w14:schemeClr w14:val="tx1"/>
            </w14:solidFill>
          </w14:textFill>
        </w:rPr>
      </w:pPr>
      <w:ins w:id="24465" w:author="冷雪凝" w:date="2019-05-14T19:24:35Z">
        <w:r>
          <w:rPr>
            <w:rFonts w:cs="Times" w:asciiTheme="majorEastAsia" w:hAnsiTheme="majorEastAsia" w:eastAsiaTheme="majorEastAsia"/>
            <w:color w:val="000000" w:themeColor="text1"/>
            <w:rPrChange w:id="24466" w:author="梁元" w:date="2019-05-14T19:51:36Z">
              <w:rPr>
                <w:rFonts w:cs="Times" w:asciiTheme="majorEastAsia" w:hAnsiTheme="majorEastAsia" w:eastAsiaTheme="majorEastAsia"/>
              </w:rPr>
            </w:rPrChange>
            <w14:textFill>
              <w14:solidFill>
                <w14:schemeClr w14:val="tx1"/>
              </w14:solidFill>
            </w14:textFill>
          </w:rPr>
          <w:t xml:space="preserve">比如早些年社交网站经常爆出 XSS 蠕虫，通过发布的文章内插入 JS，用户访问了感染不安全 JS 注入的文章，会自动重新发布新的文章，这样的文章会通过推荐系统进入到每个用户的文章列表面前，很快就会造成大规模的感染。 </w:t>
        </w:r>
      </w:ins>
    </w:p>
    <w:p>
      <w:pPr>
        <w:pStyle w:val="21"/>
        <w:numPr>
          <w:ilvl w:val="0"/>
          <w:numId w:val="44"/>
        </w:numPr>
        <w:autoSpaceDE w:val="0"/>
        <w:autoSpaceDN w:val="0"/>
        <w:adjustRightInd w:val="0"/>
        <w:spacing w:line="240" w:lineRule="auto"/>
        <w:ind w:firstLine="480" w:firstLineChars="200"/>
        <w:rPr>
          <w:ins w:id="24468" w:author="冷雪凝" w:date="2019-05-14T19:24:35Z"/>
          <w:rFonts w:cs="Times" w:asciiTheme="majorEastAsia" w:hAnsiTheme="majorEastAsia" w:eastAsiaTheme="majorEastAsia"/>
          <w:color w:val="000000" w:themeColor="text1"/>
          <w:rPrChange w:id="24469" w:author="梁元" w:date="2019-05-14T19:51:36Z">
            <w:rPr>
              <w:ins w:id="24470" w:author="冷雪凝" w:date="2019-05-14T19:24:35Z"/>
              <w:rFonts w:cs="Times" w:asciiTheme="majorEastAsia" w:hAnsiTheme="majorEastAsia" w:eastAsiaTheme="majorEastAsia"/>
            </w:rPr>
          </w:rPrChange>
          <w14:textFill>
            <w14:solidFill>
              <w14:schemeClr w14:val="tx1"/>
            </w14:solidFill>
          </w14:textFill>
        </w:rPr>
      </w:pPr>
    </w:p>
    <w:p>
      <w:pPr>
        <w:pStyle w:val="21"/>
        <w:numPr>
          <w:ilvl w:val="0"/>
          <w:numId w:val="44"/>
        </w:numPr>
        <w:autoSpaceDE w:val="0"/>
        <w:autoSpaceDN w:val="0"/>
        <w:adjustRightInd w:val="0"/>
        <w:spacing w:line="240" w:lineRule="auto"/>
        <w:ind w:firstLine="480" w:firstLineChars="200"/>
        <w:rPr>
          <w:ins w:id="24471" w:author="冷雪凝" w:date="2019-05-14T19:24:35Z"/>
          <w:rFonts w:cs="Times" w:asciiTheme="majorEastAsia" w:hAnsiTheme="majorEastAsia" w:eastAsiaTheme="majorEastAsia"/>
          <w:color w:val="000000" w:themeColor="text1"/>
          <w:rPrChange w:id="24472" w:author="梁元" w:date="2019-05-14T19:51:36Z">
            <w:rPr>
              <w:ins w:id="24473" w:author="冷雪凝" w:date="2019-05-14T19:24:35Z"/>
              <w:rFonts w:cs="Times" w:asciiTheme="majorEastAsia" w:hAnsiTheme="majorEastAsia" w:eastAsiaTheme="majorEastAsia"/>
            </w:rPr>
          </w:rPrChange>
          <w14:textFill>
            <w14:solidFill>
              <w14:schemeClr w14:val="tx1"/>
            </w14:solidFill>
          </w14:textFill>
        </w:rPr>
      </w:pPr>
      <w:ins w:id="24474" w:author="冷雪凝" w:date="2019-05-14T19:24:35Z">
        <w:r>
          <w:rPr>
            <w:rFonts w:cs="Times" w:asciiTheme="majorEastAsia" w:hAnsiTheme="majorEastAsia" w:eastAsiaTheme="majorEastAsia"/>
            <w:color w:val="000000" w:themeColor="text1"/>
            <w:rPrChange w:id="24475" w:author="梁元" w:date="2019-05-14T19:51:36Z">
              <w:rPr>
                <w:rFonts w:cs="Times" w:asciiTheme="majorEastAsia" w:hAnsiTheme="majorEastAsia" w:eastAsiaTheme="majorEastAsia"/>
              </w:rPr>
            </w:rPrChange>
            <w14:textFill>
              <w14:solidFill>
                <w14:schemeClr w14:val="tx1"/>
              </w14:solidFill>
            </w14:textFill>
          </w:rPr>
          <w:t xml:space="preserve">还有利用获取 cookie 的方式，将 cookie 传入入侵者的服务器上，入侵者就可以模拟 cookie 登录网站，对用户的信息进行篡改。 </w:t>
        </w:r>
      </w:ins>
    </w:p>
    <w:p>
      <w:pPr>
        <w:pStyle w:val="21"/>
        <w:numPr>
          <w:ilvl w:val="0"/>
          <w:numId w:val="44"/>
        </w:numPr>
        <w:autoSpaceDE w:val="0"/>
        <w:autoSpaceDN w:val="0"/>
        <w:adjustRightInd w:val="0"/>
        <w:spacing w:line="240" w:lineRule="auto"/>
        <w:ind w:firstLine="480" w:firstLineChars="200"/>
        <w:rPr>
          <w:ins w:id="24477" w:author="冷雪凝" w:date="2019-05-14T19:24:35Z"/>
          <w:rFonts w:cs="Times" w:asciiTheme="majorEastAsia" w:hAnsiTheme="majorEastAsia" w:eastAsiaTheme="majorEastAsia"/>
          <w:color w:val="000000" w:themeColor="text1"/>
          <w:rPrChange w:id="24478" w:author="梁元" w:date="2019-05-14T19:51:36Z">
            <w:rPr>
              <w:ins w:id="24479" w:author="冷雪凝" w:date="2019-05-14T19:24:35Z"/>
              <w:rFonts w:cs="Times" w:asciiTheme="majorEastAsia" w:hAnsiTheme="majorEastAsia" w:eastAsiaTheme="majorEastAsia"/>
            </w:rPr>
          </w:rPrChange>
          <w14:textFill>
            <w14:solidFill>
              <w14:schemeClr w14:val="tx1"/>
            </w14:solidFill>
          </w14:textFill>
        </w:rPr>
      </w:pPr>
    </w:p>
    <w:p>
      <w:pPr>
        <w:pStyle w:val="21"/>
        <w:numPr>
          <w:ilvl w:val="0"/>
          <w:numId w:val="44"/>
        </w:numPr>
        <w:autoSpaceDE w:val="0"/>
        <w:autoSpaceDN w:val="0"/>
        <w:adjustRightInd w:val="0"/>
        <w:spacing w:line="240" w:lineRule="auto"/>
        <w:ind w:firstLine="480" w:firstLineChars="200"/>
        <w:rPr>
          <w:ins w:id="24480" w:author="冷雪凝" w:date="2019-05-14T19:24:35Z"/>
          <w:rFonts w:cs="Times" w:asciiTheme="majorEastAsia" w:hAnsiTheme="majorEastAsia" w:eastAsiaTheme="majorEastAsia"/>
          <w:color w:val="000000" w:themeColor="text1"/>
          <w:rPrChange w:id="24481" w:author="梁元" w:date="2019-05-14T19:51:36Z">
            <w:rPr>
              <w:ins w:id="24482" w:author="冷雪凝" w:date="2019-05-14T19:24:35Z"/>
              <w:rFonts w:cs="Times" w:asciiTheme="majorEastAsia" w:hAnsiTheme="majorEastAsia" w:eastAsiaTheme="majorEastAsia"/>
            </w:rPr>
          </w:rPrChange>
          <w14:textFill>
            <w14:solidFill>
              <w14:schemeClr w14:val="tx1"/>
            </w14:solidFill>
          </w14:textFill>
        </w:rPr>
      </w:pPr>
      <w:ins w:id="24483" w:author="冷雪凝" w:date="2019-05-14T19:24:35Z">
        <w:r>
          <w:rPr>
            <w:rFonts w:cs="Times" w:asciiTheme="majorEastAsia" w:hAnsiTheme="majorEastAsia" w:eastAsiaTheme="majorEastAsia"/>
            <w:color w:val="000000" w:themeColor="text1"/>
            <w:rPrChange w:id="24484" w:author="梁元" w:date="2019-05-14T19:51:36Z">
              <w:rPr>
                <w:rFonts w:cs="Times" w:asciiTheme="majorEastAsia" w:hAnsiTheme="majorEastAsia" w:eastAsiaTheme="majorEastAsia"/>
              </w:rPr>
            </w:rPrChange>
            <w14:textFill>
              <w14:solidFill>
                <w14:schemeClr w14:val="tx1"/>
              </w14:solidFill>
            </w14:textFill>
          </w:rPr>
          <w:t xml:space="preserve">XSS的预防 </w:t>
        </w:r>
      </w:ins>
    </w:p>
    <w:p>
      <w:pPr>
        <w:pStyle w:val="21"/>
        <w:numPr>
          <w:ilvl w:val="0"/>
          <w:numId w:val="44"/>
        </w:numPr>
        <w:autoSpaceDE w:val="0"/>
        <w:autoSpaceDN w:val="0"/>
        <w:adjustRightInd w:val="0"/>
        <w:spacing w:line="240" w:lineRule="auto"/>
        <w:ind w:firstLine="480" w:firstLineChars="200"/>
        <w:rPr>
          <w:ins w:id="24486" w:author="冷雪凝" w:date="2019-05-14T19:24:35Z"/>
          <w:rFonts w:cs="Times" w:asciiTheme="majorEastAsia" w:hAnsiTheme="majorEastAsia" w:eastAsiaTheme="majorEastAsia"/>
          <w:color w:val="000000" w:themeColor="text1"/>
          <w:rPrChange w:id="24487" w:author="梁元" w:date="2019-05-14T19:51:36Z">
            <w:rPr>
              <w:ins w:id="24488" w:author="冷雪凝" w:date="2019-05-14T19:24:35Z"/>
              <w:rFonts w:cs="Times" w:asciiTheme="majorEastAsia" w:hAnsiTheme="majorEastAsia" w:eastAsiaTheme="majorEastAsia"/>
            </w:rPr>
          </w:rPrChange>
          <w14:textFill>
            <w14:solidFill>
              <w14:schemeClr w14:val="tx1"/>
            </w14:solidFill>
          </w14:textFill>
        </w:rPr>
      </w:pPr>
      <w:ins w:id="24489" w:author="冷雪凝" w:date="2019-05-14T19:24:35Z">
        <w:r>
          <w:rPr>
            <w:rFonts w:cs="Times" w:asciiTheme="majorEastAsia" w:hAnsiTheme="majorEastAsia" w:eastAsiaTheme="majorEastAsia"/>
            <w:color w:val="000000" w:themeColor="text1"/>
            <w:rPrChange w:id="24490" w:author="梁元" w:date="2019-05-14T19:51:36Z">
              <w:rPr>
                <w:rFonts w:cs="Times" w:asciiTheme="majorEastAsia" w:hAnsiTheme="majorEastAsia" w:eastAsiaTheme="majorEastAsia"/>
              </w:rPr>
            </w:rPrChange>
            <w14:textFill>
              <w14:solidFill>
                <w14:schemeClr w14:val="tx1"/>
              </w14:solidFill>
            </w14:textFill>
          </w:rPr>
          <w:t xml:space="preserve">那么如何预防 XSS 攻击呢？—— 最根本的方式，就是对用户输入的内容进行验证和替换，需要替换的字符有： </w:t>
        </w:r>
      </w:ins>
    </w:p>
    <w:p>
      <w:pPr>
        <w:pStyle w:val="21"/>
        <w:numPr>
          <w:ilvl w:val="0"/>
          <w:numId w:val="44"/>
        </w:numPr>
        <w:autoSpaceDE w:val="0"/>
        <w:autoSpaceDN w:val="0"/>
        <w:adjustRightInd w:val="0"/>
        <w:spacing w:line="240" w:lineRule="auto"/>
        <w:ind w:firstLine="480" w:firstLineChars="200"/>
        <w:rPr>
          <w:ins w:id="24492" w:author="冷雪凝" w:date="2019-05-14T19:24:35Z"/>
          <w:rFonts w:cs="Times" w:asciiTheme="majorEastAsia" w:hAnsiTheme="majorEastAsia" w:eastAsiaTheme="majorEastAsia"/>
          <w:color w:val="000000" w:themeColor="text1"/>
          <w:rPrChange w:id="24493" w:author="梁元" w:date="2019-05-14T19:51:36Z">
            <w:rPr>
              <w:ins w:id="24494" w:author="冷雪凝" w:date="2019-05-14T19:24:35Z"/>
              <w:rFonts w:cs="Times" w:asciiTheme="majorEastAsia" w:hAnsiTheme="majorEastAsia" w:eastAsiaTheme="majorEastAsia"/>
            </w:rPr>
          </w:rPrChange>
          <w14:textFill>
            <w14:solidFill>
              <w14:schemeClr w14:val="tx1"/>
            </w14:solidFill>
          </w14:textFill>
        </w:rPr>
      </w:pPr>
    </w:p>
    <w:p>
      <w:pPr>
        <w:pStyle w:val="21"/>
        <w:numPr>
          <w:ilvl w:val="0"/>
          <w:numId w:val="44"/>
        </w:numPr>
        <w:autoSpaceDE w:val="0"/>
        <w:autoSpaceDN w:val="0"/>
        <w:adjustRightInd w:val="0"/>
        <w:spacing w:line="240" w:lineRule="auto"/>
        <w:ind w:firstLine="480" w:firstLineChars="200"/>
        <w:rPr>
          <w:ins w:id="24495" w:author="冷雪凝" w:date="2019-05-14T19:24:35Z"/>
          <w:rFonts w:cs="Times" w:asciiTheme="majorEastAsia" w:hAnsiTheme="majorEastAsia" w:eastAsiaTheme="majorEastAsia"/>
          <w:color w:val="000000" w:themeColor="text1"/>
          <w:rPrChange w:id="24496" w:author="梁元" w:date="2019-05-14T19:51:36Z">
            <w:rPr>
              <w:ins w:id="24497" w:author="冷雪凝" w:date="2019-05-14T19:24:35Z"/>
              <w:rFonts w:cs="Times" w:asciiTheme="majorEastAsia" w:hAnsiTheme="majorEastAsia" w:eastAsiaTheme="majorEastAsia"/>
            </w:rPr>
          </w:rPrChange>
          <w14:textFill>
            <w14:solidFill>
              <w14:schemeClr w14:val="tx1"/>
            </w14:solidFill>
          </w14:textFill>
        </w:rPr>
      </w:pPr>
      <w:ins w:id="24498" w:author="冷雪凝" w:date="2019-05-14T19:24:35Z">
        <w:r>
          <w:rPr>
            <w:rFonts w:cs="Times" w:asciiTheme="majorEastAsia" w:hAnsiTheme="majorEastAsia" w:eastAsiaTheme="majorEastAsia"/>
            <w:color w:val="000000" w:themeColor="text1"/>
            <w:rPrChange w:id="24499" w:author="梁元" w:date="2019-05-14T19:51:36Z">
              <w:rPr>
                <w:rFonts w:cs="Times" w:asciiTheme="majorEastAsia" w:hAnsiTheme="majorEastAsia" w:eastAsiaTheme="majorEastAsia"/>
              </w:rPr>
            </w:rPrChange>
            <w14:textFill>
              <w14:solidFill>
                <w14:schemeClr w14:val="tx1"/>
              </w14:solidFill>
            </w14:textFill>
          </w:rPr>
          <w:t xml:space="preserve">&amp; 替换为：&amp;amp; </w:t>
        </w:r>
      </w:ins>
    </w:p>
    <w:p>
      <w:pPr>
        <w:pStyle w:val="21"/>
        <w:numPr>
          <w:ilvl w:val="0"/>
          <w:numId w:val="44"/>
        </w:numPr>
        <w:autoSpaceDE w:val="0"/>
        <w:autoSpaceDN w:val="0"/>
        <w:adjustRightInd w:val="0"/>
        <w:spacing w:line="240" w:lineRule="auto"/>
        <w:ind w:firstLine="480" w:firstLineChars="200"/>
        <w:rPr>
          <w:ins w:id="24501" w:author="冷雪凝" w:date="2019-05-14T19:24:35Z"/>
          <w:rFonts w:cs="Times" w:asciiTheme="majorEastAsia" w:hAnsiTheme="majorEastAsia" w:eastAsiaTheme="majorEastAsia"/>
          <w:color w:val="000000" w:themeColor="text1"/>
          <w:rPrChange w:id="24502" w:author="梁元" w:date="2019-05-14T19:51:36Z">
            <w:rPr>
              <w:ins w:id="24503" w:author="冷雪凝" w:date="2019-05-14T19:24:35Z"/>
              <w:rFonts w:cs="Times" w:asciiTheme="majorEastAsia" w:hAnsiTheme="majorEastAsia" w:eastAsiaTheme="majorEastAsia"/>
            </w:rPr>
          </w:rPrChange>
          <w14:textFill>
            <w14:solidFill>
              <w14:schemeClr w14:val="tx1"/>
            </w14:solidFill>
          </w14:textFill>
        </w:rPr>
      </w:pPr>
      <w:ins w:id="24504" w:author="冷雪凝" w:date="2019-05-14T19:24:35Z">
        <w:r>
          <w:rPr>
            <w:rFonts w:cs="Times" w:asciiTheme="majorEastAsia" w:hAnsiTheme="majorEastAsia" w:eastAsiaTheme="majorEastAsia"/>
            <w:color w:val="000000" w:themeColor="text1"/>
            <w:rPrChange w:id="24505" w:author="梁元" w:date="2019-05-14T19:51:36Z">
              <w:rPr>
                <w:rFonts w:cs="Times" w:asciiTheme="majorEastAsia" w:hAnsiTheme="majorEastAsia" w:eastAsiaTheme="majorEastAsia"/>
              </w:rPr>
            </w:rPrChange>
            <w14:textFill>
              <w14:solidFill>
                <w14:schemeClr w14:val="tx1"/>
              </w14:solidFill>
            </w14:textFill>
          </w:rPr>
          <w:t xml:space="preserve">&lt; 替换为：&amp;lt; </w:t>
        </w:r>
      </w:ins>
    </w:p>
    <w:p>
      <w:pPr>
        <w:pStyle w:val="21"/>
        <w:numPr>
          <w:ilvl w:val="0"/>
          <w:numId w:val="44"/>
        </w:numPr>
        <w:autoSpaceDE w:val="0"/>
        <w:autoSpaceDN w:val="0"/>
        <w:adjustRightInd w:val="0"/>
        <w:spacing w:line="240" w:lineRule="auto"/>
        <w:ind w:firstLine="480" w:firstLineChars="200"/>
        <w:rPr>
          <w:ins w:id="24507" w:author="冷雪凝" w:date="2019-05-14T19:24:35Z"/>
          <w:rFonts w:cs="Times" w:asciiTheme="majorEastAsia" w:hAnsiTheme="majorEastAsia" w:eastAsiaTheme="majorEastAsia"/>
          <w:color w:val="000000" w:themeColor="text1"/>
          <w:rPrChange w:id="24508" w:author="梁元" w:date="2019-05-14T19:51:36Z">
            <w:rPr>
              <w:ins w:id="24509" w:author="冷雪凝" w:date="2019-05-14T19:24:35Z"/>
              <w:rFonts w:cs="Times" w:asciiTheme="majorEastAsia" w:hAnsiTheme="majorEastAsia" w:eastAsiaTheme="majorEastAsia"/>
            </w:rPr>
          </w:rPrChange>
          <w14:textFill>
            <w14:solidFill>
              <w14:schemeClr w14:val="tx1"/>
            </w14:solidFill>
          </w14:textFill>
        </w:rPr>
      </w:pPr>
      <w:ins w:id="24510" w:author="冷雪凝" w:date="2019-05-14T19:24:35Z">
        <w:r>
          <w:rPr>
            <w:rFonts w:cs="Times" w:asciiTheme="majorEastAsia" w:hAnsiTheme="majorEastAsia" w:eastAsiaTheme="majorEastAsia"/>
            <w:color w:val="000000" w:themeColor="text1"/>
            <w:rPrChange w:id="24511" w:author="梁元" w:date="2019-05-14T19:51:36Z">
              <w:rPr>
                <w:rFonts w:cs="Times" w:asciiTheme="majorEastAsia" w:hAnsiTheme="majorEastAsia" w:eastAsiaTheme="majorEastAsia"/>
              </w:rPr>
            </w:rPrChange>
            <w14:textFill>
              <w14:solidFill>
                <w14:schemeClr w14:val="tx1"/>
              </w14:solidFill>
            </w14:textFill>
          </w:rPr>
          <w:t xml:space="preserve">&gt; 替换为：&amp;gt; </w:t>
        </w:r>
      </w:ins>
    </w:p>
    <w:p>
      <w:pPr>
        <w:pStyle w:val="21"/>
        <w:numPr>
          <w:ilvl w:val="0"/>
          <w:numId w:val="44"/>
        </w:numPr>
        <w:autoSpaceDE w:val="0"/>
        <w:autoSpaceDN w:val="0"/>
        <w:adjustRightInd w:val="0"/>
        <w:spacing w:line="240" w:lineRule="auto"/>
        <w:ind w:firstLine="480" w:firstLineChars="200"/>
        <w:rPr>
          <w:ins w:id="24513" w:author="冷雪凝" w:date="2019-05-14T19:24:35Z"/>
          <w:rFonts w:cs="Times" w:asciiTheme="majorEastAsia" w:hAnsiTheme="majorEastAsia" w:eastAsiaTheme="majorEastAsia"/>
          <w:color w:val="000000" w:themeColor="text1"/>
          <w:rPrChange w:id="24514" w:author="梁元" w:date="2019-05-14T19:51:36Z">
            <w:rPr>
              <w:ins w:id="24515" w:author="冷雪凝" w:date="2019-05-14T19:24:35Z"/>
              <w:rFonts w:cs="Times" w:asciiTheme="majorEastAsia" w:hAnsiTheme="majorEastAsia" w:eastAsiaTheme="majorEastAsia"/>
            </w:rPr>
          </w:rPrChange>
          <w14:textFill>
            <w14:solidFill>
              <w14:schemeClr w14:val="tx1"/>
            </w14:solidFill>
          </w14:textFill>
        </w:rPr>
      </w:pPr>
      <w:ins w:id="24516" w:author="冷雪凝" w:date="2019-05-14T19:24:35Z">
        <w:r>
          <w:rPr>
            <w:rFonts w:cs="Times" w:asciiTheme="majorEastAsia" w:hAnsiTheme="majorEastAsia" w:eastAsiaTheme="majorEastAsia"/>
            <w:color w:val="000000" w:themeColor="text1"/>
            <w:rPrChange w:id="24517" w:author="梁元" w:date="2019-05-14T19:51:36Z">
              <w:rPr>
                <w:rFonts w:cs="Times" w:asciiTheme="majorEastAsia" w:hAnsiTheme="majorEastAsia" w:eastAsiaTheme="majorEastAsia"/>
              </w:rPr>
            </w:rPrChange>
            <w14:textFill>
              <w14:solidFill>
                <w14:schemeClr w14:val="tx1"/>
              </w14:solidFill>
            </w14:textFill>
          </w:rPr>
          <w:t xml:space="preserve">” 替换为：&amp;quot; </w:t>
        </w:r>
      </w:ins>
    </w:p>
    <w:p>
      <w:pPr>
        <w:pStyle w:val="21"/>
        <w:numPr>
          <w:ilvl w:val="0"/>
          <w:numId w:val="44"/>
        </w:numPr>
        <w:autoSpaceDE w:val="0"/>
        <w:autoSpaceDN w:val="0"/>
        <w:adjustRightInd w:val="0"/>
        <w:spacing w:line="240" w:lineRule="auto"/>
        <w:ind w:firstLine="480" w:firstLineChars="200"/>
        <w:rPr>
          <w:ins w:id="24519" w:author="冷雪凝" w:date="2019-05-14T19:24:35Z"/>
          <w:rFonts w:cs="Times" w:asciiTheme="majorEastAsia" w:hAnsiTheme="majorEastAsia" w:eastAsiaTheme="majorEastAsia"/>
          <w:color w:val="000000" w:themeColor="text1"/>
          <w:rPrChange w:id="24520" w:author="梁元" w:date="2019-05-14T19:51:36Z">
            <w:rPr>
              <w:ins w:id="24521" w:author="冷雪凝" w:date="2019-05-14T19:24:35Z"/>
              <w:rFonts w:cs="Times" w:asciiTheme="majorEastAsia" w:hAnsiTheme="majorEastAsia" w:eastAsiaTheme="majorEastAsia"/>
            </w:rPr>
          </w:rPrChange>
          <w14:textFill>
            <w14:solidFill>
              <w14:schemeClr w14:val="tx1"/>
            </w14:solidFill>
          </w14:textFill>
        </w:rPr>
      </w:pPr>
      <w:ins w:id="24522" w:author="冷雪凝" w:date="2019-05-14T19:24:35Z">
        <w:r>
          <w:rPr>
            <w:rFonts w:cs="Times" w:asciiTheme="majorEastAsia" w:hAnsiTheme="majorEastAsia" w:eastAsiaTheme="majorEastAsia"/>
            <w:color w:val="000000" w:themeColor="text1"/>
            <w:rPrChange w:id="24523" w:author="梁元" w:date="2019-05-14T19:51:36Z">
              <w:rPr>
                <w:rFonts w:cs="Times" w:asciiTheme="majorEastAsia" w:hAnsiTheme="majorEastAsia" w:eastAsiaTheme="majorEastAsia"/>
              </w:rPr>
            </w:rPrChange>
            <w14:textFill>
              <w14:solidFill>
                <w14:schemeClr w14:val="tx1"/>
              </w14:solidFill>
            </w14:textFill>
          </w:rPr>
          <w:t xml:space="preserve">‘ 替换为：&amp;#x27; </w:t>
        </w:r>
      </w:ins>
    </w:p>
    <w:p>
      <w:pPr>
        <w:pStyle w:val="21"/>
        <w:numPr>
          <w:ilvl w:val="0"/>
          <w:numId w:val="44"/>
        </w:numPr>
        <w:autoSpaceDE w:val="0"/>
        <w:autoSpaceDN w:val="0"/>
        <w:adjustRightInd w:val="0"/>
        <w:spacing w:line="240" w:lineRule="auto"/>
        <w:ind w:firstLine="480" w:firstLineChars="200"/>
        <w:rPr>
          <w:ins w:id="24525" w:author="冷雪凝" w:date="2019-05-14T19:24:35Z"/>
          <w:rFonts w:cs="Times" w:asciiTheme="majorEastAsia" w:hAnsiTheme="majorEastAsia" w:eastAsiaTheme="majorEastAsia"/>
          <w:color w:val="000000" w:themeColor="text1"/>
          <w:rPrChange w:id="24526" w:author="梁元" w:date="2019-05-14T19:51:36Z">
            <w:rPr>
              <w:ins w:id="24527" w:author="冷雪凝" w:date="2019-05-14T19:24:35Z"/>
              <w:rFonts w:cs="Times" w:asciiTheme="majorEastAsia" w:hAnsiTheme="majorEastAsia" w:eastAsiaTheme="majorEastAsia"/>
            </w:rPr>
          </w:rPrChange>
          <w14:textFill>
            <w14:solidFill>
              <w14:schemeClr w14:val="tx1"/>
            </w14:solidFill>
          </w14:textFill>
        </w:rPr>
      </w:pPr>
      <w:ins w:id="24528" w:author="冷雪凝" w:date="2019-05-14T19:24:35Z">
        <w:r>
          <w:rPr>
            <w:rFonts w:cs="Times" w:asciiTheme="majorEastAsia" w:hAnsiTheme="majorEastAsia" w:eastAsiaTheme="majorEastAsia"/>
            <w:color w:val="000000" w:themeColor="text1"/>
            <w:rPrChange w:id="24529" w:author="梁元" w:date="2019-05-14T19:51:36Z">
              <w:rPr>
                <w:rFonts w:cs="Times" w:asciiTheme="majorEastAsia" w:hAnsiTheme="majorEastAsia" w:eastAsiaTheme="majorEastAsia"/>
              </w:rPr>
            </w:rPrChange>
            <w14:textFill>
              <w14:solidFill>
                <w14:schemeClr w14:val="tx1"/>
              </w14:solidFill>
            </w14:textFill>
          </w:rPr>
          <w:t xml:space="preserve">/ 替换为：&amp;#x2f; </w:t>
        </w:r>
      </w:ins>
    </w:p>
    <w:p>
      <w:pPr>
        <w:pStyle w:val="21"/>
        <w:numPr>
          <w:ilvl w:val="0"/>
          <w:numId w:val="44"/>
        </w:numPr>
        <w:autoSpaceDE w:val="0"/>
        <w:autoSpaceDN w:val="0"/>
        <w:adjustRightInd w:val="0"/>
        <w:spacing w:line="240" w:lineRule="auto"/>
        <w:ind w:firstLine="480" w:firstLineChars="200"/>
        <w:rPr>
          <w:ins w:id="24531" w:author="冷雪凝" w:date="2019-05-14T19:24:35Z"/>
          <w:rFonts w:cs="Times" w:asciiTheme="majorEastAsia" w:hAnsiTheme="majorEastAsia" w:eastAsiaTheme="majorEastAsia"/>
          <w:color w:val="000000" w:themeColor="text1"/>
          <w:rPrChange w:id="24532" w:author="梁元" w:date="2019-05-14T19:51:36Z">
            <w:rPr>
              <w:ins w:id="24533" w:author="冷雪凝" w:date="2019-05-14T19:24:35Z"/>
              <w:rFonts w:cs="Times" w:asciiTheme="majorEastAsia" w:hAnsiTheme="majorEastAsia" w:eastAsiaTheme="majorEastAsia"/>
            </w:rPr>
          </w:rPrChange>
          <w14:textFill>
            <w14:solidFill>
              <w14:schemeClr w14:val="tx1"/>
            </w14:solidFill>
          </w14:textFill>
        </w:rPr>
      </w:pPr>
      <w:ins w:id="24534" w:author="冷雪凝" w:date="2019-05-14T19:24:35Z">
        <w:r>
          <w:rPr>
            <w:rFonts w:cs="Times" w:asciiTheme="majorEastAsia" w:hAnsiTheme="majorEastAsia" w:eastAsiaTheme="majorEastAsia"/>
            <w:color w:val="000000" w:themeColor="text1"/>
            <w:rPrChange w:id="24535" w:author="梁元" w:date="2019-05-14T19:51:36Z">
              <w:rPr>
                <w:rFonts w:cs="Times" w:asciiTheme="majorEastAsia" w:hAnsiTheme="majorEastAsia" w:eastAsiaTheme="majorEastAsia"/>
              </w:rPr>
            </w:rPrChange>
            <w14:textFill>
              <w14:solidFill>
                <w14:schemeClr w14:val="tx1"/>
              </w14:solidFill>
            </w14:textFill>
          </w:rPr>
          <w:t xml:space="preserve">替换了这些字符之后，黑客输入的攻击代码就会失效，XSS 攻击将不会轻易发生。 </w:t>
        </w:r>
      </w:ins>
    </w:p>
    <w:p>
      <w:pPr>
        <w:pStyle w:val="21"/>
        <w:numPr>
          <w:ilvl w:val="0"/>
          <w:numId w:val="44"/>
        </w:numPr>
        <w:autoSpaceDE w:val="0"/>
        <w:autoSpaceDN w:val="0"/>
        <w:adjustRightInd w:val="0"/>
        <w:spacing w:line="240" w:lineRule="auto"/>
        <w:ind w:firstLine="480" w:firstLineChars="200"/>
        <w:rPr>
          <w:ins w:id="24537" w:author="冷雪凝" w:date="2019-05-14T19:24:35Z"/>
          <w:rFonts w:cs="Times" w:asciiTheme="majorEastAsia" w:hAnsiTheme="majorEastAsia" w:eastAsiaTheme="majorEastAsia"/>
          <w:color w:val="000000" w:themeColor="text1"/>
          <w:rPrChange w:id="24538" w:author="梁元" w:date="2019-05-14T19:51:36Z">
            <w:rPr>
              <w:ins w:id="24539" w:author="冷雪凝" w:date="2019-05-14T19:24:35Z"/>
              <w:rFonts w:cs="Times" w:asciiTheme="majorEastAsia" w:hAnsiTheme="majorEastAsia" w:eastAsiaTheme="majorEastAsia"/>
            </w:rPr>
          </w:rPrChange>
          <w14:textFill>
            <w14:solidFill>
              <w14:schemeClr w14:val="tx1"/>
            </w14:solidFill>
          </w14:textFill>
        </w:rPr>
      </w:pPr>
    </w:p>
    <w:p>
      <w:pPr>
        <w:pStyle w:val="21"/>
        <w:numPr>
          <w:ilvl w:val="0"/>
          <w:numId w:val="44"/>
        </w:numPr>
        <w:autoSpaceDE w:val="0"/>
        <w:autoSpaceDN w:val="0"/>
        <w:adjustRightInd w:val="0"/>
        <w:spacing w:line="240" w:lineRule="auto"/>
        <w:ind w:firstLine="480" w:firstLineChars="200"/>
        <w:rPr>
          <w:ins w:id="24540" w:author="冷雪凝" w:date="2019-05-14T19:24:35Z"/>
          <w:rFonts w:cs="Times" w:asciiTheme="majorEastAsia" w:hAnsiTheme="majorEastAsia" w:eastAsiaTheme="majorEastAsia"/>
          <w:color w:val="000000" w:themeColor="text1"/>
          <w:rPrChange w:id="24541" w:author="梁元" w:date="2019-05-14T19:51:36Z">
            <w:rPr>
              <w:ins w:id="24542" w:author="冷雪凝" w:date="2019-05-14T19:24:35Z"/>
              <w:rFonts w:cs="Times" w:asciiTheme="majorEastAsia" w:hAnsiTheme="majorEastAsia" w:eastAsiaTheme="majorEastAsia"/>
            </w:rPr>
          </w:rPrChange>
          <w14:textFill>
            <w14:solidFill>
              <w14:schemeClr w14:val="tx1"/>
            </w14:solidFill>
          </w14:textFill>
        </w:rPr>
      </w:pPr>
      <w:ins w:id="24543" w:author="冷雪凝" w:date="2019-05-14T19:24:35Z">
        <w:r>
          <w:rPr>
            <w:rFonts w:cs="Times" w:asciiTheme="majorEastAsia" w:hAnsiTheme="majorEastAsia" w:eastAsiaTheme="majorEastAsia"/>
            <w:color w:val="000000" w:themeColor="text1"/>
            <w:rPrChange w:id="24544" w:author="梁元" w:date="2019-05-14T19:51:36Z">
              <w:rPr>
                <w:rFonts w:cs="Times" w:asciiTheme="majorEastAsia" w:hAnsiTheme="majorEastAsia" w:eastAsiaTheme="majorEastAsia"/>
              </w:rPr>
            </w:rPrChange>
            <w14:textFill>
              <w14:solidFill>
                <w14:schemeClr w14:val="tx1"/>
              </w14:solidFill>
            </w14:textFill>
          </w:rPr>
          <w:t xml:space="preserve">除此之外，还可以通过对 cookie 进行较强的控制，比如对敏感的 cookie 增加http-only限制，让 JS 获取不到 cookie 的内容。 </w:t>
        </w:r>
      </w:ins>
    </w:p>
    <w:p>
      <w:pPr>
        <w:pStyle w:val="21"/>
        <w:numPr>
          <w:ilvl w:val="0"/>
          <w:numId w:val="44"/>
        </w:numPr>
        <w:autoSpaceDE w:val="0"/>
        <w:autoSpaceDN w:val="0"/>
        <w:adjustRightInd w:val="0"/>
        <w:spacing w:line="240" w:lineRule="auto"/>
        <w:ind w:firstLine="480" w:firstLineChars="200"/>
        <w:rPr>
          <w:ins w:id="24546" w:author="冷雪凝" w:date="2019-05-14T19:24:35Z"/>
          <w:rFonts w:cs="Times" w:asciiTheme="majorEastAsia" w:hAnsiTheme="majorEastAsia" w:eastAsiaTheme="majorEastAsia"/>
          <w:color w:val="000000" w:themeColor="text1"/>
          <w:rPrChange w:id="24547" w:author="梁元" w:date="2019-05-14T19:51:36Z">
            <w:rPr>
              <w:ins w:id="24548" w:author="冷雪凝" w:date="2019-05-14T19:24:35Z"/>
              <w:rFonts w:cs="Times" w:asciiTheme="majorEastAsia" w:hAnsiTheme="majorEastAsia" w:eastAsiaTheme="majorEastAsia"/>
            </w:rPr>
          </w:rPrChange>
          <w14:textFill>
            <w14:solidFill>
              <w14:schemeClr w14:val="tx1"/>
            </w14:solidFill>
          </w14:textFill>
        </w:rPr>
      </w:pPr>
    </w:p>
    <w:p>
      <w:pPr>
        <w:pStyle w:val="21"/>
        <w:numPr>
          <w:ilvl w:val="0"/>
          <w:numId w:val="44"/>
        </w:numPr>
        <w:autoSpaceDE w:val="0"/>
        <w:autoSpaceDN w:val="0"/>
        <w:adjustRightInd w:val="0"/>
        <w:spacing w:line="240" w:lineRule="auto"/>
        <w:ind w:firstLine="480" w:firstLineChars="200"/>
        <w:rPr>
          <w:ins w:id="24549" w:author="冷雪凝" w:date="2019-05-14T19:24:35Z"/>
          <w:rFonts w:cs="Times" w:asciiTheme="majorEastAsia" w:hAnsiTheme="majorEastAsia" w:eastAsiaTheme="majorEastAsia"/>
          <w:color w:val="000000" w:themeColor="text1"/>
          <w:rPrChange w:id="24550" w:author="梁元" w:date="2019-05-14T19:51:36Z">
            <w:rPr>
              <w:ins w:id="24551" w:author="冷雪凝" w:date="2019-05-14T19:24:35Z"/>
              <w:rFonts w:cs="Times" w:asciiTheme="majorEastAsia" w:hAnsiTheme="majorEastAsia" w:eastAsiaTheme="majorEastAsia"/>
            </w:rPr>
          </w:rPrChange>
          <w14:textFill>
            <w14:solidFill>
              <w14:schemeClr w14:val="tx1"/>
            </w14:solidFill>
          </w14:textFill>
        </w:rPr>
      </w:pPr>
    </w:p>
    <w:p>
      <w:pPr>
        <w:pStyle w:val="21"/>
        <w:numPr>
          <w:ilvl w:val="0"/>
          <w:numId w:val="44"/>
        </w:numPr>
        <w:autoSpaceDE w:val="0"/>
        <w:autoSpaceDN w:val="0"/>
        <w:adjustRightInd w:val="0"/>
        <w:spacing w:line="240" w:lineRule="auto"/>
        <w:ind w:firstLine="482" w:firstLineChars="200"/>
        <w:rPr>
          <w:ins w:id="24552" w:author="冷雪凝" w:date="2019-05-14T19:24:35Z"/>
          <w:rFonts w:cs="Times" w:asciiTheme="majorEastAsia" w:hAnsiTheme="majorEastAsia" w:eastAsiaTheme="majorEastAsia"/>
          <w:color w:val="000000" w:themeColor="text1"/>
          <w:rPrChange w:id="24553" w:author="梁元" w:date="2019-05-14T19:51:36Z">
            <w:rPr>
              <w:ins w:id="24554" w:author="冷雪凝" w:date="2019-05-14T19:24:35Z"/>
              <w:rFonts w:cs="Times" w:asciiTheme="majorEastAsia" w:hAnsiTheme="majorEastAsia" w:eastAsiaTheme="majorEastAsia"/>
            </w:rPr>
          </w:rPrChange>
          <w14:textFill>
            <w14:solidFill>
              <w14:schemeClr w14:val="tx1"/>
            </w14:solidFill>
          </w14:textFill>
        </w:rPr>
      </w:pPr>
      <w:ins w:id="24555" w:author="冷雪凝" w:date="2019-05-14T19:24:35Z">
        <w:r>
          <w:rPr>
            <w:rFonts w:cs="Times" w:asciiTheme="majorEastAsia" w:hAnsiTheme="majorEastAsia" w:eastAsiaTheme="majorEastAsia"/>
            <w:b/>
            <w:bCs/>
            <w:color w:val="000000" w:themeColor="text1"/>
            <w:rPrChange w:id="24556" w:author="梁元" w:date="2019-05-14T19:51:36Z">
              <w:rPr>
                <w:rFonts w:cs="Times" w:asciiTheme="majorEastAsia" w:hAnsiTheme="majorEastAsia" w:eastAsiaTheme="majorEastAsia"/>
                <w:b/>
                <w:bCs/>
              </w:rPr>
            </w:rPrChange>
            <w14:textFill>
              <w14:solidFill>
                <w14:schemeClr w14:val="tx1"/>
              </w14:solidFill>
            </w14:textFill>
          </w:rPr>
          <w:t>2，CSRF（Cross-site request forgery，跨站请求伪造）</w:t>
        </w:r>
      </w:ins>
    </w:p>
    <w:p>
      <w:pPr>
        <w:pStyle w:val="21"/>
        <w:numPr>
          <w:ilvl w:val="0"/>
          <w:numId w:val="44"/>
        </w:numPr>
        <w:autoSpaceDE w:val="0"/>
        <w:autoSpaceDN w:val="0"/>
        <w:adjustRightInd w:val="0"/>
        <w:spacing w:line="240" w:lineRule="auto"/>
        <w:ind w:firstLine="480" w:firstLineChars="200"/>
        <w:rPr>
          <w:ins w:id="24558" w:author="冷雪凝" w:date="2019-05-14T19:24:35Z"/>
          <w:rFonts w:cs="Times" w:asciiTheme="majorEastAsia" w:hAnsiTheme="majorEastAsia" w:eastAsiaTheme="majorEastAsia"/>
          <w:color w:val="000000" w:themeColor="text1"/>
          <w:rPrChange w:id="24559" w:author="梁元" w:date="2019-05-14T19:51:36Z">
            <w:rPr>
              <w:ins w:id="24560" w:author="冷雪凝" w:date="2019-05-14T19:24:35Z"/>
              <w:rFonts w:cs="Times" w:asciiTheme="majorEastAsia" w:hAnsiTheme="majorEastAsia" w:eastAsiaTheme="majorEastAsia"/>
            </w:rPr>
          </w:rPrChange>
          <w14:textFill>
            <w14:solidFill>
              <w14:schemeClr w14:val="tx1"/>
            </w14:solidFill>
          </w14:textFill>
        </w:rPr>
      </w:pPr>
      <w:ins w:id="24561" w:author="冷雪凝" w:date="2019-05-14T19:24:35Z">
        <w:r>
          <w:rPr>
            <w:rFonts w:cs="Times" w:asciiTheme="majorEastAsia" w:hAnsiTheme="majorEastAsia" w:eastAsiaTheme="majorEastAsia"/>
            <w:color w:val="000000" w:themeColor="text1"/>
            <w:rPrChange w:id="24562" w:author="梁元" w:date="2019-05-14T19:51:36Z">
              <w:rPr>
                <w:rFonts w:cs="Times" w:asciiTheme="majorEastAsia" w:hAnsiTheme="majorEastAsia" w:eastAsiaTheme="majorEastAsia"/>
              </w:rPr>
            </w:rPrChange>
            <w14:textFill>
              <w14:solidFill>
                <w14:schemeClr w14:val="tx1"/>
              </w14:solidFill>
            </w14:textFill>
          </w:rPr>
          <w:t xml:space="preserve">CSRF 是借用了当前操作者的权限来偷偷地完成某个操作，而不是拿到用户的信息。 </w:t>
        </w:r>
      </w:ins>
    </w:p>
    <w:p>
      <w:pPr>
        <w:pStyle w:val="21"/>
        <w:numPr>
          <w:ilvl w:val="0"/>
          <w:numId w:val="44"/>
        </w:numPr>
        <w:autoSpaceDE w:val="0"/>
        <w:autoSpaceDN w:val="0"/>
        <w:adjustRightInd w:val="0"/>
        <w:spacing w:line="240" w:lineRule="auto"/>
        <w:ind w:firstLine="480" w:firstLineChars="200"/>
        <w:rPr>
          <w:ins w:id="24564" w:author="冷雪凝" w:date="2019-05-14T19:24:35Z"/>
          <w:rFonts w:cs="Times" w:asciiTheme="majorEastAsia" w:hAnsiTheme="majorEastAsia" w:eastAsiaTheme="majorEastAsia"/>
          <w:color w:val="000000" w:themeColor="text1"/>
          <w:rPrChange w:id="24565" w:author="梁元" w:date="2019-05-14T19:51:36Z">
            <w:rPr>
              <w:ins w:id="24566" w:author="冷雪凝" w:date="2019-05-14T19:24:35Z"/>
              <w:rFonts w:cs="Times" w:asciiTheme="majorEastAsia" w:hAnsiTheme="majorEastAsia" w:eastAsiaTheme="majorEastAsia"/>
            </w:rPr>
          </w:rPrChange>
          <w14:textFill>
            <w14:solidFill>
              <w14:schemeClr w14:val="tx1"/>
            </w14:solidFill>
          </w14:textFill>
        </w:rPr>
      </w:pPr>
    </w:p>
    <w:p>
      <w:pPr>
        <w:pStyle w:val="21"/>
        <w:numPr>
          <w:ilvl w:val="0"/>
          <w:numId w:val="44"/>
        </w:numPr>
        <w:autoSpaceDE w:val="0"/>
        <w:autoSpaceDN w:val="0"/>
        <w:adjustRightInd w:val="0"/>
        <w:spacing w:line="240" w:lineRule="auto"/>
        <w:ind w:firstLine="480" w:firstLineChars="200"/>
        <w:rPr>
          <w:ins w:id="24567" w:author="冷雪凝" w:date="2019-05-14T19:24:35Z"/>
          <w:rFonts w:cs="Times" w:asciiTheme="majorEastAsia" w:hAnsiTheme="majorEastAsia" w:eastAsiaTheme="majorEastAsia"/>
          <w:color w:val="000000" w:themeColor="text1"/>
          <w:rPrChange w:id="24568" w:author="梁元" w:date="2019-05-14T19:51:36Z">
            <w:rPr>
              <w:ins w:id="24569" w:author="冷雪凝" w:date="2019-05-14T19:24:35Z"/>
              <w:rFonts w:cs="Times" w:asciiTheme="majorEastAsia" w:hAnsiTheme="majorEastAsia" w:eastAsiaTheme="majorEastAsia"/>
            </w:rPr>
          </w:rPrChange>
          <w14:textFill>
            <w14:solidFill>
              <w14:schemeClr w14:val="tx1"/>
            </w14:solidFill>
          </w14:textFill>
        </w:rPr>
      </w:pPr>
      <w:ins w:id="24570" w:author="冷雪凝" w:date="2019-05-14T19:24:35Z">
        <w:r>
          <w:rPr>
            <w:rFonts w:cs="Times" w:asciiTheme="majorEastAsia" w:hAnsiTheme="majorEastAsia" w:eastAsiaTheme="majorEastAsia"/>
            <w:color w:val="000000" w:themeColor="text1"/>
            <w:rPrChange w:id="24571" w:author="梁元" w:date="2019-05-14T19:51:36Z">
              <w:rPr>
                <w:rFonts w:cs="Times" w:asciiTheme="majorEastAsia" w:hAnsiTheme="majorEastAsia" w:eastAsiaTheme="majorEastAsia"/>
              </w:rPr>
            </w:rPrChange>
            <w14:textFill>
              <w14:solidFill>
                <w14:schemeClr w14:val="tx1"/>
              </w14:solidFill>
            </w14:textFill>
          </w:rPr>
          <w:t>例如，一个支付类网站，给他人转账的接口是</w:t>
        </w:r>
      </w:ins>
      <w:ins w:id="24573" w:author="冷雪凝" w:date="2019-05-14T19:24:35Z">
        <w:r>
          <w:rPr>
            <w:color w:val="000000" w:themeColor="text1"/>
            <w:rPrChange w:id="24574" w:author="梁元" w:date="2019-05-14T19:51:36Z">
              <w:rPr/>
            </w:rPrChange>
            <w14:textFill>
              <w14:solidFill>
                <w14:schemeClr w14:val="tx1"/>
              </w14:solidFill>
            </w14:textFill>
          </w:rPr>
          <w:fldChar w:fldCharType="begin"/>
        </w:r>
      </w:ins>
      <w:ins w:id="24576" w:author="冷雪凝" w:date="2019-05-14T19:24:35Z">
        <w:r>
          <w:rPr>
            <w:color w:val="000000" w:themeColor="text1"/>
            <w:rPrChange w:id="24577" w:author="梁元" w:date="2019-05-14T19:51:36Z">
              <w:rPr/>
            </w:rPrChange>
            <w14:textFill>
              <w14:solidFill>
                <w14:schemeClr w14:val="tx1"/>
              </w14:solidFill>
            </w14:textFill>
          </w:rPr>
          <w:instrText xml:space="preserve"> HYPERLINK "http://buy.com/pay?touid=999&amp;money=100" </w:instrText>
        </w:r>
      </w:ins>
      <w:ins w:id="24579" w:author="冷雪凝" w:date="2019-05-14T19:24:35Z">
        <w:r>
          <w:rPr>
            <w:color w:val="000000" w:themeColor="text1"/>
            <w:rPrChange w:id="24580" w:author="梁元" w:date="2019-05-14T19:51:36Z">
              <w:rPr/>
            </w:rPrChange>
            <w14:textFill>
              <w14:solidFill>
                <w14:schemeClr w14:val="tx1"/>
              </w14:solidFill>
            </w14:textFill>
          </w:rPr>
          <w:fldChar w:fldCharType="separate"/>
        </w:r>
      </w:ins>
      <w:ins w:id="24582" w:author="冷雪凝" w:date="2019-05-14T19:24:35Z">
        <w:r>
          <w:rPr>
            <w:rFonts w:cs="Times" w:asciiTheme="majorEastAsia" w:hAnsiTheme="majorEastAsia" w:eastAsiaTheme="majorEastAsia"/>
            <w:color w:val="000000" w:themeColor="text1"/>
            <w:u w:val="single" w:color="0000E9"/>
            <w:rPrChange w:id="24583" w:author="梁元" w:date="2019-05-14T19:51:36Z">
              <w:rPr>
                <w:rFonts w:cs="Times" w:asciiTheme="majorEastAsia" w:hAnsiTheme="majorEastAsia" w:eastAsiaTheme="majorEastAsia"/>
                <w:color w:val="0000E9"/>
                <w:u w:val="single" w:color="0000E9"/>
              </w:rPr>
            </w:rPrChange>
            <w14:textFill>
              <w14:solidFill>
                <w14:schemeClr w14:val="tx1"/>
              </w14:solidFill>
            </w14:textFill>
          </w:rPr>
          <w:t>http://buy.com/pay?touid=999&amp;money=100</w:t>
        </w:r>
      </w:ins>
      <w:ins w:id="24585" w:author="冷雪凝" w:date="2019-05-14T19:24:35Z">
        <w:r>
          <w:rPr>
            <w:rFonts w:cs="Times" w:asciiTheme="majorEastAsia" w:hAnsiTheme="majorEastAsia" w:eastAsiaTheme="majorEastAsia"/>
            <w:color w:val="000000" w:themeColor="text1"/>
            <w:u w:val="single" w:color="0000E9"/>
            <w:rPrChange w:id="24586"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ins>
      <w:ins w:id="24588" w:author="冷雪凝" w:date="2019-05-14T19:24:35Z">
        <w:r>
          <w:rPr>
            <w:rFonts w:cs="Times" w:asciiTheme="majorEastAsia" w:hAnsiTheme="majorEastAsia" w:eastAsiaTheme="majorEastAsia"/>
            <w:color w:val="000000" w:themeColor="text1"/>
            <w:rPrChange w:id="24589" w:author="梁元" w:date="2019-05-14T19:51:36Z">
              <w:rPr>
                <w:rFonts w:cs="Times" w:asciiTheme="majorEastAsia" w:hAnsiTheme="majorEastAsia" w:eastAsiaTheme="majorEastAsia"/>
              </w:rPr>
            </w:rPrChange>
            <w14:textFill>
              <w14:solidFill>
                <w14:schemeClr w14:val="tx1"/>
              </w14:solidFill>
            </w14:textFill>
          </w:rPr>
          <w:t>，而这个接口在使用时没有任何密码或者 token 的验证，只要打开访问就直接给他人转账。一个用户已经登录了</w:t>
        </w:r>
      </w:ins>
      <w:ins w:id="24591" w:author="冷雪凝" w:date="2019-05-14T19:24:35Z">
        <w:r>
          <w:rPr>
            <w:color w:val="000000" w:themeColor="text1"/>
            <w:rPrChange w:id="24592" w:author="梁元" w:date="2019-05-14T19:51:36Z">
              <w:rPr/>
            </w:rPrChange>
            <w14:textFill>
              <w14:solidFill>
                <w14:schemeClr w14:val="tx1"/>
              </w14:solidFill>
            </w14:textFill>
          </w:rPr>
          <w:fldChar w:fldCharType="begin"/>
        </w:r>
      </w:ins>
      <w:ins w:id="24594" w:author="冷雪凝" w:date="2019-05-14T19:24:35Z">
        <w:r>
          <w:rPr>
            <w:color w:val="000000" w:themeColor="text1"/>
            <w:rPrChange w:id="24595" w:author="梁元" w:date="2019-05-14T19:51:36Z">
              <w:rPr/>
            </w:rPrChange>
            <w14:textFill>
              <w14:solidFill>
                <w14:schemeClr w14:val="tx1"/>
              </w14:solidFill>
            </w14:textFill>
          </w:rPr>
          <w:instrText xml:space="preserve"> HYPERLINK "http://buy.com/" </w:instrText>
        </w:r>
      </w:ins>
      <w:ins w:id="24597" w:author="冷雪凝" w:date="2019-05-14T19:24:35Z">
        <w:r>
          <w:rPr>
            <w:color w:val="000000" w:themeColor="text1"/>
            <w:rPrChange w:id="24598" w:author="梁元" w:date="2019-05-14T19:51:36Z">
              <w:rPr/>
            </w:rPrChange>
            <w14:textFill>
              <w14:solidFill>
                <w14:schemeClr w14:val="tx1"/>
              </w14:solidFill>
            </w14:textFill>
          </w:rPr>
          <w:fldChar w:fldCharType="separate"/>
        </w:r>
      </w:ins>
      <w:ins w:id="24600" w:author="冷雪凝" w:date="2019-05-14T19:24:35Z">
        <w:r>
          <w:rPr>
            <w:rFonts w:cs="Times" w:asciiTheme="majorEastAsia" w:hAnsiTheme="majorEastAsia" w:eastAsiaTheme="majorEastAsia"/>
            <w:color w:val="000000" w:themeColor="text1"/>
            <w:u w:val="single" w:color="0000E9"/>
            <w:rPrChange w:id="24601" w:author="梁元" w:date="2019-05-14T19:51:36Z">
              <w:rPr>
                <w:rFonts w:cs="Times" w:asciiTheme="majorEastAsia" w:hAnsiTheme="majorEastAsia" w:eastAsiaTheme="majorEastAsia"/>
                <w:color w:val="0000E9"/>
                <w:u w:val="single" w:color="0000E9"/>
              </w:rPr>
            </w:rPrChange>
            <w14:textFill>
              <w14:solidFill>
                <w14:schemeClr w14:val="tx1"/>
              </w14:solidFill>
            </w14:textFill>
          </w:rPr>
          <w:t>http://buy.com</w:t>
        </w:r>
      </w:ins>
      <w:ins w:id="24603" w:author="冷雪凝" w:date="2019-05-14T19:24:35Z">
        <w:r>
          <w:rPr>
            <w:rFonts w:cs="Times" w:asciiTheme="majorEastAsia" w:hAnsiTheme="majorEastAsia" w:eastAsiaTheme="majorEastAsia"/>
            <w:color w:val="000000" w:themeColor="text1"/>
            <w:u w:val="single" w:color="0000E9"/>
            <w:rPrChange w:id="24604"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ins>
      <w:ins w:id="24606" w:author="冷雪凝" w:date="2019-05-14T19:24:35Z">
        <w:r>
          <w:rPr>
            <w:rFonts w:cs="Times" w:asciiTheme="majorEastAsia" w:hAnsiTheme="majorEastAsia" w:eastAsiaTheme="majorEastAsia"/>
            <w:color w:val="000000" w:themeColor="text1"/>
            <w:rPrChange w:id="24607" w:author="梁元" w:date="2019-05-14T19:51:36Z">
              <w:rPr>
                <w:rFonts w:cs="Times" w:asciiTheme="majorEastAsia" w:hAnsiTheme="majorEastAsia" w:eastAsiaTheme="majorEastAsia"/>
              </w:rPr>
            </w:rPrChange>
            <w14:textFill>
              <w14:solidFill>
                <w14:schemeClr w14:val="tx1"/>
              </w14:solidFill>
            </w14:textFill>
          </w:rPr>
          <w:t>，在选择商品时，突然收到一封邮件，而这封邮件正文有这么一行代码&lt;img src="</w:t>
        </w:r>
      </w:ins>
      <w:ins w:id="24609" w:author="冷雪凝" w:date="2019-05-14T19:24:35Z">
        <w:r>
          <w:rPr>
            <w:color w:val="000000" w:themeColor="text1"/>
            <w:rPrChange w:id="24610" w:author="梁元" w:date="2019-05-14T19:51:36Z">
              <w:rPr/>
            </w:rPrChange>
            <w14:textFill>
              <w14:solidFill>
                <w14:schemeClr w14:val="tx1"/>
              </w14:solidFill>
            </w14:textFill>
          </w:rPr>
          <w:fldChar w:fldCharType="begin"/>
        </w:r>
      </w:ins>
      <w:ins w:id="24612" w:author="冷雪凝" w:date="2019-05-14T19:24:35Z">
        <w:r>
          <w:rPr>
            <w:color w:val="000000" w:themeColor="text1"/>
            <w:rPrChange w:id="24613" w:author="梁元" w:date="2019-05-14T19:51:36Z">
              <w:rPr/>
            </w:rPrChange>
            <w14:textFill>
              <w14:solidFill>
                <w14:schemeClr w14:val="tx1"/>
              </w14:solidFill>
            </w14:textFill>
          </w:rPr>
          <w:instrText xml:space="preserve"> HYPERLINK "http://buy.com/pay?touid=999&amp;money=100" </w:instrText>
        </w:r>
      </w:ins>
      <w:ins w:id="24615" w:author="冷雪凝" w:date="2019-05-14T19:24:35Z">
        <w:r>
          <w:rPr>
            <w:color w:val="000000" w:themeColor="text1"/>
            <w:rPrChange w:id="24616" w:author="梁元" w:date="2019-05-14T19:51:36Z">
              <w:rPr/>
            </w:rPrChange>
            <w14:textFill>
              <w14:solidFill>
                <w14:schemeClr w14:val="tx1"/>
              </w14:solidFill>
            </w14:textFill>
          </w:rPr>
          <w:fldChar w:fldCharType="separate"/>
        </w:r>
      </w:ins>
      <w:ins w:id="24618" w:author="冷雪凝" w:date="2019-05-14T19:24:35Z">
        <w:r>
          <w:rPr>
            <w:rFonts w:cs="Times" w:asciiTheme="majorEastAsia" w:hAnsiTheme="majorEastAsia" w:eastAsiaTheme="majorEastAsia"/>
            <w:color w:val="000000" w:themeColor="text1"/>
            <w:u w:val="single" w:color="0000E9"/>
            <w:rPrChange w:id="24619" w:author="梁元" w:date="2019-05-14T19:51:36Z">
              <w:rPr>
                <w:rFonts w:cs="Times" w:asciiTheme="majorEastAsia" w:hAnsiTheme="majorEastAsia" w:eastAsiaTheme="majorEastAsia"/>
                <w:color w:val="0000E9"/>
                <w:u w:val="single" w:color="0000E9"/>
              </w:rPr>
            </w:rPrChange>
            <w14:textFill>
              <w14:solidFill>
                <w14:schemeClr w14:val="tx1"/>
              </w14:solidFill>
            </w14:textFill>
          </w:rPr>
          <w:t>http://buy.com/pay?touid=999&amp;money=100</w:t>
        </w:r>
      </w:ins>
      <w:ins w:id="24621" w:author="冷雪凝" w:date="2019-05-14T19:24:35Z">
        <w:r>
          <w:rPr>
            <w:rFonts w:cs="Times" w:asciiTheme="majorEastAsia" w:hAnsiTheme="majorEastAsia" w:eastAsiaTheme="majorEastAsia"/>
            <w:color w:val="000000" w:themeColor="text1"/>
            <w:u w:val="single" w:color="0000E9"/>
            <w:rPrChange w:id="24622"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ins>
      <w:ins w:id="24624" w:author="冷雪凝" w:date="2019-05-14T19:24:35Z">
        <w:r>
          <w:rPr>
            <w:rFonts w:cs="Times" w:asciiTheme="majorEastAsia" w:hAnsiTheme="majorEastAsia" w:eastAsiaTheme="majorEastAsia"/>
            <w:color w:val="000000" w:themeColor="text1"/>
            <w:rPrChange w:id="24625" w:author="梁元" w:date="2019-05-14T19:51:36Z">
              <w:rPr>
                <w:rFonts w:cs="Times" w:asciiTheme="majorEastAsia" w:hAnsiTheme="majorEastAsia" w:eastAsiaTheme="majorEastAsia"/>
              </w:rPr>
            </w:rPrChange>
            <w14:textFill>
              <w14:solidFill>
                <w14:schemeClr w14:val="tx1"/>
              </w14:solidFill>
            </w14:textFill>
          </w:rPr>
          <w:t xml:space="preserve">"/&gt;，他访问了邮件之后，其实就已经完成了购买。 </w:t>
        </w:r>
      </w:ins>
    </w:p>
    <w:p>
      <w:pPr>
        <w:pStyle w:val="21"/>
        <w:numPr>
          <w:ilvl w:val="0"/>
          <w:numId w:val="44"/>
        </w:numPr>
        <w:autoSpaceDE w:val="0"/>
        <w:autoSpaceDN w:val="0"/>
        <w:adjustRightInd w:val="0"/>
        <w:spacing w:line="240" w:lineRule="auto"/>
        <w:ind w:firstLine="480" w:firstLineChars="200"/>
        <w:rPr>
          <w:ins w:id="24627" w:author="冷雪凝" w:date="2019-05-14T19:24:35Z"/>
          <w:rFonts w:cs="Times" w:asciiTheme="majorEastAsia" w:hAnsiTheme="majorEastAsia" w:eastAsiaTheme="majorEastAsia"/>
          <w:color w:val="000000" w:themeColor="text1"/>
          <w:rPrChange w:id="24628" w:author="梁元" w:date="2019-05-14T19:51:36Z">
            <w:rPr>
              <w:ins w:id="24629" w:author="冷雪凝" w:date="2019-05-14T19:24:35Z"/>
              <w:rFonts w:cs="Times" w:asciiTheme="majorEastAsia" w:hAnsiTheme="majorEastAsia" w:eastAsiaTheme="majorEastAsia"/>
            </w:rPr>
          </w:rPrChange>
          <w14:textFill>
            <w14:solidFill>
              <w14:schemeClr w14:val="tx1"/>
            </w14:solidFill>
          </w14:textFill>
        </w:rPr>
      </w:pPr>
    </w:p>
    <w:p>
      <w:pPr>
        <w:pStyle w:val="21"/>
        <w:numPr>
          <w:ilvl w:val="0"/>
          <w:numId w:val="44"/>
        </w:numPr>
        <w:autoSpaceDE w:val="0"/>
        <w:autoSpaceDN w:val="0"/>
        <w:adjustRightInd w:val="0"/>
        <w:spacing w:line="240" w:lineRule="auto"/>
        <w:ind w:firstLine="480" w:firstLineChars="200"/>
        <w:rPr>
          <w:ins w:id="24630" w:author="冷雪凝" w:date="2019-05-14T19:24:35Z"/>
          <w:rFonts w:cs="Times" w:asciiTheme="majorEastAsia" w:hAnsiTheme="majorEastAsia" w:eastAsiaTheme="majorEastAsia"/>
          <w:color w:val="000000" w:themeColor="text1"/>
          <w:rPrChange w:id="24631" w:author="梁元" w:date="2019-05-14T19:51:36Z">
            <w:rPr>
              <w:ins w:id="24632" w:author="冷雪凝" w:date="2019-05-14T19:24:35Z"/>
              <w:rFonts w:cs="Times" w:asciiTheme="majorEastAsia" w:hAnsiTheme="majorEastAsia" w:eastAsiaTheme="majorEastAsia"/>
            </w:rPr>
          </w:rPrChange>
          <w14:textFill>
            <w14:solidFill>
              <w14:schemeClr w14:val="tx1"/>
            </w14:solidFill>
          </w14:textFill>
        </w:rPr>
      </w:pPr>
      <w:ins w:id="24633" w:author="冷雪凝" w:date="2019-05-14T19:24:35Z">
        <w:r>
          <w:rPr>
            <w:rFonts w:cs="Times" w:asciiTheme="majorEastAsia" w:hAnsiTheme="majorEastAsia" w:eastAsiaTheme="majorEastAsia"/>
            <w:color w:val="000000" w:themeColor="text1"/>
            <w:rPrChange w:id="24634" w:author="梁元" w:date="2019-05-14T19:51:36Z">
              <w:rPr>
                <w:rFonts w:cs="Times" w:asciiTheme="majorEastAsia" w:hAnsiTheme="majorEastAsia" w:eastAsiaTheme="majorEastAsia"/>
              </w:rPr>
            </w:rPrChange>
            <w14:textFill>
              <w14:solidFill>
                <w14:schemeClr w14:val="tx1"/>
              </w14:solidFill>
            </w14:textFill>
          </w:rPr>
          <w:t>CSRF 的发生其实是借助了一个 cookie 的特性。我们知道，登录了</w:t>
        </w:r>
      </w:ins>
      <w:ins w:id="24636" w:author="冷雪凝" w:date="2019-05-14T19:24:35Z">
        <w:r>
          <w:rPr>
            <w:color w:val="000000" w:themeColor="text1"/>
            <w:rPrChange w:id="24637" w:author="梁元" w:date="2019-05-14T19:51:36Z">
              <w:rPr/>
            </w:rPrChange>
            <w14:textFill>
              <w14:solidFill>
                <w14:schemeClr w14:val="tx1"/>
              </w14:solidFill>
            </w14:textFill>
          </w:rPr>
          <w:fldChar w:fldCharType="begin"/>
        </w:r>
      </w:ins>
      <w:ins w:id="24639" w:author="冷雪凝" w:date="2019-05-14T19:24:35Z">
        <w:r>
          <w:rPr>
            <w:color w:val="000000" w:themeColor="text1"/>
            <w:rPrChange w:id="24640" w:author="梁元" w:date="2019-05-14T19:51:36Z">
              <w:rPr/>
            </w:rPrChange>
            <w14:textFill>
              <w14:solidFill>
                <w14:schemeClr w14:val="tx1"/>
              </w14:solidFill>
            </w14:textFill>
          </w:rPr>
          <w:instrText xml:space="preserve"> HYPERLINK "http://buy.com/" </w:instrText>
        </w:r>
      </w:ins>
      <w:ins w:id="24642" w:author="冷雪凝" w:date="2019-05-14T19:24:35Z">
        <w:r>
          <w:rPr>
            <w:color w:val="000000" w:themeColor="text1"/>
            <w:rPrChange w:id="24643" w:author="梁元" w:date="2019-05-14T19:51:36Z">
              <w:rPr/>
            </w:rPrChange>
            <w14:textFill>
              <w14:solidFill>
                <w14:schemeClr w14:val="tx1"/>
              </w14:solidFill>
            </w14:textFill>
          </w:rPr>
          <w:fldChar w:fldCharType="separate"/>
        </w:r>
      </w:ins>
      <w:ins w:id="24645" w:author="冷雪凝" w:date="2019-05-14T19:24:35Z">
        <w:r>
          <w:rPr>
            <w:rFonts w:cs="Times" w:asciiTheme="majorEastAsia" w:hAnsiTheme="majorEastAsia" w:eastAsiaTheme="majorEastAsia"/>
            <w:color w:val="000000" w:themeColor="text1"/>
            <w:u w:val="single" w:color="0000E9"/>
            <w:rPrChange w:id="24646" w:author="梁元" w:date="2019-05-14T19:51:36Z">
              <w:rPr>
                <w:rFonts w:cs="Times" w:asciiTheme="majorEastAsia" w:hAnsiTheme="majorEastAsia" w:eastAsiaTheme="majorEastAsia"/>
                <w:color w:val="0000E9"/>
                <w:u w:val="single" w:color="0000E9"/>
              </w:rPr>
            </w:rPrChange>
            <w14:textFill>
              <w14:solidFill>
                <w14:schemeClr w14:val="tx1"/>
              </w14:solidFill>
            </w14:textFill>
          </w:rPr>
          <w:t>http://buy.com</w:t>
        </w:r>
      </w:ins>
      <w:ins w:id="24648" w:author="冷雪凝" w:date="2019-05-14T19:24:35Z">
        <w:r>
          <w:rPr>
            <w:rFonts w:cs="Times" w:asciiTheme="majorEastAsia" w:hAnsiTheme="majorEastAsia" w:eastAsiaTheme="majorEastAsia"/>
            <w:color w:val="000000" w:themeColor="text1"/>
            <w:u w:val="single" w:color="0000E9"/>
            <w:rPrChange w:id="24649"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ins>
      <w:ins w:id="24651" w:author="冷雪凝" w:date="2019-05-14T19:24:35Z">
        <w:r>
          <w:rPr>
            <w:rFonts w:cs="Times" w:asciiTheme="majorEastAsia" w:hAnsiTheme="majorEastAsia" w:eastAsiaTheme="majorEastAsia"/>
            <w:color w:val="000000" w:themeColor="text1"/>
            <w:rPrChange w:id="24652" w:author="梁元" w:date="2019-05-14T19:51:36Z">
              <w:rPr>
                <w:rFonts w:cs="Times" w:asciiTheme="majorEastAsia" w:hAnsiTheme="majorEastAsia" w:eastAsiaTheme="majorEastAsia"/>
              </w:rPr>
            </w:rPrChange>
            <w14:textFill>
              <w14:solidFill>
                <w14:schemeClr w14:val="tx1"/>
              </w14:solidFill>
            </w14:textFill>
          </w:rPr>
          <w:t>之后，cookie 就会有登录过的标记了，此时请求</w:t>
        </w:r>
      </w:ins>
      <w:ins w:id="24654" w:author="冷雪凝" w:date="2019-05-14T19:24:35Z">
        <w:r>
          <w:rPr>
            <w:color w:val="000000" w:themeColor="text1"/>
            <w:rPrChange w:id="24655" w:author="梁元" w:date="2019-05-14T19:51:36Z">
              <w:rPr/>
            </w:rPrChange>
            <w14:textFill>
              <w14:solidFill>
                <w14:schemeClr w14:val="tx1"/>
              </w14:solidFill>
            </w14:textFill>
          </w:rPr>
          <w:fldChar w:fldCharType="begin"/>
        </w:r>
      </w:ins>
      <w:ins w:id="24657" w:author="冷雪凝" w:date="2019-05-14T19:24:35Z">
        <w:r>
          <w:rPr>
            <w:color w:val="000000" w:themeColor="text1"/>
            <w:rPrChange w:id="24658" w:author="梁元" w:date="2019-05-14T19:51:36Z">
              <w:rPr/>
            </w:rPrChange>
            <w14:textFill>
              <w14:solidFill>
                <w14:schemeClr w14:val="tx1"/>
              </w14:solidFill>
            </w14:textFill>
          </w:rPr>
          <w:instrText xml:space="preserve"> HYPERLINK "http://buy.com/pay?touid=999&amp;money=100" </w:instrText>
        </w:r>
      </w:ins>
      <w:ins w:id="24660" w:author="冷雪凝" w:date="2019-05-14T19:24:35Z">
        <w:r>
          <w:rPr>
            <w:color w:val="000000" w:themeColor="text1"/>
            <w:rPrChange w:id="24661" w:author="梁元" w:date="2019-05-14T19:51:36Z">
              <w:rPr/>
            </w:rPrChange>
            <w14:textFill>
              <w14:solidFill>
                <w14:schemeClr w14:val="tx1"/>
              </w14:solidFill>
            </w14:textFill>
          </w:rPr>
          <w:fldChar w:fldCharType="separate"/>
        </w:r>
      </w:ins>
      <w:ins w:id="24663" w:author="冷雪凝" w:date="2019-05-14T19:24:35Z">
        <w:r>
          <w:rPr>
            <w:rFonts w:cs="Times" w:asciiTheme="majorEastAsia" w:hAnsiTheme="majorEastAsia" w:eastAsiaTheme="majorEastAsia"/>
            <w:color w:val="000000" w:themeColor="text1"/>
            <w:u w:val="single" w:color="0000E9"/>
            <w:rPrChange w:id="24664" w:author="梁元" w:date="2019-05-14T19:51:36Z">
              <w:rPr>
                <w:rFonts w:cs="Times" w:asciiTheme="majorEastAsia" w:hAnsiTheme="majorEastAsia" w:eastAsiaTheme="majorEastAsia"/>
                <w:color w:val="0000E9"/>
                <w:u w:val="single" w:color="0000E9"/>
              </w:rPr>
            </w:rPrChange>
            <w14:textFill>
              <w14:solidFill>
                <w14:schemeClr w14:val="tx1"/>
              </w14:solidFill>
            </w14:textFill>
          </w:rPr>
          <w:t>http://buy.com/pay?touid=999&amp;money=100</w:t>
        </w:r>
      </w:ins>
      <w:ins w:id="24666" w:author="冷雪凝" w:date="2019-05-14T19:24:35Z">
        <w:r>
          <w:rPr>
            <w:rFonts w:cs="Times" w:asciiTheme="majorEastAsia" w:hAnsiTheme="majorEastAsia" w:eastAsiaTheme="majorEastAsia"/>
            <w:color w:val="000000" w:themeColor="text1"/>
            <w:u w:val="single" w:color="0000E9"/>
            <w:rPrChange w:id="24667"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ins>
      <w:ins w:id="24669" w:author="冷雪凝" w:date="2019-05-14T19:24:35Z">
        <w:r>
          <w:rPr>
            <w:rFonts w:cs="Times" w:asciiTheme="majorEastAsia" w:hAnsiTheme="majorEastAsia" w:eastAsiaTheme="majorEastAsia"/>
            <w:color w:val="000000" w:themeColor="text1"/>
            <w:rPrChange w:id="24670" w:author="梁元" w:date="2019-05-14T19:51:36Z">
              <w:rPr>
                <w:rFonts w:cs="Times" w:asciiTheme="majorEastAsia" w:hAnsiTheme="majorEastAsia" w:eastAsiaTheme="majorEastAsia"/>
              </w:rPr>
            </w:rPrChange>
            <w14:textFill>
              <w14:solidFill>
                <w14:schemeClr w14:val="tx1"/>
              </w14:solidFill>
            </w14:textFill>
          </w:rPr>
          <w:t>是会带着 cookie 的，因此 server 端就知道已经登录了。而如果在</w:t>
        </w:r>
      </w:ins>
      <w:ins w:id="24672" w:author="冷雪凝" w:date="2019-05-14T19:24:35Z">
        <w:r>
          <w:rPr>
            <w:color w:val="000000" w:themeColor="text1"/>
            <w:rPrChange w:id="24673" w:author="梁元" w:date="2019-05-14T19:51:36Z">
              <w:rPr/>
            </w:rPrChange>
            <w14:textFill>
              <w14:solidFill>
                <w14:schemeClr w14:val="tx1"/>
              </w14:solidFill>
            </w14:textFill>
          </w:rPr>
          <w:fldChar w:fldCharType="begin"/>
        </w:r>
      </w:ins>
      <w:ins w:id="24675" w:author="冷雪凝" w:date="2019-05-14T19:24:35Z">
        <w:r>
          <w:rPr>
            <w:color w:val="000000" w:themeColor="text1"/>
            <w:rPrChange w:id="24676" w:author="梁元" w:date="2019-05-14T19:51:36Z">
              <w:rPr/>
            </w:rPrChange>
            <w14:textFill>
              <w14:solidFill>
                <w14:schemeClr w14:val="tx1"/>
              </w14:solidFill>
            </w14:textFill>
          </w:rPr>
          <w:instrText xml:space="preserve"> HYPERLINK "http://buy.com/" </w:instrText>
        </w:r>
      </w:ins>
      <w:ins w:id="24678" w:author="冷雪凝" w:date="2019-05-14T19:24:35Z">
        <w:r>
          <w:rPr>
            <w:color w:val="000000" w:themeColor="text1"/>
            <w:rPrChange w:id="24679" w:author="梁元" w:date="2019-05-14T19:51:36Z">
              <w:rPr/>
            </w:rPrChange>
            <w14:textFill>
              <w14:solidFill>
                <w14:schemeClr w14:val="tx1"/>
              </w14:solidFill>
            </w14:textFill>
          </w:rPr>
          <w:fldChar w:fldCharType="separate"/>
        </w:r>
      </w:ins>
      <w:ins w:id="24681" w:author="冷雪凝" w:date="2019-05-14T19:24:35Z">
        <w:r>
          <w:rPr>
            <w:rFonts w:cs="Times" w:asciiTheme="majorEastAsia" w:hAnsiTheme="majorEastAsia" w:eastAsiaTheme="majorEastAsia"/>
            <w:color w:val="000000" w:themeColor="text1"/>
            <w:u w:val="single" w:color="0000E9"/>
            <w:rPrChange w:id="24682" w:author="梁元" w:date="2019-05-14T19:51:36Z">
              <w:rPr>
                <w:rFonts w:cs="Times" w:asciiTheme="majorEastAsia" w:hAnsiTheme="majorEastAsia" w:eastAsiaTheme="majorEastAsia"/>
                <w:color w:val="0000E9"/>
                <w:u w:val="single" w:color="0000E9"/>
              </w:rPr>
            </w:rPrChange>
            <w14:textFill>
              <w14:solidFill>
                <w14:schemeClr w14:val="tx1"/>
              </w14:solidFill>
            </w14:textFill>
          </w:rPr>
          <w:t>http://buy.com</w:t>
        </w:r>
      </w:ins>
      <w:ins w:id="24684" w:author="冷雪凝" w:date="2019-05-14T19:24:35Z">
        <w:r>
          <w:rPr>
            <w:rFonts w:cs="Times" w:asciiTheme="majorEastAsia" w:hAnsiTheme="majorEastAsia" w:eastAsiaTheme="majorEastAsia"/>
            <w:color w:val="000000" w:themeColor="text1"/>
            <w:u w:val="single" w:color="0000E9"/>
            <w:rPrChange w:id="24685"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ins>
      <w:ins w:id="24687" w:author="冷雪凝" w:date="2019-05-14T19:24:35Z">
        <w:r>
          <w:rPr>
            <w:rFonts w:cs="Times" w:asciiTheme="majorEastAsia" w:hAnsiTheme="majorEastAsia" w:eastAsiaTheme="majorEastAsia"/>
            <w:color w:val="000000" w:themeColor="text1"/>
            <w:rPrChange w:id="24688" w:author="梁元" w:date="2019-05-14T19:51:36Z">
              <w:rPr>
                <w:rFonts w:cs="Times" w:asciiTheme="majorEastAsia" w:hAnsiTheme="majorEastAsia" w:eastAsiaTheme="majorEastAsia"/>
              </w:rPr>
            </w:rPrChange>
            <w14:textFill>
              <w14:solidFill>
                <w14:schemeClr w14:val="tx1"/>
              </w14:solidFill>
            </w14:textFill>
          </w:rPr>
          <w:t>去请求其他域名的 API 例如</w:t>
        </w:r>
      </w:ins>
      <w:ins w:id="24690" w:author="冷雪凝" w:date="2019-05-14T19:24:35Z">
        <w:r>
          <w:rPr>
            <w:color w:val="000000" w:themeColor="text1"/>
            <w:rPrChange w:id="24691" w:author="梁元" w:date="2019-05-14T19:51:36Z">
              <w:rPr/>
            </w:rPrChange>
            <w14:textFill>
              <w14:solidFill>
                <w14:schemeClr w14:val="tx1"/>
              </w14:solidFill>
            </w14:textFill>
          </w:rPr>
          <w:fldChar w:fldCharType="begin"/>
        </w:r>
      </w:ins>
      <w:ins w:id="24693" w:author="冷雪凝" w:date="2019-05-14T19:24:35Z">
        <w:r>
          <w:rPr>
            <w:color w:val="000000" w:themeColor="text1"/>
            <w:rPrChange w:id="24694" w:author="梁元" w:date="2019-05-14T19:51:36Z">
              <w:rPr/>
            </w:rPrChange>
            <w14:textFill>
              <w14:solidFill>
                <w14:schemeClr w14:val="tx1"/>
              </w14:solidFill>
            </w14:textFill>
          </w:rPr>
          <w:instrText xml:space="preserve"> HYPERLINK "http://abc.com/api" </w:instrText>
        </w:r>
      </w:ins>
      <w:ins w:id="24696" w:author="冷雪凝" w:date="2019-05-14T19:24:35Z">
        <w:r>
          <w:rPr>
            <w:color w:val="000000" w:themeColor="text1"/>
            <w:rPrChange w:id="24697" w:author="梁元" w:date="2019-05-14T19:51:36Z">
              <w:rPr/>
            </w:rPrChange>
            <w14:textFill>
              <w14:solidFill>
                <w14:schemeClr w14:val="tx1"/>
              </w14:solidFill>
            </w14:textFill>
          </w:rPr>
          <w:fldChar w:fldCharType="separate"/>
        </w:r>
      </w:ins>
      <w:ins w:id="24699" w:author="冷雪凝" w:date="2019-05-14T19:24:35Z">
        <w:r>
          <w:rPr>
            <w:rFonts w:cs="Times" w:asciiTheme="majorEastAsia" w:hAnsiTheme="majorEastAsia" w:eastAsiaTheme="majorEastAsia"/>
            <w:color w:val="000000" w:themeColor="text1"/>
            <w:u w:val="single" w:color="0000E9"/>
            <w:rPrChange w:id="24700" w:author="梁元" w:date="2019-05-14T19:51:36Z">
              <w:rPr>
                <w:rFonts w:cs="Times" w:asciiTheme="majorEastAsia" w:hAnsiTheme="majorEastAsia" w:eastAsiaTheme="majorEastAsia"/>
                <w:color w:val="0000E9"/>
                <w:u w:val="single" w:color="0000E9"/>
              </w:rPr>
            </w:rPrChange>
            <w14:textFill>
              <w14:solidFill>
                <w14:schemeClr w14:val="tx1"/>
              </w14:solidFill>
            </w14:textFill>
          </w:rPr>
          <w:t>http://abc.com/api</w:t>
        </w:r>
      </w:ins>
      <w:ins w:id="24702" w:author="冷雪凝" w:date="2019-05-14T19:24:35Z">
        <w:r>
          <w:rPr>
            <w:rFonts w:cs="Times" w:asciiTheme="majorEastAsia" w:hAnsiTheme="majorEastAsia" w:eastAsiaTheme="majorEastAsia"/>
            <w:color w:val="000000" w:themeColor="text1"/>
            <w:u w:val="single" w:color="0000E9"/>
            <w:rPrChange w:id="24703"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ins>
      <w:ins w:id="24705" w:author="冷雪凝" w:date="2019-05-14T19:24:35Z">
        <w:r>
          <w:rPr>
            <w:rFonts w:cs="Times" w:asciiTheme="majorEastAsia" w:hAnsiTheme="majorEastAsia" w:eastAsiaTheme="majorEastAsia"/>
            <w:color w:val="000000" w:themeColor="text1"/>
            <w:rPrChange w:id="24706" w:author="梁元" w:date="2019-05-14T19:51:36Z">
              <w:rPr>
                <w:rFonts w:cs="Times" w:asciiTheme="majorEastAsia" w:hAnsiTheme="majorEastAsia" w:eastAsiaTheme="majorEastAsia"/>
              </w:rPr>
            </w:rPrChange>
            <w14:textFill>
              <w14:solidFill>
                <w14:schemeClr w14:val="tx1"/>
              </w14:solidFill>
            </w14:textFill>
          </w:rPr>
          <w:t>时，是不会带 cookie 的，这是浏览器的同源策略的限制。但是 —— 此时在其他域名的页面中，请求</w:t>
        </w:r>
      </w:ins>
      <w:ins w:id="24708" w:author="冷雪凝" w:date="2019-05-14T19:24:35Z">
        <w:r>
          <w:rPr>
            <w:color w:val="000000" w:themeColor="text1"/>
            <w:rPrChange w:id="24709" w:author="梁元" w:date="2019-05-14T19:51:36Z">
              <w:rPr/>
            </w:rPrChange>
            <w14:textFill>
              <w14:solidFill>
                <w14:schemeClr w14:val="tx1"/>
              </w14:solidFill>
            </w14:textFill>
          </w:rPr>
          <w:fldChar w:fldCharType="begin"/>
        </w:r>
      </w:ins>
      <w:ins w:id="24711" w:author="冷雪凝" w:date="2019-05-14T19:24:35Z">
        <w:r>
          <w:rPr>
            <w:color w:val="000000" w:themeColor="text1"/>
            <w:rPrChange w:id="24712" w:author="梁元" w:date="2019-05-14T19:51:36Z">
              <w:rPr/>
            </w:rPrChange>
            <w14:textFill>
              <w14:solidFill>
                <w14:schemeClr w14:val="tx1"/>
              </w14:solidFill>
            </w14:textFill>
          </w:rPr>
          <w:instrText xml:space="preserve"> HYPERLINK "http://buy.com/pay?touid=999&amp;money=100" </w:instrText>
        </w:r>
      </w:ins>
      <w:ins w:id="24714" w:author="冷雪凝" w:date="2019-05-14T19:24:35Z">
        <w:r>
          <w:rPr>
            <w:color w:val="000000" w:themeColor="text1"/>
            <w:rPrChange w:id="24715" w:author="梁元" w:date="2019-05-14T19:51:36Z">
              <w:rPr/>
            </w:rPrChange>
            <w14:textFill>
              <w14:solidFill>
                <w14:schemeClr w14:val="tx1"/>
              </w14:solidFill>
            </w14:textFill>
          </w:rPr>
          <w:fldChar w:fldCharType="separate"/>
        </w:r>
      </w:ins>
      <w:ins w:id="24717" w:author="冷雪凝" w:date="2019-05-14T19:24:35Z">
        <w:r>
          <w:rPr>
            <w:rFonts w:cs="Times" w:asciiTheme="majorEastAsia" w:hAnsiTheme="majorEastAsia" w:eastAsiaTheme="majorEastAsia"/>
            <w:color w:val="000000" w:themeColor="text1"/>
            <w:u w:val="single" w:color="0000E9"/>
            <w:rPrChange w:id="24718" w:author="梁元" w:date="2019-05-14T19:51:36Z">
              <w:rPr>
                <w:rFonts w:cs="Times" w:asciiTheme="majorEastAsia" w:hAnsiTheme="majorEastAsia" w:eastAsiaTheme="majorEastAsia"/>
                <w:color w:val="0000E9"/>
                <w:u w:val="single" w:color="0000E9"/>
              </w:rPr>
            </w:rPrChange>
            <w14:textFill>
              <w14:solidFill>
                <w14:schemeClr w14:val="tx1"/>
              </w14:solidFill>
            </w14:textFill>
          </w:rPr>
          <w:t>http://buy.com/pay?touid=999&amp;money=100</w:t>
        </w:r>
      </w:ins>
      <w:ins w:id="24720" w:author="冷雪凝" w:date="2019-05-14T19:24:35Z">
        <w:r>
          <w:rPr>
            <w:rFonts w:cs="Times" w:asciiTheme="majorEastAsia" w:hAnsiTheme="majorEastAsia" w:eastAsiaTheme="majorEastAsia"/>
            <w:color w:val="000000" w:themeColor="text1"/>
            <w:u w:val="single" w:color="0000E9"/>
            <w:rPrChange w:id="24721"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ins>
      <w:ins w:id="24723" w:author="冷雪凝" w:date="2019-05-14T19:24:35Z">
        <w:r>
          <w:rPr>
            <w:rFonts w:cs="Times" w:asciiTheme="majorEastAsia" w:hAnsiTheme="majorEastAsia" w:eastAsiaTheme="majorEastAsia"/>
            <w:color w:val="000000" w:themeColor="text1"/>
            <w:rPrChange w:id="24724" w:author="梁元" w:date="2019-05-14T19:51:36Z">
              <w:rPr>
                <w:rFonts w:cs="Times" w:asciiTheme="majorEastAsia" w:hAnsiTheme="majorEastAsia" w:eastAsiaTheme="majorEastAsia"/>
              </w:rPr>
            </w:rPrChange>
            <w14:textFill>
              <w14:solidFill>
                <w14:schemeClr w14:val="tx1"/>
              </w14:solidFill>
            </w14:textFill>
          </w:rPr>
          <w:t>，会带着</w:t>
        </w:r>
      </w:ins>
      <w:ins w:id="24726" w:author="冷雪凝" w:date="2019-05-14T19:24:35Z">
        <w:r>
          <w:rPr>
            <w:color w:val="000000" w:themeColor="text1"/>
            <w:rPrChange w:id="24727" w:author="梁元" w:date="2019-05-14T19:51:36Z">
              <w:rPr/>
            </w:rPrChange>
            <w14:textFill>
              <w14:solidFill>
                <w14:schemeClr w14:val="tx1"/>
              </w14:solidFill>
            </w14:textFill>
          </w:rPr>
          <w:fldChar w:fldCharType="begin"/>
        </w:r>
      </w:ins>
      <w:ins w:id="24729" w:author="冷雪凝" w:date="2019-05-14T19:24:35Z">
        <w:r>
          <w:rPr>
            <w:color w:val="000000" w:themeColor="text1"/>
            <w:rPrChange w:id="24730" w:author="梁元" w:date="2019-05-14T19:51:36Z">
              <w:rPr/>
            </w:rPrChange>
            <w14:textFill>
              <w14:solidFill>
                <w14:schemeClr w14:val="tx1"/>
              </w14:solidFill>
            </w14:textFill>
          </w:rPr>
          <w:instrText xml:space="preserve"> HYPERLINK "http://buy.com/" </w:instrText>
        </w:r>
      </w:ins>
      <w:ins w:id="24732" w:author="冷雪凝" w:date="2019-05-14T19:24:35Z">
        <w:r>
          <w:rPr>
            <w:color w:val="000000" w:themeColor="text1"/>
            <w:rPrChange w:id="24733" w:author="梁元" w:date="2019-05-14T19:51:36Z">
              <w:rPr/>
            </w:rPrChange>
            <w14:textFill>
              <w14:solidFill>
                <w14:schemeClr w14:val="tx1"/>
              </w14:solidFill>
            </w14:textFill>
          </w:rPr>
          <w:fldChar w:fldCharType="separate"/>
        </w:r>
      </w:ins>
      <w:ins w:id="24735" w:author="冷雪凝" w:date="2019-05-14T19:24:35Z">
        <w:r>
          <w:rPr>
            <w:rFonts w:cs="Times" w:asciiTheme="majorEastAsia" w:hAnsiTheme="majorEastAsia" w:eastAsiaTheme="majorEastAsia"/>
            <w:color w:val="000000" w:themeColor="text1"/>
            <w:u w:val="single" w:color="0000E9"/>
            <w:rPrChange w:id="24736" w:author="梁元" w:date="2019-05-14T19:51:36Z">
              <w:rPr>
                <w:rFonts w:cs="Times" w:asciiTheme="majorEastAsia" w:hAnsiTheme="majorEastAsia" w:eastAsiaTheme="majorEastAsia"/>
                <w:color w:val="0000E9"/>
                <w:u w:val="single" w:color="0000E9"/>
              </w:rPr>
            </w:rPrChange>
            <w14:textFill>
              <w14:solidFill>
                <w14:schemeClr w14:val="tx1"/>
              </w14:solidFill>
            </w14:textFill>
          </w:rPr>
          <w:t>buy.com</w:t>
        </w:r>
      </w:ins>
      <w:ins w:id="24738" w:author="冷雪凝" w:date="2019-05-14T19:24:35Z">
        <w:r>
          <w:rPr>
            <w:rFonts w:cs="Times" w:asciiTheme="majorEastAsia" w:hAnsiTheme="majorEastAsia" w:eastAsiaTheme="majorEastAsia"/>
            <w:color w:val="000000" w:themeColor="text1"/>
            <w:u w:val="single" w:color="0000E9"/>
            <w:rPrChange w:id="24739" w:author="梁元" w:date="2019-05-14T19:51:36Z">
              <w:rPr>
                <w:rFonts w:cs="Times" w:asciiTheme="majorEastAsia" w:hAnsiTheme="majorEastAsia" w:eastAsiaTheme="majorEastAsia"/>
                <w:color w:val="0000E9"/>
                <w:u w:val="single" w:color="0000E9"/>
              </w:rPr>
            </w:rPrChange>
            <w14:textFill>
              <w14:solidFill>
                <w14:schemeClr w14:val="tx1"/>
              </w14:solidFill>
            </w14:textFill>
          </w:rPr>
          <w:fldChar w:fldCharType="end"/>
        </w:r>
      </w:ins>
      <w:ins w:id="24741" w:author="冷雪凝" w:date="2019-05-14T19:24:35Z">
        <w:r>
          <w:rPr>
            <w:rFonts w:cs="Times" w:asciiTheme="majorEastAsia" w:hAnsiTheme="majorEastAsia" w:eastAsiaTheme="majorEastAsia"/>
            <w:color w:val="000000" w:themeColor="text1"/>
            <w:rPrChange w:id="24742" w:author="梁元" w:date="2019-05-14T19:51:36Z">
              <w:rPr>
                <w:rFonts w:cs="Times" w:asciiTheme="majorEastAsia" w:hAnsiTheme="majorEastAsia" w:eastAsiaTheme="majorEastAsia"/>
              </w:rPr>
            </w:rPrChange>
            <w14:textFill>
              <w14:solidFill>
                <w14:schemeClr w14:val="tx1"/>
              </w14:solidFill>
            </w14:textFill>
          </w:rPr>
          <w:t xml:space="preserve">的 cookie ，这是发生 CSRF 攻击的理论基础。 </w:t>
        </w:r>
      </w:ins>
    </w:p>
    <w:p>
      <w:pPr>
        <w:pStyle w:val="21"/>
        <w:numPr>
          <w:ilvl w:val="0"/>
          <w:numId w:val="44"/>
        </w:numPr>
        <w:autoSpaceDE w:val="0"/>
        <w:autoSpaceDN w:val="0"/>
        <w:adjustRightInd w:val="0"/>
        <w:spacing w:line="240" w:lineRule="auto"/>
        <w:ind w:firstLine="480" w:firstLineChars="200"/>
        <w:rPr>
          <w:ins w:id="24744" w:author="冷雪凝" w:date="2019-05-14T19:24:35Z"/>
          <w:rFonts w:cs="Times" w:asciiTheme="majorEastAsia" w:hAnsiTheme="majorEastAsia" w:eastAsiaTheme="majorEastAsia"/>
          <w:color w:val="000000" w:themeColor="text1"/>
          <w:rPrChange w:id="24745" w:author="梁元" w:date="2019-05-14T19:51:36Z">
            <w:rPr>
              <w:ins w:id="24746" w:author="冷雪凝" w:date="2019-05-14T19:24:35Z"/>
              <w:rFonts w:cs="Times" w:asciiTheme="majorEastAsia" w:hAnsiTheme="majorEastAsia" w:eastAsiaTheme="majorEastAsia"/>
            </w:rPr>
          </w:rPrChange>
          <w14:textFill>
            <w14:solidFill>
              <w14:schemeClr w14:val="tx1"/>
            </w14:solidFill>
          </w14:textFill>
        </w:rPr>
      </w:pPr>
    </w:p>
    <w:p>
      <w:pPr>
        <w:pStyle w:val="21"/>
        <w:numPr>
          <w:ilvl w:val="0"/>
          <w:numId w:val="44"/>
        </w:numPr>
        <w:autoSpaceDE w:val="0"/>
        <w:autoSpaceDN w:val="0"/>
        <w:adjustRightInd w:val="0"/>
        <w:spacing w:line="240" w:lineRule="auto"/>
        <w:ind w:firstLine="480" w:firstLineChars="200"/>
        <w:rPr>
          <w:ins w:id="24747" w:author="冷雪凝" w:date="2019-05-14T19:24:35Z"/>
          <w:rFonts w:cs="Times" w:asciiTheme="majorEastAsia" w:hAnsiTheme="majorEastAsia" w:eastAsiaTheme="majorEastAsia"/>
          <w:color w:val="000000" w:themeColor="text1"/>
          <w:rPrChange w:id="24748" w:author="梁元" w:date="2019-05-14T19:51:36Z">
            <w:rPr>
              <w:ins w:id="24749" w:author="冷雪凝" w:date="2019-05-14T19:24:35Z"/>
              <w:rFonts w:cs="Times" w:asciiTheme="majorEastAsia" w:hAnsiTheme="majorEastAsia" w:eastAsiaTheme="majorEastAsia"/>
            </w:rPr>
          </w:rPrChange>
          <w14:textFill>
            <w14:solidFill>
              <w14:schemeClr w14:val="tx1"/>
            </w14:solidFill>
          </w14:textFill>
        </w:rPr>
      </w:pPr>
      <w:ins w:id="24750" w:author="冷雪凝" w:date="2019-05-14T19:24:35Z">
        <w:r>
          <w:rPr>
            <w:rFonts w:cs="Times" w:asciiTheme="majorEastAsia" w:hAnsiTheme="majorEastAsia" w:eastAsiaTheme="majorEastAsia"/>
            <w:color w:val="000000" w:themeColor="text1"/>
            <w:rPrChange w:id="24751" w:author="梁元" w:date="2019-05-14T19:51:36Z">
              <w:rPr>
                <w:rFonts w:cs="Times" w:asciiTheme="majorEastAsia" w:hAnsiTheme="majorEastAsia" w:eastAsiaTheme="majorEastAsia"/>
              </w:rPr>
            </w:rPrChange>
            <w14:textFill>
              <w14:solidFill>
                <w14:schemeClr w14:val="tx1"/>
              </w14:solidFill>
            </w14:textFill>
          </w:rPr>
          <w:t xml:space="preserve">预防 CSRF 就是加入各个层级的权限验证，例如现在的购物网站，只要涉及现金交易，肯定要输入密码或者指纹才行。除此之外，敏感的接口使用POST请求而不是GET也是很重要的。 </w:t>
        </w:r>
      </w:ins>
    </w:p>
    <w:p>
      <w:pPr>
        <w:pStyle w:val="21"/>
        <w:numPr>
          <w:ilvl w:val="0"/>
          <w:numId w:val="44"/>
        </w:numPr>
        <w:ind w:firstLine="480" w:firstLineChars="200"/>
        <w:rPr>
          <w:ins w:id="24753" w:author="冷雪凝" w:date="2019-05-14T19:24:35Z"/>
          <w:rFonts w:asciiTheme="majorEastAsia" w:hAnsiTheme="majorEastAsia" w:eastAsiaTheme="majorEastAsia"/>
          <w:color w:val="000000" w:themeColor="text1"/>
          <w:rPrChange w:id="24754" w:author="梁元" w:date="2019-05-14T19:51:36Z">
            <w:rPr>
              <w:ins w:id="24755" w:author="冷雪凝" w:date="2019-05-14T19:24:35Z"/>
              <w:rFonts w:asciiTheme="majorEastAsia" w:hAnsiTheme="majorEastAsia" w:eastAsiaTheme="majorEastAsia"/>
            </w:rPr>
          </w:rPrChange>
          <w14:textFill>
            <w14:solidFill>
              <w14:schemeClr w14:val="tx1"/>
            </w14:solidFill>
          </w14:textFill>
        </w:rPr>
      </w:pPr>
    </w:p>
    <w:p>
      <w:pPr>
        <w:ind w:firstLine="480" w:firstLineChars="200"/>
        <w:rPr>
          <w:ins w:id="24756" w:author="冷雪凝" w:date="2019-05-14T19:24:35Z"/>
          <w:color w:val="000000" w:themeColor="text1"/>
          <w:rPrChange w:id="24757" w:author="梁元" w:date="2019-05-14T19:51:36Z">
            <w:rPr>
              <w:ins w:id="24758" w:author="冷雪凝" w:date="2019-05-14T19:24:35Z"/>
            </w:rPr>
          </w:rPrChange>
          <w14:textFill>
            <w14:solidFill>
              <w14:schemeClr w14:val="tx1"/>
            </w14:solidFill>
          </w14:textFill>
        </w:rPr>
      </w:pPr>
    </w:p>
    <w:p>
      <w:pPr>
        <w:ind w:firstLine="480" w:firstLineChars="200"/>
        <w:rPr>
          <w:ins w:id="24759" w:author="冷雪凝" w:date="2019-05-14T19:24:35Z"/>
          <w:color w:val="000000" w:themeColor="text1"/>
          <w:rPrChange w:id="24760" w:author="梁元" w:date="2019-05-14T19:51:36Z">
            <w:rPr>
              <w:ins w:id="24761" w:author="冷雪凝" w:date="2019-05-14T19:24:35Z"/>
            </w:rPr>
          </w:rPrChange>
          <w14:textFill>
            <w14:solidFill>
              <w14:schemeClr w14:val="tx1"/>
            </w14:solidFill>
          </w14:textFill>
        </w:rPr>
      </w:pPr>
    </w:p>
    <w:p>
      <w:pPr>
        <w:pStyle w:val="3"/>
        <w:numPr>
          <w:ilvl w:val="0"/>
          <w:numId w:val="0"/>
        </w:numPr>
        <w:spacing w:line="240" w:lineRule="auto"/>
        <w:ind w:leftChars="0" w:firstLine="562" w:firstLineChars="200"/>
        <w:rPr>
          <w:ins w:id="24762" w:author="冷雪凝" w:date="2019-05-14T19:24:35Z"/>
          <w:rFonts w:ascii="仿宋" w:hAnsi="仿宋" w:eastAsia="仿宋"/>
          <w:color w:val="000000" w:themeColor="text1"/>
          <w:sz w:val="28"/>
          <w:szCs w:val="28"/>
          <w:rPrChange w:id="24763" w:author="梁元" w:date="2019-05-14T19:51:36Z">
            <w:rPr>
              <w:ins w:id="24764" w:author="冷雪凝" w:date="2019-05-14T19:24:35Z"/>
              <w:rFonts w:ascii="仿宋" w:hAnsi="仿宋" w:eastAsia="仿宋"/>
              <w:sz w:val="28"/>
              <w:szCs w:val="28"/>
            </w:rPr>
          </w:rPrChange>
          <w14:textFill>
            <w14:solidFill>
              <w14:schemeClr w14:val="tx1"/>
            </w14:solidFill>
          </w14:textFill>
        </w:rPr>
      </w:pPr>
      <w:ins w:id="24765" w:author="冷雪凝" w:date="2019-05-14T19:24:35Z">
        <w:r>
          <w:rPr>
            <w:rFonts w:hint="eastAsia" w:ascii="仿宋" w:hAnsi="仿宋" w:eastAsia="仿宋"/>
            <w:color w:val="000000" w:themeColor="text1"/>
            <w:sz w:val="28"/>
            <w:szCs w:val="28"/>
            <w:lang w:val="en-US" w:eastAsia="zh-CN"/>
            <w:rPrChange w:id="24766" w:author="梁元" w:date="2019-05-14T19:51:36Z">
              <w:rPr>
                <w:rFonts w:hint="eastAsia" w:ascii="仿宋" w:hAnsi="仿宋" w:eastAsia="仿宋"/>
                <w:sz w:val="28"/>
                <w:szCs w:val="28"/>
                <w:lang w:val="en-US" w:eastAsia="zh-CN"/>
              </w:rPr>
            </w:rPrChange>
            <w14:textFill>
              <w14:solidFill>
                <w14:schemeClr w14:val="tx1"/>
              </w14:solidFill>
            </w14:textFill>
          </w:rPr>
          <w:t>3.</w:t>
        </w:r>
      </w:ins>
      <w:ins w:id="24768" w:author="冷雪凝" w:date="2019-05-14T19:24:35Z">
        <w:r>
          <w:rPr>
            <w:rFonts w:hint="eastAsia" w:ascii="仿宋" w:hAnsi="仿宋" w:eastAsia="仿宋"/>
            <w:color w:val="000000" w:themeColor="text1"/>
            <w:sz w:val="28"/>
            <w:szCs w:val="28"/>
            <w:rPrChange w:id="24769" w:author="梁元" w:date="2019-05-14T19:51:36Z">
              <w:rPr>
                <w:rFonts w:hint="eastAsia" w:ascii="仿宋" w:hAnsi="仿宋" w:eastAsia="仿宋"/>
                <w:sz w:val="28"/>
                <w:szCs w:val="28"/>
              </w:rPr>
            </w:rPrChange>
            <w14:textFill>
              <w14:solidFill>
                <w14:schemeClr w14:val="tx1"/>
              </w14:solidFill>
            </w14:textFill>
          </w:rPr>
          <w:t>解法对比及优缺点</w:t>
        </w:r>
      </w:ins>
    </w:p>
    <w:p>
      <w:pPr>
        <w:ind w:firstLine="480" w:firstLineChars="200"/>
        <w:rPr>
          <w:ins w:id="24771" w:author="冷雪凝" w:date="2019-05-14T19:24:35Z"/>
          <w:rFonts w:ascii="Arial" w:hAnsi="Arial" w:cs="Arial"/>
          <w:color w:val="000000" w:themeColor="text1"/>
          <w:sz w:val="23"/>
          <w:szCs w:val="23"/>
          <w:shd w:val="clear" w:color="auto" w:fill="FFFFFF"/>
          <w:rPrChange w:id="24772" w:author="梁元" w:date="2019-05-14T19:51:36Z">
            <w:rPr>
              <w:ins w:id="24773" w:author="冷雪凝" w:date="2019-05-14T19:24:35Z"/>
              <w:rFonts w:ascii="Arial" w:hAnsi="Arial" w:cs="Arial"/>
              <w:color w:val="222222"/>
              <w:sz w:val="23"/>
              <w:szCs w:val="23"/>
              <w:shd w:val="clear" w:color="auto" w:fill="FFFFFF"/>
            </w:rPr>
          </w:rPrChange>
          <w14:textFill>
            <w14:solidFill>
              <w14:schemeClr w14:val="tx1"/>
            </w14:solidFill>
          </w14:textFill>
        </w:rPr>
      </w:pPr>
      <w:ins w:id="24774" w:author="冷雪凝" w:date="2019-05-14T19:24:35Z">
        <w:r>
          <w:rPr>
            <w:rFonts w:hint="eastAsia"/>
            <w:color w:val="000000" w:themeColor="text1"/>
            <w:rPrChange w:id="24775" w:author="梁元" w:date="2019-05-14T19:51:36Z">
              <w:rPr>
                <w:rFonts w:hint="eastAsia"/>
              </w:rPr>
            </w:rPrChange>
            <w14:textFill>
              <w14:solidFill>
                <w14:schemeClr w14:val="tx1"/>
              </w14:solidFill>
            </w14:textFill>
          </w:rPr>
          <w:t>通常解法，前端常见的安全问题。通用级解法，说出了如何模拟攻击，如何防御攻击</w:t>
        </w:r>
      </w:ins>
    </w:p>
    <w:p>
      <w:pPr>
        <w:pStyle w:val="11"/>
        <w:shd w:val="clear" w:color="auto" w:fill="FFFFFF"/>
        <w:ind w:firstLine="460" w:firstLineChars="200"/>
        <w:rPr>
          <w:ins w:id="24777" w:author="冷雪凝" w:date="2019-05-14T19:24:35Z"/>
          <w:rFonts w:ascii="Arial" w:hAnsi="Arial" w:cs="Arial" w:eastAsiaTheme="minorEastAsia"/>
          <w:color w:val="000000" w:themeColor="text1"/>
          <w:kern w:val="2"/>
          <w:sz w:val="23"/>
          <w:szCs w:val="23"/>
          <w:shd w:val="clear" w:color="auto" w:fill="FFFFFF"/>
          <w:rPrChange w:id="24778" w:author="梁元" w:date="2019-05-14T19:51:36Z">
            <w:rPr>
              <w:ins w:id="24779" w:author="冷雪凝" w:date="2019-05-14T19:24:35Z"/>
              <w:rFonts w:ascii="Arial" w:hAnsi="Arial" w:cs="Arial" w:eastAsiaTheme="minorEastAsia"/>
              <w:color w:val="222222"/>
              <w:kern w:val="2"/>
              <w:sz w:val="23"/>
              <w:szCs w:val="23"/>
              <w:shd w:val="clear" w:color="auto" w:fill="FFFFFF"/>
            </w:rPr>
          </w:rPrChange>
          <w14:textFill>
            <w14:solidFill>
              <w14:schemeClr w14:val="tx1"/>
            </w14:solidFill>
          </w14:textFill>
        </w:rPr>
      </w:pPr>
      <w:ins w:id="24780" w:author="冷雪凝" w:date="2019-05-14T19:24:35Z">
        <w:r>
          <w:rPr>
            <w:rFonts w:ascii="Arial" w:hAnsi="Arial" w:cs="Arial" w:eastAsiaTheme="minorEastAsia"/>
            <w:color w:val="000000" w:themeColor="text1"/>
            <w:kern w:val="2"/>
            <w:sz w:val="23"/>
            <w:szCs w:val="23"/>
            <w:shd w:val="clear" w:color="auto" w:fill="FFFFFF"/>
            <w:rPrChange w:id="24781"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w:t>
        </w:r>
      </w:ins>
    </w:p>
    <w:p>
      <w:pPr>
        <w:pStyle w:val="3"/>
        <w:numPr>
          <w:ilvl w:val="0"/>
          <w:numId w:val="0"/>
        </w:numPr>
        <w:spacing w:line="240" w:lineRule="auto"/>
        <w:ind w:leftChars="0" w:firstLine="562" w:firstLineChars="200"/>
        <w:rPr>
          <w:ins w:id="24783" w:author="冷雪凝" w:date="2019-05-14T19:24:35Z"/>
          <w:rFonts w:ascii="仿宋" w:hAnsi="仿宋" w:eastAsia="仿宋"/>
          <w:color w:val="000000" w:themeColor="text1"/>
          <w:sz w:val="28"/>
          <w:szCs w:val="28"/>
          <w:rPrChange w:id="24784" w:author="梁元" w:date="2019-05-14T19:51:36Z">
            <w:rPr>
              <w:ins w:id="24785" w:author="冷雪凝" w:date="2019-05-14T19:24:35Z"/>
              <w:rFonts w:ascii="仿宋" w:hAnsi="仿宋" w:eastAsia="仿宋"/>
              <w:sz w:val="28"/>
              <w:szCs w:val="28"/>
            </w:rPr>
          </w:rPrChange>
          <w14:textFill>
            <w14:solidFill>
              <w14:schemeClr w14:val="tx1"/>
            </w14:solidFill>
          </w14:textFill>
        </w:rPr>
      </w:pPr>
      <w:ins w:id="24786" w:author="冷雪凝" w:date="2019-05-14T19:24:35Z">
        <w:r>
          <w:rPr>
            <w:rFonts w:hint="eastAsia" w:ascii="仿宋" w:hAnsi="仿宋" w:eastAsia="仿宋"/>
            <w:color w:val="000000" w:themeColor="text1"/>
            <w:sz w:val="28"/>
            <w:szCs w:val="28"/>
            <w:lang w:val="en-US" w:eastAsia="zh-CN"/>
            <w:rPrChange w:id="24787" w:author="梁元" w:date="2019-05-14T19:51:36Z">
              <w:rPr>
                <w:rFonts w:hint="eastAsia" w:ascii="仿宋" w:hAnsi="仿宋" w:eastAsia="仿宋"/>
                <w:sz w:val="28"/>
                <w:szCs w:val="28"/>
                <w:lang w:val="en-US" w:eastAsia="zh-CN"/>
              </w:rPr>
            </w:rPrChange>
            <w14:textFill>
              <w14:solidFill>
                <w14:schemeClr w14:val="tx1"/>
              </w14:solidFill>
            </w14:textFill>
          </w:rPr>
          <w:t>4.</w:t>
        </w:r>
      </w:ins>
      <w:ins w:id="24789" w:author="冷雪凝" w:date="2019-05-14T19:24:35Z">
        <w:r>
          <w:rPr>
            <w:rFonts w:hint="eastAsia" w:ascii="仿宋" w:hAnsi="仿宋" w:eastAsia="仿宋"/>
            <w:color w:val="000000" w:themeColor="text1"/>
            <w:sz w:val="28"/>
            <w:szCs w:val="28"/>
            <w:rPrChange w:id="24790" w:author="梁元" w:date="2019-05-14T19:51:36Z">
              <w:rPr>
                <w:rFonts w:hint="eastAsia" w:ascii="仿宋" w:hAnsi="仿宋" w:eastAsia="仿宋"/>
                <w:sz w:val="28"/>
                <w:szCs w:val="28"/>
              </w:rPr>
            </w:rPrChange>
            <w14:textFill>
              <w14:solidFill>
                <w14:schemeClr w14:val="tx1"/>
              </w14:solidFill>
            </w14:textFill>
          </w:rPr>
          <w:t>项目中体现经验的点</w:t>
        </w:r>
      </w:ins>
    </w:p>
    <w:p>
      <w:pPr>
        <w:ind w:firstLine="480" w:firstLineChars="200"/>
        <w:rPr>
          <w:ins w:id="24792" w:author="冷雪凝" w:date="2019-05-14T19:24:35Z"/>
          <w:color w:val="000000" w:themeColor="text1"/>
          <w:rPrChange w:id="24793" w:author="梁元" w:date="2019-05-14T19:51:36Z">
            <w:rPr>
              <w:ins w:id="24794" w:author="冷雪凝" w:date="2019-05-14T19:24:35Z"/>
            </w:rPr>
          </w:rPrChange>
          <w14:textFill>
            <w14:solidFill>
              <w14:schemeClr w14:val="tx1"/>
            </w14:solidFill>
          </w14:textFill>
        </w:rPr>
      </w:pPr>
      <w:ins w:id="24795" w:author="冷雪凝" w:date="2019-05-14T19:24:35Z">
        <w:r>
          <w:rPr>
            <w:rFonts w:hint="eastAsia"/>
            <w:color w:val="000000" w:themeColor="text1"/>
            <w:rPrChange w:id="24796" w:author="梁元" w:date="2019-05-14T19:51:36Z">
              <w:rPr>
                <w:rFonts w:hint="eastAsia"/>
              </w:rPr>
            </w:rPrChange>
            <w14:textFill>
              <w14:solidFill>
                <w14:schemeClr w14:val="tx1"/>
              </w14:solidFill>
            </w14:textFill>
          </w:rPr>
          <w:t>登录权限控制，富文本内容发布</w:t>
        </w:r>
      </w:ins>
    </w:p>
    <w:p>
      <w:pPr>
        <w:pStyle w:val="3"/>
        <w:numPr>
          <w:ilvl w:val="0"/>
          <w:numId w:val="0"/>
        </w:numPr>
        <w:spacing w:line="240" w:lineRule="auto"/>
        <w:ind w:leftChars="0" w:firstLine="562" w:firstLineChars="200"/>
        <w:rPr>
          <w:ins w:id="24798" w:author="冷雪凝" w:date="2019-05-14T19:24:35Z"/>
          <w:rFonts w:ascii="仿宋" w:hAnsi="仿宋" w:eastAsia="仿宋"/>
          <w:color w:val="000000" w:themeColor="text1"/>
          <w:sz w:val="28"/>
          <w:szCs w:val="28"/>
          <w:rPrChange w:id="24799" w:author="梁元" w:date="2019-05-14T19:51:36Z">
            <w:rPr>
              <w:ins w:id="24800" w:author="冷雪凝" w:date="2019-05-14T19:24:35Z"/>
              <w:rFonts w:ascii="仿宋" w:hAnsi="仿宋" w:eastAsia="仿宋"/>
              <w:sz w:val="28"/>
              <w:szCs w:val="28"/>
            </w:rPr>
          </w:rPrChange>
          <w14:textFill>
            <w14:solidFill>
              <w14:schemeClr w14:val="tx1"/>
            </w14:solidFill>
          </w14:textFill>
        </w:rPr>
      </w:pPr>
      <w:ins w:id="24801" w:author="冷雪凝" w:date="2019-05-14T19:24:35Z">
        <w:r>
          <w:rPr>
            <w:rFonts w:hint="eastAsia" w:ascii="仿宋" w:hAnsi="仿宋" w:eastAsia="仿宋"/>
            <w:color w:val="000000" w:themeColor="text1"/>
            <w:sz w:val="28"/>
            <w:szCs w:val="28"/>
            <w:lang w:val="en-US" w:eastAsia="zh-CN"/>
            <w:rPrChange w:id="24802" w:author="梁元" w:date="2019-05-14T19:51:36Z">
              <w:rPr>
                <w:rFonts w:hint="eastAsia" w:ascii="仿宋" w:hAnsi="仿宋" w:eastAsia="仿宋"/>
                <w:sz w:val="28"/>
                <w:szCs w:val="28"/>
                <w:lang w:val="en-US" w:eastAsia="zh-CN"/>
              </w:rPr>
            </w:rPrChange>
            <w14:textFill>
              <w14:solidFill>
                <w14:schemeClr w14:val="tx1"/>
              </w14:solidFill>
            </w14:textFill>
          </w:rPr>
          <w:t>5.</w:t>
        </w:r>
      </w:ins>
      <w:ins w:id="24804" w:author="冷雪凝" w:date="2019-05-14T19:24:35Z">
        <w:r>
          <w:rPr>
            <w:rFonts w:hint="eastAsia" w:ascii="仿宋" w:hAnsi="仿宋" w:eastAsia="仿宋"/>
            <w:color w:val="000000" w:themeColor="text1"/>
            <w:sz w:val="28"/>
            <w:szCs w:val="28"/>
            <w:rPrChange w:id="24805" w:author="梁元" w:date="2019-05-14T19:51:36Z">
              <w:rPr>
                <w:rFonts w:hint="eastAsia" w:ascii="仿宋" w:hAnsi="仿宋" w:eastAsia="仿宋"/>
                <w:sz w:val="28"/>
                <w:szCs w:val="28"/>
              </w:rPr>
            </w:rPrChange>
            <w14:textFill>
              <w14:solidFill>
                <w14:schemeClr w14:val="tx1"/>
              </w14:solidFill>
            </w14:textFill>
          </w:rPr>
          <w:t>论坛参考</w:t>
        </w:r>
      </w:ins>
    </w:p>
    <w:p>
      <w:pPr>
        <w:tabs>
          <w:tab w:val="left" w:pos="726"/>
        </w:tabs>
        <w:ind w:firstLine="480" w:firstLineChars="200"/>
        <w:rPr>
          <w:ins w:id="24807" w:author="冷雪凝" w:date="2019-05-14T19:24:35Z"/>
          <w:color w:val="000000" w:themeColor="text1"/>
          <w:rPrChange w:id="24808" w:author="梁元" w:date="2019-05-14T19:51:36Z">
            <w:rPr>
              <w:ins w:id="24809" w:author="冷雪凝" w:date="2019-05-14T19:24:35Z"/>
            </w:rPr>
          </w:rPrChange>
          <w14:textFill>
            <w14:solidFill>
              <w14:schemeClr w14:val="tx1"/>
            </w14:solidFill>
          </w14:textFill>
        </w:rPr>
      </w:pPr>
      <w:ins w:id="24810" w:author="冷雪凝" w:date="2019-05-14T19:24:35Z">
        <w:r>
          <w:rPr>
            <w:color w:val="000000" w:themeColor="text1"/>
            <w:rPrChange w:id="24811" w:author="梁元" w:date="2019-05-14T19:51:36Z">
              <w:rPr/>
            </w:rPrChange>
            <w14:textFill>
              <w14:solidFill>
                <w14:schemeClr w14:val="tx1"/>
              </w14:solidFill>
            </w14:textFill>
          </w:rPr>
          <w:tab/>
        </w:r>
      </w:ins>
    </w:p>
    <w:p>
      <w:pPr>
        <w:pStyle w:val="2"/>
        <w:numPr>
          <w:ilvl w:val="0"/>
          <w:numId w:val="1"/>
        </w:numPr>
        <w:rPr>
          <w:ins w:id="24813" w:author="冷雪凝" w:date="2019-05-14T19:24:35Z"/>
          <w:rFonts w:ascii="仿宋" w:hAnsi="仿宋" w:eastAsia="仿宋"/>
          <w:color w:val="000000" w:themeColor="text1"/>
          <w:sz w:val="28"/>
          <w:szCs w:val="28"/>
          <w:rPrChange w:id="24814" w:author="梁元" w:date="2019-05-14T19:51:36Z">
            <w:rPr>
              <w:ins w:id="24815" w:author="冷雪凝" w:date="2019-05-14T19:24:35Z"/>
              <w:rFonts w:ascii="仿宋" w:hAnsi="仿宋" w:eastAsia="仿宋"/>
              <w:sz w:val="28"/>
              <w:szCs w:val="28"/>
            </w:rPr>
          </w:rPrChange>
          <w14:textFill>
            <w14:solidFill>
              <w14:schemeClr w14:val="tx1"/>
            </w14:solidFill>
          </w14:textFill>
        </w:rPr>
      </w:pPr>
      <w:ins w:id="24816" w:author="冷雪凝" w:date="2019-05-14T19:28:06Z">
        <w:bookmarkStart w:id="912" w:name="_Toc10562_WPSOffice_Level1"/>
        <w:r>
          <w:rPr>
            <w:rFonts w:hint="eastAsia" w:ascii="仿宋" w:hAnsi="仿宋" w:eastAsia="仿宋"/>
            <w:color w:val="000000" w:themeColor="text1"/>
            <w:sz w:val="28"/>
            <w:szCs w:val="28"/>
            <w:lang w:val="en-US" w:eastAsia="zh-CN"/>
            <w:rPrChange w:id="24817" w:author="梁元" w:date="2019-05-14T19:51:36Z">
              <w:rPr>
                <w:rFonts w:hint="eastAsia" w:ascii="仿宋" w:hAnsi="仿宋" w:eastAsia="仿宋"/>
                <w:sz w:val="28"/>
                <w:szCs w:val="28"/>
                <w:lang w:val="en-US" w:eastAsia="zh-CN"/>
              </w:rPr>
            </w:rPrChange>
            <w14:textFill>
              <w14:solidFill>
                <w14:schemeClr w14:val="tx1"/>
              </w14:solidFill>
            </w14:textFill>
          </w:rPr>
          <w:t>解释</w:t>
        </w:r>
      </w:ins>
      <w:ins w:id="24819" w:author="冷雪凝" w:date="2019-05-14T19:28:07Z">
        <w:r>
          <w:rPr>
            <w:rFonts w:hint="eastAsia" w:ascii="仿宋" w:hAnsi="仿宋" w:eastAsia="仿宋"/>
            <w:color w:val="000000" w:themeColor="text1"/>
            <w:sz w:val="28"/>
            <w:szCs w:val="28"/>
            <w:lang w:val="en-US" w:eastAsia="zh-CN"/>
            <w:rPrChange w:id="24820" w:author="梁元" w:date="2019-05-14T19:51:36Z">
              <w:rPr>
                <w:rFonts w:hint="eastAsia" w:ascii="仿宋" w:hAnsi="仿宋" w:eastAsia="仿宋"/>
                <w:sz w:val="28"/>
                <w:szCs w:val="28"/>
                <w:lang w:val="en-US" w:eastAsia="zh-CN"/>
              </w:rPr>
            </w:rPrChange>
            <w14:textFill>
              <w14:solidFill>
                <w14:schemeClr w14:val="tx1"/>
              </w14:solidFill>
            </w14:textFill>
          </w:rPr>
          <w:t>一下</w:t>
        </w:r>
      </w:ins>
      <w:ins w:id="24822" w:author="冷雪凝" w:date="2019-05-14T19:28:14Z">
        <w:r>
          <w:rPr>
            <w:rFonts w:hint="eastAsia" w:ascii="仿宋" w:hAnsi="仿宋" w:eastAsia="仿宋"/>
            <w:color w:val="000000" w:themeColor="text1"/>
            <w:sz w:val="28"/>
            <w:szCs w:val="28"/>
            <w:lang w:val="en-US" w:eastAsia="zh-CN"/>
            <w:rPrChange w:id="24823" w:author="梁元" w:date="2019-05-14T19:51:36Z">
              <w:rPr>
                <w:rFonts w:hint="eastAsia" w:ascii="仿宋" w:hAnsi="仿宋" w:eastAsia="仿宋"/>
                <w:sz w:val="28"/>
                <w:szCs w:val="28"/>
                <w:lang w:val="en-US" w:eastAsia="zh-CN"/>
              </w:rPr>
            </w:rPrChange>
            <w14:textFill>
              <w14:solidFill>
                <w14:schemeClr w14:val="tx1"/>
              </w14:solidFill>
            </w14:textFill>
          </w:rPr>
          <w:tab/>
        </w:r>
      </w:ins>
      <w:ins w:id="24825" w:author="冷雪凝" w:date="2019-05-14T19:28:17Z">
        <w:r>
          <w:rPr>
            <w:rFonts w:hint="eastAsia" w:ascii="仿宋" w:hAnsi="仿宋" w:eastAsia="仿宋"/>
            <w:color w:val="000000" w:themeColor="text1"/>
            <w:sz w:val="28"/>
            <w:szCs w:val="28"/>
            <w:lang w:val="en-US" w:eastAsia="zh-CN"/>
            <w:rPrChange w:id="24826" w:author="梁元" w:date="2019-05-14T19:51:36Z">
              <w:rPr>
                <w:rFonts w:hint="eastAsia" w:ascii="仿宋" w:hAnsi="仿宋" w:eastAsia="仿宋"/>
                <w:sz w:val="28"/>
                <w:szCs w:val="28"/>
                <w:lang w:val="en-US" w:eastAsia="zh-CN"/>
              </w:rPr>
            </w:rPrChange>
            <w14:textFill>
              <w14:solidFill>
                <w14:schemeClr w14:val="tx1"/>
              </w14:solidFill>
            </w14:textFill>
          </w:rPr>
          <w:t>XS</w:t>
        </w:r>
      </w:ins>
      <w:ins w:id="24828" w:author="冷雪凝" w:date="2019-05-14T19:28:18Z">
        <w:r>
          <w:rPr>
            <w:rFonts w:hint="eastAsia" w:ascii="仿宋" w:hAnsi="仿宋" w:eastAsia="仿宋"/>
            <w:color w:val="000000" w:themeColor="text1"/>
            <w:sz w:val="28"/>
            <w:szCs w:val="28"/>
            <w:lang w:val="en-US" w:eastAsia="zh-CN"/>
            <w:rPrChange w:id="24829" w:author="梁元" w:date="2019-05-14T19:51:36Z">
              <w:rPr>
                <w:rFonts w:hint="eastAsia" w:ascii="仿宋" w:hAnsi="仿宋" w:eastAsia="仿宋"/>
                <w:sz w:val="28"/>
                <w:szCs w:val="28"/>
                <w:lang w:val="en-US" w:eastAsia="zh-CN"/>
              </w:rPr>
            </w:rPrChange>
            <w14:textFill>
              <w14:solidFill>
                <w14:schemeClr w14:val="tx1"/>
              </w14:solidFill>
            </w14:textFill>
          </w:rPr>
          <w:t>S</w:t>
        </w:r>
      </w:ins>
      <w:ins w:id="24831" w:author="冷雪凝" w:date="2019-05-14T19:27:54Z">
        <w:r>
          <w:rPr>
            <w:rFonts w:hint="eastAsia" w:ascii="仿宋" w:hAnsi="仿宋" w:eastAsia="仿宋"/>
            <w:color w:val="000000" w:themeColor="text1"/>
            <w:sz w:val="28"/>
            <w:szCs w:val="28"/>
            <w:lang w:val="en-US" w:eastAsia="zh-CN"/>
            <w:rPrChange w:id="24832" w:author="梁元" w:date="2019-05-14T19:51:36Z">
              <w:rPr>
                <w:rFonts w:hint="eastAsia" w:ascii="仿宋" w:hAnsi="仿宋" w:eastAsia="仿宋"/>
                <w:sz w:val="28"/>
                <w:szCs w:val="28"/>
                <w:lang w:val="en-US" w:eastAsia="zh-CN"/>
              </w:rPr>
            </w:rPrChange>
            <w14:textFill>
              <w14:solidFill>
                <w14:schemeClr w14:val="tx1"/>
              </w14:solidFill>
            </w14:textFill>
          </w:rPr>
          <w:t>与</w:t>
        </w:r>
      </w:ins>
      <w:ins w:id="24834" w:author="冷雪凝" w:date="2019-05-14T19:28:22Z">
        <w:r>
          <w:rPr>
            <w:rFonts w:hint="eastAsia" w:ascii="仿宋" w:hAnsi="仿宋" w:eastAsia="仿宋"/>
            <w:color w:val="000000" w:themeColor="text1"/>
            <w:sz w:val="28"/>
            <w:szCs w:val="28"/>
            <w:lang w:val="en-US" w:eastAsia="zh-CN"/>
            <w:rPrChange w:id="24835" w:author="梁元" w:date="2019-05-14T19:51:36Z">
              <w:rPr>
                <w:rFonts w:hint="eastAsia" w:ascii="仿宋" w:hAnsi="仿宋" w:eastAsia="仿宋"/>
                <w:sz w:val="28"/>
                <w:szCs w:val="28"/>
                <w:lang w:val="en-US" w:eastAsia="zh-CN"/>
              </w:rPr>
            </w:rPrChange>
            <w14:textFill>
              <w14:solidFill>
                <w14:schemeClr w14:val="tx1"/>
              </w14:solidFill>
            </w14:textFill>
          </w:rPr>
          <w:t>CS</w:t>
        </w:r>
      </w:ins>
      <w:ins w:id="24837" w:author="冷雪凝" w:date="2019-05-14T19:28:23Z">
        <w:r>
          <w:rPr>
            <w:rFonts w:hint="eastAsia" w:ascii="仿宋" w:hAnsi="仿宋" w:eastAsia="仿宋"/>
            <w:color w:val="000000" w:themeColor="text1"/>
            <w:sz w:val="28"/>
            <w:szCs w:val="28"/>
            <w:lang w:val="en-US" w:eastAsia="zh-CN"/>
            <w:rPrChange w:id="24838" w:author="梁元" w:date="2019-05-14T19:51:36Z">
              <w:rPr>
                <w:rFonts w:hint="eastAsia" w:ascii="仿宋" w:hAnsi="仿宋" w:eastAsia="仿宋"/>
                <w:sz w:val="28"/>
                <w:szCs w:val="28"/>
                <w:lang w:val="en-US" w:eastAsia="zh-CN"/>
              </w:rPr>
            </w:rPrChange>
            <w14:textFill>
              <w14:solidFill>
                <w14:schemeClr w14:val="tx1"/>
              </w14:solidFill>
            </w14:textFill>
          </w:rPr>
          <w:t>RF</w:t>
        </w:r>
      </w:ins>
      <w:ins w:id="24840" w:author="冷雪凝" w:date="2019-05-14T19:28:01Z">
        <w:r>
          <w:rPr>
            <w:rFonts w:hint="eastAsia" w:ascii="仿宋" w:hAnsi="仿宋" w:eastAsia="仿宋"/>
            <w:color w:val="000000" w:themeColor="text1"/>
            <w:sz w:val="28"/>
            <w:szCs w:val="28"/>
            <w:lang w:val="en-US" w:eastAsia="zh-CN"/>
            <w:rPrChange w:id="24841" w:author="梁元" w:date="2019-05-14T19:51:36Z">
              <w:rPr>
                <w:rFonts w:hint="eastAsia" w:ascii="仿宋" w:hAnsi="仿宋" w:eastAsia="仿宋"/>
                <w:sz w:val="28"/>
                <w:szCs w:val="28"/>
                <w:lang w:val="en-US" w:eastAsia="zh-CN"/>
              </w:rPr>
            </w:rPrChange>
            <w14:textFill>
              <w14:solidFill>
                <w14:schemeClr w14:val="tx1"/>
              </w14:solidFill>
            </w14:textFill>
          </w:rPr>
          <w:t>区别</w:t>
        </w:r>
      </w:ins>
      <w:ins w:id="24843" w:author="冷雪凝" w:date="2019-05-14T19:24:35Z">
        <w:r>
          <w:rPr>
            <w:rFonts w:hint="eastAsia" w:ascii="仿宋" w:hAnsi="仿宋" w:eastAsia="仿宋"/>
            <w:color w:val="000000" w:themeColor="text1"/>
            <w:sz w:val="28"/>
            <w:szCs w:val="28"/>
            <w:lang w:eastAsia="zh-CN"/>
            <w:rPrChange w:id="24844" w:author="梁元" w:date="2019-05-14T19:51:36Z">
              <w:rPr>
                <w:rFonts w:hint="eastAsia" w:ascii="仿宋" w:hAnsi="仿宋" w:eastAsia="仿宋"/>
                <w:sz w:val="28"/>
                <w:szCs w:val="28"/>
                <w:lang w:eastAsia="zh-CN"/>
              </w:rPr>
            </w:rPrChange>
            <w14:textFill>
              <w14:solidFill>
                <w14:schemeClr w14:val="tx1"/>
              </w14:solidFill>
            </w14:textFill>
          </w:rPr>
          <w:t>？</w:t>
        </w:r>
        <w:bookmarkEnd w:id="912"/>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4846" w:author="冷雪凝" w:date="2019-05-14T19:24:35Z"/>
        </w:trPr>
        <w:tc>
          <w:tcPr>
            <w:tcW w:w="1523" w:type="dxa"/>
          </w:tcPr>
          <w:p>
            <w:pPr>
              <w:jc w:val="center"/>
              <w:rPr>
                <w:ins w:id="24847" w:author="冷雪凝" w:date="2019-05-14T19:24:35Z"/>
                <w:rFonts w:ascii="仿宋" w:hAnsi="仿宋" w:eastAsia="仿宋"/>
                <w:color w:val="000000" w:themeColor="text1"/>
                <w:rPrChange w:id="24848" w:author="梁元" w:date="2019-05-14T19:51:36Z">
                  <w:rPr>
                    <w:ins w:id="24849" w:author="冷雪凝" w:date="2019-05-14T19:24:35Z"/>
                    <w:rFonts w:ascii="仿宋" w:hAnsi="仿宋" w:eastAsia="仿宋"/>
                  </w:rPr>
                </w:rPrChange>
                <w14:textFill>
                  <w14:solidFill>
                    <w14:schemeClr w14:val="tx1"/>
                  </w14:solidFill>
                </w14:textFill>
              </w:rPr>
            </w:pPr>
            <w:ins w:id="24850" w:author="冷雪凝" w:date="2019-05-14T19:24:35Z">
              <w:r>
                <w:rPr>
                  <w:rFonts w:hint="eastAsia" w:ascii="仿宋" w:hAnsi="仿宋" w:eastAsia="仿宋"/>
                  <w:color w:val="000000" w:themeColor="text1"/>
                  <w:rPrChange w:id="24851"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24853" w:author="冷雪凝" w:date="2019-05-14T19:24:35Z"/>
                <w:rFonts w:ascii="仿宋" w:hAnsi="仿宋" w:eastAsia="仿宋"/>
                <w:color w:val="000000" w:themeColor="text1"/>
                <w:rPrChange w:id="24854" w:author="梁元" w:date="2019-05-14T19:51:36Z">
                  <w:rPr>
                    <w:ins w:id="24855" w:author="冷雪凝" w:date="2019-05-14T19:24:35Z"/>
                    <w:rFonts w:ascii="仿宋" w:hAnsi="仿宋" w:eastAsia="仿宋"/>
                  </w:rPr>
                </w:rPrChange>
                <w14:textFill>
                  <w14:solidFill>
                    <w14:schemeClr w14:val="tx1"/>
                  </w14:solidFill>
                </w14:textFill>
              </w:rPr>
            </w:pPr>
            <w:ins w:id="24856" w:author="冷雪凝" w:date="2019-05-14T19:24:35Z">
              <w:r>
                <w:rPr>
                  <w:rFonts w:hint="eastAsia" w:ascii="仿宋" w:hAnsi="仿宋" w:eastAsia="仿宋"/>
                  <w:color w:val="000000" w:themeColor="text1"/>
                  <w:rPrChange w:id="24857"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24859" w:author="冷雪凝" w:date="2019-05-14T19:24:35Z"/>
                <w:rFonts w:ascii="仿宋" w:hAnsi="仿宋" w:eastAsia="仿宋"/>
                <w:color w:val="000000" w:themeColor="text1"/>
                <w:rPrChange w:id="24860" w:author="梁元" w:date="2019-05-14T19:51:36Z">
                  <w:rPr>
                    <w:ins w:id="24861" w:author="冷雪凝" w:date="2019-05-14T19:24:35Z"/>
                    <w:rFonts w:ascii="仿宋" w:hAnsi="仿宋" w:eastAsia="仿宋"/>
                  </w:rPr>
                </w:rPrChange>
                <w14:textFill>
                  <w14:solidFill>
                    <w14:schemeClr w14:val="tx1"/>
                  </w14:solidFill>
                </w14:textFill>
              </w:rPr>
            </w:pPr>
            <w:ins w:id="24862" w:author="冷雪凝" w:date="2019-05-14T19:24:35Z">
              <w:r>
                <w:rPr>
                  <w:rFonts w:hint="eastAsia" w:ascii="仿宋" w:hAnsi="仿宋" w:eastAsia="仿宋"/>
                  <w:color w:val="000000" w:themeColor="text1"/>
                  <w:rPrChange w:id="24863"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24865" w:author="冷雪凝" w:date="2019-05-14T19:24:35Z"/>
                <w:rFonts w:ascii="仿宋" w:hAnsi="仿宋" w:eastAsia="仿宋"/>
                <w:color w:val="000000" w:themeColor="text1"/>
                <w:rPrChange w:id="24866" w:author="梁元" w:date="2019-05-14T19:51:36Z">
                  <w:rPr>
                    <w:ins w:id="24867" w:author="冷雪凝" w:date="2019-05-14T19:24:35Z"/>
                    <w:rFonts w:ascii="仿宋" w:hAnsi="仿宋" w:eastAsia="仿宋"/>
                  </w:rPr>
                </w:rPrChange>
                <w14:textFill>
                  <w14:solidFill>
                    <w14:schemeClr w14:val="tx1"/>
                  </w14:solidFill>
                </w14:textFill>
              </w:rPr>
            </w:pPr>
            <w:ins w:id="24868" w:author="冷雪凝" w:date="2019-05-14T19:24:35Z">
              <w:r>
                <w:rPr>
                  <w:rFonts w:hint="eastAsia" w:ascii="仿宋" w:hAnsi="仿宋" w:eastAsia="仿宋"/>
                  <w:color w:val="000000" w:themeColor="text1"/>
                  <w:rPrChange w:id="24869"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24871" w:author="冷雪凝" w:date="2019-05-14T19:24:35Z"/>
                <w:rFonts w:ascii="仿宋" w:hAnsi="仿宋" w:eastAsia="仿宋"/>
                <w:color w:val="000000" w:themeColor="text1"/>
                <w:rPrChange w:id="24872" w:author="梁元" w:date="2019-05-14T19:51:36Z">
                  <w:rPr>
                    <w:ins w:id="24873" w:author="冷雪凝" w:date="2019-05-14T19:24:35Z"/>
                    <w:rFonts w:ascii="仿宋" w:hAnsi="仿宋" w:eastAsia="仿宋"/>
                  </w:rPr>
                </w:rPrChange>
                <w14:textFill>
                  <w14:solidFill>
                    <w14:schemeClr w14:val="tx1"/>
                  </w14:solidFill>
                </w14:textFill>
              </w:rPr>
            </w:pPr>
            <w:ins w:id="24874" w:author="冷雪凝" w:date="2019-05-14T19:24:35Z">
              <w:r>
                <w:rPr>
                  <w:rFonts w:hint="eastAsia" w:ascii="仿宋" w:hAnsi="仿宋" w:eastAsia="仿宋"/>
                  <w:color w:val="000000" w:themeColor="text1"/>
                  <w:rPrChange w:id="24875"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4877" w:author="冷雪凝" w:date="2019-05-14T19:24:35Z"/>
        </w:trPr>
        <w:tc>
          <w:tcPr>
            <w:tcW w:w="1523" w:type="dxa"/>
          </w:tcPr>
          <w:p>
            <w:pPr>
              <w:jc w:val="center"/>
              <w:rPr>
                <w:ins w:id="24878" w:author="冷雪凝" w:date="2019-05-14T19:24:35Z"/>
                <w:rFonts w:ascii="仿宋" w:hAnsi="仿宋" w:eastAsia="仿宋"/>
                <w:color w:val="000000" w:themeColor="text1"/>
                <w:rPrChange w:id="24879" w:author="梁元" w:date="2019-05-14T19:51:36Z">
                  <w:rPr>
                    <w:ins w:id="24880" w:author="冷雪凝" w:date="2019-05-14T19:24:35Z"/>
                    <w:rFonts w:ascii="仿宋" w:hAnsi="仿宋" w:eastAsia="仿宋"/>
                  </w:rPr>
                </w:rPrChange>
                <w14:textFill>
                  <w14:solidFill>
                    <w14:schemeClr w14:val="tx1"/>
                  </w14:solidFill>
                </w14:textFill>
              </w:rPr>
            </w:pPr>
            <w:ins w:id="24881" w:author="冷雪凝" w:date="2019-05-14T19:24:35Z">
              <w:r>
                <w:rPr>
                  <w:rFonts w:ascii="仿宋" w:hAnsi="仿宋" w:eastAsia="仿宋"/>
                  <w:color w:val="000000" w:themeColor="text1"/>
                  <w:rPrChange w:id="24882" w:author="梁元" w:date="2019-05-14T19:51:36Z">
                    <w:rPr>
                      <w:rFonts w:ascii="仿宋" w:hAnsi="仿宋" w:eastAsia="仿宋"/>
                    </w:rPr>
                  </w:rPrChange>
                  <w14:textFill>
                    <w14:solidFill>
                      <w14:schemeClr w14:val="tx1"/>
                    </w14:solidFill>
                  </w14:textFill>
                </w:rPr>
                <w:t>50</w:t>
              </w:r>
            </w:ins>
            <w:ins w:id="24884" w:author="冷雪凝" w:date="2019-05-14T19:24:35Z">
              <w:r>
                <w:rPr>
                  <w:rFonts w:hint="eastAsia" w:ascii="仿宋" w:hAnsi="仿宋" w:eastAsia="仿宋"/>
                  <w:color w:val="000000" w:themeColor="text1"/>
                  <w:rPrChange w:id="24885" w:author="梁元" w:date="2019-05-14T19:51:36Z">
                    <w:rPr>
                      <w:rFonts w:hint="eastAsia" w:ascii="仿宋" w:hAnsi="仿宋" w:eastAsia="仿宋"/>
                    </w:rPr>
                  </w:rPrChange>
                  <w14:textFill>
                    <w14:solidFill>
                      <w14:schemeClr w14:val="tx1"/>
                    </w14:solidFill>
                  </w14:textFill>
                </w:rPr>
                <w:t>%</w:t>
              </w:r>
            </w:ins>
          </w:p>
        </w:tc>
        <w:tc>
          <w:tcPr>
            <w:tcW w:w="1559" w:type="dxa"/>
          </w:tcPr>
          <w:p>
            <w:pPr>
              <w:jc w:val="center"/>
              <w:rPr>
                <w:ins w:id="24887" w:author="冷雪凝" w:date="2019-05-14T19:24:35Z"/>
                <w:rFonts w:ascii="仿宋" w:hAnsi="仿宋" w:eastAsia="仿宋"/>
                <w:color w:val="000000" w:themeColor="text1"/>
                <w:rPrChange w:id="24888" w:author="梁元" w:date="2019-05-14T19:51:36Z">
                  <w:rPr>
                    <w:ins w:id="24889" w:author="冷雪凝" w:date="2019-05-14T19:24:35Z"/>
                    <w:rFonts w:ascii="仿宋" w:hAnsi="仿宋" w:eastAsia="仿宋"/>
                  </w:rPr>
                </w:rPrChange>
                <w14:textFill>
                  <w14:solidFill>
                    <w14:schemeClr w14:val="tx1"/>
                  </w14:solidFill>
                </w14:textFill>
              </w:rPr>
            </w:pPr>
            <w:ins w:id="24890" w:author="冷雪凝" w:date="2019-05-14T19:24:35Z">
              <w:r>
                <w:rPr>
                  <w:rFonts w:hint="eastAsia" w:ascii="仿宋" w:hAnsi="仿宋" w:eastAsia="仿宋"/>
                  <w:color w:val="000000" w:themeColor="text1"/>
                  <w:rPrChange w:id="24891" w:author="梁元" w:date="2019-05-14T19:51:36Z">
                    <w:rPr>
                      <w:rFonts w:hint="eastAsia" w:ascii="仿宋" w:hAnsi="仿宋" w:eastAsia="仿宋"/>
                    </w:rPr>
                  </w:rPrChange>
                  <w14:textFill>
                    <w14:solidFill>
                      <w14:schemeClr w14:val="tx1"/>
                    </w14:solidFill>
                  </w14:textFill>
                </w:rPr>
                <w:t>3星</w:t>
              </w:r>
            </w:ins>
          </w:p>
        </w:tc>
        <w:tc>
          <w:tcPr>
            <w:tcW w:w="1418" w:type="dxa"/>
          </w:tcPr>
          <w:p>
            <w:pPr>
              <w:jc w:val="center"/>
              <w:rPr>
                <w:ins w:id="24893" w:author="冷雪凝" w:date="2019-05-14T19:24:35Z"/>
                <w:rFonts w:ascii="仿宋" w:hAnsi="仿宋" w:eastAsia="仿宋"/>
                <w:color w:val="000000" w:themeColor="text1"/>
                <w:rPrChange w:id="24894" w:author="梁元" w:date="2019-05-14T19:51:36Z">
                  <w:rPr>
                    <w:ins w:id="24895" w:author="冷雪凝" w:date="2019-05-14T19:24:35Z"/>
                    <w:rFonts w:ascii="仿宋" w:hAnsi="仿宋" w:eastAsia="仿宋"/>
                  </w:rPr>
                </w:rPrChange>
                <w14:textFill>
                  <w14:solidFill>
                    <w14:schemeClr w14:val="tx1"/>
                  </w14:solidFill>
                </w14:textFill>
              </w:rPr>
            </w:pPr>
            <w:ins w:id="24896" w:author="冷雪凝" w:date="2019-05-14T19:24:35Z">
              <w:r>
                <w:rPr>
                  <w:rFonts w:hint="eastAsia" w:ascii="仿宋" w:hAnsi="仿宋" w:eastAsia="仿宋"/>
                  <w:color w:val="000000" w:themeColor="text1"/>
                  <w:rPrChange w:id="24897" w:author="梁元" w:date="2019-05-14T19:51:36Z">
                    <w:rPr>
                      <w:rFonts w:hint="eastAsia" w:ascii="仿宋" w:hAnsi="仿宋" w:eastAsia="仿宋"/>
                    </w:rPr>
                  </w:rPrChange>
                  <w14:textFill>
                    <w14:solidFill>
                      <w14:schemeClr w14:val="tx1"/>
                    </w14:solidFill>
                  </w14:textFill>
                </w:rPr>
                <w:t>小程序</w:t>
              </w:r>
            </w:ins>
          </w:p>
        </w:tc>
        <w:tc>
          <w:tcPr>
            <w:tcW w:w="1417" w:type="dxa"/>
          </w:tcPr>
          <w:p>
            <w:pPr>
              <w:jc w:val="center"/>
              <w:rPr>
                <w:ins w:id="24899" w:author="冷雪凝" w:date="2019-05-14T19:24:35Z"/>
                <w:rFonts w:ascii="仿宋" w:hAnsi="仿宋" w:eastAsia="仿宋"/>
                <w:color w:val="000000" w:themeColor="text1"/>
                <w:rPrChange w:id="24900" w:author="梁元" w:date="2019-05-14T19:51:36Z">
                  <w:rPr>
                    <w:ins w:id="24901" w:author="冷雪凝" w:date="2019-05-14T19:24:35Z"/>
                    <w:rFonts w:ascii="仿宋" w:hAnsi="仿宋" w:eastAsia="仿宋"/>
                  </w:rPr>
                </w:rPrChange>
                <w14:textFill>
                  <w14:solidFill>
                    <w14:schemeClr w14:val="tx1"/>
                  </w14:solidFill>
                </w14:textFill>
              </w:rPr>
            </w:pPr>
            <w:ins w:id="24902" w:author="冷雪凝" w:date="2019-05-14T19:24:35Z">
              <w:r>
                <w:rPr>
                  <w:rFonts w:hint="eastAsia" w:ascii="仿宋" w:hAnsi="仿宋" w:eastAsia="仿宋"/>
                  <w:color w:val="000000" w:themeColor="text1"/>
                  <w:rPrChange w:id="24903" w:author="梁元" w:date="2019-05-14T19:51:36Z">
                    <w:rPr>
                      <w:rFonts w:hint="eastAsia" w:ascii="仿宋" w:hAnsi="仿宋" w:eastAsia="仿宋"/>
                    </w:rPr>
                  </w:rPrChange>
                  <w14:textFill>
                    <w14:solidFill>
                      <w14:schemeClr w14:val="tx1"/>
                    </w14:solidFill>
                  </w14:textFill>
                </w:rPr>
                <w:t>功能抽象</w:t>
              </w:r>
            </w:ins>
          </w:p>
        </w:tc>
        <w:tc>
          <w:tcPr>
            <w:tcW w:w="1465" w:type="dxa"/>
          </w:tcPr>
          <w:p>
            <w:pPr>
              <w:jc w:val="center"/>
              <w:rPr>
                <w:ins w:id="24905" w:author="冷雪凝" w:date="2019-05-14T19:24:35Z"/>
                <w:rFonts w:ascii="仿宋" w:hAnsi="仿宋" w:eastAsia="仿宋"/>
                <w:color w:val="000000" w:themeColor="text1"/>
                <w:rPrChange w:id="24906" w:author="梁元" w:date="2019-05-14T19:51:36Z">
                  <w:rPr>
                    <w:ins w:id="24907" w:author="冷雪凝" w:date="2019-05-14T19:24:35Z"/>
                    <w:rFonts w:ascii="仿宋" w:hAnsi="仿宋" w:eastAsia="仿宋"/>
                  </w:rPr>
                </w:rPrChange>
                <w14:textFill>
                  <w14:solidFill>
                    <w14:schemeClr w14:val="tx1"/>
                  </w14:solidFill>
                </w14:textFill>
              </w:rPr>
            </w:pPr>
            <w:ins w:id="24908" w:author="冷雪凝" w:date="2019-05-14T19:24:35Z">
              <w:r>
                <w:rPr>
                  <w:rFonts w:hint="eastAsia" w:ascii="仿宋" w:hAnsi="仿宋" w:eastAsia="仿宋"/>
                  <w:color w:val="000000" w:themeColor="text1"/>
                  <w:rPrChange w:id="24909" w:author="梁元" w:date="2019-05-14T19:51:36Z">
                    <w:rPr>
                      <w:rFonts w:hint="eastAsia" w:ascii="仿宋" w:hAnsi="仿宋" w:eastAsia="仿宋"/>
                    </w:rPr>
                  </w:rPrChange>
                  <w14:textFill>
                    <w14:solidFill>
                      <w14:schemeClr w14:val="tx1"/>
                    </w14:solidFill>
                  </w14:textFill>
                </w:rPr>
                <w:t>组件</w:t>
              </w:r>
            </w:ins>
          </w:p>
          <w:p>
            <w:pPr>
              <w:jc w:val="center"/>
              <w:rPr>
                <w:ins w:id="24911" w:author="冷雪凝" w:date="2019-05-14T19:24:35Z"/>
                <w:rFonts w:ascii="仿宋" w:hAnsi="仿宋" w:eastAsia="仿宋"/>
                <w:color w:val="000000" w:themeColor="text1"/>
                <w:rPrChange w:id="24912" w:author="梁元" w:date="2019-05-14T19:51:36Z">
                  <w:rPr>
                    <w:ins w:id="24913" w:author="冷雪凝" w:date="2019-05-14T19:24:35Z"/>
                    <w:rFonts w:ascii="仿宋" w:hAnsi="仿宋" w:eastAsia="仿宋"/>
                  </w:rPr>
                </w:rPrChange>
                <w14:textFill>
                  <w14:solidFill>
                    <w14:schemeClr w14:val="tx1"/>
                  </w14:solidFill>
                </w14:textFill>
              </w:rPr>
            </w:pPr>
          </w:p>
        </w:tc>
      </w:tr>
    </w:tbl>
    <w:p>
      <w:pPr>
        <w:pStyle w:val="3"/>
        <w:numPr>
          <w:ilvl w:val="0"/>
          <w:numId w:val="45"/>
        </w:numPr>
        <w:spacing w:line="240" w:lineRule="auto"/>
        <w:ind w:firstLine="562" w:firstLineChars="200"/>
        <w:rPr>
          <w:ins w:id="24914" w:author="冷雪凝" w:date="2019-05-14T19:24:35Z"/>
          <w:rFonts w:ascii="仿宋" w:hAnsi="仿宋" w:eastAsia="仿宋"/>
          <w:color w:val="000000" w:themeColor="text1"/>
          <w:sz w:val="28"/>
          <w:szCs w:val="28"/>
          <w:rPrChange w:id="24915" w:author="梁元" w:date="2019-05-14T19:51:36Z">
            <w:rPr>
              <w:ins w:id="24916" w:author="冷雪凝" w:date="2019-05-14T19:24:35Z"/>
              <w:rFonts w:ascii="仿宋" w:hAnsi="仿宋" w:eastAsia="仿宋"/>
              <w:sz w:val="28"/>
              <w:szCs w:val="28"/>
            </w:rPr>
          </w:rPrChange>
          <w14:textFill>
            <w14:solidFill>
              <w14:schemeClr w14:val="tx1"/>
            </w14:solidFill>
          </w14:textFill>
        </w:rPr>
      </w:pPr>
      <w:ins w:id="24917" w:author="冷雪凝" w:date="2019-05-14T19:24:35Z">
        <w:bookmarkStart w:id="913" w:name="_Toc19315_WPSOffice_Level2"/>
        <w:r>
          <w:rPr>
            <w:rFonts w:hint="eastAsia" w:ascii="仿宋" w:hAnsi="仿宋" w:eastAsia="仿宋"/>
            <w:color w:val="000000" w:themeColor="text1"/>
            <w:sz w:val="28"/>
            <w:szCs w:val="28"/>
            <w:rPrChange w:id="24918" w:author="梁元" w:date="2019-05-14T19:51:36Z">
              <w:rPr>
                <w:rFonts w:hint="eastAsia" w:ascii="仿宋" w:hAnsi="仿宋" w:eastAsia="仿宋"/>
                <w:sz w:val="28"/>
                <w:szCs w:val="28"/>
              </w:rPr>
            </w:rPrChange>
            <w14:textFill>
              <w14:solidFill>
                <w14:schemeClr w14:val="tx1"/>
              </w14:solidFill>
            </w14:textFill>
          </w:rPr>
          <w:t>通常解法</w:t>
        </w:r>
        <w:bookmarkEnd w:id="913"/>
      </w:ins>
    </w:p>
    <w:p>
      <w:pPr>
        <w:spacing w:line="240" w:lineRule="auto"/>
        <w:ind w:firstLine="480" w:firstLineChars="200"/>
        <w:rPr>
          <w:ins w:id="24920" w:author="冷雪凝" w:date="2019-05-14T19:24:35Z"/>
          <w:color w:val="000000" w:themeColor="text1"/>
          <w:rPrChange w:id="24921" w:author="梁元" w:date="2019-05-14T19:51:36Z">
            <w:rPr>
              <w:ins w:id="24922" w:author="冷雪凝" w:date="2019-05-14T19:24:35Z"/>
            </w:rPr>
          </w:rPrChange>
          <w14:textFill>
            <w14:solidFill>
              <w14:schemeClr w14:val="tx1"/>
            </w14:solidFill>
          </w14:textFill>
        </w:rPr>
      </w:pPr>
      <w:ins w:id="24923" w:author="冷雪凝" w:date="2019-05-14T19:24:35Z">
        <w:r>
          <w:rPr>
            <w:rFonts w:hint="eastAsia"/>
            <w:color w:val="000000" w:themeColor="text1"/>
            <w:rPrChange w:id="24924" w:author="梁元" w:date="2019-05-14T19:51:36Z">
              <w:rPr>
                <w:rFonts w:hint="eastAsia"/>
              </w:rPr>
            </w:rPrChange>
            <w14:textFill>
              <w14:solidFill>
                <w14:schemeClr w14:val="tx1"/>
              </w14:solidFill>
            </w14:textFill>
          </w:rPr>
          <w:t xml:space="preserve"> </w:t>
        </w:r>
      </w:ins>
      <w:ins w:id="24926" w:author="冷雪凝" w:date="2019-05-14T19:24:35Z">
        <w:r>
          <w:rPr>
            <w:color w:val="000000" w:themeColor="text1"/>
            <w:rPrChange w:id="24927" w:author="梁元" w:date="2019-05-14T19:51:36Z">
              <w:rPr/>
            </w:rPrChange>
            <w14:textFill>
              <w14:solidFill>
                <w14:schemeClr w14:val="tx1"/>
              </w14:solidFill>
            </w14:textFill>
          </w:rPr>
          <w:t>Promise 是异步编程的一种解决方案，比传统的解决方案——回调函数和事件——更合理和更强大。它由社区最早提出和实现，ES6 将其写进了语言标准，统一了用法，原生提供了Promise对象。</w:t>
        </w:r>
      </w:ins>
    </w:p>
    <w:p>
      <w:pPr>
        <w:spacing w:line="240" w:lineRule="auto"/>
        <w:ind w:firstLine="480" w:firstLineChars="200"/>
        <w:rPr>
          <w:ins w:id="24929" w:author="冷雪凝" w:date="2019-05-14T19:24:35Z"/>
          <w:color w:val="000000" w:themeColor="text1"/>
          <w:rPrChange w:id="24930" w:author="梁元" w:date="2019-05-14T19:51:36Z">
            <w:rPr>
              <w:ins w:id="24931" w:author="冷雪凝" w:date="2019-05-14T19:24:35Z"/>
            </w:rPr>
          </w:rPrChange>
          <w14:textFill>
            <w14:solidFill>
              <w14:schemeClr w14:val="tx1"/>
            </w14:solidFill>
          </w14:textFill>
        </w:rPr>
      </w:pPr>
    </w:p>
    <w:p>
      <w:pPr>
        <w:spacing w:line="240" w:lineRule="auto"/>
        <w:ind w:firstLine="480" w:firstLineChars="200"/>
        <w:rPr>
          <w:ins w:id="24932" w:author="冷雪凝" w:date="2019-05-14T19:24:35Z"/>
          <w:color w:val="000000" w:themeColor="text1"/>
          <w:rPrChange w:id="24933" w:author="梁元" w:date="2019-05-14T19:51:36Z">
            <w:rPr>
              <w:ins w:id="24934" w:author="冷雪凝" w:date="2019-05-14T19:24:35Z"/>
            </w:rPr>
          </w:rPrChange>
          <w14:textFill>
            <w14:solidFill>
              <w14:schemeClr w14:val="tx1"/>
            </w14:solidFill>
          </w14:textFill>
        </w:rPr>
      </w:pPr>
      <w:ins w:id="24935" w:author="冷雪凝" w:date="2019-05-14T19:24:35Z">
        <w:r>
          <w:rPr>
            <w:rFonts w:hint="eastAsia"/>
            <w:color w:val="000000" w:themeColor="text1"/>
            <w:rPrChange w:id="24936" w:author="梁元" w:date="2019-05-14T19:51:36Z">
              <w:rPr>
                <w:rFonts w:hint="eastAsia"/>
              </w:rPr>
            </w:rPrChange>
            <w14:textFill>
              <w14:solidFill>
                <w14:schemeClr w14:val="tx1"/>
              </w14:solidFill>
            </w14:textFill>
          </w:rPr>
          <w:t>所谓</w:t>
        </w:r>
      </w:ins>
      <w:ins w:id="24938" w:author="冷雪凝" w:date="2019-05-14T19:24:35Z">
        <w:r>
          <w:rPr>
            <w:color w:val="000000" w:themeColor="text1"/>
            <w:rPrChange w:id="24939" w:author="梁元" w:date="2019-05-14T19:51:36Z">
              <w:rPr/>
            </w:rPrChange>
            <w14:textFill>
              <w14:solidFill>
                <w14:schemeClr w14:val="tx1"/>
              </w14:solidFill>
            </w14:textFill>
          </w:rPr>
          <w:t>Promise，简单说就是一个容器，里面保存着某个未来才会结束的事件（通常是一个异步操作）的结果。从语法上说，Promise 是一个对象，从它可以获取异步操作的消息。Promise 提供统一的 API，各种异步操作都可以用同样的方法进行处理。</w:t>
        </w:r>
      </w:ins>
    </w:p>
    <w:p>
      <w:pPr>
        <w:spacing w:line="240" w:lineRule="auto"/>
        <w:ind w:firstLine="480" w:firstLineChars="200"/>
        <w:rPr>
          <w:ins w:id="24941" w:author="冷雪凝" w:date="2019-05-14T19:24:35Z"/>
          <w:color w:val="000000" w:themeColor="text1"/>
          <w:rPrChange w:id="24942" w:author="梁元" w:date="2019-05-14T19:51:36Z">
            <w:rPr>
              <w:ins w:id="24943" w:author="冷雪凝" w:date="2019-05-14T19:24:35Z"/>
            </w:rPr>
          </w:rPrChange>
          <w14:textFill>
            <w14:solidFill>
              <w14:schemeClr w14:val="tx1"/>
            </w14:solidFill>
          </w14:textFill>
        </w:rPr>
      </w:pPr>
    </w:p>
    <w:p>
      <w:pPr>
        <w:spacing w:line="240" w:lineRule="auto"/>
        <w:ind w:firstLine="480" w:firstLineChars="200"/>
        <w:rPr>
          <w:ins w:id="24944" w:author="冷雪凝" w:date="2019-05-14T19:24:35Z"/>
          <w:color w:val="000000" w:themeColor="text1"/>
          <w:rPrChange w:id="24945" w:author="梁元" w:date="2019-05-14T19:51:36Z">
            <w:rPr>
              <w:ins w:id="24946" w:author="冷雪凝" w:date="2019-05-14T19:24:35Z"/>
            </w:rPr>
          </w:rPrChange>
          <w14:textFill>
            <w14:solidFill>
              <w14:schemeClr w14:val="tx1"/>
            </w14:solidFill>
          </w14:textFill>
        </w:rPr>
      </w:pPr>
      <w:ins w:id="24947" w:author="冷雪凝" w:date="2019-05-14T19:24:35Z">
        <w:r>
          <w:rPr>
            <w:rFonts w:hint="eastAsia"/>
            <w:color w:val="000000" w:themeColor="text1"/>
            <w:rPrChange w:id="24948" w:author="梁元" w:date="2019-05-14T19:51:36Z">
              <w:rPr>
                <w:rFonts w:hint="eastAsia"/>
              </w:rPr>
            </w:rPrChange>
            <w14:textFill>
              <w14:solidFill>
                <w14:schemeClr w14:val="tx1"/>
              </w14:solidFill>
            </w14:textFill>
          </w:rPr>
          <w:t>基本用法：</w:t>
        </w:r>
      </w:ins>
    </w:p>
    <w:p>
      <w:pPr>
        <w:spacing w:line="240" w:lineRule="auto"/>
        <w:ind w:firstLine="480" w:firstLineChars="200"/>
        <w:rPr>
          <w:ins w:id="24950" w:author="冷雪凝" w:date="2019-05-14T19:24:35Z"/>
          <w:color w:val="000000" w:themeColor="text1"/>
          <w:rPrChange w:id="24951" w:author="梁元" w:date="2019-05-14T19:51:36Z">
            <w:rPr>
              <w:ins w:id="24952" w:author="冷雪凝" w:date="2019-05-14T19:24:35Z"/>
            </w:rPr>
          </w:rPrChange>
          <w14:textFill>
            <w14:solidFill>
              <w14:schemeClr w14:val="tx1"/>
            </w14:solidFill>
          </w14:textFill>
        </w:rPr>
      </w:pPr>
    </w:p>
    <w:p>
      <w:pPr>
        <w:spacing w:line="240" w:lineRule="auto"/>
        <w:ind w:firstLine="480" w:firstLineChars="200"/>
        <w:rPr>
          <w:ins w:id="24953" w:author="冷雪凝" w:date="2019-05-14T19:24:35Z"/>
          <w:color w:val="000000" w:themeColor="text1"/>
          <w:rPrChange w:id="24954" w:author="梁元" w:date="2019-05-14T19:51:36Z">
            <w:rPr>
              <w:ins w:id="24955" w:author="冷雪凝" w:date="2019-05-14T19:24:35Z"/>
            </w:rPr>
          </w:rPrChange>
          <w14:textFill>
            <w14:solidFill>
              <w14:schemeClr w14:val="tx1"/>
            </w14:solidFill>
          </w14:textFill>
        </w:rPr>
      </w:pPr>
      <w:ins w:id="24956" w:author="冷雪凝" w:date="2019-05-14T19:24:35Z">
        <w:r>
          <w:rPr>
            <w:color w:val="000000" w:themeColor="text1"/>
            <w:rPrChange w:id="24957" w:author="梁元" w:date="2019-05-14T19:51:36Z">
              <w:rPr/>
            </w:rPrChange>
            <w14:textFill>
              <w14:solidFill>
                <w14:schemeClr w14:val="tx1"/>
              </w14:solidFill>
            </w14:textFill>
          </w:rPr>
          <w:tab/>
        </w:r>
      </w:ins>
      <w:ins w:id="24959" w:author="冷雪凝" w:date="2019-05-14T19:24:35Z">
        <w:r>
          <w:rPr>
            <w:color w:val="000000" w:themeColor="text1"/>
            <w:rPrChange w:id="24960" w:author="梁元" w:date="2019-05-14T19:51:36Z">
              <w:rPr/>
            </w:rPrChange>
            <w14:textFill>
              <w14:solidFill>
                <w14:schemeClr w14:val="tx1"/>
              </w14:solidFill>
            </w14:textFill>
          </w:rPr>
          <w:t>const promise = new Promise(function(resolve, reject) {</w:t>
        </w:r>
      </w:ins>
    </w:p>
    <w:p>
      <w:pPr>
        <w:spacing w:line="240" w:lineRule="auto"/>
        <w:ind w:firstLine="480" w:firstLineChars="200"/>
        <w:rPr>
          <w:ins w:id="24962" w:author="冷雪凝" w:date="2019-05-14T19:24:35Z"/>
          <w:color w:val="000000" w:themeColor="text1"/>
          <w:rPrChange w:id="24963" w:author="梁元" w:date="2019-05-14T19:51:36Z">
            <w:rPr>
              <w:ins w:id="24964" w:author="冷雪凝" w:date="2019-05-14T19:24:35Z"/>
            </w:rPr>
          </w:rPrChange>
          <w14:textFill>
            <w14:solidFill>
              <w14:schemeClr w14:val="tx1"/>
            </w14:solidFill>
          </w14:textFill>
        </w:rPr>
      </w:pPr>
      <w:ins w:id="24965" w:author="冷雪凝" w:date="2019-05-14T19:24:35Z">
        <w:r>
          <w:rPr>
            <w:color w:val="000000" w:themeColor="text1"/>
            <w:rPrChange w:id="24966" w:author="梁元" w:date="2019-05-14T19:51:36Z">
              <w:rPr/>
            </w:rPrChange>
            <w14:textFill>
              <w14:solidFill>
                <w14:schemeClr w14:val="tx1"/>
              </w14:solidFill>
            </w14:textFill>
          </w:rPr>
          <w:t xml:space="preserve">  // ... some code</w:t>
        </w:r>
      </w:ins>
    </w:p>
    <w:p>
      <w:pPr>
        <w:spacing w:line="240" w:lineRule="auto"/>
        <w:ind w:firstLine="480" w:firstLineChars="200"/>
        <w:rPr>
          <w:ins w:id="24968" w:author="冷雪凝" w:date="2019-05-14T19:24:35Z"/>
          <w:color w:val="000000" w:themeColor="text1"/>
          <w:rPrChange w:id="24969" w:author="梁元" w:date="2019-05-14T19:51:36Z">
            <w:rPr>
              <w:ins w:id="24970" w:author="冷雪凝" w:date="2019-05-14T19:24:35Z"/>
            </w:rPr>
          </w:rPrChange>
          <w14:textFill>
            <w14:solidFill>
              <w14:schemeClr w14:val="tx1"/>
            </w14:solidFill>
          </w14:textFill>
        </w:rPr>
      </w:pPr>
    </w:p>
    <w:p>
      <w:pPr>
        <w:spacing w:line="240" w:lineRule="auto"/>
        <w:ind w:firstLine="480" w:firstLineChars="200"/>
        <w:rPr>
          <w:ins w:id="24971" w:author="冷雪凝" w:date="2019-05-14T19:24:35Z"/>
          <w:color w:val="000000" w:themeColor="text1"/>
          <w:rPrChange w:id="24972" w:author="梁元" w:date="2019-05-14T19:51:36Z">
            <w:rPr>
              <w:ins w:id="24973" w:author="冷雪凝" w:date="2019-05-14T19:24:35Z"/>
            </w:rPr>
          </w:rPrChange>
          <w14:textFill>
            <w14:solidFill>
              <w14:schemeClr w14:val="tx1"/>
            </w14:solidFill>
          </w14:textFill>
        </w:rPr>
      </w:pPr>
      <w:ins w:id="24974" w:author="冷雪凝" w:date="2019-05-14T19:24:35Z">
        <w:r>
          <w:rPr>
            <w:color w:val="000000" w:themeColor="text1"/>
            <w:rPrChange w:id="24975" w:author="梁元" w:date="2019-05-14T19:51:36Z">
              <w:rPr/>
            </w:rPrChange>
            <w14:textFill>
              <w14:solidFill>
                <w14:schemeClr w14:val="tx1"/>
              </w14:solidFill>
            </w14:textFill>
          </w:rPr>
          <w:t xml:space="preserve">  if (/* 异步操作成功 */){</w:t>
        </w:r>
      </w:ins>
    </w:p>
    <w:p>
      <w:pPr>
        <w:spacing w:line="240" w:lineRule="auto"/>
        <w:ind w:firstLine="480" w:firstLineChars="200"/>
        <w:rPr>
          <w:ins w:id="24977" w:author="冷雪凝" w:date="2019-05-14T19:24:35Z"/>
          <w:color w:val="000000" w:themeColor="text1"/>
          <w:rPrChange w:id="24978" w:author="梁元" w:date="2019-05-14T19:51:36Z">
            <w:rPr>
              <w:ins w:id="24979" w:author="冷雪凝" w:date="2019-05-14T19:24:35Z"/>
            </w:rPr>
          </w:rPrChange>
          <w14:textFill>
            <w14:solidFill>
              <w14:schemeClr w14:val="tx1"/>
            </w14:solidFill>
          </w14:textFill>
        </w:rPr>
      </w:pPr>
      <w:ins w:id="24980" w:author="冷雪凝" w:date="2019-05-14T19:24:35Z">
        <w:r>
          <w:rPr>
            <w:color w:val="000000" w:themeColor="text1"/>
            <w:rPrChange w:id="24981" w:author="梁元" w:date="2019-05-14T19:51:36Z">
              <w:rPr/>
            </w:rPrChange>
            <w14:textFill>
              <w14:solidFill>
                <w14:schemeClr w14:val="tx1"/>
              </w14:solidFill>
            </w14:textFill>
          </w:rPr>
          <w:t xml:space="preserve">    resolve(value);</w:t>
        </w:r>
      </w:ins>
    </w:p>
    <w:p>
      <w:pPr>
        <w:spacing w:line="240" w:lineRule="auto"/>
        <w:ind w:firstLine="480" w:firstLineChars="200"/>
        <w:rPr>
          <w:ins w:id="24983" w:author="冷雪凝" w:date="2019-05-14T19:24:35Z"/>
          <w:color w:val="000000" w:themeColor="text1"/>
          <w:rPrChange w:id="24984" w:author="梁元" w:date="2019-05-14T19:51:36Z">
            <w:rPr>
              <w:ins w:id="24985" w:author="冷雪凝" w:date="2019-05-14T19:24:35Z"/>
            </w:rPr>
          </w:rPrChange>
          <w14:textFill>
            <w14:solidFill>
              <w14:schemeClr w14:val="tx1"/>
            </w14:solidFill>
          </w14:textFill>
        </w:rPr>
      </w:pPr>
      <w:ins w:id="24986" w:author="冷雪凝" w:date="2019-05-14T19:24:35Z">
        <w:r>
          <w:rPr>
            <w:color w:val="000000" w:themeColor="text1"/>
            <w:rPrChange w:id="24987" w:author="梁元" w:date="2019-05-14T19:51:36Z">
              <w:rPr/>
            </w:rPrChange>
            <w14:textFill>
              <w14:solidFill>
                <w14:schemeClr w14:val="tx1"/>
              </w14:solidFill>
            </w14:textFill>
          </w:rPr>
          <w:t xml:space="preserve">  } else {</w:t>
        </w:r>
      </w:ins>
    </w:p>
    <w:p>
      <w:pPr>
        <w:spacing w:line="240" w:lineRule="auto"/>
        <w:ind w:firstLine="480" w:firstLineChars="200"/>
        <w:rPr>
          <w:ins w:id="24989" w:author="冷雪凝" w:date="2019-05-14T19:24:35Z"/>
          <w:color w:val="000000" w:themeColor="text1"/>
          <w:rPrChange w:id="24990" w:author="梁元" w:date="2019-05-14T19:51:36Z">
            <w:rPr>
              <w:ins w:id="24991" w:author="冷雪凝" w:date="2019-05-14T19:24:35Z"/>
            </w:rPr>
          </w:rPrChange>
          <w14:textFill>
            <w14:solidFill>
              <w14:schemeClr w14:val="tx1"/>
            </w14:solidFill>
          </w14:textFill>
        </w:rPr>
      </w:pPr>
      <w:ins w:id="24992" w:author="冷雪凝" w:date="2019-05-14T19:24:35Z">
        <w:r>
          <w:rPr>
            <w:color w:val="000000" w:themeColor="text1"/>
            <w:rPrChange w:id="24993" w:author="梁元" w:date="2019-05-14T19:51:36Z">
              <w:rPr/>
            </w:rPrChange>
            <w14:textFill>
              <w14:solidFill>
                <w14:schemeClr w14:val="tx1"/>
              </w14:solidFill>
            </w14:textFill>
          </w:rPr>
          <w:t xml:space="preserve">    reject(error);</w:t>
        </w:r>
      </w:ins>
    </w:p>
    <w:p>
      <w:pPr>
        <w:spacing w:line="240" w:lineRule="auto"/>
        <w:ind w:firstLine="480" w:firstLineChars="200"/>
        <w:rPr>
          <w:ins w:id="24995" w:author="冷雪凝" w:date="2019-05-14T19:24:35Z"/>
          <w:color w:val="000000" w:themeColor="text1"/>
          <w:rPrChange w:id="24996" w:author="梁元" w:date="2019-05-14T19:51:36Z">
            <w:rPr>
              <w:ins w:id="24997" w:author="冷雪凝" w:date="2019-05-14T19:24:35Z"/>
            </w:rPr>
          </w:rPrChange>
          <w14:textFill>
            <w14:solidFill>
              <w14:schemeClr w14:val="tx1"/>
            </w14:solidFill>
          </w14:textFill>
        </w:rPr>
      </w:pPr>
      <w:ins w:id="24998" w:author="冷雪凝" w:date="2019-05-14T19:24:35Z">
        <w:r>
          <w:rPr>
            <w:color w:val="000000" w:themeColor="text1"/>
            <w:rPrChange w:id="24999" w:author="梁元" w:date="2019-05-14T19:51:36Z">
              <w:rPr/>
            </w:rPrChange>
            <w14:textFill>
              <w14:solidFill>
                <w14:schemeClr w14:val="tx1"/>
              </w14:solidFill>
            </w14:textFill>
          </w:rPr>
          <w:t xml:space="preserve">  }</w:t>
        </w:r>
      </w:ins>
    </w:p>
    <w:p>
      <w:pPr>
        <w:spacing w:line="240" w:lineRule="auto"/>
        <w:ind w:firstLine="480" w:firstLineChars="200"/>
        <w:rPr>
          <w:ins w:id="25001" w:author="冷雪凝" w:date="2019-05-14T19:24:35Z"/>
          <w:color w:val="000000" w:themeColor="text1"/>
          <w:rPrChange w:id="25002" w:author="梁元" w:date="2019-05-14T19:51:36Z">
            <w:rPr>
              <w:ins w:id="25003" w:author="冷雪凝" w:date="2019-05-14T19:24:35Z"/>
            </w:rPr>
          </w:rPrChange>
          <w14:textFill>
            <w14:solidFill>
              <w14:schemeClr w14:val="tx1"/>
            </w14:solidFill>
          </w14:textFill>
        </w:rPr>
      </w:pPr>
      <w:ins w:id="25004" w:author="冷雪凝" w:date="2019-05-14T19:24:35Z">
        <w:r>
          <w:rPr>
            <w:color w:val="000000" w:themeColor="text1"/>
            <w:rPrChange w:id="25005" w:author="梁元" w:date="2019-05-14T19:51:36Z">
              <w:rPr/>
            </w:rPrChange>
            <w14:textFill>
              <w14:solidFill>
                <w14:schemeClr w14:val="tx1"/>
              </w14:solidFill>
            </w14:textFill>
          </w:rPr>
          <w:t>});</w:t>
        </w:r>
      </w:ins>
    </w:p>
    <w:p>
      <w:pPr>
        <w:spacing w:line="240" w:lineRule="auto"/>
        <w:ind w:firstLine="480" w:firstLineChars="200"/>
        <w:rPr>
          <w:ins w:id="25007" w:author="冷雪凝" w:date="2019-05-14T19:24:35Z"/>
          <w:color w:val="000000" w:themeColor="text1"/>
          <w:rPrChange w:id="25008" w:author="梁元" w:date="2019-05-14T19:51:36Z">
            <w:rPr>
              <w:ins w:id="25009" w:author="冷雪凝" w:date="2019-05-14T19:24:35Z"/>
            </w:rPr>
          </w:rPrChange>
          <w14:textFill>
            <w14:solidFill>
              <w14:schemeClr w14:val="tx1"/>
            </w14:solidFill>
          </w14:textFill>
        </w:rPr>
      </w:pPr>
    </w:p>
    <w:p>
      <w:pPr>
        <w:spacing w:line="240" w:lineRule="auto"/>
        <w:ind w:firstLine="480" w:firstLineChars="200"/>
        <w:rPr>
          <w:ins w:id="25010" w:author="冷雪凝" w:date="2019-05-14T19:24:35Z"/>
          <w:color w:val="000000" w:themeColor="text1"/>
          <w:rPrChange w:id="25011" w:author="梁元" w:date="2019-05-14T19:51:36Z">
            <w:rPr>
              <w:ins w:id="25012" w:author="冷雪凝" w:date="2019-05-14T19:24:35Z"/>
            </w:rPr>
          </w:rPrChange>
          <w14:textFill>
            <w14:solidFill>
              <w14:schemeClr w14:val="tx1"/>
            </w14:solidFill>
          </w14:textFill>
        </w:rPr>
      </w:pPr>
      <w:ins w:id="25013" w:author="冷雪凝" w:date="2019-05-14T19:24:35Z">
        <w:r>
          <w:rPr>
            <w:rFonts w:hint="eastAsia"/>
            <w:color w:val="000000" w:themeColor="text1"/>
            <w:rPrChange w:id="25014" w:author="梁元" w:date="2019-05-14T19:51:36Z">
              <w:rPr>
                <w:rFonts w:hint="eastAsia"/>
              </w:rPr>
            </w:rPrChange>
            <w14:textFill>
              <w14:solidFill>
                <w14:schemeClr w14:val="tx1"/>
              </w14:solidFill>
            </w14:textFill>
          </w:rPr>
          <w:t>提供的方法</w:t>
        </w:r>
      </w:ins>
    </w:p>
    <w:p>
      <w:pPr>
        <w:spacing w:line="240" w:lineRule="auto"/>
        <w:ind w:firstLine="480" w:firstLineChars="200"/>
        <w:rPr>
          <w:ins w:id="25016" w:author="冷雪凝" w:date="2019-05-14T19:24:35Z"/>
          <w:color w:val="000000" w:themeColor="text1"/>
          <w:rPrChange w:id="25017" w:author="梁元" w:date="2019-05-14T19:51:36Z">
            <w:rPr>
              <w:ins w:id="25018" w:author="冷雪凝" w:date="2019-05-14T19:24:35Z"/>
            </w:rPr>
          </w:rPrChange>
          <w14:textFill>
            <w14:solidFill>
              <w14:schemeClr w14:val="tx1"/>
            </w14:solidFill>
          </w14:textFill>
        </w:rPr>
      </w:pPr>
    </w:p>
    <w:p>
      <w:pPr>
        <w:spacing w:line="240" w:lineRule="auto"/>
        <w:ind w:firstLine="480" w:firstLineChars="200"/>
        <w:rPr>
          <w:ins w:id="25019" w:author="冷雪凝" w:date="2019-05-14T19:24:35Z"/>
          <w:color w:val="000000" w:themeColor="text1"/>
          <w:rPrChange w:id="25020" w:author="梁元" w:date="2019-05-14T19:51:36Z">
            <w:rPr>
              <w:ins w:id="25021" w:author="冷雪凝" w:date="2019-05-14T19:24:35Z"/>
            </w:rPr>
          </w:rPrChange>
          <w14:textFill>
            <w14:solidFill>
              <w14:schemeClr w14:val="tx1"/>
            </w14:solidFill>
          </w14:textFill>
        </w:rPr>
      </w:pPr>
      <w:ins w:id="25022" w:author="冷雪凝" w:date="2019-05-14T19:24:35Z">
        <w:r>
          <w:rPr>
            <w:color w:val="000000" w:themeColor="text1"/>
            <w:rPrChange w:id="25023" w:author="梁元" w:date="2019-05-14T19:51:36Z">
              <w:rPr/>
            </w:rPrChange>
            <w14:textFill>
              <w14:solidFill>
                <w14:schemeClr w14:val="tx1"/>
              </w14:solidFill>
            </w14:textFill>
          </w:rPr>
          <w:t>Promise.prototype.then()</w:t>
        </w:r>
      </w:ins>
    </w:p>
    <w:p>
      <w:pPr>
        <w:spacing w:line="240" w:lineRule="auto"/>
        <w:ind w:firstLine="480" w:firstLineChars="200"/>
        <w:rPr>
          <w:ins w:id="25025" w:author="冷雪凝" w:date="2019-05-14T19:24:35Z"/>
          <w:color w:val="000000" w:themeColor="text1"/>
          <w:rPrChange w:id="25026" w:author="梁元" w:date="2019-05-14T19:51:36Z">
            <w:rPr>
              <w:ins w:id="25027" w:author="冷雪凝" w:date="2019-05-14T19:24:35Z"/>
            </w:rPr>
          </w:rPrChange>
          <w14:textFill>
            <w14:solidFill>
              <w14:schemeClr w14:val="tx1"/>
            </w14:solidFill>
          </w14:textFill>
        </w:rPr>
      </w:pPr>
      <w:ins w:id="25028" w:author="冷雪凝" w:date="2019-05-14T19:24:35Z">
        <w:r>
          <w:rPr>
            <w:color w:val="000000" w:themeColor="text1"/>
            <w:rPrChange w:id="25029" w:author="梁元" w:date="2019-05-14T19:51:36Z">
              <w:rPr/>
            </w:rPrChange>
            <w14:textFill>
              <w14:solidFill>
                <w14:schemeClr w14:val="tx1"/>
              </w14:solidFill>
            </w14:textFill>
          </w:rPr>
          <w:t>Promise.prototype.catch()</w:t>
        </w:r>
      </w:ins>
    </w:p>
    <w:p>
      <w:pPr>
        <w:spacing w:line="240" w:lineRule="auto"/>
        <w:ind w:firstLine="480" w:firstLineChars="200"/>
        <w:rPr>
          <w:ins w:id="25031" w:author="冷雪凝" w:date="2019-05-14T19:24:35Z"/>
          <w:color w:val="000000" w:themeColor="text1"/>
          <w:rPrChange w:id="25032" w:author="梁元" w:date="2019-05-14T19:51:36Z">
            <w:rPr>
              <w:ins w:id="25033" w:author="冷雪凝" w:date="2019-05-14T19:24:35Z"/>
            </w:rPr>
          </w:rPrChange>
          <w14:textFill>
            <w14:solidFill>
              <w14:schemeClr w14:val="tx1"/>
            </w14:solidFill>
          </w14:textFill>
        </w:rPr>
      </w:pPr>
      <w:ins w:id="25034" w:author="冷雪凝" w:date="2019-05-14T19:24:35Z">
        <w:r>
          <w:rPr>
            <w:color w:val="000000" w:themeColor="text1"/>
            <w:rPrChange w:id="25035" w:author="梁元" w:date="2019-05-14T19:51:36Z">
              <w:rPr/>
            </w:rPrChange>
            <w14:textFill>
              <w14:solidFill>
                <w14:schemeClr w14:val="tx1"/>
              </w14:solidFill>
            </w14:textFill>
          </w:rPr>
          <w:t>Promise.prototype.finally()</w:t>
        </w:r>
      </w:ins>
    </w:p>
    <w:p>
      <w:pPr>
        <w:spacing w:line="240" w:lineRule="auto"/>
        <w:ind w:firstLine="480" w:firstLineChars="200"/>
        <w:rPr>
          <w:ins w:id="25037" w:author="冷雪凝" w:date="2019-05-14T19:24:35Z"/>
          <w:color w:val="000000" w:themeColor="text1"/>
          <w:rPrChange w:id="25038" w:author="梁元" w:date="2019-05-14T19:51:36Z">
            <w:rPr>
              <w:ins w:id="25039" w:author="冷雪凝" w:date="2019-05-14T19:24:35Z"/>
            </w:rPr>
          </w:rPrChange>
          <w14:textFill>
            <w14:solidFill>
              <w14:schemeClr w14:val="tx1"/>
            </w14:solidFill>
          </w14:textFill>
        </w:rPr>
      </w:pPr>
      <w:ins w:id="25040" w:author="冷雪凝" w:date="2019-05-14T19:24:35Z">
        <w:r>
          <w:rPr>
            <w:color w:val="000000" w:themeColor="text1"/>
            <w:rPrChange w:id="25041" w:author="梁元" w:date="2019-05-14T19:51:36Z">
              <w:rPr/>
            </w:rPrChange>
            <w14:textFill>
              <w14:solidFill>
                <w14:schemeClr w14:val="tx1"/>
              </w14:solidFill>
            </w14:textFill>
          </w:rPr>
          <w:t>Promise.all()</w:t>
        </w:r>
      </w:ins>
    </w:p>
    <w:p>
      <w:pPr>
        <w:spacing w:line="240" w:lineRule="auto"/>
        <w:ind w:firstLine="480" w:firstLineChars="200"/>
        <w:rPr>
          <w:ins w:id="25043" w:author="冷雪凝" w:date="2019-05-14T19:24:35Z"/>
          <w:rFonts w:hint="eastAsia"/>
          <w:color w:val="000000" w:themeColor="text1"/>
          <w:rPrChange w:id="25044" w:author="梁元" w:date="2019-05-14T19:51:36Z">
            <w:rPr>
              <w:ins w:id="25045" w:author="冷雪凝" w:date="2019-05-14T19:24:35Z"/>
              <w:rFonts w:hint="eastAsia"/>
            </w:rPr>
          </w:rPrChange>
          <w14:textFill>
            <w14:solidFill>
              <w14:schemeClr w14:val="tx1"/>
            </w14:solidFill>
          </w14:textFill>
        </w:rPr>
      </w:pPr>
      <w:ins w:id="25046" w:author="冷雪凝" w:date="2019-05-14T19:24:35Z">
        <w:r>
          <w:rPr>
            <w:color w:val="000000" w:themeColor="text1"/>
            <w:rPrChange w:id="25047" w:author="梁元" w:date="2019-05-14T19:51:36Z">
              <w:rPr/>
            </w:rPrChange>
            <w14:textFill>
              <w14:solidFill>
                <w14:schemeClr w14:val="tx1"/>
              </w14:solidFill>
            </w14:textFill>
          </w:rPr>
          <w:t>Promise.race()</w:t>
        </w:r>
      </w:ins>
    </w:p>
    <w:p>
      <w:pPr>
        <w:pStyle w:val="3"/>
        <w:numPr>
          <w:ilvl w:val="0"/>
          <w:numId w:val="45"/>
        </w:numPr>
        <w:spacing w:line="240" w:lineRule="auto"/>
        <w:ind w:firstLine="562" w:firstLineChars="200"/>
        <w:rPr>
          <w:ins w:id="25049" w:author="冷雪凝" w:date="2019-05-14T19:24:35Z"/>
          <w:rFonts w:ascii="仿宋" w:hAnsi="仿宋" w:eastAsia="仿宋"/>
          <w:color w:val="000000" w:themeColor="text1"/>
          <w:sz w:val="28"/>
          <w:szCs w:val="28"/>
          <w:rPrChange w:id="25050" w:author="梁元" w:date="2019-05-14T19:51:36Z">
            <w:rPr>
              <w:ins w:id="25051" w:author="冷雪凝" w:date="2019-05-14T19:24:35Z"/>
              <w:rFonts w:ascii="仿宋" w:hAnsi="仿宋" w:eastAsia="仿宋"/>
              <w:sz w:val="28"/>
              <w:szCs w:val="28"/>
            </w:rPr>
          </w:rPrChange>
          <w14:textFill>
            <w14:solidFill>
              <w14:schemeClr w14:val="tx1"/>
            </w14:solidFill>
          </w14:textFill>
        </w:rPr>
      </w:pPr>
      <w:ins w:id="25052" w:author="冷雪凝" w:date="2019-05-14T19:24:35Z">
        <w:bookmarkStart w:id="914" w:name="_Toc3046_WPSOffice_Level2"/>
        <w:r>
          <w:rPr>
            <w:rFonts w:hint="eastAsia" w:ascii="仿宋" w:hAnsi="仿宋" w:eastAsia="仿宋"/>
            <w:color w:val="000000" w:themeColor="text1"/>
            <w:sz w:val="28"/>
            <w:szCs w:val="28"/>
            <w:rPrChange w:id="25053" w:author="梁元" w:date="2019-05-14T19:51:36Z">
              <w:rPr>
                <w:rFonts w:hint="eastAsia" w:ascii="仿宋" w:hAnsi="仿宋" w:eastAsia="仿宋"/>
                <w:sz w:val="28"/>
                <w:szCs w:val="28"/>
              </w:rPr>
            </w:rPrChange>
            <w14:textFill>
              <w14:solidFill>
                <w14:schemeClr w14:val="tx1"/>
              </w14:solidFill>
            </w14:textFill>
          </w:rPr>
          <w:t>通用大牛级解法</w:t>
        </w:r>
        <w:bookmarkEnd w:id="914"/>
      </w:ins>
    </w:p>
    <w:p>
      <w:pPr>
        <w:spacing w:line="240" w:lineRule="auto"/>
        <w:ind w:firstLine="480" w:firstLineChars="200"/>
        <w:rPr>
          <w:ins w:id="25055" w:author="冷雪凝" w:date="2019-05-14T19:24:35Z"/>
          <w:color w:val="000000" w:themeColor="text1"/>
          <w:rPrChange w:id="25056" w:author="梁元" w:date="2019-05-14T19:51:36Z">
            <w:rPr>
              <w:ins w:id="25057" w:author="冷雪凝" w:date="2019-05-14T19:24:35Z"/>
            </w:rPr>
          </w:rPrChange>
          <w14:textFill>
            <w14:solidFill>
              <w14:schemeClr w14:val="tx1"/>
            </w14:solidFill>
          </w14:textFill>
        </w:rPr>
      </w:pPr>
      <w:ins w:id="25058" w:author="冷雪凝" w:date="2019-05-14T19:24:35Z">
        <w:r>
          <w:rPr>
            <w:color w:val="000000" w:themeColor="text1"/>
            <w:rPrChange w:id="25059" w:author="梁元" w:date="2019-05-14T19:51:36Z">
              <w:rPr/>
            </w:rPrChange>
            <w14:textFill>
              <w14:solidFill>
                <w14:schemeClr w14:val="tx1"/>
              </w14:solidFill>
            </w14:textFill>
          </w:rPr>
          <w:t>P</w:t>
        </w:r>
      </w:ins>
      <w:ins w:id="25061" w:author="冷雪凝" w:date="2019-05-14T19:24:35Z">
        <w:r>
          <w:rPr>
            <w:rFonts w:hint="eastAsia"/>
            <w:color w:val="000000" w:themeColor="text1"/>
            <w:rPrChange w:id="25062" w:author="梁元" w:date="2019-05-14T19:51:36Z">
              <w:rPr>
                <w:rFonts w:hint="eastAsia"/>
              </w:rPr>
            </w:rPrChange>
            <w14:textFill>
              <w14:solidFill>
                <w14:schemeClr w14:val="tx1"/>
              </w14:solidFill>
            </w14:textFill>
          </w:rPr>
          <w:t>romise对象的特点：</w:t>
        </w:r>
      </w:ins>
    </w:p>
    <w:p>
      <w:pPr>
        <w:pStyle w:val="21"/>
        <w:numPr>
          <w:ilvl w:val="0"/>
          <w:numId w:val="46"/>
        </w:numPr>
        <w:spacing w:line="240" w:lineRule="auto"/>
        <w:ind w:firstLine="480" w:firstLineChars="200"/>
        <w:rPr>
          <w:ins w:id="25064" w:author="冷雪凝" w:date="2019-05-14T19:24:35Z"/>
          <w:color w:val="000000" w:themeColor="text1"/>
          <w:rPrChange w:id="25065" w:author="梁元" w:date="2019-05-14T19:51:36Z">
            <w:rPr>
              <w:ins w:id="25066" w:author="冷雪凝" w:date="2019-05-14T19:24:35Z"/>
            </w:rPr>
          </w:rPrChange>
          <w14:textFill>
            <w14:solidFill>
              <w14:schemeClr w14:val="tx1"/>
            </w14:solidFill>
          </w14:textFill>
        </w:rPr>
      </w:pPr>
      <w:ins w:id="25067" w:author="冷雪凝" w:date="2019-05-14T19:24:35Z">
        <w:r>
          <w:rPr>
            <w:rFonts w:hint="eastAsia"/>
            <w:color w:val="000000" w:themeColor="text1"/>
            <w:rPrChange w:id="25068" w:author="梁元" w:date="2019-05-14T19:51:36Z">
              <w:rPr>
                <w:rFonts w:hint="eastAsia"/>
              </w:rPr>
            </w:rPrChange>
            <w14:textFill>
              <w14:solidFill>
                <w14:schemeClr w14:val="tx1"/>
              </w14:solidFill>
            </w14:textFill>
          </w:rPr>
          <w:t>对象的状态不受外界影响。</w:t>
        </w:r>
      </w:ins>
      <w:ins w:id="25070" w:author="冷雪凝" w:date="2019-05-14T19:24:35Z">
        <w:r>
          <w:rPr>
            <w:color w:val="000000" w:themeColor="text1"/>
            <w:rPrChange w:id="25071" w:author="梁元" w:date="2019-05-14T19:51:36Z">
              <w:rPr/>
            </w:rPrChange>
            <w14:textFill>
              <w14:solidFill>
                <w14:schemeClr w14:val="tx1"/>
              </w14:solidFill>
            </w14:textFill>
          </w:rPr>
          <w:t>Promise对象代表一个异步操作，有三种状态：pending（进行中）、fulfilled（已成功）和rejected（已失败）。</w:t>
        </w:r>
      </w:ins>
    </w:p>
    <w:p>
      <w:pPr>
        <w:pStyle w:val="21"/>
        <w:numPr>
          <w:ilvl w:val="0"/>
          <w:numId w:val="46"/>
        </w:numPr>
        <w:spacing w:line="240" w:lineRule="auto"/>
        <w:ind w:firstLine="480" w:firstLineChars="200"/>
        <w:rPr>
          <w:ins w:id="25073" w:author="冷雪凝" w:date="2019-05-14T19:24:35Z"/>
          <w:color w:val="000000" w:themeColor="text1"/>
          <w:rPrChange w:id="25074" w:author="梁元" w:date="2019-05-14T19:51:36Z">
            <w:rPr>
              <w:ins w:id="25075" w:author="冷雪凝" w:date="2019-05-14T19:24:35Z"/>
            </w:rPr>
          </w:rPrChange>
          <w14:textFill>
            <w14:solidFill>
              <w14:schemeClr w14:val="tx1"/>
            </w14:solidFill>
          </w14:textFill>
        </w:rPr>
      </w:pPr>
      <w:ins w:id="25076" w:author="冷雪凝" w:date="2019-05-14T19:24:35Z">
        <w:r>
          <w:rPr>
            <w:rFonts w:hint="eastAsia"/>
            <w:color w:val="000000" w:themeColor="text1"/>
            <w:rPrChange w:id="25077" w:author="梁元" w:date="2019-05-14T19:51:36Z">
              <w:rPr>
                <w:rFonts w:hint="eastAsia"/>
              </w:rPr>
            </w:rPrChange>
            <w14:textFill>
              <w14:solidFill>
                <w14:schemeClr w14:val="tx1"/>
              </w14:solidFill>
            </w14:textFill>
          </w:rPr>
          <w:t>一旦状态改变，就不会再变，任何时候都可以得到这个结果。</w:t>
        </w:r>
      </w:ins>
      <w:ins w:id="25079" w:author="冷雪凝" w:date="2019-05-14T19:24:35Z">
        <w:r>
          <w:rPr>
            <w:color w:val="000000" w:themeColor="text1"/>
            <w:rPrChange w:id="25080" w:author="梁元" w:date="2019-05-14T19:51:36Z">
              <w:rPr/>
            </w:rPrChange>
            <w14:textFill>
              <w14:solidFill>
                <w14:schemeClr w14:val="tx1"/>
              </w14:solidFill>
            </w14:textFill>
          </w:rPr>
          <w:t>Promise对象的状态改变，只有两种可能：从pending变为fulfilled和从pending变为rejected。只要这两种情况发生，状态就凝固了，不会再变了，会一直保持这个结果，这时就称为 resolved（已定型）</w:t>
        </w:r>
      </w:ins>
      <w:ins w:id="25082" w:author="冷雪凝" w:date="2019-05-14T19:24:35Z">
        <w:r>
          <w:rPr>
            <w:rFonts w:hint="eastAsia"/>
            <w:color w:val="000000" w:themeColor="text1"/>
            <w:rPrChange w:id="25083" w:author="梁元" w:date="2019-05-14T19:51:36Z">
              <w:rPr>
                <w:rFonts w:hint="eastAsia"/>
              </w:rPr>
            </w:rPrChange>
            <w14:textFill>
              <w14:solidFill>
                <w14:schemeClr w14:val="tx1"/>
              </w14:solidFill>
            </w14:textFill>
          </w:rPr>
          <w:t>。</w:t>
        </w:r>
      </w:ins>
    </w:p>
    <w:p>
      <w:pPr>
        <w:pStyle w:val="21"/>
        <w:spacing w:line="240" w:lineRule="auto"/>
        <w:ind w:left="360" w:firstLine="480" w:firstLineChars="200"/>
        <w:rPr>
          <w:ins w:id="25085" w:author="冷雪凝" w:date="2019-05-14T19:24:35Z"/>
          <w:rFonts w:hint="eastAsia"/>
          <w:color w:val="000000" w:themeColor="text1"/>
          <w:rPrChange w:id="25086" w:author="梁元" w:date="2019-05-14T19:51:36Z">
            <w:rPr>
              <w:ins w:id="25087" w:author="冷雪凝" w:date="2019-05-14T19:24:35Z"/>
              <w:rFonts w:hint="eastAsia"/>
            </w:rPr>
          </w:rPrChange>
          <w14:textFill>
            <w14:solidFill>
              <w14:schemeClr w14:val="tx1"/>
            </w14:solidFill>
          </w14:textFill>
        </w:rPr>
      </w:pPr>
    </w:p>
    <w:p>
      <w:pPr>
        <w:spacing w:line="240" w:lineRule="auto"/>
        <w:ind w:firstLine="480" w:firstLineChars="200"/>
        <w:rPr>
          <w:ins w:id="25088" w:author="冷雪凝" w:date="2019-05-14T19:24:35Z"/>
          <w:color w:val="000000" w:themeColor="text1"/>
          <w:rPrChange w:id="25089" w:author="梁元" w:date="2019-05-14T19:51:36Z">
            <w:rPr>
              <w:ins w:id="25090" w:author="冷雪凝" w:date="2019-05-14T19:24:35Z"/>
            </w:rPr>
          </w:rPrChange>
          <w14:textFill>
            <w14:solidFill>
              <w14:schemeClr w14:val="tx1"/>
            </w14:solidFill>
          </w14:textFill>
        </w:rPr>
      </w:pPr>
      <w:ins w:id="25091" w:author="冷雪凝" w:date="2019-05-14T19:24:35Z">
        <w:r>
          <w:rPr>
            <w:rFonts w:hint="eastAsia"/>
            <w:color w:val="000000" w:themeColor="text1"/>
            <w:rPrChange w:id="25092" w:author="梁元" w:date="2019-05-14T19:51:36Z">
              <w:rPr>
                <w:rFonts w:hint="eastAsia"/>
              </w:rPr>
            </w:rPrChange>
            <w14:textFill>
              <w14:solidFill>
                <w14:schemeClr w14:val="tx1"/>
              </w14:solidFill>
            </w14:textFill>
          </w:rPr>
          <w:t>有了</w:t>
        </w:r>
      </w:ins>
      <w:ins w:id="25094" w:author="冷雪凝" w:date="2019-05-14T19:24:35Z">
        <w:r>
          <w:rPr>
            <w:color w:val="000000" w:themeColor="text1"/>
            <w:rPrChange w:id="25095" w:author="梁元" w:date="2019-05-14T19:51:36Z">
              <w:rPr/>
            </w:rPrChange>
            <w14:textFill>
              <w14:solidFill>
                <w14:schemeClr w14:val="tx1"/>
              </w14:solidFill>
            </w14:textFill>
          </w:rPr>
          <w:t>Promise对象，就可以将异步操作以同步操作的流程表达出来，避免了层层嵌套的回调函数。此外，Promise对象提供统一的接口，使得控制异步操作更加容易。</w:t>
        </w:r>
      </w:ins>
    </w:p>
    <w:p>
      <w:pPr>
        <w:spacing w:line="240" w:lineRule="auto"/>
        <w:ind w:firstLine="480" w:firstLineChars="200"/>
        <w:rPr>
          <w:ins w:id="25097" w:author="冷雪凝" w:date="2019-05-14T19:24:35Z"/>
          <w:color w:val="000000" w:themeColor="text1"/>
          <w:rPrChange w:id="25098" w:author="梁元" w:date="2019-05-14T19:51:36Z">
            <w:rPr>
              <w:ins w:id="25099" w:author="冷雪凝" w:date="2019-05-14T19:24:35Z"/>
            </w:rPr>
          </w:rPrChange>
          <w14:textFill>
            <w14:solidFill>
              <w14:schemeClr w14:val="tx1"/>
            </w14:solidFill>
          </w14:textFill>
        </w:rPr>
      </w:pPr>
    </w:p>
    <w:p>
      <w:pPr>
        <w:spacing w:line="240" w:lineRule="auto"/>
        <w:ind w:firstLine="480" w:firstLineChars="200"/>
        <w:rPr>
          <w:ins w:id="25100" w:author="冷雪凝" w:date="2019-05-14T19:24:35Z"/>
          <w:color w:val="000000" w:themeColor="text1"/>
          <w:rPrChange w:id="25101" w:author="梁元" w:date="2019-05-14T19:51:36Z">
            <w:rPr>
              <w:ins w:id="25102" w:author="冷雪凝" w:date="2019-05-14T19:24:35Z"/>
            </w:rPr>
          </w:rPrChange>
          <w14:textFill>
            <w14:solidFill>
              <w14:schemeClr w14:val="tx1"/>
            </w14:solidFill>
          </w14:textFill>
        </w:rPr>
      </w:pPr>
      <w:ins w:id="25103" w:author="冷雪凝" w:date="2019-05-14T19:24:35Z">
        <w:r>
          <w:rPr>
            <w:color w:val="000000" w:themeColor="text1"/>
            <w:rPrChange w:id="25104" w:author="梁元" w:date="2019-05-14T19:51:36Z">
              <w:rPr/>
            </w:rPrChange>
            <w14:textFill>
              <w14:solidFill>
                <w14:schemeClr w14:val="tx1"/>
              </w14:solidFill>
            </w14:textFill>
          </w:rPr>
          <w:t>Promise也有一些缺点。首先，无法取消Promise，一旦新建它就会立即执行，无法中途取消。其次，如果不设置回调函数，Promise内部抛出的错误，不会反应到外部。第三，当处于pending状态时，无法得知目前进展到哪一个阶段（刚刚开始还是即将完成）。</w:t>
        </w:r>
      </w:ins>
    </w:p>
    <w:p>
      <w:pPr>
        <w:spacing w:line="240" w:lineRule="auto"/>
        <w:ind w:firstLine="480" w:firstLineChars="200"/>
        <w:rPr>
          <w:ins w:id="25106" w:author="冷雪凝" w:date="2019-05-14T19:24:35Z"/>
          <w:color w:val="000000" w:themeColor="text1"/>
          <w:rPrChange w:id="25107" w:author="梁元" w:date="2019-05-14T19:51:36Z">
            <w:rPr>
              <w:ins w:id="25108" w:author="冷雪凝" w:date="2019-05-14T19:24:35Z"/>
            </w:rPr>
          </w:rPrChange>
          <w14:textFill>
            <w14:solidFill>
              <w14:schemeClr w14:val="tx1"/>
            </w14:solidFill>
          </w14:textFill>
        </w:rPr>
      </w:pPr>
    </w:p>
    <w:p>
      <w:pPr>
        <w:spacing w:line="240" w:lineRule="auto"/>
        <w:ind w:firstLine="480" w:firstLineChars="200"/>
        <w:rPr>
          <w:ins w:id="25109" w:author="冷雪凝" w:date="2019-05-14T19:24:35Z"/>
          <w:color w:val="000000" w:themeColor="text1"/>
          <w:rPrChange w:id="25110" w:author="梁元" w:date="2019-05-14T19:51:36Z">
            <w:rPr>
              <w:ins w:id="25111" w:author="冷雪凝" w:date="2019-05-14T19:24:35Z"/>
            </w:rPr>
          </w:rPrChange>
          <w14:textFill>
            <w14:solidFill>
              <w14:schemeClr w14:val="tx1"/>
            </w14:solidFill>
          </w14:textFill>
        </w:rPr>
      </w:pPr>
      <w:ins w:id="25112" w:author="冷雪凝" w:date="2019-05-14T19:24:35Z">
        <w:r>
          <w:rPr>
            <w:rFonts w:hint="eastAsia"/>
            <w:color w:val="000000" w:themeColor="text1"/>
            <w:rPrChange w:id="25113" w:author="梁元" w:date="2019-05-14T19:51:36Z">
              <w:rPr>
                <w:rFonts w:hint="eastAsia"/>
              </w:rPr>
            </w:rPrChange>
            <w14:textFill>
              <w14:solidFill>
                <w14:schemeClr w14:val="tx1"/>
              </w14:solidFill>
            </w14:textFill>
          </w:rPr>
          <w:t>如果某些事件不断地反复发生，一般来说，使用</w:t>
        </w:r>
      </w:ins>
      <w:ins w:id="25115" w:author="冷雪凝" w:date="2019-05-14T19:24:35Z">
        <w:r>
          <w:rPr>
            <w:color w:val="000000" w:themeColor="text1"/>
            <w:rPrChange w:id="25116" w:author="梁元" w:date="2019-05-14T19:51:36Z">
              <w:rPr/>
            </w:rPrChange>
            <w14:textFill>
              <w14:solidFill>
                <w14:schemeClr w14:val="tx1"/>
              </w14:solidFill>
            </w14:textFill>
          </w:rPr>
          <w:t xml:space="preserve"> Stream 模式是比部署Promise更好的选择。</w:t>
        </w:r>
      </w:ins>
    </w:p>
    <w:p>
      <w:pPr>
        <w:spacing w:line="240" w:lineRule="auto"/>
        <w:ind w:firstLine="480" w:firstLineChars="200"/>
        <w:rPr>
          <w:ins w:id="25118" w:author="冷雪凝" w:date="2019-05-14T19:24:35Z"/>
          <w:rFonts w:hint="eastAsia"/>
          <w:color w:val="000000" w:themeColor="text1"/>
          <w:rPrChange w:id="25119" w:author="梁元" w:date="2019-05-14T19:51:36Z">
            <w:rPr>
              <w:ins w:id="25120" w:author="冷雪凝" w:date="2019-05-14T19:24:35Z"/>
              <w:rFonts w:hint="eastAsia"/>
            </w:rPr>
          </w:rPrChange>
          <w14:textFill>
            <w14:solidFill>
              <w14:schemeClr w14:val="tx1"/>
            </w14:solidFill>
          </w14:textFill>
        </w:rPr>
      </w:pPr>
      <w:ins w:id="25121" w:author="冷雪凝" w:date="2019-05-14T19:24:35Z">
        <w:r>
          <w:rPr>
            <w:rFonts w:hint="eastAsia"/>
            <w:color w:val="000000" w:themeColor="text1"/>
            <w:rPrChange w:id="25122" w:author="梁元" w:date="2019-05-14T19:51:36Z">
              <w:rPr>
                <w:rFonts w:hint="eastAsia"/>
              </w:rPr>
            </w:rPrChange>
            <w14:textFill>
              <w14:solidFill>
                <w14:schemeClr w14:val="tx1"/>
              </w14:solidFill>
            </w14:textFill>
          </w:rPr>
          <w:t>除了promise也可以考虑es6的generator和async函数</w:t>
        </w:r>
      </w:ins>
    </w:p>
    <w:p>
      <w:pPr>
        <w:pStyle w:val="3"/>
        <w:numPr>
          <w:ilvl w:val="0"/>
          <w:numId w:val="45"/>
        </w:numPr>
        <w:spacing w:line="240" w:lineRule="auto"/>
        <w:ind w:firstLine="562" w:firstLineChars="200"/>
        <w:rPr>
          <w:ins w:id="25124" w:author="冷雪凝" w:date="2019-05-14T19:24:35Z"/>
          <w:rFonts w:ascii="仿宋" w:hAnsi="仿宋" w:eastAsia="仿宋"/>
          <w:color w:val="000000" w:themeColor="text1"/>
          <w:sz w:val="28"/>
          <w:szCs w:val="28"/>
          <w:rPrChange w:id="25125" w:author="梁元" w:date="2019-05-14T19:51:36Z">
            <w:rPr>
              <w:ins w:id="25126" w:author="冷雪凝" w:date="2019-05-14T19:24:35Z"/>
              <w:rFonts w:ascii="仿宋" w:hAnsi="仿宋" w:eastAsia="仿宋"/>
              <w:sz w:val="28"/>
              <w:szCs w:val="28"/>
            </w:rPr>
          </w:rPrChange>
          <w14:textFill>
            <w14:solidFill>
              <w14:schemeClr w14:val="tx1"/>
            </w14:solidFill>
          </w14:textFill>
        </w:rPr>
      </w:pPr>
      <w:ins w:id="25127" w:author="冷雪凝" w:date="2019-05-14T19:24:35Z">
        <w:bookmarkStart w:id="915" w:name="_Toc19700_WPSOffice_Level2"/>
        <w:r>
          <w:rPr>
            <w:rFonts w:hint="eastAsia" w:ascii="仿宋" w:hAnsi="仿宋" w:eastAsia="仿宋"/>
            <w:color w:val="000000" w:themeColor="text1"/>
            <w:sz w:val="28"/>
            <w:szCs w:val="28"/>
            <w:rPrChange w:id="25128" w:author="梁元" w:date="2019-05-14T19:51:36Z">
              <w:rPr>
                <w:rFonts w:hint="eastAsia" w:ascii="仿宋" w:hAnsi="仿宋" w:eastAsia="仿宋"/>
                <w:sz w:val="28"/>
                <w:szCs w:val="28"/>
              </w:rPr>
            </w:rPrChange>
            <w14:textFill>
              <w14:solidFill>
                <w14:schemeClr w14:val="tx1"/>
              </w14:solidFill>
            </w14:textFill>
          </w:rPr>
          <w:t>解法对比及优缺点</w:t>
        </w:r>
        <w:bookmarkEnd w:id="915"/>
      </w:ins>
    </w:p>
    <w:p>
      <w:pPr>
        <w:pStyle w:val="21"/>
        <w:numPr>
          <w:ilvl w:val="0"/>
          <w:numId w:val="18"/>
        </w:numPr>
        <w:spacing w:line="240" w:lineRule="auto"/>
        <w:ind w:firstLine="480" w:firstLineChars="200"/>
        <w:rPr>
          <w:ins w:id="25130" w:author="冷雪凝" w:date="2019-05-14T19:24:35Z"/>
          <w:color w:val="000000" w:themeColor="text1"/>
          <w:rPrChange w:id="25131" w:author="梁元" w:date="2019-05-14T19:51:36Z">
            <w:rPr>
              <w:ins w:id="25132" w:author="冷雪凝" w:date="2019-05-14T19:24:35Z"/>
            </w:rPr>
          </w:rPrChange>
          <w14:textFill>
            <w14:solidFill>
              <w14:schemeClr w14:val="tx1"/>
            </w14:solidFill>
          </w14:textFill>
        </w:rPr>
      </w:pPr>
      <w:ins w:id="25133" w:author="冷雪凝" w:date="2019-05-14T19:24:35Z">
        <w:r>
          <w:rPr>
            <w:rFonts w:hint="eastAsia"/>
            <w:color w:val="000000" w:themeColor="text1"/>
            <w:rPrChange w:id="25134" w:author="梁元" w:date="2019-05-14T19:51:36Z">
              <w:rPr>
                <w:rFonts w:hint="eastAsia"/>
              </w:rPr>
            </w:rPrChange>
            <w14:textFill>
              <w14:solidFill>
                <w14:schemeClr w14:val="tx1"/>
              </w14:solidFill>
            </w14:textFill>
          </w:rPr>
          <w:t>普通解法只是promise对象的概念，以及基本的使用。</w:t>
        </w:r>
      </w:ins>
    </w:p>
    <w:p>
      <w:pPr>
        <w:pStyle w:val="21"/>
        <w:numPr>
          <w:ilvl w:val="0"/>
          <w:numId w:val="18"/>
        </w:numPr>
        <w:spacing w:line="240" w:lineRule="auto"/>
        <w:ind w:firstLine="480" w:firstLineChars="200"/>
        <w:rPr>
          <w:ins w:id="25136" w:author="冷雪凝" w:date="2019-05-14T19:24:35Z"/>
          <w:color w:val="000000" w:themeColor="text1"/>
          <w:rPrChange w:id="25137" w:author="梁元" w:date="2019-05-14T19:51:36Z">
            <w:rPr>
              <w:ins w:id="25138" w:author="冷雪凝" w:date="2019-05-14T19:24:35Z"/>
            </w:rPr>
          </w:rPrChange>
          <w14:textFill>
            <w14:solidFill>
              <w14:schemeClr w14:val="tx1"/>
            </w14:solidFill>
          </w14:textFill>
        </w:rPr>
      </w:pPr>
      <w:ins w:id="25139" w:author="冷雪凝" w:date="2019-05-14T19:24:35Z">
        <w:r>
          <w:rPr>
            <w:rFonts w:hint="eastAsia"/>
            <w:color w:val="000000" w:themeColor="text1"/>
            <w:rPrChange w:id="25140" w:author="梁元" w:date="2019-05-14T19:51:36Z">
              <w:rPr>
                <w:rFonts w:hint="eastAsia"/>
              </w:rPr>
            </w:rPrChange>
            <w14:textFill>
              <w14:solidFill>
                <w14:schemeClr w14:val="tx1"/>
              </w14:solidFill>
            </w14:textFill>
          </w:rPr>
          <w:t>大牛级解法对promise的特点进行了解释，也总结了promise的缺点，并提供了更多的选项，体现了经验。</w:t>
        </w:r>
      </w:ins>
    </w:p>
    <w:p>
      <w:pPr>
        <w:spacing w:line="240" w:lineRule="auto"/>
        <w:ind w:firstLine="480" w:firstLineChars="200"/>
        <w:rPr>
          <w:ins w:id="25142" w:author="冷雪凝" w:date="2019-05-14T19:24:35Z"/>
          <w:color w:val="000000" w:themeColor="text1"/>
          <w:rPrChange w:id="25143" w:author="梁元" w:date="2019-05-14T19:51:36Z">
            <w:rPr>
              <w:ins w:id="25144" w:author="冷雪凝" w:date="2019-05-14T19:24:35Z"/>
            </w:rPr>
          </w:rPrChange>
          <w14:textFill>
            <w14:solidFill>
              <w14:schemeClr w14:val="tx1"/>
            </w14:solidFill>
          </w14:textFill>
        </w:rPr>
      </w:pPr>
    </w:p>
    <w:p>
      <w:pPr>
        <w:pStyle w:val="3"/>
        <w:numPr>
          <w:ilvl w:val="0"/>
          <w:numId w:val="45"/>
        </w:numPr>
        <w:spacing w:line="240" w:lineRule="auto"/>
        <w:ind w:firstLine="562" w:firstLineChars="200"/>
        <w:rPr>
          <w:ins w:id="25145" w:author="冷雪凝" w:date="2019-05-14T19:24:35Z"/>
          <w:rFonts w:ascii="仿宋" w:hAnsi="仿宋" w:eastAsia="仿宋"/>
          <w:color w:val="000000" w:themeColor="text1"/>
          <w:sz w:val="28"/>
          <w:szCs w:val="28"/>
          <w:rPrChange w:id="25146" w:author="梁元" w:date="2019-05-14T19:51:36Z">
            <w:rPr>
              <w:ins w:id="25147" w:author="冷雪凝" w:date="2019-05-14T19:24:35Z"/>
              <w:rFonts w:ascii="仿宋" w:hAnsi="仿宋" w:eastAsia="仿宋"/>
              <w:sz w:val="28"/>
              <w:szCs w:val="28"/>
            </w:rPr>
          </w:rPrChange>
          <w14:textFill>
            <w14:solidFill>
              <w14:schemeClr w14:val="tx1"/>
            </w14:solidFill>
          </w14:textFill>
        </w:rPr>
      </w:pPr>
      <w:ins w:id="25148" w:author="冷雪凝" w:date="2019-05-14T19:24:35Z">
        <w:bookmarkStart w:id="916" w:name="_Toc31558_WPSOffice_Level2"/>
        <w:r>
          <w:rPr>
            <w:rFonts w:hint="eastAsia" w:ascii="仿宋" w:hAnsi="仿宋" w:eastAsia="仿宋"/>
            <w:color w:val="000000" w:themeColor="text1"/>
            <w:sz w:val="28"/>
            <w:szCs w:val="28"/>
            <w:rPrChange w:id="25149"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916"/>
      </w:ins>
    </w:p>
    <w:p>
      <w:pPr>
        <w:ind w:firstLine="480" w:firstLineChars="200"/>
        <w:rPr>
          <w:ins w:id="25151" w:author="冷雪凝" w:date="2019-05-14T19:24:35Z"/>
          <w:color w:val="000000" w:themeColor="text1"/>
          <w:rPrChange w:id="25152" w:author="冷雪凝" w:date="2019-05-14T19:24:49Z">
            <w:rPr>
              <w:ins w:id="25153" w:author="冷雪凝" w:date="2019-05-14T19:24:35Z"/>
            </w:rPr>
          </w:rPrChange>
          <w14:textFill>
            <w14:solidFill>
              <w14:schemeClr w14:val="tx1"/>
            </w14:solidFill>
          </w14:textFill>
        </w:rPr>
      </w:pPr>
      <w:ins w:id="25154" w:author="冷雪凝" w:date="2019-05-14T19:24:35Z">
        <w:r>
          <w:rPr>
            <w:rFonts w:hint="eastAsia"/>
            <w:color w:val="000000" w:themeColor="text1"/>
            <w:rPrChange w:id="25155" w:author="梁元" w:date="2019-05-14T19:51:36Z">
              <w:rPr>
                <w:rFonts w:hint="eastAsia"/>
              </w:rPr>
            </w:rPrChange>
            <w14:textFill>
              <w14:solidFill>
                <w14:schemeClr w14:val="tx1"/>
              </w14:solidFill>
            </w14:textFill>
          </w:rPr>
          <w:t>JavaScri</w:t>
        </w:r>
      </w:ins>
      <w:ins w:id="25157" w:author="冷雪凝" w:date="2019-05-14T19:24:35Z">
        <w:r>
          <w:rPr>
            <w:rFonts w:hint="eastAsia"/>
            <w:color w:val="000000" w:themeColor="text1"/>
            <w:rPrChange w:id="25158" w:author="冷雪凝" w:date="2019-05-14T19:24:49Z">
              <w:rPr>
                <w:rFonts w:hint="eastAsia"/>
              </w:rPr>
            </w:rPrChange>
            <w14:textFill>
              <w14:solidFill>
                <w14:schemeClr w14:val="tx1"/>
              </w14:solidFill>
            </w14:textFill>
          </w:rPr>
          <w:t>pt的异步编程总结；</w:t>
        </w:r>
      </w:ins>
    </w:p>
    <w:p>
      <w:pPr>
        <w:ind w:firstLine="480" w:firstLineChars="200"/>
        <w:rPr>
          <w:ins w:id="25159" w:author="冷雪凝" w:date="2019-05-14T19:24:35Z"/>
          <w:rFonts w:hint="eastAsia"/>
          <w:color w:val="000000" w:themeColor="text1"/>
          <w:rPrChange w:id="25160" w:author="冷雪凝" w:date="2019-05-14T19:24:49Z">
            <w:rPr>
              <w:ins w:id="25161" w:author="冷雪凝" w:date="2019-05-14T19:24:35Z"/>
              <w:rFonts w:hint="eastAsia"/>
            </w:rPr>
          </w:rPrChange>
          <w14:textFill>
            <w14:solidFill>
              <w14:schemeClr w14:val="tx1"/>
            </w14:solidFill>
          </w14:textFill>
        </w:rPr>
      </w:pPr>
      <w:ins w:id="25162" w:author="冷雪凝" w:date="2019-05-14T19:24:35Z">
        <w:r>
          <w:rPr>
            <w:color w:val="000000" w:themeColor="text1"/>
            <w:rPrChange w:id="25163" w:author="冷雪凝" w:date="2019-05-14T19:24:49Z">
              <w:rPr/>
            </w:rPrChange>
            <w14:textFill>
              <w14:solidFill>
                <w14:schemeClr w14:val="tx1"/>
              </w14:solidFill>
            </w14:textFill>
          </w:rPr>
          <w:t>A</w:t>
        </w:r>
      </w:ins>
      <w:ins w:id="25164" w:author="冷雪凝" w:date="2019-05-14T19:24:35Z">
        <w:r>
          <w:rPr>
            <w:rFonts w:hint="eastAsia"/>
            <w:color w:val="000000" w:themeColor="text1"/>
            <w:rPrChange w:id="25165" w:author="冷雪凝" w:date="2019-05-14T19:24:49Z">
              <w:rPr>
                <w:rFonts w:hint="eastAsia"/>
              </w:rPr>
            </w:rPrChange>
            <w14:textFill>
              <w14:solidFill>
                <w14:schemeClr w14:val="tx1"/>
              </w14:solidFill>
            </w14:textFill>
          </w:rPr>
          <w:t>jax的异步原理是什么</w:t>
        </w:r>
      </w:ins>
    </w:p>
    <w:p>
      <w:pPr>
        <w:ind w:firstLine="480" w:firstLineChars="200"/>
        <w:rPr>
          <w:ins w:id="25166" w:author="冷雪凝" w:date="2019-05-14T19:24:35Z"/>
          <w:color w:val="000000" w:themeColor="text1"/>
          <w:rPrChange w:id="25167" w:author="冷雪凝" w:date="2019-05-14T19:24:49Z">
            <w:rPr>
              <w:ins w:id="25168" w:author="冷雪凝" w:date="2019-05-14T19:24:35Z"/>
            </w:rPr>
          </w:rPrChange>
          <w14:textFill>
            <w14:solidFill>
              <w14:schemeClr w14:val="tx1"/>
            </w14:solidFill>
          </w14:textFill>
        </w:rPr>
      </w:pPr>
    </w:p>
    <w:p>
      <w:pPr>
        <w:pStyle w:val="3"/>
        <w:numPr>
          <w:ilvl w:val="0"/>
          <w:numId w:val="45"/>
        </w:numPr>
        <w:spacing w:line="240" w:lineRule="auto"/>
        <w:ind w:firstLine="562" w:firstLineChars="200"/>
        <w:rPr>
          <w:ins w:id="25169" w:author="冷雪凝" w:date="2019-05-14T19:24:35Z"/>
          <w:rFonts w:ascii="仿宋" w:hAnsi="仿宋" w:eastAsia="仿宋"/>
          <w:color w:val="000000" w:themeColor="text1"/>
          <w:sz w:val="28"/>
          <w:szCs w:val="28"/>
          <w:rPrChange w:id="25170" w:author="冷雪凝" w:date="2019-05-14T19:24:49Z">
            <w:rPr>
              <w:ins w:id="25171" w:author="冷雪凝" w:date="2019-05-14T19:24:35Z"/>
              <w:rFonts w:ascii="仿宋" w:hAnsi="仿宋" w:eastAsia="仿宋"/>
              <w:sz w:val="28"/>
              <w:szCs w:val="28"/>
            </w:rPr>
          </w:rPrChange>
          <w14:textFill>
            <w14:solidFill>
              <w14:schemeClr w14:val="tx1"/>
            </w14:solidFill>
          </w14:textFill>
        </w:rPr>
      </w:pPr>
      <w:ins w:id="25172" w:author="冷雪凝" w:date="2019-05-14T19:24:35Z">
        <w:bookmarkStart w:id="917" w:name="_Toc29131_WPSOffice_Level2"/>
        <w:r>
          <w:rPr>
            <w:rFonts w:hint="eastAsia" w:ascii="仿宋" w:hAnsi="仿宋" w:eastAsia="仿宋"/>
            <w:color w:val="000000" w:themeColor="text1"/>
            <w:sz w:val="28"/>
            <w:szCs w:val="28"/>
            <w:rPrChange w:id="25173" w:author="冷雪凝" w:date="2019-05-14T19:24:49Z">
              <w:rPr>
                <w:rFonts w:hint="eastAsia" w:ascii="仿宋" w:hAnsi="仿宋" w:eastAsia="仿宋"/>
                <w:sz w:val="28"/>
                <w:szCs w:val="28"/>
              </w:rPr>
            </w:rPrChange>
            <w14:textFill>
              <w14:solidFill>
                <w14:schemeClr w14:val="tx1"/>
              </w14:solidFill>
            </w14:textFill>
          </w:rPr>
          <w:t>项目中体现经验的点</w:t>
        </w:r>
        <w:bookmarkEnd w:id="917"/>
      </w:ins>
    </w:p>
    <w:p>
      <w:pPr>
        <w:ind w:firstLine="480" w:firstLineChars="200"/>
        <w:rPr>
          <w:ins w:id="25174" w:author="冷雪凝" w:date="2019-05-14T19:24:35Z"/>
          <w:color w:val="000000" w:themeColor="text1"/>
          <w:rPrChange w:id="25175" w:author="冷雪凝" w:date="2019-05-14T19:24:49Z">
            <w:rPr>
              <w:ins w:id="25176" w:author="冷雪凝" w:date="2019-05-14T19:24:35Z"/>
            </w:rPr>
          </w:rPrChange>
          <w14:textFill>
            <w14:solidFill>
              <w14:schemeClr w14:val="tx1"/>
            </w14:solidFill>
          </w14:textFill>
        </w:rPr>
      </w:pPr>
      <w:ins w:id="25177" w:author="冷雪凝" w:date="2019-05-14T19:24:35Z">
        <w:r>
          <w:rPr>
            <w:rFonts w:hint="eastAsia"/>
            <w:color w:val="000000" w:themeColor="text1"/>
            <w:rPrChange w:id="25178" w:author="冷雪凝" w:date="2019-05-14T19:24:49Z">
              <w:rPr>
                <w:rFonts w:hint="eastAsia"/>
              </w:rPr>
            </w:rPrChange>
            <w14:textFill>
              <w14:solidFill>
                <w14:schemeClr w14:val="tx1"/>
              </w14:solidFill>
            </w14:textFill>
          </w:rPr>
          <w:t>深刻理解promise的特点和使用方法；</w:t>
        </w:r>
      </w:ins>
    </w:p>
    <w:p>
      <w:pPr>
        <w:pStyle w:val="3"/>
        <w:numPr>
          <w:ilvl w:val="0"/>
          <w:numId w:val="45"/>
        </w:numPr>
        <w:spacing w:line="240" w:lineRule="auto"/>
        <w:ind w:firstLine="562" w:firstLineChars="200"/>
        <w:rPr>
          <w:ins w:id="25179" w:author="冷雪凝" w:date="2019-05-14T19:24:35Z"/>
          <w:rFonts w:ascii="仿宋" w:hAnsi="仿宋" w:eastAsia="仿宋"/>
          <w:color w:val="000000" w:themeColor="text1"/>
          <w:sz w:val="28"/>
          <w:szCs w:val="28"/>
          <w:rPrChange w:id="25180" w:author="冷雪凝" w:date="2019-05-14T19:24:49Z">
            <w:rPr>
              <w:ins w:id="25181" w:author="冷雪凝" w:date="2019-05-14T19:24:35Z"/>
              <w:rFonts w:ascii="仿宋" w:hAnsi="仿宋" w:eastAsia="仿宋"/>
              <w:sz w:val="28"/>
              <w:szCs w:val="28"/>
            </w:rPr>
          </w:rPrChange>
          <w14:textFill>
            <w14:solidFill>
              <w14:schemeClr w14:val="tx1"/>
            </w14:solidFill>
          </w14:textFill>
        </w:rPr>
      </w:pPr>
      <w:ins w:id="25182" w:author="冷雪凝" w:date="2019-05-14T19:24:35Z">
        <w:bookmarkStart w:id="918" w:name="_Toc18431_WPSOffice_Level2"/>
        <w:r>
          <w:rPr>
            <w:rFonts w:hint="eastAsia" w:ascii="仿宋" w:hAnsi="仿宋" w:eastAsia="仿宋"/>
            <w:color w:val="000000" w:themeColor="text1"/>
            <w:sz w:val="28"/>
            <w:szCs w:val="28"/>
            <w:rPrChange w:id="25183" w:author="冷雪凝" w:date="2019-05-14T19:24:49Z">
              <w:rPr>
                <w:rFonts w:hint="eastAsia" w:ascii="仿宋" w:hAnsi="仿宋" w:eastAsia="仿宋"/>
                <w:sz w:val="28"/>
                <w:szCs w:val="28"/>
              </w:rPr>
            </w:rPrChange>
            <w14:textFill>
              <w14:solidFill>
                <w14:schemeClr w14:val="tx1"/>
              </w14:solidFill>
            </w14:textFill>
          </w:rPr>
          <w:t>论坛参考</w:t>
        </w:r>
        <w:bookmarkEnd w:id="918"/>
      </w:ins>
    </w:p>
    <w:p>
      <w:pPr>
        <w:ind w:left="420" w:firstLine="480" w:firstLineChars="200"/>
        <w:rPr>
          <w:ins w:id="25184" w:author="冷雪凝" w:date="2019-05-14T19:24:35Z"/>
          <w:rFonts w:hint="eastAsia"/>
          <w:color w:val="000000" w:themeColor="text1"/>
          <w:rPrChange w:id="25185" w:author="冷雪凝" w:date="2019-05-14T19:24:49Z">
            <w:rPr>
              <w:ins w:id="25186" w:author="冷雪凝" w:date="2019-05-14T19:24:35Z"/>
              <w:rFonts w:hint="eastAsia"/>
            </w:rPr>
          </w:rPrChange>
          <w14:textFill>
            <w14:solidFill>
              <w14:schemeClr w14:val="tx1"/>
            </w14:solidFill>
          </w14:textFill>
        </w:rPr>
      </w:pPr>
      <w:ins w:id="25187" w:author="冷雪凝" w:date="2019-05-14T19:24:35Z">
        <w:r>
          <w:rPr>
            <w:color w:val="000000" w:themeColor="text1"/>
            <w:rPrChange w:id="25188" w:author="冷雪凝" w:date="2019-05-14T19:24:49Z">
              <w:rPr/>
            </w:rPrChange>
            <w14:textFill>
              <w14:solidFill>
                <w14:schemeClr w14:val="tx1"/>
              </w14:solidFill>
            </w14:textFill>
          </w:rPr>
          <w:t>https://developers.weixin.qq.com/miniprogram/dev/framework/custom-component/events.html</w:t>
        </w:r>
      </w:ins>
    </w:p>
    <w:p>
      <w:pPr>
        <w:ind w:firstLine="480" w:firstLineChars="200"/>
        <w:rPr>
          <w:ins w:id="25189" w:author="冷雪凝" w:date="2019-05-14T19:24:35Z"/>
          <w:color w:val="000000" w:themeColor="text1"/>
          <w:rPrChange w:id="25190" w:author="梁元" w:date="2019-05-14T19:51:36Z">
            <w:rPr>
              <w:ins w:id="25191" w:author="冷雪凝" w:date="2019-05-14T19:24:35Z"/>
            </w:rPr>
          </w:rPrChange>
          <w14:textFill>
            <w14:solidFill>
              <w14:schemeClr w14:val="tx1"/>
            </w14:solidFill>
          </w14:textFill>
        </w:rPr>
      </w:pPr>
    </w:p>
    <w:p>
      <w:pPr>
        <w:widowControl/>
        <w:ind w:firstLine="480" w:firstLineChars="200"/>
        <w:jc w:val="left"/>
        <w:rPr>
          <w:ins w:id="25192" w:author="冷雪凝" w:date="2019-05-14T19:24:35Z"/>
          <w:rFonts w:eastAsiaTheme="minorHAnsi"/>
          <w:color w:val="000000" w:themeColor="text1"/>
          <w14:textFill>
            <w14:solidFill>
              <w14:schemeClr w14:val="tx1"/>
            </w14:solidFill>
          </w14:textFill>
        </w:rPr>
      </w:pPr>
    </w:p>
    <w:customXmlInsRangeStart w:id="25193" w:author="冷雪凝" w:date="2019-05-14T19:24:35Z"/>
    <w:sdt>
      <w:sdtPr>
        <w:rPr>
          <w:rFonts w:eastAsiaTheme="minorHAnsi"/>
          <w:color w:val="000000" w:themeColor="text1"/>
          <w14:textFill>
            <w14:solidFill>
              <w14:schemeClr w14:val="tx1"/>
            </w14:solidFill>
          </w14:textFill>
        </w:rPr>
        <w:id w:val="945964859"/>
        <w:docPartObj>
          <w:docPartGallery w:val="autotext"/>
        </w:docPartObj>
      </w:sdtPr>
      <w:sdtEndPr>
        <w:rPr>
          <w:rFonts w:eastAsiaTheme="minorHAnsi"/>
          <w:color w:val="000000" w:themeColor="text1"/>
          <w14:textFill>
            <w14:solidFill>
              <w14:schemeClr w14:val="tx1"/>
            </w14:solidFill>
          </w14:textFill>
        </w:rPr>
      </w:sdtEndPr>
      <w:sdtContent>
        <w:customXmlInsRangeEnd w:id="25193"/>
        <w:p>
          <w:pPr>
            <w:ind w:firstLine="480" w:firstLineChars="200"/>
            <w:rPr>
              <w:ins w:id="25195" w:author="冷雪凝" w:date="2019-05-14T19:24:35Z"/>
              <w:rFonts w:eastAsiaTheme="minorHAnsi"/>
              <w:color w:val="000000" w:themeColor="text1"/>
              <w14:textFill>
                <w14:solidFill>
                  <w14:schemeClr w14:val="tx1"/>
                </w14:solidFill>
              </w14:textFill>
            </w:rPr>
          </w:pPr>
        </w:p>
        <w:customXmlInsRangeStart w:id="25198" w:author="冷雪凝" w:date="2019-05-14T19:24:35Z"/>
      </w:sdtContent>
    </w:sdt>
    <w:customXmlInsRangeEnd w:id="25198"/>
    <w:customXmlInsRangeStart w:id="25199" w:author="冷雪凝" w:date="2019-05-14T19:24:35Z"/>
    <w:sdt>
      <w:sdtPr>
        <w:rPr>
          <w:rFonts w:eastAsiaTheme="minorHAnsi"/>
          <w:color w:val="000000" w:themeColor="text1"/>
          <w14:textFill>
            <w14:solidFill>
              <w14:schemeClr w14:val="tx1"/>
            </w14:solidFill>
          </w14:textFill>
        </w:rPr>
        <w:id w:val="-1826581312"/>
        <w:docPartObj>
          <w:docPartGallery w:val="autotext"/>
        </w:docPartObj>
      </w:sdtPr>
      <w:sdtEndPr>
        <w:rPr>
          <w:rFonts w:eastAsiaTheme="minorHAnsi"/>
          <w:color w:val="000000" w:themeColor="text1"/>
          <w14:textFill>
            <w14:solidFill>
              <w14:schemeClr w14:val="tx1"/>
            </w14:solidFill>
          </w14:textFill>
        </w:rPr>
      </w:sdtEndPr>
      <w:sdtContent>
        <w:customXmlInsRangeEnd w:id="25199"/>
        <w:p>
          <w:pPr>
            <w:ind w:firstLine="480" w:firstLineChars="200"/>
            <w:rPr>
              <w:ins w:id="25201" w:author="冷雪凝" w:date="2019-05-14T19:24:35Z"/>
              <w:rFonts w:eastAsiaTheme="minorHAnsi"/>
              <w:color w:val="000000" w:themeColor="text1"/>
              <w14:textFill>
                <w14:solidFill>
                  <w14:schemeClr w14:val="tx1"/>
                </w14:solidFill>
              </w14:textFill>
            </w:rPr>
            <w:sectPr>
              <w:headerReference r:id="rId50" w:type="first"/>
              <w:footerReference r:id="rId52" w:type="first"/>
              <w:headerReference r:id="rId49" w:type="default"/>
              <w:footerReference r:id="rId51" w:type="default"/>
              <w:pgSz w:w="11906" w:h="16838"/>
              <w:pgMar w:top="1440" w:right="1800" w:bottom="1440" w:left="1800" w:header="851" w:footer="992" w:gutter="0"/>
              <w:pgNumType w:start="0"/>
              <w:cols w:space="425" w:num="1"/>
              <w:docGrid w:type="lines" w:linePitch="326" w:charSpace="0"/>
            </w:sectPr>
          </w:pPr>
        </w:p>
        <w:p>
          <w:pPr>
            <w:pStyle w:val="2"/>
            <w:numPr>
              <w:ilvl w:val="0"/>
              <w:numId w:val="1"/>
            </w:numPr>
            <w:rPr>
              <w:ins w:id="25203" w:author="冷雪凝" w:date="2019-05-14T19:30:07Z"/>
              <w:rFonts w:ascii="仿宋" w:hAnsi="仿宋" w:eastAsia="仿宋"/>
              <w:color w:val="000000" w:themeColor="text1"/>
              <w:sz w:val="28"/>
              <w:szCs w:val="28"/>
              <w:rPrChange w:id="25204" w:author="梁元" w:date="2019-05-14T19:51:36Z">
                <w:rPr>
                  <w:ins w:id="25205" w:author="冷雪凝" w:date="2019-05-14T19:30:07Z"/>
                  <w:rFonts w:ascii="仿宋" w:hAnsi="仿宋" w:eastAsia="仿宋"/>
                  <w:sz w:val="28"/>
                  <w:szCs w:val="28"/>
                </w:rPr>
              </w:rPrChange>
              <w14:textFill>
                <w14:solidFill>
                  <w14:schemeClr w14:val="tx1"/>
                </w14:solidFill>
              </w14:textFill>
            </w:rPr>
          </w:pPr>
          <w:ins w:id="25206" w:author="冷雪凝" w:date="2019-05-14T19:30:07Z">
            <w:bookmarkStart w:id="919" w:name="_Toc11804_WPSOffice_Level1"/>
            <w:r>
              <w:rPr>
                <w:rFonts w:hint="eastAsia" w:ascii="仿宋" w:hAnsi="仿宋" w:eastAsia="仿宋"/>
                <w:color w:val="000000" w:themeColor="text1"/>
                <w:sz w:val="28"/>
                <w:szCs w:val="28"/>
                <w:rPrChange w:id="25207" w:author="梁元" w:date="2019-05-14T19:51:36Z">
                  <w:rPr>
                    <w:rFonts w:hint="eastAsia" w:ascii="仿宋" w:hAnsi="仿宋" w:eastAsia="仿宋"/>
                    <w:sz w:val="28"/>
                    <w:szCs w:val="28"/>
                  </w:rPr>
                </w:rPrChange>
                <w14:textFill>
                  <w14:solidFill>
                    <w14:schemeClr w14:val="tx1"/>
                  </w14:solidFill>
                </w14:textFill>
              </w:rPr>
              <w:t>解释一下</w:t>
            </w:r>
          </w:ins>
          <w:ins w:id="25209" w:author="冷雪凝" w:date="2019-05-14T19:30:52Z">
            <w:r>
              <w:rPr>
                <w:rFonts w:hint="eastAsia" w:ascii="仿宋" w:hAnsi="仿宋" w:eastAsia="仿宋"/>
                <w:color w:val="000000" w:themeColor="text1"/>
                <w:sz w:val="28"/>
                <w:szCs w:val="28"/>
                <w:lang w:val="en-US" w:eastAsia="zh-CN"/>
                <w:rPrChange w:id="25210" w:author="梁元" w:date="2019-05-14T19:51:36Z">
                  <w:rPr>
                    <w:rFonts w:hint="eastAsia" w:ascii="仿宋" w:hAnsi="仿宋" w:eastAsia="仿宋"/>
                    <w:sz w:val="28"/>
                    <w:szCs w:val="28"/>
                    <w:lang w:val="en-US" w:eastAsia="zh-CN"/>
                  </w:rPr>
                </w:rPrChange>
                <w14:textFill>
                  <w14:solidFill>
                    <w14:schemeClr w14:val="tx1"/>
                  </w14:solidFill>
                </w14:textFill>
              </w:rPr>
              <w:t>函数</w:t>
            </w:r>
          </w:ins>
          <w:ins w:id="25212" w:author="冷雪凝" w:date="2019-05-14T19:30:54Z">
            <w:r>
              <w:rPr>
                <w:rFonts w:hint="eastAsia" w:ascii="仿宋" w:hAnsi="仿宋" w:eastAsia="仿宋"/>
                <w:color w:val="000000" w:themeColor="text1"/>
                <w:sz w:val="28"/>
                <w:szCs w:val="28"/>
                <w:lang w:val="en-US" w:eastAsia="zh-CN"/>
                <w:rPrChange w:id="25213" w:author="梁元" w:date="2019-05-14T19:51:36Z">
                  <w:rPr>
                    <w:rFonts w:hint="eastAsia" w:ascii="仿宋" w:hAnsi="仿宋" w:eastAsia="仿宋"/>
                    <w:sz w:val="28"/>
                    <w:szCs w:val="28"/>
                    <w:lang w:val="en-US" w:eastAsia="zh-CN"/>
                  </w:rPr>
                </w:rPrChange>
                <w14:textFill>
                  <w14:solidFill>
                    <w14:schemeClr w14:val="tx1"/>
                  </w14:solidFill>
                </w14:textFill>
              </w:rPr>
              <w:t>节流</w:t>
            </w:r>
          </w:ins>
          <w:ins w:id="25215" w:author="冷雪凝" w:date="2019-05-14T19:30:07Z">
            <w:r>
              <w:rPr>
                <w:rFonts w:hint="eastAsia" w:ascii="仿宋" w:hAnsi="仿宋" w:eastAsia="仿宋"/>
                <w:color w:val="000000" w:themeColor="text1"/>
                <w:sz w:val="28"/>
                <w:szCs w:val="28"/>
                <w:lang w:eastAsia="zh-CN"/>
                <w:rPrChange w:id="25216" w:author="梁元" w:date="2019-05-14T19:51:36Z">
                  <w:rPr>
                    <w:rFonts w:hint="eastAsia" w:ascii="仿宋" w:hAnsi="仿宋" w:eastAsia="仿宋"/>
                    <w:sz w:val="28"/>
                    <w:szCs w:val="28"/>
                    <w:lang w:eastAsia="zh-CN"/>
                  </w:rPr>
                </w:rPrChange>
                <w14:textFill>
                  <w14:solidFill>
                    <w14:schemeClr w14:val="tx1"/>
                  </w14:solidFill>
                </w14:textFill>
              </w:rPr>
              <w:t>？</w:t>
            </w:r>
            <w:bookmarkEnd w:id="919"/>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ins w:id="25218" w:author="冷雪凝" w:date="2019-05-14T19:30:07Z"/>
            </w:trPr>
            <w:tc>
              <w:tcPr>
                <w:tcW w:w="1523" w:type="dxa"/>
              </w:tcPr>
              <w:p>
                <w:pPr>
                  <w:jc w:val="center"/>
                  <w:rPr>
                    <w:ins w:id="25219" w:author="冷雪凝" w:date="2019-05-14T19:30:07Z"/>
                    <w:rFonts w:ascii="仿宋" w:hAnsi="仿宋" w:eastAsia="仿宋"/>
                    <w:color w:val="000000" w:themeColor="text1"/>
                    <w:rPrChange w:id="25220" w:author="梁元" w:date="2019-05-14T19:51:36Z">
                      <w:rPr>
                        <w:ins w:id="25221" w:author="冷雪凝" w:date="2019-05-14T19:30:07Z"/>
                        <w:rFonts w:ascii="仿宋" w:hAnsi="仿宋" w:eastAsia="仿宋"/>
                      </w:rPr>
                    </w:rPrChange>
                    <w14:textFill>
                      <w14:solidFill>
                        <w14:schemeClr w14:val="tx1"/>
                      </w14:solidFill>
                    </w14:textFill>
                  </w:rPr>
                </w:pPr>
                <w:ins w:id="25222" w:author="冷雪凝" w:date="2019-05-14T19:30:07Z">
                  <w:r>
                    <w:rPr>
                      <w:rFonts w:hint="eastAsia" w:ascii="仿宋" w:hAnsi="仿宋" w:eastAsia="仿宋"/>
                      <w:color w:val="000000" w:themeColor="text1"/>
                      <w:rPrChange w:id="25223"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25225" w:author="冷雪凝" w:date="2019-05-14T19:30:07Z"/>
                    <w:rFonts w:ascii="仿宋" w:hAnsi="仿宋" w:eastAsia="仿宋"/>
                    <w:color w:val="000000" w:themeColor="text1"/>
                    <w:rPrChange w:id="25226" w:author="梁元" w:date="2019-05-14T19:51:36Z">
                      <w:rPr>
                        <w:ins w:id="25227" w:author="冷雪凝" w:date="2019-05-14T19:30:07Z"/>
                        <w:rFonts w:ascii="仿宋" w:hAnsi="仿宋" w:eastAsia="仿宋"/>
                      </w:rPr>
                    </w:rPrChange>
                    <w14:textFill>
                      <w14:solidFill>
                        <w14:schemeClr w14:val="tx1"/>
                      </w14:solidFill>
                    </w14:textFill>
                  </w:rPr>
                </w:pPr>
                <w:ins w:id="25228" w:author="冷雪凝" w:date="2019-05-14T19:30:07Z">
                  <w:r>
                    <w:rPr>
                      <w:rFonts w:hint="eastAsia" w:ascii="仿宋" w:hAnsi="仿宋" w:eastAsia="仿宋"/>
                      <w:color w:val="000000" w:themeColor="text1"/>
                      <w:rPrChange w:id="25229"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25231" w:author="冷雪凝" w:date="2019-05-14T19:30:07Z"/>
                    <w:rFonts w:ascii="仿宋" w:hAnsi="仿宋" w:eastAsia="仿宋"/>
                    <w:color w:val="000000" w:themeColor="text1"/>
                    <w:rPrChange w:id="25232" w:author="梁元" w:date="2019-05-14T19:51:36Z">
                      <w:rPr>
                        <w:ins w:id="25233" w:author="冷雪凝" w:date="2019-05-14T19:30:07Z"/>
                        <w:rFonts w:ascii="仿宋" w:hAnsi="仿宋" w:eastAsia="仿宋"/>
                      </w:rPr>
                    </w:rPrChange>
                    <w14:textFill>
                      <w14:solidFill>
                        <w14:schemeClr w14:val="tx1"/>
                      </w14:solidFill>
                    </w14:textFill>
                  </w:rPr>
                </w:pPr>
                <w:ins w:id="25234" w:author="冷雪凝" w:date="2019-05-14T19:30:07Z">
                  <w:r>
                    <w:rPr>
                      <w:rFonts w:hint="eastAsia" w:ascii="仿宋" w:hAnsi="仿宋" w:eastAsia="仿宋"/>
                      <w:color w:val="000000" w:themeColor="text1"/>
                      <w:rPrChange w:id="25235"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25237" w:author="冷雪凝" w:date="2019-05-14T19:30:07Z"/>
                    <w:rFonts w:ascii="仿宋" w:hAnsi="仿宋" w:eastAsia="仿宋"/>
                    <w:color w:val="000000" w:themeColor="text1"/>
                    <w:rPrChange w:id="25238" w:author="梁元" w:date="2019-05-14T19:51:36Z">
                      <w:rPr>
                        <w:ins w:id="25239" w:author="冷雪凝" w:date="2019-05-14T19:30:07Z"/>
                        <w:rFonts w:ascii="仿宋" w:hAnsi="仿宋" w:eastAsia="仿宋"/>
                      </w:rPr>
                    </w:rPrChange>
                    <w14:textFill>
                      <w14:solidFill>
                        <w14:schemeClr w14:val="tx1"/>
                      </w14:solidFill>
                    </w14:textFill>
                  </w:rPr>
                </w:pPr>
                <w:ins w:id="25240" w:author="冷雪凝" w:date="2019-05-14T19:30:07Z">
                  <w:r>
                    <w:rPr>
                      <w:rFonts w:hint="eastAsia" w:ascii="仿宋" w:hAnsi="仿宋" w:eastAsia="仿宋"/>
                      <w:color w:val="000000" w:themeColor="text1"/>
                      <w:rPrChange w:id="25241"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25243" w:author="冷雪凝" w:date="2019-05-14T19:30:07Z"/>
                    <w:rFonts w:ascii="仿宋" w:hAnsi="仿宋" w:eastAsia="仿宋"/>
                    <w:color w:val="000000" w:themeColor="text1"/>
                    <w:rPrChange w:id="25244" w:author="梁元" w:date="2019-05-14T19:51:36Z">
                      <w:rPr>
                        <w:ins w:id="25245" w:author="冷雪凝" w:date="2019-05-14T19:30:07Z"/>
                        <w:rFonts w:ascii="仿宋" w:hAnsi="仿宋" w:eastAsia="仿宋"/>
                      </w:rPr>
                    </w:rPrChange>
                    <w14:textFill>
                      <w14:solidFill>
                        <w14:schemeClr w14:val="tx1"/>
                      </w14:solidFill>
                    </w14:textFill>
                  </w:rPr>
                </w:pPr>
                <w:ins w:id="25246" w:author="冷雪凝" w:date="2019-05-14T19:30:07Z">
                  <w:r>
                    <w:rPr>
                      <w:rFonts w:hint="eastAsia" w:ascii="仿宋" w:hAnsi="仿宋" w:eastAsia="仿宋"/>
                      <w:color w:val="000000" w:themeColor="text1"/>
                      <w:rPrChange w:id="25247"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5249" w:author="冷雪凝" w:date="2019-05-14T19:30:07Z"/>
            </w:trPr>
            <w:tc>
              <w:tcPr>
                <w:tcW w:w="1523" w:type="dxa"/>
              </w:tcPr>
              <w:p>
                <w:pPr>
                  <w:jc w:val="center"/>
                  <w:rPr>
                    <w:ins w:id="25250" w:author="冷雪凝" w:date="2019-05-14T19:30:07Z"/>
                    <w:rFonts w:ascii="仿宋" w:hAnsi="仿宋" w:eastAsia="仿宋"/>
                    <w:color w:val="000000" w:themeColor="text1"/>
                    <w:rPrChange w:id="25251" w:author="梁元" w:date="2019-05-14T19:51:36Z">
                      <w:rPr>
                        <w:ins w:id="25252" w:author="冷雪凝" w:date="2019-05-14T19:30:07Z"/>
                        <w:rFonts w:ascii="仿宋" w:hAnsi="仿宋" w:eastAsia="仿宋"/>
                      </w:rPr>
                    </w:rPrChange>
                    <w14:textFill>
                      <w14:solidFill>
                        <w14:schemeClr w14:val="tx1"/>
                      </w14:solidFill>
                    </w14:textFill>
                  </w:rPr>
                </w:pPr>
                <w:ins w:id="25253" w:author="冷雪凝" w:date="2019-05-14T19:30:07Z">
                  <w:r>
                    <w:rPr>
                      <w:rFonts w:ascii="仿宋" w:hAnsi="仿宋" w:eastAsia="仿宋"/>
                      <w:color w:val="000000" w:themeColor="text1"/>
                      <w:rPrChange w:id="25254" w:author="梁元" w:date="2019-05-14T19:51:36Z">
                        <w:rPr>
                          <w:rFonts w:ascii="仿宋" w:hAnsi="仿宋" w:eastAsia="仿宋"/>
                        </w:rPr>
                      </w:rPrChange>
                      <w14:textFill>
                        <w14:solidFill>
                          <w14:schemeClr w14:val="tx1"/>
                        </w14:solidFill>
                      </w14:textFill>
                    </w:rPr>
                    <w:t>7</w:t>
                  </w:r>
                </w:ins>
                <w:ins w:id="25256" w:author="冷雪凝" w:date="2019-05-14T19:30:07Z">
                  <w:r>
                    <w:rPr>
                      <w:rFonts w:hint="eastAsia" w:ascii="仿宋" w:hAnsi="仿宋" w:eastAsia="仿宋"/>
                      <w:color w:val="000000" w:themeColor="text1"/>
                      <w:rPrChange w:id="25257" w:author="梁元" w:date="2019-05-14T19:51:36Z">
                        <w:rPr>
                          <w:rFonts w:hint="eastAsia" w:ascii="仿宋" w:hAnsi="仿宋" w:eastAsia="仿宋"/>
                        </w:rPr>
                      </w:rPrChange>
                      <w14:textFill>
                        <w14:solidFill>
                          <w14:schemeClr w14:val="tx1"/>
                        </w14:solidFill>
                      </w14:textFill>
                    </w:rPr>
                    <w:t>5%</w:t>
                  </w:r>
                </w:ins>
              </w:p>
            </w:tc>
            <w:tc>
              <w:tcPr>
                <w:tcW w:w="1559" w:type="dxa"/>
              </w:tcPr>
              <w:p>
                <w:pPr>
                  <w:jc w:val="center"/>
                  <w:rPr>
                    <w:ins w:id="25259" w:author="冷雪凝" w:date="2019-05-14T19:30:07Z"/>
                    <w:rFonts w:ascii="仿宋" w:hAnsi="仿宋" w:eastAsia="仿宋"/>
                    <w:color w:val="000000" w:themeColor="text1"/>
                    <w:rPrChange w:id="25260" w:author="梁元" w:date="2019-05-14T19:51:36Z">
                      <w:rPr>
                        <w:ins w:id="25261" w:author="冷雪凝" w:date="2019-05-14T19:30:07Z"/>
                        <w:rFonts w:ascii="仿宋" w:hAnsi="仿宋" w:eastAsia="仿宋"/>
                      </w:rPr>
                    </w:rPrChange>
                    <w14:textFill>
                      <w14:solidFill>
                        <w14:schemeClr w14:val="tx1"/>
                      </w14:solidFill>
                    </w14:textFill>
                  </w:rPr>
                </w:pPr>
                <w:ins w:id="25262" w:author="冷雪凝" w:date="2019-05-14T19:30:07Z">
                  <w:r>
                    <w:rPr>
                      <w:rFonts w:hint="eastAsia" w:ascii="仿宋" w:hAnsi="仿宋" w:eastAsia="仿宋"/>
                      <w:color w:val="000000" w:themeColor="text1"/>
                      <w:rPrChange w:id="25263" w:author="梁元" w:date="2019-05-14T19:51:36Z">
                        <w:rPr>
                          <w:rFonts w:hint="eastAsia" w:ascii="仿宋" w:hAnsi="仿宋" w:eastAsia="仿宋"/>
                        </w:rPr>
                      </w:rPrChange>
                      <w14:textFill>
                        <w14:solidFill>
                          <w14:schemeClr w14:val="tx1"/>
                        </w14:solidFill>
                      </w14:textFill>
                    </w:rPr>
                    <w:t>3星</w:t>
                  </w:r>
                </w:ins>
              </w:p>
            </w:tc>
            <w:tc>
              <w:tcPr>
                <w:tcW w:w="1418" w:type="dxa"/>
              </w:tcPr>
              <w:p>
                <w:pPr>
                  <w:jc w:val="center"/>
                  <w:rPr>
                    <w:ins w:id="25265" w:author="冷雪凝" w:date="2019-05-14T19:30:07Z"/>
                    <w:rFonts w:ascii="仿宋" w:hAnsi="仿宋" w:eastAsia="仿宋"/>
                    <w:color w:val="000000" w:themeColor="text1"/>
                    <w:rPrChange w:id="25266" w:author="梁元" w:date="2019-05-14T19:51:36Z">
                      <w:rPr>
                        <w:ins w:id="25267" w:author="冷雪凝" w:date="2019-05-14T19:30:07Z"/>
                        <w:rFonts w:ascii="仿宋" w:hAnsi="仿宋" w:eastAsia="仿宋"/>
                      </w:rPr>
                    </w:rPrChange>
                    <w14:textFill>
                      <w14:solidFill>
                        <w14:schemeClr w14:val="tx1"/>
                      </w14:solidFill>
                    </w14:textFill>
                  </w:rPr>
                </w:pPr>
                <w:ins w:id="25268" w:author="冷雪凝" w:date="2019-05-14T19:30:07Z">
                  <w:r>
                    <w:rPr>
                      <w:rFonts w:hint="eastAsia" w:ascii="仿宋" w:hAnsi="仿宋" w:eastAsia="仿宋"/>
                      <w:color w:val="000000" w:themeColor="text1"/>
                      <w:rPrChange w:id="25269" w:author="梁元" w:date="2019-05-14T19:51:36Z">
                        <w:rPr>
                          <w:rFonts w:hint="eastAsia" w:ascii="仿宋" w:hAnsi="仿宋" w:eastAsia="仿宋"/>
                        </w:rPr>
                      </w:rPrChange>
                      <w14:textFill>
                        <w14:solidFill>
                          <w14:schemeClr w14:val="tx1"/>
                        </w14:solidFill>
                      </w14:textFill>
                    </w:rPr>
                    <w:t>虚拟DOM</w:t>
                  </w:r>
                </w:ins>
              </w:p>
            </w:tc>
            <w:tc>
              <w:tcPr>
                <w:tcW w:w="1417" w:type="dxa"/>
              </w:tcPr>
              <w:p>
                <w:pPr>
                  <w:jc w:val="center"/>
                  <w:rPr>
                    <w:ins w:id="25271" w:author="冷雪凝" w:date="2019-05-14T19:30:07Z"/>
                    <w:rFonts w:ascii="仿宋" w:hAnsi="仿宋" w:eastAsia="仿宋"/>
                    <w:color w:val="000000" w:themeColor="text1"/>
                    <w:rPrChange w:id="25272" w:author="梁元" w:date="2019-05-14T19:51:36Z">
                      <w:rPr>
                        <w:ins w:id="25273" w:author="冷雪凝" w:date="2019-05-14T19:30:07Z"/>
                        <w:rFonts w:ascii="仿宋" w:hAnsi="仿宋" w:eastAsia="仿宋"/>
                      </w:rPr>
                    </w:rPrChange>
                    <w14:textFill>
                      <w14:solidFill>
                        <w14:schemeClr w14:val="tx1"/>
                      </w14:solidFill>
                    </w14:textFill>
                  </w:rPr>
                </w:pPr>
                <w:ins w:id="25274" w:author="冷雪凝" w:date="2019-05-14T19:30:07Z">
                  <w:r>
                    <w:rPr>
                      <w:rFonts w:hint="eastAsia" w:ascii="仿宋" w:hAnsi="仿宋" w:eastAsia="仿宋"/>
                      <w:color w:val="000000" w:themeColor="text1"/>
                      <w:rPrChange w:id="25275" w:author="梁元" w:date="2019-05-14T19:51:36Z">
                        <w:rPr>
                          <w:rFonts w:hint="eastAsia" w:ascii="仿宋" w:hAnsi="仿宋" w:eastAsia="仿宋"/>
                        </w:rPr>
                      </w:rPrChange>
                      <w14:textFill>
                        <w14:solidFill>
                          <w14:schemeClr w14:val="tx1"/>
                        </w14:solidFill>
                      </w14:textFill>
                    </w:rPr>
                    <w:t>开发效率</w:t>
                  </w:r>
                </w:ins>
              </w:p>
            </w:tc>
            <w:tc>
              <w:tcPr>
                <w:tcW w:w="1465" w:type="dxa"/>
              </w:tcPr>
              <w:p>
                <w:pPr>
                  <w:jc w:val="center"/>
                  <w:rPr>
                    <w:ins w:id="25277" w:author="冷雪凝" w:date="2019-05-14T19:30:07Z"/>
                    <w:rFonts w:ascii="仿宋" w:hAnsi="仿宋" w:eastAsia="仿宋"/>
                    <w:color w:val="000000" w:themeColor="text1"/>
                    <w:rPrChange w:id="25278" w:author="梁元" w:date="2019-05-14T19:51:36Z">
                      <w:rPr>
                        <w:ins w:id="25279" w:author="冷雪凝" w:date="2019-05-14T19:30:07Z"/>
                        <w:rFonts w:ascii="仿宋" w:hAnsi="仿宋" w:eastAsia="仿宋"/>
                      </w:rPr>
                    </w:rPrChange>
                    <w14:textFill>
                      <w14:solidFill>
                        <w14:schemeClr w14:val="tx1"/>
                      </w14:solidFill>
                    </w14:textFill>
                  </w:rPr>
                </w:pPr>
                <w:ins w:id="25280" w:author="冷雪凝" w:date="2019-05-14T19:30:07Z">
                  <w:r>
                    <w:rPr>
                      <w:rFonts w:hint="eastAsia" w:ascii="仿宋" w:hAnsi="仿宋" w:eastAsia="仿宋"/>
                      <w:color w:val="000000" w:themeColor="text1"/>
                      <w:rPrChange w:id="25281" w:author="梁元" w:date="2019-05-14T19:51:36Z">
                        <w:rPr>
                          <w:rFonts w:hint="eastAsia" w:ascii="仿宋" w:hAnsi="仿宋" w:eastAsia="仿宋"/>
                        </w:rPr>
                      </w:rPrChange>
                      <w14:textFill>
                        <w14:solidFill>
                          <w14:schemeClr w14:val="tx1"/>
                        </w14:solidFill>
                      </w14:textFill>
                    </w:rPr>
                    <w:t>js</w:t>
                  </w:r>
                </w:ins>
              </w:p>
              <w:p>
                <w:pPr>
                  <w:jc w:val="center"/>
                  <w:rPr>
                    <w:ins w:id="25283" w:author="冷雪凝" w:date="2019-05-14T19:30:07Z"/>
                    <w:rFonts w:ascii="仿宋" w:hAnsi="仿宋" w:eastAsia="仿宋"/>
                    <w:color w:val="000000" w:themeColor="text1"/>
                    <w:rPrChange w:id="25284" w:author="梁元" w:date="2019-05-14T19:51:36Z">
                      <w:rPr>
                        <w:ins w:id="25285" w:author="冷雪凝" w:date="2019-05-14T19:30:07Z"/>
                        <w:rFonts w:ascii="仿宋" w:hAnsi="仿宋" w:eastAsia="仿宋"/>
                      </w:rPr>
                    </w:rPrChange>
                    <w14:textFill>
                      <w14:solidFill>
                        <w14:schemeClr w14:val="tx1"/>
                      </w14:solidFill>
                    </w14:textFill>
                  </w:rPr>
                </w:pPr>
              </w:p>
            </w:tc>
          </w:tr>
        </w:tbl>
        <w:p>
          <w:pPr>
            <w:pStyle w:val="3"/>
            <w:numPr>
              <w:ilvl w:val="0"/>
              <w:numId w:val="19"/>
            </w:numPr>
            <w:spacing w:line="240" w:lineRule="auto"/>
            <w:ind w:firstLine="562" w:firstLineChars="200"/>
            <w:rPr>
              <w:ins w:id="25286" w:author="冷雪凝" w:date="2019-05-14T19:30:07Z"/>
              <w:rFonts w:ascii="仿宋" w:hAnsi="仿宋" w:eastAsia="仿宋"/>
              <w:color w:val="000000" w:themeColor="text1"/>
              <w:sz w:val="28"/>
              <w:szCs w:val="28"/>
              <w:rPrChange w:id="25287" w:author="梁元" w:date="2019-05-14T19:51:36Z">
                <w:rPr>
                  <w:ins w:id="25288" w:author="冷雪凝" w:date="2019-05-14T19:30:07Z"/>
                  <w:rFonts w:ascii="仿宋" w:hAnsi="仿宋" w:eastAsia="仿宋"/>
                  <w:sz w:val="28"/>
                  <w:szCs w:val="28"/>
                </w:rPr>
              </w:rPrChange>
              <w14:textFill>
                <w14:solidFill>
                  <w14:schemeClr w14:val="tx1"/>
                </w14:solidFill>
              </w14:textFill>
            </w:rPr>
          </w:pPr>
          <w:ins w:id="25289" w:author="冷雪凝" w:date="2019-05-14T19:30:07Z">
            <w:bookmarkStart w:id="920" w:name="_Toc11804_WPSOffice_Level2"/>
            <w:r>
              <w:rPr>
                <w:rFonts w:hint="eastAsia" w:ascii="仿宋" w:hAnsi="仿宋" w:eastAsia="仿宋"/>
                <w:color w:val="000000" w:themeColor="text1"/>
                <w:sz w:val="28"/>
                <w:szCs w:val="28"/>
                <w:rPrChange w:id="25290" w:author="梁元" w:date="2019-05-14T19:51:36Z">
                  <w:rPr>
                    <w:rFonts w:hint="eastAsia" w:ascii="仿宋" w:hAnsi="仿宋" w:eastAsia="仿宋"/>
                    <w:sz w:val="28"/>
                    <w:szCs w:val="28"/>
                  </w:rPr>
                </w:rPrChange>
                <w14:textFill>
                  <w14:solidFill>
                    <w14:schemeClr w14:val="tx1"/>
                  </w14:solidFill>
                </w14:textFill>
              </w:rPr>
              <w:t>通常解法</w:t>
            </w:r>
            <w:bookmarkEnd w:id="920"/>
          </w:ins>
        </w:p>
        <w:p>
          <w:pPr>
            <w:spacing w:line="240" w:lineRule="auto"/>
            <w:ind w:firstLine="480" w:firstLineChars="200"/>
            <w:rPr>
              <w:ins w:id="25292" w:author="冷雪凝" w:date="2019-05-14T19:30:07Z"/>
              <w:color w:val="000000" w:themeColor="text1"/>
              <w:rPrChange w:id="25293" w:author="梁元" w:date="2019-05-14T19:51:36Z">
                <w:rPr>
                  <w:ins w:id="25294" w:author="冷雪凝" w:date="2019-05-14T19:30:07Z"/>
                </w:rPr>
              </w:rPrChange>
              <w14:textFill>
                <w14:solidFill>
                  <w14:schemeClr w14:val="tx1"/>
                </w14:solidFill>
              </w14:textFill>
            </w:rPr>
          </w:pPr>
          <w:ins w:id="25295" w:author="冷雪凝" w:date="2019-05-14T19:30:07Z">
            <w:r>
              <w:rPr>
                <w:color w:val="000000" w:themeColor="text1"/>
                <w:rPrChange w:id="25296" w:author="梁元" w:date="2019-05-14T19:51:36Z">
                  <w:rPr/>
                </w:rPrChange>
                <w14:textFill>
                  <w14:solidFill>
                    <w14:schemeClr w14:val="tx1"/>
                  </w14:solidFill>
                </w14:textFill>
              </w:rPr>
              <w:t>JavaScript eXtension，或更常见的JSX，是一个React扩展，允许我们编写看起来像 HTML的JavaScript 。</w:t>
            </w:r>
          </w:ins>
        </w:p>
        <w:p>
          <w:pPr>
            <w:spacing w:line="240" w:lineRule="auto"/>
            <w:ind w:firstLine="480" w:firstLineChars="200"/>
            <w:rPr>
              <w:ins w:id="25298" w:author="冷雪凝" w:date="2019-05-14T19:30:07Z"/>
              <w:color w:val="000000" w:themeColor="text1"/>
              <w:rPrChange w:id="25299" w:author="梁元" w:date="2019-05-14T19:51:36Z">
                <w:rPr>
                  <w:ins w:id="25300" w:author="冷雪凝" w:date="2019-05-14T19:30:07Z"/>
                </w:rPr>
              </w:rPrChange>
              <w14:textFill>
                <w14:solidFill>
                  <w14:schemeClr w14:val="tx1"/>
                </w14:solidFill>
              </w14:textFill>
            </w:rPr>
          </w:pPr>
          <w:ins w:id="25301" w:author="冷雪凝" w:date="2019-05-14T19:30:07Z">
            <w:r>
              <w:rPr>
                <w:rFonts w:hint="eastAsia"/>
                <w:color w:val="000000" w:themeColor="text1"/>
                <w:rPrChange w:id="25302" w:author="梁元" w:date="2019-05-14T19:51:36Z">
                  <w:rPr>
                    <w:rFonts w:hint="eastAsia"/>
                  </w:rPr>
                </w:rPrChange>
                <w14:textFill>
                  <w14:solidFill>
                    <w14:schemeClr w14:val="tx1"/>
                  </w14:solidFill>
                </w14:textFill>
              </w:rPr>
              <w:t>可以在</w:t>
            </w:r>
          </w:ins>
          <w:ins w:id="25304" w:author="冷雪凝" w:date="2019-05-14T19:30:07Z">
            <w:r>
              <w:rPr>
                <w:color w:val="000000" w:themeColor="text1"/>
                <w:rPrChange w:id="25305" w:author="梁元" w:date="2019-05-14T19:51:36Z">
                  <w:rPr/>
                </w:rPrChange>
                <w14:textFill>
                  <w14:solidFill>
                    <w14:schemeClr w14:val="tx1"/>
                  </w14:solidFill>
                </w14:textFill>
              </w:rPr>
              <w:t xml:space="preserve"> JSX 中使用 JavaScript 表达式。表达式写在花括号 {} 中</w:t>
            </w:r>
          </w:ins>
          <w:ins w:id="25307" w:author="冷雪凝" w:date="2019-05-14T19:30:07Z">
            <w:r>
              <w:rPr>
                <w:rFonts w:hint="eastAsia"/>
                <w:color w:val="000000" w:themeColor="text1"/>
                <w:rPrChange w:id="25308" w:author="梁元" w:date="2019-05-14T19:51:36Z">
                  <w:rPr>
                    <w:rFonts w:hint="eastAsia"/>
                  </w:rPr>
                </w:rPrChange>
                <w14:textFill>
                  <w14:solidFill>
                    <w14:schemeClr w14:val="tx1"/>
                  </w14:solidFill>
                </w14:textFill>
              </w:rPr>
              <w:t>；</w:t>
            </w:r>
          </w:ins>
        </w:p>
        <w:p>
          <w:pPr>
            <w:spacing w:line="240" w:lineRule="auto"/>
            <w:ind w:firstLine="480" w:firstLineChars="200"/>
            <w:rPr>
              <w:ins w:id="25310" w:author="冷雪凝" w:date="2019-05-14T19:30:07Z"/>
              <w:color w:val="000000" w:themeColor="text1"/>
              <w:rPrChange w:id="25311" w:author="梁元" w:date="2019-05-14T19:51:36Z">
                <w:rPr>
                  <w:ins w:id="25312" w:author="冷雪凝" w:date="2019-05-14T19:30:07Z"/>
                </w:rPr>
              </w:rPrChange>
              <w14:textFill>
                <w14:solidFill>
                  <w14:schemeClr w14:val="tx1"/>
                </w14:solidFill>
              </w14:textFill>
            </w:rPr>
          </w:pPr>
          <w:ins w:id="25313" w:author="冷雪凝" w:date="2019-05-14T19:30:07Z">
            <w:r>
              <w:rPr>
                <w:rFonts w:hint="eastAsia"/>
                <w:color w:val="000000" w:themeColor="text1"/>
                <w:rPrChange w:id="25314" w:author="梁元" w:date="2019-05-14T19:51:36Z">
                  <w:rPr>
                    <w:rFonts w:hint="eastAsia"/>
                  </w:rPr>
                </w:rPrChange>
                <w14:textFill>
                  <w14:solidFill>
                    <w14:schemeClr w14:val="tx1"/>
                  </w14:solidFill>
                </w14:textFill>
              </w:rPr>
              <w:t>在</w:t>
            </w:r>
          </w:ins>
          <w:ins w:id="25316" w:author="冷雪凝" w:date="2019-05-14T19:30:07Z">
            <w:r>
              <w:rPr>
                <w:color w:val="000000" w:themeColor="text1"/>
                <w:rPrChange w:id="25317" w:author="梁元" w:date="2019-05-14T19:51:36Z">
                  <w:rPr/>
                </w:rPrChange>
                <w14:textFill>
                  <w14:solidFill>
                    <w14:schemeClr w14:val="tx1"/>
                  </w14:solidFill>
                </w14:textFill>
              </w:rPr>
              <w:t xml:space="preserve"> JSX 中不能使用 if else 语句，但可以使用 conditional (三元运算) 表达式来替代</w:t>
            </w:r>
          </w:ins>
          <w:ins w:id="25319" w:author="冷雪凝" w:date="2019-05-14T19:30:07Z">
            <w:r>
              <w:rPr>
                <w:rFonts w:hint="eastAsia"/>
                <w:color w:val="000000" w:themeColor="text1"/>
                <w:rPrChange w:id="25320" w:author="梁元" w:date="2019-05-14T19:51:36Z">
                  <w:rPr>
                    <w:rFonts w:hint="eastAsia"/>
                  </w:rPr>
                </w:rPrChange>
                <w14:textFill>
                  <w14:solidFill>
                    <w14:schemeClr w14:val="tx1"/>
                  </w14:solidFill>
                </w14:textFill>
              </w:rPr>
              <w:t>；</w:t>
            </w:r>
          </w:ins>
        </w:p>
        <w:p>
          <w:pPr>
            <w:spacing w:line="240" w:lineRule="auto"/>
            <w:ind w:firstLine="480" w:firstLineChars="200"/>
            <w:rPr>
              <w:ins w:id="25322" w:author="冷雪凝" w:date="2019-05-14T19:30:07Z"/>
              <w:color w:val="000000" w:themeColor="text1"/>
              <w:rPrChange w:id="25323" w:author="梁元" w:date="2019-05-14T19:51:36Z">
                <w:rPr>
                  <w:ins w:id="25324" w:author="冷雪凝" w:date="2019-05-14T19:30:07Z"/>
                </w:rPr>
              </w:rPrChange>
              <w14:textFill>
                <w14:solidFill>
                  <w14:schemeClr w14:val="tx1"/>
                </w14:solidFill>
              </w14:textFill>
            </w:rPr>
          </w:pPr>
          <w:ins w:id="25325" w:author="冷雪凝" w:date="2019-05-14T19:30:07Z">
            <w:r>
              <w:rPr>
                <w:color w:val="000000" w:themeColor="text1"/>
                <w:rPrChange w:id="25326" w:author="梁元" w:date="2019-05-14T19:51:36Z">
                  <w:rPr/>
                </w:rPrChange>
                <w14:textFill>
                  <w14:solidFill>
                    <w14:schemeClr w14:val="tx1"/>
                  </w14:solidFill>
                </w14:textFill>
              </w:rPr>
              <w:t>React 推荐使用内联样式。我们可以使用 camelCase 语法来设置内联样式. React 会在指定元素数字后自动添加 px</w:t>
            </w:r>
          </w:ins>
          <w:ins w:id="25328" w:author="冷雪凝" w:date="2019-05-14T19:30:07Z">
            <w:r>
              <w:rPr>
                <w:rFonts w:hint="eastAsia"/>
                <w:color w:val="000000" w:themeColor="text1"/>
                <w:rPrChange w:id="25329" w:author="梁元" w:date="2019-05-14T19:51:36Z">
                  <w:rPr>
                    <w:rFonts w:hint="eastAsia"/>
                  </w:rPr>
                </w:rPrChange>
                <w14:textFill>
                  <w14:solidFill>
                    <w14:schemeClr w14:val="tx1"/>
                  </w14:solidFill>
                </w14:textFill>
              </w:rPr>
              <w:t>；</w:t>
            </w:r>
          </w:ins>
        </w:p>
        <w:p>
          <w:pPr>
            <w:spacing w:line="240" w:lineRule="auto"/>
            <w:ind w:firstLine="480" w:firstLineChars="200"/>
            <w:rPr>
              <w:ins w:id="25331" w:author="冷雪凝" w:date="2019-05-14T19:30:07Z"/>
              <w:color w:val="000000" w:themeColor="text1"/>
              <w:rPrChange w:id="25332" w:author="梁元" w:date="2019-05-14T19:51:36Z">
                <w:rPr>
                  <w:ins w:id="25333" w:author="冷雪凝" w:date="2019-05-14T19:30:07Z"/>
                </w:rPr>
              </w:rPrChange>
              <w14:textFill>
                <w14:solidFill>
                  <w14:schemeClr w14:val="tx1"/>
                </w14:solidFill>
              </w14:textFill>
            </w:rPr>
          </w:pPr>
          <w:ins w:id="25334" w:author="冷雪凝" w:date="2019-05-14T19:30:07Z">
            <w:r>
              <w:rPr>
                <w:rFonts w:hint="eastAsia"/>
                <w:color w:val="000000" w:themeColor="text1"/>
                <w:rPrChange w:id="25335" w:author="梁元" w:date="2019-05-14T19:51:36Z">
                  <w:rPr>
                    <w:rFonts w:hint="eastAsia"/>
                  </w:rPr>
                </w:rPrChange>
                <w14:textFill>
                  <w14:solidFill>
                    <w14:schemeClr w14:val="tx1"/>
                  </w14:solidFill>
                </w14:textFill>
              </w:rPr>
              <w:t>J</w:t>
            </w:r>
          </w:ins>
          <w:ins w:id="25337" w:author="冷雪凝" w:date="2019-05-14T19:30:07Z">
            <w:r>
              <w:rPr>
                <w:color w:val="000000" w:themeColor="text1"/>
                <w:rPrChange w:id="25338" w:author="梁元" w:date="2019-05-14T19:51:36Z">
                  <w:rPr/>
                </w:rPrChange>
                <w14:textFill>
                  <w14:solidFill>
                    <w14:schemeClr w14:val="tx1"/>
                  </w14:solidFill>
                </w14:textFill>
              </w:rPr>
              <w:t>SX 允许在模板中插入数组，数组会自动展开所有成员</w:t>
            </w:r>
          </w:ins>
          <w:ins w:id="25340" w:author="冷雪凝" w:date="2019-05-14T19:30:07Z">
            <w:r>
              <w:rPr>
                <w:rFonts w:hint="eastAsia"/>
                <w:color w:val="000000" w:themeColor="text1"/>
                <w:rPrChange w:id="25341" w:author="梁元" w:date="2019-05-14T19:51:36Z">
                  <w:rPr>
                    <w:rFonts w:hint="eastAsia"/>
                  </w:rPr>
                </w:rPrChange>
                <w14:textFill>
                  <w14:solidFill>
                    <w14:schemeClr w14:val="tx1"/>
                  </w14:solidFill>
                </w14:textFill>
              </w:rPr>
              <w:t>；</w:t>
            </w:r>
          </w:ins>
        </w:p>
        <w:p>
          <w:pPr>
            <w:spacing w:line="240" w:lineRule="auto"/>
            <w:ind w:firstLine="480" w:firstLineChars="200"/>
            <w:rPr>
              <w:ins w:id="25343" w:author="冷雪凝" w:date="2019-05-14T19:30:07Z"/>
              <w:color w:val="000000" w:themeColor="text1"/>
              <w:rPrChange w:id="25344" w:author="梁元" w:date="2019-05-14T19:51:36Z">
                <w:rPr>
                  <w:ins w:id="25345" w:author="冷雪凝" w:date="2019-05-14T19:30:07Z"/>
                </w:rPr>
              </w:rPrChange>
              <w14:textFill>
                <w14:solidFill>
                  <w14:schemeClr w14:val="tx1"/>
                </w14:solidFill>
              </w14:textFill>
            </w:rPr>
          </w:pPr>
          <w:ins w:id="25346" w:author="冷雪凝" w:date="2019-05-14T19:30:07Z">
            <w:r>
              <w:rPr>
                <w:rFonts w:hint="eastAsia"/>
                <w:color w:val="000000" w:themeColor="text1"/>
                <w:rPrChange w:id="25347" w:author="梁元" w:date="2019-05-14T19:51:36Z">
                  <w:rPr>
                    <w:rFonts w:hint="eastAsia"/>
                  </w:rPr>
                </w:rPrChange>
                <w14:textFill>
                  <w14:solidFill>
                    <w14:schemeClr w14:val="tx1"/>
                  </w14:solidFill>
                </w14:textFill>
              </w:rPr>
              <w:t>JSX事件绑定使用驼峰写法，比如&lt;d</w:t>
            </w:r>
          </w:ins>
          <w:ins w:id="25349" w:author="冷雪凝" w:date="2019-05-14T19:30:07Z">
            <w:r>
              <w:rPr>
                <w:color w:val="000000" w:themeColor="text1"/>
                <w:rPrChange w:id="25350" w:author="梁元" w:date="2019-05-14T19:51:36Z">
                  <w:rPr/>
                </w:rPrChange>
                <w14:textFill>
                  <w14:solidFill>
                    <w14:schemeClr w14:val="tx1"/>
                  </w14:solidFill>
                </w14:textFill>
              </w:rPr>
              <w:t xml:space="preserve">iv </w:t>
            </w:r>
          </w:ins>
          <w:ins w:id="25352" w:author="冷雪凝" w:date="2019-05-14T19:30:07Z">
            <w:r>
              <w:rPr>
                <w:rFonts w:hint="eastAsia"/>
                <w:color w:val="000000" w:themeColor="text1"/>
                <w:rPrChange w:id="25353" w:author="梁元" w:date="2019-05-14T19:51:36Z">
                  <w:rPr>
                    <w:rFonts w:hint="eastAsia"/>
                  </w:rPr>
                </w:rPrChange>
                <w14:textFill>
                  <w14:solidFill>
                    <w14:schemeClr w14:val="tx1"/>
                  </w14:solidFill>
                </w14:textFill>
              </w:rPr>
              <w:t>onClick</w:t>
            </w:r>
          </w:ins>
          <w:ins w:id="25355" w:author="冷雪凝" w:date="2019-05-14T19:30:07Z">
            <w:r>
              <w:rPr>
                <w:color w:val="000000" w:themeColor="text1"/>
                <w:rPrChange w:id="25356" w:author="梁元" w:date="2019-05-14T19:51:36Z">
                  <w:rPr/>
                </w:rPrChange>
                <w14:textFill>
                  <w14:solidFill>
                    <w14:schemeClr w14:val="tx1"/>
                  </w14:solidFill>
                </w14:textFill>
              </w:rPr>
              <w:t>={()=&gt;{}}</w:t>
            </w:r>
          </w:ins>
          <w:ins w:id="25358" w:author="冷雪凝" w:date="2019-05-14T19:30:07Z">
            <w:r>
              <w:rPr>
                <w:rFonts w:hint="eastAsia"/>
                <w:color w:val="000000" w:themeColor="text1"/>
                <w:rPrChange w:id="25359" w:author="梁元" w:date="2019-05-14T19:51:36Z">
                  <w:rPr>
                    <w:rFonts w:hint="eastAsia"/>
                  </w:rPr>
                </w:rPrChange>
                <w14:textFill>
                  <w14:solidFill>
                    <w14:schemeClr w14:val="tx1"/>
                  </w14:solidFill>
                </w14:textFill>
              </w:rPr>
              <w:t>&gt;</w:t>
            </w:r>
          </w:ins>
          <w:ins w:id="25361" w:author="冷雪凝" w:date="2019-05-14T19:30:07Z">
            <w:r>
              <w:rPr>
                <w:color w:val="000000" w:themeColor="text1"/>
                <w:rPrChange w:id="25362" w:author="梁元" w:date="2019-05-14T19:51:36Z">
                  <w:rPr/>
                </w:rPrChange>
                <w14:textFill>
                  <w14:solidFill>
                    <w14:schemeClr w14:val="tx1"/>
                  </w14:solidFill>
                </w14:textFill>
              </w:rPr>
              <w:t>&lt;/div&gt;</w:t>
            </w:r>
          </w:ins>
        </w:p>
        <w:p>
          <w:pPr>
            <w:spacing w:line="240" w:lineRule="auto"/>
            <w:ind w:firstLine="480" w:firstLineChars="200"/>
            <w:rPr>
              <w:ins w:id="25364" w:author="冷雪凝" w:date="2019-05-14T19:30:07Z"/>
              <w:rFonts w:hint="eastAsia"/>
              <w:color w:val="000000" w:themeColor="text1"/>
              <w:rPrChange w:id="25365" w:author="梁元" w:date="2019-05-14T19:51:36Z">
                <w:rPr>
                  <w:ins w:id="25366" w:author="冷雪凝" w:date="2019-05-14T19:30:07Z"/>
                  <w:rFonts w:hint="eastAsia"/>
                </w:rPr>
              </w:rPrChange>
              <w14:textFill>
                <w14:solidFill>
                  <w14:schemeClr w14:val="tx1"/>
                </w14:solidFill>
              </w14:textFill>
            </w:rPr>
          </w:pPr>
        </w:p>
        <w:p>
          <w:pPr>
            <w:pStyle w:val="3"/>
            <w:numPr>
              <w:ilvl w:val="0"/>
              <w:numId w:val="19"/>
            </w:numPr>
            <w:spacing w:line="240" w:lineRule="auto"/>
            <w:ind w:firstLine="562" w:firstLineChars="200"/>
            <w:rPr>
              <w:ins w:id="25367" w:author="冷雪凝" w:date="2019-05-14T19:30:07Z"/>
              <w:rFonts w:ascii="仿宋" w:hAnsi="仿宋" w:eastAsia="仿宋"/>
              <w:color w:val="000000" w:themeColor="text1"/>
              <w:sz w:val="28"/>
              <w:szCs w:val="28"/>
              <w:rPrChange w:id="25368" w:author="梁元" w:date="2019-05-14T19:51:36Z">
                <w:rPr>
                  <w:ins w:id="25369" w:author="冷雪凝" w:date="2019-05-14T19:30:07Z"/>
                  <w:rFonts w:ascii="仿宋" w:hAnsi="仿宋" w:eastAsia="仿宋"/>
                  <w:sz w:val="28"/>
                  <w:szCs w:val="28"/>
                </w:rPr>
              </w:rPrChange>
              <w14:textFill>
                <w14:solidFill>
                  <w14:schemeClr w14:val="tx1"/>
                </w14:solidFill>
              </w14:textFill>
            </w:rPr>
          </w:pPr>
          <w:ins w:id="25370" w:author="冷雪凝" w:date="2019-05-14T19:30:07Z">
            <w:bookmarkStart w:id="921" w:name="_Toc2922_WPSOffice_Level2"/>
            <w:r>
              <w:rPr>
                <w:rFonts w:hint="eastAsia" w:ascii="仿宋" w:hAnsi="仿宋" w:eastAsia="仿宋"/>
                <w:color w:val="000000" w:themeColor="text1"/>
                <w:sz w:val="28"/>
                <w:szCs w:val="28"/>
                <w:rPrChange w:id="25371" w:author="梁元" w:date="2019-05-14T19:51:36Z">
                  <w:rPr>
                    <w:rFonts w:hint="eastAsia" w:ascii="仿宋" w:hAnsi="仿宋" w:eastAsia="仿宋"/>
                    <w:sz w:val="28"/>
                    <w:szCs w:val="28"/>
                  </w:rPr>
                </w:rPrChange>
                <w14:textFill>
                  <w14:solidFill>
                    <w14:schemeClr w14:val="tx1"/>
                  </w14:solidFill>
                </w14:textFill>
              </w:rPr>
              <w:t>通用大牛级解法</w:t>
            </w:r>
            <w:bookmarkEnd w:id="921"/>
          </w:ins>
        </w:p>
        <w:p>
          <w:pPr>
            <w:spacing w:line="240" w:lineRule="auto"/>
            <w:ind w:firstLine="480" w:firstLineChars="200"/>
            <w:rPr>
              <w:ins w:id="25373" w:author="冷雪凝" w:date="2019-05-14T19:30:07Z"/>
              <w:color w:val="000000" w:themeColor="text1"/>
              <w:rPrChange w:id="25374" w:author="梁元" w:date="2019-05-14T19:51:36Z">
                <w:rPr>
                  <w:ins w:id="25375" w:author="冷雪凝" w:date="2019-05-14T19:30:07Z"/>
                </w:rPr>
              </w:rPrChange>
              <w14:textFill>
                <w14:solidFill>
                  <w14:schemeClr w14:val="tx1"/>
                </w14:solidFill>
              </w14:textFill>
            </w:rPr>
          </w:pPr>
          <w:ins w:id="25376" w:author="冷雪凝" w:date="2019-05-14T19:30:07Z">
            <w:r>
              <w:rPr>
                <w:rFonts w:hint="eastAsia"/>
                <w:color w:val="000000" w:themeColor="text1"/>
                <w:rPrChange w:id="25377" w:author="梁元" w:date="2019-05-14T19:51:36Z">
                  <w:rPr>
                    <w:rFonts w:hint="eastAsia"/>
                  </w:rPr>
                </w:rPrChange>
                <w14:textFill>
                  <w14:solidFill>
                    <w14:schemeClr w14:val="tx1"/>
                  </w14:solidFill>
                </w14:textFill>
              </w:rPr>
              <w:t>虽然</w:t>
            </w:r>
          </w:ins>
          <w:ins w:id="25379" w:author="冷雪凝" w:date="2019-05-14T19:30:07Z">
            <w:r>
              <w:rPr>
                <w:color w:val="000000" w:themeColor="text1"/>
                <w:rPrChange w:id="25380" w:author="梁元" w:date="2019-05-14T19:51:36Z">
                  <w:rPr/>
                </w:rPrChange>
                <w14:textFill>
                  <w14:solidFill>
                    <w14:schemeClr w14:val="tx1"/>
                  </w14:solidFill>
                </w14:textFill>
              </w:rPr>
              <w:t>JSX看起来像HTML，但它实际上只是React.createElement()</w:t>
            </w:r>
          </w:ins>
          <w:ins w:id="25382" w:author="冷雪凝" w:date="2019-05-14T19:30:07Z">
            <w:r>
              <w:rPr>
                <w:rFonts w:hint="eastAsia"/>
                <w:color w:val="000000" w:themeColor="text1"/>
                <w:rPrChange w:id="25383" w:author="梁元" w:date="2019-05-14T19:51:36Z">
                  <w:rPr>
                    <w:rFonts w:hint="eastAsia"/>
                  </w:rPr>
                </w:rPrChange>
                <w14:textFill>
                  <w14:solidFill>
                    <w14:schemeClr w14:val="tx1"/>
                  </w14:solidFill>
                </w14:textFill>
              </w:rPr>
              <w:t>的语法糖</w:t>
            </w:r>
          </w:ins>
          <w:ins w:id="25385" w:author="冷雪凝" w:date="2019-05-14T19:30:07Z">
            <w:r>
              <w:rPr>
                <w:color w:val="000000" w:themeColor="text1"/>
                <w:rPrChange w:id="25386" w:author="梁元" w:date="2019-05-14T19:51:36Z">
                  <w:rPr/>
                </w:rPrChange>
                <w14:textFill>
                  <w14:solidFill>
                    <w14:schemeClr w14:val="tx1"/>
                  </w14:solidFill>
                </w14:textFill>
              </w:rPr>
              <w:t>。当组件渲染时，它输出一个React元素树或该组件输出的HTML元素的虚拟表示。React然后将基于此React元素表示来确定对实际DOM所做的更改。</w:t>
            </w:r>
          </w:ins>
        </w:p>
        <w:p>
          <w:pPr>
            <w:spacing w:line="240" w:lineRule="auto"/>
            <w:ind w:firstLine="480" w:firstLineChars="200"/>
            <w:rPr>
              <w:ins w:id="25388" w:author="冷雪凝" w:date="2019-05-14T19:30:07Z"/>
              <w:color w:val="000000" w:themeColor="text1"/>
              <w:rPrChange w:id="25389" w:author="梁元" w:date="2019-05-14T19:51:36Z">
                <w:rPr>
                  <w:ins w:id="25390" w:author="冷雪凝" w:date="2019-05-14T19:30:07Z"/>
                </w:rPr>
              </w:rPrChange>
              <w14:textFill>
                <w14:solidFill>
                  <w14:schemeClr w14:val="tx1"/>
                </w14:solidFill>
              </w14:textFill>
            </w:rPr>
          </w:pPr>
          <w:ins w:id="25391" w:author="冷雪凝" w:date="2019-05-14T19:30:07Z">
            <w:r>
              <w:rPr>
                <w:rFonts w:hint="eastAsia"/>
                <w:color w:val="000000" w:themeColor="text1"/>
                <w:rPrChange w:id="25392" w:author="梁元" w:date="2019-05-14T19:51:36Z">
                  <w:rPr>
                    <w:rFonts w:hint="eastAsia"/>
                  </w:rPr>
                </w:rPrChange>
                <w14:textFill>
                  <w14:solidFill>
                    <w14:schemeClr w14:val="tx1"/>
                  </w14:solidFill>
                </w14:textFill>
              </w:rPr>
              <w:t>例如：</w:t>
            </w:r>
          </w:ins>
        </w:p>
        <w:p>
          <w:pPr>
            <w:spacing w:line="240" w:lineRule="auto"/>
            <w:ind w:firstLine="480" w:firstLineChars="200"/>
            <w:rPr>
              <w:ins w:id="25394" w:author="冷雪凝" w:date="2019-05-14T19:30:07Z"/>
              <w:color w:val="000000" w:themeColor="text1"/>
              <w:rPrChange w:id="25395" w:author="梁元" w:date="2019-05-14T19:51:36Z">
                <w:rPr>
                  <w:ins w:id="25396" w:author="冷雪凝" w:date="2019-05-14T19:30:07Z"/>
                </w:rPr>
              </w:rPrChange>
              <w14:textFill>
                <w14:solidFill>
                  <w14:schemeClr w14:val="tx1"/>
                </w14:solidFill>
              </w14:textFill>
            </w:rPr>
          </w:pPr>
          <w:ins w:id="25397" w:author="冷雪凝" w:date="2019-05-14T19:30:07Z">
            <w:r>
              <w:rPr>
                <w:color w:val="000000" w:themeColor="text1"/>
                <w:rPrChange w:id="25398" w:author="梁元" w:date="2019-05-14T19:51:36Z">
                  <w:rPr/>
                </w:rPrChange>
                <w14:textFill>
                  <w14:solidFill>
                    <w14:schemeClr w14:val="tx1"/>
                  </w14:solidFill>
                </w14:textFill>
              </w:rPr>
              <w:t>class Header extends React.Component {</w:t>
            </w:r>
          </w:ins>
        </w:p>
        <w:p>
          <w:pPr>
            <w:spacing w:line="240" w:lineRule="auto"/>
            <w:ind w:firstLine="480" w:firstLineChars="200"/>
            <w:rPr>
              <w:ins w:id="25400" w:author="冷雪凝" w:date="2019-05-14T19:30:07Z"/>
              <w:color w:val="000000" w:themeColor="text1"/>
              <w:rPrChange w:id="25401" w:author="梁元" w:date="2019-05-14T19:51:36Z">
                <w:rPr>
                  <w:ins w:id="25402" w:author="冷雪凝" w:date="2019-05-14T19:30:07Z"/>
                </w:rPr>
              </w:rPrChange>
              <w14:textFill>
                <w14:solidFill>
                  <w14:schemeClr w14:val="tx1"/>
                </w14:solidFill>
              </w14:textFill>
            </w:rPr>
          </w:pPr>
          <w:ins w:id="25403" w:author="冷雪凝" w:date="2019-05-14T19:30:07Z">
            <w:r>
              <w:rPr>
                <w:color w:val="000000" w:themeColor="text1"/>
                <w:rPrChange w:id="25404" w:author="梁元" w:date="2019-05-14T19:51:36Z">
                  <w:rPr/>
                </w:rPrChange>
                <w14:textFill>
                  <w14:solidFill>
                    <w14:schemeClr w14:val="tx1"/>
                  </w14:solidFill>
                </w14:textFill>
              </w:rPr>
              <w:t xml:space="preserve">  render() {</w:t>
            </w:r>
          </w:ins>
        </w:p>
        <w:p>
          <w:pPr>
            <w:spacing w:line="240" w:lineRule="auto"/>
            <w:ind w:firstLine="480" w:firstLineChars="200"/>
            <w:rPr>
              <w:ins w:id="25406" w:author="冷雪凝" w:date="2019-05-14T19:30:07Z"/>
              <w:color w:val="000000" w:themeColor="text1"/>
              <w:rPrChange w:id="25407" w:author="梁元" w:date="2019-05-14T19:51:36Z">
                <w:rPr>
                  <w:ins w:id="25408" w:author="冷雪凝" w:date="2019-05-14T19:30:07Z"/>
                </w:rPr>
              </w:rPrChange>
              <w14:textFill>
                <w14:solidFill>
                  <w14:schemeClr w14:val="tx1"/>
                </w14:solidFill>
              </w14:textFill>
            </w:rPr>
          </w:pPr>
          <w:ins w:id="25409" w:author="冷雪凝" w:date="2019-05-14T19:30:07Z">
            <w:r>
              <w:rPr>
                <w:color w:val="000000" w:themeColor="text1"/>
                <w:rPrChange w:id="25410" w:author="梁元" w:date="2019-05-14T19:51:36Z">
                  <w:rPr/>
                </w:rPrChange>
                <w14:textFill>
                  <w14:solidFill>
                    <w14:schemeClr w14:val="tx1"/>
                  </w14:solidFill>
                </w14:textFill>
              </w:rPr>
              <w:t xml:space="preserve">    return (</w:t>
            </w:r>
          </w:ins>
        </w:p>
        <w:p>
          <w:pPr>
            <w:spacing w:line="240" w:lineRule="auto"/>
            <w:ind w:firstLine="480" w:firstLineChars="200"/>
            <w:rPr>
              <w:ins w:id="25412" w:author="冷雪凝" w:date="2019-05-14T19:30:07Z"/>
              <w:color w:val="000000" w:themeColor="text1"/>
              <w:rPrChange w:id="25413" w:author="梁元" w:date="2019-05-14T19:51:36Z">
                <w:rPr>
                  <w:ins w:id="25414" w:author="冷雪凝" w:date="2019-05-14T19:30:07Z"/>
                </w:rPr>
              </w:rPrChange>
              <w14:textFill>
                <w14:solidFill>
                  <w14:schemeClr w14:val="tx1"/>
                </w14:solidFill>
              </w14:textFill>
            </w:rPr>
          </w:pPr>
          <w:ins w:id="25415" w:author="冷雪凝" w:date="2019-05-14T19:30:07Z">
            <w:r>
              <w:rPr>
                <w:color w:val="000000" w:themeColor="text1"/>
                <w:rPrChange w:id="25416" w:author="梁元" w:date="2019-05-14T19:51:36Z">
                  <w:rPr/>
                </w:rPrChange>
                <w14:textFill>
                  <w14:solidFill>
                    <w14:schemeClr w14:val="tx1"/>
                  </w14:solidFill>
                </w14:textFill>
              </w:rPr>
              <w:t xml:space="preserve">      &lt;h1&gt;Hello World&lt;/h1&gt;</w:t>
            </w:r>
          </w:ins>
        </w:p>
        <w:p>
          <w:pPr>
            <w:spacing w:line="240" w:lineRule="auto"/>
            <w:ind w:firstLine="480" w:firstLineChars="200"/>
            <w:rPr>
              <w:ins w:id="25418" w:author="冷雪凝" w:date="2019-05-14T19:30:07Z"/>
              <w:color w:val="000000" w:themeColor="text1"/>
              <w:rPrChange w:id="25419" w:author="梁元" w:date="2019-05-14T19:51:36Z">
                <w:rPr>
                  <w:ins w:id="25420" w:author="冷雪凝" w:date="2019-05-14T19:30:07Z"/>
                </w:rPr>
              </w:rPrChange>
              <w14:textFill>
                <w14:solidFill>
                  <w14:schemeClr w14:val="tx1"/>
                </w14:solidFill>
              </w14:textFill>
            </w:rPr>
          </w:pPr>
          <w:ins w:id="25421" w:author="冷雪凝" w:date="2019-05-14T19:30:07Z">
            <w:r>
              <w:rPr>
                <w:color w:val="000000" w:themeColor="text1"/>
                <w:rPrChange w:id="25422" w:author="梁元" w:date="2019-05-14T19:51:36Z">
                  <w:rPr/>
                </w:rPrChange>
                <w14:textFill>
                  <w14:solidFill>
                    <w14:schemeClr w14:val="tx1"/>
                  </w14:solidFill>
                </w14:textFill>
              </w:rPr>
              <w:t xml:space="preserve">    );</w:t>
            </w:r>
          </w:ins>
        </w:p>
        <w:p>
          <w:pPr>
            <w:spacing w:line="240" w:lineRule="auto"/>
            <w:ind w:firstLine="480" w:firstLineChars="200"/>
            <w:rPr>
              <w:ins w:id="25424" w:author="冷雪凝" w:date="2019-05-14T19:30:07Z"/>
              <w:color w:val="000000" w:themeColor="text1"/>
              <w:rPrChange w:id="25425" w:author="梁元" w:date="2019-05-14T19:51:36Z">
                <w:rPr>
                  <w:ins w:id="25426" w:author="冷雪凝" w:date="2019-05-14T19:30:07Z"/>
                </w:rPr>
              </w:rPrChange>
              <w14:textFill>
                <w14:solidFill>
                  <w14:schemeClr w14:val="tx1"/>
                </w14:solidFill>
              </w14:textFill>
            </w:rPr>
          </w:pPr>
          <w:ins w:id="25427" w:author="冷雪凝" w:date="2019-05-14T19:30:07Z">
            <w:r>
              <w:rPr>
                <w:color w:val="000000" w:themeColor="text1"/>
                <w:rPrChange w:id="25428" w:author="梁元" w:date="2019-05-14T19:51:36Z">
                  <w:rPr/>
                </w:rPrChange>
                <w14:textFill>
                  <w14:solidFill>
                    <w14:schemeClr w14:val="tx1"/>
                  </w14:solidFill>
                </w14:textFill>
              </w:rPr>
              <w:t xml:space="preserve">  }</w:t>
            </w:r>
          </w:ins>
        </w:p>
        <w:p>
          <w:pPr>
            <w:spacing w:line="240" w:lineRule="auto"/>
            <w:ind w:firstLine="480" w:firstLineChars="200"/>
            <w:rPr>
              <w:ins w:id="25430" w:author="冷雪凝" w:date="2019-05-14T19:30:07Z"/>
              <w:color w:val="000000" w:themeColor="text1"/>
              <w:rPrChange w:id="25431" w:author="梁元" w:date="2019-05-14T19:51:36Z">
                <w:rPr>
                  <w:ins w:id="25432" w:author="冷雪凝" w:date="2019-05-14T19:30:07Z"/>
                </w:rPr>
              </w:rPrChange>
              <w14:textFill>
                <w14:solidFill>
                  <w14:schemeClr w14:val="tx1"/>
                </w14:solidFill>
              </w14:textFill>
            </w:rPr>
          </w:pPr>
          <w:ins w:id="25433" w:author="冷雪凝" w:date="2019-05-14T19:30:07Z">
            <w:r>
              <w:rPr>
                <w:color w:val="000000" w:themeColor="text1"/>
                <w:rPrChange w:id="25434" w:author="梁元" w:date="2019-05-14T19:51:36Z">
                  <w:rPr/>
                </w:rPrChange>
                <w14:textFill>
                  <w14:solidFill>
                    <w14:schemeClr w14:val="tx1"/>
                  </w14:solidFill>
                </w14:textFill>
              </w:rPr>
              <w:t>}</w:t>
            </w:r>
          </w:ins>
        </w:p>
        <w:p>
          <w:pPr>
            <w:spacing w:line="240" w:lineRule="auto"/>
            <w:ind w:firstLine="480" w:firstLineChars="200"/>
            <w:rPr>
              <w:ins w:id="25436" w:author="冷雪凝" w:date="2019-05-14T19:30:07Z"/>
              <w:color w:val="000000" w:themeColor="text1"/>
              <w:rPrChange w:id="25437" w:author="梁元" w:date="2019-05-14T19:51:36Z">
                <w:rPr>
                  <w:ins w:id="25438" w:author="冷雪凝" w:date="2019-05-14T19:30:07Z"/>
                </w:rPr>
              </w:rPrChange>
              <w14:textFill>
                <w14:solidFill>
                  <w14:schemeClr w14:val="tx1"/>
                </w14:solidFill>
              </w14:textFill>
            </w:rPr>
          </w:pPr>
          <w:ins w:id="25439" w:author="冷雪凝" w:date="2019-05-14T19:30:07Z">
            <w:r>
              <w:rPr>
                <w:rFonts w:hint="eastAsia"/>
                <w:color w:val="000000" w:themeColor="text1"/>
                <w:rPrChange w:id="25440" w:author="梁元" w:date="2019-05-14T19:51:36Z">
                  <w:rPr>
                    <w:rFonts w:hint="eastAsia"/>
                  </w:rPr>
                </w:rPrChange>
                <w14:textFill>
                  <w14:solidFill>
                    <w14:schemeClr w14:val="tx1"/>
                  </w14:solidFill>
                </w14:textFill>
              </w:rPr>
              <w:t>其实对应于</w:t>
            </w:r>
          </w:ins>
        </w:p>
        <w:p>
          <w:pPr>
            <w:spacing w:line="240" w:lineRule="auto"/>
            <w:ind w:firstLine="480" w:firstLineChars="200"/>
            <w:rPr>
              <w:ins w:id="25442" w:author="冷雪凝" w:date="2019-05-14T19:30:07Z"/>
              <w:color w:val="000000" w:themeColor="text1"/>
              <w:rPrChange w:id="25443" w:author="梁元" w:date="2019-05-14T19:51:36Z">
                <w:rPr>
                  <w:ins w:id="25444" w:author="冷雪凝" w:date="2019-05-14T19:30:07Z"/>
                </w:rPr>
              </w:rPrChange>
              <w14:textFill>
                <w14:solidFill>
                  <w14:schemeClr w14:val="tx1"/>
                </w14:solidFill>
              </w14:textFill>
            </w:rPr>
          </w:pPr>
          <w:ins w:id="25445" w:author="冷雪凝" w:date="2019-05-14T19:30:07Z">
            <w:r>
              <w:rPr>
                <w:color w:val="000000" w:themeColor="text1"/>
                <w:rPrChange w:id="25446" w:author="梁元" w:date="2019-05-14T19:51:36Z">
                  <w:rPr/>
                </w:rPrChange>
                <w14:textFill>
                  <w14:solidFill>
                    <w14:schemeClr w14:val="tx1"/>
                  </w14:solidFill>
                </w14:textFill>
              </w:rPr>
              <w:t>class HelloWorld extends React.Component {</w:t>
            </w:r>
          </w:ins>
        </w:p>
        <w:p>
          <w:pPr>
            <w:spacing w:line="240" w:lineRule="auto"/>
            <w:ind w:firstLine="480" w:firstLineChars="200"/>
            <w:rPr>
              <w:ins w:id="25448" w:author="冷雪凝" w:date="2019-05-14T19:30:07Z"/>
              <w:color w:val="000000" w:themeColor="text1"/>
              <w:rPrChange w:id="25449" w:author="梁元" w:date="2019-05-14T19:51:36Z">
                <w:rPr>
                  <w:ins w:id="25450" w:author="冷雪凝" w:date="2019-05-14T19:30:07Z"/>
                </w:rPr>
              </w:rPrChange>
              <w14:textFill>
                <w14:solidFill>
                  <w14:schemeClr w14:val="tx1"/>
                </w14:solidFill>
              </w14:textFill>
            </w:rPr>
          </w:pPr>
          <w:ins w:id="25451" w:author="冷雪凝" w:date="2019-05-14T19:30:07Z">
            <w:r>
              <w:rPr>
                <w:color w:val="000000" w:themeColor="text1"/>
                <w:rPrChange w:id="25452" w:author="梁元" w:date="2019-05-14T19:51:36Z">
                  <w:rPr/>
                </w:rPrChange>
                <w14:textFill>
                  <w14:solidFill>
                    <w14:schemeClr w14:val="tx1"/>
                  </w14:solidFill>
                </w14:textFill>
              </w:rPr>
              <w:t xml:space="preserve">  render() {</w:t>
            </w:r>
          </w:ins>
        </w:p>
        <w:p>
          <w:pPr>
            <w:spacing w:line="240" w:lineRule="auto"/>
            <w:ind w:firstLine="480" w:firstLineChars="200"/>
            <w:rPr>
              <w:ins w:id="25454" w:author="冷雪凝" w:date="2019-05-14T19:30:07Z"/>
              <w:color w:val="000000" w:themeColor="text1"/>
              <w:rPrChange w:id="25455" w:author="梁元" w:date="2019-05-14T19:51:36Z">
                <w:rPr>
                  <w:ins w:id="25456" w:author="冷雪凝" w:date="2019-05-14T19:30:07Z"/>
                </w:rPr>
              </w:rPrChange>
              <w14:textFill>
                <w14:solidFill>
                  <w14:schemeClr w14:val="tx1"/>
                </w14:solidFill>
              </w14:textFill>
            </w:rPr>
          </w:pPr>
          <w:ins w:id="25457" w:author="冷雪凝" w:date="2019-05-14T19:30:07Z">
            <w:r>
              <w:rPr>
                <w:color w:val="000000" w:themeColor="text1"/>
                <w:rPrChange w:id="25458" w:author="梁元" w:date="2019-05-14T19:51:36Z">
                  <w:rPr/>
                </w:rPrChange>
                <w14:textFill>
                  <w14:solidFill>
                    <w14:schemeClr w14:val="tx1"/>
                  </w14:solidFill>
                </w14:textFill>
              </w:rPr>
              <w:t xml:space="preserve">    return (</w:t>
            </w:r>
          </w:ins>
        </w:p>
        <w:p>
          <w:pPr>
            <w:spacing w:line="240" w:lineRule="auto"/>
            <w:ind w:firstLine="480" w:firstLineChars="200"/>
            <w:rPr>
              <w:ins w:id="25460" w:author="冷雪凝" w:date="2019-05-14T19:30:07Z"/>
              <w:color w:val="000000" w:themeColor="text1"/>
              <w:rPrChange w:id="25461" w:author="梁元" w:date="2019-05-14T19:51:36Z">
                <w:rPr>
                  <w:ins w:id="25462" w:author="冷雪凝" w:date="2019-05-14T19:30:07Z"/>
                </w:rPr>
              </w:rPrChange>
              <w14:textFill>
                <w14:solidFill>
                  <w14:schemeClr w14:val="tx1"/>
                </w14:solidFill>
              </w14:textFill>
            </w:rPr>
          </w:pPr>
          <w:ins w:id="25463" w:author="冷雪凝" w:date="2019-05-14T19:30:07Z">
            <w:r>
              <w:rPr>
                <w:color w:val="000000" w:themeColor="text1"/>
                <w:rPrChange w:id="25464" w:author="梁元" w:date="2019-05-14T19:51:36Z">
                  <w:rPr/>
                </w:rPrChange>
                <w14:textFill>
                  <w14:solidFill>
                    <w14:schemeClr w14:val="tx1"/>
                  </w14:solidFill>
                </w14:textFill>
              </w:rPr>
              <w:t xml:space="preserve">      React.createElement(</w:t>
            </w:r>
          </w:ins>
        </w:p>
        <w:p>
          <w:pPr>
            <w:spacing w:line="240" w:lineRule="auto"/>
            <w:ind w:firstLine="480" w:firstLineChars="200"/>
            <w:rPr>
              <w:ins w:id="25466" w:author="冷雪凝" w:date="2019-05-14T19:30:07Z"/>
              <w:color w:val="000000" w:themeColor="text1"/>
              <w:rPrChange w:id="25467" w:author="梁元" w:date="2019-05-14T19:51:36Z">
                <w:rPr>
                  <w:ins w:id="25468" w:author="冷雪凝" w:date="2019-05-14T19:30:07Z"/>
                </w:rPr>
              </w:rPrChange>
              <w14:textFill>
                <w14:solidFill>
                  <w14:schemeClr w14:val="tx1"/>
                </w14:solidFill>
              </w14:textFill>
            </w:rPr>
          </w:pPr>
          <w:ins w:id="25469" w:author="冷雪凝" w:date="2019-05-14T19:30:07Z">
            <w:r>
              <w:rPr>
                <w:color w:val="000000" w:themeColor="text1"/>
                <w:rPrChange w:id="25470" w:author="梁元" w:date="2019-05-14T19:51:36Z">
                  <w:rPr/>
                </w:rPrChange>
                <w14:textFill>
                  <w14:solidFill>
                    <w14:schemeClr w14:val="tx1"/>
                  </w14:solidFill>
                </w14:textFill>
              </w:rPr>
              <w:t xml:space="preserve">        'h1',</w:t>
            </w:r>
          </w:ins>
        </w:p>
        <w:p>
          <w:pPr>
            <w:spacing w:line="240" w:lineRule="auto"/>
            <w:ind w:firstLine="480" w:firstLineChars="200"/>
            <w:rPr>
              <w:ins w:id="25472" w:author="冷雪凝" w:date="2019-05-14T19:30:07Z"/>
              <w:color w:val="000000" w:themeColor="text1"/>
              <w:rPrChange w:id="25473" w:author="梁元" w:date="2019-05-14T19:51:36Z">
                <w:rPr>
                  <w:ins w:id="25474" w:author="冷雪凝" w:date="2019-05-14T19:30:07Z"/>
                </w:rPr>
              </w:rPrChange>
              <w14:textFill>
                <w14:solidFill>
                  <w14:schemeClr w14:val="tx1"/>
                </w14:solidFill>
              </w14:textFill>
            </w:rPr>
          </w:pPr>
          <w:ins w:id="25475" w:author="冷雪凝" w:date="2019-05-14T19:30:07Z">
            <w:r>
              <w:rPr>
                <w:color w:val="000000" w:themeColor="text1"/>
                <w:rPrChange w:id="25476" w:author="梁元" w:date="2019-05-14T19:51:36Z">
                  <w:rPr/>
                </w:rPrChange>
                <w14:textFill>
                  <w14:solidFill>
                    <w14:schemeClr w14:val="tx1"/>
                  </w14:solidFill>
                </w14:textFill>
              </w:rPr>
              <w:t xml:space="preserve">        {className: 'large'},</w:t>
            </w:r>
          </w:ins>
        </w:p>
        <w:p>
          <w:pPr>
            <w:spacing w:line="240" w:lineRule="auto"/>
            <w:ind w:firstLine="480" w:firstLineChars="200"/>
            <w:rPr>
              <w:ins w:id="25478" w:author="冷雪凝" w:date="2019-05-14T19:30:07Z"/>
              <w:color w:val="000000" w:themeColor="text1"/>
              <w:rPrChange w:id="25479" w:author="梁元" w:date="2019-05-14T19:51:36Z">
                <w:rPr>
                  <w:ins w:id="25480" w:author="冷雪凝" w:date="2019-05-14T19:30:07Z"/>
                </w:rPr>
              </w:rPrChange>
              <w14:textFill>
                <w14:solidFill>
                  <w14:schemeClr w14:val="tx1"/>
                </w14:solidFill>
              </w14:textFill>
            </w:rPr>
          </w:pPr>
          <w:ins w:id="25481" w:author="冷雪凝" w:date="2019-05-14T19:30:07Z">
            <w:r>
              <w:rPr>
                <w:color w:val="000000" w:themeColor="text1"/>
                <w:rPrChange w:id="25482" w:author="梁元" w:date="2019-05-14T19:51:36Z">
                  <w:rPr/>
                </w:rPrChange>
                <w14:textFill>
                  <w14:solidFill>
                    <w14:schemeClr w14:val="tx1"/>
                  </w14:solidFill>
                </w14:textFill>
              </w:rPr>
              <w:t xml:space="preserve">        'Hello World'</w:t>
            </w:r>
          </w:ins>
        </w:p>
        <w:p>
          <w:pPr>
            <w:spacing w:line="240" w:lineRule="auto"/>
            <w:ind w:firstLine="480" w:firstLineChars="200"/>
            <w:rPr>
              <w:ins w:id="25484" w:author="冷雪凝" w:date="2019-05-14T19:30:07Z"/>
              <w:color w:val="000000" w:themeColor="text1"/>
              <w:rPrChange w:id="25485" w:author="梁元" w:date="2019-05-14T19:51:36Z">
                <w:rPr>
                  <w:ins w:id="25486" w:author="冷雪凝" w:date="2019-05-14T19:30:07Z"/>
                </w:rPr>
              </w:rPrChange>
              <w14:textFill>
                <w14:solidFill>
                  <w14:schemeClr w14:val="tx1"/>
                </w14:solidFill>
              </w14:textFill>
            </w:rPr>
          </w:pPr>
          <w:ins w:id="25487" w:author="冷雪凝" w:date="2019-05-14T19:30:07Z">
            <w:r>
              <w:rPr>
                <w:color w:val="000000" w:themeColor="text1"/>
                <w:rPrChange w:id="25488" w:author="梁元" w:date="2019-05-14T19:51:36Z">
                  <w:rPr/>
                </w:rPrChange>
                <w14:textFill>
                  <w14:solidFill>
                    <w14:schemeClr w14:val="tx1"/>
                  </w14:solidFill>
                </w14:textFill>
              </w:rPr>
              <w:t xml:space="preserve">      )</w:t>
            </w:r>
          </w:ins>
        </w:p>
        <w:p>
          <w:pPr>
            <w:spacing w:line="240" w:lineRule="auto"/>
            <w:ind w:firstLine="480" w:firstLineChars="200"/>
            <w:rPr>
              <w:ins w:id="25490" w:author="冷雪凝" w:date="2019-05-14T19:30:07Z"/>
              <w:color w:val="000000" w:themeColor="text1"/>
              <w:rPrChange w:id="25491" w:author="梁元" w:date="2019-05-14T19:51:36Z">
                <w:rPr>
                  <w:ins w:id="25492" w:author="冷雪凝" w:date="2019-05-14T19:30:07Z"/>
                </w:rPr>
              </w:rPrChange>
              <w14:textFill>
                <w14:solidFill>
                  <w14:schemeClr w14:val="tx1"/>
                </w14:solidFill>
              </w14:textFill>
            </w:rPr>
          </w:pPr>
          <w:ins w:id="25493" w:author="冷雪凝" w:date="2019-05-14T19:30:07Z">
            <w:r>
              <w:rPr>
                <w:color w:val="000000" w:themeColor="text1"/>
                <w:rPrChange w:id="25494" w:author="梁元" w:date="2019-05-14T19:51:36Z">
                  <w:rPr/>
                </w:rPrChange>
                <w14:textFill>
                  <w14:solidFill>
                    <w14:schemeClr w14:val="tx1"/>
                  </w14:solidFill>
                </w14:textFill>
              </w:rPr>
              <w:t xml:space="preserve">    );</w:t>
            </w:r>
          </w:ins>
        </w:p>
        <w:p>
          <w:pPr>
            <w:spacing w:line="240" w:lineRule="auto"/>
            <w:ind w:firstLine="480" w:firstLineChars="200"/>
            <w:rPr>
              <w:ins w:id="25496" w:author="冷雪凝" w:date="2019-05-14T19:30:07Z"/>
              <w:color w:val="000000" w:themeColor="text1"/>
              <w:rPrChange w:id="25497" w:author="梁元" w:date="2019-05-14T19:51:36Z">
                <w:rPr>
                  <w:ins w:id="25498" w:author="冷雪凝" w:date="2019-05-14T19:30:07Z"/>
                </w:rPr>
              </w:rPrChange>
              <w14:textFill>
                <w14:solidFill>
                  <w14:schemeClr w14:val="tx1"/>
                </w14:solidFill>
              </w14:textFill>
            </w:rPr>
          </w:pPr>
          <w:ins w:id="25499" w:author="冷雪凝" w:date="2019-05-14T19:30:07Z">
            <w:r>
              <w:rPr>
                <w:color w:val="000000" w:themeColor="text1"/>
                <w:rPrChange w:id="25500" w:author="梁元" w:date="2019-05-14T19:51:36Z">
                  <w:rPr/>
                </w:rPrChange>
                <w14:textFill>
                  <w14:solidFill>
                    <w14:schemeClr w14:val="tx1"/>
                  </w14:solidFill>
                </w14:textFill>
              </w:rPr>
              <w:t xml:space="preserve">  }</w:t>
            </w:r>
          </w:ins>
        </w:p>
        <w:p>
          <w:pPr>
            <w:spacing w:line="240" w:lineRule="auto"/>
            <w:ind w:firstLine="480" w:firstLineChars="200"/>
            <w:rPr>
              <w:ins w:id="25502" w:author="冷雪凝" w:date="2019-05-14T19:30:07Z"/>
              <w:color w:val="000000" w:themeColor="text1"/>
              <w:rPrChange w:id="25503" w:author="梁元" w:date="2019-05-14T19:51:36Z">
                <w:rPr>
                  <w:ins w:id="25504" w:author="冷雪凝" w:date="2019-05-14T19:30:07Z"/>
                </w:rPr>
              </w:rPrChange>
              <w14:textFill>
                <w14:solidFill>
                  <w14:schemeClr w14:val="tx1"/>
                </w14:solidFill>
              </w14:textFill>
            </w:rPr>
          </w:pPr>
          <w:ins w:id="25505" w:author="冷雪凝" w:date="2019-05-14T19:30:07Z">
            <w:r>
              <w:rPr>
                <w:color w:val="000000" w:themeColor="text1"/>
                <w:rPrChange w:id="25506" w:author="梁元" w:date="2019-05-14T19:51:36Z">
                  <w:rPr/>
                </w:rPrChange>
                <w14:textFill>
                  <w14:solidFill>
                    <w14:schemeClr w14:val="tx1"/>
                  </w14:solidFill>
                </w14:textFill>
              </w:rPr>
              <w:t>}</w:t>
            </w:r>
          </w:ins>
        </w:p>
        <w:p>
          <w:pPr>
            <w:spacing w:line="240" w:lineRule="auto"/>
            <w:ind w:firstLine="480" w:firstLineChars="200"/>
            <w:rPr>
              <w:ins w:id="25508" w:author="冷雪凝" w:date="2019-05-14T19:30:07Z"/>
              <w:color w:val="000000" w:themeColor="text1"/>
              <w:rPrChange w:id="25509" w:author="梁元" w:date="2019-05-14T19:51:36Z">
                <w:rPr>
                  <w:ins w:id="25510" w:author="冷雪凝" w:date="2019-05-14T19:30:07Z"/>
                </w:rPr>
              </w:rPrChange>
              <w14:textFill>
                <w14:solidFill>
                  <w14:schemeClr w14:val="tx1"/>
                </w14:solidFill>
              </w14:textFill>
            </w:rPr>
          </w:pPr>
        </w:p>
        <w:p>
          <w:pPr>
            <w:spacing w:line="240" w:lineRule="auto"/>
            <w:ind w:firstLine="480" w:firstLineChars="200"/>
            <w:rPr>
              <w:ins w:id="25511" w:author="冷雪凝" w:date="2019-05-14T19:30:07Z"/>
              <w:rFonts w:hint="eastAsia"/>
              <w:color w:val="000000" w:themeColor="text1"/>
              <w:rPrChange w:id="25512" w:author="梁元" w:date="2019-05-14T19:51:36Z">
                <w:rPr>
                  <w:ins w:id="25513" w:author="冷雪凝" w:date="2019-05-14T19:30:07Z"/>
                  <w:rFonts w:hint="eastAsia"/>
                </w:rPr>
              </w:rPrChange>
              <w14:textFill>
                <w14:solidFill>
                  <w14:schemeClr w14:val="tx1"/>
                </w14:solidFill>
              </w14:textFill>
            </w:rPr>
          </w:pPr>
          <w:ins w:id="25514" w:author="冷雪凝" w:date="2019-05-14T19:30:07Z">
            <w:r>
              <w:rPr>
                <w:rFonts w:hint="eastAsia"/>
                <w:color w:val="000000" w:themeColor="text1"/>
                <w:rPrChange w:id="25515" w:author="梁元" w:date="2019-05-14T19:51:36Z">
                  <w:rPr>
                    <w:rFonts w:hint="eastAsia"/>
                  </w:rPr>
                </w:rPrChange>
                <w14:textFill>
                  <w14:solidFill>
                    <w14:schemeClr w14:val="tx1"/>
                  </w14:solidFill>
                </w14:textFill>
              </w:rPr>
              <w:t>就是说JSX最终会被babel等编译工具转换为普通的JS来让浏览器识别，而转换的结果是</w:t>
            </w:r>
          </w:ins>
          <w:ins w:id="25517" w:author="冷雪凝" w:date="2019-05-14T19:30:07Z">
            <w:r>
              <w:rPr>
                <w:color w:val="000000" w:themeColor="text1"/>
                <w:rPrChange w:id="25518" w:author="梁元" w:date="2019-05-14T19:51:36Z">
                  <w:rPr/>
                </w:rPrChange>
                <w14:textFill>
                  <w14:solidFill>
                    <w14:schemeClr w14:val="tx1"/>
                  </w14:solidFill>
                </w14:textFill>
              </w:rPr>
              <w:t>R</w:t>
            </w:r>
          </w:ins>
          <w:ins w:id="25520" w:author="冷雪凝" w:date="2019-05-14T19:30:07Z">
            <w:r>
              <w:rPr>
                <w:rFonts w:hint="eastAsia"/>
                <w:color w:val="000000" w:themeColor="text1"/>
                <w:rPrChange w:id="25521" w:author="梁元" w:date="2019-05-14T19:51:36Z">
                  <w:rPr>
                    <w:rFonts w:hint="eastAsia"/>
                  </w:rPr>
                </w:rPrChange>
                <w14:textFill>
                  <w14:solidFill>
                    <w14:schemeClr w14:val="tx1"/>
                  </w14:solidFill>
                </w14:textFill>
              </w:rPr>
              <w:t>eact</w:t>
            </w:r>
          </w:ins>
          <w:ins w:id="25523" w:author="冷雪凝" w:date="2019-05-14T19:30:07Z">
            <w:r>
              <w:rPr>
                <w:color w:val="000000" w:themeColor="text1"/>
                <w:rPrChange w:id="25524" w:author="梁元" w:date="2019-05-14T19:51:36Z">
                  <w:rPr/>
                </w:rPrChange>
                <w14:textFill>
                  <w14:solidFill>
                    <w14:schemeClr w14:val="tx1"/>
                  </w14:solidFill>
                </w14:textFill>
              </w:rPr>
              <w:t>.createElement()</w:t>
            </w:r>
          </w:ins>
          <w:ins w:id="25526" w:author="冷雪凝" w:date="2019-05-14T19:30:07Z">
            <w:r>
              <w:rPr>
                <w:rFonts w:hint="eastAsia"/>
                <w:color w:val="000000" w:themeColor="text1"/>
                <w:rPrChange w:id="25527" w:author="梁元" w:date="2019-05-14T19:51:36Z">
                  <w:rPr>
                    <w:rFonts w:hint="eastAsia"/>
                  </w:rPr>
                </w:rPrChange>
                <w14:textFill>
                  <w14:solidFill>
                    <w14:schemeClr w14:val="tx1"/>
                  </w14:solidFill>
                </w14:textFill>
              </w:rPr>
              <w:t>函数，该函数不会生成真实的DOM而是创建一个虚拟DOM，虚拟DOM本身就是一个对象。ReactDOM.</w:t>
            </w:r>
          </w:ins>
          <w:ins w:id="25529" w:author="冷雪凝" w:date="2019-05-14T19:30:07Z">
            <w:r>
              <w:rPr>
                <w:color w:val="000000" w:themeColor="text1"/>
                <w:rPrChange w:id="25530" w:author="梁元" w:date="2019-05-14T19:51:36Z">
                  <w:rPr/>
                </w:rPrChange>
                <w14:textFill>
                  <w14:solidFill>
                    <w14:schemeClr w14:val="tx1"/>
                  </w14:solidFill>
                </w14:textFill>
              </w:rPr>
              <w:t>render()</w:t>
            </w:r>
          </w:ins>
          <w:ins w:id="25532" w:author="冷雪凝" w:date="2019-05-14T19:30:07Z">
            <w:r>
              <w:rPr>
                <w:rFonts w:hint="eastAsia"/>
                <w:color w:val="000000" w:themeColor="text1"/>
                <w:rPrChange w:id="25533" w:author="梁元" w:date="2019-05-14T19:51:36Z">
                  <w:rPr>
                    <w:rFonts w:hint="eastAsia"/>
                  </w:rPr>
                </w:rPrChange>
                <w14:textFill>
                  <w14:solidFill>
                    <w14:schemeClr w14:val="tx1"/>
                  </w14:solidFill>
                </w14:textFill>
              </w:rPr>
              <w:t>将虚拟DOM渲染到视图上，会经过diff运算以减小不必要的DOM操作，从而提高页面性能。</w:t>
            </w:r>
          </w:ins>
        </w:p>
        <w:p>
          <w:pPr>
            <w:spacing w:line="240" w:lineRule="auto"/>
            <w:ind w:firstLine="480" w:firstLineChars="200"/>
            <w:rPr>
              <w:ins w:id="25535" w:author="冷雪凝" w:date="2019-05-14T19:30:07Z"/>
              <w:color w:val="000000" w:themeColor="text1"/>
              <w:rPrChange w:id="25536" w:author="梁元" w:date="2019-05-14T19:51:36Z">
                <w:rPr>
                  <w:ins w:id="25537" w:author="冷雪凝" w:date="2019-05-14T19:30:07Z"/>
                </w:rPr>
              </w:rPrChange>
              <w14:textFill>
                <w14:solidFill>
                  <w14:schemeClr w14:val="tx1"/>
                </w14:solidFill>
              </w14:textFill>
            </w:rPr>
          </w:pPr>
        </w:p>
        <w:p>
          <w:pPr>
            <w:pStyle w:val="3"/>
            <w:numPr>
              <w:ilvl w:val="0"/>
              <w:numId w:val="19"/>
            </w:numPr>
            <w:spacing w:line="240" w:lineRule="auto"/>
            <w:ind w:firstLine="562" w:firstLineChars="200"/>
            <w:rPr>
              <w:ins w:id="25538" w:author="冷雪凝" w:date="2019-05-14T19:30:07Z"/>
              <w:rFonts w:ascii="仿宋" w:hAnsi="仿宋" w:eastAsia="仿宋"/>
              <w:color w:val="000000" w:themeColor="text1"/>
              <w:sz w:val="28"/>
              <w:szCs w:val="28"/>
              <w:rPrChange w:id="25539" w:author="梁元" w:date="2019-05-14T19:51:36Z">
                <w:rPr>
                  <w:ins w:id="25540" w:author="冷雪凝" w:date="2019-05-14T19:30:07Z"/>
                  <w:rFonts w:ascii="仿宋" w:hAnsi="仿宋" w:eastAsia="仿宋"/>
                  <w:sz w:val="28"/>
                  <w:szCs w:val="28"/>
                </w:rPr>
              </w:rPrChange>
              <w14:textFill>
                <w14:solidFill>
                  <w14:schemeClr w14:val="tx1"/>
                </w14:solidFill>
              </w14:textFill>
            </w:rPr>
          </w:pPr>
          <w:ins w:id="25541" w:author="冷雪凝" w:date="2019-05-14T19:30:07Z">
            <w:bookmarkStart w:id="922" w:name="_Toc29125_WPSOffice_Level2"/>
            <w:r>
              <w:rPr>
                <w:rFonts w:hint="eastAsia" w:ascii="仿宋" w:hAnsi="仿宋" w:eastAsia="仿宋"/>
                <w:color w:val="000000" w:themeColor="text1"/>
                <w:sz w:val="28"/>
                <w:szCs w:val="28"/>
                <w:rPrChange w:id="25542" w:author="梁元" w:date="2019-05-14T19:51:36Z">
                  <w:rPr>
                    <w:rFonts w:hint="eastAsia" w:ascii="仿宋" w:hAnsi="仿宋" w:eastAsia="仿宋"/>
                    <w:sz w:val="28"/>
                    <w:szCs w:val="28"/>
                  </w:rPr>
                </w:rPrChange>
                <w14:textFill>
                  <w14:solidFill>
                    <w14:schemeClr w14:val="tx1"/>
                  </w14:solidFill>
                </w14:textFill>
              </w:rPr>
              <w:t>解法对比及优缺点</w:t>
            </w:r>
            <w:bookmarkEnd w:id="922"/>
          </w:ins>
        </w:p>
        <w:p>
          <w:pPr>
            <w:pStyle w:val="21"/>
            <w:numPr>
              <w:ilvl w:val="0"/>
              <w:numId w:val="18"/>
            </w:numPr>
            <w:spacing w:line="240" w:lineRule="auto"/>
            <w:ind w:firstLine="480" w:firstLineChars="200"/>
            <w:rPr>
              <w:ins w:id="25544" w:author="冷雪凝" w:date="2019-05-14T19:30:07Z"/>
              <w:color w:val="000000" w:themeColor="text1"/>
              <w:rPrChange w:id="25545" w:author="梁元" w:date="2019-05-14T19:51:36Z">
                <w:rPr>
                  <w:ins w:id="25546" w:author="冷雪凝" w:date="2019-05-14T19:30:07Z"/>
                </w:rPr>
              </w:rPrChange>
              <w14:textFill>
                <w14:solidFill>
                  <w14:schemeClr w14:val="tx1"/>
                </w14:solidFill>
              </w14:textFill>
            </w:rPr>
          </w:pPr>
          <w:ins w:id="25547" w:author="冷雪凝" w:date="2019-05-14T19:30:07Z">
            <w:r>
              <w:rPr>
                <w:rFonts w:hint="eastAsia"/>
                <w:color w:val="000000" w:themeColor="text1"/>
                <w:rPrChange w:id="25548" w:author="梁元" w:date="2019-05-14T19:51:36Z">
                  <w:rPr>
                    <w:rFonts w:hint="eastAsia"/>
                  </w:rPr>
                </w:rPrChange>
                <w14:textFill>
                  <w14:solidFill>
                    <w14:schemeClr w14:val="tx1"/>
                  </w14:solidFill>
                </w14:textFill>
              </w:rPr>
              <w:t>普通解法只是概括jsx表面特点，以及如何使用。</w:t>
            </w:r>
          </w:ins>
        </w:p>
        <w:p>
          <w:pPr>
            <w:pStyle w:val="21"/>
            <w:numPr>
              <w:ilvl w:val="0"/>
              <w:numId w:val="18"/>
            </w:numPr>
            <w:spacing w:line="240" w:lineRule="auto"/>
            <w:ind w:firstLine="480" w:firstLineChars="200"/>
            <w:rPr>
              <w:ins w:id="25550" w:author="冷雪凝" w:date="2019-05-14T19:30:07Z"/>
              <w:color w:val="000000" w:themeColor="text1"/>
              <w:rPrChange w:id="25551" w:author="梁元" w:date="2019-05-14T19:51:36Z">
                <w:rPr>
                  <w:ins w:id="25552" w:author="冷雪凝" w:date="2019-05-14T19:30:07Z"/>
                </w:rPr>
              </w:rPrChange>
              <w14:textFill>
                <w14:solidFill>
                  <w14:schemeClr w14:val="tx1"/>
                </w14:solidFill>
              </w14:textFill>
            </w:rPr>
          </w:pPr>
          <w:ins w:id="25553" w:author="冷雪凝" w:date="2019-05-14T19:30:07Z">
            <w:r>
              <w:rPr>
                <w:rFonts w:hint="eastAsia"/>
                <w:color w:val="000000" w:themeColor="text1"/>
                <w:rPrChange w:id="25554" w:author="梁元" w:date="2019-05-14T19:51:36Z">
                  <w:rPr>
                    <w:rFonts w:hint="eastAsia"/>
                  </w:rPr>
                </w:rPrChange>
                <w14:textFill>
                  <w14:solidFill>
                    <w14:schemeClr w14:val="tx1"/>
                  </w14:solidFill>
                </w14:textFill>
              </w:rPr>
              <w:t>大牛级解法对jsx的实质作了进一步阐述，充分体现开发人员对jsx语法的理解</w:t>
            </w:r>
          </w:ins>
        </w:p>
        <w:p>
          <w:pPr>
            <w:spacing w:line="240" w:lineRule="auto"/>
            <w:ind w:firstLine="480" w:firstLineChars="200"/>
            <w:rPr>
              <w:ins w:id="25556" w:author="冷雪凝" w:date="2019-05-14T19:30:07Z"/>
              <w:color w:val="000000" w:themeColor="text1"/>
              <w:rPrChange w:id="25557" w:author="梁元" w:date="2019-05-14T19:51:36Z">
                <w:rPr>
                  <w:ins w:id="25558" w:author="冷雪凝" w:date="2019-05-14T19:30:07Z"/>
                </w:rPr>
              </w:rPrChange>
              <w14:textFill>
                <w14:solidFill>
                  <w14:schemeClr w14:val="tx1"/>
                </w14:solidFill>
              </w14:textFill>
            </w:rPr>
          </w:pPr>
        </w:p>
        <w:p>
          <w:pPr>
            <w:pStyle w:val="3"/>
            <w:numPr>
              <w:ilvl w:val="0"/>
              <w:numId w:val="19"/>
            </w:numPr>
            <w:spacing w:line="240" w:lineRule="auto"/>
            <w:ind w:firstLine="562" w:firstLineChars="200"/>
            <w:rPr>
              <w:ins w:id="25559" w:author="冷雪凝" w:date="2019-05-14T19:30:07Z"/>
              <w:rFonts w:ascii="仿宋" w:hAnsi="仿宋" w:eastAsia="仿宋"/>
              <w:color w:val="000000" w:themeColor="text1"/>
              <w:sz w:val="28"/>
              <w:szCs w:val="28"/>
              <w:rPrChange w:id="25560" w:author="梁元" w:date="2019-05-14T19:51:36Z">
                <w:rPr>
                  <w:ins w:id="25561" w:author="冷雪凝" w:date="2019-05-14T19:30:07Z"/>
                  <w:rFonts w:ascii="仿宋" w:hAnsi="仿宋" w:eastAsia="仿宋"/>
                  <w:sz w:val="28"/>
                  <w:szCs w:val="28"/>
                </w:rPr>
              </w:rPrChange>
              <w14:textFill>
                <w14:solidFill>
                  <w14:schemeClr w14:val="tx1"/>
                </w14:solidFill>
              </w14:textFill>
            </w:rPr>
          </w:pPr>
          <w:ins w:id="25562" w:author="冷雪凝" w:date="2019-05-14T19:30:07Z">
            <w:bookmarkStart w:id="923" w:name="_Toc5459_WPSOffice_Level2"/>
            <w:r>
              <w:rPr>
                <w:rFonts w:hint="eastAsia" w:ascii="仿宋" w:hAnsi="仿宋" w:eastAsia="仿宋"/>
                <w:color w:val="000000" w:themeColor="text1"/>
                <w:sz w:val="28"/>
                <w:szCs w:val="28"/>
                <w:rPrChange w:id="25563"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923"/>
          </w:ins>
        </w:p>
        <w:p>
          <w:pPr>
            <w:ind w:firstLine="480" w:firstLineChars="200"/>
            <w:rPr>
              <w:ins w:id="25565" w:author="冷雪凝" w:date="2019-05-14T19:30:07Z"/>
              <w:rFonts w:hint="eastAsia"/>
              <w:color w:val="000000" w:themeColor="text1"/>
              <w:rPrChange w:id="25566" w:author="梁元" w:date="2019-05-14T19:51:36Z">
                <w:rPr>
                  <w:ins w:id="25567" w:author="冷雪凝" w:date="2019-05-14T19:30:07Z"/>
                  <w:rFonts w:hint="eastAsia"/>
                </w:rPr>
              </w:rPrChange>
              <w14:textFill>
                <w14:solidFill>
                  <w14:schemeClr w14:val="tx1"/>
                </w14:solidFill>
              </w14:textFill>
            </w:rPr>
          </w:pPr>
          <w:ins w:id="25568" w:author="冷雪凝" w:date="2019-05-14T19:30:07Z">
            <w:r>
              <w:rPr>
                <w:rFonts w:hint="eastAsia"/>
                <w:color w:val="000000" w:themeColor="text1"/>
                <w:rPrChange w:id="25569" w:author="梁元" w:date="2019-05-14T19:51:36Z">
                  <w:rPr>
                    <w:rFonts w:hint="eastAsia"/>
                  </w:rPr>
                </w:rPrChange>
                <w14:textFill>
                  <w14:solidFill>
                    <w14:schemeClr w14:val="tx1"/>
                  </w14:solidFill>
                </w14:textFill>
              </w:rPr>
              <w:t>虚拟DOM的概念被react框架发明，得到了社区的积极响应，目前主流应用框架都引入了虚拟DOM的概念，比如VUE也通过虚拟DOM+diff运算来提升页面性能</w:t>
            </w:r>
          </w:ins>
        </w:p>
        <w:p>
          <w:pPr>
            <w:ind w:firstLine="480" w:firstLineChars="200"/>
            <w:rPr>
              <w:ins w:id="25571" w:author="冷雪凝" w:date="2019-05-14T19:30:07Z"/>
              <w:color w:val="000000" w:themeColor="text1"/>
              <w:rPrChange w:id="25572" w:author="梁元" w:date="2019-05-14T19:51:36Z">
                <w:rPr>
                  <w:ins w:id="25573" w:author="冷雪凝" w:date="2019-05-14T19:30:07Z"/>
                </w:rPr>
              </w:rPrChange>
              <w14:textFill>
                <w14:solidFill>
                  <w14:schemeClr w14:val="tx1"/>
                </w14:solidFill>
              </w14:textFill>
            </w:rPr>
          </w:pPr>
        </w:p>
        <w:p>
          <w:pPr>
            <w:pStyle w:val="3"/>
            <w:numPr>
              <w:ilvl w:val="0"/>
              <w:numId w:val="19"/>
            </w:numPr>
            <w:spacing w:line="240" w:lineRule="auto"/>
            <w:ind w:firstLine="562" w:firstLineChars="200"/>
            <w:rPr>
              <w:ins w:id="25574" w:author="冷雪凝" w:date="2019-05-14T19:30:07Z"/>
              <w:rFonts w:ascii="仿宋" w:hAnsi="仿宋" w:eastAsia="仿宋"/>
              <w:color w:val="000000" w:themeColor="text1"/>
              <w:sz w:val="28"/>
              <w:szCs w:val="28"/>
              <w:rPrChange w:id="25575" w:author="梁元" w:date="2019-05-14T19:51:36Z">
                <w:rPr>
                  <w:ins w:id="25576" w:author="冷雪凝" w:date="2019-05-14T19:30:07Z"/>
                  <w:rFonts w:ascii="仿宋" w:hAnsi="仿宋" w:eastAsia="仿宋"/>
                  <w:sz w:val="28"/>
                  <w:szCs w:val="28"/>
                </w:rPr>
              </w:rPrChange>
              <w14:textFill>
                <w14:solidFill>
                  <w14:schemeClr w14:val="tx1"/>
                </w14:solidFill>
              </w14:textFill>
            </w:rPr>
          </w:pPr>
          <w:ins w:id="25577" w:author="冷雪凝" w:date="2019-05-14T19:30:07Z">
            <w:bookmarkStart w:id="924" w:name="_Toc29306_WPSOffice_Level2"/>
            <w:r>
              <w:rPr>
                <w:rFonts w:hint="eastAsia" w:ascii="仿宋" w:hAnsi="仿宋" w:eastAsia="仿宋"/>
                <w:color w:val="000000" w:themeColor="text1"/>
                <w:sz w:val="28"/>
                <w:szCs w:val="28"/>
                <w:rPrChange w:id="25578" w:author="梁元" w:date="2019-05-14T19:51:36Z">
                  <w:rPr>
                    <w:rFonts w:hint="eastAsia" w:ascii="仿宋" w:hAnsi="仿宋" w:eastAsia="仿宋"/>
                    <w:sz w:val="28"/>
                    <w:szCs w:val="28"/>
                  </w:rPr>
                </w:rPrChange>
                <w14:textFill>
                  <w14:solidFill>
                    <w14:schemeClr w14:val="tx1"/>
                  </w14:solidFill>
                </w14:textFill>
              </w:rPr>
              <w:t>项目中体现经验的点</w:t>
            </w:r>
            <w:bookmarkEnd w:id="924"/>
          </w:ins>
        </w:p>
        <w:p>
          <w:pPr>
            <w:ind w:firstLine="480" w:firstLineChars="200"/>
            <w:rPr>
              <w:ins w:id="25580" w:author="冷雪凝" w:date="2019-05-14T19:30:07Z"/>
              <w:color w:val="000000" w:themeColor="text1"/>
              <w:rPrChange w:id="25581" w:author="梁元" w:date="2019-05-14T19:51:36Z">
                <w:rPr>
                  <w:ins w:id="25582" w:author="冷雪凝" w:date="2019-05-14T19:30:07Z"/>
                </w:rPr>
              </w:rPrChange>
              <w14:textFill>
                <w14:solidFill>
                  <w14:schemeClr w14:val="tx1"/>
                </w14:solidFill>
              </w14:textFill>
            </w:rPr>
          </w:pPr>
          <w:ins w:id="25583" w:author="冷雪凝" w:date="2019-05-14T19:30:07Z">
            <w:r>
              <w:rPr>
                <w:rFonts w:hint="eastAsia"/>
                <w:color w:val="000000" w:themeColor="text1"/>
                <w:rPrChange w:id="25584" w:author="梁元" w:date="2019-05-14T19:51:36Z">
                  <w:rPr>
                    <w:rFonts w:hint="eastAsia"/>
                  </w:rPr>
                </w:rPrChange>
                <w14:textFill>
                  <w14:solidFill>
                    <w14:schemeClr w14:val="tx1"/>
                  </w14:solidFill>
                </w14:textFill>
              </w:rPr>
              <w:t>深刻理解JSX语法的特点和原理；</w:t>
            </w:r>
          </w:ins>
        </w:p>
        <w:p>
          <w:pPr>
            <w:pStyle w:val="3"/>
            <w:numPr>
              <w:ilvl w:val="0"/>
              <w:numId w:val="19"/>
            </w:numPr>
            <w:spacing w:line="240" w:lineRule="auto"/>
            <w:ind w:firstLine="562" w:firstLineChars="200"/>
            <w:rPr>
              <w:ins w:id="25586" w:author="冷雪凝" w:date="2019-05-14T19:30:07Z"/>
              <w:rFonts w:ascii="仿宋" w:hAnsi="仿宋" w:eastAsia="仿宋"/>
              <w:color w:val="000000" w:themeColor="text1"/>
              <w:sz w:val="28"/>
              <w:szCs w:val="28"/>
              <w:rPrChange w:id="25587" w:author="梁元" w:date="2019-05-14T19:51:36Z">
                <w:rPr>
                  <w:ins w:id="25588" w:author="冷雪凝" w:date="2019-05-14T19:30:07Z"/>
                  <w:rFonts w:ascii="仿宋" w:hAnsi="仿宋" w:eastAsia="仿宋"/>
                  <w:sz w:val="28"/>
                  <w:szCs w:val="28"/>
                </w:rPr>
              </w:rPrChange>
              <w14:textFill>
                <w14:solidFill>
                  <w14:schemeClr w14:val="tx1"/>
                </w14:solidFill>
              </w14:textFill>
            </w:rPr>
          </w:pPr>
          <w:ins w:id="25589" w:author="冷雪凝" w:date="2019-05-14T19:30:07Z">
            <w:bookmarkStart w:id="925" w:name="_Toc24702_WPSOffice_Level2"/>
            <w:r>
              <w:rPr>
                <w:rFonts w:hint="eastAsia" w:ascii="仿宋" w:hAnsi="仿宋" w:eastAsia="仿宋"/>
                <w:color w:val="000000" w:themeColor="text1"/>
                <w:sz w:val="28"/>
                <w:szCs w:val="28"/>
                <w:rPrChange w:id="25590" w:author="梁元" w:date="2019-05-14T19:51:36Z">
                  <w:rPr>
                    <w:rFonts w:hint="eastAsia" w:ascii="仿宋" w:hAnsi="仿宋" w:eastAsia="仿宋"/>
                    <w:sz w:val="28"/>
                    <w:szCs w:val="28"/>
                  </w:rPr>
                </w:rPrChange>
                <w14:textFill>
                  <w14:solidFill>
                    <w14:schemeClr w14:val="tx1"/>
                  </w14:solidFill>
                </w14:textFill>
              </w:rPr>
              <w:t>论坛参考</w:t>
            </w:r>
            <w:bookmarkEnd w:id="925"/>
          </w:ins>
        </w:p>
        <w:p>
          <w:pPr>
            <w:ind w:firstLine="480" w:firstLineChars="200"/>
            <w:rPr>
              <w:ins w:id="25592" w:author="冷雪凝" w:date="2019-05-14T19:30:07Z"/>
              <w:color w:val="000000" w:themeColor="text1"/>
              <w:rPrChange w:id="25593" w:author="梁元" w:date="2019-05-14T19:51:36Z">
                <w:rPr>
                  <w:ins w:id="25594" w:author="冷雪凝" w:date="2019-05-14T19:30:07Z"/>
                </w:rPr>
              </w:rPrChange>
              <w14:textFill>
                <w14:solidFill>
                  <w14:schemeClr w14:val="tx1"/>
                </w14:solidFill>
              </w14:textFill>
            </w:rPr>
          </w:pPr>
          <w:ins w:id="25595" w:author="冷雪凝" w:date="2019-05-14T19:30:07Z">
            <w:r>
              <w:rPr>
                <w:rStyle w:val="18"/>
                <w:color w:val="000000" w:themeColor="text1"/>
                <w:rPrChange w:id="25596" w:author="梁元" w:date="2019-05-14T19:51:36Z">
                  <w:rPr>
                    <w:rStyle w:val="18"/>
                  </w:rPr>
                </w:rPrChange>
                <w14:textFill>
                  <w14:solidFill>
                    <w14:schemeClr w14:val="tx1"/>
                  </w14:solidFill>
                </w14:textFill>
              </w:rPr>
              <w:t>http://www.runoob.com/react/react-jsx.html</w:t>
            </w:r>
          </w:ins>
        </w:p>
        <w:p>
          <w:pPr>
            <w:ind w:firstLine="480" w:firstLineChars="200"/>
            <w:rPr>
              <w:ins w:id="25598" w:author="冷雪凝" w:date="2019-05-14T19:30:07Z"/>
              <w:color w:val="000000" w:themeColor="text1"/>
              <w:rPrChange w:id="25599" w:author="梁元" w:date="2019-05-14T19:51:36Z">
                <w:rPr>
                  <w:ins w:id="25600" w:author="冷雪凝" w:date="2019-05-14T19:30:07Z"/>
                </w:rPr>
              </w:rPrChange>
              <w14:textFill>
                <w14:solidFill>
                  <w14:schemeClr w14:val="tx1"/>
                </w14:solidFill>
              </w14:textFill>
            </w:rPr>
          </w:pPr>
          <w:ins w:id="25601" w:author="冷雪凝" w:date="2019-05-14T19:30:07Z">
            <w:r>
              <w:rPr>
                <w:rStyle w:val="18"/>
                <w:color w:val="000000" w:themeColor="text1"/>
                <w:rPrChange w:id="25602" w:author="梁元" w:date="2019-05-14T19:51:36Z">
                  <w:rPr>
                    <w:rStyle w:val="18"/>
                  </w:rPr>
                </w:rPrChange>
                <w14:textFill>
                  <w14:solidFill>
                    <w14:schemeClr w14:val="tx1"/>
                  </w14:solidFill>
                </w14:textFill>
              </w:rPr>
              <w:t>https://blog.csdn.net/tianzhw/article/details/78812475</w:t>
            </w:r>
          </w:ins>
        </w:p>
        <w:p>
          <w:pPr>
            <w:ind w:firstLine="480" w:firstLineChars="200"/>
            <w:rPr>
              <w:ins w:id="25604" w:author="冷雪凝" w:date="2019-05-14T19:30:07Z"/>
              <w:rStyle w:val="18"/>
              <w:color w:val="000000" w:themeColor="text1"/>
              <w:rPrChange w:id="25605" w:author="梁元" w:date="2019-05-14T19:51:36Z">
                <w:rPr>
                  <w:ins w:id="25606" w:author="冷雪凝" w:date="2019-05-14T19:30:07Z"/>
                  <w:rStyle w:val="18"/>
                </w:rPr>
              </w:rPrChange>
              <w14:textFill>
                <w14:solidFill>
                  <w14:schemeClr w14:val="tx1"/>
                </w14:solidFill>
              </w14:textFill>
            </w:rPr>
          </w:pPr>
          <w:ins w:id="25607" w:author="冷雪凝" w:date="2019-05-14T19:30:07Z">
            <w:r>
              <w:rPr>
                <w:rStyle w:val="18"/>
                <w:color w:val="000000" w:themeColor="text1"/>
                <w:rPrChange w:id="25608" w:author="梁元" w:date="2019-05-14T19:51:36Z">
                  <w:rPr>
                    <w:rStyle w:val="18"/>
                  </w:rPr>
                </w:rPrChange>
                <w14:textFill>
                  <w14:solidFill>
                    <w14:schemeClr w14:val="tx1"/>
                  </w14:solidFill>
                </w14:textFill>
              </w:rPr>
              <w:fldChar w:fldCharType="begin"/>
            </w:r>
          </w:ins>
          <w:ins w:id="25610" w:author="冷雪凝" w:date="2019-05-14T19:30:07Z">
            <w:r>
              <w:rPr>
                <w:rStyle w:val="18"/>
                <w:color w:val="000000" w:themeColor="text1"/>
                <w:rPrChange w:id="25611" w:author="梁元" w:date="2019-05-14T19:51:36Z">
                  <w:rPr>
                    <w:rStyle w:val="18"/>
                  </w:rPr>
                </w:rPrChange>
                <w14:textFill>
                  <w14:solidFill>
                    <w14:schemeClr w14:val="tx1"/>
                  </w14:solidFill>
                </w14:textFill>
              </w:rPr>
              <w:instrText xml:space="preserve"> HYPERLINK "https://www.cnblogs.com/zourong/p/6043914.html" </w:instrText>
            </w:r>
          </w:ins>
          <w:ins w:id="25613" w:author="冷雪凝" w:date="2019-05-14T19:30:07Z">
            <w:r>
              <w:rPr>
                <w:rStyle w:val="18"/>
                <w:color w:val="000000" w:themeColor="text1"/>
                <w:rPrChange w:id="25614" w:author="梁元" w:date="2019-05-14T19:51:36Z">
                  <w:rPr>
                    <w:rStyle w:val="18"/>
                  </w:rPr>
                </w:rPrChange>
                <w14:textFill>
                  <w14:solidFill>
                    <w14:schemeClr w14:val="tx1"/>
                  </w14:solidFill>
                </w14:textFill>
              </w:rPr>
              <w:fldChar w:fldCharType="separate"/>
            </w:r>
          </w:ins>
          <w:ins w:id="25616" w:author="冷雪凝" w:date="2019-05-14T19:30:07Z">
            <w:r>
              <w:rPr>
                <w:rStyle w:val="18"/>
                <w:color w:val="000000" w:themeColor="text1"/>
                <w:rPrChange w:id="25617" w:author="梁元" w:date="2019-05-14T19:51:36Z">
                  <w:rPr>
                    <w:rStyle w:val="18"/>
                  </w:rPr>
                </w:rPrChange>
                <w14:textFill>
                  <w14:solidFill>
                    <w14:schemeClr w14:val="tx1"/>
                  </w14:solidFill>
                </w14:textFill>
              </w:rPr>
              <w:t>https://www.cnblogs.com/zourong/p/6043914.html</w:t>
            </w:r>
          </w:ins>
          <w:ins w:id="25619" w:author="冷雪凝" w:date="2019-05-14T19:30:07Z">
            <w:r>
              <w:rPr>
                <w:rStyle w:val="18"/>
                <w:color w:val="000000" w:themeColor="text1"/>
                <w:rPrChange w:id="25620" w:author="梁元" w:date="2019-05-14T19:51:36Z">
                  <w:rPr>
                    <w:rStyle w:val="18"/>
                  </w:rPr>
                </w:rPrChange>
                <w14:textFill>
                  <w14:solidFill>
                    <w14:schemeClr w14:val="tx1"/>
                  </w14:solidFill>
                </w14:textFill>
              </w:rPr>
              <w:fldChar w:fldCharType="end"/>
            </w:r>
          </w:ins>
        </w:p>
        <w:p>
          <w:pPr>
            <w:pStyle w:val="2"/>
            <w:numPr>
              <w:ilvl w:val="0"/>
              <w:numId w:val="1"/>
            </w:numPr>
            <w:rPr>
              <w:ins w:id="25622" w:author="冷雪凝" w:date="2019-05-14T19:30:07Z"/>
              <w:rFonts w:ascii="仿宋" w:hAnsi="仿宋" w:eastAsia="仿宋"/>
              <w:color w:val="000000" w:themeColor="text1"/>
              <w:sz w:val="28"/>
              <w:szCs w:val="28"/>
              <w:rPrChange w:id="25623" w:author="梁元" w:date="2019-05-14T19:51:36Z">
                <w:rPr>
                  <w:ins w:id="25624" w:author="冷雪凝" w:date="2019-05-14T19:30:07Z"/>
                  <w:rFonts w:ascii="仿宋" w:hAnsi="仿宋" w:eastAsia="仿宋"/>
                  <w:sz w:val="28"/>
                  <w:szCs w:val="28"/>
                </w:rPr>
              </w:rPrChange>
              <w14:textFill>
                <w14:solidFill>
                  <w14:schemeClr w14:val="tx1"/>
                </w14:solidFill>
              </w14:textFill>
            </w:rPr>
          </w:pPr>
          <w:ins w:id="25625" w:author="冷雪凝" w:date="2019-05-14T19:31:07Z">
            <w:bookmarkStart w:id="926" w:name="_Toc2922_WPSOffice_Level1"/>
            <w:r>
              <w:rPr>
                <w:rFonts w:hint="eastAsia" w:ascii="仿宋" w:hAnsi="仿宋" w:eastAsia="仿宋"/>
                <w:color w:val="000000" w:themeColor="text1"/>
                <w:sz w:val="28"/>
                <w:szCs w:val="28"/>
                <w:lang w:val="en-US" w:eastAsia="zh-CN"/>
                <w:rPrChange w:id="25626" w:author="梁元" w:date="2019-05-14T19:51:36Z">
                  <w:rPr>
                    <w:rFonts w:hint="eastAsia" w:ascii="仿宋" w:hAnsi="仿宋" w:eastAsia="仿宋"/>
                    <w:sz w:val="28"/>
                    <w:szCs w:val="28"/>
                    <w:lang w:val="en-US" w:eastAsia="zh-CN"/>
                  </w:rPr>
                </w:rPrChange>
                <w14:textFill>
                  <w14:solidFill>
                    <w14:schemeClr w14:val="tx1"/>
                  </w14:solidFill>
                </w14:textFill>
              </w:rPr>
              <w:t>解释</w:t>
            </w:r>
          </w:ins>
          <w:ins w:id="25628" w:author="冷雪凝" w:date="2019-05-14T19:31:13Z">
            <w:r>
              <w:rPr>
                <w:rFonts w:hint="eastAsia" w:ascii="仿宋" w:hAnsi="仿宋" w:eastAsia="仿宋"/>
                <w:color w:val="000000" w:themeColor="text1"/>
                <w:sz w:val="28"/>
                <w:szCs w:val="28"/>
                <w:lang w:val="en-US" w:eastAsia="zh-CN"/>
                <w:rPrChange w:id="25629" w:author="梁元" w:date="2019-05-14T19:51:36Z">
                  <w:rPr>
                    <w:rFonts w:hint="eastAsia" w:ascii="仿宋" w:hAnsi="仿宋" w:eastAsia="仿宋"/>
                    <w:sz w:val="28"/>
                    <w:szCs w:val="28"/>
                    <w:lang w:val="en-US" w:eastAsia="zh-CN"/>
                  </w:rPr>
                </w:rPrChange>
                <w14:textFill>
                  <w14:solidFill>
                    <w14:schemeClr w14:val="tx1"/>
                  </w14:solidFill>
                </w14:textFill>
              </w:rPr>
              <w:t>事件“</w:t>
            </w:r>
          </w:ins>
          <w:ins w:id="25631" w:author="冷雪凝" w:date="2019-05-14T19:31:16Z">
            <w:r>
              <w:rPr>
                <w:rFonts w:hint="eastAsia" w:ascii="仿宋" w:hAnsi="仿宋" w:eastAsia="仿宋"/>
                <w:color w:val="000000" w:themeColor="text1"/>
                <w:sz w:val="28"/>
                <w:szCs w:val="28"/>
                <w:lang w:val="en-US" w:eastAsia="zh-CN"/>
                <w:rPrChange w:id="25632" w:author="梁元" w:date="2019-05-14T19:51:36Z">
                  <w:rPr>
                    <w:rFonts w:hint="eastAsia" w:ascii="仿宋" w:hAnsi="仿宋" w:eastAsia="仿宋"/>
                    <w:sz w:val="28"/>
                    <w:szCs w:val="28"/>
                    <w:lang w:val="en-US" w:eastAsia="zh-CN"/>
                  </w:rPr>
                </w:rPrChange>
                <w14:textFill>
                  <w14:solidFill>
                    <w14:schemeClr w14:val="tx1"/>
                  </w14:solidFill>
                </w14:textFill>
              </w:rPr>
              <w:t>捕获</w:t>
            </w:r>
          </w:ins>
          <w:ins w:id="25634" w:author="冷雪凝" w:date="2019-05-14T19:31:13Z">
            <w:r>
              <w:rPr>
                <w:rFonts w:hint="eastAsia" w:ascii="仿宋" w:hAnsi="仿宋" w:eastAsia="仿宋"/>
                <w:color w:val="000000" w:themeColor="text1"/>
                <w:sz w:val="28"/>
                <w:szCs w:val="28"/>
                <w:lang w:val="en-US" w:eastAsia="zh-CN"/>
                <w:rPrChange w:id="25635" w:author="梁元" w:date="2019-05-14T19:51:36Z">
                  <w:rPr>
                    <w:rFonts w:hint="eastAsia" w:ascii="仿宋" w:hAnsi="仿宋" w:eastAsia="仿宋"/>
                    <w:sz w:val="28"/>
                    <w:szCs w:val="28"/>
                    <w:lang w:val="en-US" w:eastAsia="zh-CN"/>
                  </w:rPr>
                </w:rPrChange>
                <w14:textFill>
                  <w14:solidFill>
                    <w14:schemeClr w14:val="tx1"/>
                  </w14:solidFill>
                </w14:textFill>
              </w:rPr>
              <w:t>”</w:t>
            </w:r>
          </w:ins>
          <w:ins w:id="25637" w:author="冷雪凝" w:date="2019-05-14T19:31:18Z">
            <w:r>
              <w:rPr>
                <w:rFonts w:hint="eastAsia" w:ascii="仿宋" w:hAnsi="仿宋" w:eastAsia="仿宋"/>
                <w:color w:val="000000" w:themeColor="text1"/>
                <w:sz w:val="28"/>
                <w:szCs w:val="28"/>
                <w:lang w:val="en-US" w:eastAsia="zh-CN"/>
                <w:rPrChange w:id="25638" w:author="梁元" w:date="2019-05-14T19:51:36Z">
                  <w:rPr>
                    <w:rFonts w:hint="eastAsia" w:ascii="仿宋" w:hAnsi="仿宋" w:eastAsia="仿宋"/>
                    <w:sz w:val="28"/>
                    <w:szCs w:val="28"/>
                    <w:lang w:val="en-US" w:eastAsia="zh-CN"/>
                  </w:rPr>
                </w:rPrChange>
                <w14:textFill>
                  <w14:solidFill>
                    <w14:schemeClr w14:val="tx1"/>
                  </w14:solidFill>
                </w14:textFill>
              </w:rPr>
              <w:t>，</w:t>
            </w:r>
          </w:ins>
          <w:ins w:id="25640" w:author="冷雪凝" w:date="2019-05-14T19:31:20Z">
            <w:r>
              <w:rPr>
                <w:rFonts w:hint="eastAsia" w:ascii="仿宋" w:hAnsi="仿宋" w:eastAsia="仿宋"/>
                <w:color w:val="000000" w:themeColor="text1"/>
                <w:sz w:val="28"/>
                <w:szCs w:val="28"/>
                <w:lang w:val="en-US" w:eastAsia="zh-CN"/>
                <w:rPrChange w:id="25641" w:author="梁元" w:date="2019-05-14T19:51:36Z">
                  <w:rPr>
                    <w:rFonts w:hint="eastAsia" w:ascii="仿宋" w:hAnsi="仿宋" w:eastAsia="仿宋"/>
                    <w:sz w:val="28"/>
                    <w:szCs w:val="28"/>
                    <w:lang w:val="en-US" w:eastAsia="zh-CN"/>
                  </w:rPr>
                </w:rPrChange>
                <w14:textFill>
                  <w14:solidFill>
                    <w14:schemeClr w14:val="tx1"/>
                  </w14:solidFill>
                </w14:textFill>
              </w:rPr>
              <w:t>“</w:t>
            </w:r>
          </w:ins>
          <w:ins w:id="25643" w:author="冷雪凝" w:date="2019-05-14T19:31:25Z">
            <w:r>
              <w:rPr>
                <w:rFonts w:hint="eastAsia" w:ascii="仿宋" w:hAnsi="仿宋" w:eastAsia="仿宋"/>
                <w:color w:val="000000" w:themeColor="text1"/>
                <w:sz w:val="28"/>
                <w:szCs w:val="28"/>
                <w:lang w:val="en-US" w:eastAsia="zh-CN"/>
                <w:rPrChange w:id="25644" w:author="梁元" w:date="2019-05-14T19:51:36Z">
                  <w:rPr>
                    <w:rFonts w:hint="eastAsia" w:ascii="仿宋" w:hAnsi="仿宋" w:eastAsia="仿宋"/>
                    <w:sz w:val="28"/>
                    <w:szCs w:val="28"/>
                    <w:lang w:val="en-US" w:eastAsia="zh-CN"/>
                  </w:rPr>
                </w:rPrChange>
                <w14:textFill>
                  <w14:solidFill>
                    <w14:schemeClr w14:val="tx1"/>
                  </w14:solidFill>
                </w14:textFill>
              </w:rPr>
              <w:t>冒泡</w:t>
            </w:r>
          </w:ins>
          <w:ins w:id="25646" w:author="冷雪凝" w:date="2019-05-14T19:31:20Z">
            <w:r>
              <w:rPr>
                <w:rFonts w:hint="eastAsia" w:ascii="仿宋" w:hAnsi="仿宋" w:eastAsia="仿宋"/>
                <w:color w:val="000000" w:themeColor="text1"/>
                <w:sz w:val="28"/>
                <w:szCs w:val="28"/>
                <w:lang w:val="en-US" w:eastAsia="zh-CN"/>
                <w:rPrChange w:id="25647" w:author="梁元" w:date="2019-05-14T19:51:36Z">
                  <w:rPr>
                    <w:rFonts w:hint="eastAsia" w:ascii="仿宋" w:hAnsi="仿宋" w:eastAsia="仿宋"/>
                    <w:sz w:val="28"/>
                    <w:szCs w:val="28"/>
                    <w:lang w:val="en-US" w:eastAsia="zh-CN"/>
                  </w:rPr>
                </w:rPrChange>
                <w14:textFill>
                  <w14:solidFill>
                    <w14:schemeClr w14:val="tx1"/>
                  </w14:solidFill>
                </w14:textFill>
              </w:rPr>
              <w:t>”</w:t>
            </w:r>
          </w:ins>
          <w:ins w:id="25649" w:author="冷雪凝" w:date="2019-05-14T19:31:37Z">
            <w:r>
              <w:rPr>
                <w:rFonts w:hint="eastAsia" w:ascii="仿宋" w:hAnsi="仿宋" w:eastAsia="仿宋"/>
                <w:color w:val="000000" w:themeColor="text1"/>
                <w:sz w:val="28"/>
                <w:szCs w:val="28"/>
                <w:lang w:val="en-US" w:eastAsia="zh-CN"/>
                <w:rPrChange w:id="25650" w:author="梁元" w:date="2019-05-14T19:51:36Z">
                  <w:rPr>
                    <w:rFonts w:hint="eastAsia" w:ascii="仿宋" w:hAnsi="仿宋" w:eastAsia="仿宋"/>
                    <w:sz w:val="28"/>
                    <w:szCs w:val="28"/>
                    <w:lang w:val="en-US" w:eastAsia="zh-CN"/>
                  </w:rPr>
                </w:rPrChange>
                <w14:textFill>
                  <w14:solidFill>
                    <w14:schemeClr w14:val="tx1"/>
                  </w14:solidFill>
                </w14:textFill>
              </w:rPr>
              <w:t>执行</w:t>
            </w:r>
          </w:ins>
          <w:ins w:id="25652" w:author="冷雪凝" w:date="2019-05-14T19:31:38Z">
            <w:r>
              <w:rPr>
                <w:rFonts w:hint="eastAsia" w:ascii="仿宋" w:hAnsi="仿宋" w:eastAsia="仿宋"/>
                <w:color w:val="000000" w:themeColor="text1"/>
                <w:sz w:val="28"/>
                <w:szCs w:val="28"/>
                <w:lang w:val="en-US" w:eastAsia="zh-CN"/>
                <w:rPrChange w:id="25653" w:author="梁元" w:date="2019-05-14T19:51:36Z">
                  <w:rPr>
                    <w:rFonts w:hint="eastAsia" w:ascii="仿宋" w:hAnsi="仿宋" w:eastAsia="仿宋"/>
                    <w:sz w:val="28"/>
                    <w:szCs w:val="28"/>
                    <w:lang w:val="en-US" w:eastAsia="zh-CN"/>
                  </w:rPr>
                </w:rPrChange>
                <w14:textFill>
                  <w14:solidFill>
                    <w14:schemeClr w14:val="tx1"/>
                  </w14:solidFill>
                </w14:textFill>
              </w:rPr>
              <w:t>原理</w:t>
            </w:r>
          </w:ins>
          <w:ins w:id="25655" w:author="冷雪凝" w:date="2019-05-14T19:30:07Z">
            <w:r>
              <w:rPr>
                <w:rFonts w:hint="eastAsia" w:ascii="仿宋" w:hAnsi="仿宋" w:eastAsia="仿宋"/>
                <w:color w:val="000000" w:themeColor="text1"/>
                <w:sz w:val="28"/>
                <w:szCs w:val="28"/>
                <w:lang w:eastAsia="zh-CN"/>
                <w:rPrChange w:id="25656" w:author="梁元" w:date="2019-05-14T19:51:36Z">
                  <w:rPr>
                    <w:rFonts w:hint="eastAsia" w:ascii="仿宋" w:hAnsi="仿宋" w:eastAsia="仿宋"/>
                    <w:sz w:val="28"/>
                    <w:szCs w:val="28"/>
                    <w:lang w:eastAsia="zh-CN"/>
                  </w:rPr>
                </w:rPrChange>
                <w14:textFill>
                  <w14:solidFill>
                    <w14:schemeClr w14:val="tx1"/>
                  </w14:solidFill>
                </w14:textFill>
              </w:rPr>
              <w:t>？</w:t>
            </w:r>
            <w:bookmarkEnd w:id="926"/>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5658" w:author="冷雪凝" w:date="2019-05-14T19:30:07Z"/>
            </w:trPr>
            <w:tc>
              <w:tcPr>
                <w:tcW w:w="1523" w:type="dxa"/>
              </w:tcPr>
              <w:p>
                <w:pPr>
                  <w:jc w:val="center"/>
                  <w:rPr>
                    <w:ins w:id="25659" w:author="冷雪凝" w:date="2019-05-14T19:30:07Z"/>
                    <w:rFonts w:ascii="仿宋" w:hAnsi="仿宋" w:eastAsia="仿宋"/>
                    <w:color w:val="000000" w:themeColor="text1"/>
                    <w:rPrChange w:id="25660" w:author="梁元" w:date="2019-05-14T19:51:36Z">
                      <w:rPr>
                        <w:ins w:id="25661" w:author="冷雪凝" w:date="2019-05-14T19:30:07Z"/>
                        <w:rFonts w:ascii="仿宋" w:hAnsi="仿宋" w:eastAsia="仿宋"/>
                      </w:rPr>
                    </w:rPrChange>
                    <w14:textFill>
                      <w14:solidFill>
                        <w14:schemeClr w14:val="tx1"/>
                      </w14:solidFill>
                    </w14:textFill>
                  </w:rPr>
                </w:pPr>
                <w:ins w:id="25662" w:author="冷雪凝" w:date="2019-05-14T19:30:07Z">
                  <w:r>
                    <w:rPr>
                      <w:rFonts w:hint="eastAsia" w:ascii="仿宋" w:hAnsi="仿宋" w:eastAsia="仿宋"/>
                      <w:color w:val="000000" w:themeColor="text1"/>
                      <w:rPrChange w:id="25663"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25665" w:author="冷雪凝" w:date="2019-05-14T19:30:07Z"/>
                    <w:rFonts w:ascii="仿宋" w:hAnsi="仿宋" w:eastAsia="仿宋"/>
                    <w:color w:val="000000" w:themeColor="text1"/>
                    <w:rPrChange w:id="25666" w:author="梁元" w:date="2019-05-14T19:51:36Z">
                      <w:rPr>
                        <w:ins w:id="25667" w:author="冷雪凝" w:date="2019-05-14T19:30:07Z"/>
                        <w:rFonts w:ascii="仿宋" w:hAnsi="仿宋" w:eastAsia="仿宋"/>
                      </w:rPr>
                    </w:rPrChange>
                    <w14:textFill>
                      <w14:solidFill>
                        <w14:schemeClr w14:val="tx1"/>
                      </w14:solidFill>
                    </w14:textFill>
                  </w:rPr>
                </w:pPr>
                <w:ins w:id="25668" w:author="冷雪凝" w:date="2019-05-14T19:30:07Z">
                  <w:r>
                    <w:rPr>
                      <w:rFonts w:hint="eastAsia" w:ascii="仿宋" w:hAnsi="仿宋" w:eastAsia="仿宋"/>
                      <w:color w:val="000000" w:themeColor="text1"/>
                      <w:rPrChange w:id="25669"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25671" w:author="冷雪凝" w:date="2019-05-14T19:30:07Z"/>
                    <w:rFonts w:ascii="仿宋" w:hAnsi="仿宋" w:eastAsia="仿宋"/>
                    <w:color w:val="000000" w:themeColor="text1"/>
                    <w:rPrChange w:id="25672" w:author="梁元" w:date="2019-05-14T19:51:36Z">
                      <w:rPr>
                        <w:ins w:id="25673" w:author="冷雪凝" w:date="2019-05-14T19:30:07Z"/>
                        <w:rFonts w:ascii="仿宋" w:hAnsi="仿宋" w:eastAsia="仿宋"/>
                      </w:rPr>
                    </w:rPrChange>
                    <w14:textFill>
                      <w14:solidFill>
                        <w14:schemeClr w14:val="tx1"/>
                      </w14:solidFill>
                    </w14:textFill>
                  </w:rPr>
                </w:pPr>
                <w:ins w:id="25674" w:author="冷雪凝" w:date="2019-05-14T19:30:07Z">
                  <w:r>
                    <w:rPr>
                      <w:rFonts w:hint="eastAsia" w:ascii="仿宋" w:hAnsi="仿宋" w:eastAsia="仿宋"/>
                      <w:color w:val="000000" w:themeColor="text1"/>
                      <w:rPrChange w:id="25675"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25677" w:author="冷雪凝" w:date="2019-05-14T19:30:07Z"/>
                    <w:rFonts w:ascii="仿宋" w:hAnsi="仿宋" w:eastAsia="仿宋"/>
                    <w:color w:val="000000" w:themeColor="text1"/>
                    <w:rPrChange w:id="25678" w:author="梁元" w:date="2019-05-14T19:51:36Z">
                      <w:rPr>
                        <w:ins w:id="25679" w:author="冷雪凝" w:date="2019-05-14T19:30:07Z"/>
                        <w:rFonts w:ascii="仿宋" w:hAnsi="仿宋" w:eastAsia="仿宋"/>
                      </w:rPr>
                    </w:rPrChange>
                    <w14:textFill>
                      <w14:solidFill>
                        <w14:schemeClr w14:val="tx1"/>
                      </w14:solidFill>
                    </w14:textFill>
                  </w:rPr>
                </w:pPr>
                <w:ins w:id="25680" w:author="冷雪凝" w:date="2019-05-14T19:30:07Z">
                  <w:r>
                    <w:rPr>
                      <w:rFonts w:hint="eastAsia" w:ascii="仿宋" w:hAnsi="仿宋" w:eastAsia="仿宋"/>
                      <w:color w:val="000000" w:themeColor="text1"/>
                      <w:rPrChange w:id="25681"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25683" w:author="冷雪凝" w:date="2019-05-14T19:30:07Z"/>
                    <w:rFonts w:ascii="仿宋" w:hAnsi="仿宋" w:eastAsia="仿宋"/>
                    <w:color w:val="000000" w:themeColor="text1"/>
                    <w:rPrChange w:id="25684" w:author="梁元" w:date="2019-05-14T19:51:36Z">
                      <w:rPr>
                        <w:ins w:id="25685" w:author="冷雪凝" w:date="2019-05-14T19:30:07Z"/>
                        <w:rFonts w:ascii="仿宋" w:hAnsi="仿宋" w:eastAsia="仿宋"/>
                      </w:rPr>
                    </w:rPrChange>
                    <w14:textFill>
                      <w14:solidFill>
                        <w14:schemeClr w14:val="tx1"/>
                      </w14:solidFill>
                    </w14:textFill>
                  </w:rPr>
                </w:pPr>
                <w:ins w:id="25686" w:author="冷雪凝" w:date="2019-05-14T19:30:07Z">
                  <w:r>
                    <w:rPr>
                      <w:rFonts w:hint="eastAsia" w:ascii="仿宋" w:hAnsi="仿宋" w:eastAsia="仿宋"/>
                      <w:color w:val="000000" w:themeColor="text1"/>
                      <w:rPrChange w:id="25687"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5689" w:author="冷雪凝" w:date="2019-05-14T19:30:07Z"/>
            </w:trPr>
            <w:tc>
              <w:tcPr>
                <w:tcW w:w="1523" w:type="dxa"/>
              </w:tcPr>
              <w:p>
                <w:pPr>
                  <w:jc w:val="center"/>
                  <w:rPr>
                    <w:ins w:id="25690" w:author="冷雪凝" w:date="2019-05-14T19:30:07Z"/>
                    <w:rFonts w:ascii="仿宋" w:hAnsi="仿宋" w:eastAsia="仿宋"/>
                    <w:color w:val="000000" w:themeColor="text1"/>
                    <w:rPrChange w:id="25691" w:author="梁元" w:date="2019-05-14T19:51:36Z">
                      <w:rPr>
                        <w:ins w:id="25692" w:author="冷雪凝" w:date="2019-05-14T19:30:07Z"/>
                        <w:rFonts w:ascii="仿宋" w:hAnsi="仿宋" w:eastAsia="仿宋"/>
                      </w:rPr>
                    </w:rPrChange>
                    <w14:textFill>
                      <w14:solidFill>
                        <w14:schemeClr w14:val="tx1"/>
                      </w14:solidFill>
                    </w14:textFill>
                  </w:rPr>
                </w:pPr>
                <w:ins w:id="25693" w:author="冷雪凝" w:date="2019-05-14T19:30:07Z">
                  <w:r>
                    <w:rPr>
                      <w:rFonts w:hint="eastAsia" w:ascii="仿宋" w:hAnsi="仿宋" w:eastAsia="仿宋"/>
                      <w:color w:val="000000" w:themeColor="text1"/>
                      <w:lang w:val="en-US" w:eastAsia="zh-CN"/>
                      <w:rPrChange w:id="25694" w:author="梁元" w:date="2019-05-14T19:51:36Z">
                        <w:rPr>
                          <w:rFonts w:hint="eastAsia" w:ascii="仿宋" w:hAnsi="仿宋" w:eastAsia="仿宋"/>
                          <w:lang w:val="en-US" w:eastAsia="zh-CN"/>
                        </w:rPr>
                      </w:rPrChange>
                      <w14:textFill>
                        <w14:solidFill>
                          <w14:schemeClr w14:val="tx1"/>
                        </w14:solidFill>
                      </w14:textFill>
                    </w:rPr>
                    <w:t>8</w:t>
                  </w:r>
                </w:ins>
                <w:ins w:id="25696" w:author="冷雪凝" w:date="2019-05-14T19:30:07Z">
                  <w:r>
                    <w:rPr>
                      <w:rFonts w:hint="eastAsia" w:ascii="仿宋" w:hAnsi="仿宋" w:eastAsia="仿宋"/>
                      <w:color w:val="000000" w:themeColor="text1"/>
                      <w:rPrChange w:id="25697" w:author="梁元" w:date="2019-05-14T19:51:36Z">
                        <w:rPr>
                          <w:rFonts w:hint="eastAsia" w:ascii="仿宋" w:hAnsi="仿宋" w:eastAsia="仿宋"/>
                        </w:rPr>
                      </w:rPrChange>
                      <w14:textFill>
                        <w14:solidFill>
                          <w14:schemeClr w14:val="tx1"/>
                        </w14:solidFill>
                      </w14:textFill>
                    </w:rPr>
                    <w:t>5%</w:t>
                  </w:r>
                </w:ins>
              </w:p>
            </w:tc>
            <w:tc>
              <w:tcPr>
                <w:tcW w:w="1559" w:type="dxa"/>
              </w:tcPr>
              <w:p>
                <w:pPr>
                  <w:jc w:val="center"/>
                  <w:rPr>
                    <w:ins w:id="25699" w:author="冷雪凝" w:date="2019-05-14T19:30:07Z"/>
                    <w:rFonts w:ascii="仿宋" w:hAnsi="仿宋" w:eastAsia="仿宋"/>
                    <w:color w:val="000000" w:themeColor="text1"/>
                    <w:rPrChange w:id="25700" w:author="梁元" w:date="2019-05-14T19:51:36Z">
                      <w:rPr>
                        <w:ins w:id="25701" w:author="冷雪凝" w:date="2019-05-14T19:30:07Z"/>
                        <w:rFonts w:ascii="仿宋" w:hAnsi="仿宋" w:eastAsia="仿宋"/>
                      </w:rPr>
                    </w:rPrChange>
                    <w14:textFill>
                      <w14:solidFill>
                        <w14:schemeClr w14:val="tx1"/>
                      </w14:solidFill>
                    </w14:textFill>
                  </w:rPr>
                </w:pPr>
                <w:ins w:id="25702" w:author="冷雪凝" w:date="2019-05-14T19:30:07Z">
                  <w:r>
                    <w:rPr>
                      <w:rFonts w:hint="eastAsia" w:ascii="仿宋" w:hAnsi="仿宋" w:eastAsia="仿宋"/>
                      <w:color w:val="000000" w:themeColor="text1"/>
                      <w:lang w:val="en-US" w:eastAsia="zh-CN"/>
                      <w:rPrChange w:id="25703" w:author="梁元" w:date="2019-05-14T19:51:36Z">
                        <w:rPr>
                          <w:rFonts w:hint="eastAsia" w:ascii="仿宋" w:hAnsi="仿宋" w:eastAsia="仿宋"/>
                          <w:lang w:val="en-US" w:eastAsia="zh-CN"/>
                        </w:rPr>
                      </w:rPrChange>
                      <w14:textFill>
                        <w14:solidFill>
                          <w14:schemeClr w14:val="tx1"/>
                        </w14:solidFill>
                      </w14:textFill>
                    </w:rPr>
                    <w:t>4</w:t>
                  </w:r>
                </w:ins>
                <w:ins w:id="25705" w:author="冷雪凝" w:date="2019-05-14T19:30:07Z">
                  <w:r>
                    <w:rPr>
                      <w:rFonts w:hint="eastAsia" w:ascii="仿宋" w:hAnsi="仿宋" w:eastAsia="仿宋"/>
                      <w:color w:val="000000" w:themeColor="text1"/>
                      <w:rPrChange w:id="25706" w:author="梁元" w:date="2019-05-14T19:51:36Z">
                        <w:rPr>
                          <w:rFonts w:hint="eastAsia" w:ascii="仿宋" w:hAnsi="仿宋" w:eastAsia="仿宋"/>
                        </w:rPr>
                      </w:rPrChange>
                      <w14:textFill>
                        <w14:solidFill>
                          <w14:schemeClr w14:val="tx1"/>
                        </w14:solidFill>
                      </w14:textFill>
                    </w:rPr>
                    <w:t>星</w:t>
                  </w:r>
                </w:ins>
              </w:p>
            </w:tc>
            <w:tc>
              <w:tcPr>
                <w:tcW w:w="1418" w:type="dxa"/>
              </w:tcPr>
              <w:p>
                <w:pPr>
                  <w:jc w:val="center"/>
                  <w:rPr>
                    <w:ins w:id="25708" w:author="冷雪凝" w:date="2019-05-14T19:30:07Z"/>
                    <w:rFonts w:ascii="仿宋" w:hAnsi="仿宋" w:eastAsia="仿宋"/>
                    <w:color w:val="000000" w:themeColor="text1"/>
                    <w:rPrChange w:id="25709" w:author="梁元" w:date="2019-05-14T19:51:36Z">
                      <w:rPr>
                        <w:ins w:id="25710" w:author="冷雪凝" w:date="2019-05-14T19:30:07Z"/>
                        <w:rFonts w:ascii="仿宋" w:hAnsi="仿宋" w:eastAsia="仿宋"/>
                      </w:rPr>
                    </w:rPrChange>
                    <w14:textFill>
                      <w14:solidFill>
                        <w14:schemeClr w14:val="tx1"/>
                      </w14:solidFill>
                    </w14:textFill>
                  </w:rPr>
                </w:pPr>
                <w:ins w:id="25711" w:author="冷雪凝" w:date="2019-05-14T19:30:07Z">
                  <w:r>
                    <w:rPr>
                      <w:rFonts w:hint="eastAsia" w:ascii="仿宋" w:hAnsi="仿宋" w:eastAsia="仿宋"/>
                      <w:color w:val="000000" w:themeColor="text1"/>
                      <w:lang w:val="en-US" w:eastAsia="zh-CN"/>
                      <w:rPrChange w:id="25712" w:author="梁元" w:date="2019-05-14T19:51:36Z">
                        <w:rPr>
                          <w:rFonts w:hint="eastAsia" w:ascii="仿宋" w:hAnsi="仿宋" w:eastAsia="仿宋"/>
                          <w:lang w:val="en-US" w:eastAsia="zh-CN"/>
                        </w:rPr>
                      </w:rPrChange>
                      <w14:textFill>
                        <w14:solidFill>
                          <w14:schemeClr w14:val="tx1"/>
                        </w14:solidFill>
                      </w14:textFill>
                    </w:rPr>
                    <w:t>数据管理</w:t>
                  </w:r>
                </w:ins>
              </w:p>
            </w:tc>
            <w:tc>
              <w:tcPr>
                <w:tcW w:w="1417" w:type="dxa"/>
              </w:tcPr>
              <w:p>
                <w:pPr>
                  <w:jc w:val="center"/>
                  <w:rPr>
                    <w:ins w:id="25714" w:author="冷雪凝" w:date="2019-05-14T19:30:07Z"/>
                    <w:rFonts w:ascii="仿宋" w:hAnsi="仿宋" w:eastAsia="仿宋"/>
                    <w:color w:val="000000" w:themeColor="text1"/>
                    <w:rPrChange w:id="25715" w:author="梁元" w:date="2019-05-14T19:51:36Z">
                      <w:rPr>
                        <w:ins w:id="25716" w:author="冷雪凝" w:date="2019-05-14T19:30:07Z"/>
                        <w:rFonts w:ascii="仿宋" w:hAnsi="仿宋" w:eastAsia="仿宋"/>
                      </w:rPr>
                    </w:rPrChange>
                    <w14:textFill>
                      <w14:solidFill>
                        <w14:schemeClr w14:val="tx1"/>
                      </w14:solidFill>
                    </w14:textFill>
                  </w:rPr>
                </w:pPr>
                <w:ins w:id="25717" w:author="冷雪凝" w:date="2019-05-14T19:30:07Z">
                  <w:r>
                    <w:rPr>
                      <w:rFonts w:hint="eastAsia" w:ascii="仿宋" w:hAnsi="仿宋" w:eastAsia="仿宋"/>
                      <w:color w:val="000000" w:themeColor="text1"/>
                      <w:lang w:val="en-US" w:eastAsia="zh-CN"/>
                      <w:rPrChange w:id="25718" w:author="梁元" w:date="2019-05-14T19:51:36Z">
                        <w:rPr>
                          <w:rFonts w:hint="eastAsia" w:ascii="仿宋" w:hAnsi="仿宋" w:eastAsia="仿宋"/>
                          <w:lang w:val="en-US" w:eastAsia="zh-CN"/>
                        </w:rPr>
                      </w:rPrChange>
                      <w14:textFill>
                        <w14:solidFill>
                          <w14:schemeClr w14:val="tx1"/>
                        </w14:solidFill>
                      </w14:textFill>
                    </w:rPr>
                    <w:t>跨组建通信</w:t>
                  </w:r>
                </w:ins>
              </w:p>
            </w:tc>
            <w:tc>
              <w:tcPr>
                <w:tcW w:w="1465" w:type="dxa"/>
              </w:tcPr>
              <w:p>
                <w:pPr>
                  <w:jc w:val="center"/>
                  <w:rPr>
                    <w:ins w:id="25720" w:author="冷雪凝" w:date="2019-05-14T19:30:07Z"/>
                    <w:rFonts w:ascii="仿宋" w:hAnsi="仿宋" w:eastAsia="仿宋"/>
                    <w:color w:val="000000" w:themeColor="text1"/>
                    <w:rPrChange w:id="25721" w:author="梁元" w:date="2019-05-14T19:51:36Z">
                      <w:rPr>
                        <w:ins w:id="25722" w:author="冷雪凝" w:date="2019-05-14T19:30:07Z"/>
                        <w:rFonts w:ascii="仿宋" w:hAnsi="仿宋" w:eastAsia="仿宋"/>
                      </w:rPr>
                    </w:rPrChange>
                    <w14:textFill>
                      <w14:solidFill>
                        <w14:schemeClr w14:val="tx1"/>
                      </w14:solidFill>
                    </w14:textFill>
                  </w:rPr>
                </w:pPr>
                <w:ins w:id="25723" w:author="冷雪凝" w:date="2019-05-14T19:30:07Z">
                  <w:r>
                    <w:rPr>
                      <w:rFonts w:hint="eastAsia" w:ascii="仿宋" w:hAnsi="仿宋" w:eastAsia="仿宋"/>
                      <w:color w:val="000000" w:themeColor="text1"/>
                      <w:lang w:val="en-US" w:eastAsia="zh-CN"/>
                      <w:rPrChange w:id="25724" w:author="梁元" w:date="2019-05-14T19:51:36Z">
                        <w:rPr>
                          <w:rFonts w:hint="eastAsia" w:ascii="仿宋" w:hAnsi="仿宋" w:eastAsia="仿宋"/>
                          <w:lang w:val="en-US" w:eastAsia="zh-CN"/>
                        </w:rPr>
                      </w:rPrChange>
                      <w14:textFill>
                        <w14:solidFill>
                          <w14:schemeClr w14:val="tx1"/>
                        </w14:solidFill>
                      </w14:textFill>
                    </w:rPr>
                    <w:fldChar w:fldCharType="begin"/>
                  </w:r>
                </w:ins>
                <w:ins w:id="25726" w:author="冷雪凝" w:date="2019-05-14T19:30:07Z">
                  <w:r>
                    <w:rPr>
                      <w:rFonts w:hint="eastAsia" w:ascii="仿宋" w:hAnsi="仿宋" w:eastAsia="仿宋"/>
                      <w:color w:val="000000" w:themeColor="text1"/>
                      <w:lang w:val="en-US" w:eastAsia="zh-CN"/>
                      <w:rPrChange w:id="25727" w:author="梁元" w:date="2019-05-14T19:51:36Z">
                        <w:rPr>
                          <w:rFonts w:hint="eastAsia" w:ascii="仿宋" w:hAnsi="仿宋" w:eastAsia="仿宋"/>
                          <w:lang w:val="en-US" w:eastAsia="zh-CN"/>
                        </w:rPr>
                      </w:rPrChange>
                      <w14:textFill>
                        <w14:solidFill>
                          <w14:schemeClr w14:val="tx1"/>
                        </w14:solidFill>
                      </w14:textFill>
                    </w:rPr>
                    <w:instrText xml:space="preserve"> HYPERLINK "http://www.redux.org.cn/docs/Glossary.html" \l "reducer" </w:instrText>
                  </w:r>
                </w:ins>
                <w:ins w:id="25729" w:author="冷雪凝" w:date="2019-05-14T19:30:07Z">
                  <w:r>
                    <w:rPr>
                      <w:rFonts w:hint="eastAsia" w:ascii="仿宋" w:hAnsi="仿宋" w:eastAsia="仿宋"/>
                      <w:color w:val="000000" w:themeColor="text1"/>
                      <w:lang w:val="en-US" w:eastAsia="zh-CN"/>
                      <w:rPrChange w:id="25730" w:author="梁元" w:date="2019-05-14T19:51:36Z">
                        <w:rPr>
                          <w:rFonts w:hint="eastAsia" w:ascii="仿宋" w:hAnsi="仿宋" w:eastAsia="仿宋"/>
                          <w:lang w:val="en-US" w:eastAsia="zh-CN"/>
                        </w:rPr>
                      </w:rPrChange>
                      <w14:textFill>
                        <w14:solidFill>
                          <w14:schemeClr w14:val="tx1"/>
                        </w14:solidFill>
                      </w14:textFill>
                    </w:rPr>
                    <w:fldChar w:fldCharType="separate"/>
                  </w:r>
                </w:ins>
                <w:ins w:id="25732" w:author="冷雪凝" w:date="2019-05-14T19:30:07Z">
                  <w:r>
                    <w:rPr>
                      <w:rFonts w:hint="eastAsia" w:ascii="仿宋" w:hAnsi="仿宋" w:eastAsia="仿宋"/>
                      <w:color w:val="000000" w:themeColor="text1"/>
                      <w:lang w:val="en-US" w:eastAsia="zh-CN"/>
                      <w:rPrChange w:id="25733" w:author="梁元" w:date="2019-05-14T19:51:36Z">
                        <w:rPr>
                          <w:rFonts w:hint="eastAsia" w:ascii="仿宋" w:hAnsi="仿宋" w:eastAsia="仿宋"/>
                          <w:lang w:val="en-US" w:eastAsia="zh-CN"/>
                        </w:rPr>
                      </w:rPrChange>
                      <w14:textFill>
                        <w14:solidFill>
                          <w14:schemeClr w14:val="tx1"/>
                        </w14:solidFill>
                      </w14:textFill>
                    </w:rPr>
                    <w:t>reducers</w:t>
                  </w:r>
                </w:ins>
                <w:ins w:id="25735" w:author="冷雪凝" w:date="2019-05-14T19:30:07Z">
                  <w:r>
                    <w:rPr>
                      <w:rFonts w:hint="eastAsia" w:ascii="仿宋" w:hAnsi="仿宋" w:eastAsia="仿宋"/>
                      <w:color w:val="000000" w:themeColor="text1"/>
                      <w:lang w:val="en-US" w:eastAsia="zh-CN"/>
                      <w:rPrChange w:id="25736" w:author="梁元" w:date="2019-05-14T19:51:36Z">
                        <w:rPr>
                          <w:rFonts w:hint="eastAsia" w:ascii="仿宋" w:hAnsi="仿宋" w:eastAsia="仿宋"/>
                          <w:lang w:val="en-US" w:eastAsia="zh-CN"/>
                        </w:rPr>
                      </w:rPrChange>
                      <w14:textFill>
                        <w14:solidFill>
                          <w14:schemeClr w14:val="tx1"/>
                        </w14:solidFill>
                      </w14:textFill>
                    </w:rPr>
                    <w:fldChar w:fldCharType="end"/>
                  </w:r>
                </w:ins>
              </w:p>
            </w:tc>
          </w:tr>
        </w:tbl>
        <w:p>
          <w:pPr>
            <w:ind w:firstLine="480" w:firstLineChars="200"/>
            <w:rPr>
              <w:ins w:id="25738" w:author="冷雪凝" w:date="2019-05-14T19:30:07Z"/>
              <w:rFonts w:hint="eastAsia" w:ascii="MS Mincho" w:hAnsi="MS Mincho" w:eastAsia="宋体" w:cs="MS Mincho"/>
              <w:color w:val="000000" w:themeColor="text1"/>
              <w:lang w:eastAsia="zh-CN"/>
              <w:rPrChange w:id="25739" w:author="梁元" w:date="2019-05-14T19:51:36Z">
                <w:rPr>
                  <w:ins w:id="25740" w:author="冷雪凝" w:date="2019-05-14T19:30:07Z"/>
                  <w:rFonts w:hint="eastAsia" w:ascii="MS Mincho" w:hAnsi="MS Mincho" w:eastAsia="宋体" w:cs="MS Mincho"/>
                  <w:lang w:eastAsia="zh-CN"/>
                </w:rPr>
              </w:rPrChange>
              <w14:textFill>
                <w14:solidFill>
                  <w14:schemeClr w14:val="tx1"/>
                </w14:solidFill>
              </w14:textFill>
            </w:rPr>
          </w:pPr>
          <w:ins w:id="25741" w:author="冷雪凝" w:date="2019-05-14T19:30:07Z">
            <w:r>
              <w:rPr>
                <w:rFonts w:eastAsia="Times New Roman"/>
                <w:color w:val="000000" w:themeColor="text1"/>
                <w:rPrChange w:id="25742" w:author="梁元" w:date="2019-05-14T19:51:36Z">
                  <w:rPr>
                    <w:rFonts w:eastAsia="Times New Roman"/>
                  </w:rPr>
                </w:rPrChange>
                <w14:textFill>
                  <w14:solidFill>
                    <w14:schemeClr w14:val="tx1"/>
                  </w14:solidFill>
                </w14:textFill>
              </w:rPr>
              <w:t xml:space="preserve">Redux </w:t>
            </w:r>
          </w:ins>
          <w:ins w:id="25744" w:author="冷雪凝" w:date="2019-05-14T19:30:07Z">
            <w:r>
              <w:rPr>
                <w:rFonts w:ascii="MS Mincho" w:hAnsi="MS Mincho" w:eastAsia="MS Mincho" w:cs="MS Mincho"/>
                <w:color w:val="000000" w:themeColor="text1"/>
                <w:rPrChange w:id="25745" w:author="梁元" w:date="2019-05-14T19:51:36Z">
                  <w:rPr>
                    <w:rFonts w:ascii="MS Mincho" w:hAnsi="MS Mincho" w:eastAsia="MS Mincho" w:cs="MS Mincho"/>
                  </w:rPr>
                </w:rPrChange>
                <w14:textFill>
                  <w14:solidFill>
                    <w14:schemeClr w14:val="tx1"/>
                  </w14:solidFill>
                </w14:textFill>
              </w:rPr>
              <w:t>可以用</w:t>
            </w:r>
          </w:ins>
          <w:ins w:id="25747" w:author="冷雪凝" w:date="2019-05-14T19:30:07Z">
            <w:r>
              <w:rPr>
                <w:rFonts w:ascii="宋体" w:hAnsi="宋体" w:eastAsia="宋体" w:cs="宋体"/>
                <w:color w:val="000000" w:themeColor="text1"/>
                <w:rPrChange w:id="25748" w:author="梁元" w:date="2019-05-14T19:51:36Z">
                  <w:rPr>
                    <w:rFonts w:ascii="宋体" w:hAnsi="宋体" w:eastAsia="宋体" w:cs="宋体"/>
                  </w:rPr>
                </w:rPrChange>
                <w14:textFill>
                  <w14:solidFill>
                    <w14:schemeClr w14:val="tx1"/>
                  </w14:solidFill>
                </w14:textFill>
              </w:rPr>
              <w:t>这</w:t>
            </w:r>
          </w:ins>
          <w:ins w:id="25750" w:author="冷雪凝" w:date="2019-05-14T19:30:07Z">
            <w:r>
              <w:rPr>
                <w:rFonts w:ascii="MS Mincho" w:hAnsi="MS Mincho" w:eastAsia="MS Mincho" w:cs="MS Mincho"/>
                <w:color w:val="000000" w:themeColor="text1"/>
                <w:rPrChange w:id="25751" w:author="梁元" w:date="2019-05-14T19:51:36Z">
                  <w:rPr>
                    <w:rFonts w:ascii="MS Mincho" w:hAnsi="MS Mincho" w:eastAsia="MS Mincho" w:cs="MS Mincho"/>
                  </w:rPr>
                </w:rPrChange>
                <w14:textFill>
                  <w14:solidFill>
                    <w14:schemeClr w14:val="tx1"/>
                  </w14:solidFill>
                </w14:textFill>
              </w:rPr>
              <w:t>三个基本原</w:t>
            </w:r>
          </w:ins>
          <w:ins w:id="25753" w:author="冷雪凝" w:date="2019-05-14T19:30:07Z">
            <w:r>
              <w:rPr>
                <w:rFonts w:ascii="宋体" w:hAnsi="宋体" w:eastAsia="宋体" w:cs="宋体"/>
                <w:color w:val="000000" w:themeColor="text1"/>
                <w:rPrChange w:id="25754" w:author="梁元" w:date="2019-05-14T19:51:36Z">
                  <w:rPr>
                    <w:rFonts w:ascii="宋体" w:hAnsi="宋体" w:eastAsia="宋体" w:cs="宋体"/>
                  </w:rPr>
                </w:rPrChange>
                <w14:textFill>
                  <w14:solidFill>
                    <w14:schemeClr w14:val="tx1"/>
                  </w14:solidFill>
                </w14:textFill>
              </w:rPr>
              <w:t>则</w:t>
            </w:r>
          </w:ins>
          <w:ins w:id="25756" w:author="冷雪凝" w:date="2019-05-14T19:30:07Z">
            <w:r>
              <w:rPr>
                <w:rFonts w:ascii="MS Mincho" w:hAnsi="MS Mincho" w:eastAsia="MS Mincho" w:cs="MS Mincho"/>
                <w:color w:val="000000" w:themeColor="text1"/>
                <w:rPrChange w:id="25757" w:author="梁元" w:date="2019-05-14T19:51:36Z">
                  <w:rPr>
                    <w:rFonts w:ascii="MS Mincho" w:hAnsi="MS Mincho" w:eastAsia="MS Mincho" w:cs="MS Mincho"/>
                  </w:rPr>
                </w:rPrChange>
                <w14:textFill>
                  <w14:solidFill>
                    <w14:schemeClr w14:val="tx1"/>
                  </w14:solidFill>
                </w14:textFill>
              </w:rPr>
              <w:t>来描述</w:t>
            </w:r>
          </w:ins>
          <w:ins w:id="25759" w:author="冷雪凝" w:date="2019-05-14T19:30:07Z">
            <w:r>
              <w:rPr>
                <w:rFonts w:hint="eastAsia" w:ascii="MS Mincho" w:hAnsi="MS Mincho" w:eastAsia="宋体" w:cs="MS Mincho"/>
                <w:color w:val="000000" w:themeColor="text1"/>
                <w:lang w:eastAsia="zh-CN"/>
                <w:rPrChange w:id="25760" w:author="梁元" w:date="2019-05-14T19:51:36Z">
                  <w:rPr>
                    <w:rFonts w:hint="eastAsia" w:ascii="MS Mincho" w:hAnsi="MS Mincho" w:eastAsia="宋体" w:cs="MS Mincho"/>
                    <w:lang w:eastAsia="zh-CN"/>
                  </w:rPr>
                </w:rPrChange>
                <w14:textFill>
                  <w14:solidFill>
                    <w14:schemeClr w14:val="tx1"/>
                  </w14:solidFill>
                </w14:textFill>
              </w:rPr>
              <w:t>：</w:t>
            </w:r>
          </w:ins>
        </w:p>
        <w:p>
          <w:pPr>
            <w:pStyle w:val="3"/>
            <w:numPr>
              <w:ilvl w:val="0"/>
              <w:numId w:val="20"/>
            </w:numPr>
            <w:spacing w:line="240" w:lineRule="auto"/>
            <w:ind w:firstLine="562" w:firstLineChars="200"/>
            <w:rPr>
              <w:ins w:id="25762" w:author="冷雪凝" w:date="2019-05-14T19:30:07Z"/>
              <w:rFonts w:hint="eastAsia" w:ascii="仿宋" w:hAnsi="仿宋" w:eastAsia="仿宋"/>
              <w:color w:val="000000" w:themeColor="text1"/>
              <w:sz w:val="28"/>
              <w:szCs w:val="28"/>
              <w:rPrChange w:id="25763" w:author="梁元" w:date="2019-05-14T19:51:36Z">
                <w:rPr>
                  <w:ins w:id="25764" w:author="冷雪凝" w:date="2019-05-14T19:30:07Z"/>
                  <w:rFonts w:hint="eastAsia" w:ascii="仿宋" w:hAnsi="仿宋" w:eastAsia="仿宋"/>
                  <w:sz w:val="28"/>
                  <w:szCs w:val="28"/>
                </w:rPr>
              </w:rPrChange>
              <w14:textFill>
                <w14:solidFill>
                  <w14:schemeClr w14:val="tx1"/>
                </w14:solidFill>
              </w14:textFill>
            </w:rPr>
          </w:pPr>
          <w:ins w:id="25765" w:author="冷雪凝" w:date="2019-05-14T19:30:07Z">
            <w:r>
              <w:rPr>
                <w:rFonts w:hint="eastAsia" w:ascii="仿宋" w:hAnsi="仿宋" w:eastAsia="仿宋"/>
                <w:color w:val="000000" w:themeColor="text1"/>
                <w:sz w:val="28"/>
                <w:szCs w:val="28"/>
                <w:rPrChange w:id="25766" w:author="梁元" w:date="2019-05-14T19:51:36Z">
                  <w:rPr>
                    <w:rFonts w:hint="eastAsia" w:ascii="仿宋" w:hAnsi="仿宋" w:eastAsia="仿宋"/>
                    <w:sz w:val="28"/>
                    <w:szCs w:val="28"/>
                  </w:rPr>
                </w:rPrChange>
                <w14:textFill>
                  <w14:solidFill>
                    <w14:schemeClr w14:val="tx1"/>
                  </w14:solidFill>
                </w14:textFill>
              </w:rPr>
              <w:t>单一数据源</w:t>
            </w:r>
          </w:ins>
        </w:p>
        <w:p>
          <w:pPr>
            <w:spacing w:before="100" w:beforeAutospacing="1" w:after="100" w:afterAutospacing="1"/>
            <w:ind w:firstLine="482" w:firstLineChars="200"/>
            <w:rPr>
              <w:ins w:id="25768" w:author="冷雪凝" w:date="2019-05-14T19:30:07Z"/>
              <w:b/>
              <w:bCs/>
              <w:color w:val="000000" w:themeColor="text1"/>
              <w:rPrChange w:id="25769" w:author="梁元" w:date="2019-05-14T19:51:36Z">
                <w:rPr>
                  <w:ins w:id="25770" w:author="冷雪凝" w:date="2019-05-14T19:30:07Z"/>
                  <w:b/>
                  <w:bCs/>
                </w:rPr>
              </w:rPrChange>
              <w14:textFill>
                <w14:solidFill>
                  <w14:schemeClr w14:val="tx1"/>
                </w14:solidFill>
              </w14:textFill>
            </w:rPr>
          </w:pPr>
          <w:ins w:id="25771" w:author="冷雪凝" w:date="2019-05-14T19:30:07Z">
            <w:r>
              <w:rPr>
                <w:b/>
                <w:bCs/>
                <w:color w:val="000000" w:themeColor="text1"/>
                <w:rPrChange w:id="25772" w:author="梁元" w:date="2019-05-14T19:51:36Z">
                  <w:rPr>
                    <w:b/>
                    <w:bCs/>
                  </w:rPr>
                </w:rPrChange>
                <w14:textFill>
                  <w14:solidFill>
                    <w14:schemeClr w14:val="tx1"/>
                  </w14:solidFill>
                </w14:textFill>
              </w:rPr>
              <w:t xml:space="preserve">整个应用的 </w:t>
            </w:r>
          </w:ins>
          <w:ins w:id="25774" w:author="冷雪凝" w:date="2019-05-14T19:30:07Z">
            <w:r>
              <w:rPr>
                <w:b/>
                <w:bCs/>
                <w:color w:val="000000" w:themeColor="text1"/>
                <w:rPrChange w:id="25775" w:author="梁元" w:date="2019-05-14T19:51:36Z">
                  <w:rPr>
                    <w:b/>
                    <w:bCs/>
                  </w:rPr>
                </w:rPrChange>
                <w14:textFill>
                  <w14:solidFill>
                    <w14:schemeClr w14:val="tx1"/>
                  </w14:solidFill>
                </w14:textFill>
              </w:rPr>
              <w:fldChar w:fldCharType="begin"/>
            </w:r>
          </w:ins>
          <w:ins w:id="25777" w:author="冷雪凝" w:date="2019-05-14T19:30:07Z">
            <w:r>
              <w:rPr>
                <w:b/>
                <w:bCs/>
                <w:color w:val="000000" w:themeColor="text1"/>
                <w:rPrChange w:id="25778" w:author="梁元" w:date="2019-05-14T19:51:36Z">
                  <w:rPr>
                    <w:b/>
                    <w:bCs/>
                  </w:rPr>
                </w:rPrChange>
                <w14:textFill>
                  <w14:solidFill>
                    <w14:schemeClr w14:val="tx1"/>
                  </w14:solidFill>
                </w14:textFill>
              </w:rPr>
              <w:instrText xml:space="preserve"> HYPERLINK "http://www.redux.org.cn/docs/Glossary.html" \l "state" </w:instrText>
            </w:r>
          </w:ins>
          <w:ins w:id="25780" w:author="冷雪凝" w:date="2019-05-14T19:30:07Z">
            <w:r>
              <w:rPr>
                <w:b/>
                <w:bCs/>
                <w:color w:val="000000" w:themeColor="text1"/>
                <w:rPrChange w:id="25781" w:author="梁元" w:date="2019-05-14T19:51:36Z">
                  <w:rPr>
                    <w:b/>
                    <w:bCs/>
                  </w:rPr>
                </w:rPrChange>
                <w14:textFill>
                  <w14:solidFill>
                    <w14:schemeClr w14:val="tx1"/>
                  </w14:solidFill>
                </w14:textFill>
              </w:rPr>
              <w:fldChar w:fldCharType="separate"/>
            </w:r>
          </w:ins>
          <w:ins w:id="25783" w:author="冷雪凝" w:date="2019-05-14T19:30:07Z">
            <w:r>
              <w:rPr>
                <w:b/>
                <w:bCs/>
                <w:color w:val="000000" w:themeColor="text1"/>
                <w:rPrChange w:id="25784" w:author="梁元" w:date="2019-05-14T19:51:36Z">
                  <w:rPr>
                    <w:b/>
                    <w:bCs/>
                  </w:rPr>
                </w:rPrChange>
                <w14:textFill>
                  <w14:solidFill>
                    <w14:schemeClr w14:val="tx1"/>
                  </w14:solidFill>
                </w14:textFill>
              </w:rPr>
              <w:t>state</w:t>
            </w:r>
          </w:ins>
          <w:ins w:id="25786" w:author="冷雪凝" w:date="2019-05-14T19:30:07Z">
            <w:r>
              <w:rPr>
                <w:b/>
                <w:bCs/>
                <w:color w:val="000000" w:themeColor="text1"/>
                <w:rPrChange w:id="25787" w:author="梁元" w:date="2019-05-14T19:51:36Z">
                  <w:rPr>
                    <w:b/>
                    <w:bCs/>
                  </w:rPr>
                </w:rPrChange>
                <w14:textFill>
                  <w14:solidFill>
                    <w14:schemeClr w14:val="tx1"/>
                  </w14:solidFill>
                </w14:textFill>
              </w:rPr>
              <w:fldChar w:fldCharType="end"/>
            </w:r>
          </w:ins>
          <w:ins w:id="25789" w:author="冷雪凝" w:date="2019-05-14T19:30:07Z">
            <w:r>
              <w:rPr>
                <w:b/>
                <w:bCs/>
                <w:color w:val="000000" w:themeColor="text1"/>
                <w:rPrChange w:id="25790" w:author="梁元" w:date="2019-05-14T19:51:36Z">
                  <w:rPr>
                    <w:b/>
                    <w:bCs/>
                  </w:rPr>
                </w:rPrChange>
                <w14:textFill>
                  <w14:solidFill>
                    <w14:schemeClr w14:val="tx1"/>
                  </w14:solidFill>
                </w14:textFill>
              </w:rPr>
              <w:t xml:space="preserve"> 被储存在一棵 object tree 中，并且这个 object tree 只存在于唯一一个 </w:t>
            </w:r>
          </w:ins>
          <w:ins w:id="25792" w:author="冷雪凝" w:date="2019-05-14T19:30:07Z">
            <w:r>
              <w:rPr>
                <w:b/>
                <w:bCs/>
                <w:color w:val="000000" w:themeColor="text1"/>
                <w:rPrChange w:id="25793" w:author="梁元" w:date="2019-05-14T19:51:36Z">
                  <w:rPr>
                    <w:b/>
                    <w:bCs/>
                  </w:rPr>
                </w:rPrChange>
                <w14:textFill>
                  <w14:solidFill>
                    <w14:schemeClr w14:val="tx1"/>
                  </w14:solidFill>
                </w14:textFill>
              </w:rPr>
              <w:fldChar w:fldCharType="begin"/>
            </w:r>
          </w:ins>
          <w:ins w:id="25795" w:author="冷雪凝" w:date="2019-05-14T19:30:07Z">
            <w:r>
              <w:rPr>
                <w:b/>
                <w:bCs/>
                <w:color w:val="000000" w:themeColor="text1"/>
                <w:rPrChange w:id="25796" w:author="梁元" w:date="2019-05-14T19:51:36Z">
                  <w:rPr>
                    <w:b/>
                    <w:bCs/>
                  </w:rPr>
                </w:rPrChange>
                <w14:textFill>
                  <w14:solidFill>
                    <w14:schemeClr w14:val="tx1"/>
                  </w14:solidFill>
                </w14:textFill>
              </w:rPr>
              <w:instrText xml:space="preserve"> HYPERLINK "http://www.redux.org.cn/docs/Glossary.html" \l "store" </w:instrText>
            </w:r>
          </w:ins>
          <w:ins w:id="25798" w:author="冷雪凝" w:date="2019-05-14T19:30:07Z">
            <w:r>
              <w:rPr>
                <w:b/>
                <w:bCs/>
                <w:color w:val="000000" w:themeColor="text1"/>
                <w:rPrChange w:id="25799" w:author="梁元" w:date="2019-05-14T19:51:36Z">
                  <w:rPr>
                    <w:b/>
                    <w:bCs/>
                  </w:rPr>
                </w:rPrChange>
                <w14:textFill>
                  <w14:solidFill>
                    <w14:schemeClr w14:val="tx1"/>
                  </w14:solidFill>
                </w14:textFill>
              </w:rPr>
              <w:fldChar w:fldCharType="separate"/>
            </w:r>
          </w:ins>
          <w:ins w:id="25801" w:author="冷雪凝" w:date="2019-05-14T19:30:07Z">
            <w:r>
              <w:rPr>
                <w:b/>
                <w:bCs/>
                <w:color w:val="000000" w:themeColor="text1"/>
                <w:rPrChange w:id="25802" w:author="梁元" w:date="2019-05-14T19:51:36Z">
                  <w:rPr>
                    <w:b/>
                    <w:bCs/>
                  </w:rPr>
                </w:rPrChange>
                <w14:textFill>
                  <w14:solidFill>
                    <w14:schemeClr w14:val="tx1"/>
                  </w14:solidFill>
                </w14:textFill>
              </w:rPr>
              <w:t>store</w:t>
            </w:r>
          </w:ins>
          <w:ins w:id="25804" w:author="冷雪凝" w:date="2019-05-14T19:30:07Z">
            <w:r>
              <w:rPr>
                <w:b/>
                <w:bCs/>
                <w:color w:val="000000" w:themeColor="text1"/>
                <w:rPrChange w:id="25805" w:author="梁元" w:date="2019-05-14T19:51:36Z">
                  <w:rPr>
                    <w:b/>
                    <w:bCs/>
                  </w:rPr>
                </w:rPrChange>
                <w14:textFill>
                  <w14:solidFill>
                    <w14:schemeClr w14:val="tx1"/>
                  </w14:solidFill>
                </w14:textFill>
              </w:rPr>
              <w:fldChar w:fldCharType="end"/>
            </w:r>
          </w:ins>
          <w:ins w:id="25807" w:author="冷雪凝" w:date="2019-05-14T19:30:07Z">
            <w:r>
              <w:rPr>
                <w:b/>
                <w:bCs/>
                <w:color w:val="000000" w:themeColor="text1"/>
                <w:rPrChange w:id="25808" w:author="梁元" w:date="2019-05-14T19:51:36Z">
                  <w:rPr>
                    <w:b/>
                    <w:bCs/>
                  </w:rPr>
                </w:rPrChange>
                <w14:textFill>
                  <w14:solidFill>
                    <w14:schemeClr w14:val="tx1"/>
                  </w14:solidFill>
                </w14:textFill>
              </w:rPr>
              <w:t xml:space="preserve"> 中。</w:t>
            </w:r>
          </w:ins>
        </w:p>
        <w:p>
          <w:pPr>
            <w:spacing w:before="100" w:beforeAutospacing="1" w:after="100" w:afterAutospacing="1"/>
            <w:ind w:firstLine="480" w:firstLineChars="200"/>
            <w:rPr>
              <w:ins w:id="25810" w:author="冷雪凝" w:date="2019-05-14T19:30:07Z"/>
              <w:color w:val="000000" w:themeColor="text1"/>
              <w:rPrChange w:id="25811" w:author="梁元" w:date="2019-05-14T19:51:36Z">
                <w:rPr>
                  <w:ins w:id="25812" w:author="冷雪凝" w:date="2019-05-14T19:30:07Z"/>
                </w:rPr>
              </w:rPrChange>
              <w14:textFill>
                <w14:solidFill>
                  <w14:schemeClr w14:val="tx1"/>
                </w14:solidFill>
              </w14:textFill>
            </w:rPr>
          </w:pPr>
          <w:ins w:id="25813" w:author="冷雪凝" w:date="2019-05-14T19:30:07Z">
            <w:r>
              <w:rPr>
                <w:color w:val="000000" w:themeColor="text1"/>
                <w:rPrChange w:id="25814" w:author="梁元" w:date="2019-05-14T19:51:36Z">
                  <w:rPr/>
                </w:rPrChange>
                <w14:textFill>
                  <w14:solidFill>
                    <w14:schemeClr w14:val="tx1"/>
                  </w14:solidFill>
                </w14:textFill>
              </w:rPr>
              <w:t>这让同构应用开发变得非常容易。来自服务端的 state 可以在无需编写更多代码的情况下被序列化并注入到客户端中。由于是单一的 state tree ，调试也变得非常容易。在开发中，你可以把应用的 state 保存在本地，从而加快开发速度。此外，受益于单一的 state tree ，以前难以实现的如“撤销/重做”这类功能也变得轻而易举。</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816" w:author="冷雪凝" w:date="2019-05-14T19:30:07Z"/>
              <w:rFonts w:ascii="Courier New" w:hAnsi="Courier New" w:cs="Courier New"/>
              <w:color w:val="000000" w:themeColor="text1"/>
              <w:sz w:val="20"/>
              <w:szCs w:val="20"/>
              <w:rPrChange w:id="25817" w:author="梁元" w:date="2019-05-14T19:51:36Z">
                <w:rPr>
                  <w:ins w:id="25818" w:author="冷雪凝" w:date="2019-05-14T19:30:07Z"/>
                  <w:rFonts w:ascii="Courier New" w:hAnsi="Courier New" w:cs="Courier New"/>
                  <w:sz w:val="20"/>
                  <w:szCs w:val="20"/>
                </w:rPr>
              </w:rPrChange>
              <w14:textFill>
                <w14:solidFill>
                  <w14:schemeClr w14:val="tx1"/>
                </w14:solidFill>
              </w14:textFill>
            </w:rPr>
          </w:pPr>
          <w:ins w:id="25819" w:author="冷雪凝" w:date="2019-05-14T19:30:07Z">
            <w:r>
              <w:rPr>
                <w:rFonts w:ascii="Courier New" w:hAnsi="Courier New" w:cs="Courier New"/>
                <w:color w:val="000000" w:themeColor="text1"/>
                <w:sz w:val="20"/>
                <w:szCs w:val="20"/>
                <w:rPrChange w:id="25820" w:author="梁元" w:date="2019-05-14T19:51:36Z">
                  <w:rPr>
                    <w:rFonts w:ascii="Courier New" w:hAnsi="Courier New" w:cs="Courier New"/>
                    <w:sz w:val="20"/>
                    <w:szCs w:val="20"/>
                  </w:rPr>
                </w:rPrChange>
                <w14:textFill>
                  <w14:solidFill>
                    <w14:schemeClr w14:val="tx1"/>
                  </w14:solidFill>
                </w14:textFill>
              </w:rPr>
              <w:t>console.log(store.getState())</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822" w:author="冷雪凝" w:date="2019-05-14T19:30:07Z"/>
              <w:rFonts w:ascii="Courier New" w:hAnsi="Courier New" w:cs="Courier New"/>
              <w:color w:val="000000" w:themeColor="text1"/>
              <w:sz w:val="20"/>
              <w:szCs w:val="20"/>
              <w:rPrChange w:id="25823" w:author="梁元" w:date="2019-05-14T19:51:36Z">
                <w:rPr>
                  <w:ins w:id="25824" w:author="冷雪凝" w:date="2019-05-14T19:30:07Z"/>
                  <w:rFonts w:ascii="Courier New" w:hAnsi="Courier New" w:cs="Courier New"/>
                  <w:sz w:val="20"/>
                  <w:szCs w:val="20"/>
                </w:rPr>
              </w:rPrChange>
              <w14:textFill>
                <w14:solidFill>
                  <w14:schemeClr w14:val="tx1"/>
                </w14:solidFill>
              </w14:textFill>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825" w:author="冷雪凝" w:date="2019-05-14T19:30:07Z"/>
              <w:rFonts w:ascii="Courier New" w:hAnsi="Courier New" w:cs="Courier New"/>
              <w:color w:val="000000" w:themeColor="text1"/>
              <w:sz w:val="20"/>
              <w:szCs w:val="20"/>
              <w:rPrChange w:id="25826" w:author="梁元" w:date="2019-05-14T19:51:36Z">
                <w:rPr>
                  <w:ins w:id="25827" w:author="冷雪凝" w:date="2019-05-14T19:30:07Z"/>
                  <w:rFonts w:ascii="Courier New" w:hAnsi="Courier New" w:cs="Courier New"/>
                  <w:sz w:val="20"/>
                  <w:szCs w:val="20"/>
                </w:rPr>
              </w:rPrChange>
              <w14:textFill>
                <w14:solidFill>
                  <w14:schemeClr w14:val="tx1"/>
                </w14:solidFill>
              </w14:textFill>
            </w:rPr>
          </w:pPr>
          <w:ins w:id="25828" w:author="冷雪凝" w:date="2019-05-14T19:30:07Z">
            <w:r>
              <w:rPr>
                <w:rFonts w:ascii="Courier New" w:hAnsi="Courier New" w:cs="Courier New"/>
                <w:color w:val="000000" w:themeColor="text1"/>
                <w:sz w:val="20"/>
                <w:szCs w:val="20"/>
                <w:rPrChange w:id="25829" w:author="梁元" w:date="2019-05-14T19:51:36Z">
                  <w:rPr>
                    <w:rFonts w:ascii="Courier New" w:hAnsi="Courier New" w:cs="Courier New"/>
                    <w:sz w:val="20"/>
                    <w:szCs w:val="20"/>
                  </w:rPr>
                </w:rPrChange>
                <w14:textFill>
                  <w14:solidFill>
                    <w14:schemeClr w14:val="tx1"/>
                  </w14:solidFill>
                </w14:textFill>
              </w:rPr>
              <w:t>/* Prints</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831" w:author="冷雪凝" w:date="2019-05-14T19:30:07Z"/>
              <w:rFonts w:ascii="Courier New" w:hAnsi="Courier New" w:cs="Courier New"/>
              <w:color w:val="000000" w:themeColor="text1"/>
              <w:sz w:val="20"/>
              <w:szCs w:val="20"/>
              <w:rPrChange w:id="25832" w:author="梁元" w:date="2019-05-14T19:51:36Z">
                <w:rPr>
                  <w:ins w:id="25833" w:author="冷雪凝" w:date="2019-05-14T19:30:07Z"/>
                  <w:rFonts w:ascii="Courier New" w:hAnsi="Courier New" w:cs="Courier New"/>
                  <w:sz w:val="20"/>
                  <w:szCs w:val="20"/>
                </w:rPr>
              </w:rPrChange>
              <w14:textFill>
                <w14:solidFill>
                  <w14:schemeClr w14:val="tx1"/>
                </w14:solidFill>
              </w14:textFill>
            </w:rPr>
          </w:pPr>
          <w:ins w:id="25834" w:author="冷雪凝" w:date="2019-05-14T19:30:07Z">
            <w:r>
              <w:rPr>
                <w:rFonts w:ascii="Courier New" w:hAnsi="Courier New" w:cs="Courier New"/>
                <w:color w:val="000000" w:themeColor="text1"/>
                <w:sz w:val="20"/>
                <w:szCs w:val="20"/>
                <w:rPrChange w:id="25835" w:author="梁元" w:date="2019-05-14T19:51:36Z">
                  <w:rPr>
                    <w:rFonts w:ascii="Courier New" w:hAnsi="Courier New" w:cs="Courier New"/>
                    <w:sz w:val="20"/>
                    <w:szCs w:val="20"/>
                  </w:rPr>
                </w:rPrChange>
                <w14:textFill>
                  <w14:solidFill>
                    <w14:schemeClr w14:val="tx1"/>
                  </w14:solidFill>
                </w14:textFill>
              </w:rPr>
              <w:t>{</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837" w:author="冷雪凝" w:date="2019-05-14T19:30:07Z"/>
              <w:rFonts w:ascii="Courier New" w:hAnsi="Courier New" w:cs="Courier New"/>
              <w:color w:val="000000" w:themeColor="text1"/>
              <w:sz w:val="20"/>
              <w:szCs w:val="20"/>
              <w:rPrChange w:id="25838" w:author="梁元" w:date="2019-05-14T19:51:36Z">
                <w:rPr>
                  <w:ins w:id="25839" w:author="冷雪凝" w:date="2019-05-14T19:30:07Z"/>
                  <w:rFonts w:ascii="Courier New" w:hAnsi="Courier New" w:cs="Courier New"/>
                  <w:sz w:val="20"/>
                  <w:szCs w:val="20"/>
                </w:rPr>
              </w:rPrChange>
              <w14:textFill>
                <w14:solidFill>
                  <w14:schemeClr w14:val="tx1"/>
                </w14:solidFill>
              </w14:textFill>
            </w:rPr>
          </w:pPr>
          <w:ins w:id="25840" w:author="冷雪凝" w:date="2019-05-14T19:30:07Z">
            <w:r>
              <w:rPr>
                <w:rFonts w:ascii="Courier New" w:hAnsi="Courier New" w:cs="Courier New"/>
                <w:color w:val="000000" w:themeColor="text1"/>
                <w:sz w:val="20"/>
                <w:szCs w:val="20"/>
                <w:rPrChange w:id="25841" w:author="梁元" w:date="2019-05-14T19:51:36Z">
                  <w:rPr>
                    <w:rFonts w:ascii="Courier New" w:hAnsi="Courier New" w:cs="Courier New"/>
                    <w:sz w:val="20"/>
                    <w:szCs w:val="20"/>
                  </w:rPr>
                </w:rPrChange>
                <w14:textFill>
                  <w14:solidFill>
                    <w14:schemeClr w14:val="tx1"/>
                  </w14:solidFill>
                </w14:textFill>
              </w:rPr>
              <w:t xml:space="preserve">  visibilityFilter: 'SHOW_ALL',</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843" w:author="冷雪凝" w:date="2019-05-14T19:30:07Z"/>
              <w:rFonts w:ascii="Courier New" w:hAnsi="Courier New" w:cs="Courier New"/>
              <w:color w:val="000000" w:themeColor="text1"/>
              <w:sz w:val="20"/>
              <w:szCs w:val="20"/>
              <w:rPrChange w:id="25844" w:author="梁元" w:date="2019-05-14T19:51:36Z">
                <w:rPr>
                  <w:ins w:id="25845" w:author="冷雪凝" w:date="2019-05-14T19:30:07Z"/>
                  <w:rFonts w:ascii="Courier New" w:hAnsi="Courier New" w:cs="Courier New"/>
                  <w:sz w:val="20"/>
                  <w:szCs w:val="20"/>
                </w:rPr>
              </w:rPrChange>
              <w14:textFill>
                <w14:solidFill>
                  <w14:schemeClr w14:val="tx1"/>
                </w14:solidFill>
              </w14:textFill>
            </w:rPr>
          </w:pPr>
          <w:ins w:id="25846" w:author="冷雪凝" w:date="2019-05-14T19:30:07Z">
            <w:r>
              <w:rPr>
                <w:rFonts w:ascii="Courier New" w:hAnsi="Courier New" w:cs="Courier New"/>
                <w:color w:val="000000" w:themeColor="text1"/>
                <w:sz w:val="20"/>
                <w:szCs w:val="20"/>
                <w:rPrChange w:id="25847" w:author="梁元" w:date="2019-05-14T19:51:36Z">
                  <w:rPr>
                    <w:rFonts w:ascii="Courier New" w:hAnsi="Courier New" w:cs="Courier New"/>
                    <w:sz w:val="20"/>
                    <w:szCs w:val="20"/>
                  </w:rPr>
                </w:rPrChange>
                <w14:textFill>
                  <w14:solidFill>
                    <w14:schemeClr w14:val="tx1"/>
                  </w14:solidFill>
                </w14:textFill>
              </w:rPr>
              <w:t xml:space="preserve">  todos: [</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849" w:author="冷雪凝" w:date="2019-05-14T19:30:07Z"/>
              <w:rFonts w:ascii="Courier New" w:hAnsi="Courier New" w:cs="Courier New"/>
              <w:color w:val="000000" w:themeColor="text1"/>
              <w:sz w:val="20"/>
              <w:szCs w:val="20"/>
              <w:rPrChange w:id="25850" w:author="梁元" w:date="2019-05-14T19:51:36Z">
                <w:rPr>
                  <w:ins w:id="25851" w:author="冷雪凝" w:date="2019-05-14T19:30:07Z"/>
                  <w:rFonts w:ascii="Courier New" w:hAnsi="Courier New" w:cs="Courier New"/>
                  <w:sz w:val="20"/>
                  <w:szCs w:val="20"/>
                </w:rPr>
              </w:rPrChange>
              <w14:textFill>
                <w14:solidFill>
                  <w14:schemeClr w14:val="tx1"/>
                </w14:solidFill>
              </w14:textFill>
            </w:rPr>
          </w:pPr>
          <w:ins w:id="25852" w:author="冷雪凝" w:date="2019-05-14T19:30:07Z">
            <w:r>
              <w:rPr>
                <w:rFonts w:ascii="Courier New" w:hAnsi="Courier New" w:cs="Courier New"/>
                <w:color w:val="000000" w:themeColor="text1"/>
                <w:sz w:val="20"/>
                <w:szCs w:val="20"/>
                <w:rPrChange w:id="25853" w:author="梁元" w:date="2019-05-14T19:51:36Z">
                  <w:rPr>
                    <w:rFonts w:ascii="Courier New" w:hAnsi="Courier New" w:cs="Courier New"/>
                    <w:sz w:val="20"/>
                    <w:szCs w:val="20"/>
                  </w:rPr>
                </w:rPrChange>
                <w14:textFill>
                  <w14:solidFill>
                    <w14:schemeClr w14:val="tx1"/>
                  </w14:solidFill>
                </w14:textFill>
              </w:rPr>
              <w:t xml:space="preserve">    {</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855" w:author="冷雪凝" w:date="2019-05-14T19:30:07Z"/>
              <w:rFonts w:ascii="Courier New" w:hAnsi="Courier New" w:cs="Courier New"/>
              <w:color w:val="000000" w:themeColor="text1"/>
              <w:sz w:val="20"/>
              <w:szCs w:val="20"/>
              <w:rPrChange w:id="25856" w:author="梁元" w:date="2019-05-14T19:51:36Z">
                <w:rPr>
                  <w:ins w:id="25857" w:author="冷雪凝" w:date="2019-05-14T19:30:07Z"/>
                  <w:rFonts w:ascii="Courier New" w:hAnsi="Courier New" w:cs="Courier New"/>
                  <w:sz w:val="20"/>
                  <w:szCs w:val="20"/>
                </w:rPr>
              </w:rPrChange>
              <w14:textFill>
                <w14:solidFill>
                  <w14:schemeClr w14:val="tx1"/>
                </w14:solidFill>
              </w14:textFill>
            </w:rPr>
          </w:pPr>
          <w:ins w:id="25858" w:author="冷雪凝" w:date="2019-05-14T19:30:07Z">
            <w:r>
              <w:rPr>
                <w:rFonts w:ascii="Courier New" w:hAnsi="Courier New" w:cs="Courier New"/>
                <w:color w:val="000000" w:themeColor="text1"/>
                <w:sz w:val="20"/>
                <w:szCs w:val="20"/>
                <w:rPrChange w:id="25859" w:author="梁元" w:date="2019-05-14T19:51:36Z">
                  <w:rPr>
                    <w:rFonts w:ascii="Courier New" w:hAnsi="Courier New" w:cs="Courier New"/>
                    <w:sz w:val="20"/>
                    <w:szCs w:val="20"/>
                  </w:rPr>
                </w:rPrChange>
                <w14:textFill>
                  <w14:solidFill>
                    <w14:schemeClr w14:val="tx1"/>
                  </w14:solidFill>
                </w14:textFill>
              </w:rPr>
              <w:t xml:space="preserve">      text: 'Consider using Redux',</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861" w:author="冷雪凝" w:date="2019-05-14T19:30:07Z"/>
              <w:rFonts w:ascii="Courier New" w:hAnsi="Courier New" w:cs="Courier New"/>
              <w:color w:val="000000" w:themeColor="text1"/>
              <w:sz w:val="20"/>
              <w:szCs w:val="20"/>
              <w:rPrChange w:id="25862" w:author="梁元" w:date="2019-05-14T19:51:36Z">
                <w:rPr>
                  <w:ins w:id="25863" w:author="冷雪凝" w:date="2019-05-14T19:30:07Z"/>
                  <w:rFonts w:ascii="Courier New" w:hAnsi="Courier New" w:cs="Courier New"/>
                  <w:sz w:val="20"/>
                  <w:szCs w:val="20"/>
                </w:rPr>
              </w:rPrChange>
              <w14:textFill>
                <w14:solidFill>
                  <w14:schemeClr w14:val="tx1"/>
                </w14:solidFill>
              </w14:textFill>
            </w:rPr>
          </w:pPr>
          <w:ins w:id="25864" w:author="冷雪凝" w:date="2019-05-14T19:30:07Z">
            <w:r>
              <w:rPr>
                <w:rFonts w:ascii="Courier New" w:hAnsi="Courier New" w:cs="Courier New"/>
                <w:color w:val="000000" w:themeColor="text1"/>
                <w:sz w:val="20"/>
                <w:szCs w:val="20"/>
                <w:rPrChange w:id="25865" w:author="梁元" w:date="2019-05-14T19:51:36Z">
                  <w:rPr>
                    <w:rFonts w:ascii="Courier New" w:hAnsi="Courier New" w:cs="Courier New"/>
                    <w:sz w:val="20"/>
                    <w:szCs w:val="20"/>
                  </w:rPr>
                </w:rPrChange>
                <w14:textFill>
                  <w14:solidFill>
                    <w14:schemeClr w14:val="tx1"/>
                  </w14:solidFill>
                </w14:textFill>
              </w:rPr>
              <w:t xml:space="preserve">      completed: true,</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867" w:author="冷雪凝" w:date="2019-05-14T19:30:07Z"/>
              <w:rFonts w:ascii="Courier New" w:hAnsi="Courier New" w:cs="Courier New"/>
              <w:color w:val="000000" w:themeColor="text1"/>
              <w:sz w:val="20"/>
              <w:szCs w:val="20"/>
              <w:rPrChange w:id="25868" w:author="梁元" w:date="2019-05-14T19:51:36Z">
                <w:rPr>
                  <w:ins w:id="25869" w:author="冷雪凝" w:date="2019-05-14T19:30:07Z"/>
                  <w:rFonts w:ascii="Courier New" w:hAnsi="Courier New" w:cs="Courier New"/>
                  <w:sz w:val="20"/>
                  <w:szCs w:val="20"/>
                </w:rPr>
              </w:rPrChange>
              <w14:textFill>
                <w14:solidFill>
                  <w14:schemeClr w14:val="tx1"/>
                </w14:solidFill>
              </w14:textFill>
            </w:rPr>
          </w:pPr>
          <w:ins w:id="25870" w:author="冷雪凝" w:date="2019-05-14T19:30:07Z">
            <w:r>
              <w:rPr>
                <w:rFonts w:ascii="Courier New" w:hAnsi="Courier New" w:cs="Courier New"/>
                <w:color w:val="000000" w:themeColor="text1"/>
                <w:sz w:val="20"/>
                <w:szCs w:val="20"/>
                <w:rPrChange w:id="25871" w:author="梁元" w:date="2019-05-14T19:51:36Z">
                  <w:rPr>
                    <w:rFonts w:ascii="Courier New" w:hAnsi="Courier New" w:cs="Courier New"/>
                    <w:sz w:val="20"/>
                    <w:szCs w:val="20"/>
                  </w:rPr>
                </w:rPrChange>
                <w14:textFill>
                  <w14:solidFill>
                    <w14:schemeClr w14:val="tx1"/>
                  </w14:solidFill>
                </w14:textFill>
              </w:rPr>
              <w:t xml:space="preserve">    },</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873" w:author="冷雪凝" w:date="2019-05-14T19:30:07Z"/>
              <w:rFonts w:ascii="Courier New" w:hAnsi="Courier New" w:cs="Courier New"/>
              <w:color w:val="000000" w:themeColor="text1"/>
              <w:sz w:val="20"/>
              <w:szCs w:val="20"/>
              <w:rPrChange w:id="25874" w:author="梁元" w:date="2019-05-14T19:51:36Z">
                <w:rPr>
                  <w:ins w:id="25875" w:author="冷雪凝" w:date="2019-05-14T19:30:07Z"/>
                  <w:rFonts w:ascii="Courier New" w:hAnsi="Courier New" w:cs="Courier New"/>
                  <w:sz w:val="20"/>
                  <w:szCs w:val="20"/>
                </w:rPr>
              </w:rPrChange>
              <w14:textFill>
                <w14:solidFill>
                  <w14:schemeClr w14:val="tx1"/>
                </w14:solidFill>
              </w14:textFill>
            </w:rPr>
          </w:pPr>
          <w:ins w:id="25876" w:author="冷雪凝" w:date="2019-05-14T19:30:07Z">
            <w:r>
              <w:rPr>
                <w:rFonts w:ascii="Courier New" w:hAnsi="Courier New" w:cs="Courier New"/>
                <w:color w:val="000000" w:themeColor="text1"/>
                <w:sz w:val="20"/>
                <w:szCs w:val="20"/>
                <w:rPrChange w:id="25877" w:author="梁元" w:date="2019-05-14T19:51:36Z">
                  <w:rPr>
                    <w:rFonts w:ascii="Courier New" w:hAnsi="Courier New" w:cs="Courier New"/>
                    <w:sz w:val="20"/>
                    <w:szCs w:val="20"/>
                  </w:rPr>
                </w:rPrChange>
                <w14:textFill>
                  <w14:solidFill>
                    <w14:schemeClr w14:val="tx1"/>
                  </w14:solidFill>
                </w14:textFill>
              </w:rPr>
              <w:t xml:space="preserve">    {</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879" w:author="冷雪凝" w:date="2019-05-14T19:30:07Z"/>
              <w:rFonts w:ascii="Courier New" w:hAnsi="Courier New" w:cs="Courier New"/>
              <w:color w:val="000000" w:themeColor="text1"/>
              <w:sz w:val="20"/>
              <w:szCs w:val="20"/>
              <w:rPrChange w:id="25880" w:author="梁元" w:date="2019-05-14T19:51:36Z">
                <w:rPr>
                  <w:ins w:id="25881" w:author="冷雪凝" w:date="2019-05-14T19:30:07Z"/>
                  <w:rFonts w:ascii="Courier New" w:hAnsi="Courier New" w:cs="Courier New"/>
                  <w:sz w:val="20"/>
                  <w:szCs w:val="20"/>
                </w:rPr>
              </w:rPrChange>
              <w14:textFill>
                <w14:solidFill>
                  <w14:schemeClr w14:val="tx1"/>
                </w14:solidFill>
              </w14:textFill>
            </w:rPr>
          </w:pPr>
          <w:ins w:id="25882" w:author="冷雪凝" w:date="2019-05-14T19:30:07Z">
            <w:r>
              <w:rPr>
                <w:rFonts w:ascii="Courier New" w:hAnsi="Courier New" w:cs="Courier New"/>
                <w:color w:val="000000" w:themeColor="text1"/>
                <w:sz w:val="20"/>
                <w:szCs w:val="20"/>
                <w:rPrChange w:id="25883" w:author="梁元" w:date="2019-05-14T19:51:36Z">
                  <w:rPr>
                    <w:rFonts w:ascii="Courier New" w:hAnsi="Courier New" w:cs="Courier New"/>
                    <w:sz w:val="20"/>
                    <w:szCs w:val="20"/>
                  </w:rPr>
                </w:rPrChange>
                <w14:textFill>
                  <w14:solidFill>
                    <w14:schemeClr w14:val="tx1"/>
                  </w14:solidFill>
                </w14:textFill>
              </w:rPr>
              <w:t xml:space="preserve">      text: 'Keep all state in a single tree',</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885" w:author="冷雪凝" w:date="2019-05-14T19:30:07Z"/>
              <w:rFonts w:ascii="Courier New" w:hAnsi="Courier New" w:cs="Courier New"/>
              <w:color w:val="000000" w:themeColor="text1"/>
              <w:sz w:val="20"/>
              <w:szCs w:val="20"/>
              <w:rPrChange w:id="25886" w:author="梁元" w:date="2019-05-14T19:51:36Z">
                <w:rPr>
                  <w:ins w:id="25887" w:author="冷雪凝" w:date="2019-05-14T19:30:07Z"/>
                  <w:rFonts w:ascii="Courier New" w:hAnsi="Courier New" w:cs="Courier New"/>
                  <w:sz w:val="20"/>
                  <w:szCs w:val="20"/>
                </w:rPr>
              </w:rPrChange>
              <w14:textFill>
                <w14:solidFill>
                  <w14:schemeClr w14:val="tx1"/>
                </w14:solidFill>
              </w14:textFill>
            </w:rPr>
          </w:pPr>
          <w:ins w:id="25888" w:author="冷雪凝" w:date="2019-05-14T19:30:07Z">
            <w:r>
              <w:rPr>
                <w:rFonts w:ascii="Courier New" w:hAnsi="Courier New" w:cs="Courier New"/>
                <w:color w:val="000000" w:themeColor="text1"/>
                <w:sz w:val="20"/>
                <w:szCs w:val="20"/>
                <w:rPrChange w:id="25889" w:author="梁元" w:date="2019-05-14T19:51:36Z">
                  <w:rPr>
                    <w:rFonts w:ascii="Courier New" w:hAnsi="Courier New" w:cs="Courier New"/>
                    <w:sz w:val="20"/>
                    <w:szCs w:val="20"/>
                  </w:rPr>
                </w:rPrChange>
                <w14:textFill>
                  <w14:solidFill>
                    <w14:schemeClr w14:val="tx1"/>
                  </w14:solidFill>
                </w14:textFill>
              </w:rPr>
              <w:t xml:space="preserve">      completed: false</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891" w:author="冷雪凝" w:date="2019-05-14T19:30:07Z"/>
              <w:rFonts w:ascii="Courier New" w:hAnsi="Courier New" w:cs="Courier New"/>
              <w:color w:val="000000" w:themeColor="text1"/>
              <w:sz w:val="20"/>
              <w:szCs w:val="20"/>
              <w:rPrChange w:id="25892" w:author="梁元" w:date="2019-05-14T19:51:36Z">
                <w:rPr>
                  <w:ins w:id="25893" w:author="冷雪凝" w:date="2019-05-14T19:30:07Z"/>
                  <w:rFonts w:ascii="Courier New" w:hAnsi="Courier New" w:cs="Courier New"/>
                  <w:sz w:val="20"/>
                  <w:szCs w:val="20"/>
                </w:rPr>
              </w:rPrChange>
              <w14:textFill>
                <w14:solidFill>
                  <w14:schemeClr w14:val="tx1"/>
                </w14:solidFill>
              </w14:textFill>
            </w:rPr>
          </w:pPr>
          <w:ins w:id="25894" w:author="冷雪凝" w:date="2019-05-14T19:30:07Z">
            <w:r>
              <w:rPr>
                <w:rFonts w:ascii="Courier New" w:hAnsi="Courier New" w:cs="Courier New"/>
                <w:color w:val="000000" w:themeColor="text1"/>
                <w:sz w:val="20"/>
                <w:szCs w:val="20"/>
                <w:rPrChange w:id="25895" w:author="梁元" w:date="2019-05-14T19:51:36Z">
                  <w:rPr>
                    <w:rFonts w:ascii="Courier New" w:hAnsi="Courier New" w:cs="Courier New"/>
                    <w:sz w:val="20"/>
                    <w:szCs w:val="20"/>
                  </w:rPr>
                </w:rPrChange>
                <w14:textFill>
                  <w14:solidFill>
                    <w14:schemeClr w14:val="tx1"/>
                  </w14:solidFill>
                </w14:textFill>
              </w:rPr>
              <w:t xml:space="preserve">    }</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897" w:author="冷雪凝" w:date="2019-05-14T19:30:07Z"/>
              <w:rFonts w:ascii="Courier New" w:hAnsi="Courier New" w:cs="Courier New"/>
              <w:color w:val="000000" w:themeColor="text1"/>
              <w:sz w:val="20"/>
              <w:szCs w:val="20"/>
              <w:rPrChange w:id="25898" w:author="梁元" w:date="2019-05-14T19:51:36Z">
                <w:rPr>
                  <w:ins w:id="25899" w:author="冷雪凝" w:date="2019-05-14T19:30:07Z"/>
                  <w:rFonts w:ascii="Courier New" w:hAnsi="Courier New" w:cs="Courier New"/>
                  <w:sz w:val="20"/>
                  <w:szCs w:val="20"/>
                </w:rPr>
              </w:rPrChange>
              <w14:textFill>
                <w14:solidFill>
                  <w14:schemeClr w14:val="tx1"/>
                </w14:solidFill>
              </w14:textFill>
            </w:rPr>
          </w:pPr>
          <w:ins w:id="25900" w:author="冷雪凝" w:date="2019-05-14T19:30:07Z">
            <w:r>
              <w:rPr>
                <w:rFonts w:ascii="Courier New" w:hAnsi="Courier New" w:cs="Courier New"/>
                <w:color w:val="000000" w:themeColor="text1"/>
                <w:sz w:val="20"/>
                <w:szCs w:val="20"/>
                <w:rPrChange w:id="25901" w:author="梁元" w:date="2019-05-14T19:51:36Z">
                  <w:rPr>
                    <w:rFonts w:ascii="Courier New" w:hAnsi="Courier New" w:cs="Courier New"/>
                    <w:sz w:val="20"/>
                    <w:szCs w:val="20"/>
                  </w:rPr>
                </w:rPrChange>
                <w14:textFill>
                  <w14:solidFill>
                    <w14:schemeClr w14:val="tx1"/>
                  </w14:solidFill>
                </w14:textFill>
              </w:rPr>
              <w:t xml:space="preserve">  ]</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903" w:author="冷雪凝" w:date="2019-05-14T19:30:07Z"/>
              <w:rFonts w:ascii="Courier New" w:hAnsi="Courier New" w:cs="Courier New"/>
              <w:color w:val="000000" w:themeColor="text1"/>
              <w:sz w:val="20"/>
              <w:szCs w:val="20"/>
              <w:rPrChange w:id="25904" w:author="梁元" w:date="2019-05-14T19:51:36Z">
                <w:rPr>
                  <w:ins w:id="25905" w:author="冷雪凝" w:date="2019-05-14T19:30:07Z"/>
                  <w:rFonts w:ascii="Courier New" w:hAnsi="Courier New" w:cs="Courier New"/>
                  <w:sz w:val="20"/>
                  <w:szCs w:val="20"/>
                </w:rPr>
              </w:rPrChange>
              <w14:textFill>
                <w14:solidFill>
                  <w14:schemeClr w14:val="tx1"/>
                </w14:solidFill>
              </w14:textFill>
            </w:rPr>
          </w:pPr>
          <w:ins w:id="25906" w:author="冷雪凝" w:date="2019-05-14T19:30:07Z">
            <w:r>
              <w:rPr>
                <w:rFonts w:ascii="Courier New" w:hAnsi="Courier New" w:cs="Courier New"/>
                <w:color w:val="000000" w:themeColor="text1"/>
                <w:sz w:val="20"/>
                <w:szCs w:val="20"/>
                <w:rPrChange w:id="25907" w:author="梁元" w:date="2019-05-14T19:51:36Z">
                  <w:rPr>
                    <w:rFonts w:ascii="Courier New" w:hAnsi="Courier New" w:cs="Courier New"/>
                    <w:sz w:val="20"/>
                    <w:szCs w:val="20"/>
                  </w:rPr>
                </w:rPrChange>
                <w14:textFill>
                  <w14:solidFill>
                    <w14:schemeClr w14:val="tx1"/>
                  </w14:solidFill>
                </w14:textFill>
              </w:rPr>
              <w:t>}</w:t>
            </w:r>
          </w:ins>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0" w:firstLineChars="200"/>
            <w:rPr>
              <w:ins w:id="25909" w:author="冷雪凝" w:date="2019-05-14T19:30:07Z"/>
              <w:rFonts w:ascii="Courier New" w:hAnsi="Courier New" w:cs="Courier New"/>
              <w:color w:val="000000" w:themeColor="text1"/>
              <w:sz w:val="20"/>
              <w:szCs w:val="20"/>
              <w:rPrChange w:id="25910" w:author="梁元" w:date="2019-05-14T19:51:36Z">
                <w:rPr>
                  <w:ins w:id="25911" w:author="冷雪凝" w:date="2019-05-14T19:30:07Z"/>
                  <w:rFonts w:ascii="Courier New" w:hAnsi="Courier New" w:cs="Courier New"/>
                  <w:sz w:val="20"/>
                  <w:szCs w:val="20"/>
                </w:rPr>
              </w:rPrChange>
              <w14:textFill>
                <w14:solidFill>
                  <w14:schemeClr w14:val="tx1"/>
                </w14:solidFill>
              </w14:textFill>
            </w:rPr>
          </w:pPr>
          <w:ins w:id="25912" w:author="冷雪凝" w:date="2019-05-14T19:30:07Z">
            <w:r>
              <w:rPr>
                <w:rFonts w:ascii="Courier New" w:hAnsi="Courier New" w:cs="Courier New"/>
                <w:color w:val="000000" w:themeColor="text1"/>
                <w:sz w:val="20"/>
                <w:szCs w:val="20"/>
                <w:rPrChange w:id="25913" w:author="梁元" w:date="2019-05-14T19:51:36Z">
                  <w:rPr>
                    <w:rFonts w:ascii="Courier New" w:hAnsi="Courier New" w:cs="Courier New"/>
                    <w:sz w:val="20"/>
                    <w:szCs w:val="20"/>
                  </w:rPr>
                </w:rPrChange>
                <w14:textFill>
                  <w14:solidFill>
                    <w14:schemeClr w14:val="tx1"/>
                  </w14:solidFill>
                </w14:textFill>
              </w:rPr>
              <w:t>*/</w:t>
            </w:r>
          </w:ins>
        </w:p>
        <w:p>
          <w:pPr>
            <w:pStyle w:val="3"/>
            <w:numPr>
              <w:ilvl w:val="0"/>
              <w:numId w:val="20"/>
            </w:numPr>
            <w:spacing w:line="240" w:lineRule="auto"/>
            <w:ind w:firstLine="562" w:firstLineChars="200"/>
            <w:rPr>
              <w:ins w:id="25915" w:author="冷雪凝" w:date="2019-05-14T19:30:07Z"/>
              <w:rFonts w:hint="eastAsia" w:ascii="仿宋" w:hAnsi="仿宋" w:eastAsia="仿宋"/>
              <w:color w:val="000000" w:themeColor="text1"/>
              <w:sz w:val="28"/>
              <w:szCs w:val="28"/>
              <w:rPrChange w:id="25916" w:author="梁元" w:date="2019-05-14T19:51:36Z">
                <w:rPr>
                  <w:ins w:id="25917" w:author="冷雪凝" w:date="2019-05-14T19:30:07Z"/>
                  <w:rFonts w:hint="eastAsia" w:ascii="仿宋" w:hAnsi="仿宋" w:eastAsia="仿宋"/>
                  <w:sz w:val="28"/>
                  <w:szCs w:val="28"/>
                </w:rPr>
              </w:rPrChange>
              <w14:textFill>
                <w14:solidFill>
                  <w14:schemeClr w14:val="tx1"/>
                </w14:solidFill>
              </w14:textFill>
            </w:rPr>
          </w:pPr>
          <w:ins w:id="25918" w:author="冷雪凝" w:date="2019-05-14T19:30:07Z">
            <w:r>
              <w:rPr>
                <w:rFonts w:hint="eastAsia" w:ascii="仿宋" w:hAnsi="仿宋" w:eastAsia="仿宋"/>
                <w:color w:val="000000" w:themeColor="text1"/>
                <w:sz w:val="28"/>
                <w:szCs w:val="28"/>
                <w:lang w:val="en-US" w:eastAsia="zh-CN"/>
                <w:rPrChange w:id="25919" w:author="梁元" w:date="2019-05-14T19:51:36Z">
                  <w:rPr>
                    <w:rFonts w:hint="eastAsia" w:ascii="仿宋" w:hAnsi="仿宋" w:eastAsia="仿宋"/>
                    <w:sz w:val="28"/>
                    <w:szCs w:val="28"/>
                    <w:lang w:val="en-US" w:eastAsia="zh-CN"/>
                  </w:rPr>
                </w:rPrChange>
                <w14:textFill>
                  <w14:solidFill>
                    <w14:schemeClr w14:val="tx1"/>
                  </w14:solidFill>
                </w14:textFill>
              </w:rPr>
              <w:t>State 是只读的</w:t>
            </w:r>
          </w:ins>
        </w:p>
        <w:p>
          <w:pPr>
            <w:pStyle w:val="11"/>
            <w:ind w:firstLine="482" w:firstLineChars="200"/>
            <w:rPr>
              <w:ins w:id="25921" w:author="冷雪凝" w:date="2019-05-14T19:30:07Z"/>
              <w:color w:val="000000" w:themeColor="text1"/>
              <w:rPrChange w:id="25922" w:author="梁元" w:date="2019-05-14T19:51:36Z">
                <w:rPr>
                  <w:ins w:id="25923" w:author="冷雪凝" w:date="2019-05-14T19:30:07Z"/>
                </w:rPr>
              </w:rPrChange>
              <w14:textFill>
                <w14:solidFill>
                  <w14:schemeClr w14:val="tx1"/>
                </w14:solidFill>
              </w14:textFill>
            </w:rPr>
          </w:pPr>
          <w:ins w:id="25924" w:author="冷雪凝" w:date="2019-05-14T19:30:07Z">
            <w:r>
              <w:rPr>
                <w:rStyle w:val="16"/>
                <w:color w:val="000000" w:themeColor="text1"/>
                <w:rPrChange w:id="25925" w:author="梁元" w:date="2019-05-14T19:51:36Z">
                  <w:rPr>
                    <w:rStyle w:val="16"/>
                  </w:rPr>
                </w:rPrChange>
                <w14:textFill>
                  <w14:solidFill>
                    <w14:schemeClr w14:val="tx1"/>
                  </w14:solidFill>
                </w14:textFill>
              </w:rPr>
              <w:t xml:space="preserve">惟一改变 state 的方法就是触发 </w:t>
            </w:r>
          </w:ins>
          <w:ins w:id="25927" w:author="冷雪凝" w:date="2019-05-14T19:30:07Z">
            <w:r>
              <w:rPr>
                <w:color w:val="000000" w:themeColor="text1"/>
                <w:rPrChange w:id="25928" w:author="梁元" w:date="2019-05-14T19:51:36Z">
                  <w:rPr/>
                </w:rPrChange>
                <w14:textFill>
                  <w14:solidFill>
                    <w14:schemeClr w14:val="tx1"/>
                  </w14:solidFill>
                </w14:textFill>
              </w:rPr>
              <w:fldChar w:fldCharType="begin"/>
            </w:r>
          </w:ins>
          <w:ins w:id="25930" w:author="冷雪凝" w:date="2019-05-14T19:30:07Z">
            <w:r>
              <w:rPr>
                <w:color w:val="000000" w:themeColor="text1"/>
                <w:rPrChange w:id="25931" w:author="梁元" w:date="2019-05-14T19:51:36Z">
                  <w:rPr/>
                </w:rPrChange>
                <w14:textFill>
                  <w14:solidFill>
                    <w14:schemeClr w14:val="tx1"/>
                  </w14:solidFill>
                </w14:textFill>
              </w:rPr>
              <w:instrText xml:space="preserve"> HYPERLINK "http://www.redux.org.cn/docs/Glossary.html" \l "action" </w:instrText>
            </w:r>
          </w:ins>
          <w:ins w:id="25933" w:author="冷雪凝" w:date="2019-05-14T19:30:07Z">
            <w:r>
              <w:rPr>
                <w:color w:val="000000" w:themeColor="text1"/>
                <w:rPrChange w:id="25934" w:author="梁元" w:date="2019-05-14T19:51:36Z">
                  <w:rPr/>
                </w:rPrChange>
                <w14:textFill>
                  <w14:solidFill>
                    <w14:schemeClr w14:val="tx1"/>
                  </w14:solidFill>
                </w14:textFill>
              </w:rPr>
              <w:fldChar w:fldCharType="separate"/>
            </w:r>
          </w:ins>
          <w:ins w:id="25936" w:author="冷雪凝" w:date="2019-05-14T19:30:07Z">
            <w:r>
              <w:rPr>
                <w:rStyle w:val="18"/>
                <w:b/>
                <w:bCs/>
                <w:color w:val="000000" w:themeColor="text1"/>
                <w:rPrChange w:id="25937" w:author="梁元" w:date="2019-05-14T19:51:36Z">
                  <w:rPr>
                    <w:rStyle w:val="18"/>
                    <w:b/>
                    <w:bCs/>
                  </w:rPr>
                </w:rPrChange>
                <w14:textFill>
                  <w14:solidFill>
                    <w14:schemeClr w14:val="tx1"/>
                  </w14:solidFill>
                </w14:textFill>
              </w:rPr>
              <w:t>action</w:t>
            </w:r>
          </w:ins>
          <w:ins w:id="25939" w:author="冷雪凝" w:date="2019-05-14T19:30:07Z">
            <w:r>
              <w:rPr>
                <w:rStyle w:val="18"/>
                <w:b/>
                <w:bCs/>
                <w:color w:val="000000" w:themeColor="text1"/>
                <w:rPrChange w:id="25940" w:author="梁元" w:date="2019-05-14T19:51:36Z">
                  <w:rPr>
                    <w:rStyle w:val="18"/>
                    <w:b/>
                    <w:bCs/>
                  </w:rPr>
                </w:rPrChange>
                <w14:textFill>
                  <w14:solidFill>
                    <w14:schemeClr w14:val="tx1"/>
                  </w14:solidFill>
                </w14:textFill>
              </w:rPr>
              <w:fldChar w:fldCharType="end"/>
            </w:r>
          </w:ins>
          <w:ins w:id="25942" w:author="冷雪凝" w:date="2019-05-14T19:30:07Z">
            <w:r>
              <w:rPr>
                <w:rStyle w:val="16"/>
                <w:color w:val="000000" w:themeColor="text1"/>
                <w:rPrChange w:id="25943" w:author="梁元" w:date="2019-05-14T19:51:36Z">
                  <w:rPr>
                    <w:rStyle w:val="16"/>
                  </w:rPr>
                </w:rPrChange>
                <w14:textFill>
                  <w14:solidFill>
                    <w14:schemeClr w14:val="tx1"/>
                  </w14:solidFill>
                </w14:textFill>
              </w:rPr>
              <w:t>，action 是一个用于描述已发生事件的普通对象。</w:t>
            </w:r>
          </w:ins>
        </w:p>
        <w:p>
          <w:pPr>
            <w:pStyle w:val="11"/>
            <w:ind w:firstLine="480" w:firstLineChars="200"/>
            <w:rPr>
              <w:ins w:id="25945" w:author="冷雪凝" w:date="2019-05-14T19:30:07Z"/>
              <w:color w:val="000000" w:themeColor="text1"/>
              <w:rPrChange w:id="25946" w:author="梁元" w:date="2019-05-14T19:51:36Z">
                <w:rPr>
                  <w:ins w:id="25947" w:author="冷雪凝" w:date="2019-05-14T19:30:07Z"/>
                </w:rPr>
              </w:rPrChange>
              <w14:textFill>
                <w14:solidFill>
                  <w14:schemeClr w14:val="tx1"/>
                </w14:solidFill>
              </w14:textFill>
            </w:rPr>
          </w:pPr>
          <w:ins w:id="25948" w:author="冷雪凝" w:date="2019-05-14T19:30:07Z">
            <w:r>
              <w:rPr>
                <w:color w:val="000000" w:themeColor="text1"/>
                <w:rPrChange w:id="25949" w:author="梁元" w:date="2019-05-14T19:51:36Z">
                  <w:rPr/>
                </w:rPrChange>
                <w14:textFill>
                  <w14:solidFill>
                    <w14:schemeClr w14:val="tx1"/>
                  </w14:solidFill>
                </w14:textFill>
              </w:rPr>
              <w:t>这样确保了视图和网络请求都不能直接修改 state，相反它们只能表达想要修改的意图。因为所有的修改都被集中化处理，且严格按照一个接一个的顺序执行，因此不用担心 race condition 的出现。 Action 就是普通对象而已，因此它们可以被日志打印、序列化、储存、后期调试或测试时回放出来。</w:t>
            </w:r>
          </w:ins>
        </w:p>
        <w:p>
          <w:pPr>
            <w:pStyle w:val="10"/>
            <w:ind w:firstLine="400" w:firstLineChars="200"/>
            <w:rPr>
              <w:ins w:id="25951" w:author="冷雪凝" w:date="2019-05-14T19:30:07Z"/>
              <w:rStyle w:val="19"/>
              <w:color w:val="000000" w:themeColor="text1"/>
              <w:rPrChange w:id="25952" w:author="梁元" w:date="2019-05-14T19:51:36Z">
                <w:rPr>
                  <w:ins w:id="25953" w:author="冷雪凝" w:date="2019-05-14T19:30:07Z"/>
                  <w:rStyle w:val="19"/>
                </w:rPr>
              </w:rPrChange>
              <w14:textFill>
                <w14:solidFill>
                  <w14:schemeClr w14:val="tx1"/>
                </w14:solidFill>
              </w14:textFill>
            </w:rPr>
          </w:pPr>
          <w:ins w:id="25954" w:author="冷雪凝" w:date="2019-05-14T19:30:07Z">
            <w:r>
              <w:rPr>
                <w:rStyle w:val="19"/>
                <w:color w:val="000000" w:themeColor="text1"/>
                <w:rPrChange w:id="25955" w:author="梁元" w:date="2019-05-14T19:51:36Z">
                  <w:rPr>
                    <w:rStyle w:val="19"/>
                  </w:rPr>
                </w:rPrChange>
                <w14:textFill>
                  <w14:solidFill>
                    <w14:schemeClr w14:val="tx1"/>
                  </w14:solidFill>
                </w14:textFill>
              </w:rPr>
              <w:t>store</w:t>
            </w:r>
          </w:ins>
          <w:ins w:id="25957" w:author="冷雪凝" w:date="2019-05-14T19:30:07Z">
            <w:r>
              <w:rPr>
                <w:rStyle w:val="23"/>
                <w:color w:val="000000" w:themeColor="text1"/>
                <w:rPrChange w:id="25958" w:author="梁元" w:date="2019-05-14T19:51:36Z">
                  <w:rPr>
                    <w:rStyle w:val="23"/>
                  </w:rPr>
                </w:rPrChange>
                <w14:textFill>
                  <w14:solidFill>
                    <w14:schemeClr w14:val="tx1"/>
                  </w14:solidFill>
                </w14:textFill>
              </w:rPr>
              <w:t>.dispatch({</w:t>
            </w:r>
          </w:ins>
        </w:p>
        <w:p>
          <w:pPr>
            <w:pStyle w:val="10"/>
            <w:ind w:firstLine="400" w:firstLineChars="200"/>
            <w:rPr>
              <w:ins w:id="25960" w:author="冷雪凝" w:date="2019-05-14T19:30:07Z"/>
              <w:rStyle w:val="19"/>
              <w:color w:val="000000" w:themeColor="text1"/>
              <w:rPrChange w:id="25961" w:author="梁元" w:date="2019-05-14T19:51:36Z">
                <w:rPr>
                  <w:ins w:id="25962" w:author="冷雪凝" w:date="2019-05-14T19:30:07Z"/>
                  <w:rStyle w:val="19"/>
                </w:rPr>
              </w:rPrChange>
              <w14:textFill>
                <w14:solidFill>
                  <w14:schemeClr w14:val="tx1"/>
                </w14:solidFill>
              </w14:textFill>
            </w:rPr>
          </w:pPr>
          <w:ins w:id="25963" w:author="冷雪凝" w:date="2019-05-14T19:30:07Z">
            <w:r>
              <w:rPr>
                <w:rStyle w:val="19"/>
                <w:color w:val="000000" w:themeColor="text1"/>
                <w:rPrChange w:id="25964" w:author="梁元" w:date="2019-05-14T19:51:36Z">
                  <w:rPr>
                    <w:rStyle w:val="19"/>
                  </w:rPr>
                </w:rPrChange>
                <w14:textFill>
                  <w14:solidFill>
                    <w14:schemeClr w14:val="tx1"/>
                  </w14:solidFill>
                </w14:textFill>
              </w:rPr>
              <w:t xml:space="preserve">  type</w:t>
            </w:r>
          </w:ins>
          <w:ins w:id="25966" w:author="冷雪凝" w:date="2019-05-14T19:30:07Z">
            <w:r>
              <w:rPr>
                <w:rStyle w:val="23"/>
                <w:color w:val="000000" w:themeColor="text1"/>
                <w:rPrChange w:id="25967" w:author="梁元" w:date="2019-05-14T19:51:36Z">
                  <w:rPr>
                    <w:rStyle w:val="23"/>
                  </w:rPr>
                </w:rPrChange>
                <w14:textFill>
                  <w14:solidFill>
                    <w14:schemeClr w14:val="tx1"/>
                  </w14:solidFill>
                </w14:textFill>
              </w:rPr>
              <w:t>:</w:t>
            </w:r>
          </w:ins>
          <w:ins w:id="25969" w:author="冷雪凝" w:date="2019-05-14T19:30:07Z">
            <w:r>
              <w:rPr>
                <w:rStyle w:val="19"/>
                <w:color w:val="000000" w:themeColor="text1"/>
                <w:rPrChange w:id="25970" w:author="梁元" w:date="2019-05-14T19:51:36Z">
                  <w:rPr>
                    <w:rStyle w:val="19"/>
                  </w:rPr>
                </w:rPrChange>
                <w14:textFill>
                  <w14:solidFill>
                    <w14:schemeClr w14:val="tx1"/>
                  </w14:solidFill>
                </w14:textFill>
              </w:rPr>
              <w:t xml:space="preserve"> </w:t>
            </w:r>
          </w:ins>
          <w:ins w:id="25972" w:author="冷雪凝" w:date="2019-05-14T19:30:07Z">
            <w:r>
              <w:rPr>
                <w:rStyle w:val="23"/>
                <w:color w:val="000000" w:themeColor="text1"/>
                <w:rPrChange w:id="25973" w:author="梁元" w:date="2019-05-14T19:51:36Z">
                  <w:rPr>
                    <w:rStyle w:val="23"/>
                  </w:rPr>
                </w:rPrChange>
                <w14:textFill>
                  <w14:solidFill>
                    <w14:schemeClr w14:val="tx1"/>
                  </w14:solidFill>
                </w14:textFill>
              </w:rPr>
              <w:t>'COMPLETE_TODO',</w:t>
            </w:r>
          </w:ins>
        </w:p>
        <w:p>
          <w:pPr>
            <w:pStyle w:val="10"/>
            <w:ind w:firstLine="400" w:firstLineChars="200"/>
            <w:rPr>
              <w:ins w:id="25975" w:author="冷雪凝" w:date="2019-05-14T19:30:07Z"/>
              <w:rStyle w:val="19"/>
              <w:color w:val="000000" w:themeColor="text1"/>
              <w:rPrChange w:id="25976" w:author="梁元" w:date="2019-05-14T19:51:36Z">
                <w:rPr>
                  <w:ins w:id="25977" w:author="冷雪凝" w:date="2019-05-14T19:30:07Z"/>
                  <w:rStyle w:val="19"/>
                </w:rPr>
              </w:rPrChange>
              <w14:textFill>
                <w14:solidFill>
                  <w14:schemeClr w14:val="tx1"/>
                </w14:solidFill>
              </w14:textFill>
            </w:rPr>
          </w:pPr>
          <w:ins w:id="25978" w:author="冷雪凝" w:date="2019-05-14T19:30:07Z">
            <w:r>
              <w:rPr>
                <w:rStyle w:val="19"/>
                <w:color w:val="000000" w:themeColor="text1"/>
                <w:rPrChange w:id="25979" w:author="梁元" w:date="2019-05-14T19:51:36Z">
                  <w:rPr>
                    <w:rStyle w:val="19"/>
                  </w:rPr>
                </w:rPrChange>
                <w14:textFill>
                  <w14:solidFill>
                    <w14:schemeClr w14:val="tx1"/>
                  </w14:solidFill>
                </w14:textFill>
              </w:rPr>
              <w:t xml:space="preserve">  index</w:t>
            </w:r>
          </w:ins>
          <w:ins w:id="25981" w:author="冷雪凝" w:date="2019-05-14T19:30:07Z">
            <w:r>
              <w:rPr>
                <w:rStyle w:val="23"/>
                <w:color w:val="000000" w:themeColor="text1"/>
                <w:rPrChange w:id="25982" w:author="梁元" w:date="2019-05-14T19:51:36Z">
                  <w:rPr>
                    <w:rStyle w:val="23"/>
                  </w:rPr>
                </w:rPrChange>
                <w14:textFill>
                  <w14:solidFill>
                    <w14:schemeClr w14:val="tx1"/>
                  </w14:solidFill>
                </w14:textFill>
              </w:rPr>
              <w:t>:</w:t>
            </w:r>
          </w:ins>
          <w:ins w:id="25984" w:author="冷雪凝" w:date="2019-05-14T19:30:07Z">
            <w:r>
              <w:rPr>
                <w:rStyle w:val="19"/>
                <w:color w:val="000000" w:themeColor="text1"/>
                <w:rPrChange w:id="25985" w:author="梁元" w:date="2019-05-14T19:51:36Z">
                  <w:rPr>
                    <w:rStyle w:val="19"/>
                  </w:rPr>
                </w:rPrChange>
                <w14:textFill>
                  <w14:solidFill>
                    <w14:schemeClr w14:val="tx1"/>
                  </w14:solidFill>
                </w14:textFill>
              </w:rPr>
              <w:t xml:space="preserve"> </w:t>
            </w:r>
          </w:ins>
          <w:ins w:id="25987" w:author="冷雪凝" w:date="2019-05-14T19:30:07Z">
            <w:r>
              <w:rPr>
                <w:rStyle w:val="23"/>
                <w:color w:val="000000" w:themeColor="text1"/>
                <w:rPrChange w:id="25988" w:author="梁元" w:date="2019-05-14T19:51:36Z">
                  <w:rPr>
                    <w:rStyle w:val="23"/>
                  </w:rPr>
                </w:rPrChange>
                <w14:textFill>
                  <w14:solidFill>
                    <w14:schemeClr w14:val="tx1"/>
                  </w14:solidFill>
                </w14:textFill>
              </w:rPr>
              <w:t>1</w:t>
            </w:r>
          </w:ins>
        </w:p>
        <w:p>
          <w:pPr>
            <w:pStyle w:val="10"/>
            <w:ind w:firstLine="480" w:firstLineChars="200"/>
            <w:rPr>
              <w:ins w:id="25990" w:author="冷雪凝" w:date="2019-05-14T19:30:07Z"/>
              <w:rStyle w:val="19"/>
              <w:color w:val="000000" w:themeColor="text1"/>
              <w:rPrChange w:id="25991" w:author="梁元" w:date="2019-05-14T19:51:36Z">
                <w:rPr>
                  <w:ins w:id="25992" w:author="冷雪凝" w:date="2019-05-14T19:30:07Z"/>
                  <w:rStyle w:val="19"/>
                </w:rPr>
              </w:rPrChange>
              <w14:textFill>
                <w14:solidFill>
                  <w14:schemeClr w14:val="tx1"/>
                </w14:solidFill>
              </w14:textFill>
            </w:rPr>
          </w:pPr>
          <w:ins w:id="25993" w:author="冷雪凝" w:date="2019-05-14T19:30:07Z">
            <w:r>
              <w:rPr>
                <w:rStyle w:val="23"/>
                <w:color w:val="000000" w:themeColor="text1"/>
                <w:rPrChange w:id="25994" w:author="梁元" w:date="2019-05-14T19:51:36Z">
                  <w:rPr>
                    <w:rStyle w:val="23"/>
                  </w:rPr>
                </w:rPrChange>
                <w14:textFill>
                  <w14:solidFill>
                    <w14:schemeClr w14:val="tx1"/>
                  </w14:solidFill>
                </w14:textFill>
              </w:rPr>
              <w:t>});</w:t>
            </w:r>
          </w:ins>
        </w:p>
        <w:p>
          <w:pPr>
            <w:pStyle w:val="10"/>
            <w:ind w:firstLine="400" w:firstLineChars="200"/>
            <w:rPr>
              <w:ins w:id="25996" w:author="冷雪凝" w:date="2019-05-14T19:30:07Z"/>
              <w:rStyle w:val="19"/>
              <w:color w:val="000000" w:themeColor="text1"/>
              <w:rPrChange w:id="25997" w:author="梁元" w:date="2019-05-14T19:51:36Z">
                <w:rPr>
                  <w:ins w:id="25998" w:author="冷雪凝" w:date="2019-05-14T19:30:07Z"/>
                  <w:rStyle w:val="19"/>
                </w:rPr>
              </w:rPrChange>
              <w14:textFill>
                <w14:solidFill>
                  <w14:schemeClr w14:val="tx1"/>
                </w14:solidFill>
              </w14:textFill>
            </w:rPr>
          </w:pPr>
        </w:p>
        <w:p>
          <w:pPr>
            <w:pStyle w:val="10"/>
            <w:ind w:firstLine="400" w:firstLineChars="200"/>
            <w:rPr>
              <w:ins w:id="25999" w:author="冷雪凝" w:date="2019-05-14T19:30:07Z"/>
              <w:rStyle w:val="19"/>
              <w:color w:val="000000" w:themeColor="text1"/>
              <w:rPrChange w:id="26000" w:author="梁元" w:date="2019-05-14T19:51:36Z">
                <w:rPr>
                  <w:ins w:id="26001" w:author="冷雪凝" w:date="2019-05-14T19:30:07Z"/>
                  <w:rStyle w:val="19"/>
                </w:rPr>
              </w:rPrChange>
              <w14:textFill>
                <w14:solidFill>
                  <w14:schemeClr w14:val="tx1"/>
                </w14:solidFill>
              </w14:textFill>
            </w:rPr>
          </w:pPr>
          <w:ins w:id="26002" w:author="冷雪凝" w:date="2019-05-14T19:30:07Z">
            <w:r>
              <w:rPr>
                <w:rStyle w:val="19"/>
                <w:color w:val="000000" w:themeColor="text1"/>
                <w:rPrChange w:id="26003" w:author="梁元" w:date="2019-05-14T19:51:36Z">
                  <w:rPr>
                    <w:rStyle w:val="19"/>
                  </w:rPr>
                </w:rPrChange>
                <w14:textFill>
                  <w14:solidFill>
                    <w14:schemeClr w14:val="tx1"/>
                  </w14:solidFill>
                </w14:textFill>
              </w:rPr>
              <w:t>store</w:t>
            </w:r>
          </w:ins>
          <w:ins w:id="26005" w:author="冷雪凝" w:date="2019-05-14T19:30:07Z">
            <w:r>
              <w:rPr>
                <w:rStyle w:val="23"/>
                <w:color w:val="000000" w:themeColor="text1"/>
                <w:rPrChange w:id="26006" w:author="梁元" w:date="2019-05-14T19:51:36Z">
                  <w:rPr>
                    <w:rStyle w:val="23"/>
                  </w:rPr>
                </w:rPrChange>
                <w14:textFill>
                  <w14:solidFill>
                    <w14:schemeClr w14:val="tx1"/>
                  </w14:solidFill>
                </w14:textFill>
              </w:rPr>
              <w:t>.dispatch({</w:t>
            </w:r>
          </w:ins>
        </w:p>
        <w:p>
          <w:pPr>
            <w:pStyle w:val="10"/>
            <w:ind w:firstLine="400" w:firstLineChars="200"/>
            <w:rPr>
              <w:ins w:id="26008" w:author="冷雪凝" w:date="2019-05-14T19:30:07Z"/>
              <w:rStyle w:val="19"/>
              <w:color w:val="000000" w:themeColor="text1"/>
              <w:rPrChange w:id="26009" w:author="梁元" w:date="2019-05-14T19:51:36Z">
                <w:rPr>
                  <w:ins w:id="26010" w:author="冷雪凝" w:date="2019-05-14T19:30:07Z"/>
                  <w:rStyle w:val="19"/>
                </w:rPr>
              </w:rPrChange>
              <w14:textFill>
                <w14:solidFill>
                  <w14:schemeClr w14:val="tx1"/>
                </w14:solidFill>
              </w14:textFill>
            </w:rPr>
          </w:pPr>
          <w:ins w:id="26011" w:author="冷雪凝" w:date="2019-05-14T19:30:07Z">
            <w:r>
              <w:rPr>
                <w:rStyle w:val="19"/>
                <w:color w:val="000000" w:themeColor="text1"/>
                <w:rPrChange w:id="26012" w:author="梁元" w:date="2019-05-14T19:51:36Z">
                  <w:rPr>
                    <w:rStyle w:val="19"/>
                  </w:rPr>
                </w:rPrChange>
                <w14:textFill>
                  <w14:solidFill>
                    <w14:schemeClr w14:val="tx1"/>
                  </w14:solidFill>
                </w14:textFill>
              </w:rPr>
              <w:t xml:space="preserve">  type</w:t>
            </w:r>
          </w:ins>
          <w:ins w:id="26014" w:author="冷雪凝" w:date="2019-05-14T19:30:07Z">
            <w:r>
              <w:rPr>
                <w:rStyle w:val="23"/>
                <w:color w:val="000000" w:themeColor="text1"/>
                <w:rPrChange w:id="26015" w:author="梁元" w:date="2019-05-14T19:51:36Z">
                  <w:rPr>
                    <w:rStyle w:val="23"/>
                  </w:rPr>
                </w:rPrChange>
                <w14:textFill>
                  <w14:solidFill>
                    <w14:schemeClr w14:val="tx1"/>
                  </w14:solidFill>
                </w14:textFill>
              </w:rPr>
              <w:t>:</w:t>
            </w:r>
          </w:ins>
          <w:ins w:id="26017" w:author="冷雪凝" w:date="2019-05-14T19:30:07Z">
            <w:r>
              <w:rPr>
                <w:rStyle w:val="19"/>
                <w:color w:val="000000" w:themeColor="text1"/>
                <w:rPrChange w:id="26018" w:author="梁元" w:date="2019-05-14T19:51:36Z">
                  <w:rPr>
                    <w:rStyle w:val="19"/>
                  </w:rPr>
                </w:rPrChange>
                <w14:textFill>
                  <w14:solidFill>
                    <w14:schemeClr w14:val="tx1"/>
                  </w14:solidFill>
                </w14:textFill>
              </w:rPr>
              <w:t xml:space="preserve"> </w:t>
            </w:r>
          </w:ins>
          <w:ins w:id="26020" w:author="冷雪凝" w:date="2019-05-14T19:30:07Z">
            <w:r>
              <w:rPr>
                <w:rStyle w:val="23"/>
                <w:color w:val="000000" w:themeColor="text1"/>
                <w:rPrChange w:id="26021" w:author="梁元" w:date="2019-05-14T19:51:36Z">
                  <w:rPr>
                    <w:rStyle w:val="23"/>
                  </w:rPr>
                </w:rPrChange>
                <w14:textFill>
                  <w14:solidFill>
                    <w14:schemeClr w14:val="tx1"/>
                  </w14:solidFill>
                </w14:textFill>
              </w:rPr>
              <w:t>'SET_VISIBILITY_FILTER',</w:t>
            </w:r>
          </w:ins>
        </w:p>
        <w:p>
          <w:pPr>
            <w:pStyle w:val="10"/>
            <w:ind w:firstLine="400" w:firstLineChars="200"/>
            <w:rPr>
              <w:ins w:id="26023" w:author="冷雪凝" w:date="2019-05-14T19:30:07Z"/>
              <w:rStyle w:val="19"/>
              <w:color w:val="000000" w:themeColor="text1"/>
              <w:rPrChange w:id="26024" w:author="梁元" w:date="2019-05-14T19:51:36Z">
                <w:rPr>
                  <w:ins w:id="26025" w:author="冷雪凝" w:date="2019-05-14T19:30:07Z"/>
                  <w:rStyle w:val="19"/>
                </w:rPr>
              </w:rPrChange>
              <w14:textFill>
                <w14:solidFill>
                  <w14:schemeClr w14:val="tx1"/>
                </w14:solidFill>
              </w14:textFill>
            </w:rPr>
          </w:pPr>
          <w:ins w:id="26026" w:author="冷雪凝" w:date="2019-05-14T19:30:07Z">
            <w:r>
              <w:rPr>
                <w:rStyle w:val="19"/>
                <w:color w:val="000000" w:themeColor="text1"/>
                <w:rPrChange w:id="26027" w:author="梁元" w:date="2019-05-14T19:51:36Z">
                  <w:rPr>
                    <w:rStyle w:val="19"/>
                  </w:rPr>
                </w:rPrChange>
                <w14:textFill>
                  <w14:solidFill>
                    <w14:schemeClr w14:val="tx1"/>
                  </w14:solidFill>
                </w14:textFill>
              </w:rPr>
              <w:t xml:space="preserve">  filter</w:t>
            </w:r>
          </w:ins>
          <w:ins w:id="26029" w:author="冷雪凝" w:date="2019-05-14T19:30:07Z">
            <w:r>
              <w:rPr>
                <w:rStyle w:val="23"/>
                <w:color w:val="000000" w:themeColor="text1"/>
                <w:rPrChange w:id="26030" w:author="梁元" w:date="2019-05-14T19:51:36Z">
                  <w:rPr>
                    <w:rStyle w:val="23"/>
                  </w:rPr>
                </w:rPrChange>
                <w14:textFill>
                  <w14:solidFill>
                    <w14:schemeClr w14:val="tx1"/>
                  </w14:solidFill>
                </w14:textFill>
              </w:rPr>
              <w:t>:</w:t>
            </w:r>
          </w:ins>
          <w:ins w:id="26032" w:author="冷雪凝" w:date="2019-05-14T19:30:07Z">
            <w:r>
              <w:rPr>
                <w:rStyle w:val="19"/>
                <w:color w:val="000000" w:themeColor="text1"/>
                <w:rPrChange w:id="26033" w:author="梁元" w:date="2019-05-14T19:51:36Z">
                  <w:rPr>
                    <w:rStyle w:val="19"/>
                  </w:rPr>
                </w:rPrChange>
                <w14:textFill>
                  <w14:solidFill>
                    <w14:schemeClr w14:val="tx1"/>
                  </w14:solidFill>
                </w14:textFill>
              </w:rPr>
              <w:t xml:space="preserve"> </w:t>
            </w:r>
          </w:ins>
          <w:ins w:id="26035" w:author="冷雪凝" w:date="2019-05-14T19:30:07Z">
            <w:r>
              <w:rPr>
                <w:rStyle w:val="23"/>
                <w:color w:val="000000" w:themeColor="text1"/>
                <w:rPrChange w:id="26036" w:author="梁元" w:date="2019-05-14T19:51:36Z">
                  <w:rPr>
                    <w:rStyle w:val="23"/>
                  </w:rPr>
                </w:rPrChange>
                <w14:textFill>
                  <w14:solidFill>
                    <w14:schemeClr w14:val="tx1"/>
                  </w14:solidFill>
                </w14:textFill>
              </w:rPr>
              <w:t>'SHOW_COMPLETED'</w:t>
            </w:r>
          </w:ins>
        </w:p>
        <w:p>
          <w:pPr>
            <w:pStyle w:val="10"/>
            <w:ind w:firstLine="480" w:firstLineChars="200"/>
            <w:rPr>
              <w:ins w:id="26038" w:author="冷雪凝" w:date="2019-05-14T19:30:07Z"/>
              <w:rStyle w:val="19"/>
              <w:color w:val="000000" w:themeColor="text1"/>
              <w:rPrChange w:id="26039" w:author="梁元" w:date="2019-05-14T19:51:36Z">
                <w:rPr>
                  <w:ins w:id="26040" w:author="冷雪凝" w:date="2019-05-14T19:30:07Z"/>
                  <w:rStyle w:val="19"/>
                </w:rPr>
              </w:rPrChange>
              <w14:textFill>
                <w14:solidFill>
                  <w14:schemeClr w14:val="tx1"/>
                </w14:solidFill>
              </w14:textFill>
            </w:rPr>
          </w:pPr>
          <w:ins w:id="26041" w:author="冷雪凝" w:date="2019-05-14T19:30:07Z">
            <w:r>
              <w:rPr>
                <w:rStyle w:val="23"/>
                <w:color w:val="000000" w:themeColor="text1"/>
                <w:rPrChange w:id="26042" w:author="梁元" w:date="2019-05-14T19:51:36Z">
                  <w:rPr>
                    <w:rStyle w:val="23"/>
                  </w:rPr>
                </w:rPrChange>
                <w14:textFill>
                  <w14:solidFill>
                    <w14:schemeClr w14:val="tx1"/>
                  </w14:solidFill>
                </w14:textFill>
              </w:rPr>
              <w:t>});</w:t>
            </w:r>
          </w:ins>
        </w:p>
        <w:p>
          <w:pPr>
            <w:pStyle w:val="3"/>
            <w:numPr>
              <w:ilvl w:val="0"/>
              <w:numId w:val="20"/>
            </w:numPr>
            <w:spacing w:line="240" w:lineRule="auto"/>
            <w:ind w:firstLine="562" w:firstLineChars="200"/>
            <w:rPr>
              <w:ins w:id="26044" w:author="冷雪凝" w:date="2019-05-14T19:30:07Z"/>
              <w:rFonts w:hint="eastAsia" w:ascii="仿宋" w:hAnsi="仿宋" w:eastAsia="仿宋"/>
              <w:color w:val="000000" w:themeColor="text1"/>
              <w:sz w:val="28"/>
              <w:szCs w:val="28"/>
              <w:lang w:val="en-US" w:eastAsia="zh-CN"/>
              <w:rPrChange w:id="26045" w:author="梁元" w:date="2019-05-14T19:51:36Z">
                <w:rPr>
                  <w:ins w:id="26046" w:author="冷雪凝" w:date="2019-05-14T19:30:07Z"/>
                  <w:rFonts w:hint="eastAsia" w:ascii="仿宋" w:hAnsi="仿宋" w:eastAsia="仿宋"/>
                  <w:sz w:val="28"/>
                  <w:szCs w:val="28"/>
                  <w:lang w:val="en-US" w:eastAsia="zh-CN"/>
                </w:rPr>
              </w:rPrChange>
              <w14:textFill>
                <w14:solidFill>
                  <w14:schemeClr w14:val="tx1"/>
                </w14:solidFill>
              </w14:textFill>
            </w:rPr>
          </w:pPr>
          <w:ins w:id="26047" w:author="冷雪凝" w:date="2019-05-14T19:30:07Z">
            <w:r>
              <w:rPr>
                <w:rFonts w:hint="eastAsia" w:ascii="仿宋" w:hAnsi="仿宋" w:eastAsia="仿宋"/>
                <w:color w:val="000000" w:themeColor="text1"/>
                <w:sz w:val="28"/>
                <w:szCs w:val="28"/>
                <w:lang w:val="en-US" w:eastAsia="zh-CN"/>
                <w:rPrChange w:id="26048" w:author="梁元" w:date="2019-05-14T19:51:36Z">
                  <w:rPr>
                    <w:rFonts w:hint="eastAsia" w:ascii="仿宋" w:hAnsi="仿宋" w:eastAsia="仿宋"/>
                    <w:sz w:val="28"/>
                    <w:szCs w:val="28"/>
                    <w:lang w:val="en-US" w:eastAsia="zh-CN"/>
                  </w:rPr>
                </w:rPrChange>
                <w14:textFill>
                  <w14:solidFill>
                    <w14:schemeClr w14:val="tx1"/>
                  </w14:solidFill>
                </w14:textFill>
              </w:rPr>
              <w:t>使用纯函数来执行修改</w:t>
            </w:r>
          </w:ins>
        </w:p>
        <w:p>
          <w:pPr>
            <w:pStyle w:val="11"/>
            <w:ind w:firstLine="482" w:firstLineChars="200"/>
            <w:rPr>
              <w:ins w:id="26050" w:author="冷雪凝" w:date="2019-05-14T19:30:07Z"/>
              <w:color w:val="000000" w:themeColor="text1"/>
              <w:rPrChange w:id="26051" w:author="梁元" w:date="2019-05-14T19:51:36Z">
                <w:rPr>
                  <w:ins w:id="26052" w:author="冷雪凝" w:date="2019-05-14T19:30:07Z"/>
                </w:rPr>
              </w:rPrChange>
              <w14:textFill>
                <w14:solidFill>
                  <w14:schemeClr w14:val="tx1"/>
                </w14:solidFill>
              </w14:textFill>
            </w:rPr>
          </w:pPr>
          <w:ins w:id="26053" w:author="冷雪凝" w:date="2019-05-14T19:30:07Z">
            <w:r>
              <w:rPr>
                <w:rStyle w:val="16"/>
                <w:color w:val="000000" w:themeColor="text1"/>
                <w:rPrChange w:id="26054" w:author="梁元" w:date="2019-05-14T19:51:36Z">
                  <w:rPr>
                    <w:rStyle w:val="16"/>
                  </w:rPr>
                </w:rPrChange>
                <w14:textFill>
                  <w14:solidFill>
                    <w14:schemeClr w14:val="tx1"/>
                  </w14:solidFill>
                </w14:textFill>
              </w:rPr>
              <w:t xml:space="preserve">为了描述 action 如何改变 state tree ，你需要编写 </w:t>
            </w:r>
          </w:ins>
          <w:ins w:id="26056" w:author="冷雪凝" w:date="2019-05-14T19:30:07Z">
            <w:r>
              <w:rPr>
                <w:color w:val="000000" w:themeColor="text1"/>
                <w:rPrChange w:id="26057" w:author="梁元" w:date="2019-05-14T19:51:36Z">
                  <w:rPr/>
                </w:rPrChange>
                <w14:textFill>
                  <w14:solidFill>
                    <w14:schemeClr w14:val="tx1"/>
                  </w14:solidFill>
                </w14:textFill>
              </w:rPr>
              <w:fldChar w:fldCharType="begin"/>
            </w:r>
          </w:ins>
          <w:ins w:id="26059" w:author="冷雪凝" w:date="2019-05-14T19:30:07Z">
            <w:r>
              <w:rPr>
                <w:color w:val="000000" w:themeColor="text1"/>
                <w:rPrChange w:id="26060" w:author="梁元" w:date="2019-05-14T19:51:36Z">
                  <w:rPr/>
                </w:rPrChange>
                <w14:textFill>
                  <w14:solidFill>
                    <w14:schemeClr w14:val="tx1"/>
                  </w14:solidFill>
                </w14:textFill>
              </w:rPr>
              <w:instrText xml:space="preserve"> HYPERLINK "http://www.redux.org.cn/docs/Glossary.html" \l "reducer" </w:instrText>
            </w:r>
          </w:ins>
          <w:ins w:id="26062" w:author="冷雪凝" w:date="2019-05-14T19:30:07Z">
            <w:r>
              <w:rPr>
                <w:color w:val="000000" w:themeColor="text1"/>
                <w:rPrChange w:id="26063" w:author="梁元" w:date="2019-05-14T19:51:36Z">
                  <w:rPr/>
                </w:rPrChange>
                <w14:textFill>
                  <w14:solidFill>
                    <w14:schemeClr w14:val="tx1"/>
                  </w14:solidFill>
                </w14:textFill>
              </w:rPr>
              <w:fldChar w:fldCharType="separate"/>
            </w:r>
          </w:ins>
          <w:ins w:id="26065" w:author="冷雪凝" w:date="2019-05-14T19:30:07Z">
            <w:r>
              <w:rPr>
                <w:rStyle w:val="18"/>
                <w:b/>
                <w:bCs/>
                <w:color w:val="000000" w:themeColor="text1"/>
                <w:rPrChange w:id="26066" w:author="梁元" w:date="2019-05-14T19:51:36Z">
                  <w:rPr>
                    <w:rStyle w:val="18"/>
                    <w:b/>
                    <w:bCs/>
                  </w:rPr>
                </w:rPrChange>
                <w14:textFill>
                  <w14:solidFill>
                    <w14:schemeClr w14:val="tx1"/>
                  </w14:solidFill>
                </w14:textFill>
              </w:rPr>
              <w:t>reducers</w:t>
            </w:r>
          </w:ins>
          <w:ins w:id="26068" w:author="冷雪凝" w:date="2019-05-14T19:30:07Z">
            <w:r>
              <w:rPr>
                <w:rStyle w:val="18"/>
                <w:b/>
                <w:bCs/>
                <w:color w:val="000000" w:themeColor="text1"/>
                <w:rPrChange w:id="26069" w:author="梁元" w:date="2019-05-14T19:51:36Z">
                  <w:rPr>
                    <w:rStyle w:val="18"/>
                    <w:b/>
                    <w:bCs/>
                  </w:rPr>
                </w:rPrChange>
                <w14:textFill>
                  <w14:solidFill>
                    <w14:schemeClr w14:val="tx1"/>
                  </w14:solidFill>
                </w14:textFill>
              </w:rPr>
              <w:fldChar w:fldCharType="end"/>
            </w:r>
          </w:ins>
          <w:ins w:id="26071" w:author="冷雪凝" w:date="2019-05-14T19:30:07Z">
            <w:r>
              <w:rPr>
                <w:rStyle w:val="16"/>
                <w:color w:val="000000" w:themeColor="text1"/>
                <w:rPrChange w:id="26072" w:author="梁元" w:date="2019-05-14T19:51:36Z">
                  <w:rPr>
                    <w:rStyle w:val="16"/>
                  </w:rPr>
                </w:rPrChange>
                <w14:textFill>
                  <w14:solidFill>
                    <w14:schemeClr w14:val="tx1"/>
                  </w14:solidFill>
                </w14:textFill>
              </w:rPr>
              <w:t>。</w:t>
            </w:r>
          </w:ins>
        </w:p>
        <w:p>
          <w:pPr>
            <w:pStyle w:val="11"/>
            <w:ind w:firstLine="480" w:firstLineChars="200"/>
            <w:rPr>
              <w:ins w:id="26074" w:author="冷雪凝" w:date="2019-05-14T19:30:07Z"/>
              <w:color w:val="000000" w:themeColor="text1"/>
              <w:rPrChange w:id="26075" w:author="梁元" w:date="2019-05-14T19:51:36Z">
                <w:rPr>
                  <w:ins w:id="26076" w:author="冷雪凝" w:date="2019-05-14T19:30:07Z"/>
                </w:rPr>
              </w:rPrChange>
              <w14:textFill>
                <w14:solidFill>
                  <w14:schemeClr w14:val="tx1"/>
                </w14:solidFill>
              </w14:textFill>
            </w:rPr>
          </w:pPr>
          <w:ins w:id="26077" w:author="冷雪凝" w:date="2019-05-14T19:30:07Z">
            <w:r>
              <w:rPr>
                <w:color w:val="000000" w:themeColor="text1"/>
                <w:rPrChange w:id="26078" w:author="梁元" w:date="2019-05-14T19:51:36Z">
                  <w:rPr/>
                </w:rPrChange>
                <w14:textFill>
                  <w14:solidFill>
                    <w14:schemeClr w14:val="tx1"/>
                  </w14:solidFill>
                </w14:textFill>
              </w:rPr>
              <w:t>Reducer 只是一些纯函数，它接收先前的 state 和 action，并返回新的 state。刚开始你可以只有一个 reducer，随着应用变大，你可以把它拆成多个小的 reducers，分别独立地操作 state tree 的不同部分，因为 reducer 只是函数，你可以控制它们被调用的顺序，传入附加数据，甚至编写可复用的 reducer 来处理一些通用任务，如分页器。</w:t>
            </w:r>
          </w:ins>
        </w:p>
        <w:p>
          <w:pPr>
            <w:pStyle w:val="10"/>
            <w:ind w:firstLine="400" w:firstLineChars="200"/>
            <w:rPr>
              <w:ins w:id="26080" w:author="冷雪凝" w:date="2019-05-14T19:30:07Z"/>
              <w:rStyle w:val="19"/>
              <w:color w:val="000000" w:themeColor="text1"/>
              <w:rPrChange w:id="26081" w:author="梁元" w:date="2019-05-14T19:51:36Z">
                <w:rPr>
                  <w:ins w:id="26082" w:author="冷雪凝" w:date="2019-05-14T19:30:07Z"/>
                  <w:rStyle w:val="19"/>
                </w:rPr>
              </w:rPrChange>
              <w14:textFill>
                <w14:solidFill>
                  <w14:schemeClr w14:val="tx1"/>
                </w14:solidFill>
              </w14:textFill>
            </w:rPr>
          </w:pPr>
        </w:p>
        <w:p>
          <w:pPr>
            <w:pStyle w:val="10"/>
            <w:ind w:firstLine="480" w:firstLineChars="200"/>
            <w:rPr>
              <w:ins w:id="26083" w:author="冷雪凝" w:date="2019-05-14T19:30:07Z"/>
              <w:rStyle w:val="19"/>
              <w:color w:val="000000" w:themeColor="text1"/>
              <w:rPrChange w:id="26084" w:author="梁元" w:date="2019-05-14T19:51:36Z">
                <w:rPr>
                  <w:ins w:id="26085" w:author="冷雪凝" w:date="2019-05-14T19:30:07Z"/>
                  <w:rStyle w:val="19"/>
                </w:rPr>
              </w:rPrChange>
              <w14:textFill>
                <w14:solidFill>
                  <w14:schemeClr w14:val="tx1"/>
                </w14:solidFill>
              </w14:textFill>
            </w:rPr>
          </w:pPr>
          <w:ins w:id="26086" w:author="冷雪凝" w:date="2019-05-14T19:30:07Z">
            <w:r>
              <w:rPr>
                <w:rStyle w:val="23"/>
                <w:color w:val="000000" w:themeColor="text1"/>
                <w:rPrChange w:id="26087" w:author="梁元" w:date="2019-05-14T19:51:36Z">
                  <w:rPr>
                    <w:rStyle w:val="23"/>
                  </w:rPr>
                </w:rPrChange>
                <w14:textFill>
                  <w14:solidFill>
                    <w14:schemeClr w14:val="tx1"/>
                  </w14:solidFill>
                </w14:textFill>
              </w:rPr>
              <w:t>function</w:t>
            </w:r>
          </w:ins>
          <w:ins w:id="26089" w:author="冷雪凝" w:date="2019-05-14T19:30:07Z">
            <w:r>
              <w:rPr>
                <w:rStyle w:val="19"/>
                <w:color w:val="000000" w:themeColor="text1"/>
                <w:rPrChange w:id="26090" w:author="梁元" w:date="2019-05-14T19:51:36Z">
                  <w:rPr>
                    <w:rStyle w:val="19"/>
                  </w:rPr>
                </w:rPrChange>
                <w14:textFill>
                  <w14:solidFill>
                    <w14:schemeClr w14:val="tx1"/>
                  </w14:solidFill>
                </w14:textFill>
              </w:rPr>
              <w:t xml:space="preserve"> </w:t>
            </w:r>
          </w:ins>
          <w:ins w:id="26092" w:author="冷雪凝" w:date="2019-05-14T19:30:07Z">
            <w:r>
              <w:rPr>
                <w:rStyle w:val="23"/>
                <w:color w:val="000000" w:themeColor="text1"/>
                <w:rPrChange w:id="26093" w:author="梁元" w:date="2019-05-14T19:51:36Z">
                  <w:rPr>
                    <w:rStyle w:val="23"/>
                  </w:rPr>
                </w:rPrChange>
                <w14:textFill>
                  <w14:solidFill>
                    <w14:schemeClr w14:val="tx1"/>
                  </w14:solidFill>
                </w14:textFill>
              </w:rPr>
              <w:t>visibilityFilter(</w:t>
            </w:r>
          </w:ins>
          <w:ins w:id="26095" w:author="冷雪凝" w:date="2019-05-14T19:30:07Z">
            <w:r>
              <w:rPr>
                <w:rStyle w:val="19"/>
                <w:color w:val="000000" w:themeColor="text1"/>
                <w:rPrChange w:id="26096" w:author="梁元" w:date="2019-05-14T19:51:36Z">
                  <w:rPr>
                    <w:rStyle w:val="19"/>
                  </w:rPr>
                </w:rPrChange>
                <w14:textFill>
                  <w14:solidFill>
                    <w14:schemeClr w14:val="tx1"/>
                  </w14:solidFill>
                </w14:textFill>
              </w:rPr>
              <w:t xml:space="preserve">state </w:t>
            </w:r>
          </w:ins>
          <w:ins w:id="26098" w:author="冷雪凝" w:date="2019-05-14T19:30:07Z">
            <w:r>
              <w:rPr>
                <w:rStyle w:val="23"/>
                <w:color w:val="000000" w:themeColor="text1"/>
                <w:rPrChange w:id="26099" w:author="梁元" w:date="2019-05-14T19:51:36Z">
                  <w:rPr>
                    <w:rStyle w:val="23"/>
                  </w:rPr>
                </w:rPrChange>
                <w14:textFill>
                  <w14:solidFill>
                    <w14:schemeClr w14:val="tx1"/>
                  </w14:solidFill>
                </w14:textFill>
              </w:rPr>
              <w:t>=</w:t>
            </w:r>
          </w:ins>
          <w:ins w:id="26101" w:author="冷雪凝" w:date="2019-05-14T19:30:07Z">
            <w:r>
              <w:rPr>
                <w:rStyle w:val="19"/>
                <w:color w:val="000000" w:themeColor="text1"/>
                <w:rPrChange w:id="26102" w:author="梁元" w:date="2019-05-14T19:51:36Z">
                  <w:rPr>
                    <w:rStyle w:val="19"/>
                  </w:rPr>
                </w:rPrChange>
                <w14:textFill>
                  <w14:solidFill>
                    <w14:schemeClr w14:val="tx1"/>
                  </w14:solidFill>
                </w14:textFill>
              </w:rPr>
              <w:t xml:space="preserve"> </w:t>
            </w:r>
          </w:ins>
          <w:ins w:id="26104" w:author="冷雪凝" w:date="2019-05-14T19:30:07Z">
            <w:r>
              <w:rPr>
                <w:rStyle w:val="23"/>
                <w:color w:val="000000" w:themeColor="text1"/>
                <w:rPrChange w:id="26105" w:author="梁元" w:date="2019-05-14T19:51:36Z">
                  <w:rPr>
                    <w:rStyle w:val="23"/>
                  </w:rPr>
                </w:rPrChange>
                <w14:textFill>
                  <w14:solidFill>
                    <w14:schemeClr w14:val="tx1"/>
                  </w14:solidFill>
                </w14:textFill>
              </w:rPr>
              <w:t>'SHOW_ALL',</w:t>
            </w:r>
          </w:ins>
          <w:ins w:id="26107" w:author="冷雪凝" w:date="2019-05-14T19:30:07Z">
            <w:r>
              <w:rPr>
                <w:rStyle w:val="19"/>
                <w:color w:val="000000" w:themeColor="text1"/>
                <w:rPrChange w:id="26108" w:author="梁元" w:date="2019-05-14T19:51:36Z">
                  <w:rPr>
                    <w:rStyle w:val="19"/>
                  </w:rPr>
                </w:rPrChange>
                <w14:textFill>
                  <w14:solidFill>
                    <w14:schemeClr w14:val="tx1"/>
                  </w14:solidFill>
                </w14:textFill>
              </w:rPr>
              <w:t xml:space="preserve"> action</w:t>
            </w:r>
          </w:ins>
          <w:ins w:id="26110" w:author="冷雪凝" w:date="2019-05-14T19:30:07Z">
            <w:r>
              <w:rPr>
                <w:rStyle w:val="23"/>
                <w:color w:val="000000" w:themeColor="text1"/>
                <w:rPrChange w:id="26111" w:author="梁元" w:date="2019-05-14T19:51:36Z">
                  <w:rPr>
                    <w:rStyle w:val="23"/>
                  </w:rPr>
                </w:rPrChange>
                <w14:textFill>
                  <w14:solidFill>
                    <w14:schemeClr w14:val="tx1"/>
                  </w14:solidFill>
                </w14:textFill>
              </w:rPr>
              <w:t>)</w:t>
            </w:r>
          </w:ins>
          <w:ins w:id="26113" w:author="冷雪凝" w:date="2019-05-14T19:30:07Z">
            <w:r>
              <w:rPr>
                <w:rStyle w:val="19"/>
                <w:color w:val="000000" w:themeColor="text1"/>
                <w:rPrChange w:id="26114" w:author="梁元" w:date="2019-05-14T19:51:36Z">
                  <w:rPr>
                    <w:rStyle w:val="19"/>
                  </w:rPr>
                </w:rPrChange>
                <w14:textFill>
                  <w14:solidFill>
                    <w14:schemeClr w14:val="tx1"/>
                  </w14:solidFill>
                </w14:textFill>
              </w:rPr>
              <w:t xml:space="preserve"> </w:t>
            </w:r>
          </w:ins>
          <w:ins w:id="26116" w:author="冷雪凝" w:date="2019-05-14T19:30:07Z">
            <w:r>
              <w:rPr>
                <w:rStyle w:val="23"/>
                <w:color w:val="000000" w:themeColor="text1"/>
                <w:rPrChange w:id="26117" w:author="梁元" w:date="2019-05-14T19:51:36Z">
                  <w:rPr>
                    <w:rStyle w:val="23"/>
                  </w:rPr>
                </w:rPrChange>
                <w14:textFill>
                  <w14:solidFill>
                    <w14:schemeClr w14:val="tx1"/>
                  </w14:solidFill>
                </w14:textFill>
              </w:rPr>
              <w:t>{</w:t>
            </w:r>
          </w:ins>
        </w:p>
        <w:p>
          <w:pPr>
            <w:pStyle w:val="10"/>
            <w:ind w:firstLine="400" w:firstLineChars="200"/>
            <w:rPr>
              <w:ins w:id="26119" w:author="冷雪凝" w:date="2019-05-14T19:30:07Z"/>
              <w:rStyle w:val="19"/>
              <w:color w:val="000000" w:themeColor="text1"/>
              <w:rPrChange w:id="26120" w:author="梁元" w:date="2019-05-14T19:51:36Z">
                <w:rPr>
                  <w:ins w:id="26121" w:author="冷雪凝" w:date="2019-05-14T19:30:07Z"/>
                  <w:rStyle w:val="19"/>
                </w:rPr>
              </w:rPrChange>
              <w14:textFill>
                <w14:solidFill>
                  <w14:schemeClr w14:val="tx1"/>
                </w14:solidFill>
              </w14:textFill>
            </w:rPr>
          </w:pPr>
          <w:ins w:id="26122" w:author="冷雪凝" w:date="2019-05-14T19:30:07Z">
            <w:r>
              <w:rPr>
                <w:rStyle w:val="19"/>
                <w:color w:val="000000" w:themeColor="text1"/>
                <w:rPrChange w:id="26123" w:author="梁元" w:date="2019-05-14T19:51:36Z">
                  <w:rPr>
                    <w:rStyle w:val="19"/>
                  </w:rPr>
                </w:rPrChange>
                <w14:textFill>
                  <w14:solidFill>
                    <w14:schemeClr w14:val="tx1"/>
                  </w14:solidFill>
                </w14:textFill>
              </w:rPr>
              <w:t xml:space="preserve">  </w:t>
            </w:r>
          </w:ins>
          <w:ins w:id="26125" w:author="冷雪凝" w:date="2019-05-14T19:30:07Z">
            <w:r>
              <w:rPr>
                <w:rStyle w:val="23"/>
                <w:color w:val="000000" w:themeColor="text1"/>
                <w:rPrChange w:id="26126" w:author="梁元" w:date="2019-05-14T19:51:36Z">
                  <w:rPr>
                    <w:rStyle w:val="23"/>
                  </w:rPr>
                </w:rPrChange>
                <w14:textFill>
                  <w14:solidFill>
                    <w14:schemeClr w14:val="tx1"/>
                  </w14:solidFill>
                </w14:textFill>
              </w:rPr>
              <w:t>switch</w:t>
            </w:r>
          </w:ins>
          <w:ins w:id="26128" w:author="冷雪凝" w:date="2019-05-14T19:30:07Z">
            <w:r>
              <w:rPr>
                <w:rStyle w:val="19"/>
                <w:color w:val="000000" w:themeColor="text1"/>
                <w:rPrChange w:id="26129" w:author="梁元" w:date="2019-05-14T19:51:36Z">
                  <w:rPr>
                    <w:rStyle w:val="19"/>
                  </w:rPr>
                </w:rPrChange>
                <w14:textFill>
                  <w14:solidFill>
                    <w14:schemeClr w14:val="tx1"/>
                  </w14:solidFill>
                </w14:textFill>
              </w:rPr>
              <w:t xml:space="preserve"> </w:t>
            </w:r>
          </w:ins>
          <w:ins w:id="26131" w:author="冷雪凝" w:date="2019-05-14T19:30:07Z">
            <w:r>
              <w:rPr>
                <w:rStyle w:val="23"/>
                <w:color w:val="000000" w:themeColor="text1"/>
                <w:rPrChange w:id="26132" w:author="梁元" w:date="2019-05-14T19:51:36Z">
                  <w:rPr>
                    <w:rStyle w:val="23"/>
                  </w:rPr>
                </w:rPrChange>
                <w14:textFill>
                  <w14:solidFill>
                    <w14:schemeClr w14:val="tx1"/>
                  </w14:solidFill>
                </w14:textFill>
              </w:rPr>
              <w:t>(</w:t>
            </w:r>
          </w:ins>
          <w:ins w:id="26134" w:author="冷雪凝" w:date="2019-05-14T19:30:07Z">
            <w:r>
              <w:rPr>
                <w:rStyle w:val="19"/>
                <w:color w:val="000000" w:themeColor="text1"/>
                <w:rPrChange w:id="26135" w:author="梁元" w:date="2019-05-14T19:51:36Z">
                  <w:rPr>
                    <w:rStyle w:val="19"/>
                  </w:rPr>
                </w:rPrChange>
                <w14:textFill>
                  <w14:solidFill>
                    <w14:schemeClr w14:val="tx1"/>
                  </w14:solidFill>
                </w14:textFill>
              </w:rPr>
              <w:t>action</w:t>
            </w:r>
          </w:ins>
          <w:ins w:id="26137" w:author="冷雪凝" w:date="2019-05-14T19:30:07Z">
            <w:r>
              <w:rPr>
                <w:rStyle w:val="23"/>
                <w:color w:val="000000" w:themeColor="text1"/>
                <w:rPrChange w:id="26138" w:author="梁元" w:date="2019-05-14T19:51:36Z">
                  <w:rPr>
                    <w:rStyle w:val="23"/>
                  </w:rPr>
                </w:rPrChange>
                <w14:textFill>
                  <w14:solidFill>
                    <w14:schemeClr w14:val="tx1"/>
                  </w14:solidFill>
                </w14:textFill>
              </w:rPr>
              <w:t>.</w:t>
            </w:r>
          </w:ins>
          <w:ins w:id="26140" w:author="冷雪凝" w:date="2019-05-14T19:30:07Z">
            <w:r>
              <w:rPr>
                <w:rStyle w:val="19"/>
                <w:color w:val="000000" w:themeColor="text1"/>
                <w:rPrChange w:id="26141" w:author="梁元" w:date="2019-05-14T19:51:36Z">
                  <w:rPr>
                    <w:rStyle w:val="19"/>
                  </w:rPr>
                </w:rPrChange>
                <w14:textFill>
                  <w14:solidFill>
                    <w14:schemeClr w14:val="tx1"/>
                  </w14:solidFill>
                </w14:textFill>
              </w:rPr>
              <w:t>type</w:t>
            </w:r>
          </w:ins>
          <w:ins w:id="26143" w:author="冷雪凝" w:date="2019-05-14T19:30:07Z">
            <w:r>
              <w:rPr>
                <w:rStyle w:val="23"/>
                <w:color w:val="000000" w:themeColor="text1"/>
                <w:rPrChange w:id="26144" w:author="梁元" w:date="2019-05-14T19:51:36Z">
                  <w:rPr>
                    <w:rStyle w:val="23"/>
                  </w:rPr>
                </w:rPrChange>
                <w14:textFill>
                  <w14:solidFill>
                    <w14:schemeClr w14:val="tx1"/>
                  </w14:solidFill>
                </w14:textFill>
              </w:rPr>
              <w:t>)</w:t>
            </w:r>
          </w:ins>
          <w:ins w:id="26146" w:author="冷雪凝" w:date="2019-05-14T19:30:07Z">
            <w:r>
              <w:rPr>
                <w:rStyle w:val="19"/>
                <w:color w:val="000000" w:themeColor="text1"/>
                <w:rPrChange w:id="26147" w:author="梁元" w:date="2019-05-14T19:51:36Z">
                  <w:rPr>
                    <w:rStyle w:val="19"/>
                  </w:rPr>
                </w:rPrChange>
                <w14:textFill>
                  <w14:solidFill>
                    <w14:schemeClr w14:val="tx1"/>
                  </w14:solidFill>
                </w14:textFill>
              </w:rPr>
              <w:t xml:space="preserve"> </w:t>
            </w:r>
          </w:ins>
          <w:ins w:id="26149" w:author="冷雪凝" w:date="2019-05-14T19:30:07Z">
            <w:r>
              <w:rPr>
                <w:rStyle w:val="23"/>
                <w:color w:val="000000" w:themeColor="text1"/>
                <w:rPrChange w:id="26150" w:author="梁元" w:date="2019-05-14T19:51:36Z">
                  <w:rPr>
                    <w:rStyle w:val="23"/>
                  </w:rPr>
                </w:rPrChange>
                <w14:textFill>
                  <w14:solidFill>
                    <w14:schemeClr w14:val="tx1"/>
                  </w14:solidFill>
                </w14:textFill>
              </w:rPr>
              <w:t>{</w:t>
            </w:r>
          </w:ins>
        </w:p>
        <w:p>
          <w:pPr>
            <w:pStyle w:val="10"/>
            <w:ind w:firstLine="400" w:firstLineChars="200"/>
            <w:rPr>
              <w:ins w:id="26152" w:author="冷雪凝" w:date="2019-05-14T19:30:07Z"/>
              <w:rStyle w:val="19"/>
              <w:color w:val="000000" w:themeColor="text1"/>
              <w:rPrChange w:id="26153" w:author="梁元" w:date="2019-05-14T19:51:36Z">
                <w:rPr>
                  <w:ins w:id="26154" w:author="冷雪凝" w:date="2019-05-14T19:30:07Z"/>
                  <w:rStyle w:val="19"/>
                </w:rPr>
              </w:rPrChange>
              <w14:textFill>
                <w14:solidFill>
                  <w14:schemeClr w14:val="tx1"/>
                </w14:solidFill>
              </w14:textFill>
            </w:rPr>
          </w:pPr>
          <w:ins w:id="26155" w:author="冷雪凝" w:date="2019-05-14T19:30:07Z">
            <w:r>
              <w:rPr>
                <w:rStyle w:val="19"/>
                <w:color w:val="000000" w:themeColor="text1"/>
                <w:rPrChange w:id="26156" w:author="梁元" w:date="2019-05-14T19:51:36Z">
                  <w:rPr>
                    <w:rStyle w:val="19"/>
                  </w:rPr>
                </w:rPrChange>
                <w14:textFill>
                  <w14:solidFill>
                    <w14:schemeClr w14:val="tx1"/>
                  </w14:solidFill>
                </w14:textFill>
              </w:rPr>
              <w:t xml:space="preserve">    </w:t>
            </w:r>
          </w:ins>
          <w:ins w:id="26158" w:author="冷雪凝" w:date="2019-05-14T19:30:07Z">
            <w:r>
              <w:rPr>
                <w:rStyle w:val="23"/>
                <w:color w:val="000000" w:themeColor="text1"/>
                <w:rPrChange w:id="26159" w:author="梁元" w:date="2019-05-14T19:51:36Z">
                  <w:rPr>
                    <w:rStyle w:val="23"/>
                  </w:rPr>
                </w:rPrChange>
                <w14:textFill>
                  <w14:solidFill>
                    <w14:schemeClr w14:val="tx1"/>
                  </w14:solidFill>
                </w14:textFill>
              </w:rPr>
              <w:t>case</w:t>
            </w:r>
          </w:ins>
          <w:ins w:id="26161" w:author="冷雪凝" w:date="2019-05-14T19:30:07Z">
            <w:r>
              <w:rPr>
                <w:rStyle w:val="19"/>
                <w:color w:val="000000" w:themeColor="text1"/>
                <w:rPrChange w:id="26162" w:author="梁元" w:date="2019-05-14T19:51:36Z">
                  <w:rPr>
                    <w:rStyle w:val="19"/>
                  </w:rPr>
                </w:rPrChange>
                <w14:textFill>
                  <w14:solidFill>
                    <w14:schemeClr w14:val="tx1"/>
                  </w14:solidFill>
                </w14:textFill>
              </w:rPr>
              <w:t xml:space="preserve"> </w:t>
            </w:r>
          </w:ins>
          <w:ins w:id="26164" w:author="冷雪凝" w:date="2019-05-14T19:30:07Z">
            <w:r>
              <w:rPr>
                <w:rStyle w:val="23"/>
                <w:color w:val="000000" w:themeColor="text1"/>
                <w:rPrChange w:id="26165" w:author="梁元" w:date="2019-05-14T19:51:36Z">
                  <w:rPr>
                    <w:rStyle w:val="23"/>
                  </w:rPr>
                </w:rPrChange>
                <w14:textFill>
                  <w14:solidFill>
                    <w14:schemeClr w14:val="tx1"/>
                  </w14:solidFill>
                </w14:textFill>
              </w:rPr>
              <w:t>'SET_VISIBILITY_FILTER':</w:t>
            </w:r>
          </w:ins>
        </w:p>
        <w:p>
          <w:pPr>
            <w:pStyle w:val="10"/>
            <w:ind w:firstLine="400" w:firstLineChars="200"/>
            <w:rPr>
              <w:ins w:id="26167" w:author="冷雪凝" w:date="2019-05-14T19:30:07Z"/>
              <w:rStyle w:val="19"/>
              <w:color w:val="000000" w:themeColor="text1"/>
              <w:rPrChange w:id="26168" w:author="梁元" w:date="2019-05-14T19:51:36Z">
                <w:rPr>
                  <w:ins w:id="26169" w:author="冷雪凝" w:date="2019-05-14T19:30:07Z"/>
                  <w:rStyle w:val="19"/>
                </w:rPr>
              </w:rPrChange>
              <w14:textFill>
                <w14:solidFill>
                  <w14:schemeClr w14:val="tx1"/>
                </w14:solidFill>
              </w14:textFill>
            </w:rPr>
          </w:pPr>
          <w:ins w:id="26170" w:author="冷雪凝" w:date="2019-05-14T19:30:07Z">
            <w:r>
              <w:rPr>
                <w:rStyle w:val="19"/>
                <w:color w:val="000000" w:themeColor="text1"/>
                <w:rPrChange w:id="26171" w:author="梁元" w:date="2019-05-14T19:51:36Z">
                  <w:rPr>
                    <w:rStyle w:val="19"/>
                  </w:rPr>
                </w:rPrChange>
                <w14:textFill>
                  <w14:solidFill>
                    <w14:schemeClr w14:val="tx1"/>
                  </w14:solidFill>
                </w14:textFill>
              </w:rPr>
              <w:t xml:space="preserve">      </w:t>
            </w:r>
          </w:ins>
          <w:ins w:id="26173" w:author="冷雪凝" w:date="2019-05-14T19:30:07Z">
            <w:r>
              <w:rPr>
                <w:rStyle w:val="23"/>
                <w:color w:val="000000" w:themeColor="text1"/>
                <w:rPrChange w:id="26174" w:author="梁元" w:date="2019-05-14T19:51:36Z">
                  <w:rPr>
                    <w:rStyle w:val="23"/>
                  </w:rPr>
                </w:rPrChange>
                <w14:textFill>
                  <w14:solidFill>
                    <w14:schemeClr w14:val="tx1"/>
                  </w14:solidFill>
                </w14:textFill>
              </w:rPr>
              <w:t>return</w:t>
            </w:r>
          </w:ins>
          <w:ins w:id="26176" w:author="冷雪凝" w:date="2019-05-14T19:30:07Z">
            <w:r>
              <w:rPr>
                <w:rStyle w:val="19"/>
                <w:color w:val="000000" w:themeColor="text1"/>
                <w:rPrChange w:id="26177" w:author="梁元" w:date="2019-05-14T19:51:36Z">
                  <w:rPr>
                    <w:rStyle w:val="19"/>
                  </w:rPr>
                </w:rPrChange>
                <w14:textFill>
                  <w14:solidFill>
                    <w14:schemeClr w14:val="tx1"/>
                  </w14:solidFill>
                </w14:textFill>
              </w:rPr>
              <w:t xml:space="preserve"> action</w:t>
            </w:r>
          </w:ins>
          <w:ins w:id="26179" w:author="冷雪凝" w:date="2019-05-14T19:30:07Z">
            <w:r>
              <w:rPr>
                <w:rStyle w:val="23"/>
                <w:color w:val="000000" w:themeColor="text1"/>
                <w:rPrChange w:id="26180" w:author="梁元" w:date="2019-05-14T19:51:36Z">
                  <w:rPr>
                    <w:rStyle w:val="23"/>
                  </w:rPr>
                </w:rPrChange>
                <w14:textFill>
                  <w14:solidFill>
                    <w14:schemeClr w14:val="tx1"/>
                  </w14:solidFill>
                </w14:textFill>
              </w:rPr>
              <w:t>.</w:t>
            </w:r>
          </w:ins>
          <w:ins w:id="26182" w:author="冷雪凝" w:date="2019-05-14T19:30:07Z">
            <w:r>
              <w:rPr>
                <w:rStyle w:val="19"/>
                <w:color w:val="000000" w:themeColor="text1"/>
                <w:rPrChange w:id="26183" w:author="梁元" w:date="2019-05-14T19:51:36Z">
                  <w:rPr>
                    <w:rStyle w:val="19"/>
                  </w:rPr>
                </w:rPrChange>
                <w14:textFill>
                  <w14:solidFill>
                    <w14:schemeClr w14:val="tx1"/>
                  </w14:solidFill>
                </w14:textFill>
              </w:rPr>
              <w:t>filter</w:t>
            </w:r>
          </w:ins>
        </w:p>
        <w:p>
          <w:pPr>
            <w:pStyle w:val="10"/>
            <w:ind w:firstLine="400" w:firstLineChars="200"/>
            <w:rPr>
              <w:ins w:id="26185" w:author="冷雪凝" w:date="2019-05-14T19:30:07Z"/>
              <w:rStyle w:val="19"/>
              <w:color w:val="000000" w:themeColor="text1"/>
              <w:rPrChange w:id="26186" w:author="梁元" w:date="2019-05-14T19:51:36Z">
                <w:rPr>
                  <w:ins w:id="26187" w:author="冷雪凝" w:date="2019-05-14T19:30:07Z"/>
                  <w:rStyle w:val="19"/>
                </w:rPr>
              </w:rPrChange>
              <w14:textFill>
                <w14:solidFill>
                  <w14:schemeClr w14:val="tx1"/>
                </w14:solidFill>
              </w14:textFill>
            </w:rPr>
          </w:pPr>
          <w:ins w:id="26188" w:author="冷雪凝" w:date="2019-05-14T19:30:07Z">
            <w:r>
              <w:rPr>
                <w:rStyle w:val="19"/>
                <w:color w:val="000000" w:themeColor="text1"/>
                <w:rPrChange w:id="26189" w:author="梁元" w:date="2019-05-14T19:51:36Z">
                  <w:rPr>
                    <w:rStyle w:val="19"/>
                  </w:rPr>
                </w:rPrChange>
                <w14:textFill>
                  <w14:solidFill>
                    <w14:schemeClr w14:val="tx1"/>
                  </w14:solidFill>
                </w14:textFill>
              </w:rPr>
              <w:t xml:space="preserve">    </w:t>
            </w:r>
          </w:ins>
          <w:ins w:id="26191" w:author="冷雪凝" w:date="2019-05-14T19:30:07Z">
            <w:r>
              <w:rPr>
                <w:rStyle w:val="23"/>
                <w:color w:val="000000" w:themeColor="text1"/>
                <w:rPrChange w:id="26192" w:author="梁元" w:date="2019-05-14T19:51:36Z">
                  <w:rPr>
                    <w:rStyle w:val="23"/>
                  </w:rPr>
                </w:rPrChange>
                <w14:textFill>
                  <w14:solidFill>
                    <w14:schemeClr w14:val="tx1"/>
                  </w14:solidFill>
                </w14:textFill>
              </w:rPr>
              <w:t>default:</w:t>
            </w:r>
          </w:ins>
        </w:p>
        <w:p>
          <w:pPr>
            <w:pStyle w:val="10"/>
            <w:ind w:firstLine="400" w:firstLineChars="200"/>
            <w:rPr>
              <w:ins w:id="26194" w:author="冷雪凝" w:date="2019-05-14T19:30:07Z"/>
              <w:rStyle w:val="19"/>
              <w:color w:val="000000" w:themeColor="text1"/>
              <w:rPrChange w:id="26195" w:author="梁元" w:date="2019-05-14T19:51:36Z">
                <w:rPr>
                  <w:ins w:id="26196" w:author="冷雪凝" w:date="2019-05-14T19:30:07Z"/>
                  <w:rStyle w:val="19"/>
                </w:rPr>
              </w:rPrChange>
              <w14:textFill>
                <w14:solidFill>
                  <w14:schemeClr w14:val="tx1"/>
                </w14:solidFill>
              </w14:textFill>
            </w:rPr>
          </w:pPr>
          <w:ins w:id="26197" w:author="冷雪凝" w:date="2019-05-14T19:30:07Z">
            <w:r>
              <w:rPr>
                <w:rStyle w:val="19"/>
                <w:color w:val="000000" w:themeColor="text1"/>
                <w:rPrChange w:id="26198" w:author="梁元" w:date="2019-05-14T19:51:36Z">
                  <w:rPr>
                    <w:rStyle w:val="19"/>
                  </w:rPr>
                </w:rPrChange>
                <w14:textFill>
                  <w14:solidFill>
                    <w14:schemeClr w14:val="tx1"/>
                  </w14:solidFill>
                </w14:textFill>
              </w:rPr>
              <w:t xml:space="preserve">      </w:t>
            </w:r>
          </w:ins>
          <w:ins w:id="26200" w:author="冷雪凝" w:date="2019-05-14T19:30:07Z">
            <w:r>
              <w:rPr>
                <w:rStyle w:val="23"/>
                <w:color w:val="000000" w:themeColor="text1"/>
                <w:rPrChange w:id="26201" w:author="梁元" w:date="2019-05-14T19:51:36Z">
                  <w:rPr>
                    <w:rStyle w:val="23"/>
                  </w:rPr>
                </w:rPrChange>
                <w14:textFill>
                  <w14:solidFill>
                    <w14:schemeClr w14:val="tx1"/>
                  </w14:solidFill>
                </w14:textFill>
              </w:rPr>
              <w:t>return</w:t>
            </w:r>
          </w:ins>
          <w:ins w:id="26203" w:author="冷雪凝" w:date="2019-05-14T19:30:07Z">
            <w:r>
              <w:rPr>
                <w:rStyle w:val="19"/>
                <w:color w:val="000000" w:themeColor="text1"/>
                <w:rPrChange w:id="26204" w:author="梁元" w:date="2019-05-14T19:51:36Z">
                  <w:rPr>
                    <w:rStyle w:val="19"/>
                  </w:rPr>
                </w:rPrChange>
                <w14:textFill>
                  <w14:solidFill>
                    <w14:schemeClr w14:val="tx1"/>
                  </w14:solidFill>
                </w14:textFill>
              </w:rPr>
              <w:t xml:space="preserve"> state</w:t>
            </w:r>
          </w:ins>
        </w:p>
        <w:p>
          <w:pPr>
            <w:pStyle w:val="10"/>
            <w:ind w:firstLine="400" w:firstLineChars="200"/>
            <w:rPr>
              <w:ins w:id="26206" w:author="冷雪凝" w:date="2019-05-14T19:30:07Z"/>
              <w:rStyle w:val="19"/>
              <w:color w:val="000000" w:themeColor="text1"/>
              <w:rPrChange w:id="26207" w:author="梁元" w:date="2019-05-14T19:51:36Z">
                <w:rPr>
                  <w:ins w:id="26208" w:author="冷雪凝" w:date="2019-05-14T19:30:07Z"/>
                  <w:rStyle w:val="19"/>
                </w:rPr>
              </w:rPrChange>
              <w14:textFill>
                <w14:solidFill>
                  <w14:schemeClr w14:val="tx1"/>
                </w14:solidFill>
              </w14:textFill>
            </w:rPr>
          </w:pPr>
          <w:ins w:id="26209" w:author="冷雪凝" w:date="2019-05-14T19:30:07Z">
            <w:r>
              <w:rPr>
                <w:rStyle w:val="19"/>
                <w:color w:val="000000" w:themeColor="text1"/>
                <w:rPrChange w:id="26210" w:author="梁元" w:date="2019-05-14T19:51:36Z">
                  <w:rPr>
                    <w:rStyle w:val="19"/>
                  </w:rPr>
                </w:rPrChange>
                <w14:textFill>
                  <w14:solidFill>
                    <w14:schemeClr w14:val="tx1"/>
                  </w14:solidFill>
                </w14:textFill>
              </w:rPr>
              <w:t xml:space="preserve">  </w:t>
            </w:r>
          </w:ins>
          <w:ins w:id="26212" w:author="冷雪凝" w:date="2019-05-14T19:30:07Z">
            <w:r>
              <w:rPr>
                <w:rStyle w:val="23"/>
                <w:color w:val="000000" w:themeColor="text1"/>
                <w:rPrChange w:id="26213" w:author="梁元" w:date="2019-05-14T19:51:36Z">
                  <w:rPr>
                    <w:rStyle w:val="23"/>
                  </w:rPr>
                </w:rPrChange>
                <w14:textFill>
                  <w14:solidFill>
                    <w14:schemeClr w14:val="tx1"/>
                  </w14:solidFill>
                </w14:textFill>
              </w:rPr>
              <w:t>}</w:t>
            </w:r>
          </w:ins>
        </w:p>
        <w:p>
          <w:pPr>
            <w:pStyle w:val="10"/>
            <w:ind w:firstLine="480" w:firstLineChars="200"/>
            <w:rPr>
              <w:ins w:id="26215" w:author="冷雪凝" w:date="2019-05-14T19:30:07Z"/>
              <w:rStyle w:val="19"/>
              <w:color w:val="000000" w:themeColor="text1"/>
              <w:rPrChange w:id="26216" w:author="梁元" w:date="2019-05-14T19:51:36Z">
                <w:rPr>
                  <w:ins w:id="26217" w:author="冷雪凝" w:date="2019-05-14T19:30:07Z"/>
                  <w:rStyle w:val="19"/>
                </w:rPr>
              </w:rPrChange>
              <w14:textFill>
                <w14:solidFill>
                  <w14:schemeClr w14:val="tx1"/>
                </w14:solidFill>
              </w14:textFill>
            </w:rPr>
          </w:pPr>
          <w:ins w:id="26218" w:author="冷雪凝" w:date="2019-05-14T19:30:07Z">
            <w:r>
              <w:rPr>
                <w:rStyle w:val="23"/>
                <w:color w:val="000000" w:themeColor="text1"/>
                <w:rPrChange w:id="26219" w:author="梁元" w:date="2019-05-14T19:51:36Z">
                  <w:rPr>
                    <w:rStyle w:val="23"/>
                  </w:rPr>
                </w:rPrChange>
                <w14:textFill>
                  <w14:solidFill>
                    <w14:schemeClr w14:val="tx1"/>
                  </w14:solidFill>
                </w14:textFill>
              </w:rPr>
              <w:t>}</w:t>
            </w:r>
          </w:ins>
        </w:p>
        <w:p>
          <w:pPr>
            <w:pStyle w:val="10"/>
            <w:ind w:firstLine="400" w:firstLineChars="200"/>
            <w:rPr>
              <w:ins w:id="26221" w:author="冷雪凝" w:date="2019-05-14T19:30:07Z"/>
              <w:rStyle w:val="19"/>
              <w:color w:val="000000" w:themeColor="text1"/>
              <w:rPrChange w:id="26222" w:author="梁元" w:date="2019-05-14T19:51:36Z">
                <w:rPr>
                  <w:ins w:id="26223" w:author="冷雪凝" w:date="2019-05-14T19:30:07Z"/>
                  <w:rStyle w:val="19"/>
                </w:rPr>
              </w:rPrChange>
              <w14:textFill>
                <w14:solidFill>
                  <w14:schemeClr w14:val="tx1"/>
                </w14:solidFill>
              </w14:textFill>
            </w:rPr>
          </w:pPr>
        </w:p>
        <w:p>
          <w:pPr>
            <w:pStyle w:val="10"/>
            <w:ind w:firstLine="480" w:firstLineChars="200"/>
            <w:rPr>
              <w:ins w:id="26224" w:author="冷雪凝" w:date="2019-05-14T19:30:07Z"/>
              <w:rStyle w:val="19"/>
              <w:color w:val="000000" w:themeColor="text1"/>
              <w:rPrChange w:id="26225" w:author="梁元" w:date="2019-05-14T19:51:36Z">
                <w:rPr>
                  <w:ins w:id="26226" w:author="冷雪凝" w:date="2019-05-14T19:30:07Z"/>
                  <w:rStyle w:val="19"/>
                </w:rPr>
              </w:rPrChange>
              <w14:textFill>
                <w14:solidFill>
                  <w14:schemeClr w14:val="tx1"/>
                </w14:solidFill>
              </w14:textFill>
            </w:rPr>
          </w:pPr>
          <w:ins w:id="26227" w:author="冷雪凝" w:date="2019-05-14T19:30:07Z">
            <w:r>
              <w:rPr>
                <w:rStyle w:val="23"/>
                <w:color w:val="000000" w:themeColor="text1"/>
                <w:rPrChange w:id="26228" w:author="梁元" w:date="2019-05-14T19:51:36Z">
                  <w:rPr>
                    <w:rStyle w:val="23"/>
                  </w:rPr>
                </w:rPrChange>
                <w14:textFill>
                  <w14:solidFill>
                    <w14:schemeClr w14:val="tx1"/>
                  </w14:solidFill>
                </w14:textFill>
              </w:rPr>
              <w:t>function</w:t>
            </w:r>
          </w:ins>
          <w:ins w:id="26230" w:author="冷雪凝" w:date="2019-05-14T19:30:07Z">
            <w:r>
              <w:rPr>
                <w:rStyle w:val="19"/>
                <w:color w:val="000000" w:themeColor="text1"/>
                <w:rPrChange w:id="26231" w:author="梁元" w:date="2019-05-14T19:51:36Z">
                  <w:rPr>
                    <w:rStyle w:val="19"/>
                  </w:rPr>
                </w:rPrChange>
                <w14:textFill>
                  <w14:solidFill>
                    <w14:schemeClr w14:val="tx1"/>
                  </w14:solidFill>
                </w14:textFill>
              </w:rPr>
              <w:t xml:space="preserve"> </w:t>
            </w:r>
          </w:ins>
          <w:ins w:id="26233" w:author="冷雪凝" w:date="2019-05-14T19:30:07Z">
            <w:r>
              <w:rPr>
                <w:rStyle w:val="23"/>
                <w:color w:val="000000" w:themeColor="text1"/>
                <w:rPrChange w:id="26234" w:author="梁元" w:date="2019-05-14T19:51:36Z">
                  <w:rPr>
                    <w:rStyle w:val="23"/>
                  </w:rPr>
                </w:rPrChange>
                <w14:textFill>
                  <w14:solidFill>
                    <w14:schemeClr w14:val="tx1"/>
                  </w14:solidFill>
                </w14:textFill>
              </w:rPr>
              <w:t>todos(</w:t>
            </w:r>
          </w:ins>
          <w:ins w:id="26236" w:author="冷雪凝" w:date="2019-05-14T19:30:07Z">
            <w:r>
              <w:rPr>
                <w:rStyle w:val="19"/>
                <w:color w:val="000000" w:themeColor="text1"/>
                <w:rPrChange w:id="26237" w:author="梁元" w:date="2019-05-14T19:51:36Z">
                  <w:rPr>
                    <w:rStyle w:val="19"/>
                  </w:rPr>
                </w:rPrChange>
                <w14:textFill>
                  <w14:solidFill>
                    <w14:schemeClr w14:val="tx1"/>
                  </w14:solidFill>
                </w14:textFill>
              </w:rPr>
              <w:t xml:space="preserve">state </w:t>
            </w:r>
          </w:ins>
          <w:ins w:id="26239" w:author="冷雪凝" w:date="2019-05-14T19:30:07Z">
            <w:r>
              <w:rPr>
                <w:rStyle w:val="23"/>
                <w:color w:val="000000" w:themeColor="text1"/>
                <w:rPrChange w:id="26240" w:author="梁元" w:date="2019-05-14T19:51:36Z">
                  <w:rPr>
                    <w:rStyle w:val="23"/>
                  </w:rPr>
                </w:rPrChange>
                <w14:textFill>
                  <w14:solidFill>
                    <w14:schemeClr w14:val="tx1"/>
                  </w14:solidFill>
                </w14:textFill>
              </w:rPr>
              <w:t>=</w:t>
            </w:r>
          </w:ins>
          <w:ins w:id="26242" w:author="冷雪凝" w:date="2019-05-14T19:30:07Z">
            <w:r>
              <w:rPr>
                <w:rStyle w:val="19"/>
                <w:color w:val="000000" w:themeColor="text1"/>
                <w:rPrChange w:id="26243" w:author="梁元" w:date="2019-05-14T19:51:36Z">
                  <w:rPr>
                    <w:rStyle w:val="19"/>
                  </w:rPr>
                </w:rPrChange>
                <w14:textFill>
                  <w14:solidFill>
                    <w14:schemeClr w14:val="tx1"/>
                  </w14:solidFill>
                </w14:textFill>
              </w:rPr>
              <w:t xml:space="preserve"> </w:t>
            </w:r>
          </w:ins>
          <w:ins w:id="26245" w:author="冷雪凝" w:date="2019-05-14T19:30:07Z">
            <w:r>
              <w:rPr>
                <w:rStyle w:val="23"/>
                <w:color w:val="000000" w:themeColor="text1"/>
                <w:rPrChange w:id="26246" w:author="梁元" w:date="2019-05-14T19:51:36Z">
                  <w:rPr>
                    <w:rStyle w:val="23"/>
                  </w:rPr>
                </w:rPrChange>
                <w14:textFill>
                  <w14:solidFill>
                    <w14:schemeClr w14:val="tx1"/>
                  </w14:solidFill>
                </w14:textFill>
              </w:rPr>
              <w:t>[],</w:t>
            </w:r>
          </w:ins>
          <w:ins w:id="26248" w:author="冷雪凝" w:date="2019-05-14T19:30:07Z">
            <w:r>
              <w:rPr>
                <w:rStyle w:val="19"/>
                <w:color w:val="000000" w:themeColor="text1"/>
                <w:rPrChange w:id="26249" w:author="梁元" w:date="2019-05-14T19:51:36Z">
                  <w:rPr>
                    <w:rStyle w:val="19"/>
                  </w:rPr>
                </w:rPrChange>
                <w14:textFill>
                  <w14:solidFill>
                    <w14:schemeClr w14:val="tx1"/>
                  </w14:solidFill>
                </w14:textFill>
              </w:rPr>
              <w:t xml:space="preserve"> action</w:t>
            </w:r>
          </w:ins>
          <w:ins w:id="26251" w:author="冷雪凝" w:date="2019-05-14T19:30:07Z">
            <w:r>
              <w:rPr>
                <w:rStyle w:val="23"/>
                <w:color w:val="000000" w:themeColor="text1"/>
                <w:rPrChange w:id="26252" w:author="梁元" w:date="2019-05-14T19:51:36Z">
                  <w:rPr>
                    <w:rStyle w:val="23"/>
                  </w:rPr>
                </w:rPrChange>
                <w14:textFill>
                  <w14:solidFill>
                    <w14:schemeClr w14:val="tx1"/>
                  </w14:solidFill>
                </w14:textFill>
              </w:rPr>
              <w:t>)</w:t>
            </w:r>
          </w:ins>
          <w:ins w:id="26254" w:author="冷雪凝" w:date="2019-05-14T19:30:07Z">
            <w:r>
              <w:rPr>
                <w:rStyle w:val="19"/>
                <w:color w:val="000000" w:themeColor="text1"/>
                <w:rPrChange w:id="26255" w:author="梁元" w:date="2019-05-14T19:51:36Z">
                  <w:rPr>
                    <w:rStyle w:val="19"/>
                  </w:rPr>
                </w:rPrChange>
                <w14:textFill>
                  <w14:solidFill>
                    <w14:schemeClr w14:val="tx1"/>
                  </w14:solidFill>
                </w14:textFill>
              </w:rPr>
              <w:t xml:space="preserve"> </w:t>
            </w:r>
          </w:ins>
          <w:ins w:id="26257" w:author="冷雪凝" w:date="2019-05-14T19:30:07Z">
            <w:r>
              <w:rPr>
                <w:rStyle w:val="23"/>
                <w:color w:val="000000" w:themeColor="text1"/>
                <w:rPrChange w:id="26258" w:author="梁元" w:date="2019-05-14T19:51:36Z">
                  <w:rPr>
                    <w:rStyle w:val="23"/>
                  </w:rPr>
                </w:rPrChange>
                <w14:textFill>
                  <w14:solidFill>
                    <w14:schemeClr w14:val="tx1"/>
                  </w14:solidFill>
                </w14:textFill>
              </w:rPr>
              <w:t>{</w:t>
            </w:r>
          </w:ins>
        </w:p>
        <w:p>
          <w:pPr>
            <w:pStyle w:val="10"/>
            <w:ind w:firstLine="400" w:firstLineChars="200"/>
            <w:rPr>
              <w:ins w:id="26260" w:author="冷雪凝" w:date="2019-05-14T19:30:07Z"/>
              <w:rStyle w:val="19"/>
              <w:color w:val="000000" w:themeColor="text1"/>
              <w:rPrChange w:id="26261" w:author="梁元" w:date="2019-05-14T19:51:36Z">
                <w:rPr>
                  <w:ins w:id="26262" w:author="冷雪凝" w:date="2019-05-14T19:30:07Z"/>
                  <w:rStyle w:val="19"/>
                </w:rPr>
              </w:rPrChange>
              <w14:textFill>
                <w14:solidFill>
                  <w14:schemeClr w14:val="tx1"/>
                </w14:solidFill>
              </w14:textFill>
            </w:rPr>
          </w:pPr>
          <w:ins w:id="26263" w:author="冷雪凝" w:date="2019-05-14T19:30:07Z">
            <w:r>
              <w:rPr>
                <w:rStyle w:val="19"/>
                <w:color w:val="000000" w:themeColor="text1"/>
                <w:rPrChange w:id="26264" w:author="梁元" w:date="2019-05-14T19:51:36Z">
                  <w:rPr>
                    <w:rStyle w:val="19"/>
                  </w:rPr>
                </w:rPrChange>
                <w14:textFill>
                  <w14:solidFill>
                    <w14:schemeClr w14:val="tx1"/>
                  </w14:solidFill>
                </w14:textFill>
              </w:rPr>
              <w:t xml:space="preserve">  </w:t>
            </w:r>
          </w:ins>
          <w:ins w:id="26266" w:author="冷雪凝" w:date="2019-05-14T19:30:07Z">
            <w:r>
              <w:rPr>
                <w:rStyle w:val="23"/>
                <w:color w:val="000000" w:themeColor="text1"/>
                <w:rPrChange w:id="26267" w:author="梁元" w:date="2019-05-14T19:51:36Z">
                  <w:rPr>
                    <w:rStyle w:val="23"/>
                  </w:rPr>
                </w:rPrChange>
                <w14:textFill>
                  <w14:solidFill>
                    <w14:schemeClr w14:val="tx1"/>
                  </w14:solidFill>
                </w14:textFill>
              </w:rPr>
              <w:t>switch</w:t>
            </w:r>
          </w:ins>
          <w:ins w:id="26269" w:author="冷雪凝" w:date="2019-05-14T19:30:07Z">
            <w:r>
              <w:rPr>
                <w:rStyle w:val="19"/>
                <w:color w:val="000000" w:themeColor="text1"/>
                <w:rPrChange w:id="26270" w:author="梁元" w:date="2019-05-14T19:51:36Z">
                  <w:rPr>
                    <w:rStyle w:val="19"/>
                  </w:rPr>
                </w:rPrChange>
                <w14:textFill>
                  <w14:solidFill>
                    <w14:schemeClr w14:val="tx1"/>
                  </w14:solidFill>
                </w14:textFill>
              </w:rPr>
              <w:t xml:space="preserve"> </w:t>
            </w:r>
          </w:ins>
          <w:ins w:id="26272" w:author="冷雪凝" w:date="2019-05-14T19:30:07Z">
            <w:r>
              <w:rPr>
                <w:rStyle w:val="23"/>
                <w:color w:val="000000" w:themeColor="text1"/>
                <w:rPrChange w:id="26273" w:author="梁元" w:date="2019-05-14T19:51:36Z">
                  <w:rPr>
                    <w:rStyle w:val="23"/>
                  </w:rPr>
                </w:rPrChange>
                <w14:textFill>
                  <w14:solidFill>
                    <w14:schemeClr w14:val="tx1"/>
                  </w14:solidFill>
                </w14:textFill>
              </w:rPr>
              <w:t>(</w:t>
            </w:r>
          </w:ins>
          <w:ins w:id="26275" w:author="冷雪凝" w:date="2019-05-14T19:30:07Z">
            <w:r>
              <w:rPr>
                <w:rStyle w:val="19"/>
                <w:color w:val="000000" w:themeColor="text1"/>
                <w:rPrChange w:id="26276" w:author="梁元" w:date="2019-05-14T19:51:36Z">
                  <w:rPr>
                    <w:rStyle w:val="19"/>
                  </w:rPr>
                </w:rPrChange>
                <w14:textFill>
                  <w14:solidFill>
                    <w14:schemeClr w14:val="tx1"/>
                  </w14:solidFill>
                </w14:textFill>
              </w:rPr>
              <w:t>action</w:t>
            </w:r>
          </w:ins>
          <w:ins w:id="26278" w:author="冷雪凝" w:date="2019-05-14T19:30:07Z">
            <w:r>
              <w:rPr>
                <w:rStyle w:val="23"/>
                <w:color w:val="000000" w:themeColor="text1"/>
                <w:rPrChange w:id="26279" w:author="梁元" w:date="2019-05-14T19:51:36Z">
                  <w:rPr>
                    <w:rStyle w:val="23"/>
                  </w:rPr>
                </w:rPrChange>
                <w14:textFill>
                  <w14:solidFill>
                    <w14:schemeClr w14:val="tx1"/>
                  </w14:solidFill>
                </w14:textFill>
              </w:rPr>
              <w:t>.</w:t>
            </w:r>
          </w:ins>
          <w:ins w:id="26281" w:author="冷雪凝" w:date="2019-05-14T19:30:07Z">
            <w:r>
              <w:rPr>
                <w:rStyle w:val="19"/>
                <w:color w:val="000000" w:themeColor="text1"/>
                <w:rPrChange w:id="26282" w:author="梁元" w:date="2019-05-14T19:51:36Z">
                  <w:rPr>
                    <w:rStyle w:val="19"/>
                  </w:rPr>
                </w:rPrChange>
                <w14:textFill>
                  <w14:solidFill>
                    <w14:schemeClr w14:val="tx1"/>
                  </w14:solidFill>
                </w14:textFill>
              </w:rPr>
              <w:t>type</w:t>
            </w:r>
          </w:ins>
          <w:ins w:id="26284" w:author="冷雪凝" w:date="2019-05-14T19:30:07Z">
            <w:r>
              <w:rPr>
                <w:rStyle w:val="23"/>
                <w:color w:val="000000" w:themeColor="text1"/>
                <w:rPrChange w:id="26285" w:author="梁元" w:date="2019-05-14T19:51:36Z">
                  <w:rPr>
                    <w:rStyle w:val="23"/>
                  </w:rPr>
                </w:rPrChange>
                <w14:textFill>
                  <w14:solidFill>
                    <w14:schemeClr w14:val="tx1"/>
                  </w14:solidFill>
                </w14:textFill>
              </w:rPr>
              <w:t>)</w:t>
            </w:r>
          </w:ins>
          <w:ins w:id="26287" w:author="冷雪凝" w:date="2019-05-14T19:30:07Z">
            <w:r>
              <w:rPr>
                <w:rStyle w:val="19"/>
                <w:color w:val="000000" w:themeColor="text1"/>
                <w:rPrChange w:id="26288" w:author="梁元" w:date="2019-05-14T19:51:36Z">
                  <w:rPr>
                    <w:rStyle w:val="19"/>
                  </w:rPr>
                </w:rPrChange>
                <w14:textFill>
                  <w14:solidFill>
                    <w14:schemeClr w14:val="tx1"/>
                  </w14:solidFill>
                </w14:textFill>
              </w:rPr>
              <w:t xml:space="preserve"> </w:t>
            </w:r>
          </w:ins>
          <w:ins w:id="26290" w:author="冷雪凝" w:date="2019-05-14T19:30:07Z">
            <w:r>
              <w:rPr>
                <w:rStyle w:val="23"/>
                <w:color w:val="000000" w:themeColor="text1"/>
                <w:rPrChange w:id="26291" w:author="梁元" w:date="2019-05-14T19:51:36Z">
                  <w:rPr>
                    <w:rStyle w:val="23"/>
                  </w:rPr>
                </w:rPrChange>
                <w14:textFill>
                  <w14:solidFill>
                    <w14:schemeClr w14:val="tx1"/>
                  </w14:solidFill>
                </w14:textFill>
              </w:rPr>
              <w:t>{</w:t>
            </w:r>
          </w:ins>
        </w:p>
        <w:p>
          <w:pPr>
            <w:pStyle w:val="10"/>
            <w:ind w:firstLine="400" w:firstLineChars="200"/>
            <w:rPr>
              <w:ins w:id="26293" w:author="冷雪凝" w:date="2019-05-14T19:30:07Z"/>
              <w:rStyle w:val="19"/>
              <w:color w:val="000000" w:themeColor="text1"/>
              <w:rPrChange w:id="26294" w:author="梁元" w:date="2019-05-14T19:51:36Z">
                <w:rPr>
                  <w:ins w:id="26295" w:author="冷雪凝" w:date="2019-05-14T19:30:07Z"/>
                  <w:rStyle w:val="19"/>
                </w:rPr>
              </w:rPrChange>
              <w14:textFill>
                <w14:solidFill>
                  <w14:schemeClr w14:val="tx1"/>
                </w14:solidFill>
              </w14:textFill>
            </w:rPr>
          </w:pPr>
          <w:ins w:id="26296" w:author="冷雪凝" w:date="2019-05-14T19:30:07Z">
            <w:r>
              <w:rPr>
                <w:rStyle w:val="19"/>
                <w:color w:val="000000" w:themeColor="text1"/>
                <w:rPrChange w:id="26297" w:author="梁元" w:date="2019-05-14T19:51:36Z">
                  <w:rPr>
                    <w:rStyle w:val="19"/>
                  </w:rPr>
                </w:rPrChange>
                <w14:textFill>
                  <w14:solidFill>
                    <w14:schemeClr w14:val="tx1"/>
                  </w14:solidFill>
                </w14:textFill>
              </w:rPr>
              <w:t xml:space="preserve">    </w:t>
            </w:r>
          </w:ins>
          <w:ins w:id="26299" w:author="冷雪凝" w:date="2019-05-14T19:30:07Z">
            <w:r>
              <w:rPr>
                <w:rStyle w:val="23"/>
                <w:color w:val="000000" w:themeColor="text1"/>
                <w:rPrChange w:id="26300" w:author="梁元" w:date="2019-05-14T19:51:36Z">
                  <w:rPr>
                    <w:rStyle w:val="23"/>
                  </w:rPr>
                </w:rPrChange>
                <w14:textFill>
                  <w14:solidFill>
                    <w14:schemeClr w14:val="tx1"/>
                  </w14:solidFill>
                </w14:textFill>
              </w:rPr>
              <w:t>case</w:t>
            </w:r>
          </w:ins>
          <w:ins w:id="26302" w:author="冷雪凝" w:date="2019-05-14T19:30:07Z">
            <w:r>
              <w:rPr>
                <w:rStyle w:val="19"/>
                <w:color w:val="000000" w:themeColor="text1"/>
                <w:rPrChange w:id="26303" w:author="梁元" w:date="2019-05-14T19:51:36Z">
                  <w:rPr>
                    <w:rStyle w:val="19"/>
                  </w:rPr>
                </w:rPrChange>
                <w14:textFill>
                  <w14:solidFill>
                    <w14:schemeClr w14:val="tx1"/>
                  </w14:solidFill>
                </w14:textFill>
              </w:rPr>
              <w:t xml:space="preserve"> </w:t>
            </w:r>
          </w:ins>
          <w:ins w:id="26305" w:author="冷雪凝" w:date="2019-05-14T19:30:07Z">
            <w:r>
              <w:rPr>
                <w:rStyle w:val="23"/>
                <w:color w:val="000000" w:themeColor="text1"/>
                <w:rPrChange w:id="26306" w:author="梁元" w:date="2019-05-14T19:51:36Z">
                  <w:rPr>
                    <w:rStyle w:val="23"/>
                  </w:rPr>
                </w:rPrChange>
                <w14:textFill>
                  <w14:solidFill>
                    <w14:schemeClr w14:val="tx1"/>
                  </w14:solidFill>
                </w14:textFill>
              </w:rPr>
              <w:t>'ADD_TODO':</w:t>
            </w:r>
          </w:ins>
        </w:p>
        <w:p>
          <w:pPr>
            <w:pStyle w:val="10"/>
            <w:ind w:firstLine="400" w:firstLineChars="200"/>
            <w:rPr>
              <w:ins w:id="26308" w:author="冷雪凝" w:date="2019-05-14T19:30:07Z"/>
              <w:rStyle w:val="19"/>
              <w:color w:val="000000" w:themeColor="text1"/>
              <w:rPrChange w:id="26309" w:author="梁元" w:date="2019-05-14T19:51:36Z">
                <w:rPr>
                  <w:ins w:id="26310" w:author="冷雪凝" w:date="2019-05-14T19:30:07Z"/>
                  <w:rStyle w:val="19"/>
                </w:rPr>
              </w:rPrChange>
              <w14:textFill>
                <w14:solidFill>
                  <w14:schemeClr w14:val="tx1"/>
                </w14:solidFill>
              </w14:textFill>
            </w:rPr>
          </w:pPr>
          <w:ins w:id="26311" w:author="冷雪凝" w:date="2019-05-14T19:30:07Z">
            <w:r>
              <w:rPr>
                <w:rStyle w:val="19"/>
                <w:color w:val="000000" w:themeColor="text1"/>
                <w:rPrChange w:id="26312" w:author="梁元" w:date="2019-05-14T19:51:36Z">
                  <w:rPr>
                    <w:rStyle w:val="19"/>
                  </w:rPr>
                </w:rPrChange>
                <w14:textFill>
                  <w14:solidFill>
                    <w14:schemeClr w14:val="tx1"/>
                  </w14:solidFill>
                </w14:textFill>
              </w:rPr>
              <w:t xml:space="preserve">      </w:t>
            </w:r>
          </w:ins>
          <w:ins w:id="26314" w:author="冷雪凝" w:date="2019-05-14T19:30:07Z">
            <w:r>
              <w:rPr>
                <w:rStyle w:val="23"/>
                <w:color w:val="000000" w:themeColor="text1"/>
                <w:rPrChange w:id="26315" w:author="梁元" w:date="2019-05-14T19:51:36Z">
                  <w:rPr>
                    <w:rStyle w:val="23"/>
                  </w:rPr>
                </w:rPrChange>
                <w14:textFill>
                  <w14:solidFill>
                    <w14:schemeClr w14:val="tx1"/>
                  </w14:solidFill>
                </w14:textFill>
              </w:rPr>
              <w:t>return</w:t>
            </w:r>
          </w:ins>
          <w:ins w:id="26317" w:author="冷雪凝" w:date="2019-05-14T19:30:07Z">
            <w:r>
              <w:rPr>
                <w:rStyle w:val="19"/>
                <w:color w:val="000000" w:themeColor="text1"/>
                <w:rPrChange w:id="26318" w:author="梁元" w:date="2019-05-14T19:51:36Z">
                  <w:rPr>
                    <w:rStyle w:val="19"/>
                  </w:rPr>
                </w:rPrChange>
                <w14:textFill>
                  <w14:solidFill>
                    <w14:schemeClr w14:val="tx1"/>
                  </w14:solidFill>
                </w14:textFill>
              </w:rPr>
              <w:t xml:space="preserve"> </w:t>
            </w:r>
          </w:ins>
          <w:ins w:id="26320" w:author="冷雪凝" w:date="2019-05-14T19:30:07Z">
            <w:r>
              <w:rPr>
                <w:rStyle w:val="23"/>
                <w:color w:val="000000" w:themeColor="text1"/>
                <w:rPrChange w:id="26321" w:author="梁元" w:date="2019-05-14T19:51:36Z">
                  <w:rPr>
                    <w:rStyle w:val="23"/>
                  </w:rPr>
                </w:rPrChange>
                <w14:textFill>
                  <w14:solidFill>
                    <w14:schemeClr w14:val="tx1"/>
                  </w14:solidFill>
                </w14:textFill>
              </w:rPr>
              <w:t>[</w:t>
            </w:r>
          </w:ins>
        </w:p>
        <w:p>
          <w:pPr>
            <w:pStyle w:val="10"/>
            <w:ind w:firstLine="400" w:firstLineChars="200"/>
            <w:rPr>
              <w:ins w:id="26323" w:author="冷雪凝" w:date="2019-05-14T19:30:07Z"/>
              <w:rStyle w:val="19"/>
              <w:color w:val="000000" w:themeColor="text1"/>
              <w:rPrChange w:id="26324" w:author="梁元" w:date="2019-05-14T19:51:36Z">
                <w:rPr>
                  <w:ins w:id="26325" w:author="冷雪凝" w:date="2019-05-14T19:30:07Z"/>
                  <w:rStyle w:val="19"/>
                </w:rPr>
              </w:rPrChange>
              <w14:textFill>
                <w14:solidFill>
                  <w14:schemeClr w14:val="tx1"/>
                </w14:solidFill>
              </w14:textFill>
            </w:rPr>
          </w:pPr>
          <w:ins w:id="26326" w:author="冷雪凝" w:date="2019-05-14T19:30:07Z">
            <w:r>
              <w:rPr>
                <w:rStyle w:val="19"/>
                <w:color w:val="000000" w:themeColor="text1"/>
                <w:rPrChange w:id="26327" w:author="梁元" w:date="2019-05-14T19:51:36Z">
                  <w:rPr>
                    <w:rStyle w:val="19"/>
                  </w:rPr>
                </w:rPrChange>
                <w14:textFill>
                  <w14:solidFill>
                    <w14:schemeClr w14:val="tx1"/>
                  </w14:solidFill>
                </w14:textFill>
              </w:rPr>
              <w:t xml:space="preserve">        </w:t>
            </w:r>
          </w:ins>
          <w:ins w:id="26329" w:author="冷雪凝" w:date="2019-05-14T19:30:07Z">
            <w:r>
              <w:rPr>
                <w:rStyle w:val="23"/>
                <w:color w:val="000000" w:themeColor="text1"/>
                <w:rPrChange w:id="26330" w:author="梁元" w:date="2019-05-14T19:51:36Z">
                  <w:rPr>
                    <w:rStyle w:val="23"/>
                  </w:rPr>
                </w:rPrChange>
                <w14:textFill>
                  <w14:solidFill>
                    <w14:schemeClr w14:val="tx1"/>
                  </w14:solidFill>
                </w14:textFill>
              </w:rPr>
              <w:t>...</w:t>
            </w:r>
          </w:ins>
          <w:ins w:id="26332" w:author="冷雪凝" w:date="2019-05-14T19:30:07Z">
            <w:r>
              <w:rPr>
                <w:rStyle w:val="19"/>
                <w:color w:val="000000" w:themeColor="text1"/>
                <w:rPrChange w:id="26333" w:author="梁元" w:date="2019-05-14T19:51:36Z">
                  <w:rPr>
                    <w:rStyle w:val="19"/>
                  </w:rPr>
                </w:rPrChange>
                <w14:textFill>
                  <w14:solidFill>
                    <w14:schemeClr w14:val="tx1"/>
                  </w14:solidFill>
                </w14:textFill>
              </w:rPr>
              <w:t>state</w:t>
            </w:r>
          </w:ins>
          <w:ins w:id="26335" w:author="冷雪凝" w:date="2019-05-14T19:30:07Z">
            <w:r>
              <w:rPr>
                <w:rStyle w:val="23"/>
                <w:color w:val="000000" w:themeColor="text1"/>
                <w:rPrChange w:id="26336" w:author="梁元" w:date="2019-05-14T19:51:36Z">
                  <w:rPr>
                    <w:rStyle w:val="23"/>
                  </w:rPr>
                </w:rPrChange>
                <w14:textFill>
                  <w14:solidFill>
                    <w14:schemeClr w14:val="tx1"/>
                  </w14:solidFill>
                </w14:textFill>
              </w:rPr>
              <w:t>,</w:t>
            </w:r>
          </w:ins>
        </w:p>
        <w:p>
          <w:pPr>
            <w:pStyle w:val="10"/>
            <w:ind w:firstLine="400" w:firstLineChars="200"/>
            <w:rPr>
              <w:ins w:id="26338" w:author="冷雪凝" w:date="2019-05-14T19:30:07Z"/>
              <w:rStyle w:val="19"/>
              <w:color w:val="000000" w:themeColor="text1"/>
              <w:rPrChange w:id="26339" w:author="梁元" w:date="2019-05-14T19:51:36Z">
                <w:rPr>
                  <w:ins w:id="26340" w:author="冷雪凝" w:date="2019-05-14T19:30:07Z"/>
                  <w:rStyle w:val="19"/>
                </w:rPr>
              </w:rPrChange>
              <w14:textFill>
                <w14:solidFill>
                  <w14:schemeClr w14:val="tx1"/>
                </w14:solidFill>
              </w14:textFill>
            </w:rPr>
          </w:pPr>
          <w:ins w:id="26341" w:author="冷雪凝" w:date="2019-05-14T19:30:07Z">
            <w:r>
              <w:rPr>
                <w:rStyle w:val="19"/>
                <w:color w:val="000000" w:themeColor="text1"/>
                <w:rPrChange w:id="26342" w:author="梁元" w:date="2019-05-14T19:51:36Z">
                  <w:rPr>
                    <w:rStyle w:val="19"/>
                  </w:rPr>
                </w:rPrChange>
                <w14:textFill>
                  <w14:solidFill>
                    <w14:schemeClr w14:val="tx1"/>
                  </w14:solidFill>
                </w14:textFill>
              </w:rPr>
              <w:t xml:space="preserve">        </w:t>
            </w:r>
          </w:ins>
          <w:ins w:id="26344" w:author="冷雪凝" w:date="2019-05-14T19:30:07Z">
            <w:r>
              <w:rPr>
                <w:rStyle w:val="23"/>
                <w:color w:val="000000" w:themeColor="text1"/>
                <w:rPrChange w:id="26345" w:author="梁元" w:date="2019-05-14T19:51:36Z">
                  <w:rPr>
                    <w:rStyle w:val="23"/>
                  </w:rPr>
                </w:rPrChange>
                <w14:textFill>
                  <w14:solidFill>
                    <w14:schemeClr w14:val="tx1"/>
                  </w14:solidFill>
                </w14:textFill>
              </w:rPr>
              <w:t>{</w:t>
            </w:r>
          </w:ins>
        </w:p>
        <w:p>
          <w:pPr>
            <w:pStyle w:val="10"/>
            <w:ind w:firstLine="400" w:firstLineChars="200"/>
            <w:rPr>
              <w:ins w:id="26347" w:author="冷雪凝" w:date="2019-05-14T19:30:07Z"/>
              <w:rStyle w:val="19"/>
              <w:color w:val="000000" w:themeColor="text1"/>
              <w:rPrChange w:id="26348" w:author="梁元" w:date="2019-05-14T19:51:36Z">
                <w:rPr>
                  <w:ins w:id="26349" w:author="冷雪凝" w:date="2019-05-14T19:30:07Z"/>
                  <w:rStyle w:val="19"/>
                </w:rPr>
              </w:rPrChange>
              <w14:textFill>
                <w14:solidFill>
                  <w14:schemeClr w14:val="tx1"/>
                </w14:solidFill>
              </w14:textFill>
            </w:rPr>
          </w:pPr>
          <w:ins w:id="26350" w:author="冷雪凝" w:date="2019-05-14T19:30:07Z">
            <w:r>
              <w:rPr>
                <w:rStyle w:val="19"/>
                <w:color w:val="000000" w:themeColor="text1"/>
                <w:rPrChange w:id="26351" w:author="梁元" w:date="2019-05-14T19:51:36Z">
                  <w:rPr>
                    <w:rStyle w:val="19"/>
                  </w:rPr>
                </w:rPrChange>
                <w14:textFill>
                  <w14:solidFill>
                    <w14:schemeClr w14:val="tx1"/>
                  </w14:solidFill>
                </w14:textFill>
              </w:rPr>
              <w:t xml:space="preserve">          text</w:t>
            </w:r>
          </w:ins>
          <w:ins w:id="26353" w:author="冷雪凝" w:date="2019-05-14T19:30:07Z">
            <w:r>
              <w:rPr>
                <w:rStyle w:val="23"/>
                <w:color w:val="000000" w:themeColor="text1"/>
                <w:rPrChange w:id="26354" w:author="梁元" w:date="2019-05-14T19:51:36Z">
                  <w:rPr>
                    <w:rStyle w:val="23"/>
                  </w:rPr>
                </w:rPrChange>
                <w14:textFill>
                  <w14:solidFill>
                    <w14:schemeClr w14:val="tx1"/>
                  </w14:solidFill>
                </w14:textFill>
              </w:rPr>
              <w:t>:</w:t>
            </w:r>
          </w:ins>
          <w:ins w:id="26356" w:author="冷雪凝" w:date="2019-05-14T19:30:07Z">
            <w:r>
              <w:rPr>
                <w:rStyle w:val="19"/>
                <w:color w:val="000000" w:themeColor="text1"/>
                <w:rPrChange w:id="26357" w:author="梁元" w:date="2019-05-14T19:51:36Z">
                  <w:rPr>
                    <w:rStyle w:val="19"/>
                  </w:rPr>
                </w:rPrChange>
                <w14:textFill>
                  <w14:solidFill>
                    <w14:schemeClr w14:val="tx1"/>
                  </w14:solidFill>
                </w14:textFill>
              </w:rPr>
              <w:t xml:space="preserve"> action</w:t>
            </w:r>
          </w:ins>
          <w:ins w:id="26359" w:author="冷雪凝" w:date="2019-05-14T19:30:07Z">
            <w:r>
              <w:rPr>
                <w:rStyle w:val="23"/>
                <w:color w:val="000000" w:themeColor="text1"/>
                <w:rPrChange w:id="26360" w:author="梁元" w:date="2019-05-14T19:51:36Z">
                  <w:rPr>
                    <w:rStyle w:val="23"/>
                  </w:rPr>
                </w:rPrChange>
                <w14:textFill>
                  <w14:solidFill>
                    <w14:schemeClr w14:val="tx1"/>
                  </w14:solidFill>
                </w14:textFill>
              </w:rPr>
              <w:t>.</w:t>
            </w:r>
          </w:ins>
          <w:ins w:id="26362" w:author="冷雪凝" w:date="2019-05-14T19:30:07Z">
            <w:r>
              <w:rPr>
                <w:rStyle w:val="19"/>
                <w:color w:val="000000" w:themeColor="text1"/>
                <w:rPrChange w:id="26363" w:author="梁元" w:date="2019-05-14T19:51:36Z">
                  <w:rPr>
                    <w:rStyle w:val="19"/>
                  </w:rPr>
                </w:rPrChange>
                <w14:textFill>
                  <w14:solidFill>
                    <w14:schemeClr w14:val="tx1"/>
                  </w14:solidFill>
                </w14:textFill>
              </w:rPr>
              <w:t>text</w:t>
            </w:r>
          </w:ins>
          <w:ins w:id="26365" w:author="冷雪凝" w:date="2019-05-14T19:30:07Z">
            <w:r>
              <w:rPr>
                <w:rStyle w:val="23"/>
                <w:color w:val="000000" w:themeColor="text1"/>
                <w:rPrChange w:id="26366" w:author="梁元" w:date="2019-05-14T19:51:36Z">
                  <w:rPr>
                    <w:rStyle w:val="23"/>
                  </w:rPr>
                </w:rPrChange>
                <w14:textFill>
                  <w14:solidFill>
                    <w14:schemeClr w14:val="tx1"/>
                  </w14:solidFill>
                </w14:textFill>
              </w:rPr>
              <w:t>,</w:t>
            </w:r>
          </w:ins>
        </w:p>
        <w:p>
          <w:pPr>
            <w:pStyle w:val="10"/>
            <w:ind w:firstLine="400" w:firstLineChars="200"/>
            <w:rPr>
              <w:ins w:id="26368" w:author="冷雪凝" w:date="2019-05-14T19:30:07Z"/>
              <w:rStyle w:val="19"/>
              <w:color w:val="000000" w:themeColor="text1"/>
              <w:rPrChange w:id="26369" w:author="梁元" w:date="2019-05-14T19:51:36Z">
                <w:rPr>
                  <w:ins w:id="26370" w:author="冷雪凝" w:date="2019-05-14T19:30:07Z"/>
                  <w:rStyle w:val="19"/>
                </w:rPr>
              </w:rPrChange>
              <w14:textFill>
                <w14:solidFill>
                  <w14:schemeClr w14:val="tx1"/>
                </w14:solidFill>
              </w14:textFill>
            </w:rPr>
          </w:pPr>
          <w:ins w:id="26371" w:author="冷雪凝" w:date="2019-05-14T19:30:07Z">
            <w:r>
              <w:rPr>
                <w:rStyle w:val="19"/>
                <w:color w:val="000000" w:themeColor="text1"/>
                <w:rPrChange w:id="26372" w:author="梁元" w:date="2019-05-14T19:51:36Z">
                  <w:rPr>
                    <w:rStyle w:val="19"/>
                  </w:rPr>
                </w:rPrChange>
                <w14:textFill>
                  <w14:solidFill>
                    <w14:schemeClr w14:val="tx1"/>
                  </w14:solidFill>
                </w14:textFill>
              </w:rPr>
              <w:t xml:space="preserve">          completed</w:t>
            </w:r>
          </w:ins>
          <w:ins w:id="26374" w:author="冷雪凝" w:date="2019-05-14T19:30:07Z">
            <w:r>
              <w:rPr>
                <w:rStyle w:val="23"/>
                <w:color w:val="000000" w:themeColor="text1"/>
                <w:rPrChange w:id="26375" w:author="梁元" w:date="2019-05-14T19:51:36Z">
                  <w:rPr>
                    <w:rStyle w:val="23"/>
                  </w:rPr>
                </w:rPrChange>
                <w14:textFill>
                  <w14:solidFill>
                    <w14:schemeClr w14:val="tx1"/>
                  </w14:solidFill>
                </w14:textFill>
              </w:rPr>
              <w:t>:</w:t>
            </w:r>
          </w:ins>
          <w:ins w:id="26377" w:author="冷雪凝" w:date="2019-05-14T19:30:07Z">
            <w:r>
              <w:rPr>
                <w:rStyle w:val="19"/>
                <w:color w:val="000000" w:themeColor="text1"/>
                <w:rPrChange w:id="26378" w:author="梁元" w:date="2019-05-14T19:51:36Z">
                  <w:rPr>
                    <w:rStyle w:val="19"/>
                  </w:rPr>
                </w:rPrChange>
                <w14:textFill>
                  <w14:solidFill>
                    <w14:schemeClr w14:val="tx1"/>
                  </w14:solidFill>
                </w14:textFill>
              </w:rPr>
              <w:t xml:space="preserve"> </w:t>
            </w:r>
          </w:ins>
          <w:ins w:id="26380" w:author="冷雪凝" w:date="2019-05-14T19:30:07Z">
            <w:r>
              <w:rPr>
                <w:rStyle w:val="23"/>
                <w:color w:val="000000" w:themeColor="text1"/>
                <w:rPrChange w:id="26381" w:author="梁元" w:date="2019-05-14T19:51:36Z">
                  <w:rPr>
                    <w:rStyle w:val="23"/>
                  </w:rPr>
                </w:rPrChange>
                <w14:textFill>
                  <w14:solidFill>
                    <w14:schemeClr w14:val="tx1"/>
                  </w14:solidFill>
                </w14:textFill>
              </w:rPr>
              <w:t>false</w:t>
            </w:r>
          </w:ins>
        </w:p>
        <w:p>
          <w:pPr>
            <w:pStyle w:val="10"/>
            <w:ind w:firstLine="400" w:firstLineChars="200"/>
            <w:rPr>
              <w:ins w:id="26383" w:author="冷雪凝" w:date="2019-05-14T19:30:07Z"/>
              <w:rStyle w:val="19"/>
              <w:color w:val="000000" w:themeColor="text1"/>
              <w:rPrChange w:id="26384" w:author="梁元" w:date="2019-05-14T19:51:36Z">
                <w:rPr>
                  <w:ins w:id="26385" w:author="冷雪凝" w:date="2019-05-14T19:30:07Z"/>
                  <w:rStyle w:val="19"/>
                </w:rPr>
              </w:rPrChange>
              <w14:textFill>
                <w14:solidFill>
                  <w14:schemeClr w14:val="tx1"/>
                </w14:solidFill>
              </w14:textFill>
            </w:rPr>
          </w:pPr>
          <w:ins w:id="26386" w:author="冷雪凝" w:date="2019-05-14T19:30:07Z">
            <w:r>
              <w:rPr>
                <w:rStyle w:val="19"/>
                <w:color w:val="000000" w:themeColor="text1"/>
                <w:rPrChange w:id="26387" w:author="梁元" w:date="2019-05-14T19:51:36Z">
                  <w:rPr>
                    <w:rStyle w:val="19"/>
                  </w:rPr>
                </w:rPrChange>
                <w14:textFill>
                  <w14:solidFill>
                    <w14:schemeClr w14:val="tx1"/>
                  </w14:solidFill>
                </w14:textFill>
              </w:rPr>
              <w:t xml:space="preserve">        </w:t>
            </w:r>
          </w:ins>
          <w:ins w:id="26389" w:author="冷雪凝" w:date="2019-05-14T19:30:07Z">
            <w:r>
              <w:rPr>
                <w:rStyle w:val="23"/>
                <w:color w:val="000000" w:themeColor="text1"/>
                <w:rPrChange w:id="26390" w:author="梁元" w:date="2019-05-14T19:51:36Z">
                  <w:rPr>
                    <w:rStyle w:val="23"/>
                  </w:rPr>
                </w:rPrChange>
                <w14:textFill>
                  <w14:solidFill>
                    <w14:schemeClr w14:val="tx1"/>
                  </w14:solidFill>
                </w14:textFill>
              </w:rPr>
              <w:t>}</w:t>
            </w:r>
          </w:ins>
        </w:p>
        <w:p>
          <w:pPr>
            <w:pStyle w:val="10"/>
            <w:ind w:firstLine="400" w:firstLineChars="200"/>
            <w:rPr>
              <w:ins w:id="26392" w:author="冷雪凝" w:date="2019-05-14T19:30:07Z"/>
              <w:rStyle w:val="19"/>
              <w:color w:val="000000" w:themeColor="text1"/>
              <w:rPrChange w:id="26393" w:author="梁元" w:date="2019-05-14T19:51:36Z">
                <w:rPr>
                  <w:ins w:id="26394" w:author="冷雪凝" w:date="2019-05-14T19:30:07Z"/>
                  <w:rStyle w:val="19"/>
                </w:rPr>
              </w:rPrChange>
              <w14:textFill>
                <w14:solidFill>
                  <w14:schemeClr w14:val="tx1"/>
                </w14:solidFill>
              </w14:textFill>
            </w:rPr>
          </w:pPr>
          <w:ins w:id="26395" w:author="冷雪凝" w:date="2019-05-14T19:30:07Z">
            <w:r>
              <w:rPr>
                <w:rStyle w:val="19"/>
                <w:color w:val="000000" w:themeColor="text1"/>
                <w:rPrChange w:id="26396" w:author="梁元" w:date="2019-05-14T19:51:36Z">
                  <w:rPr>
                    <w:rStyle w:val="19"/>
                  </w:rPr>
                </w:rPrChange>
                <w14:textFill>
                  <w14:solidFill>
                    <w14:schemeClr w14:val="tx1"/>
                  </w14:solidFill>
                </w14:textFill>
              </w:rPr>
              <w:t xml:space="preserve">      </w:t>
            </w:r>
          </w:ins>
          <w:ins w:id="26398" w:author="冷雪凝" w:date="2019-05-14T19:30:07Z">
            <w:r>
              <w:rPr>
                <w:rStyle w:val="23"/>
                <w:color w:val="000000" w:themeColor="text1"/>
                <w:rPrChange w:id="26399" w:author="梁元" w:date="2019-05-14T19:51:36Z">
                  <w:rPr>
                    <w:rStyle w:val="23"/>
                  </w:rPr>
                </w:rPrChange>
                <w14:textFill>
                  <w14:solidFill>
                    <w14:schemeClr w14:val="tx1"/>
                  </w14:solidFill>
                </w14:textFill>
              </w:rPr>
              <w:t>]</w:t>
            </w:r>
          </w:ins>
        </w:p>
        <w:p>
          <w:pPr>
            <w:pStyle w:val="10"/>
            <w:ind w:firstLine="400" w:firstLineChars="200"/>
            <w:rPr>
              <w:ins w:id="26401" w:author="冷雪凝" w:date="2019-05-14T19:30:07Z"/>
              <w:rStyle w:val="19"/>
              <w:color w:val="000000" w:themeColor="text1"/>
              <w:rPrChange w:id="26402" w:author="梁元" w:date="2019-05-14T19:51:36Z">
                <w:rPr>
                  <w:ins w:id="26403" w:author="冷雪凝" w:date="2019-05-14T19:30:07Z"/>
                  <w:rStyle w:val="19"/>
                </w:rPr>
              </w:rPrChange>
              <w14:textFill>
                <w14:solidFill>
                  <w14:schemeClr w14:val="tx1"/>
                </w14:solidFill>
              </w14:textFill>
            </w:rPr>
          </w:pPr>
          <w:ins w:id="26404" w:author="冷雪凝" w:date="2019-05-14T19:30:07Z">
            <w:r>
              <w:rPr>
                <w:rStyle w:val="19"/>
                <w:color w:val="000000" w:themeColor="text1"/>
                <w:rPrChange w:id="26405" w:author="梁元" w:date="2019-05-14T19:51:36Z">
                  <w:rPr>
                    <w:rStyle w:val="19"/>
                  </w:rPr>
                </w:rPrChange>
                <w14:textFill>
                  <w14:solidFill>
                    <w14:schemeClr w14:val="tx1"/>
                  </w14:solidFill>
                </w14:textFill>
              </w:rPr>
              <w:t xml:space="preserve">    </w:t>
            </w:r>
          </w:ins>
          <w:ins w:id="26407" w:author="冷雪凝" w:date="2019-05-14T19:30:07Z">
            <w:r>
              <w:rPr>
                <w:rStyle w:val="23"/>
                <w:color w:val="000000" w:themeColor="text1"/>
                <w:rPrChange w:id="26408" w:author="梁元" w:date="2019-05-14T19:51:36Z">
                  <w:rPr>
                    <w:rStyle w:val="23"/>
                  </w:rPr>
                </w:rPrChange>
                <w14:textFill>
                  <w14:solidFill>
                    <w14:schemeClr w14:val="tx1"/>
                  </w14:solidFill>
                </w14:textFill>
              </w:rPr>
              <w:t>case</w:t>
            </w:r>
          </w:ins>
          <w:ins w:id="26410" w:author="冷雪凝" w:date="2019-05-14T19:30:07Z">
            <w:r>
              <w:rPr>
                <w:rStyle w:val="19"/>
                <w:color w:val="000000" w:themeColor="text1"/>
                <w:rPrChange w:id="26411" w:author="梁元" w:date="2019-05-14T19:51:36Z">
                  <w:rPr>
                    <w:rStyle w:val="19"/>
                  </w:rPr>
                </w:rPrChange>
                <w14:textFill>
                  <w14:solidFill>
                    <w14:schemeClr w14:val="tx1"/>
                  </w14:solidFill>
                </w14:textFill>
              </w:rPr>
              <w:t xml:space="preserve"> </w:t>
            </w:r>
          </w:ins>
          <w:ins w:id="26413" w:author="冷雪凝" w:date="2019-05-14T19:30:07Z">
            <w:r>
              <w:rPr>
                <w:rStyle w:val="23"/>
                <w:color w:val="000000" w:themeColor="text1"/>
                <w:rPrChange w:id="26414" w:author="梁元" w:date="2019-05-14T19:51:36Z">
                  <w:rPr>
                    <w:rStyle w:val="23"/>
                  </w:rPr>
                </w:rPrChange>
                <w14:textFill>
                  <w14:solidFill>
                    <w14:schemeClr w14:val="tx1"/>
                  </w14:solidFill>
                </w14:textFill>
              </w:rPr>
              <w:t>'COMPLETE_TODO':</w:t>
            </w:r>
          </w:ins>
        </w:p>
        <w:p>
          <w:pPr>
            <w:pStyle w:val="10"/>
            <w:ind w:firstLine="400" w:firstLineChars="200"/>
            <w:rPr>
              <w:ins w:id="26416" w:author="冷雪凝" w:date="2019-05-14T19:30:07Z"/>
              <w:rStyle w:val="19"/>
              <w:color w:val="000000" w:themeColor="text1"/>
              <w:rPrChange w:id="26417" w:author="梁元" w:date="2019-05-14T19:51:36Z">
                <w:rPr>
                  <w:ins w:id="26418" w:author="冷雪凝" w:date="2019-05-14T19:30:07Z"/>
                  <w:rStyle w:val="19"/>
                </w:rPr>
              </w:rPrChange>
              <w14:textFill>
                <w14:solidFill>
                  <w14:schemeClr w14:val="tx1"/>
                </w14:solidFill>
              </w14:textFill>
            </w:rPr>
          </w:pPr>
          <w:ins w:id="26419" w:author="冷雪凝" w:date="2019-05-14T19:30:07Z">
            <w:r>
              <w:rPr>
                <w:rStyle w:val="19"/>
                <w:color w:val="000000" w:themeColor="text1"/>
                <w:rPrChange w:id="26420" w:author="梁元" w:date="2019-05-14T19:51:36Z">
                  <w:rPr>
                    <w:rStyle w:val="19"/>
                  </w:rPr>
                </w:rPrChange>
                <w14:textFill>
                  <w14:solidFill>
                    <w14:schemeClr w14:val="tx1"/>
                  </w14:solidFill>
                </w14:textFill>
              </w:rPr>
              <w:t xml:space="preserve">      </w:t>
            </w:r>
          </w:ins>
          <w:ins w:id="26422" w:author="冷雪凝" w:date="2019-05-14T19:30:07Z">
            <w:r>
              <w:rPr>
                <w:rStyle w:val="23"/>
                <w:color w:val="000000" w:themeColor="text1"/>
                <w:rPrChange w:id="26423" w:author="梁元" w:date="2019-05-14T19:51:36Z">
                  <w:rPr>
                    <w:rStyle w:val="23"/>
                  </w:rPr>
                </w:rPrChange>
                <w14:textFill>
                  <w14:solidFill>
                    <w14:schemeClr w14:val="tx1"/>
                  </w14:solidFill>
                </w14:textFill>
              </w:rPr>
              <w:t>return</w:t>
            </w:r>
          </w:ins>
          <w:ins w:id="26425" w:author="冷雪凝" w:date="2019-05-14T19:30:07Z">
            <w:r>
              <w:rPr>
                <w:rStyle w:val="19"/>
                <w:color w:val="000000" w:themeColor="text1"/>
                <w:rPrChange w:id="26426" w:author="梁元" w:date="2019-05-14T19:51:36Z">
                  <w:rPr>
                    <w:rStyle w:val="19"/>
                  </w:rPr>
                </w:rPrChange>
                <w14:textFill>
                  <w14:solidFill>
                    <w14:schemeClr w14:val="tx1"/>
                  </w14:solidFill>
                </w14:textFill>
              </w:rPr>
              <w:t xml:space="preserve"> state</w:t>
            </w:r>
          </w:ins>
          <w:ins w:id="26428" w:author="冷雪凝" w:date="2019-05-14T19:30:07Z">
            <w:r>
              <w:rPr>
                <w:rStyle w:val="23"/>
                <w:color w:val="000000" w:themeColor="text1"/>
                <w:rPrChange w:id="26429" w:author="梁元" w:date="2019-05-14T19:51:36Z">
                  <w:rPr>
                    <w:rStyle w:val="23"/>
                  </w:rPr>
                </w:rPrChange>
                <w14:textFill>
                  <w14:solidFill>
                    <w14:schemeClr w14:val="tx1"/>
                  </w14:solidFill>
                </w14:textFill>
              </w:rPr>
              <w:t>.map((</w:t>
            </w:r>
          </w:ins>
          <w:ins w:id="26431" w:author="冷雪凝" w:date="2019-05-14T19:30:07Z">
            <w:r>
              <w:rPr>
                <w:rStyle w:val="19"/>
                <w:color w:val="000000" w:themeColor="text1"/>
                <w:rPrChange w:id="26432" w:author="梁元" w:date="2019-05-14T19:51:36Z">
                  <w:rPr>
                    <w:rStyle w:val="19"/>
                  </w:rPr>
                </w:rPrChange>
                <w14:textFill>
                  <w14:solidFill>
                    <w14:schemeClr w14:val="tx1"/>
                  </w14:solidFill>
                </w14:textFill>
              </w:rPr>
              <w:t>todo</w:t>
            </w:r>
          </w:ins>
          <w:ins w:id="26434" w:author="冷雪凝" w:date="2019-05-14T19:30:07Z">
            <w:r>
              <w:rPr>
                <w:rStyle w:val="23"/>
                <w:color w:val="000000" w:themeColor="text1"/>
                <w:rPrChange w:id="26435" w:author="梁元" w:date="2019-05-14T19:51:36Z">
                  <w:rPr>
                    <w:rStyle w:val="23"/>
                  </w:rPr>
                </w:rPrChange>
                <w14:textFill>
                  <w14:solidFill>
                    <w14:schemeClr w14:val="tx1"/>
                  </w14:solidFill>
                </w14:textFill>
              </w:rPr>
              <w:t>,</w:t>
            </w:r>
          </w:ins>
          <w:ins w:id="26437" w:author="冷雪凝" w:date="2019-05-14T19:30:07Z">
            <w:r>
              <w:rPr>
                <w:rStyle w:val="19"/>
                <w:color w:val="000000" w:themeColor="text1"/>
                <w:rPrChange w:id="26438" w:author="梁元" w:date="2019-05-14T19:51:36Z">
                  <w:rPr>
                    <w:rStyle w:val="19"/>
                  </w:rPr>
                </w:rPrChange>
                <w14:textFill>
                  <w14:solidFill>
                    <w14:schemeClr w14:val="tx1"/>
                  </w14:solidFill>
                </w14:textFill>
              </w:rPr>
              <w:t xml:space="preserve"> index</w:t>
            </w:r>
          </w:ins>
          <w:ins w:id="26440" w:author="冷雪凝" w:date="2019-05-14T19:30:07Z">
            <w:r>
              <w:rPr>
                <w:rStyle w:val="23"/>
                <w:color w:val="000000" w:themeColor="text1"/>
                <w:rPrChange w:id="26441" w:author="梁元" w:date="2019-05-14T19:51:36Z">
                  <w:rPr>
                    <w:rStyle w:val="23"/>
                  </w:rPr>
                </w:rPrChange>
                <w14:textFill>
                  <w14:solidFill>
                    <w14:schemeClr w14:val="tx1"/>
                  </w14:solidFill>
                </w14:textFill>
              </w:rPr>
              <w:t>)</w:t>
            </w:r>
          </w:ins>
          <w:ins w:id="26443" w:author="冷雪凝" w:date="2019-05-14T19:30:07Z">
            <w:r>
              <w:rPr>
                <w:rStyle w:val="19"/>
                <w:color w:val="000000" w:themeColor="text1"/>
                <w:rPrChange w:id="26444" w:author="梁元" w:date="2019-05-14T19:51:36Z">
                  <w:rPr>
                    <w:rStyle w:val="19"/>
                  </w:rPr>
                </w:rPrChange>
                <w14:textFill>
                  <w14:solidFill>
                    <w14:schemeClr w14:val="tx1"/>
                  </w14:solidFill>
                </w14:textFill>
              </w:rPr>
              <w:t xml:space="preserve"> </w:t>
            </w:r>
          </w:ins>
          <w:ins w:id="26446" w:author="冷雪凝" w:date="2019-05-14T19:30:07Z">
            <w:r>
              <w:rPr>
                <w:rStyle w:val="23"/>
                <w:color w:val="000000" w:themeColor="text1"/>
                <w:rPrChange w:id="26447" w:author="梁元" w:date="2019-05-14T19:51:36Z">
                  <w:rPr>
                    <w:rStyle w:val="23"/>
                  </w:rPr>
                </w:rPrChange>
                <w14:textFill>
                  <w14:solidFill>
                    <w14:schemeClr w14:val="tx1"/>
                  </w14:solidFill>
                </w14:textFill>
              </w:rPr>
              <w:t>=&gt;</w:t>
            </w:r>
          </w:ins>
          <w:ins w:id="26449" w:author="冷雪凝" w:date="2019-05-14T19:30:07Z">
            <w:r>
              <w:rPr>
                <w:rStyle w:val="19"/>
                <w:color w:val="000000" w:themeColor="text1"/>
                <w:rPrChange w:id="26450" w:author="梁元" w:date="2019-05-14T19:51:36Z">
                  <w:rPr>
                    <w:rStyle w:val="19"/>
                  </w:rPr>
                </w:rPrChange>
                <w14:textFill>
                  <w14:solidFill>
                    <w14:schemeClr w14:val="tx1"/>
                  </w14:solidFill>
                </w14:textFill>
              </w:rPr>
              <w:t xml:space="preserve"> </w:t>
            </w:r>
          </w:ins>
          <w:ins w:id="26452" w:author="冷雪凝" w:date="2019-05-14T19:30:07Z">
            <w:r>
              <w:rPr>
                <w:rStyle w:val="23"/>
                <w:color w:val="000000" w:themeColor="text1"/>
                <w:rPrChange w:id="26453" w:author="梁元" w:date="2019-05-14T19:51:36Z">
                  <w:rPr>
                    <w:rStyle w:val="23"/>
                  </w:rPr>
                </w:rPrChange>
                <w14:textFill>
                  <w14:solidFill>
                    <w14:schemeClr w14:val="tx1"/>
                  </w14:solidFill>
                </w14:textFill>
              </w:rPr>
              <w:t>{</w:t>
            </w:r>
          </w:ins>
        </w:p>
        <w:p>
          <w:pPr>
            <w:pStyle w:val="10"/>
            <w:ind w:firstLine="400" w:firstLineChars="200"/>
            <w:rPr>
              <w:ins w:id="26455" w:author="冷雪凝" w:date="2019-05-14T19:30:07Z"/>
              <w:rStyle w:val="19"/>
              <w:color w:val="000000" w:themeColor="text1"/>
              <w:rPrChange w:id="26456" w:author="梁元" w:date="2019-05-14T19:51:36Z">
                <w:rPr>
                  <w:ins w:id="26457" w:author="冷雪凝" w:date="2019-05-14T19:30:07Z"/>
                  <w:rStyle w:val="19"/>
                </w:rPr>
              </w:rPrChange>
              <w14:textFill>
                <w14:solidFill>
                  <w14:schemeClr w14:val="tx1"/>
                </w14:solidFill>
              </w14:textFill>
            </w:rPr>
          </w:pPr>
          <w:ins w:id="26458" w:author="冷雪凝" w:date="2019-05-14T19:30:07Z">
            <w:r>
              <w:rPr>
                <w:rStyle w:val="19"/>
                <w:color w:val="000000" w:themeColor="text1"/>
                <w:rPrChange w:id="26459" w:author="梁元" w:date="2019-05-14T19:51:36Z">
                  <w:rPr>
                    <w:rStyle w:val="19"/>
                  </w:rPr>
                </w:rPrChange>
                <w14:textFill>
                  <w14:solidFill>
                    <w14:schemeClr w14:val="tx1"/>
                  </w14:solidFill>
                </w14:textFill>
              </w:rPr>
              <w:t xml:space="preserve">        </w:t>
            </w:r>
          </w:ins>
          <w:ins w:id="26461" w:author="冷雪凝" w:date="2019-05-14T19:30:07Z">
            <w:r>
              <w:rPr>
                <w:rStyle w:val="23"/>
                <w:color w:val="000000" w:themeColor="text1"/>
                <w:rPrChange w:id="26462" w:author="梁元" w:date="2019-05-14T19:51:36Z">
                  <w:rPr>
                    <w:rStyle w:val="23"/>
                  </w:rPr>
                </w:rPrChange>
                <w14:textFill>
                  <w14:solidFill>
                    <w14:schemeClr w14:val="tx1"/>
                  </w14:solidFill>
                </w14:textFill>
              </w:rPr>
              <w:t>if</w:t>
            </w:r>
          </w:ins>
          <w:ins w:id="26464" w:author="冷雪凝" w:date="2019-05-14T19:30:07Z">
            <w:r>
              <w:rPr>
                <w:rStyle w:val="19"/>
                <w:color w:val="000000" w:themeColor="text1"/>
                <w:rPrChange w:id="26465" w:author="梁元" w:date="2019-05-14T19:51:36Z">
                  <w:rPr>
                    <w:rStyle w:val="19"/>
                  </w:rPr>
                </w:rPrChange>
                <w14:textFill>
                  <w14:solidFill>
                    <w14:schemeClr w14:val="tx1"/>
                  </w14:solidFill>
                </w14:textFill>
              </w:rPr>
              <w:t xml:space="preserve"> </w:t>
            </w:r>
          </w:ins>
          <w:ins w:id="26467" w:author="冷雪凝" w:date="2019-05-14T19:30:07Z">
            <w:r>
              <w:rPr>
                <w:rStyle w:val="23"/>
                <w:color w:val="000000" w:themeColor="text1"/>
                <w:rPrChange w:id="26468" w:author="梁元" w:date="2019-05-14T19:51:36Z">
                  <w:rPr>
                    <w:rStyle w:val="23"/>
                  </w:rPr>
                </w:rPrChange>
                <w14:textFill>
                  <w14:solidFill>
                    <w14:schemeClr w14:val="tx1"/>
                  </w14:solidFill>
                </w14:textFill>
              </w:rPr>
              <w:t>(</w:t>
            </w:r>
          </w:ins>
          <w:ins w:id="26470" w:author="冷雪凝" w:date="2019-05-14T19:30:07Z">
            <w:r>
              <w:rPr>
                <w:rStyle w:val="19"/>
                <w:color w:val="000000" w:themeColor="text1"/>
                <w:rPrChange w:id="26471" w:author="梁元" w:date="2019-05-14T19:51:36Z">
                  <w:rPr>
                    <w:rStyle w:val="19"/>
                  </w:rPr>
                </w:rPrChange>
                <w14:textFill>
                  <w14:solidFill>
                    <w14:schemeClr w14:val="tx1"/>
                  </w14:solidFill>
                </w14:textFill>
              </w:rPr>
              <w:t xml:space="preserve">index </w:t>
            </w:r>
          </w:ins>
          <w:ins w:id="26473" w:author="冷雪凝" w:date="2019-05-14T19:30:07Z">
            <w:r>
              <w:rPr>
                <w:rStyle w:val="23"/>
                <w:color w:val="000000" w:themeColor="text1"/>
                <w:rPrChange w:id="26474" w:author="梁元" w:date="2019-05-14T19:51:36Z">
                  <w:rPr>
                    <w:rStyle w:val="23"/>
                  </w:rPr>
                </w:rPrChange>
                <w14:textFill>
                  <w14:solidFill>
                    <w14:schemeClr w14:val="tx1"/>
                  </w14:solidFill>
                </w14:textFill>
              </w:rPr>
              <w:t>===</w:t>
            </w:r>
          </w:ins>
          <w:ins w:id="26476" w:author="冷雪凝" w:date="2019-05-14T19:30:07Z">
            <w:r>
              <w:rPr>
                <w:rStyle w:val="19"/>
                <w:color w:val="000000" w:themeColor="text1"/>
                <w:rPrChange w:id="26477" w:author="梁元" w:date="2019-05-14T19:51:36Z">
                  <w:rPr>
                    <w:rStyle w:val="19"/>
                  </w:rPr>
                </w:rPrChange>
                <w14:textFill>
                  <w14:solidFill>
                    <w14:schemeClr w14:val="tx1"/>
                  </w14:solidFill>
                </w14:textFill>
              </w:rPr>
              <w:t xml:space="preserve"> action</w:t>
            </w:r>
          </w:ins>
          <w:ins w:id="26479" w:author="冷雪凝" w:date="2019-05-14T19:30:07Z">
            <w:r>
              <w:rPr>
                <w:rStyle w:val="23"/>
                <w:color w:val="000000" w:themeColor="text1"/>
                <w:rPrChange w:id="26480" w:author="梁元" w:date="2019-05-14T19:51:36Z">
                  <w:rPr>
                    <w:rStyle w:val="23"/>
                  </w:rPr>
                </w:rPrChange>
                <w14:textFill>
                  <w14:solidFill>
                    <w14:schemeClr w14:val="tx1"/>
                  </w14:solidFill>
                </w14:textFill>
              </w:rPr>
              <w:t>.</w:t>
            </w:r>
          </w:ins>
          <w:ins w:id="26482" w:author="冷雪凝" w:date="2019-05-14T19:30:07Z">
            <w:r>
              <w:rPr>
                <w:rStyle w:val="19"/>
                <w:color w:val="000000" w:themeColor="text1"/>
                <w:rPrChange w:id="26483" w:author="梁元" w:date="2019-05-14T19:51:36Z">
                  <w:rPr>
                    <w:rStyle w:val="19"/>
                  </w:rPr>
                </w:rPrChange>
                <w14:textFill>
                  <w14:solidFill>
                    <w14:schemeClr w14:val="tx1"/>
                  </w14:solidFill>
                </w14:textFill>
              </w:rPr>
              <w:t>index</w:t>
            </w:r>
          </w:ins>
          <w:ins w:id="26485" w:author="冷雪凝" w:date="2019-05-14T19:30:07Z">
            <w:r>
              <w:rPr>
                <w:rStyle w:val="23"/>
                <w:color w:val="000000" w:themeColor="text1"/>
                <w:rPrChange w:id="26486" w:author="梁元" w:date="2019-05-14T19:51:36Z">
                  <w:rPr>
                    <w:rStyle w:val="23"/>
                  </w:rPr>
                </w:rPrChange>
                <w14:textFill>
                  <w14:solidFill>
                    <w14:schemeClr w14:val="tx1"/>
                  </w14:solidFill>
                </w14:textFill>
              </w:rPr>
              <w:t>)</w:t>
            </w:r>
          </w:ins>
          <w:ins w:id="26488" w:author="冷雪凝" w:date="2019-05-14T19:30:07Z">
            <w:r>
              <w:rPr>
                <w:rStyle w:val="19"/>
                <w:color w:val="000000" w:themeColor="text1"/>
                <w:rPrChange w:id="26489" w:author="梁元" w:date="2019-05-14T19:51:36Z">
                  <w:rPr>
                    <w:rStyle w:val="19"/>
                  </w:rPr>
                </w:rPrChange>
                <w14:textFill>
                  <w14:solidFill>
                    <w14:schemeClr w14:val="tx1"/>
                  </w14:solidFill>
                </w14:textFill>
              </w:rPr>
              <w:t xml:space="preserve"> </w:t>
            </w:r>
          </w:ins>
          <w:ins w:id="26491" w:author="冷雪凝" w:date="2019-05-14T19:30:07Z">
            <w:r>
              <w:rPr>
                <w:rStyle w:val="23"/>
                <w:color w:val="000000" w:themeColor="text1"/>
                <w:rPrChange w:id="26492" w:author="梁元" w:date="2019-05-14T19:51:36Z">
                  <w:rPr>
                    <w:rStyle w:val="23"/>
                  </w:rPr>
                </w:rPrChange>
                <w14:textFill>
                  <w14:solidFill>
                    <w14:schemeClr w14:val="tx1"/>
                  </w14:solidFill>
                </w14:textFill>
              </w:rPr>
              <w:t>{</w:t>
            </w:r>
          </w:ins>
        </w:p>
        <w:p>
          <w:pPr>
            <w:pStyle w:val="10"/>
            <w:ind w:firstLine="400" w:firstLineChars="200"/>
            <w:rPr>
              <w:ins w:id="26494" w:author="冷雪凝" w:date="2019-05-14T19:30:07Z"/>
              <w:rStyle w:val="19"/>
              <w:color w:val="000000" w:themeColor="text1"/>
              <w:rPrChange w:id="26495" w:author="梁元" w:date="2019-05-14T19:51:36Z">
                <w:rPr>
                  <w:ins w:id="26496" w:author="冷雪凝" w:date="2019-05-14T19:30:07Z"/>
                  <w:rStyle w:val="19"/>
                </w:rPr>
              </w:rPrChange>
              <w14:textFill>
                <w14:solidFill>
                  <w14:schemeClr w14:val="tx1"/>
                </w14:solidFill>
              </w14:textFill>
            </w:rPr>
          </w:pPr>
          <w:ins w:id="26497" w:author="冷雪凝" w:date="2019-05-14T19:30:07Z">
            <w:r>
              <w:rPr>
                <w:rStyle w:val="19"/>
                <w:color w:val="000000" w:themeColor="text1"/>
                <w:rPrChange w:id="26498" w:author="梁元" w:date="2019-05-14T19:51:36Z">
                  <w:rPr>
                    <w:rStyle w:val="19"/>
                  </w:rPr>
                </w:rPrChange>
                <w14:textFill>
                  <w14:solidFill>
                    <w14:schemeClr w14:val="tx1"/>
                  </w14:solidFill>
                </w14:textFill>
              </w:rPr>
              <w:t xml:space="preserve">          </w:t>
            </w:r>
          </w:ins>
          <w:ins w:id="26500" w:author="冷雪凝" w:date="2019-05-14T19:30:07Z">
            <w:r>
              <w:rPr>
                <w:rStyle w:val="23"/>
                <w:color w:val="000000" w:themeColor="text1"/>
                <w:rPrChange w:id="26501" w:author="梁元" w:date="2019-05-14T19:51:36Z">
                  <w:rPr>
                    <w:rStyle w:val="23"/>
                  </w:rPr>
                </w:rPrChange>
                <w14:textFill>
                  <w14:solidFill>
                    <w14:schemeClr w14:val="tx1"/>
                  </w14:solidFill>
                </w14:textFill>
              </w:rPr>
              <w:t>return</w:t>
            </w:r>
          </w:ins>
          <w:ins w:id="26503" w:author="冷雪凝" w:date="2019-05-14T19:30:07Z">
            <w:r>
              <w:rPr>
                <w:rStyle w:val="19"/>
                <w:color w:val="000000" w:themeColor="text1"/>
                <w:rPrChange w:id="26504" w:author="梁元" w:date="2019-05-14T19:51:36Z">
                  <w:rPr>
                    <w:rStyle w:val="19"/>
                  </w:rPr>
                </w:rPrChange>
                <w14:textFill>
                  <w14:solidFill>
                    <w14:schemeClr w14:val="tx1"/>
                  </w14:solidFill>
                </w14:textFill>
              </w:rPr>
              <w:t xml:space="preserve"> Object</w:t>
            </w:r>
          </w:ins>
          <w:ins w:id="26506" w:author="冷雪凝" w:date="2019-05-14T19:30:07Z">
            <w:r>
              <w:rPr>
                <w:rStyle w:val="23"/>
                <w:color w:val="000000" w:themeColor="text1"/>
                <w:rPrChange w:id="26507" w:author="梁元" w:date="2019-05-14T19:51:36Z">
                  <w:rPr>
                    <w:rStyle w:val="23"/>
                  </w:rPr>
                </w:rPrChange>
                <w14:textFill>
                  <w14:solidFill>
                    <w14:schemeClr w14:val="tx1"/>
                  </w14:solidFill>
                </w14:textFill>
              </w:rPr>
              <w:t>.assign({},</w:t>
            </w:r>
          </w:ins>
          <w:ins w:id="26509" w:author="冷雪凝" w:date="2019-05-14T19:30:07Z">
            <w:r>
              <w:rPr>
                <w:rStyle w:val="19"/>
                <w:color w:val="000000" w:themeColor="text1"/>
                <w:rPrChange w:id="26510" w:author="梁元" w:date="2019-05-14T19:51:36Z">
                  <w:rPr>
                    <w:rStyle w:val="19"/>
                  </w:rPr>
                </w:rPrChange>
                <w14:textFill>
                  <w14:solidFill>
                    <w14:schemeClr w14:val="tx1"/>
                  </w14:solidFill>
                </w14:textFill>
              </w:rPr>
              <w:t xml:space="preserve"> todo</w:t>
            </w:r>
          </w:ins>
          <w:ins w:id="26512" w:author="冷雪凝" w:date="2019-05-14T19:30:07Z">
            <w:r>
              <w:rPr>
                <w:rStyle w:val="23"/>
                <w:color w:val="000000" w:themeColor="text1"/>
                <w:rPrChange w:id="26513" w:author="梁元" w:date="2019-05-14T19:51:36Z">
                  <w:rPr>
                    <w:rStyle w:val="23"/>
                  </w:rPr>
                </w:rPrChange>
                <w14:textFill>
                  <w14:solidFill>
                    <w14:schemeClr w14:val="tx1"/>
                  </w14:solidFill>
                </w14:textFill>
              </w:rPr>
              <w:t>,</w:t>
            </w:r>
          </w:ins>
          <w:ins w:id="26515" w:author="冷雪凝" w:date="2019-05-14T19:30:07Z">
            <w:r>
              <w:rPr>
                <w:rStyle w:val="19"/>
                <w:color w:val="000000" w:themeColor="text1"/>
                <w:rPrChange w:id="26516" w:author="梁元" w:date="2019-05-14T19:51:36Z">
                  <w:rPr>
                    <w:rStyle w:val="19"/>
                  </w:rPr>
                </w:rPrChange>
                <w14:textFill>
                  <w14:solidFill>
                    <w14:schemeClr w14:val="tx1"/>
                  </w14:solidFill>
                </w14:textFill>
              </w:rPr>
              <w:t xml:space="preserve"> </w:t>
            </w:r>
          </w:ins>
          <w:ins w:id="26518" w:author="冷雪凝" w:date="2019-05-14T19:30:07Z">
            <w:r>
              <w:rPr>
                <w:rStyle w:val="23"/>
                <w:color w:val="000000" w:themeColor="text1"/>
                <w:rPrChange w:id="26519" w:author="梁元" w:date="2019-05-14T19:51:36Z">
                  <w:rPr>
                    <w:rStyle w:val="23"/>
                  </w:rPr>
                </w:rPrChange>
                <w14:textFill>
                  <w14:solidFill>
                    <w14:schemeClr w14:val="tx1"/>
                  </w14:solidFill>
                </w14:textFill>
              </w:rPr>
              <w:t>{</w:t>
            </w:r>
          </w:ins>
        </w:p>
        <w:p>
          <w:pPr>
            <w:pStyle w:val="10"/>
            <w:ind w:firstLine="400" w:firstLineChars="200"/>
            <w:rPr>
              <w:ins w:id="26521" w:author="冷雪凝" w:date="2019-05-14T19:30:07Z"/>
              <w:rStyle w:val="19"/>
              <w:color w:val="000000" w:themeColor="text1"/>
              <w:rPrChange w:id="26522" w:author="梁元" w:date="2019-05-14T19:51:36Z">
                <w:rPr>
                  <w:ins w:id="26523" w:author="冷雪凝" w:date="2019-05-14T19:30:07Z"/>
                  <w:rStyle w:val="19"/>
                </w:rPr>
              </w:rPrChange>
              <w14:textFill>
                <w14:solidFill>
                  <w14:schemeClr w14:val="tx1"/>
                </w14:solidFill>
              </w14:textFill>
            </w:rPr>
          </w:pPr>
          <w:ins w:id="26524" w:author="冷雪凝" w:date="2019-05-14T19:30:07Z">
            <w:r>
              <w:rPr>
                <w:rStyle w:val="19"/>
                <w:color w:val="000000" w:themeColor="text1"/>
                <w:rPrChange w:id="26525" w:author="梁元" w:date="2019-05-14T19:51:36Z">
                  <w:rPr>
                    <w:rStyle w:val="19"/>
                  </w:rPr>
                </w:rPrChange>
                <w14:textFill>
                  <w14:solidFill>
                    <w14:schemeClr w14:val="tx1"/>
                  </w14:solidFill>
                </w14:textFill>
              </w:rPr>
              <w:t xml:space="preserve">            completed</w:t>
            </w:r>
          </w:ins>
          <w:ins w:id="26527" w:author="冷雪凝" w:date="2019-05-14T19:30:07Z">
            <w:r>
              <w:rPr>
                <w:rStyle w:val="23"/>
                <w:color w:val="000000" w:themeColor="text1"/>
                <w:rPrChange w:id="26528" w:author="梁元" w:date="2019-05-14T19:51:36Z">
                  <w:rPr>
                    <w:rStyle w:val="23"/>
                  </w:rPr>
                </w:rPrChange>
                <w14:textFill>
                  <w14:solidFill>
                    <w14:schemeClr w14:val="tx1"/>
                  </w14:solidFill>
                </w14:textFill>
              </w:rPr>
              <w:t>:</w:t>
            </w:r>
          </w:ins>
          <w:ins w:id="26530" w:author="冷雪凝" w:date="2019-05-14T19:30:07Z">
            <w:r>
              <w:rPr>
                <w:rStyle w:val="19"/>
                <w:color w:val="000000" w:themeColor="text1"/>
                <w:rPrChange w:id="26531" w:author="梁元" w:date="2019-05-14T19:51:36Z">
                  <w:rPr>
                    <w:rStyle w:val="19"/>
                  </w:rPr>
                </w:rPrChange>
                <w14:textFill>
                  <w14:solidFill>
                    <w14:schemeClr w14:val="tx1"/>
                  </w14:solidFill>
                </w14:textFill>
              </w:rPr>
              <w:t xml:space="preserve"> </w:t>
            </w:r>
          </w:ins>
          <w:ins w:id="26533" w:author="冷雪凝" w:date="2019-05-14T19:30:07Z">
            <w:r>
              <w:rPr>
                <w:rStyle w:val="23"/>
                <w:color w:val="000000" w:themeColor="text1"/>
                <w:rPrChange w:id="26534" w:author="梁元" w:date="2019-05-14T19:51:36Z">
                  <w:rPr>
                    <w:rStyle w:val="23"/>
                  </w:rPr>
                </w:rPrChange>
                <w14:textFill>
                  <w14:solidFill>
                    <w14:schemeClr w14:val="tx1"/>
                  </w14:solidFill>
                </w14:textFill>
              </w:rPr>
              <w:t>true</w:t>
            </w:r>
          </w:ins>
        </w:p>
        <w:p>
          <w:pPr>
            <w:pStyle w:val="10"/>
            <w:ind w:firstLine="400" w:firstLineChars="200"/>
            <w:rPr>
              <w:ins w:id="26536" w:author="冷雪凝" w:date="2019-05-14T19:30:07Z"/>
              <w:rStyle w:val="19"/>
              <w:color w:val="000000" w:themeColor="text1"/>
              <w:rPrChange w:id="26537" w:author="梁元" w:date="2019-05-14T19:51:36Z">
                <w:rPr>
                  <w:ins w:id="26538" w:author="冷雪凝" w:date="2019-05-14T19:30:07Z"/>
                  <w:rStyle w:val="19"/>
                </w:rPr>
              </w:rPrChange>
              <w14:textFill>
                <w14:solidFill>
                  <w14:schemeClr w14:val="tx1"/>
                </w14:solidFill>
              </w14:textFill>
            </w:rPr>
          </w:pPr>
          <w:ins w:id="26539" w:author="冷雪凝" w:date="2019-05-14T19:30:07Z">
            <w:r>
              <w:rPr>
                <w:rStyle w:val="19"/>
                <w:color w:val="000000" w:themeColor="text1"/>
                <w:rPrChange w:id="26540" w:author="梁元" w:date="2019-05-14T19:51:36Z">
                  <w:rPr>
                    <w:rStyle w:val="19"/>
                  </w:rPr>
                </w:rPrChange>
                <w14:textFill>
                  <w14:solidFill>
                    <w14:schemeClr w14:val="tx1"/>
                  </w14:solidFill>
                </w14:textFill>
              </w:rPr>
              <w:t xml:space="preserve">          </w:t>
            </w:r>
          </w:ins>
          <w:ins w:id="26542" w:author="冷雪凝" w:date="2019-05-14T19:30:07Z">
            <w:r>
              <w:rPr>
                <w:rStyle w:val="23"/>
                <w:color w:val="000000" w:themeColor="text1"/>
                <w:rPrChange w:id="26543" w:author="梁元" w:date="2019-05-14T19:51:36Z">
                  <w:rPr>
                    <w:rStyle w:val="23"/>
                  </w:rPr>
                </w:rPrChange>
                <w14:textFill>
                  <w14:solidFill>
                    <w14:schemeClr w14:val="tx1"/>
                  </w14:solidFill>
                </w14:textFill>
              </w:rPr>
              <w:t>})</w:t>
            </w:r>
          </w:ins>
        </w:p>
        <w:p>
          <w:pPr>
            <w:pStyle w:val="10"/>
            <w:ind w:firstLine="400" w:firstLineChars="200"/>
            <w:rPr>
              <w:ins w:id="26545" w:author="冷雪凝" w:date="2019-05-14T19:30:07Z"/>
              <w:rStyle w:val="19"/>
              <w:color w:val="000000" w:themeColor="text1"/>
              <w:rPrChange w:id="26546" w:author="梁元" w:date="2019-05-14T19:51:36Z">
                <w:rPr>
                  <w:ins w:id="26547" w:author="冷雪凝" w:date="2019-05-14T19:30:07Z"/>
                  <w:rStyle w:val="19"/>
                </w:rPr>
              </w:rPrChange>
              <w14:textFill>
                <w14:solidFill>
                  <w14:schemeClr w14:val="tx1"/>
                </w14:solidFill>
              </w14:textFill>
            </w:rPr>
          </w:pPr>
          <w:ins w:id="26548" w:author="冷雪凝" w:date="2019-05-14T19:30:07Z">
            <w:r>
              <w:rPr>
                <w:rStyle w:val="19"/>
                <w:color w:val="000000" w:themeColor="text1"/>
                <w:rPrChange w:id="26549" w:author="梁元" w:date="2019-05-14T19:51:36Z">
                  <w:rPr>
                    <w:rStyle w:val="19"/>
                  </w:rPr>
                </w:rPrChange>
                <w14:textFill>
                  <w14:solidFill>
                    <w14:schemeClr w14:val="tx1"/>
                  </w14:solidFill>
                </w14:textFill>
              </w:rPr>
              <w:t xml:space="preserve">        </w:t>
            </w:r>
          </w:ins>
          <w:ins w:id="26551" w:author="冷雪凝" w:date="2019-05-14T19:30:07Z">
            <w:r>
              <w:rPr>
                <w:rStyle w:val="23"/>
                <w:color w:val="000000" w:themeColor="text1"/>
                <w:rPrChange w:id="26552" w:author="梁元" w:date="2019-05-14T19:51:36Z">
                  <w:rPr>
                    <w:rStyle w:val="23"/>
                  </w:rPr>
                </w:rPrChange>
                <w14:textFill>
                  <w14:solidFill>
                    <w14:schemeClr w14:val="tx1"/>
                  </w14:solidFill>
                </w14:textFill>
              </w:rPr>
              <w:t>}</w:t>
            </w:r>
          </w:ins>
        </w:p>
        <w:p>
          <w:pPr>
            <w:pStyle w:val="10"/>
            <w:ind w:firstLine="400" w:firstLineChars="200"/>
            <w:rPr>
              <w:ins w:id="26554" w:author="冷雪凝" w:date="2019-05-14T19:30:07Z"/>
              <w:rStyle w:val="19"/>
              <w:color w:val="000000" w:themeColor="text1"/>
              <w:rPrChange w:id="26555" w:author="梁元" w:date="2019-05-14T19:51:36Z">
                <w:rPr>
                  <w:ins w:id="26556" w:author="冷雪凝" w:date="2019-05-14T19:30:07Z"/>
                  <w:rStyle w:val="19"/>
                </w:rPr>
              </w:rPrChange>
              <w14:textFill>
                <w14:solidFill>
                  <w14:schemeClr w14:val="tx1"/>
                </w14:solidFill>
              </w14:textFill>
            </w:rPr>
          </w:pPr>
          <w:ins w:id="26557" w:author="冷雪凝" w:date="2019-05-14T19:30:07Z">
            <w:r>
              <w:rPr>
                <w:rStyle w:val="19"/>
                <w:color w:val="000000" w:themeColor="text1"/>
                <w:rPrChange w:id="26558" w:author="梁元" w:date="2019-05-14T19:51:36Z">
                  <w:rPr>
                    <w:rStyle w:val="19"/>
                  </w:rPr>
                </w:rPrChange>
                <w14:textFill>
                  <w14:solidFill>
                    <w14:schemeClr w14:val="tx1"/>
                  </w14:solidFill>
                </w14:textFill>
              </w:rPr>
              <w:t xml:space="preserve">        </w:t>
            </w:r>
          </w:ins>
          <w:ins w:id="26560" w:author="冷雪凝" w:date="2019-05-14T19:30:07Z">
            <w:r>
              <w:rPr>
                <w:rStyle w:val="23"/>
                <w:color w:val="000000" w:themeColor="text1"/>
                <w:rPrChange w:id="26561" w:author="梁元" w:date="2019-05-14T19:51:36Z">
                  <w:rPr>
                    <w:rStyle w:val="23"/>
                  </w:rPr>
                </w:rPrChange>
                <w14:textFill>
                  <w14:solidFill>
                    <w14:schemeClr w14:val="tx1"/>
                  </w14:solidFill>
                </w14:textFill>
              </w:rPr>
              <w:t>return</w:t>
            </w:r>
          </w:ins>
          <w:ins w:id="26563" w:author="冷雪凝" w:date="2019-05-14T19:30:07Z">
            <w:r>
              <w:rPr>
                <w:rStyle w:val="19"/>
                <w:color w:val="000000" w:themeColor="text1"/>
                <w:rPrChange w:id="26564" w:author="梁元" w:date="2019-05-14T19:51:36Z">
                  <w:rPr>
                    <w:rStyle w:val="19"/>
                  </w:rPr>
                </w:rPrChange>
                <w14:textFill>
                  <w14:solidFill>
                    <w14:schemeClr w14:val="tx1"/>
                  </w14:solidFill>
                </w14:textFill>
              </w:rPr>
              <w:t xml:space="preserve"> todo</w:t>
            </w:r>
          </w:ins>
        </w:p>
        <w:p>
          <w:pPr>
            <w:pStyle w:val="10"/>
            <w:ind w:firstLine="400" w:firstLineChars="200"/>
            <w:rPr>
              <w:ins w:id="26566" w:author="冷雪凝" w:date="2019-05-14T19:30:07Z"/>
              <w:rStyle w:val="19"/>
              <w:color w:val="000000" w:themeColor="text1"/>
              <w:rPrChange w:id="26567" w:author="梁元" w:date="2019-05-14T19:51:36Z">
                <w:rPr>
                  <w:ins w:id="26568" w:author="冷雪凝" w:date="2019-05-14T19:30:07Z"/>
                  <w:rStyle w:val="19"/>
                </w:rPr>
              </w:rPrChange>
              <w14:textFill>
                <w14:solidFill>
                  <w14:schemeClr w14:val="tx1"/>
                </w14:solidFill>
              </w14:textFill>
            </w:rPr>
          </w:pPr>
          <w:ins w:id="26569" w:author="冷雪凝" w:date="2019-05-14T19:30:07Z">
            <w:r>
              <w:rPr>
                <w:rStyle w:val="19"/>
                <w:color w:val="000000" w:themeColor="text1"/>
                <w:rPrChange w:id="26570" w:author="梁元" w:date="2019-05-14T19:51:36Z">
                  <w:rPr>
                    <w:rStyle w:val="19"/>
                  </w:rPr>
                </w:rPrChange>
                <w14:textFill>
                  <w14:solidFill>
                    <w14:schemeClr w14:val="tx1"/>
                  </w14:solidFill>
                </w14:textFill>
              </w:rPr>
              <w:t xml:space="preserve">      </w:t>
            </w:r>
          </w:ins>
          <w:ins w:id="26572" w:author="冷雪凝" w:date="2019-05-14T19:30:07Z">
            <w:r>
              <w:rPr>
                <w:rStyle w:val="23"/>
                <w:color w:val="000000" w:themeColor="text1"/>
                <w:rPrChange w:id="26573" w:author="梁元" w:date="2019-05-14T19:51:36Z">
                  <w:rPr>
                    <w:rStyle w:val="23"/>
                  </w:rPr>
                </w:rPrChange>
                <w14:textFill>
                  <w14:solidFill>
                    <w14:schemeClr w14:val="tx1"/>
                  </w14:solidFill>
                </w14:textFill>
              </w:rPr>
              <w:t>})</w:t>
            </w:r>
          </w:ins>
        </w:p>
        <w:p>
          <w:pPr>
            <w:pStyle w:val="10"/>
            <w:ind w:firstLine="400" w:firstLineChars="200"/>
            <w:rPr>
              <w:ins w:id="26575" w:author="冷雪凝" w:date="2019-05-14T19:30:07Z"/>
              <w:rStyle w:val="19"/>
              <w:color w:val="000000" w:themeColor="text1"/>
              <w:rPrChange w:id="26576" w:author="梁元" w:date="2019-05-14T19:51:36Z">
                <w:rPr>
                  <w:ins w:id="26577" w:author="冷雪凝" w:date="2019-05-14T19:30:07Z"/>
                  <w:rStyle w:val="19"/>
                </w:rPr>
              </w:rPrChange>
              <w14:textFill>
                <w14:solidFill>
                  <w14:schemeClr w14:val="tx1"/>
                </w14:solidFill>
              </w14:textFill>
            </w:rPr>
          </w:pPr>
          <w:ins w:id="26578" w:author="冷雪凝" w:date="2019-05-14T19:30:07Z">
            <w:r>
              <w:rPr>
                <w:rStyle w:val="19"/>
                <w:color w:val="000000" w:themeColor="text1"/>
                <w:rPrChange w:id="26579" w:author="梁元" w:date="2019-05-14T19:51:36Z">
                  <w:rPr>
                    <w:rStyle w:val="19"/>
                  </w:rPr>
                </w:rPrChange>
                <w14:textFill>
                  <w14:solidFill>
                    <w14:schemeClr w14:val="tx1"/>
                  </w14:solidFill>
                </w14:textFill>
              </w:rPr>
              <w:t xml:space="preserve">    </w:t>
            </w:r>
          </w:ins>
          <w:ins w:id="26581" w:author="冷雪凝" w:date="2019-05-14T19:30:07Z">
            <w:r>
              <w:rPr>
                <w:rStyle w:val="23"/>
                <w:color w:val="000000" w:themeColor="text1"/>
                <w:rPrChange w:id="26582" w:author="梁元" w:date="2019-05-14T19:51:36Z">
                  <w:rPr>
                    <w:rStyle w:val="23"/>
                  </w:rPr>
                </w:rPrChange>
                <w14:textFill>
                  <w14:solidFill>
                    <w14:schemeClr w14:val="tx1"/>
                  </w14:solidFill>
                </w14:textFill>
              </w:rPr>
              <w:t>default:</w:t>
            </w:r>
          </w:ins>
        </w:p>
        <w:p>
          <w:pPr>
            <w:pStyle w:val="10"/>
            <w:ind w:firstLine="400" w:firstLineChars="200"/>
            <w:rPr>
              <w:ins w:id="26584" w:author="冷雪凝" w:date="2019-05-14T19:30:07Z"/>
              <w:rStyle w:val="19"/>
              <w:color w:val="000000" w:themeColor="text1"/>
              <w:rPrChange w:id="26585" w:author="梁元" w:date="2019-05-14T19:51:36Z">
                <w:rPr>
                  <w:ins w:id="26586" w:author="冷雪凝" w:date="2019-05-14T19:30:07Z"/>
                  <w:rStyle w:val="19"/>
                </w:rPr>
              </w:rPrChange>
              <w14:textFill>
                <w14:solidFill>
                  <w14:schemeClr w14:val="tx1"/>
                </w14:solidFill>
              </w14:textFill>
            </w:rPr>
          </w:pPr>
          <w:ins w:id="26587" w:author="冷雪凝" w:date="2019-05-14T19:30:07Z">
            <w:r>
              <w:rPr>
                <w:rStyle w:val="19"/>
                <w:color w:val="000000" w:themeColor="text1"/>
                <w:rPrChange w:id="26588" w:author="梁元" w:date="2019-05-14T19:51:36Z">
                  <w:rPr>
                    <w:rStyle w:val="19"/>
                  </w:rPr>
                </w:rPrChange>
                <w14:textFill>
                  <w14:solidFill>
                    <w14:schemeClr w14:val="tx1"/>
                  </w14:solidFill>
                </w14:textFill>
              </w:rPr>
              <w:t xml:space="preserve">      </w:t>
            </w:r>
          </w:ins>
          <w:ins w:id="26590" w:author="冷雪凝" w:date="2019-05-14T19:30:07Z">
            <w:r>
              <w:rPr>
                <w:rStyle w:val="23"/>
                <w:color w:val="000000" w:themeColor="text1"/>
                <w:rPrChange w:id="26591" w:author="梁元" w:date="2019-05-14T19:51:36Z">
                  <w:rPr>
                    <w:rStyle w:val="23"/>
                  </w:rPr>
                </w:rPrChange>
                <w14:textFill>
                  <w14:solidFill>
                    <w14:schemeClr w14:val="tx1"/>
                  </w14:solidFill>
                </w14:textFill>
              </w:rPr>
              <w:t>return</w:t>
            </w:r>
          </w:ins>
          <w:ins w:id="26593" w:author="冷雪凝" w:date="2019-05-14T19:30:07Z">
            <w:r>
              <w:rPr>
                <w:rStyle w:val="19"/>
                <w:color w:val="000000" w:themeColor="text1"/>
                <w:rPrChange w:id="26594" w:author="梁元" w:date="2019-05-14T19:51:36Z">
                  <w:rPr>
                    <w:rStyle w:val="19"/>
                  </w:rPr>
                </w:rPrChange>
                <w14:textFill>
                  <w14:solidFill>
                    <w14:schemeClr w14:val="tx1"/>
                  </w14:solidFill>
                </w14:textFill>
              </w:rPr>
              <w:t xml:space="preserve"> state</w:t>
            </w:r>
          </w:ins>
        </w:p>
        <w:p>
          <w:pPr>
            <w:pStyle w:val="10"/>
            <w:ind w:firstLine="400" w:firstLineChars="200"/>
            <w:rPr>
              <w:ins w:id="26596" w:author="冷雪凝" w:date="2019-05-14T19:30:07Z"/>
              <w:rStyle w:val="19"/>
              <w:color w:val="000000" w:themeColor="text1"/>
              <w:rPrChange w:id="26597" w:author="梁元" w:date="2019-05-14T19:51:36Z">
                <w:rPr>
                  <w:ins w:id="26598" w:author="冷雪凝" w:date="2019-05-14T19:30:07Z"/>
                  <w:rStyle w:val="19"/>
                </w:rPr>
              </w:rPrChange>
              <w14:textFill>
                <w14:solidFill>
                  <w14:schemeClr w14:val="tx1"/>
                </w14:solidFill>
              </w14:textFill>
            </w:rPr>
          </w:pPr>
          <w:ins w:id="26599" w:author="冷雪凝" w:date="2019-05-14T19:30:07Z">
            <w:r>
              <w:rPr>
                <w:rStyle w:val="19"/>
                <w:color w:val="000000" w:themeColor="text1"/>
                <w:rPrChange w:id="26600" w:author="梁元" w:date="2019-05-14T19:51:36Z">
                  <w:rPr>
                    <w:rStyle w:val="19"/>
                  </w:rPr>
                </w:rPrChange>
                <w14:textFill>
                  <w14:solidFill>
                    <w14:schemeClr w14:val="tx1"/>
                  </w14:solidFill>
                </w14:textFill>
              </w:rPr>
              <w:t xml:space="preserve">  </w:t>
            </w:r>
          </w:ins>
          <w:ins w:id="26602" w:author="冷雪凝" w:date="2019-05-14T19:30:07Z">
            <w:r>
              <w:rPr>
                <w:rStyle w:val="23"/>
                <w:color w:val="000000" w:themeColor="text1"/>
                <w:rPrChange w:id="26603" w:author="梁元" w:date="2019-05-14T19:51:36Z">
                  <w:rPr>
                    <w:rStyle w:val="23"/>
                  </w:rPr>
                </w:rPrChange>
                <w14:textFill>
                  <w14:solidFill>
                    <w14:schemeClr w14:val="tx1"/>
                  </w14:solidFill>
                </w14:textFill>
              </w:rPr>
              <w:t>}</w:t>
            </w:r>
          </w:ins>
        </w:p>
        <w:p>
          <w:pPr>
            <w:pStyle w:val="10"/>
            <w:ind w:firstLine="480" w:firstLineChars="200"/>
            <w:rPr>
              <w:ins w:id="26605" w:author="冷雪凝" w:date="2019-05-14T19:30:07Z"/>
              <w:rStyle w:val="19"/>
              <w:color w:val="000000" w:themeColor="text1"/>
              <w:rPrChange w:id="26606" w:author="梁元" w:date="2019-05-14T19:51:36Z">
                <w:rPr>
                  <w:ins w:id="26607" w:author="冷雪凝" w:date="2019-05-14T19:30:07Z"/>
                  <w:rStyle w:val="19"/>
                </w:rPr>
              </w:rPrChange>
              <w14:textFill>
                <w14:solidFill>
                  <w14:schemeClr w14:val="tx1"/>
                </w14:solidFill>
              </w14:textFill>
            </w:rPr>
          </w:pPr>
          <w:ins w:id="26608" w:author="冷雪凝" w:date="2019-05-14T19:30:07Z">
            <w:r>
              <w:rPr>
                <w:rStyle w:val="23"/>
                <w:color w:val="000000" w:themeColor="text1"/>
                <w:rPrChange w:id="26609" w:author="梁元" w:date="2019-05-14T19:51:36Z">
                  <w:rPr>
                    <w:rStyle w:val="23"/>
                  </w:rPr>
                </w:rPrChange>
                <w14:textFill>
                  <w14:solidFill>
                    <w14:schemeClr w14:val="tx1"/>
                  </w14:solidFill>
                </w14:textFill>
              </w:rPr>
              <w:t>}</w:t>
            </w:r>
          </w:ins>
        </w:p>
        <w:p>
          <w:pPr>
            <w:pStyle w:val="10"/>
            <w:ind w:firstLine="400" w:firstLineChars="200"/>
            <w:rPr>
              <w:ins w:id="26611" w:author="冷雪凝" w:date="2019-05-14T19:30:07Z"/>
              <w:rStyle w:val="19"/>
              <w:color w:val="000000" w:themeColor="text1"/>
              <w:rPrChange w:id="26612" w:author="梁元" w:date="2019-05-14T19:51:36Z">
                <w:rPr>
                  <w:ins w:id="26613" w:author="冷雪凝" w:date="2019-05-14T19:30:07Z"/>
                  <w:rStyle w:val="19"/>
                </w:rPr>
              </w:rPrChange>
              <w14:textFill>
                <w14:solidFill>
                  <w14:schemeClr w14:val="tx1"/>
                </w14:solidFill>
              </w14:textFill>
            </w:rPr>
          </w:pPr>
        </w:p>
        <w:p>
          <w:pPr>
            <w:pStyle w:val="10"/>
            <w:ind w:firstLine="480" w:firstLineChars="200"/>
            <w:rPr>
              <w:ins w:id="26614" w:author="冷雪凝" w:date="2019-05-14T19:30:07Z"/>
              <w:rStyle w:val="19"/>
              <w:color w:val="000000" w:themeColor="text1"/>
              <w:rPrChange w:id="26615" w:author="梁元" w:date="2019-05-14T19:51:36Z">
                <w:rPr>
                  <w:ins w:id="26616" w:author="冷雪凝" w:date="2019-05-14T19:30:07Z"/>
                  <w:rStyle w:val="19"/>
                </w:rPr>
              </w:rPrChange>
              <w14:textFill>
                <w14:solidFill>
                  <w14:schemeClr w14:val="tx1"/>
                </w14:solidFill>
              </w14:textFill>
            </w:rPr>
          </w:pPr>
          <w:ins w:id="26617" w:author="冷雪凝" w:date="2019-05-14T19:30:07Z">
            <w:r>
              <w:rPr>
                <w:rStyle w:val="23"/>
                <w:color w:val="000000" w:themeColor="text1"/>
                <w:rPrChange w:id="26618" w:author="梁元" w:date="2019-05-14T19:51:36Z">
                  <w:rPr>
                    <w:rStyle w:val="23"/>
                  </w:rPr>
                </w:rPrChange>
                <w14:textFill>
                  <w14:solidFill>
                    <w14:schemeClr w14:val="tx1"/>
                  </w14:solidFill>
                </w14:textFill>
              </w:rPr>
              <w:t>import</w:t>
            </w:r>
          </w:ins>
          <w:ins w:id="26620" w:author="冷雪凝" w:date="2019-05-14T19:30:07Z">
            <w:r>
              <w:rPr>
                <w:rStyle w:val="19"/>
                <w:color w:val="000000" w:themeColor="text1"/>
                <w:rPrChange w:id="26621" w:author="梁元" w:date="2019-05-14T19:51:36Z">
                  <w:rPr>
                    <w:rStyle w:val="19"/>
                  </w:rPr>
                </w:rPrChange>
                <w14:textFill>
                  <w14:solidFill>
                    <w14:schemeClr w14:val="tx1"/>
                  </w14:solidFill>
                </w14:textFill>
              </w:rPr>
              <w:t xml:space="preserve"> </w:t>
            </w:r>
          </w:ins>
          <w:ins w:id="26623" w:author="冷雪凝" w:date="2019-05-14T19:30:07Z">
            <w:r>
              <w:rPr>
                <w:rStyle w:val="23"/>
                <w:color w:val="000000" w:themeColor="text1"/>
                <w:rPrChange w:id="26624" w:author="梁元" w:date="2019-05-14T19:51:36Z">
                  <w:rPr>
                    <w:rStyle w:val="23"/>
                  </w:rPr>
                </w:rPrChange>
                <w14:textFill>
                  <w14:solidFill>
                    <w14:schemeClr w14:val="tx1"/>
                  </w14:solidFill>
                </w14:textFill>
              </w:rPr>
              <w:t>{</w:t>
            </w:r>
          </w:ins>
          <w:ins w:id="26626" w:author="冷雪凝" w:date="2019-05-14T19:30:07Z">
            <w:r>
              <w:rPr>
                <w:rStyle w:val="19"/>
                <w:color w:val="000000" w:themeColor="text1"/>
                <w:rPrChange w:id="26627" w:author="梁元" w:date="2019-05-14T19:51:36Z">
                  <w:rPr>
                    <w:rStyle w:val="19"/>
                  </w:rPr>
                </w:rPrChange>
                <w14:textFill>
                  <w14:solidFill>
                    <w14:schemeClr w14:val="tx1"/>
                  </w14:solidFill>
                </w14:textFill>
              </w:rPr>
              <w:t xml:space="preserve"> combineReducers</w:t>
            </w:r>
          </w:ins>
          <w:ins w:id="26629" w:author="冷雪凝" w:date="2019-05-14T19:30:07Z">
            <w:r>
              <w:rPr>
                <w:rStyle w:val="23"/>
                <w:color w:val="000000" w:themeColor="text1"/>
                <w:rPrChange w:id="26630" w:author="梁元" w:date="2019-05-14T19:51:36Z">
                  <w:rPr>
                    <w:rStyle w:val="23"/>
                  </w:rPr>
                </w:rPrChange>
                <w14:textFill>
                  <w14:solidFill>
                    <w14:schemeClr w14:val="tx1"/>
                  </w14:solidFill>
                </w14:textFill>
              </w:rPr>
              <w:t>,</w:t>
            </w:r>
          </w:ins>
          <w:ins w:id="26632" w:author="冷雪凝" w:date="2019-05-14T19:30:07Z">
            <w:r>
              <w:rPr>
                <w:rStyle w:val="19"/>
                <w:color w:val="000000" w:themeColor="text1"/>
                <w:rPrChange w:id="26633" w:author="梁元" w:date="2019-05-14T19:51:36Z">
                  <w:rPr>
                    <w:rStyle w:val="19"/>
                  </w:rPr>
                </w:rPrChange>
                <w14:textFill>
                  <w14:solidFill>
                    <w14:schemeClr w14:val="tx1"/>
                  </w14:solidFill>
                </w14:textFill>
              </w:rPr>
              <w:t xml:space="preserve"> createStore </w:t>
            </w:r>
          </w:ins>
          <w:ins w:id="26635" w:author="冷雪凝" w:date="2019-05-14T19:30:07Z">
            <w:r>
              <w:rPr>
                <w:rStyle w:val="23"/>
                <w:color w:val="000000" w:themeColor="text1"/>
                <w:rPrChange w:id="26636" w:author="梁元" w:date="2019-05-14T19:51:36Z">
                  <w:rPr>
                    <w:rStyle w:val="23"/>
                  </w:rPr>
                </w:rPrChange>
                <w14:textFill>
                  <w14:solidFill>
                    <w14:schemeClr w14:val="tx1"/>
                  </w14:solidFill>
                </w14:textFill>
              </w:rPr>
              <w:t>}</w:t>
            </w:r>
          </w:ins>
          <w:ins w:id="26638" w:author="冷雪凝" w:date="2019-05-14T19:30:07Z">
            <w:r>
              <w:rPr>
                <w:rStyle w:val="19"/>
                <w:color w:val="000000" w:themeColor="text1"/>
                <w:rPrChange w:id="26639" w:author="梁元" w:date="2019-05-14T19:51:36Z">
                  <w:rPr>
                    <w:rStyle w:val="19"/>
                  </w:rPr>
                </w:rPrChange>
                <w14:textFill>
                  <w14:solidFill>
                    <w14:schemeClr w14:val="tx1"/>
                  </w14:solidFill>
                </w14:textFill>
              </w:rPr>
              <w:t xml:space="preserve"> from </w:t>
            </w:r>
          </w:ins>
          <w:ins w:id="26641" w:author="冷雪凝" w:date="2019-05-14T19:30:07Z">
            <w:r>
              <w:rPr>
                <w:rStyle w:val="23"/>
                <w:color w:val="000000" w:themeColor="text1"/>
                <w:rPrChange w:id="26642" w:author="梁元" w:date="2019-05-14T19:51:36Z">
                  <w:rPr>
                    <w:rStyle w:val="23"/>
                  </w:rPr>
                </w:rPrChange>
                <w14:textFill>
                  <w14:solidFill>
                    <w14:schemeClr w14:val="tx1"/>
                  </w14:solidFill>
                </w14:textFill>
              </w:rPr>
              <w:t>'redux'</w:t>
            </w:r>
          </w:ins>
        </w:p>
        <w:p>
          <w:pPr>
            <w:pStyle w:val="10"/>
            <w:ind w:firstLine="480" w:firstLineChars="200"/>
            <w:rPr>
              <w:ins w:id="26644" w:author="冷雪凝" w:date="2019-05-14T19:30:07Z"/>
              <w:rStyle w:val="19"/>
              <w:color w:val="000000" w:themeColor="text1"/>
              <w:rPrChange w:id="26645" w:author="梁元" w:date="2019-05-14T19:51:36Z">
                <w:rPr>
                  <w:ins w:id="26646" w:author="冷雪凝" w:date="2019-05-14T19:30:07Z"/>
                  <w:rStyle w:val="19"/>
                </w:rPr>
              </w:rPrChange>
              <w14:textFill>
                <w14:solidFill>
                  <w14:schemeClr w14:val="tx1"/>
                </w14:solidFill>
              </w14:textFill>
            </w:rPr>
          </w:pPr>
          <w:ins w:id="26647" w:author="冷雪凝" w:date="2019-05-14T19:30:07Z">
            <w:r>
              <w:rPr>
                <w:rStyle w:val="23"/>
                <w:color w:val="000000" w:themeColor="text1"/>
                <w:rPrChange w:id="26648" w:author="梁元" w:date="2019-05-14T19:51:36Z">
                  <w:rPr>
                    <w:rStyle w:val="23"/>
                  </w:rPr>
                </w:rPrChange>
                <w14:textFill>
                  <w14:solidFill>
                    <w14:schemeClr w14:val="tx1"/>
                  </w14:solidFill>
                </w14:textFill>
              </w:rPr>
              <w:t>let</w:t>
            </w:r>
          </w:ins>
          <w:ins w:id="26650" w:author="冷雪凝" w:date="2019-05-14T19:30:07Z">
            <w:r>
              <w:rPr>
                <w:rStyle w:val="19"/>
                <w:color w:val="000000" w:themeColor="text1"/>
                <w:rPrChange w:id="26651" w:author="梁元" w:date="2019-05-14T19:51:36Z">
                  <w:rPr>
                    <w:rStyle w:val="19"/>
                  </w:rPr>
                </w:rPrChange>
                <w14:textFill>
                  <w14:solidFill>
                    <w14:schemeClr w14:val="tx1"/>
                  </w14:solidFill>
                </w14:textFill>
              </w:rPr>
              <w:t xml:space="preserve"> reducer </w:t>
            </w:r>
          </w:ins>
          <w:ins w:id="26653" w:author="冷雪凝" w:date="2019-05-14T19:30:07Z">
            <w:r>
              <w:rPr>
                <w:rStyle w:val="23"/>
                <w:color w:val="000000" w:themeColor="text1"/>
                <w:rPrChange w:id="26654" w:author="梁元" w:date="2019-05-14T19:51:36Z">
                  <w:rPr>
                    <w:rStyle w:val="23"/>
                  </w:rPr>
                </w:rPrChange>
                <w14:textFill>
                  <w14:solidFill>
                    <w14:schemeClr w14:val="tx1"/>
                  </w14:solidFill>
                </w14:textFill>
              </w:rPr>
              <w:t>=</w:t>
            </w:r>
          </w:ins>
          <w:ins w:id="26656" w:author="冷雪凝" w:date="2019-05-14T19:30:07Z">
            <w:r>
              <w:rPr>
                <w:rStyle w:val="19"/>
                <w:color w:val="000000" w:themeColor="text1"/>
                <w:rPrChange w:id="26657" w:author="梁元" w:date="2019-05-14T19:51:36Z">
                  <w:rPr>
                    <w:rStyle w:val="19"/>
                  </w:rPr>
                </w:rPrChange>
                <w14:textFill>
                  <w14:solidFill>
                    <w14:schemeClr w14:val="tx1"/>
                  </w14:solidFill>
                </w14:textFill>
              </w:rPr>
              <w:t xml:space="preserve"> </w:t>
            </w:r>
          </w:ins>
          <w:ins w:id="26659" w:author="冷雪凝" w:date="2019-05-14T19:30:07Z">
            <w:r>
              <w:rPr>
                <w:rStyle w:val="23"/>
                <w:color w:val="000000" w:themeColor="text1"/>
                <w:rPrChange w:id="26660" w:author="梁元" w:date="2019-05-14T19:51:36Z">
                  <w:rPr>
                    <w:rStyle w:val="23"/>
                  </w:rPr>
                </w:rPrChange>
                <w14:textFill>
                  <w14:solidFill>
                    <w14:schemeClr w14:val="tx1"/>
                  </w14:solidFill>
                </w14:textFill>
              </w:rPr>
              <w:t>combineReducers({</w:t>
            </w:r>
          </w:ins>
          <w:ins w:id="26662" w:author="冷雪凝" w:date="2019-05-14T19:30:07Z">
            <w:r>
              <w:rPr>
                <w:rStyle w:val="19"/>
                <w:color w:val="000000" w:themeColor="text1"/>
                <w:rPrChange w:id="26663" w:author="梁元" w:date="2019-05-14T19:51:36Z">
                  <w:rPr>
                    <w:rStyle w:val="19"/>
                  </w:rPr>
                </w:rPrChange>
                <w14:textFill>
                  <w14:solidFill>
                    <w14:schemeClr w14:val="tx1"/>
                  </w14:solidFill>
                </w14:textFill>
              </w:rPr>
              <w:t xml:space="preserve"> visibilityFilter</w:t>
            </w:r>
          </w:ins>
          <w:ins w:id="26665" w:author="冷雪凝" w:date="2019-05-14T19:30:07Z">
            <w:r>
              <w:rPr>
                <w:rStyle w:val="23"/>
                <w:color w:val="000000" w:themeColor="text1"/>
                <w:rPrChange w:id="26666" w:author="梁元" w:date="2019-05-14T19:51:36Z">
                  <w:rPr>
                    <w:rStyle w:val="23"/>
                  </w:rPr>
                </w:rPrChange>
                <w14:textFill>
                  <w14:solidFill>
                    <w14:schemeClr w14:val="tx1"/>
                  </w14:solidFill>
                </w14:textFill>
              </w:rPr>
              <w:t>,</w:t>
            </w:r>
          </w:ins>
          <w:ins w:id="26668" w:author="冷雪凝" w:date="2019-05-14T19:30:07Z">
            <w:r>
              <w:rPr>
                <w:rStyle w:val="19"/>
                <w:color w:val="000000" w:themeColor="text1"/>
                <w:rPrChange w:id="26669" w:author="梁元" w:date="2019-05-14T19:51:36Z">
                  <w:rPr>
                    <w:rStyle w:val="19"/>
                  </w:rPr>
                </w:rPrChange>
                <w14:textFill>
                  <w14:solidFill>
                    <w14:schemeClr w14:val="tx1"/>
                  </w14:solidFill>
                </w14:textFill>
              </w:rPr>
              <w:t xml:space="preserve"> todos </w:t>
            </w:r>
          </w:ins>
          <w:ins w:id="26671" w:author="冷雪凝" w:date="2019-05-14T19:30:07Z">
            <w:r>
              <w:rPr>
                <w:rStyle w:val="23"/>
                <w:color w:val="000000" w:themeColor="text1"/>
                <w:rPrChange w:id="26672" w:author="梁元" w:date="2019-05-14T19:51:36Z">
                  <w:rPr>
                    <w:rStyle w:val="23"/>
                  </w:rPr>
                </w:rPrChange>
                <w14:textFill>
                  <w14:solidFill>
                    <w14:schemeClr w14:val="tx1"/>
                  </w14:solidFill>
                </w14:textFill>
              </w:rPr>
              <w:t>})</w:t>
            </w:r>
          </w:ins>
        </w:p>
        <w:p>
          <w:pPr>
            <w:pStyle w:val="10"/>
            <w:ind w:firstLine="480" w:firstLineChars="200"/>
            <w:rPr>
              <w:ins w:id="26674" w:author="冷雪凝" w:date="2019-05-14T19:30:07Z"/>
              <w:rStyle w:val="19"/>
              <w:color w:val="000000" w:themeColor="text1"/>
              <w:rPrChange w:id="26675" w:author="梁元" w:date="2019-05-14T19:51:36Z">
                <w:rPr>
                  <w:ins w:id="26676" w:author="冷雪凝" w:date="2019-05-14T19:30:07Z"/>
                  <w:rStyle w:val="19"/>
                </w:rPr>
              </w:rPrChange>
              <w14:textFill>
                <w14:solidFill>
                  <w14:schemeClr w14:val="tx1"/>
                </w14:solidFill>
              </w14:textFill>
            </w:rPr>
          </w:pPr>
          <w:ins w:id="26677" w:author="冷雪凝" w:date="2019-05-14T19:30:07Z">
            <w:r>
              <w:rPr>
                <w:rStyle w:val="23"/>
                <w:color w:val="000000" w:themeColor="text1"/>
                <w:rPrChange w:id="26678" w:author="梁元" w:date="2019-05-14T19:51:36Z">
                  <w:rPr>
                    <w:rStyle w:val="23"/>
                  </w:rPr>
                </w:rPrChange>
                <w14:textFill>
                  <w14:solidFill>
                    <w14:schemeClr w14:val="tx1"/>
                  </w14:solidFill>
                </w14:textFill>
              </w:rPr>
              <w:t>let</w:t>
            </w:r>
          </w:ins>
          <w:ins w:id="26680" w:author="冷雪凝" w:date="2019-05-14T19:30:07Z">
            <w:r>
              <w:rPr>
                <w:rStyle w:val="19"/>
                <w:color w:val="000000" w:themeColor="text1"/>
                <w:rPrChange w:id="26681" w:author="梁元" w:date="2019-05-14T19:51:36Z">
                  <w:rPr>
                    <w:rStyle w:val="19"/>
                  </w:rPr>
                </w:rPrChange>
                <w14:textFill>
                  <w14:solidFill>
                    <w14:schemeClr w14:val="tx1"/>
                  </w14:solidFill>
                </w14:textFill>
              </w:rPr>
              <w:t xml:space="preserve"> store </w:t>
            </w:r>
          </w:ins>
          <w:ins w:id="26683" w:author="冷雪凝" w:date="2019-05-14T19:30:07Z">
            <w:r>
              <w:rPr>
                <w:rStyle w:val="23"/>
                <w:color w:val="000000" w:themeColor="text1"/>
                <w:rPrChange w:id="26684" w:author="梁元" w:date="2019-05-14T19:51:36Z">
                  <w:rPr>
                    <w:rStyle w:val="23"/>
                  </w:rPr>
                </w:rPrChange>
                <w14:textFill>
                  <w14:solidFill>
                    <w14:schemeClr w14:val="tx1"/>
                  </w14:solidFill>
                </w14:textFill>
              </w:rPr>
              <w:t>=</w:t>
            </w:r>
          </w:ins>
          <w:ins w:id="26686" w:author="冷雪凝" w:date="2019-05-14T19:30:07Z">
            <w:r>
              <w:rPr>
                <w:rStyle w:val="19"/>
                <w:color w:val="000000" w:themeColor="text1"/>
                <w:rPrChange w:id="26687" w:author="梁元" w:date="2019-05-14T19:51:36Z">
                  <w:rPr>
                    <w:rStyle w:val="19"/>
                  </w:rPr>
                </w:rPrChange>
                <w14:textFill>
                  <w14:solidFill>
                    <w14:schemeClr w14:val="tx1"/>
                  </w14:solidFill>
                </w14:textFill>
              </w:rPr>
              <w:t xml:space="preserve"> </w:t>
            </w:r>
          </w:ins>
          <w:ins w:id="26689" w:author="冷雪凝" w:date="2019-05-14T19:30:07Z">
            <w:r>
              <w:rPr>
                <w:rStyle w:val="23"/>
                <w:color w:val="000000" w:themeColor="text1"/>
                <w:rPrChange w:id="26690" w:author="梁元" w:date="2019-05-14T19:51:36Z">
                  <w:rPr>
                    <w:rStyle w:val="23"/>
                  </w:rPr>
                </w:rPrChange>
                <w14:textFill>
                  <w14:solidFill>
                    <w14:schemeClr w14:val="tx1"/>
                  </w14:solidFill>
                </w14:textFill>
              </w:rPr>
              <w:t>createStore(</w:t>
            </w:r>
          </w:ins>
          <w:ins w:id="26692" w:author="冷雪凝" w:date="2019-05-14T19:30:07Z">
            <w:r>
              <w:rPr>
                <w:rStyle w:val="19"/>
                <w:color w:val="000000" w:themeColor="text1"/>
                <w:rPrChange w:id="26693" w:author="梁元" w:date="2019-05-14T19:51:36Z">
                  <w:rPr>
                    <w:rStyle w:val="19"/>
                  </w:rPr>
                </w:rPrChange>
                <w14:textFill>
                  <w14:solidFill>
                    <w14:schemeClr w14:val="tx1"/>
                  </w14:solidFill>
                </w14:textFill>
              </w:rPr>
              <w:t>reducer</w:t>
            </w:r>
          </w:ins>
          <w:ins w:id="26695" w:author="冷雪凝" w:date="2019-05-14T19:30:07Z">
            <w:r>
              <w:rPr>
                <w:rStyle w:val="23"/>
                <w:color w:val="000000" w:themeColor="text1"/>
                <w:rPrChange w:id="26696" w:author="梁元" w:date="2019-05-14T19:51:36Z">
                  <w:rPr>
                    <w:rStyle w:val="23"/>
                  </w:rPr>
                </w:rPrChange>
                <w14:textFill>
                  <w14:solidFill>
                    <w14:schemeClr w14:val="tx1"/>
                  </w14:solidFill>
                </w14:textFill>
              </w:rPr>
              <w:t>)</w:t>
            </w:r>
          </w:ins>
        </w:p>
        <w:p>
          <w:pPr>
            <w:pStyle w:val="3"/>
            <w:numPr>
              <w:ilvl w:val="0"/>
              <w:numId w:val="20"/>
            </w:numPr>
            <w:spacing w:line="240" w:lineRule="auto"/>
            <w:ind w:firstLine="562" w:firstLineChars="200"/>
            <w:rPr>
              <w:ins w:id="26698" w:author="冷雪凝" w:date="2019-05-14T19:30:07Z"/>
              <w:rFonts w:hint="eastAsia" w:ascii="仿宋" w:hAnsi="仿宋" w:eastAsia="仿宋" w:cstheme="majorBidi"/>
              <w:b/>
              <w:bCs/>
              <w:color w:val="000000" w:themeColor="text1"/>
              <w:kern w:val="2"/>
              <w:sz w:val="28"/>
              <w:szCs w:val="28"/>
              <w:lang w:val="en-US" w:eastAsia="zh-CN" w:bidi="ar-SA"/>
              <w:rPrChange w:id="26699" w:author="梁元" w:date="2019-05-14T19:51:36Z">
                <w:rPr>
                  <w:ins w:id="26700" w:author="冷雪凝" w:date="2019-05-14T19:30:07Z"/>
                  <w:rFonts w:hint="eastAsia" w:ascii="仿宋" w:hAnsi="仿宋" w:eastAsia="仿宋" w:cstheme="majorBidi"/>
                  <w:b/>
                  <w:bCs/>
                  <w:kern w:val="2"/>
                  <w:sz w:val="28"/>
                  <w:szCs w:val="28"/>
                  <w:lang w:val="en-US" w:eastAsia="zh-CN" w:bidi="ar-SA"/>
                </w:rPr>
              </w:rPrChange>
              <w14:textFill>
                <w14:solidFill>
                  <w14:schemeClr w14:val="tx1"/>
                </w14:solidFill>
              </w14:textFill>
            </w:rPr>
          </w:pPr>
          <w:ins w:id="26701" w:author="冷雪凝" w:date="2019-05-14T19:30:07Z">
            <w:r>
              <w:rPr>
                <w:rFonts w:hint="eastAsia" w:ascii="仿宋" w:hAnsi="仿宋" w:eastAsia="仿宋" w:cstheme="majorBidi"/>
                <w:b/>
                <w:bCs/>
                <w:color w:val="000000" w:themeColor="text1"/>
                <w:kern w:val="2"/>
                <w:sz w:val="28"/>
                <w:szCs w:val="28"/>
                <w:lang w:val="en-US" w:eastAsia="zh-CN" w:bidi="ar-SA"/>
                <w:rPrChange w:id="26702" w:author="梁元" w:date="2019-05-14T19:51:36Z">
                  <w:rPr>
                    <w:rFonts w:hint="eastAsia" w:ascii="仿宋" w:hAnsi="仿宋" w:eastAsia="仿宋" w:cstheme="majorBidi"/>
                    <w:b/>
                    <w:bCs/>
                    <w:kern w:val="2"/>
                    <w:sz w:val="28"/>
                    <w:szCs w:val="28"/>
                    <w:lang w:val="en-US" w:eastAsia="zh-CN" w:bidi="ar-SA"/>
                  </w:rPr>
                </w:rPrChange>
                <w14:textFill>
                  <w14:solidFill>
                    <w14:schemeClr w14:val="tx1"/>
                  </w14:solidFill>
                </w14:textFill>
              </w:rPr>
              <w:t>延伸及扩展问题回答参考</w:t>
            </w:r>
          </w:ins>
        </w:p>
        <w:p>
          <w:pPr>
            <w:pStyle w:val="3"/>
            <w:numPr>
              <w:ilvl w:val="0"/>
              <w:numId w:val="20"/>
            </w:numPr>
            <w:spacing w:line="240" w:lineRule="auto"/>
            <w:ind w:firstLine="562" w:firstLineChars="200"/>
            <w:rPr>
              <w:ins w:id="26704" w:author="冷雪凝" w:date="2019-05-14T19:30:07Z"/>
              <w:rFonts w:hint="eastAsia" w:ascii="仿宋" w:hAnsi="仿宋" w:eastAsia="仿宋" w:cstheme="majorBidi"/>
              <w:b/>
              <w:bCs/>
              <w:color w:val="000000" w:themeColor="text1"/>
              <w:kern w:val="2"/>
              <w:sz w:val="28"/>
              <w:szCs w:val="28"/>
              <w:lang w:val="en-US" w:eastAsia="zh-CN" w:bidi="ar-SA"/>
              <w:rPrChange w:id="26705" w:author="梁元" w:date="2019-05-14T19:51:36Z">
                <w:rPr>
                  <w:ins w:id="26706" w:author="冷雪凝" w:date="2019-05-14T19:30:07Z"/>
                  <w:rFonts w:hint="eastAsia" w:ascii="仿宋" w:hAnsi="仿宋" w:eastAsia="仿宋" w:cstheme="majorBidi"/>
                  <w:b/>
                  <w:bCs/>
                  <w:kern w:val="2"/>
                  <w:sz w:val="28"/>
                  <w:szCs w:val="28"/>
                  <w:lang w:val="en-US" w:eastAsia="zh-CN" w:bidi="ar-SA"/>
                </w:rPr>
              </w:rPrChange>
              <w14:textFill>
                <w14:solidFill>
                  <w14:schemeClr w14:val="tx1"/>
                </w14:solidFill>
              </w14:textFill>
            </w:rPr>
          </w:pPr>
          <w:ins w:id="26707" w:author="冷雪凝" w:date="2019-05-14T19:30:07Z">
            <w:r>
              <w:rPr>
                <w:rFonts w:hint="eastAsia" w:ascii="仿宋" w:hAnsi="仿宋" w:eastAsia="仿宋" w:cstheme="majorBidi"/>
                <w:b/>
                <w:bCs/>
                <w:color w:val="000000" w:themeColor="text1"/>
                <w:kern w:val="2"/>
                <w:sz w:val="28"/>
                <w:szCs w:val="28"/>
                <w:lang w:val="en-US" w:eastAsia="zh-CN" w:bidi="ar-SA"/>
                <w:rPrChange w:id="26708" w:author="梁元" w:date="2019-05-14T19:51:36Z">
                  <w:rPr>
                    <w:rFonts w:hint="eastAsia" w:ascii="仿宋" w:hAnsi="仿宋" w:eastAsia="仿宋" w:cstheme="majorBidi"/>
                    <w:b/>
                    <w:bCs/>
                    <w:kern w:val="2"/>
                    <w:sz w:val="28"/>
                    <w:szCs w:val="28"/>
                    <w:lang w:val="en-US" w:eastAsia="zh-CN" w:bidi="ar-SA"/>
                  </w:rPr>
                </w:rPrChange>
                <w14:textFill>
                  <w14:solidFill>
                    <w14:schemeClr w14:val="tx1"/>
                  </w14:solidFill>
                </w14:textFill>
              </w:rPr>
              <w:t>项目中体现经验的点</w:t>
            </w:r>
          </w:ins>
        </w:p>
        <w:p>
          <w:pPr>
            <w:pStyle w:val="3"/>
            <w:numPr>
              <w:ilvl w:val="0"/>
              <w:numId w:val="20"/>
            </w:numPr>
            <w:spacing w:line="240" w:lineRule="auto"/>
            <w:ind w:firstLine="562" w:firstLineChars="200"/>
            <w:rPr>
              <w:ins w:id="26710" w:author="冷雪凝" w:date="2019-05-14T19:30:07Z"/>
              <w:rFonts w:hint="eastAsia" w:ascii="仿宋" w:hAnsi="仿宋" w:eastAsia="仿宋" w:cstheme="majorBidi"/>
              <w:b/>
              <w:bCs/>
              <w:color w:val="000000" w:themeColor="text1"/>
              <w:kern w:val="2"/>
              <w:sz w:val="28"/>
              <w:szCs w:val="28"/>
              <w:lang w:val="en-US" w:eastAsia="zh-CN" w:bidi="ar-SA"/>
              <w:rPrChange w:id="26711" w:author="梁元" w:date="2019-05-14T19:51:36Z">
                <w:rPr>
                  <w:ins w:id="26712" w:author="冷雪凝" w:date="2019-05-14T19:30:07Z"/>
                  <w:rFonts w:hint="eastAsia" w:ascii="仿宋" w:hAnsi="仿宋" w:eastAsia="仿宋" w:cstheme="majorBidi"/>
                  <w:b/>
                  <w:bCs/>
                  <w:kern w:val="2"/>
                  <w:sz w:val="28"/>
                  <w:szCs w:val="28"/>
                  <w:lang w:val="en-US" w:eastAsia="zh-CN" w:bidi="ar-SA"/>
                </w:rPr>
              </w:rPrChange>
              <w14:textFill>
                <w14:solidFill>
                  <w14:schemeClr w14:val="tx1"/>
                </w14:solidFill>
              </w14:textFill>
            </w:rPr>
          </w:pPr>
          <w:ins w:id="26713" w:author="冷雪凝" w:date="2019-05-14T19:30:07Z">
            <w:r>
              <w:rPr>
                <w:rFonts w:hint="eastAsia" w:ascii="仿宋" w:hAnsi="仿宋" w:eastAsia="仿宋" w:cstheme="majorBidi"/>
                <w:b/>
                <w:bCs/>
                <w:color w:val="000000" w:themeColor="text1"/>
                <w:kern w:val="2"/>
                <w:sz w:val="28"/>
                <w:szCs w:val="28"/>
                <w:lang w:val="en-US" w:eastAsia="zh-CN" w:bidi="ar-SA"/>
                <w:rPrChange w:id="26714" w:author="梁元" w:date="2019-05-14T19:51:36Z">
                  <w:rPr>
                    <w:rFonts w:hint="eastAsia" w:ascii="仿宋" w:hAnsi="仿宋" w:eastAsia="仿宋" w:cstheme="majorBidi"/>
                    <w:b/>
                    <w:bCs/>
                    <w:kern w:val="2"/>
                    <w:sz w:val="28"/>
                    <w:szCs w:val="28"/>
                    <w:lang w:val="en-US" w:eastAsia="zh-CN" w:bidi="ar-SA"/>
                  </w:rPr>
                </w:rPrChange>
                <w14:textFill>
                  <w14:solidFill>
                    <w14:schemeClr w14:val="tx1"/>
                  </w14:solidFill>
                </w14:textFill>
              </w:rPr>
              <w:t>论坛参考</w:t>
            </w:r>
          </w:ins>
        </w:p>
        <w:customXmlInsRangeStart w:id="26716" w:author="冷雪凝" w:date="2019-05-14T19:30:07Z"/>
        <w:sdt>
          <w:sdtPr>
            <w:rPr>
              <w:rFonts w:eastAsiaTheme="minorHAnsi"/>
              <w:color w:val="000000" w:themeColor="text1"/>
              <w14:textFill>
                <w14:solidFill>
                  <w14:schemeClr w14:val="tx1"/>
                </w14:solidFill>
              </w14:textFill>
            </w:rPr>
            <w:id w:val="-1826581312"/>
            <w:docPartObj>
              <w:docPartGallery w:val="autotext"/>
            </w:docPartObj>
          </w:sdtPr>
          <w:sdtEndPr>
            <w:rPr>
              <w:rFonts w:eastAsiaTheme="minorHAnsi"/>
              <w:color w:val="000000" w:themeColor="text1"/>
              <w14:textFill>
                <w14:solidFill>
                  <w14:schemeClr w14:val="tx1"/>
                </w14:solidFill>
              </w14:textFill>
            </w:rPr>
          </w:sdtEndPr>
          <w:sdtContent>
            <w:customXmlInsRangeEnd w:id="26716"/>
            <w:p>
              <w:pPr>
                <w:ind w:firstLine="480" w:firstLineChars="200"/>
                <w:rPr>
                  <w:ins w:id="26718" w:author="冷雪凝" w:date="2019-05-14T19:30:07Z"/>
                  <w:rFonts w:eastAsiaTheme="minorHAnsi"/>
                  <w:color w:val="000000" w:themeColor="text1"/>
                  <w14:textFill>
                    <w14:solidFill>
                      <w14:schemeClr w14:val="tx1"/>
                    </w14:solidFill>
                  </w14:textFill>
                </w:rPr>
                <w:sectPr>
                  <w:headerReference r:id="rId54" w:type="first"/>
                  <w:footerReference r:id="rId56" w:type="first"/>
                  <w:headerReference r:id="rId53" w:type="default"/>
                  <w:footerReference r:id="rId55" w:type="default"/>
                  <w:pgSz w:w="11906" w:h="16838"/>
                  <w:pgMar w:top="1440" w:right="1800" w:bottom="1440" w:left="1800" w:header="851" w:footer="992" w:gutter="0"/>
                  <w:pgNumType w:start="0"/>
                  <w:cols w:space="425" w:num="1"/>
                  <w:docGrid w:type="lines" w:linePitch="326" w:charSpace="0"/>
                </w:sectPr>
              </w:pPr>
            </w:p>
            <w:p>
              <w:pPr>
                <w:widowControl/>
                <w:ind w:firstLine="480" w:firstLineChars="200"/>
                <w:jc w:val="left"/>
                <w:rPr>
                  <w:ins w:id="26720" w:author="冷雪凝" w:date="2019-05-14T19:30:07Z"/>
                  <w:rFonts w:eastAsiaTheme="minorHAnsi"/>
                  <w:color w:val="000000" w:themeColor="text1"/>
                  <w14:textFill>
                    <w14:solidFill>
                      <w14:schemeClr w14:val="tx1"/>
                    </w14:solidFill>
                  </w14:textFill>
                </w:rPr>
              </w:pPr>
            </w:p>
            <w:customXmlInsRangeStart w:id="26722" w:author="冷雪凝" w:date="2019-05-14T19:30:07Z"/>
          </w:sdtContent>
        </w:sdt>
        <w:customXmlInsRangeEnd w:id="26722"/>
        <w:p>
          <w:pPr>
            <w:pStyle w:val="2"/>
            <w:numPr>
              <w:ilvl w:val="0"/>
              <w:numId w:val="1"/>
            </w:numPr>
            <w:rPr>
              <w:ins w:id="26723" w:author="冷雪凝" w:date="2019-05-14T19:30:07Z"/>
              <w:rFonts w:ascii="仿宋" w:hAnsi="仿宋" w:eastAsia="仿宋"/>
              <w:color w:val="000000" w:themeColor="text1"/>
              <w:sz w:val="28"/>
              <w:szCs w:val="28"/>
              <w:rPrChange w:id="26724" w:author="梁元" w:date="2019-05-14T19:51:36Z">
                <w:rPr>
                  <w:ins w:id="26725" w:author="冷雪凝" w:date="2019-05-14T19:30:07Z"/>
                  <w:rFonts w:ascii="仿宋" w:hAnsi="仿宋" w:eastAsia="仿宋"/>
                  <w:sz w:val="28"/>
                  <w:szCs w:val="28"/>
                </w:rPr>
              </w:rPrChange>
              <w14:textFill>
                <w14:solidFill>
                  <w14:schemeClr w14:val="tx1"/>
                </w14:solidFill>
              </w14:textFill>
            </w:rPr>
          </w:pPr>
          <w:ins w:id="26726" w:author="冷雪凝" w:date="2019-05-14T19:31:53Z">
            <w:bookmarkStart w:id="927" w:name="_Toc29125_WPSOffice_Level1"/>
            <w:r>
              <w:rPr>
                <w:rFonts w:hint="eastAsia" w:ascii="仿宋" w:hAnsi="仿宋" w:eastAsia="仿宋"/>
                <w:color w:val="000000" w:themeColor="text1"/>
                <w:sz w:val="28"/>
                <w:szCs w:val="28"/>
                <w:lang w:val="en-US" w:eastAsia="zh-CN"/>
                <w:rPrChange w:id="26727" w:author="梁元" w:date="2019-05-14T19:51:36Z">
                  <w:rPr>
                    <w:rFonts w:hint="eastAsia" w:ascii="仿宋" w:hAnsi="仿宋" w:eastAsia="仿宋"/>
                    <w:sz w:val="28"/>
                    <w:szCs w:val="28"/>
                    <w:lang w:val="en-US" w:eastAsia="zh-CN"/>
                  </w:rPr>
                </w:rPrChange>
                <w14:textFill>
                  <w14:solidFill>
                    <w14:schemeClr w14:val="tx1"/>
                  </w14:solidFill>
                </w14:textFill>
              </w:rPr>
              <w:t>解释一下</w:t>
            </w:r>
          </w:ins>
          <w:ins w:id="26729" w:author="冷雪凝" w:date="2019-05-14T19:31:55Z">
            <w:r>
              <w:rPr>
                <w:rFonts w:hint="eastAsia" w:ascii="仿宋" w:hAnsi="仿宋" w:eastAsia="仿宋"/>
                <w:color w:val="000000" w:themeColor="text1"/>
                <w:sz w:val="28"/>
                <w:szCs w:val="28"/>
                <w:lang w:val="en-US" w:eastAsia="zh-CN"/>
                <w:rPrChange w:id="26730" w:author="梁元" w:date="2019-05-14T19:51:36Z">
                  <w:rPr>
                    <w:rFonts w:hint="eastAsia" w:ascii="仿宋" w:hAnsi="仿宋" w:eastAsia="仿宋"/>
                    <w:sz w:val="28"/>
                    <w:szCs w:val="28"/>
                    <w:lang w:val="en-US" w:eastAsia="zh-CN"/>
                  </w:rPr>
                </w:rPrChange>
                <w14:textFill>
                  <w14:solidFill>
                    <w14:schemeClr w14:val="tx1"/>
                  </w14:solidFill>
                </w14:textFill>
              </w:rPr>
              <w:t>页面</w:t>
            </w:r>
          </w:ins>
          <w:ins w:id="26732" w:author="冷雪凝" w:date="2019-05-14T19:31:58Z">
            <w:r>
              <w:rPr>
                <w:rFonts w:hint="eastAsia" w:ascii="仿宋" w:hAnsi="仿宋" w:eastAsia="仿宋"/>
                <w:color w:val="000000" w:themeColor="text1"/>
                <w:sz w:val="28"/>
                <w:szCs w:val="28"/>
                <w:lang w:val="en-US" w:eastAsia="zh-CN"/>
                <w:rPrChange w:id="26733" w:author="梁元" w:date="2019-05-14T19:51:36Z">
                  <w:rPr>
                    <w:rFonts w:hint="eastAsia" w:ascii="仿宋" w:hAnsi="仿宋" w:eastAsia="仿宋"/>
                    <w:sz w:val="28"/>
                    <w:szCs w:val="28"/>
                    <w:lang w:val="en-US" w:eastAsia="zh-CN"/>
                  </w:rPr>
                </w:rPrChange>
                <w14:textFill>
                  <w14:solidFill>
                    <w14:schemeClr w14:val="tx1"/>
                  </w14:solidFill>
                </w14:textFill>
              </w:rPr>
              <w:t>重构</w:t>
            </w:r>
          </w:ins>
          <w:ins w:id="26735" w:author="冷雪凝" w:date="2019-05-14T19:31:59Z">
            <w:r>
              <w:rPr>
                <w:rFonts w:hint="eastAsia" w:ascii="仿宋" w:hAnsi="仿宋" w:eastAsia="仿宋"/>
                <w:color w:val="000000" w:themeColor="text1"/>
                <w:sz w:val="28"/>
                <w:szCs w:val="28"/>
                <w:lang w:val="en-US" w:eastAsia="zh-CN"/>
                <w:rPrChange w:id="26736" w:author="梁元" w:date="2019-05-14T19:51:36Z">
                  <w:rPr>
                    <w:rFonts w:hint="eastAsia" w:ascii="仿宋" w:hAnsi="仿宋" w:eastAsia="仿宋"/>
                    <w:sz w:val="28"/>
                    <w:szCs w:val="28"/>
                    <w:lang w:val="en-US" w:eastAsia="zh-CN"/>
                  </w:rPr>
                </w:rPrChange>
                <w14:textFill>
                  <w14:solidFill>
                    <w14:schemeClr w14:val="tx1"/>
                  </w14:solidFill>
                </w14:textFill>
              </w:rPr>
              <w:t>操作</w:t>
            </w:r>
          </w:ins>
          <w:ins w:id="26738" w:author="冷雪凝" w:date="2019-05-14T19:30:07Z">
            <w:r>
              <w:rPr>
                <w:rFonts w:hint="eastAsia" w:ascii="仿宋" w:hAnsi="仿宋" w:eastAsia="仿宋"/>
                <w:color w:val="000000" w:themeColor="text1"/>
                <w:sz w:val="28"/>
                <w:szCs w:val="28"/>
                <w:lang w:eastAsia="zh-CN"/>
                <w:rPrChange w:id="26739" w:author="梁元" w:date="2019-05-14T19:51:36Z">
                  <w:rPr>
                    <w:rFonts w:hint="eastAsia" w:ascii="仿宋" w:hAnsi="仿宋" w:eastAsia="仿宋"/>
                    <w:sz w:val="28"/>
                    <w:szCs w:val="28"/>
                    <w:lang w:eastAsia="zh-CN"/>
                  </w:rPr>
                </w:rPrChange>
                <w14:textFill>
                  <w14:solidFill>
                    <w14:schemeClr w14:val="tx1"/>
                  </w14:solidFill>
                </w14:textFill>
              </w:rPr>
              <w:t>？</w:t>
            </w:r>
            <w:bookmarkEnd w:id="927"/>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ins w:id="26741" w:author="冷雪凝" w:date="2019-05-14T19:30:07Z"/>
            </w:trPr>
            <w:tc>
              <w:tcPr>
                <w:tcW w:w="1523" w:type="dxa"/>
              </w:tcPr>
              <w:p>
                <w:pPr>
                  <w:jc w:val="center"/>
                  <w:rPr>
                    <w:ins w:id="26742" w:author="冷雪凝" w:date="2019-05-14T19:30:07Z"/>
                    <w:rFonts w:ascii="仿宋" w:hAnsi="仿宋" w:eastAsia="仿宋"/>
                    <w:color w:val="000000" w:themeColor="text1"/>
                    <w:rPrChange w:id="26743" w:author="梁元" w:date="2019-05-14T19:51:36Z">
                      <w:rPr>
                        <w:ins w:id="26744" w:author="冷雪凝" w:date="2019-05-14T19:30:07Z"/>
                        <w:rFonts w:ascii="仿宋" w:hAnsi="仿宋" w:eastAsia="仿宋"/>
                      </w:rPr>
                    </w:rPrChange>
                    <w14:textFill>
                      <w14:solidFill>
                        <w14:schemeClr w14:val="tx1"/>
                      </w14:solidFill>
                    </w14:textFill>
                  </w:rPr>
                </w:pPr>
                <w:ins w:id="26745" w:author="冷雪凝" w:date="2019-05-14T19:30:07Z">
                  <w:r>
                    <w:rPr>
                      <w:rFonts w:hint="eastAsia" w:ascii="仿宋" w:hAnsi="仿宋" w:eastAsia="仿宋"/>
                      <w:color w:val="000000" w:themeColor="text1"/>
                      <w:rPrChange w:id="26746"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26748" w:author="冷雪凝" w:date="2019-05-14T19:30:07Z"/>
                    <w:rFonts w:ascii="仿宋" w:hAnsi="仿宋" w:eastAsia="仿宋"/>
                    <w:color w:val="000000" w:themeColor="text1"/>
                    <w:rPrChange w:id="26749" w:author="梁元" w:date="2019-05-14T19:51:36Z">
                      <w:rPr>
                        <w:ins w:id="26750" w:author="冷雪凝" w:date="2019-05-14T19:30:07Z"/>
                        <w:rFonts w:ascii="仿宋" w:hAnsi="仿宋" w:eastAsia="仿宋"/>
                      </w:rPr>
                    </w:rPrChange>
                    <w14:textFill>
                      <w14:solidFill>
                        <w14:schemeClr w14:val="tx1"/>
                      </w14:solidFill>
                    </w14:textFill>
                  </w:rPr>
                </w:pPr>
                <w:ins w:id="26751" w:author="冷雪凝" w:date="2019-05-14T19:30:07Z">
                  <w:r>
                    <w:rPr>
                      <w:rFonts w:hint="eastAsia" w:ascii="仿宋" w:hAnsi="仿宋" w:eastAsia="仿宋"/>
                      <w:color w:val="000000" w:themeColor="text1"/>
                      <w:rPrChange w:id="26752"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26754" w:author="冷雪凝" w:date="2019-05-14T19:30:07Z"/>
                    <w:rFonts w:ascii="仿宋" w:hAnsi="仿宋" w:eastAsia="仿宋"/>
                    <w:color w:val="000000" w:themeColor="text1"/>
                    <w:rPrChange w:id="26755" w:author="梁元" w:date="2019-05-14T19:51:36Z">
                      <w:rPr>
                        <w:ins w:id="26756" w:author="冷雪凝" w:date="2019-05-14T19:30:07Z"/>
                        <w:rFonts w:ascii="仿宋" w:hAnsi="仿宋" w:eastAsia="仿宋"/>
                      </w:rPr>
                    </w:rPrChange>
                    <w14:textFill>
                      <w14:solidFill>
                        <w14:schemeClr w14:val="tx1"/>
                      </w14:solidFill>
                    </w14:textFill>
                  </w:rPr>
                </w:pPr>
                <w:ins w:id="26757" w:author="冷雪凝" w:date="2019-05-14T19:30:07Z">
                  <w:r>
                    <w:rPr>
                      <w:rFonts w:hint="eastAsia" w:ascii="仿宋" w:hAnsi="仿宋" w:eastAsia="仿宋"/>
                      <w:color w:val="000000" w:themeColor="text1"/>
                      <w:rPrChange w:id="26758"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26760" w:author="冷雪凝" w:date="2019-05-14T19:30:07Z"/>
                    <w:rFonts w:ascii="仿宋" w:hAnsi="仿宋" w:eastAsia="仿宋"/>
                    <w:color w:val="000000" w:themeColor="text1"/>
                    <w:rPrChange w:id="26761" w:author="梁元" w:date="2019-05-14T19:51:36Z">
                      <w:rPr>
                        <w:ins w:id="26762" w:author="冷雪凝" w:date="2019-05-14T19:30:07Z"/>
                        <w:rFonts w:ascii="仿宋" w:hAnsi="仿宋" w:eastAsia="仿宋"/>
                      </w:rPr>
                    </w:rPrChange>
                    <w14:textFill>
                      <w14:solidFill>
                        <w14:schemeClr w14:val="tx1"/>
                      </w14:solidFill>
                    </w14:textFill>
                  </w:rPr>
                </w:pPr>
                <w:ins w:id="26763" w:author="冷雪凝" w:date="2019-05-14T19:30:07Z">
                  <w:r>
                    <w:rPr>
                      <w:rFonts w:hint="eastAsia" w:ascii="仿宋" w:hAnsi="仿宋" w:eastAsia="仿宋"/>
                      <w:color w:val="000000" w:themeColor="text1"/>
                      <w:rPrChange w:id="26764"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26766" w:author="冷雪凝" w:date="2019-05-14T19:30:07Z"/>
                    <w:rFonts w:ascii="仿宋" w:hAnsi="仿宋" w:eastAsia="仿宋"/>
                    <w:color w:val="000000" w:themeColor="text1"/>
                    <w:rPrChange w:id="26767" w:author="梁元" w:date="2019-05-14T19:51:36Z">
                      <w:rPr>
                        <w:ins w:id="26768" w:author="冷雪凝" w:date="2019-05-14T19:30:07Z"/>
                        <w:rFonts w:ascii="仿宋" w:hAnsi="仿宋" w:eastAsia="仿宋"/>
                      </w:rPr>
                    </w:rPrChange>
                    <w14:textFill>
                      <w14:solidFill>
                        <w14:schemeClr w14:val="tx1"/>
                      </w14:solidFill>
                    </w14:textFill>
                  </w:rPr>
                </w:pPr>
                <w:ins w:id="26769" w:author="冷雪凝" w:date="2019-05-14T19:30:07Z">
                  <w:r>
                    <w:rPr>
                      <w:rFonts w:hint="eastAsia" w:ascii="仿宋" w:hAnsi="仿宋" w:eastAsia="仿宋"/>
                      <w:color w:val="000000" w:themeColor="text1"/>
                      <w:rPrChange w:id="26770"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6772" w:author="冷雪凝" w:date="2019-05-14T19:30:07Z"/>
            </w:trPr>
            <w:tc>
              <w:tcPr>
                <w:tcW w:w="1523" w:type="dxa"/>
              </w:tcPr>
              <w:p>
                <w:pPr>
                  <w:jc w:val="center"/>
                  <w:rPr>
                    <w:ins w:id="26773" w:author="冷雪凝" w:date="2019-05-14T19:30:07Z"/>
                    <w:rFonts w:hint="eastAsia" w:ascii="仿宋" w:hAnsi="仿宋" w:eastAsia="仿宋" w:cs="仿宋"/>
                    <w:b w:val="0"/>
                    <w:bCs w:val="0"/>
                    <w:color w:val="000000" w:themeColor="text1"/>
                    <w:kern w:val="2"/>
                    <w:sz w:val="24"/>
                    <w:szCs w:val="22"/>
                    <w:u w:color="000000"/>
                    <w:lang w:val="zh-TW" w:eastAsia="zh-TW" w:bidi="ar-SA"/>
                    <w:rPrChange w:id="26774" w:author="梁元" w:date="2019-05-14T19:51:36Z">
                      <w:rPr>
                        <w:ins w:id="26775" w:author="冷雪凝" w:date="2019-05-14T19:30:07Z"/>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pPr>
                <w:ins w:id="26776" w:author="冷雪凝" w:date="2019-05-14T19:30:07Z">
                  <w:r>
                    <w:rPr>
                      <w:rFonts w:hint="eastAsia" w:ascii="仿宋" w:hAnsi="仿宋" w:eastAsia="仿宋" w:cs="仿宋"/>
                      <w:b w:val="0"/>
                      <w:bCs w:val="0"/>
                      <w:color w:val="000000" w:themeColor="text1"/>
                      <w:kern w:val="2"/>
                      <w:sz w:val="24"/>
                      <w:szCs w:val="22"/>
                      <w:u w:color="000000"/>
                      <w:lang w:val="zh-TW" w:eastAsia="zh-TW" w:bidi="ar-SA"/>
                      <w:rPrChange w:id="26777" w:author="梁元" w:date="2019-05-14T19:51:36Z">
                        <w:rPr>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t>40%</w:t>
                  </w:r>
                </w:ins>
              </w:p>
            </w:tc>
            <w:tc>
              <w:tcPr>
                <w:tcW w:w="1559" w:type="dxa"/>
              </w:tcPr>
              <w:p>
                <w:pPr>
                  <w:jc w:val="center"/>
                  <w:rPr>
                    <w:ins w:id="26779" w:author="冷雪凝" w:date="2019-05-14T19:30:07Z"/>
                    <w:rFonts w:hint="eastAsia" w:ascii="仿宋" w:hAnsi="仿宋" w:eastAsia="仿宋" w:cs="仿宋"/>
                    <w:b w:val="0"/>
                    <w:bCs w:val="0"/>
                    <w:color w:val="000000" w:themeColor="text1"/>
                    <w:kern w:val="2"/>
                    <w:sz w:val="24"/>
                    <w:szCs w:val="22"/>
                    <w:u w:color="000000"/>
                    <w:lang w:val="zh-TW" w:eastAsia="zh-TW" w:bidi="ar-SA"/>
                    <w:rPrChange w:id="26780" w:author="梁元" w:date="2019-05-14T19:51:36Z">
                      <w:rPr>
                        <w:ins w:id="26781" w:author="冷雪凝" w:date="2019-05-14T19:30:07Z"/>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pPr>
                <w:ins w:id="26782" w:author="冷雪凝" w:date="2019-05-14T19:30:07Z">
                  <w:r>
                    <w:rPr>
                      <w:rFonts w:hint="eastAsia" w:ascii="仿宋" w:hAnsi="仿宋" w:eastAsia="仿宋" w:cs="仿宋"/>
                      <w:b w:val="0"/>
                      <w:bCs w:val="0"/>
                      <w:color w:val="000000" w:themeColor="text1"/>
                      <w:kern w:val="2"/>
                      <w:sz w:val="24"/>
                      <w:szCs w:val="22"/>
                      <w:u w:color="000000"/>
                      <w:lang w:val="zh-TW" w:eastAsia="zh-TW" w:bidi="ar-SA"/>
                      <w:rPrChange w:id="26783" w:author="梁元" w:date="2019-05-14T19:51:36Z">
                        <w:rPr>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t>5星</w:t>
                  </w:r>
                </w:ins>
              </w:p>
            </w:tc>
            <w:tc>
              <w:tcPr>
                <w:tcW w:w="1418" w:type="dxa"/>
              </w:tcPr>
              <w:p>
                <w:pPr>
                  <w:jc w:val="center"/>
                  <w:rPr>
                    <w:ins w:id="26785" w:author="冷雪凝" w:date="2019-05-14T19:30:07Z"/>
                    <w:rFonts w:hint="eastAsia" w:ascii="仿宋" w:hAnsi="仿宋" w:eastAsia="仿宋" w:cs="仿宋"/>
                    <w:b w:val="0"/>
                    <w:bCs w:val="0"/>
                    <w:color w:val="000000" w:themeColor="text1"/>
                    <w:kern w:val="2"/>
                    <w:sz w:val="24"/>
                    <w:szCs w:val="22"/>
                    <w:u w:color="000000"/>
                    <w:lang w:val="zh-TW" w:eastAsia="zh-TW" w:bidi="ar-SA"/>
                    <w:rPrChange w:id="26786" w:author="梁元" w:date="2019-05-14T19:51:36Z">
                      <w:rPr>
                        <w:ins w:id="26787" w:author="冷雪凝" w:date="2019-05-14T19:30:07Z"/>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pPr>
                <w:ins w:id="26788" w:author="冷雪凝" w:date="2019-05-14T19:30:07Z">
                  <w:r>
                    <w:rPr>
                      <w:rFonts w:hint="eastAsia" w:ascii="仿宋" w:hAnsi="仿宋" w:eastAsia="仿宋" w:cs="仿宋"/>
                      <w:b w:val="0"/>
                      <w:bCs w:val="0"/>
                      <w:color w:val="000000" w:themeColor="text1"/>
                      <w:kern w:val="2"/>
                      <w:sz w:val="24"/>
                      <w:szCs w:val="22"/>
                      <w:u w:color="000000"/>
                      <w:lang w:val="zh-TW" w:eastAsia="zh-TW" w:bidi="ar-SA"/>
                      <w:rPrChange w:id="26789" w:author="梁元" w:date="2019-05-14T19:51:36Z">
                        <w:rPr>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t>redux中间件</w:t>
                  </w:r>
                </w:ins>
              </w:p>
            </w:tc>
            <w:tc>
              <w:tcPr>
                <w:tcW w:w="1417" w:type="dxa"/>
              </w:tcPr>
              <w:p>
                <w:pPr>
                  <w:jc w:val="center"/>
                  <w:rPr>
                    <w:ins w:id="26791" w:author="冷雪凝" w:date="2019-05-14T19:30:07Z"/>
                    <w:rFonts w:hint="eastAsia" w:ascii="仿宋" w:hAnsi="仿宋" w:eastAsia="仿宋" w:cs="仿宋"/>
                    <w:b w:val="0"/>
                    <w:bCs w:val="0"/>
                    <w:color w:val="000000" w:themeColor="text1"/>
                    <w:kern w:val="2"/>
                    <w:sz w:val="24"/>
                    <w:szCs w:val="22"/>
                    <w:u w:color="000000"/>
                    <w:lang w:val="zh-TW" w:eastAsia="zh-TW" w:bidi="ar-SA"/>
                    <w:rPrChange w:id="26792" w:author="梁元" w:date="2019-05-14T19:51:36Z">
                      <w:rPr>
                        <w:ins w:id="26793" w:author="冷雪凝" w:date="2019-05-14T19:30:07Z"/>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pPr>
                <w:ins w:id="26794" w:author="冷雪凝" w:date="2019-05-14T19:30:07Z">
                  <w:r>
                    <w:rPr>
                      <w:rFonts w:hint="eastAsia" w:ascii="仿宋" w:hAnsi="仿宋" w:eastAsia="仿宋" w:cs="仿宋"/>
                      <w:b w:val="0"/>
                      <w:bCs w:val="0"/>
                      <w:color w:val="000000" w:themeColor="text1"/>
                      <w:kern w:val="2"/>
                      <w:sz w:val="24"/>
                      <w:szCs w:val="22"/>
                      <w:u w:color="000000"/>
                      <w:lang w:val="zh-TW" w:eastAsia="zh-TW" w:bidi="ar-SA"/>
                      <w:rPrChange w:id="26795" w:author="梁元" w:date="2019-05-14T19:51:36Z">
                        <w:rPr>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t>异步流程管理了</w:t>
                  </w:r>
                </w:ins>
              </w:p>
            </w:tc>
            <w:tc>
              <w:tcPr>
                <w:tcW w:w="1465" w:type="dxa"/>
              </w:tcPr>
              <w:p>
                <w:pPr>
                  <w:jc w:val="center"/>
                  <w:rPr>
                    <w:ins w:id="26797" w:author="冷雪凝" w:date="2019-05-14T19:30:07Z"/>
                    <w:rFonts w:hint="eastAsia" w:ascii="仿宋" w:hAnsi="仿宋" w:eastAsia="仿宋" w:cs="仿宋"/>
                    <w:b w:val="0"/>
                    <w:bCs w:val="0"/>
                    <w:color w:val="000000" w:themeColor="text1"/>
                    <w:kern w:val="2"/>
                    <w:sz w:val="24"/>
                    <w:szCs w:val="22"/>
                    <w:u w:color="000000"/>
                    <w:lang w:val="zh-TW" w:eastAsia="zh-TW" w:bidi="ar-SA"/>
                    <w:rPrChange w:id="26798" w:author="梁元" w:date="2019-05-14T19:51:36Z">
                      <w:rPr>
                        <w:ins w:id="26799" w:author="冷雪凝" w:date="2019-05-14T19:30:07Z"/>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pPr>
                <w:ins w:id="26800" w:author="冷雪凝" w:date="2019-05-14T19:30:07Z">
                  <w:r>
                    <w:rPr>
                      <w:rFonts w:hint="eastAsia" w:ascii="仿宋" w:hAnsi="仿宋" w:eastAsia="仿宋" w:cs="仿宋"/>
                      <w:b w:val="0"/>
                      <w:bCs w:val="0"/>
                      <w:color w:val="000000" w:themeColor="text1"/>
                      <w:kern w:val="2"/>
                      <w:sz w:val="24"/>
                      <w:szCs w:val="22"/>
                      <w:u w:color="000000"/>
                      <w:lang w:val="zh-TW" w:eastAsia="zh-TW" w:bidi="ar-SA"/>
                      <w:rPrChange w:id="26801" w:author="梁元" w:date="2019-05-14T19:51:36Z">
                        <w:rPr>
                          <w:rFonts w:hint="eastAsia" w:ascii="仿宋" w:hAnsi="仿宋" w:eastAsia="仿宋" w:cs="仿宋"/>
                          <w:b w:val="0"/>
                          <w:bCs w:val="0"/>
                          <w:color w:val="000000"/>
                          <w:kern w:val="2"/>
                          <w:sz w:val="24"/>
                          <w:szCs w:val="22"/>
                          <w:u w:color="000000"/>
                          <w:lang w:val="zh-TW" w:eastAsia="zh-TW" w:bidi="ar-SA"/>
                        </w:rPr>
                      </w:rPrChange>
                      <w14:textFill>
                        <w14:solidFill>
                          <w14:schemeClr w14:val="tx1"/>
                        </w14:solidFill>
                      </w14:textFill>
                    </w:rPr>
                    <w:t>数据容器</w:t>
                  </w:r>
                </w:ins>
              </w:p>
            </w:tc>
          </w:tr>
        </w:tbl>
        <w:p>
          <w:pPr>
            <w:pStyle w:val="3"/>
            <w:numPr>
              <w:ilvl w:val="0"/>
              <w:numId w:val="21"/>
            </w:numPr>
            <w:spacing w:line="240" w:lineRule="auto"/>
            <w:ind w:firstLine="562" w:firstLineChars="200"/>
            <w:rPr>
              <w:ins w:id="26803" w:author="冷雪凝" w:date="2019-05-14T19:30:07Z"/>
              <w:rFonts w:ascii="仿宋" w:hAnsi="仿宋" w:eastAsia="仿宋"/>
              <w:color w:val="000000" w:themeColor="text1"/>
              <w:sz w:val="28"/>
              <w:szCs w:val="28"/>
              <w:rPrChange w:id="26804" w:author="梁元" w:date="2019-05-14T19:51:36Z">
                <w:rPr>
                  <w:ins w:id="26805" w:author="冷雪凝" w:date="2019-05-14T19:30:07Z"/>
                  <w:rFonts w:ascii="仿宋" w:hAnsi="仿宋" w:eastAsia="仿宋"/>
                  <w:sz w:val="28"/>
                  <w:szCs w:val="28"/>
                </w:rPr>
              </w:rPrChange>
              <w14:textFill>
                <w14:solidFill>
                  <w14:schemeClr w14:val="tx1"/>
                </w14:solidFill>
              </w14:textFill>
            </w:rPr>
          </w:pPr>
          <w:ins w:id="26806" w:author="冷雪凝" w:date="2019-05-14T19:30:07Z">
            <w:bookmarkStart w:id="928" w:name="_Toc12090_WPSOffice_Level2"/>
            <w:r>
              <w:rPr>
                <w:rFonts w:hint="eastAsia" w:ascii="仿宋" w:hAnsi="仿宋" w:eastAsia="仿宋"/>
                <w:color w:val="000000" w:themeColor="text1"/>
                <w:sz w:val="28"/>
                <w:szCs w:val="28"/>
                <w:rPrChange w:id="26807" w:author="梁元" w:date="2019-05-14T19:51:36Z">
                  <w:rPr>
                    <w:rFonts w:hint="eastAsia" w:ascii="仿宋" w:hAnsi="仿宋" w:eastAsia="仿宋"/>
                    <w:sz w:val="28"/>
                    <w:szCs w:val="28"/>
                  </w:rPr>
                </w:rPrChange>
                <w14:textFill>
                  <w14:solidFill>
                    <w14:schemeClr w14:val="tx1"/>
                  </w14:solidFill>
                </w14:textFill>
              </w:rPr>
              <w:t>通常解法</w:t>
            </w:r>
            <w:bookmarkEnd w:id="928"/>
          </w:ins>
        </w:p>
        <w:p>
          <w:pPr>
            <w:spacing w:line="240" w:lineRule="auto"/>
            <w:ind w:firstLine="480" w:firstLineChars="200"/>
            <w:rPr>
              <w:ins w:id="26809" w:author="冷雪凝" w:date="2019-05-14T19:30:07Z"/>
              <w:color w:val="000000" w:themeColor="text1"/>
              <w:rPrChange w:id="26810" w:author="梁元" w:date="2019-05-14T19:51:36Z">
                <w:rPr>
                  <w:ins w:id="26811" w:author="冷雪凝" w:date="2019-05-14T19:30:07Z"/>
                </w:rPr>
              </w:rPrChange>
              <w14:textFill>
                <w14:solidFill>
                  <w14:schemeClr w14:val="tx1"/>
                </w14:solidFill>
              </w14:textFill>
            </w:rPr>
          </w:pPr>
          <w:ins w:id="26812" w:author="冷雪凝" w:date="2019-05-14T19:30:07Z">
            <w:r>
              <w:rPr>
                <w:color w:val="000000" w:themeColor="text1"/>
                <w:rPrChange w:id="26813" w:author="梁元" w:date="2019-05-14T19:51:36Z">
                  <w:rPr/>
                </w:rPrChange>
                <w14:textFill>
                  <w14:solidFill>
                    <w14:schemeClr w14:val="tx1"/>
                  </w14:solidFill>
                </w14:textFill>
              </w:rPr>
              <w:t>Saga是一个可以用来处理复杂的异步逻辑的模块，并且由redux的action触发</w:t>
            </w:r>
          </w:ins>
          <w:ins w:id="26815" w:author="冷雪凝" w:date="2019-05-14T19:30:07Z">
            <w:r>
              <w:rPr>
                <w:rFonts w:hint="eastAsia"/>
                <w:color w:val="000000" w:themeColor="text1"/>
                <w:rPrChange w:id="26816" w:author="梁元" w:date="2019-05-14T19:51:36Z">
                  <w:rPr>
                    <w:rFonts w:hint="eastAsia"/>
                  </w:rPr>
                </w:rPrChange>
                <w14:textFill>
                  <w14:solidFill>
                    <w14:schemeClr w14:val="tx1"/>
                  </w14:solidFill>
                </w14:textFill>
              </w:rPr>
              <w:t>，S</w:t>
            </w:r>
          </w:ins>
          <w:ins w:id="26818" w:author="冷雪凝" w:date="2019-05-14T19:30:07Z">
            <w:r>
              <w:rPr>
                <w:color w:val="000000" w:themeColor="text1"/>
                <w:rPrChange w:id="26819" w:author="梁元" w:date="2019-05-14T19:51:36Z">
                  <w:rPr/>
                </w:rPrChange>
                <w14:textFill>
                  <w14:solidFill>
                    <w14:schemeClr w14:val="tx1"/>
                  </w14:solidFill>
                </w14:textFill>
              </w:rPr>
              <w:t>aga</w:t>
            </w:r>
          </w:ins>
          <w:ins w:id="26821" w:author="冷雪凝" w:date="2019-05-14T19:30:07Z">
            <w:r>
              <w:rPr>
                <w:rFonts w:hint="eastAsia"/>
                <w:color w:val="000000" w:themeColor="text1"/>
                <w:rPrChange w:id="26822" w:author="梁元" w:date="2019-05-14T19:51:36Z">
                  <w:rPr>
                    <w:rFonts w:hint="eastAsia"/>
                  </w:rPr>
                </w:rPrChange>
                <w14:textFill>
                  <w14:solidFill>
                    <w14:schemeClr w14:val="tx1"/>
                  </w14:solidFill>
                </w14:textFill>
              </w:rPr>
              <w:t>副作用就是在</w:t>
            </w:r>
          </w:ins>
          <w:ins w:id="26824" w:author="冷雪凝" w:date="2019-05-14T19:30:07Z">
            <w:r>
              <w:rPr>
                <w:color w:val="000000" w:themeColor="text1"/>
                <w:rPrChange w:id="26825" w:author="梁元" w:date="2019-05-14T19:51:36Z">
                  <w:rPr/>
                </w:rPrChange>
                <w14:textFill>
                  <w14:solidFill>
                    <w14:schemeClr w14:val="tx1"/>
                  </w14:solidFill>
                </w14:textFill>
              </w:rPr>
              <w:t>action触发redu</w:t>
            </w:r>
          </w:ins>
          <w:ins w:id="26827" w:author="冷雪凝" w:date="2019-05-14T19:30:07Z">
            <w:r>
              <w:rPr>
                <w:rFonts w:hint="eastAsia"/>
                <w:color w:val="000000" w:themeColor="text1"/>
                <w:rPrChange w:id="26828" w:author="梁元" w:date="2019-05-14T19:51:36Z">
                  <w:rPr>
                    <w:rFonts w:hint="eastAsia"/>
                  </w:rPr>
                </w:rPrChange>
                <w14:textFill>
                  <w14:solidFill>
                    <w14:schemeClr w14:val="tx1"/>
                  </w14:solidFill>
                </w14:textFill>
              </w:rPr>
              <w:t>c</w:t>
            </w:r>
          </w:ins>
          <w:ins w:id="26830" w:author="冷雪凝" w:date="2019-05-14T19:30:07Z">
            <w:r>
              <w:rPr>
                <w:color w:val="000000" w:themeColor="text1"/>
                <w:rPrChange w:id="26831" w:author="梁元" w:date="2019-05-14T19:51:36Z">
                  <w:rPr/>
                </w:rPrChange>
                <w14:textFill>
                  <w14:solidFill>
                    <w14:schemeClr w14:val="tx1"/>
                  </w14:solidFill>
                </w14:textFill>
              </w:rPr>
              <w:t>er之后执行的一些动作， 这些动作包括但不限于，连接网络，io读写，触发其他action。并且，因为Saga的副作用是通过redux的action触发的，每一个action，saga都会像redu</w:t>
            </w:r>
          </w:ins>
          <w:ins w:id="26833" w:author="冷雪凝" w:date="2019-05-14T19:30:07Z">
            <w:r>
              <w:rPr>
                <w:rFonts w:hint="eastAsia"/>
                <w:color w:val="000000" w:themeColor="text1"/>
                <w:rPrChange w:id="26834" w:author="梁元" w:date="2019-05-14T19:51:36Z">
                  <w:rPr>
                    <w:rFonts w:hint="eastAsia"/>
                  </w:rPr>
                </w:rPrChange>
                <w14:textFill>
                  <w14:solidFill>
                    <w14:schemeClr w14:val="tx1"/>
                  </w14:solidFill>
                </w14:textFill>
              </w:rPr>
              <w:t>c</w:t>
            </w:r>
          </w:ins>
          <w:ins w:id="26836" w:author="冷雪凝" w:date="2019-05-14T19:30:07Z">
            <w:r>
              <w:rPr>
                <w:color w:val="000000" w:themeColor="text1"/>
                <w:rPrChange w:id="26837" w:author="梁元" w:date="2019-05-14T19:51:36Z">
                  <w:rPr/>
                </w:rPrChange>
                <w14:textFill>
                  <w14:solidFill>
                    <w14:schemeClr w14:val="tx1"/>
                  </w14:solidFill>
                </w14:textFill>
              </w:rPr>
              <w:t>er一样接收到。并且通过触发不同的action, 我们可以控制这些副作用的状态， 例如，启动，停止，取消。</w:t>
            </w:r>
          </w:ins>
          <w:ins w:id="26839" w:author="冷雪凝" w:date="2019-05-14T19:30:07Z">
            <w:r>
              <w:rPr>
                <w:rFonts w:hint="eastAsia"/>
                <w:color w:val="000000" w:themeColor="text1"/>
                <w:rPrChange w:id="26840" w:author="梁元" w:date="2019-05-14T19:51:36Z">
                  <w:rPr>
                    <w:rFonts w:hint="eastAsia"/>
                  </w:rPr>
                </w:rPrChange>
                <w14:textFill>
                  <w14:solidFill>
                    <w14:schemeClr w14:val="tx1"/>
                  </w14:solidFill>
                </w14:textFill>
              </w:rPr>
              <w:t>通常配置Saga中间件由2部分组成：worker</w:t>
            </w:r>
          </w:ins>
          <w:ins w:id="26842" w:author="冷雪凝" w:date="2019-05-14T19:30:07Z">
            <w:r>
              <w:rPr>
                <w:color w:val="000000" w:themeColor="text1"/>
                <w:rPrChange w:id="26843" w:author="梁元" w:date="2019-05-14T19:51:36Z">
                  <w:rPr/>
                </w:rPrChange>
                <w14:textFill>
                  <w14:solidFill>
                    <w14:schemeClr w14:val="tx1"/>
                  </w14:solidFill>
                </w14:textFill>
              </w:rPr>
              <w:t xml:space="preserve"> saga</w:t>
            </w:r>
          </w:ins>
          <w:ins w:id="26845" w:author="冷雪凝" w:date="2019-05-14T19:30:07Z">
            <w:r>
              <w:rPr>
                <w:rFonts w:hint="eastAsia"/>
                <w:color w:val="000000" w:themeColor="text1"/>
                <w:rPrChange w:id="26846" w:author="梁元" w:date="2019-05-14T19:51:36Z">
                  <w:rPr>
                    <w:rFonts w:hint="eastAsia"/>
                  </w:rPr>
                </w:rPrChange>
                <w14:textFill>
                  <w14:solidFill>
                    <w14:schemeClr w14:val="tx1"/>
                  </w14:solidFill>
                </w14:textFill>
              </w:rPr>
              <w:t>和watcher</w:t>
            </w:r>
          </w:ins>
          <w:ins w:id="26848" w:author="冷雪凝" w:date="2019-05-14T19:30:07Z">
            <w:r>
              <w:rPr>
                <w:color w:val="000000" w:themeColor="text1"/>
                <w:rPrChange w:id="26849" w:author="梁元" w:date="2019-05-14T19:51:36Z">
                  <w:rPr/>
                </w:rPrChange>
                <w14:textFill>
                  <w14:solidFill>
                    <w14:schemeClr w14:val="tx1"/>
                  </w14:solidFill>
                </w14:textFill>
              </w:rPr>
              <w:t xml:space="preserve"> saga</w:t>
            </w:r>
          </w:ins>
          <w:ins w:id="26851" w:author="冷雪凝" w:date="2019-05-14T19:30:07Z">
            <w:r>
              <w:rPr>
                <w:rFonts w:hint="eastAsia"/>
                <w:color w:val="000000" w:themeColor="text1"/>
                <w:rPrChange w:id="26852" w:author="梁元" w:date="2019-05-14T19:51:36Z">
                  <w:rPr>
                    <w:rFonts w:hint="eastAsia"/>
                  </w:rPr>
                </w:rPrChange>
                <w14:textFill>
                  <w14:solidFill>
                    <w14:schemeClr w14:val="tx1"/>
                  </w14:solidFill>
                </w14:textFill>
              </w:rPr>
              <w:t>。</w:t>
            </w:r>
          </w:ins>
          <w:ins w:id="26854" w:author="冷雪凝" w:date="2019-05-14T19:30:07Z">
            <w:r>
              <w:rPr>
                <w:color w:val="000000" w:themeColor="text1"/>
                <w:rPrChange w:id="26855" w:author="梁元" w:date="2019-05-14T19:51:36Z">
                  <w:rPr/>
                </w:rPrChange>
                <w14:textFill>
                  <w14:solidFill>
                    <w14:schemeClr w14:val="tx1"/>
                  </w14:solidFill>
                </w14:textFill>
              </w:rPr>
              <w:t>w</w:t>
            </w:r>
          </w:ins>
          <w:ins w:id="26857" w:author="冷雪凝" w:date="2019-05-14T19:30:07Z">
            <w:r>
              <w:rPr>
                <w:rFonts w:hint="eastAsia"/>
                <w:color w:val="000000" w:themeColor="text1"/>
                <w:rPrChange w:id="26858" w:author="梁元" w:date="2019-05-14T19:51:36Z">
                  <w:rPr>
                    <w:rFonts w:hint="eastAsia"/>
                  </w:rPr>
                </w:rPrChange>
                <w14:textFill>
                  <w14:solidFill>
                    <w14:schemeClr w14:val="tx1"/>
                  </w14:solidFill>
                </w14:textFill>
              </w:rPr>
              <w:t>atcher</w:t>
            </w:r>
          </w:ins>
          <w:ins w:id="26860" w:author="冷雪凝" w:date="2019-05-14T19:30:07Z">
            <w:r>
              <w:rPr>
                <w:color w:val="000000" w:themeColor="text1"/>
                <w:rPrChange w:id="26861" w:author="梁元" w:date="2019-05-14T19:51:36Z">
                  <w:rPr/>
                </w:rPrChange>
                <w14:textFill>
                  <w14:solidFill>
                    <w14:schemeClr w14:val="tx1"/>
                  </w14:solidFill>
                </w14:textFill>
              </w:rPr>
              <w:t xml:space="preserve"> s</w:t>
            </w:r>
          </w:ins>
          <w:ins w:id="26863" w:author="冷雪凝" w:date="2019-05-14T19:30:07Z">
            <w:r>
              <w:rPr>
                <w:rFonts w:hint="eastAsia"/>
                <w:color w:val="000000" w:themeColor="text1"/>
                <w:rPrChange w:id="26864" w:author="梁元" w:date="2019-05-14T19:51:36Z">
                  <w:rPr>
                    <w:rFonts w:hint="eastAsia"/>
                  </w:rPr>
                </w:rPrChange>
                <w14:textFill>
                  <w14:solidFill>
                    <w14:schemeClr w14:val="tx1"/>
                  </w14:solidFill>
                </w14:textFill>
              </w:rPr>
              <w:t>aga用于订阅action，worker</w:t>
            </w:r>
          </w:ins>
          <w:ins w:id="26866" w:author="冷雪凝" w:date="2019-05-14T19:30:07Z">
            <w:r>
              <w:rPr>
                <w:color w:val="000000" w:themeColor="text1"/>
                <w:rPrChange w:id="26867" w:author="梁元" w:date="2019-05-14T19:51:36Z">
                  <w:rPr/>
                </w:rPrChange>
                <w14:textFill>
                  <w14:solidFill>
                    <w14:schemeClr w14:val="tx1"/>
                  </w14:solidFill>
                </w14:textFill>
              </w:rPr>
              <w:t xml:space="preserve"> </w:t>
            </w:r>
          </w:ins>
          <w:ins w:id="26869" w:author="冷雪凝" w:date="2019-05-14T19:30:07Z">
            <w:r>
              <w:rPr>
                <w:rFonts w:hint="eastAsia"/>
                <w:color w:val="000000" w:themeColor="text1"/>
                <w:rPrChange w:id="26870" w:author="梁元" w:date="2019-05-14T19:51:36Z">
                  <w:rPr>
                    <w:rFonts w:hint="eastAsia"/>
                  </w:rPr>
                </w:rPrChange>
                <w14:textFill>
                  <w14:solidFill>
                    <w14:schemeClr w14:val="tx1"/>
                  </w14:solidFill>
                </w14:textFill>
              </w:rPr>
              <w:t>saga用于根据action执行相应的操作。</w:t>
            </w:r>
          </w:ins>
        </w:p>
        <w:p>
          <w:pPr>
            <w:spacing w:line="240" w:lineRule="auto"/>
            <w:ind w:firstLine="480" w:firstLineChars="200"/>
            <w:rPr>
              <w:ins w:id="26872" w:author="冷雪凝" w:date="2019-05-14T19:30:07Z"/>
              <w:color w:val="000000" w:themeColor="text1"/>
              <w:rPrChange w:id="26873" w:author="梁元" w:date="2019-05-14T19:51:36Z">
                <w:rPr>
                  <w:ins w:id="26874" w:author="冷雪凝" w:date="2019-05-14T19:30:07Z"/>
                </w:rPr>
              </w:rPrChange>
              <w14:textFill>
                <w14:solidFill>
                  <w14:schemeClr w14:val="tx1"/>
                </w14:solidFill>
              </w14:textFill>
            </w:rPr>
          </w:pPr>
          <w:ins w:id="26875" w:author="冷雪凝" w:date="2019-05-14T19:30:07Z">
            <w:r>
              <w:rPr>
                <w:rFonts w:hint="eastAsia"/>
                <w:color w:val="000000" w:themeColor="text1"/>
                <w:rPrChange w:id="26876" w:author="梁元" w:date="2019-05-14T19:51:36Z">
                  <w:rPr>
                    <w:rFonts w:hint="eastAsia"/>
                  </w:rPr>
                </w:rPrChange>
                <w14:textFill>
                  <w14:solidFill>
                    <w14:schemeClr w14:val="tx1"/>
                  </w14:solidFill>
                </w14:textFill>
              </w:rPr>
              <w:t>所有的saga都是基于ES</w:t>
            </w:r>
          </w:ins>
          <w:ins w:id="26878" w:author="冷雪凝" w:date="2019-05-14T19:30:07Z">
            <w:r>
              <w:rPr>
                <w:color w:val="000000" w:themeColor="text1"/>
                <w:rPrChange w:id="26879" w:author="梁元" w:date="2019-05-14T19:51:36Z">
                  <w:rPr/>
                </w:rPrChange>
                <w14:textFill>
                  <w14:solidFill>
                    <w14:schemeClr w14:val="tx1"/>
                  </w14:solidFill>
                </w14:textFill>
              </w:rPr>
              <w:t>6</w:t>
            </w:r>
          </w:ins>
          <w:ins w:id="26881" w:author="冷雪凝" w:date="2019-05-14T19:30:07Z">
            <w:r>
              <w:rPr>
                <w:rFonts w:hint="eastAsia"/>
                <w:color w:val="000000" w:themeColor="text1"/>
                <w:rPrChange w:id="26882" w:author="梁元" w:date="2019-05-14T19:51:36Z">
                  <w:rPr>
                    <w:rFonts w:hint="eastAsia"/>
                  </w:rPr>
                </w:rPrChange>
                <w14:textFill>
                  <w14:solidFill>
                    <w14:schemeClr w14:val="tx1"/>
                  </w14:solidFill>
                </w14:textFill>
              </w:rPr>
              <w:t>的generator，generator函数可以将异步逻辑转为同步逻辑来编写。</w:t>
            </w:r>
          </w:ins>
        </w:p>
        <w:p>
          <w:pPr>
            <w:spacing w:line="240" w:lineRule="auto"/>
            <w:ind w:firstLine="480" w:firstLineChars="200"/>
            <w:rPr>
              <w:ins w:id="26884" w:author="冷雪凝" w:date="2019-05-14T19:30:07Z"/>
              <w:color w:val="000000" w:themeColor="text1"/>
              <w:rPrChange w:id="26885" w:author="梁元" w:date="2019-05-14T19:51:36Z">
                <w:rPr>
                  <w:ins w:id="26886" w:author="冷雪凝" w:date="2019-05-14T19:30:07Z"/>
                </w:rPr>
              </w:rPrChange>
              <w14:textFill>
                <w14:solidFill>
                  <w14:schemeClr w14:val="tx1"/>
                </w14:solidFill>
              </w14:textFill>
            </w:rPr>
          </w:pPr>
          <w:ins w:id="26887" w:author="冷雪凝" w:date="2019-05-14T19:30:07Z">
            <w:r>
              <w:rPr>
                <w:rFonts w:hint="eastAsia"/>
                <w:color w:val="000000" w:themeColor="text1"/>
                <w:rPrChange w:id="26888" w:author="梁元" w:date="2019-05-14T19:51:36Z">
                  <w:rPr>
                    <w:rFonts w:hint="eastAsia"/>
                  </w:rPr>
                </w:rPrChange>
                <w14:textFill>
                  <w14:solidFill>
                    <w14:schemeClr w14:val="tx1"/>
                  </w14:solidFill>
                </w14:textFill>
              </w:rPr>
              <w:t>例如：</w:t>
            </w:r>
          </w:ins>
        </w:p>
        <w:p>
          <w:pPr>
            <w:spacing w:line="240" w:lineRule="auto"/>
            <w:ind w:firstLine="480" w:firstLineChars="200"/>
            <w:rPr>
              <w:ins w:id="26890" w:author="冷雪凝" w:date="2019-05-14T19:30:07Z"/>
              <w:color w:val="000000" w:themeColor="text1"/>
              <w:rPrChange w:id="26891" w:author="梁元" w:date="2019-05-14T19:51:36Z">
                <w:rPr>
                  <w:ins w:id="26892" w:author="冷雪凝" w:date="2019-05-14T19:30:07Z"/>
                </w:rPr>
              </w:rPrChange>
              <w14:textFill>
                <w14:solidFill>
                  <w14:schemeClr w14:val="tx1"/>
                </w14:solidFill>
              </w14:textFill>
            </w:rPr>
          </w:pPr>
          <w:ins w:id="26893" w:author="冷雪凝" w:date="2019-05-14T19:30:07Z">
            <w:r>
              <w:rPr>
                <w:rFonts w:hint="eastAsia"/>
                <w:color w:val="000000" w:themeColor="text1"/>
                <w:rPrChange w:id="26894" w:author="梁元" w:date="2019-05-14T19:51:36Z">
                  <w:rPr>
                    <w:rFonts w:hint="eastAsia"/>
                  </w:rPr>
                </w:rPrChange>
                <w14:textFill>
                  <w14:solidFill>
                    <w14:schemeClr w14:val="tx1"/>
                  </w14:solidFill>
                </w14:textFill>
              </w:rPr>
              <w:t>watcher</w:t>
            </w:r>
          </w:ins>
          <w:ins w:id="26896" w:author="冷雪凝" w:date="2019-05-14T19:30:07Z">
            <w:r>
              <w:rPr>
                <w:color w:val="000000" w:themeColor="text1"/>
                <w:rPrChange w:id="26897" w:author="梁元" w:date="2019-05-14T19:51:36Z">
                  <w:rPr/>
                </w:rPrChange>
                <w14:textFill>
                  <w14:solidFill>
                    <w14:schemeClr w14:val="tx1"/>
                  </w14:solidFill>
                </w14:textFill>
              </w:rPr>
              <w:t xml:space="preserve"> </w:t>
            </w:r>
          </w:ins>
          <w:ins w:id="26899" w:author="冷雪凝" w:date="2019-05-14T19:30:07Z">
            <w:r>
              <w:rPr>
                <w:rFonts w:hint="eastAsia"/>
                <w:color w:val="000000" w:themeColor="text1"/>
                <w:rPrChange w:id="26900" w:author="梁元" w:date="2019-05-14T19:51:36Z">
                  <w:rPr>
                    <w:rFonts w:hint="eastAsia"/>
                  </w:rPr>
                </w:rPrChange>
                <w14:textFill>
                  <w14:solidFill>
                    <w14:schemeClr w14:val="tx1"/>
                  </w14:solidFill>
                </w14:textFill>
              </w:rPr>
              <w:t>saga：f</w:t>
            </w:r>
          </w:ins>
          <w:ins w:id="26902" w:author="冷雪凝" w:date="2019-05-14T19:30:07Z">
            <w:r>
              <w:rPr>
                <w:color w:val="000000" w:themeColor="text1"/>
                <w:rPrChange w:id="26903" w:author="梁元" w:date="2019-05-14T19:51:36Z">
                  <w:rPr/>
                </w:rPrChange>
                <w14:textFill>
                  <w14:solidFill>
                    <w14:schemeClr w14:val="tx1"/>
                  </w14:solidFill>
                </w14:textFill>
              </w:rPr>
              <w:t>unction* watch(){</w:t>
            </w:r>
          </w:ins>
        </w:p>
        <w:p>
          <w:pPr>
            <w:spacing w:line="240" w:lineRule="auto"/>
            <w:ind w:firstLine="480" w:firstLineChars="200"/>
            <w:rPr>
              <w:ins w:id="26905" w:author="冷雪凝" w:date="2019-05-14T19:30:07Z"/>
              <w:color w:val="000000" w:themeColor="text1"/>
              <w:rPrChange w:id="26906" w:author="梁元" w:date="2019-05-14T19:51:36Z">
                <w:rPr>
                  <w:ins w:id="26907" w:author="冷雪凝" w:date="2019-05-14T19:30:07Z"/>
                </w:rPr>
              </w:rPrChange>
              <w14:textFill>
                <w14:solidFill>
                  <w14:schemeClr w14:val="tx1"/>
                </w14:solidFill>
              </w14:textFill>
            </w:rPr>
          </w:pPr>
          <w:ins w:id="26908" w:author="冷雪凝" w:date="2019-05-14T19:30:07Z">
            <w:r>
              <w:rPr>
                <w:color w:val="000000" w:themeColor="text1"/>
                <w:rPrChange w:id="26909" w:author="梁元" w:date="2019-05-14T19:51:36Z">
                  <w:rPr/>
                </w:rPrChange>
                <w14:textFill>
                  <w14:solidFill>
                    <w14:schemeClr w14:val="tx1"/>
                  </w14:solidFill>
                </w14:textFill>
              </w:rPr>
              <w:t xml:space="preserve">yield </w:t>
            </w:r>
          </w:ins>
          <w:ins w:id="26911" w:author="冷雪凝" w:date="2019-05-14T19:30:07Z">
            <w:r>
              <w:rPr>
                <w:rFonts w:hint="eastAsia"/>
                <w:color w:val="000000" w:themeColor="text1"/>
                <w:rPrChange w:id="26912" w:author="梁元" w:date="2019-05-14T19:51:36Z">
                  <w:rPr>
                    <w:rFonts w:hint="eastAsia"/>
                  </w:rPr>
                </w:rPrChange>
                <w14:textFill>
                  <w14:solidFill>
                    <w14:schemeClr w14:val="tx1"/>
                  </w14:solidFill>
                </w14:textFill>
              </w:rPr>
              <w:t>takeEvery</w:t>
            </w:r>
          </w:ins>
          <w:ins w:id="26914" w:author="冷雪凝" w:date="2019-05-14T19:30:07Z">
            <w:r>
              <w:rPr>
                <w:color w:val="000000" w:themeColor="text1"/>
                <w:rPrChange w:id="26915" w:author="梁元" w:date="2019-05-14T19:51:36Z">
                  <w:rPr/>
                </w:rPrChange>
                <w14:textFill>
                  <w14:solidFill>
                    <w14:schemeClr w14:val="tx1"/>
                  </w14:solidFill>
                </w14:textFill>
              </w:rPr>
              <w:t>(‘action type’, worker saga)</w:t>
            </w:r>
          </w:ins>
          <w:ins w:id="26917" w:author="冷雪凝" w:date="2019-05-14T19:30:07Z">
            <w:r>
              <w:rPr>
                <w:rFonts w:hint="eastAsia"/>
                <w:color w:val="000000" w:themeColor="text1"/>
                <w:rPrChange w:id="26918" w:author="梁元" w:date="2019-05-14T19:51:36Z">
                  <w:rPr>
                    <w:rFonts w:hint="eastAsia"/>
                  </w:rPr>
                </w:rPrChange>
                <w14:textFill>
                  <w14:solidFill>
                    <w14:schemeClr w14:val="tx1"/>
                  </w14:solidFill>
                </w14:textFill>
              </w:rPr>
              <w:t>；</w:t>
            </w:r>
          </w:ins>
        </w:p>
        <w:p>
          <w:pPr>
            <w:spacing w:line="240" w:lineRule="auto"/>
            <w:ind w:firstLine="480" w:firstLineChars="200"/>
            <w:rPr>
              <w:ins w:id="26920" w:author="冷雪凝" w:date="2019-05-14T19:30:07Z"/>
              <w:color w:val="000000" w:themeColor="text1"/>
              <w:rPrChange w:id="26921" w:author="梁元" w:date="2019-05-14T19:51:36Z">
                <w:rPr>
                  <w:ins w:id="26922" w:author="冷雪凝" w:date="2019-05-14T19:30:07Z"/>
                </w:rPr>
              </w:rPrChange>
              <w14:textFill>
                <w14:solidFill>
                  <w14:schemeClr w14:val="tx1"/>
                </w14:solidFill>
              </w14:textFill>
            </w:rPr>
          </w:pPr>
          <w:ins w:id="26923" w:author="冷雪凝" w:date="2019-05-14T19:30:07Z">
            <w:r>
              <w:rPr>
                <w:rFonts w:hint="eastAsia"/>
                <w:color w:val="000000" w:themeColor="text1"/>
                <w:rPrChange w:id="26924" w:author="梁元" w:date="2019-05-14T19:51:36Z">
                  <w:rPr>
                    <w:rFonts w:hint="eastAsia"/>
                  </w:rPr>
                </w:rPrChange>
                <w14:textFill>
                  <w14:solidFill>
                    <w14:schemeClr w14:val="tx1"/>
                  </w14:solidFill>
                </w14:textFill>
              </w:rPr>
              <w:t>}</w:t>
            </w:r>
          </w:ins>
        </w:p>
        <w:p>
          <w:pPr>
            <w:spacing w:line="240" w:lineRule="auto"/>
            <w:ind w:firstLine="480" w:firstLineChars="200"/>
            <w:rPr>
              <w:ins w:id="26926" w:author="冷雪凝" w:date="2019-05-14T19:30:07Z"/>
              <w:color w:val="000000" w:themeColor="text1"/>
              <w:rPrChange w:id="26927" w:author="梁元" w:date="2019-05-14T19:51:36Z">
                <w:rPr>
                  <w:ins w:id="26928" w:author="冷雪凝" w:date="2019-05-14T19:30:07Z"/>
                </w:rPr>
              </w:rPrChange>
              <w14:textFill>
                <w14:solidFill>
                  <w14:schemeClr w14:val="tx1"/>
                </w14:solidFill>
              </w14:textFill>
            </w:rPr>
          </w:pPr>
          <w:ins w:id="26929" w:author="冷雪凝" w:date="2019-05-14T19:30:07Z">
            <w:r>
              <w:rPr>
                <w:color w:val="000000" w:themeColor="text1"/>
                <w:rPrChange w:id="26930" w:author="梁元" w:date="2019-05-14T19:51:36Z">
                  <w:rPr/>
                </w:rPrChange>
                <w14:textFill>
                  <w14:solidFill>
                    <w14:schemeClr w14:val="tx1"/>
                  </w14:solidFill>
                </w14:textFill>
              </w:rPr>
              <w:t>w</w:t>
            </w:r>
          </w:ins>
          <w:ins w:id="26932" w:author="冷雪凝" w:date="2019-05-14T19:30:07Z">
            <w:r>
              <w:rPr>
                <w:rFonts w:hint="eastAsia"/>
                <w:color w:val="000000" w:themeColor="text1"/>
                <w:rPrChange w:id="26933" w:author="梁元" w:date="2019-05-14T19:51:36Z">
                  <w:rPr>
                    <w:rFonts w:hint="eastAsia"/>
                  </w:rPr>
                </w:rPrChange>
                <w14:textFill>
                  <w14:solidFill>
                    <w14:schemeClr w14:val="tx1"/>
                  </w14:solidFill>
                </w14:textFill>
              </w:rPr>
              <w:t>orker</w:t>
            </w:r>
          </w:ins>
          <w:ins w:id="26935" w:author="冷雪凝" w:date="2019-05-14T19:30:07Z">
            <w:r>
              <w:rPr>
                <w:color w:val="000000" w:themeColor="text1"/>
                <w:rPrChange w:id="26936" w:author="梁元" w:date="2019-05-14T19:51:36Z">
                  <w:rPr/>
                </w:rPrChange>
                <w14:textFill>
                  <w14:solidFill>
                    <w14:schemeClr w14:val="tx1"/>
                  </w14:solidFill>
                </w14:textFill>
              </w:rPr>
              <w:t xml:space="preserve"> saga: function* worker(){</w:t>
            </w:r>
          </w:ins>
        </w:p>
        <w:p>
          <w:pPr>
            <w:spacing w:line="240" w:lineRule="auto"/>
            <w:ind w:firstLine="480" w:firstLineChars="200"/>
            <w:rPr>
              <w:ins w:id="26938" w:author="冷雪凝" w:date="2019-05-14T19:30:07Z"/>
              <w:color w:val="000000" w:themeColor="text1"/>
              <w:rPrChange w:id="26939" w:author="梁元" w:date="2019-05-14T19:51:36Z">
                <w:rPr>
                  <w:ins w:id="26940" w:author="冷雪凝" w:date="2019-05-14T19:30:07Z"/>
                </w:rPr>
              </w:rPrChange>
              <w14:textFill>
                <w14:solidFill>
                  <w14:schemeClr w14:val="tx1"/>
                </w14:solidFill>
              </w14:textFill>
            </w:rPr>
          </w:pPr>
          <w:ins w:id="26941" w:author="冷雪凝" w:date="2019-05-14T19:30:07Z">
            <w:r>
              <w:rPr>
                <w:color w:val="000000" w:themeColor="text1"/>
                <w:rPrChange w:id="26942" w:author="梁元" w:date="2019-05-14T19:51:36Z">
                  <w:rPr/>
                </w:rPrChange>
                <w14:textFill>
                  <w14:solidFill>
                    <w14:schemeClr w14:val="tx1"/>
                  </w14:solidFill>
                </w14:textFill>
              </w:rPr>
              <w:tab/>
            </w:r>
          </w:ins>
          <w:ins w:id="26944" w:author="冷雪凝" w:date="2019-05-14T19:30:07Z">
            <w:r>
              <w:rPr>
                <w:color w:val="000000" w:themeColor="text1"/>
                <w:rPrChange w:id="26945" w:author="梁元" w:date="2019-05-14T19:51:36Z">
                  <w:rPr/>
                </w:rPrChange>
                <w14:textFill>
                  <w14:solidFill>
                    <w14:schemeClr w14:val="tx1"/>
                  </w14:solidFill>
                </w14:textFill>
              </w:rPr>
              <w:t>yield call()</w:t>
            </w:r>
          </w:ins>
        </w:p>
        <w:p>
          <w:pPr>
            <w:spacing w:line="240" w:lineRule="auto"/>
            <w:ind w:firstLine="480" w:firstLineChars="200"/>
            <w:rPr>
              <w:ins w:id="26947" w:author="冷雪凝" w:date="2019-05-14T19:30:07Z"/>
              <w:rFonts w:hint="eastAsia"/>
              <w:color w:val="000000" w:themeColor="text1"/>
              <w:rPrChange w:id="26948" w:author="梁元" w:date="2019-05-14T19:51:36Z">
                <w:rPr>
                  <w:ins w:id="26949" w:author="冷雪凝" w:date="2019-05-14T19:30:07Z"/>
                  <w:rFonts w:hint="eastAsia"/>
                </w:rPr>
              </w:rPrChange>
              <w14:textFill>
                <w14:solidFill>
                  <w14:schemeClr w14:val="tx1"/>
                </w14:solidFill>
              </w14:textFill>
            </w:rPr>
          </w:pPr>
          <w:ins w:id="26950" w:author="冷雪凝" w:date="2019-05-14T19:30:07Z">
            <w:r>
              <w:rPr>
                <w:color w:val="000000" w:themeColor="text1"/>
                <w:rPrChange w:id="26951" w:author="梁元" w:date="2019-05-14T19:51:36Z">
                  <w:rPr/>
                </w:rPrChange>
                <w14:textFill>
                  <w14:solidFill>
                    <w14:schemeClr w14:val="tx1"/>
                  </w14:solidFill>
                </w14:textFill>
              </w:rPr>
              <w:tab/>
            </w:r>
          </w:ins>
          <w:ins w:id="26953" w:author="冷雪凝" w:date="2019-05-14T19:30:07Z">
            <w:r>
              <w:rPr>
                <w:color w:val="000000" w:themeColor="text1"/>
                <w:rPrChange w:id="26954" w:author="梁元" w:date="2019-05-14T19:51:36Z">
                  <w:rPr/>
                </w:rPrChange>
                <w14:textFill>
                  <w14:solidFill>
                    <w14:schemeClr w14:val="tx1"/>
                  </w14:solidFill>
                </w14:textFill>
              </w:rPr>
              <w:t>yield put()</w:t>
            </w:r>
          </w:ins>
        </w:p>
        <w:p>
          <w:pPr>
            <w:spacing w:line="240" w:lineRule="auto"/>
            <w:ind w:firstLine="480" w:firstLineChars="200"/>
            <w:rPr>
              <w:ins w:id="26956" w:author="冷雪凝" w:date="2019-05-14T19:30:07Z"/>
              <w:color w:val="000000" w:themeColor="text1"/>
              <w:rPrChange w:id="26957" w:author="梁元" w:date="2019-05-14T19:51:36Z">
                <w:rPr>
                  <w:ins w:id="26958" w:author="冷雪凝" w:date="2019-05-14T19:30:07Z"/>
                </w:rPr>
              </w:rPrChange>
              <w14:textFill>
                <w14:solidFill>
                  <w14:schemeClr w14:val="tx1"/>
                </w14:solidFill>
              </w14:textFill>
            </w:rPr>
          </w:pPr>
          <w:ins w:id="26959" w:author="冷雪凝" w:date="2019-05-14T19:30:07Z">
            <w:r>
              <w:rPr>
                <w:color w:val="000000" w:themeColor="text1"/>
                <w:rPrChange w:id="26960" w:author="梁元" w:date="2019-05-14T19:51:36Z">
                  <w:rPr/>
                </w:rPrChange>
                <w14:textFill>
                  <w14:solidFill>
                    <w14:schemeClr w14:val="tx1"/>
                  </w14:solidFill>
                </w14:textFill>
              </w:rPr>
              <w:t>}</w:t>
            </w:r>
          </w:ins>
          <w:ins w:id="26962" w:author="冷雪凝" w:date="2019-05-14T19:30:07Z">
            <w:r>
              <w:rPr>
                <w:rFonts w:hint="eastAsia"/>
                <w:color w:val="000000" w:themeColor="text1"/>
                <w:rPrChange w:id="26963" w:author="梁元" w:date="2019-05-14T19:51:36Z">
                  <w:rPr>
                    <w:rFonts w:hint="eastAsia"/>
                  </w:rPr>
                </w:rPrChange>
                <w14:textFill>
                  <w14:solidFill>
                    <w14:schemeClr w14:val="tx1"/>
                  </w14:solidFill>
                </w14:textFill>
              </w:rPr>
              <w:t>；</w:t>
            </w:r>
          </w:ins>
        </w:p>
        <w:p>
          <w:pPr>
            <w:pStyle w:val="3"/>
            <w:numPr>
              <w:ilvl w:val="0"/>
              <w:numId w:val="21"/>
            </w:numPr>
            <w:spacing w:line="240" w:lineRule="auto"/>
            <w:ind w:firstLine="562" w:firstLineChars="200"/>
            <w:rPr>
              <w:ins w:id="26965" w:author="冷雪凝" w:date="2019-05-14T19:30:07Z"/>
              <w:rFonts w:ascii="仿宋" w:hAnsi="仿宋" w:eastAsia="仿宋"/>
              <w:color w:val="000000" w:themeColor="text1"/>
              <w:sz w:val="28"/>
              <w:szCs w:val="28"/>
              <w:rPrChange w:id="26966" w:author="梁元" w:date="2019-05-14T19:51:36Z">
                <w:rPr>
                  <w:ins w:id="26967" w:author="冷雪凝" w:date="2019-05-14T19:30:07Z"/>
                  <w:rFonts w:ascii="仿宋" w:hAnsi="仿宋" w:eastAsia="仿宋"/>
                  <w:sz w:val="28"/>
                  <w:szCs w:val="28"/>
                </w:rPr>
              </w:rPrChange>
              <w14:textFill>
                <w14:solidFill>
                  <w14:schemeClr w14:val="tx1"/>
                </w14:solidFill>
              </w14:textFill>
            </w:rPr>
          </w:pPr>
          <w:ins w:id="26968" w:author="冷雪凝" w:date="2019-05-14T19:30:07Z">
            <w:bookmarkStart w:id="929" w:name="_Toc15650_WPSOffice_Level2"/>
            <w:r>
              <w:rPr>
                <w:rFonts w:hint="eastAsia" w:ascii="仿宋" w:hAnsi="仿宋" w:eastAsia="仿宋"/>
                <w:color w:val="000000" w:themeColor="text1"/>
                <w:sz w:val="28"/>
                <w:szCs w:val="28"/>
                <w:rPrChange w:id="26969" w:author="梁元" w:date="2019-05-14T19:51:36Z">
                  <w:rPr>
                    <w:rFonts w:hint="eastAsia" w:ascii="仿宋" w:hAnsi="仿宋" w:eastAsia="仿宋"/>
                    <w:sz w:val="28"/>
                    <w:szCs w:val="28"/>
                  </w:rPr>
                </w:rPrChange>
                <w14:textFill>
                  <w14:solidFill>
                    <w14:schemeClr w14:val="tx1"/>
                  </w14:solidFill>
                </w14:textFill>
              </w:rPr>
              <w:t>通用大牛级解法</w:t>
            </w:r>
            <w:bookmarkEnd w:id="929"/>
          </w:ins>
        </w:p>
        <w:p>
          <w:pPr>
            <w:spacing w:line="240" w:lineRule="auto"/>
            <w:ind w:firstLine="480" w:firstLineChars="200"/>
            <w:rPr>
              <w:ins w:id="26971" w:author="冷雪凝" w:date="2019-05-14T19:30:07Z"/>
              <w:rFonts w:hint="eastAsia"/>
              <w:color w:val="000000" w:themeColor="text1"/>
              <w:rPrChange w:id="26972" w:author="梁元" w:date="2019-05-14T19:51:36Z">
                <w:rPr>
                  <w:ins w:id="26973" w:author="冷雪凝" w:date="2019-05-14T19:30:07Z"/>
                  <w:rFonts w:hint="eastAsia"/>
                </w:rPr>
              </w:rPrChange>
              <w14:textFill>
                <w14:solidFill>
                  <w14:schemeClr w14:val="tx1"/>
                </w14:solidFill>
              </w14:textFill>
            </w:rPr>
          </w:pPr>
          <w:ins w:id="26974" w:author="冷雪凝" w:date="2019-05-14T19:30:07Z">
            <w:r>
              <w:rPr>
                <w:color w:val="000000" w:themeColor="text1"/>
                <w:rPrChange w:id="26975" w:author="梁元" w:date="2019-05-14T19:51:36Z">
                  <w:rPr/>
                </w:rPrChange>
                <w14:textFill>
                  <w14:solidFill>
                    <w14:schemeClr w14:val="tx1"/>
                  </w14:solidFill>
                </w14:textFill>
              </w:rPr>
              <w:t>Saga</w:t>
            </w:r>
          </w:ins>
          <w:ins w:id="26977" w:author="冷雪凝" w:date="2019-05-14T19:30:07Z">
            <w:r>
              <w:rPr>
                <w:rFonts w:hint="eastAsia"/>
                <w:color w:val="000000" w:themeColor="text1"/>
                <w:rPrChange w:id="26978" w:author="梁元" w:date="2019-05-14T19:51:36Z">
                  <w:rPr>
                    <w:rFonts w:hint="eastAsia"/>
                  </w:rPr>
                </w:rPrChange>
                <w14:textFill>
                  <w14:solidFill>
                    <w14:schemeClr w14:val="tx1"/>
                  </w14:solidFill>
                </w14:textFill>
              </w:rPr>
              <w:t>可以实现复杂异步流程管理，适合在大型项目且业务场景复杂的情况下使用。在业务逻辑层，可以简化代码，使代码更加容易阅读。</w:t>
            </w:r>
          </w:ins>
          <w:ins w:id="26980" w:author="冷雪凝" w:date="2019-05-14T19:30:07Z">
            <w:r>
              <w:rPr>
                <w:color w:val="000000" w:themeColor="text1"/>
                <w:rPrChange w:id="26981" w:author="梁元" w:date="2019-05-14T19:51:36Z">
                  <w:rPr/>
                </w:rPrChange>
                <w14:textFill>
                  <w14:solidFill>
                    <w14:schemeClr w14:val="tx1"/>
                  </w14:solidFill>
                </w14:textFill>
              </w:rPr>
              <w:t xml:space="preserve"> 在重用方面，解耦显示层和业务层之后， 代码的重用度也得到了提升。</w:t>
            </w:r>
          </w:ins>
          <w:ins w:id="26983" w:author="冷雪凝" w:date="2019-05-14T19:30:07Z">
            <w:r>
              <w:rPr>
                <w:rFonts w:hint="eastAsia"/>
                <w:color w:val="000000" w:themeColor="text1"/>
                <w:rPrChange w:id="26984" w:author="梁元" w:date="2019-05-14T19:51:36Z">
                  <w:rPr>
                    <w:rFonts w:hint="eastAsia"/>
                  </w:rPr>
                </w:rPrChange>
                <w14:textFill>
                  <w14:solidFill>
                    <w14:schemeClr w14:val="tx1"/>
                  </w14:solidFill>
                </w14:textFill>
              </w:rPr>
              <w:t>使用基础API如take,</w:t>
            </w:r>
          </w:ins>
          <w:ins w:id="26986" w:author="冷雪凝" w:date="2019-05-14T19:30:07Z">
            <w:r>
              <w:rPr>
                <w:color w:val="000000" w:themeColor="text1"/>
                <w:rPrChange w:id="26987" w:author="梁元" w:date="2019-05-14T19:51:36Z">
                  <w:rPr/>
                </w:rPrChange>
                <w14:textFill>
                  <w14:solidFill>
                    <w14:schemeClr w14:val="tx1"/>
                  </w14:solidFill>
                </w14:textFill>
              </w:rPr>
              <w:t xml:space="preserve"> </w:t>
            </w:r>
          </w:ins>
          <w:ins w:id="26989" w:author="冷雪凝" w:date="2019-05-14T19:30:07Z">
            <w:r>
              <w:rPr>
                <w:rFonts w:hint="eastAsia"/>
                <w:color w:val="000000" w:themeColor="text1"/>
                <w:rPrChange w:id="26990" w:author="梁元" w:date="2019-05-14T19:51:36Z">
                  <w:rPr>
                    <w:rFonts w:hint="eastAsia"/>
                  </w:rPr>
                </w:rPrChange>
                <w14:textFill>
                  <w14:solidFill>
                    <w14:schemeClr w14:val="tx1"/>
                  </w14:solidFill>
                </w14:textFill>
              </w:rPr>
              <w:t>put</w:t>
            </w:r>
          </w:ins>
          <w:ins w:id="26992" w:author="冷雪凝" w:date="2019-05-14T19:30:07Z">
            <w:r>
              <w:rPr>
                <w:color w:val="000000" w:themeColor="text1"/>
                <w:rPrChange w:id="26993" w:author="梁元" w:date="2019-05-14T19:51:36Z">
                  <w:rPr/>
                </w:rPrChange>
                <w14:textFill>
                  <w14:solidFill>
                    <w14:schemeClr w14:val="tx1"/>
                  </w14:solidFill>
                </w14:textFill>
              </w:rPr>
              <w:t>, call, fork, all</w:t>
            </w:r>
          </w:ins>
          <w:ins w:id="26995" w:author="冷雪凝" w:date="2019-05-14T19:30:07Z">
            <w:r>
              <w:rPr>
                <w:rFonts w:hint="eastAsia"/>
                <w:color w:val="000000" w:themeColor="text1"/>
                <w:rPrChange w:id="26996" w:author="梁元" w:date="2019-05-14T19:51:36Z">
                  <w:rPr>
                    <w:rFonts w:hint="eastAsia"/>
                  </w:rPr>
                </w:rPrChange>
                <w14:textFill>
                  <w14:solidFill>
                    <w14:schemeClr w14:val="tx1"/>
                  </w14:solidFill>
                </w14:textFill>
              </w:rPr>
              <w:t>等可以实现多流程控制，包括顺序执行，并行执行和竞争执行等。相比于redux</w:t>
            </w:r>
          </w:ins>
          <w:ins w:id="26998" w:author="冷雪凝" w:date="2019-05-14T19:30:07Z">
            <w:r>
              <w:rPr>
                <w:color w:val="000000" w:themeColor="text1"/>
                <w:rPrChange w:id="26999" w:author="梁元" w:date="2019-05-14T19:51:36Z">
                  <w:rPr/>
                </w:rPrChange>
                <w14:textFill>
                  <w14:solidFill>
                    <w14:schemeClr w14:val="tx1"/>
                  </w14:solidFill>
                </w14:textFill>
              </w:rPr>
              <w:t>-thunk</w:t>
            </w:r>
          </w:ins>
          <w:ins w:id="27001" w:author="冷雪凝" w:date="2019-05-14T19:30:07Z">
            <w:r>
              <w:rPr>
                <w:rFonts w:hint="eastAsia"/>
                <w:color w:val="000000" w:themeColor="text1"/>
                <w:rPrChange w:id="27002" w:author="梁元" w:date="2019-05-14T19:51:36Z">
                  <w:rPr>
                    <w:rFonts w:hint="eastAsia"/>
                  </w:rPr>
                </w:rPrChange>
                <w14:textFill>
                  <w14:solidFill>
                    <w14:schemeClr w14:val="tx1"/>
                  </w14:solidFill>
                </w14:textFill>
              </w:rPr>
              <w:t>中间件只是实现异步流程控制反转dispatch(</w:t>
            </w:r>
          </w:ins>
          <w:ins w:id="27004" w:author="冷雪凝" w:date="2019-05-14T19:30:07Z">
            <w:r>
              <w:rPr>
                <w:color w:val="000000" w:themeColor="text1"/>
                <w:rPrChange w:id="27005" w:author="梁元" w:date="2019-05-14T19:51:36Z">
                  <w:rPr/>
                </w:rPrChange>
                <w14:textFill>
                  <w14:solidFill>
                    <w14:schemeClr w14:val="tx1"/>
                  </w14:solidFill>
                </w14:textFill>
              </w:rPr>
              <w:t>function)</w:t>
            </w:r>
          </w:ins>
          <w:ins w:id="27007" w:author="冷雪凝" w:date="2019-05-14T19:30:07Z">
            <w:r>
              <w:rPr>
                <w:rFonts w:hint="eastAsia"/>
                <w:color w:val="000000" w:themeColor="text1"/>
                <w:rPrChange w:id="27008" w:author="梁元" w:date="2019-05-14T19:51:36Z">
                  <w:rPr>
                    <w:rFonts w:hint="eastAsia"/>
                  </w:rPr>
                </w:rPrChange>
                <w14:textFill>
                  <w14:solidFill>
                    <w14:schemeClr w14:val="tx1"/>
                  </w14:solidFill>
                </w14:textFill>
              </w:rPr>
              <w:t>来说，避免了难以测试的问题，逻辑流程也更加清晰。</w:t>
            </w:r>
          </w:ins>
        </w:p>
        <w:p>
          <w:pPr>
            <w:spacing w:line="240" w:lineRule="auto"/>
            <w:ind w:firstLine="480" w:firstLineChars="200"/>
            <w:rPr>
              <w:ins w:id="27010" w:author="冷雪凝" w:date="2019-05-14T19:30:07Z"/>
              <w:rFonts w:hint="eastAsia"/>
              <w:color w:val="000000" w:themeColor="text1"/>
              <w:rPrChange w:id="27011" w:author="梁元" w:date="2019-05-14T19:51:36Z">
                <w:rPr>
                  <w:ins w:id="27012" w:author="冷雪凝" w:date="2019-05-14T19:30:07Z"/>
                  <w:rFonts w:hint="eastAsia"/>
                </w:rPr>
              </w:rPrChange>
              <w14:textFill>
                <w14:solidFill>
                  <w14:schemeClr w14:val="tx1"/>
                </w14:solidFill>
              </w14:textFill>
            </w:rPr>
          </w:pPr>
        </w:p>
        <w:p>
          <w:pPr>
            <w:spacing w:line="240" w:lineRule="auto"/>
            <w:ind w:firstLine="480" w:firstLineChars="200"/>
            <w:rPr>
              <w:ins w:id="27013" w:author="冷雪凝" w:date="2019-05-14T19:30:07Z"/>
              <w:color w:val="000000" w:themeColor="text1"/>
              <w:rPrChange w:id="27014" w:author="梁元" w:date="2019-05-14T19:51:36Z">
                <w:rPr>
                  <w:ins w:id="27015" w:author="冷雪凝" w:date="2019-05-14T19:30:07Z"/>
                </w:rPr>
              </w:rPrChange>
              <w14:textFill>
                <w14:solidFill>
                  <w14:schemeClr w14:val="tx1"/>
                </w14:solidFill>
              </w14:textFill>
            </w:rPr>
          </w:pPr>
          <w:ins w:id="27016" w:author="冷雪凝" w:date="2019-05-14T19:30:07Z">
            <w:r>
              <w:rPr>
                <w:color w:val="000000" w:themeColor="text1"/>
                <w:rPrChange w:id="27017" w:author="梁元" w:date="2019-05-14T19:51:36Z">
                  <w:rPr/>
                </w:rPrChange>
                <w14:textFill>
                  <w14:solidFill>
                    <w14:schemeClr w14:val="tx1"/>
                  </w14:solidFill>
                </w14:textFill>
              </w:rPr>
              <w:t>S</w:t>
            </w:r>
          </w:ins>
          <w:ins w:id="27019" w:author="冷雪凝" w:date="2019-05-14T19:30:07Z">
            <w:r>
              <w:rPr>
                <w:rFonts w:hint="eastAsia"/>
                <w:color w:val="000000" w:themeColor="text1"/>
                <w:rPrChange w:id="27020" w:author="梁元" w:date="2019-05-14T19:51:36Z">
                  <w:rPr>
                    <w:rFonts w:hint="eastAsia"/>
                  </w:rPr>
                </w:rPrChange>
                <w14:textFill>
                  <w14:solidFill>
                    <w14:schemeClr w14:val="tx1"/>
                  </w14:solidFill>
                </w14:textFill>
              </w:rPr>
              <w:t>aga的应用简单总结来说就是：</w:t>
            </w:r>
          </w:ins>
        </w:p>
        <w:p>
          <w:pPr>
            <w:spacing w:line="240" w:lineRule="auto"/>
            <w:ind w:firstLine="480" w:firstLineChars="200"/>
            <w:rPr>
              <w:ins w:id="27022" w:author="冷雪凝" w:date="2019-05-14T19:30:07Z"/>
              <w:color w:val="000000" w:themeColor="text1"/>
              <w:rPrChange w:id="27023" w:author="梁元" w:date="2019-05-14T19:51:36Z">
                <w:rPr>
                  <w:ins w:id="27024" w:author="冷雪凝" w:date="2019-05-14T19:30:07Z"/>
                </w:rPr>
              </w:rPrChange>
              <w14:textFill>
                <w14:solidFill>
                  <w14:schemeClr w14:val="tx1"/>
                </w14:solidFill>
              </w14:textFill>
            </w:rPr>
          </w:pPr>
          <w:ins w:id="27025" w:author="冷雪凝" w:date="2019-05-14T19:30:07Z">
            <w:r>
              <w:rPr>
                <w:rFonts w:hint="eastAsia"/>
                <w:color w:val="000000" w:themeColor="text1"/>
                <w:rPrChange w:id="27026" w:author="梁元" w:date="2019-05-14T19:51:36Z">
                  <w:rPr>
                    <w:rFonts w:hint="eastAsia"/>
                  </w:rPr>
                </w:rPrChange>
                <w14:textFill>
                  <w14:solidFill>
                    <w14:schemeClr w14:val="tx1"/>
                  </w14:solidFill>
                </w14:textFill>
              </w:rPr>
              <w:t>视图=&gt;</w:t>
            </w:r>
          </w:ins>
          <w:ins w:id="27028" w:author="冷雪凝" w:date="2019-05-14T19:30:07Z">
            <w:r>
              <w:rPr>
                <w:color w:val="000000" w:themeColor="text1"/>
                <w:rPrChange w:id="27029" w:author="梁元" w:date="2019-05-14T19:51:36Z">
                  <w:rPr/>
                </w:rPrChange>
                <w14:textFill>
                  <w14:solidFill>
                    <w14:schemeClr w14:val="tx1"/>
                  </w14:solidFill>
                </w14:textFill>
              </w:rPr>
              <w:t>dispatch(action)=&gt;saga</w:t>
            </w:r>
          </w:ins>
          <w:ins w:id="27031" w:author="冷雪凝" w:date="2019-05-14T19:30:07Z">
            <w:r>
              <w:rPr>
                <w:rFonts w:hint="eastAsia"/>
                <w:color w:val="000000" w:themeColor="text1"/>
                <w:rPrChange w:id="27032" w:author="梁元" w:date="2019-05-14T19:51:36Z">
                  <w:rPr>
                    <w:rFonts w:hint="eastAsia"/>
                  </w:rPr>
                </w:rPrChange>
                <w14:textFill>
                  <w14:solidFill>
                    <w14:schemeClr w14:val="tx1"/>
                  </w14:solidFill>
                </w14:textFill>
              </w:rPr>
              <w:t>中间件</w:t>
            </w:r>
          </w:ins>
          <w:ins w:id="27034" w:author="冷雪凝" w:date="2019-05-14T19:30:07Z">
            <w:r>
              <w:rPr>
                <w:color w:val="000000" w:themeColor="text1"/>
                <w:rPrChange w:id="27035" w:author="梁元" w:date="2019-05-14T19:51:36Z">
                  <w:rPr/>
                </w:rPrChange>
                <w14:textFill>
                  <w14:solidFill>
                    <w14:schemeClr w14:val="tx1"/>
                  </w14:solidFill>
                </w14:textFill>
              </w:rPr>
              <w:t>:</w:t>
            </w:r>
          </w:ins>
          <w:ins w:id="27037" w:author="冷雪凝" w:date="2019-05-14T19:30:07Z">
            <w:r>
              <w:rPr>
                <w:rFonts w:hint="eastAsia"/>
                <w:color w:val="000000" w:themeColor="text1"/>
                <w:rPrChange w:id="27038" w:author="梁元" w:date="2019-05-14T19:51:36Z">
                  <w:rPr>
                    <w:rFonts w:hint="eastAsia"/>
                  </w:rPr>
                </w:rPrChange>
                <w14:textFill>
                  <w14:solidFill>
                    <w14:schemeClr w14:val="tx1"/>
                  </w14:solidFill>
                </w14:textFill>
              </w:rPr>
              <w:t>订阅action(</w:t>
            </w:r>
          </w:ins>
          <w:ins w:id="27040" w:author="冷雪凝" w:date="2019-05-14T19:30:07Z">
            <w:r>
              <w:rPr>
                <w:color w:val="000000" w:themeColor="text1"/>
                <w:rPrChange w:id="27041" w:author="梁元" w:date="2019-05-14T19:51:36Z">
                  <w:rPr/>
                </w:rPrChange>
                <w14:textFill>
                  <w14:solidFill>
                    <w14:schemeClr w14:val="tx1"/>
                  </w14:solidFill>
                </w14:textFill>
              </w:rPr>
              <w:t>watcher</w:t>
            </w:r>
          </w:ins>
          <w:ins w:id="27043" w:author="冷雪凝" w:date="2019-05-14T19:30:07Z">
            <w:r>
              <w:rPr>
                <w:rFonts w:hint="eastAsia"/>
                <w:color w:val="000000" w:themeColor="text1"/>
                <w:rPrChange w:id="27044" w:author="梁元" w:date="2019-05-14T19:51:36Z">
                  <w:rPr>
                    <w:rFonts w:hint="eastAsia"/>
                  </w:rPr>
                </w:rPrChange>
                <w14:textFill>
                  <w14:solidFill>
                    <w14:schemeClr w14:val="tx1"/>
                  </w14:solidFill>
                </w14:textFill>
              </w:rPr>
              <w:t>)</w:t>
            </w:r>
          </w:ins>
          <w:ins w:id="27046" w:author="冷雪凝" w:date="2019-05-14T19:30:07Z">
            <w:r>
              <w:rPr>
                <w:color w:val="000000" w:themeColor="text1"/>
                <w:rPrChange w:id="27047" w:author="梁元" w:date="2019-05-14T19:51:36Z">
                  <w:rPr/>
                </w:rPrChange>
                <w14:textFill>
                  <w14:solidFill>
                    <w14:schemeClr w14:val="tx1"/>
                  </w14:solidFill>
                </w14:textFill>
              </w:rPr>
              <w:t xml:space="preserve">+ worker + </w:t>
            </w:r>
          </w:ins>
          <w:ins w:id="27049" w:author="冷雪凝" w:date="2019-05-14T19:30:07Z">
            <w:r>
              <w:rPr>
                <w:rFonts w:hint="eastAsia"/>
                <w:color w:val="000000" w:themeColor="text1"/>
                <w:rPrChange w:id="27050" w:author="梁元" w:date="2019-05-14T19:51:36Z">
                  <w:rPr>
                    <w:rFonts w:hint="eastAsia"/>
                  </w:rPr>
                </w:rPrChange>
                <w14:textFill>
                  <w14:solidFill>
                    <w14:schemeClr w14:val="tx1"/>
                  </w14:solidFill>
                </w14:textFill>
              </w:rPr>
              <w:t>dispatch</w:t>
            </w:r>
          </w:ins>
          <w:ins w:id="27052" w:author="冷雪凝" w:date="2019-05-14T19:30:07Z">
            <w:r>
              <w:rPr>
                <w:color w:val="000000" w:themeColor="text1"/>
                <w:rPrChange w:id="27053" w:author="梁元" w:date="2019-05-14T19:51:36Z">
                  <w:rPr/>
                </w:rPrChange>
                <w14:textFill>
                  <w14:solidFill>
                    <w14:schemeClr w14:val="tx1"/>
                  </w14:solidFill>
                </w14:textFill>
              </w:rPr>
              <w:t>(action)</w:t>
            </w:r>
          </w:ins>
          <w:ins w:id="27055" w:author="冷雪凝" w:date="2019-05-14T19:30:07Z">
            <w:r>
              <w:rPr>
                <w:rFonts w:hint="eastAsia"/>
                <w:color w:val="000000" w:themeColor="text1"/>
                <w:rPrChange w:id="27056" w:author="梁元" w:date="2019-05-14T19:51:36Z">
                  <w:rPr>
                    <w:rFonts w:hint="eastAsia"/>
                  </w:rPr>
                </w:rPrChange>
                <w14:textFill>
                  <w14:solidFill>
                    <w14:schemeClr w14:val="tx1"/>
                  </w14:solidFill>
                </w14:textFill>
              </w:rPr>
              <w:t>=</w:t>
            </w:r>
          </w:ins>
          <w:ins w:id="27058" w:author="冷雪凝" w:date="2019-05-14T19:30:07Z">
            <w:r>
              <w:rPr>
                <w:color w:val="000000" w:themeColor="text1"/>
                <w:rPrChange w:id="27059" w:author="梁元" w:date="2019-05-14T19:51:36Z">
                  <w:rPr/>
                </w:rPrChange>
                <w14:textFill>
                  <w14:solidFill>
                    <w14:schemeClr w14:val="tx1"/>
                  </w14:solidFill>
                </w14:textFill>
              </w:rPr>
              <w:t>&gt;</w:t>
            </w:r>
          </w:ins>
          <w:ins w:id="27061" w:author="冷雪凝" w:date="2019-05-14T19:30:07Z">
            <w:r>
              <w:rPr>
                <w:rFonts w:hint="eastAsia"/>
                <w:color w:val="000000" w:themeColor="text1"/>
                <w:rPrChange w:id="27062" w:author="梁元" w:date="2019-05-14T19:51:36Z">
                  <w:rPr>
                    <w:rFonts w:hint="eastAsia"/>
                  </w:rPr>
                </w:rPrChange>
                <w14:textFill>
                  <w14:solidFill>
                    <w14:schemeClr w14:val="tx1"/>
                  </w14:solidFill>
                </w14:textFill>
              </w:rPr>
              <w:t>数据容器</w:t>
            </w:r>
          </w:ins>
          <w:ins w:id="27064" w:author="冷雪凝" w:date="2019-05-14T19:30:07Z">
            <w:r>
              <w:rPr>
                <w:color w:val="000000" w:themeColor="text1"/>
                <w:rPrChange w:id="27065" w:author="梁元" w:date="2019-05-14T19:51:36Z">
                  <w:rPr/>
                </w:rPrChange>
                <w14:textFill>
                  <w14:solidFill>
                    <w14:schemeClr w14:val="tx1"/>
                  </w14:solidFill>
                </w14:textFill>
              </w:rPr>
              <w:t>redux(reducer)</w:t>
            </w:r>
          </w:ins>
          <w:ins w:id="27067" w:author="冷雪凝" w:date="2019-05-14T19:30:07Z">
            <w:r>
              <w:rPr>
                <w:rFonts w:hint="eastAsia"/>
                <w:color w:val="000000" w:themeColor="text1"/>
                <w:rPrChange w:id="27068" w:author="梁元" w:date="2019-05-14T19:51:36Z">
                  <w:rPr>
                    <w:rFonts w:hint="eastAsia"/>
                  </w:rPr>
                </w:rPrChange>
                <w14:textFill>
                  <w14:solidFill>
                    <w14:schemeClr w14:val="tx1"/>
                  </w14:solidFill>
                </w14:textFill>
              </w:rPr>
              <w:t>。</w:t>
            </w:r>
          </w:ins>
        </w:p>
        <w:p>
          <w:pPr>
            <w:spacing w:line="240" w:lineRule="auto"/>
            <w:ind w:firstLine="480" w:firstLineChars="200"/>
            <w:rPr>
              <w:ins w:id="27070" w:author="冷雪凝" w:date="2019-05-14T19:30:07Z"/>
              <w:rFonts w:hint="eastAsia"/>
              <w:color w:val="000000" w:themeColor="text1"/>
              <w:rPrChange w:id="27071" w:author="梁元" w:date="2019-05-14T19:51:36Z">
                <w:rPr>
                  <w:ins w:id="27072" w:author="冷雪凝" w:date="2019-05-14T19:30:07Z"/>
                  <w:rFonts w:hint="eastAsia"/>
                </w:rPr>
              </w:rPrChange>
              <w14:textFill>
                <w14:solidFill>
                  <w14:schemeClr w14:val="tx1"/>
                </w14:solidFill>
              </w14:textFill>
            </w:rPr>
          </w:pPr>
        </w:p>
        <w:p>
          <w:pPr>
            <w:spacing w:line="240" w:lineRule="auto"/>
            <w:ind w:firstLine="480" w:firstLineChars="200"/>
            <w:rPr>
              <w:ins w:id="27073" w:author="冷雪凝" w:date="2019-05-14T19:30:07Z"/>
              <w:color w:val="000000" w:themeColor="text1"/>
              <w:rPrChange w:id="27074" w:author="梁元" w:date="2019-05-14T19:51:36Z">
                <w:rPr>
                  <w:ins w:id="27075" w:author="冷雪凝" w:date="2019-05-14T19:30:07Z"/>
                </w:rPr>
              </w:rPrChange>
              <w14:textFill>
                <w14:solidFill>
                  <w14:schemeClr w14:val="tx1"/>
                </w14:solidFill>
              </w14:textFill>
            </w:rPr>
          </w:pPr>
          <w:ins w:id="27076" w:author="冷雪凝" w:date="2019-05-14T19:30:07Z">
            <w:r>
              <w:rPr>
                <w:rFonts w:hint="eastAsia"/>
                <w:color w:val="000000" w:themeColor="text1"/>
                <w:rPrChange w:id="27077" w:author="梁元" w:date="2019-05-14T19:51:36Z">
                  <w:rPr>
                    <w:rFonts w:hint="eastAsia"/>
                  </w:rPr>
                </w:rPrChange>
                <w14:textFill>
                  <w14:solidFill>
                    <w14:schemeClr w14:val="tx1"/>
                  </w14:solidFill>
                </w14:textFill>
              </w:rPr>
              <w:t>虽然saga可以起很大的效果，但是也有弊端：</w:t>
            </w:r>
          </w:ins>
        </w:p>
        <w:p>
          <w:pPr>
            <w:pStyle w:val="21"/>
            <w:numPr>
              <w:ilvl w:val="0"/>
              <w:numId w:val="22"/>
            </w:numPr>
            <w:spacing w:line="240" w:lineRule="auto"/>
            <w:ind w:firstLine="480" w:firstLineChars="200"/>
            <w:rPr>
              <w:ins w:id="27079" w:author="冷雪凝" w:date="2019-05-14T19:30:07Z"/>
              <w:color w:val="000000" w:themeColor="text1"/>
              <w:rPrChange w:id="27080" w:author="梁元" w:date="2019-05-14T19:51:36Z">
                <w:rPr>
                  <w:ins w:id="27081" w:author="冷雪凝" w:date="2019-05-14T19:30:07Z"/>
                </w:rPr>
              </w:rPrChange>
              <w14:textFill>
                <w14:solidFill>
                  <w14:schemeClr w14:val="tx1"/>
                </w14:solidFill>
              </w14:textFill>
            </w:rPr>
          </w:pPr>
          <w:ins w:id="27082" w:author="冷雪凝" w:date="2019-05-14T19:30:07Z">
            <w:r>
              <w:rPr>
                <w:color w:val="000000" w:themeColor="text1"/>
                <w:rPrChange w:id="27083" w:author="梁元" w:date="2019-05-14T19:51:36Z">
                  <w:rPr/>
                </w:rPrChange>
                <w14:textFill>
                  <w14:solidFill>
                    <w14:schemeClr w14:val="tx1"/>
                  </w14:solidFill>
                </w14:textFill>
              </w:rPr>
              <w:t>redux-saga模型的理解和学习需要投入很多精力</w:t>
            </w:r>
          </w:ins>
        </w:p>
        <w:p>
          <w:pPr>
            <w:pStyle w:val="21"/>
            <w:numPr>
              <w:ilvl w:val="0"/>
              <w:numId w:val="22"/>
            </w:numPr>
            <w:spacing w:line="240" w:lineRule="auto"/>
            <w:ind w:firstLine="480" w:firstLineChars="200"/>
            <w:rPr>
              <w:ins w:id="27085" w:author="冷雪凝" w:date="2019-05-14T19:30:07Z"/>
              <w:color w:val="000000" w:themeColor="text1"/>
              <w:rPrChange w:id="27086" w:author="梁元" w:date="2019-05-14T19:51:36Z">
                <w:rPr>
                  <w:ins w:id="27087" w:author="冷雪凝" w:date="2019-05-14T19:30:07Z"/>
                </w:rPr>
              </w:rPrChange>
              <w14:textFill>
                <w14:solidFill>
                  <w14:schemeClr w14:val="tx1"/>
                </w14:solidFill>
              </w14:textFill>
            </w:rPr>
          </w:pPr>
          <w:ins w:id="27088" w:author="冷雪凝" w:date="2019-05-14T19:30:07Z">
            <w:r>
              <w:rPr>
                <w:rFonts w:hint="eastAsia"/>
                <w:color w:val="000000" w:themeColor="text1"/>
                <w:rPrChange w:id="27089" w:author="梁元" w:date="2019-05-14T19:51:36Z">
                  <w:rPr>
                    <w:rFonts w:hint="eastAsia"/>
                  </w:rPr>
                </w:rPrChange>
                <w14:textFill>
                  <w14:solidFill>
                    <w14:schemeClr w14:val="tx1"/>
                  </w14:solidFill>
                </w14:textFill>
              </w:rPr>
              <w:t>因为需要用</w:t>
            </w:r>
          </w:ins>
          <w:ins w:id="27091" w:author="冷雪凝" w:date="2019-05-14T19:30:07Z">
            <w:r>
              <w:rPr>
                <w:color w:val="000000" w:themeColor="text1"/>
                <w:rPrChange w:id="27092" w:author="梁元" w:date="2019-05-14T19:51:36Z">
                  <w:rPr/>
                </w:rPrChange>
                <w14:textFill>
                  <w14:solidFill>
                    <w14:schemeClr w14:val="tx1"/>
                  </w14:solidFill>
                </w14:textFill>
              </w:rPr>
              <w:t>action触发，所以会产生很多对于reducer无用的action, 但是reducer一样会跑一轮，虽然目前没有观测到性能下降，但还是有计算开销</w:t>
            </w:r>
          </w:ins>
        </w:p>
        <w:p>
          <w:pPr>
            <w:pStyle w:val="21"/>
            <w:numPr>
              <w:ilvl w:val="0"/>
              <w:numId w:val="22"/>
            </w:numPr>
            <w:spacing w:line="240" w:lineRule="auto"/>
            <w:ind w:firstLine="480" w:firstLineChars="200"/>
            <w:rPr>
              <w:ins w:id="27094" w:author="冷雪凝" w:date="2019-05-14T19:30:07Z"/>
              <w:color w:val="000000" w:themeColor="text1"/>
              <w:rPrChange w:id="27095" w:author="梁元" w:date="2019-05-14T19:51:36Z">
                <w:rPr>
                  <w:ins w:id="27096" w:author="冷雪凝" w:date="2019-05-14T19:30:07Z"/>
                </w:rPr>
              </w:rPrChange>
              <w14:textFill>
                <w14:solidFill>
                  <w14:schemeClr w14:val="tx1"/>
                </w14:solidFill>
              </w14:textFill>
            </w:rPr>
          </w:pPr>
          <w:ins w:id="27097" w:author="冷雪凝" w:date="2019-05-14T19:30:07Z">
            <w:r>
              <w:rPr>
                <w:rFonts w:hint="eastAsia"/>
                <w:color w:val="000000" w:themeColor="text1"/>
                <w:rPrChange w:id="27098" w:author="梁元" w:date="2019-05-14T19:51:36Z">
                  <w:rPr>
                    <w:rFonts w:hint="eastAsia"/>
                  </w:rPr>
                </w:rPrChange>
                <w14:textFill>
                  <w14:solidFill>
                    <w14:schemeClr w14:val="tx1"/>
                  </w14:solidFill>
                </w14:textFill>
              </w:rPr>
              <w:t>在</w:t>
            </w:r>
          </w:ins>
          <w:ins w:id="27100" w:author="冷雪凝" w:date="2019-05-14T19:30:07Z">
            <w:r>
              <w:rPr>
                <w:color w:val="000000" w:themeColor="text1"/>
                <w:rPrChange w:id="27101" w:author="梁元" w:date="2019-05-14T19:51:36Z">
                  <w:rPr/>
                </w:rPrChange>
                <w14:textFill>
                  <w14:solidFill>
                    <w14:schemeClr w14:val="tx1"/>
                  </w14:solidFill>
                </w14:textFill>
              </w:rPr>
              <w:t>action的定义上要谨慎，避免action在saga和reducer之间重复触发，造成死循环</w:t>
            </w:r>
          </w:ins>
        </w:p>
        <w:p>
          <w:pPr>
            <w:pStyle w:val="21"/>
            <w:numPr>
              <w:ilvl w:val="0"/>
              <w:numId w:val="22"/>
            </w:numPr>
            <w:spacing w:line="240" w:lineRule="auto"/>
            <w:ind w:firstLine="480" w:firstLineChars="200"/>
            <w:rPr>
              <w:ins w:id="27103" w:author="冷雪凝" w:date="2019-05-14T19:30:07Z"/>
              <w:color w:val="000000" w:themeColor="text1"/>
              <w:rPrChange w:id="27104" w:author="梁元" w:date="2019-05-14T19:51:36Z">
                <w:rPr>
                  <w:ins w:id="27105" w:author="冷雪凝" w:date="2019-05-14T19:30:07Z"/>
                </w:rPr>
              </w:rPrChange>
              <w14:textFill>
                <w14:solidFill>
                  <w14:schemeClr w14:val="tx1"/>
                </w14:solidFill>
              </w14:textFill>
            </w:rPr>
          </w:pPr>
          <w:ins w:id="27106" w:author="冷雪凝" w:date="2019-05-14T19:30:07Z">
            <w:r>
              <w:rPr>
                <w:rFonts w:hint="eastAsia"/>
                <w:color w:val="000000" w:themeColor="text1"/>
                <w:rPrChange w:id="27107" w:author="梁元" w:date="2019-05-14T19:51:36Z">
                  <w:rPr>
                    <w:rFonts w:hint="eastAsia"/>
                  </w:rPr>
                </w:rPrChange>
                <w14:textFill>
                  <w14:solidFill>
                    <w14:schemeClr w14:val="tx1"/>
                  </w14:solidFill>
                </w14:textFill>
              </w:rPr>
              <w:t>增加了项目目录结构复杂度和维护成本</w:t>
            </w:r>
          </w:ins>
        </w:p>
        <w:p>
          <w:pPr>
            <w:spacing w:line="240" w:lineRule="auto"/>
            <w:ind w:firstLine="480" w:firstLineChars="200"/>
            <w:rPr>
              <w:ins w:id="27109" w:author="冷雪凝" w:date="2019-05-14T19:30:07Z"/>
              <w:color w:val="000000" w:themeColor="text1"/>
              <w:rPrChange w:id="27110" w:author="梁元" w:date="2019-05-14T19:51:36Z">
                <w:rPr>
                  <w:ins w:id="27111" w:author="冷雪凝" w:date="2019-05-14T19:30:07Z"/>
                </w:rPr>
              </w:rPrChange>
              <w14:textFill>
                <w14:solidFill>
                  <w14:schemeClr w14:val="tx1"/>
                </w14:solidFill>
              </w14:textFill>
            </w:rPr>
          </w:pPr>
          <w:ins w:id="27112" w:author="冷雪凝" w:date="2019-05-14T19:30:07Z">
            <w:r>
              <w:rPr>
                <w:rFonts w:hint="eastAsia"/>
                <w:color w:val="000000" w:themeColor="text1"/>
                <w:rPrChange w:id="27113" w:author="梁元" w:date="2019-05-14T19:51:36Z">
                  <w:rPr>
                    <w:rFonts w:hint="eastAsia"/>
                  </w:rPr>
                </w:rPrChange>
                <w14:textFill>
                  <w14:solidFill>
                    <w14:schemeClr w14:val="tx1"/>
                  </w14:solidFill>
                </w14:textFill>
              </w:rPr>
              <w:t>。</w:t>
            </w:r>
          </w:ins>
        </w:p>
        <w:p>
          <w:pPr>
            <w:pStyle w:val="3"/>
            <w:numPr>
              <w:ilvl w:val="0"/>
              <w:numId w:val="21"/>
            </w:numPr>
            <w:spacing w:line="240" w:lineRule="auto"/>
            <w:ind w:firstLine="562" w:firstLineChars="200"/>
            <w:rPr>
              <w:ins w:id="27115" w:author="冷雪凝" w:date="2019-05-14T19:30:07Z"/>
              <w:rFonts w:ascii="仿宋" w:hAnsi="仿宋" w:eastAsia="仿宋"/>
              <w:color w:val="000000" w:themeColor="text1"/>
              <w:sz w:val="28"/>
              <w:szCs w:val="28"/>
              <w:rPrChange w:id="27116" w:author="梁元" w:date="2019-05-14T19:51:36Z">
                <w:rPr>
                  <w:ins w:id="27117" w:author="冷雪凝" w:date="2019-05-14T19:30:07Z"/>
                  <w:rFonts w:ascii="仿宋" w:hAnsi="仿宋" w:eastAsia="仿宋"/>
                  <w:sz w:val="28"/>
                  <w:szCs w:val="28"/>
                </w:rPr>
              </w:rPrChange>
              <w14:textFill>
                <w14:solidFill>
                  <w14:schemeClr w14:val="tx1"/>
                </w14:solidFill>
              </w14:textFill>
            </w:rPr>
          </w:pPr>
          <w:ins w:id="27118" w:author="冷雪凝" w:date="2019-05-14T19:30:07Z">
            <w:bookmarkStart w:id="930" w:name="_Toc6082_WPSOffice_Level2"/>
            <w:r>
              <w:rPr>
                <w:rFonts w:hint="eastAsia" w:ascii="仿宋" w:hAnsi="仿宋" w:eastAsia="仿宋"/>
                <w:color w:val="000000" w:themeColor="text1"/>
                <w:sz w:val="28"/>
                <w:szCs w:val="28"/>
                <w:rPrChange w:id="27119" w:author="梁元" w:date="2019-05-14T19:51:36Z">
                  <w:rPr>
                    <w:rFonts w:hint="eastAsia" w:ascii="仿宋" w:hAnsi="仿宋" w:eastAsia="仿宋"/>
                    <w:sz w:val="28"/>
                    <w:szCs w:val="28"/>
                  </w:rPr>
                </w:rPrChange>
                <w14:textFill>
                  <w14:solidFill>
                    <w14:schemeClr w14:val="tx1"/>
                  </w14:solidFill>
                </w14:textFill>
              </w:rPr>
              <w:t>解法对比及优缺点</w:t>
            </w:r>
            <w:bookmarkEnd w:id="930"/>
          </w:ins>
        </w:p>
        <w:p>
          <w:pPr>
            <w:spacing w:line="240" w:lineRule="auto"/>
            <w:ind w:firstLine="480" w:firstLineChars="200"/>
            <w:rPr>
              <w:ins w:id="27121" w:author="冷雪凝" w:date="2019-05-14T19:30:07Z"/>
              <w:color w:val="000000" w:themeColor="text1"/>
              <w:rPrChange w:id="27122" w:author="梁元" w:date="2019-05-14T19:51:36Z">
                <w:rPr>
                  <w:ins w:id="27123" w:author="冷雪凝" w:date="2019-05-14T19:30:07Z"/>
                </w:rPr>
              </w:rPrChange>
              <w14:textFill>
                <w14:solidFill>
                  <w14:schemeClr w14:val="tx1"/>
                </w14:solidFill>
              </w14:textFill>
            </w:rPr>
          </w:pPr>
          <w:ins w:id="27124" w:author="冷雪凝" w:date="2019-05-14T19:30:07Z">
            <w:r>
              <w:rPr>
                <w:rFonts w:hint="eastAsia"/>
                <w:color w:val="000000" w:themeColor="text1"/>
                <w:rPrChange w:id="27125" w:author="梁元" w:date="2019-05-14T19:51:36Z">
                  <w:rPr>
                    <w:rFonts w:hint="eastAsia"/>
                  </w:rPr>
                </w:rPrChange>
                <w14:textFill>
                  <w14:solidFill>
                    <w14:schemeClr w14:val="tx1"/>
                  </w14:solidFill>
                </w14:textFill>
              </w:rPr>
              <w:t>普通解法只是对redux-saga基本使用的介绍，仅限于知道怎么用，不能说明redux-saga的适用场景，以及更复杂场景的使用情况。</w:t>
            </w:r>
          </w:ins>
        </w:p>
        <w:p>
          <w:pPr>
            <w:spacing w:line="240" w:lineRule="auto"/>
            <w:ind w:firstLine="480" w:firstLineChars="200"/>
            <w:rPr>
              <w:ins w:id="27127" w:author="冷雪凝" w:date="2019-05-14T19:30:07Z"/>
              <w:rFonts w:hint="eastAsia"/>
              <w:color w:val="000000" w:themeColor="text1"/>
              <w:rPrChange w:id="27128" w:author="梁元" w:date="2019-05-14T19:51:36Z">
                <w:rPr>
                  <w:ins w:id="27129" w:author="冷雪凝" w:date="2019-05-14T19:30:07Z"/>
                  <w:rFonts w:hint="eastAsia"/>
                </w:rPr>
              </w:rPrChange>
              <w14:textFill>
                <w14:solidFill>
                  <w14:schemeClr w14:val="tx1"/>
                </w14:solidFill>
              </w14:textFill>
            </w:rPr>
          </w:pPr>
          <w:ins w:id="27130" w:author="冷雪凝" w:date="2019-05-14T19:30:07Z">
            <w:r>
              <w:rPr>
                <w:rFonts w:hint="eastAsia"/>
                <w:color w:val="000000" w:themeColor="text1"/>
                <w:rPrChange w:id="27131" w:author="梁元" w:date="2019-05-14T19:51:36Z">
                  <w:rPr>
                    <w:rFonts w:hint="eastAsia"/>
                  </w:rPr>
                </w:rPrChange>
                <w14:textFill>
                  <w14:solidFill>
                    <w14:schemeClr w14:val="tx1"/>
                  </w14:solidFill>
                </w14:textFill>
              </w:rPr>
              <w:t>大牛解法则清楚地说明了redux-saga的应用流程，心里明确什么时候需要使用saga。并且对潜在问题做了说明，同时对比了其他类似的中间件，体现了丰富的应用经验</w:t>
            </w:r>
          </w:ins>
        </w:p>
        <w:p>
          <w:pPr>
            <w:spacing w:line="240" w:lineRule="auto"/>
            <w:ind w:firstLine="480" w:firstLineChars="200"/>
            <w:rPr>
              <w:ins w:id="27133" w:author="冷雪凝" w:date="2019-05-14T19:30:07Z"/>
              <w:color w:val="000000" w:themeColor="text1"/>
              <w:rPrChange w:id="27134" w:author="梁元" w:date="2019-05-14T19:51:36Z">
                <w:rPr>
                  <w:ins w:id="27135" w:author="冷雪凝" w:date="2019-05-14T19:30:07Z"/>
                </w:rPr>
              </w:rPrChange>
              <w14:textFill>
                <w14:solidFill>
                  <w14:schemeClr w14:val="tx1"/>
                </w14:solidFill>
              </w14:textFill>
            </w:rPr>
          </w:pPr>
        </w:p>
        <w:p>
          <w:pPr>
            <w:pStyle w:val="3"/>
            <w:numPr>
              <w:ilvl w:val="0"/>
              <w:numId w:val="21"/>
            </w:numPr>
            <w:spacing w:line="240" w:lineRule="auto"/>
            <w:ind w:firstLine="562" w:firstLineChars="200"/>
            <w:rPr>
              <w:ins w:id="27136" w:author="冷雪凝" w:date="2019-05-14T19:30:07Z"/>
              <w:rFonts w:ascii="仿宋" w:hAnsi="仿宋" w:eastAsia="仿宋"/>
              <w:color w:val="000000" w:themeColor="text1"/>
              <w:sz w:val="28"/>
              <w:szCs w:val="28"/>
              <w:rPrChange w:id="27137" w:author="梁元" w:date="2019-05-14T19:51:36Z">
                <w:rPr>
                  <w:ins w:id="27138" w:author="冷雪凝" w:date="2019-05-14T19:30:07Z"/>
                  <w:rFonts w:ascii="仿宋" w:hAnsi="仿宋" w:eastAsia="仿宋"/>
                  <w:sz w:val="28"/>
                  <w:szCs w:val="28"/>
                </w:rPr>
              </w:rPrChange>
              <w14:textFill>
                <w14:solidFill>
                  <w14:schemeClr w14:val="tx1"/>
                </w14:solidFill>
              </w14:textFill>
            </w:rPr>
          </w:pPr>
          <w:ins w:id="27139" w:author="冷雪凝" w:date="2019-05-14T19:30:07Z">
            <w:bookmarkStart w:id="931" w:name="_Toc25287_WPSOffice_Level2"/>
            <w:r>
              <w:rPr>
                <w:rFonts w:hint="eastAsia" w:ascii="仿宋" w:hAnsi="仿宋" w:eastAsia="仿宋"/>
                <w:color w:val="000000" w:themeColor="text1"/>
                <w:sz w:val="28"/>
                <w:szCs w:val="28"/>
                <w:rPrChange w:id="27140"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931"/>
          </w:ins>
        </w:p>
        <w:p>
          <w:pPr>
            <w:ind w:firstLine="480" w:firstLineChars="200"/>
            <w:rPr>
              <w:ins w:id="27142" w:author="冷雪凝" w:date="2019-05-14T19:30:07Z"/>
              <w:color w:val="000000" w:themeColor="text1"/>
              <w:rPrChange w:id="27143" w:author="梁元" w:date="2019-05-14T19:51:36Z">
                <w:rPr>
                  <w:ins w:id="27144" w:author="冷雪凝" w:date="2019-05-14T19:30:07Z"/>
                </w:rPr>
              </w:rPrChange>
              <w14:textFill>
                <w14:solidFill>
                  <w14:schemeClr w14:val="tx1"/>
                </w14:solidFill>
              </w14:textFill>
            </w:rPr>
          </w:pPr>
          <w:ins w:id="27145" w:author="冷雪凝" w:date="2019-05-14T19:30:07Z">
            <w:r>
              <w:rPr>
                <w:rFonts w:hint="eastAsia"/>
                <w:color w:val="000000" w:themeColor="text1"/>
                <w:rPrChange w:id="27146" w:author="梁元" w:date="2019-05-14T19:51:36Z">
                  <w:rPr>
                    <w:rFonts w:hint="eastAsia"/>
                  </w:rPr>
                </w:rPrChange>
                <w14:textFill>
                  <w14:solidFill>
                    <w14:schemeClr w14:val="tx1"/>
                  </w14:solidFill>
                </w14:textFill>
              </w:rPr>
              <w:t>对比说明redux</w:t>
            </w:r>
          </w:ins>
          <w:ins w:id="27148" w:author="冷雪凝" w:date="2019-05-14T19:30:07Z">
            <w:r>
              <w:rPr>
                <w:color w:val="000000" w:themeColor="text1"/>
                <w:rPrChange w:id="27149" w:author="梁元" w:date="2019-05-14T19:51:36Z">
                  <w:rPr/>
                </w:rPrChange>
                <w14:textFill>
                  <w14:solidFill>
                    <w14:schemeClr w14:val="tx1"/>
                  </w14:solidFill>
                </w14:textFill>
              </w:rPr>
              <w:t>-saga</w:t>
            </w:r>
          </w:ins>
          <w:ins w:id="27151" w:author="冷雪凝" w:date="2019-05-14T19:30:07Z">
            <w:r>
              <w:rPr>
                <w:rFonts w:hint="eastAsia"/>
                <w:color w:val="000000" w:themeColor="text1"/>
                <w:rPrChange w:id="27152" w:author="梁元" w:date="2019-05-14T19:51:36Z">
                  <w:rPr>
                    <w:rFonts w:hint="eastAsia"/>
                  </w:rPr>
                </w:rPrChange>
                <w14:textFill>
                  <w14:solidFill>
                    <w14:schemeClr w14:val="tx1"/>
                  </w14:solidFill>
                </w14:textFill>
              </w:rPr>
              <w:t>和redux-thunk的特点？</w:t>
            </w:r>
          </w:ins>
        </w:p>
        <w:p>
          <w:pPr>
            <w:ind w:firstLine="480" w:firstLineChars="200"/>
            <w:rPr>
              <w:ins w:id="27154" w:author="冷雪凝" w:date="2019-05-14T19:30:07Z"/>
              <w:color w:val="000000" w:themeColor="text1"/>
              <w:rPrChange w:id="27155" w:author="梁元" w:date="2019-05-14T19:51:36Z">
                <w:rPr>
                  <w:ins w:id="27156" w:author="冷雪凝" w:date="2019-05-14T19:30:07Z"/>
                </w:rPr>
              </w:rPrChange>
              <w14:textFill>
                <w14:solidFill>
                  <w14:schemeClr w14:val="tx1"/>
                </w14:solidFill>
              </w14:textFill>
            </w:rPr>
          </w:pPr>
        </w:p>
        <w:p>
          <w:pPr>
            <w:spacing w:line="240" w:lineRule="auto"/>
            <w:ind w:firstLine="480" w:firstLineChars="200"/>
            <w:rPr>
              <w:ins w:id="27157" w:author="冷雪凝" w:date="2019-05-14T19:30:07Z"/>
              <w:color w:val="000000" w:themeColor="text1"/>
              <w:rPrChange w:id="27158" w:author="梁元" w:date="2019-05-14T19:51:36Z">
                <w:rPr>
                  <w:ins w:id="27159" w:author="冷雪凝" w:date="2019-05-14T19:30:07Z"/>
                </w:rPr>
              </w:rPrChange>
              <w14:textFill>
                <w14:solidFill>
                  <w14:schemeClr w14:val="tx1"/>
                </w14:solidFill>
              </w14:textFill>
            </w:rPr>
          </w:pPr>
          <w:ins w:id="27160" w:author="冷雪凝" w:date="2019-05-14T19:30:07Z">
            <w:r>
              <w:rPr>
                <w:rFonts w:hint="eastAsia"/>
                <w:color w:val="000000" w:themeColor="text1"/>
                <w:rPrChange w:id="27161" w:author="梁元" w:date="2019-05-14T19:51:36Z">
                  <w:rPr>
                    <w:rFonts w:hint="eastAsia"/>
                  </w:rPr>
                </w:rPrChange>
                <w14:textFill>
                  <w14:solidFill>
                    <w14:schemeClr w14:val="tx1"/>
                  </w14:solidFill>
                </w14:textFill>
              </w:rPr>
              <w:t>越是用来解决具体问题的技术，使用起来越容易，越高效，学习成本越低；越是用来解决宽泛问题的技术，使用起来越难，学习成本越高。</w:t>
            </w:r>
          </w:ins>
          <w:ins w:id="27163" w:author="冷雪凝" w:date="2019-05-14T19:30:07Z">
            <w:r>
              <w:rPr>
                <w:color w:val="000000" w:themeColor="text1"/>
                <w:rPrChange w:id="27164" w:author="梁元" w:date="2019-05-14T19:51:36Z">
                  <w:rPr/>
                </w:rPrChange>
                <w14:textFill>
                  <w14:solidFill>
                    <w14:schemeClr w14:val="tx1"/>
                  </w14:solidFill>
                </w14:textFill>
              </w:rPr>
              <w:t xml:space="preserve"> thunk解决的是很具体的一个问题，就是在action到达reducer之前做一些其他的业务，比如fetch后端, 它在做这件事的上很高效。而Saga解决的问题要更宽泛一些，因为saga只是拦截了action，至于做什么，开发者需要自己来考虑，可以是fetch后端，也可以是更新redux store, 甚至可以执行action带进来的callback。 很显然对于一个业务层来说,saga会是一个更合适的选择，但同时也带来了学习成本的提高。</w:t>
            </w:r>
          </w:ins>
        </w:p>
        <w:p>
          <w:pPr>
            <w:spacing w:line="240" w:lineRule="auto"/>
            <w:ind w:firstLine="480" w:firstLineChars="200"/>
            <w:rPr>
              <w:ins w:id="27166" w:author="冷雪凝" w:date="2019-05-14T19:30:07Z"/>
              <w:color w:val="000000" w:themeColor="text1"/>
              <w:rPrChange w:id="27167" w:author="梁元" w:date="2019-05-14T19:51:36Z">
                <w:rPr>
                  <w:ins w:id="27168" w:author="冷雪凝" w:date="2019-05-14T19:30:07Z"/>
                </w:rPr>
              </w:rPrChange>
              <w14:textFill>
                <w14:solidFill>
                  <w14:schemeClr w14:val="tx1"/>
                </w14:solidFill>
              </w14:textFill>
            </w:rPr>
          </w:pPr>
        </w:p>
        <w:p>
          <w:pPr>
            <w:pStyle w:val="3"/>
            <w:numPr>
              <w:ilvl w:val="0"/>
              <w:numId w:val="21"/>
            </w:numPr>
            <w:spacing w:line="240" w:lineRule="auto"/>
            <w:ind w:firstLine="562" w:firstLineChars="200"/>
            <w:rPr>
              <w:ins w:id="27169" w:author="冷雪凝" w:date="2019-05-14T19:30:07Z"/>
              <w:rFonts w:ascii="仿宋" w:hAnsi="仿宋" w:eastAsia="仿宋"/>
              <w:color w:val="000000" w:themeColor="text1"/>
              <w:sz w:val="28"/>
              <w:szCs w:val="28"/>
              <w:rPrChange w:id="27170" w:author="梁元" w:date="2019-05-14T19:51:36Z">
                <w:rPr>
                  <w:ins w:id="27171" w:author="冷雪凝" w:date="2019-05-14T19:30:07Z"/>
                  <w:rFonts w:ascii="仿宋" w:hAnsi="仿宋" w:eastAsia="仿宋"/>
                  <w:sz w:val="28"/>
                  <w:szCs w:val="28"/>
                </w:rPr>
              </w:rPrChange>
              <w14:textFill>
                <w14:solidFill>
                  <w14:schemeClr w14:val="tx1"/>
                </w14:solidFill>
              </w14:textFill>
            </w:rPr>
          </w:pPr>
          <w:ins w:id="27172" w:author="冷雪凝" w:date="2019-05-14T19:30:07Z">
            <w:bookmarkStart w:id="932" w:name="_Toc31036_WPSOffice_Level2"/>
            <w:r>
              <w:rPr>
                <w:rFonts w:hint="eastAsia" w:ascii="仿宋" w:hAnsi="仿宋" w:eastAsia="仿宋"/>
                <w:color w:val="000000" w:themeColor="text1"/>
                <w:sz w:val="28"/>
                <w:szCs w:val="28"/>
                <w:rPrChange w:id="27173" w:author="梁元" w:date="2019-05-14T19:51:36Z">
                  <w:rPr>
                    <w:rFonts w:hint="eastAsia" w:ascii="仿宋" w:hAnsi="仿宋" w:eastAsia="仿宋"/>
                    <w:sz w:val="28"/>
                    <w:szCs w:val="28"/>
                  </w:rPr>
                </w:rPrChange>
                <w14:textFill>
                  <w14:solidFill>
                    <w14:schemeClr w14:val="tx1"/>
                  </w14:solidFill>
                </w14:textFill>
              </w:rPr>
              <w:t>项目中体现经验的点</w:t>
            </w:r>
            <w:bookmarkEnd w:id="932"/>
          </w:ins>
        </w:p>
        <w:p>
          <w:pPr>
            <w:ind w:firstLine="480" w:firstLineChars="200"/>
            <w:rPr>
              <w:ins w:id="27175" w:author="冷雪凝" w:date="2019-05-14T19:30:07Z"/>
              <w:color w:val="000000" w:themeColor="text1"/>
              <w:rPrChange w:id="27176" w:author="梁元" w:date="2019-05-14T19:51:36Z">
                <w:rPr>
                  <w:ins w:id="27177" w:author="冷雪凝" w:date="2019-05-14T19:30:07Z"/>
                </w:rPr>
              </w:rPrChange>
              <w14:textFill>
                <w14:solidFill>
                  <w14:schemeClr w14:val="tx1"/>
                </w14:solidFill>
              </w14:textFill>
            </w:rPr>
          </w:pPr>
          <w:ins w:id="27178" w:author="冷雪凝" w:date="2019-05-14T19:30:07Z">
            <w:r>
              <w:rPr>
                <w:rFonts w:hint="eastAsia"/>
                <w:color w:val="000000" w:themeColor="text1"/>
                <w:rPrChange w:id="27179" w:author="梁元" w:date="2019-05-14T19:51:36Z">
                  <w:rPr>
                    <w:rFonts w:hint="eastAsia"/>
                  </w:rPr>
                </w:rPrChange>
                <w14:textFill>
                  <w14:solidFill>
                    <w14:schemeClr w14:val="tx1"/>
                  </w14:solidFill>
                </w14:textFill>
              </w:rPr>
              <w:t>深刻理解项目异步流程管理问题，以及选择正确的解决方案；</w:t>
            </w:r>
          </w:ins>
        </w:p>
        <w:p>
          <w:pPr>
            <w:pStyle w:val="3"/>
            <w:numPr>
              <w:ilvl w:val="0"/>
              <w:numId w:val="21"/>
            </w:numPr>
            <w:spacing w:line="240" w:lineRule="auto"/>
            <w:ind w:firstLine="562" w:firstLineChars="200"/>
            <w:rPr>
              <w:ins w:id="27181" w:author="冷雪凝" w:date="2019-05-14T19:30:07Z"/>
              <w:rFonts w:ascii="仿宋" w:hAnsi="仿宋" w:eastAsia="仿宋"/>
              <w:color w:val="000000" w:themeColor="text1"/>
              <w:sz w:val="28"/>
              <w:szCs w:val="28"/>
              <w:rPrChange w:id="27182" w:author="梁元" w:date="2019-05-14T19:51:36Z">
                <w:rPr>
                  <w:ins w:id="27183" w:author="冷雪凝" w:date="2019-05-14T19:30:07Z"/>
                  <w:rFonts w:ascii="仿宋" w:hAnsi="仿宋" w:eastAsia="仿宋"/>
                  <w:sz w:val="28"/>
                  <w:szCs w:val="28"/>
                </w:rPr>
              </w:rPrChange>
              <w14:textFill>
                <w14:solidFill>
                  <w14:schemeClr w14:val="tx1"/>
                </w14:solidFill>
              </w14:textFill>
            </w:rPr>
          </w:pPr>
          <w:ins w:id="27184" w:author="冷雪凝" w:date="2019-05-14T19:30:07Z">
            <w:bookmarkStart w:id="933" w:name="_Toc30402_WPSOffice_Level2"/>
            <w:r>
              <w:rPr>
                <w:rFonts w:hint="eastAsia" w:ascii="仿宋" w:hAnsi="仿宋" w:eastAsia="仿宋"/>
                <w:color w:val="000000" w:themeColor="text1"/>
                <w:sz w:val="28"/>
                <w:szCs w:val="28"/>
                <w:rPrChange w:id="27185" w:author="梁元" w:date="2019-05-14T19:51:36Z">
                  <w:rPr>
                    <w:rFonts w:hint="eastAsia" w:ascii="仿宋" w:hAnsi="仿宋" w:eastAsia="仿宋"/>
                    <w:sz w:val="28"/>
                    <w:szCs w:val="28"/>
                  </w:rPr>
                </w:rPrChange>
                <w14:textFill>
                  <w14:solidFill>
                    <w14:schemeClr w14:val="tx1"/>
                  </w14:solidFill>
                </w14:textFill>
              </w:rPr>
              <w:t>论坛参考</w:t>
            </w:r>
            <w:bookmarkEnd w:id="933"/>
          </w:ins>
        </w:p>
        <w:p>
          <w:pPr>
            <w:ind w:firstLine="480" w:firstLineChars="200"/>
            <w:rPr>
              <w:ins w:id="27187" w:author="冷雪凝" w:date="2019-05-14T19:30:07Z"/>
              <w:rStyle w:val="18"/>
              <w:color w:val="000000" w:themeColor="text1"/>
              <w:rPrChange w:id="27188" w:author="梁元" w:date="2019-05-14T19:51:36Z">
                <w:rPr>
                  <w:ins w:id="27189" w:author="冷雪凝" w:date="2019-05-14T19:30:07Z"/>
                  <w:rStyle w:val="18"/>
                </w:rPr>
              </w:rPrChange>
              <w14:textFill>
                <w14:solidFill>
                  <w14:schemeClr w14:val="tx1"/>
                </w14:solidFill>
              </w14:textFill>
            </w:rPr>
          </w:pPr>
          <w:ins w:id="27190" w:author="冷雪凝" w:date="2019-05-14T19:30:07Z">
            <w:r>
              <w:rPr>
                <w:color w:val="000000" w:themeColor="text1"/>
                <w:rPrChange w:id="27191" w:author="梁元" w:date="2019-05-14T19:51:36Z">
                  <w:rPr/>
                </w:rPrChange>
                <w14:textFill>
                  <w14:solidFill>
                    <w14:schemeClr w14:val="tx1"/>
                  </w14:solidFill>
                </w14:textFill>
              </w:rPr>
              <w:fldChar w:fldCharType="begin"/>
            </w:r>
          </w:ins>
          <w:ins w:id="27193" w:author="冷雪凝" w:date="2019-05-14T19:30:07Z">
            <w:r>
              <w:rPr>
                <w:color w:val="000000" w:themeColor="text1"/>
                <w:rPrChange w:id="27194" w:author="梁元" w:date="2019-05-14T19:51:36Z">
                  <w:rPr/>
                </w:rPrChange>
                <w14:textFill>
                  <w14:solidFill>
                    <w14:schemeClr w14:val="tx1"/>
                  </w14:solidFill>
                </w14:textFill>
              </w:rPr>
              <w:instrText xml:space="preserve"> HYPERLINK "https://redux-saga-in-chinese.js.org/docs/api/" </w:instrText>
            </w:r>
          </w:ins>
          <w:ins w:id="27196" w:author="冷雪凝" w:date="2019-05-14T19:30:07Z">
            <w:r>
              <w:rPr>
                <w:color w:val="000000" w:themeColor="text1"/>
                <w:rPrChange w:id="27197" w:author="梁元" w:date="2019-05-14T19:51:36Z">
                  <w:rPr/>
                </w:rPrChange>
                <w14:textFill>
                  <w14:solidFill>
                    <w14:schemeClr w14:val="tx1"/>
                  </w14:solidFill>
                </w14:textFill>
              </w:rPr>
              <w:fldChar w:fldCharType="separate"/>
            </w:r>
          </w:ins>
          <w:ins w:id="27199" w:author="冷雪凝" w:date="2019-05-14T19:30:07Z">
            <w:r>
              <w:rPr>
                <w:rStyle w:val="18"/>
                <w:color w:val="000000" w:themeColor="text1"/>
                <w:rPrChange w:id="27200" w:author="梁元" w:date="2019-05-14T19:51:36Z">
                  <w:rPr>
                    <w:rStyle w:val="18"/>
                  </w:rPr>
                </w:rPrChange>
                <w14:textFill>
                  <w14:solidFill>
                    <w14:schemeClr w14:val="tx1"/>
                  </w14:solidFill>
                </w14:textFill>
              </w:rPr>
              <w:t>https://redux-saga-in-chinese.js.org/docs/api/</w:t>
            </w:r>
          </w:ins>
          <w:ins w:id="27202" w:author="冷雪凝" w:date="2019-05-14T19:30:07Z">
            <w:r>
              <w:rPr>
                <w:rStyle w:val="18"/>
                <w:color w:val="000000" w:themeColor="text1"/>
                <w:rPrChange w:id="27203" w:author="梁元" w:date="2019-05-14T19:51:36Z">
                  <w:rPr>
                    <w:rStyle w:val="18"/>
                  </w:rPr>
                </w:rPrChange>
                <w14:textFill>
                  <w14:solidFill>
                    <w14:schemeClr w14:val="tx1"/>
                  </w14:solidFill>
                </w14:textFill>
              </w:rPr>
              <w:fldChar w:fldCharType="end"/>
            </w:r>
          </w:ins>
        </w:p>
        <w:p>
          <w:pPr>
            <w:ind w:firstLine="480" w:firstLineChars="200"/>
            <w:rPr>
              <w:ins w:id="27205" w:author="冷雪凝" w:date="2019-05-14T19:30:07Z"/>
              <w:rFonts w:hint="eastAsia"/>
              <w:color w:val="000000" w:themeColor="text1"/>
              <w:rPrChange w:id="27206" w:author="梁元" w:date="2019-05-14T19:51:36Z">
                <w:rPr>
                  <w:ins w:id="27207" w:author="冷雪凝" w:date="2019-05-14T19:30:07Z"/>
                  <w:rFonts w:hint="eastAsia"/>
                </w:rPr>
              </w:rPrChange>
              <w14:textFill>
                <w14:solidFill>
                  <w14:schemeClr w14:val="tx1"/>
                </w14:solidFill>
              </w14:textFill>
            </w:rPr>
          </w:pPr>
        </w:p>
        <w:p>
          <w:pPr>
            <w:numPr>
              <w:ilvl w:val="0"/>
              <w:numId w:val="1"/>
            </w:numPr>
            <w:ind w:firstLine="480" w:firstLineChars="200"/>
            <w:rPr>
              <w:ins w:id="27209" w:author="冷雪凝" w:date="2019-05-14T19:32:44Z"/>
              <w:rFonts w:ascii="仿宋" w:hAnsi="仿宋" w:eastAsia="仿宋"/>
              <w:color w:val="000000" w:themeColor="text1"/>
              <w:sz w:val="28"/>
              <w:szCs w:val="28"/>
              <w:rPrChange w:id="27210" w:author="梁元" w:date="2019-05-14T19:51:36Z">
                <w:rPr>
                  <w:ins w:id="27211" w:author="冷雪凝" w:date="2019-05-14T19:32:44Z"/>
                  <w:rFonts w:ascii="仿宋" w:hAnsi="仿宋" w:eastAsia="仿宋"/>
                  <w:sz w:val="28"/>
                  <w:szCs w:val="28"/>
                </w:rPr>
              </w:rPrChange>
              <w14:textFill>
                <w14:solidFill>
                  <w14:schemeClr w14:val="tx1"/>
                </w14:solidFill>
              </w14:textFill>
            </w:rPr>
            <w:pPrChange w:id="27208" w:author="冷雪凝" w:date="2019-05-14T19:32:56Z">
              <w:pPr>
                <w:pStyle w:val="2"/>
                <w:numPr>
                  <w:ilvl w:val="0"/>
                  <w:numId w:val="1"/>
                </w:numPr>
              </w:pPr>
            </w:pPrChange>
          </w:pPr>
          <w:ins w:id="27212" w:author="冷雪凝" w:date="2019-05-14T19:30:07Z">
            <w:r>
              <w:rPr>
                <w:color w:val="000000" w:themeColor="text1"/>
                <w:rPrChange w:id="27213" w:author="梁元" w:date="2019-05-14T19:51:36Z">
                  <w:rPr/>
                </w:rPrChange>
                <w14:textFill>
                  <w14:solidFill>
                    <w14:schemeClr w14:val="tx1"/>
                  </w14:solidFill>
                </w14:textFill>
              </w:rPr>
              <w:fldChar w:fldCharType="begin"/>
            </w:r>
          </w:ins>
          <w:ins w:id="27215" w:author="冷雪凝" w:date="2019-05-14T19:30:07Z">
            <w:r>
              <w:rPr>
                <w:color w:val="000000" w:themeColor="text1"/>
                <w:rPrChange w:id="27216" w:author="梁元" w:date="2019-05-14T19:51:36Z">
                  <w:rPr/>
                </w:rPrChange>
                <w14:textFill>
                  <w14:solidFill>
                    <w14:schemeClr w14:val="tx1"/>
                  </w14:solidFill>
                </w14:textFill>
              </w:rPr>
              <w:instrText xml:space="preserve"> HYPERLINK "https://www.jianshu.com/p/89ed2a01a3db" </w:instrText>
            </w:r>
          </w:ins>
          <w:ins w:id="27218" w:author="冷雪凝" w:date="2019-05-14T19:30:07Z">
            <w:r>
              <w:rPr>
                <w:color w:val="000000" w:themeColor="text1"/>
                <w:rPrChange w:id="27219" w:author="梁元" w:date="2019-05-14T19:51:36Z">
                  <w:rPr/>
                </w:rPrChange>
                <w14:textFill>
                  <w14:solidFill>
                    <w14:schemeClr w14:val="tx1"/>
                  </w14:solidFill>
                </w14:textFill>
              </w:rPr>
              <w:fldChar w:fldCharType="separate"/>
            </w:r>
          </w:ins>
          <w:ins w:id="27221" w:author="冷雪凝" w:date="2019-05-14T19:30:07Z">
            <w:r>
              <w:rPr>
                <w:rStyle w:val="18"/>
                <w:color w:val="000000" w:themeColor="text1"/>
                <w:rPrChange w:id="27222" w:author="梁元" w:date="2019-05-14T19:51:36Z">
                  <w:rPr>
                    <w:rStyle w:val="18"/>
                  </w:rPr>
                </w:rPrChange>
                <w14:textFill>
                  <w14:solidFill>
                    <w14:schemeClr w14:val="tx1"/>
                  </w14:solidFill>
                </w14:textFill>
              </w:rPr>
              <w:t>https://www.jianshu.com/p/89ed2a01a3db</w:t>
            </w:r>
          </w:ins>
          <w:ins w:id="27224" w:author="冷雪凝" w:date="2019-05-14T19:30:07Z">
            <w:r>
              <w:rPr>
                <w:rStyle w:val="18"/>
                <w:color w:val="000000" w:themeColor="text1"/>
                <w:rPrChange w:id="27225" w:author="梁元" w:date="2019-05-14T19:51:36Z">
                  <w:rPr>
                    <w:rStyle w:val="18"/>
                  </w:rPr>
                </w:rPrChange>
                <w14:textFill>
                  <w14:solidFill>
                    <w14:schemeClr w14:val="tx1"/>
                  </w14:solidFill>
                </w14:textFill>
              </w:rPr>
              <w:fldChar w:fldCharType="end"/>
            </w:r>
          </w:ins>
        </w:p>
        <w:customXmlInsRangeStart w:id="27228" w:author="冷雪凝" w:date="2019-05-14T19:24:35Z"/>
      </w:sdtContent>
    </w:sdt>
    <w:customXmlInsRangeEnd w:id="27228"/>
    <w:p>
      <w:pPr>
        <w:pStyle w:val="2"/>
        <w:numPr>
          <w:ilvl w:val="0"/>
          <w:numId w:val="1"/>
        </w:numPr>
        <w:rPr>
          <w:ins w:id="27229" w:author="冷雪凝" w:date="2019-05-14T19:32:44Z"/>
          <w:rFonts w:ascii="仿宋" w:hAnsi="仿宋" w:eastAsia="仿宋"/>
          <w:color w:val="000000" w:themeColor="text1"/>
          <w:sz w:val="28"/>
          <w:szCs w:val="28"/>
          <w:rPrChange w:id="27230" w:author="梁元" w:date="2019-05-14T19:51:36Z">
            <w:rPr>
              <w:ins w:id="27231" w:author="冷雪凝" w:date="2019-05-14T19:32:44Z"/>
              <w:rFonts w:ascii="仿宋" w:hAnsi="仿宋" w:eastAsia="仿宋"/>
              <w:sz w:val="28"/>
              <w:szCs w:val="28"/>
            </w:rPr>
          </w:rPrChange>
          <w14:textFill>
            <w14:solidFill>
              <w14:schemeClr w14:val="tx1"/>
            </w14:solidFill>
          </w14:textFill>
        </w:rPr>
      </w:pPr>
      <w:ins w:id="27232" w:author="冷雪凝" w:date="2019-05-14T19:32:44Z">
        <w:bookmarkStart w:id="934" w:name="_Toc5459_WPSOffice_Level1"/>
        <w:r>
          <w:rPr>
            <w:rFonts w:hint="eastAsia" w:ascii="仿宋" w:hAnsi="仿宋" w:eastAsia="仿宋"/>
            <w:color w:val="000000" w:themeColor="text1"/>
            <w:sz w:val="28"/>
            <w:szCs w:val="28"/>
            <w:rPrChange w:id="27233" w:author="梁元" w:date="2019-05-14T19:51:36Z">
              <w:rPr>
                <w:rFonts w:hint="eastAsia" w:ascii="仿宋" w:hAnsi="仿宋" w:eastAsia="仿宋"/>
                <w:sz w:val="28"/>
                <w:szCs w:val="28"/>
              </w:rPr>
            </w:rPrChange>
            <w14:textFill>
              <w14:solidFill>
                <w14:schemeClr w14:val="tx1"/>
              </w14:solidFill>
            </w14:textFill>
          </w:rPr>
          <w:t>谈谈对</w:t>
        </w:r>
      </w:ins>
      <w:ins w:id="27235" w:author="冷雪凝" w:date="2019-05-14T19:33:35Z">
        <w:r>
          <w:rPr>
            <w:rFonts w:hint="eastAsia" w:ascii="仿宋" w:hAnsi="仿宋" w:eastAsia="仿宋"/>
            <w:color w:val="000000" w:themeColor="text1"/>
            <w:sz w:val="28"/>
            <w:szCs w:val="28"/>
            <w:lang w:val="en-US" w:eastAsia="zh-CN"/>
            <w:rPrChange w:id="27236" w:author="梁元" w:date="2019-05-14T19:51:36Z">
              <w:rPr>
                <w:rFonts w:hint="eastAsia" w:ascii="仿宋" w:hAnsi="仿宋" w:eastAsia="仿宋"/>
                <w:sz w:val="28"/>
                <w:szCs w:val="28"/>
                <w:lang w:val="en-US" w:eastAsia="zh-CN"/>
              </w:rPr>
            </w:rPrChange>
            <w14:textFill>
              <w14:solidFill>
                <w14:schemeClr w14:val="tx1"/>
              </w14:solidFill>
            </w14:textFill>
          </w:rPr>
          <w:t>fe</w:t>
        </w:r>
      </w:ins>
      <w:ins w:id="27238" w:author="冷雪凝" w:date="2019-05-14T19:33:36Z">
        <w:r>
          <w:rPr>
            <w:rFonts w:hint="eastAsia" w:ascii="仿宋" w:hAnsi="仿宋" w:eastAsia="仿宋"/>
            <w:color w:val="000000" w:themeColor="text1"/>
            <w:sz w:val="28"/>
            <w:szCs w:val="28"/>
            <w:lang w:val="en-US" w:eastAsia="zh-CN"/>
            <w:rPrChange w:id="27239" w:author="梁元" w:date="2019-05-14T19:51:36Z">
              <w:rPr>
                <w:rFonts w:hint="eastAsia" w:ascii="仿宋" w:hAnsi="仿宋" w:eastAsia="仿宋"/>
                <w:sz w:val="28"/>
                <w:szCs w:val="28"/>
                <w:lang w:val="en-US" w:eastAsia="zh-CN"/>
              </w:rPr>
            </w:rPrChange>
            <w14:textFill>
              <w14:solidFill>
                <w14:schemeClr w14:val="tx1"/>
              </w14:solidFill>
            </w14:textFill>
          </w:rPr>
          <w:t>tch</w:t>
        </w:r>
      </w:ins>
      <w:ins w:id="27241" w:author="冷雪凝" w:date="2019-05-14T19:32:44Z">
        <w:r>
          <w:rPr>
            <w:rFonts w:hint="eastAsia" w:ascii="仿宋" w:hAnsi="仿宋" w:eastAsia="仿宋"/>
            <w:color w:val="000000" w:themeColor="text1"/>
            <w:sz w:val="28"/>
            <w:szCs w:val="28"/>
            <w:rPrChange w:id="27242" w:author="梁元" w:date="2019-05-14T19:51:36Z">
              <w:rPr>
                <w:rFonts w:hint="eastAsia" w:ascii="仿宋" w:hAnsi="仿宋" w:eastAsia="仿宋"/>
                <w:sz w:val="28"/>
                <w:szCs w:val="28"/>
              </w:rPr>
            </w:rPrChange>
            <w14:textFill>
              <w14:solidFill>
                <w14:schemeClr w14:val="tx1"/>
              </w14:solidFill>
            </w14:textFill>
          </w:rPr>
          <w:t>对的看法？</w:t>
        </w:r>
        <w:bookmarkEnd w:id="934"/>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ins w:id="27244" w:author="冷雪凝" w:date="2019-05-14T19:32:44Z"/>
        </w:trPr>
        <w:tc>
          <w:tcPr>
            <w:tcW w:w="1523" w:type="dxa"/>
          </w:tcPr>
          <w:p>
            <w:pPr>
              <w:jc w:val="center"/>
              <w:rPr>
                <w:ins w:id="27245" w:author="冷雪凝" w:date="2019-05-14T19:32:44Z"/>
                <w:rFonts w:ascii="仿宋" w:hAnsi="仿宋" w:eastAsia="仿宋"/>
                <w:color w:val="000000" w:themeColor="text1"/>
                <w:rPrChange w:id="27246" w:author="梁元" w:date="2019-05-14T19:51:36Z">
                  <w:rPr>
                    <w:ins w:id="27247" w:author="冷雪凝" w:date="2019-05-14T19:32:44Z"/>
                    <w:rFonts w:ascii="仿宋" w:hAnsi="仿宋" w:eastAsia="仿宋"/>
                  </w:rPr>
                </w:rPrChange>
                <w14:textFill>
                  <w14:solidFill>
                    <w14:schemeClr w14:val="tx1"/>
                  </w14:solidFill>
                </w14:textFill>
              </w:rPr>
            </w:pPr>
            <w:ins w:id="27248" w:author="冷雪凝" w:date="2019-05-14T19:32:44Z">
              <w:r>
                <w:rPr>
                  <w:rFonts w:hint="eastAsia" w:ascii="仿宋" w:hAnsi="仿宋" w:eastAsia="仿宋"/>
                  <w:color w:val="000000" w:themeColor="text1"/>
                  <w:rPrChange w:id="27249"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27251" w:author="冷雪凝" w:date="2019-05-14T19:32:44Z"/>
                <w:rFonts w:ascii="仿宋" w:hAnsi="仿宋" w:eastAsia="仿宋"/>
                <w:color w:val="000000" w:themeColor="text1"/>
                <w:rPrChange w:id="27252" w:author="梁元" w:date="2019-05-14T19:51:36Z">
                  <w:rPr>
                    <w:ins w:id="27253" w:author="冷雪凝" w:date="2019-05-14T19:32:44Z"/>
                    <w:rFonts w:ascii="仿宋" w:hAnsi="仿宋" w:eastAsia="仿宋"/>
                  </w:rPr>
                </w:rPrChange>
                <w14:textFill>
                  <w14:solidFill>
                    <w14:schemeClr w14:val="tx1"/>
                  </w14:solidFill>
                </w14:textFill>
              </w:rPr>
            </w:pPr>
            <w:ins w:id="27254" w:author="冷雪凝" w:date="2019-05-14T19:32:44Z">
              <w:r>
                <w:rPr>
                  <w:rFonts w:hint="eastAsia" w:ascii="仿宋" w:hAnsi="仿宋" w:eastAsia="仿宋"/>
                  <w:color w:val="000000" w:themeColor="text1"/>
                  <w:rPrChange w:id="27255"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27257" w:author="冷雪凝" w:date="2019-05-14T19:32:44Z"/>
                <w:rFonts w:ascii="仿宋" w:hAnsi="仿宋" w:eastAsia="仿宋"/>
                <w:color w:val="000000" w:themeColor="text1"/>
                <w:rPrChange w:id="27258" w:author="梁元" w:date="2019-05-14T19:51:36Z">
                  <w:rPr>
                    <w:ins w:id="27259" w:author="冷雪凝" w:date="2019-05-14T19:32:44Z"/>
                    <w:rFonts w:ascii="仿宋" w:hAnsi="仿宋" w:eastAsia="仿宋"/>
                  </w:rPr>
                </w:rPrChange>
                <w14:textFill>
                  <w14:solidFill>
                    <w14:schemeClr w14:val="tx1"/>
                  </w14:solidFill>
                </w14:textFill>
              </w:rPr>
            </w:pPr>
            <w:ins w:id="27260" w:author="冷雪凝" w:date="2019-05-14T19:32:44Z">
              <w:r>
                <w:rPr>
                  <w:rFonts w:hint="eastAsia" w:ascii="仿宋" w:hAnsi="仿宋" w:eastAsia="仿宋"/>
                  <w:color w:val="000000" w:themeColor="text1"/>
                  <w:rPrChange w:id="27261"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27263" w:author="冷雪凝" w:date="2019-05-14T19:32:44Z"/>
                <w:rFonts w:ascii="仿宋" w:hAnsi="仿宋" w:eastAsia="仿宋"/>
                <w:color w:val="000000" w:themeColor="text1"/>
                <w:rPrChange w:id="27264" w:author="梁元" w:date="2019-05-14T19:51:36Z">
                  <w:rPr>
                    <w:ins w:id="27265" w:author="冷雪凝" w:date="2019-05-14T19:32:44Z"/>
                    <w:rFonts w:ascii="仿宋" w:hAnsi="仿宋" w:eastAsia="仿宋"/>
                  </w:rPr>
                </w:rPrChange>
                <w14:textFill>
                  <w14:solidFill>
                    <w14:schemeClr w14:val="tx1"/>
                  </w14:solidFill>
                </w14:textFill>
              </w:rPr>
            </w:pPr>
            <w:ins w:id="27266" w:author="冷雪凝" w:date="2019-05-14T19:32:44Z">
              <w:r>
                <w:rPr>
                  <w:rFonts w:hint="eastAsia" w:ascii="仿宋" w:hAnsi="仿宋" w:eastAsia="仿宋"/>
                  <w:color w:val="000000" w:themeColor="text1"/>
                  <w:rPrChange w:id="27267"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27269" w:author="冷雪凝" w:date="2019-05-14T19:32:44Z"/>
                <w:rFonts w:ascii="仿宋" w:hAnsi="仿宋" w:eastAsia="仿宋"/>
                <w:color w:val="000000" w:themeColor="text1"/>
                <w:rPrChange w:id="27270" w:author="梁元" w:date="2019-05-14T19:51:36Z">
                  <w:rPr>
                    <w:ins w:id="27271" w:author="冷雪凝" w:date="2019-05-14T19:32:44Z"/>
                    <w:rFonts w:ascii="仿宋" w:hAnsi="仿宋" w:eastAsia="仿宋"/>
                  </w:rPr>
                </w:rPrChange>
                <w14:textFill>
                  <w14:solidFill>
                    <w14:schemeClr w14:val="tx1"/>
                  </w14:solidFill>
                </w14:textFill>
              </w:rPr>
            </w:pPr>
            <w:ins w:id="27272" w:author="冷雪凝" w:date="2019-05-14T19:32:44Z">
              <w:r>
                <w:rPr>
                  <w:rFonts w:hint="eastAsia" w:ascii="仿宋" w:hAnsi="仿宋" w:eastAsia="仿宋"/>
                  <w:color w:val="000000" w:themeColor="text1"/>
                  <w:rPrChange w:id="27273"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7275" w:author="冷雪凝" w:date="2019-05-14T19:32:44Z"/>
        </w:trPr>
        <w:tc>
          <w:tcPr>
            <w:tcW w:w="1523" w:type="dxa"/>
          </w:tcPr>
          <w:p>
            <w:pPr>
              <w:jc w:val="center"/>
              <w:rPr>
                <w:ins w:id="27276" w:author="冷雪凝" w:date="2019-05-14T19:32:44Z"/>
                <w:rFonts w:ascii="仿宋" w:hAnsi="仿宋" w:eastAsia="仿宋"/>
                <w:color w:val="000000" w:themeColor="text1"/>
                <w:rPrChange w:id="27277" w:author="梁元" w:date="2019-05-14T19:51:36Z">
                  <w:rPr>
                    <w:ins w:id="27278" w:author="冷雪凝" w:date="2019-05-14T19:32:44Z"/>
                    <w:rFonts w:ascii="仿宋" w:hAnsi="仿宋" w:eastAsia="仿宋"/>
                  </w:rPr>
                </w:rPrChange>
                <w14:textFill>
                  <w14:solidFill>
                    <w14:schemeClr w14:val="tx1"/>
                  </w14:solidFill>
                </w14:textFill>
              </w:rPr>
            </w:pPr>
            <w:ins w:id="27279" w:author="冷雪凝" w:date="2019-05-14T19:32:44Z">
              <w:r>
                <w:rPr>
                  <w:rFonts w:hint="eastAsia" w:ascii="仿宋" w:hAnsi="仿宋" w:eastAsia="仿宋"/>
                  <w:color w:val="000000" w:themeColor="text1"/>
                  <w:rPrChange w:id="27280" w:author="梁元" w:date="2019-05-14T19:51:36Z">
                    <w:rPr>
                      <w:rFonts w:hint="eastAsia" w:ascii="仿宋" w:hAnsi="仿宋" w:eastAsia="仿宋"/>
                    </w:rPr>
                  </w:rPrChange>
                  <w14:textFill>
                    <w14:solidFill>
                      <w14:schemeClr w14:val="tx1"/>
                    </w14:solidFill>
                  </w14:textFill>
                </w:rPr>
                <w:t>70%</w:t>
              </w:r>
            </w:ins>
          </w:p>
        </w:tc>
        <w:tc>
          <w:tcPr>
            <w:tcW w:w="1559" w:type="dxa"/>
          </w:tcPr>
          <w:p>
            <w:pPr>
              <w:jc w:val="center"/>
              <w:rPr>
                <w:ins w:id="27282" w:author="冷雪凝" w:date="2019-05-14T19:32:44Z"/>
                <w:rFonts w:ascii="仿宋" w:hAnsi="仿宋" w:eastAsia="仿宋"/>
                <w:color w:val="000000" w:themeColor="text1"/>
                <w:rPrChange w:id="27283" w:author="梁元" w:date="2019-05-14T19:51:36Z">
                  <w:rPr>
                    <w:ins w:id="27284" w:author="冷雪凝" w:date="2019-05-14T19:32:44Z"/>
                    <w:rFonts w:ascii="仿宋" w:hAnsi="仿宋" w:eastAsia="仿宋"/>
                  </w:rPr>
                </w:rPrChange>
                <w14:textFill>
                  <w14:solidFill>
                    <w14:schemeClr w14:val="tx1"/>
                  </w14:solidFill>
                </w14:textFill>
              </w:rPr>
            </w:pPr>
            <w:ins w:id="27285" w:author="冷雪凝" w:date="2019-05-14T19:32:44Z">
              <w:r>
                <w:rPr>
                  <w:rFonts w:hint="eastAsia" w:ascii="仿宋" w:hAnsi="仿宋" w:eastAsia="仿宋"/>
                  <w:color w:val="000000" w:themeColor="text1"/>
                  <w:rPrChange w:id="27286" w:author="梁元" w:date="2019-05-14T19:51:36Z">
                    <w:rPr>
                      <w:rFonts w:hint="eastAsia" w:ascii="仿宋" w:hAnsi="仿宋" w:eastAsia="仿宋"/>
                    </w:rPr>
                  </w:rPrChange>
                  <w14:textFill>
                    <w14:solidFill>
                      <w14:schemeClr w14:val="tx1"/>
                    </w14:solidFill>
                  </w14:textFill>
                </w:rPr>
                <w:t>4星</w:t>
              </w:r>
            </w:ins>
          </w:p>
        </w:tc>
        <w:tc>
          <w:tcPr>
            <w:tcW w:w="1418" w:type="dxa"/>
          </w:tcPr>
          <w:p>
            <w:pPr>
              <w:jc w:val="center"/>
              <w:rPr>
                <w:ins w:id="27288" w:author="冷雪凝" w:date="2019-05-14T19:32:44Z"/>
                <w:rFonts w:ascii="仿宋" w:hAnsi="仿宋" w:eastAsia="仿宋"/>
                <w:color w:val="000000" w:themeColor="text1"/>
                <w:rPrChange w:id="27289" w:author="梁元" w:date="2019-05-14T19:51:36Z">
                  <w:rPr>
                    <w:ins w:id="27290" w:author="冷雪凝" w:date="2019-05-14T19:32:44Z"/>
                    <w:rFonts w:ascii="仿宋" w:hAnsi="仿宋" w:eastAsia="仿宋"/>
                  </w:rPr>
                </w:rPrChange>
                <w14:textFill>
                  <w14:solidFill>
                    <w14:schemeClr w14:val="tx1"/>
                  </w14:solidFill>
                </w14:textFill>
              </w:rPr>
            </w:pPr>
            <w:ins w:id="27291" w:author="冷雪凝" w:date="2019-05-14T19:32:44Z">
              <w:r>
                <w:rPr>
                  <w:rFonts w:hint="eastAsia" w:ascii="仿宋" w:hAnsi="仿宋" w:eastAsia="仿宋"/>
                  <w:color w:val="000000" w:themeColor="text1"/>
                  <w:rPrChange w:id="27292" w:author="梁元" w:date="2019-05-14T19:51:36Z">
                    <w:rPr>
                      <w:rFonts w:hint="eastAsia" w:ascii="仿宋" w:hAnsi="仿宋" w:eastAsia="仿宋"/>
                    </w:rPr>
                  </w:rPrChange>
                  <w14:textFill>
                    <w14:solidFill>
                      <w14:schemeClr w14:val="tx1"/>
                    </w14:solidFill>
                  </w14:textFill>
                </w:rPr>
                <w:t>前端</w:t>
              </w:r>
            </w:ins>
          </w:p>
        </w:tc>
        <w:tc>
          <w:tcPr>
            <w:tcW w:w="1417" w:type="dxa"/>
          </w:tcPr>
          <w:p>
            <w:pPr>
              <w:jc w:val="center"/>
              <w:rPr>
                <w:ins w:id="27294" w:author="冷雪凝" w:date="2019-05-14T19:32:44Z"/>
                <w:rFonts w:ascii="仿宋" w:hAnsi="仿宋" w:eastAsia="仿宋"/>
                <w:color w:val="000000" w:themeColor="text1"/>
                <w:rPrChange w:id="27295" w:author="梁元" w:date="2019-05-14T19:51:36Z">
                  <w:rPr>
                    <w:ins w:id="27296" w:author="冷雪凝" w:date="2019-05-14T19:32:44Z"/>
                    <w:rFonts w:ascii="仿宋" w:hAnsi="仿宋" w:eastAsia="仿宋"/>
                  </w:rPr>
                </w:rPrChange>
                <w14:textFill>
                  <w14:solidFill>
                    <w14:schemeClr w14:val="tx1"/>
                  </w14:solidFill>
                </w14:textFill>
              </w:rPr>
            </w:pPr>
            <w:ins w:id="27297" w:author="冷雪凝" w:date="2019-05-14T19:32:44Z">
              <w:r>
                <w:rPr>
                  <w:rFonts w:hint="eastAsia" w:ascii="仿宋" w:hAnsi="仿宋" w:eastAsia="仿宋"/>
                  <w:color w:val="000000" w:themeColor="text1"/>
                  <w:rPrChange w:id="27298" w:author="梁元" w:date="2019-05-14T19:51:36Z">
                    <w:rPr>
                      <w:rFonts w:hint="eastAsia" w:ascii="仿宋" w:hAnsi="仿宋" w:eastAsia="仿宋"/>
                    </w:rPr>
                  </w:rPrChange>
                  <w14:textFill>
                    <w14:solidFill>
                      <w14:schemeClr w14:val="tx1"/>
                    </w14:solidFill>
                  </w14:textFill>
                </w:rPr>
                <w:t>数据安全</w:t>
              </w:r>
            </w:ins>
          </w:p>
        </w:tc>
        <w:tc>
          <w:tcPr>
            <w:tcW w:w="1465" w:type="dxa"/>
          </w:tcPr>
          <w:p>
            <w:pPr>
              <w:rPr>
                <w:ins w:id="27300" w:author="冷雪凝" w:date="2019-05-14T19:32:44Z"/>
                <w:rFonts w:ascii="仿宋" w:hAnsi="仿宋" w:eastAsia="仿宋"/>
                <w:color w:val="000000" w:themeColor="text1"/>
                <w:rPrChange w:id="27301" w:author="梁元" w:date="2019-05-14T19:51:36Z">
                  <w:rPr>
                    <w:ins w:id="27302" w:author="冷雪凝" w:date="2019-05-14T19:32:44Z"/>
                    <w:rFonts w:ascii="仿宋" w:hAnsi="仿宋" w:eastAsia="仿宋"/>
                  </w:rPr>
                </w:rPrChange>
                <w14:textFill>
                  <w14:solidFill>
                    <w14:schemeClr w14:val="tx1"/>
                  </w14:solidFill>
                </w14:textFill>
              </w:rPr>
            </w:pPr>
          </w:p>
          <w:p>
            <w:pPr>
              <w:jc w:val="center"/>
              <w:rPr>
                <w:ins w:id="27303" w:author="冷雪凝" w:date="2019-05-14T19:32:44Z"/>
                <w:rFonts w:ascii="仿宋" w:hAnsi="仿宋" w:eastAsia="仿宋"/>
                <w:color w:val="000000" w:themeColor="text1"/>
                <w:rPrChange w:id="27304" w:author="梁元" w:date="2019-05-14T19:51:36Z">
                  <w:rPr>
                    <w:ins w:id="27305" w:author="冷雪凝" w:date="2019-05-14T19:32:44Z"/>
                    <w:rFonts w:ascii="仿宋" w:hAnsi="仿宋" w:eastAsia="仿宋"/>
                  </w:rPr>
                </w:rPrChange>
                <w14:textFill>
                  <w14:solidFill>
                    <w14:schemeClr w14:val="tx1"/>
                  </w14:solidFill>
                </w14:textFill>
              </w:rPr>
            </w:pPr>
            <w:ins w:id="27306" w:author="冷雪凝" w:date="2019-05-14T19:32:44Z">
              <w:r>
                <w:rPr>
                  <w:rFonts w:hint="eastAsia" w:ascii="仿宋" w:hAnsi="仿宋" w:eastAsia="仿宋"/>
                  <w:color w:val="000000" w:themeColor="text1"/>
                  <w:rPrChange w:id="27307" w:author="梁元" w:date="2019-05-14T19:51:36Z">
                    <w:rPr>
                      <w:rFonts w:hint="eastAsia" w:ascii="仿宋" w:hAnsi="仿宋" w:eastAsia="仿宋"/>
                    </w:rPr>
                  </w:rPrChange>
                  <w14:textFill>
                    <w14:solidFill>
                      <w14:schemeClr w14:val="tx1"/>
                    </w14:solidFill>
                  </w14:textFill>
                </w:rPr>
                <w:t>数据安全</w:t>
              </w:r>
            </w:ins>
          </w:p>
        </w:tc>
      </w:tr>
    </w:tbl>
    <w:p>
      <w:pPr>
        <w:pStyle w:val="3"/>
        <w:numPr>
          <w:ilvl w:val="0"/>
          <w:numId w:val="31"/>
        </w:numPr>
        <w:spacing w:line="240" w:lineRule="auto"/>
        <w:ind w:firstLine="562" w:firstLineChars="200"/>
        <w:rPr>
          <w:ins w:id="27309" w:author="冷雪凝" w:date="2019-05-14T19:32:44Z"/>
          <w:rFonts w:ascii="仿宋" w:hAnsi="仿宋" w:eastAsia="仿宋"/>
          <w:color w:val="000000" w:themeColor="text1"/>
          <w:sz w:val="28"/>
          <w:szCs w:val="28"/>
          <w:rPrChange w:id="27310" w:author="梁元" w:date="2019-05-14T19:51:36Z">
            <w:rPr>
              <w:ins w:id="27311" w:author="冷雪凝" w:date="2019-05-14T19:32:44Z"/>
              <w:rFonts w:ascii="仿宋" w:hAnsi="仿宋" w:eastAsia="仿宋"/>
              <w:sz w:val="28"/>
              <w:szCs w:val="28"/>
            </w:rPr>
          </w:rPrChange>
          <w14:textFill>
            <w14:solidFill>
              <w14:schemeClr w14:val="tx1"/>
            </w14:solidFill>
          </w14:textFill>
        </w:rPr>
      </w:pPr>
      <w:ins w:id="27312" w:author="冷雪凝" w:date="2019-05-14T19:32:44Z">
        <w:bookmarkStart w:id="935" w:name="_Toc1326_WPSOffice_Level2"/>
        <w:r>
          <w:rPr>
            <w:rFonts w:hint="eastAsia" w:ascii="仿宋" w:hAnsi="仿宋" w:eastAsia="仿宋"/>
            <w:color w:val="000000" w:themeColor="text1"/>
            <w:sz w:val="28"/>
            <w:szCs w:val="28"/>
            <w:rPrChange w:id="27313" w:author="梁元" w:date="2019-05-14T19:51:36Z">
              <w:rPr>
                <w:rFonts w:hint="eastAsia" w:ascii="仿宋" w:hAnsi="仿宋" w:eastAsia="仿宋"/>
                <w:sz w:val="28"/>
                <w:szCs w:val="28"/>
              </w:rPr>
            </w:rPrChange>
            <w14:textFill>
              <w14:solidFill>
                <w14:schemeClr w14:val="tx1"/>
              </w14:solidFill>
            </w14:textFill>
          </w:rPr>
          <w:t>通常解法</w:t>
        </w:r>
        <w:bookmarkEnd w:id="935"/>
      </w:ins>
    </w:p>
    <w:p>
      <w:pPr>
        <w:ind w:firstLine="480" w:firstLineChars="200"/>
        <w:rPr>
          <w:ins w:id="27315" w:author="冷雪凝" w:date="2019-05-14T19:32:44Z"/>
          <w:rFonts w:ascii="Arial" w:hAnsi="Arial" w:cs="Arial"/>
          <w:color w:val="000000" w:themeColor="text1"/>
          <w:shd w:val="clear" w:color="auto" w:fill="FFFFFF"/>
          <w:rPrChange w:id="27316" w:author="梁元" w:date="2019-05-14T19:51:36Z">
            <w:rPr>
              <w:ins w:id="27317" w:author="冷雪凝" w:date="2019-05-14T19:32:44Z"/>
              <w:rFonts w:ascii="Arial" w:hAnsi="Arial" w:cs="Arial"/>
              <w:color w:val="4F4F4F"/>
              <w:shd w:val="clear" w:color="auto" w:fill="FFFFFF"/>
            </w:rPr>
          </w:rPrChange>
          <w14:textFill>
            <w14:solidFill>
              <w14:schemeClr w14:val="tx1"/>
            </w14:solidFill>
          </w14:textFill>
        </w:rPr>
      </w:pPr>
      <w:ins w:id="27318" w:author="冷雪凝" w:date="2019-05-14T19:32:44Z">
        <w:r>
          <w:rPr>
            <w:rFonts w:ascii="Arial" w:hAnsi="Arial" w:cs="Arial"/>
            <w:color w:val="000000" w:themeColor="text1"/>
            <w:shd w:val="clear" w:color="auto" w:fill="FFFFFF"/>
            <w:rPrChange w:id="27319" w:author="梁元" w:date="2019-05-14T19:51:36Z">
              <w:rPr>
                <w:rFonts w:ascii="Arial" w:hAnsi="Arial" w:cs="Arial"/>
                <w:color w:val="4F4F4F"/>
                <w:shd w:val="clear" w:color="auto" w:fill="FFFFFF"/>
              </w:rPr>
            </w:rPrChange>
            <w14:textFill>
              <w14:solidFill>
                <w14:schemeClr w14:val="tx1"/>
              </w14:solidFill>
            </w14:textFill>
          </w:rPr>
          <w:t>Node.js 是一个基于 Chrome V8 引擎的 JavaScript 运行环境。 </w:t>
        </w:r>
      </w:ins>
      <w:ins w:id="27321" w:author="冷雪凝" w:date="2019-05-14T19:32:44Z">
        <w:r>
          <w:rPr>
            <w:rFonts w:ascii="Arial" w:hAnsi="Arial" w:cs="Arial"/>
            <w:color w:val="000000" w:themeColor="text1"/>
            <w:shd w:val="clear" w:color="auto" w:fill="FFFFFF"/>
            <w:rPrChange w:id="27322" w:author="梁元" w:date="2019-05-14T19:51:36Z">
              <w:rPr>
                <w:rFonts w:ascii="Arial" w:hAnsi="Arial" w:cs="Arial"/>
                <w:color w:val="4F4F4F"/>
                <w:shd w:val="clear" w:color="auto" w:fill="FFFFFF"/>
              </w:rPr>
            </w:rPrChange>
            <w14:textFill>
              <w14:solidFill>
                <w14:schemeClr w14:val="tx1"/>
              </w14:solidFill>
            </w14:textFill>
          </w:rPr>
          <w:br w:type="textWrapping"/>
        </w:r>
      </w:ins>
      <w:ins w:id="27324" w:author="冷雪凝" w:date="2019-05-14T19:32:44Z">
        <w:r>
          <w:rPr>
            <w:rFonts w:ascii="Arial" w:hAnsi="Arial" w:cs="Arial"/>
            <w:color w:val="000000" w:themeColor="text1"/>
            <w:shd w:val="clear" w:color="auto" w:fill="FFFFFF"/>
            <w:rPrChange w:id="27325" w:author="梁元" w:date="2019-05-14T19:51:36Z">
              <w:rPr>
                <w:rFonts w:ascii="Arial" w:hAnsi="Arial" w:cs="Arial"/>
                <w:color w:val="4F4F4F"/>
                <w:shd w:val="clear" w:color="auto" w:fill="FFFFFF"/>
              </w:rPr>
            </w:rPrChange>
            <w14:textFill>
              <w14:solidFill>
                <w14:schemeClr w14:val="tx1"/>
              </w14:solidFill>
            </w14:textFill>
          </w:rPr>
          <w:t>Node.js 使用了一个事件驱动、非阻塞式 I/O 的模型，使其轻量又高效。 </w:t>
        </w:r>
      </w:ins>
      <w:ins w:id="27327" w:author="冷雪凝" w:date="2019-05-14T19:32:44Z">
        <w:r>
          <w:rPr>
            <w:rFonts w:ascii="Arial" w:hAnsi="Arial" w:cs="Arial"/>
            <w:color w:val="000000" w:themeColor="text1"/>
            <w:shd w:val="clear" w:color="auto" w:fill="FFFFFF"/>
            <w:rPrChange w:id="27328" w:author="梁元" w:date="2019-05-14T19:51:36Z">
              <w:rPr>
                <w:rFonts w:ascii="Arial" w:hAnsi="Arial" w:cs="Arial"/>
                <w:color w:val="4F4F4F"/>
                <w:shd w:val="clear" w:color="auto" w:fill="FFFFFF"/>
              </w:rPr>
            </w:rPrChange>
            <w14:textFill>
              <w14:solidFill>
                <w14:schemeClr w14:val="tx1"/>
              </w14:solidFill>
            </w14:textFill>
          </w:rPr>
          <w:br w:type="textWrapping"/>
        </w:r>
      </w:ins>
      <w:ins w:id="27330" w:author="冷雪凝" w:date="2019-05-14T19:32:44Z">
        <w:r>
          <w:rPr>
            <w:rFonts w:ascii="Arial" w:hAnsi="Arial" w:cs="Arial"/>
            <w:color w:val="000000" w:themeColor="text1"/>
            <w:shd w:val="clear" w:color="auto" w:fill="FFFFFF"/>
            <w:rPrChange w:id="27331" w:author="梁元" w:date="2019-05-14T19:51:36Z">
              <w:rPr>
                <w:rFonts w:ascii="Arial" w:hAnsi="Arial" w:cs="Arial"/>
                <w:color w:val="4F4F4F"/>
                <w:shd w:val="clear" w:color="auto" w:fill="FFFFFF"/>
              </w:rPr>
            </w:rPrChange>
            <w14:textFill>
              <w14:solidFill>
                <w14:schemeClr w14:val="tx1"/>
              </w14:solidFill>
            </w14:textFill>
          </w:rPr>
          <w:t>Node.js 的包管理器 npm，是全球最大的开源库生态系统。</w:t>
        </w:r>
      </w:ins>
    </w:p>
    <w:p>
      <w:pPr>
        <w:ind w:firstLine="480" w:firstLineChars="200"/>
        <w:rPr>
          <w:ins w:id="27333" w:author="冷雪凝" w:date="2019-05-14T19:32:44Z"/>
          <w:rFonts w:ascii="Arial" w:hAnsi="Arial" w:cs="Arial"/>
          <w:color w:val="000000" w:themeColor="text1"/>
          <w:shd w:val="clear" w:color="auto" w:fill="FFFFFF"/>
          <w:rPrChange w:id="27334" w:author="梁元" w:date="2019-05-14T19:51:36Z">
            <w:rPr>
              <w:ins w:id="27335" w:author="冷雪凝" w:date="2019-05-14T19:32:44Z"/>
              <w:rFonts w:ascii="Arial" w:hAnsi="Arial" w:cs="Arial"/>
              <w:color w:val="4F4F4F"/>
              <w:shd w:val="clear" w:color="auto" w:fill="FFFFFF"/>
            </w:rPr>
          </w:rPrChange>
          <w14:textFill>
            <w14:solidFill>
              <w14:schemeClr w14:val="tx1"/>
            </w14:solidFill>
          </w14:textFill>
        </w:rPr>
      </w:pPr>
      <w:ins w:id="27336" w:author="冷雪凝" w:date="2019-05-14T19:32:44Z">
        <w:r>
          <w:rPr>
            <w:rFonts w:ascii="Arial" w:hAnsi="Arial" w:cs="Arial"/>
            <w:color w:val="000000" w:themeColor="text1"/>
            <w:shd w:val="clear" w:color="auto" w:fill="FFFFFF"/>
            <w:rPrChange w:id="27337" w:author="梁元" w:date="2019-05-14T19:51:36Z">
              <w:rPr>
                <w:rFonts w:ascii="Arial" w:hAnsi="Arial" w:cs="Arial"/>
                <w:color w:val="4F4F4F"/>
                <w:shd w:val="clear" w:color="auto" w:fill="FFFFFF"/>
              </w:rPr>
            </w:rPrChange>
            <w14:textFill>
              <w14:solidFill>
                <w14:schemeClr w14:val="tx1"/>
              </w14:solidFill>
            </w14:textFill>
          </w:rPr>
          <w:t>N</w:t>
        </w:r>
      </w:ins>
      <w:ins w:id="27339" w:author="冷雪凝" w:date="2019-05-14T19:32:44Z">
        <w:r>
          <w:rPr>
            <w:rFonts w:hint="eastAsia" w:ascii="Arial" w:hAnsi="Arial" w:cs="Arial"/>
            <w:color w:val="000000" w:themeColor="text1"/>
            <w:shd w:val="clear" w:color="auto" w:fill="FFFFFF"/>
            <w:rPrChange w:id="27340" w:author="梁元" w:date="2019-05-14T19:51:36Z">
              <w:rPr>
                <w:rFonts w:hint="eastAsia" w:ascii="Arial" w:hAnsi="Arial" w:cs="Arial"/>
                <w:color w:val="4F4F4F"/>
                <w:shd w:val="clear" w:color="auto" w:fill="FFFFFF"/>
              </w:rPr>
            </w:rPrChange>
            <w14:textFill>
              <w14:solidFill>
                <w14:schemeClr w14:val="tx1"/>
              </w14:solidFill>
            </w14:textFill>
          </w:rPr>
          <w:t>ode解决了js跑在服务端的一个空缺</w:t>
        </w:r>
      </w:ins>
    </w:p>
    <w:p>
      <w:pPr>
        <w:pStyle w:val="3"/>
        <w:numPr>
          <w:ilvl w:val="0"/>
          <w:numId w:val="31"/>
        </w:numPr>
        <w:spacing w:line="240" w:lineRule="auto"/>
        <w:ind w:firstLine="562" w:firstLineChars="200"/>
        <w:rPr>
          <w:ins w:id="27342" w:author="冷雪凝" w:date="2019-05-14T19:32:44Z"/>
          <w:rFonts w:ascii="仿宋" w:hAnsi="仿宋" w:eastAsia="仿宋"/>
          <w:color w:val="000000" w:themeColor="text1"/>
          <w:sz w:val="28"/>
          <w:szCs w:val="28"/>
          <w:rPrChange w:id="27343" w:author="梁元" w:date="2019-05-14T19:51:36Z">
            <w:rPr>
              <w:ins w:id="27344" w:author="冷雪凝" w:date="2019-05-14T19:32:44Z"/>
              <w:rFonts w:ascii="仿宋" w:hAnsi="仿宋" w:eastAsia="仿宋"/>
              <w:sz w:val="28"/>
              <w:szCs w:val="28"/>
            </w:rPr>
          </w:rPrChange>
          <w14:textFill>
            <w14:solidFill>
              <w14:schemeClr w14:val="tx1"/>
            </w14:solidFill>
          </w14:textFill>
        </w:rPr>
      </w:pPr>
      <w:ins w:id="27345" w:author="冷雪凝" w:date="2019-05-14T19:32:44Z">
        <w:bookmarkStart w:id="936" w:name="_Toc10213_WPSOffice_Level2"/>
        <w:r>
          <w:rPr>
            <w:rFonts w:hint="eastAsia" w:ascii="仿宋" w:hAnsi="仿宋" w:eastAsia="仿宋"/>
            <w:color w:val="000000" w:themeColor="text1"/>
            <w:sz w:val="28"/>
            <w:szCs w:val="28"/>
            <w:rPrChange w:id="27346" w:author="梁元" w:date="2019-05-14T19:51:36Z">
              <w:rPr>
                <w:rFonts w:hint="eastAsia" w:ascii="仿宋" w:hAnsi="仿宋" w:eastAsia="仿宋"/>
                <w:sz w:val="28"/>
                <w:szCs w:val="28"/>
              </w:rPr>
            </w:rPrChange>
            <w14:textFill>
              <w14:solidFill>
                <w14:schemeClr w14:val="tx1"/>
              </w14:solidFill>
            </w14:textFill>
          </w:rPr>
          <w:t>通用大牛级解法</w:t>
        </w:r>
        <w:bookmarkEnd w:id="936"/>
      </w:ins>
    </w:p>
    <w:p>
      <w:pPr>
        <w:ind w:firstLine="480" w:firstLineChars="200"/>
        <w:rPr>
          <w:ins w:id="27348" w:author="冷雪凝" w:date="2019-05-14T19:32:44Z"/>
          <w:color w:val="000000" w:themeColor="text1"/>
          <w:rPrChange w:id="27349" w:author="梁元" w:date="2019-05-14T19:51:36Z">
            <w:rPr>
              <w:ins w:id="27350" w:author="冷雪凝" w:date="2019-05-14T19:32:44Z"/>
            </w:rPr>
          </w:rPrChange>
          <w14:textFill>
            <w14:solidFill>
              <w14:schemeClr w14:val="tx1"/>
            </w14:solidFill>
          </w14:textFill>
        </w:rPr>
      </w:pPr>
      <w:ins w:id="27351" w:author="冷雪凝" w:date="2019-05-14T19:32:44Z">
        <w:r>
          <w:rPr>
            <w:rFonts w:hint="eastAsia"/>
            <w:color w:val="000000" w:themeColor="text1"/>
            <w:rPrChange w:id="27352" w:author="梁元" w:date="2019-05-14T19:51:36Z">
              <w:rPr>
                <w:rFonts w:hint="eastAsia"/>
              </w:rPr>
            </w:rPrChange>
            <w14:textFill>
              <w14:solidFill>
                <w14:schemeClr w14:val="tx1"/>
              </w14:solidFill>
            </w14:textFill>
          </w:rPr>
          <w:t>加上通用解法后</w:t>
        </w:r>
      </w:ins>
    </w:p>
    <w:p>
      <w:pPr>
        <w:ind w:firstLine="480" w:firstLineChars="200"/>
        <w:rPr>
          <w:ins w:id="27354" w:author="冷雪凝" w:date="2019-05-14T19:32:44Z"/>
          <w:color w:val="000000" w:themeColor="text1"/>
          <w:rPrChange w:id="27355" w:author="梁元" w:date="2019-05-14T19:51:36Z">
            <w:rPr>
              <w:ins w:id="27356" w:author="冷雪凝" w:date="2019-05-14T19:32:44Z"/>
            </w:rPr>
          </w:rPrChange>
          <w14:textFill>
            <w14:solidFill>
              <w14:schemeClr w14:val="tx1"/>
            </w14:solidFill>
          </w14:textFill>
        </w:rPr>
      </w:pPr>
    </w:p>
    <w:p>
      <w:pPr>
        <w:ind w:firstLine="420" w:firstLineChars="200"/>
        <w:rPr>
          <w:ins w:id="27357" w:author="冷雪凝" w:date="2019-05-14T19:32:44Z"/>
          <w:rFonts w:ascii="Helvetica" w:hAnsi="Helvetica" w:cs="Helvetica"/>
          <w:color w:val="000000" w:themeColor="text1"/>
          <w:sz w:val="21"/>
          <w:szCs w:val="21"/>
          <w:shd w:val="clear" w:color="auto" w:fill="FFFFFF"/>
          <w:rPrChange w:id="27358" w:author="梁元" w:date="2019-05-14T19:51:36Z">
            <w:rPr>
              <w:ins w:id="27359" w:author="冷雪凝" w:date="2019-05-14T19:32:44Z"/>
              <w:rFonts w:ascii="Helvetica" w:hAnsi="Helvetica" w:cs="Helvetica"/>
              <w:color w:val="333333"/>
              <w:sz w:val="21"/>
              <w:szCs w:val="21"/>
              <w:shd w:val="clear" w:color="auto" w:fill="FFFFFF"/>
            </w:rPr>
          </w:rPrChange>
          <w14:textFill>
            <w14:solidFill>
              <w14:schemeClr w14:val="tx1"/>
            </w14:solidFill>
          </w14:textFill>
        </w:rPr>
      </w:pPr>
      <w:ins w:id="27360" w:author="冷雪凝" w:date="2019-05-14T19:32:44Z">
        <w:r>
          <w:rPr>
            <w:rFonts w:ascii="Helvetica" w:hAnsi="Helvetica" w:cs="Helvetica"/>
            <w:color w:val="000000" w:themeColor="text1"/>
            <w:sz w:val="21"/>
            <w:szCs w:val="21"/>
            <w:shd w:val="clear" w:color="auto" w:fill="FFFFFF"/>
            <w:rPrChange w:id="27361" w:author="梁元" w:date="2019-05-14T19:51:36Z">
              <w:rPr>
                <w:rFonts w:ascii="Helvetica" w:hAnsi="Helvetica" w:cs="Helvetica"/>
                <w:color w:val="333333"/>
                <w:sz w:val="21"/>
                <w:szCs w:val="21"/>
                <w:shd w:val="clear" w:color="auto" w:fill="FFFFFF"/>
              </w:rPr>
            </w:rPrChange>
            <w14:textFill>
              <w14:solidFill>
                <w14:schemeClr w14:val="tx1"/>
              </w14:solidFill>
            </w14:textFill>
          </w:rPr>
          <w:t>可以解决高并发，它是单线程，当访问量很多时，将访问者分配到不同的内存中，不同的内存区做不同的事，以快速解决这个线程。就像医院的分科室看病人。效率快，但消耗内存大、异步和事件驱动。概扩起来就三点：单线程、异步I/O、事件驱动。nodejs离不开ChormeV8引擎，也就是V8引擎是来解释javascript。用nodejs来搭建高性能的Web服务器，因此node.js是基于服务器端的javascript</w:t>
        </w:r>
      </w:ins>
    </w:p>
    <w:p>
      <w:pPr>
        <w:ind w:firstLine="480" w:firstLineChars="200"/>
        <w:rPr>
          <w:ins w:id="27363" w:author="冷雪凝" w:date="2019-05-14T19:32:44Z"/>
          <w:color w:val="000000" w:themeColor="text1"/>
          <w:rPrChange w:id="27364" w:author="梁元" w:date="2019-05-14T19:51:36Z">
            <w:rPr>
              <w:ins w:id="27365" w:author="冷雪凝" w:date="2019-05-14T19:32:44Z"/>
            </w:rPr>
          </w:rPrChange>
          <w14:textFill>
            <w14:solidFill>
              <w14:schemeClr w14:val="tx1"/>
            </w14:solidFill>
          </w14:textFill>
        </w:rPr>
      </w:pPr>
    </w:p>
    <w:p>
      <w:pPr>
        <w:ind w:firstLine="400" w:firstLineChars="200"/>
        <w:rPr>
          <w:ins w:id="27366" w:author="冷雪凝" w:date="2019-05-14T19:32:44Z"/>
          <w:rFonts w:ascii="Helvetica" w:hAnsi="Helvetica" w:cs="Helvetica"/>
          <w:color w:val="000000" w:themeColor="text1"/>
          <w:sz w:val="20"/>
          <w:szCs w:val="20"/>
          <w:shd w:val="clear" w:color="auto" w:fill="FFFFFF"/>
          <w:rPrChange w:id="27367" w:author="梁元" w:date="2019-05-14T19:51:36Z">
            <w:rPr>
              <w:ins w:id="27368" w:author="冷雪凝" w:date="2019-05-14T19:32:44Z"/>
              <w:rFonts w:ascii="Helvetica" w:hAnsi="Helvetica" w:cs="Helvetica"/>
              <w:color w:val="4B4B4B"/>
              <w:sz w:val="20"/>
              <w:szCs w:val="20"/>
              <w:shd w:val="clear" w:color="auto" w:fill="FFFFFF"/>
            </w:rPr>
          </w:rPrChange>
          <w14:textFill>
            <w14:solidFill>
              <w14:schemeClr w14:val="tx1"/>
            </w14:solidFill>
          </w14:textFill>
        </w:rPr>
      </w:pPr>
      <w:ins w:id="27369" w:author="冷雪凝" w:date="2019-05-14T19:32:44Z">
        <w:r>
          <w:rPr>
            <w:rFonts w:ascii="Helvetica" w:hAnsi="Helvetica" w:cs="Helvetica"/>
            <w:color w:val="000000" w:themeColor="text1"/>
            <w:sz w:val="20"/>
            <w:szCs w:val="20"/>
            <w:shd w:val="clear" w:color="auto" w:fill="FFFFFF"/>
            <w:rPrChange w:id="27370" w:author="梁元" w:date="2019-05-14T19:51:36Z">
              <w:rPr>
                <w:rFonts w:ascii="Helvetica" w:hAnsi="Helvetica" w:cs="Helvetica"/>
                <w:color w:val="4B4B4B"/>
                <w:sz w:val="20"/>
                <w:szCs w:val="20"/>
                <w:shd w:val="clear" w:color="auto" w:fill="FFFFFF"/>
              </w:rPr>
            </w:rPrChange>
            <w14:textFill>
              <w14:solidFill>
                <w14:schemeClr w14:val="tx1"/>
              </w14:solidFill>
            </w14:textFill>
          </w:rPr>
          <w:t>node主要应用场景是在大前端，阿里的思路是比较合适的，但是必须要注意，绝对不能让node做太多的业务逻辑，他只适合接受人家生成好的数据，然后或渲染后，或直接发送到客户端。如果让node做复杂的业务逻辑，那会得不偿失的</w:t>
        </w:r>
      </w:ins>
    </w:p>
    <w:p>
      <w:pPr>
        <w:ind w:firstLine="480" w:firstLineChars="200"/>
        <w:rPr>
          <w:ins w:id="27372" w:author="冷雪凝" w:date="2019-05-14T19:32:44Z"/>
          <w:color w:val="000000" w:themeColor="text1"/>
          <w:rPrChange w:id="27373" w:author="梁元" w:date="2019-05-14T19:51:36Z">
            <w:rPr>
              <w:ins w:id="27374" w:author="冷雪凝" w:date="2019-05-14T19:32:44Z"/>
            </w:rPr>
          </w:rPrChange>
          <w14:textFill>
            <w14:solidFill>
              <w14:schemeClr w14:val="tx1"/>
            </w14:solidFill>
          </w14:textFill>
        </w:rPr>
      </w:pPr>
    </w:p>
    <w:p>
      <w:pPr>
        <w:ind w:firstLine="400" w:firstLineChars="200"/>
        <w:rPr>
          <w:ins w:id="27375" w:author="冷雪凝" w:date="2019-05-14T19:32:44Z"/>
          <w:rFonts w:ascii="Helvetica" w:hAnsi="Helvetica" w:cs="Helvetica"/>
          <w:color w:val="000000" w:themeColor="text1"/>
          <w:sz w:val="20"/>
          <w:szCs w:val="20"/>
          <w:shd w:val="clear" w:color="auto" w:fill="FFFFFF"/>
          <w:rPrChange w:id="27376" w:author="梁元" w:date="2019-05-14T19:51:36Z">
            <w:rPr>
              <w:ins w:id="27377" w:author="冷雪凝" w:date="2019-05-14T19:32:44Z"/>
              <w:rFonts w:ascii="Helvetica" w:hAnsi="Helvetica" w:cs="Helvetica"/>
              <w:color w:val="4B4B4B"/>
              <w:sz w:val="20"/>
              <w:szCs w:val="20"/>
              <w:shd w:val="clear" w:color="auto" w:fill="FFFFFF"/>
            </w:rPr>
          </w:rPrChange>
          <w14:textFill>
            <w14:solidFill>
              <w14:schemeClr w14:val="tx1"/>
            </w14:solidFill>
          </w14:textFill>
        </w:rPr>
      </w:pPr>
      <w:ins w:id="27378" w:author="冷雪凝" w:date="2019-05-14T19:32:44Z">
        <w:r>
          <w:rPr>
            <w:rFonts w:ascii="Helvetica" w:hAnsi="Helvetica" w:cs="Helvetica"/>
            <w:color w:val="000000" w:themeColor="text1"/>
            <w:sz w:val="20"/>
            <w:szCs w:val="20"/>
            <w:shd w:val="clear" w:color="auto" w:fill="FFFFFF"/>
            <w:rPrChange w:id="27379" w:author="梁元" w:date="2019-05-14T19:51:36Z">
              <w:rPr>
                <w:rFonts w:ascii="Helvetica" w:hAnsi="Helvetica" w:cs="Helvetica"/>
                <w:color w:val="4B4B4B"/>
                <w:sz w:val="20"/>
                <w:szCs w:val="20"/>
                <w:shd w:val="clear" w:color="auto" w:fill="FFFFFF"/>
              </w:rPr>
            </w:rPrChange>
            <w14:textFill>
              <w14:solidFill>
                <w14:schemeClr w14:val="tx1"/>
              </w14:solidFill>
            </w14:textFill>
          </w:rPr>
          <w:t>回调模式下的异步是有明显缺陷的，程序的执行顺序必须依靠回调来保证，没有层层回调，就没有可以保障的逻辑顺序，这也就注定了，node不能做复杂的业务逻辑。javascript语言本身也一直在和回调做斗争，promise，generator都可以将回调包装起来，在代码的某个部分形成形式同步，但是这种模式进化的还不完全，还不能做到与回调完全割裂，做到完全的形式同步。但是形式同步肯定是发展的方向，这种模式即可以获得异步的好处，又可以有效回避回调带来的编程困难，在业务逻辑上可以更简单的表达。</w:t>
        </w:r>
      </w:ins>
    </w:p>
    <w:p>
      <w:pPr>
        <w:ind w:firstLine="400" w:firstLineChars="200"/>
        <w:rPr>
          <w:ins w:id="27381" w:author="冷雪凝" w:date="2019-05-14T19:32:44Z"/>
          <w:rFonts w:ascii="Helvetica" w:hAnsi="Helvetica" w:cs="Helvetica"/>
          <w:color w:val="000000" w:themeColor="text1"/>
          <w:sz w:val="20"/>
          <w:szCs w:val="20"/>
          <w:shd w:val="clear" w:color="auto" w:fill="FFFFFF"/>
          <w:rPrChange w:id="27382" w:author="梁元" w:date="2019-05-14T19:51:36Z">
            <w:rPr>
              <w:ins w:id="27383" w:author="冷雪凝" w:date="2019-05-14T19:32:44Z"/>
              <w:rFonts w:ascii="Helvetica" w:hAnsi="Helvetica" w:cs="Helvetica"/>
              <w:color w:val="4B4B4B"/>
              <w:sz w:val="20"/>
              <w:szCs w:val="20"/>
              <w:shd w:val="clear" w:color="auto" w:fill="FFFFFF"/>
            </w:rPr>
          </w:rPrChange>
          <w14:textFill>
            <w14:solidFill>
              <w14:schemeClr w14:val="tx1"/>
            </w14:solidFill>
          </w14:textFill>
        </w:rPr>
      </w:pPr>
      <w:ins w:id="27384" w:author="冷雪凝" w:date="2019-05-14T19:32:44Z">
        <w:r>
          <w:rPr>
            <w:rFonts w:ascii="Helvetica" w:hAnsi="Helvetica" w:cs="Helvetica"/>
            <w:color w:val="000000" w:themeColor="text1"/>
            <w:sz w:val="20"/>
            <w:szCs w:val="20"/>
            <w:shd w:val="clear" w:color="auto" w:fill="FFFFFF"/>
            <w:rPrChange w:id="27385" w:author="梁元" w:date="2019-05-14T19:51:36Z">
              <w:rPr>
                <w:rFonts w:ascii="Helvetica" w:hAnsi="Helvetica" w:cs="Helvetica"/>
                <w:color w:val="4B4B4B"/>
                <w:sz w:val="20"/>
                <w:szCs w:val="20"/>
                <w:shd w:val="clear" w:color="auto" w:fill="FFFFFF"/>
              </w:rPr>
            </w:rPrChange>
            <w14:textFill>
              <w14:solidFill>
                <w14:schemeClr w14:val="tx1"/>
              </w14:solidFill>
            </w14:textFill>
          </w:rPr>
          <w:t>就现在的环境来说，大家的思路还没转过弯，对回调的批评认为都是不好的，这些人是不敢面对现实，javascript都在变，这些人的脑子却不肯变，还以为回调就代表异步。</w:t>
        </w:r>
      </w:ins>
    </w:p>
    <w:p>
      <w:pPr>
        <w:ind w:firstLine="400" w:firstLineChars="200"/>
        <w:rPr>
          <w:ins w:id="27387" w:author="冷雪凝" w:date="2019-05-14T19:32:44Z"/>
          <w:rFonts w:ascii="Helvetica" w:hAnsi="Helvetica" w:cs="Helvetica"/>
          <w:color w:val="000000" w:themeColor="text1"/>
          <w:sz w:val="20"/>
          <w:szCs w:val="20"/>
          <w:shd w:val="clear" w:color="auto" w:fill="FFFFFF"/>
          <w:rPrChange w:id="27388" w:author="梁元" w:date="2019-05-14T19:51:36Z">
            <w:rPr>
              <w:ins w:id="27389" w:author="冷雪凝" w:date="2019-05-14T19:32:44Z"/>
              <w:rFonts w:ascii="Helvetica" w:hAnsi="Helvetica" w:cs="Helvetica"/>
              <w:color w:val="4B4B4B"/>
              <w:sz w:val="20"/>
              <w:szCs w:val="20"/>
              <w:shd w:val="clear" w:color="auto" w:fill="FFFFFF"/>
            </w:rPr>
          </w:rPrChange>
          <w14:textFill>
            <w14:solidFill>
              <w14:schemeClr w14:val="tx1"/>
            </w14:solidFill>
          </w14:textFill>
        </w:rPr>
      </w:pPr>
      <w:ins w:id="27390" w:author="冷雪凝" w:date="2019-05-14T19:32:44Z">
        <w:r>
          <w:rPr>
            <w:rFonts w:ascii="Helvetica" w:hAnsi="Helvetica" w:cs="Helvetica"/>
            <w:color w:val="000000" w:themeColor="text1"/>
            <w:sz w:val="20"/>
            <w:szCs w:val="20"/>
            <w:shd w:val="clear" w:color="auto" w:fill="FFFFFF"/>
            <w:rPrChange w:id="27391" w:author="梁元" w:date="2019-05-14T19:51:36Z">
              <w:rPr>
                <w:rFonts w:ascii="Helvetica" w:hAnsi="Helvetica" w:cs="Helvetica"/>
                <w:color w:val="4B4B4B"/>
                <w:sz w:val="20"/>
                <w:szCs w:val="20"/>
                <w:shd w:val="clear" w:color="auto" w:fill="FFFFFF"/>
              </w:rPr>
            </w:rPrChange>
            <w14:textFill>
              <w14:solidFill>
                <w14:schemeClr w14:val="tx1"/>
              </w14:solidFill>
            </w14:textFill>
          </w:rPr>
          <w:t>Node.js的发展给javascript注入了新的生命力</w:t>
        </w:r>
      </w:ins>
    </w:p>
    <w:p>
      <w:pPr>
        <w:ind w:firstLine="480" w:firstLineChars="200"/>
        <w:rPr>
          <w:ins w:id="27393" w:author="冷雪凝" w:date="2019-05-14T19:32:44Z"/>
          <w:color w:val="000000" w:themeColor="text1"/>
          <w:rPrChange w:id="27394" w:author="梁元" w:date="2019-05-14T19:51:36Z">
            <w:rPr>
              <w:ins w:id="27395" w:author="冷雪凝" w:date="2019-05-14T19:32:44Z"/>
            </w:rPr>
          </w:rPrChange>
          <w14:textFill>
            <w14:solidFill>
              <w14:schemeClr w14:val="tx1"/>
            </w14:solidFill>
          </w14:textFill>
        </w:rPr>
      </w:pPr>
    </w:p>
    <w:p>
      <w:pPr>
        <w:widowControl/>
        <w:shd w:val="clear" w:color="auto" w:fill="FFFFFF"/>
        <w:spacing w:before="150" w:after="150"/>
        <w:ind w:firstLine="400" w:firstLineChars="200"/>
        <w:jc w:val="left"/>
        <w:rPr>
          <w:ins w:id="27396" w:author="冷雪凝" w:date="2019-05-14T19:32:44Z"/>
          <w:rFonts w:ascii="Helvetica" w:hAnsi="Helvetica" w:eastAsia="宋体" w:cs="Helvetica"/>
          <w:color w:val="000000" w:themeColor="text1"/>
          <w:kern w:val="0"/>
          <w:sz w:val="20"/>
          <w:szCs w:val="20"/>
          <w:rPrChange w:id="27397" w:author="梁元" w:date="2019-05-14T19:51:36Z">
            <w:rPr>
              <w:ins w:id="27398" w:author="冷雪凝" w:date="2019-05-14T19:32:44Z"/>
              <w:rFonts w:ascii="Helvetica" w:hAnsi="Helvetica" w:eastAsia="宋体" w:cs="Helvetica"/>
              <w:color w:val="4B4B4B"/>
              <w:kern w:val="0"/>
              <w:sz w:val="20"/>
              <w:szCs w:val="20"/>
            </w:rPr>
          </w:rPrChange>
          <w14:textFill>
            <w14:solidFill>
              <w14:schemeClr w14:val="tx1"/>
            </w14:solidFill>
          </w14:textFill>
        </w:rPr>
      </w:pPr>
      <w:ins w:id="27399" w:author="冷雪凝" w:date="2019-05-14T19:32:44Z">
        <w:r>
          <w:rPr>
            <w:rFonts w:ascii="Helvetica" w:hAnsi="Helvetica" w:eastAsia="宋体" w:cs="Helvetica"/>
            <w:color w:val="000000" w:themeColor="text1"/>
            <w:kern w:val="0"/>
            <w:sz w:val="20"/>
            <w:szCs w:val="20"/>
            <w:rPrChange w:id="27400" w:author="梁元" w:date="2019-05-14T19:51:36Z">
              <w:rPr>
                <w:rFonts w:ascii="Helvetica" w:hAnsi="Helvetica" w:eastAsia="宋体" w:cs="Helvetica"/>
                <w:color w:val="4B4B4B"/>
                <w:kern w:val="0"/>
                <w:sz w:val="20"/>
                <w:szCs w:val="20"/>
              </w:rPr>
            </w:rPrChange>
            <w14:textFill>
              <w14:solidFill>
                <w14:schemeClr w14:val="tx1"/>
              </w14:solidFill>
            </w14:textFill>
          </w:rPr>
          <w:t>至于javascript的垢病，个人感觉，不在它的callback而在它的随意性，随意到想怎么写都行，但正是这点给它带来了惊人的开发效率，做好代码规范和文档工作可以减少javascript的随意性带来的负面影响。</w:t>
        </w:r>
      </w:ins>
    </w:p>
    <w:p>
      <w:pPr>
        <w:widowControl/>
        <w:shd w:val="clear" w:color="auto" w:fill="FFFFFF"/>
        <w:spacing w:before="150" w:after="150"/>
        <w:ind w:firstLine="400" w:firstLineChars="200"/>
        <w:jc w:val="left"/>
        <w:rPr>
          <w:ins w:id="27402" w:author="冷雪凝" w:date="2019-05-14T19:32:44Z"/>
          <w:rFonts w:ascii="Helvetica" w:hAnsi="Helvetica" w:eastAsia="宋体" w:cs="Helvetica"/>
          <w:color w:val="000000" w:themeColor="text1"/>
          <w:kern w:val="0"/>
          <w:sz w:val="20"/>
          <w:szCs w:val="20"/>
          <w:rPrChange w:id="27403" w:author="梁元" w:date="2019-05-14T19:51:36Z">
            <w:rPr>
              <w:ins w:id="27404" w:author="冷雪凝" w:date="2019-05-14T19:32:44Z"/>
              <w:rFonts w:ascii="Helvetica" w:hAnsi="Helvetica" w:eastAsia="宋体" w:cs="Helvetica"/>
              <w:color w:val="4B4B4B"/>
              <w:kern w:val="0"/>
              <w:sz w:val="20"/>
              <w:szCs w:val="20"/>
            </w:rPr>
          </w:rPrChange>
          <w14:textFill>
            <w14:solidFill>
              <w14:schemeClr w14:val="tx1"/>
            </w14:solidFill>
          </w14:textFill>
        </w:rPr>
      </w:pPr>
      <w:ins w:id="27405" w:author="冷雪凝" w:date="2019-05-14T19:32:44Z">
        <w:r>
          <w:rPr>
            <w:rFonts w:ascii="Helvetica" w:hAnsi="Helvetica" w:eastAsia="宋体" w:cs="Helvetica"/>
            <w:color w:val="000000" w:themeColor="text1"/>
            <w:kern w:val="0"/>
            <w:sz w:val="20"/>
            <w:szCs w:val="20"/>
            <w:rPrChange w:id="27406" w:author="梁元" w:date="2019-05-14T19:51:36Z">
              <w:rPr>
                <w:rFonts w:ascii="Helvetica" w:hAnsi="Helvetica" w:eastAsia="宋体" w:cs="Helvetica"/>
                <w:color w:val="4B4B4B"/>
                <w:kern w:val="0"/>
                <w:sz w:val="20"/>
                <w:szCs w:val="20"/>
              </w:rPr>
            </w:rPrChange>
            <w14:textFill>
              <w14:solidFill>
                <w14:schemeClr w14:val="tx1"/>
              </w14:solidFill>
            </w14:textFill>
          </w:rPr>
          <w:t>WEB端、移动端、桌面端、甚至嵌入式，javascript已经无处不在。接下来，ES6的实现会让众多习惯同步或者不喜欢回调的开发人员能够更快地上手javascript写出符合他们思维习惯的代码，这些开发人员会是更大的群体，那么也许javascript会横扫应用开发也不一定。</w:t>
        </w:r>
      </w:ins>
    </w:p>
    <w:p>
      <w:pPr>
        <w:widowControl/>
        <w:shd w:val="clear" w:color="auto" w:fill="FFFFFF"/>
        <w:spacing w:before="150" w:after="150"/>
        <w:ind w:firstLine="400" w:firstLineChars="200"/>
        <w:jc w:val="left"/>
        <w:rPr>
          <w:ins w:id="27408" w:author="冷雪凝" w:date="2019-05-14T19:32:44Z"/>
          <w:rFonts w:ascii="Helvetica" w:hAnsi="Helvetica" w:eastAsia="宋体" w:cs="Helvetica"/>
          <w:color w:val="000000" w:themeColor="text1"/>
          <w:kern w:val="0"/>
          <w:sz w:val="20"/>
          <w:szCs w:val="20"/>
          <w:rPrChange w:id="27409" w:author="梁元" w:date="2019-05-14T19:51:36Z">
            <w:rPr>
              <w:ins w:id="27410" w:author="冷雪凝" w:date="2019-05-14T19:32:44Z"/>
              <w:rFonts w:ascii="Helvetica" w:hAnsi="Helvetica" w:eastAsia="宋体" w:cs="Helvetica"/>
              <w:color w:val="4B4B4B"/>
              <w:kern w:val="0"/>
              <w:sz w:val="20"/>
              <w:szCs w:val="20"/>
            </w:rPr>
          </w:rPrChange>
          <w14:textFill>
            <w14:solidFill>
              <w14:schemeClr w14:val="tx1"/>
            </w14:solidFill>
          </w14:textFill>
        </w:rPr>
      </w:pPr>
      <w:ins w:id="27411" w:author="冷雪凝" w:date="2019-05-14T19:32:44Z">
        <w:r>
          <w:rPr>
            <w:rFonts w:ascii="Helvetica" w:hAnsi="Helvetica" w:eastAsia="宋体" w:cs="Helvetica"/>
            <w:color w:val="000000" w:themeColor="text1"/>
            <w:kern w:val="0"/>
            <w:sz w:val="20"/>
            <w:szCs w:val="20"/>
            <w:rPrChange w:id="27412" w:author="梁元" w:date="2019-05-14T19:51:36Z">
              <w:rPr>
                <w:rFonts w:ascii="Helvetica" w:hAnsi="Helvetica" w:eastAsia="宋体" w:cs="Helvetica"/>
                <w:color w:val="4B4B4B"/>
                <w:kern w:val="0"/>
                <w:sz w:val="20"/>
                <w:szCs w:val="20"/>
              </w:rPr>
            </w:rPrChange>
            <w14:textFill>
              <w14:solidFill>
                <w14:schemeClr w14:val="tx1"/>
              </w14:solidFill>
            </w14:textFill>
          </w:rPr>
          <w:t>所以，javascript很有前途，那Node.js自然就有前途。</w:t>
        </w:r>
      </w:ins>
    </w:p>
    <w:p>
      <w:pPr>
        <w:ind w:firstLine="480" w:firstLineChars="200"/>
        <w:rPr>
          <w:ins w:id="27414" w:author="冷雪凝" w:date="2019-05-14T19:32:44Z"/>
          <w:color w:val="000000" w:themeColor="text1"/>
          <w:rPrChange w:id="27415" w:author="梁元" w:date="2019-05-14T19:51:36Z">
            <w:rPr>
              <w:ins w:id="27416" w:author="冷雪凝" w:date="2019-05-14T19:32:44Z"/>
            </w:rPr>
          </w:rPrChange>
          <w14:textFill>
            <w14:solidFill>
              <w14:schemeClr w14:val="tx1"/>
            </w14:solidFill>
          </w14:textFill>
        </w:rPr>
      </w:pPr>
    </w:p>
    <w:p>
      <w:pPr>
        <w:pStyle w:val="3"/>
        <w:numPr>
          <w:ilvl w:val="0"/>
          <w:numId w:val="31"/>
        </w:numPr>
        <w:spacing w:line="240" w:lineRule="auto"/>
        <w:ind w:firstLine="562" w:firstLineChars="200"/>
        <w:rPr>
          <w:ins w:id="27417" w:author="冷雪凝" w:date="2019-05-14T19:32:44Z"/>
          <w:rFonts w:ascii="仿宋" w:hAnsi="仿宋" w:eastAsia="仿宋"/>
          <w:color w:val="000000" w:themeColor="text1"/>
          <w:sz w:val="28"/>
          <w:szCs w:val="28"/>
          <w:rPrChange w:id="27418" w:author="梁元" w:date="2019-05-14T19:51:36Z">
            <w:rPr>
              <w:ins w:id="27419" w:author="冷雪凝" w:date="2019-05-14T19:32:44Z"/>
              <w:rFonts w:ascii="仿宋" w:hAnsi="仿宋" w:eastAsia="仿宋"/>
              <w:sz w:val="28"/>
              <w:szCs w:val="28"/>
            </w:rPr>
          </w:rPrChange>
          <w14:textFill>
            <w14:solidFill>
              <w14:schemeClr w14:val="tx1"/>
            </w14:solidFill>
          </w14:textFill>
        </w:rPr>
      </w:pPr>
      <w:ins w:id="27420" w:author="冷雪凝" w:date="2019-05-14T19:32:44Z">
        <w:bookmarkStart w:id="937" w:name="_Toc27900_WPSOffice_Level2"/>
        <w:r>
          <w:rPr>
            <w:rFonts w:hint="eastAsia" w:ascii="仿宋" w:hAnsi="仿宋" w:eastAsia="仿宋"/>
            <w:color w:val="000000" w:themeColor="text1"/>
            <w:sz w:val="28"/>
            <w:szCs w:val="28"/>
            <w:rPrChange w:id="27421" w:author="梁元" w:date="2019-05-14T19:51:36Z">
              <w:rPr>
                <w:rFonts w:hint="eastAsia" w:ascii="仿宋" w:hAnsi="仿宋" w:eastAsia="仿宋"/>
                <w:sz w:val="28"/>
                <w:szCs w:val="28"/>
              </w:rPr>
            </w:rPrChange>
            <w14:textFill>
              <w14:solidFill>
                <w14:schemeClr w14:val="tx1"/>
              </w14:solidFill>
            </w14:textFill>
          </w:rPr>
          <w:t>解法对比及优缺点</w:t>
        </w:r>
        <w:bookmarkEnd w:id="937"/>
      </w:ins>
    </w:p>
    <w:p>
      <w:pPr>
        <w:ind w:firstLine="480" w:firstLineChars="200"/>
        <w:rPr>
          <w:ins w:id="27423" w:author="冷雪凝" w:date="2019-05-14T19:32:44Z"/>
          <w:color w:val="000000" w:themeColor="text1"/>
          <w:rPrChange w:id="27424" w:author="梁元" w:date="2019-05-14T19:51:36Z">
            <w:rPr>
              <w:ins w:id="27425" w:author="冷雪凝" w:date="2019-05-14T19:32:44Z"/>
            </w:rPr>
          </w:rPrChange>
          <w14:textFill>
            <w14:solidFill>
              <w14:schemeClr w14:val="tx1"/>
            </w14:solidFill>
          </w14:textFill>
        </w:rPr>
      </w:pPr>
      <w:ins w:id="27426" w:author="冷雪凝" w:date="2019-05-14T19:32:44Z">
        <w:r>
          <w:rPr>
            <w:rFonts w:hint="eastAsia"/>
            <w:color w:val="000000" w:themeColor="text1"/>
            <w:rPrChange w:id="27427" w:author="梁元" w:date="2019-05-14T19:51:36Z">
              <w:rPr>
                <w:rFonts w:hint="eastAsia"/>
              </w:rPr>
            </w:rPrChange>
            <w14:textFill>
              <w14:solidFill>
                <w14:schemeClr w14:val="tx1"/>
              </w14:solidFill>
            </w14:textFill>
          </w:rPr>
          <w:t>大牛级解法：</w:t>
        </w:r>
      </w:ins>
    </w:p>
    <w:p>
      <w:pPr>
        <w:ind w:firstLine="480" w:firstLineChars="200"/>
        <w:rPr>
          <w:ins w:id="27429" w:author="冷雪凝" w:date="2019-05-14T19:32:44Z"/>
          <w:color w:val="000000" w:themeColor="text1"/>
          <w:rPrChange w:id="27430" w:author="梁元" w:date="2019-05-14T19:51:36Z">
            <w:rPr>
              <w:ins w:id="27431" w:author="冷雪凝" w:date="2019-05-14T19:32:44Z"/>
            </w:rPr>
          </w:rPrChange>
          <w14:textFill>
            <w14:solidFill>
              <w14:schemeClr w14:val="tx1"/>
            </w14:solidFill>
          </w14:textFill>
        </w:rPr>
      </w:pPr>
      <w:ins w:id="27432" w:author="冷雪凝" w:date="2019-05-14T19:32:44Z">
        <w:r>
          <w:rPr>
            <w:rFonts w:hint="eastAsia"/>
            <w:color w:val="000000" w:themeColor="text1"/>
            <w:rPrChange w:id="27433" w:author="梁元" w:date="2019-05-14T19:51:36Z">
              <w:rPr>
                <w:rFonts w:hint="eastAsia"/>
              </w:rPr>
            </w:rPrChange>
            <w14:textFill>
              <w14:solidFill>
                <w14:schemeClr w14:val="tx1"/>
              </w14:solidFill>
            </w14:textFill>
          </w:rPr>
          <w:t>优点：可以比较深入的解释清楚node底层原理和带来的一些良性循环；</w:t>
        </w:r>
      </w:ins>
    </w:p>
    <w:p>
      <w:pPr>
        <w:ind w:firstLine="480" w:firstLineChars="200"/>
        <w:rPr>
          <w:ins w:id="27435" w:author="冷雪凝" w:date="2019-05-14T19:32:44Z"/>
          <w:color w:val="000000" w:themeColor="text1"/>
          <w:rPrChange w:id="27436" w:author="梁元" w:date="2019-05-14T19:51:36Z">
            <w:rPr>
              <w:ins w:id="27437" w:author="冷雪凝" w:date="2019-05-14T19:32:44Z"/>
            </w:rPr>
          </w:rPrChange>
          <w14:textFill>
            <w14:solidFill>
              <w14:schemeClr w14:val="tx1"/>
            </w14:solidFill>
          </w14:textFill>
        </w:rPr>
      </w:pPr>
      <w:ins w:id="27438" w:author="冷雪凝" w:date="2019-05-14T19:32:44Z">
        <w:r>
          <w:rPr>
            <w:rFonts w:hint="eastAsia"/>
            <w:color w:val="000000" w:themeColor="text1"/>
            <w:rPrChange w:id="27439" w:author="梁元" w:date="2019-05-14T19:51:36Z">
              <w:rPr>
                <w:rFonts w:hint="eastAsia"/>
              </w:rPr>
            </w:rPrChange>
            <w14:textFill>
              <w14:solidFill>
                <w14:schemeClr w14:val="tx1"/>
              </w14:solidFill>
            </w14:textFill>
          </w:rPr>
          <w:t>缺点：如果对基础知识不牢固，可能会带来一系列的问题；</w:t>
        </w:r>
      </w:ins>
    </w:p>
    <w:p>
      <w:pPr>
        <w:ind w:firstLine="480" w:firstLineChars="200"/>
        <w:rPr>
          <w:ins w:id="27441" w:author="冷雪凝" w:date="2019-05-14T19:32:44Z"/>
          <w:color w:val="000000" w:themeColor="text1"/>
          <w:rPrChange w:id="27442" w:author="梁元" w:date="2019-05-14T19:51:36Z">
            <w:rPr>
              <w:ins w:id="27443" w:author="冷雪凝" w:date="2019-05-14T19:32:44Z"/>
            </w:rPr>
          </w:rPrChange>
          <w14:textFill>
            <w14:solidFill>
              <w14:schemeClr w14:val="tx1"/>
            </w14:solidFill>
          </w14:textFill>
        </w:rPr>
      </w:pPr>
    </w:p>
    <w:p>
      <w:pPr>
        <w:ind w:firstLine="480" w:firstLineChars="200"/>
        <w:rPr>
          <w:ins w:id="27444" w:author="冷雪凝" w:date="2019-05-14T19:32:44Z"/>
          <w:color w:val="000000" w:themeColor="text1"/>
          <w:rPrChange w:id="27445" w:author="梁元" w:date="2019-05-14T19:51:36Z">
            <w:rPr>
              <w:ins w:id="27446" w:author="冷雪凝" w:date="2019-05-14T19:32:44Z"/>
            </w:rPr>
          </w:rPrChange>
          <w14:textFill>
            <w14:solidFill>
              <w14:schemeClr w14:val="tx1"/>
            </w14:solidFill>
          </w14:textFill>
        </w:rPr>
      </w:pPr>
      <w:ins w:id="27447" w:author="冷雪凝" w:date="2019-05-14T19:32:44Z">
        <w:r>
          <w:rPr>
            <w:rFonts w:hint="eastAsia"/>
            <w:color w:val="000000" w:themeColor="text1"/>
            <w:rPrChange w:id="27448" w:author="梁元" w:date="2019-05-14T19:51:36Z">
              <w:rPr>
                <w:rFonts w:hint="eastAsia"/>
              </w:rPr>
            </w:rPrChange>
            <w14:textFill>
              <w14:solidFill>
                <w14:schemeClr w14:val="tx1"/>
              </w14:solidFill>
            </w14:textFill>
          </w:rPr>
          <w:t>通用解法：</w:t>
        </w:r>
      </w:ins>
    </w:p>
    <w:p>
      <w:pPr>
        <w:ind w:firstLine="480" w:firstLineChars="200"/>
        <w:rPr>
          <w:ins w:id="27450" w:author="冷雪凝" w:date="2019-05-14T19:32:44Z"/>
          <w:color w:val="000000" w:themeColor="text1"/>
          <w:rPrChange w:id="27451" w:author="梁元" w:date="2019-05-14T19:51:36Z">
            <w:rPr>
              <w:ins w:id="27452" w:author="冷雪凝" w:date="2019-05-14T19:32:44Z"/>
            </w:rPr>
          </w:rPrChange>
          <w14:textFill>
            <w14:solidFill>
              <w14:schemeClr w14:val="tx1"/>
            </w14:solidFill>
          </w14:textFill>
        </w:rPr>
      </w:pPr>
      <w:ins w:id="27453" w:author="冷雪凝" w:date="2019-05-14T19:32:44Z">
        <w:r>
          <w:rPr>
            <w:rFonts w:hint="eastAsia"/>
            <w:color w:val="000000" w:themeColor="text1"/>
            <w:rPrChange w:id="27454" w:author="梁元" w:date="2019-05-14T19:51:36Z">
              <w:rPr>
                <w:rFonts w:hint="eastAsia"/>
              </w:rPr>
            </w:rPrChange>
            <w14:textFill>
              <w14:solidFill>
                <w14:schemeClr w14:val="tx1"/>
              </w14:solidFill>
            </w14:textFill>
          </w:rPr>
          <w:t>优点：可以比较概括的回答面试的问题</w:t>
        </w:r>
      </w:ins>
    </w:p>
    <w:p>
      <w:pPr>
        <w:ind w:firstLine="480" w:firstLineChars="200"/>
        <w:rPr>
          <w:ins w:id="27456" w:author="冷雪凝" w:date="2019-05-14T19:32:44Z"/>
          <w:color w:val="000000" w:themeColor="text1"/>
          <w:rPrChange w:id="27457" w:author="梁元" w:date="2019-05-14T19:51:36Z">
            <w:rPr>
              <w:ins w:id="27458" w:author="冷雪凝" w:date="2019-05-14T19:32:44Z"/>
            </w:rPr>
          </w:rPrChange>
          <w14:textFill>
            <w14:solidFill>
              <w14:schemeClr w14:val="tx1"/>
            </w14:solidFill>
          </w14:textFill>
        </w:rPr>
      </w:pPr>
      <w:ins w:id="27459" w:author="冷雪凝" w:date="2019-05-14T19:32:44Z">
        <w:r>
          <w:rPr>
            <w:rFonts w:hint="eastAsia"/>
            <w:color w:val="000000" w:themeColor="text1"/>
            <w:rPrChange w:id="27460" w:author="梁元" w:date="2019-05-14T19:51:36Z">
              <w:rPr>
                <w:rFonts w:hint="eastAsia"/>
              </w:rPr>
            </w:rPrChange>
            <w14:textFill>
              <w14:solidFill>
                <w14:schemeClr w14:val="tx1"/>
              </w14:solidFill>
            </w14:textFill>
          </w:rPr>
          <w:t>缺点：不够相信，不够全面</w:t>
        </w:r>
      </w:ins>
    </w:p>
    <w:p>
      <w:pPr>
        <w:pStyle w:val="3"/>
        <w:numPr>
          <w:ilvl w:val="0"/>
          <w:numId w:val="31"/>
        </w:numPr>
        <w:spacing w:line="240" w:lineRule="auto"/>
        <w:ind w:firstLine="562" w:firstLineChars="200"/>
        <w:rPr>
          <w:ins w:id="27462" w:author="冷雪凝" w:date="2019-05-14T19:32:44Z"/>
          <w:rFonts w:ascii="仿宋" w:hAnsi="仿宋" w:eastAsia="仿宋"/>
          <w:color w:val="000000" w:themeColor="text1"/>
          <w:sz w:val="28"/>
          <w:szCs w:val="28"/>
          <w:rPrChange w:id="27463" w:author="梁元" w:date="2019-05-14T19:51:36Z">
            <w:rPr>
              <w:ins w:id="27464" w:author="冷雪凝" w:date="2019-05-14T19:32:44Z"/>
              <w:rFonts w:ascii="仿宋" w:hAnsi="仿宋" w:eastAsia="仿宋"/>
              <w:sz w:val="28"/>
              <w:szCs w:val="28"/>
            </w:rPr>
          </w:rPrChange>
          <w14:textFill>
            <w14:solidFill>
              <w14:schemeClr w14:val="tx1"/>
            </w14:solidFill>
          </w14:textFill>
        </w:rPr>
      </w:pPr>
      <w:ins w:id="27465" w:author="冷雪凝" w:date="2019-05-14T19:32:44Z">
        <w:bookmarkStart w:id="938" w:name="_Toc4212_WPSOffice_Level2"/>
        <w:r>
          <w:rPr>
            <w:rFonts w:hint="eastAsia" w:ascii="仿宋" w:hAnsi="仿宋" w:eastAsia="仿宋"/>
            <w:color w:val="000000" w:themeColor="text1"/>
            <w:sz w:val="28"/>
            <w:szCs w:val="28"/>
            <w:rPrChange w:id="27466"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938"/>
      </w:ins>
    </w:p>
    <w:p>
      <w:pPr>
        <w:ind w:firstLine="482" w:firstLineChars="200"/>
        <w:rPr>
          <w:ins w:id="27468" w:author="冷雪凝" w:date="2019-05-14T19:32:44Z"/>
          <w:color w:val="000000" w:themeColor="text1"/>
          <w:rPrChange w:id="27469" w:author="梁元" w:date="2019-05-14T19:51:36Z">
            <w:rPr>
              <w:ins w:id="27470" w:author="冷雪凝" w:date="2019-05-14T19:32:44Z"/>
            </w:rPr>
          </w:rPrChange>
          <w14:textFill>
            <w14:solidFill>
              <w14:schemeClr w14:val="tx1"/>
            </w14:solidFill>
          </w14:textFill>
        </w:rPr>
      </w:pPr>
      <w:ins w:id="27471" w:author="冷雪凝" w:date="2019-05-14T19:32:44Z">
        <w:r>
          <w:rPr>
            <w:rFonts w:hint="eastAsia"/>
            <w:b/>
            <w:color w:val="000000" w:themeColor="text1"/>
            <w:rPrChange w:id="27472" w:author="梁元" w:date="2019-05-14T19:51:36Z">
              <w:rPr>
                <w:rFonts w:hint="eastAsia"/>
                <w:b/>
              </w:rPr>
            </w:rPrChange>
            <w14:textFill>
              <w14:solidFill>
                <w14:schemeClr w14:val="tx1"/>
              </w14:solidFill>
            </w14:textFill>
          </w:rPr>
          <w:t>问题</w:t>
        </w:r>
      </w:ins>
      <w:ins w:id="27474" w:author="冷雪凝" w:date="2019-05-14T19:32:44Z">
        <w:r>
          <w:rPr>
            <w:rFonts w:hint="eastAsia"/>
            <w:color w:val="000000" w:themeColor="text1"/>
            <w:rPrChange w:id="27475" w:author="梁元" w:date="2019-05-14T19:51:36Z">
              <w:rPr>
                <w:rFonts w:hint="eastAsia"/>
              </w:rPr>
            </w:rPrChange>
            <w14:textFill>
              <w14:solidFill>
                <w14:schemeClr w14:val="tx1"/>
              </w14:solidFill>
            </w14:textFill>
          </w:rPr>
          <w:t>：目前前端对node的应用场景有哪些？</w:t>
        </w:r>
      </w:ins>
    </w:p>
    <w:p>
      <w:pPr>
        <w:pStyle w:val="11"/>
        <w:shd w:val="clear" w:color="auto" w:fill="FFFFFF"/>
        <w:ind w:firstLine="480" w:firstLineChars="200"/>
        <w:rPr>
          <w:ins w:id="27477" w:author="冷雪凝" w:date="2019-05-14T19:32:44Z"/>
          <w:rFonts w:ascii="Arial" w:hAnsi="Arial" w:cs="Arial" w:eastAsiaTheme="minorEastAsia"/>
          <w:color w:val="000000" w:themeColor="text1"/>
          <w:kern w:val="2"/>
          <w:sz w:val="23"/>
          <w:szCs w:val="23"/>
          <w:shd w:val="clear" w:color="auto" w:fill="FFFFFF"/>
          <w:rPrChange w:id="27478" w:author="梁元" w:date="2019-05-14T19:51:36Z">
            <w:rPr>
              <w:ins w:id="27479" w:author="冷雪凝" w:date="2019-05-14T19:32:44Z"/>
              <w:rFonts w:ascii="Arial" w:hAnsi="Arial" w:cs="Arial" w:eastAsiaTheme="minorEastAsia"/>
              <w:color w:val="222222"/>
              <w:kern w:val="2"/>
              <w:sz w:val="23"/>
              <w:szCs w:val="23"/>
              <w:shd w:val="clear" w:color="auto" w:fill="FFFFFF"/>
            </w:rPr>
          </w:rPrChange>
          <w14:textFill>
            <w14:solidFill>
              <w14:schemeClr w14:val="tx1"/>
            </w14:solidFill>
          </w14:textFill>
        </w:rPr>
      </w:pPr>
      <w:ins w:id="27480" w:author="冷雪凝" w:date="2019-05-14T19:32:44Z">
        <w:r>
          <w:rPr>
            <w:rFonts w:hint="eastAsia"/>
            <w:color w:val="000000" w:themeColor="text1"/>
            <w:rPrChange w:id="27481" w:author="梁元" w:date="2019-05-14T19:51:36Z">
              <w:rPr>
                <w:rFonts w:hint="eastAsia"/>
              </w:rPr>
            </w:rPrChange>
            <w14:textFill>
              <w14:solidFill>
                <w14:schemeClr w14:val="tx1"/>
              </w14:solidFill>
            </w14:textFill>
          </w:rPr>
          <w:t>解答：</w:t>
        </w:r>
      </w:ins>
      <w:ins w:id="27483" w:author="冷雪凝" w:date="2019-05-14T19:32:44Z">
        <w:r>
          <w:rPr>
            <w:rFonts w:ascii="Arial" w:hAnsi="Arial" w:cs="Arial" w:eastAsiaTheme="minorEastAsia"/>
            <w:color w:val="000000" w:themeColor="text1"/>
            <w:kern w:val="2"/>
            <w:sz w:val="23"/>
            <w:szCs w:val="23"/>
            <w:shd w:val="clear" w:color="auto" w:fill="FFFFFF"/>
            <w:rPrChange w:id="27484"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 xml:space="preserve"> </w:t>
        </w:r>
      </w:ins>
      <w:ins w:id="27486" w:author="冷雪凝" w:date="2019-05-14T19:32:44Z">
        <w:r>
          <w:rPr>
            <w:rFonts w:hint="eastAsia" w:ascii="Arial" w:hAnsi="Arial" w:cs="Arial" w:eastAsiaTheme="minorEastAsia"/>
            <w:color w:val="000000" w:themeColor="text1"/>
            <w:kern w:val="2"/>
            <w:sz w:val="23"/>
            <w:szCs w:val="23"/>
            <w:shd w:val="clear" w:color="auto" w:fill="FFFFFF"/>
            <w:rPrChange w:id="27487"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前端自动化，客户端服务都在大规模的使用node进行问题的解决！</w:t>
        </w:r>
      </w:ins>
    </w:p>
    <w:p>
      <w:pPr>
        <w:pStyle w:val="11"/>
        <w:shd w:val="clear" w:color="auto" w:fill="FFFFFF"/>
        <w:ind w:firstLine="460" w:firstLineChars="200"/>
        <w:rPr>
          <w:ins w:id="27489" w:author="冷雪凝" w:date="2019-05-14T19:32:44Z"/>
          <w:rFonts w:ascii="Arial" w:hAnsi="Arial" w:cs="Arial" w:eastAsiaTheme="minorEastAsia"/>
          <w:color w:val="000000" w:themeColor="text1"/>
          <w:kern w:val="2"/>
          <w:sz w:val="23"/>
          <w:szCs w:val="23"/>
          <w:shd w:val="clear" w:color="auto" w:fill="FFFFFF"/>
          <w:rPrChange w:id="27490" w:author="梁元" w:date="2019-05-14T19:51:36Z">
            <w:rPr>
              <w:ins w:id="27491" w:author="冷雪凝" w:date="2019-05-14T19:32:44Z"/>
              <w:rFonts w:ascii="Arial" w:hAnsi="Arial" w:cs="Arial" w:eastAsiaTheme="minorEastAsia"/>
              <w:color w:val="222222"/>
              <w:kern w:val="2"/>
              <w:sz w:val="23"/>
              <w:szCs w:val="23"/>
              <w:shd w:val="clear" w:color="auto" w:fill="FFFFFF"/>
            </w:rPr>
          </w:rPrChange>
          <w14:textFill>
            <w14:solidFill>
              <w14:schemeClr w14:val="tx1"/>
            </w14:solidFill>
          </w14:textFill>
        </w:rPr>
      </w:pPr>
    </w:p>
    <w:p>
      <w:pPr>
        <w:pStyle w:val="3"/>
        <w:numPr>
          <w:ilvl w:val="0"/>
          <w:numId w:val="31"/>
        </w:numPr>
        <w:spacing w:line="240" w:lineRule="auto"/>
        <w:ind w:firstLine="462" w:firstLineChars="200"/>
        <w:rPr>
          <w:ins w:id="27492" w:author="冷雪凝" w:date="2019-05-14T19:32:44Z"/>
          <w:rFonts w:ascii="仿宋" w:hAnsi="仿宋" w:eastAsia="仿宋"/>
          <w:color w:val="000000" w:themeColor="text1"/>
          <w:sz w:val="28"/>
          <w:szCs w:val="28"/>
          <w:rPrChange w:id="27493" w:author="梁元" w:date="2019-05-14T19:51:36Z">
            <w:rPr>
              <w:ins w:id="27494" w:author="冷雪凝" w:date="2019-05-14T19:32:44Z"/>
              <w:rFonts w:ascii="仿宋" w:hAnsi="仿宋" w:eastAsia="仿宋"/>
              <w:sz w:val="28"/>
              <w:szCs w:val="28"/>
            </w:rPr>
          </w:rPrChange>
          <w14:textFill>
            <w14:solidFill>
              <w14:schemeClr w14:val="tx1"/>
            </w14:solidFill>
          </w14:textFill>
        </w:rPr>
      </w:pPr>
      <w:ins w:id="27495" w:author="冷雪凝" w:date="2019-05-14T19:32:44Z">
        <w:bookmarkStart w:id="939" w:name="_Toc7814_WPSOffice_Level2"/>
        <w:r>
          <w:rPr>
            <w:rFonts w:ascii="Arial" w:hAnsi="Arial" w:cs="Arial" w:eastAsiaTheme="minorEastAsia"/>
            <w:color w:val="000000" w:themeColor="text1"/>
            <w:sz w:val="23"/>
            <w:szCs w:val="23"/>
            <w:shd w:val="clear" w:color="auto" w:fill="FFFFFF"/>
            <w:rPrChange w:id="27496" w:author="梁元" w:date="2019-05-14T19:51:36Z">
              <w:rPr>
                <w:rFonts w:ascii="Arial" w:hAnsi="Arial" w:cs="Arial" w:eastAsiaTheme="minorEastAsia"/>
                <w:color w:val="222222"/>
                <w:sz w:val="23"/>
                <w:szCs w:val="23"/>
                <w:shd w:val="clear" w:color="auto" w:fill="FFFFFF"/>
              </w:rPr>
            </w:rPrChange>
            <w14:textFill>
              <w14:solidFill>
                <w14:schemeClr w14:val="tx1"/>
              </w14:solidFill>
            </w14:textFill>
          </w:rPr>
          <w:t>。</w:t>
        </w:r>
      </w:ins>
      <w:ins w:id="27498" w:author="冷雪凝" w:date="2019-05-14T19:32:44Z">
        <w:r>
          <w:rPr>
            <w:rFonts w:hint="eastAsia" w:ascii="仿宋" w:hAnsi="仿宋" w:eastAsia="仿宋"/>
            <w:color w:val="000000" w:themeColor="text1"/>
            <w:sz w:val="28"/>
            <w:szCs w:val="28"/>
            <w:rPrChange w:id="27499" w:author="梁元" w:date="2019-05-14T19:51:36Z">
              <w:rPr>
                <w:rFonts w:hint="eastAsia" w:ascii="仿宋" w:hAnsi="仿宋" w:eastAsia="仿宋"/>
                <w:sz w:val="28"/>
                <w:szCs w:val="28"/>
              </w:rPr>
            </w:rPrChange>
            <w14:textFill>
              <w14:solidFill>
                <w14:schemeClr w14:val="tx1"/>
              </w14:solidFill>
            </w14:textFill>
          </w:rPr>
          <w:t>项目中体现经验的点</w:t>
        </w:r>
        <w:bookmarkEnd w:id="939"/>
      </w:ins>
    </w:p>
    <w:p>
      <w:pPr>
        <w:ind w:firstLine="462" w:firstLineChars="200"/>
        <w:rPr>
          <w:ins w:id="27501" w:author="冷雪凝" w:date="2019-05-14T19:32:44Z"/>
          <w:color w:val="000000" w:themeColor="text1"/>
          <w:rPrChange w:id="27502" w:author="梁元" w:date="2019-05-14T19:51:36Z">
            <w:rPr>
              <w:ins w:id="27503" w:author="冷雪凝" w:date="2019-05-14T19:32:44Z"/>
            </w:rPr>
          </w:rPrChange>
          <w14:textFill>
            <w14:solidFill>
              <w14:schemeClr w14:val="tx1"/>
            </w14:solidFill>
          </w14:textFill>
        </w:rPr>
      </w:pPr>
      <w:ins w:id="27504" w:author="冷雪凝" w:date="2019-05-14T19:32:44Z">
        <w:r>
          <w:rPr>
            <w:rFonts w:hint="eastAsia" w:ascii="Arial" w:hAnsi="Arial" w:cs="Arial"/>
            <w:b/>
            <w:bCs/>
            <w:color w:val="000000" w:themeColor="text1"/>
            <w:sz w:val="23"/>
            <w:szCs w:val="23"/>
            <w:shd w:val="clear" w:color="auto" w:fill="FFFFFF"/>
            <w:rPrChange w:id="27505" w:author="梁元" w:date="2019-05-14T19:51:36Z">
              <w:rPr>
                <w:rFonts w:hint="eastAsia" w:ascii="Arial" w:hAnsi="Arial" w:cs="Arial"/>
                <w:b/>
                <w:bCs/>
                <w:color w:val="222222"/>
                <w:sz w:val="23"/>
                <w:szCs w:val="23"/>
                <w:shd w:val="clear" w:color="auto" w:fill="FFFFFF"/>
              </w:rPr>
            </w:rPrChange>
            <w14:textFill>
              <w14:solidFill>
                <w14:schemeClr w14:val="tx1"/>
              </w14:solidFill>
            </w14:textFill>
          </w:rPr>
          <w:t>可以解决前端本地开发的服务问题，可以实现接口的代理，可以实现客户端服务等</w:t>
        </w:r>
      </w:ins>
    </w:p>
    <w:p>
      <w:pPr>
        <w:pStyle w:val="3"/>
        <w:numPr>
          <w:ilvl w:val="0"/>
          <w:numId w:val="31"/>
        </w:numPr>
        <w:spacing w:line="240" w:lineRule="auto"/>
        <w:ind w:firstLine="562" w:firstLineChars="200"/>
        <w:rPr>
          <w:ins w:id="27507" w:author="冷雪凝" w:date="2019-05-14T19:32:44Z"/>
          <w:rFonts w:ascii="仿宋" w:hAnsi="仿宋" w:eastAsia="仿宋"/>
          <w:color w:val="000000" w:themeColor="text1"/>
          <w:sz w:val="28"/>
          <w:szCs w:val="28"/>
          <w:rPrChange w:id="27508" w:author="梁元" w:date="2019-05-14T19:51:36Z">
            <w:rPr>
              <w:ins w:id="27509" w:author="冷雪凝" w:date="2019-05-14T19:32:44Z"/>
              <w:rFonts w:ascii="仿宋" w:hAnsi="仿宋" w:eastAsia="仿宋"/>
              <w:sz w:val="28"/>
              <w:szCs w:val="28"/>
            </w:rPr>
          </w:rPrChange>
          <w14:textFill>
            <w14:solidFill>
              <w14:schemeClr w14:val="tx1"/>
            </w14:solidFill>
          </w14:textFill>
        </w:rPr>
      </w:pPr>
      <w:ins w:id="27510" w:author="冷雪凝" w:date="2019-05-14T19:32:44Z">
        <w:bookmarkStart w:id="940" w:name="_Toc22734_WPSOffice_Level2"/>
        <w:r>
          <w:rPr>
            <w:rFonts w:hint="eastAsia" w:ascii="仿宋" w:hAnsi="仿宋" w:eastAsia="仿宋"/>
            <w:color w:val="000000" w:themeColor="text1"/>
            <w:sz w:val="28"/>
            <w:szCs w:val="28"/>
            <w:rPrChange w:id="27511" w:author="梁元" w:date="2019-05-14T19:51:36Z">
              <w:rPr>
                <w:rFonts w:hint="eastAsia" w:ascii="仿宋" w:hAnsi="仿宋" w:eastAsia="仿宋"/>
                <w:sz w:val="28"/>
                <w:szCs w:val="28"/>
              </w:rPr>
            </w:rPrChange>
            <w14:textFill>
              <w14:solidFill>
                <w14:schemeClr w14:val="tx1"/>
              </w14:solidFill>
            </w14:textFill>
          </w:rPr>
          <w:t>论坛参考</w:t>
        </w:r>
        <w:bookmarkEnd w:id="940"/>
      </w:ins>
    </w:p>
    <w:p>
      <w:pPr>
        <w:widowControl/>
        <w:ind w:firstLine="480" w:firstLineChars="200"/>
        <w:jc w:val="left"/>
        <w:rPr>
          <w:ins w:id="27513" w:author="冷雪凝" w:date="2019-05-14T19:32:44Z"/>
          <w:color w:val="000000" w:themeColor="text1"/>
          <w:sz w:val="28"/>
          <w:rPrChange w:id="27514" w:author="梁元" w:date="2019-05-14T19:51:36Z">
            <w:rPr>
              <w:ins w:id="27515" w:author="冷雪凝" w:date="2019-05-14T19:32:44Z"/>
              <w:sz w:val="28"/>
            </w:rPr>
          </w:rPrChange>
          <w14:textFill>
            <w14:solidFill>
              <w14:schemeClr w14:val="tx1"/>
            </w14:solidFill>
          </w14:textFill>
        </w:rPr>
      </w:pPr>
      <w:ins w:id="27516" w:author="冷雪凝" w:date="2019-05-14T19:32:44Z">
        <w:r>
          <w:rPr>
            <w:color w:val="000000" w:themeColor="text1"/>
            <w:rPrChange w:id="27517" w:author="梁元" w:date="2019-05-14T19:51:36Z">
              <w:rPr/>
            </w:rPrChange>
            <w14:textFill>
              <w14:solidFill>
                <w14:schemeClr w14:val="tx1"/>
              </w14:solidFill>
            </w14:textFill>
          </w:rPr>
          <w:fldChar w:fldCharType="begin"/>
        </w:r>
      </w:ins>
      <w:ins w:id="27519" w:author="冷雪凝" w:date="2019-05-14T19:32:44Z">
        <w:r>
          <w:rPr>
            <w:color w:val="000000" w:themeColor="text1"/>
            <w:rPrChange w:id="27520" w:author="梁元" w:date="2019-05-14T19:51:36Z">
              <w:rPr/>
            </w:rPrChange>
            <w14:textFill>
              <w14:solidFill>
                <w14:schemeClr w14:val="tx1"/>
              </w14:solidFill>
            </w14:textFill>
          </w:rPr>
          <w:instrText xml:space="preserve"> HYPERLINK "https://blog.csdn.net/hsj1669666567/article/details/79568545" </w:instrText>
        </w:r>
      </w:ins>
      <w:ins w:id="27522" w:author="冷雪凝" w:date="2019-05-14T19:32:44Z">
        <w:r>
          <w:rPr>
            <w:color w:val="000000" w:themeColor="text1"/>
            <w:rPrChange w:id="27523" w:author="梁元" w:date="2019-05-14T19:51:36Z">
              <w:rPr/>
            </w:rPrChange>
            <w14:textFill>
              <w14:solidFill>
                <w14:schemeClr w14:val="tx1"/>
              </w14:solidFill>
            </w14:textFill>
          </w:rPr>
          <w:fldChar w:fldCharType="separate"/>
        </w:r>
      </w:ins>
      <w:ins w:id="27525" w:author="冷雪凝" w:date="2019-05-14T19:32:44Z">
        <w:r>
          <w:rPr>
            <w:rStyle w:val="18"/>
            <w:color w:val="000000" w:themeColor="text1"/>
            <w:sz w:val="28"/>
            <w:rPrChange w:id="27526" w:author="梁元" w:date="2019-05-14T19:51:36Z">
              <w:rPr>
                <w:rStyle w:val="18"/>
                <w:sz w:val="28"/>
              </w:rPr>
            </w:rPrChange>
            <w14:textFill>
              <w14:solidFill>
                <w14:schemeClr w14:val="tx1"/>
              </w14:solidFill>
            </w14:textFill>
          </w:rPr>
          <w:t>https://blog.csdn.net/hsj1669666567/article/details/79568545</w:t>
        </w:r>
      </w:ins>
      <w:ins w:id="27528" w:author="冷雪凝" w:date="2019-05-14T19:32:44Z">
        <w:r>
          <w:rPr>
            <w:rStyle w:val="18"/>
            <w:color w:val="000000" w:themeColor="text1"/>
            <w:sz w:val="28"/>
            <w:rPrChange w:id="27529" w:author="梁元" w:date="2019-05-14T19:51:36Z">
              <w:rPr>
                <w:rStyle w:val="18"/>
                <w:sz w:val="28"/>
              </w:rPr>
            </w:rPrChange>
            <w14:textFill>
              <w14:solidFill>
                <w14:schemeClr w14:val="tx1"/>
              </w14:solidFill>
            </w14:textFill>
          </w:rPr>
          <w:fldChar w:fldCharType="end"/>
        </w:r>
      </w:ins>
    </w:p>
    <w:p>
      <w:pPr>
        <w:widowControl/>
        <w:ind w:firstLine="560" w:firstLineChars="200"/>
        <w:jc w:val="left"/>
        <w:rPr>
          <w:ins w:id="27531" w:author="冷雪凝" w:date="2019-05-14T19:32:44Z"/>
          <w:color w:val="000000" w:themeColor="text1"/>
          <w:sz w:val="28"/>
          <w:rPrChange w:id="27532" w:author="梁元" w:date="2019-05-14T19:51:36Z">
            <w:rPr>
              <w:ins w:id="27533" w:author="冷雪凝" w:date="2019-05-14T19:32:44Z"/>
              <w:sz w:val="28"/>
            </w:rPr>
          </w:rPrChange>
          <w14:textFill>
            <w14:solidFill>
              <w14:schemeClr w14:val="tx1"/>
            </w14:solidFill>
          </w14:textFill>
        </w:rPr>
      </w:pPr>
      <w:ins w:id="27534" w:author="冷雪凝" w:date="2019-05-14T19:32:44Z">
        <w:r>
          <w:rPr>
            <w:color w:val="000000" w:themeColor="text1"/>
            <w:sz w:val="28"/>
            <w:rPrChange w:id="27535" w:author="梁元" w:date="2019-05-14T19:51:36Z">
              <w:rPr>
                <w:sz w:val="28"/>
              </w:rPr>
            </w:rPrChange>
            <w14:textFill>
              <w14:solidFill>
                <w14:schemeClr w14:val="tx1"/>
              </w14:solidFill>
            </w14:textFill>
          </w:rPr>
          <w:t>https://cnodejs.org/topic/53c88a83c9507b4044b0a78a</w:t>
        </w:r>
      </w:ins>
    </w:p>
    <w:p>
      <w:pPr>
        <w:ind w:firstLine="480" w:firstLineChars="200"/>
        <w:rPr>
          <w:ins w:id="27537" w:author="冷雪凝" w:date="2019-05-14T19:32:44Z"/>
          <w:color w:val="000000" w:themeColor="text1"/>
          <w:rPrChange w:id="27538" w:author="梁元" w:date="2019-05-14T19:51:36Z">
            <w:rPr>
              <w:ins w:id="27539" w:author="冷雪凝" w:date="2019-05-14T19:32:44Z"/>
            </w:rPr>
          </w:rPrChange>
          <w14:textFill>
            <w14:solidFill>
              <w14:schemeClr w14:val="tx1"/>
            </w14:solidFill>
          </w14:textFill>
        </w:rPr>
      </w:pPr>
    </w:p>
    <w:p>
      <w:pPr>
        <w:ind w:firstLine="480" w:firstLineChars="200"/>
        <w:rPr>
          <w:ins w:id="27540" w:author="冷雪凝" w:date="2019-05-14T19:32:44Z"/>
          <w:color w:val="000000" w:themeColor="text1"/>
          <w:rPrChange w:id="27541" w:author="梁元" w:date="2019-05-14T19:51:36Z">
            <w:rPr>
              <w:ins w:id="27542" w:author="冷雪凝" w:date="2019-05-14T19:32:44Z"/>
            </w:rPr>
          </w:rPrChange>
          <w14:textFill>
            <w14:solidFill>
              <w14:schemeClr w14:val="tx1"/>
            </w14:solidFill>
          </w14:textFill>
        </w:rPr>
      </w:pPr>
    </w:p>
    <w:p>
      <w:pPr>
        <w:pStyle w:val="2"/>
        <w:numPr>
          <w:ilvl w:val="0"/>
          <w:numId w:val="1"/>
        </w:numPr>
        <w:rPr>
          <w:ins w:id="27543" w:author="冷雪凝" w:date="2019-05-14T19:32:44Z"/>
          <w:rFonts w:ascii="仿宋" w:hAnsi="仿宋" w:eastAsia="仿宋"/>
          <w:color w:val="000000" w:themeColor="text1"/>
          <w:sz w:val="28"/>
          <w:szCs w:val="28"/>
          <w:rPrChange w:id="27544" w:author="梁元" w:date="2019-05-14T19:51:36Z">
            <w:rPr>
              <w:ins w:id="27545" w:author="冷雪凝" w:date="2019-05-14T19:32:44Z"/>
              <w:rFonts w:ascii="仿宋" w:hAnsi="仿宋" w:eastAsia="仿宋"/>
              <w:sz w:val="28"/>
              <w:szCs w:val="28"/>
            </w:rPr>
          </w:rPrChange>
          <w14:textFill>
            <w14:solidFill>
              <w14:schemeClr w14:val="tx1"/>
            </w14:solidFill>
          </w14:textFill>
        </w:rPr>
      </w:pPr>
      <w:ins w:id="27546" w:author="冷雪凝" w:date="2019-05-14T19:33:55Z">
        <w:bookmarkStart w:id="941" w:name="_Toc29306_WPSOffice_Level1"/>
        <w:r>
          <w:rPr>
            <w:rFonts w:hint="eastAsia" w:ascii="仿宋" w:hAnsi="仿宋" w:eastAsia="仿宋"/>
            <w:color w:val="000000" w:themeColor="text1"/>
            <w:sz w:val="28"/>
            <w:szCs w:val="28"/>
            <w:lang w:val="en-US" w:eastAsia="zh-CN"/>
            <w:rPrChange w:id="27547" w:author="梁元" w:date="2019-05-14T19:51:36Z">
              <w:rPr>
                <w:rFonts w:hint="eastAsia" w:ascii="仿宋" w:hAnsi="仿宋" w:eastAsia="仿宋"/>
                <w:sz w:val="28"/>
                <w:szCs w:val="28"/>
                <w:lang w:val="en-US" w:eastAsia="zh-CN"/>
              </w:rPr>
            </w:rPrChange>
            <w14:textFill>
              <w14:solidFill>
                <w14:schemeClr w14:val="tx1"/>
              </w14:solidFill>
            </w14:textFill>
          </w:rPr>
          <w:t>解释一下</w:t>
        </w:r>
      </w:ins>
      <w:ins w:id="27549" w:author="冷雪凝" w:date="2019-05-14T19:33:57Z">
        <w:r>
          <w:rPr>
            <w:rFonts w:hint="eastAsia" w:ascii="仿宋" w:hAnsi="仿宋" w:eastAsia="仿宋"/>
            <w:color w:val="000000" w:themeColor="text1"/>
            <w:sz w:val="28"/>
            <w:szCs w:val="28"/>
            <w:lang w:val="en-US" w:eastAsia="zh-CN"/>
            <w:rPrChange w:id="27550" w:author="梁元" w:date="2019-05-14T19:51:36Z">
              <w:rPr>
                <w:rFonts w:hint="eastAsia" w:ascii="仿宋" w:hAnsi="仿宋" w:eastAsia="仿宋"/>
                <w:sz w:val="28"/>
                <w:szCs w:val="28"/>
                <w:lang w:val="en-US" w:eastAsia="zh-CN"/>
              </w:rPr>
            </w:rPrChange>
            <w14:textFill>
              <w14:solidFill>
                <w14:schemeClr w14:val="tx1"/>
              </w14:solidFill>
            </w14:textFill>
          </w:rPr>
          <w:t>同源策略</w:t>
        </w:r>
      </w:ins>
      <w:ins w:id="27552" w:author="冷雪凝" w:date="2019-05-14T19:32:44Z">
        <w:r>
          <w:rPr>
            <w:rFonts w:hint="eastAsia" w:ascii="仿宋" w:hAnsi="仿宋" w:eastAsia="仿宋"/>
            <w:color w:val="000000" w:themeColor="text1"/>
            <w:sz w:val="28"/>
            <w:szCs w:val="28"/>
            <w:lang w:eastAsia="zh-CN"/>
            <w:rPrChange w:id="27553" w:author="梁元" w:date="2019-05-14T19:51:36Z">
              <w:rPr>
                <w:rFonts w:hint="eastAsia" w:ascii="仿宋" w:hAnsi="仿宋" w:eastAsia="仿宋"/>
                <w:sz w:val="28"/>
                <w:szCs w:val="28"/>
                <w:lang w:eastAsia="zh-CN"/>
              </w:rPr>
            </w:rPrChange>
            <w14:textFill>
              <w14:solidFill>
                <w14:schemeClr w14:val="tx1"/>
              </w14:solidFill>
            </w14:textFill>
          </w:rPr>
          <w:t>？</w:t>
        </w:r>
        <w:bookmarkEnd w:id="941"/>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ins w:id="27555" w:author="冷雪凝" w:date="2019-05-14T19:32:44Z"/>
        </w:trPr>
        <w:tc>
          <w:tcPr>
            <w:tcW w:w="1523" w:type="dxa"/>
          </w:tcPr>
          <w:p>
            <w:pPr>
              <w:jc w:val="center"/>
              <w:rPr>
                <w:ins w:id="27556" w:author="冷雪凝" w:date="2019-05-14T19:32:44Z"/>
                <w:rFonts w:ascii="仿宋" w:hAnsi="仿宋" w:eastAsia="仿宋"/>
                <w:color w:val="000000" w:themeColor="text1"/>
                <w:rPrChange w:id="27557" w:author="梁元" w:date="2019-05-14T19:51:36Z">
                  <w:rPr>
                    <w:ins w:id="27558" w:author="冷雪凝" w:date="2019-05-14T19:32:44Z"/>
                    <w:rFonts w:ascii="仿宋" w:hAnsi="仿宋" w:eastAsia="仿宋"/>
                  </w:rPr>
                </w:rPrChange>
                <w14:textFill>
                  <w14:solidFill>
                    <w14:schemeClr w14:val="tx1"/>
                  </w14:solidFill>
                </w14:textFill>
              </w:rPr>
            </w:pPr>
            <w:ins w:id="27559" w:author="冷雪凝" w:date="2019-05-14T19:32:44Z">
              <w:r>
                <w:rPr>
                  <w:rFonts w:hint="eastAsia" w:ascii="仿宋" w:hAnsi="仿宋" w:eastAsia="仿宋"/>
                  <w:color w:val="000000" w:themeColor="text1"/>
                  <w:rPrChange w:id="27560"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27562" w:author="冷雪凝" w:date="2019-05-14T19:32:44Z"/>
                <w:rFonts w:ascii="仿宋" w:hAnsi="仿宋" w:eastAsia="仿宋"/>
                <w:color w:val="000000" w:themeColor="text1"/>
                <w:rPrChange w:id="27563" w:author="梁元" w:date="2019-05-14T19:51:36Z">
                  <w:rPr>
                    <w:ins w:id="27564" w:author="冷雪凝" w:date="2019-05-14T19:32:44Z"/>
                    <w:rFonts w:ascii="仿宋" w:hAnsi="仿宋" w:eastAsia="仿宋"/>
                  </w:rPr>
                </w:rPrChange>
                <w14:textFill>
                  <w14:solidFill>
                    <w14:schemeClr w14:val="tx1"/>
                  </w14:solidFill>
                </w14:textFill>
              </w:rPr>
            </w:pPr>
            <w:ins w:id="27565" w:author="冷雪凝" w:date="2019-05-14T19:32:44Z">
              <w:r>
                <w:rPr>
                  <w:rFonts w:hint="eastAsia" w:ascii="仿宋" w:hAnsi="仿宋" w:eastAsia="仿宋"/>
                  <w:color w:val="000000" w:themeColor="text1"/>
                  <w:rPrChange w:id="27566"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27568" w:author="冷雪凝" w:date="2019-05-14T19:32:44Z"/>
                <w:rFonts w:ascii="仿宋" w:hAnsi="仿宋" w:eastAsia="仿宋"/>
                <w:color w:val="000000" w:themeColor="text1"/>
                <w:rPrChange w:id="27569" w:author="梁元" w:date="2019-05-14T19:51:36Z">
                  <w:rPr>
                    <w:ins w:id="27570" w:author="冷雪凝" w:date="2019-05-14T19:32:44Z"/>
                    <w:rFonts w:ascii="仿宋" w:hAnsi="仿宋" w:eastAsia="仿宋"/>
                  </w:rPr>
                </w:rPrChange>
                <w14:textFill>
                  <w14:solidFill>
                    <w14:schemeClr w14:val="tx1"/>
                  </w14:solidFill>
                </w14:textFill>
              </w:rPr>
            </w:pPr>
            <w:ins w:id="27571" w:author="冷雪凝" w:date="2019-05-14T19:32:44Z">
              <w:r>
                <w:rPr>
                  <w:rFonts w:hint="eastAsia" w:ascii="仿宋" w:hAnsi="仿宋" w:eastAsia="仿宋"/>
                  <w:color w:val="000000" w:themeColor="text1"/>
                  <w:rPrChange w:id="27572"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27574" w:author="冷雪凝" w:date="2019-05-14T19:32:44Z"/>
                <w:rFonts w:ascii="仿宋" w:hAnsi="仿宋" w:eastAsia="仿宋"/>
                <w:color w:val="000000" w:themeColor="text1"/>
                <w:rPrChange w:id="27575" w:author="梁元" w:date="2019-05-14T19:51:36Z">
                  <w:rPr>
                    <w:ins w:id="27576" w:author="冷雪凝" w:date="2019-05-14T19:32:44Z"/>
                    <w:rFonts w:ascii="仿宋" w:hAnsi="仿宋" w:eastAsia="仿宋"/>
                  </w:rPr>
                </w:rPrChange>
                <w14:textFill>
                  <w14:solidFill>
                    <w14:schemeClr w14:val="tx1"/>
                  </w14:solidFill>
                </w14:textFill>
              </w:rPr>
            </w:pPr>
            <w:ins w:id="27577" w:author="冷雪凝" w:date="2019-05-14T19:32:44Z">
              <w:r>
                <w:rPr>
                  <w:rFonts w:hint="eastAsia" w:ascii="仿宋" w:hAnsi="仿宋" w:eastAsia="仿宋"/>
                  <w:color w:val="000000" w:themeColor="text1"/>
                  <w:rPrChange w:id="27578"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27580" w:author="冷雪凝" w:date="2019-05-14T19:32:44Z"/>
                <w:rFonts w:ascii="仿宋" w:hAnsi="仿宋" w:eastAsia="仿宋"/>
                <w:color w:val="000000" w:themeColor="text1"/>
                <w:rPrChange w:id="27581" w:author="梁元" w:date="2019-05-14T19:51:36Z">
                  <w:rPr>
                    <w:ins w:id="27582" w:author="冷雪凝" w:date="2019-05-14T19:32:44Z"/>
                    <w:rFonts w:ascii="仿宋" w:hAnsi="仿宋" w:eastAsia="仿宋"/>
                  </w:rPr>
                </w:rPrChange>
                <w14:textFill>
                  <w14:solidFill>
                    <w14:schemeClr w14:val="tx1"/>
                  </w14:solidFill>
                </w14:textFill>
              </w:rPr>
            </w:pPr>
            <w:ins w:id="27583" w:author="冷雪凝" w:date="2019-05-14T19:32:44Z">
              <w:r>
                <w:rPr>
                  <w:rFonts w:hint="eastAsia" w:ascii="仿宋" w:hAnsi="仿宋" w:eastAsia="仿宋"/>
                  <w:color w:val="000000" w:themeColor="text1"/>
                  <w:rPrChange w:id="27584"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7586" w:author="冷雪凝" w:date="2019-05-14T19:32:44Z"/>
        </w:trPr>
        <w:tc>
          <w:tcPr>
            <w:tcW w:w="1523" w:type="dxa"/>
          </w:tcPr>
          <w:p>
            <w:pPr>
              <w:jc w:val="center"/>
              <w:rPr>
                <w:ins w:id="27587" w:author="冷雪凝" w:date="2019-05-14T19:32:44Z"/>
                <w:rFonts w:ascii="仿宋" w:hAnsi="仿宋" w:eastAsia="仿宋"/>
                <w:color w:val="000000" w:themeColor="text1"/>
                <w:rPrChange w:id="27588" w:author="梁元" w:date="2019-05-14T19:51:36Z">
                  <w:rPr>
                    <w:ins w:id="27589" w:author="冷雪凝" w:date="2019-05-14T19:32:44Z"/>
                    <w:rFonts w:ascii="仿宋" w:hAnsi="仿宋" w:eastAsia="仿宋"/>
                  </w:rPr>
                </w:rPrChange>
                <w14:textFill>
                  <w14:solidFill>
                    <w14:schemeClr w14:val="tx1"/>
                  </w14:solidFill>
                </w14:textFill>
              </w:rPr>
            </w:pPr>
            <w:ins w:id="27590" w:author="冷雪凝" w:date="2019-05-14T19:32:44Z">
              <w:r>
                <w:rPr>
                  <w:rFonts w:hint="eastAsia" w:ascii="仿宋" w:hAnsi="仿宋" w:eastAsia="仿宋"/>
                  <w:color w:val="000000" w:themeColor="text1"/>
                  <w:rPrChange w:id="27591" w:author="梁元" w:date="2019-05-14T19:51:36Z">
                    <w:rPr>
                      <w:rFonts w:hint="eastAsia" w:ascii="仿宋" w:hAnsi="仿宋" w:eastAsia="仿宋"/>
                    </w:rPr>
                  </w:rPrChange>
                  <w14:textFill>
                    <w14:solidFill>
                      <w14:schemeClr w14:val="tx1"/>
                    </w14:solidFill>
                  </w14:textFill>
                </w:rPr>
                <w:t>95%</w:t>
              </w:r>
            </w:ins>
          </w:p>
        </w:tc>
        <w:tc>
          <w:tcPr>
            <w:tcW w:w="1559" w:type="dxa"/>
          </w:tcPr>
          <w:p>
            <w:pPr>
              <w:jc w:val="center"/>
              <w:rPr>
                <w:ins w:id="27593" w:author="冷雪凝" w:date="2019-05-14T19:32:44Z"/>
                <w:rFonts w:ascii="仿宋" w:hAnsi="仿宋" w:eastAsia="仿宋"/>
                <w:color w:val="000000" w:themeColor="text1"/>
                <w:rPrChange w:id="27594" w:author="梁元" w:date="2019-05-14T19:51:36Z">
                  <w:rPr>
                    <w:ins w:id="27595" w:author="冷雪凝" w:date="2019-05-14T19:32:44Z"/>
                    <w:rFonts w:ascii="仿宋" w:hAnsi="仿宋" w:eastAsia="仿宋"/>
                  </w:rPr>
                </w:rPrChange>
                <w14:textFill>
                  <w14:solidFill>
                    <w14:schemeClr w14:val="tx1"/>
                  </w14:solidFill>
                </w14:textFill>
              </w:rPr>
            </w:pPr>
            <w:ins w:id="27596" w:author="冷雪凝" w:date="2019-05-14T19:32:44Z">
              <w:r>
                <w:rPr>
                  <w:rFonts w:hint="eastAsia" w:ascii="仿宋" w:hAnsi="仿宋" w:eastAsia="仿宋"/>
                  <w:color w:val="000000" w:themeColor="text1"/>
                  <w:rPrChange w:id="27597" w:author="梁元" w:date="2019-05-14T19:51:36Z">
                    <w:rPr>
                      <w:rFonts w:hint="eastAsia" w:ascii="仿宋" w:hAnsi="仿宋" w:eastAsia="仿宋"/>
                    </w:rPr>
                  </w:rPrChange>
                  <w14:textFill>
                    <w14:solidFill>
                      <w14:schemeClr w14:val="tx1"/>
                    </w14:solidFill>
                  </w14:textFill>
                </w:rPr>
                <w:t>3星</w:t>
              </w:r>
            </w:ins>
          </w:p>
        </w:tc>
        <w:tc>
          <w:tcPr>
            <w:tcW w:w="1418" w:type="dxa"/>
          </w:tcPr>
          <w:p>
            <w:pPr>
              <w:jc w:val="center"/>
              <w:rPr>
                <w:ins w:id="27599" w:author="冷雪凝" w:date="2019-05-14T19:32:44Z"/>
                <w:rFonts w:ascii="仿宋" w:hAnsi="仿宋" w:eastAsia="仿宋"/>
                <w:color w:val="000000" w:themeColor="text1"/>
                <w:rPrChange w:id="27600" w:author="梁元" w:date="2019-05-14T19:51:36Z">
                  <w:rPr>
                    <w:ins w:id="27601" w:author="冷雪凝" w:date="2019-05-14T19:32:44Z"/>
                    <w:rFonts w:ascii="仿宋" w:hAnsi="仿宋" w:eastAsia="仿宋"/>
                  </w:rPr>
                </w:rPrChange>
                <w14:textFill>
                  <w14:solidFill>
                    <w14:schemeClr w14:val="tx1"/>
                  </w14:solidFill>
                </w14:textFill>
              </w:rPr>
            </w:pPr>
            <w:ins w:id="27602" w:author="冷雪凝" w:date="2019-05-14T19:32:44Z">
              <w:r>
                <w:rPr>
                  <w:rFonts w:ascii="仿宋" w:hAnsi="仿宋" w:eastAsia="仿宋"/>
                  <w:color w:val="000000" w:themeColor="text1"/>
                  <w:rPrChange w:id="27603" w:author="梁元" w:date="2019-05-14T19:51:36Z">
                    <w:rPr>
                      <w:rFonts w:ascii="仿宋" w:hAnsi="仿宋" w:eastAsia="仿宋"/>
                    </w:rPr>
                  </w:rPrChange>
                  <w14:textFill>
                    <w14:solidFill>
                      <w14:schemeClr w14:val="tx1"/>
                    </w14:solidFill>
                  </w14:textFill>
                </w:rPr>
                <w:t>E</w:t>
              </w:r>
            </w:ins>
            <w:ins w:id="27605" w:author="冷雪凝" w:date="2019-05-14T19:32:44Z">
              <w:r>
                <w:rPr>
                  <w:rFonts w:hint="eastAsia" w:ascii="仿宋" w:hAnsi="仿宋" w:eastAsia="仿宋"/>
                  <w:color w:val="000000" w:themeColor="text1"/>
                  <w:rPrChange w:id="27606" w:author="梁元" w:date="2019-05-14T19:51:36Z">
                    <w:rPr>
                      <w:rFonts w:hint="eastAsia" w:ascii="仿宋" w:hAnsi="仿宋" w:eastAsia="仿宋"/>
                    </w:rPr>
                  </w:rPrChange>
                  <w14:textFill>
                    <w14:solidFill>
                      <w14:schemeClr w14:val="tx1"/>
                    </w14:solidFill>
                  </w14:textFill>
                </w:rPr>
                <w:t>s6</w:t>
              </w:r>
            </w:ins>
          </w:p>
        </w:tc>
        <w:tc>
          <w:tcPr>
            <w:tcW w:w="1417" w:type="dxa"/>
          </w:tcPr>
          <w:p>
            <w:pPr>
              <w:jc w:val="center"/>
              <w:rPr>
                <w:ins w:id="27608" w:author="冷雪凝" w:date="2019-05-14T19:32:44Z"/>
                <w:rFonts w:ascii="仿宋" w:hAnsi="仿宋" w:eastAsia="仿宋"/>
                <w:color w:val="000000" w:themeColor="text1"/>
                <w:rPrChange w:id="27609" w:author="梁元" w:date="2019-05-14T19:51:36Z">
                  <w:rPr>
                    <w:ins w:id="27610" w:author="冷雪凝" w:date="2019-05-14T19:32:44Z"/>
                    <w:rFonts w:ascii="仿宋" w:hAnsi="仿宋" w:eastAsia="仿宋"/>
                  </w:rPr>
                </w:rPrChange>
                <w14:textFill>
                  <w14:solidFill>
                    <w14:schemeClr w14:val="tx1"/>
                  </w14:solidFill>
                </w14:textFill>
              </w:rPr>
            </w:pPr>
            <w:ins w:id="27611" w:author="冷雪凝" w:date="2019-05-14T19:32:44Z">
              <w:r>
                <w:rPr>
                  <w:rFonts w:hint="eastAsia" w:ascii="仿宋" w:hAnsi="仿宋" w:eastAsia="仿宋"/>
                  <w:color w:val="000000" w:themeColor="text1"/>
                  <w:rPrChange w:id="27612" w:author="梁元" w:date="2019-05-14T19:51:36Z">
                    <w:rPr>
                      <w:rFonts w:hint="eastAsia" w:ascii="仿宋" w:hAnsi="仿宋" w:eastAsia="仿宋"/>
                    </w:rPr>
                  </w:rPrChange>
                  <w14:textFill>
                    <w14:solidFill>
                      <w14:schemeClr w14:val="tx1"/>
                    </w14:solidFill>
                  </w14:textFill>
                </w:rPr>
                <w:t>异步</w:t>
              </w:r>
            </w:ins>
          </w:p>
        </w:tc>
        <w:tc>
          <w:tcPr>
            <w:tcW w:w="1465" w:type="dxa"/>
          </w:tcPr>
          <w:p>
            <w:pPr>
              <w:jc w:val="center"/>
              <w:rPr>
                <w:ins w:id="27614" w:author="冷雪凝" w:date="2019-05-14T19:32:44Z"/>
                <w:rFonts w:ascii="仿宋" w:hAnsi="仿宋" w:eastAsia="仿宋"/>
                <w:color w:val="000000" w:themeColor="text1"/>
                <w:rPrChange w:id="27615" w:author="梁元" w:date="2019-05-14T19:51:36Z">
                  <w:rPr>
                    <w:ins w:id="27616" w:author="冷雪凝" w:date="2019-05-14T19:32:44Z"/>
                    <w:rFonts w:ascii="仿宋" w:hAnsi="仿宋" w:eastAsia="仿宋"/>
                  </w:rPr>
                </w:rPrChange>
                <w14:textFill>
                  <w14:solidFill>
                    <w14:schemeClr w14:val="tx1"/>
                  </w14:solidFill>
                </w14:textFill>
              </w:rPr>
            </w:pPr>
            <w:ins w:id="27617" w:author="冷雪凝" w:date="2019-05-14T19:32:44Z">
              <w:r>
                <w:rPr>
                  <w:rFonts w:ascii="仿宋" w:hAnsi="仿宋" w:eastAsia="仿宋"/>
                  <w:color w:val="000000" w:themeColor="text1"/>
                  <w:rPrChange w:id="27618" w:author="梁元" w:date="2019-05-14T19:51:36Z">
                    <w:rPr>
                      <w:rFonts w:ascii="仿宋" w:hAnsi="仿宋" w:eastAsia="仿宋"/>
                    </w:rPr>
                  </w:rPrChange>
                  <w14:textFill>
                    <w14:solidFill>
                      <w14:schemeClr w14:val="tx1"/>
                    </w14:solidFill>
                  </w14:textFill>
                </w:rPr>
                <w:t>E</w:t>
              </w:r>
            </w:ins>
            <w:ins w:id="27620" w:author="冷雪凝" w:date="2019-05-14T19:32:44Z">
              <w:r>
                <w:rPr>
                  <w:rFonts w:hint="eastAsia" w:ascii="仿宋" w:hAnsi="仿宋" w:eastAsia="仿宋"/>
                  <w:color w:val="000000" w:themeColor="text1"/>
                  <w:rPrChange w:id="27621" w:author="梁元" w:date="2019-05-14T19:51:36Z">
                    <w:rPr>
                      <w:rFonts w:hint="eastAsia" w:ascii="仿宋" w:hAnsi="仿宋" w:eastAsia="仿宋"/>
                    </w:rPr>
                  </w:rPrChange>
                  <w14:textFill>
                    <w14:solidFill>
                      <w14:schemeClr w14:val="tx1"/>
                    </w14:solidFill>
                  </w14:textFill>
                </w:rPr>
                <w:t>s6异步操作</w:t>
              </w:r>
            </w:ins>
          </w:p>
        </w:tc>
      </w:tr>
    </w:tbl>
    <w:p>
      <w:pPr>
        <w:pStyle w:val="3"/>
        <w:numPr>
          <w:ilvl w:val="0"/>
          <w:numId w:val="32"/>
        </w:numPr>
        <w:spacing w:line="240" w:lineRule="auto"/>
        <w:ind w:firstLine="562" w:firstLineChars="200"/>
        <w:rPr>
          <w:ins w:id="27623" w:author="冷雪凝" w:date="2019-05-14T19:32:44Z"/>
          <w:rFonts w:ascii="仿宋" w:hAnsi="仿宋" w:eastAsia="仿宋"/>
          <w:color w:val="000000" w:themeColor="text1"/>
          <w:sz w:val="28"/>
          <w:szCs w:val="28"/>
          <w:rPrChange w:id="27624" w:author="梁元" w:date="2019-05-14T19:51:36Z">
            <w:rPr>
              <w:ins w:id="27625" w:author="冷雪凝" w:date="2019-05-14T19:32:44Z"/>
              <w:rFonts w:ascii="仿宋" w:hAnsi="仿宋" w:eastAsia="仿宋"/>
              <w:sz w:val="28"/>
              <w:szCs w:val="28"/>
            </w:rPr>
          </w:rPrChange>
          <w14:textFill>
            <w14:solidFill>
              <w14:schemeClr w14:val="tx1"/>
            </w14:solidFill>
          </w14:textFill>
        </w:rPr>
      </w:pPr>
      <w:ins w:id="27626" w:author="冷雪凝" w:date="2019-05-14T19:32:44Z">
        <w:bookmarkStart w:id="942" w:name="_Toc21159_WPSOffice_Level2"/>
        <w:r>
          <w:rPr>
            <w:rFonts w:hint="eastAsia" w:ascii="仿宋" w:hAnsi="仿宋" w:eastAsia="仿宋"/>
            <w:color w:val="000000" w:themeColor="text1"/>
            <w:sz w:val="28"/>
            <w:szCs w:val="28"/>
            <w:rPrChange w:id="27627" w:author="梁元" w:date="2019-05-14T19:51:36Z">
              <w:rPr>
                <w:rFonts w:hint="eastAsia" w:ascii="仿宋" w:hAnsi="仿宋" w:eastAsia="仿宋"/>
                <w:sz w:val="28"/>
                <w:szCs w:val="28"/>
              </w:rPr>
            </w:rPrChange>
            <w14:textFill>
              <w14:solidFill>
                <w14:schemeClr w14:val="tx1"/>
              </w14:solidFill>
            </w14:textFill>
          </w:rPr>
          <w:t>通常解法</w:t>
        </w:r>
        <w:bookmarkEnd w:id="942"/>
      </w:ins>
    </w:p>
    <w:p>
      <w:pPr>
        <w:ind w:firstLine="560" w:firstLineChars="200"/>
        <w:rPr>
          <w:ins w:id="27629" w:author="冷雪凝" w:date="2019-05-14T19:32:44Z"/>
          <w:rFonts w:hint="eastAsia" w:ascii="仿宋" w:hAnsi="仿宋" w:eastAsia="仿宋"/>
          <w:color w:val="000000" w:themeColor="text1"/>
          <w:sz w:val="28"/>
          <w:szCs w:val="28"/>
          <w:rPrChange w:id="27630" w:author="梁元" w:date="2019-05-14T19:51:36Z">
            <w:rPr>
              <w:ins w:id="27631" w:author="冷雪凝" w:date="2019-05-14T19:32:44Z"/>
              <w:rFonts w:hint="eastAsia" w:ascii="仿宋" w:hAnsi="仿宋" w:eastAsia="仿宋"/>
              <w:sz w:val="28"/>
              <w:szCs w:val="28"/>
            </w:rPr>
          </w:rPrChange>
          <w14:textFill>
            <w14:solidFill>
              <w14:schemeClr w14:val="tx1"/>
            </w14:solidFill>
          </w14:textFill>
        </w:rPr>
      </w:pPr>
      <w:ins w:id="27632" w:author="冷雪凝" w:date="2019-05-14T19:32:44Z">
        <w:r>
          <w:rPr>
            <w:rFonts w:hint="eastAsia" w:ascii="仿宋" w:hAnsi="仿宋" w:eastAsia="仿宋"/>
            <w:color w:val="000000" w:themeColor="text1"/>
            <w:sz w:val="28"/>
            <w:szCs w:val="28"/>
            <w:rPrChange w:id="27633" w:author="梁元" w:date="2019-05-14T19:51:36Z">
              <w:rPr>
                <w:rFonts w:hint="eastAsia" w:ascii="仿宋" w:hAnsi="仿宋" w:eastAsia="仿宋"/>
                <w:sz w:val="28"/>
                <w:szCs w:val="28"/>
              </w:rPr>
            </w:rPrChange>
            <w14:textFill>
              <w14:solidFill>
                <w14:schemeClr w14:val="tx1"/>
              </w14:solidFill>
            </w14:textFill>
          </w:rPr>
          <w:t>vue生命周期一共有11个，</w:t>
        </w:r>
      </w:ins>
    </w:p>
    <w:p>
      <w:pPr>
        <w:ind w:firstLine="562" w:firstLineChars="200"/>
        <w:rPr>
          <w:ins w:id="27635" w:author="冷雪凝" w:date="2019-05-14T19:32:44Z"/>
          <w:rFonts w:ascii="仿宋" w:hAnsi="仿宋" w:eastAsia="仿宋"/>
          <w:b/>
          <w:color w:val="000000" w:themeColor="text1"/>
          <w:sz w:val="28"/>
          <w:szCs w:val="28"/>
          <w:rPrChange w:id="27636" w:author="梁元" w:date="2019-05-14T19:51:36Z">
            <w:rPr>
              <w:ins w:id="27637" w:author="冷雪凝" w:date="2019-05-14T19:32:44Z"/>
              <w:rFonts w:ascii="仿宋" w:hAnsi="仿宋" w:eastAsia="仿宋"/>
              <w:b/>
              <w:sz w:val="28"/>
              <w:szCs w:val="28"/>
            </w:rPr>
          </w:rPrChange>
          <w14:textFill>
            <w14:solidFill>
              <w14:schemeClr w14:val="tx1"/>
            </w14:solidFill>
          </w14:textFill>
        </w:rPr>
      </w:pPr>
      <w:ins w:id="27638" w:author="冷雪凝" w:date="2019-05-14T19:32:44Z">
        <w:bookmarkStart w:id="943" w:name="_Toc24702_WPSOffice_Level1"/>
        <w:r>
          <w:rPr>
            <w:rFonts w:ascii="仿宋" w:hAnsi="仿宋" w:eastAsia="仿宋"/>
            <w:b/>
            <w:color w:val="000000" w:themeColor="text1"/>
            <w:sz w:val="28"/>
            <w:szCs w:val="28"/>
            <w:rPrChange w:id="27639" w:author="梁元" w:date="2019-05-14T19:51:36Z">
              <w:rPr>
                <w:rFonts w:ascii="仿宋" w:hAnsi="仿宋" w:eastAsia="仿宋"/>
                <w:b/>
                <w:sz w:val="28"/>
                <w:szCs w:val="28"/>
              </w:rPr>
            </w:rPrChange>
            <w14:textFill>
              <w14:solidFill>
                <w14:schemeClr w14:val="tx1"/>
              </w14:solidFill>
            </w14:textFill>
          </w:rPr>
          <w:t>beforeCreate,created</w:t>
        </w:r>
        <w:bookmarkEnd w:id="943"/>
      </w:ins>
    </w:p>
    <w:p>
      <w:pPr>
        <w:ind w:firstLine="562" w:firstLineChars="200"/>
        <w:rPr>
          <w:ins w:id="27641" w:author="冷雪凝" w:date="2019-05-14T19:32:44Z"/>
          <w:rFonts w:ascii="仿宋" w:hAnsi="仿宋" w:eastAsia="仿宋"/>
          <w:b/>
          <w:color w:val="000000" w:themeColor="text1"/>
          <w:sz w:val="28"/>
          <w:szCs w:val="28"/>
          <w:rPrChange w:id="27642" w:author="梁元" w:date="2019-05-14T19:51:36Z">
            <w:rPr>
              <w:ins w:id="27643" w:author="冷雪凝" w:date="2019-05-14T19:32:44Z"/>
              <w:rFonts w:ascii="仿宋" w:hAnsi="仿宋" w:eastAsia="仿宋"/>
              <w:b/>
              <w:sz w:val="28"/>
              <w:szCs w:val="28"/>
            </w:rPr>
          </w:rPrChange>
          <w14:textFill>
            <w14:solidFill>
              <w14:schemeClr w14:val="tx1"/>
            </w14:solidFill>
          </w14:textFill>
        </w:rPr>
      </w:pPr>
      <w:ins w:id="27644" w:author="冷雪凝" w:date="2019-05-14T19:32:44Z">
        <w:bookmarkStart w:id="944" w:name="_Toc12090_WPSOffice_Level1"/>
        <w:r>
          <w:rPr>
            <w:rFonts w:ascii="仿宋" w:hAnsi="仿宋" w:eastAsia="仿宋"/>
            <w:b/>
            <w:color w:val="000000" w:themeColor="text1"/>
            <w:sz w:val="28"/>
            <w:szCs w:val="28"/>
            <w:rPrChange w:id="27645" w:author="梁元" w:date="2019-05-14T19:51:36Z">
              <w:rPr>
                <w:rFonts w:ascii="仿宋" w:hAnsi="仿宋" w:eastAsia="仿宋"/>
                <w:b/>
                <w:sz w:val="28"/>
                <w:szCs w:val="28"/>
              </w:rPr>
            </w:rPrChange>
            <w14:textFill>
              <w14:solidFill>
                <w14:schemeClr w14:val="tx1"/>
              </w14:solidFill>
            </w14:textFill>
          </w:rPr>
          <w:t>beforeMount,mounted</w:t>
        </w:r>
        <w:bookmarkEnd w:id="944"/>
      </w:ins>
    </w:p>
    <w:p>
      <w:pPr>
        <w:ind w:firstLine="562" w:firstLineChars="200"/>
        <w:rPr>
          <w:ins w:id="27647" w:author="冷雪凝" w:date="2019-05-14T19:32:44Z"/>
          <w:rFonts w:ascii="仿宋" w:hAnsi="仿宋" w:eastAsia="仿宋"/>
          <w:b/>
          <w:color w:val="000000" w:themeColor="text1"/>
          <w:sz w:val="28"/>
          <w:szCs w:val="28"/>
          <w:rPrChange w:id="27648" w:author="梁元" w:date="2019-05-14T19:51:36Z">
            <w:rPr>
              <w:ins w:id="27649" w:author="冷雪凝" w:date="2019-05-14T19:32:44Z"/>
              <w:rFonts w:ascii="仿宋" w:hAnsi="仿宋" w:eastAsia="仿宋"/>
              <w:b/>
              <w:sz w:val="28"/>
              <w:szCs w:val="28"/>
            </w:rPr>
          </w:rPrChange>
          <w14:textFill>
            <w14:solidFill>
              <w14:schemeClr w14:val="tx1"/>
            </w14:solidFill>
          </w14:textFill>
        </w:rPr>
      </w:pPr>
      <w:ins w:id="27650" w:author="冷雪凝" w:date="2019-05-14T19:32:44Z">
        <w:bookmarkStart w:id="945" w:name="_Toc15650_WPSOffice_Level1"/>
        <w:r>
          <w:rPr>
            <w:rFonts w:ascii="仿宋" w:hAnsi="仿宋" w:eastAsia="仿宋"/>
            <w:b/>
            <w:color w:val="000000" w:themeColor="text1"/>
            <w:sz w:val="28"/>
            <w:szCs w:val="28"/>
            <w:rPrChange w:id="27651" w:author="梁元" w:date="2019-05-14T19:51:36Z">
              <w:rPr>
                <w:rFonts w:ascii="仿宋" w:hAnsi="仿宋" w:eastAsia="仿宋"/>
                <w:b/>
                <w:sz w:val="28"/>
                <w:szCs w:val="28"/>
              </w:rPr>
            </w:rPrChange>
            <w14:textFill>
              <w14:solidFill>
                <w14:schemeClr w14:val="tx1"/>
              </w14:solidFill>
            </w14:textFill>
          </w:rPr>
          <w:t>beforeUpdate, updated</w:t>
        </w:r>
        <w:bookmarkEnd w:id="945"/>
      </w:ins>
    </w:p>
    <w:p>
      <w:pPr>
        <w:ind w:firstLine="562" w:firstLineChars="200"/>
        <w:rPr>
          <w:ins w:id="27653" w:author="冷雪凝" w:date="2019-05-14T19:32:44Z"/>
          <w:color w:val="000000" w:themeColor="text1"/>
          <w:rPrChange w:id="27654" w:author="梁元" w:date="2019-05-14T19:51:36Z">
            <w:rPr>
              <w:ins w:id="27655" w:author="冷雪凝" w:date="2019-05-14T19:32:44Z"/>
            </w:rPr>
          </w:rPrChange>
          <w14:textFill>
            <w14:solidFill>
              <w14:schemeClr w14:val="tx1"/>
            </w14:solidFill>
          </w14:textFill>
        </w:rPr>
      </w:pPr>
      <w:ins w:id="27656" w:author="冷雪凝" w:date="2019-05-14T19:32:44Z">
        <w:bookmarkStart w:id="946" w:name="_Toc6082_WPSOffice_Level1"/>
        <w:r>
          <w:rPr>
            <w:rFonts w:ascii="仿宋" w:hAnsi="仿宋" w:eastAsia="仿宋"/>
            <w:b/>
            <w:color w:val="000000" w:themeColor="text1"/>
            <w:sz w:val="28"/>
            <w:szCs w:val="28"/>
            <w:rPrChange w:id="27657" w:author="梁元" w:date="2019-05-14T19:51:36Z">
              <w:rPr>
                <w:rFonts w:ascii="仿宋" w:hAnsi="仿宋" w:eastAsia="仿宋"/>
                <w:b/>
                <w:sz w:val="28"/>
                <w:szCs w:val="28"/>
              </w:rPr>
            </w:rPrChange>
            <w14:textFill>
              <w14:solidFill>
                <w14:schemeClr w14:val="tx1"/>
              </w14:solidFill>
            </w14:textFill>
          </w:rPr>
          <w:t>actived</w:t>
        </w:r>
      </w:ins>
      <w:ins w:id="27659" w:author="冷雪凝" w:date="2019-05-14T19:32:44Z">
        <w:r>
          <w:rPr>
            <w:color w:val="000000" w:themeColor="text1"/>
            <w:rPrChange w:id="27660" w:author="梁元" w:date="2019-05-14T19:51:36Z">
              <w:rPr/>
            </w:rPrChange>
            <w14:textFill>
              <w14:solidFill>
                <w14:schemeClr w14:val="tx1"/>
              </w14:solidFill>
            </w14:textFill>
          </w:rPr>
          <w:t xml:space="preserve"> , deactivated</w:t>
        </w:r>
        <w:bookmarkEnd w:id="946"/>
      </w:ins>
    </w:p>
    <w:p>
      <w:pPr>
        <w:ind w:firstLine="480" w:firstLineChars="200"/>
        <w:rPr>
          <w:ins w:id="27662" w:author="冷雪凝" w:date="2019-05-14T19:32:44Z"/>
          <w:color w:val="000000" w:themeColor="text1"/>
          <w:rPrChange w:id="27663" w:author="梁元" w:date="2019-05-14T19:51:36Z">
            <w:rPr>
              <w:ins w:id="27664" w:author="冷雪凝" w:date="2019-05-14T19:32:44Z"/>
            </w:rPr>
          </w:rPrChange>
          <w14:textFill>
            <w14:solidFill>
              <w14:schemeClr w14:val="tx1"/>
            </w14:solidFill>
          </w14:textFill>
        </w:rPr>
      </w:pPr>
      <w:ins w:id="27665" w:author="冷雪凝" w:date="2019-05-14T19:32:44Z">
        <w:r>
          <w:rPr>
            <w:color w:val="000000" w:themeColor="text1"/>
            <w:rPrChange w:id="27666" w:author="梁元" w:date="2019-05-14T19:51:36Z">
              <w:rPr/>
            </w:rPrChange>
            <w14:textFill>
              <w14:solidFill>
                <w14:schemeClr w14:val="tx1"/>
              </w14:solidFill>
            </w14:textFill>
          </w:rPr>
          <w:t>beforeDestroy, destroyed</w:t>
        </w:r>
      </w:ins>
    </w:p>
    <w:p>
      <w:pPr>
        <w:ind w:firstLine="480" w:firstLineChars="200"/>
        <w:rPr>
          <w:ins w:id="27668" w:author="冷雪凝" w:date="2019-05-14T19:32:44Z"/>
          <w:color w:val="000000" w:themeColor="text1"/>
          <w:rPrChange w:id="27669" w:author="梁元" w:date="2019-05-14T19:51:36Z">
            <w:rPr>
              <w:ins w:id="27670" w:author="冷雪凝" w:date="2019-05-14T19:32:44Z"/>
            </w:rPr>
          </w:rPrChange>
          <w14:textFill>
            <w14:solidFill>
              <w14:schemeClr w14:val="tx1"/>
            </w14:solidFill>
          </w14:textFill>
        </w:rPr>
      </w:pPr>
      <w:ins w:id="27671" w:author="冷雪凝" w:date="2019-05-14T19:32:44Z">
        <w:r>
          <w:rPr>
            <w:color w:val="000000" w:themeColor="text1"/>
            <w:rPrChange w:id="27672" w:author="梁元" w:date="2019-05-14T19:51:36Z">
              <w:rPr/>
            </w:rPrChange>
            <w14:textFill>
              <w14:solidFill>
                <w14:schemeClr w14:val="tx1"/>
              </w14:solidFill>
            </w14:textFill>
          </w:rPr>
          <w:t>errorCaptured</w:t>
        </w:r>
      </w:ins>
    </w:p>
    <w:p>
      <w:pPr>
        <w:pStyle w:val="3"/>
        <w:numPr>
          <w:ilvl w:val="0"/>
          <w:numId w:val="32"/>
        </w:numPr>
        <w:spacing w:line="240" w:lineRule="auto"/>
        <w:ind w:firstLine="562" w:firstLineChars="200"/>
        <w:rPr>
          <w:ins w:id="27674" w:author="冷雪凝" w:date="2019-05-14T19:32:44Z"/>
          <w:rFonts w:ascii="仿宋" w:hAnsi="仿宋" w:eastAsia="仿宋" w:cs="Times New Roman"/>
          <w:color w:val="000000" w:themeColor="text1"/>
          <w:sz w:val="28"/>
          <w:szCs w:val="28"/>
          <w:rPrChange w:id="27675" w:author="梁元" w:date="2019-05-14T19:51:36Z">
            <w:rPr>
              <w:ins w:id="27676" w:author="冷雪凝" w:date="2019-05-14T19:32:44Z"/>
              <w:rFonts w:ascii="仿宋" w:hAnsi="仿宋" w:eastAsia="仿宋" w:cs="Times New Roman"/>
              <w:sz w:val="28"/>
              <w:szCs w:val="28"/>
            </w:rPr>
          </w:rPrChange>
          <w14:textFill>
            <w14:solidFill>
              <w14:schemeClr w14:val="tx1"/>
            </w14:solidFill>
          </w14:textFill>
        </w:rPr>
      </w:pPr>
      <w:ins w:id="27677" w:author="冷雪凝" w:date="2019-05-14T19:32:44Z">
        <w:bookmarkStart w:id="947" w:name="_Toc10362_WPSOffice_Level2"/>
        <w:r>
          <w:rPr>
            <w:rFonts w:hint="eastAsia" w:ascii="仿宋" w:hAnsi="仿宋" w:eastAsia="仿宋"/>
            <w:color w:val="000000" w:themeColor="text1"/>
            <w:sz w:val="28"/>
            <w:szCs w:val="28"/>
            <w:rPrChange w:id="27678" w:author="梁元" w:date="2019-05-14T19:51:36Z">
              <w:rPr>
                <w:rFonts w:hint="eastAsia" w:ascii="仿宋" w:hAnsi="仿宋" w:eastAsia="仿宋"/>
                <w:sz w:val="28"/>
                <w:szCs w:val="28"/>
              </w:rPr>
            </w:rPrChange>
            <w14:textFill>
              <w14:solidFill>
                <w14:schemeClr w14:val="tx1"/>
              </w14:solidFill>
            </w14:textFill>
          </w:rPr>
          <w:t>通用大牛级解法</w:t>
        </w:r>
        <w:bookmarkEnd w:id="947"/>
      </w:ins>
    </w:p>
    <w:p>
      <w:pPr>
        <w:spacing w:line="240" w:lineRule="auto"/>
        <w:ind w:firstLine="560" w:firstLineChars="200"/>
        <w:rPr>
          <w:ins w:id="27680" w:author="冷雪凝" w:date="2019-05-14T19:32:44Z"/>
          <w:rFonts w:ascii="仿宋" w:hAnsi="仿宋" w:eastAsia="仿宋"/>
          <w:color w:val="000000" w:themeColor="text1"/>
          <w:sz w:val="28"/>
          <w:szCs w:val="28"/>
          <w:rPrChange w:id="27681" w:author="梁元" w:date="2019-05-14T19:51:36Z">
            <w:rPr>
              <w:ins w:id="27682" w:author="冷雪凝" w:date="2019-05-14T19:32:44Z"/>
              <w:rFonts w:ascii="仿宋" w:hAnsi="仿宋" w:eastAsia="仿宋"/>
              <w:sz w:val="28"/>
              <w:szCs w:val="28"/>
            </w:rPr>
          </w:rPrChange>
          <w14:textFill>
            <w14:solidFill>
              <w14:schemeClr w14:val="tx1"/>
            </w14:solidFill>
          </w14:textFill>
        </w:rPr>
      </w:pPr>
      <w:ins w:id="27683" w:author="冷雪凝" w:date="2019-05-14T19:32:44Z">
        <w:r>
          <w:rPr>
            <w:rFonts w:ascii="仿宋" w:hAnsi="仿宋" w:eastAsia="仿宋"/>
            <w:color w:val="000000" w:themeColor="text1"/>
            <w:sz w:val="28"/>
            <w:szCs w:val="28"/>
            <w:rPrChange w:id="27684" w:author="梁元" w:date="2019-05-14T19:51:36Z">
              <w:rPr>
                <w:rFonts w:ascii="仿宋" w:hAnsi="仿宋" w:eastAsia="仿宋"/>
                <w:sz w:val="28"/>
                <w:szCs w:val="28"/>
              </w:rPr>
            </w:rPrChange>
            <w14:textFill>
              <w14:solidFill>
                <w14:schemeClr w14:val="tx1"/>
              </w14:solidFill>
            </w14:textFill>
          </w:rPr>
          <w:t>vue的生命周期主要分为几个简单，数据初始化，dom挂载，数据更新，组件卸载，在一个就是开启了组件缓存的时候，会有组件启用和组件停用阶段，每个阶段都去前后两个钩子除了缓存的那俩</w:t>
        </w:r>
      </w:ins>
    </w:p>
    <w:p>
      <w:pPr>
        <w:spacing w:line="240" w:lineRule="auto"/>
        <w:ind w:firstLine="560" w:firstLineChars="200"/>
        <w:rPr>
          <w:ins w:id="27686" w:author="冷雪凝" w:date="2019-05-14T19:32:44Z"/>
          <w:rFonts w:ascii="仿宋" w:hAnsi="仿宋" w:eastAsia="仿宋"/>
          <w:color w:val="000000" w:themeColor="text1"/>
          <w:sz w:val="28"/>
          <w:szCs w:val="28"/>
          <w:rPrChange w:id="27687" w:author="梁元" w:date="2019-05-14T19:51:36Z">
            <w:rPr>
              <w:ins w:id="27688" w:author="冷雪凝" w:date="2019-05-14T19:32:44Z"/>
              <w:rFonts w:ascii="仿宋" w:hAnsi="仿宋" w:eastAsia="仿宋"/>
              <w:sz w:val="28"/>
              <w:szCs w:val="28"/>
            </w:rPr>
          </w:rPrChange>
          <w14:textFill>
            <w14:solidFill>
              <w14:schemeClr w14:val="tx1"/>
            </w14:solidFill>
          </w14:textFill>
        </w:rPr>
      </w:pPr>
    </w:p>
    <w:p>
      <w:pPr>
        <w:spacing w:line="240" w:lineRule="auto"/>
        <w:ind w:firstLine="560" w:firstLineChars="200"/>
        <w:rPr>
          <w:ins w:id="27689" w:author="冷雪凝" w:date="2019-05-14T19:32:44Z"/>
          <w:rFonts w:ascii="仿宋" w:hAnsi="仿宋" w:eastAsia="仿宋"/>
          <w:color w:val="000000" w:themeColor="text1"/>
          <w:sz w:val="28"/>
          <w:szCs w:val="28"/>
          <w:rPrChange w:id="27690" w:author="梁元" w:date="2019-05-14T19:51:36Z">
            <w:rPr>
              <w:ins w:id="27691" w:author="冷雪凝" w:date="2019-05-14T19:32:44Z"/>
              <w:rFonts w:ascii="仿宋" w:hAnsi="仿宋" w:eastAsia="仿宋"/>
              <w:sz w:val="28"/>
              <w:szCs w:val="28"/>
            </w:rPr>
          </w:rPrChange>
          <w14:textFill>
            <w14:solidFill>
              <w14:schemeClr w14:val="tx1"/>
            </w14:solidFill>
          </w14:textFill>
        </w:rPr>
      </w:pPr>
      <w:ins w:id="27692" w:author="冷雪凝" w:date="2019-05-14T19:32:44Z">
        <w:r>
          <w:rPr>
            <w:rFonts w:ascii="仿宋" w:hAnsi="仿宋" w:eastAsia="仿宋"/>
            <w:color w:val="000000" w:themeColor="text1"/>
            <w:sz w:val="28"/>
            <w:szCs w:val="28"/>
            <w:rPrChange w:id="27693" w:author="梁元" w:date="2019-05-14T19:51:36Z">
              <w:rPr>
                <w:rFonts w:ascii="仿宋" w:hAnsi="仿宋" w:eastAsia="仿宋"/>
                <w:sz w:val="28"/>
                <w:szCs w:val="28"/>
              </w:rPr>
            </w:rPrChange>
            <w14:textFill>
              <w14:solidFill>
                <w14:schemeClr w14:val="tx1"/>
              </w14:solidFill>
            </w14:textFill>
          </w:rPr>
          <w:t>数据初始化阶段</w:t>
        </w:r>
      </w:ins>
    </w:p>
    <w:p>
      <w:pPr>
        <w:spacing w:line="240" w:lineRule="auto"/>
        <w:ind w:firstLine="560" w:firstLineChars="200"/>
        <w:rPr>
          <w:ins w:id="27695" w:author="冷雪凝" w:date="2019-05-14T19:32:44Z"/>
          <w:rFonts w:ascii="仿宋" w:hAnsi="仿宋" w:eastAsia="仿宋"/>
          <w:color w:val="000000" w:themeColor="text1"/>
          <w:sz w:val="28"/>
          <w:szCs w:val="28"/>
          <w:rPrChange w:id="27696" w:author="梁元" w:date="2019-05-14T19:51:36Z">
            <w:rPr>
              <w:ins w:id="27697" w:author="冷雪凝" w:date="2019-05-14T19:32:44Z"/>
              <w:rFonts w:ascii="仿宋" w:hAnsi="仿宋" w:eastAsia="仿宋"/>
              <w:sz w:val="28"/>
              <w:szCs w:val="28"/>
            </w:rPr>
          </w:rPrChange>
          <w14:textFill>
            <w14:solidFill>
              <w14:schemeClr w14:val="tx1"/>
            </w14:solidFill>
          </w14:textFill>
        </w:rPr>
      </w:pPr>
      <w:ins w:id="27698" w:author="冷雪凝" w:date="2019-05-14T19:32:44Z">
        <w:r>
          <w:rPr>
            <w:rFonts w:ascii="仿宋" w:hAnsi="仿宋" w:eastAsia="仿宋"/>
            <w:color w:val="000000" w:themeColor="text1"/>
            <w:sz w:val="28"/>
            <w:szCs w:val="28"/>
            <w:rPrChange w:id="27699" w:author="梁元" w:date="2019-05-14T19:51:36Z">
              <w:rPr>
                <w:rFonts w:ascii="仿宋" w:hAnsi="仿宋" w:eastAsia="仿宋"/>
                <w:sz w:val="28"/>
                <w:szCs w:val="28"/>
              </w:rPr>
            </w:rPrChange>
            <w14:textFill>
              <w14:solidFill>
                <w14:schemeClr w14:val="tx1"/>
              </w14:solidFill>
            </w14:textFill>
          </w:rPr>
          <w:t>beforeCreate：在实例初始化之后，数据观测 (data observer) 和 event/watcher 事件配置之前被调用。</w:t>
        </w:r>
      </w:ins>
    </w:p>
    <w:p>
      <w:pPr>
        <w:spacing w:line="240" w:lineRule="auto"/>
        <w:ind w:firstLine="560" w:firstLineChars="200"/>
        <w:rPr>
          <w:ins w:id="27701" w:author="冷雪凝" w:date="2019-05-14T19:32:44Z"/>
          <w:rFonts w:ascii="仿宋" w:hAnsi="仿宋" w:eastAsia="仿宋"/>
          <w:color w:val="000000" w:themeColor="text1"/>
          <w:sz w:val="28"/>
          <w:szCs w:val="28"/>
          <w:rPrChange w:id="27702" w:author="梁元" w:date="2019-05-14T19:51:36Z">
            <w:rPr>
              <w:ins w:id="27703" w:author="冷雪凝" w:date="2019-05-14T19:32:44Z"/>
              <w:rFonts w:ascii="仿宋" w:hAnsi="仿宋" w:eastAsia="仿宋"/>
              <w:sz w:val="28"/>
              <w:szCs w:val="28"/>
            </w:rPr>
          </w:rPrChange>
          <w14:textFill>
            <w14:solidFill>
              <w14:schemeClr w14:val="tx1"/>
            </w14:solidFill>
          </w14:textFill>
        </w:rPr>
      </w:pPr>
      <w:ins w:id="27704" w:author="冷雪凝" w:date="2019-05-14T19:32:44Z">
        <w:r>
          <w:rPr>
            <w:rFonts w:ascii="仿宋" w:hAnsi="仿宋" w:eastAsia="仿宋"/>
            <w:color w:val="000000" w:themeColor="text1"/>
            <w:sz w:val="28"/>
            <w:szCs w:val="28"/>
            <w:rPrChange w:id="27705" w:author="梁元" w:date="2019-05-14T19:51:36Z">
              <w:rPr>
                <w:rFonts w:ascii="仿宋" w:hAnsi="仿宋" w:eastAsia="仿宋"/>
                <w:sz w:val="28"/>
                <w:szCs w:val="28"/>
              </w:rPr>
            </w:rPrChange>
            <w14:textFill>
              <w14:solidFill>
                <w14:schemeClr w14:val="tx1"/>
              </w14:solidFill>
            </w14:textFill>
          </w:rPr>
          <w:t>created：实例已经创建完成之后被调用。在这一步，实例已完成以下的配置：数据观测 (data observer)，属性和方法的运算，watch/event 事件回调。然而，挂载阶段还没开始，$el 属性目前不可见。</w:t>
        </w:r>
      </w:ins>
    </w:p>
    <w:p>
      <w:pPr>
        <w:spacing w:line="240" w:lineRule="auto"/>
        <w:ind w:firstLine="560" w:firstLineChars="200"/>
        <w:rPr>
          <w:ins w:id="27707" w:author="冷雪凝" w:date="2019-05-14T19:32:44Z"/>
          <w:rFonts w:ascii="仿宋" w:hAnsi="仿宋" w:eastAsia="仿宋"/>
          <w:color w:val="000000" w:themeColor="text1"/>
          <w:sz w:val="28"/>
          <w:szCs w:val="28"/>
          <w:rPrChange w:id="27708" w:author="梁元" w:date="2019-05-14T19:51:36Z">
            <w:rPr>
              <w:ins w:id="27709" w:author="冷雪凝" w:date="2019-05-14T19:32:44Z"/>
              <w:rFonts w:ascii="仿宋" w:hAnsi="仿宋" w:eastAsia="仿宋"/>
              <w:sz w:val="28"/>
              <w:szCs w:val="28"/>
            </w:rPr>
          </w:rPrChange>
          <w14:textFill>
            <w14:solidFill>
              <w14:schemeClr w14:val="tx1"/>
            </w14:solidFill>
          </w14:textFill>
        </w:rPr>
      </w:pPr>
    </w:p>
    <w:p>
      <w:pPr>
        <w:spacing w:line="240" w:lineRule="auto"/>
        <w:ind w:firstLine="560" w:firstLineChars="200"/>
        <w:rPr>
          <w:ins w:id="27710" w:author="冷雪凝" w:date="2019-05-14T19:32:44Z"/>
          <w:rFonts w:ascii="仿宋" w:hAnsi="仿宋" w:eastAsia="仿宋"/>
          <w:color w:val="000000" w:themeColor="text1"/>
          <w:sz w:val="28"/>
          <w:szCs w:val="28"/>
          <w:rPrChange w:id="27711" w:author="梁元" w:date="2019-05-14T19:51:36Z">
            <w:rPr>
              <w:ins w:id="27712" w:author="冷雪凝" w:date="2019-05-14T19:32:44Z"/>
              <w:rFonts w:ascii="仿宋" w:hAnsi="仿宋" w:eastAsia="仿宋"/>
              <w:sz w:val="28"/>
              <w:szCs w:val="28"/>
            </w:rPr>
          </w:rPrChange>
          <w14:textFill>
            <w14:solidFill>
              <w14:schemeClr w14:val="tx1"/>
            </w14:solidFill>
          </w14:textFill>
        </w:rPr>
      </w:pPr>
      <w:ins w:id="27713" w:author="冷雪凝" w:date="2019-05-14T19:32:44Z">
        <w:r>
          <w:rPr>
            <w:rFonts w:ascii="仿宋" w:hAnsi="仿宋" w:eastAsia="仿宋"/>
            <w:color w:val="000000" w:themeColor="text1"/>
            <w:sz w:val="28"/>
            <w:szCs w:val="28"/>
            <w:rPrChange w:id="27714" w:author="梁元" w:date="2019-05-14T19:51:36Z">
              <w:rPr>
                <w:rFonts w:ascii="仿宋" w:hAnsi="仿宋" w:eastAsia="仿宋"/>
                <w:sz w:val="28"/>
                <w:szCs w:val="28"/>
              </w:rPr>
            </w:rPrChange>
            <w14:textFill>
              <w14:solidFill>
                <w14:schemeClr w14:val="tx1"/>
              </w14:solidFill>
            </w14:textFill>
          </w:rPr>
          <w:t>dom挂载阶段</w:t>
        </w:r>
      </w:ins>
    </w:p>
    <w:p>
      <w:pPr>
        <w:spacing w:line="240" w:lineRule="auto"/>
        <w:ind w:firstLine="560" w:firstLineChars="200"/>
        <w:rPr>
          <w:ins w:id="27716" w:author="冷雪凝" w:date="2019-05-14T19:32:44Z"/>
          <w:rFonts w:ascii="仿宋" w:hAnsi="仿宋" w:eastAsia="仿宋"/>
          <w:color w:val="000000" w:themeColor="text1"/>
          <w:sz w:val="28"/>
          <w:szCs w:val="28"/>
          <w:rPrChange w:id="27717" w:author="梁元" w:date="2019-05-14T19:51:36Z">
            <w:rPr>
              <w:ins w:id="27718" w:author="冷雪凝" w:date="2019-05-14T19:32:44Z"/>
              <w:rFonts w:ascii="仿宋" w:hAnsi="仿宋" w:eastAsia="仿宋"/>
              <w:sz w:val="28"/>
              <w:szCs w:val="28"/>
            </w:rPr>
          </w:rPrChange>
          <w14:textFill>
            <w14:solidFill>
              <w14:schemeClr w14:val="tx1"/>
            </w14:solidFill>
          </w14:textFill>
        </w:rPr>
      </w:pPr>
      <w:ins w:id="27719" w:author="冷雪凝" w:date="2019-05-14T19:32:44Z">
        <w:r>
          <w:rPr>
            <w:rFonts w:ascii="仿宋" w:hAnsi="仿宋" w:eastAsia="仿宋"/>
            <w:color w:val="000000" w:themeColor="text1"/>
            <w:sz w:val="28"/>
            <w:szCs w:val="28"/>
            <w:rPrChange w:id="27720" w:author="梁元" w:date="2019-05-14T19:51:36Z">
              <w:rPr>
                <w:rFonts w:ascii="仿宋" w:hAnsi="仿宋" w:eastAsia="仿宋"/>
                <w:sz w:val="28"/>
                <w:szCs w:val="28"/>
              </w:rPr>
            </w:rPrChange>
            <w14:textFill>
              <w14:solidFill>
                <w14:schemeClr w14:val="tx1"/>
              </w14:solidFill>
            </w14:textFill>
          </w:rPr>
          <w:t>beforeMount：在挂载开始之前被调用：相关的 render 函数首次被调用。</w:t>
        </w:r>
      </w:ins>
    </w:p>
    <w:p>
      <w:pPr>
        <w:spacing w:line="240" w:lineRule="auto"/>
        <w:ind w:firstLine="560" w:firstLineChars="200"/>
        <w:rPr>
          <w:ins w:id="27722" w:author="冷雪凝" w:date="2019-05-14T19:32:44Z"/>
          <w:rFonts w:ascii="仿宋" w:hAnsi="仿宋" w:eastAsia="仿宋"/>
          <w:color w:val="000000" w:themeColor="text1"/>
          <w:sz w:val="28"/>
          <w:szCs w:val="28"/>
          <w:rPrChange w:id="27723" w:author="梁元" w:date="2019-05-14T19:51:36Z">
            <w:rPr>
              <w:ins w:id="27724" w:author="冷雪凝" w:date="2019-05-14T19:32:44Z"/>
              <w:rFonts w:ascii="仿宋" w:hAnsi="仿宋" w:eastAsia="仿宋"/>
              <w:sz w:val="28"/>
              <w:szCs w:val="28"/>
            </w:rPr>
          </w:rPrChange>
          <w14:textFill>
            <w14:solidFill>
              <w14:schemeClr w14:val="tx1"/>
            </w14:solidFill>
          </w14:textFill>
        </w:rPr>
      </w:pPr>
      <w:ins w:id="27725" w:author="冷雪凝" w:date="2019-05-14T19:32:44Z">
        <w:r>
          <w:rPr>
            <w:rFonts w:ascii="仿宋" w:hAnsi="仿宋" w:eastAsia="仿宋"/>
            <w:color w:val="000000" w:themeColor="text1"/>
            <w:sz w:val="28"/>
            <w:szCs w:val="28"/>
            <w:rPrChange w:id="27726" w:author="梁元" w:date="2019-05-14T19:51:36Z">
              <w:rPr>
                <w:rFonts w:ascii="仿宋" w:hAnsi="仿宋" w:eastAsia="仿宋"/>
                <w:sz w:val="28"/>
                <w:szCs w:val="28"/>
              </w:rPr>
            </w:rPrChange>
            <w14:textFill>
              <w14:solidFill>
                <w14:schemeClr w14:val="tx1"/>
              </w14:solidFill>
            </w14:textFill>
          </w:rPr>
          <w:t>mounted：el 被新创建的 vm.$el 替换，并挂载到实例上去之后调用该钩子。如果 root 实例挂载了一个文档内元素，当 mounted 被调用时 vm.$el 也在文档内。</w:t>
        </w:r>
      </w:ins>
    </w:p>
    <w:p>
      <w:pPr>
        <w:spacing w:line="240" w:lineRule="auto"/>
        <w:ind w:firstLine="560" w:firstLineChars="200"/>
        <w:rPr>
          <w:ins w:id="27728" w:author="冷雪凝" w:date="2019-05-14T19:32:44Z"/>
          <w:rFonts w:ascii="仿宋" w:hAnsi="仿宋" w:eastAsia="仿宋"/>
          <w:color w:val="000000" w:themeColor="text1"/>
          <w:sz w:val="28"/>
          <w:szCs w:val="28"/>
          <w:rPrChange w:id="27729" w:author="梁元" w:date="2019-05-14T19:51:36Z">
            <w:rPr>
              <w:ins w:id="27730" w:author="冷雪凝" w:date="2019-05-14T19:32:44Z"/>
              <w:rFonts w:ascii="仿宋" w:hAnsi="仿宋" w:eastAsia="仿宋"/>
              <w:sz w:val="28"/>
              <w:szCs w:val="28"/>
            </w:rPr>
          </w:rPrChange>
          <w14:textFill>
            <w14:solidFill>
              <w14:schemeClr w14:val="tx1"/>
            </w14:solidFill>
          </w14:textFill>
        </w:rPr>
      </w:pPr>
      <w:ins w:id="27731" w:author="冷雪凝" w:date="2019-05-14T19:32:44Z">
        <w:r>
          <w:rPr>
            <w:rFonts w:ascii="仿宋" w:hAnsi="仿宋" w:eastAsia="仿宋"/>
            <w:color w:val="000000" w:themeColor="text1"/>
            <w:sz w:val="28"/>
            <w:szCs w:val="28"/>
            <w:rPrChange w:id="27732" w:author="梁元" w:date="2019-05-14T19:51:36Z">
              <w:rPr>
                <w:rFonts w:ascii="仿宋" w:hAnsi="仿宋" w:eastAsia="仿宋"/>
                <w:sz w:val="28"/>
                <w:szCs w:val="28"/>
              </w:rPr>
            </w:rPrChange>
            <w14:textFill>
              <w14:solidFill>
                <w14:schemeClr w14:val="tx1"/>
              </w14:solidFill>
            </w14:textFill>
          </w:rPr>
          <w:t>mounted 不会承诺所有的子组件也都一起被挂载。如果你希望等到整个视图都渲染完毕，可以用 vm.$nextTick 替换掉 mounted</w:t>
        </w:r>
      </w:ins>
    </w:p>
    <w:p>
      <w:pPr>
        <w:spacing w:line="240" w:lineRule="auto"/>
        <w:ind w:firstLine="560" w:firstLineChars="200"/>
        <w:rPr>
          <w:ins w:id="27734" w:author="冷雪凝" w:date="2019-05-14T19:32:44Z"/>
          <w:rFonts w:ascii="仿宋" w:hAnsi="仿宋" w:eastAsia="仿宋"/>
          <w:color w:val="000000" w:themeColor="text1"/>
          <w:sz w:val="28"/>
          <w:szCs w:val="28"/>
          <w:rPrChange w:id="27735" w:author="梁元" w:date="2019-05-14T19:51:36Z">
            <w:rPr>
              <w:ins w:id="27736" w:author="冷雪凝" w:date="2019-05-14T19:32:44Z"/>
              <w:rFonts w:ascii="仿宋" w:hAnsi="仿宋" w:eastAsia="仿宋"/>
              <w:sz w:val="28"/>
              <w:szCs w:val="28"/>
            </w:rPr>
          </w:rPrChange>
          <w14:textFill>
            <w14:solidFill>
              <w14:schemeClr w14:val="tx1"/>
            </w14:solidFill>
          </w14:textFill>
        </w:rPr>
      </w:pPr>
    </w:p>
    <w:p>
      <w:pPr>
        <w:spacing w:line="240" w:lineRule="auto"/>
        <w:ind w:firstLine="560" w:firstLineChars="200"/>
        <w:rPr>
          <w:ins w:id="27737" w:author="冷雪凝" w:date="2019-05-14T19:32:44Z"/>
          <w:rFonts w:ascii="仿宋" w:hAnsi="仿宋" w:eastAsia="仿宋"/>
          <w:color w:val="000000" w:themeColor="text1"/>
          <w:sz w:val="28"/>
          <w:szCs w:val="28"/>
          <w:rPrChange w:id="27738" w:author="梁元" w:date="2019-05-14T19:51:36Z">
            <w:rPr>
              <w:ins w:id="27739" w:author="冷雪凝" w:date="2019-05-14T19:32:44Z"/>
              <w:rFonts w:ascii="仿宋" w:hAnsi="仿宋" w:eastAsia="仿宋"/>
              <w:sz w:val="28"/>
              <w:szCs w:val="28"/>
            </w:rPr>
          </w:rPrChange>
          <w14:textFill>
            <w14:solidFill>
              <w14:schemeClr w14:val="tx1"/>
            </w14:solidFill>
          </w14:textFill>
        </w:rPr>
      </w:pPr>
      <w:ins w:id="27740" w:author="冷雪凝" w:date="2019-05-14T19:32:44Z">
        <w:r>
          <w:rPr>
            <w:rFonts w:ascii="仿宋" w:hAnsi="仿宋" w:eastAsia="仿宋"/>
            <w:color w:val="000000" w:themeColor="text1"/>
            <w:sz w:val="28"/>
            <w:szCs w:val="28"/>
            <w:rPrChange w:id="27741" w:author="梁元" w:date="2019-05-14T19:51:36Z">
              <w:rPr>
                <w:rFonts w:ascii="仿宋" w:hAnsi="仿宋" w:eastAsia="仿宋"/>
                <w:sz w:val="28"/>
                <w:szCs w:val="28"/>
              </w:rPr>
            </w:rPrChange>
            <w14:textFill>
              <w14:solidFill>
                <w14:schemeClr w14:val="tx1"/>
              </w14:solidFill>
            </w14:textFill>
          </w:rPr>
          <w:t>数据跟新阶段</w:t>
        </w:r>
      </w:ins>
    </w:p>
    <w:p>
      <w:pPr>
        <w:spacing w:line="240" w:lineRule="auto"/>
        <w:ind w:firstLine="560" w:firstLineChars="200"/>
        <w:rPr>
          <w:ins w:id="27743" w:author="冷雪凝" w:date="2019-05-14T19:32:44Z"/>
          <w:rFonts w:ascii="仿宋" w:hAnsi="仿宋" w:eastAsia="仿宋"/>
          <w:color w:val="000000" w:themeColor="text1"/>
          <w:sz w:val="28"/>
          <w:szCs w:val="28"/>
          <w:rPrChange w:id="27744" w:author="梁元" w:date="2019-05-14T19:51:36Z">
            <w:rPr>
              <w:ins w:id="27745" w:author="冷雪凝" w:date="2019-05-14T19:32:44Z"/>
              <w:rFonts w:ascii="仿宋" w:hAnsi="仿宋" w:eastAsia="仿宋"/>
              <w:sz w:val="28"/>
              <w:szCs w:val="28"/>
            </w:rPr>
          </w:rPrChange>
          <w14:textFill>
            <w14:solidFill>
              <w14:schemeClr w14:val="tx1"/>
            </w14:solidFill>
          </w14:textFill>
        </w:rPr>
      </w:pPr>
      <w:ins w:id="27746" w:author="冷雪凝" w:date="2019-05-14T19:32:44Z">
        <w:r>
          <w:rPr>
            <w:rFonts w:ascii="仿宋" w:hAnsi="仿宋" w:eastAsia="仿宋"/>
            <w:color w:val="000000" w:themeColor="text1"/>
            <w:sz w:val="28"/>
            <w:szCs w:val="28"/>
            <w:rPrChange w:id="27747" w:author="梁元" w:date="2019-05-14T19:51:36Z">
              <w:rPr>
                <w:rFonts w:ascii="仿宋" w:hAnsi="仿宋" w:eastAsia="仿宋"/>
                <w:sz w:val="28"/>
                <w:szCs w:val="28"/>
              </w:rPr>
            </w:rPrChange>
            <w14:textFill>
              <w14:solidFill>
                <w14:schemeClr w14:val="tx1"/>
              </w14:solidFill>
            </w14:textFill>
          </w:rPr>
          <w:t>beforeUpdate：数据更新时调用，发生在虚拟 DOM 重新渲染和打补丁之前。</w:t>
        </w:r>
      </w:ins>
    </w:p>
    <w:p>
      <w:pPr>
        <w:spacing w:line="240" w:lineRule="auto"/>
        <w:ind w:firstLine="560" w:firstLineChars="200"/>
        <w:rPr>
          <w:ins w:id="27749" w:author="冷雪凝" w:date="2019-05-14T19:32:44Z"/>
          <w:rFonts w:ascii="仿宋" w:hAnsi="仿宋" w:eastAsia="仿宋"/>
          <w:color w:val="000000" w:themeColor="text1"/>
          <w:sz w:val="28"/>
          <w:szCs w:val="28"/>
          <w:rPrChange w:id="27750" w:author="梁元" w:date="2019-05-14T19:51:36Z">
            <w:rPr>
              <w:ins w:id="27751" w:author="冷雪凝" w:date="2019-05-14T19:32:44Z"/>
              <w:rFonts w:ascii="仿宋" w:hAnsi="仿宋" w:eastAsia="仿宋"/>
              <w:sz w:val="28"/>
              <w:szCs w:val="28"/>
            </w:rPr>
          </w:rPrChange>
          <w14:textFill>
            <w14:solidFill>
              <w14:schemeClr w14:val="tx1"/>
            </w14:solidFill>
          </w14:textFill>
        </w:rPr>
      </w:pPr>
      <w:ins w:id="27752" w:author="冷雪凝" w:date="2019-05-14T19:32:44Z">
        <w:r>
          <w:rPr>
            <w:rFonts w:ascii="仿宋" w:hAnsi="仿宋" w:eastAsia="仿宋"/>
            <w:color w:val="000000" w:themeColor="text1"/>
            <w:sz w:val="28"/>
            <w:szCs w:val="28"/>
            <w:rPrChange w:id="27753" w:author="梁元" w:date="2019-05-14T19:51:36Z">
              <w:rPr>
                <w:rFonts w:ascii="仿宋" w:hAnsi="仿宋" w:eastAsia="仿宋"/>
                <w:sz w:val="28"/>
                <w:szCs w:val="28"/>
              </w:rPr>
            </w:rPrChange>
            <w14:textFill>
              <w14:solidFill>
                <w14:schemeClr w14:val="tx1"/>
              </w14:solidFill>
            </w14:textFill>
          </w:rPr>
          <w:t>updated：由于数据更改导致的虚拟 DOM 重新渲染和打补丁，在这之后会调用该钩子。</w:t>
        </w:r>
      </w:ins>
    </w:p>
    <w:p>
      <w:pPr>
        <w:spacing w:line="240" w:lineRule="auto"/>
        <w:ind w:firstLine="560" w:firstLineChars="200"/>
        <w:rPr>
          <w:ins w:id="27755" w:author="冷雪凝" w:date="2019-05-14T19:32:44Z"/>
          <w:rFonts w:ascii="仿宋" w:hAnsi="仿宋" w:eastAsia="仿宋"/>
          <w:color w:val="000000" w:themeColor="text1"/>
          <w:sz w:val="28"/>
          <w:szCs w:val="28"/>
          <w:rPrChange w:id="27756" w:author="梁元" w:date="2019-05-14T19:51:36Z">
            <w:rPr>
              <w:ins w:id="27757" w:author="冷雪凝" w:date="2019-05-14T19:32:44Z"/>
              <w:rFonts w:ascii="仿宋" w:hAnsi="仿宋" w:eastAsia="仿宋"/>
              <w:sz w:val="28"/>
              <w:szCs w:val="28"/>
            </w:rPr>
          </w:rPrChange>
          <w14:textFill>
            <w14:solidFill>
              <w14:schemeClr w14:val="tx1"/>
            </w14:solidFill>
          </w14:textFill>
        </w:rPr>
      </w:pPr>
    </w:p>
    <w:p>
      <w:pPr>
        <w:spacing w:line="240" w:lineRule="auto"/>
        <w:ind w:firstLine="560" w:firstLineChars="200"/>
        <w:rPr>
          <w:ins w:id="27758" w:author="冷雪凝" w:date="2019-05-14T19:32:44Z"/>
          <w:rFonts w:ascii="仿宋" w:hAnsi="仿宋" w:eastAsia="仿宋"/>
          <w:color w:val="000000" w:themeColor="text1"/>
          <w:sz w:val="28"/>
          <w:szCs w:val="28"/>
          <w:rPrChange w:id="27759" w:author="梁元" w:date="2019-05-14T19:51:36Z">
            <w:rPr>
              <w:ins w:id="27760" w:author="冷雪凝" w:date="2019-05-14T19:32:44Z"/>
              <w:rFonts w:ascii="仿宋" w:hAnsi="仿宋" w:eastAsia="仿宋"/>
              <w:sz w:val="28"/>
              <w:szCs w:val="28"/>
            </w:rPr>
          </w:rPrChange>
          <w14:textFill>
            <w14:solidFill>
              <w14:schemeClr w14:val="tx1"/>
            </w14:solidFill>
          </w14:textFill>
        </w:rPr>
      </w:pPr>
      <w:ins w:id="27761" w:author="冷雪凝" w:date="2019-05-14T19:32:44Z">
        <w:r>
          <w:rPr>
            <w:rFonts w:ascii="仿宋" w:hAnsi="仿宋" w:eastAsia="仿宋"/>
            <w:color w:val="000000" w:themeColor="text1"/>
            <w:sz w:val="28"/>
            <w:szCs w:val="28"/>
            <w:rPrChange w:id="27762" w:author="梁元" w:date="2019-05-14T19:51:36Z">
              <w:rPr>
                <w:rFonts w:ascii="仿宋" w:hAnsi="仿宋" w:eastAsia="仿宋"/>
                <w:sz w:val="28"/>
                <w:szCs w:val="28"/>
              </w:rPr>
            </w:rPrChange>
            <w14:textFill>
              <w14:solidFill>
                <w14:schemeClr w14:val="tx1"/>
              </w14:solidFill>
            </w14:textFill>
          </w:rPr>
          <w:t>当这个钩子被调用时，组件 DOM 已经更新，所以你现在可以执行依赖于 DOM 的操作。然而在大多数情况下，你应该避免在此期间更改状态。如果要相应状态改变，通常最好使用计算属性或 watcher 取而代之。</w:t>
        </w:r>
      </w:ins>
    </w:p>
    <w:p>
      <w:pPr>
        <w:spacing w:line="240" w:lineRule="auto"/>
        <w:ind w:firstLine="560" w:firstLineChars="200"/>
        <w:rPr>
          <w:ins w:id="27764" w:author="冷雪凝" w:date="2019-05-14T19:32:44Z"/>
          <w:rFonts w:ascii="仿宋" w:hAnsi="仿宋" w:eastAsia="仿宋"/>
          <w:color w:val="000000" w:themeColor="text1"/>
          <w:sz w:val="28"/>
          <w:szCs w:val="28"/>
          <w:rPrChange w:id="27765" w:author="梁元" w:date="2019-05-14T19:51:36Z">
            <w:rPr>
              <w:ins w:id="27766" w:author="冷雪凝" w:date="2019-05-14T19:32:44Z"/>
              <w:rFonts w:ascii="仿宋" w:hAnsi="仿宋" w:eastAsia="仿宋"/>
              <w:sz w:val="28"/>
              <w:szCs w:val="28"/>
            </w:rPr>
          </w:rPrChange>
          <w14:textFill>
            <w14:solidFill>
              <w14:schemeClr w14:val="tx1"/>
            </w14:solidFill>
          </w14:textFill>
        </w:rPr>
      </w:pPr>
    </w:p>
    <w:p>
      <w:pPr>
        <w:spacing w:line="240" w:lineRule="auto"/>
        <w:ind w:firstLine="560" w:firstLineChars="200"/>
        <w:rPr>
          <w:ins w:id="27767" w:author="冷雪凝" w:date="2019-05-14T19:32:44Z"/>
          <w:rFonts w:ascii="仿宋" w:hAnsi="仿宋" w:eastAsia="仿宋"/>
          <w:color w:val="000000" w:themeColor="text1"/>
          <w:sz w:val="28"/>
          <w:szCs w:val="28"/>
          <w:rPrChange w:id="27768" w:author="梁元" w:date="2019-05-14T19:51:36Z">
            <w:rPr>
              <w:ins w:id="27769" w:author="冷雪凝" w:date="2019-05-14T19:32:44Z"/>
              <w:rFonts w:ascii="仿宋" w:hAnsi="仿宋" w:eastAsia="仿宋"/>
              <w:sz w:val="28"/>
              <w:szCs w:val="28"/>
            </w:rPr>
          </w:rPrChange>
          <w14:textFill>
            <w14:solidFill>
              <w14:schemeClr w14:val="tx1"/>
            </w14:solidFill>
          </w14:textFill>
        </w:rPr>
      </w:pPr>
      <w:ins w:id="27770" w:author="冷雪凝" w:date="2019-05-14T19:32:44Z">
        <w:r>
          <w:rPr>
            <w:rFonts w:ascii="仿宋" w:hAnsi="仿宋" w:eastAsia="仿宋"/>
            <w:color w:val="000000" w:themeColor="text1"/>
            <w:sz w:val="28"/>
            <w:szCs w:val="28"/>
            <w:rPrChange w:id="27771" w:author="梁元" w:date="2019-05-14T19:51:36Z">
              <w:rPr>
                <w:rFonts w:ascii="仿宋" w:hAnsi="仿宋" w:eastAsia="仿宋"/>
                <w:sz w:val="28"/>
                <w:szCs w:val="28"/>
              </w:rPr>
            </w:rPrChange>
            <w14:textFill>
              <w14:solidFill>
                <w14:schemeClr w14:val="tx1"/>
              </w14:solidFill>
            </w14:textFill>
          </w:rPr>
          <w:t>updated 不会承诺所有的子组件也都一起被重绘。如果你希望等到整个视图都重绘完毕，可以用 vm.$nextTick 替换掉 updated：</w:t>
        </w:r>
      </w:ins>
    </w:p>
    <w:p>
      <w:pPr>
        <w:spacing w:line="240" w:lineRule="auto"/>
        <w:ind w:firstLine="560" w:firstLineChars="200"/>
        <w:rPr>
          <w:ins w:id="27773" w:author="冷雪凝" w:date="2019-05-14T19:32:44Z"/>
          <w:rFonts w:ascii="仿宋" w:hAnsi="仿宋" w:eastAsia="仿宋"/>
          <w:color w:val="000000" w:themeColor="text1"/>
          <w:sz w:val="28"/>
          <w:szCs w:val="28"/>
          <w:rPrChange w:id="27774" w:author="梁元" w:date="2019-05-14T19:51:36Z">
            <w:rPr>
              <w:ins w:id="27775" w:author="冷雪凝" w:date="2019-05-14T19:32:44Z"/>
              <w:rFonts w:ascii="仿宋" w:hAnsi="仿宋" w:eastAsia="仿宋"/>
              <w:sz w:val="28"/>
              <w:szCs w:val="28"/>
            </w:rPr>
          </w:rPrChange>
          <w14:textFill>
            <w14:solidFill>
              <w14:schemeClr w14:val="tx1"/>
            </w14:solidFill>
          </w14:textFill>
        </w:rPr>
      </w:pPr>
    </w:p>
    <w:p>
      <w:pPr>
        <w:spacing w:line="240" w:lineRule="auto"/>
        <w:ind w:firstLine="560" w:firstLineChars="200"/>
        <w:rPr>
          <w:ins w:id="27776" w:author="冷雪凝" w:date="2019-05-14T19:32:44Z"/>
          <w:rFonts w:ascii="仿宋" w:hAnsi="仿宋" w:eastAsia="仿宋"/>
          <w:color w:val="000000" w:themeColor="text1"/>
          <w:sz w:val="28"/>
          <w:szCs w:val="28"/>
          <w:rPrChange w:id="27777" w:author="梁元" w:date="2019-05-14T19:51:36Z">
            <w:rPr>
              <w:ins w:id="27778" w:author="冷雪凝" w:date="2019-05-14T19:32:44Z"/>
              <w:rFonts w:ascii="仿宋" w:hAnsi="仿宋" w:eastAsia="仿宋"/>
              <w:sz w:val="28"/>
              <w:szCs w:val="28"/>
            </w:rPr>
          </w:rPrChange>
          <w14:textFill>
            <w14:solidFill>
              <w14:schemeClr w14:val="tx1"/>
            </w14:solidFill>
          </w14:textFill>
        </w:rPr>
      </w:pPr>
      <w:ins w:id="27779" w:author="冷雪凝" w:date="2019-05-14T19:32:44Z">
        <w:r>
          <w:rPr>
            <w:rFonts w:ascii="仿宋" w:hAnsi="仿宋" w:eastAsia="仿宋"/>
            <w:color w:val="000000" w:themeColor="text1"/>
            <w:sz w:val="28"/>
            <w:szCs w:val="28"/>
            <w:rPrChange w:id="27780" w:author="梁元" w:date="2019-05-14T19:51:36Z">
              <w:rPr>
                <w:rFonts w:ascii="仿宋" w:hAnsi="仿宋" w:eastAsia="仿宋"/>
                <w:sz w:val="28"/>
                <w:szCs w:val="28"/>
              </w:rPr>
            </w:rPrChange>
            <w14:textFill>
              <w14:solidFill>
                <w14:schemeClr w14:val="tx1"/>
              </w14:solidFill>
            </w14:textFill>
          </w:rPr>
          <w:t>缓存启用的时候会有下面两个钩子</w:t>
        </w:r>
      </w:ins>
    </w:p>
    <w:p>
      <w:pPr>
        <w:spacing w:line="240" w:lineRule="auto"/>
        <w:ind w:firstLine="560" w:firstLineChars="200"/>
        <w:rPr>
          <w:ins w:id="27782" w:author="冷雪凝" w:date="2019-05-14T19:32:44Z"/>
          <w:rFonts w:ascii="仿宋" w:hAnsi="仿宋" w:eastAsia="仿宋"/>
          <w:color w:val="000000" w:themeColor="text1"/>
          <w:sz w:val="28"/>
          <w:szCs w:val="28"/>
          <w:rPrChange w:id="27783" w:author="梁元" w:date="2019-05-14T19:51:36Z">
            <w:rPr>
              <w:ins w:id="27784" w:author="冷雪凝" w:date="2019-05-14T19:32:44Z"/>
              <w:rFonts w:ascii="仿宋" w:hAnsi="仿宋" w:eastAsia="仿宋"/>
              <w:sz w:val="28"/>
              <w:szCs w:val="28"/>
            </w:rPr>
          </w:rPrChange>
          <w14:textFill>
            <w14:solidFill>
              <w14:schemeClr w14:val="tx1"/>
            </w14:solidFill>
          </w14:textFill>
        </w:rPr>
      </w:pPr>
      <w:ins w:id="27785" w:author="冷雪凝" w:date="2019-05-14T19:32:44Z">
        <w:r>
          <w:rPr>
            <w:rFonts w:ascii="仿宋" w:hAnsi="仿宋" w:eastAsia="仿宋"/>
            <w:color w:val="000000" w:themeColor="text1"/>
            <w:sz w:val="28"/>
            <w:szCs w:val="28"/>
            <w:rPrChange w:id="27786" w:author="梁元" w:date="2019-05-14T19:51:36Z">
              <w:rPr>
                <w:rFonts w:ascii="仿宋" w:hAnsi="仿宋" w:eastAsia="仿宋"/>
                <w:sz w:val="28"/>
                <w:szCs w:val="28"/>
              </w:rPr>
            </w:rPrChange>
            <w14:textFill>
              <w14:solidFill>
                <w14:schemeClr w14:val="tx1"/>
              </w14:solidFill>
            </w14:textFill>
          </w:rPr>
          <w:t>activated：keep-alive 组件激活时调用。</w:t>
        </w:r>
      </w:ins>
    </w:p>
    <w:p>
      <w:pPr>
        <w:spacing w:line="240" w:lineRule="auto"/>
        <w:ind w:firstLine="560" w:firstLineChars="200"/>
        <w:rPr>
          <w:ins w:id="27788" w:author="冷雪凝" w:date="2019-05-14T19:32:44Z"/>
          <w:rFonts w:ascii="仿宋" w:hAnsi="仿宋" w:eastAsia="仿宋"/>
          <w:color w:val="000000" w:themeColor="text1"/>
          <w:sz w:val="28"/>
          <w:szCs w:val="28"/>
          <w:rPrChange w:id="27789" w:author="梁元" w:date="2019-05-14T19:51:36Z">
            <w:rPr>
              <w:ins w:id="27790" w:author="冷雪凝" w:date="2019-05-14T19:32:44Z"/>
              <w:rFonts w:ascii="仿宋" w:hAnsi="仿宋" w:eastAsia="仿宋"/>
              <w:sz w:val="28"/>
              <w:szCs w:val="28"/>
            </w:rPr>
          </w:rPrChange>
          <w14:textFill>
            <w14:solidFill>
              <w14:schemeClr w14:val="tx1"/>
            </w14:solidFill>
          </w14:textFill>
        </w:rPr>
      </w:pPr>
      <w:ins w:id="27791" w:author="冷雪凝" w:date="2019-05-14T19:32:44Z">
        <w:r>
          <w:rPr>
            <w:rFonts w:ascii="仿宋" w:hAnsi="仿宋" w:eastAsia="仿宋"/>
            <w:color w:val="000000" w:themeColor="text1"/>
            <w:sz w:val="28"/>
            <w:szCs w:val="28"/>
            <w:rPrChange w:id="27792" w:author="梁元" w:date="2019-05-14T19:51:36Z">
              <w:rPr>
                <w:rFonts w:ascii="仿宋" w:hAnsi="仿宋" w:eastAsia="仿宋"/>
                <w:sz w:val="28"/>
                <w:szCs w:val="28"/>
              </w:rPr>
            </w:rPrChange>
            <w14:textFill>
              <w14:solidFill>
                <w14:schemeClr w14:val="tx1"/>
              </w14:solidFill>
            </w14:textFill>
          </w:rPr>
          <w:t>deactivated：keep-alive 组件停用时调用。</w:t>
        </w:r>
      </w:ins>
    </w:p>
    <w:p>
      <w:pPr>
        <w:spacing w:line="240" w:lineRule="auto"/>
        <w:ind w:firstLine="560" w:firstLineChars="200"/>
        <w:rPr>
          <w:ins w:id="27794" w:author="冷雪凝" w:date="2019-05-14T19:32:44Z"/>
          <w:rFonts w:ascii="仿宋" w:hAnsi="仿宋" w:eastAsia="仿宋"/>
          <w:color w:val="000000" w:themeColor="text1"/>
          <w:sz w:val="28"/>
          <w:szCs w:val="28"/>
          <w:rPrChange w:id="27795" w:author="梁元" w:date="2019-05-14T19:51:36Z">
            <w:rPr>
              <w:ins w:id="27796" w:author="冷雪凝" w:date="2019-05-14T19:32:44Z"/>
              <w:rFonts w:ascii="仿宋" w:hAnsi="仿宋" w:eastAsia="仿宋"/>
              <w:sz w:val="28"/>
              <w:szCs w:val="28"/>
            </w:rPr>
          </w:rPrChange>
          <w14:textFill>
            <w14:solidFill>
              <w14:schemeClr w14:val="tx1"/>
            </w14:solidFill>
          </w14:textFill>
        </w:rPr>
      </w:pPr>
    </w:p>
    <w:p>
      <w:pPr>
        <w:spacing w:line="240" w:lineRule="auto"/>
        <w:ind w:firstLine="560" w:firstLineChars="200"/>
        <w:rPr>
          <w:ins w:id="27797" w:author="冷雪凝" w:date="2019-05-14T19:32:44Z"/>
          <w:rFonts w:ascii="仿宋" w:hAnsi="仿宋" w:eastAsia="仿宋"/>
          <w:color w:val="000000" w:themeColor="text1"/>
          <w:sz w:val="28"/>
          <w:szCs w:val="28"/>
          <w:rPrChange w:id="27798" w:author="梁元" w:date="2019-05-14T19:51:36Z">
            <w:rPr>
              <w:ins w:id="27799" w:author="冷雪凝" w:date="2019-05-14T19:32:44Z"/>
              <w:rFonts w:ascii="仿宋" w:hAnsi="仿宋" w:eastAsia="仿宋"/>
              <w:sz w:val="28"/>
              <w:szCs w:val="28"/>
            </w:rPr>
          </w:rPrChange>
          <w14:textFill>
            <w14:solidFill>
              <w14:schemeClr w14:val="tx1"/>
            </w14:solidFill>
          </w14:textFill>
        </w:rPr>
      </w:pPr>
      <w:ins w:id="27800" w:author="冷雪凝" w:date="2019-05-14T19:32:44Z">
        <w:r>
          <w:rPr>
            <w:rFonts w:ascii="仿宋" w:hAnsi="仿宋" w:eastAsia="仿宋"/>
            <w:color w:val="000000" w:themeColor="text1"/>
            <w:sz w:val="28"/>
            <w:szCs w:val="28"/>
            <w:rPrChange w:id="27801" w:author="梁元" w:date="2019-05-14T19:51:36Z">
              <w:rPr>
                <w:rFonts w:ascii="仿宋" w:hAnsi="仿宋" w:eastAsia="仿宋"/>
                <w:sz w:val="28"/>
                <w:szCs w:val="28"/>
              </w:rPr>
            </w:rPrChange>
            <w14:textFill>
              <w14:solidFill>
                <w14:schemeClr w14:val="tx1"/>
              </w14:solidFill>
            </w14:textFill>
          </w:rPr>
          <w:t>组件卸载的时候：</w:t>
        </w:r>
      </w:ins>
    </w:p>
    <w:p>
      <w:pPr>
        <w:spacing w:line="240" w:lineRule="auto"/>
        <w:ind w:firstLine="560" w:firstLineChars="200"/>
        <w:rPr>
          <w:ins w:id="27803" w:author="冷雪凝" w:date="2019-05-14T19:32:44Z"/>
          <w:rFonts w:ascii="仿宋" w:hAnsi="仿宋" w:eastAsia="仿宋"/>
          <w:color w:val="000000" w:themeColor="text1"/>
          <w:sz w:val="28"/>
          <w:szCs w:val="28"/>
          <w:rPrChange w:id="27804" w:author="梁元" w:date="2019-05-14T19:51:36Z">
            <w:rPr>
              <w:ins w:id="27805" w:author="冷雪凝" w:date="2019-05-14T19:32:44Z"/>
              <w:rFonts w:ascii="仿宋" w:hAnsi="仿宋" w:eastAsia="仿宋"/>
              <w:sz w:val="28"/>
              <w:szCs w:val="28"/>
            </w:rPr>
          </w:rPrChange>
          <w14:textFill>
            <w14:solidFill>
              <w14:schemeClr w14:val="tx1"/>
            </w14:solidFill>
          </w14:textFill>
        </w:rPr>
      </w:pPr>
      <w:ins w:id="27806" w:author="冷雪凝" w:date="2019-05-14T19:32:44Z">
        <w:r>
          <w:rPr>
            <w:rFonts w:ascii="仿宋" w:hAnsi="仿宋" w:eastAsia="仿宋"/>
            <w:color w:val="000000" w:themeColor="text1"/>
            <w:sz w:val="28"/>
            <w:szCs w:val="28"/>
            <w:rPrChange w:id="27807" w:author="梁元" w:date="2019-05-14T19:51:36Z">
              <w:rPr>
                <w:rFonts w:ascii="仿宋" w:hAnsi="仿宋" w:eastAsia="仿宋"/>
                <w:sz w:val="28"/>
                <w:szCs w:val="28"/>
              </w:rPr>
            </w:rPrChange>
            <w14:textFill>
              <w14:solidFill>
                <w14:schemeClr w14:val="tx1"/>
              </w14:solidFill>
            </w14:textFill>
          </w:rPr>
          <w:t>beforeDestroy：实例销毁之前调用。在这一步，实例仍然完全可用。</w:t>
        </w:r>
      </w:ins>
    </w:p>
    <w:p>
      <w:pPr>
        <w:spacing w:line="240" w:lineRule="auto"/>
        <w:ind w:firstLine="560" w:firstLineChars="200"/>
        <w:rPr>
          <w:ins w:id="27809" w:author="冷雪凝" w:date="2019-05-14T19:32:44Z"/>
          <w:rFonts w:ascii="仿宋" w:hAnsi="仿宋" w:eastAsia="仿宋"/>
          <w:color w:val="000000" w:themeColor="text1"/>
          <w:sz w:val="28"/>
          <w:szCs w:val="28"/>
          <w:rPrChange w:id="27810" w:author="梁元" w:date="2019-05-14T19:51:36Z">
            <w:rPr>
              <w:ins w:id="27811" w:author="冷雪凝" w:date="2019-05-14T19:32:44Z"/>
              <w:rFonts w:ascii="仿宋" w:hAnsi="仿宋" w:eastAsia="仿宋"/>
              <w:sz w:val="28"/>
              <w:szCs w:val="28"/>
            </w:rPr>
          </w:rPrChange>
          <w14:textFill>
            <w14:solidFill>
              <w14:schemeClr w14:val="tx1"/>
            </w14:solidFill>
          </w14:textFill>
        </w:rPr>
      </w:pPr>
      <w:ins w:id="27812" w:author="冷雪凝" w:date="2019-05-14T19:32:44Z">
        <w:r>
          <w:rPr>
            <w:rFonts w:ascii="仿宋" w:hAnsi="仿宋" w:eastAsia="仿宋"/>
            <w:color w:val="000000" w:themeColor="text1"/>
            <w:sz w:val="28"/>
            <w:szCs w:val="28"/>
            <w:rPrChange w:id="27813" w:author="梁元" w:date="2019-05-14T19:51:36Z">
              <w:rPr>
                <w:rFonts w:ascii="仿宋" w:hAnsi="仿宋" w:eastAsia="仿宋"/>
                <w:sz w:val="28"/>
                <w:szCs w:val="28"/>
              </w:rPr>
            </w:rPrChange>
            <w14:textFill>
              <w14:solidFill>
                <w14:schemeClr w14:val="tx1"/>
              </w14:solidFill>
            </w14:textFill>
          </w:rPr>
          <w:t>destroyed：Vue 实例销毁后调用。调用后，Vue 实例指示的所有东西都会解绑定，所有的事件监听器会被移除，所有的子实例也会被销毁。</w:t>
        </w:r>
      </w:ins>
    </w:p>
    <w:p>
      <w:pPr>
        <w:spacing w:line="240" w:lineRule="auto"/>
        <w:ind w:firstLine="560" w:firstLineChars="200"/>
        <w:rPr>
          <w:ins w:id="27815" w:author="冷雪凝" w:date="2019-05-14T19:32:44Z"/>
          <w:rFonts w:ascii="仿宋" w:hAnsi="仿宋" w:eastAsia="仿宋"/>
          <w:color w:val="000000" w:themeColor="text1"/>
          <w:sz w:val="28"/>
          <w:szCs w:val="28"/>
          <w:rPrChange w:id="27816" w:author="梁元" w:date="2019-05-14T19:51:36Z">
            <w:rPr>
              <w:ins w:id="27817" w:author="冷雪凝" w:date="2019-05-14T19:32:44Z"/>
              <w:rFonts w:ascii="仿宋" w:hAnsi="仿宋" w:eastAsia="仿宋"/>
              <w:sz w:val="28"/>
              <w:szCs w:val="28"/>
            </w:rPr>
          </w:rPrChange>
          <w14:textFill>
            <w14:solidFill>
              <w14:schemeClr w14:val="tx1"/>
            </w14:solidFill>
          </w14:textFill>
        </w:rPr>
      </w:pPr>
    </w:p>
    <w:p>
      <w:pPr>
        <w:pStyle w:val="3"/>
        <w:numPr>
          <w:ilvl w:val="0"/>
          <w:numId w:val="32"/>
        </w:numPr>
        <w:spacing w:line="240" w:lineRule="auto"/>
        <w:ind w:firstLine="562" w:firstLineChars="200"/>
        <w:rPr>
          <w:ins w:id="27818" w:author="冷雪凝" w:date="2019-05-14T19:32:44Z"/>
          <w:rFonts w:ascii="仿宋" w:hAnsi="仿宋" w:eastAsia="仿宋"/>
          <w:color w:val="000000" w:themeColor="text1"/>
          <w:sz w:val="28"/>
          <w:szCs w:val="28"/>
          <w:rPrChange w:id="27819" w:author="梁元" w:date="2019-05-14T19:51:36Z">
            <w:rPr>
              <w:ins w:id="27820" w:author="冷雪凝" w:date="2019-05-14T19:32:44Z"/>
              <w:rFonts w:ascii="仿宋" w:hAnsi="仿宋" w:eastAsia="仿宋"/>
              <w:sz w:val="28"/>
              <w:szCs w:val="28"/>
            </w:rPr>
          </w:rPrChange>
          <w14:textFill>
            <w14:solidFill>
              <w14:schemeClr w14:val="tx1"/>
            </w14:solidFill>
          </w14:textFill>
        </w:rPr>
      </w:pPr>
      <w:ins w:id="27821" w:author="冷雪凝" w:date="2019-05-14T19:32:44Z">
        <w:bookmarkStart w:id="948" w:name="_Toc25751_WPSOffice_Level2"/>
        <w:r>
          <w:rPr>
            <w:rFonts w:hint="eastAsia" w:ascii="仿宋" w:hAnsi="仿宋" w:eastAsia="仿宋"/>
            <w:color w:val="000000" w:themeColor="text1"/>
            <w:sz w:val="28"/>
            <w:szCs w:val="28"/>
            <w:rPrChange w:id="27822" w:author="梁元" w:date="2019-05-14T19:51:36Z">
              <w:rPr>
                <w:rFonts w:hint="eastAsia" w:ascii="仿宋" w:hAnsi="仿宋" w:eastAsia="仿宋"/>
                <w:sz w:val="28"/>
                <w:szCs w:val="28"/>
              </w:rPr>
            </w:rPrChange>
            <w14:textFill>
              <w14:solidFill>
                <w14:schemeClr w14:val="tx1"/>
              </w14:solidFill>
            </w14:textFill>
          </w:rPr>
          <w:t>解法对比及优缺点</w:t>
        </w:r>
        <w:bookmarkEnd w:id="948"/>
      </w:ins>
    </w:p>
    <w:p>
      <w:pPr>
        <w:spacing w:line="240" w:lineRule="auto"/>
        <w:ind w:firstLine="482" w:firstLineChars="200"/>
        <w:rPr>
          <w:ins w:id="27824" w:author="冷雪凝" w:date="2019-05-14T19:32:44Z"/>
          <w:color w:val="000000" w:themeColor="text1"/>
          <w:rPrChange w:id="27825" w:author="梁元" w:date="2019-05-14T19:51:36Z">
            <w:rPr>
              <w:ins w:id="27826" w:author="冷雪凝" w:date="2019-05-14T19:32:44Z"/>
            </w:rPr>
          </w:rPrChange>
          <w14:textFill>
            <w14:solidFill>
              <w14:schemeClr w14:val="tx1"/>
            </w14:solidFill>
          </w14:textFill>
        </w:rPr>
      </w:pPr>
      <w:ins w:id="27827" w:author="冷雪凝" w:date="2019-05-14T19:32:44Z">
        <w:r>
          <w:rPr>
            <w:rFonts w:hint="eastAsia"/>
            <w:b/>
            <w:color w:val="000000" w:themeColor="text1"/>
            <w:rPrChange w:id="27828" w:author="梁元" w:date="2019-05-14T19:51:36Z">
              <w:rPr>
                <w:rFonts w:hint="eastAsia"/>
                <w:b/>
              </w:rPr>
            </w:rPrChange>
            <w14:textFill>
              <w14:solidFill>
                <w14:schemeClr w14:val="tx1"/>
              </w14:solidFill>
            </w14:textFill>
          </w:rPr>
          <w:t>综上所述</w:t>
        </w:r>
      </w:ins>
      <w:ins w:id="27830" w:author="冷雪凝" w:date="2019-05-14T19:32:44Z">
        <w:r>
          <w:rPr>
            <w:rFonts w:hint="eastAsia"/>
            <w:color w:val="000000" w:themeColor="text1"/>
            <w:rPrChange w:id="27831" w:author="梁元" w:date="2019-05-14T19:51:36Z">
              <w:rPr>
                <w:rFonts w:hint="eastAsia"/>
              </w:rPr>
            </w:rPrChange>
            <w14:textFill>
              <w14:solidFill>
                <w14:schemeClr w14:val="tx1"/>
              </w14:solidFill>
            </w14:textFill>
          </w:rPr>
          <w:t>：第一种只是说出了</w:t>
        </w:r>
      </w:ins>
      <w:ins w:id="27833" w:author="冷雪凝" w:date="2019-05-14T19:32:44Z">
        <w:r>
          <w:rPr>
            <w:rFonts w:hint="eastAsia" w:ascii="仿宋" w:hAnsi="仿宋" w:eastAsia="仿宋"/>
            <w:color w:val="000000" w:themeColor="text1"/>
            <w:sz w:val="28"/>
            <w:szCs w:val="28"/>
            <w:rPrChange w:id="27834" w:author="梁元" w:date="2019-05-14T19:51:36Z">
              <w:rPr>
                <w:rFonts w:hint="eastAsia" w:ascii="仿宋" w:hAnsi="仿宋" w:eastAsia="仿宋"/>
                <w:sz w:val="28"/>
                <w:szCs w:val="28"/>
              </w:rPr>
            </w:rPrChange>
            <w14:textFill>
              <w14:solidFill>
                <w14:schemeClr w14:val="tx1"/>
              </w14:solidFill>
            </w14:textFill>
          </w:rPr>
          <w:t>生命周期方法，而第二种说出生命周期的执行作用</w:t>
        </w:r>
      </w:ins>
    </w:p>
    <w:p>
      <w:pPr>
        <w:pStyle w:val="3"/>
        <w:numPr>
          <w:ilvl w:val="0"/>
          <w:numId w:val="32"/>
        </w:numPr>
        <w:spacing w:line="240" w:lineRule="auto"/>
        <w:ind w:firstLine="562" w:firstLineChars="200"/>
        <w:rPr>
          <w:ins w:id="27836" w:author="冷雪凝" w:date="2019-05-14T19:32:44Z"/>
          <w:rFonts w:ascii="仿宋" w:hAnsi="仿宋" w:eastAsia="仿宋"/>
          <w:color w:val="000000" w:themeColor="text1"/>
          <w:sz w:val="28"/>
          <w:szCs w:val="28"/>
          <w:rPrChange w:id="27837" w:author="梁元" w:date="2019-05-14T19:51:36Z">
            <w:rPr>
              <w:ins w:id="27838" w:author="冷雪凝" w:date="2019-05-14T19:32:44Z"/>
              <w:rFonts w:ascii="仿宋" w:hAnsi="仿宋" w:eastAsia="仿宋"/>
              <w:sz w:val="28"/>
              <w:szCs w:val="28"/>
            </w:rPr>
          </w:rPrChange>
          <w14:textFill>
            <w14:solidFill>
              <w14:schemeClr w14:val="tx1"/>
            </w14:solidFill>
          </w14:textFill>
        </w:rPr>
      </w:pPr>
      <w:ins w:id="27839" w:author="冷雪凝" w:date="2019-05-14T19:32:44Z">
        <w:bookmarkStart w:id="949" w:name="_Toc8305_WPSOffice_Level2"/>
        <w:r>
          <w:rPr>
            <w:rFonts w:hint="eastAsia" w:ascii="仿宋" w:hAnsi="仿宋" w:eastAsia="仿宋"/>
            <w:color w:val="000000" w:themeColor="text1"/>
            <w:sz w:val="28"/>
            <w:szCs w:val="28"/>
            <w:rPrChange w:id="27840"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949"/>
      </w:ins>
    </w:p>
    <w:p>
      <w:pPr>
        <w:ind w:firstLine="482" w:firstLineChars="200"/>
        <w:rPr>
          <w:ins w:id="27842" w:author="冷雪凝" w:date="2019-05-14T19:32:44Z"/>
          <w:color w:val="000000" w:themeColor="text1"/>
          <w:rPrChange w:id="27843" w:author="梁元" w:date="2019-05-14T19:51:36Z">
            <w:rPr>
              <w:ins w:id="27844" w:author="冷雪凝" w:date="2019-05-14T19:32:44Z"/>
            </w:rPr>
          </w:rPrChange>
          <w14:textFill>
            <w14:solidFill>
              <w14:schemeClr w14:val="tx1"/>
            </w14:solidFill>
          </w14:textFill>
        </w:rPr>
      </w:pPr>
      <w:ins w:id="27845" w:author="冷雪凝" w:date="2019-05-14T19:32:44Z">
        <w:r>
          <w:rPr>
            <w:rFonts w:hint="eastAsia"/>
            <w:b/>
            <w:color w:val="000000" w:themeColor="text1"/>
            <w:rPrChange w:id="27846" w:author="梁元" w:date="2019-05-14T19:51:36Z">
              <w:rPr>
                <w:rFonts w:hint="eastAsia"/>
                <w:b/>
              </w:rPr>
            </w:rPrChange>
            <w14:textFill>
              <w14:solidFill>
                <w14:schemeClr w14:val="tx1"/>
              </w14:solidFill>
            </w14:textFill>
          </w:rPr>
          <w:t>问题</w:t>
        </w:r>
      </w:ins>
      <w:ins w:id="27848" w:author="冷雪凝" w:date="2019-05-14T19:32:44Z">
        <w:r>
          <w:rPr>
            <w:rFonts w:hint="eastAsia"/>
            <w:color w:val="000000" w:themeColor="text1"/>
            <w:rPrChange w:id="27849" w:author="梁元" w:date="2019-05-14T19:51:36Z">
              <w:rPr>
                <w:rFonts w:hint="eastAsia"/>
              </w:rPr>
            </w:rPrChange>
            <w14:textFill>
              <w14:solidFill>
                <w14:schemeClr w14:val="tx1"/>
              </w14:solidFill>
            </w14:textFill>
          </w:rPr>
          <w:t>： 数据请求应该在那个生命周期，</w:t>
        </w:r>
      </w:ins>
    </w:p>
    <w:p>
      <w:pPr>
        <w:ind w:firstLine="482" w:firstLineChars="200"/>
        <w:rPr>
          <w:ins w:id="27851" w:author="冷雪凝" w:date="2019-05-14T19:32:44Z"/>
          <w:color w:val="000000" w:themeColor="text1"/>
          <w:rPrChange w:id="27852" w:author="梁元" w:date="2019-05-14T19:51:36Z">
            <w:rPr>
              <w:ins w:id="27853" w:author="冷雪凝" w:date="2019-05-14T19:32:44Z"/>
            </w:rPr>
          </w:rPrChange>
          <w14:textFill>
            <w14:solidFill>
              <w14:schemeClr w14:val="tx1"/>
            </w14:solidFill>
          </w14:textFill>
        </w:rPr>
      </w:pPr>
      <w:ins w:id="27854" w:author="冷雪凝" w:date="2019-05-14T19:32:44Z">
        <w:r>
          <w:rPr>
            <w:rFonts w:hint="eastAsia"/>
            <w:b/>
            <w:color w:val="000000" w:themeColor="text1"/>
            <w:rPrChange w:id="27855" w:author="梁元" w:date="2019-05-14T19:51:36Z">
              <w:rPr>
                <w:rFonts w:hint="eastAsia"/>
                <w:b/>
              </w:rPr>
            </w:rPrChange>
            <w14:textFill>
              <w14:solidFill>
                <w14:schemeClr w14:val="tx1"/>
              </w14:solidFill>
            </w14:textFill>
          </w:rPr>
          <w:t>解答</w:t>
        </w:r>
      </w:ins>
      <w:ins w:id="27857" w:author="冷雪凝" w:date="2019-05-14T19:32:44Z">
        <w:r>
          <w:rPr>
            <w:rFonts w:hint="eastAsia"/>
            <w:color w:val="000000" w:themeColor="text1"/>
            <w:rPrChange w:id="27858" w:author="梁元" w:date="2019-05-14T19:51:36Z">
              <w:rPr>
                <w:rFonts w:hint="eastAsia"/>
              </w:rPr>
            </w:rPrChange>
            <w14:textFill>
              <w14:solidFill>
                <w14:schemeClr w14:val="tx1"/>
              </w14:solidFill>
            </w14:textFill>
          </w:rPr>
          <w:t>：在created里面</w:t>
        </w:r>
      </w:ins>
    </w:p>
    <w:p>
      <w:pPr>
        <w:pStyle w:val="3"/>
        <w:numPr>
          <w:ilvl w:val="0"/>
          <w:numId w:val="32"/>
        </w:numPr>
        <w:spacing w:line="240" w:lineRule="auto"/>
        <w:ind w:firstLine="562" w:firstLineChars="200"/>
        <w:rPr>
          <w:ins w:id="27860" w:author="冷雪凝" w:date="2019-05-14T19:32:44Z"/>
          <w:rFonts w:ascii="仿宋" w:hAnsi="仿宋" w:eastAsia="仿宋"/>
          <w:color w:val="000000" w:themeColor="text1"/>
          <w:sz w:val="28"/>
          <w:szCs w:val="28"/>
          <w:rPrChange w:id="27861" w:author="梁元" w:date="2019-05-14T19:51:36Z">
            <w:rPr>
              <w:ins w:id="27862" w:author="冷雪凝" w:date="2019-05-14T19:32:44Z"/>
              <w:rFonts w:ascii="仿宋" w:hAnsi="仿宋" w:eastAsia="仿宋"/>
              <w:sz w:val="28"/>
              <w:szCs w:val="28"/>
            </w:rPr>
          </w:rPrChange>
          <w14:textFill>
            <w14:solidFill>
              <w14:schemeClr w14:val="tx1"/>
            </w14:solidFill>
          </w14:textFill>
        </w:rPr>
      </w:pPr>
      <w:ins w:id="27863" w:author="冷雪凝" w:date="2019-05-14T19:32:44Z">
        <w:bookmarkStart w:id="950" w:name="_Toc24963_WPSOffice_Level2"/>
        <w:r>
          <w:rPr>
            <w:rFonts w:hint="eastAsia" w:ascii="仿宋" w:hAnsi="仿宋" w:eastAsia="仿宋"/>
            <w:color w:val="000000" w:themeColor="text1"/>
            <w:sz w:val="28"/>
            <w:szCs w:val="28"/>
            <w:rPrChange w:id="27864" w:author="梁元" w:date="2019-05-14T19:51:36Z">
              <w:rPr>
                <w:rFonts w:hint="eastAsia" w:ascii="仿宋" w:hAnsi="仿宋" w:eastAsia="仿宋"/>
                <w:sz w:val="28"/>
                <w:szCs w:val="28"/>
              </w:rPr>
            </w:rPrChange>
            <w14:textFill>
              <w14:solidFill>
                <w14:schemeClr w14:val="tx1"/>
              </w14:solidFill>
            </w14:textFill>
          </w:rPr>
          <w:t>项目中体现经验的点</w:t>
        </w:r>
        <w:bookmarkEnd w:id="950"/>
      </w:ins>
    </w:p>
    <w:p>
      <w:pPr>
        <w:ind w:firstLine="480" w:firstLineChars="200"/>
        <w:rPr>
          <w:ins w:id="27866" w:author="冷雪凝" w:date="2019-05-14T19:32:44Z"/>
          <w:color w:val="000000" w:themeColor="text1"/>
          <w:rPrChange w:id="27867" w:author="梁元" w:date="2019-05-14T19:51:36Z">
            <w:rPr>
              <w:ins w:id="27868" w:author="冷雪凝" w:date="2019-05-14T19:32:44Z"/>
            </w:rPr>
          </w:rPrChange>
          <w14:textFill>
            <w14:solidFill>
              <w14:schemeClr w14:val="tx1"/>
            </w14:solidFill>
          </w14:textFill>
        </w:rPr>
      </w:pPr>
      <w:ins w:id="27869" w:author="冷雪凝" w:date="2019-05-14T19:32:44Z">
        <w:r>
          <w:rPr>
            <w:rFonts w:hint="eastAsia"/>
            <w:color w:val="000000" w:themeColor="text1"/>
            <w:rPrChange w:id="27870" w:author="梁元" w:date="2019-05-14T19:51:36Z">
              <w:rPr>
                <w:rFonts w:hint="eastAsia"/>
              </w:rPr>
            </w:rPrChange>
            <w14:textFill>
              <w14:solidFill>
                <w14:schemeClr w14:val="tx1"/>
              </w14:solidFill>
            </w14:textFill>
          </w:rPr>
          <w:t>组件中必须的内容</w:t>
        </w:r>
      </w:ins>
      <w:ins w:id="27872" w:author="冷雪凝" w:date="2019-05-14T19:32:44Z">
        <w:r>
          <w:rPr>
            <w:color w:val="000000" w:themeColor="text1"/>
            <w:rPrChange w:id="27873" w:author="梁元" w:date="2019-05-14T19:51:36Z">
              <w:rPr/>
            </w:rPrChange>
            <w14:textFill>
              <w14:solidFill>
                <w14:schemeClr w14:val="tx1"/>
              </w14:solidFill>
            </w14:textFill>
          </w:rPr>
          <w:t xml:space="preserve"> </w:t>
        </w:r>
      </w:ins>
    </w:p>
    <w:p>
      <w:pPr>
        <w:pStyle w:val="3"/>
        <w:numPr>
          <w:ilvl w:val="0"/>
          <w:numId w:val="32"/>
        </w:numPr>
        <w:spacing w:line="240" w:lineRule="auto"/>
        <w:ind w:firstLine="562" w:firstLineChars="200"/>
        <w:rPr>
          <w:ins w:id="27875" w:author="冷雪凝" w:date="2019-05-14T19:32:44Z"/>
          <w:rFonts w:ascii="仿宋" w:hAnsi="仿宋" w:eastAsia="仿宋"/>
          <w:color w:val="000000" w:themeColor="text1"/>
          <w:sz w:val="28"/>
          <w:szCs w:val="28"/>
          <w:rPrChange w:id="27876" w:author="梁元" w:date="2019-05-14T19:51:36Z">
            <w:rPr>
              <w:ins w:id="27877" w:author="冷雪凝" w:date="2019-05-14T19:32:44Z"/>
              <w:rFonts w:ascii="仿宋" w:hAnsi="仿宋" w:eastAsia="仿宋"/>
              <w:sz w:val="28"/>
              <w:szCs w:val="28"/>
            </w:rPr>
          </w:rPrChange>
          <w14:textFill>
            <w14:solidFill>
              <w14:schemeClr w14:val="tx1"/>
            </w14:solidFill>
          </w14:textFill>
        </w:rPr>
      </w:pPr>
      <w:ins w:id="27878" w:author="冷雪凝" w:date="2019-05-14T19:32:44Z">
        <w:bookmarkStart w:id="951" w:name="_Toc12506_WPSOffice_Level2"/>
        <w:r>
          <w:rPr>
            <w:rFonts w:hint="eastAsia" w:ascii="仿宋" w:hAnsi="仿宋" w:eastAsia="仿宋"/>
            <w:color w:val="000000" w:themeColor="text1"/>
            <w:sz w:val="28"/>
            <w:szCs w:val="28"/>
            <w:rPrChange w:id="27879" w:author="梁元" w:date="2019-05-14T19:51:36Z">
              <w:rPr>
                <w:rFonts w:hint="eastAsia" w:ascii="仿宋" w:hAnsi="仿宋" w:eastAsia="仿宋"/>
                <w:sz w:val="28"/>
                <w:szCs w:val="28"/>
              </w:rPr>
            </w:rPrChange>
            <w14:textFill>
              <w14:solidFill>
                <w14:schemeClr w14:val="tx1"/>
              </w14:solidFill>
            </w14:textFill>
          </w:rPr>
          <w:t>论坛参考</w:t>
        </w:r>
        <w:bookmarkEnd w:id="951"/>
      </w:ins>
    </w:p>
    <w:p>
      <w:pPr>
        <w:ind w:firstLine="480" w:firstLineChars="200"/>
        <w:rPr>
          <w:ins w:id="27881" w:author="冷雪凝" w:date="2019-05-14T19:32:44Z"/>
          <w:rFonts w:hint="eastAsia"/>
          <w:color w:val="000000" w:themeColor="text1"/>
          <w:rPrChange w:id="27882" w:author="梁元" w:date="2019-05-14T19:51:36Z">
            <w:rPr>
              <w:ins w:id="27883" w:author="冷雪凝" w:date="2019-05-14T19:32:44Z"/>
              <w:rFonts w:hint="eastAsia"/>
            </w:rPr>
          </w:rPrChange>
          <w14:textFill>
            <w14:solidFill>
              <w14:schemeClr w14:val="tx1"/>
            </w14:solidFill>
          </w14:textFill>
        </w:rPr>
      </w:pPr>
      <w:ins w:id="27884" w:author="冷雪凝" w:date="2019-05-14T19:32:44Z">
        <w:r>
          <w:rPr>
            <w:color w:val="000000" w:themeColor="text1"/>
            <w:rPrChange w:id="27885" w:author="梁元" w:date="2019-05-14T19:51:36Z">
              <w:rPr/>
            </w:rPrChange>
            <w14:textFill>
              <w14:solidFill>
                <w14:schemeClr w14:val="tx1"/>
              </w14:solidFill>
            </w14:textFill>
          </w:rPr>
          <w:fldChar w:fldCharType="begin"/>
        </w:r>
      </w:ins>
      <w:ins w:id="27887" w:author="冷雪凝" w:date="2019-05-14T19:32:44Z">
        <w:r>
          <w:rPr>
            <w:color w:val="000000" w:themeColor="text1"/>
            <w:rPrChange w:id="27888" w:author="梁元" w:date="2019-05-14T19:51:36Z">
              <w:rPr/>
            </w:rPrChange>
            <w14:textFill>
              <w14:solidFill>
                <w14:schemeClr w14:val="tx1"/>
              </w14:solidFill>
            </w14:textFill>
          </w:rPr>
          <w:instrText xml:space="preserve"> HYPERLINK "https://cn.vuejs.org/v2/api" </w:instrText>
        </w:r>
      </w:ins>
      <w:ins w:id="27890" w:author="冷雪凝" w:date="2019-05-14T19:32:44Z">
        <w:r>
          <w:rPr>
            <w:color w:val="000000" w:themeColor="text1"/>
            <w:rPrChange w:id="27891" w:author="梁元" w:date="2019-05-14T19:51:36Z">
              <w:rPr/>
            </w:rPrChange>
            <w14:textFill>
              <w14:solidFill>
                <w14:schemeClr w14:val="tx1"/>
              </w14:solidFill>
            </w14:textFill>
          </w:rPr>
          <w:fldChar w:fldCharType="separate"/>
        </w:r>
      </w:ins>
      <w:ins w:id="27893" w:author="冷雪凝" w:date="2019-05-14T19:32:44Z">
        <w:r>
          <w:rPr>
            <w:rStyle w:val="18"/>
            <w:color w:val="000000" w:themeColor="text1"/>
            <w:rPrChange w:id="27894" w:author="梁元" w:date="2019-05-14T19:51:36Z">
              <w:rPr>
                <w:rStyle w:val="18"/>
              </w:rPr>
            </w:rPrChange>
            <w14:textFill>
              <w14:solidFill>
                <w14:schemeClr w14:val="tx1"/>
              </w14:solidFill>
            </w14:textFill>
          </w:rPr>
          <w:t>https://cn.vuejs.org/v2/api</w:t>
        </w:r>
      </w:ins>
      <w:ins w:id="27896" w:author="冷雪凝" w:date="2019-05-14T19:32:44Z">
        <w:r>
          <w:rPr>
            <w:rStyle w:val="18"/>
            <w:color w:val="000000" w:themeColor="text1"/>
            <w:rPrChange w:id="27897" w:author="梁元" w:date="2019-05-14T19:51:36Z">
              <w:rPr>
                <w:rStyle w:val="18"/>
              </w:rPr>
            </w:rPrChange>
            <w14:textFill>
              <w14:solidFill>
                <w14:schemeClr w14:val="tx1"/>
              </w14:solidFill>
            </w14:textFill>
          </w:rPr>
          <w:fldChar w:fldCharType="end"/>
        </w:r>
      </w:ins>
    </w:p>
    <w:p>
      <w:pPr>
        <w:pStyle w:val="2"/>
        <w:numPr>
          <w:ilvl w:val="0"/>
          <w:numId w:val="1"/>
        </w:numPr>
        <w:rPr>
          <w:ins w:id="27899" w:author="冷雪凝" w:date="2019-05-14T19:32:44Z"/>
          <w:rFonts w:ascii="仿宋" w:hAnsi="仿宋" w:eastAsia="仿宋"/>
          <w:color w:val="000000" w:themeColor="text1"/>
          <w:sz w:val="28"/>
          <w:szCs w:val="28"/>
          <w:rPrChange w:id="27900" w:author="梁元" w:date="2019-05-14T19:51:36Z">
            <w:rPr>
              <w:ins w:id="27901" w:author="冷雪凝" w:date="2019-05-14T19:32:44Z"/>
              <w:rFonts w:ascii="仿宋" w:hAnsi="仿宋" w:eastAsia="仿宋"/>
              <w:sz w:val="28"/>
              <w:szCs w:val="28"/>
            </w:rPr>
          </w:rPrChange>
          <w14:textFill>
            <w14:solidFill>
              <w14:schemeClr w14:val="tx1"/>
            </w14:solidFill>
          </w14:textFill>
        </w:rPr>
      </w:pPr>
      <w:ins w:id="27902" w:author="冷雪凝" w:date="2019-05-14T19:32:44Z">
        <w:bookmarkStart w:id="952" w:name="_Toc25287_WPSOffice_Level1"/>
        <w:r>
          <w:rPr>
            <w:rFonts w:hint="eastAsia" w:ascii="仿宋" w:hAnsi="仿宋" w:eastAsia="仿宋"/>
            <w:color w:val="000000" w:themeColor="text1"/>
            <w:sz w:val="28"/>
            <w:szCs w:val="28"/>
            <w:rPrChange w:id="27903" w:author="梁元" w:date="2019-05-14T19:51:36Z">
              <w:rPr>
                <w:rFonts w:hint="eastAsia" w:ascii="仿宋" w:hAnsi="仿宋" w:eastAsia="仿宋"/>
                <w:sz w:val="28"/>
                <w:szCs w:val="28"/>
              </w:rPr>
            </w:rPrChange>
            <w14:textFill>
              <w14:solidFill>
                <w14:schemeClr w14:val="tx1"/>
              </w14:solidFill>
            </w14:textFill>
          </w:rPr>
          <w:t>说一下</w:t>
        </w:r>
      </w:ins>
      <w:ins w:id="27905" w:author="冷雪凝" w:date="2019-05-14T19:34:09Z">
        <w:r>
          <w:rPr>
            <w:rFonts w:hint="eastAsia" w:ascii="仿宋" w:hAnsi="仿宋" w:eastAsia="仿宋"/>
            <w:color w:val="000000" w:themeColor="text1"/>
            <w:sz w:val="28"/>
            <w:szCs w:val="28"/>
            <w:lang w:val="en-US" w:eastAsia="zh-CN"/>
            <w:rPrChange w:id="27906" w:author="梁元" w:date="2019-05-14T19:51:36Z">
              <w:rPr>
                <w:rFonts w:hint="eastAsia" w:ascii="仿宋" w:hAnsi="仿宋" w:eastAsia="仿宋"/>
                <w:sz w:val="28"/>
                <w:szCs w:val="28"/>
                <w:lang w:val="en-US" w:eastAsia="zh-CN"/>
              </w:rPr>
            </w:rPrChange>
            <w14:textFill>
              <w14:solidFill>
                <w14:schemeClr w14:val="tx1"/>
              </w14:solidFill>
            </w14:textFill>
          </w:rPr>
          <w:t>jsonp</w:t>
        </w:r>
      </w:ins>
      <w:ins w:id="27908" w:author="冷雪凝" w:date="2019-05-14T19:34:12Z">
        <w:r>
          <w:rPr>
            <w:rFonts w:hint="eastAsia" w:ascii="仿宋" w:hAnsi="仿宋" w:eastAsia="仿宋"/>
            <w:color w:val="000000" w:themeColor="text1"/>
            <w:sz w:val="28"/>
            <w:szCs w:val="28"/>
            <w:lang w:val="en-US" w:eastAsia="zh-CN"/>
            <w:rPrChange w:id="27909" w:author="梁元" w:date="2019-05-14T19:51:36Z">
              <w:rPr>
                <w:rFonts w:hint="eastAsia" w:ascii="仿宋" w:hAnsi="仿宋" w:eastAsia="仿宋"/>
                <w:sz w:val="28"/>
                <w:szCs w:val="28"/>
                <w:lang w:val="en-US" w:eastAsia="zh-CN"/>
              </w:rPr>
            </w:rPrChange>
            <w14:textFill>
              <w14:solidFill>
                <w14:schemeClr w14:val="tx1"/>
              </w14:solidFill>
            </w14:textFill>
          </w:rPr>
          <w:t>工作</w:t>
        </w:r>
      </w:ins>
      <w:ins w:id="27911" w:author="冷雪凝" w:date="2019-05-14T19:34:13Z">
        <w:r>
          <w:rPr>
            <w:rFonts w:hint="eastAsia" w:ascii="仿宋" w:hAnsi="仿宋" w:eastAsia="仿宋"/>
            <w:color w:val="000000" w:themeColor="text1"/>
            <w:sz w:val="28"/>
            <w:szCs w:val="28"/>
            <w:lang w:val="en-US" w:eastAsia="zh-CN"/>
            <w:rPrChange w:id="27912" w:author="梁元" w:date="2019-05-14T19:51:36Z">
              <w:rPr>
                <w:rFonts w:hint="eastAsia" w:ascii="仿宋" w:hAnsi="仿宋" w:eastAsia="仿宋"/>
                <w:sz w:val="28"/>
                <w:szCs w:val="28"/>
                <w:lang w:val="en-US" w:eastAsia="zh-CN"/>
              </w:rPr>
            </w:rPrChange>
            <w14:textFill>
              <w14:solidFill>
                <w14:schemeClr w14:val="tx1"/>
              </w14:solidFill>
            </w14:textFill>
          </w:rPr>
          <w:t>原理</w:t>
        </w:r>
      </w:ins>
      <w:ins w:id="27914" w:author="冷雪凝" w:date="2019-05-14T19:32:44Z">
        <w:r>
          <w:rPr>
            <w:rFonts w:hint="eastAsia" w:ascii="仿宋" w:hAnsi="仿宋" w:eastAsia="仿宋"/>
            <w:color w:val="000000" w:themeColor="text1"/>
            <w:sz w:val="28"/>
            <w:szCs w:val="28"/>
            <w:rPrChange w:id="27915" w:author="梁元" w:date="2019-05-14T19:51:36Z">
              <w:rPr>
                <w:rFonts w:hint="eastAsia" w:ascii="仿宋" w:hAnsi="仿宋" w:eastAsia="仿宋"/>
                <w:sz w:val="28"/>
                <w:szCs w:val="28"/>
              </w:rPr>
            </w:rPrChange>
            <w14:textFill>
              <w14:solidFill>
                <w14:schemeClr w14:val="tx1"/>
              </w14:solidFill>
            </w14:textFill>
          </w:rPr>
          <w:t>？</w:t>
        </w:r>
        <w:bookmarkEnd w:id="952"/>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2" w:hRule="atLeast"/>
          <w:jc w:val="center"/>
          <w:ins w:id="27917" w:author="冷雪凝" w:date="2019-05-14T19:32:44Z"/>
        </w:trPr>
        <w:tc>
          <w:tcPr>
            <w:tcW w:w="1523" w:type="dxa"/>
          </w:tcPr>
          <w:p>
            <w:pPr>
              <w:jc w:val="center"/>
              <w:rPr>
                <w:ins w:id="27918" w:author="冷雪凝" w:date="2019-05-14T19:32:44Z"/>
                <w:rFonts w:ascii="仿宋" w:hAnsi="仿宋" w:eastAsia="仿宋"/>
                <w:color w:val="000000" w:themeColor="text1"/>
                <w:rPrChange w:id="27919" w:author="梁元" w:date="2019-05-14T19:51:36Z">
                  <w:rPr>
                    <w:ins w:id="27920" w:author="冷雪凝" w:date="2019-05-14T19:32:44Z"/>
                    <w:rFonts w:ascii="仿宋" w:hAnsi="仿宋" w:eastAsia="仿宋"/>
                  </w:rPr>
                </w:rPrChange>
                <w14:textFill>
                  <w14:solidFill>
                    <w14:schemeClr w14:val="tx1"/>
                  </w14:solidFill>
                </w14:textFill>
              </w:rPr>
            </w:pPr>
            <w:ins w:id="27921" w:author="冷雪凝" w:date="2019-05-14T19:32:44Z">
              <w:r>
                <w:rPr>
                  <w:rFonts w:hint="eastAsia" w:ascii="仿宋" w:hAnsi="仿宋" w:eastAsia="仿宋"/>
                  <w:color w:val="000000" w:themeColor="text1"/>
                  <w:rPrChange w:id="27922"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27924" w:author="冷雪凝" w:date="2019-05-14T19:32:44Z"/>
                <w:rFonts w:ascii="仿宋" w:hAnsi="仿宋" w:eastAsia="仿宋"/>
                <w:color w:val="000000" w:themeColor="text1"/>
                <w:rPrChange w:id="27925" w:author="梁元" w:date="2019-05-14T19:51:36Z">
                  <w:rPr>
                    <w:ins w:id="27926" w:author="冷雪凝" w:date="2019-05-14T19:32:44Z"/>
                    <w:rFonts w:ascii="仿宋" w:hAnsi="仿宋" w:eastAsia="仿宋"/>
                  </w:rPr>
                </w:rPrChange>
                <w14:textFill>
                  <w14:solidFill>
                    <w14:schemeClr w14:val="tx1"/>
                  </w14:solidFill>
                </w14:textFill>
              </w:rPr>
            </w:pPr>
            <w:ins w:id="27927" w:author="冷雪凝" w:date="2019-05-14T19:32:44Z">
              <w:r>
                <w:rPr>
                  <w:rFonts w:hint="eastAsia" w:ascii="仿宋" w:hAnsi="仿宋" w:eastAsia="仿宋"/>
                  <w:color w:val="000000" w:themeColor="text1"/>
                  <w:rPrChange w:id="27928"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27930" w:author="冷雪凝" w:date="2019-05-14T19:32:44Z"/>
                <w:rFonts w:ascii="仿宋" w:hAnsi="仿宋" w:eastAsia="仿宋"/>
                <w:color w:val="000000" w:themeColor="text1"/>
                <w:rPrChange w:id="27931" w:author="梁元" w:date="2019-05-14T19:51:36Z">
                  <w:rPr>
                    <w:ins w:id="27932" w:author="冷雪凝" w:date="2019-05-14T19:32:44Z"/>
                    <w:rFonts w:ascii="仿宋" w:hAnsi="仿宋" w:eastAsia="仿宋"/>
                  </w:rPr>
                </w:rPrChange>
                <w14:textFill>
                  <w14:solidFill>
                    <w14:schemeClr w14:val="tx1"/>
                  </w14:solidFill>
                </w14:textFill>
              </w:rPr>
            </w:pPr>
            <w:ins w:id="27933" w:author="冷雪凝" w:date="2019-05-14T19:32:44Z">
              <w:r>
                <w:rPr>
                  <w:rFonts w:hint="eastAsia" w:ascii="仿宋" w:hAnsi="仿宋" w:eastAsia="仿宋"/>
                  <w:color w:val="000000" w:themeColor="text1"/>
                  <w:rPrChange w:id="27934"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27936" w:author="冷雪凝" w:date="2019-05-14T19:32:44Z"/>
                <w:rFonts w:ascii="仿宋" w:hAnsi="仿宋" w:eastAsia="仿宋"/>
                <w:color w:val="000000" w:themeColor="text1"/>
                <w:rPrChange w:id="27937" w:author="梁元" w:date="2019-05-14T19:51:36Z">
                  <w:rPr>
                    <w:ins w:id="27938" w:author="冷雪凝" w:date="2019-05-14T19:32:44Z"/>
                    <w:rFonts w:ascii="仿宋" w:hAnsi="仿宋" w:eastAsia="仿宋"/>
                  </w:rPr>
                </w:rPrChange>
                <w14:textFill>
                  <w14:solidFill>
                    <w14:schemeClr w14:val="tx1"/>
                  </w14:solidFill>
                </w14:textFill>
              </w:rPr>
            </w:pPr>
            <w:ins w:id="27939" w:author="冷雪凝" w:date="2019-05-14T19:32:44Z">
              <w:r>
                <w:rPr>
                  <w:rFonts w:hint="eastAsia" w:ascii="仿宋" w:hAnsi="仿宋" w:eastAsia="仿宋"/>
                  <w:color w:val="000000" w:themeColor="text1"/>
                  <w:rPrChange w:id="27940"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27942" w:author="冷雪凝" w:date="2019-05-14T19:32:44Z"/>
                <w:rFonts w:ascii="仿宋" w:hAnsi="仿宋" w:eastAsia="仿宋"/>
                <w:color w:val="000000" w:themeColor="text1"/>
                <w:rPrChange w:id="27943" w:author="梁元" w:date="2019-05-14T19:51:36Z">
                  <w:rPr>
                    <w:ins w:id="27944" w:author="冷雪凝" w:date="2019-05-14T19:32:44Z"/>
                    <w:rFonts w:ascii="仿宋" w:hAnsi="仿宋" w:eastAsia="仿宋"/>
                  </w:rPr>
                </w:rPrChange>
                <w14:textFill>
                  <w14:solidFill>
                    <w14:schemeClr w14:val="tx1"/>
                  </w14:solidFill>
                </w14:textFill>
              </w:rPr>
            </w:pPr>
            <w:ins w:id="27945" w:author="冷雪凝" w:date="2019-05-14T19:32:44Z">
              <w:r>
                <w:rPr>
                  <w:rFonts w:hint="eastAsia" w:ascii="仿宋" w:hAnsi="仿宋" w:eastAsia="仿宋"/>
                  <w:color w:val="000000" w:themeColor="text1"/>
                  <w:rPrChange w:id="27946"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ins w:id="27948" w:author="冷雪凝" w:date="2019-05-14T19:32:44Z"/>
        </w:trPr>
        <w:tc>
          <w:tcPr>
            <w:tcW w:w="1523" w:type="dxa"/>
          </w:tcPr>
          <w:p>
            <w:pPr>
              <w:jc w:val="center"/>
              <w:rPr>
                <w:ins w:id="27949" w:author="冷雪凝" w:date="2019-05-14T19:32:44Z"/>
                <w:rFonts w:ascii="仿宋" w:hAnsi="仿宋" w:eastAsia="仿宋"/>
                <w:color w:val="000000" w:themeColor="text1"/>
                <w:rPrChange w:id="27950" w:author="梁元" w:date="2019-05-14T19:51:36Z">
                  <w:rPr>
                    <w:ins w:id="27951" w:author="冷雪凝" w:date="2019-05-14T19:32:44Z"/>
                    <w:rFonts w:ascii="仿宋" w:hAnsi="仿宋" w:eastAsia="仿宋"/>
                  </w:rPr>
                </w:rPrChange>
                <w14:textFill>
                  <w14:solidFill>
                    <w14:schemeClr w14:val="tx1"/>
                  </w14:solidFill>
                </w14:textFill>
              </w:rPr>
            </w:pPr>
            <w:ins w:id="27952" w:author="冷雪凝" w:date="2019-05-14T19:32:44Z">
              <w:r>
                <w:rPr>
                  <w:rFonts w:hint="eastAsia" w:ascii="仿宋" w:hAnsi="仿宋" w:eastAsia="仿宋"/>
                  <w:color w:val="000000" w:themeColor="text1"/>
                  <w:rPrChange w:id="27953" w:author="梁元" w:date="2019-05-14T19:51:36Z">
                    <w:rPr>
                      <w:rFonts w:hint="eastAsia" w:ascii="仿宋" w:hAnsi="仿宋" w:eastAsia="仿宋"/>
                    </w:rPr>
                  </w:rPrChange>
                  <w14:textFill>
                    <w14:solidFill>
                      <w14:schemeClr w14:val="tx1"/>
                    </w14:solidFill>
                  </w14:textFill>
                </w:rPr>
                <w:t>90%</w:t>
              </w:r>
            </w:ins>
          </w:p>
        </w:tc>
        <w:tc>
          <w:tcPr>
            <w:tcW w:w="1559" w:type="dxa"/>
          </w:tcPr>
          <w:p>
            <w:pPr>
              <w:jc w:val="center"/>
              <w:rPr>
                <w:ins w:id="27955" w:author="冷雪凝" w:date="2019-05-14T19:32:44Z"/>
                <w:rFonts w:ascii="仿宋" w:hAnsi="仿宋" w:eastAsia="仿宋"/>
                <w:color w:val="000000" w:themeColor="text1"/>
                <w:rPrChange w:id="27956" w:author="梁元" w:date="2019-05-14T19:51:36Z">
                  <w:rPr>
                    <w:ins w:id="27957" w:author="冷雪凝" w:date="2019-05-14T19:32:44Z"/>
                    <w:rFonts w:ascii="仿宋" w:hAnsi="仿宋" w:eastAsia="仿宋"/>
                  </w:rPr>
                </w:rPrChange>
                <w14:textFill>
                  <w14:solidFill>
                    <w14:schemeClr w14:val="tx1"/>
                  </w14:solidFill>
                </w14:textFill>
              </w:rPr>
            </w:pPr>
            <w:ins w:id="27958" w:author="冷雪凝" w:date="2019-05-14T19:32:44Z">
              <w:r>
                <w:rPr>
                  <w:rFonts w:hint="eastAsia" w:ascii="仿宋" w:hAnsi="仿宋" w:eastAsia="仿宋"/>
                  <w:color w:val="000000" w:themeColor="text1"/>
                  <w:rPrChange w:id="27959" w:author="梁元" w:date="2019-05-14T19:51:36Z">
                    <w:rPr>
                      <w:rFonts w:hint="eastAsia" w:ascii="仿宋" w:hAnsi="仿宋" w:eastAsia="仿宋"/>
                    </w:rPr>
                  </w:rPrChange>
                  <w14:textFill>
                    <w14:solidFill>
                      <w14:schemeClr w14:val="tx1"/>
                    </w14:solidFill>
                  </w14:textFill>
                </w:rPr>
                <w:t>5星</w:t>
              </w:r>
            </w:ins>
          </w:p>
        </w:tc>
        <w:tc>
          <w:tcPr>
            <w:tcW w:w="1418" w:type="dxa"/>
          </w:tcPr>
          <w:p>
            <w:pPr>
              <w:jc w:val="center"/>
              <w:rPr>
                <w:ins w:id="27961" w:author="冷雪凝" w:date="2019-05-14T19:32:44Z"/>
                <w:rFonts w:ascii="仿宋" w:hAnsi="仿宋" w:eastAsia="仿宋"/>
                <w:color w:val="000000" w:themeColor="text1"/>
                <w:rPrChange w:id="27962" w:author="梁元" w:date="2019-05-14T19:51:36Z">
                  <w:rPr>
                    <w:ins w:id="27963" w:author="冷雪凝" w:date="2019-05-14T19:32:44Z"/>
                    <w:rFonts w:ascii="仿宋" w:hAnsi="仿宋" w:eastAsia="仿宋"/>
                  </w:rPr>
                </w:rPrChange>
                <w14:textFill>
                  <w14:solidFill>
                    <w14:schemeClr w14:val="tx1"/>
                  </w14:solidFill>
                </w14:textFill>
              </w:rPr>
            </w:pPr>
            <w:ins w:id="27964" w:author="冷雪凝" w:date="2019-05-14T19:32:44Z">
              <w:r>
                <w:rPr>
                  <w:rFonts w:ascii="仿宋" w:hAnsi="仿宋" w:eastAsia="仿宋"/>
                  <w:color w:val="000000" w:themeColor="text1"/>
                  <w:rPrChange w:id="27965" w:author="梁元" w:date="2019-05-14T19:51:36Z">
                    <w:rPr>
                      <w:rFonts w:ascii="仿宋" w:hAnsi="仿宋" w:eastAsia="仿宋"/>
                    </w:rPr>
                  </w:rPrChange>
                  <w14:textFill>
                    <w14:solidFill>
                      <w14:schemeClr w14:val="tx1"/>
                    </w14:solidFill>
                  </w14:textFill>
                </w:rPr>
                <w:t>J</w:t>
              </w:r>
            </w:ins>
            <w:ins w:id="27967" w:author="冷雪凝" w:date="2019-05-14T19:32:44Z">
              <w:r>
                <w:rPr>
                  <w:rFonts w:hint="eastAsia" w:ascii="仿宋" w:hAnsi="仿宋" w:eastAsia="仿宋"/>
                  <w:color w:val="000000" w:themeColor="text1"/>
                  <w:rPrChange w:id="27968" w:author="梁元" w:date="2019-05-14T19:51:36Z">
                    <w:rPr>
                      <w:rFonts w:hint="eastAsia" w:ascii="仿宋" w:hAnsi="仿宋" w:eastAsia="仿宋"/>
                    </w:rPr>
                  </w:rPrChange>
                  <w14:textFill>
                    <w14:solidFill>
                      <w14:schemeClr w14:val="tx1"/>
                    </w14:solidFill>
                  </w14:textFill>
                </w:rPr>
                <w:t>avascript</w:t>
              </w:r>
            </w:ins>
          </w:p>
        </w:tc>
        <w:tc>
          <w:tcPr>
            <w:tcW w:w="1417" w:type="dxa"/>
          </w:tcPr>
          <w:p>
            <w:pPr>
              <w:jc w:val="center"/>
              <w:rPr>
                <w:ins w:id="27970" w:author="冷雪凝" w:date="2019-05-14T19:32:44Z"/>
                <w:rFonts w:ascii="仿宋" w:hAnsi="仿宋" w:eastAsia="仿宋"/>
                <w:color w:val="000000" w:themeColor="text1"/>
                <w:rPrChange w:id="27971" w:author="梁元" w:date="2019-05-14T19:51:36Z">
                  <w:rPr>
                    <w:ins w:id="27972" w:author="冷雪凝" w:date="2019-05-14T19:32:44Z"/>
                    <w:rFonts w:ascii="仿宋" w:hAnsi="仿宋" w:eastAsia="仿宋"/>
                  </w:rPr>
                </w:rPrChange>
                <w14:textFill>
                  <w14:solidFill>
                    <w14:schemeClr w14:val="tx1"/>
                  </w14:solidFill>
                </w14:textFill>
              </w:rPr>
            </w:pPr>
            <w:ins w:id="27973" w:author="冷雪凝" w:date="2019-05-14T19:32:44Z">
              <w:r>
                <w:rPr>
                  <w:rFonts w:hint="eastAsia" w:ascii="仿宋" w:hAnsi="仿宋" w:eastAsia="仿宋"/>
                  <w:color w:val="000000" w:themeColor="text1"/>
                  <w:rPrChange w:id="27974" w:author="梁元" w:date="2019-05-14T19:51:36Z">
                    <w:rPr>
                      <w:rFonts w:hint="eastAsia" w:ascii="仿宋" w:hAnsi="仿宋" w:eastAsia="仿宋"/>
                    </w:rPr>
                  </w:rPrChange>
                  <w14:textFill>
                    <w14:solidFill>
                      <w14:schemeClr w14:val="tx1"/>
                    </w14:solidFill>
                  </w14:textFill>
                </w:rPr>
                <w:t>数据存储</w:t>
              </w:r>
            </w:ins>
          </w:p>
        </w:tc>
        <w:tc>
          <w:tcPr>
            <w:tcW w:w="1465" w:type="dxa"/>
          </w:tcPr>
          <w:p>
            <w:pPr>
              <w:jc w:val="center"/>
              <w:rPr>
                <w:ins w:id="27976" w:author="冷雪凝" w:date="2019-05-14T19:32:44Z"/>
                <w:rFonts w:ascii="仿宋" w:hAnsi="仿宋" w:eastAsia="仿宋"/>
                <w:color w:val="000000" w:themeColor="text1"/>
                <w:rPrChange w:id="27977" w:author="梁元" w:date="2019-05-14T19:51:36Z">
                  <w:rPr>
                    <w:ins w:id="27978" w:author="冷雪凝" w:date="2019-05-14T19:32:44Z"/>
                    <w:rFonts w:ascii="仿宋" w:hAnsi="仿宋" w:eastAsia="仿宋"/>
                  </w:rPr>
                </w:rPrChange>
                <w14:textFill>
                  <w14:solidFill>
                    <w14:schemeClr w14:val="tx1"/>
                  </w14:solidFill>
                </w14:textFill>
              </w:rPr>
            </w:pPr>
            <w:ins w:id="27979" w:author="冷雪凝" w:date="2019-05-14T19:32:44Z">
              <w:r>
                <w:rPr>
                  <w:rFonts w:hint="eastAsia" w:ascii="仿宋" w:hAnsi="仿宋" w:eastAsia="仿宋"/>
                  <w:color w:val="000000" w:themeColor="text1"/>
                  <w:rPrChange w:id="27980" w:author="梁元" w:date="2019-05-14T19:51:36Z">
                    <w:rPr>
                      <w:rFonts w:hint="eastAsia" w:ascii="仿宋" w:hAnsi="仿宋" w:eastAsia="仿宋"/>
                    </w:rPr>
                  </w:rPrChange>
                  <w14:textFill>
                    <w14:solidFill>
                      <w14:schemeClr w14:val="tx1"/>
                    </w14:solidFill>
                  </w14:textFill>
                </w:rPr>
                <w:t>存储</w:t>
              </w:r>
            </w:ins>
          </w:p>
        </w:tc>
      </w:tr>
    </w:tbl>
    <w:p>
      <w:pPr>
        <w:pStyle w:val="3"/>
        <w:numPr>
          <w:ilvl w:val="0"/>
          <w:numId w:val="33"/>
        </w:numPr>
        <w:spacing w:line="240" w:lineRule="auto"/>
        <w:ind w:firstLine="562" w:firstLineChars="200"/>
        <w:rPr>
          <w:ins w:id="27982" w:author="冷雪凝" w:date="2019-05-14T19:32:44Z"/>
          <w:rFonts w:ascii="仿宋" w:hAnsi="仿宋" w:eastAsia="仿宋"/>
          <w:color w:val="000000" w:themeColor="text1"/>
          <w:sz w:val="28"/>
          <w:szCs w:val="28"/>
          <w:rPrChange w:id="27983" w:author="梁元" w:date="2019-05-14T19:51:36Z">
            <w:rPr>
              <w:ins w:id="27984" w:author="冷雪凝" w:date="2019-05-14T19:32:44Z"/>
              <w:rFonts w:ascii="仿宋" w:hAnsi="仿宋" w:eastAsia="仿宋"/>
              <w:sz w:val="28"/>
              <w:szCs w:val="28"/>
            </w:rPr>
          </w:rPrChange>
          <w14:textFill>
            <w14:solidFill>
              <w14:schemeClr w14:val="tx1"/>
            </w14:solidFill>
          </w14:textFill>
        </w:rPr>
      </w:pPr>
      <w:ins w:id="27985" w:author="冷雪凝" w:date="2019-05-14T19:32:44Z">
        <w:r>
          <w:rPr>
            <w:rFonts w:hint="eastAsia" w:ascii="仿宋" w:hAnsi="仿宋" w:eastAsia="仿宋"/>
            <w:color w:val="000000" w:themeColor="text1"/>
            <w:sz w:val="28"/>
            <w:szCs w:val="28"/>
            <w:rPrChange w:id="27986" w:author="梁元" w:date="2019-05-14T19:51:36Z">
              <w:rPr>
                <w:rFonts w:hint="eastAsia" w:ascii="仿宋" w:hAnsi="仿宋" w:eastAsia="仿宋"/>
                <w:sz w:val="28"/>
                <w:szCs w:val="28"/>
              </w:rPr>
            </w:rPrChange>
            <w14:textFill>
              <w14:solidFill>
                <w14:schemeClr w14:val="tx1"/>
              </w14:solidFill>
            </w14:textFill>
          </w:rPr>
          <w:t>通常解法</w:t>
        </w:r>
      </w:ins>
    </w:p>
    <w:p>
      <w:pPr>
        <w:ind w:firstLine="460" w:firstLineChars="200"/>
        <w:rPr>
          <w:ins w:id="27988" w:author="冷雪凝" w:date="2019-05-14T19:32:44Z"/>
          <w:rFonts w:ascii="Arial" w:hAnsi="Arial" w:cs="Arial"/>
          <w:color w:val="000000" w:themeColor="text1"/>
          <w:sz w:val="23"/>
          <w:szCs w:val="23"/>
          <w:shd w:val="clear" w:color="auto" w:fill="FFFFFF"/>
          <w:rPrChange w:id="27989" w:author="梁元" w:date="2019-05-14T19:51:36Z">
            <w:rPr>
              <w:ins w:id="27990" w:author="冷雪凝" w:date="2019-05-14T19:32:44Z"/>
              <w:rFonts w:ascii="Arial" w:hAnsi="Arial" w:cs="Arial"/>
              <w:color w:val="222222"/>
              <w:sz w:val="23"/>
              <w:szCs w:val="23"/>
              <w:shd w:val="clear" w:color="auto" w:fill="FFFFFF"/>
            </w:rPr>
          </w:rPrChange>
          <w14:textFill>
            <w14:solidFill>
              <w14:schemeClr w14:val="tx1"/>
            </w14:solidFill>
          </w14:textFill>
        </w:rPr>
      </w:pPr>
      <w:ins w:id="27991" w:author="冷雪凝" w:date="2019-05-14T19:32:44Z">
        <w:r>
          <w:rPr>
            <w:rFonts w:ascii="Arial" w:hAnsi="Arial" w:cs="Arial"/>
            <w:color w:val="000000" w:themeColor="text1"/>
            <w:sz w:val="23"/>
            <w:szCs w:val="23"/>
            <w:shd w:val="clear" w:color="auto" w:fill="FFFFFF"/>
            <w:rPrChange w:id="27992" w:author="梁元" w:date="2019-05-14T19:51:36Z">
              <w:rPr>
                <w:rFonts w:ascii="Arial" w:hAnsi="Arial" w:cs="Arial"/>
                <w:color w:val="222222"/>
                <w:sz w:val="23"/>
                <w:szCs w:val="23"/>
                <w:shd w:val="clear" w:color="auto" w:fill="FFFFFF"/>
              </w:rPr>
            </w:rPrChange>
            <w14:textFill>
              <w14:solidFill>
                <w14:schemeClr w14:val="tx1"/>
              </w14:solidFill>
            </w14:textFill>
          </w:rPr>
          <w:t>Vuex 是适用于 Vue.js 应用的状态管理库，为应用中的所有组件提供集中式的状态存储与操作，保证了所有状态以可预测的方式进行修改；</w:t>
        </w:r>
      </w:ins>
    </w:p>
    <w:p>
      <w:pPr>
        <w:ind w:firstLine="460" w:firstLineChars="200"/>
        <w:rPr>
          <w:ins w:id="27994" w:author="冷雪凝" w:date="2019-05-14T19:32:44Z"/>
          <w:rFonts w:ascii="Arial" w:hAnsi="Arial" w:cs="Arial"/>
          <w:color w:val="000000" w:themeColor="text1"/>
          <w:sz w:val="23"/>
          <w:szCs w:val="23"/>
          <w:shd w:val="clear" w:color="auto" w:fill="FFFFFF"/>
          <w:rPrChange w:id="27995" w:author="梁元" w:date="2019-05-14T19:51:36Z">
            <w:rPr>
              <w:ins w:id="27996" w:author="冷雪凝" w:date="2019-05-14T19:32:44Z"/>
              <w:rFonts w:ascii="Arial" w:hAnsi="Arial" w:cs="Arial"/>
              <w:color w:val="222222"/>
              <w:sz w:val="23"/>
              <w:szCs w:val="23"/>
              <w:shd w:val="clear" w:color="auto" w:fill="FFFFFF"/>
            </w:rPr>
          </w:rPrChange>
          <w14:textFill>
            <w14:solidFill>
              <w14:schemeClr w14:val="tx1"/>
            </w14:solidFill>
          </w14:textFill>
        </w:rPr>
      </w:pPr>
      <w:ins w:id="27997" w:author="冷雪凝" w:date="2019-05-14T19:32:44Z">
        <w:r>
          <w:rPr>
            <w:rFonts w:ascii="Arial" w:hAnsi="Arial" w:cs="Arial"/>
            <w:color w:val="000000" w:themeColor="text1"/>
            <w:sz w:val="23"/>
            <w:szCs w:val="23"/>
            <w:shd w:val="clear" w:color="auto" w:fill="FFFFFF"/>
            <w:rPrChange w:id="27998" w:author="梁元" w:date="2019-05-14T19:51:36Z">
              <w:rPr>
                <w:rFonts w:ascii="Arial" w:hAnsi="Arial" w:cs="Arial"/>
                <w:color w:val="222222"/>
                <w:sz w:val="23"/>
                <w:szCs w:val="23"/>
                <w:shd w:val="clear" w:color="auto" w:fill="FFFFFF"/>
              </w:rPr>
            </w:rPrChange>
            <w14:textFill>
              <w14:solidFill>
                <w14:schemeClr w14:val="tx1"/>
              </w14:solidFill>
            </w14:textFill>
          </w:rPr>
          <w:t xml:space="preserve">        state: state 定义了应用状态的数据结构，同样可以在这里设置默认的初始状态。</w:t>
        </w:r>
      </w:ins>
    </w:p>
    <w:p>
      <w:pPr>
        <w:ind w:firstLine="460" w:firstLineChars="200"/>
        <w:rPr>
          <w:ins w:id="28000" w:author="冷雪凝" w:date="2019-05-14T19:32:44Z"/>
          <w:rFonts w:ascii="Arial" w:hAnsi="Arial" w:cs="Arial"/>
          <w:color w:val="000000" w:themeColor="text1"/>
          <w:sz w:val="23"/>
          <w:szCs w:val="23"/>
          <w:shd w:val="clear" w:color="auto" w:fill="FFFFFF"/>
          <w:rPrChange w:id="28001" w:author="梁元" w:date="2019-05-14T19:51:36Z">
            <w:rPr>
              <w:ins w:id="28002" w:author="冷雪凝" w:date="2019-05-14T19:32:44Z"/>
              <w:rFonts w:ascii="Arial" w:hAnsi="Arial" w:cs="Arial"/>
              <w:color w:val="222222"/>
              <w:sz w:val="23"/>
              <w:szCs w:val="23"/>
              <w:shd w:val="clear" w:color="auto" w:fill="FFFFFF"/>
            </w:rPr>
          </w:rPrChange>
          <w14:textFill>
            <w14:solidFill>
              <w14:schemeClr w14:val="tx1"/>
            </w14:solidFill>
          </w14:textFill>
        </w:rPr>
      </w:pPr>
      <w:ins w:id="28003" w:author="冷雪凝" w:date="2019-05-14T19:32:44Z">
        <w:r>
          <w:rPr>
            <w:rFonts w:ascii="Arial" w:hAnsi="Arial" w:cs="Arial"/>
            <w:color w:val="000000" w:themeColor="text1"/>
            <w:sz w:val="23"/>
            <w:szCs w:val="23"/>
            <w:shd w:val="clear" w:color="auto" w:fill="FFFFFF"/>
            <w:rPrChange w:id="28004" w:author="梁元" w:date="2019-05-14T19:51:36Z">
              <w:rPr>
                <w:rFonts w:ascii="Arial" w:hAnsi="Arial" w:cs="Arial"/>
                <w:color w:val="222222"/>
                <w:sz w:val="23"/>
                <w:szCs w:val="23"/>
                <w:shd w:val="clear" w:color="auto" w:fill="FFFFFF"/>
              </w:rPr>
            </w:rPrChange>
            <w14:textFill>
              <w14:solidFill>
                <w14:schemeClr w14:val="tx1"/>
              </w14:solidFill>
            </w14:textFill>
          </w:rPr>
          <w:t xml:space="preserve">        actions:Actions 即是定义提交触发更改信息的描述，常见的例子有从服务端获取数据，在数据获取完成后会调用store.commit()来调用更改 Store 中的状态。可以在组件中使用dispatch来发出 Actions。</w:t>
        </w:r>
      </w:ins>
    </w:p>
    <w:p>
      <w:pPr>
        <w:ind w:firstLine="460" w:firstLineChars="200"/>
        <w:rPr>
          <w:ins w:id="28006" w:author="冷雪凝" w:date="2019-05-14T19:32:44Z"/>
          <w:rFonts w:ascii="Arial" w:hAnsi="Arial" w:cs="Arial"/>
          <w:color w:val="000000" w:themeColor="text1"/>
          <w:sz w:val="23"/>
          <w:szCs w:val="23"/>
          <w:shd w:val="clear" w:color="auto" w:fill="FFFFFF"/>
          <w:rPrChange w:id="28007" w:author="梁元" w:date="2019-05-14T19:51:36Z">
            <w:rPr>
              <w:ins w:id="28008" w:author="冷雪凝" w:date="2019-05-14T19:32:44Z"/>
              <w:rFonts w:ascii="Arial" w:hAnsi="Arial" w:cs="Arial"/>
              <w:color w:val="222222"/>
              <w:sz w:val="23"/>
              <w:szCs w:val="23"/>
              <w:shd w:val="clear" w:color="auto" w:fill="FFFFFF"/>
            </w:rPr>
          </w:rPrChange>
          <w14:textFill>
            <w14:solidFill>
              <w14:schemeClr w14:val="tx1"/>
            </w14:solidFill>
          </w14:textFill>
        </w:rPr>
      </w:pPr>
      <w:ins w:id="28009" w:author="冷雪凝" w:date="2019-05-14T19:32:44Z">
        <w:r>
          <w:rPr>
            <w:rFonts w:ascii="Arial" w:hAnsi="Arial" w:cs="Arial"/>
            <w:color w:val="000000" w:themeColor="text1"/>
            <w:sz w:val="23"/>
            <w:szCs w:val="23"/>
            <w:shd w:val="clear" w:color="auto" w:fill="FFFFFF"/>
            <w:rPrChange w:id="28010" w:author="梁元" w:date="2019-05-14T19:51:36Z">
              <w:rPr>
                <w:rFonts w:ascii="Arial" w:hAnsi="Arial" w:cs="Arial"/>
                <w:color w:val="222222"/>
                <w:sz w:val="23"/>
                <w:szCs w:val="23"/>
                <w:shd w:val="clear" w:color="auto" w:fill="FFFFFF"/>
              </w:rPr>
            </w:rPrChange>
            <w14:textFill>
              <w14:solidFill>
                <w14:schemeClr w14:val="tx1"/>
              </w14:solidFill>
            </w14:textFill>
          </w:rPr>
          <w:t xml:space="preserve">        mutations: 调用 mutations 是唯一允许更新应用状态的地方。</w:t>
        </w:r>
      </w:ins>
    </w:p>
    <w:p>
      <w:pPr>
        <w:ind w:firstLine="460" w:firstLineChars="200"/>
        <w:rPr>
          <w:ins w:id="28012" w:author="冷雪凝" w:date="2019-05-14T19:32:44Z"/>
          <w:rFonts w:ascii="Arial" w:hAnsi="Arial" w:cs="Arial"/>
          <w:color w:val="000000" w:themeColor="text1"/>
          <w:sz w:val="23"/>
          <w:szCs w:val="23"/>
          <w:shd w:val="clear" w:color="auto" w:fill="FFFFFF"/>
          <w:rPrChange w:id="28013" w:author="梁元" w:date="2019-05-14T19:51:36Z">
            <w:rPr>
              <w:ins w:id="28014" w:author="冷雪凝" w:date="2019-05-14T19:32:44Z"/>
              <w:rFonts w:ascii="Arial" w:hAnsi="Arial" w:cs="Arial"/>
              <w:color w:val="222222"/>
              <w:sz w:val="23"/>
              <w:szCs w:val="23"/>
              <w:shd w:val="clear" w:color="auto" w:fill="FFFFFF"/>
            </w:rPr>
          </w:rPrChange>
          <w14:textFill>
            <w14:solidFill>
              <w14:schemeClr w14:val="tx1"/>
            </w14:solidFill>
          </w14:textFill>
        </w:rPr>
      </w:pPr>
      <w:ins w:id="28015" w:author="冷雪凝" w:date="2019-05-14T19:32:44Z">
        <w:r>
          <w:rPr>
            <w:rFonts w:ascii="Arial" w:hAnsi="Arial" w:cs="Arial"/>
            <w:color w:val="000000" w:themeColor="text1"/>
            <w:sz w:val="23"/>
            <w:szCs w:val="23"/>
            <w:shd w:val="clear" w:color="auto" w:fill="FFFFFF"/>
            <w:rPrChange w:id="28016" w:author="梁元" w:date="2019-05-14T19:51:36Z">
              <w:rPr>
                <w:rFonts w:ascii="Arial" w:hAnsi="Arial" w:cs="Arial"/>
                <w:color w:val="222222"/>
                <w:sz w:val="23"/>
                <w:szCs w:val="23"/>
                <w:shd w:val="clear" w:color="auto" w:fill="FFFFFF"/>
              </w:rPr>
            </w:rPrChange>
            <w14:textFill>
              <w14:solidFill>
                <w14:schemeClr w14:val="tx1"/>
              </w14:solidFill>
            </w14:textFill>
          </w:rPr>
          <w:t xml:space="preserve">        getters: Getters 允许组件从 Store 中获取数据，譬如我们可以从 Store 中的 projectList 中筛选出已完成的项目列表</w:t>
        </w:r>
      </w:ins>
    </w:p>
    <w:p>
      <w:pPr>
        <w:ind w:firstLine="460" w:firstLineChars="200"/>
        <w:rPr>
          <w:ins w:id="28018" w:author="冷雪凝" w:date="2019-05-14T19:32:44Z"/>
          <w:rFonts w:ascii="Arial" w:hAnsi="Arial" w:cs="Arial"/>
          <w:color w:val="000000" w:themeColor="text1"/>
          <w:sz w:val="23"/>
          <w:szCs w:val="23"/>
          <w:shd w:val="clear" w:color="auto" w:fill="FFFFFF"/>
          <w:rPrChange w:id="28019" w:author="梁元" w:date="2019-05-14T19:51:36Z">
            <w:rPr>
              <w:ins w:id="28020" w:author="冷雪凝" w:date="2019-05-14T19:32:44Z"/>
              <w:rFonts w:ascii="Arial" w:hAnsi="Arial" w:cs="Arial"/>
              <w:color w:val="222222"/>
              <w:sz w:val="23"/>
              <w:szCs w:val="23"/>
              <w:shd w:val="clear" w:color="auto" w:fill="FFFFFF"/>
            </w:rPr>
          </w:rPrChange>
          <w14:textFill>
            <w14:solidFill>
              <w14:schemeClr w14:val="tx1"/>
            </w14:solidFill>
          </w14:textFill>
        </w:rPr>
      </w:pPr>
      <w:ins w:id="28021" w:author="冷雪凝" w:date="2019-05-14T19:32:44Z">
        <w:r>
          <w:rPr>
            <w:rFonts w:ascii="Arial" w:hAnsi="Arial" w:cs="Arial"/>
            <w:color w:val="000000" w:themeColor="text1"/>
            <w:sz w:val="23"/>
            <w:szCs w:val="23"/>
            <w:shd w:val="clear" w:color="auto" w:fill="FFFFFF"/>
            <w:rPrChange w:id="28022" w:author="梁元" w:date="2019-05-14T19:51:36Z">
              <w:rPr>
                <w:rFonts w:ascii="Arial" w:hAnsi="Arial" w:cs="Arial"/>
                <w:color w:val="222222"/>
                <w:sz w:val="23"/>
                <w:szCs w:val="23"/>
                <w:shd w:val="clear" w:color="auto" w:fill="FFFFFF"/>
              </w:rPr>
            </w:rPrChange>
            <w14:textFill>
              <w14:solidFill>
                <w14:schemeClr w14:val="tx1"/>
              </w14:solidFill>
            </w14:textFill>
          </w:rPr>
          <w:t xml:space="preserve">        modules: modules 对象允许将单一的 Store 拆分为多个 Store 的同时保存在单一的状态树中。随着应用复杂度的增加，这种拆分能够更好地组织代码</w:t>
        </w:r>
      </w:ins>
    </w:p>
    <w:p>
      <w:pPr>
        <w:ind w:firstLine="460" w:firstLineChars="200"/>
        <w:rPr>
          <w:ins w:id="28024" w:author="冷雪凝" w:date="2019-05-14T19:32:44Z"/>
          <w:rFonts w:ascii="Arial" w:hAnsi="Arial" w:cs="Arial"/>
          <w:color w:val="000000" w:themeColor="text1"/>
          <w:sz w:val="23"/>
          <w:szCs w:val="23"/>
          <w:shd w:val="clear" w:color="auto" w:fill="FFFFFF"/>
          <w:rPrChange w:id="28025" w:author="梁元" w:date="2019-05-14T19:51:36Z">
            <w:rPr>
              <w:ins w:id="28026" w:author="冷雪凝" w:date="2019-05-14T19:32:44Z"/>
              <w:rFonts w:ascii="Arial" w:hAnsi="Arial" w:cs="Arial"/>
              <w:color w:val="222222"/>
              <w:sz w:val="23"/>
              <w:szCs w:val="23"/>
              <w:shd w:val="clear" w:color="auto" w:fill="FFFFFF"/>
            </w:rPr>
          </w:rPrChange>
          <w14:textFill>
            <w14:solidFill>
              <w14:schemeClr w14:val="tx1"/>
            </w14:solidFill>
          </w14:textFill>
        </w:rPr>
      </w:pPr>
      <w:ins w:id="28027" w:author="冷雪凝" w:date="2019-05-14T19:32:44Z">
        <w:r>
          <w:rPr>
            <w:rFonts w:ascii="Arial" w:hAnsi="Arial" w:cs="Arial"/>
            <w:color w:val="000000" w:themeColor="text1"/>
            <w:sz w:val="23"/>
            <w:szCs w:val="23"/>
            <w:shd w:val="clear" w:color="auto" w:fill="FFFFFF"/>
            <w:rPrChange w:id="28028" w:author="梁元" w:date="2019-05-14T19:51:36Z">
              <w:rPr>
                <w:rFonts w:ascii="Arial" w:hAnsi="Arial" w:cs="Arial"/>
                <w:color w:val="222222"/>
                <w:sz w:val="23"/>
                <w:szCs w:val="23"/>
                <w:shd w:val="clear" w:color="auto" w:fill="FFFFFF"/>
              </w:rPr>
            </w:rPrChange>
            <w14:textFill>
              <w14:solidFill>
                <w14:schemeClr w14:val="tx1"/>
              </w14:solidFill>
            </w14:textFill>
          </w:rPr>
          <w:t>但是vuex也有缺点就是，vuex中保存的数据是和网页的生命周期同步的，当执行页面刷新的时候vuex中所有数据都会消失复位到初始状态，所以不太适合做有分享页面的数据交互（在这种项目中vuex只适合数据的集中管理，不适合数据的存储，这种情况一般是使用路由传递参数会好一些），适合后台管理系统多一些，后台管理系统一般都是公司内部使用；</w:t>
        </w:r>
      </w:ins>
    </w:p>
    <w:p>
      <w:pPr>
        <w:ind w:firstLine="460" w:firstLineChars="200"/>
        <w:rPr>
          <w:ins w:id="28030" w:author="冷雪凝" w:date="2019-05-14T19:32:44Z"/>
          <w:rFonts w:ascii="Arial" w:hAnsi="Arial" w:cs="Arial"/>
          <w:color w:val="000000" w:themeColor="text1"/>
          <w:sz w:val="23"/>
          <w:szCs w:val="23"/>
          <w:shd w:val="clear" w:color="auto" w:fill="FFFFFF"/>
          <w:rPrChange w:id="28031" w:author="梁元" w:date="2019-05-14T19:51:36Z">
            <w:rPr>
              <w:ins w:id="28032" w:author="冷雪凝" w:date="2019-05-14T19:32:44Z"/>
              <w:rFonts w:ascii="Arial" w:hAnsi="Arial" w:cs="Arial"/>
              <w:color w:val="222222"/>
              <w:sz w:val="23"/>
              <w:szCs w:val="23"/>
              <w:shd w:val="clear" w:color="auto" w:fill="FFFFFF"/>
            </w:rPr>
          </w:rPrChange>
          <w14:textFill>
            <w14:solidFill>
              <w14:schemeClr w14:val="tx1"/>
            </w14:solidFill>
          </w14:textFill>
        </w:rPr>
      </w:pPr>
    </w:p>
    <w:p>
      <w:pPr>
        <w:pStyle w:val="3"/>
        <w:numPr>
          <w:ilvl w:val="0"/>
          <w:numId w:val="33"/>
        </w:numPr>
        <w:spacing w:line="240" w:lineRule="auto"/>
        <w:ind w:firstLine="562" w:firstLineChars="200"/>
        <w:rPr>
          <w:ins w:id="28033" w:author="冷雪凝" w:date="2019-05-14T19:32:44Z"/>
          <w:rFonts w:hint="eastAsia" w:ascii="仿宋" w:hAnsi="仿宋" w:eastAsia="仿宋"/>
          <w:color w:val="000000" w:themeColor="text1"/>
          <w:sz w:val="28"/>
          <w:szCs w:val="28"/>
          <w:rPrChange w:id="28034" w:author="梁元" w:date="2019-05-14T19:51:36Z">
            <w:rPr>
              <w:ins w:id="28035" w:author="冷雪凝" w:date="2019-05-14T19:32:44Z"/>
              <w:rFonts w:hint="eastAsia" w:ascii="仿宋" w:hAnsi="仿宋" w:eastAsia="仿宋"/>
              <w:sz w:val="28"/>
              <w:szCs w:val="28"/>
            </w:rPr>
          </w:rPrChange>
          <w14:textFill>
            <w14:solidFill>
              <w14:schemeClr w14:val="tx1"/>
            </w14:solidFill>
          </w14:textFill>
        </w:rPr>
      </w:pPr>
      <w:ins w:id="28036" w:author="冷雪凝" w:date="2019-05-14T19:32:44Z">
        <w:r>
          <w:rPr>
            <w:rFonts w:hint="eastAsia" w:ascii="仿宋" w:hAnsi="仿宋" w:eastAsia="仿宋"/>
            <w:color w:val="000000" w:themeColor="text1"/>
            <w:sz w:val="28"/>
            <w:szCs w:val="28"/>
            <w:rPrChange w:id="28037" w:author="梁元" w:date="2019-05-14T19:51:36Z">
              <w:rPr>
                <w:rFonts w:hint="eastAsia" w:ascii="仿宋" w:hAnsi="仿宋" w:eastAsia="仿宋"/>
                <w:sz w:val="28"/>
                <w:szCs w:val="28"/>
              </w:rPr>
            </w:rPrChange>
            <w14:textFill>
              <w14:solidFill>
                <w14:schemeClr w14:val="tx1"/>
              </w14:solidFill>
            </w14:textFill>
          </w:rPr>
          <w:t>通用大牛级解法</w:t>
        </w:r>
      </w:ins>
    </w:p>
    <w:p>
      <w:pPr>
        <w:ind w:firstLine="480" w:firstLineChars="200"/>
        <w:rPr>
          <w:ins w:id="28039" w:author="冷雪凝" w:date="2019-05-14T19:32:44Z"/>
          <w:rFonts w:hint="eastAsia"/>
          <w:color w:val="000000" w:themeColor="text1"/>
          <w:rPrChange w:id="28040" w:author="梁元" w:date="2019-05-14T19:51:36Z">
            <w:rPr>
              <w:ins w:id="28041" w:author="冷雪凝" w:date="2019-05-14T19:32:44Z"/>
              <w:rFonts w:hint="eastAsia"/>
            </w:rPr>
          </w:rPrChange>
          <w14:textFill>
            <w14:solidFill>
              <w14:schemeClr w14:val="tx1"/>
            </w14:solidFill>
          </w14:textFill>
        </w:rPr>
      </w:pPr>
      <w:ins w:id="28042" w:author="冷雪凝" w:date="2019-05-14T19:32:44Z">
        <w:r>
          <w:rPr>
            <w:color w:val="000000" w:themeColor="text1"/>
            <w:rPrChange w:id="28043" w:author="梁元" w:date="2019-05-14T19:51:36Z">
              <w:rPr/>
            </w:rPrChange>
            <w14:textFill>
              <w14:solidFill>
                <w14:schemeClr w14:val="tx1"/>
              </w14:solidFill>
            </w14:textFill>
          </w:rPr>
          <w:t>Vuex 是</w:t>
        </w:r>
      </w:ins>
      <w:ins w:id="28045" w:author="冷雪凝" w:date="2019-05-14T19:32:44Z">
        <w:r>
          <w:rPr>
            <w:rFonts w:hint="eastAsia"/>
            <w:color w:val="000000" w:themeColor="text1"/>
            <w:rPrChange w:id="28046" w:author="梁元" w:date="2019-05-14T19:51:36Z">
              <w:rPr>
                <w:rFonts w:hint="eastAsia"/>
              </w:rPr>
            </w:rPrChange>
            <w14:textFill>
              <w14:solidFill>
                <w14:schemeClr w14:val="tx1"/>
              </w14:solidFill>
            </w14:textFill>
          </w:rPr>
          <w:t>专门针对vue开发的应用</w:t>
        </w:r>
      </w:ins>
      <w:ins w:id="28048" w:author="冷雪凝" w:date="2019-05-14T19:32:44Z">
        <w:r>
          <w:rPr>
            <w:color w:val="000000" w:themeColor="text1"/>
            <w:rPrChange w:id="28049" w:author="梁元" w:date="2019-05-14T19:51:36Z">
              <w:rPr/>
            </w:rPrChange>
            <w14:textFill>
              <w14:solidFill>
                <w14:schemeClr w14:val="tx1"/>
              </w14:solidFill>
            </w14:textFill>
          </w:rPr>
          <w:t>状态管理库，为应用中的所有组件提供集中式的状态存储与操作，保证了所有状态以可预测的方式进行修改；</w:t>
        </w:r>
      </w:ins>
    </w:p>
    <w:p>
      <w:pPr>
        <w:ind w:firstLine="480" w:firstLineChars="200"/>
        <w:rPr>
          <w:ins w:id="28051" w:author="冷雪凝" w:date="2019-05-14T19:32:44Z"/>
          <w:rFonts w:hint="eastAsia"/>
          <w:color w:val="000000" w:themeColor="text1"/>
          <w:rPrChange w:id="28052" w:author="梁元" w:date="2019-05-14T19:51:36Z">
            <w:rPr>
              <w:ins w:id="28053" w:author="冷雪凝" w:date="2019-05-14T19:32:44Z"/>
              <w:rFonts w:hint="eastAsia"/>
            </w:rPr>
          </w:rPrChange>
          <w14:textFill>
            <w14:solidFill>
              <w14:schemeClr w14:val="tx1"/>
            </w14:solidFill>
          </w14:textFill>
        </w:rPr>
      </w:pPr>
    </w:p>
    <w:p>
      <w:pPr>
        <w:ind w:firstLine="480" w:firstLineChars="200"/>
        <w:rPr>
          <w:ins w:id="28054" w:author="冷雪凝" w:date="2019-05-14T19:32:44Z"/>
          <w:color w:val="000000" w:themeColor="text1"/>
          <w:rPrChange w:id="28055" w:author="梁元" w:date="2019-05-14T19:51:36Z">
            <w:rPr>
              <w:ins w:id="28056" w:author="冷雪凝" w:date="2019-05-14T19:32:44Z"/>
            </w:rPr>
          </w:rPrChange>
          <w14:textFill>
            <w14:solidFill>
              <w14:schemeClr w14:val="tx1"/>
            </w14:solidFill>
          </w14:textFill>
        </w:rPr>
      </w:pPr>
      <w:ins w:id="28057" w:author="冷雪凝" w:date="2019-05-14T19:32:44Z">
        <w:r>
          <w:rPr>
            <w:color w:val="000000" w:themeColor="text1"/>
            <w:rPrChange w:id="28058" w:author="梁元" w:date="2019-05-14T19:51:36Z">
              <w:rPr/>
            </w:rPrChange>
            <w14:textFill>
              <w14:solidFill>
                <w14:schemeClr w14:val="tx1"/>
              </w14:solidFill>
            </w14:textFill>
          </w:rPr>
          <w:t xml:space="preserve">        state: state 定义了应用状态的数据结构，同样可以在这里设置默认的初始状态。</w:t>
        </w:r>
      </w:ins>
    </w:p>
    <w:p>
      <w:pPr>
        <w:ind w:firstLine="480" w:firstLineChars="200"/>
        <w:rPr>
          <w:ins w:id="28060" w:author="冷雪凝" w:date="2019-05-14T19:32:44Z"/>
          <w:color w:val="000000" w:themeColor="text1"/>
          <w:rPrChange w:id="28061" w:author="梁元" w:date="2019-05-14T19:51:36Z">
            <w:rPr>
              <w:ins w:id="28062" w:author="冷雪凝" w:date="2019-05-14T19:32:44Z"/>
            </w:rPr>
          </w:rPrChange>
          <w14:textFill>
            <w14:solidFill>
              <w14:schemeClr w14:val="tx1"/>
            </w14:solidFill>
          </w14:textFill>
        </w:rPr>
      </w:pPr>
      <w:ins w:id="28063" w:author="冷雪凝" w:date="2019-05-14T19:32:44Z">
        <w:r>
          <w:rPr>
            <w:color w:val="000000" w:themeColor="text1"/>
            <w:rPrChange w:id="28064" w:author="梁元" w:date="2019-05-14T19:51:36Z">
              <w:rPr/>
            </w:rPrChange>
            <w14:textFill>
              <w14:solidFill>
                <w14:schemeClr w14:val="tx1"/>
              </w14:solidFill>
            </w14:textFill>
          </w:rPr>
          <w:t xml:space="preserve">        actions:Actions 即是定义提交触发更改信息的描述，常见的例子有从服务端获取数据，在数据获取完成后会调用store.commit()来调用更改 Store 中的状态。可以在组件中使用dispatch来发出 Actions。</w:t>
        </w:r>
      </w:ins>
    </w:p>
    <w:p>
      <w:pPr>
        <w:ind w:firstLine="480" w:firstLineChars="200"/>
        <w:rPr>
          <w:ins w:id="28066" w:author="冷雪凝" w:date="2019-05-14T19:32:44Z"/>
          <w:color w:val="000000" w:themeColor="text1"/>
          <w:rPrChange w:id="28067" w:author="梁元" w:date="2019-05-14T19:51:36Z">
            <w:rPr>
              <w:ins w:id="28068" w:author="冷雪凝" w:date="2019-05-14T19:32:44Z"/>
            </w:rPr>
          </w:rPrChange>
          <w14:textFill>
            <w14:solidFill>
              <w14:schemeClr w14:val="tx1"/>
            </w14:solidFill>
          </w14:textFill>
        </w:rPr>
      </w:pPr>
      <w:ins w:id="28069" w:author="冷雪凝" w:date="2019-05-14T19:32:44Z">
        <w:r>
          <w:rPr>
            <w:color w:val="000000" w:themeColor="text1"/>
            <w:rPrChange w:id="28070" w:author="梁元" w:date="2019-05-14T19:51:36Z">
              <w:rPr/>
            </w:rPrChange>
            <w14:textFill>
              <w14:solidFill>
                <w14:schemeClr w14:val="tx1"/>
              </w14:solidFill>
            </w14:textFill>
          </w:rPr>
          <w:t xml:space="preserve">        mutations: 调用 mutations 是唯一允许更新应用状态的地方。</w:t>
        </w:r>
      </w:ins>
    </w:p>
    <w:p>
      <w:pPr>
        <w:ind w:firstLine="480" w:firstLineChars="200"/>
        <w:rPr>
          <w:ins w:id="28072" w:author="冷雪凝" w:date="2019-05-14T19:32:44Z"/>
          <w:color w:val="000000" w:themeColor="text1"/>
          <w:rPrChange w:id="28073" w:author="梁元" w:date="2019-05-14T19:51:36Z">
            <w:rPr>
              <w:ins w:id="28074" w:author="冷雪凝" w:date="2019-05-14T19:32:44Z"/>
            </w:rPr>
          </w:rPrChange>
          <w14:textFill>
            <w14:solidFill>
              <w14:schemeClr w14:val="tx1"/>
            </w14:solidFill>
          </w14:textFill>
        </w:rPr>
      </w:pPr>
      <w:ins w:id="28075" w:author="冷雪凝" w:date="2019-05-14T19:32:44Z">
        <w:r>
          <w:rPr>
            <w:color w:val="000000" w:themeColor="text1"/>
            <w:rPrChange w:id="28076" w:author="梁元" w:date="2019-05-14T19:51:36Z">
              <w:rPr/>
            </w:rPrChange>
            <w14:textFill>
              <w14:solidFill>
                <w14:schemeClr w14:val="tx1"/>
              </w14:solidFill>
            </w14:textFill>
          </w:rPr>
          <w:t xml:space="preserve">        getters: Getters 允许组件从 Store 中获取数据，譬如我们可以从 Store 中的 projectList 中筛选出已完成的项目列表</w:t>
        </w:r>
      </w:ins>
    </w:p>
    <w:p>
      <w:pPr>
        <w:ind w:firstLine="480" w:firstLineChars="200"/>
        <w:rPr>
          <w:ins w:id="28078" w:author="冷雪凝" w:date="2019-05-14T19:32:44Z"/>
          <w:rFonts w:hint="eastAsia"/>
          <w:color w:val="000000" w:themeColor="text1"/>
          <w:rPrChange w:id="28079" w:author="梁元" w:date="2019-05-14T19:51:36Z">
            <w:rPr>
              <w:ins w:id="28080" w:author="冷雪凝" w:date="2019-05-14T19:32:44Z"/>
              <w:rFonts w:hint="eastAsia"/>
            </w:rPr>
          </w:rPrChange>
          <w14:textFill>
            <w14:solidFill>
              <w14:schemeClr w14:val="tx1"/>
            </w14:solidFill>
          </w14:textFill>
        </w:rPr>
      </w:pPr>
      <w:ins w:id="28081" w:author="冷雪凝" w:date="2019-05-14T19:32:44Z">
        <w:r>
          <w:rPr>
            <w:color w:val="000000" w:themeColor="text1"/>
            <w:rPrChange w:id="28082" w:author="梁元" w:date="2019-05-14T19:51:36Z">
              <w:rPr/>
            </w:rPrChange>
            <w14:textFill>
              <w14:solidFill>
                <w14:schemeClr w14:val="tx1"/>
              </w14:solidFill>
            </w14:textFill>
          </w:rPr>
          <w:t xml:space="preserve">        modules: modules 对象允许将单一的 Store 拆分为多个 Store 的同时保存在单一的状态树中。随着应用复杂度的增加，这种拆分能够更好地组织代码</w:t>
        </w:r>
      </w:ins>
    </w:p>
    <w:p>
      <w:pPr>
        <w:ind w:firstLine="480" w:firstLineChars="200"/>
        <w:rPr>
          <w:ins w:id="28084" w:author="冷雪凝" w:date="2019-05-14T19:32:44Z"/>
          <w:rFonts w:hint="eastAsia"/>
          <w:color w:val="000000" w:themeColor="text1"/>
          <w:rPrChange w:id="28085" w:author="梁元" w:date="2019-05-14T19:51:36Z">
            <w:rPr>
              <w:ins w:id="28086" w:author="冷雪凝" w:date="2019-05-14T19:32:44Z"/>
              <w:rFonts w:hint="eastAsia"/>
            </w:rPr>
          </w:rPrChange>
          <w14:textFill>
            <w14:solidFill>
              <w14:schemeClr w14:val="tx1"/>
            </w14:solidFill>
          </w14:textFill>
        </w:rPr>
      </w:pPr>
    </w:p>
    <w:p>
      <w:pPr>
        <w:ind w:firstLine="480" w:firstLineChars="200"/>
        <w:rPr>
          <w:ins w:id="28087" w:author="冷雪凝" w:date="2019-05-14T19:32:44Z"/>
          <w:rFonts w:hint="eastAsia"/>
          <w:color w:val="000000" w:themeColor="text1"/>
          <w:rPrChange w:id="28088" w:author="梁元" w:date="2019-05-14T19:51:36Z">
            <w:rPr>
              <w:ins w:id="28089" w:author="冷雪凝" w:date="2019-05-14T19:32:44Z"/>
              <w:rFonts w:hint="eastAsia"/>
            </w:rPr>
          </w:rPrChange>
          <w14:textFill>
            <w14:solidFill>
              <w14:schemeClr w14:val="tx1"/>
            </w14:solidFill>
          </w14:textFill>
        </w:rPr>
      </w:pPr>
      <w:ins w:id="28090" w:author="冷雪凝" w:date="2019-05-14T19:32:44Z">
        <w:r>
          <w:rPr>
            <w:rFonts w:hint="eastAsia"/>
            <w:color w:val="000000" w:themeColor="text1"/>
            <w:rPrChange w:id="28091" w:author="梁元" w:date="2019-05-14T19:51:36Z">
              <w:rPr>
                <w:rFonts w:hint="eastAsia"/>
              </w:rPr>
            </w:rPrChange>
            <w14:textFill>
              <w14:solidFill>
                <w14:schemeClr w14:val="tx1"/>
              </w14:solidFill>
            </w14:textFill>
          </w:rPr>
          <w:t>在项目vue中主要使用vuex需要注意的是vuex相当于一个全局的状态，所以不要在vuex保存大量的数据，只需要保存全局通用数据就可以了，还有就是当刷新页面的时候由于是js对象所以对象中的数据都会回归初始化，所以一般都需要配合本地存储一块使用，在就是vuex针对于vue的数据检测做了适配，所以在vue中使用vuex做状态管理还是比较不错的</w:t>
        </w:r>
      </w:ins>
    </w:p>
    <w:p>
      <w:pPr>
        <w:ind w:firstLine="480" w:firstLineChars="200"/>
        <w:rPr>
          <w:ins w:id="28093" w:author="冷雪凝" w:date="2019-05-14T19:32:44Z"/>
          <w:rFonts w:hint="eastAsia"/>
          <w:color w:val="000000" w:themeColor="text1"/>
          <w:rPrChange w:id="28094" w:author="梁元" w:date="2019-05-14T19:51:36Z">
            <w:rPr>
              <w:ins w:id="28095" w:author="冷雪凝" w:date="2019-05-14T19:32:44Z"/>
              <w:rFonts w:hint="eastAsia"/>
            </w:rPr>
          </w:rPrChange>
          <w14:textFill>
            <w14:solidFill>
              <w14:schemeClr w14:val="tx1"/>
            </w14:solidFill>
          </w14:textFill>
        </w:rPr>
      </w:pPr>
    </w:p>
    <w:p>
      <w:pPr>
        <w:pStyle w:val="3"/>
        <w:numPr>
          <w:ilvl w:val="0"/>
          <w:numId w:val="33"/>
        </w:numPr>
        <w:spacing w:line="240" w:lineRule="auto"/>
        <w:ind w:firstLine="562" w:firstLineChars="200"/>
        <w:rPr>
          <w:ins w:id="28096" w:author="冷雪凝" w:date="2019-05-14T19:32:44Z"/>
          <w:rFonts w:ascii="仿宋" w:hAnsi="仿宋" w:eastAsia="仿宋"/>
          <w:color w:val="000000" w:themeColor="text1"/>
          <w:sz w:val="28"/>
          <w:szCs w:val="28"/>
          <w:rPrChange w:id="28097" w:author="梁元" w:date="2019-05-14T19:51:36Z">
            <w:rPr>
              <w:ins w:id="28098" w:author="冷雪凝" w:date="2019-05-14T19:32:44Z"/>
              <w:rFonts w:ascii="仿宋" w:hAnsi="仿宋" w:eastAsia="仿宋"/>
              <w:sz w:val="28"/>
              <w:szCs w:val="28"/>
            </w:rPr>
          </w:rPrChange>
          <w14:textFill>
            <w14:solidFill>
              <w14:schemeClr w14:val="tx1"/>
            </w14:solidFill>
          </w14:textFill>
        </w:rPr>
      </w:pPr>
      <w:ins w:id="28099" w:author="冷雪凝" w:date="2019-05-14T19:32:44Z">
        <w:r>
          <w:rPr>
            <w:rFonts w:hint="eastAsia" w:ascii="仿宋" w:hAnsi="仿宋" w:eastAsia="仿宋"/>
            <w:color w:val="000000" w:themeColor="text1"/>
            <w:sz w:val="28"/>
            <w:szCs w:val="28"/>
            <w:rPrChange w:id="28100" w:author="梁元" w:date="2019-05-14T19:51:36Z">
              <w:rPr>
                <w:rFonts w:hint="eastAsia" w:ascii="仿宋" w:hAnsi="仿宋" w:eastAsia="仿宋"/>
                <w:sz w:val="28"/>
                <w:szCs w:val="28"/>
              </w:rPr>
            </w:rPrChange>
            <w14:textFill>
              <w14:solidFill>
                <w14:schemeClr w14:val="tx1"/>
              </w14:solidFill>
            </w14:textFill>
          </w:rPr>
          <w:t>解法对比及优缺点</w:t>
        </w:r>
      </w:ins>
    </w:p>
    <w:p>
      <w:pPr>
        <w:ind w:firstLine="480" w:firstLineChars="200"/>
        <w:rPr>
          <w:ins w:id="28102" w:author="冷雪凝" w:date="2019-05-14T19:32:44Z"/>
          <w:rFonts w:ascii="Arial" w:hAnsi="Arial" w:cs="Arial"/>
          <w:color w:val="000000" w:themeColor="text1"/>
          <w:sz w:val="23"/>
          <w:szCs w:val="23"/>
          <w:shd w:val="clear" w:color="auto" w:fill="FFFFFF"/>
          <w:rPrChange w:id="28103" w:author="梁元" w:date="2019-05-14T19:51:36Z">
            <w:rPr>
              <w:ins w:id="28104" w:author="冷雪凝" w:date="2019-05-14T19:32:44Z"/>
              <w:rFonts w:ascii="Arial" w:hAnsi="Arial" w:cs="Arial"/>
              <w:color w:val="222222"/>
              <w:sz w:val="23"/>
              <w:szCs w:val="23"/>
              <w:shd w:val="clear" w:color="auto" w:fill="FFFFFF"/>
            </w:rPr>
          </w:rPrChange>
          <w14:textFill>
            <w14:solidFill>
              <w14:schemeClr w14:val="tx1"/>
            </w14:solidFill>
          </w14:textFill>
        </w:rPr>
      </w:pPr>
      <w:ins w:id="28105" w:author="冷雪凝" w:date="2019-05-14T19:32:44Z">
        <w:r>
          <w:rPr>
            <w:rFonts w:hint="eastAsia"/>
            <w:color w:val="000000" w:themeColor="text1"/>
            <w:rPrChange w:id="28106" w:author="梁元" w:date="2019-05-14T19:51:36Z">
              <w:rPr>
                <w:rFonts w:hint="eastAsia"/>
              </w:rPr>
            </w:rPrChange>
            <w14:textFill>
              <w14:solidFill>
                <w14:schemeClr w14:val="tx1"/>
              </w14:solidFill>
            </w14:textFill>
          </w:rPr>
          <w:t>通常解法，vuex的规则解释。通用级解法，说出了vuex的特性，优缺点，以及</w:t>
        </w:r>
      </w:ins>
    </w:p>
    <w:p>
      <w:pPr>
        <w:pStyle w:val="11"/>
        <w:shd w:val="clear" w:color="auto" w:fill="FFFFFF"/>
        <w:ind w:firstLine="460" w:firstLineChars="200"/>
        <w:rPr>
          <w:ins w:id="28108" w:author="冷雪凝" w:date="2019-05-14T19:32:44Z"/>
          <w:rFonts w:ascii="Arial" w:hAnsi="Arial" w:cs="Arial" w:eastAsiaTheme="minorEastAsia"/>
          <w:color w:val="000000" w:themeColor="text1"/>
          <w:kern w:val="2"/>
          <w:sz w:val="23"/>
          <w:szCs w:val="23"/>
          <w:shd w:val="clear" w:color="auto" w:fill="FFFFFF"/>
          <w:rPrChange w:id="28109" w:author="梁元" w:date="2019-05-14T19:51:36Z">
            <w:rPr>
              <w:ins w:id="28110" w:author="冷雪凝" w:date="2019-05-14T19:32:44Z"/>
              <w:rFonts w:ascii="Arial" w:hAnsi="Arial" w:cs="Arial" w:eastAsiaTheme="minorEastAsia"/>
              <w:color w:val="222222"/>
              <w:kern w:val="2"/>
              <w:sz w:val="23"/>
              <w:szCs w:val="23"/>
              <w:shd w:val="clear" w:color="auto" w:fill="FFFFFF"/>
            </w:rPr>
          </w:rPrChange>
          <w14:textFill>
            <w14:solidFill>
              <w14:schemeClr w14:val="tx1"/>
            </w14:solidFill>
          </w14:textFill>
        </w:rPr>
      </w:pPr>
      <w:ins w:id="28111" w:author="冷雪凝" w:date="2019-05-14T19:32:44Z">
        <w:r>
          <w:rPr>
            <w:rFonts w:ascii="Arial" w:hAnsi="Arial" w:cs="Arial" w:eastAsiaTheme="minorEastAsia"/>
            <w:color w:val="000000" w:themeColor="text1"/>
            <w:kern w:val="2"/>
            <w:sz w:val="23"/>
            <w:szCs w:val="23"/>
            <w:shd w:val="clear" w:color="auto" w:fill="FFFFFF"/>
            <w:rPrChange w:id="28112"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w:t>
        </w:r>
      </w:ins>
    </w:p>
    <w:p>
      <w:pPr>
        <w:pStyle w:val="3"/>
        <w:numPr>
          <w:ilvl w:val="0"/>
          <w:numId w:val="33"/>
        </w:numPr>
        <w:spacing w:line="240" w:lineRule="auto"/>
        <w:ind w:firstLine="562" w:firstLineChars="200"/>
        <w:rPr>
          <w:ins w:id="28114" w:author="冷雪凝" w:date="2019-05-14T19:32:44Z"/>
          <w:rFonts w:ascii="仿宋" w:hAnsi="仿宋" w:eastAsia="仿宋"/>
          <w:color w:val="000000" w:themeColor="text1"/>
          <w:sz w:val="28"/>
          <w:szCs w:val="28"/>
          <w:rPrChange w:id="28115" w:author="梁元" w:date="2019-05-14T19:51:36Z">
            <w:rPr>
              <w:ins w:id="28116" w:author="冷雪凝" w:date="2019-05-14T19:32:44Z"/>
              <w:rFonts w:ascii="仿宋" w:hAnsi="仿宋" w:eastAsia="仿宋"/>
              <w:sz w:val="28"/>
              <w:szCs w:val="28"/>
            </w:rPr>
          </w:rPrChange>
          <w14:textFill>
            <w14:solidFill>
              <w14:schemeClr w14:val="tx1"/>
            </w14:solidFill>
          </w14:textFill>
        </w:rPr>
      </w:pPr>
      <w:ins w:id="28117" w:author="冷雪凝" w:date="2019-05-14T19:32:44Z">
        <w:r>
          <w:rPr>
            <w:rFonts w:hint="eastAsia" w:ascii="仿宋" w:hAnsi="仿宋" w:eastAsia="仿宋"/>
            <w:color w:val="000000" w:themeColor="text1"/>
            <w:sz w:val="28"/>
            <w:szCs w:val="28"/>
            <w:rPrChange w:id="28118" w:author="梁元" w:date="2019-05-14T19:51:36Z">
              <w:rPr>
                <w:rFonts w:hint="eastAsia" w:ascii="仿宋" w:hAnsi="仿宋" w:eastAsia="仿宋"/>
                <w:sz w:val="28"/>
                <w:szCs w:val="28"/>
              </w:rPr>
            </w:rPrChange>
            <w14:textFill>
              <w14:solidFill>
                <w14:schemeClr w14:val="tx1"/>
              </w14:solidFill>
            </w14:textFill>
          </w:rPr>
          <w:t>项目中体现经验的点</w:t>
        </w:r>
      </w:ins>
    </w:p>
    <w:p>
      <w:pPr>
        <w:ind w:firstLine="480" w:firstLineChars="200"/>
        <w:rPr>
          <w:ins w:id="28120" w:author="冷雪凝" w:date="2019-05-14T19:32:44Z"/>
          <w:color w:val="000000" w:themeColor="text1"/>
          <w:rPrChange w:id="28121" w:author="梁元" w:date="2019-05-14T19:51:36Z">
            <w:rPr>
              <w:ins w:id="28122" w:author="冷雪凝" w:date="2019-05-14T19:32:44Z"/>
            </w:rPr>
          </w:rPrChange>
          <w14:textFill>
            <w14:solidFill>
              <w14:schemeClr w14:val="tx1"/>
            </w14:solidFill>
          </w14:textFill>
        </w:rPr>
      </w:pPr>
      <w:ins w:id="28123" w:author="冷雪凝" w:date="2019-05-14T19:32:44Z">
        <w:r>
          <w:rPr>
            <w:rFonts w:hint="eastAsia"/>
            <w:color w:val="000000" w:themeColor="text1"/>
            <w:rPrChange w:id="28124" w:author="梁元" w:date="2019-05-14T19:51:36Z">
              <w:rPr>
                <w:rFonts w:hint="eastAsia"/>
              </w:rPr>
            </w:rPrChange>
            <w14:textFill>
              <w14:solidFill>
                <w14:schemeClr w14:val="tx1"/>
              </w14:solidFill>
            </w14:textFill>
          </w:rPr>
          <w:t>登录判断，本地数据线上数据的同步</w:t>
        </w:r>
      </w:ins>
    </w:p>
    <w:p>
      <w:pPr>
        <w:pStyle w:val="3"/>
        <w:numPr>
          <w:ilvl w:val="0"/>
          <w:numId w:val="33"/>
        </w:numPr>
        <w:spacing w:line="240" w:lineRule="auto"/>
        <w:ind w:firstLine="562" w:firstLineChars="200"/>
        <w:rPr>
          <w:ins w:id="28126" w:author="冷雪凝" w:date="2019-05-14T19:32:44Z"/>
          <w:rFonts w:ascii="仿宋" w:hAnsi="仿宋" w:eastAsia="仿宋"/>
          <w:color w:val="000000" w:themeColor="text1"/>
          <w:sz w:val="28"/>
          <w:szCs w:val="28"/>
          <w:rPrChange w:id="28127" w:author="梁元" w:date="2019-05-14T19:51:36Z">
            <w:rPr>
              <w:ins w:id="28128" w:author="冷雪凝" w:date="2019-05-14T19:32:44Z"/>
              <w:rFonts w:ascii="仿宋" w:hAnsi="仿宋" w:eastAsia="仿宋"/>
              <w:sz w:val="28"/>
              <w:szCs w:val="28"/>
            </w:rPr>
          </w:rPrChange>
          <w14:textFill>
            <w14:solidFill>
              <w14:schemeClr w14:val="tx1"/>
            </w14:solidFill>
          </w14:textFill>
        </w:rPr>
      </w:pPr>
      <w:ins w:id="28129" w:author="冷雪凝" w:date="2019-05-14T19:32:44Z">
        <w:r>
          <w:rPr>
            <w:rFonts w:hint="eastAsia" w:ascii="仿宋" w:hAnsi="仿宋" w:eastAsia="仿宋"/>
            <w:color w:val="000000" w:themeColor="text1"/>
            <w:sz w:val="28"/>
            <w:szCs w:val="28"/>
            <w:rPrChange w:id="28130" w:author="梁元" w:date="2019-05-14T19:51:36Z">
              <w:rPr>
                <w:rFonts w:hint="eastAsia" w:ascii="仿宋" w:hAnsi="仿宋" w:eastAsia="仿宋"/>
                <w:sz w:val="28"/>
                <w:szCs w:val="28"/>
              </w:rPr>
            </w:rPrChange>
            <w14:textFill>
              <w14:solidFill>
                <w14:schemeClr w14:val="tx1"/>
              </w14:solidFill>
            </w14:textFill>
          </w:rPr>
          <w:t>论坛参考</w:t>
        </w:r>
      </w:ins>
    </w:p>
    <w:p>
      <w:pPr>
        <w:ind w:firstLine="480" w:firstLineChars="200"/>
        <w:rPr>
          <w:ins w:id="28132" w:author="冷雪凝" w:date="2019-05-14T19:32:44Z"/>
          <w:rFonts w:hint="eastAsia"/>
          <w:color w:val="000000" w:themeColor="text1"/>
          <w:rPrChange w:id="28133" w:author="梁元" w:date="2019-05-14T19:51:36Z">
            <w:rPr>
              <w:ins w:id="28134" w:author="冷雪凝" w:date="2019-05-14T19:32:44Z"/>
              <w:rFonts w:hint="eastAsia"/>
            </w:rPr>
          </w:rPrChange>
          <w14:textFill>
            <w14:solidFill>
              <w14:schemeClr w14:val="tx1"/>
            </w14:solidFill>
          </w14:textFill>
        </w:rPr>
      </w:pPr>
      <w:ins w:id="28135" w:author="冷雪凝" w:date="2019-05-14T19:32:44Z">
        <w:r>
          <w:rPr>
            <w:color w:val="000000" w:themeColor="text1"/>
            <w:rPrChange w:id="28136" w:author="梁元" w:date="2019-05-14T19:51:36Z">
              <w:rPr/>
            </w:rPrChange>
            <w14:textFill>
              <w14:solidFill>
                <w14:schemeClr w14:val="tx1"/>
              </w14:solidFill>
            </w14:textFill>
          </w:rPr>
          <w:fldChar w:fldCharType="begin"/>
        </w:r>
      </w:ins>
      <w:ins w:id="28138" w:author="冷雪凝" w:date="2019-05-14T19:32:44Z">
        <w:r>
          <w:rPr>
            <w:color w:val="000000" w:themeColor="text1"/>
            <w:rPrChange w:id="28139" w:author="梁元" w:date="2019-05-14T19:51:36Z">
              <w:rPr/>
            </w:rPrChange>
            <w14:textFill>
              <w14:solidFill>
                <w14:schemeClr w14:val="tx1"/>
              </w14:solidFill>
            </w14:textFill>
          </w:rPr>
          <w:instrText xml:space="preserve"> HYPERLINK "https://vuex.vuejs.org/" </w:instrText>
        </w:r>
      </w:ins>
      <w:ins w:id="28141" w:author="冷雪凝" w:date="2019-05-14T19:32:44Z">
        <w:r>
          <w:rPr>
            <w:color w:val="000000" w:themeColor="text1"/>
            <w:rPrChange w:id="28142" w:author="梁元" w:date="2019-05-14T19:51:36Z">
              <w:rPr/>
            </w:rPrChange>
            <w14:textFill>
              <w14:solidFill>
                <w14:schemeClr w14:val="tx1"/>
              </w14:solidFill>
            </w14:textFill>
          </w:rPr>
          <w:fldChar w:fldCharType="separate"/>
        </w:r>
      </w:ins>
      <w:ins w:id="28144" w:author="冷雪凝" w:date="2019-05-14T19:32:44Z">
        <w:r>
          <w:rPr>
            <w:rStyle w:val="18"/>
            <w:color w:val="000000" w:themeColor="text1"/>
            <w:sz w:val="28"/>
            <w:rPrChange w:id="28145" w:author="梁元" w:date="2019-05-14T19:51:36Z">
              <w:rPr>
                <w:rStyle w:val="18"/>
                <w:sz w:val="28"/>
              </w:rPr>
            </w:rPrChange>
            <w14:textFill>
              <w14:solidFill>
                <w14:schemeClr w14:val="tx1"/>
              </w14:solidFill>
            </w14:textFill>
          </w:rPr>
          <w:t>https://vuex.vuejs.org/</w:t>
        </w:r>
      </w:ins>
      <w:ins w:id="28147" w:author="冷雪凝" w:date="2019-05-14T19:32:44Z">
        <w:r>
          <w:rPr>
            <w:rStyle w:val="18"/>
            <w:color w:val="000000" w:themeColor="text1"/>
            <w:sz w:val="28"/>
            <w:rPrChange w:id="28148" w:author="梁元" w:date="2019-05-14T19:51:36Z">
              <w:rPr>
                <w:rStyle w:val="18"/>
                <w:sz w:val="28"/>
              </w:rPr>
            </w:rPrChange>
            <w14:textFill>
              <w14:solidFill>
                <w14:schemeClr w14:val="tx1"/>
              </w14:solidFill>
            </w14:textFill>
          </w:rPr>
          <w:fldChar w:fldCharType="end"/>
        </w:r>
      </w:ins>
    </w:p>
    <w:p>
      <w:pPr>
        <w:pStyle w:val="2"/>
        <w:numPr>
          <w:ilvl w:val="0"/>
          <w:numId w:val="1"/>
        </w:numPr>
        <w:rPr>
          <w:ins w:id="28150" w:author="冷雪凝" w:date="2019-05-14T19:32:44Z"/>
          <w:rFonts w:ascii="仿宋" w:hAnsi="仿宋" w:eastAsia="仿宋"/>
          <w:color w:val="000000" w:themeColor="text1"/>
          <w:sz w:val="28"/>
          <w:szCs w:val="28"/>
          <w:rPrChange w:id="28151" w:author="梁元" w:date="2019-05-14T19:51:36Z">
            <w:rPr>
              <w:ins w:id="28152" w:author="冷雪凝" w:date="2019-05-14T19:32:44Z"/>
              <w:rFonts w:ascii="仿宋" w:hAnsi="仿宋" w:eastAsia="仿宋"/>
              <w:sz w:val="28"/>
              <w:szCs w:val="28"/>
            </w:rPr>
          </w:rPrChange>
          <w14:textFill>
            <w14:solidFill>
              <w14:schemeClr w14:val="tx1"/>
            </w14:solidFill>
          </w14:textFill>
        </w:rPr>
      </w:pPr>
      <w:ins w:id="28153" w:author="冷雪凝" w:date="2019-05-14T19:34:32Z">
        <w:bookmarkStart w:id="953" w:name="_Toc31036_WPSOffice_Level1"/>
        <w:r>
          <w:rPr>
            <w:rFonts w:hint="eastAsia" w:ascii="仿宋" w:hAnsi="仿宋" w:eastAsia="仿宋"/>
            <w:color w:val="000000" w:themeColor="text1"/>
            <w:sz w:val="28"/>
            <w:szCs w:val="28"/>
            <w:lang w:val="en-US" w:eastAsia="zh-CN"/>
            <w:rPrChange w:id="28154" w:author="梁元" w:date="2019-05-14T19:51:36Z">
              <w:rPr>
                <w:rFonts w:hint="eastAsia" w:ascii="仿宋" w:hAnsi="仿宋" w:eastAsia="仿宋"/>
                <w:sz w:val="28"/>
                <w:szCs w:val="28"/>
                <w:lang w:val="en-US" w:eastAsia="zh-CN"/>
              </w:rPr>
            </w:rPrChange>
            <w14:textFill>
              <w14:solidFill>
                <w14:schemeClr w14:val="tx1"/>
              </w14:solidFill>
            </w14:textFill>
          </w:rPr>
          <w:t>JavaScript</w:t>
        </w:r>
      </w:ins>
      <w:ins w:id="28156" w:author="冷雪凝" w:date="2019-05-14T19:34:36Z">
        <w:r>
          <w:rPr>
            <w:rFonts w:hint="eastAsia" w:ascii="仿宋" w:hAnsi="仿宋" w:eastAsia="仿宋"/>
            <w:color w:val="000000" w:themeColor="text1"/>
            <w:sz w:val="28"/>
            <w:szCs w:val="28"/>
            <w:lang w:val="en-US" w:eastAsia="zh-CN"/>
            <w:rPrChange w:id="28157" w:author="梁元" w:date="2019-05-14T19:51:36Z">
              <w:rPr>
                <w:rFonts w:hint="eastAsia" w:ascii="仿宋" w:hAnsi="仿宋" w:eastAsia="仿宋"/>
                <w:sz w:val="28"/>
                <w:szCs w:val="28"/>
                <w:lang w:val="en-US" w:eastAsia="zh-CN"/>
              </w:rPr>
            </w:rPrChange>
            <w14:textFill>
              <w14:solidFill>
                <w14:schemeClr w14:val="tx1"/>
              </w14:solidFill>
            </w14:textFill>
          </w:rPr>
          <w:t>作用域</w:t>
        </w:r>
      </w:ins>
      <w:ins w:id="28159" w:author="冷雪凝" w:date="2019-05-14T19:34:37Z">
        <w:r>
          <w:rPr>
            <w:rFonts w:hint="eastAsia" w:ascii="仿宋" w:hAnsi="仿宋" w:eastAsia="仿宋"/>
            <w:color w:val="000000" w:themeColor="text1"/>
            <w:sz w:val="28"/>
            <w:szCs w:val="28"/>
            <w:lang w:val="en-US" w:eastAsia="zh-CN"/>
            <w:rPrChange w:id="28160" w:author="梁元" w:date="2019-05-14T19:51:36Z">
              <w:rPr>
                <w:rFonts w:hint="eastAsia" w:ascii="仿宋" w:hAnsi="仿宋" w:eastAsia="仿宋"/>
                <w:sz w:val="28"/>
                <w:szCs w:val="28"/>
                <w:lang w:val="en-US" w:eastAsia="zh-CN"/>
              </w:rPr>
            </w:rPrChange>
            <w14:textFill>
              <w14:solidFill>
                <w14:schemeClr w14:val="tx1"/>
              </w14:solidFill>
            </w14:textFill>
          </w:rPr>
          <w:t>链</w:t>
        </w:r>
      </w:ins>
      <w:ins w:id="28162" w:author="冷雪凝" w:date="2019-05-14T19:32:44Z">
        <w:r>
          <w:rPr>
            <w:rFonts w:hint="eastAsia" w:ascii="仿宋" w:hAnsi="仿宋" w:eastAsia="仿宋"/>
            <w:color w:val="000000" w:themeColor="text1"/>
            <w:sz w:val="28"/>
            <w:szCs w:val="28"/>
            <w:lang w:eastAsia="zh-CN"/>
            <w:rPrChange w:id="28163" w:author="梁元" w:date="2019-05-14T19:51:36Z">
              <w:rPr>
                <w:rFonts w:hint="eastAsia" w:ascii="仿宋" w:hAnsi="仿宋" w:eastAsia="仿宋"/>
                <w:sz w:val="28"/>
                <w:szCs w:val="28"/>
                <w:lang w:eastAsia="zh-CN"/>
              </w:rPr>
            </w:rPrChange>
            <w14:textFill>
              <w14:solidFill>
                <w14:schemeClr w14:val="tx1"/>
              </w14:solidFill>
            </w14:textFill>
          </w:rPr>
          <w:t>？</w:t>
        </w:r>
        <w:bookmarkEnd w:id="953"/>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8165" w:author="冷雪凝" w:date="2019-05-14T19:32:44Z"/>
        </w:trPr>
        <w:tc>
          <w:tcPr>
            <w:tcW w:w="1523" w:type="dxa"/>
          </w:tcPr>
          <w:p>
            <w:pPr>
              <w:jc w:val="center"/>
              <w:rPr>
                <w:ins w:id="28166" w:author="冷雪凝" w:date="2019-05-14T19:32:44Z"/>
                <w:rFonts w:ascii="仿宋" w:hAnsi="仿宋" w:eastAsia="仿宋"/>
                <w:color w:val="000000" w:themeColor="text1"/>
                <w:rPrChange w:id="28167" w:author="梁元" w:date="2019-05-14T19:51:36Z">
                  <w:rPr>
                    <w:ins w:id="28168" w:author="冷雪凝" w:date="2019-05-14T19:32:44Z"/>
                    <w:rFonts w:ascii="仿宋" w:hAnsi="仿宋" w:eastAsia="仿宋"/>
                  </w:rPr>
                </w:rPrChange>
                <w14:textFill>
                  <w14:solidFill>
                    <w14:schemeClr w14:val="tx1"/>
                  </w14:solidFill>
                </w14:textFill>
              </w:rPr>
            </w:pPr>
            <w:ins w:id="28169" w:author="冷雪凝" w:date="2019-05-14T19:32:44Z">
              <w:r>
                <w:rPr>
                  <w:rFonts w:hint="eastAsia" w:ascii="仿宋" w:hAnsi="仿宋" w:eastAsia="仿宋"/>
                  <w:color w:val="000000" w:themeColor="text1"/>
                  <w:rPrChange w:id="28170"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28172" w:author="冷雪凝" w:date="2019-05-14T19:32:44Z"/>
                <w:rFonts w:ascii="仿宋" w:hAnsi="仿宋" w:eastAsia="仿宋"/>
                <w:color w:val="000000" w:themeColor="text1"/>
                <w:rPrChange w:id="28173" w:author="梁元" w:date="2019-05-14T19:51:36Z">
                  <w:rPr>
                    <w:ins w:id="28174" w:author="冷雪凝" w:date="2019-05-14T19:32:44Z"/>
                    <w:rFonts w:ascii="仿宋" w:hAnsi="仿宋" w:eastAsia="仿宋"/>
                  </w:rPr>
                </w:rPrChange>
                <w14:textFill>
                  <w14:solidFill>
                    <w14:schemeClr w14:val="tx1"/>
                  </w14:solidFill>
                </w14:textFill>
              </w:rPr>
            </w:pPr>
            <w:ins w:id="28175" w:author="冷雪凝" w:date="2019-05-14T19:32:44Z">
              <w:r>
                <w:rPr>
                  <w:rFonts w:hint="eastAsia" w:ascii="仿宋" w:hAnsi="仿宋" w:eastAsia="仿宋"/>
                  <w:color w:val="000000" w:themeColor="text1"/>
                  <w:rPrChange w:id="28176"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28178" w:author="冷雪凝" w:date="2019-05-14T19:32:44Z"/>
                <w:rFonts w:ascii="仿宋" w:hAnsi="仿宋" w:eastAsia="仿宋"/>
                <w:color w:val="000000" w:themeColor="text1"/>
                <w:rPrChange w:id="28179" w:author="梁元" w:date="2019-05-14T19:51:36Z">
                  <w:rPr>
                    <w:ins w:id="28180" w:author="冷雪凝" w:date="2019-05-14T19:32:44Z"/>
                    <w:rFonts w:ascii="仿宋" w:hAnsi="仿宋" w:eastAsia="仿宋"/>
                  </w:rPr>
                </w:rPrChange>
                <w14:textFill>
                  <w14:solidFill>
                    <w14:schemeClr w14:val="tx1"/>
                  </w14:solidFill>
                </w14:textFill>
              </w:rPr>
            </w:pPr>
            <w:ins w:id="28181" w:author="冷雪凝" w:date="2019-05-14T19:32:44Z">
              <w:r>
                <w:rPr>
                  <w:rFonts w:hint="eastAsia" w:ascii="仿宋" w:hAnsi="仿宋" w:eastAsia="仿宋"/>
                  <w:color w:val="000000" w:themeColor="text1"/>
                  <w:rPrChange w:id="28182"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28184" w:author="冷雪凝" w:date="2019-05-14T19:32:44Z"/>
                <w:rFonts w:ascii="仿宋" w:hAnsi="仿宋" w:eastAsia="仿宋"/>
                <w:color w:val="000000" w:themeColor="text1"/>
                <w:rPrChange w:id="28185" w:author="梁元" w:date="2019-05-14T19:51:36Z">
                  <w:rPr>
                    <w:ins w:id="28186" w:author="冷雪凝" w:date="2019-05-14T19:32:44Z"/>
                    <w:rFonts w:ascii="仿宋" w:hAnsi="仿宋" w:eastAsia="仿宋"/>
                  </w:rPr>
                </w:rPrChange>
                <w14:textFill>
                  <w14:solidFill>
                    <w14:schemeClr w14:val="tx1"/>
                  </w14:solidFill>
                </w14:textFill>
              </w:rPr>
            </w:pPr>
            <w:ins w:id="28187" w:author="冷雪凝" w:date="2019-05-14T19:32:44Z">
              <w:r>
                <w:rPr>
                  <w:rFonts w:hint="eastAsia" w:ascii="仿宋" w:hAnsi="仿宋" w:eastAsia="仿宋"/>
                  <w:color w:val="000000" w:themeColor="text1"/>
                  <w:rPrChange w:id="28188"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28190" w:author="冷雪凝" w:date="2019-05-14T19:32:44Z"/>
                <w:rFonts w:ascii="仿宋" w:hAnsi="仿宋" w:eastAsia="仿宋"/>
                <w:color w:val="000000" w:themeColor="text1"/>
                <w:rPrChange w:id="28191" w:author="梁元" w:date="2019-05-14T19:51:36Z">
                  <w:rPr>
                    <w:ins w:id="28192" w:author="冷雪凝" w:date="2019-05-14T19:32:44Z"/>
                    <w:rFonts w:ascii="仿宋" w:hAnsi="仿宋" w:eastAsia="仿宋"/>
                  </w:rPr>
                </w:rPrChange>
                <w14:textFill>
                  <w14:solidFill>
                    <w14:schemeClr w14:val="tx1"/>
                  </w14:solidFill>
                </w14:textFill>
              </w:rPr>
            </w:pPr>
            <w:ins w:id="28193" w:author="冷雪凝" w:date="2019-05-14T19:32:44Z">
              <w:r>
                <w:rPr>
                  <w:rFonts w:hint="eastAsia" w:ascii="仿宋" w:hAnsi="仿宋" w:eastAsia="仿宋"/>
                  <w:color w:val="000000" w:themeColor="text1"/>
                  <w:rPrChange w:id="28194"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8196" w:author="冷雪凝" w:date="2019-05-14T19:32:44Z"/>
        </w:trPr>
        <w:tc>
          <w:tcPr>
            <w:tcW w:w="1523" w:type="dxa"/>
          </w:tcPr>
          <w:p>
            <w:pPr>
              <w:jc w:val="center"/>
              <w:rPr>
                <w:ins w:id="28197" w:author="冷雪凝" w:date="2019-05-14T19:32:44Z"/>
                <w:rFonts w:ascii="仿宋" w:hAnsi="仿宋" w:eastAsia="仿宋"/>
                <w:color w:val="000000" w:themeColor="text1"/>
                <w:rPrChange w:id="28198" w:author="梁元" w:date="2019-05-14T19:51:36Z">
                  <w:rPr>
                    <w:ins w:id="28199" w:author="冷雪凝" w:date="2019-05-14T19:32:44Z"/>
                    <w:rFonts w:ascii="仿宋" w:hAnsi="仿宋" w:eastAsia="仿宋"/>
                  </w:rPr>
                </w:rPrChange>
                <w14:textFill>
                  <w14:solidFill>
                    <w14:schemeClr w14:val="tx1"/>
                  </w14:solidFill>
                </w14:textFill>
              </w:rPr>
            </w:pPr>
            <w:ins w:id="28200" w:author="冷雪凝" w:date="2019-05-14T19:32:44Z">
              <w:r>
                <w:rPr>
                  <w:rFonts w:ascii="仿宋" w:hAnsi="仿宋" w:eastAsia="仿宋"/>
                  <w:color w:val="000000" w:themeColor="text1"/>
                  <w:rPrChange w:id="28201" w:author="梁元" w:date="2019-05-14T19:51:36Z">
                    <w:rPr>
                      <w:rFonts w:ascii="仿宋" w:hAnsi="仿宋" w:eastAsia="仿宋"/>
                    </w:rPr>
                  </w:rPrChange>
                  <w14:textFill>
                    <w14:solidFill>
                      <w14:schemeClr w14:val="tx1"/>
                    </w14:solidFill>
                  </w14:textFill>
                </w:rPr>
                <w:t>50</w:t>
              </w:r>
            </w:ins>
            <w:ins w:id="28203" w:author="冷雪凝" w:date="2019-05-14T19:32:44Z">
              <w:r>
                <w:rPr>
                  <w:rFonts w:hint="eastAsia" w:ascii="仿宋" w:hAnsi="仿宋" w:eastAsia="仿宋"/>
                  <w:color w:val="000000" w:themeColor="text1"/>
                  <w:rPrChange w:id="28204" w:author="梁元" w:date="2019-05-14T19:51:36Z">
                    <w:rPr>
                      <w:rFonts w:hint="eastAsia" w:ascii="仿宋" w:hAnsi="仿宋" w:eastAsia="仿宋"/>
                    </w:rPr>
                  </w:rPrChange>
                  <w14:textFill>
                    <w14:solidFill>
                      <w14:schemeClr w14:val="tx1"/>
                    </w14:solidFill>
                  </w14:textFill>
                </w:rPr>
                <w:t>%</w:t>
              </w:r>
            </w:ins>
          </w:p>
        </w:tc>
        <w:tc>
          <w:tcPr>
            <w:tcW w:w="1559" w:type="dxa"/>
          </w:tcPr>
          <w:p>
            <w:pPr>
              <w:jc w:val="center"/>
              <w:rPr>
                <w:ins w:id="28206" w:author="冷雪凝" w:date="2019-05-14T19:32:44Z"/>
                <w:rFonts w:ascii="仿宋" w:hAnsi="仿宋" w:eastAsia="仿宋"/>
                <w:color w:val="000000" w:themeColor="text1"/>
                <w:rPrChange w:id="28207" w:author="梁元" w:date="2019-05-14T19:51:36Z">
                  <w:rPr>
                    <w:ins w:id="28208" w:author="冷雪凝" w:date="2019-05-14T19:32:44Z"/>
                    <w:rFonts w:ascii="仿宋" w:hAnsi="仿宋" w:eastAsia="仿宋"/>
                  </w:rPr>
                </w:rPrChange>
                <w14:textFill>
                  <w14:solidFill>
                    <w14:schemeClr w14:val="tx1"/>
                  </w14:solidFill>
                </w14:textFill>
              </w:rPr>
            </w:pPr>
            <w:ins w:id="28209" w:author="冷雪凝" w:date="2019-05-14T19:32:44Z">
              <w:r>
                <w:rPr>
                  <w:rFonts w:hint="eastAsia" w:ascii="仿宋" w:hAnsi="仿宋" w:eastAsia="仿宋"/>
                  <w:color w:val="000000" w:themeColor="text1"/>
                  <w:rPrChange w:id="28210" w:author="梁元" w:date="2019-05-14T19:51:36Z">
                    <w:rPr>
                      <w:rFonts w:hint="eastAsia" w:ascii="仿宋" w:hAnsi="仿宋" w:eastAsia="仿宋"/>
                    </w:rPr>
                  </w:rPrChange>
                  <w14:textFill>
                    <w14:solidFill>
                      <w14:schemeClr w14:val="tx1"/>
                    </w14:solidFill>
                  </w14:textFill>
                </w:rPr>
                <w:t>3星</w:t>
              </w:r>
            </w:ins>
          </w:p>
        </w:tc>
        <w:tc>
          <w:tcPr>
            <w:tcW w:w="1418" w:type="dxa"/>
          </w:tcPr>
          <w:p>
            <w:pPr>
              <w:jc w:val="center"/>
              <w:rPr>
                <w:ins w:id="28212" w:author="冷雪凝" w:date="2019-05-14T19:32:44Z"/>
                <w:rFonts w:ascii="仿宋" w:hAnsi="仿宋" w:eastAsia="仿宋"/>
                <w:color w:val="000000" w:themeColor="text1"/>
                <w:rPrChange w:id="28213" w:author="梁元" w:date="2019-05-14T19:51:36Z">
                  <w:rPr>
                    <w:ins w:id="28214" w:author="冷雪凝" w:date="2019-05-14T19:32:44Z"/>
                    <w:rFonts w:ascii="仿宋" w:hAnsi="仿宋" w:eastAsia="仿宋"/>
                  </w:rPr>
                </w:rPrChange>
                <w14:textFill>
                  <w14:solidFill>
                    <w14:schemeClr w14:val="tx1"/>
                  </w14:solidFill>
                </w14:textFill>
              </w:rPr>
            </w:pPr>
            <w:ins w:id="28215" w:author="冷雪凝" w:date="2019-05-14T19:32:44Z">
              <w:r>
                <w:rPr>
                  <w:rFonts w:hint="eastAsia" w:ascii="仿宋" w:hAnsi="仿宋" w:eastAsia="仿宋"/>
                  <w:color w:val="000000" w:themeColor="text1"/>
                  <w:rPrChange w:id="28216" w:author="梁元" w:date="2019-05-14T19:51:36Z">
                    <w:rPr>
                      <w:rFonts w:hint="eastAsia" w:ascii="仿宋" w:hAnsi="仿宋" w:eastAsia="仿宋"/>
                    </w:rPr>
                  </w:rPrChange>
                  <w14:textFill>
                    <w14:solidFill>
                      <w14:schemeClr w14:val="tx1"/>
                    </w14:solidFill>
                  </w14:textFill>
                </w:rPr>
                <w:t>小程序</w:t>
              </w:r>
            </w:ins>
          </w:p>
        </w:tc>
        <w:tc>
          <w:tcPr>
            <w:tcW w:w="1417" w:type="dxa"/>
          </w:tcPr>
          <w:p>
            <w:pPr>
              <w:jc w:val="center"/>
              <w:rPr>
                <w:ins w:id="28218" w:author="冷雪凝" w:date="2019-05-14T19:32:44Z"/>
                <w:rFonts w:ascii="仿宋" w:hAnsi="仿宋" w:eastAsia="仿宋"/>
                <w:color w:val="000000" w:themeColor="text1"/>
                <w:rPrChange w:id="28219" w:author="梁元" w:date="2019-05-14T19:51:36Z">
                  <w:rPr>
                    <w:ins w:id="28220" w:author="冷雪凝" w:date="2019-05-14T19:32:44Z"/>
                    <w:rFonts w:ascii="仿宋" w:hAnsi="仿宋" w:eastAsia="仿宋"/>
                  </w:rPr>
                </w:rPrChange>
                <w14:textFill>
                  <w14:solidFill>
                    <w14:schemeClr w14:val="tx1"/>
                  </w14:solidFill>
                </w14:textFill>
              </w:rPr>
            </w:pPr>
            <w:ins w:id="28221" w:author="冷雪凝" w:date="2019-05-14T19:32:44Z">
              <w:r>
                <w:rPr>
                  <w:rFonts w:hint="eastAsia" w:ascii="仿宋" w:hAnsi="仿宋" w:eastAsia="仿宋"/>
                  <w:color w:val="000000" w:themeColor="text1"/>
                  <w:rPrChange w:id="28222" w:author="梁元" w:date="2019-05-14T19:51:36Z">
                    <w:rPr>
                      <w:rFonts w:hint="eastAsia" w:ascii="仿宋" w:hAnsi="仿宋" w:eastAsia="仿宋"/>
                    </w:rPr>
                  </w:rPrChange>
                  <w14:textFill>
                    <w14:solidFill>
                      <w14:schemeClr w14:val="tx1"/>
                    </w14:solidFill>
                  </w14:textFill>
                </w:rPr>
                <w:t>功能抽象</w:t>
              </w:r>
            </w:ins>
          </w:p>
        </w:tc>
        <w:tc>
          <w:tcPr>
            <w:tcW w:w="1465" w:type="dxa"/>
          </w:tcPr>
          <w:p>
            <w:pPr>
              <w:jc w:val="center"/>
              <w:rPr>
                <w:ins w:id="28224" w:author="冷雪凝" w:date="2019-05-14T19:32:44Z"/>
                <w:rFonts w:ascii="仿宋" w:hAnsi="仿宋" w:eastAsia="仿宋"/>
                <w:color w:val="000000" w:themeColor="text1"/>
                <w:rPrChange w:id="28225" w:author="梁元" w:date="2019-05-14T19:51:36Z">
                  <w:rPr>
                    <w:ins w:id="28226" w:author="冷雪凝" w:date="2019-05-14T19:32:44Z"/>
                    <w:rFonts w:ascii="仿宋" w:hAnsi="仿宋" w:eastAsia="仿宋"/>
                  </w:rPr>
                </w:rPrChange>
                <w14:textFill>
                  <w14:solidFill>
                    <w14:schemeClr w14:val="tx1"/>
                  </w14:solidFill>
                </w14:textFill>
              </w:rPr>
            </w:pPr>
            <w:ins w:id="28227" w:author="冷雪凝" w:date="2019-05-14T19:32:44Z">
              <w:r>
                <w:rPr>
                  <w:rFonts w:hint="eastAsia" w:ascii="仿宋" w:hAnsi="仿宋" w:eastAsia="仿宋"/>
                  <w:color w:val="000000" w:themeColor="text1"/>
                  <w:rPrChange w:id="28228" w:author="梁元" w:date="2019-05-14T19:51:36Z">
                    <w:rPr>
                      <w:rFonts w:hint="eastAsia" w:ascii="仿宋" w:hAnsi="仿宋" w:eastAsia="仿宋"/>
                    </w:rPr>
                  </w:rPrChange>
                  <w14:textFill>
                    <w14:solidFill>
                      <w14:schemeClr w14:val="tx1"/>
                    </w14:solidFill>
                  </w14:textFill>
                </w:rPr>
                <w:t>组件</w:t>
              </w:r>
            </w:ins>
          </w:p>
          <w:p>
            <w:pPr>
              <w:jc w:val="center"/>
              <w:rPr>
                <w:ins w:id="28230" w:author="冷雪凝" w:date="2019-05-14T19:32:44Z"/>
                <w:rFonts w:ascii="仿宋" w:hAnsi="仿宋" w:eastAsia="仿宋"/>
                <w:color w:val="000000" w:themeColor="text1"/>
                <w:rPrChange w:id="28231" w:author="梁元" w:date="2019-05-14T19:51:36Z">
                  <w:rPr>
                    <w:ins w:id="28232" w:author="冷雪凝" w:date="2019-05-14T19:32:44Z"/>
                    <w:rFonts w:ascii="仿宋" w:hAnsi="仿宋" w:eastAsia="仿宋"/>
                  </w:rPr>
                </w:rPrChange>
                <w14:textFill>
                  <w14:solidFill>
                    <w14:schemeClr w14:val="tx1"/>
                  </w14:solidFill>
                </w14:textFill>
              </w:rPr>
            </w:pPr>
          </w:p>
        </w:tc>
      </w:tr>
    </w:tbl>
    <w:p>
      <w:pPr>
        <w:pStyle w:val="3"/>
        <w:numPr>
          <w:ilvl w:val="0"/>
          <w:numId w:val="34"/>
        </w:numPr>
        <w:spacing w:line="240" w:lineRule="auto"/>
        <w:ind w:firstLine="562" w:firstLineChars="200"/>
        <w:rPr>
          <w:ins w:id="28233" w:author="冷雪凝" w:date="2019-05-14T19:32:44Z"/>
          <w:rFonts w:ascii="仿宋" w:hAnsi="仿宋" w:eastAsia="仿宋"/>
          <w:color w:val="000000" w:themeColor="text1"/>
          <w:sz w:val="28"/>
          <w:szCs w:val="28"/>
          <w:rPrChange w:id="28234" w:author="梁元" w:date="2019-05-14T19:51:36Z">
            <w:rPr>
              <w:ins w:id="28235" w:author="冷雪凝" w:date="2019-05-14T19:32:44Z"/>
              <w:rFonts w:ascii="仿宋" w:hAnsi="仿宋" w:eastAsia="仿宋"/>
              <w:sz w:val="28"/>
              <w:szCs w:val="28"/>
            </w:rPr>
          </w:rPrChange>
          <w14:textFill>
            <w14:solidFill>
              <w14:schemeClr w14:val="tx1"/>
            </w14:solidFill>
          </w14:textFill>
        </w:rPr>
      </w:pPr>
      <w:ins w:id="28236" w:author="冷雪凝" w:date="2019-05-14T19:32:44Z">
        <w:r>
          <w:rPr>
            <w:rFonts w:hint="eastAsia" w:ascii="仿宋" w:hAnsi="仿宋" w:eastAsia="仿宋"/>
            <w:color w:val="000000" w:themeColor="text1"/>
            <w:sz w:val="28"/>
            <w:szCs w:val="28"/>
            <w:rPrChange w:id="28237" w:author="梁元" w:date="2019-05-14T19:51:36Z">
              <w:rPr>
                <w:rFonts w:hint="eastAsia" w:ascii="仿宋" w:hAnsi="仿宋" w:eastAsia="仿宋"/>
                <w:sz w:val="28"/>
                <w:szCs w:val="28"/>
              </w:rPr>
            </w:rPrChange>
            <w14:textFill>
              <w14:solidFill>
                <w14:schemeClr w14:val="tx1"/>
              </w14:solidFill>
            </w14:textFill>
          </w:rPr>
          <w:t>通常解法</w:t>
        </w:r>
      </w:ins>
    </w:p>
    <w:p>
      <w:pPr>
        <w:spacing w:line="240" w:lineRule="auto"/>
        <w:ind w:firstLine="480" w:firstLineChars="200"/>
        <w:rPr>
          <w:ins w:id="28239" w:author="冷雪凝" w:date="2019-05-14T19:32:44Z"/>
          <w:color w:val="000000" w:themeColor="text1"/>
          <w:rPrChange w:id="28240" w:author="梁元" w:date="2019-05-14T19:51:36Z">
            <w:rPr>
              <w:ins w:id="28241" w:author="冷雪凝" w:date="2019-05-14T19:32:44Z"/>
            </w:rPr>
          </w:rPrChange>
          <w14:textFill>
            <w14:solidFill>
              <w14:schemeClr w14:val="tx1"/>
            </w14:solidFill>
          </w14:textFill>
        </w:rPr>
      </w:pPr>
      <w:ins w:id="28242" w:author="冷雪凝" w:date="2019-05-14T19:32:44Z">
        <w:r>
          <w:rPr>
            <w:rFonts w:hint="eastAsia"/>
            <w:color w:val="000000" w:themeColor="text1"/>
            <w:rPrChange w:id="28243" w:author="梁元" w:date="2019-05-14T19:51:36Z">
              <w:rPr>
                <w:rFonts w:hint="eastAsia"/>
              </w:rPr>
            </w:rPrChange>
            <w14:textFill>
              <w14:solidFill>
                <w14:schemeClr w14:val="tx1"/>
              </w14:solidFill>
            </w14:textFill>
          </w:rPr>
          <w:t>从小程序基础库版本</w:t>
        </w:r>
      </w:ins>
      <w:ins w:id="28245" w:author="冷雪凝" w:date="2019-05-14T19:32:44Z">
        <w:r>
          <w:rPr>
            <w:color w:val="000000" w:themeColor="text1"/>
            <w:rPrChange w:id="28246" w:author="梁元" w:date="2019-05-14T19:51:36Z">
              <w:rPr/>
            </w:rPrChange>
            <w14:textFill>
              <w14:solidFill>
                <w14:schemeClr w14:val="tx1"/>
              </w14:solidFill>
            </w14:textFill>
          </w:rPr>
          <w:t xml:space="preserve"> 1.6.3 开始，小程序支持简洁的组件化编程。所有自定义组件相关特性都需要基础库版本 1.6.3 或更高。</w:t>
        </w:r>
      </w:ins>
    </w:p>
    <w:p>
      <w:pPr>
        <w:spacing w:line="240" w:lineRule="auto"/>
        <w:ind w:firstLine="480" w:firstLineChars="200"/>
        <w:rPr>
          <w:ins w:id="28248" w:author="冷雪凝" w:date="2019-05-14T19:32:44Z"/>
          <w:color w:val="000000" w:themeColor="text1"/>
          <w:rPrChange w:id="28249" w:author="梁元" w:date="2019-05-14T19:51:36Z">
            <w:rPr>
              <w:ins w:id="28250" w:author="冷雪凝" w:date="2019-05-14T19:32:44Z"/>
            </w:rPr>
          </w:rPrChange>
          <w14:textFill>
            <w14:solidFill>
              <w14:schemeClr w14:val="tx1"/>
            </w14:solidFill>
          </w14:textFill>
        </w:rPr>
      </w:pPr>
    </w:p>
    <w:p>
      <w:pPr>
        <w:spacing w:line="240" w:lineRule="auto"/>
        <w:ind w:firstLine="480" w:firstLineChars="200"/>
        <w:rPr>
          <w:ins w:id="28251" w:author="冷雪凝" w:date="2019-05-14T19:32:44Z"/>
          <w:color w:val="000000" w:themeColor="text1"/>
          <w:rPrChange w:id="28252" w:author="梁元" w:date="2019-05-14T19:51:36Z">
            <w:rPr>
              <w:ins w:id="28253" w:author="冷雪凝" w:date="2019-05-14T19:32:44Z"/>
            </w:rPr>
          </w:rPrChange>
          <w14:textFill>
            <w14:solidFill>
              <w14:schemeClr w14:val="tx1"/>
            </w14:solidFill>
          </w14:textFill>
        </w:rPr>
      </w:pPr>
      <w:ins w:id="28254" w:author="冷雪凝" w:date="2019-05-14T19:32:44Z">
        <w:r>
          <w:rPr>
            <w:rFonts w:hint="eastAsia"/>
            <w:color w:val="000000" w:themeColor="text1"/>
            <w:rPrChange w:id="28255" w:author="梁元" w:date="2019-05-14T19:51:36Z">
              <w:rPr>
                <w:rFonts w:hint="eastAsia"/>
              </w:rPr>
            </w:rPrChange>
            <w14:textFill>
              <w14:solidFill>
                <w14:schemeClr w14:val="tx1"/>
              </w14:solidFill>
            </w14:textFill>
          </w:rPr>
          <w:t>开发者可以将页面内的功能模块抽象成自定义组件，以便在不同的页面中重复使用；也可以将复杂的页面拆分成多个低耦合的模块，有助于代码维护。自定义组件在使用时与基础组件非常相似。</w:t>
        </w:r>
      </w:ins>
    </w:p>
    <w:p>
      <w:pPr>
        <w:spacing w:line="240" w:lineRule="auto"/>
        <w:ind w:firstLine="480" w:firstLineChars="200"/>
        <w:rPr>
          <w:ins w:id="28257" w:author="冷雪凝" w:date="2019-05-14T19:32:44Z"/>
          <w:rFonts w:hint="eastAsia"/>
          <w:color w:val="000000" w:themeColor="text1"/>
          <w:rPrChange w:id="28258" w:author="梁元" w:date="2019-05-14T19:51:36Z">
            <w:rPr>
              <w:ins w:id="28259" w:author="冷雪凝" w:date="2019-05-14T19:32:44Z"/>
              <w:rFonts w:hint="eastAsia"/>
            </w:rPr>
          </w:rPrChange>
          <w14:textFill>
            <w14:solidFill>
              <w14:schemeClr w14:val="tx1"/>
            </w14:solidFill>
          </w14:textFill>
        </w:rPr>
      </w:pPr>
    </w:p>
    <w:p>
      <w:pPr>
        <w:spacing w:line="240" w:lineRule="auto"/>
        <w:ind w:firstLine="480" w:firstLineChars="200"/>
        <w:rPr>
          <w:ins w:id="28260" w:author="冷雪凝" w:date="2019-05-14T19:32:44Z"/>
          <w:color w:val="000000" w:themeColor="text1"/>
          <w:rPrChange w:id="28261" w:author="梁元" w:date="2019-05-14T19:51:36Z">
            <w:rPr>
              <w:ins w:id="28262" w:author="冷雪凝" w:date="2019-05-14T19:32:44Z"/>
            </w:rPr>
          </w:rPrChange>
          <w14:textFill>
            <w14:solidFill>
              <w14:schemeClr w14:val="tx1"/>
            </w14:solidFill>
          </w14:textFill>
        </w:rPr>
      </w:pPr>
      <w:ins w:id="28263" w:author="冷雪凝" w:date="2019-05-14T19:32:44Z">
        <w:r>
          <w:rPr>
            <w:rFonts w:hint="eastAsia"/>
            <w:color w:val="000000" w:themeColor="text1"/>
            <w:rPrChange w:id="28264" w:author="梁元" w:date="2019-05-14T19:51:36Z">
              <w:rPr>
                <w:rFonts w:hint="eastAsia"/>
              </w:rPr>
            </w:rPrChange>
            <w14:textFill>
              <w14:solidFill>
                <w14:schemeClr w14:val="tx1"/>
              </w14:solidFill>
            </w14:textFill>
          </w:rPr>
          <w:t>在自定义组件的</w:t>
        </w:r>
      </w:ins>
      <w:ins w:id="28266" w:author="冷雪凝" w:date="2019-05-14T19:32:44Z">
        <w:r>
          <w:rPr>
            <w:color w:val="000000" w:themeColor="text1"/>
            <w:rPrChange w:id="28267" w:author="梁元" w:date="2019-05-14T19:51:36Z">
              <w:rPr/>
            </w:rPrChange>
            <w14:textFill>
              <w14:solidFill>
                <w14:schemeClr w14:val="tx1"/>
              </w14:solidFill>
            </w14:textFill>
          </w:rPr>
          <w:t xml:space="preserve"> js 文件中，需要使用 Component() 来注册组件，并提供组件的属性定义、内部数据和自定义方法。</w:t>
        </w:r>
      </w:ins>
    </w:p>
    <w:p>
      <w:pPr>
        <w:spacing w:line="240" w:lineRule="auto"/>
        <w:ind w:firstLine="480" w:firstLineChars="200"/>
        <w:rPr>
          <w:ins w:id="28269" w:author="冷雪凝" w:date="2019-05-14T19:32:44Z"/>
          <w:color w:val="000000" w:themeColor="text1"/>
          <w:rPrChange w:id="28270" w:author="梁元" w:date="2019-05-14T19:51:36Z">
            <w:rPr>
              <w:ins w:id="28271" w:author="冷雪凝" w:date="2019-05-14T19:32:44Z"/>
            </w:rPr>
          </w:rPrChange>
          <w14:textFill>
            <w14:solidFill>
              <w14:schemeClr w14:val="tx1"/>
            </w14:solidFill>
          </w14:textFill>
        </w:rPr>
      </w:pPr>
    </w:p>
    <w:p>
      <w:pPr>
        <w:spacing w:line="240" w:lineRule="auto"/>
        <w:ind w:firstLine="480" w:firstLineChars="200"/>
        <w:rPr>
          <w:ins w:id="28272" w:author="冷雪凝" w:date="2019-05-14T19:32:44Z"/>
          <w:rFonts w:hint="eastAsia"/>
          <w:color w:val="000000" w:themeColor="text1"/>
          <w:rPrChange w:id="28273" w:author="梁元" w:date="2019-05-14T19:51:36Z">
            <w:rPr>
              <w:ins w:id="28274" w:author="冷雪凝" w:date="2019-05-14T19:32:44Z"/>
              <w:rFonts w:hint="eastAsia"/>
            </w:rPr>
          </w:rPrChange>
          <w14:textFill>
            <w14:solidFill>
              <w14:schemeClr w14:val="tx1"/>
            </w14:solidFill>
          </w14:textFill>
        </w:rPr>
      </w:pPr>
      <w:ins w:id="28275" w:author="冷雪凝" w:date="2019-05-14T19:32:44Z">
        <w:r>
          <w:rPr>
            <w:rFonts w:hint="eastAsia"/>
            <w:color w:val="000000" w:themeColor="text1"/>
            <w:rPrChange w:id="28276" w:author="梁元" w:date="2019-05-14T19:51:36Z">
              <w:rPr>
                <w:rFonts w:hint="eastAsia"/>
              </w:rPr>
            </w:rPrChange>
            <w14:textFill>
              <w14:solidFill>
                <w14:schemeClr w14:val="tx1"/>
              </w14:solidFill>
            </w14:textFill>
          </w:rPr>
          <w:t>组件的属性值和内部数据将被用于组件</w:t>
        </w:r>
      </w:ins>
      <w:ins w:id="28278" w:author="冷雪凝" w:date="2019-05-14T19:32:44Z">
        <w:r>
          <w:rPr>
            <w:color w:val="000000" w:themeColor="text1"/>
            <w:rPrChange w:id="28279" w:author="梁元" w:date="2019-05-14T19:51:36Z">
              <w:rPr/>
            </w:rPrChange>
            <w14:textFill>
              <w14:solidFill>
                <w14:schemeClr w14:val="tx1"/>
              </w14:solidFill>
            </w14:textFill>
          </w:rPr>
          <w:t xml:space="preserve"> wxml 的渲染，其中，属性值是可由组件外部传入的</w:t>
        </w:r>
      </w:ins>
    </w:p>
    <w:p>
      <w:pPr>
        <w:spacing w:line="240" w:lineRule="auto"/>
        <w:ind w:firstLine="480" w:firstLineChars="200"/>
        <w:rPr>
          <w:ins w:id="28281" w:author="冷雪凝" w:date="2019-05-14T19:32:44Z"/>
          <w:color w:val="000000" w:themeColor="text1"/>
          <w:rPrChange w:id="28282" w:author="梁元" w:date="2019-05-14T19:51:36Z">
            <w:rPr>
              <w:ins w:id="28283" w:author="冷雪凝" w:date="2019-05-14T19:32:44Z"/>
            </w:rPr>
          </w:rPrChange>
          <w14:textFill>
            <w14:solidFill>
              <w14:schemeClr w14:val="tx1"/>
            </w14:solidFill>
          </w14:textFill>
        </w:rPr>
      </w:pPr>
    </w:p>
    <w:p>
      <w:pPr>
        <w:spacing w:line="240" w:lineRule="auto"/>
        <w:ind w:firstLine="480" w:firstLineChars="200"/>
        <w:rPr>
          <w:ins w:id="28284" w:author="冷雪凝" w:date="2019-05-14T19:32:44Z"/>
          <w:color w:val="000000" w:themeColor="text1"/>
          <w:rPrChange w:id="28285" w:author="梁元" w:date="2019-05-14T19:51:36Z">
            <w:rPr>
              <w:ins w:id="28286" w:author="冷雪凝" w:date="2019-05-14T19:32:44Z"/>
            </w:rPr>
          </w:rPrChange>
          <w14:textFill>
            <w14:solidFill>
              <w14:schemeClr w14:val="tx1"/>
            </w14:solidFill>
          </w14:textFill>
        </w:rPr>
      </w:pPr>
      <w:ins w:id="28287" w:author="冷雪凝" w:date="2019-05-14T19:32:44Z">
        <w:r>
          <w:rPr>
            <w:rFonts w:hint="eastAsia"/>
            <w:color w:val="000000" w:themeColor="text1"/>
            <w:rPrChange w:id="28288" w:author="梁元" w:date="2019-05-14T19:51:36Z">
              <w:rPr>
                <w:rFonts w:hint="eastAsia"/>
              </w:rPr>
            </w:rPrChange>
            <w14:textFill>
              <w14:solidFill>
                <w14:schemeClr w14:val="tx1"/>
              </w14:solidFill>
            </w14:textFill>
          </w:rPr>
          <w:t>组件构造器包含的属性和方法：</w:t>
        </w:r>
      </w:ins>
    </w:p>
    <w:p>
      <w:pPr>
        <w:spacing w:line="240" w:lineRule="auto"/>
        <w:ind w:firstLine="480" w:firstLineChars="200"/>
        <w:rPr>
          <w:ins w:id="28290" w:author="冷雪凝" w:date="2019-05-14T19:32:44Z"/>
          <w:color w:val="000000" w:themeColor="text1"/>
          <w:rPrChange w:id="28291" w:author="梁元" w:date="2019-05-14T19:51:36Z">
            <w:rPr>
              <w:ins w:id="28292" w:author="冷雪凝" w:date="2019-05-14T19:32:44Z"/>
            </w:rPr>
          </w:rPrChange>
          <w14:textFill>
            <w14:solidFill>
              <w14:schemeClr w14:val="tx1"/>
            </w14:solidFill>
          </w14:textFill>
        </w:rPr>
      </w:pPr>
    </w:p>
    <w:p>
      <w:pPr>
        <w:spacing w:line="240" w:lineRule="auto"/>
        <w:ind w:firstLine="480" w:firstLineChars="200"/>
        <w:rPr>
          <w:ins w:id="28293" w:author="冷雪凝" w:date="2019-05-14T19:32:44Z"/>
          <w:rFonts w:hint="eastAsia"/>
          <w:color w:val="000000" w:themeColor="text1"/>
          <w:rPrChange w:id="28294" w:author="梁元" w:date="2019-05-14T19:51:36Z">
            <w:rPr>
              <w:ins w:id="28295" w:author="冷雪凝" w:date="2019-05-14T19:32:44Z"/>
              <w:rFonts w:hint="eastAsia"/>
            </w:rPr>
          </w:rPrChange>
          <w14:textFill>
            <w14:solidFill>
              <w14:schemeClr w14:val="tx1"/>
            </w14:solidFill>
          </w14:textFill>
        </w:rPr>
      </w:pPr>
      <w:ins w:id="28296" w:author="冷雪凝" w:date="2019-05-14T19:32:44Z">
        <w:r>
          <w:rPr>
            <w:color w:val="000000" w:themeColor="text1"/>
            <w:rPrChange w:id="28297" w:author="梁元" w:date="2019-05-14T19:51:36Z">
              <w:rPr/>
            </w:rPrChange>
            <w14:textFill>
              <w14:solidFill>
                <w14:schemeClr w14:val="tx1"/>
              </w14:solidFill>
            </w14:textFill>
          </w:rPr>
          <w:tab/>
        </w:r>
      </w:ins>
      <w:ins w:id="28299" w:author="冷雪凝" w:date="2019-05-14T19:32:44Z">
        <w:r>
          <w:rPr>
            <w:rFonts w:hint="eastAsia"/>
            <w:color w:val="000000" w:themeColor="text1"/>
            <w:rPrChange w:id="28300" w:author="梁元" w:date="2019-05-14T19:51:36Z">
              <w:rPr>
                <w:rFonts w:hint="eastAsia"/>
              </w:rPr>
            </w:rPrChange>
            <w14:textFill>
              <w14:solidFill>
                <w14:schemeClr w14:val="tx1"/>
              </w14:solidFill>
            </w14:textFill>
          </w:rPr>
          <w:t>p</w:t>
        </w:r>
      </w:ins>
      <w:ins w:id="28302" w:author="冷雪凝" w:date="2019-05-14T19:32:44Z">
        <w:r>
          <w:rPr>
            <w:color w:val="000000" w:themeColor="text1"/>
            <w:rPrChange w:id="28303" w:author="梁元" w:date="2019-05-14T19:51:36Z">
              <w:rPr/>
            </w:rPrChange>
            <w14:textFill>
              <w14:solidFill>
                <w14:schemeClr w14:val="tx1"/>
              </w14:solidFill>
            </w14:textFill>
          </w:rPr>
          <w:t>roperties</w:t>
        </w:r>
      </w:ins>
      <w:ins w:id="28305" w:author="冷雪凝" w:date="2019-05-14T19:32:44Z">
        <w:r>
          <w:rPr>
            <w:rFonts w:hint="eastAsia"/>
            <w:color w:val="000000" w:themeColor="text1"/>
            <w:rPrChange w:id="28306" w:author="梁元" w:date="2019-05-14T19:51:36Z">
              <w:rPr>
                <w:rFonts w:hint="eastAsia"/>
              </w:rPr>
            </w:rPrChange>
            <w14:textFill>
              <w14:solidFill>
                <w14:schemeClr w14:val="tx1"/>
              </w14:solidFill>
            </w14:textFill>
          </w:rPr>
          <w:t>，</w:t>
        </w:r>
      </w:ins>
      <w:ins w:id="28308" w:author="冷雪凝" w:date="2019-05-14T19:32:44Z">
        <w:r>
          <w:rPr>
            <w:color w:val="000000" w:themeColor="text1"/>
            <w:rPrChange w:id="28309" w:author="梁元" w:date="2019-05-14T19:51:36Z">
              <w:rPr/>
            </w:rPrChange>
            <w14:textFill>
              <w14:solidFill>
                <w14:schemeClr w14:val="tx1"/>
              </w14:solidFill>
            </w14:textFill>
          </w:rPr>
          <w:t>data</w:t>
        </w:r>
      </w:ins>
      <w:ins w:id="28311" w:author="冷雪凝" w:date="2019-05-14T19:32:44Z">
        <w:r>
          <w:rPr>
            <w:rFonts w:hint="eastAsia"/>
            <w:color w:val="000000" w:themeColor="text1"/>
            <w:rPrChange w:id="28312" w:author="梁元" w:date="2019-05-14T19:51:36Z">
              <w:rPr>
                <w:rFonts w:hint="eastAsia"/>
              </w:rPr>
            </w:rPrChange>
            <w14:textFill>
              <w14:solidFill>
                <w14:schemeClr w14:val="tx1"/>
              </w14:solidFill>
            </w14:textFill>
          </w:rPr>
          <w:t>，</w:t>
        </w:r>
      </w:ins>
      <w:ins w:id="28314" w:author="冷雪凝" w:date="2019-05-14T19:32:44Z">
        <w:r>
          <w:rPr>
            <w:color w:val="000000" w:themeColor="text1"/>
            <w:rPrChange w:id="28315" w:author="梁元" w:date="2019-05-14T19:51:36Z">
              <w:rPr/>
            </w:rPrChange>
            <w14:textFill>
              <w14:solidFill>
                <w14:schemeClr w14:val="tx1"/>
              </w14:solidFill>
            </w14:textFill>
          </w:rPr>
          <w:t>methods</w:t>
        </w:r>
      </w:ins>
      <w:ins w:id="28317" w:author="冷雪凝" w:date="2019-05-14T19:32:44Z">
        <w:r>
          <w:rPr>
            <w:rFonts w:hint="eastAsia"/>
            <w:color w:val="000000" w:themeColor="text1"/>
            <w:rPrChange w:id="28318" w:author="梁元" w:date="2019-05-14T19:51:36Z">
              <w:rPr>
                <w:rFonts w:hint="eastAsia"/>
              </w:rPr>
            </w:rPrChange>
            <w14:textFill>
              <w14:solidFill>
                <w14:schemeClr w14:val="tx1"/>
              </w14:solidFill>
            </w14:textFill>
          </w:rPr>
          <w:t>，</w:t>
        </w:r>
      </w:ins>
      <w:ins w:id="28320" w:author="冷雪凝" w:date="2019-05-14T19:32:44Z">
        <w:r>
          <w:rPr>
            <w:color w:val="000000" w:themeColor="text1"/>
            <w:rPrChange w:id="28321" w:author="梁元" w:date="2019-05-14T19:51:36Z">
              <w:rPr/>
            </w:rPrChange>
            <w14:textFill>
              <w14:solidFill>
                <w14:schemeClr w14:val="tx1"/>
              </w14:solidFill>
            </w14:textFill>
          </w:rPr>
          <w:t>behaviors</w:t>
        </w:r>
      </w:ins>
      <w:ins w:id="28323" w:author="冷雪凝" w:date="2019-05-14T19:32:44Z">
        <w:r>
          <w:rPr>
            <w:rFonts w:hint="eastAsia"/>
            <w:color w:val="000000" w:themeColor="text1"/>
            <w:rPrChange w:id="28324" w:author="梁元" w:date="2019-05-14T19:51:36Z">
              <w:rPr>
                <w:rFonts w:hint="eastAsia"/>
              </w:rPr>
            </w:rPrChange>
            <w14:textFill>
              <w14:solidFill>
                <w14:schemeClr w14:val="tx1"/>
              </w14:solidFill>
            </w14:textFill>
          </w:rPr>
          <w:t>（mixin），</w:t>
        </w:r>
      </w:ins>
      <w:ins w:id="28326" w:author="冷雪凝" w:date="2019-05-14T19:32:44Z">
        <w:r>
          <w:rPr>
            <w:color w:val="000000" w:themeColor="text1"/>
            <w:rPrChange w:id="28327" w:author="梁元" w:date="2019-05-14T19:51:36Z">
              <w:rPr/>
            </w:rPrChange>
            <w14:textFill>
              <w14:solidFill>
                <w14:schemeClr w14:val="tx1"/>
              </w14:solidFill>
            </w14:textFill>
          </w:rPr>
          <w:t>created</w:t>
        </w:r>
      </w:ins>
      <w:ins w:id="28329" w:author="冷雪凝" w:date="2019-05-14T19:32:44Z">
        <w:r>
          <w:rPr>
            <w:rFonts w:hint="eastAsia"/>
            <w:color w:val="000000" w:themeColor="text1"/>
            <w:rPrChange w:id="28330" w:author="梁元" w:date="2019-05-14T19:51:36Z">
              <w:rPr>
                <w:rFonts w:hint="eastAsia"/>
              </w:rPr>
            </w:rPrChange>
            <w14:textFill>
              <w14:solidFill>
                <w14:schemeClr w14:val="tx1"/>
              </w14:solidFill>
            </w14:textFill>
          </w:rPr>
          <w:t>，</w:t>
        </w:r>
      </w:ins>
      <w:ins w:id="28332" w:author="冷雪凝" w:date="2019-05-14T19:32:44Z">
        <w:r>
          <w:rPr>
            <w:color w:val="000000" w:themeColor="text1"/>
            <w:rPrChange w:id="28333" w:author="梁元" w:date="2019-05-14T19:51:36Z">
              <w:rPr/>
            </w:rPrChange>
            <w14:textFill>
              <w14:solidFill>
                <w14:schemeClr w14:val="tx1"/>
              </w14:solidFill>
            </w14:textFill>
          </w:rPr>
          <w:t>attached</w:t>
        </w:r>
      </w:ins>
      <w:ins w:id="28335" w:author="冷雪凝" w:date="2019-05-14T19:32:44Z">
        <w:r>
          <w:rPr>
            <w:rFonts w:hint="eastAsia"/>
            <w:color w:val="000000" w:themeColor="text1"/>
            <w:rPrChange w:id="28336" w:author="梁元" w:date="2019-05-14T19:51:36Z">
              <w:rPr>
                <w:rFonts w:hint="eastAsia"/>
              </w:rPr>
            </w:rPrChange>
            <w14:textFill>
              <w14:solidFill>
                <w14:schemeClr w14:val="tx1"/>
              </w14:solidFill>
            </w14:textFill>
          </w:rPr>
          <w:t>，</w:t>
        </w:r>
      </w:ins>
      <w:ins w:id="28338" w:author="冷雪凝" w:date="2019-05-14T19:32:44Z">
        <w:r>
          <w:rPr>
            <w:color w:val="000000" w:themeColor="text1"/>
            <w:rPrChange w:id="28339" w:author="梁元" w:date="2019-05-14T19:51:36Z">
              <w:rPr/>
            </w:rPrChange>
            <w14:textFill>
              <w14:solidFill>
                <w14:schemeClr w14:val="tx1"/>
              </w14:solidFill>
            </w14:textFill>
          </w:rPr>
          <w:t>ready</w:t>
        </w:r>
      </w:ins>
      <w:ins w:id="28341" w:author="冷雪凝" w:date="2019-05-14T19:32:44Z">
        <w:r>
          <w:rPr>
            <w:rFonts w:hint="eastAsia"/>
            <w:color w:val="000000" w:themeColor="text1"/>
            <w:rPrChange w:id="28342" w:author="梁元" w:date="2019-05-14T19:51:36Z">
              <w:rPr>
                <w:rFonts w:hint="eastAsia"/>
              </w:rPr>
            </w:rPrChange>
            <w14:textFill>
              <w14:solidFill>
                <w14:schemeClr w14:val="tx1"/>
              </w14:solidFill>
            </w14:textFill>
          </w:rPr>
          <w:t>，</w:t>
        </w:r>
      </w:ins>
      <w:ins w:id="28344" w:author="冷雪凝" w:date="2019-05-14T19:32:44Z">
        <w:r>
          <w:rPr>
            <w:color w:val="000000" w:themeColor="text1"/>
            <w:rPrChange w:id="28345" w:author="梁元" w:date="2019-05-14T19:51:36Z">
              <w:rPr/>
            </w:rPrChange>
            <w14:textFill>
              <w14:solidFill>
                <w14:schemeClr w14:val="tx1"/>
              </w14:solidFill>
            </w14:textFill>
          </w:rPr>
          <w:t>moved</w:t>
        </w:r>
      </w:ins>
      <w:ins w:id="28347" w:author="冷雪凝" w:date="2019-05-14T19:32:44Z">
        <w:r>
          <w:rPr>
            <w:rFonts w:hint="eastAsia"/>
            <w:color w:val="000000" w:themeColor="text1"/>
            <w:rPrChange w:id="28348" w:author="梁元" w:date="2019-05-14T19:51:36Z">
              <w:rPr>
                <w:rFonts w:hint="eastAsia"/>
              </w:rPr>
            </w:rPrChange>
            <w14:textFill>
              <w14:solidFill>
                <w14:schemeClr w14:val="tx1"/>
              </w14:solidFill>
            </w14:textFill>
          </w:rPr>
          <w:t>，</w:t>
        </w:r>
      </w:ins>
      <w:ins w:id="28350" w:author="冷雪凝" w:date="2019-05-14T19:32:44Z">
        <w:r>
          <w:rPr>
            <w:color w:val="000000" w:themeColor="text1"/>
            <w:rPrChange w:id="28351" w:author="梁元" w:date="2019-05-14T19:51:36Z">
              <w:rPr/>
            </w:rPrChange>
            <w14:textFill>
              <w14:solidFill>
                <w14:schemeClr w14:val="tx1"/>
              </w14:solidFill>
            </w14:textFill>
          </w:rPr>
          <w:t>detached</w:t>
        </w:r>
      </w:ins>
      <w:ins w:id="28353" w:author="冷雪凝" w:date="2019-05-14T19:32:44Z">
        <w:r>
          <w:rPr>
            <w:rFonts w:hint="eastAsia"/>
            <w:color w:val="000000" w:themeColor="text1"/>
            <w:rPrChange w:id="28354" w:author="梁元" w:date="2019-05-14T19:51:36Z">
              <w:rPr>
                <w:rFonts w:hint="eastAsia"/>
              </w:rPr>
            </w:rPrChange>
            <w14:textFill>
              <w14:solidFill>
                <w14:schemeClr w14:val="tx1"/>
              </w14:solidFill>
            </w14:textFill>
          </w:rPr>
          <w:t>，</w:t>
        </w:r>
      </w:ins>
      <w:ins w:id="28356" w:author="冷雪凝" w:date="2019-05-14T19:32:44Z">
        <w:r>
          <w:rPr>
            <w:color w:val="000000" w:themeColor="text1"/>
            <w:rPrChange w:id="28357" w:author="梁元" w:date="2019-05-14T19:51:36Z">
              <w:rPr/>
            </w:rPrChange>
            <w14:textFill>
              <w14:solidFill>
                <w14:schemeClr w14:val="tx1"/>
              </w14:solidFill>
            </w14:textFill>
          </w:rPr>
          <w:t>relations</w:t>
        </w:r>
      </w:ins>
      <w:ins w:id="28359" w:author="冷雪凝" w:date="2019-05-14T19:32:44Z">
        <w:r>
          <w:rPr>
            <w:rFonts w:hint="eastAsia"/>
            <w:color w:val="000000" w:themeColor="text1"/>
            <w:rPrChange w:id="28360" w:author="梁元" w:date="2019-05-14T19:51:36Z">
              <w:rPr>
                <w:rFonts w:hint="eastAsia"/>
              </w:rPr>
            </w:rPrChange>
            <w14:textFill>
              <w14:solidFill>
                <w14:schemeClr w14:val="tx1"/>
              </w14:solidFill>
            </w14:textFill>
          </w:rPr>
          <w:t>等等</w:t>
        </w:r>
      </w:ins>
    </w:p>
    <w:p>
      <w:pPr>
        <w:pStyle w:val="3"/>
        <w:numPr>
          <w:ilvl w:val="0"/>
          <w:numId w:val="34"/>
        </w:numPr>
        <w:spacing w:line="240" w:lineRule="auto"/>
        <w:ind w:firstLine="562" w:firstLineChars="200"/>
        <w:rPr>
          <w:ins w:id="28362" w:author="冷雪凝" w:date="2019-05-14T19:32:44Z"/>
          <w:rFonts w:ascii="仿宋" w:hAnsi="仿宋" w:eastAsia="仿宋"/>
          <w:color w:val="000000" w:themeColor="text1"/>
          <w:sz w:val="28"/>
          <w:szCs w:val="28"/>
          <w:rPrChange w:id="28363" w:author="梁元" w:date="2019-05-14T19:51:36Z">
            <w:rPr>
              <w:ins w:id="28364" w:author="冷雪凝" w:date="2019-05-14T19:32:44Z"/>
              <w:rFonts w:ascii="仿宋" w:hAnsi="仿宋" w:eastAsia="仿宋"/>
              <w:sz w:val="28"/>
              <w:szCs w:val="28"/>
            </w:rPr>
          </w:rPrChange>
          <w14:textFill>
            <w14:solidFill>
              <w14:schemeClr w14:val="tx1"/>
            </w14:solidFill>
          </w14:textFill>
        </w:rPr>
      </w:pPr>
      <w:ins w:id="28365" w:author="冷雪凝" w:date="2019-05-14T19:32:44Z">
        <w:r>
          <w:rPr>
            <w:rFonts w:hint="eastAsia" w:ascii="仿宋" w:hAnsi="仿宋" w:eastAsia="仿宋"/>
            <w:color w:val="000000" w:themeColor="text1"/>
            <w:sz w:val="28"/>
            <w:szCs w:val="28"/>
            <w:rPrChange w:id="28366" w:author="梁元" w:date="2019-05-14T19:51:36Z">
              <w:rPr>
                <w:rFonts w:hint="eastAsia" w:ascii="仿宋" w:hAnsi="仿宋" w:eastAsia="仿宋"/>
                <w:sz w:val="28"/>
                <w:szCs w:val="28"/>
              </w:rPr>
            </w:rPrChange>
            <w14:textFill>
              <w14:solidFill>
                <w14:schemeClr w14:val="tx1"/>
              </w14:solidFill>
            </w14:textFill>
          </w:rPr>
          <w:t>通用大牛级解法</w:t>
        </w:r>
      </w:ins>
    </w:p>
    <w:p>
      <w:pPr>
        <w:spacing w:line="240" w:lineRule="auto"/>
        <w:ind w:firstLine="480" w:firstLineChars="200"/>
        <w:rPr>
          <w:ins w:id="28368" w:author="冷雪凝" w:date="2019-05-14T19:32:44Z"/>
          <w:color w:val="000000" w:themeColor="text1"/>
          <w:rPrChange w:id="28369" w:author="梁元" w:date="2019-05-14T19:51:36Z">
            <w:rPr>
              <w:ins w:id="28370" w:author="冷雪凝" w:date="2019-05-14T19:32:44Z"/>
            </w:rPr>
          </w:rPrChange>
          <w14:textFill>
            <w14:solidFill>
              <w14:schemeClr w14:val="tx1"/>
            </w14:solidFill>
          </w14:textFill>
        </w:rPr>
      </w:pPr>
      <w:ins w:id="28371" w:author="冷雪凝" w:date="2019-05-14T19:32:44Z">
        <w:r>
          <w:rPr>
            <w:rFonts w:hint="eastAsia"/>
            <w:color w:val="000000" w:themeColor="text1"/>
            <w:rPrChange w:id="28372" w:author="梁元" w:date="2019-05-14T19:51:36Z">
              <w:rPr>
                <w:rFonts w:hint="eastAsia"/>
              </w:rPr>
            </w:rPrChange>
            <w14:textFill>
              <w14:solidFill>
                <w14:schemeClr w14:val="tx1"/>
              </w14:solidFill>
            </w14:textFill>
          </w:rPr>
          <w:t>理解小程序组件可以对比vue组件或者react组件，页面中多组件嵌套肯定会涉及跨组件传值，那么小程序的组件传值是如何实现的。</w:t>
        </w:r>
      </w:ins>
      <w:ins w:id="28374" w:author="冷雪凝" w:date="2019-05-14T19:32:44Z">
        <w:r>
          <w:rPr>
            <w:color w:val="000000" w:themeColor="text1"/>
            <w:rPrChange w:id="28375" w:author="梁元" w:date="2019-05-14T19:51:36Z">
              <w:rPr/>
            </w:rPrChange>
            <w14:textFill>
              <w14:solidFill>
                <w14:schemeClr w14:val="tx1"/>
              </w14:solidFill>
            </w14:textFill>
          </w:rPr>
          <w:t>V</w:t>
        </w:r>
      </w:ins>
      <w:ins w:id="28377" w:author="冷雪凝" w:date="2019-05-14T19:32:44Z">
        <w:r>
          <w:rPr>
            <w:rFonts w:hint="eastAsia"/>
            <w:color w:val="000000" w:themeColor="text1"/>
            <w:rPrChange w:id="28378" w:author="梁元" w:date="2019-05-14T19:51:36Z">
              <w:rPr>
                <w:rFonts w:hint="eastAsia"/>
              </w:rPr>
            </w:rPrChange>
            <w14:textFill>
              <w14:solidFill>
                <w14:schemeClr w14:val="tx1"/>
              </w14:solidFill>
            </w14:textFill>
          </w:rPr>
          <w:t>ue或者react都属于单向数据流的数据管理方式，小程序组件也是类似的。通过在组件上添加自定义属性，属性值可以是父组件的任意变量，在组建内使用properties属性来接收。例如：&lt;</w:t>
        </w:r>
      </w:ins>
      <w:ins w:id="28380" w:author="冷雪凝" w:date="2019-05-14T19:32:44Z">
        <w:r>
          <w:rPr>
            <w:color w:val="000000" w:themeColor="text1"/>
            <w:rPrChange w:id="28381" w:author="梁元" w:date="2019-05-14T19:51:36Z">
              <w:rPr/>
            </w:rPrChange>
            <w14:textFill>
              <w14:solidFill>
                <w14:schemeClr w14:val="tx1"/>
              </w14:solidFill>
            </w14:textFill>
          </w:rPr>
          <w:t>test data=”{{count}}” bindtest=”func”&gt;&lt;/test&gt;</w:t>
        </w:r>
      </w:ins>
    </w:p>
    <w:p>
      <w:pPr>
        <w:spacing w:line="240" w:lineRule="auto"/>
        <w:ind w:firstLine="480" w:firstLineChars="200"/>
        <w:rPr>
          <w:ins w:id="28383" w:author="冷雪凝" w:date="2019-05-14T19:32:44Z"/>
          <w:color w:val="000000" w:themeColor="text1"/>
          <w:rPrChange w:id="28384" w:author="梁元" w:date="2019-05-14T19:51:36Z">
            <w:rPr>
              <w:ins w:id="28385" w:author="冷雪凝" w:date="2019-05-14T19:32:44Z"/>
            </w:rPr>
          </w:rPrChange>
          <w14:textFill>
            <w14:solidFill>
              <w14:schemeClr w14:val="tx1"/>
            </w14:solidFill>
          </w14:textFill>
        </w:rPr>
      </w:pPr>
    </w:p>
    <w:p>
      <w:pPr>
        <w:spacing w:line="240" w:lineRule="auto"/>
        <w:ind w:firstLine="480" w:firstLineChars="200"/>
        <w:rPr>
          <w:ins w:id="28386" w:author="冷雪凝" w:date="2019-05-14T19:32:44Z"/>
          <w:color w:val="000000" w:themeColor="text1"/>
          <w:rPrChange w:id="28387" w:author="梁元" w:date="2019-05-14T19:51:36Z">
            <w:rPr>
              <w:ins w:id="28388" w:author="冷雪凝" w:date="2019-05-14T19:32:44Z"/>
            </w:rPr>
          </w:rPrChange>
          <w14:textFill>
            <w14:solidFill>
              <w14:schemeClr w14:val="tx1"/>
            </w14:solidFill>
          </w14:textFill>
        </w:rPr>
      </w:pPr>
      <w:ins w:id="28389" w:author="冷雪凝" w:date="2019-05-14T19:32:44Z">
        <w:r>
          <w:rPr>
            <w:rFonts w:hint="eastAsia"/>
            <w:color w:val="000000" w:themeColor="text1"/>
            <w:rPrChange w:id="28390" w:author="梁元" w:date="2019-05-14T19:51:36Z">
              <w:rPr>
                <w:rFonts w:hint="eastAsia"/>
              </w:rPr>
            </w:rPrChange>
            <w14:textFill>
              <w14:solidFill>
                <w14:schemeClr w14:val="tx1"/>
              </w14:solidFill>
            </w14:textFill>
          </w:rPr>
          <w:t>C</w:t>
        </w:r>
      </w:ins>
      <w:ins w:id="28392" w:author="冷雪凝" w:date="2019-05-14T19:32:44Z">
        <w:r>
          <w:rPr>
            <w:color w:val="000000" w:themeColor="text1"/>
            <w:rPrChange w:id="28393" w:author="梁元" w:date="2019-05-14T19:51:36Z">
              <w:rPr/>
            </w:rPrChange>
            <w14:textFill>
              <w14:solidFill>
                <w14:schemeClr w14:val="tx1"/>
              </w14:solidFill>
            </w14:textFill>
          </w:rPr>
          <w:t>omponent({</w:t>
        </w:r>
      </w:ins>
    </w:p>
    <w:p>
      <w:pPr>
        <w:spacing w:line="240" w:lineRule="auto"/>
        <w:ind w:firstLine="480" w:firstLineChars="200"/>
        <w:rPr>
          <w:ins w:id="28395" w:author="冷雪凝" w:date="2019-05-14T19:32:44Z"/>
          <w:color w:val="000000" w:themeColor="text1"/>
          <w:rPrChange w:id="28396" w:author="梁元" w:date="2019-05-14T19:51:36Z">
            <w:rPr>
              <w:ins w:id="28397" w:author="冷雪凝" w:date="2019-05-14T19:32:44Z"/>
            </w:rPr>
          </w:rPrChange>
          <w14:textFill>
            <w14:solidFill>
              <w14:schemeClr w14:val="tx1"/>
            </w14:solidFill>
          </w14:textFill>
        </w:rPr>
      </w:pPr>
      <w:ins w:id="28398" w:author="冷雪凝" w:date="2019-05-14T19:32:44Z">
        <w:r>
          <w:rPr>
            <w:color w:val="000000" w:themeColor="text1"/>
            <w:rPrChange w:id="28399" w:author="梁元" w:date="2019-05-14T19:51:36Z">
              <w:rPr/>
            </w:rPrChange>
            <w14:textFill>
              <w14:solidFill>
                <w14:schemeClr w14:val="tx1"/>
              </w14:solidFill>
            </w14:textFill>
          </w:rPr>
          <w:tab/>
        </w:r>
      </w:ins>
      <w:ins w:id="28401" w:author="冷雪凝" w:date="2019-05-14T19:32:44Z">
        <w:r>
          <w:rPr>
            <w:color w:val="000000" w:themeColor="text1"/>
            <w:rPrChange w:id="28402" w:author="梁元" w:date="2019-05-14T19:51:36Z">
              <w:rPr/>
            </w:rPrChange>
            <w14:textFill>
              <w14:solidFill>
                <w14:schemeClr w14:val="tx1"/>
              </w14:solidFill>
            </w14:textFill>
          </w:rPr>
          <w:t>Properties:{</w:t>
        </w:r>
      </w:ins>
    </w:p>
    <w:p>
      <w:pPr>
        <w:spacing w:line="240" w:lineRule="auto"/>
        <w:ind w:firstLine="480" w:firstLineChars="200"/>
        <w:rPr>
          <w:ins w:id="28404" w:author="冷雪凝" w:date="2019-05-14T19:32:44Z"/>
          <w:color w:val="000000" w:themeColor="text1"/>
          <w:rPrChange w:id="28405" w:author="梁元" w:date="2019-05-14T19:51:36Z">
            <w:rPr>
              <w:ins w:id="28406" w:author="冷雪凝" w:date="2019-05-14T19:32:44Z"/>
            </w:rPr>
          </w:rPrChange>
          <w14:textFill>
            <w14:solidFill>
              <w14:schemeClr w14:val="tx1"/>
            </w14:solidFill>
          </w14:textFill>
        </w:rPr>
      </w:pPr>
      <w:ins w:id="28407" w:author="冷雪凝" w:date="2019-05-14T19:32:44Z">
        <w:r>
          <w:rPr>
            <w:color w:val="000000" w:themeColor="text1"/>
            <w:rPrChange w:id="28408" w:author="梁元" w:date="2019-05-14T19:51:36Z">
              <w:rPr/>
            </w:rPrChange>
            <w14:textFill>
              <w14:solidFill>
                <w14:schemeClr w14:val="tx1"/>
              </w14:solidFill>
            </w14:textFill>
          </w:rPr>
          <w:tab/>
        </w:r>
      </w:ins>
      <w:ins w:id="28410" w:author="冷雪凝" w:date="2019-05-14T19:32:44Z">
        <w:r>
          <w:rPr>
            <w:color w:val="000000" w:themeColor="text1"/>
            <w:rPrChange w:id="28411" w:author="梁元" w:date="2019-05-14T19:51:36Z">
              <w:rPr/>
            </w:rPrChange>
            <w14:textFill>
              <w14:solidFill>
                <w14:schemeClr w14:val="tx1"/>
              </w14:solidFill>
            </w14:textFill>
          </w:rPr>
          <w:t>data:{</w:t>
        </w:r>
      </w:ins>
    </w:p>
    <w:p>
      <w:pPr>
        <w:spacing w:line="240" w:lineRule="auto"/>
        <w:ind w:firstLine="480" w:firstLineChars="200"/>
        <w:rPr>
          <w:ins w:id="28413" w:author="冷雪凝" w:date="2019-05-14T19:32:44Z"/>
          <w:color w:val="000000" w:themeColor="text1"/>
          <w:rPrChange w:id="28414" w:author="梁元" w:date="2019-05-14T19:51:36Z">
            <w:rPr>
              <w:ins w:id="28415" w:author="冷雪凝" w:date="2019-05-14T19:32:44Z"/>
            </w:rPr>
          </w:rPrChange>
          <w14:textFill>
            <w14:solidFill>
              <w14:schemeClr w14:val="tx1"/>
            </w14:solidFill>
          </w14:textFill>
        </w:rPr>
      </w:pPr>
      <w:ins w:id="28416" w:author="冷雪凝" w:date="2019-05-14T19:32:44Z">
        <w:r>
          <w:rPr>
            <w:color w:val="000000" w:themeColor="text1"/>
            <w:rPrChange w:id="28417" w:author="梁元" w:date="2019-05-14T19:51:36Z">
              <w:rPr/>
            </w:rPrChange>
            <w14:textFill>
              <w14:solidFill>
                <w14:schemeClr w14:val="tx1"/>
              </w14:solidFill>
            </w14:textFill>
          </w:rPr>
          <w:tab/>
        </w:r>
      </w:ins>
      <w:ins w:id="28419" w:author="冷雪凝" w:date="2019-05-14T19:32:44Z">
        <w:r>
          <w:rPr>
            <w:color w:val="000000" w:themeColor="text1"/>
            <w:rPrChange w:id="28420" w:author="梁元" w:date="2019-05-14T19:51:36Z">
              <w:rPr/>
            </w:rPrChange>
            <w14:textFill>
              <w14:solidFill>
                <w14:schemeClr w14:val="tx1"/>
              </w14:solidFill>
            </w14:textFill>
          </w:rPr>
          <w:tab/>
        </w:r>
      </w:ins>
      <w:ins w:id="28422" w:author="冷雪凝" w:date="2019-05-14T19:32:44Z">
        <w:r>
          <w:rPr>
            <w:color w:val="000000" w:themeColor="text1"/>
            <w:rPrChange w:id="28423" w:author="梁元" w:date="2019-05-14T19:51:36Z">
              <w:rPr/>
            </w:rPrChange>
            <w14:textFill>
              <w14:solidFill>
                <w14:schemeClr w14:val="tx1"/>
              </w14:solidFill>
            </w14:textFill>
          </w:rPr>
          <w:t>Type:String,</w:t>
        </w:r>
      </w:ins>
    </w:p>
    <w:p>
      <w:pPr>
        <w:spacing w:line="240" w:lineRule="auto"/>
        <w:ind w:firstLine="480" w:firstLineChars="200"/>
        <w:rPr>
          <w:ins w:id="28425" w:author="冷雪凝" w:date="2019-05-14T19:32:44Z"/>
          <w:color w:val="000000" w:themeColor="text1"/>
          <w:rPrChange w:id="28426" w:author="梁元" w:date="2019-05-14T19:51:36Z">
            <w:rPr>
              <w:ins w:id="28427" w:author="冷雪凝" w:date="2019-05-14T19:32:44Z"/>
            </w:rPr>
          </w:rPrChange>
          <w14:textFill>
            <w14:solidFill>
              <w14:schemeClr w14:val="tx1"/>
            </w14:solidFill>
          </w14:textFill>
        </w:rPr>
      </w:pPr>
      <w:ins w:id="28428" w:author="冷雪凝" w:date="2019-05-14T19:32:44Z">
        <w:r>
          <w:rPr>
            <w:color w:val="000000" w:themeColor="text1"/>
            <w:rPrChange w:id="28429" w:author="梁元" w:date="2019-05-14T19:51:36Z">
              <w:rPr/>
            </w:rPrChange>
            <w14:textFill>
              <w14:solidFill>
                <w14:schemeClr w14:val="tx1"/>
              </w14:solidFill>
            </w14:textFill>
          </w:rPr>
          <w:tab/>
        </w:r>
      </w:ins>
      <w:ins w:id="28431" w:author="冷雪凝" w:date="2019-05-14T19:32:44Z">
        <w:r>
          <w:rPr>
            <w:color w:val="000000" w:themeColor="text1"/>
            <w:rPrChange w:id="28432" w:author="梁元" w:date="2019-05-14T19:51:36Z">
              <w:rPr/>
            </w:rPrChange>
            <w14:textFill>
              <w14:solidFill>
                <w14:schemeClr w14:val="tx1"/>
              </w14:solidFill>
            </w14:textFill>
          </w:rPr>
          <w:tab/>
        </w:r>
      </w:ins>
      <w:ins w:id="28434" w:author="冷雪凝" w:date="2019-05-14T19:32:44Z">
        <w:r>
          <w:rPr>
            <w:color w:val="000000" w:themeColor="text1"/>
            <w:rPrChange w:id="28435" w:author="梁元" w:date="2019-05-14T19:51:36Z">
              <w:rPr/>
            </w:rPrChange>
            <w14:textFill>
              <w14:solidFill>
                <w14:schemeClr w14:val="tx1"/>
              </w14:solidFill>
            </w14:textFill>
          </w:rPr>
          <w:t>Value:’’,</w:t>
        </w:r>
      </w:ins>
    </w:p>
    <w:p>
      <w:pPr>
        <w:spacing w:line="240" w:lineRule="auto"/>
        <w:ind w:firstLine="480" w:firstLineChars="200"/>
        <w:rPr>
          <w:ins w:id="28437" w:author="冷雪凝" w:date="2019-05-14T19:32:44Z"/>
          <w:rFonts w:hint="eastAsia"/>
          <w:color w:val="000000" w:themeColor="text1"/>
          <w:rPrChange w:id="28438" w:author="梁元" w:date="2019-05-14T19:51:36Z">
            <w:rPr>
              <w:ins w:id="28439" w:author="冷雪凝" w:date="2019-05-14T19:32:44Z"/>
              <w:rFonts w:hint="eastAsia"/>
            </w:rPr>
          </w:rPrChange>
          <w14:textFill>
            <w14:solidFill>
              <w14:schemeClr w14:val="tx1"/>
            </w14:solidFill>
          </w14:textFill>
        </w:rPr>
      </w:pPr>
      <w:ins w:id="28440" w:author="冷雪凝" w:date="2019-05-14T19:32:44Z">
        <w:r>
          <w:rPr>
            <w:color w:val="000000" w:themeColor="text1"/>
            <w:rPrChange w:id="28441" w:author="梁元" w:date="2019-05-14T19:51:36Z">
              <w:rPr/>
            </w:rPrChange>
            <w14:textFill>
              <w14:solidFill>
                <w14:schemeClr w14:val="tx1"/>
              </w14:solidFill>
            </w14:textFill>
          </w:rPr>
          <w:tab/>
        </w:r>
      </w:ins>
      <w:ins w:id="28443" w:author="冷雪凝" w:date="2019-05-14T19:32:44Z">
        <w:r>
          <w:rPr>
            <w:color w:val="000000" w:themeColor="text1"/>
            <w:rPrChange w:id="28444" w:author="梁元" w:date="2019-05-14T19:51:36Z">
              <w:rPr/>
            </w:rPrChange>
            <w14:textFill>
              <w14:solidFill>
                <w14:schemeClr w14:val="tx1"/>
              </w14:solidFill>
            </w14:textFill>
          </w:rPr>
          <w:tab/>
        </w:r>
      </w:ins>
      <w:ins w:id="28446" w:author="冷雪凝" w:date="2019-05-14T19:32:44Z">
        <w:r>
          <w:rPr>
            <w:color w:val="000000" w:themeColor="text1"/>
            <w:rPrChange w:id="28447" w:author="梁元" w:date="2019-05-14T19:51:36Z">
              <w:rPr/>
            </w:rPrChange>
            <w14:textFill>
              <w14:solidFill>
                <w14:schemeClr w14:val="tx1"/>
              </w14:solidFill>
            </w14:textFill>
          </w:rPr>
          <w:t>Observer:function(){}</w:t>
        </w:r>
      </w:ins>
    </w:p>
    <w:p>
      <w:pPr>
        <w:spacing w:line="240" w:lineRule="auto"/>
        <w:ind w:left="420" w:firstLine="480" w:firstLineChars="200"/>
        <w:rPr>
          <w:ins w:id="28449" w:author="冷雪凝" w:date="2019-05-14T19:32:44Z"/>
          <w:rFonts w:hint="eastAsia"/>
          <w:color w:val="000000" w:themeColor="text1"/>
          <w:rPrChange w:id="28450" w:author="梁元" w:date="2019-05-14T19:51:36Z">
            <w:rPr>
              <w:ins w:id="28451" w:author="冷雪凝" w:date="2019-05-14T19:32:44Z"/>
              <w:rFonts w:hint="eastAsia"/>
            </w:rPr>
          </w:rPrChange>
          <w14:textFill>
            <w14:solidFill>
              <w14:schemeClr w14:val="tx1"/>
            </w14:solidFill>
          </w14:textFill>
        </w:rPr>
      </w:pPr>
      <w:ins w:id="28452" w:author="冷雪凝" w:date="2019-05-14T19:32:44Z">
        <w:r>
          <w:rPr>
            <w:color w:val="000000" w:themeColor="text1"/>
            <w:rPrChange w:id="28453" w:author="梁元" w:date="2019-05-14T19:51:36Z">
              <w:rPr/>
            </w:rPrChange>
            <w14:textFill>
              <w14:solidFill>
                <w14:schemeClr w14:val="tx1"/>
              </w14:solidFill>
            </w14:textFill>
          </w:rPr>
          <w:t>}</w:t>
        </w:r>
      </w:ins>
    </w:p>
    <w:p>
      <w:pPr>
        <w:spacing w:line="240" w:lineRule="auto"/>
        <w:ind w:firstLine="480" w:firstLineChars="200"/>
        <w:rPr>
          <w:ins w:id="28455" w:author="冷雪凝" w:date="2019-05-14T19:32:44Z"/>
          <w:rFonts w:hint="eastAsia"/>
          <w:color w:val="000000" w:themeColor="text1"/>
          <w:rPrChange w:id="28456" w:author="梁元" w:date="2019-05-14T19:51:36Z">
            <w:rPr>
              <w:ins w:id="28457" w:author="冷雪凝" w:date="2019-05-14T19:32:44Z"/>
              <w:rFonts w:hint="eastAsia"/>
            </w:rPr>
          </w:rPrChange>
          <w14:textFill>
            <w14:solidFill>
              <w14:schemeClr w14:val="tx1"/>
            </w14:solidFill>
          </w14:textFill>
        </w:rPr>
      </w:pPr>
      <w:ins w:id="28458" w:author="冷雪凝" w:date="2019-05-14T19:32:44Z">
        <w:r>
          <w:rPr>
            <w:rFonts w:hint="eastAsia"/>
            <w:color w:val="000000" w:themeColor="text1"/>
            <w:rPrChange w:id="28459" w:author="梁元" w:date="2019-05-14T19:51:36Z">
              <w:rPr>
                <w:rFonts w:hint="eastAsia"/>
              </w:rPr>
            </w:rPrChange>
            <w14:textFill>
              <w14:solidFill>
                <w14:schemeClr w14:val="tx1"/>
              </w14:solidFill>
            </w14:textFill>
          </w:rPr>
          <w:t>}</w:t>
        </w:r>
      </w:ins>
    </w:p>
    <w:p>
      <w:pPr>
        <w:spacing w:line="240" w:lineRule="auto"/>
        <w:ind w:firstLine="480" w:firstLineChars="200"/>
        <w:rPr>
          <w:ins w:id="28461" w:author="冷雪凝" w:date="2019-05-14T19:32:44Z"/>
          <w:color w:val="000000" w:themeColor="text1"/>
          <w:rPrChange w:id="28462" w:author="梁元" w:date="2019-05-14T19:51:36Z">
            <w:rPr>
              <w:ins w:id="28463" w:author="冷雪凝" w:date="2019-05-14T19:32:44Z"/>
            </w:rPr>
          </w:rPrChange>
          <w14:textFill>
            <w14:solidFill>
              <w14:schemeClr w14:val="tx1"/>
            </w14:solidFill>
          </w14:textFill>
        </w:rPr>
      </w:pPr>
      <w:ins w:id="28464" w:author="冷雪凝" w:date="2019-05-14T19:32:44Z">
        <w:r>
          <w:rPr>
            <w:color w:val="000000" w:themeColor="text1"/>
            <w:rPrChange w:id="28465" w:author="梁元" w:date="2019-05-14T19:51:36Z">
              <w:rPr/>
            </w:rPrChange>
            <w14:textFill>
              <w14:solidFill>
                <w14:schemeClr w14:val="tx1"/>
              </w14:solidFill>
            </w14:textFill>
          </w:rPr>
          <w:t>})</w:t>
        </w:r>
      </w:ins>
    </w:p>
    <w:p>
      <w:pPr>
        <w:spacing w:line="240" w:lineRule="auto"/>
        <w:ind w:firstLine="480" w:firstLineChars="200"/>
        <w:rPr>
          <w:ins w:id="28467" w:author="冷雪凝" w:date="2019-05-14T19:32:44Z"/>
          <w:color w:val="000000" w:themeColor="text1"/>
          <w:rPrChange w:id="28468" w:author="梁元" w:date="2019-05-14T19:51:36Z">
            <w:rPr>
              <w:ins w:id="28469" w:author="冷雪凝" w:date="2019-05-14T19:32:44Z"/>
            </w:rPr>
          </w:rPrChange>
          <w14:textFill>
            <w14:solidFill>
              <w14:schemeClr w14:val="tx1"/>
            </w14:solidFill>
          </w14:textFill>
        </w:rPr>
      </w:pPr>
    </w:p>
    <w:p>
      <w:pPr>
        <w:spacing w:line="240" w:lineRule="auto"/>
        <w:ind w:firstLine="480" w:firstLineChars="200"/>
        <w:rPr>
          <w:ins w:id="28470" w:author="冷雪凝" w:date="2019-05-14T19:32:44Z"/>
          <w:color w:val="000000" w:themeColor="text1"/>
          <w:rPrChange w:id="28471" w:author="梁元" w:date="2019-05-14T19:51:36Z">
            <w:rPr>
              <w:ins w:id="28472" w:author="冷雪凝" w:date="2019-05-14T19:32:44Z"/>
            </w:rPr>
          </w:rPrChange>
          <w14:textFill>
            <w14:solidFill>
              <w14:schemeClr w14:val="tx1"/>
            </w14:solidFill>
          </w14:textFill>
        </w:rPr>
      </w:pPr>
      <w:ins w:id="28473" w:author="冷雪凝" w:date="2019-05-14T19:32:44Z">
        <w:r>
          <w:rPr>
            <w:rFonts w:hint="eastAsia"/>
            <w:color w:val="000000" w:themeColor="text1"/>
            <w:rPrChange w:id="28474" w:author="梁元" w:date="2019-05-14T19:51:36Z">
              <w:rPr>
                <w:rFonts w:hint="eastAsia"/>
              </w:rPr>
            </w:rPrChange>
            <w14:textFill>
              <w14:solidFill>
                <w14:schemeClr w14:val="tx1"/>
              </w14:solidFill>
            </w14:textFill>
          </w:rPr>
          <w:t>这是父子组件传值，其中type限制组件接受值的格式，value可以设置该属性对应的默认值，observer类似于vue的watch，可以订阅属性值的变化，进而做相应的操作。</w:t>
        </w:r>
      </w:ins>
    </w:p>
    <w:p>
      <w:pPr>
        <w:spacing w:line="240" w:lineRule="auto"/>
        <w:ind w:firstLine="480" w:firstLineChars="200"/>
        <w:rPr>
          <w:ins w:id="28476" w:author="冷雪凝" w:date="2019-05-14T19:32:44Z"/>
          <w:color w:val="000000" w:themeColor="text1"/>
          <w:rPrChange w:id="28477" w:author="梁元" w:date="2019-05-14T19:51:36Z">
            <w:rPr>
              <w:ins w:id="28478" w:author="冷雪凝" w:date="2019-05-14T19:32:44Z"/>
            </w:rPr>
          </w:rPrChange>
          <w14:textFill>
            <w14:solidFill>
              <w14:schemeClr w14:val="tx1"/>
            </w14:solidFill>
          </w14:textFill>
        </w:rPr>
      </w:pPr>
      <w:ins w:id="28479" w:author="冷雪凝" w:date="2019-05-14T19:32:44Z">
        <w:r>
          <w:rPr>
            <w:rFonts w:hint="eastAsia"/>
            <w:color w:val="000000" w:themeColor="text1"/>
            <w:rPrChange w:id="28480" w:author="梁元" w:date="2019-05-14T19:51:36Z">
              <w:rPr>
                <w:rFonts w:hint="eastAsia"/>
              </w:rPr>
            </w:rPrChange>
            <w14:textFill>
              <w14:solidFill>
                <w14:schemeClr w14:val="tx1"/>
              </w14:solidFill>
            </w14:textFill>
          </w:rPr>
          <w:t>小程序组件由子组件向父组件传值则用的的事件派发的方式通过triggerEvent方法触发，并在组件标签上bind事件监听，执行回调函数，来实现子父传值。类似于vue的$</w:t>
        </w:r>
      </w:ins>
      <w:ins w:id="28482" w:author="冷雪凝" w:date="2019-05-14T19:32:44Z">
        <w:r>
          <w:rPr>
            <w:color w:val="000000" w:themeColor="text1"/>
            <w:rPrChange w:id="28483" w:author="梁元" w:date="2019-05-14T19:51:36Z">
              <w:rPr/>
            </w:rPrChange>
            <w14:textFill>
              <w14:solidFill>
                <w14:schemeClr w14:val="tx1"/>
              </w14:solidFill>
            </w14:textFill>
          </w:rPr>
          <w:t>emit, v-on</w:t>
        </w:r>
      </w:ins>
      <w:ins w:id="28485" w:author="冷雪凝" w:date="2019-05-14T19:32:44Z">
        <w:r>
          <w:rPr>
            <w:rFonts w:hint="eastAsia"/>
            <w:color w:val="000000" w:themeColor="text1"/>
            <w:rPrChange w:id="28486" w:author="梁元" w:date="2019-05-14T19:51:36Z">
              <w:rPr>
                <w:rFonts w:hint="eastAsia"/>
              </w:rPr>
            </w:rPrChange>
            <w14:textFill>
              <w14:solidFill>
                <w14:schemeClr w14:val="tx1"/>
              </w14:solidFill>
            </w14:textFill>
          </w:rPr>
          <w:t>组合</w:t>
        </w:r>
      </w:ins>
    </w:p>
    <w:p>
      <w:pPr>
        <w:spacing w:line="240" w:lineRule="auto"/>
        <w:ind w:firstLine="480" w:firstLineChars="200"/>
        <w:rPr>
          <w:ins w:id="28488" w:author="冷雪凝" w:date="2019-05-14T19:32:44Z"/>
          <w:color w:val="000000" w:themeColor="text1"/>
          <w:rPrChange w:id="28489" w:author="梁元" w:date="2019-05-14T19:51:36Z">
            <w:rPr>
              <w:ins w:id="28490" w:author="冷雪凝" w:date="2019-05-14T19:32:44Z"/>
            </w:rPr>
          </w:rPrChange>
          <w14:textFill>
            <w14:solidFill>
              <w14:schemeClr w14:val="tx1"/>
            </w14:solidFill>
          </w14:textFill>
        </w:rPr>
      </w:pPr>
      <w:ins w:id="28491" w:author="冷雪凝" w:date="2019-05-14T19:32:44Z">
        <w:r>
          <w:rPr>
            <w:rFonts w:hint="eastAsia"/>
            <w:color w:val="000000" w:themeColor="text1"/>
            <w:rPrChange w:id="28492" w:author="梁元" w:date="2019-05-14T19:51:36Z">
              <w:rPr>
                <w:rFonts w:hint="eastAsia"/>
              </w:rPr>
            </w:rPrChange>
            <w14:textFill>
              <w14:solidFill>
                <w14:schemeClr w14:val="tx1"/>
              </w14:solidFill>
            </w14:textFill>
          </w:rPr>
          <w:t>除了这些传值方式以外，还有全局对象挂载的方式。任何页面都可以通过getApp</w:t>
        </w:r>
      </w:ins>
      <w:ins w:id="28494" w:author="冷雪凝" w:date="2019-05-14T19:32:44Z">
        <w:r>
          <w:rPr>
            <w:color w:val="000000" w:themeColor="text1"/>
            <w:rPrChange w:id="28495" w:author="梁元" w:date="2019-05-14T19:51:36Z">
              <w:rPr/>
            </w:rPrChange>
            <w14:textFill>
              <w14:solidFill>
                <w14:schemeClr w14:val="tx1"/>
              </w14:solidFill>
            </w14:textFill>
          </w:rPr>
          <w:t>()</w:t>
        </w:r>
      </w:ins>
      <w:ins w:id="28497" w:author="冷雪凝" w:date="2019-05-14T19:32:44Z">
        <w:r>
          <w:rPr>
            <w:rFonts w:hint="eastAsia"/>
            <w:color w:val="000000" w:themeColor="text1"/>
            <w:rPrChange w:id="28498" w:author="梁元" w:date="2019-05-14T19:51:36Z">
              <w:rPr>
                <w:rFonts w:hint="eastAsia"/>
              </w:rPr>
            </w:rPrChange>
            <w14:textFill>
              <w14:solidFill>
                <w14:schemeClr w14:val="tx1"/>
              </w14:solidFill>
            </w14:textFill>
          </w:rPr>
          <w:t>得到app实例，该app实例是小程序的全局对象，拥有上帝视角，并且可以添加自定义属性，利用这点也能实现跨组件传值，不再限于父子组件之间。</w:t>
        </w:r>
      </w:ins>
    </w:p>
    <w:p>
      <w:pPr>
        <w:spacing w:line="240" w:lineRule="auto"/>
        <w:ind w:firstLine="480" w:firstLineChars="200"/>
        <w:rPr>
          <w:ins w:id="28500" w:author="冷雪凝" w:date="2019-05-14T19:32:44Z"/>
          <w:rFonts w:hint="eastAsia"/>
          <w:color w:val="000000" w:themeColor="text1"/>
          <w:rPrChange w:id="28501" w:author="梁元" w:date="2019-05-14T19:51:36Z">
            <w:rPr>
              <w:ins w:id="28502" w:author="冷雪凝" w:date="2019-05-14T19:32:44Z"/>
              <w:rFonts w:hint="eastAsia"/>
            </w:rPr>
          </w:rPrChange>
          <w14:textFill>
            <w14:solidFill>
              <w14:schemeClr w14:val="tx1"/>
            </w14:solidFill>
          </w14:textFill>
        </w:rPr>
      </w:pPr>
    </w:p>
    <w:p>
      <w:pPr>
        <w:pStyle w:val="3"/>
        <w:numPr>
          <w:ilvl w:val="0"/>
          <w:numId w:val="34"/>
        </w:numPr>
        <w:spacing w:line="240" w:lineRule="auto"/>
        <w:ind w:firstLine="562" w:firstLineChars="200"/>
        <w:rPr>
          <w:ins w:id="28503" w:author="冷雪凝" w:date="2019-05-14T19:32:44Z"/>
          <w:rFonts w:ascii="仿宋" w:hAnsi="仿宋" w:eastAsia="仿宋"/>
          <w:color w:val="000000" w:themeColor="text1"/>
          <w:sz w:val="28"/>
          <w:szCs w:val="28"/>
          <w:rPrChange w:id="28504" w:author="梁元" w:date="2019-05-14T19:51:36Z">
            <w:rPr>
              <w:ins w:id="28505" w:author="冷雪凝" w:date="2019-05-14T19:32:44Z"/>
              <w:rFonts w:ascii="仿宋" w:hAnsi="仿宋" w:eastAsia="仿宋"/>
              <w:sz w:val="28"/>
              <w:szCs w:val="28"/>
            </w:rPr>
          </w:rPrChange>
          <w14:textFill>
            <w14:solidFill>
              <w14:schemeClr w14:val="tx1"/>
            </w14:solidFill>
          </w14:textFill>
        </w:rPr>
      </w:pPr>
      <w:ins w:id="28506" w:author="冷雪凝" w:date="2019-05-14T19:32:44Z">
        <w:r>
          <w:rPr>
            <w:rFonts w:hint="eastAsia" w:ascii="仿宋" w:hAnsi="仿宋" w:eastAsia="仿宋"/>
            <w:color w:val="000000" w:themeColor="text1"/>
            <w:sz w:val="28"/>
            <w:szCs w:val="28"/>
            <w:rPrChange w:id="28507" w:author="梁元" w:date="2019-05-14T19:51:36Z">
              <w:rPr>
                <w:rFonts w:hint="eastAsia" w:ascii="仿宋" w:hAnsi="仿宋" w:eastAsia="仿宋"/>
                <w:sz w:val="28"/>
                <w:szCs w:val="28"/>
              </w:rPr>
            </w:rPrChange>
            <w14:textFill>
              <w14:solidFill>
                <w14:schemeClr w14:val="tx1"/>
              </w14:solidFill>
            </w14:textFill>
          </w:rPr>
          <w:t>解法对比及优缺点</w:t>
        </w:r>
      </w:ins>
    </w:p>
    <w:p>
      <w:pPr>
        <w:pStyle w:val="21"/>
        <w:numPr>
          <w:ilvl w:val="0"/>
          <w:numId w:val="18"/>
        </w:numPr>
        <w:spacing w:line="240" w:lineRule="auto"/>
        <w:ind w:firstLine="480" w:firstLineChars="200"/>
        <w:rPr>
          <w:ins w:id="28509" w:author="冷雪凝" w:date="2019-05-14T19:32:44Z"/>
          <w:color w:val="000000" w:themeColor="text1"/>
          <w:rPrChange w:id="28510" w:author="梁元" w:date="2019-05-14T19:51:36Z">
            <w:rPr>
              <w:ins w:id="28511" w:author="冷雪凝" w:date="2019-05-14T19:32:44Z"/>
            </w:rPr>
          </w:rPrChange>
          <w14:textFill>
            <w14:solidFill>
              <w14:schemeClr w14:val="tx1"/>
            </w14:solidFill>
          </w14:textFill>
        </w:rPr>
      </w:pPr>
      <w:ins w:id="28512" w:author="冷雪凝" w:date="2019-05-14T19:32:44Z">
        <w:r>
          <w:rPr>
            <w:rFonts w:hint="eastAsia"/>
            <w:color w:val="000000" w:themeColor="text1"/>
            <w:rPrChange w:id="28513" w:author="梁元" w:date="2019-05-14T19:51:36Z">
              <w:rPr>
                <w:rFonts w:hint="eastAsia"/>
              </w:rPr>
            </w:rPrChange>
            <w14:textFill>
              <w14:solidFill>
                <w14:schemeClr w14:val="tx1"/>
              </w14:solidFill>
            </w14:textFill>
          </w:rPr>
          <w:t>普通解法只是小程序组件的概念和api，以及基本的使用。</w:t>
        </w:r>
      </w:ins>
    </w:p>
    <w:p>
      <w:pPr>
        <w:pStyle w:val="21"/>
        <w:numPr>
          <w:ilvl w:val="0"/>
          <w:numId w:val="18"/>
        </w:numPr>
        <w:spacing w:line="240" w:lineRule="auto"/>
        <w:ind w:firstLine="480" w:firstLineChars="200"/>
        <w:rPr>
          <w:ins w:id="28515" w:author="冷雪凝" w:date="2019-05-14T19:32:44Z"/>
          <w:color w:val="000000" w:themeColor="text1"/>
          <w:rPrChange w:id="28516" w:author="梁元" w:date="2019-05-14T19:51:36Z">
            <w:rPr>
              <w:ins w:id="28517" w:author="冷雪凝" w:date="2019-05-14T19:32:44Z"/>
            </w:rPr>
          </w:rPrChange>
          <w14:textFill>
            <w14:solidFill>
              <w14:schemeClr w14:val="tx1"/>
            </w14:solidFill>
          </w14:textFill>
        </w:rPr>
      </w:pPr>
      <w:ins w:id="28518" w:author="冷雪凝" w:date="2019-05-14T19:32:44Z">
        <w:r>
          <w:rPr>
            <w:rFonts w:hint="eastAsia"/>
            <w:color w:val="000000" w:themeColor="text1"/>
            <w:rPrChange w:id="28519" w:author="梁元" w:date="2019-05-14T19:51:36Z">
              <w:rPr>
                <w:rFonts w:hint="eastAsia"/>
              </w:rPr>
            </w:rPrChange>
            <w14:textFill>
              <w14:solidFill>
                <w14:schemeClr w14:val="tx1"/>
              </w14:solidFill>
            </w14:textFill>
          </w:rPr>
          <w:t>大牛级解法对小程序组件的数据流进行了梳理，解释清楚了实际操作中会遇到的具体问题，以及解决方式，体现了丰富的经验，以及数据流概念</w:t>
        </w:r>
      </w:ins>
    </w:p>
    <w:p>
      <w:pPr>
        <w:spacing w:line="240" w:lineRule="auto"/>
        <w:ind w:firstLine="480" w:firstLineChars="200"/>
        <w:rPr>
          <w:ins w:id="28521" w:author="冷雪凝" w:date="2019-05-14T19:32:44Z"/>
          <w:color w:val="000000" w:themeColor="text1"/>
          <w:rPrChange w:id="28522" w:author="梁元" w:date="2019-05-14T19:51:36Z">
            <w:rPr>
              <w:ins w:id="28523" w:author="冷雪凝" w:date="2019-05-14T19:32:44Z"/>
            </w:rPr>
          </w:rPrChange>
          <w14:textFill>
            <w14:solidFill>
              <w14:schemeClr w14:val="tx1"/>
            </w14:solidFill>
          </w14:textFill>
        </w:rPr>
      </w:pPr>
    </w:p>
    <w:p>
      <w:pPr>
        <w:pStyle w:val="3"/>
        <w:numPr>
          <w:ilvl w:val="0"/>
          <w:numId w:val="34"/>
        </w:numPr>
        <w:spacing w:line="240" w:lineRule="auto"/>
        <w:ind w:firstLine="562" w:firstLineChars="200"/>
        <w:rPr>
          <w:ins w:id="28524" w:author="冷雪凝" w:date="2019-05-14T19:32:44Z"/>
          <w:rFonts w:ascii="仿宋" w:hAnsi="仿宋" w:eastAsia="仿宋"/>
          <w:color w:val="000000" w:themeColor="text1"/>
          <w:sz w:val="28"/>
          <w:szCs w:val="28"/>
          <w:rPrChange w:id="28525" w:author="梁元" w:date="2019-05-14T19:51:36Z">
            <w:rPr>
              <w:ins w:id="28526" w:author="冷雪凝" w:date="2019-05-14T19:32:44Z"/>
              <w:rFonts w:ascii="仿宋" w:hAnsi="仿宋" w:eastAsia="仿宋"/>
              <w:sz w:val="28"/>
              <w:szCs w:val="28"/>
            </w:rPr>
          </w:rPrChange>
          <w14:textFill>
            <w14:solidFill>
              <w14:schemeClr w14:val="tx1"/>
            </w14:solidFill>
          </w14:textFill>
        </w:rPr>
      </w:pPr>
      <w:ins w:id="28527" w:author="冷雪凝" w:date="2019-05-14T19:32:44Z">
        <w:r>
          <w:rPr>
            <w:rFonts w:hint="eastAsia" w:ascii="仿宋" w:hAnsi="仿宋" w:eastAsia="仿宋"/>
            <w:color w:val="000000" w:themeColor="text1"/>
            <w:sz w:val="28"/>
            <w:szCs w:val="28"/>
            <w:rPrChange w:id="28528" w:author="梁元" w:date="2019-05-14T19:51:36Z">
              <w:rPr>
                <w:rFonts w:hint="eastAsia" w:ascii="仿宋" w:hAnsi="仿宋" w:eastAsia="仿宋"/>
                <w:sz w:val="28"/>
                <w:szCs w:val="28"/>
              </w:rPr>
            </w:rPrChange>
            <w14:textFill>
              <w14:solidFill>
                <w14:schemeClr w14:val="tx1"/>
              </w14:solidFill>
            </w14:textFill>
          </w:rPr>
          <w:t>延伸及扩展问题回答参考</w:t>
        </w:r>
      </w:ins>
    </w:p>
    <w:p>
      <w:pPr>
        <w:ind w:firstLine="480" w:firstLineChars="200"/>
        <w:rPr>
          <w:ins w:id="28530" w:author="冷雪凝" w:date="2019-05-14T19:32:44Z"/>
          <w:rFonts w:hint="eastAsia"/>
          <w:color w:val="000000" w:themeColor="text1"/>
          <w:rPrChange w:id="28531" w:author="梁元" w:date="2019-05-14T19:51:36Z">
            <w:rPr>
              <w:ins w:id="28532" w:author="冷雪凝" w:date="2019-05-14T19:32:44Z"/>
              <w:rFonts w:hint="eastAsia"/>
            </w:rPr>
          </w:rPrChange>
          <w14:textFill>
            <w14:solidFill>
              <w14:schemeClr w14:val="tx1"/>
            </w14:solidFill>
          </w14:textFill>
        </w:rPr>
      </w:pPr>
      <w:ins w:id="28533" w:author="冷雪凝" w:date="2019-05-14T19:32:44Z">
        <w:r>
          <w:rPr>
            <w:rFonts w:hint="eastAsia"/>
            <w:color w:val="000000" w:themeColor="text1"/>
            <w:rPrChange w:id="28534" w:author="梁元" w:date="2019-05-14T19:51:36Z">
              <w:rPr>
                <w:rFonts w:hint="eastAsia"/>
              </w:rPr>
            </w:rPrChange>
            <w14:textFill>
              <w14:solidFill>
                <w14:schemeClr w14:val="tx1"/>
              </w14:solidFill>
            </w14:textFill>
          </w:rPr>
          <w:t>对比vue，react，小程序组件各自的特点，总结它们共性和不同点</w:t>
        </w:r>
      </w:ins>
    </w:p>
    <w:p>
      <w:pPr>
        <w:ind w:firstLine="480" w:firstLineChars="200"/>
        <w:rPr>
          <w:ins w:id="28536" w:author="冷雪凝" w:date="2019-05-14T19:32:44Z"/>
          <w:color w:val="000000" w:themeColor="text1"/>
          <w:rPrChange w:id="28537" w:author="梁元" w:date="2019-05-14T19:51:36Z">
            <w:rPr>
              <w:ins w:id="28538" w:author="冷雪凝" w:date="2019-05-14T19:32:44Z"/>
            </w:rPr>
          </w:rPrChange>
          <w14:textFill>
            <w14:solidFill>
              <w14:schemeClr w14:val="tx1"/>
            </w14:solidFill>
          </w14:textFill>
        </w:rPr>
      </w:pPr>
    </w:p>
    <w:p>
      <w:pPr>
        <w:pStyle w:val="3"/>
        <w:numPr>
          <w:ilvl w:val="0"/>
          <w:numId w:val="34"/>
        </w:numPr>
        <w:spacing w:line="240" w:lineRule="auto"/>
        <w:ind w:firstLine="562" w:firstLineChars="200"/>
        <w:rPr>
          <w:ins w:id="28539" w:author="冷雪凝" w:date="2019-05-14T19:32:44Z"/>
          <w:rFonts w:ascii="仿宋" w:hAnsi="仿宋" w:eastAsia="仿宋"/>
          <w:color w:val="000000" w:themeColor="text1"/>
          <w:sz w:val="28"/>
          <w:szCs w:val="28"/>
          <w:rPrChange w:id="28540" w:author="梁元" w:date="2019-05-14T19:51:36Z">
            <w:rPr>
              <w:ins w:id="28541" w:author="冷雪凝" w:date="2019-05-14T19:32:44Z"/>
              <w:rFonts w:ascii="仿宋" w:hAnsi="仿宋" w:eastAsia="仿宋"/>
              <w:sz w:val="28"/>
              <w:szCs w:val="28"/>
            </w:rPr>
          </w:rPrChange>
          <w14:textFill>
            <w14:solidFill>
              <w14:schemeClr w14:val="tx1"/>
            </w14:solidFill>
          </w14:textFill>
        </w:rPr>
      </w:pPr>
      <w:ins w:id="28542" w:author="冷雪凝" w:date="2019-05-14T19:32:44Z">
        <w:r>
          <w:rPr>
            <w:rFonts w:hint="eastAsia" w:ascii="仿宋" w:hAnsi="仿宋" w:eastAsia="仿宋"/>
            <w:color w:val="000000" w:themeColor="text1"/>
            <w:sz w:val="28"/>
            <w:szCs w:val="28"/>
            <w:rPrChange w:id="28543" w:author="梁元" w:date="2019-05-14T19:51:36Z">
              <w:rPr>
                <w:rFonts w:hint="eastAsia" w:ascii="仿宋" w:hAnsi="仿宋" w:eastAsia="仿宋"/>
                <w:sz w:val="28"/>
                <w:szCs w:val="28"/>
              </w:rPr>
            </w:rPrChange>
            <w14:textFill>
              <w14:solidFill>
                <w14:schemeClr w14:val="tx1"/>
              </w14:solidFill>
            </w14:textFill>
          </w:rPr>
          <w:t>项目中体现经验的点</w:t>
        </w:r>
      </w:ins>
    </w:p>
    <w:p>
      <w:pPr>
        <w:ind w:firstLine="480" w:firstLineChars="200"/>
        <w:rPr>
          <w:ins w:id="28545" w:author="冷雪凝" w:date="2019-05-14T19:32:44Z"/>
          <w:color w:val="000000" w:themeColor="text1"/>
          <w:rPrChange w:id="28546" w:author="梁元" w:date="2019-05-14T19:51:36Z">
            <w:rPr>
              <w:ins w:id="28547" w:author="冷雪凝" w:date="2019-05-14T19:32:44Z"/>
            </w:rPr>
          </w:rPrChange>
          <w14:textFill>
            <w14:solidFill>
              <w14:schemeClr w14:val="tx1"/>
            </w14:solidFill>
          </w14:textFill>
        </w:rPr>
      </w:pPr>
      <w:ins w:id="28548" w:author="冷雪凝" w:date="2019-05-14T19:32:44Z">
        <w:r>
          <w:rPr>
            <w:rFonts w:hint="eastAsia"/>
            <w:color w:val="000000" w:themeColor="text1"/>
            <w:rPrChange w:id="28549" w:author="梁元" w:date="2019-05-14T19:51:36Z">
              <w:rPr>
                <w:rFonts w:hint="eastAsia"/>
              </w:rPr>
            </w:rPrChange>
            <w14:textFill>
              <w14:solidFill>
                <w14:schemeClr w14:val="tx1"/>
              </w14:solidFill>
            </w14:textFill>
          </w:rPr>
          <w:t>深刻理解小程序组件的特点和使用方法；</w:t>
        </w:r>
      </w:ins>
    </w:p>
    <w:p>
      <w:pPr>
        <w:pStyle w:val="3"/>
        <w:numPr>
          <w:ilvl w:val="0"/>
          <w:numId w:val="34"/>
        </w:numPr>
        <w:spacing w:line="240" w:lineRule="auto"/>
        <w:ind w:firstLine="562" w:firstLineChars="200"/>
        <w:rPr>
          <w:ins w:id="28551" w:author="冷雪凝" w:date="2019-05-14T19:32:44Z"/>
          <w:rFonts w:ascii="仿宋" w:hAnsi="仿宋" w:eastAsia="仿宋"/>
          <w:color w:val="000000" w:themeColor="text1"/>
          <w:sz w:val="28"/>
          <w:szCs w:val="28"/>
          <w:rPrChange w:id="28552" w:author="梁元" w:date="2019-05-14T19:51:36Z">
            <w:rPr>
              <w:ins w:id="28553" w:author="冷雪凝" w:date="2019-05-14T19:32:44Z"/>
              <w:rFonts w:ascii="仿宋" w:hAnsi="仿宋" w:eastAsia="仿宋"/>
              <w:sz w:val="28"/>
              <w:szCs w:val="28"/>
            </w:rPr>
          </w:rPrChange>
          <w14:textFill>
            <w14:solidFill>
              <w14:schemeClr w14:val="tx1"/>
            </w14:solidFill>
          </w14:textFill>
        </w:rPr>
      </w:pPr>
      <w:ins w:id="28554" w:author="冷雪凝" w:date="2019-05-14T19:32:44Z">
        <w:r>
          <w:rPr>
            <w:rFonts w:hint="eastAsia" w:ascii="仿宋" w:hAnsi="仿宋" w:eastAsia="仿宋"/>
            <w:color w:val="000000" w:themeColor="text1"/>
            <w:sz w:val="28"/>
            <w:szCs w:val="28"/>
            <w:rPrChange w:id="28555" w:author="梁元" w:date="2019-05-14T19:51:36Z">
              <w:rPr>
                <w:rFonts w:hint="eastAsia" w:ascii="仿宋" w:hAnsi="仿宋" w:eastAsia="仿宋"/>
                <w:sz w:val="28"/>
                <w:szCs w:val="28"/>
              </w:rPr>
            </w:rPrChange>
            <w14:textFill>
              <w14:solidFill>
                <w14:schemeClr w14:val="tx1"/>
              </w14:solidFill>
            </w14:textFill>
          </w:rPr>
          <w:t>论坛参考</w:t>
        </w:r>
      </w:ins>
    </w:p>
    <w:p>
      <w:pPr>
        <w:pStyle w:val="3"/>
        <w:numPr>
          <w:ilvl w:val="0"/>
          <w:numId w:val="34"/>
        </w:numPr>
        <w:spacing w:line="240" w:lineRule="auto"/>
        <w:ind w:firstLine="643" w:firstLineChars="200"/>
        <w:rPr>
          <w:ins w:id="28557" w:author="冷雪凝" w:date="2019-05-14T19:32:44Z"/>
          <w:rStyle w:val="18"/>
          <w:rFonts w:ascii="仿宋" w:hAnsi="仿宋" w:eastAsia="仿宋"/>
          <w:color w:val="000000" w:themeColor="text1"/>
          <w:sz w:val="28"/>
          <w:szCs w:val="28"/>
          <w:u w:val="none"/>
          <w:rPrChange w:id="28558" w:author="梁元" w:date="2019-05-14T19:51:36Z">
            <w:rPr>
              <w:ins w:id="28559" w:author="冷雪凝" w:date="2019-05-14T19:32:44Z"/>
              <w:rStyle w:val="18"/>
              <w:rFonts w:ascii="仿宋" w:hAnsi="仿宋" w:eastAsia="仿宋"/>
              <w:color w:val="FF0000"/>
              <w:sz w:val="28"/>
              <w:szCs w:val="28"/>
              <w:u w:val="none"/>
            </w:rPr>
          </w:rPrChange>
          <w14:textFill>
            <w14:solidFill>
              <w14:schemeClr w14:val="tx1"/>
            </w14:solidFill>
          </w14:textFill>
        </w:rPr>
      </w:pPr>
      <w:ins w:id="28560" w:author="冷雪凝" w:date="2019-05-14T19:32:44Z">
        <w:r>
          <w:rPr>
            <w:color w:val="000000" w:themeColor="text1"/>
            <w:rPrChange w:id="28561" w:author="梁元" w:date="2019-05-14T19:51:36Z">
              <w:rPr/>
            </w:rPrChange>
            <w14:textFill>
              <w14:solidFill>
                <w14:schemeClr w14:val="tx1"/>
              </w14:solidFill>
            </w14:textFill>
          </w:rPr>
          <w:fldChar w:fldCharType="begin"/>
        </w:r>
      </w:ins>
      <w:ins w:id="28563" w:author="冷雪凝" w:date="2019-05-14T19:32:44Z">
        <w:r>
          <w:rPr>
            <w:color w:val="000000" w:themeColor="text1"/>
            <w:rPrChange w:id="28564" w:author="梁元" w:date="2019-05-14T19:51:36Z">
              <w:rPr/>
            </w:rPrChange>
            <w14:textFill>
              <w14:solidFill>
                <w14:schemeClr w14:val="tx1"/>
              </w14:solidFill>
            </w14:textFill>
          </w:rPr>
          <w:instrText xml:space="preserve"> HYPERLINK "https://developers.weixin.qq.com/miniprogram/dev/framework/custom-component/events.html" </w:instrText>
        </w:r>
      </w:ins>
      <w:ins w:id="28566" w:author="冷雪凝" w:date="2019-05-14T19:32:44Z">
        <w:r>
          <w:rPr>
            <w:color w:val="000000" w:themeColor="text1"/>
            <w:rPrChange w:id="28567" w:author="梁元" w:date="2019-05-14T19:51:36Z">
              <w:rPr/>
            </w:rPrChange>
            <w14:textFill>
              <w14:solidFill>
                <w14:schemeClr w14:val="tx1"/>
              </w14:solidFill>
            </w14:textFill>
          </w:rPr>
          <w:fldChar w:fldCharType="separate"/>
        </w:r>
      </w:ins>
      <w:ins w:id="28569" w:author="冷雪凝" w:date="2019-05-14T19:32:44Z">
        <w:r>
          <w:rPr>
            <w:rStyle w:val="18"/>
            <w:rFonts w:asciiTheme="minorHAnsi" w:hAnsiTheme="minorHAnsi" w:eastAsiaTheme="minorEastAsia" w:cstheme="minorBidi"/>
            <w:b w:val="0"/>
            <w:bCs w:val="0"/>
            <w:color w:val="000000" w:themeColor="text1"/>
            <w:sz w:val="24"/>
            <w:szCs w:val="22"/>
            <w:rPrChange w:id="28570" w:author="梁元" w:date="2019-05-14T19:51:36Z">
              <w:rPr>
                <w:rStyle w:val="18"/>
                <w:rFonts w:asciiTheme="minorHAnsi" w:hAnsiTheme="minorHAnsi" w:eastAsiaTheme="minorEastAsia" w:cstheme="minorBidi"/>
                <w:b w:val="0"/>
                <w:bCs w:val="0"/>
                <w:sz w:val="24"/>
                <w:szCs w:val="22"/>
              </w:rPr>
            </w:rPrChange>
            <w14:textFill>
              <w14:solidFill>
                <w14:schemeClr w14:val="tx1"/>
              </w14:solidFill>
            </w14:textFill>
          </w:rPr>
          <w:t>https://developers.weixin.qq.com/miniprogram/dev/framework/custom-component/events.html</w:t>
        </w:r>
      </w:ins>
      <w:ins w:id="28572" w:author="冷雪凝" w:date="2019-05-14T19:32:44Z">
        <w:r>
          <w:rPr>
            <w:rStyle w:val="18"/>
            <w:rFonts w:asciiTheme="minorHAnsi" w:hAnsiTheme="minorHAnsi" w:eastAsiaTheme="minorEastAsia" w:cstheme="minorBidi"/>
            <w:b w:val="0"/>
            <w:bCs w:val="0"/>
            <w:color w:val="000000" w:themeColor="text1"/>
            <w:sz w:val="24"/>
            <w:szCs w:val="22"/>
            <w:rPrChange w:id="28573" w:author="梁元" w:date="2019-05-14T19:51:36Z">
              <w:rPr>
                <w:rStyle w:val="18"/>
                <w:rFonts w:asciiTheme="minorHAnsi" w:hAnsiTheme="minorHAnsi" w:eastAsiaTheme="minorEastAsia" w:cstheme="minorBidi"/>
                <w:b w:val="0"/>
                <w:bCs w:val="0"/>
                <w:sz w:val="24"/>
                <w:szCs w:val="22"/>
              </w:rPr>
            </w:rPrChange>
            <w14:textFill>
              <w14:solidFill>
                <w14:schemeClr w14:val="tx1"/>
              </w14:solidFill>
            </w14:textFill>
          </w:rPr>
          <w:fldChar w:fldCharType="end"/>
        </w:r>
      </w:ins>
    </w:p>
    <w:p>
      <w:pPr>
        <w:widowControl/>
        <w:ind w:firstLine="480" w:firstLineChars="200"/>
        <w:jc w:val="left"/>
        <w:rPr>
          <w:ins w:id="28575" w:author="冷雪凝" w:date="2019-05-14T19:32:44Z"/>
          <w:rFonts w:eastAsiaTheme="minorHAnsi"/>
          <w:color w:val="000000" w:themeColor="text1"/>
          <w14:textFill>
            <w14:solidFill>
              <w14:schemeClr w14:val="tx1"/>
            </w14:solidFill>
          </w14:textFill>
        </w:rPr>
      </w:pPr>
    </w:p>
    <w:p>
      <w:pPr>
        <w:pStyle w:val="2"/>
        <w:numPr>
          <w:ilvl w:val="0"/>
          <w:numId w:val="1"/>
        </w:numPr>
        <w:rPr>
          <w:ins w:id="28576" w:author="梁元" w:date="2019-05-14T19:51:07Z"/>
          <w:rFonts w:ascii="仿宋" w:hAnsi="仿宋" w:eastAsia="仿宋" w:cs="仿宋"/>
          <w:color w:val="000000" w:themeColor="text1"/>
          <w:rPrChange w:id="28577" w:author="梁元" w:date="2019-05-14T19:51:36Z">
            <w:rPr>
              <w:ins w:id="28578" w:author="梁元" w:date="2019-05-14T19:51:07Z"/>
              <w:rFonts w:ascii="仿宋" w:hAnsi="仿宋" w:eastAsia="仿宋" w:cs="仿宋"/>
            </w:rPr>
          </w:rPrChange>
          <w14:textFill>
            <w14:solidFill>
              <w14:schemeClr w14:val="tx1"/>
            </w14:solidFill>
          </w14:textFill>
        </w:rPr>
      </w:pPr>
      <w:ins w:id="28579" w:author="梁元" w:date="2019-05-14T19:55:15Z">
        <w:bookmarkStart w:id="954" w:name="_Toc30402_WPSOffice_Level1"/>
        <w:r>
          <w:rPr>
            <w:rFonts w:hint="eastAsia" w:ascii="仿宋" w:hAnsi="仿宋" w:eastAsia="仿宋"/>
            <w:color w:val="000000" w:themeColor="text1"/>
            <w:sz w:val="28"/>
            <w:szCs w:val="28"/>
            <w:lang w:val="en-US" w:eastAsia="zh-CN"/>
            <w14:textFill>
              <w14:solidFill>
                <w14:schemeClr w14:val="tx1"/>
              </w14:solidFill>
            </w14:textFill>
          </w:rPr>
          <w:t>谈谈</w:t>
        </w:r>
      </w:ins>
      <w:ins w:id="28580" w:author="梁元" w:date="2019-05-14T19:55:06Z">
        <w:r>
          <w:rPr>
            <w:rFonts w:hint="eastAsia" w:ascii="仿宋" w:hAnsi="仿宋" w:eastAsia="仿宋"/>
            <w:color w:val="000000" w:themeColor="text1"/>
            <w:sz w:val="28"/>
            <w:szCs w:val="28"/>
            <w:lang w:eastAsia="zh-CN"/>
            <w14:textFill>
              <w14:solidFill>
                <w14:schemeClr w14:val="tx1"/>
              </w14:solidFill>
            </w14:textFill>
          </w:rPr>
          <w:t>R</w:t>
        </w:r>
      </w:ins>
      <w:ins w:id="28581" w:author="梁元" w:date="2019-05-14T19:55:06Z">
        <w:r>
          <w:rPr>
            <w:rFonts w:hint="eastAsia" w:ascii="仿宋" w:hAnsi="仿宋" w:eastAsia="仿宋"/>
            <w:color w:val="000000" w:themeColor="text1"/>
            <w:sz w:val="28"/>
            <w:szCs w:val="28"/>
            <w:lang w:val="en-US" w:eastAsia="zh-CN"/>
            <w14:textFill>
              <w14:solidFill>
                <w14:schemeClr w14:val="tx1"/>
              </w14:solidFill>
            </w14:textFill>
          </w:rPr>
          <w:t>E</w:t>
        </w:r>
      </w:ins>
      <w:ins w:id="28582" w:author="梁元" w:date="2019-05-14T19:55:07Z">
        <w:r>
          <w:rPr>
            <w:rFonts w:hint="eastAsia" w:ascii="仿宋" w:hAnsi="仿宋" w:eastAsia="仿宋"/>
            <w:color w:val="000000" w:themeColor="text1"/>
            <w:sz w:val="28"/>
            <w:szCs w:val="28"/>
            <w:lang w:val="en-US" w:eastAsia="zh-CN"/>
            <w14:textFill>
              <w14:solidFill>
                <w14:schemeClr w14:val="tx1"/>
              </w14:solidFill>
            </w14:textFill>
          </w:rPr>
          <w:t>S</w:t>
        </w:r>
      </w:ins>
      <w:ins w:id="28583" w:author="梁元" w:date="2019-05-14T19:55:08Z">
        <w:r>
          <w:rPr>
            <w:rFonts w:hint="eastAsia" w:ascii="仿宋" w:hAnsi="仿宋" w:eastAsia="仿宋"/>
            <w:color w:val="000000" w:themeColor="text1"/>
            <w:sz w:val="28"/>
            <w:szCs w:val="28"/>
            <w:lang w:val="en-US" w:eastAsia="zh-CN"/>
            <w14:textFill>
              <w14:solidFill>
                <w14:schemeClr w14:val="tx1"/>
              </w14:solidFill>
            </w14:textFill>
          </w:rPr>
          <w:t>T</w:t>
        </w:r>
      </w:ins>
      <w:ins w:id="28584" w:author="梁元" w:date="2019-05-14T19:55:10Z">
        <w:r>
          <w:rPr>
            <w:rFonts w:hint="eastAsia" w:ascii="仿宋" w:hAnsi="仿宋" w:eastAsia="仿宋"/>
            <w:color w:val="000000" w:themeColor="text1"/>
            <w:sz w:val="28"/>
            <w:szCs w:val="28"/>
            <w:lang w:val="en-US" w:eastAsia="zh-CN"/>
            <w14:textFill>
              <w14:solidFill>
                <w14:schemeClr w14:val="tx1"/>
              </w14:solidFill>
            </w14:textFill>
          </w:rPr>
          <w:t>ful</w:t>
        </w:r>
      </w:ins>
      <w:ins w:id="28585" w:author="梁元" w:date="2019-05-14T19:51:07Z">
        <w:r>
          <w:rPr>
            <w:rFonts w:hint="eastAsia" w:ascii="仿宋" w:hAnsi="仿宋" w:eastAsia="仿宋"/>
            <w:color w:val="000000" w:themeColor="text1"/>
            <w:sz w:val="28"/>
            <w:szCs w:val="28"/>
            <w:lang w:eastAsia="zh-CN"/>
            <w:rPrChange w:id="28586" w:author="梁元" w:date="2019-05-14T19:51:36Z">
              <w:rPr>
                <w:rFonts w:hint="eastAsia" w:ascii="仿宋" w:hAnsi="仿宋" w:eastAsia="仿宋"/>
                <w:sz w:val="28"/>
                <w:szCs w:val="28"/>
                <w:lang w:eastAsia="zh-CN"/>
              </w:rPr>
            </w:rPrChange>
            <w14:textFill>
              <w14:solidFill>
                <w14:schemeClr w14:val="tx1"/>
              </w14:solidFill>
            </w14:textFill>
          </w:rPr>
          <w:t>？</w:t>
        </w:r>
        <w:bookmarkEnd w:id="954"/>
      </w:ins>
    </w:p>
    <w:tbl>
      <w:tblPr>
        <w:tblStyle w:val="22"/>
        <w:tblW w:w="7400" w:type="dxa"/>
        <w:jc w:val="center"/>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1527"/>
        <w:gridCol w:w="1563"/>
        <w:gridCol w:w="1421"/>
        <w:gridCol w:w="1420"/>
        <w:gridCol w:w="1469"/>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690" w:hRule="atLeast"/>
          <w:jc w:val="center"/>
          <w:ins w:id="28588" w:author="梁元" w:date="2019-05-14T19:51:07Z"/>
        </w:trPr>
        <w:tc>
          <w:tcPr>
            <w:tcW w:w="15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ins w:id="28589" w:author="梁元" w:date="2019-05-14T19:51:07Z"/>
                <w:color w:val="000000" w:themeColor="text1"/>
                <w:rPrChange w:id="28590" w:author="梁元" w:date="2019-05-14T19:51:36Z">
                  <w:rPr>
                    <w:ins w:id="28591" w:author="梁元" w:date="2019-05-14T19:51:07Z"/>
                  </w:rPr>
                </w:rPrChange>
                <w14:textFill>
                  <w14:solidFill>
                    <w14:schemeClr w14:val="tx1"/>
                  </w14:solidFill>
                </w14:textFill>
              </w:rPr>
            </w:pPr>
            <w:ins w:id="28592" w:author="梁元" w:date="2019-05-14T19:51:07Z">
              <w:r>
                <w:rPr>
                  <w:rFonts w:hint="eastAsia" w:ascii="仿宋" w:hAnsi="仿宋" w:eastAsia="仿宋" w:cs="仿宋"/>
                  <w:color w:val="000000" w:themeColor="text1"/>
                  <w:kern w:val="2"/>
                  <w:u w:color="000000"/>
                  <w:lang w:val="zh-TW" w:eastAsia="zh-TW"/>
                  <w:rPrChange w:id="28593" w:author="梁元" w:date="2019-05-14T19:51:36Z">
                    <w:rPr>
                      <w:rFonts w:hint="eastAsia" w:ascii="仿宋" w:hAnsi="仿宋" w:eastAsia="仿宋" w:cs="仿宋"/>
                      <w:color w:val="000000"/>
                      <w:kern w:val="2"/>
                      <w:u w:color="000000"/>
                      <w:lang w:val="zh-TW" w:eastAsia="zh-TW"/>
                    </w:rPr>
                  </w:rPrChange>
                  <w14:textFill>
                    <w14:solidFill>
                      <w14:schemeClr w14:val="tx1"/>
                    </w14:solidFill>
                  </w14:textFill>
                </w:rPr>
                <w:t>面试概率</w:t>
              </w:r>
            </w:ins>
          </w:p>
        </w:tc>
        <w:tc>
          <w:tcPr>
            <w:tcW w:w="1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ins w:id="28595" w:author="梁元" w:date="2019-05-14T19:51:07Z"/>
                <w:color w:val="000000" w:themeColor="text1"/>
                <w:rPrChange w:id="28596" w:author="梁元" w:date="2019-05-14T19:51:36Z">
                  <w:rPr>
                    <w:ins w:id="28597" w:author="梁元" w:date="2019-05-14T19:51:07Z"/>
                  </w:rPr>
                </w:rPrChange>
                <w14:textFill>
                  <w14:solidFill>
                    <w14:schemeClr w14:val="tx1"/>
                  </w14:solidFill>
                </w14:textFill>
              </w:rPr>
            </w:pPr>
            <w:ins w:id="28598" w:author="梁元" w:date="2019-05-14T19:51:07Z">
              <w:r>
                <w:rPr>
                  <w:rFonts w:hint="eastAsia" w:ascii="仿宋" w:hAnsi="仿宋" w:eastAsia="仿宋" w:cs="仿宋"/>
                  <w:color w:val="000000" w:themeColor="text1"/>
                  <w:kern w:val="2"/>
                  <w:u w:color="000000"/>
                  <w:lang w:val="zh-TW" w:eastAsia="zh-TW"/>
                  <w:rPrChange w:id="28599" w:author="梁元" w:date="2019-05-14T19:51:36Z">
                    <w:rPr>
                      <w:rFonts w:hint="eastAsia" w:ascii="仿宋" w:hAnsi="仿宋" w:eastAsia="仿宋" w:cs="仿宋"/>
                      <w:color w:val="000000"/>
                      <w:kern w:val="2"/>
                      <w:u w:color="000000"/>
                      <w:lang w:val="zh-TW" w:eastAsia="zh-TW"/>
                    </w:rPr>
                  </w:rPrChange>
                  <w14:textFill>
                    <w14:solidFill>
                      <w14:schemeClr w14:val="tx1"/>
                    </w14:solidFill>
                  </w14:textFill>
                </w:rPr>
                <w:t>级别</w:t>
              </w:r>
            </w:ins>
          </w:p>
        </w:tc>
        <w:tc>
          <w:tcPr>
            <w:tcW w:w="142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ins w:id="28601" w:author="梁元" w:date="2019-05-14T19:51:07Z"/>
                <w:color w:val="000000" w:themeColor="text1"/>
                <w:rPrChange w:id="28602" w:author="梁元" w:date="2019-05-14T19:51:36Z">
                  <w:rPr>
                    <w:ins w:id="28603" w:author="梁元" w:date="2019-05-14T19:51:07Z"/>
                  </w:rPr>
                </w:rPrChange>
                <w14:textFill>
                  <w14:solidFill>
                    <w14:schemeClr w14:val="tx1"/>
                  </w14:solidFill>
                </w14:textFill>
              </w:rPr>
            </w:pPr>
            <w:ins w:id="28604" w:author="梁元" w:date="2019-05-14T19:51:07Z">
              <w:r>
                <w:rPr>
                  <w:rFonts w:hint="eastAsia" w:ascii="仿宋" w:hAnsi="仿宋" w:eastAsia="仿宋" w:cs="仿宋"/>
                  <w:color w:val="000000" w:themeColor="text1"/>
                  <w:kern w:val="2"/>
                  <w:u w:color="000000"/>
                  <w:lang w:val="zh-TW" w:eastAsia="zh-TW"/>
                  <w:rPrChange w:id="28605" w:author="梁元" w:date="2019-05-14T19:51:36Z">
                    <w:rPr>
                      <w:rFonts w:hint="eastAsia" w:ascii="仿宋" w:hAnsi="仿宋" w:eastAsia="仿宋" w:cs="仿宋"/>
                      <w:color w:val="000000"/>
                      <w:kern w:val="2"/>
                      <w:u w:color="000000"/>
                      <w:lang w:val="zh-TW" w:eastAsia="zh-TW"/>
                    </w:rPr>
                  </w:rPrChange>
                  <w14:textFill>
                    <w14:solidFill>
                      <w14:schemeClr w14:val="tx1"/>
                    </w14:solidFill>
                  </w14:textFill>
                </w:rPr>
                <w:t>应用模块或方向</w:t>
              </w:r>
            </w:ins>
          </w:p>
        </w:tc>
        <w:tc>
          <w:tcPr>
            <w:tcW w:w="142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ins w:id="28607" w:author="梁元" w:date="2019-05-14T19:51:07Z"/>
                <w:color w:val="000000" w:themeColor="text1"/>
                <w:rPrChange w:id="28608" w:author="梁元" w:date="2019-05-14T19:51:36Z">
                  <w:rPr>
                    <w:ins w:id="28609" w:author="梁元" w:date="2019-05-14T19:51:07Z"/>
                  </w:rPr>
                </w:rPrChange>
                <w14:textFill>
                  <w14:solidFill>
                    <w14:schemeClr w14:val="tx1"/>
                  </w14:solidFill>
                </w14:textFill>
              </w:rPr>
            </w:pPr>
            <w:ins w:id="28610" w:author="梁元" w:date="2019-05-14T19:51:07Z">
              <w:r>
                <w:rPr>
                  <w:rFonts w:hint="eastAsia" w:ascii="仿宋" w:hAnsi="仿宋" w:eastAsia="仿宋" w:cs="仿宋"/>
                  <w:color w:val="000000" w:themeColor="text1"/>
                  <w:kern w:val="2"/>
                  <w:u w:color="000000"/>
                  <w:lang w:val="zh-TW" w:eastAsia="zh-TW"/>
                  <w:rPrChange w:id="28611" w:author="梁元" w:date="2019-05-14T19:51:36Z">
                    <w:rPr>
                      <w:rFonts w:hint="eastAsia" w:ascii="仿宋" w:hAnsi="仿宋" w:eastAsia="仿宋" w:cs="仿宋"/>
                      <w:color w:val="000000"/>
                      <w:kern w:val="2"/>
                      <w:u w:color="000000"/>
                      <w:lang w:val="zh-TW" w:eastAsia="zh-TW"/>
                    </w:rPr>
                  </w:rPrChange>
                  <w14:textFill>
                    <w14:solidFill>
                      <w14:schemeClr w14:val="tx1"/>
                    </w14:solidFill>
                  </w14:textFill>
                </w:rPr>
                <w:t>解决问题</w:t>
              </w:r>
            </w:ins>
          </w:p>
        </w:tc>
        <w:tc>
          <w:tcPr>
            <w:tcW w:w="146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ins w:id="28613" w:author="梁元" w:date="2019-05-14T19:51:07Z"/>
                <w:color w:val="000000" w:themeColor="text1"/>
                <w:rPrChange w:id="28614" w:author="梁元" w:date="2019-05-14T19:51:36Z">
                  <w:rPr>
                    <w:ins w:id="28615" w:author="梁元" w:date="2019-05-14T19:51:07Z"/>
                  </w:rPr>
                </w:rPrChange>
                <w14:textFill>
                  <w14:solidFill>
                    <w14:schemeClr w14:val="tx1"/>
                  </w14:solidFill>
                </w14:textFill>
              </w:rPr>
            </w:pPr>
            <w:ins w:id="28616" w:author="梁元" w:date="2019-05-14T19:51:07Z">
              <w:r>
                <w:rPr>
                  <w:rFonts w:hint="eastAsia" w:ascii="仿宋" w:hAnsi="仿宋" w:eastAsia="仿宋" w:cs="仿宋"/>
                  <w:color w:val="000000" w:themeColor="text1"/>
                  <w:kern w:val="2"/>
                  <w:u w:color="000000"/>
                  <w:lang w:val="zh-TW" w:eastAsia="zh-TW"/>
                  <w:rPrChange w:id="28617" w:author="梁元" w:date="2019-05-14T19:51:36Z">
                    <w:rPr>
                      <w:rFonts w:hint="eastAsia" w:ascii="仿宋" w:hAnsi="仿宋" w:eastAsia="仿宋" w:cs="仿宋"/>
                      <w:color w:val="000000"/>
                      <w:kern w:val="2"/>
                      <w:u w:color="000000"/>
                      <w:lang w:val="zh-TW" w:eastAsia="zh-TW"/>
                    </w:rPr>
                  </w:rPrChange>
                  <w14:textFill>
                    <w14:solidFill>
                      <w14:schemeClr w14:val="tx1"/>
                    </w14:solidFill>
                  </w14:textFill>
                </w:rPr>
                <w:t>考核点</w:t>
              </w:r>
            </w:ins>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570" w:hRule="atLeast"/>
          <w:jc w:val="center"/>
          <w:ins w:id="28619" w:author="梁元" w:date="2019-05-14T19:51:07Z"/>
        </w:trPr>
        <w:tc>
          <w:tcPr>
            <w:tcW w:w="152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ins w:id="28620" w:author="梁元" w:date="2019-05-14T19:51:07Z"/>
                <w:rFonts w:hint="eastAsia" w:ascii="仿宋" w:hAnsi="仿宋" w:eastAsia="仿宋" w:cs="仿宋"/>
                <w:color w:val="000000" w:themeColor="text1"/>
                <w:kern w:val="2"/>
                <w:u w:color="000000"/>
                <w:lang w:val="en-US" w:eastAsia="zh-CN"/>
                <w:rPrChange w:id="28621" w:author="梁元" w:date="2019-05-14T19:51:36Z">
                  <w:rPr>
                    <w:ins w:id="28622" w:author="梁元" w:date="2019-05-14T19:51:07Z"/>
                    <w:rFonts w:hint="eastAsia" w:ascii="仿宋" w:hAnsi="仿宋" w:eastAsia="仿宋" w:cs="仿宋"/>
                    <w:color w:val="000000"/>
                    <w:kern w:val="2"/>
                    <w:u w:color="000000"/>
                    <w:lang w:val="en-US" w:eastAsia="zh-CN"/>
                  </w:rPr>
                </w:rPrChange>
                <w14:textFill>
                  <w14:solidFill>
                    <w14:schemeClr w14:val="tx1"/>
                  </w14:solidFill>
                </w14:textFill>
              </w:rPr>
            </w:pPr>
            <w:ins w:id="28623" w:author="梁元" w:date="2019-05-14T19:51:07Z">
              <w:r>
                <w:rPr>
                  <w:rFonts w:hint="eastAsia" w:ascii="仿宋" w:hAnsi="仿宋" w:eastAsia="仿宋" w:cs="仿宋"/>
                  <w:color w:val="000000" w:themeColor="text1"/>
                  <w:kern w:val="2"/>
                  <w:u w:color="000000"/>
                  <w:lang w:val="en-US" w:eastAsia="zh-CN"/>
                  <w:rPrChange w:id="28624" w:author="梁元" w:date="2019-05-14T19:51:36Z">
                    <w:rPr>
                      <w:rFonts w:hint="eastAsia" w:ascii="仿宋" w:hAnsi="仿宋" w:eastAsia="仿宋" w:cs="仿宋"/>
                      <w:color w:val="000000"/>
                      <w:kern w:val="2"/>
                      <w:u w:color="000000"/>
                      <w:lang w:val="en-US" w:eastAsia="zh-CN"/>
                    </w:rPr>
                  </w:rPrChange>
                  <w14:textFill>
                    <w14:solidFill>
                      <w14:schemeClr w14:val="tx1"/>
                    </w14:solidFill>
                  </w14:textFill>
                </w:rPr>
                <w:t>70%</w:t>
              </w:r>
            </w:ins>
          </w:p>
        </w:tc>
        <w:tc>
          <w:tcPr>
            <w:tcW w:w="1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ins w:id="28626" w:author="梁元" w:date="2019-05-14T19:51:07Z"/>
                <w:rFonts w:hint="eastAsia" w:ascii="仿宋" w:hAnsi="仿宋" w:eastAsia="仿宋" w:cs="仿宋"/>
                <w:color w:val="000000" w:themeColor="text1"/>
                <w:kern w:val="2"/>
                <w:u w:color="000000"/>
                <w:lang w:val="en-US" w:eastAsia="zh-CN"/>
                <w:rPrChange w:id="28627" w:author="梁元" w:date="2019-05-14T19:51:36Z">
                  <w:rPr>
                    <w:ins w:id="28628" w:author="梁元" w:date="2019-05-14T19:51:07Z"/>
                    <w:rFonts w:hint="eastAsia" w:ascii="仿宋" w:hAnsi="仿宋" w:eastAsia="仿宋" w:cs="仿宋"/>
                    <w:color w:val="000000"/>
                    <w:kern w:val="2"/>
                    <w:u w:color="000000"/>
                    <w:lang w:val="en-US" w:eastAsia="zh-CN"/>
                  </w:rPr>
                </w:rPrChange>
                <w14:textFill>
                  <w14:solidFill>
                    <w14:schemeClr w14:val="tx1"/>
                  </w14:solidFill>
                </w14:textFill>
              </w:rPr>
            </w:pPr>
            <w:ins w:id="28629" w:author="梁元" w:date="2019-05-14T19:51:07Z">
              <w:r>
                <w:rPr>
                  <w:rFonts w:hint="eastAsia" w:ascii="仿宋" w:hAnsi="仿宋" w:eastAsia="仿宋" w:cs="仿宋"/>
                  <w:color w:val="000000" w:themeColor="text1"/>
                  <w:kern w:val="2"/>
                  <w:u w:color="000000"/>
                  <w:lang w:val="en-US" w:eastAsia="zh-CN"/>
                  <w:rPrChange w:id="28630" w:author="梁元" w:date="2019-05-14T19:51:36Z">
                    <w:rPr>
                      <w:rFonts w:hint="eastAsia" w:ascii="仿宋" w:hAnsi="仿宋" w:eastAsia="仿宋" w:cs="仿宋"/>
                      <w:color w:val="000000"/>
                      <w:kern w:val="2"/>
                      <w:u w:color="000000"/>
                      <w:lang w:val="en-US" w:eastAsia="zh-CN"/>
                    </w:rPr>
                  </w:rPrChange>
                  <w14:textFill>
                    <w14:solidFill>
                      <w14:schemeClr w14:val="tx1"/>
                    </w14:solidFill>
                  </w14:textFill>
                </w:rPr>
                <w:t>3星</w:t>
              </w:r>
            </w:ins>
          </w:p>
        </w:tc>
        <w:tc>
          <w:tcPr>
            <w:tcW w:w="142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ins w:id="28632" w:author="梁元" w:date="2019-05-14T19:51:07Z"/>
                <w:rFonts w:hint="eastAsia" w:ascii="仿宋" w:hAnsi="仿宋" w:eastAsia="仿宋" w:cs="仿宋"/>
                <w:color w:val="000000" w:themeColor="text1"/>
                <w:kern w:val="2"/>
                <w:u w:color="000000"/>
                <w:lang w:val="en-US" w:eastAsia="zh-CN"/>
                <w:rPrChange w:id="28633" w:author="梁元" w:date="2019-05-14T19:51:36Z">
                  <w:rPr>
                    <w:ins w:id="28634" w:author="梁元" w:date="2019-05-14T19:51:07Z"/>
                    <w:rFonts w:hint="eastAsia" w:ascii="仿宋" w:hAnsi="仿宋" w:eastAsia="仿宋" w:cs="仿宋"/>
                    <w:color w:val="000000"/>
                    <w:kern w:val="2"/>
                    <w:u w:color="000000"/>
                    <w:lang w:val="en-US" w:eastAsia="zh-CN"/>
                  </w:rPr>
                </w:rPrChange>
                <w14:textFill>
                  <w14:solidFill>
                    <w14:schemeClr w14:val="tx1"/>
                  </w14:solidFill>
                </w14:textFill>
              </w:rPr>
            </w:pPr>
            <w:ins w:id="28635" w:author="梁元" w:date="2019-05-14T19:51:07Z">
              <w:r>
                <w:rPr>
                  <w:rFonts w:hint="eastAsia" w:ascii="仿宋" w:hAnsi="仿宋" w:eastAsia="仿宋" w:cs="仿宋"/>
                  <w:color w:val="000000" w:themeColor="text1"/>
                  <w:kern w:val="2"/>
                  <w:u w:color="000000"/>
                  <w:lang w:val="en-US" w:eastAsia="zh-CN"/>
                  <w:rPrChange w:id="28636" w:author="梁元" w:date="2019-05-14T19:51:36Z">
                    <w:rPr>
                      <w:rFonts w:hint="eastAsia" w:ascii="仿宋" w:hAnsi="仿宋" w:eastAsia="仿宋" w:cs="仿宋"/>
                      <w:color w:val="000000"/>
                      <w:kern w:val="2"/>
                      <w:u w:color="000000"/>
                      <w:lang w:val="en-US" w:eastAsia="zh-CN"/>
                    </w:rPr>
                  </w:rPrChange>
                  <w14:textFill>
                    <w14:solidFill>
                      <w14:schemeClr w14:val="tx1"/>
                    </w14:solidFill>
                  </w14:textFill>
                </w:rPr>
                <w:t>全局状态管理</w:t>
              </w:r>
            </w:ins>
          </w:p>
        </w:tc>
        <w:tc>
          <w:tcPr>
            <w:tcW w:w="142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ins w:id="28638" w:author="梁元" w:date="2019-05-14T19:51:07Z"/>
                <w:rFonts w:hint="eastAsia" w:ascii="仿宋" w:hAnsi="仿宋" w:eastAsia="仿宋" w:cs="仿宋"/>
                <w:color w:val="000000" w:themeColor="text1"/>
                <w:kern w:val="2"/>
                <w:u w:color="000000"/>
                <w:lang w:val="en-US" w:eastAsia="zh-CN"/>
                <w:rPrChange w:id="28639" w:author="梁元" w:date="2019-05-14T19:51:36Z">
                  <w:rPr>
                    <w:ins w:id="28640" w:author="梁元" w:date="2019-05-14T19:51:07Z"/>
                    <w:rFonts w:hint="eastAsia" w:ascii="仿宋" w:hAnsi="仿宋" w:eastAsia="仿宋" w:cs="仿宋"/>
                    <w:color w:val="000000"/>
                    <w:kern w:val="2"/>
                    <w:u w:color="000000"/>
                    <w:lang w:val="en-US" w:eastAsia="zh-CN"/>
                  </w:rPr>
                </w:rPrChange>
                <w14:textFill>
                  <w14:solidFill>
                    <w14:schemeClr w14:val="tx1"/>
                  </w14:solidFill>
                </w14:textFill>
              </w:rPr>
            </w:pPr>
            <w:ins w:id="28641" w:author="梁元" w:date="2019-05-14T19:51:07Z">
              <w:r>
                <w:rPr>
                  <w:rFonts w:hint="eastAsia" w:ascii="仿宋" w:hAnsi="仿宋" w:eastAsia="仿宋" w:cs="仿宋"/>
                  <w:color w:val="000000" w:themeColor="text1"/>
                  <w:kern w:val="2"/>
                  <w:u w:color="000000"/>
                  <w:lang w:val="en-US" w:eastAsia="zh-CN"/>
                  <w:rPrChange w:id="28642" w:author="梁元" w:date="2019-05-14T19:51:36Z">
                    <w:rPr>
                      <w:rFonts w:hint="eastAsia" w:ascii="仿宋" w:hAnsi="仿宋" w:eastAsia="仿宋" w:cs="仿宋"/>
                      <w:color w:val="000000"/>
                      <w:kern w:val="2"/>
                      <w:u w:color="000000"/>
                      <w:lang w:val="en-US" w:eastAsia="zh-CN"/>
                    </w:rPr>
                  </w:rPrChange>
                  <w14:textFill>
                    <w14:solidFill>
                      <w14:schemeClr w14:val="tx1"/>
                    </w14:solidFill>
                  </w14:textFill>
                </w:rPr>
                <w:t>状态管理</w:t>
              </w:r>
            </w:ins>
          </w:p>
        </w:tc>
        <w:tc>
          <w:tcPr>
            <w:tcW w:w="146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ins w:id="28644" w:author="梁元" w:date="2019-05-14T19:51:07Z"/>
                <w:rFonts w:hint="eastAsia" w:ascii="仿宋" w:hAnsi="仿宋" w:eastAsia="仿宋" w:cs="仿宋"/>
                <w:color w:val="000000" w:themeColor="text1"/>
                <w:kern w:val="2"/>
                <w:u w:color="000000"/>
                <w:lang w:val="en-US" w:eastAsia="zh-CN"/>
                <w:rPrChange w:id="28645" w:author="梁元" w:date="2019-05-14T19:51:36Z">
                  <w:rPr>
                    <w:ins w:id="28646" w:author="梁元" w:date="2019-05-14T19:51:07Z"/>
                    <w:rFonts w:hint="eastAsia" w:ascii="仿宋" w:hAnsi="仿宋" w:eastAsia="仿宋" w:cs="仿宋"/>
                    <w:color w:val="000000"/>
                    <w:kern w:val="2"/>
                    <w:u w:color="000000"/>
                    <w:lang w:val="en-US" w:eastAsia="zh-CN"/>
                  </w:rPr>
                </w:rPrChange>
                <w14:textFill>
                  <w14:solidFill>
                    <w14:schemeClr w14:val="tx1"/>
                  </w14:solidFill>
                </w14:textFill>
              </w:rPr>
            </w:pPr>
            <w:ins w:id="28647" w:author="梁元" w:date="2019-05-14T19:51:07Z">
              <w:r>
                <w:rPr>
                  <w:rFonts w:hint="eastAsia" w:ascii="仿宋" w:hAnsi="仿宋" w:eastAsia="仿宋" w:cs="仿宋"/>
                  <w:color w:val="000000" w:themeColor="text1"/>
                  <w:kern w:val="2"/>
                  <w:u w:color="000000"/>
                  <w:lang w:val="en-US" w:eastAsia="zh-CN"/>
                  <w:rPrChange w:id="28648" w:author="梁元" w:date="2019-05-14T19:51:36Z">
                    <w:rPr>
                      <w:rFonts w:hint="eastAsia" w:ascii="仿宋" w:hAnsi="仿宋" w:eastAsia="仿宋" w:cs="仿宋"/>
                      <w:color w:val="000000"/>
                      <w:kern w:val="2"/>
                      <w:u w:color="000000"/>
                      <w:lang w:val="en-US" w:eastAsia="zh-CN"/>
                    </w:rPr>
                  </w:rPrChange>
                  <w14:textFill>
                    <w14:solidFill>
                      <w14:schemeClr w14:val="tx1"/>
                    </w14:solidFill>
                  </w14:textFill>
                </w:rPr>
                <w:t>redux</w:t>
              </w:r>
            </w:ins>
          </w:p>
        </w:tc>
      </w:tr>
    </w:tbl>
    <w:p>
      <w:pPr>
        <w:ind w:firstLine="400" w:firstLineChars="200"/>
        <w:rPr>
          <w:ins w:id="28650" w:author="梁元" w:date="2019-05-14T19:51:07Z"/>
          <w:rFonts w:ascii="冬青黑体简体中文 W6" w:hAnsi="冬青黑体简体中文 W6" w:eastAsia="冬青黑体简体中文 W6" w:cs="冬青黑体简体中文 W6"/>
          <w:b w:val="0"/>
          <w:bCs w:val="0"/>
          <w:color w:val="000000" w:themeColor="text1"/>
          <w:sz w:val="20"/>
          <w:szCs w:val="20"/>
          <w:u w:color="4B4B4B"/>
          <w:lang w:val="zh-TW" w:eastAsia="zh-TW"/>
          <w:rPrChange w:id="28651" w:author="梁元" w:date="2019-05-14T19:51:36Z">
            <w:rPr>
              <w:ins w:id="28652" w:author="梁元" w:date="2019-05-14T19:51:07Z"/>
              <w:rFonts w:ascii="冬青黑体简体中文 W6" w:hAnsi="冬青黑体简体中文 W6" w:eastAsia="冬青黑体简体中文 W6" w:cs="冬青黑体简体中文 W6"/>
              <w:b w:val="0"/>
              <w:bCs w:val="0"/>
              <w:color w:val="4B4B4B"/>
              <w:sz w:val="20"/>
              <w:szCs w:val="20"/>
              <w:u w:color="4B4B4B"/>
              <w:lang w:val="zh-TW" w:eastAsia="zh-TW"/>
            </w:rPr>
          </w:rPrChange>
          <w14:textFill>
            <w14:solidFill>
              <w14:schemeClr w14:val="tx1"/>
            </w14:solidFill>
          </w14:textFill>
        </w:rPr>
      </w:pPr>
      <w:ins w:id="28653" w:author="梁元" w:date="2019-05-14T19:51:07Z">
        <w:r>
          <w:rPr>
            <w:rFonts w:ascii="冬青黑体简体中文 W6" w:hAnsi="冬青黑体简体中文 W6" w:eastAsia="冬青黑体简体中文 W6" w:cs="冬青黑体简体中文 W6"/>
            <w:b w:val="0"/>
            <w:bCs w:val="0"/>
            <w:color w:val="000000" w:themeColor="text1"/>
            <w:sz w:val="20"/>
            <w:szCs w:val="20"/>
            <w:u w:color="4B4B4B"/>
            <w:lang w:val="zh-TW" w:eastAsia="zh-TW"/>
            <w:rPrChange w:id="28654" w:author="梁元" w:date="2019-05-14T19:51:36Z">
              <w:rPr>
                <w:rFonts w:ascii="冬青黑体简体中文 W6" w:hAnsi="冬青黑体简体中文 W6" w:eastAsia="冬青黑体简体中文 W6" w:cs="冬青黑体简体中文 W6"/>
                <w:b w:val="0"/>
                <w:bCs w:val="0"/>
                <w:color w:val="4B4B4B"/>
                <w:sz w:val="20"/>
                <w:szCs w:val="20"/>
                <w:u w:color="4B4B4B"/>
                <w:lang w:val="zh-TW" w:eastAsia="zh-TW"/>
              </w:rPr>
            </w:rPrChange>
            <w14:textFill>
              <w14:solidFill>
                <w14:schemeClr w14:val="tx1"/>
              </w14:solidFill>
            </w14:textFill>
          </w:rPr>
          <w:tab/>
        </w:r>
      </w:ins>
    </w:p>
    <w:p>
      <w:pPr>
        <w:ind w:firstLine="420" w:firstLineChars="200"/>
        <w:rPr>
          <w:ins w:id="28656" w:author="梁元" w:date="2019-05-14T19:51:07Z"/>
          <w:rFonts w:ascii="Helvetica Neue" w:hAnsi="Helvetica Neue" w:eastAsia="宋体" w:cs="宋体"/>
          <w:b w:val="0"/>
          <w:bCs w:val="0"/>
          <w:color w:val="000000" w:themeColor="text1"/>
          <w:kern w:val="0"/>
          <w:sz w:val="21"/>
          <w:szCs w:val="21"/>
          <w:lang w:val="en-US" w:eastAsia="zh-TW" w:bidi="ar-SA"/>
          <w:rPrChange w:id="28657" w:author="梁元" w:date="2019-05-14T19:51:36Z">
            <w:rPr>
              <w:ins w:id="28658" w:author="梁元" w:date="2019-05-14T19:51:07Z"/>
              <w:rFonts w:ascii="Helvetica Neue" w:hAnsi="Helvetica Neue" w:eastAsia="宋体" w:cs="宋体"/>
              <w:b w:val="0"/>
              <w:bCs w:val="0"/>
              <w:color w:val="333333"/>
              <w:kern w:val="0"/>
              <w:sz w:val="21"/>
              <w:szCs w:val="21"/>
              <w:lang w:val="en-US" w:eastAsia="zh-TW" w:bidi="ar-SA"/>
            </w:rPr>
          </w:rPrChange>
          <w14:textFill>
            <w14:solidFill>
              <w14:schemeClr w14:val="tx1"/>
            </w14:solidFill>
          </w14:textFill>
        </w:rPr>
      </w:pPr>
      <w:ins w:id="28659" w:author="梁元" w:date="2019-05-14T19:51:07Z">
        <w:r>
          <w:rPr>
            <w:rFonts w:hint="eastAsia" w:ascii="Helvetica Neue" w:hAnsi="Helvetica Neue" w:eastAsia="宋体" w:cs="宋体"/>
            <w:b w:val="0"/>
            <w:bCs w:val="0"/>
            <w:color w:val="000000" w:themeColor="text1"/>
            <w:kern w:val="0"/>
            <w:sz w:val="21"/>
            <w:szCs w:val="21"/>
            <w:lang w:val="en-US" w:eastAsia="zh-TW" w:bidi="ar-SA"/>
            <w:rPrChange w:id="28660" w:author="梁元" w:date="2019-05-14T19:51:36Z">
              <w:rPr>
                <w:rFonts w:hint="eastAsia" w:ascii="Helvetica Neue" w:hAnsi="Helvetica Neue" w:eastAsia="宋体" w:cs="宋体"/>
                <w:b w:val="0"/>
                <w:bCs w:val="0"/>
                <w:color w:val="333333"/>
                <w:kern w:val="0"/>
                <w:sz w:val="21"/>
                <w:szCs w:val="21"/>
                <w:lang w:val="en-US" w:eastAsia="zh-TW" w:bidi="ar-SA"/>
              </w:rPr>
            </w:rPrChange>
            <w14:textFill>
              <w14:solidFill>
                <w14:schemeClr w14:val="tx1"/>
              </w14:solidFill>
            </w14:textFill>
          </w:rPr>
          <w:t>r</w:t>
        </w:r>
      </w:ins>
      <w:ins w:id="28662" w:author="梁元" w:date="2019-05-14T19:51:07Z">
        <w:r>
          <w:rPr>
            <w:rFonts w:ascii="Helvetica Neue" w:hAnsi="Helvetica Neue" w:eastAsia="宋体" w:cs="宋体"/>
            <w:b w:val="0"/>
            <w:bCs w:val="0"/>
            <w:color w:val="000000" w:themeColor="text1"/>
            <w:kern w:val="0"/>
            <w:sz w:val="21"/>
            <w:szCs w:val="21"/>
            <w:lang w:val="en-US" w:eastAsia="zh-TW" w:bidi="ar-SA"/>
            <w:rPrChange w:id="28663" w:author="梁元" w:date="2019-05-14T19:51:36Z">
              <w:rPr>
                <w:rFonts w:ascii="Helvetica Neue" w:hAnsi="Helvetica Neue" w:eastAsia="宋体" w:cs="宋体"/>
                <w:b w:val="0"/>
                <w:bCs w:val="0"/>
                <w:color w:val="333333"/>
                <w:kern w:val="0"/>
                <w:sz w:val="21"/>
                <w:szCs w:val="21"/>
                <w:lang w:val="en-US" w:eastAsia="zh-TW" w:bidi="ar-SA"/>
              </w:rPr>
            </w:rPrChange>
            <w14:textFill>
              <w14:solidFill>
                <w14:schemeClr w14:val="tx1"/>
              </w14:solidFill>
            </w14:textFill>
          </w:rPr>
          <w:t>eact-redux的作用是连接（connect）store和容器组件的。store是redux提供的，容器组件是react提供的。</w:t>
        </w:r>
      </w:ins>
    </w:p>
    <w:p>
      <w:pPr>
        <w:pStyle w:val="3"/>
        <w:numPr>
          <w:ilvl w:val="0"/>
          <w:numId w:val="23"/>
        </w:numPr>
        <w:spacing w:line="240" w:lineRule="auto"/>
        <w:ind w:firstLine="562" w:firstLineChars="200"/>
        <w:rPr>
          <w:ins w:id="28665" w:author="梁元" w:date="2019-05-14T19:51:07Z"/>
          <w:rFonts w:hint="eastAsia" w:ascii="仿宋" w:hAnsi="仿宋" w:eastAsia="仿宋"/>
          <w:color w:val="000000" w:themeColor="text1"/>
          <w:sz w:val="28"/>
          <w:szCs w:val="28"/>
          <w:rPrChange w:id="28666" w:author="梁元" w:date="2019-05-14T19:51:36Z">
            <w:rPr>
              <w:ins w:id="28667" w:author="梁元" w:date="2019-05-14T19:51:07Z"/>
              <w:rFonts w:hint="eastAsia" w:ascii="仿宋" w:hAnsi="仿宋" w:eastAsia="仿宋"/>
              <w:sz w:val="28"/>
              <w:szCs w:val="28"/>
            </w:rPr>
          </w:rPrChange>
          <w14:textFill>
            <w14:solidFill>
              <w14:schemeClr w14:val="tx1"/>
            </w14:solidFill>
          </w14:textFill>
        </w:rPr>
      </w:pPr>
      <w:ins w:id="28668" w:author="梁元" w:date="2019-05-14T19:51:07Z">
        <w:bookmarkStart w:id="955" w:name="_Toc31200_WPSOffice_Level2"/>
        <w:r>
          <w:rPr>
            <w:rFonts w:hint="eastAsia" w:ascii="仿宋" w:hAnsi="仿宋" w:eastAsia="仿宋"/>
            <w:color w:val="000000" w:themeColor="text1"/>
            <w:sz w:val="28"/>
            <w:szCs w:val="28"/>
            <w:rPrChange w:id="28669" w:author="梁元" w:date="2019-05-14T19:51:36Z">
              <w:rPr>
                <w:rFonts w:hint="eastAsia" w:ascii="仿宋" w:hAnsi="仿宋" w:eastAsia="仿宋"/>
                <w:sz w:val="28"/>
                <w:szCs w:val="28"/>
              </w:rPr>
            </w:rPrChange>
            <w14:textFill>
              <w14:solidFill>
                <w14:schemeClr w14:val="tx1"/>
              </w14:solidFill>
            </w14:textFill>
          </w:rPr>
          <w:t>组织应用的组件</w:t>
        </w:r>
        <w:bookmarkEnd w:id="955"/>
      </w:ins>
    </w:p>
    <w:p>
      <w:pPr>
        <w:pStyle w:val="11"/>
        <w:numPr>
          <w:ilvl w:val="0"/>
          <w:numId w:val="24"/>
        </w:numPr>
        <w:spacing w:before="0" w:beforeAutospacing="0" w:after="0" w:afterAutospacing="0"/>
        <w:ind w:firstLine="420" w:firstLineChars="200"/>
        <w:rPr>
          <w:ins w:id="28671" w:author="梁元" w:date="2019-05-14T19:51:07Z"/>
          <w:rFonts w:ascii="Helvetica Neue" w:hAnsi="Helvetica Neue"/>
          <w:color w:val="000000" w:themeColor="text1"/>
          <w:sz w:val="21"/>
          <w:szCs w:val="21"/>
          <w:rPrChange w:id="28672" w:author="梁元" w:date="2019-05-14T19:51:36Z">
            <w:rPr>
              <w:ins w:id="28673" w:author="梁元" w:date="2019-05-14T19:51:07Z"/>
              <w:rFonts w:ascii="Helvetica Neue" w:hAnsi="Helvetica Neue"/>
              <w:color w:val="333333"/>
              <w:sz w:val="21"/>
              <w:szCs w:val="21"/>
            </w:rPr>
          </w:rPrChange>
          <w14:textFill>
            <w14:solidFill>
              <w14:schemeClr w14:val="tx1"/>
            </w14:solidFill>
          </w14:textFill>
        </w:rPr>
      </w:pPr>
      <w:ins w:id="28674" w:author="梁元" w:date="2019-05-14T19:51:07Z">
        <w:r>
          <w:rPr>
            <w:rFonts w:ascii="Helvetica Neue" w:hAnsi="Helvetica Neue"/>
            <w:color w:val="000000" w:themeColor="text1"/>
            <w:sz w:val="21"/>
            <w:szCs w:val="21"/>
            <w:rPrChange w:id="28675" w:author="梁元" w:date="2019-05-14T19:51:36Z">
              <w:rPr>
                <w:rFonts w:ascii="Helvetica Neue" w:hAnsi="Helvetica Neue"/>
                <w:color w:val="333333"/>
                <w:sz w:val="21"/>
                <w:szCs w:val="21"/>
              </w:rPr>
            </w:rPrChange>
            <w14:textFill>
              <w14:solidFill>
                <w14:schemeClr w14:val="tx1"/>
              </w14:solidFill>
            </w14:textFill>
          </w:rPr>
          <w:t>组织应用的组件</w:t>
        </w:r>
      </w:ins>
    </w:p>
    <w:p>
      <w:pPr>
        <w:pStyle w:val="11"/>
        <w:numPr>
          <w:ilvl w:val="1"/>
          <w:numId w:val="24"/>
        </w:numPr>
        <w:spacing w:before="0" w:beforeAutospacing="0" w:after="0" w:afterAutospacing="0"/>
        <w:ind w:firstLine="420" w:firstLineChars="200"/>
        <w:rPr>
          <w:ins w:id="28677" w:author="梁元" w:date="2019-05-14T19:51:07Z"/>
          <w:rFonts w:ascii="Helvetica Neue" w:hAnsi="Helvetica Neue"/>
          <w:color w:val="000000" w:themeColor="text1"/>
          <w:sz w:val="21"/>
          <w:szCs w:val="21"/>
          <w:rPrChange w:id="28678" w:author="梁元" w:date="2019-05-14T19:51:36Z">
            <w:rPr>
              <w:ins w:id="28679" w:author="梁元" w:date="2019-05-14T19:51:07Z"/>
              <w:rFonts w:ascii="Helvetica Neue" w:hAnsi="Helvetica Neue"/>
              <w:color w:val="333333"/>
              <w:sz w:val="21"/>
              <w:szCs w:val="21"/>
            </w:rPr>
          </w:rPrChange>
          <w14:textFill>
            <w14:solidFill>
              <w14:schemeClr w14:val="tx1"/>
            </w14:solidFill>
          </w14:textFill>
        </w:rPr>
      </w:pPr>
      <w:ins w:id="28680" w:author="梁元" w:date="2019-05-14T19:51:07Z">
        <w:r>
          <w:rPr>
            <w:rFonts w:ascii="Helvetica Neue" w:hAnsi="Helvetica Neue"/>
            <w:color w:val="000000" w:themeColor="text1"/>
            <w:sz w:val="21"/>
            <w:szCs w:val="21"/>
            <w:rPrChange w:id="28681" w:author="梁元" w:date="2019-05-14T19:51:36Z">
              <w:rPr>
                <w:rFonts w:ascii="Helvetica Neue" w:hAnsi="Helvetica Neue"/>
                <w:color w:val="333333"/>
                <w:sz w:val="21"/>
                <w:szCs w:val="21"/>
              </w:rPr>
            </w:rPrChange>
            <w14:textFill>
              <w14:solidFill>
                <w14:schemeClr w14:val="tx1"/>
              </w14:solidFill>
            </w14:textFill>
          </w:rPr>
          <w:t>容器组件</w:t>
        </w:r>
      </w:ins>
    </w:p>
    <w:p>
      <w:pPr>
        <w:pStyle w:val="11"/>
        <w:numPr>
          <w:ilvl w:val="1"/>
          <w:numId w:val="24"/>
        </w:numPr>
        <w:spacing w:before="0" w:beforeAutospacing="0" w:after="0" w:afterAutospacing="0"/>
        <w:ind w:firstLine="420" w:firstLineChars="200"/>
        <w:rPr>
          <w:ins w:id="28683" w:author="梁元" w:date="2019-05-14T19:51:07Z"/>
          <w:rFonts w:ascii="Helvetica Neue" w:hAnsi="Helvetica Neue"/>
          <w:color w:val="000000" w:themeColor="text1"/>
          <w:sz w:val="21"/>
          <w:szCs w:val="21"/>
          <w:rPrChange w:id="28684" w:author="梁元" w:date="2019-05-14T19:51:36Z">
            <w:rPr>
              <w:ins w:id="28685" w:author="梁元" w:date="2019-05-14T19:51:07Z"/>
              <w:rFonts w:ascii="Helvetica Neue" w:hAnsi="Helvetica Neue"/>
              <w:color w:val="333333"/>
              <w:sz w:val="21"/>
              <w:szCs w:val="21"/>
            </w:rPr>
          </w:rPrChange>
          <w14:textFill>
            <w14:solidFill>
              <w14:schemeClr w14:val="tx1"/>
            </w14:solidFill>
          </w14:textFill>
        </w:rPr>
      </w:pPr>
      <w:ins w:id="28686" w:author="梁元" w:date="2019-05-14T19:51:07Z">
        <w:r>
          <w:rPr>
            <w:rFonts w:ascii="Helvetica Neue" w:hAnsi="Helvetica Neue"/>
            <w:color w:val="000000" w:themeColor="text1"/>
            <w:sz w:val="21"/>
            <w:szCs w:val="21"/>
            <w:rPrChange w:id="28687" w:author="梁元" w:date="2019-05-14T19:51:36Z">
              <w:rPr>
                <w:rFonts w:ascii="Helvetica Neue" w:hAnsi="Helvetica Neue"/>
                <w:color w:val="333333"/>
                <w:sz w:val="21"/>
                <w:szCs w:val="21"/>
              </w:rPr>
            </w:rPrChange>
            <w14:textFill>
              <w14:solidFill>
                <w14:schemeClr w14:val="tx1"/>
              </w14:solidFill>
            </w14:textFill>
          </w:rPr>
          <w:t>展示组件</w:t>
        </w:r>
      </w:ins>
    </w:p>
    <w:p>
      <w:pPr>
        <w:pStyle w:val="11"/>
        <w:spacing w:before="360" w:beforeAutospacing="0" w:after="360" w:afterAutospacing="0"/>
        <w:ind w:firstLine="420" w:firstLineChars="200"/>
        <w:rPr>
          <w:ins w:id="28689" w:author="梁元" w:date="2019-05-14T19:51:07Z"/>
          <w:rFonts w:ascii="Helvetica Neue" w:hAnsi="Helvetica Neue"/>
          <w:color w:val="000000" w:themeColor="text1"/>
          <w:sz w:val="21"/>
          <w:szCs w:val="21"/>
          <w:rPrChange w:id="28690" w:author="梁元" w:date="2019-05-14T19:51:36Z">
            <w:rPr>
              <w:ins w:id="28691" w:author="梁元" w:date="2019-05-14T19:51:07Z"/>
              <w:rFonts w:ascii="Helvetica Neue" w:hAnsi="Helvetica Neue"/>
              <w:color w:val="333333"/>
              <w:sz w:val="21"/>
              <w:szCs w:val="21"/>
            </w:rPr>
          </w:rPrChange>
          <w14:textFill>
            <w14:solidFill>
              <w14:schemeClr w14:val="tx1"/>
            </w14:solidFill>
          </w14:textFill>
        </w:rPr>
      </w:pPr>
      <w:ins w:id="28692" w:author="梁元" w:date="2019-05-14T19:51:07Z">
        <w:r>
          <w:rPr>
            <w:rFonts w:ascii="Helvetica Neue" w:hAnsi="Helvetica Neue"/>
            <w:color w:val="000000" w:themeColor="text1"/>
            <w:sz w:val="21"/>
            <w:szCs w:val="21"/>
            <w:rPrChange w:id="28693" w:author="梁元" w:date="2019-05-14T19:51:36Z">
              <w:rPr>
                <w:rFonts w:ascii="Helvetica Neue" w:hAnsi="Helvetica Neue"/>
                <w:color w:val="333333"/>
                <w:sz w:val="21"/>
                <w:szCs w:val="21"/>
              </w:rPr>
            </w:rPrChange>
            <w14:textFill>
              <w14:solidFill>
                <w14:schemeClr w14:val="tx1"/>
              </w14:solidFill>
            </w14:textFill>
          </w:rPr>
          <w:t>容器组件：位于应用最顶层的组件，用来与redux连接的。从redux中获取数据作为props。</w:t>
        </w:r>
      </w:ins>
    </w:p>
    <w:p>
      <w:pPr>
        <w:pStyle w:val="11"/>
        <w:spacing w:before="360" w:beforeAutospacing="0" w:after="360" w:afterAutospacing="0"/>
        <w:ind w:firstLine="420" w:firstLineChars="200"/>
        <w:rPr>
          <w:ins w:id="28695" w:author="梁元" w:date="2019-05-14T19:51:07Z"/>
          <w:rFonts w:ascii="Helvetica Neue" w:hAnsi="Helvetica Neue"/>
          <w:color w:val="000000" w:themeColor="text1"/>
          <w:sz w:val="21"/>
          <w:szCs w:val="21"/>
          <w:rPrChange w:id="28696" w:author="梁元" w:date="2019-05-14T19:51:36Z">
            <w:rPr>
              <w:ins w:id="28697" w:author="梁元" w:date="2019-05-14T19:51:07Z"/>
              <w:rFonts w:ascii="Helvetica Neue" w:hAnsi="Helvetica Neue"/>
              <w:color w:val="333333"/>
              <w:sz w:val="21"/>
              <w:szCs w:val="21"/>
            </w:rPr>
          </w:rPrChange>
          <w14:textFill>
            <w14:solidFill>
              <w14:schemeClr w14:val="tx1"/>
            </w14:solidFill>
          </w14:textFill>
        </w:rPr>
      </w:pPr>
      <w:ins w:id="28698" w:author="梁元" w:date="2019-05-14T19:51:07Z">
        <w:r>
          <w:rPr>
            <w:rFonts w:ascii="Helvetica Neue" w:hAnsi="Helvetica Neue"/>
            <w:color w:val="000000" w:themeColor="text1"/>
            <w:sz w:val="21"/>
            <w:szCs w:val="21"/>
            <w:rPrChange w:id="28699" w:author="梁元" w:date="2019-05-14T19:51:36Z">
              <w:rPr>
                <w:rFonts w:ascii="Helvetica Neue" w:hAnsi="Helvetica Neue"/>
                <w:color w:val="333333"/>
                <w:sz w:val="21"/>
                <w:szCs w:val="21"/>
              </w:rPr>
            </w:rPrChange>
            <w14:textFill>
              <w14:solidFill>
                <w14:schemeClr w14:val="tx1"/>
              </w14:solidFill>
            </w14:textFill>
          </w:rPr>
          <w:t>展示组件：位于应用的中间或者子组件，是纯粹的组件，与redux没有关系。他们从自己的父组件获取数据作为props，他们的共同根组件是应用的唯一的容器组件。展示组件可以维持少量的自身状态信息。</w:t>
        </w:r>
      </w:ins>
    </w:p>
    <w:p>
      <w:pPr>
        <w:pStyle w:val="3"/>
        <w:numPr>
          <w:ilvl w:val="0"/>
          <w:numId w:val="23"/>
        </w:numPr>
        <w:spacing w:line="240" w:lineRule="auto"/>
        <w:ind w:firstLine="562" w:firstLineChars="200"/>
        <w:rPr>
          <w:ins w:id="28701" w:author="梁元" w:date="2019-05-14T19:51:07Z"/>
          <w:rFonts w:hint="eastAsia" w:ascii="仿宋" w:hAnsi="仿宋" w:eastAsia="仿宋"/>
          <w:color w:val="000000" w:themeColor="text1"/>
          <w:sz w:val="28"/>
          <w:szCs w:val="28"/>
          <w:rPrChange w:id="28702" w:author="梁元" w:date="2019-05-14T19:51:36Z">
            <w:rPr>
              <w:ins w:id="28703" w:author="梁元" w:date="2019-05-14T19:51:07Z"/>
              <w:rFonts w:hint="eastAsia" w:ascii="仿宋" w:hAnsi="仿宋" w:eastAsia="仿宋"/>
              <w:sz w:val="28"/>
              <w:szCs w:val="28"/>
            </w:rPr>
          </w:rPrChange>
          <w14:textFill>
            <w14:solidFill>
              <w14:schemeClr w14:val="tx1"/>
            </w14:solidFill>
          </w14:textFill>
        </w:rPr>
      </w:pPr>
      <w:ins w:id="28704" w:author="梁元" w:date="2019-05-14T19:51:07Z">
        <w:bookmarkStart w:id="956" w:name="_Toc28058_WPSOffice_Level2"/>
        <w:r>
          <w:rPr>
            <w:rFonts w:hint="eastAsia" w:ascii="仿宋" w:hAnsi="仿宋" w:eastAsia="仿宋"/>
            <w:color w:val="000000" w:themeColor="text1"/>
            <w:sz w:val="28"/>
            <w:szCs w:val="28"/>
            <w:rPrChange w:id="28705" w:author="梁元" w:date="2019-05-14T19:51:36Z">
              <w:rPr>
                <w:rFonts w:hint="eastAsia" w:ascii="仿宋" w:hAnsi="仿宋" w:eastAsia="仿宋"/>
                <w:sz w:val="28"/>
                <w:szCs w:val="28"/>
              </w:rPr>
            </w:rPrChange>
            <w14:textFill>
              <w14:solidFill>
                <w14:schemeClr w14:val="tx1"/>
              </w14:solidFill>
            </w14:textFill>
          </w:rPr>
          <w:t>连接Store与组件</w:t>
        </w:r>
        <w:bookmarkEnd w:id="956"/>
      </w:ins>
    </w:p>
    <w:p>
      <w:pPr>
        <w:ind w:firstLine="480" w:firstLineChars="200"/>
        <w:rPr>
          <w:ins w:id="28707" w:author="梁元" w:date="2019-05-14T19:51:07Z"/>
          <w:rFonts w:hint="eastAsia"/>
          <w:color w:val="000000" w:themeColor="text1"/>
          <w:lang w:val="en-US" w:eastAsia="zh-CN"/>
          <w:rPrChange w:id="28708" w:author="梁元" w:date="2019-05-14T19:51:36Z">
            <w:rPr>
              <w:ins w:id="28709" w:author="梁元" w:date="2019-05-14T19:51:07Z"/>
              <w:rFonts w:hint="eastAsia"/>
              <w:lang w:val="en-US" w:eastAsia="zh-CN"/>
            </w:rPr>
          </w:rPrChange>
          <w14:textFill>
            <w14:solidFill>
              <w14:schemeClr w14:val="tx1"/>
            </w14:solidFill>
          </w14:textFill>
        </w:rPr>
      </w:pPr>
      <w:ins w:id="28710" w:author="梁元" w:date="2019-05-14T19:51:07Z">
        <w:r>
          <w:rPr>
            <w:rFonts w:hint="eastAsia"/>
            <w:color w:val="000000" w:themeColor="text1"/>
            <w:rPrChange w:id="28711" w:author="梁元" w:date="2019-05-14T19:51:36Z">
              <w:rPr>
                <w:rFonts w:hint="eastAsia"/>
              </w:rPr>
            </w:rPrChange>
            <w14:textFill>
              <w14:solidFill>
                <w14:schemeClr w14:val="tx1"/>
              </w14:solidFill>
            </w14:textFill>
          </w:rPr>
          <w:t>r</w:t>
        </w:r>
      </w:ins>
      <w:ins w:id="28713" w:author="梁元" w:date="2019-05-14T19:51:07Z">
        <w:r>
          <w:rPr>
            <w:rFonts w:hint="eastAsia"/>
            <w:color w:val="000000" w:themeColor="text1"/>
            <w:lang w:val="en-US" w:eastAsia="zh-CN"/>
            <w:rPrChange w:id="28714" w:author="梁元" w:date="2019-05-14T19:51:36Z">
              <w:rPr>
                <w:rFonts w:hint="eastAsia"/>
                <w:lang w:val="en-US" w:eastAsia="zh-CN"/>
              </w:rPr>
            </w:rPrChange>
            <w14:textFill>
              <w14:solidFill>
                <w14:schemeClr w14:val="tx1"/>
              </w14:solidFill>
            </w14:textFill>
          </w:rPr>
          <w:t>eact-redux仅仅提供两个关键模块：Provider和connect。</w:t>
        </w:r>
      </w:ins>
    </w:p>
    <w:p>
      <w:pPr>
        <w:pStyle w:val="11"/>
        <w:spacing w:before="360" w:beforeAutospacing="0" w:after="360" w:afterAutospacing="0"/>
        <w:ind w:firstLine="420" w:firstLineChars="200"/>
        <w:rPr>
          <w:ins w:id="28716" w:author="梁元" w:date="2019-05-14T19:51:07Z"/>
          <w:rFonts w:ascii="Helvetica Neue" w:hAnsi="Helvetica Neue"/>
          <w:color w:val="000000" w:themeColor="text1"/>
          <w:sz w:val="21"/>
          <w:szCs w:val="21"/>
          <w:rPrChange w:id="28717" w:author="梁元" w:date="2019-05-14T19:51:36Z">
            <w:rPr>
              <w:ins w:id="28718" w:author="梁元" w:date="2019-05-14T19:51:07Z"/>
              <w:rFonts w:ascii="Helvetica Neue" w:hAnsi="Helvetica Neue"/>
              <w:color w:val="333333"/>
              <w:sz w:val="21"/>
              <w:szCs w:val="21"/>
            </w:rPr>
          </w:rPrChange>
          <w14:textFill>
            <w14:solidFill>
              <w14:schemeClr w14:val="tx1"/>
            </w14:solidFill>
          </w14:textFill>
        </w:rPr>
      </w:pPr>
      <w:ins w:id="28719" w:author="梁元" w:date="2019-05-14T19:51:07Z">
        <w:r>
          <w:rPr>
            <w:rFonts w:ascii="Helvetica Neue" w:hAnsi="Helvetica Neue"/>
            <w:color w:val="000000" w:themeColor="text1"/>
            <w:sz w:val="21"/>
            <w:szCs w:val="21"/>
            <w:rPrChange w:id="28720" w:author="梁元" w:date="2019-05-14T19:51:36Z">
              <w:rPr>
                <w:rFonts w:ascii="Helvetica Neue" w:hAnsi="Helvetica Neue"/>
                <w:color w:val="333333"/>
                <w:sz w:val="21"/>
                <w:szCs w:val="21"/>
              </w:rPr>
            </w:rPrChange>
            <w14:textFill>
              <w14:solidFill>
                <w14:schemeClr w14:val="tx1"/>
              </w14:solidFill>
            </w14:textFill>
          </w:rPr>
          <w:t>源码：</w:t>
        </w:r>
      </w:ins>
    </w:p>
    <w:p>
      <w:pPr>
        <w:pStyle w:val="10"/>
        <w:wordWrap w:val="0"/>
        <w:spacing w:after="360"/>
        <w:ind w:firstLine="440" w:firstLineChars="200"/>
        <w:rPr>
          <w:ins w:id="28722" w:author="梁元" w:date="2019-05-14T19:51:07Z"/>
          <w:rStyle w:val="19"/>
          <w:rFonts w:ascii="Consolas" w:hAnsi="Consolas"/>
          <w:color w:val="000000" w:themeColor="text1"/>
          <w:sz w:val="22"/>
          <w:szCs w:val="22"/>
          <w:rPrChange w:id="28723" w:author="梁元" w:date="2019-05-14T19:51:36Z">
            <w:rPr>
              <w:ins w:id="28724" w:author="梁元" w:date="2019-05-14T19:51:07Z"/>
              <w:rStyle w:val="19"/>
              <w:rFonts w:ascii="Consolas" w:hAnsi="Consolas"/>
              <w:color w:val="657B83"/>
              <w:sz w:val="22"/>
              <w:szCs w:val="22"/>
            </w:rPr>
          </w:rPrChange>
          <w14:textFill>
            <w14:solidFill>
              <w14:schemeClr w14:val="tx1"/>
            </w14:solidFill>
          </w14:textFill>
        </w:rPr>
      </w:pPr>
      <w:ins w:id="28725" w:author="梁元" w:date="2019-05-14T19:51:07Z">
        <w:r>
          <w:rPr>
            <w:rStyle w:val="24"/>
            <w:rFonts w:hint="eastAsia" w:ascii="Consolas" w:hAnsi="Consolas"/>
            <w:color w:val="000000" w:themeColor="text1"/>
            <w:sz w:val="22"/>
            <w:szCs w:val="22"/>
            <w:rPrChange w:id="28726" w:author="梁元" w:date="2019-05-14T19:51:36Z">
              <w:rPr>
                <w:rStyle w:val="24"/>
                <w:rFonts w:hint="eastAsia" w:ascii="Consolas" w:hAnsi="Consolas"/>
                <w:color w:val="859900"/>
                <w:sz w:val="22"/>
                <w:szCs w:val="22"/>
              </w:rPr>
            </w:rPrChange>
            <w14:textFill>
              <w14:solidFill>
                <w14:schemeClr w14:val="tx1"/>
              </w14:solidFill>
            </w14:textFill>
          </w:rPr>
          <w:tab/>
        </w:r>
      </w:ins>
      <w:ins w:id="28728" w:author="梁元" w:date="2019-05-14T19:51:07Z">
        <w:r>
          <w:rPr>
            <w:rStyle w:val="24"/>
            <w:rFonts w:ascii="Consolas" w:hAnsi="Consolas"/>
            <w:color w:val="000000" w:themeColor="text1"/>
            <w:sz w:val="22"/>
            <w:szCs w:val="22"/>
            <w:rPrChange w:id="28729" w:author="梁元" w:date="2019-05-14T19:51:36Z">
              <w:rPr>
                <w:rStyle w:val="24"/>
                <w:rFonts w:ascii="Consolas" w:hAnsi="Consolas"/>
                <w:color w:val="859900"/>
                <w:sz w:val="22"/>
                <w:szCs w:val="22"/>
              </w:rPr>
            </w:rPrChange>
            <w14:textFill>
              <w14:solidFill>
                <w14:schemeClr w14:val="tx1"/>
              </w14:solidFill>
            </w14:textFill>
          </w:rPr>
          <w:t>import</w:t>
        </w:r>
      </w:ins>
      <w:ins w:id="28731" w:author="梁元" w:date="2019-05-14T19:51:07Z">
        <w:r>
          <w:rPr>
            <w:rStyle w:val="19"/>
            <w:rFonts w:ascii="Consolas" w:hAnsi="Consolas"/>
            <w:color w:val="000000" w:themeColor="text1"/>
            <w:sz w:val="22"/>
            <w:szCs w:val="22"/>
            <w:rPrChange w:id="28732" w:author="梁元" w:date="2019-05-14T19:51:36Z">
              <w:rPr>
                <w:rStyle w:val="19"/>
                <w:rFonts w:ascii="Consolas" w:hAnsi="Consolas"/>
                <w:color w:val="657B83"/>
                <w:sz w:val="22"/>
                <w:szCs w:val="22"/>
              </w:rPr>
            </w:rPrChange>
            <w14:textFill>
              <w14:solidFill>
                <w14:schemeClr w14:val="tx1"/>
              </w14:solidFill>
            </w14:textFill>
          </w:rPr>
          <w:t xml:space="preserve"> Provider </w:t>
        </w:r>
      </w:ins>
      <w:ins w:id="28734" w:author="梁元" w:date="2019-05-14T19:51:07Z">
        <w:r>
          <w:rPr>
            <w:rStyle w:val="24"/>
            <w:rFonts w:ascii="Consolas" w:hAnsi="Consolas"/>
            <w:color w:val="000000" w:themeColor="text1"/>
            <w:sz w:val="22"/>
            <w:szCs w:val="22"/>
            <w:rPrChange w:id="28735" w:author="梁元" w:date="2019-05-14T19:51:36Z">
              <w:rPr>
                <w:rStyle w:val="24"/>
                <w:rFonts w:ascii="Consolas" w:hAnsi="Consolas"/>
                <w:color w:val="859900"/>
                <w:sz w:val="22"/>
                <w:szCs w:val="22"/>
              </w:rPr>
            </w:rPrChange>
            <w14:textFill>
              <w14:solidFill>
                <w14:schemeClr w14:val="tx1"/>
              </w14:solidFill>
            </w14:textFill>
          </w:rPr>
          <w:t>from</w:t>
        </w:r>
      </w:ins>
      <w:ins w:id="28737" w:author="梁元" w:date="2019-05-14T19:51:07Z">
        <w:r>
          <w:rPr>
            <w:rStyle w:val="19"/>
            <w:rFonts w:ascii="Consolas" w:hAnsi="Consolas"/>
            <w:color w:val="000000" w:themeColor="text1"/>
            <w:sz w:val="22"/>
            <w:szCs w:val="22"/>
            <w:rPrChange w:id="28738" w:author="梁元" w:date="2019-05-14T19:51:36Z">
              <w:rPr>
                <w:rStyle w:val="19"/>
                <w:rFonts w:ascii="Consolas" w:hAnsi="Consolas"/>
                <w:color w:val="657B83"/>
                <w:sz w:val="22"/>
                <w:szCs w:val="22"/>
              </w:rPr>
            </w:rPrChange>
            <w14:textFill>
              <w14:solidFill>
                <w14:schemeClr w14:val="tx1"/>
              </w14:solidFill>
            </w14:textFill>
          </w:rPr>
          <w:t xml:space="preserve"> </w:t>
        </w:r>
      </w:ins>
      <w:ins w:id="28740" w:author="梁元" w:date="2019-05-14T19:51:07Z">
        <w:r>
          <w:rPr>
            <w:rStyle w:val="25"/>
            <w:rFonts w:ascii="Consolas" w:hAnsi="Consolas"/>
            <w:color w:val="000000" w:themeColor="text1"/>
            <w:sz w:val="22"/>
            <w:szCs w:val="22"/>
            <w:rPrChange w:id="28741" w:author="梁元" w:date="2019-05-14T19:51:36Z">
              <w:rPr>
                <w:rStyle w:val="25"/>
                <w:rFonts w:ascii="Consolas" w:hAnsi="Consolas"/>
                <w:color w:val="2AA198"/>
                <w:sz w:val="22"/>
                <w:szCs w:val="22"/>
              </w:rPr>
            </w:rPrChange>
            <w14:textFill>
              <w14:solidFill>
                <w14:schemeClr w14:val="tx1"/>
              </w14:solidFill>
            </w14:textFill>
          </w:rPr>
          <w:t>'./components/Provider'</w:t>
        </w:r>
      </w:ins>
    </w:p>
    <w:p>
      <w:pPr>
        <w:pStyle w:val="10"/>
        <w:wordWrap w:val="0"/>
        <w:spacing w:after="360"/>
        <w:ind w:firstLine="440" w:firstLineChars="200"/>
        <w:rPr>
          <w:ins w:id="28743" w:author="梁元" w:date="2019-05-14T19:51:07Z"/>
          <w:rStyle w:val="19"/>
          <w:rFonts w:ascii="Consolas" w:hAnsi="Consolas"/>
          <w:color w:val="000000" w:themeColor="text1"/>
          <w:sz w:val="22"/>
          <w:szCs w:val="22"/>
          <w:rPrChange w:id="28744" w:author="梁元" w:date="2019-05-14T19:51:36Z">
            <w:rPr>
              <w:ins w:id="28745" w:author="梁元" w:date="2019-05-14T19:51:07Z"/>
              <w:rStyle w:val="19"/>
              <w:rFonts w:ascii="Consolas" w:hAnsi="Consolas"/>
              <w:color w:val="657B83"/>
              <w:sz w:val="22"/>
              <w:szCs w:val="22"/>
            </w:rPr>
          </w:rPrChange>
          <w14:textFill>
            <w14:solidFill>
              <w14:schemeClr w14:val="tx1"/>
            </w14:solidFill>
          </w14:textFill>
        </w:rPr>
      </w:pPr>
      <w:ins w:id="28746" w:author="梁元" w:date="2019-05-14T19:51:07Z">
        <w:r>
          <w:rPr>
            <w:rStyle w:val="24"/>
            <w:rFonts w:hint="eastAsia" w:ascii="Consolas" w:hAnsi="Consolas"/>
            <w:color w:val="000000" w:themeColor="text1"/>
            <w:sz w:val="22"/>
            <w:szCs w:val="22"/>
            <w:rPrChange w:id="28747" w:author="梁元" w:date="2019-05-14T19:51:36Z">
              <w:rPr>
                <w:rStyle w:val="24"/>
                <w:rFonts w:hint="eastAsia" w:ascii="Consolas" w:hAnsi="Consolas"/>
                <w:color w:val="859900"/>
                <w:sz w:val="22"/>
                <w:szCs w:val="22"/>
              </w:rPr>
            </w:rPrChange>
            <w14:textFill>
              <w14:solidFill>
                <w14:schemeClr w14:val="tx1"/>
              </w14:solidFill>
            </w14:textFill>
          </w:rPr>
          <w:tab/>
        </w:r>
      </w:ins>
      <w:ins w:id="28749" w:author="梁元" w:date="2019-05-14T19:51:07Z">
        <w:r>
          <w:rPr>
            <w:rStyle w:val="24"/>
            <w:rFonts w:ascii="Consolas" w:hAnsi="Consolas"/>
            <w:color w:val="000000" w:themeColor="text1"/>
            <w:sz w:val="22"/>
            <w:szCs w:val="22"/>
            <w:rPrChange w:id="28750" w:author="梁元" w:date="2019-05-14T19:51:36Z">
              <w:rPr>
                <w:rStyle w:val="24"/>
                <w:rFonts w:ascii="Consolas" w:hAnsi="Consolas"/>
                <w:color w:val="859900"/>
                <w:sz w:val="22"/>
                <w:szCs w:val="22"/>
              </w:rPr>
            </w:rPrChange>
            <w14:textFill>
              <w14:solidFill>
                <w14:schemeClr w14:val="tx1"/>
              </w14:solidFill>
            </w14:textFill>
          </w:rPr>
          <w:t>import</w:t>
        </w:r>
      </w:ins>
      <w:ins w:id="28752" w:author="梁元" w:date="2019-05-14T19:51:07Z">
        <w:r>
          <w:rPr>
            <w:rStyle w:val="19"/>
            <w:rFonts w:ascii="Consolas" w:hAnsi="Consolas"/>
            <w:color w:val="000000" w:themeColor="text1"/>
            <w:sz w:val="22"/>
            <w:szCs w:val="22"/>
            <w:rPrChange w:id="28753" w:author="梁元" w:date="2019-05-14T19:51:36Z">
              <w:rPr>
                <w:rStyle w:val="19"/>
                <w:rFonts w:ascii="Consolas" w:hAnsi="Consolas"/>
                <w:color w:val="657B83"/>
                <w:sz w:val="22"/>
                <w:szCs w:val="22"/>
              </w:rPr>
            </w:rPrChange>
            <w14:textFill>
              <w14:solidFill>
                <w14:schemeClr w14:val="tx1"/>
              </w14:solidFill>
            </w14:textFill>
          </w:rPr>
          <w:t xml:space="preserve"> connect </w:t>
        </w:r>
      </w:ins>
      <w:ins w:id="28755" w:author="梁元" w:date="2019-05-14T19:51:07Z">
        <w:r>
          <w:rPr>
            <w:rStyle w:val="24"/>
            <w:rFonts w:ascii="Consolas" w:hAnsi="Consolas"/>
            <w:color w:val="000000" w:themeColor="text1"/>
            <w:sz w:val="22"/>
            <w:szCs w:val="22"/>
            <w:rPrChange w:id="28756" w:author="梁元" w:date="2019-05-14T19:51:36Z">
              <w:rPr>
                <w:rStyle w:val="24"/>
                <w:rFonts w:ascii="Consolas" w:hAnsi="Consolas"/>
                <w:color w:val="859900"/>
                <w:sz w:val="22"/>
                <w:szCs w:val="22"/>
              </w:rPr>
            </w:rPrChange>
            <w14:textFill>
              <w14:solidFill>
                <w14:schemeClr w14:val="tx1"/>
              </w14:solidFill>
            </w14:textFill>
          </w:rPr>
          <w:t>from</w:t>
        </w:r>
      </w:ins>
      <w:ins w:id="28758" w:author="梁元" w:date="2019-05-14T19:51:07Z">
        <w:r>
          <w:rPr>
            <w:rStyle w:val="19"/>
            <w:rFonts w:ascii="Consolas" w:hAnsi="Consolas"/>
            <w:color w:val="000000" w:themeColor="text1"/>
            <w:sz w:val="22"/>
            <w:szCs w:val="22"/>
            <w:rPrChange w:id="28759" w:author="梁元" w:date="2019-05-14T19:51:36Z">
              <w:rPr>
                <w:rStyle w:val="19"/>
                <w:rFonts w:ascii="Consolas" w:hAnsi="Consolas"/>
                <w:color w:val="657B83"/>
                <w:sz w:val="22"/>
                <w:szCs w:val="22"/>
              </w:rPr>
            </w:rPrChange>
            <w14:textFill>
              <w14:solidFill>
                <w14:schemeClr w14:val="tx1"/>
              </w14:solidFill>
            </w14:textFill>
          </w:rPr>
          <w:t xml:space="preserve"> </w:t>
        </w:r>
      </w:ins>
      <w:ins w:id="28761" w:author="梁元" w:date="2019-05-14T19:51:07Z">
        <w:r>
          <w:rPr>
            <w:rStyle w:val="25"/>
            <w:rFonts w:ascii="Consolas" w:hAnsi="Consolas"/>
            <w:color w:val="000000" w:themeColor="text1"/>
            <w:sz w:val="22"/>
            <w:szCs w:val="22"/>
            <w:rPrChange w:id="28762" w:author="梁元" w:date="2019-05-14T19:51:36Z">
              <w:rPr>
                <w:rStyle w:val="25"/>
                <w:rFonts w:ascii="Consolas" w:hAnsi="Consolas"/>
                <w:color w:val="2AA198"/>
                <w:sz w:val="22"/>
                <w:szCs w:val="22"/>
              </w:rPr>
            </w:rPrChange>
            <w14:textFill>
              <w14:solidFill>
                <w14:schemeClr w14:val="tx1"/>
              </w14:solidFill>
            </w14:textFill>
          </w:rPr>
          <w:t>'./components/connect'</w:t>
        </w:r>
      </w:ins>
    </w:p>
    <w:p>
      <w:pPr>
        <w:pStyle w:val="10"/>
        <w:wordWrap w:val="0"/>
        <w:spacing w:after="360"/>
        <w:ind w:firstLine="440" w:firstLineChars="200"/>
        <w:rPr>
          <w:ins w:id="28764" w:author="梁元" w:date="2019-05-14T19:51:07Z"/>
          <w:rFonts w:ascii="Consolas" w:hAnsi="Consolas"/>
          <w:color w:val="000000" w:themeColor="text1"/>
          <w:sz w:val="22"/>
          <w:szCs w:val="22"/>
          <w:rPrChange w:id="28765" w:author="梁元" w:date="2019-05-14T19:51:36Z">
            <w:rPr>
              <w:ins w:id="28766" w:author="梁元" w:date="2019-05-14T19:51:07Z"/>
              <w:rFonts w:ascii="Consolas" w:hAnsi="Consolas"/>
              <w:color w:val="657B83"/>
              <w:sz w:val="22"/>
              <w:szCs w:val="22"/>
            </w:rPr>
          </w:rPrChange>
          <w14:textFill>
            <w14:solidFill>
              <w14:schemeClr w14:val="tx1"/>
            </w14:solidFill>
          </w14:textFill>
        </w:rPr>
      </w:pPr>
      <w:ins w:id="28767" w:author="梁元" w:date="2019-05-14T19:51:07Z">
        <w:r>
          <w:rPr>
            <w:rStyle w:val="19"/>
            <w:rFonts w:hint="eastAsia" w:ascii="Consolas" w:hAnsi="Consolas"/>
            <w:color w:val="000000" w:themeColor="text1"/>
            <w:sz w:val="22"/>
            <w:szCs w:val="22"/>
            <w:rPrChange w:id="28768" w:author="梁元" w:date="2019-05-14T19:51:36Z">
              <w:rPr>
                <w:rStyle w:val="19"/>
                <w:rFonts w:hint="eastAsia" w:ascii="Consolas" w:hAnsi="Consolas"/>
                <w:color w:val="657B83"/>
                <w:sz w:val="22"/>
                <w:szCs w:val="22"/>
              </w:rPr>
            </w:rPrChange>
            <w14:textFill>
              <w14:solidFill>
                <w14:schemeClr w14:val="tx1"/>
              </w14:solidFill>
            </w14:textFill>
          </w:rPr>
          <w:tab/>
        </w:r>
      </w:ins>
      <w:ins w:id="28770" w:author="梁元" w:date="2019-05-14T19:51:07Z">
        <w:r>
          <w:rPr>
            <w:rStyle w:val="19"/>
            <w:rFonts w:ascii="Consolas" w:hAnsi="Consolas"/>
            <w:color w:val="000000" w:themeColor="text1"/>
            <w:sz w:val="22"/>
            <w:szCs w:val="22"/>
            <w:rPrChange w:id="28771" w:author="梁元" w:date="2019-05-14T19:51:36Z">
              <w:rPr>
                <w:rStyle w:val="19"/>
                <w:rFonts w:ascii="Consolas" w:hAnsi="Consolas"/>
                <w:color w:val="657B83"/>
                <w:sz w:val="22"/>
                <w:szCs w:val="22"/>
              </w:rPr>
            </w:rPrChange>
            <w14:textFill>
              <w14:solidFill>
                <w14:schemeClr w14:val="tx1"/>
              </w14:solidFill>
            </w14:textFill>
          </w:rPr>
          <w:t>export { Provider, connect }</w:t>
        </w:r>
      </w:ins>
    </w:p>
    <w:p>
      <w:pPr>
        <w:pStyle w:val="11"/>
        <w:numPr>
          <w:ilvl w:val="0"/>
          <w:numId w:val="25"/>
        </w:numPr>
        <w:spacing w:before="0" w:beforeAutospacing="0" w:after="0" w:afterAutospacing="0"/>
        <w:ind w:firstLine="420" w:firstLineChars="200"/>
        <w:rPr>
          <w:ins w:id="28773" w:author="梁元" w:date="2019-05-14T19:51:07Z"/>
          <w:rFonts w:ascii="Helvetica Neue" w:hAnsi="Helvetica Neue"/>
          <w:color w:val="000000" w:themeColor="text1"/>
          <w:sz w:val="21"/>
          <w:szCs w:val="21"/>
          <w:rPrChange w:id="28774" w:author="梁元" w:date="2019-05-14T19:51:36Z">
            <w:rPr>
              <w:ins w:id="28775" w:author="梁元" w:date="2019-05-14T19:51:07Z"/>
              <w:rFonts w:ascii="Helvetica Neue" w:hAnsi="Helvetica Neue"/>
              <w:color w:val="333333"/>
              <w:sz w:val="21"/>
              <w:szCs w:val="21"/>
            </w:rPr>
          </w:rPrChange>
          <w14:textFill>
            <w14:solidFill>
              <w14:schemeClr w14:val="tx1"/>
            </w14:solidFill>
          </w14:textFill>
        </w:rPr>
      </w:pPr>
      <w:ins w:id="28776" w:author="梁元" w:date="2019-05-14T19:51:07Z">
        <w:r>
          <w:rPr>
            <w:rFonts w:ascii="Helvetica Neue" w:hAnsi="Helvetica Neue"/>
            <w:color w:val="000000" w:themeColor="text1"/>
            <w:sz w:val="21"/>
            <w:szCs w:val="21"/>
            <w:rPrChange w:id="28777" w:author="梁元" w:date="2019-05-14T19:51:36Z">
              <w:rPr>
                <w:rFonts w:ascii="Helvetica Neue" w:hAnsi="Helvetica Neue"/>
                <w:color w:val="333333"/>
                <w:sz w:val="21"/>
                <w:szCs w:val="21"/>
              </w:rPr>
            </w:rPrChange>
            <w14:textFill>
              <w14:solidFill>
                <w14:schemeClr w14:val="tx1"/>
              </w14:solidFill>
            </w14:textFill>
          </w:rPr>
          <w:t>Provider：是一个组件，接受一个store属性和一个子组件（也就是上面说到的：store是redux提供的，容器组件是是react提供的。）</w:t>
        </w:r>
      </w:ins>
    </w:p>
    <w:p>
      <w:pPr>
        <w:ind w:firstLine="480" w:firstLineChars="200"/>
        <w:rPr>
          <w:ins w:id="28779" w:author="梁元" w:date="2019-05-14T19:51:07Z"/>
          <w:color w:val="000000" w:themeColor="text1"/>
          <w:rPrChange w:id="28780" w:author="梁元" w:date="2019-05-14T19:51:36Z">
            <w:rPr>
              <w:ins w:id="28781" w:author="梁元" w:date="2019-05-14T19:51:07Z"/>
            </w:rPr>
          </w:rPrChange>
          <w14:textFill>
            <w14:solidFill>
              <w14:schemeClr w14:val="tx1"/>
            </w14:solidFill>
          </w14:textFill>
        </w:rPr>
      </w:pPr>
    </w:p>
    <w:p>
      <w:pPr>
        <w:pStyle w:val="3"/>
        <w:numPr>
          <w:ilvl w:val="0"/>
          <w:numId w:val="23"/>
        </w:numPr>
        <w:spacing w:line="240" w:lineRule="auto"/>
        <w:ind w:firstLine="562" w:firstLineChars="200"/>
        <w:rPr>
          <w:ins w:id="28782" w:author="梁元" w:date="2019-05-14T19:51:07Z"/>
          <w:rFonts w:hint="eastAsia" w:ascii="仿宋" w:hAnsi="仿宋" w:eastAsia="仿宋"/>
          <w:color w:val="000000" w:themeColor="text1"/>
          <w:sz w:val="28"/>
          <w:szCs w:val="28"/>
          <w:rPrChange w:id="28783" w:author="梁元" w:date="2019-05-14T19:51:36Z">
            <w:rPr>
              <w:ins w:id="28784" w:author="梁元" w:date="2019-05-14T19:51:07Z"/>
              <w:rFonts w:hint="eastAsia" w:ascii="仿宋" w:hAnsi="仿宋" w:eastAsia="仿宋"/>
              <w:sz w:val="28"/>
              <w:szCs w:val="28"/>
            </w:rPr>
          </w:rPrChange>
          <w14:textFill>
            <w14:solidFill>
              <w14:schemeClr w14:val="tx1"/>
            </w14:solidFill>
          </w14:textFill>
        </w:rPr>
      </w:pPr>
      <w:ins w:id="28785" w:author="梁元" w:date="2019-05-14T19:51:07Z">
        <w:bookmarkStart w:id="957" w:name="_Toc2618_WPSOffice_Level2"/>
        <w:r>
          <w:rPr>
            <w:rFonts w:hint="eastAsia" w:ascii="仿宋" w:hAnsi="仿宋" w:eastAsia="仿宋"/>
            <w:color w:val="000000" w:themeColor="text1"/>
            <w:sz w:val="28"/>
            <w:szCs w:val="28"/>
            <w:rPrChange w:id="28786" w:author="梁元" w:date="2019-05-14T19:51:36Z">
              <w:rPr>
                <w:rFonts w:hint="eastAsia" w:ascii="仿宋" w:hAnsi="仿宋" w:eastAsia="仿宋"/>
                <w:sz w:val="28"/>
                <w:szCs w:val="28"/>
              </w:rPr>
            </w:rPrChange>
            <w14:textFill>
              <w14:solidFill>
                <w14:schemeClr w14:val="tx1"/>
              </w14:solidFill>
            </w14:textFill>
          </w:rPr>
          <w:t>通常解法</w:t>
        </w:r>
        <w:bookmarkEnd w:id="957"/>
      </w:ins>
    </w:p>
    <w:p>
      <w:pPr>
        <w:pStyle w:val="10"/>
        <w:wordWrap w:val="0"/>
        <w:spacing w:after="360"/>
        <w:ind w:firstLine="440" w:firstLineChars="200"/>
        <w:rPr>
          <w:ins w:id="28788" w:author="梁元" w:date="2019-05-14T19:51:07Z"/>
          <w:rStyle w:val="19"/>
          <w:rFonts w:ascii="Consolas" w:hAnsi="Consolas"/>
          <w:color w:val="000000" w:themeColor="text1"/>
          <w:sz w:val="22"/>
          <w:szCs w:val="22"/>
          <w:rPrChange w:id="28789" w:author="梁元" w:date="2019-05-14T19:51:36Z">
            <w:rPr>
              <w:ins w:id="28790" w:author="梁元" w:date="2019-05-14T19:51:07Z"/>
              <w:rStyle w:val="19"/>
              <w:rFonts w:ascii="Consolas" w:hAnsi="Consolas"/>
              <w:color w:val="657B83"/>
              <w:sz w:val="22"/>
              <w:szCs w:val="22"/>
            </w:rPr>
          </w:rPrChange>
          <w14:textFill>
            <w14:solidFill>
              <w14:schemeClr w14:val="tx1"/>
            </w14:solidFill>
          </w14:textFill>
        </w:rPr>
      </w:pPr>
      <w:ins w:id="28791" w:author="梁元" w:date="2019-05-14T19:51:07Z">
        <w:r>
          <w:rPr>
            <w:rStyle w:val="19"/>
            <w:rFonts w:ascii="Consolas" w:hAnsi="Consolas"/>
            <w:color w:val="000000" w:themeColor="text1"/>
            <w:sz w:val="22"/>
            <w:szCs w:val="22"/>
            <w:rPrChange w:id="28792" w:author="梁元" w:date="2019-05-14T19:51:36Z">
              <w:rPr>
                <w:rStyle w:val="19"/>
                <w:rFonts w:ascii="Consolas" w:hAnsi="Consolas"/>
                <w:color w:val="657B83"/>
                <w:sz w:val="22"/>
                <w:szCs w:val="22"/>
              </w:rPr>
            </w:rPrChange>
            <w14:textFill>
              <w14:solidFill>
                <w14:schemeClr w14:val="tx1"/>
              </w14:solidFill>
            </w14:textFill>
          </w:rPr>
          <w:t>ReactDOM.render(</w:t>
        </w:r>
      </w:ins>
    </w:p>
    <w:p>
      <w:pPr>
        <w:pStyle w:val="10"/>
        <w:wordWrap w:val="0"/>
        <w:spacing w:after="360"/>
        <w:ind w:firstLine="440" w:firstLineChars="200"/>
        <w:rPr>
          <w:ins w:id="28794" w:author="梁元" w:date="2019-05-14T19:51:07Z"/>
          <w:rStyle w:val="19"/>
          <w:rFonts w:ascii="Consolas" w:hAnsi="Consolas"/>
          <w:color w:val="000000" w:themeColor="text1"/>
          <w:sz w:val="22"/>
          <w:szCs w:val="22"/>
          <w:rPrChange w:id="28795" w:author="梁元" w:date="2019-05-14T19:51:36Z">
            <w:rPr>
              <w:ins w:id="28796" w:author="梁元" w:date="2019-05-14T19:51:07Z"/>
              <w:rStyle w:val="19"/>
              <w:rFonts w:ascii="Consolas" w:hAnsi="Consolas"/>
              <w:color w:val="657B83"/>
              <w:sz w:val="22"/>
              <w:szCs w:val="22"/>
            </w:rPr>
          </w:rPrChange>
          <w14:textFill>
            <w14:solidFill>
              <w14:schemeClr w14:val="tx1"/>
            </w14:solidFill>
          </w14:textFill>
        </w:rPr>
      </w:pPr>
      <w:ins w:id="28797" w:author="梁元" w:date="2019-05-14T19:51:07Z">
        <w:r>
          <w:rPr>
            <w:rStyle w:val="19"/>
            <w:rFonts w:ascii="Consolas" w:hAnsi="Consolas"/>
            <w:color w:val="000000" w:themeColor="text1"/>
            <w:sz w:val="22"/>
            <w:szCs w:val="22"/>
            <w:rPrChange w:id="28798" w:author="梁元" w:date="2019-05-14T19:51:36Z">
              <w:rPr>
                <w:rStyle w:val="19"/>
                <w:rFonts w:ascii="Consolas" w:hAnsi="Consolas"/>
                <w:color w:val="657B83"/>
                <w:sz w:val="22"/>
                <w:szCs w:val="22"/>
              </w:rPr>
            </w:rPrChange>
            <w14:textFill>
              <w14:solidFill>
                <w14:schemeClr w14:val="tx1"/>
              </w14:solidFill>
            </w14:textFill>
          </w:rPr>
          <w:t xml:space="preserve">    </w:t>
        </w:r>
      </w:ins>
      <w:ins w:id="28800" w:author="梁元" w:date="2019-05-14T19:51:07Z">
        <w:r>
          <w:rPr>
            <w:rStyle w:val="26"/>
            <w:rFonts w:ascii="Consolas" w:hAnsi="Consolas"/>
            <w:color w:val="000000" w:themeColor="text1"/>
            <w:sz w:val="22"/>
            <w:szCs w:val="22"/>
            <w:rPrChange w:id="28801" w:author="梁元" w:date="2019-05-14T19:51:36Z">
              <w:rPr>
                <w:rStyle w:val="26"/>
                <w:rFonts w:ascii="Consolas" w:hAnsi="Consolas"/>
                <w:color w:val="657B83"/>
                <w:sz w:val="22"/>
                <w:szCs w:val="22"/>
              </w:rPr>
            </w:rPrChange>
            <w14:textFill>
              <w14:solidFill>
                <w14:schemeClr w14:val="tx1"/>
              </w14:solidFill>
            </w14:textFill>
          </w:rPr>
          <w:t>&lt;</w:t>
        </w:r>
      </w:ins>
      <w:ins w:id="28803" w:author="梁元" w:date="2019-05-14T19:51:07Z">
        <w:r>
          <w:rPr>
            <w:rStyle w:val="27"/>
            <w:rFonts w:ascii="Consolas" w:hAnsi="Consolas"/>
            <w:color w:val="000000" w:themeColor="text1"/>
            <w:sz w:val="22"/>
            <w:szCs w:val="22"/>
            <w:rPrChange w:id="28804" w:author="梁元" w:date="2019-05-14T19:51:36Z">
              <w:rPr>
                <w:rStyle w:val="27"/>
                <w:rFonts w:ascii="Consolas" w:hAnsi="Consolas"/>
                <w:color w:val="268BD2"/>
                <w:sz w:val="22"/>
                <w:szCs w:val="22"/>
              </w:rPr>
            </w:rPrChange>
            <w14:textFill>
              <w14:solidFill>
                <w14:schemeClr w14:val="tx1"/>
              </w14:solidFill>
            </w14:textFill>
          </w:rPr>
          <w:t>Provider</w:t>
        </w:r>
      </w:ins>
      <w:ins w:id="28806" w:author="梁元" w:date="2019-05-14T19:51:07Z">
        <w:r>
          <w:rPr>
            <w:rStyle w:val="26"/>
            <w:rFonts w:ascii="Consolas" w:hAnsi="Consolas"/>
            <w:color w:val="000000" w:themeColor="text1"/>
            <w:sz w:val="22"/>
            <w:szCs w:val="22"/>
            <w:rPrChange w:id="28807" w:author="梁元" w:date="2019-05-14T19:51:36Z">
              <w:rPr>
                <w:rStyle w:val="26"/>
                <w:rFonts w:ascii="Consolas" w:hAnsi="Consolas"/>
                <w:color w:val="657B83"/>
                <w:sz w:val="22"/>
                <w:szCs w:val="22"/>
              </w:rPr>
            </w:rPrChange>
            <w14:textFill>
              <w14:solidFill>
                <w14:schemeClr w14:val="tx1"/>
              </w14:solidFill>
            </w14:textFill>
          </w:rPr>
          <w:t xml:space="preserve"> </w:t>
        </w:r>
      </w:ins>
      <w:ins w:id="28809" w:author="梁元" w:date="2019-05-14T19:51:07Z">
        <w:r>
          <w:rPr>
            <w:rStyle w:val="28"/>
            <w:rFonts w:ascii="Consolas" w:hAnsi="Consolas"/>
            <w:color w:val="000000" w:themeColor="text1"/>
            <w:sz w:val="22"/>
            <w:szCs w:val="22"/>
            <w:rPrChange w:id="28810" w:author="梁元" w:date="2019-05-14T19:51:36Z">
              <w:rPr>
                <w:rStyle w:val="28"/>
                <w:rFonts w:ascii="Consolas" w:hAnsi="Consolas"/>
                <w:color w:val="B58900"/>
                <w:sz w:val="22"/>
                <w:szCs w:val="22"/>
              </w:rPr>
            </w:rPrChange>
            <w14:textFill>
              <w14:solidFill>
                <w14:schemeClr w14:val="tx1"/>
              </w14:solidFill>
            </w14:textFill>
          </w:rPr>
          <w:t>store</w:t>
        </w:r>
      </w:ins>
      <w:ins w:id="28812" w:author="梁元" w:date="2019-05-14T19:51:07Z">
        <w:r>
          <w:rPr>
            <w:rStyle w:val="26"/>
            <w:rFonts w:ascii="Consolas" w:hAnsi="Consolas"/>
            <w:color w:val="000000" w:themeColor="text1"/>
            <w:sz w:val="22"/>
            <w:szCs w:val="22"/>
            <w:rPrChange w:id="28813" w:author="梁元" w:date="2019-05-14T19:51:36Z">
              <w:rPr>
                <w:rStyle w:val="26"/>
                <w:rFonts w:ascii="Consolas" w:hAnsi="Consolas"/>
                <w:color w:val="657B83"/>
                <w:sz w:val="22"/>
                <w:szCs w:val="22"/>
              </w:rPr>
            </w:rPrChange>
            <w14:textFill>
              <w14:solidFill>
                <w14:schemeClr w14:val="tx1"/>
              </w14:solidFill>
            </w14:textFill>
          </w:rPr>
          <w:t>=</w:t>
        </w:r>
      </w:ins>
      <w:ins w:id="28815" w:author="梁元" w:date="2019-05-14T19:51:07Z">
        <w:r>
          <w:rPr>
            <w:rStyle w:val="29"/>
            <w:rFonts w:ascii="Consolas" w:hAnsi="Consolas"/>
            <w:color w:val="000000" w:themeColor="text1"/>
            <w:sz w:val="22"/>
            <w:szCs w:val="22"/>
            <w:rPrChange w:id="28816" w:author="梁元" w:date="2019-05-14T19:51:36Z">
              <w:rPr>
                <w:rStyle w:val="29"/>
                <w:rFonts w:ascii="Consolas" w:hAnsi="Consolas"/>
                <w:color w:val="2AA198"/>
                <w:sz w:val="22"/>
                <w:szCs w:val="22"/>
              </w:rPr>
            </w:rPrChange>
            <w14:textFill>
              <w14:solidFill>
                <w14:schemeClr w14:val="tx1"/>
              </w14:solidFill>
            </w14:textFill>
          </w:rPr>
          <w:t>{store}</w:t>
        </w:r>
      </w:ins>
      <w:ins w:id="28818" w:author="梁元" w:date="2019-05-14T19:51:07Z">
        <w:r>
          <w:rPr>
            <w:rStyle w:val="26"/>
            <w:rFonts w:ascii="Consolas" w:hAnsi="Consolas"/>
            <w:color w:val="000000" w:themeColor="text1"/>
            <w:sz w:val="22"/>
            <w:szCs w:val="22"/>
            <w:rPrChange w:id="28819" w:author="梁元" w:date="2019-05-14T19:51:36Z">
              <w:rPr>
                <w:rStyle w:val="26"/>
                <w:rFonts w:ascii="Consolas" w:hAnsi="Consolas"/>
                <w:color w:val="657B83"/>
                <w:sz w:val="22"/>
                <w:szCs w:val="22"/>
              </w:rPr>
            </w:rPrChange>
            <w14:textFill>
              <w14:solidFill>
                <w14:schemeClr w14:val="tx1"/>
              </w14:solidFill>
            </w14:textFill>
          </w:rPr>
          <w:t>&gt;</w:t>
        </w:r>
      </w:ins>
    </w:p>
    <w:p>
      <w:pPr>
        <w:pStyle w:val="10"/>
        <w:wordWrap w:val="0"/>
        <w:spacing w:after="360"/>
        <w:ind w:firstLine="440" w:firstLineChars="200"/>
        <w:rPr>
          <w:ins w:id="28821" w:author="梁元" w:date="2019-05-14T19:51:07Z"/>
          <w:rStyle w:val="19"/>
          <w:rFonts w:ascii="Consolas" w:hAnsi="Consolas"/>
          <w:color w:val="000000" w:themeColor="text1"/>
          <w:sz w:val="22"/>
          <w:szCs w:val="22"/>
          <w:rPrChange w:id="28822" w:author="梁元" w:date="2019-05-14T19:51:36Z">
            <w:rPr>
              <w:ins w:id="28823" w:author="梁元" w:date="2019-05-14T19:51:07Z"/>
              <w:rStyle w:val="19"/>
              <w:rFonts w:ascii="Consolas" w:hAnsi="Consolas"/>
              <w:color w:val="657B83"/>
              <w:sz w:val="22"/>
              <w:szCs w:val="22"/>
            </w:rPr>
          </w:rPrChange>
          <w14:textFill>
            <w14:solidFill>
              <w14:schemeClr w14:val="tx1"/>
            </w14:solidFill>
          </w14:textFill>
        </w:rPr>
      </w:pPr>
      <w:ins w:id="28824" w:author="梁元" w:date="2019-05-14T19:51:07Z">
        <w:r>
          <w:rPr>
            <w:rStyle w:val="19"/>
            <w:rFonts w:ascii="Consolas" w:hAnsi="Consolas"/>
            <w:color w:val="000000" w:themeColor="text1"/>
            <w:sz w:val="22"/>
            <w:szCs w:val="22"/>
            <w:rPrChange w:id="28825" w:author="梁元" w:date="2019-05-14T19:51:36Z">
              <w:rPr>
                <w:rStyle w:val="19"/>
                <w:rFonts w:ascii="Consolas" w:hAnsi="Consolas"/>
                <w:color w:val="657B83"/>
                <w:sz w:val="22"/>
                <w:szCs w:val="22"/>
              </w:rPr>
            </w:rPrChange>
            <w14:textFill>
              <w14:solidFill>
                <w14:schemeClr w14:val="tx1"/>
              </w14:solidFill>
            </w14:textFill>
          </w:rPr>
          <w:t xml:space="preserve">      </w:t>
        </w:r>
      </w:ins>
      <w:ins w:id="28827" w:author="梁元" w:date="2019-05-14T19:51:07Z">
        <w:r>
          <w:rPr>
            <w:rStyle w:val="26"/>
            <w:rFonts w:ascii="Consolas" w:hAnsi="Consolas"/>
            <w:color w:val="000000" w:themeColor="text1"/>
            <w:sz w:val="22"/>
            <w:szCs w:val="22"/>
            <w:rPrChange w:id="28828" w:author="梁元" w:date="2019-05-14T19:51:36Z">
              <w:rPr>
                <w:rStyle w:val="26"/>
                <w:rFonts w:ascii="Consolas" w:hAnsi="Consolas"/>
                <w:color w:val="657B83"/>
                <w:sz w:val="22"/>
                <w:szCs w:val="22"/>
              </w:rPr>
            </w:rPrChange>
            <w14:textFill>
              <w14:solidFill>
                <w14:schemeClr w14:val="tx1"/>
              </w14:solidFill>
            </w14:textFill>
          </w:rPr>
          <w:t>&lt;</w:t>
        </w:r>
      </w:ins>
      <w:ins w:id="28830" w:author="梁元" w:date="2019-05-14T19:51:07Z">
        <w:r>
          <w:rPr>
            <w:rStyle w:val="27"/>
            <w:rFonts w:ascii="Consolas" w:hAnsi="Consolas"/>
            <w:color w:val="000000" w:themeColor="text1"/>
            <w:sz w:val="22"/>
            <w:szCs w:val="22"/>
            <w:rPrChange w:id="28831" w:author="梁元" w:date="2019-05-14T19:51:36Z">
              <w:rPr>
                <w:rStyle w:val="27"/>
                <w:rFonts w:ascii="Consolas" w:hAnsi="Consolas"/>
                <w:color w:val="268BD2"/>
                <w:sz w:val="22"/>
                <w:szCs w:val="22"/>
              </w:rPr>
            </w:rPrChange>
            <w14:textFill>
              <w14:solidFill>
                <w14:schemeClr w14:val="tx1"/>
              </w14:solidFill>
            </w14:textFill>
          </w:rPr>
          <w:t>Handler</w:t>
        </w:r>
      </w:ins>
      <w:ins w:id="28833" w:author="梁元" w:date="2019-05-14T19:51:07Z">
        <w:r>
          <w:rPr>
            <w:rStyle w:val="26"/>
            <w:rFonts w:ascii="Consolas" w:hAnsi="Consolas"/>
            <w:color w:val="000000" w:themeColor="text1"/>
            <w:sz w:val="22"/>
            <w:szCs w:val="22"/>
            <w:rPrChange w:id="28834" w:author="梁元" w:date="2019-05-14T19:51:36Z">
              <w:rPr>
                <w:rStyle w:val="26"/>
                <w:rFonts w:ascii="Consolas" w:hAnsi="Consolas"/>
                <w:color w:val="657B83"/>
                <w:sz w:val="22"/>
                <w:szCs w:val="22"/>
              </w:rPr>
            </w:rPrChange>
            <w14:textFill>
              <w14:solidFill>
                <w14:schemeClr w14:val="tx1"/>
              </w14:solidFill>
            </w14:textFill>
          </w:rPr>
          <w:t xml:space="preserve"> </w:t>
        </w:r>
      </w:ins>
      <w:ins w:id="28836" w:author="梁元" w:date="2019-05-14T19:51:07Z">
        <w:r>
          <w:rPr>
            <w:rStyle w:val="28"/>
            <w:rFonts w:ascii="Consolas" w:hAnsi="Consolas"/>
            <w:color w:val="000000" w:themeColor="text1"/>
            <w:sz w:val="22"/>
            <w:szCs w:val="22"/>
            <w:rPrChange w:id="28837" w:author="梁元" w:date="2019-05-14T19:51:36Z">
              <w:rPr>
                <w:rStyle w:val="28"/>
                <w:rFonts w:ascii="Consolas" w:hAnsi="Consolas"/>
                <w:color w:val="B58900"/>
                <w:sz w:val="22"/>
                <w:szCs w:val="22"/>
              </w:rPr>
            </w:rPrChange>
            <w14:textFill>
              <w14:solidFill>
                <w14:schemeClr w14:val="tx1"/>
              </w14:solidFill>
            </w14:textFill>
          </w:rPr>
          <w:t>routerState</w:t>
        </w:r>
      </w:ins>
      <w:ins w:id="28839" w:author="梁元" w:date="2019-05-14T19:51:07Z">
        <w:r>
          <w:rPr>
            <w:rStyle w:val="26"/>
            <w:rFonts w:ascii="Consolas" w:hAnsi="Consolas"/>
            <w:color w:val="000000" w:themeColor="text1"/>
            <w:sz w:val="22"/>
            <w:szCs w:val="22"/>
            <w:rPrChange w:id="28840" w:author="梁元" w:date="2019-05-14T19:51:36Z">
              <w:rPr>
                <w:rStyle w:val="26"/>
                <w:rFonts w:ascii="Consolas" w:hAnsi="Consolas"/>
                <w:color w:val="657B83"/>
                <w:sz w:val="22"/>
                <w:szCs w:val="22"/>
              </w:rPr>
            </w:rPrChange>
            <w14:textFill>
              <w14:solidFill>
                <w14:schemeClr w14:val="tx1"/>
              </w14:solidFill>
            </w14:textFill>
          </w:rPr>
          <w:t>=</w:t>
        </w:r>
      </w:ins>
      <w:ins w:id="28842" w:author="梁元" w:date="2019-05-14T19:51:07Z">
        <w:r>
          <w:rPr>
            <w:rStyle w:val="29"/>
            <w:rFonts w:ascii="Consolas" w:hAnsi="Consolas"/>
            <w:color w:val="000000" w:themeColor="text1"/>
            <w:sz w:val="22"/>
            <w:szCs w:val="22"/>
            <w:rPrChange w:id="28843" w:author="梁元" w:date="2019-05-14T19:51:36Z">
              <w:rPr>
                <w:rStyle w:val="29"/>
                <w:rFonts w:ascii="Consolas" w:hAnsi="Consolas"/>
                <w:color w:val="2AA198"/>
                <w:sz w:val="22"/>
                <w:szCs w:val="22"/>
              </w:rPr>
            </w:rPrChange>
            <w14:textFill>
              <w14:solidFill>
                <w14:schemeClr w14:val="tx1"/>
              </w14:solidFill>
            </w14:textFill>
          </w:rPr>
          <w:t>{routerState}</w:t>
        </w:r>
      </w:ins>
      <w:ins w:id="28845" w:author="梁元" w:date="2019-05-14T19:51:07Z">
        <w:r>
          <w:rPr>
            <w:rStyle w:val="26"/>
            <w:rFonts w:ascii="Consolas" w:hAnsi="Consolas"/>
            <w:color w:val="000000" w:themeColor="text1"/>
            <w:sz w:val="22"/>
            <w:szCs w:val="22"/>
            <w:rPrChange w:id="28846" w:author="梁元" w:date="2019-05-14T19:51:36Z">
              <w:rPr>
                <w:rStyle w:val="26"/>
                <w:rFonts w:ascii="Consolas" w:hAnsi="Consolas"/>
                <w:color w:val="657B83"/>
                <w:sz w:val="22"/>
                <w:szCs w:val="22"/>
              </w:rPr>
            </w:rPrChange>
            <w14:textFill>
              <w14:solidFill>
                <w14:schemeClr w14:val="tx1"/>
              </w14:solidFill>
            </w14:textFill>
          </w:rPr>
          <w:t xml:space="preserve"> /&gt;</w:t>
        </w:r>
      </w:ins>
    </w:p>
    <w:p>
      <w:pPr>
        <w:pStyle w:val="10"/>
        <w:wordWrap w:val="0"/>
        <w:spacing w:after="360"/>
        <w:ind w:firstLine="440" w:firstLineChars="200"/>
        <w:rPr>
          <w:ins w:id="28848" w:author="梁元" w:date="2019-05-14T19:51:07Z"/>
          <w:rStyle w:val="19"/>
          <w:rFonts w:ascii="Consolas" w:hAnsi="Consolas"/>
          <w:color w:val="000000" w:themeColor="text1"/>
          <w:sz w:val="22"/>
          <w:szCs w:val="22"/>
          <w:rPrChange w:id="28849" w:author="梁元" w:date="2019-05-14T19:51:36Z">
            <w:rPr>
              <w:ins w:id="28850" w:author="梁元" w:date="2019-05-14T19:51:07Z"/>
              <w:rStyle w:val="19"/>
              <w:rFonts w:ascii="Consolas" w:hAnsi="Consolas"/>
              <w:color w:val="657B83"/>
              <w:sz w:val="22"/>
              <w:szCs w:val="22"/>
            </w:rPr>
          </w:rPrChange>
          <w14:textFill>
            <w14:solidFill>
              <w14:schemeClr w14:val="tx1"/>
            </w14:solidFill>
          </w14:textFill>
        </w:rPr>
      </w:pPr>
      <w:ins w:id="28851" w:author="梁元" w:date="2019-05-14T19:51:07Z">
        <w:r>
          <w:rPr>
            <w:rStyle w:val="19"/>
            <w:rFonts w:ascii="Consolas" w:hAnsi="Consolas"/>
            <w:color w:val="000000" w:themeColor="text1"/>
            <w:sz w:val="22"/>
            <w:szCs w:val="22"/>
            <w:rPrChange w:id="28852" w:author="梁元" w:date="2019-05-14T19:51:36Z">
              <w:rPr>
                <w:rStyle w:val="19"/>
                <w:rFonts w:ascii="Consolas" w:hAnsi="Consolas"/>
                <w:color w:val="657B83"/>
                <w:sz w:val="22"/>
                <w:szCs w:val="22"/>
              </w:rPr>
            </w:rPrChange>
            <w14:textFill>
              <w14:solidFill>
                <w14:schemeClr w14:val="tx1"/>
              </w14:solidFill>
            </w14:textFill>
          </w:rPr>
          <w:t xml:space="preserve">    </w:t>
        </w:r>
      </w:ins>
      <w:ins w:id="28854" w:author="梁元" w:date="2019-05-14T19:51:07Z">
        <w:r>
          <w:rPr>
            <w:rStyle w:val="26"/>
            <w:rFonts w:ascii="Consolas" w:hAnsi="Consolas"/>
            <w:color w:val="000000" w:themeColor="text1"/>
            <w:sz w:val="22"/>
            <w:szCs w:val="22"/>
            <w:rPrChange w:id="28855" w:author="梁元" w:date="2019-05-14T19:51:36Z">
              <w:rPr>
                <w:rStyle w:val="26"/>
                <w:rFonts w:ascii="Consolas" w:hAnsi="Consolas"/>
                <w:color w:val="657B83"/>
                <w:sz w:val="22"/>
                <w:szCs w:val="22"/>
              </w:rPr>
            </w:rPrChange>
            <w14:textFill>
              <w14:solidFill>
                <w14:schemeClr w14:val="tx1"/>
              </w14:solidFill>
            </w14:textFill>
          </w:rPr>
          <w:t>&lt;/</w:t>
        </w:r>
      </w:ins>
      <w:ins w:id="28857" w:author="梁元" w:date="2019-05-14T19:51:07Z">
        <w:r>
          <w:rPr>
            <w:rStyle w:val="27"/>
            <w:rFonts w:ascii="Consolas" w:hAnsi="Consolas"/>
            <w:color w:val="000000" w:themeColor="text1"/>
            <w:sz w:val="22"/>
            <w:szCs w:val="22"/>
            <w:rPrChange w:id="28858" w:author="梁元" w:date="2019-05-14T19:51:36Z">
              <w:rPr>
                <w:rStyle w:val="27"/>
                <w:rFonts w:ascii="Consolas" w:hAnsi="Consolas"/>
                <w:color w:val="268BD2"/>
                <w:sz w:val="22"/>
                <w:szCs w:val="22"/>
              </w:rPr>
            </w:rPrChange>
            <w14:textFill>
              <w14:solidFill>
                <w14:schemeClr w14:val="tx1"/>
              </w14:solidFill>
            </w14:textFill>
          </w:rPr>
          <w:t>Provider</w:t>
        </w:r>
      </w:ins>
      <w:ins w:id="28860" w:author="梁元" w:date="2019-05-14T19:51:07Z">
        <w:r>
          <w:rPr>
            <w:rStyle w:val="26"/>
            <w:rFonts w:ascii="Consolas" w:hAnsi="Consolas"/>
            <w:color w:val="000000" w:themeColor="text1"/>
            <w:sz w:val="22"/>
            <w:szCs w:val="22"/>
            <w:rPrChange w:id="28861" w:author="梁元" w:date="2019-05-14T19:51:36Z">
              <w:rPr>
                <w:rStyle w:val="26"/>
                <w:rFonts w:ascii="Consolas" w:hAnsi="Consolas"/>
                <w:color w:val="657B83"/>
                <w:sz w:val="22"/>
                <w:szCs w:val="22"/>
              </w:rPr>
            </w:rPrChange>
            <w14:textFill>
              <w14:solidFill>
                <w14:schemeClr w14:val="tx1"/>
              </w14:solidFill>
            </w14:textFill>
          </w:rPr>
          <w:t>&gt;</w:t>
        </w:r>
      </w:ins>
      <w:ins w:id="28863" w:author="梁元" w:date="2019-05-14T19:51:07Z">
        <w:r>
          <w:rPr>
            <w:rStyle w:val="19"/>
            <w:rFonts w:ascii="Consolas" w:hAnsi="Consolas"/>
            <w:color w:val="000000" w:themeColor="text1"/>
            <w:sz w:val="22"/>
            <w:szCs w:val="22"/>
            <w:rPrChange w:id="28864" w:author="梁元" w:date="2019-05-14T19:51:36Z">
              <w:rPr>
                <w:rStyle w:val="19"/>
                <w:rFonts w:ascii="Consolas" w:hAnsi="Consolas"/>
                <w:color w:val="657B83"/>
                <w:sz w:val="22"/>
                <w:szCs w:val="22"/>
              </w:rPr>
            </w:rPrChange>
            <w14:textFill>
              <w14:solidFill>
                <w14:schemeClr w14:val="tx1"/>
              </w14:solidFill>
            </w14:textFill>
          </w:rPr>
          <w:t>,</w:t>
        </w:r>
      </w:ins>
    </w:p>
    <w:p>
      <w:pPr>
        <w:pStyle w:val="10"/>
        <w:wordWrap w:val="0"/>
        <w:spacing w:after="360"/>
        <w:ind w:firstLine="440" w:firstLineChars="200"/>
        <w:rPr>
          <w:ins w:id="28866" w:author="梁元" w:date="2019-05-14T19:51:07Z"/>
          <w:rStyle w:val="19"/>
          <w:rFonts w:ascii="Consolas" w:hAnsi="Consolas"/>
          <w:color w:val="000000" w:themeColor="text1"/>
          <w:sz w:val="22"/>
          <w:szCs w:val="22"/>
          <w:rPrChange w:id="28867" w:author="梁元" w:date="2019-05-14T19:51:36Z">
            <w:rPr>
              <w:ins w:id="28868" w:author="梁元" w:date="2019-05-14T19:51:07Z"/>
              <w:rStyle w:val="19"/>
              <w:rFonts w:ascii="Consolas" w:hAnsi="Consolas"/>
              <w:color w:val="657B83"/>
              <w:sz w:val="22"/>
              <w:szCs w:val="22"/>
            </w:rPr>
          </w:rPrChange>
          <w14:textFill>
            <w14:solidFill>
              <w14:schemeClr w14:val="tx1"/>
            </w14:solidFill>
          </w14:textFill>
        </w:rPr>
      </w:pPr>
      <w:ins w:id="28869" w:author="梁元" w:date="2019-05-14T19:51:07Z">
        <w:r>
          <w:rPr>
            <w:rStyle w:val="19"/>
            <w:rFonts w:ascii="Consolas" w:hAnsi="Consolas"/>
            <w:color w:val="000000" w:themeColor="text1"/>
            <w:sz w:val="22"/>
            <w:szCs w:val="22"/>
            <w:rPrChange w:id="28870" w:author="梁元" w:date="2019-05-14T19:51:36Z">
              <w:rPr>
                <w:rStyle w:val="19"/>
                <w:rFonts w:ascii="Consolas" w:hAnsi="Consolas"/>
                <w:color w:val="657B83"/>
                <w:sz w:val="22"/>
                <w:szCs w:val="22"/>
              </w:rPr>
            </w:rPrChange>
            <w14:textFill>
              <w14:solidFill>
                <w14:schemeClr w14:val="tx1"/>
              </w14:solidFill>
            </w14:textFill>
          </w:rPr>
          <w:t xml:space="preserve">    document.getElementById('root')</w:t>
        </w:r>
      </w:ins>
    </w:p>
    <w:p>
      <w:pPr>
        <w:pStyle w:val="10"/>
        <w:wordWrap w:val="0"/>
        <w:spacing w:after="360"/>
        <w:ind w:firstLine="440" w:firstLineChars="200"/>
        <w:rPr>
          <w:ins w:id="28872" w:author="梁元" w:date="2019-05-14T19:51:07Z"/>
          <w:rFonts w:ascii="Consolas" w:hAnsi="Consolas"/>
          <w:color w:val="000000" w:themeColor="text1"/>
          <w:sz w:val="22"/>
          <w:szCs w:val="22"/>
          <w:rPrChange w:id="28873" w:author="梁元" w:date="2019-05-14T19:51:36Z">
            <w:rPr>
              <w:ins w:id="28874" w:author="梁元" w:date="2019-05-14T19:51:07Z"/>
              <w:rFonts w:ascii="Consolas" w:hAnsi="Consolas"/>
              <w:color w:val="657B83"/>
              <w:sz w:val="22"/>
              <w:szCs w:val="22"/>
            </w:rPr>
          </w:rPrChange>
          <w14:textFill>
            <w14:solidFill>
              <w14:schemeClr w14:val="tx1"/>
            </w14:solidFill>
          </w14:textFill>
        </w:rPr>
      </w:pPr>
      <w:ins w:id="28875" w:author="梁元" w:date="2019-05-14T19:51:07Z">
        <w:r>
          <w:rPr>
            <w:rStyle w:val="19"/>
            <w:rFonts w:ascii="Consolas" w:hAnsi="Consolas"/>
            <w:color w:val="000000" w:themeColor="text1"/>
            <w:sz w:val="22"/>
            <w:szCs w:val="22"/>
            <w:rPrChange w:id="28876" w:author="梁元" w:date="2019-05-14T19:51:36Z">
              <w:rPr>
                <w:rStyle w:val="19"/>
                <w:rFonts w:ascii="Consolas" w:hAnsi="Consolas"/>
                <w:color w:val="657B83"/>
                <w:sz w:val="22"/>
                <w:szCs w:val="22"/>
              </w:rPr>
            </w:rPrChange>
            <w14:textFill>
              <w14:solidFill>
                <w14:schemeClr w14:val="tx1"/>
              </w14:solidFill>
            </w14:textFill>
          </w:rPr>
          <w:t xml:space="preserve">  );</w:t>
        </w:r>
      </w:ins>
    </w:p>
    <w:p>
      <w:pPr>
        <w:pStyle w:val="11"/>
        <w:numPr>
          <w:ilvl w:val="0"/>
          <w:numId w:val="26"/>
        </w:numPr>
        <w:spacing w:before="0" w:beforeAutospacing="0" w:after="0" w:afterAutospacing="0"/>
        <w:ind w:firstLine="420" w:firstLineChars="200"/>
        <w:rPr>
          <w:ins w:id="28878" w:author="梁元" w:date="2019-05-14T19:51:07Z"/>
          <w:rFonts w:ascii="Helvetica Neue" w:hAnsi="Helvetica Neue"/>
          <w:color w:val="000000" w:themeColor="text1"/>
          <w:sz w:val="21"/>
          <w:szCs w:val="21"/>
          <w:rPrChange w:id="28879" w:author="梁元" w:date="2019-05-14T19:51:36Z">
            <w:rPr>
              <w:ins w:id="28880" w:author="梁元" w:date="2019-05-14T19:51:07Z"/>
              <w:rFonts w:ascii="Helvetica Neue" w:hAnsi="Helvetica Neue"/>
              <w:color w:val="333333"/>
              <w:sz w:val="21"/>
              <w:szCs w:val="21"/>
            </w:rPr>
          </w:rPrChange>
          <w14:textFill>
            <w14:solidFill>
              <w14:schemeClr w14:val="tx1"/>
            </w14:solidFill>
          </w14:textFill>
        </w:rPr>
      </w:pPr>
      <w:ins w:id="28881" w:author="梁元" w:date="2019-05-14T19:51:07Z">
        <w:r>
          <w:rPr>
            <w:rFonts w:ascii="Helvetica Neue" w:hAnsi="Helvetica Neue"/>
            <w:color w:val="000000" w:themeColor="text1"/>
            <w:sz w:val="21"/>
            <w:szCs w:val="21"/>
            <w:rPrChange w:id="28882" w:author="梁元" w:date="2019-05-14T19:51:36Z">
              <w:rPr>
                <w:rFonts w:ascii="Helvetica Neue" w:hAnsi="Helvetica Neue"/>
                <w:color w:val="333333"/>
                <w:sz w:val="21"/>
                <w:szCs w:val="21"/>
              </w:rPr>
            </w:rPrChange>
            <w14:textFill>
              <w14:solidFill>
                <w14:schemeClr w14:val="tx1"/>
              </w14:solidFill>
            </w14:textFill>
          </w:rPr>
          <w:t>connect([mapStateToProps], [mapDispatchToProps], [mergeProps], [options])：connect返回一个函数，它接受一个React组件的构造函数作为连接对象，最终返回连接好的组件构造函数。</w:t>
        </w:r>
      </w:ins>
    </w:p>
    <w:p>
      <w:pPr>
        <w:pStyle w:val="10"/>
        <w:wordWrap w:val="0"/>
        <w:spacing w:after="360"/>
        <w:ind w:firstLine="440" w:firstLineChars="200"/>
        <w:rPr>
          <w:ins w:id="28884" w:author="梁元" w:date="2019-05-14T19:51:07Z"/>
          <w:rStyle w:val="19"/>
          <w:rFonts w:ascii="Consolas" w:hAnsi="Consolas"/>
          <w:color w:val="000000" w:themeColor="text1"/>
          <w:sz w:val="22"/>
          <w:szCs w:val="22"/>
          <w:rPrChange w:id="28885" w:author="梁元" w:date="2019-05-14T19:51:36Z">
            <w:rPr>
              <w:ins w:id="28886" w:author="梁元" w:date="2019-05-14T19:51:07Z"/>
              <w:rStyle w:val="19"/>
              <w:rFonts w:ascii="Consolas" w:hAnsi="Consolas"/>
              <w:color w:val="657B83"/>
              <w:sz w:val="22"/>
              <w:szCs w:val="22"/>
            </w:rPr>
          </w:rPrChange>
          <w14:textFill>
            <w14:solidFill>
              <w14:schemeClr w14:val="tx1"/>
            </w14:solidFill>
          </w14:textFill>
        </w:rPr>
      </w:pPr>
    </w:p>
    <w:p>
      <w:pPr>
        <w:pStyle w:val="10"/>
        <w:wordWrap w:val="0"/>
        <w:spacing w:after="360"/>
        <w:ind w:firstLine="440" w:firstLineChars="200"/>
        <w:rPr>
          <w:ins w:id="28887" w:author="梁元" w:date="2019-05-14T19:51:07Z"/>
          <w:rStyle w:val="19"/>
          <w:rFonts w:ascii="Consolas" w:hAnsi="Consolas"/>
          <w:color w:val="000000" w:themeColor="text1"/>
          <w:sz w:val="22"/>
          <w:szCs w:val="22"/>
          <w:rPrChange w:id="28888" w:author="梁元" w:date="2019-05-14T19:51:36Z">
            <w:rPr>
              <w:ins w:id="28889" w:author="梁元" w:date="2019-05-14T19:51:07Z"/>
              <w:rStyle w:val="19"/>
              <w:rFonts w:ascii="Consolas" w:hAnsi="Consolas"/>
              <w:color w:val="657B83"/>
              <w:sz w:val="22"/>
              <w:szCs w:val="22"/>
            </w:rPr>
          </w:rPrChange>
          <w14:textFill>
            <w14:solidFill>
              <w14:schemeClr w14:val="tx1"/>
            </w14:solidFill>
          </w14:textFill>
        </w:rPr>
      </w:pPr>
      <w:ins w:id="28890" w:author="梁元" w:date="2019-05-14T19:51:07Z">
        <w:r>
          <w:rPr>
            <w:rStyle w:val="19"/>
            <w:rFonts w:ascii="Consolas" w:hAnsi="Consolas"/>
            <w:color w:val="000000" w:themeColor="text1"/>
            <w:sz w:val="22"/>
            <w:szCs w:val="22"/>
            <w:rPrChange w:id="28891" w:author="梁元" w:date="2019-05-14T19:51:36Z">
              <w:rPr>
                <w:rStyle w:val="19"/>
                <w:rFonts w:ascii="Consolas" w:hAnsi="Consolas"/>
                <w:color w:val="657B83"/>
                <w:sz w:val="22"/>
                <w:szCs w:val="22"/>
              </w:rPr>
            </w:rPrChange>
            <w14:textFill>
              <w14:solidFill>
                <w14:schemeClr w14:val="tx1"/>
              </w14:solidFill>
            </w14:textFill>
          </w:rPr>
          <w:t xml:space="preserve">import * </w:t>
        </w:r>
      </w:ins>
      <w:ins w:id="28893" w:author="梁元" w:date="2019-05-14T19:51:07Z">
        <w:r>
          <w:rPr>
            <w:rStyle w:val="24"/>
            <w:rFonts w:ascii="Consolas" w:hAnsi="Consolas"/>
            <w:color w:val="000000" w:themeColor="text1"/>
            <w:sz w:val="22"/>
            <w:szCs w:val="22"/>
            <w:rPrChange w:id="28894" w:author="梁元" w:date="2019-05-14T19:51:36Z">
              <w:rPr>
                <w:rStyle w:val="24"/>
                <w:rFonts w:ascii="Consolas" w:hAnsi="Consolas"/>
                <w:color w:val="859900"/>
                <w:sz w:val="22"/>
                <w:szCs w:val="22"/>
              </w:rPr>
            </w:rPrChange>
            <w14:textFill>
              <w14:solidFill>
                <w14:schemeClr w14:val="tx1"/>
              </w14:solidFill>
            </w14:textFill>
          </w:rPr>
          <w:t>as</w:t>
        </w:r>
      </w:ins>
      <w:ins w:id="28896" w:author="梁元" w:date="2019-05-14T19:51:07Z">
        <w:r>
          <w:rPr>
            <w:rStyle w:val="19"/>
            <w:rFonts w:ascii="Consolas" w:hAnsi="Consolas"/>
            <w:color w:val="000000" w:themeColor="text1"/>
            <w:sz w:val="22"/>
            <w:szCs w:val="22"/>
            <w:rPrChange w:id="28897" w:author="梁元" w:date="2019-05-14T19:51:36Z">
              <w:rPr>
                <w:rStyle w:val="19"/>
                <w:rFonts w:ascii="Consolas" w:hAnsi="Consolas"/>
                <w:color w:val="657B83"/>
                <w:sz w:val="22"/>
                <w:szCs w:val="22"/>
              </w:rPr>
            </w:rPrChange>
            <w14:textFill>
              <w14:solidFill>
                <w14:schemeClr w14:val="tx1"/>
              </w14:solidFill>
            </w14:textFill>
          </w:rPr>
          <w:t xml:space="preserve"> actionCreators from </w:t>
        </w:r>
      </w:ins>
      <w:ins w:id="28899" w:author="梁元" w:date="2019-05-14T19:51:07Z">
        <w:r>
          <w:rPr>
            <w:rStyle w:val="25"/>
            <w:rFonts w:ascii="Consolas" w:hAnsi="Consolas"/>
            <w:color w:val="000000" w:themeColor="text1"/>
            <w:sz w:val="22"/>
            <w:szCs w:val="22"/>
            <w:rPrChange w:id="28900" w:author="梁元" w:date="2019-05-14T19:51:36Z">
              <w:rPr>
                <w:rStyle w:val="25"/>
                <w:rFonts w:ascii="Consolas" w:hAnsi="Consolas"/>
                <w:color w:val="2AA198"/>
                <w:sz w:val="22"/>
                <w:szCs w:val="22"/>
              </w:rPr>
            </w:rPrChange>
            <w14:textFill>
              <w14:solidFill>
                <w14:schemeClr w14:val="tx1"/>
              </w14:solidFill>
            </w14:textFill>
          </w:rPr>
          <w:t>'./actionCreators'</w:t>
        </w:r>
      </w:ins>
    </w:p>
    <w:p>
      <w:pPr>
        <w:pStyle w:val="10"/>
        <w:wordWrap w:val="0"/>
        <w:spacing w:after="360"/>
        <w:ind w:firstLine="440" w:firstLineChars="200"/>
        <w:rPr>
          <w:ins w:id="28902" w:author="梁元" w:date="2019-05-14T19:51:07Z"/>
          <w:rStyle w:val="19"/>
          <w:rFonts w:ascii="Consolas" w:hAnsi="Consolas"/>
          <w:color w:val="000000" w:themeColor="text1"/>
          <w:sz w:val="22"/>
          <w:szCs w:val="22"/>
          <w:rPrChange w:id="28903" w:author="梁元" w:date="2019-05-14T19:51:36Z">
            <w:rPr>
              <w:ins w:id="28904" w:author="梁元" w:date="2019-05-14T19:51:07Z"/>
              <w:rStyle w:val="19"/>
              <w:rFonts w:ascii="Consolas" w:hAnsi="Consolas"/>
              <w:color w:val="657B83"/>
              <w:sz w:val="22"/>
              <w:szCs w:val="22"/>
            </w:rPr>
          </w:rPrChange>
          <w14:textFill>
            <w14:solidFill>
              <w14:schemeClr w14:val="tx1"/>
            </w14:solidFill>
          </w14:textFill>
        </w:rPr>
      </w:pPr>
    </w:p>
    <w:p>
      <w:pPr>
        <w:pStyle w:val="10"/>
        <w:wordWrap w:val="0"/>
        <w:spacing w:after="360"/>
        <w:ind w:firstLine="440" w:firstLineChars="200"/>
        <w:rPr>
          <w:ins w:id="28905" w:author="梁元" w:date="2019-05-14T19:51:07Z"/>
          <w:rStyle w:val="19"/>
          <w:rFonts w:ascii="Consolas" w:hAnsi="Consolas"/>
          <w:color w:val="000000" w:themeColor="text1"/>
          <w:sz w:val="22"/>
          <w:szCs w:val="22"/>
          <w:rPrChange w:id="28906" w:author="梁元" w:date="2019-05-14T19:51:36Z">
            <w:rPr>
              <w:ins w:id="28907" w:author="梁元" w:date="2019-05-14T19:51:07Z"/>
              <w:rStyle w:val="19"/>
              <w:rFonts w:ascii="Consolas" w:hAnsi="Consolas"/>
              <w:color w:val="657B83"/>
              <w:sz w:val="22"/>
              <w:szCs w:val="22"/>
            </w:rPr>
          </w:rPrChange>
          <w14:textFill>
            <w14:solidFill>
              <w14:schemeClr w14:val="tx1"/>
            </w14:solidFill>
          </w14:textFill>
        </w:rPr>
      </w:pPr>
      <w:ins w:id="28908" w:author="梁元" w:date="2019-05-14T19:51:07Z">
        <w:r>
          <w:rPr>
            <w:rStyle w:val="24"/>
            <w:rFonts w:ascii="Consolas" w:hAnsi="Consolas"/>
            <w:color w:val="000000" w:themeColor="text1"/>
            <w:sz w:val="22"/>
            <w:szCs w:val="22"/>
            <w:rPrChange w:id="28909" w:author="梁元" w:date="2019-05-14T19:51:36Z">
              <w:rPr>
                <w:rStyle w:val="24"/>
                <w:rFonts w:ascii="Consolas" w:hAnsi="Consolas"/>
                <w:color w:val="859900"/>
                <w:sz w:val="22"/>
                <w:szCs w:val="22"/>
              </w:rPr>
            </w:rPrChange>
            <w14:textFill>
              <w14:solidFill>
                <w14:schemeClr w14:val="tx1"/>
              </w14:solidFill>
            </w14:textFill>
          </w:rPr>
          <w:t>function</w:t>
        </w:r>
      </w:ins>
      <w:ins w:id="28911" w:author="梁元" w:date="2019-05-14T19:51:07Z">
        <w:r>
          <w:rPr>
            <w:rStyle w:val="30"/>
            <w:rFonts w:ascii="Consolas" w:hAnsi="Consolas"/>
            <w:color w:val="000000" w:themeColor="text1"/>
            <w:sz w:val="22"/>
            <w:szCs w:val="22"/>
            <w:rPrChange w:id="28912" w:author="梁元" w:date="2019-05-14T19:51:36Z">
              <w:rPr>
                <w:rStyle w:val="30"/>
                <w:rFonts w:ascii="Consolas" w:hAnsi="Consolas"/>
                <w:color w:val="657B83"/>
                <w:sz w:val="22"/>
                <w:szCs w:val="22"/>
              </w:rPr>
            </w:rPrChange>
            <w14:textFill>
              <w14:solidFill>
                <w14:schemeClr w14:val="tx1"/>
              </w14:solidFill>
            </w14:textFill>
          </w:rPr>
          <w:t xml:space="preserve"> </w:t>
        </w:r>
      </w:ins>
      <w:ins w:id="28914" w:author="梁元" w:date="2019-05-14T19:51:07Z">
        <w:r>
          <w:rPr>
            <w:rStyle w:val="27"/>
            <w:rFonts w:ascii="Consolas" w:hAnsi="Consolas"/>
            <w:color w:val="000000" w:themeColor="text1"/>
            <w:sz w:val="22"/>
            <w:szCs w:val="22"/>
            <w:rPrChange w:id="28915" w:author="梁元" w:date="2019-05-14T19:51:36Z">
              <w:rPr>
                <w:rStyle w:val="27"/>
                <w:rFonts w:ascii="Consolas" w:hAnsi="Consolas"/>
                <w:color w:val="268BD2"/>
                <w:sz w:val="22"/>
                <w:szCs w:val="22"/>
              </w:rPr>
            </w:rPrChange>
            <w14:textFill>
              <w14:solidFill>
                <w14:schemeClr w14:val="tx1"/>
              </w14:solidFill>
            </w14:textFill>
          </w:rPr>
          <w:t>mapStateToProps</w:t>
        </w:r>
      </w:ins>
      <w:ins w:id="28917" w:author="梁元" w:date="2019-05-14T19:51:07Z">
        <w:r>
          <w:rPr>
            <w:rStyle w:val="31"/>
            <w:rFonts w:ascii="Consolas" w:hAnsi="Consolas"/>
            <w:color w:val="000000" w:themeColor="text1"/>
            <w:sz w:val="22"/>
            <w:szCs w:val="22"/>
            <w:rPrChange w:id="28918" w:author="梁元" w:date="2019-05-14T19:51:36Z">
              <w:rPr>
                <w:rStyle w:val="31"/>
                <w:rFonts w:ascii="Consolas" w:hAnsi="Consolas"/>
                <w:color w:val="657B83"/>
                <w:sz w:val="22"/>
                <w:szCs w:val="22"/>
              </w:rPr>
            </w:rPrChange>
            <w14:textFill>
              <w14:solidFill>
                <w14:schemeClr w14:val="tx1"/>
              </w14:solidFill>
            </w14:textFill>
          </w:rPr>
          <w:t>(state)</w:t>
        </w:r>
      </w:ins>
      <w:ins w:id="28920" w:author="梁元" w:date="2019-05-14T19:51:07Z">
        <w:r>
          <w:rPr>
            <w:rStyle w:val="30"/>
            <w:rFonts w:ascii="Consolas" w:hAnsi="Consolas"/>
            <w:color w:val="000000" w:themeColor="text1"/>
            <w:sz w:val="22"/>
            <w:szCs w:val="22"/>
            <w:rPrChange w:id="28921" w:author="梁元" w:date="2019-05-14T19:51:36Z">
              <w:rPr>
                <w:rStyle w:val="30"/>
                <w:rFonts w:ascii="Consolas" w:hAnsi="Consolas"/>
                <w:color w:val="657B83"/>
                <w:sz w:val="22"/>
                <w:szCs w:val="22"/>
              </w:rPr>
            </w:rPrChange>
            <w14:textFill>
              <w14:solidFill>
                <w14:schemeClr w14:val="tx1"/>
              </w14:solidFill>
            </w14:textFill>
          </w:rPr>
          <w:t xml:space="preserve"> </w:t>
        </w:r>
      </w:ins>
      <w:ins w:id="28923" w:author="梁元" w:date="2019-05-14T19:51:07Z">
        <w:r>
          <w:rPr>
            <w:rStyle w:val="19"/>
            <w:rFonts w:ascii="Consolas" w:hAnsi="Consolas"/>
            <w:color w:val="000000" w:themeColor="text1"/>
            <w:sz w:val="22"/>
            <w:szCs w:val="22"/>
            <w:rPrChange w:id="28924" w:author="梁元" w:date="2019-05-14T19:51:36Z">
              <w:rPr>
                <w:rStyle w:val="19"/>
                <w:rFonts w:ascii="Consolas" w:hAnsi="Consolas"/>
                <w:color w:val="657B83"/>
                <w:sz w:val="22"/>
                <w:szCs w:val="22"/>
              </w:rPr>
            </w:rPrChange>
            <w14:textFill>
              <w14:solidFill>
                <w14:schemeClr w14:val="tx1"/>
              </w14:solidFill>
            </w14:textFill>
          </w:rPr>
          <w:t>{</w:t>
        </w:r>
      </w:ins>
    </w:p>
    <w:p>
      <w:pPr>
        <w:pStyle w:val="10"/>
        <w:wordWrap w:val="0"/>
        <w:spacing w:after="360"/>
        <w:ind w:firstLine="440" w:firstLineChars="200"/>
        <w:rPr>
          <w:ins w:id="28926" w:author="梁元" w:date="2019-05-14T19:51:07Z"/>
          <w:rStyle w:val="19"/>
          <w:rFonts w:ascii="Consolas" w:hAnsi="Consolas"/>
          <w:color w:val="000000" w:themeColor="text1"/>
          <w:sz w:val="22"/>
          <w:szCs w:val="22"/>
          <w:rPrChange w:id="28927" w:author="梁元" w:date="2019-05-14T19:51:36Z">
            <w:rPr>
              <w:ins w:id="28928" w:author="梁元" w:date="2019-05-14T19:51:07Z"/>
              <w:rStyle w:val="19"/>
              <w:rFonts w:ascii="Consolas" w:hAnsi="Consolas"/>
              <w:color w:val="657B83"/>
              <w:sz w:val="22"/>
              <w:szCs w:val="22"/>
            </w:rPr>
          </w:rPrChange>
          <w14:textFill>
            <w14:solidFill>
              <w14:schemeClr w14:val="tx1"/>
            </w14:solidFill>
          </w14:textFill>
        </w:rPr>
      </w:pPr>
      <w:ins w:id="28929" w:author="梁元" w:date="2019-05-14T19:51:07Z">
        <w:r>
          <w:rPr>
            <w:rStyle w:val="19"/>
            <w:rFonts w:ascii="Consolas" w:hAnsi="Consolas"/>
            <w:color w:val="000000" w:themeColor="text1"/>
            <w:sz w:val="22"/>
            <w:szCs w:val="22"/>
            <w:rPrChange w:id="28930" w:author="梁元" w:date="2019-05-14T19:51:36Z">
              <w:rPr>
                <w:rStyle w:val="19"/>
                <w:rFonts w:ascii="Consolas" w:hAnsi="Consolas"/>
                <w:color w:val="657B83"/>
                <w:sz w:val="22"/>
                <w:szCs w:val="22"/>
              </w:rPr>
            </w:rPrChange>
            <w14:textFill>
              <w14:solidFill>
                <w14:schemeClr w14:val="tx1"/>
              </w14:solidFill>
            </w14:textFill>
          </w:rPr>
          <w:t xml:space="preserve">  </w:t>
        </w:r>
      </w:ins>
      <w:ins w:id="28932" w:author="梁元" w:date="2019-05-14T19:51:07Z">
        <w:r>
          <w:rPr>
            <w:rStyle w:val="24"/>
            <w:rFonts w:ascii="Consolas" w:hAnsi="Consolas"/>
            <w:color w:val="000000" w:themeColor="text1"/>
            <w:sz w:val="22"/>
            <w:szCs w:val="22"/>
            <w:rPrChange w:id="28933" w:author="梁元" w:date="2019-05-14T19:51:36Z">
              <w:rPr>
                <w:rStyle w:val="24"/>
                <w:rFonts w:ascii="Consolas" w:hAnsi="Consolas"/>
                <w:color w:val="859900"/>
                <w:sz w:val="22"/>
                <w:szCs w:val="22"/>
              </w:rPr>
            </w:rPrChange>
            <w14:textFill>
              <w14:solidFill>
                <w14:schemeClr w14:val="tx1"/>
              </w14:solidFill>
            </w14:textFill>
          </w:rPr>
          <w:t>return</w:t>
        </w:r>
      </w:ins>
      <w:ins w:id="28935" w:author="梁元" w:date="2019-05-14T19:51:07Z">
        <w:r>
          <w:rPr>
            <w:rStyle w:val="19"/>
            <w:rFonts w:ascii="Consolas" w:hAnsi="Consolas"/>
            <w:color w:val="000000" w:themeColor="text1"/>
            <w:sz w:val="22"/>
            <w:szCs w:val="22"/>
            <w:rPrChange w:id="28936" w:author="梁元" w:date="2019-05-14T19:51:36Z">
              <w:rPr>
                <w:rStyle w:val="19"/>
                <w:rFonts w:ascii="Consolas" w:hAnsi="Consolas"/>
                <w:color w:val="657B83"/>
                <w:sz w:val="22"/>
                <w:szCs w:val="22"/>
              </w:rPr>
            </w:rPrChange>
            <w14:textFill>
              <w14:solidFill>
                <w14:schemeClr w14:val="tx1"/>
              </w14:solidFill>
            </w14:textFill>
          </w:rPr>
          <w:t xml:space="preserve"> { todos: state.todos }</w:t>
        </w:r>
      </w:ins>
    </w:p>
    <w:p>
      <w:pPr>
        <w:pStyle w:val="10"/>
        <w:wordWrap w:val="0"/>
        <w:spacing w:after="360"/>
        <w:ind w:firstLine="440" w:firstLineChars="200"/>
        <w:rPr>
          <w:ins w:id="28938" w:author="梁元" w:date="2019-05-14T19:51:07Z"/>
          <w:rStyle w:val="19"/>
          <w:rFonts w:ascii="Consolas" w:hAnsi="Consolas"/>
          <w:color w:val="000000" w:themeColor="text1"/>
          <w:sz w:val="22"/>
          <w:szCs w:val="22"/>
          <w:rPrChange w:id="28939" w:author="梁元" w:date="2019-05-14T19:51:36Z">
            <w:rPr>
              <w:ins w:id="28940" w:author="梁元" w:date="2019-05-14T19:51:07Z"/>
              <w:rStyle w:val="19"/>
              <w:rFonts w:ascii="Consolas" w:hAnsi="Consolas"/>
              <w:color w:val="657B83"/>
              <w:sz w:val="22"/>
              <w:szCs w:val="22"/>
            </w:rPr>
          </w:rPrChange>
          <w14:textFill>
            <w14:solidFill>
              <w14:schemeClr w14:val="tx1"/>
            </w14:solidFill>
          </w14:textFill>
        </w:rPr>
      </w:pPr>
      <w:ins w:id="28941" w:author="梁元" w:date="2019-05-14T19:51:07Z">
        <w:r>
          <w:rPr>
            <w:rStyle w:val="19"/>
            <w:rFonts w:ascii="Consolas" w:hAnsi="Consolas"/>
            <w:color w:val="000000" w:themeColor="text1"/>
            <w:sz w:val="22"/>
            <w:szCs w:val="22"/>
            <w:rPrChange w:id="28942" w:author="梁元" w:date="2019-05-14T19:51:36Z">
              <w:rPr>
                <w:rStyle w:val="19"/>
                <w:rFonts w:ascii="Consolas" w:hAnsi="Consolas"/>
                <w:color w:val="657B83"/>
                <w:sz w:val="22"/>
                <w:szCs w:val="22"/>
              </w:rPr>
            </w:rPrChange>
            <w14:textFill>
              <w14:solidFill>
                <w14:schemeClr w14:val="tx1"/>
              </w14:solidFill>
            </w14:textFill>
          </w:rPr>
          <w:t>}</w:t>
        </w:r>
      </w:ins>
    </w:p>
    <w:p>
      <w:pPr>
        <w:pStyle w:val="10"/>
        <w:wordWrap w:val="0"/>
        <w:spacing w:after="360"/>
        <w:ind w:firstLine="440" w:firstLineChars="200"/>
        <w:rPr>
          <w:ins w:id="28944" w:author="梁元" w:date="2019-05-14T19:51:07Z"/>
          <w:rFonts w:hint="eastAsia" w:ascii="Consolas" w:hAnsi="Consolas"/>
          <w:color w:val="000000" w:themeColor="text1"/>
          <w:sz w:val="22"/>
          <w:szCs w:val="22"/>
          <w:rPrChange w:id="28945" w:author="梁元" w:date="2019-05-14T19:51:36Z">
            <w:rPr>
              <w:ins w:id="28946" w:author="梁元" w:date="2019-05-14T19:51:07Z"/>
              <w:rFonts w:hint="eastAsia" w:ascii="Consolas" w:hAnsi="Consolas"/>
              <w:color w:val="657B83"/>
              <w:sz w:val="22"/>
              <w:szCs w:val="22"/>
            </w:rPr>
          </w:rPrChange>
          <w14:textFill>
            <w14:solidFill>
              <w14:schemeClr w14:val="tx1"/>
            </w14:solidFill>
          </w14:textFill>
        </w:rPr>
      </w:pPr>
      <w:ins w:id="28947" w:author="梁元" w:date="2019-05-14T19:51:07Z">
        <w:r>
          <w:rPr>
            <w:rStyle w:val="19"/>
            <w:rFonts w:ascii="Consolas" w:hAnsi="Consolas"/>
            <w:color w:val="000000" w:themeColor="text1"/>
            <w:sz w:val="22"/>
            <w:szCs w:val="22"/>
            <w:rPrChange w:id="28948" w:author="梁元" w:date="2019-05-14T19:51:36Z">
              <w:rPr>
                <w:rStyle w:val="19"/>
                <w:rFonts w:ascii="Consolas" w:hAnsi="Consolas"/>
                <w:color w:val="657B83"/>
                <w:sz w:val="22"/>
                <w:szCs w:val="22"/>
              </w:rPr>
            </w:rPrChange>
            <w14:textFill>
              <w14:solidFill>
                <w14:schemeClr w14:val="tx1"/>
              </w14:solidFill>
            </w14:textFill>
          </w:rPr>
          <w:t xml:space="preserve">export </w:t>
        </w:r>
      </w:ins>
      <w:ins w:id="28950" w:author="梁元" w:date="2019-05-14T19:51:07Z">
        <w:r>
          <w:rPr>
            <w:rStyle w:val="24"/>
            <w:rFonts w:ascii="Consolas" w:hAnsi="Consolas"/>
            <w:color w:val="000000" w:themeColor="text1"/>
            <w:sz w:val="22"/>
            <w:szCs w:val="22"/>
            <w:rPrChange w:id="28951" w:author="梁元" w:date="2019-05-14T19:51:36Z">
              <w:rPr>
                <w:rStyle w:val="24"/>
                <w:rFonts w:ascii="Consolas" w:hAnsi="Consolas"/>
                <w:color w:val="859900"/>
                <w:sz w:val="22"/>
                <w:szCs w:val="22"/>
              </w:rPr>
            </w:rPrChange>
            <w14:textFill>
              <w14:solidFill>
                <w14:schemeClr w14:val="tx1"/>
              </w14:solidFill>
            </w14:textFill>
          </w:rPr>
          <w:t>default</w:t>
        </w:r>
      </w:ins>
      <w:ins w:id="28953" w:author="梁元" w:date="2019-05-14T19:51:07Z">
        <w:r>
          <w:rPr>
            <w:rStyle w:val="19"/>
            <w:rFonts w:ascii="Consolas" w:hAnsi="Consolas"/>
            <w:color w:val="000000" w:themeColor="text1"/>
            <w:sz w:val="22"/>
            <w:szCs w:val="22"/>
            <w:rPrChange w:id="28954" w:author="梁元" w:date="2019-05-14T19:51:36Z">
              <w:rPr>
                <w:rStyle w:val="19"/>
                <w:rFonts w:ascii="Consolas" w:hAnsi="Consolas"/>
                <w:color w:val="657B83"/>
                <w:sz w:val="22"/>
                <w:szCs w:val="22"/>
              </w:rPr>
            </w:rPrChange>
            <w14:textFill>
              <w14:solidFill>
                <w14:schemeClr w14:val="tx1"/>
              </w14:solidFill>
            </w14:textFill>
          </w:rPr>
          <w:t xml:space="preserve"> connect(mapStateToProps, actionCreators)(MyRootComponent)</w:t>
        </w:r>
      </w:ins>
    </w:p>
    <w:p>
      <w:pPr>
        <w:pStyle w:val="3"/>
        <w:numPr>
          <w:ilvl w:val="0"/>
          <w:numId w:val="23"/>
        </w:numPr>
        <w:spacing w:line="240" w:lineRule="auto"/>
        <w:ind w:firstLine="562" w:firstLineChars="200"/>
        <w:rPr>
          <w:ins w:id="28956" w:author="梁元" w:date="2019-05-14T19:51:07Z"/>
          <w:rFonts w:hint="eastAsia" w:ascii="仿宋" w:hAnsi="仿宋" w:eastAsia="仿宋"/>
          <w:color w:val="000000" w:themeColor="text1"/>
          <w:sz w:val="28"/>
          <w:szCs w:val="28"/>
          <w:lang w:val="zh-TW" w:eastAsia="zh-TW"/>
          <w:rPrChange w:id="28957" w:author="梁元" w:date="2019-05-14T19:51:36Z">
            <w:rPr>
              <w:ins w:id="28958" w:author="梁元" w:date="2019-05-14T19:51:07Z"/>
              <w:rFonts w:hint="eastAsia" w:ascii="仿宋" w:hAnsi="仿宋" w:eastAsia="仿宋"/>
              <w:sz w:val="28"/>
              <w:szCs w:val="28"/>
              <w:lang w:val="zh-TW" w:eastAsia="zh-TW"/>
            </w:rPr>
          </w:rPrChange>
          <w14:textFill>
            <w14:solidFill>
              <w14:schemeClr w14:val="tx1"/>
            </w14:solidFill>
          </w14:textFill>
        </w:rPr>
      </w:pPr>
      <w:ins w:id="28959" w:author="梁元" w:date="2019-05-14T19:51:07Z">
        <w:bookmarkStart w:id="958" w:name="_Toc24672_WPSOffice_Level2"/>
        <w:r>
          <w:rPr>
            <w:rFonts w:hint="eastAsia" w:ascii="仿宋" w:hAnsi="仿宋" w:eastAsia="仿宋"/>
            <w:color w:val="000000" w:themeColor="text1"/>
            <w:sz w:val="28"/>
            <w:szCs w:val="28"/>
            <w:lang w:val="zh-TW" w:eastAsia="zh-TW"/>
            <w:rPrChange w:id="28960" w:author="梁元" w:date="2019-05-14T19:51:36Z">
              <w:rPr>
                <w:rFonts w:hint="eastAsia" w:ascii="仿宋" w:hAnsi="仿宋" w:eastAsia="仿宋"/>
                <w:sz w:val="28"/>
                <w:szCs w:val="28"/>
                <w:lang w:val="zh-TW" w:eastAsia="zh-TW"/>
              </w:rPr>
            </w:rPrChange>
            <w14:textFill>
              <w14:solidFill>
                <w14:schemeClr w14:val="tx1"/>
              </w14:solidFill>
            </w14:textFill>
          </w:rPr>
          <w:t>延伸及扩展问题回答参考</w:t>
        </w:r>
        <w:bookmarkEnd w:id="958"/>
      </w:ins>
    </w:p>
    <w:p>
      <w:pPr>
        <w:pStyle w:val="3"/>
        <w:numPr>
          <w:ilvl w:val="0"/>
          <w:numId w:val="23"/>
        </w:numPr>
        <w:spacing w:line="240" w:lineRule="auto"/>
        <w:ind w:firstLine="562" w:firstLineChars="200"/>
        <w:rPr>
          <w:ins w:id="28962" w:author="梁元" w:date="2019-05-14T19:51:07Z"/>
          <w:rFonts w:hint="eastAsia" w:ascii="仿宋" w:hAnsi="仿宋" w:eastAsia="仿宋"/>
          <w:color w:val="000000" w:themeColor="text1"/>
          <w:sz w:val="28"/>
          <w:szCs w:val="28"/>
          <w:lang w:val="zh-TW" w:eastAsia="zh-TW"/>
          <w:rPrChange w:id="28963" w:author="梁元" w:date="2019-05-14T19:51:36Z">
            <w:rPr>
              <w:ins w:id="28964" w:author="梁元" w:date="2019-05-14T19:51:07Z"/>
              <w:rFonts w:hint="eastAsia" w:ascii="仿宋" w:hAnsi="仿宋" w:eastAsia="仿宋"/>
              <w:sz w:val="28"/>
              <w:szCs w:val="28"/>
              <w:lang w:val="zh-TW" w:eastAsia="zh-TW"/>
            </w:rPr>
          </w:rPrChange>
          <w14:textFill>
            <w14:solidFill>
              <w14:schemeClr w14:val="tx1"/>
            </w14:solidFill>
          </w14:textFill>
        </w:rPr>
      </w:pPr>
      <w:ins w:id="28965" w:author="梁元" w:date="2019-05-14T19:51:07Z">
        <w:bookmarkStart w:id="959" w:name="_Toc24462_WPSOffice_Level2"/>
        <w:r>
          <w:rPr>
            <w:rFonts w:hint="eastAsia" w:ascii="仿宋" w:hAnsi="仿宋" w:eastAsia="仿宋"/>
            <w:color w:val="000000" w:themeColor="text1"/>
            <w:sz w:val="28"/>
            <w:szCs w:val="28"/>
            <w:lang w:val="zh-TW" w:eastAsia="zh-TW"/>
            <w:rPrChange w:id="28966" w:author="梁元" w:date="2019-05-14T19:51:36Z">
              <w:rPr>
                <w:rFonts w:hint="eastAsia" w:ascii="仿宋" w:hAnsi="仿宋" w:eastAsia="仿宋"/>
                <w:sz w:val="28"/>
                <w:szCs w:val="28"/>
                <w:lang w:val="zh-TW" w:eastAsia="zh-TW"/>
              </w:rPr>
            </w:rPrChange>
            <w14:textFill>
              <w14:solidFill>
                <w14:schemeClr w14:val="tx1"/>
              </w14:solidFill>
            </w14:textFill>
          </w:rPr>
          <w:t>项目中体现经验的点</w:t>
        </w:r>
        <w:bookmarkEnd w:id="959"/>
      </w:ins>
    </w:p>
    <w:p>
      <w:pPr>
        <w:pStyle w:val="3"/>
        <w:numPr>
          <w:ilvl w:val="0"/>
          <w:numId w:val="23"/>
        </w:numPr>
        <w:spacing w:line="240" w:lineRule="auto"/>
        <w:ind w:firstLine="562" w:firstLineChars="200"/>
        <w:rPr>
          <w:ins w:id="28968" w:author="梁元" w:date="2019-05-14T19:51:07Z"/>
          <w:rFonts w:hint="eastAsia" w:ascii="仿宋" w:hAnsi="仿宋" w:eastAsia="仿宋"/>
          <w:color w:val="000000" w:themeColor="text1"/>
          <w:sz w:val="28"/>
          <w:szCs w:val="28"/>
          <w:rPrChange w:id="28969" w:author="梁元" w:date="2019-05-14T19:51:36Z">
            <w:rPr>
              <w:ins w:id="28970" w:author="梁元" w:date="2019-05-14T19:51:07Z"/>
              <w:rFonts w:hint="eastAsia" w:ascii="仿宋" w:hAnsi="仿宋" w:eastAsia="仿宋"/>
              <w:sz w:val="28"/>
              <w:szCs w:val="28"/>
            </w:rPr>
          </w:rPrChange>
          <w14:textFill>
            <w14:solidFill>
              <w14:schemeClr w14:val="tx1"/>
            </w14:solidFill>
          </w14:textFill>
        </w:rPr>
      </w:pPr>
      <w:ins w:id="28971" w:author="梁元" w:date="2019-05-14T19:51:07Z">
        <w:bookmarkStart w:id="960" w:name="_Toc3094_WPSOffice_Level2"/>
        <w:r>
          <w:rPr>
            <w:rFonts w:hint="eastAsia" w:ascii="仿宋" w:hAnsi="仿宋" w:eastAsia="仿宋"/>
            <w:color w:val="000000" w:themeColor="text1"/>
            <w:sz w:val="28"/>
            <w:szCs w:val="28"/>
            <w:lang w:val="zh-TW" w:eastAsia="zh-TW"/>
            <w:rPrChange w:id="28972" w:author="梁元" w:date="2019-05-14T19:51:36Z">
              <w:rPr>
                <w:rFonts w:hint="eastAsia" w:ascii="仿宋" w:hAnsi="仿宋" w:eastAsia="仿宋"/>
                <w:sz w:val="28"/>
                <w:szCs w:val="28"/>
                <w:lang w:val="zh-TW" w:eastAsia="zh-TW"/>
              </w:rPr>
            </w:rPrChange>
            <w14:textFill>
              <w14:solidFill>
                <w14:schemeClr w14:val="tx1"/>
              </w14:solidFill>
            </w14:textFill>
          </w:rPr>
          <w:t>论坛参考</w:t>
        </w:r>
        <w:bookmarkEnd w:id="960"/>
      </w:ins>
    </w:p>
    <w:p>
      <w:pPr>
        <w:pStyle w:val="2"/>
        <w:numPr>
          <w:ilvl w:val="0"/>
          <w:numId w:val="1"/>
        </w:numPr>
        <w:spacing w:line="240" w:lineRule="auto"/>
        <w:ind w:firstLine="562" w:firstLineChars="200"/>
        <w:rPr>
          <w:ins w:id="28974" w:author="梁元" w:date="2019-05-14T19:51:07Z"/>
          <w:rFonts w:ascii="仿宋" w:hAnsi="仿宋" w:eastAsia="仿宋"/>
          <w:color w:val="000000" w:themeColor="text1"/>
          <w:sz w:val="28"/>
          <w:szCs w:val="28"/>
          <w:rPrChange w:id="28975" w:author="梁元" w:date="2019-05-14T19:51:36Z">
            <w:rPr>
              <w:ins w:id="28976" w:author="梁元" w:date="2019-05-14T19:51:07Z"/>
              <w:rFonts w:ascii="仿宋" w:hAnsi="仿宋" w:eastAsia="仿宋"/>
              <w:sz w:val="28"/>
              <w:szCs w:val="28"/>
            </w:rPr>
          </w:rPrChange>
          <w14:textFill>
            <w14:solidFill>
              <w14:schemeClr w14:val="tx1"/>
            </w14:solidFill>
          </w14:textFill>
        </w:rPr>
      </w:pPr>
      <w:ins w:id="28977" w:author="梁元" w:date="2019-05-14T19:51:07Z">
        <w:bookmarkStart w:id="961" w:name="_Toc1326_WPSOffice_Level1"/>
        <w:r>
          <w:rPr>
            <w:rFonts w:hint="eastAsia" w:ascii="仿宋" w:hAnsi="仿宋" w:eastAsia="仿宋"/>
            <w:color w:val="000000" w:themeColor="text1"/>
            <w:sz w:val="28"/>
            <w:szCs w:val="28"/>
            <w:rPrChange w:id="28978" w:author="梁元" w:date="2019-05-14T19:51:36Z">
              <w:rPr>
                <w:rFonts w:hint="eastAsia" w:ascii="仿宋" w:hAnsi="仿宋" w:eastAsia="仿宋"/>
                <w:sz w:val="28"/>
                <w:szCs w:val="28"/>
              </w:rPr>
            </w:rPrChange>
            <w14:textFill>
              <w14:solidFill>
                <w14:schemeClr w14:val="tx1"/>
              </w14:solidFill>
            </w14:textFill>
          </w:rPr>
          <w:t>简述</w:t>
        </w:r>
      </w:ins>
      <w:ins w:id="28980" w:author="梁元" w:date="2019-05-14T19:54:57Z">
        <w:r>
          <w:rPr>
            <w:rFonts w:hint="eastAsia" w:ascii="仿宋" w:hAnsi="仿宋" w:eastAsia="仿宋"/>
            <w:color w:val="000000" w:themeColor="text1"/>
            <w:sz w:val="28"/>
            <w:szCs w:val="28"/>
            <w:lang w:val="en-US" w:eastAsia="zh-CN"/>
            <w14:textFill>
              <w14:solidFill>
                <w14:schemeClr w14:val="tx1"/>
              </w14:solidFill>
            </w14:textFill>
          </w:rPr>
          <w:t>cookie</w:t>
        </w:r>
      </w:ins>
      <w:ins w:id="28981" w:author="梁元" w:date="2019-05-14T19:51:07Z">
        <w:r>
          <w:rPr>
            <w:rFonts w:hint="eastAsia" w:ascii="仿宋" w:hAnsi="仿宋" w:eastAsia="仿宋"/>
            <w:color w:val="000000" w:themeColor="text1"/>
            <w:sz w:val="28"/>
            <w:szCs w:val="28"/>
            <w:rPrChange w:id="28982" w:author="梁元" w:date="2019-05-14T19:51:36Z">
              <w:rPr>
                <w:rFonts w:hint="eastAsia" w:ascii="仿宋" w:hAnsi="仿宋" w:eastAsia="仿宋"/>
                <w:sz w:val="28"/>
                <w:szCs w:val="28"/>
              </w:rPr>
            </w:rPrChange>
            <w14:textFill>
              <w14:solidFill>
                <w14:schemeClr w14:val="tx1"/>
              </w14:solidFill>
            </w14:textFill>
          </w:rPr>
          <w:t>？</w:t>
        </w:r>
        <w:bookmarkEnd w:id="961"/>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8984" w:author="梁元" w:date="2019-05-14T19:51:07Z"/>
        </w:trPr>
        <w:tc>
          <w:tcPr>
            <w:tcW w:w="1523" w:type="dxa"/>
          </w:tcPr>
          <w:p>
            <w:pPr>
              <w:jc w:val="center"/>
              <w:rPr>
                <w:ins w:id="28985" w:author="梁元" w:date="2019-05-14T19:51:07Z"/>
                <w:rFonts w:ascii="仿宋" w:hAnsi="仿宋" w:eastAsia="仿宋"/>
                <w:color w:val="000000" w:themeColor="text1"/>
                <w:rPrChange w:id="28986" w:author="梁元" w:date="2019-05-14T19:51:36Z">
                  <w:rPr>
                    <w:ins w:id="28987" w:author="梁元" w:date="2019-05-14T19:51:07Z"/>
                    <w:rFonts w:ascii="仿宋" w:hAnsi="仿宋" w:eastAsia="仿宋"/>
                  </w:rPr>
                </w:rPrChange>
                <w14:textFill>
                  <w14:solidFill>
                    <w14:schemeClr w14:val="tx1"/>
                  </w14:solidFill>
                </w14:textFill>
              </w:rPr>
            </w:pPr>
            <w:ins w:id="28988" w:author="梁元" w:date="2019-05-14T19:51:07Z">
              <w:r>
                <w:rPr>
                  <w:rFonts w:hint="eastAsia" w:ascii="仿宋" w:hAnsi="仿宋" w:eastAsia="仿宋"/>
                  <w:color w:val="000000" w:themeColor="text1"/>
                  <w:rPrChange w:id="28989"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28991" w:author="梁元" w:date="2019-05-14T19:51:07Z"/>
                <w:rFonts w:ascii="仿宋" w:hAnsi="仿宋" w:eastAsia="仿宋"/>
                <w:color w:val="000000" w:themeColor="text1"/>
                <w:rPrChange w:id="28992" w:author="梁元" w:date="2019-05-14T19:51:36Z">
                  <w:rPr>
                    <w:ins w:id="28993" w:author="梁元" w:date="2019-05-14T19:51:07Z"/>
                    <w:rFonts w:ascii="仿宋" w:hAnsi="仿宋" w:eastAsia="仿宋"/>
                  </w:rPr>
                </w:rPrChange>
                <w14:textFill>
                  <w14:solidFill>
                    <w14:schemeClr w14:val="tx1"/>
                  </w14:solidFill>
                </w14:textFill>
              </w:rPr>
            </w:pPr>
            <w:ins w:id="28994" w:author="梁元" w:date="2019-05-14T19:51:07Z">
              <w:r>
                <w:rPr>
                  <w:rFonts w:hint="eastAsia" w:ascii="仿宋" w:hAnsi="仿宋" w:eastAsia="仿宋"/>
                  <w:color w:val="000000" w:themeColor="text1"/>
                  <w:rPrChange w:id="28995"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28997" w:author="梁元" w:date="2019-05-14T19:51:07Z"/>
                <w:rFonts w:ascii="仿宋" w:hAnsi="仿宋" w:eastAsia="仿宋"/>
                <w:color w:val="000000" w:themeColor="text1"/>
                <w:rPrChange w:id="28998" w:author="梁元" w:date="2019-05-14T19:51:36Z">
                  <w:rPr>
                    <w:ins w:id="28999" w:author="梁元" w:date="2019-05-14T19:51:07Z"/>
                    <w:rFonts w:ascii="仿宋" w:hAnsi="仿宋" w:eastAsia="仿宋"/>
                  </w:rPr>
                </w:rPrChange>
                <w14:textFill>
                  <w14:solidFill>
                    <w14:schemeClr w14:val="tx1"/>
                  </w14:solidFill>
                </w14:textFill>
              </w:rPr>
            </w:pPr>
            <w:ins w:id="29000" w:author="梁元" w:date="2019-05-14T19:51:07Z">
              <w:r>
                <w:rPr>
                  <w:rFonts w:hint="eastAsia" w:ascii="仿宋" w:hAnsi="仿宋" w:eastAsia="仿宋"/>
                  <w:color w:val="000000" w:themeColor="text1"/>
                  <w:rPrChange w:id="29001"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29003" w:author="梁元" w:date="2019-05-14T19:51:07Z"/>
                <w:rFonts w:ascii="仿宋" w:hAnsi="仿宋" w:eastAsia="仿宋"/>
                <w:color w:val="000000" w:themeColor="text1"/>
                <w:rPrChange w:id="29004" w:author="梁元" w:date="2019-05-14T19:51:36Z">
                  <w:rPr>
                    <w:ins w:id="29005" w:author="梁元" w:date="2019-05-14T19:51:07Z"/>
                    <w:rFonts w:ascii="仿宋" w:hAnsi="仿宋" w:eastAsia="仿宋"/>
                  </w:rPr>
                </w:rPrChange>
                <w14:textFill>
                  <w14:solidFill>
                    <w14:schemeClr w14:val="tx1"/>
                  </w14:solidFill>
                </w14:textFill>
              </w:rPr>
            </w:pPr>
            <w:ins w:id="29006" w:author="梁元" w:date="2019-05-14T19:51:07Z">
              <w:r>
                <w:rPr>
                  <w:rFonts w:hint="eastAsia" w:ascii="仿宋" w:hAnsi="仿宋" w:eastAsia="仿宋"/>
                  <w:color w:val="000000" w:themeColor="text1"/>
                  <w:rPrChange w:id="29007"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29009" w:author="梁元" w:date="2019-05-14T19:51:07Z"/>
                <w:rFonts w:ascii="仿宋" w:hAnsi="仿宋" w:eastAsia="仿宋"/>
                <w:color w:val="000000" w:themeColor="text1"/>
                <w:rPrChange w:id="29010" w:author="梁元" w:date="2019-05-14T19:51:36Z">
                  <w:rPr>
                    <w:ins w:id="29011" w:author="梁元" w:date="2019-05-14T19:51:07Z"/>
                    <w:rFonts w:ascii="仿宋" w:hAnsi="仿宋" w:eastAsia="仿宋"/>
                  </w:rPr>
                </w:rPrChange>
                <w14:textFill>
                  <w14:solidFill>
                    <w14:schemeClr w14:val="tx1"/>
                  </w14:solidFill>
                </w14:textFill>
              </w:rPr>
            </w:pPr>
            <w:ins w:id="29012" w:author="梁元" w:date="2019-05-14T19:51:07Z">
              <w:r>
                <w:rPr>
                  <w:rFonts w:hint="eastAsia" w:ascii="仿宋" w:hAnsi="仿宋" w:eastAsia="仿宋"/>
                  <w:color w:val="000000" w:themeColor="text1"/>
                  <w:rPrChange w:id="29013"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9015" w:author="梁元" w:date="2019-05-14T19:51:07Z"/>
        </w:trPr>
        <w:tc>
          <w:tcPr>
            <w:tcW w:w="1523" w:type="dxa"/>
          </w:tcPr>
          <w:p>
            <w:pPr>
              <w:jc w:val="center"/>
              <w:rPr>
                <w:ins w:id="29016" w:author="梁元" w:date="2019-05-14T19:51:07Z"/>
                <w:rFonts w:ascii="仿宋" w:hAnsi="仿宋" w:eastAsia="仿宋"/>
                <w:color w:val="000000" w:themeColor="text1"/>
                <w:rPrChange w:id="29017" w:author="梁元" w:date="2019-05-14T19:51:36Z">
                  <w:rPr>
                    <w:ins w:id="29018" w:author="梁元" w:date="2019-05-14T19:51:07Z"/>
                    <w:rFonts w:ascii="仿宋" w:hAnsi="仿宋" w:eastAsia="仿宋"/>
                  </w:rPr>
                </w:rPrChange>
                <w14:textFill>
                  <w14:solidFill>
                    <w14:schemeClr w14:val="tx1"/>
                  </w14:solidFill>
                </w14:textFill>
              </w:rPr>
            </w:pPr>
            <w:ins w:id="29019" w:author="梁元" w:date="2019-05-14T19:51:07Z">
              <w:r>
                <w:rPr>
                  <w:rFonts w:hint="eastAsia" w:ascii="仿宋" w:hAnsi="仿宋" w:eastAsia="仿宋"/>
                  <w:color w:val="000000" w:themeColor="text1"/>
                  <w:rPrChange w:id="29020" w:author="梁元" w:date="2019-05-14T19:51:36Z">
                    <w:rPr>
                      <w:rFonts w:hint="eastAsia" w:ascii="仿宋" w:hAnsi="仿宋" w:eastAsia="仿宋"/>
                    </w:rPr>
                  </w:rPrChange>
                  <w14:textFill>
                    <w14:solidFill>
                      <w14:schemeClr w14:val="tx1"/>
                    </w14:solidFill>
                  </w14:textFill>
                </w:rPr>
                <w:t>70%</w:t>
              </w:r>
            </w:ins>
          </w:p>
        </w:tc>
        <w:tc>
          <w:tcPr>
            <w:tcW w:w="1559" w:type="dxa"/>
          </w:tcPr>
          <w:p>
            <w:pPr>
              <w:jc w:val="center"/>
              <w:rPr>
                <w:ins w:id="29022" w:author="梁元" w:date="2019-05-14T19:51:07Z"/>
                <w:rFonts w:ascii="仿宋" w:hAnsi="仿宋" w:eastAsia="仿宋"/>
                <w:color w:val="000000" w:themeColor="text1"/>
                <w:rPrChange w:id="29023" w:author="梁元" w:date="2019-05-14T19:51:36Z">
                  <w:rPr>
                    <w:ins w:id="29024" w:author="梁元" w:date="2019-05-14T19:51:07Z"/>
                    <w:rFonts w:ascii="仿宋" w:hAnsi="仿宋" w:eastAsia="仿宋"/>
                  </w:rPr>
                </w:rPrChange>
                <w14:textFill>
                  <w14:solidFill>
                    <w14:schemeClr w14:val="tx1"/>
                  </w14:solidFill>
                </w14:textFill>
              </w:rPr>
            </w:pPr>
            <w:ins w:id="29025" w:author="梁元" w:date="2019-05-14T19:51:07Z">
              <w:r>
                <w:rPr>
                  <w:rFonts w:hint="eastAsia" w:ascii="仿宋" w:hAnsi="仿宋" w:eastAsia="仿宋"/>
                  <w:color w:val="000000" w:themeColor="text1"/>
                  <w:rPrChange w:id="29026" w:author="梁元" w:date="2019-05-14T19:51:36Z">
                    <w:rPr>
                      <w:rFonts w:hint="eastAsia" w:ascii="仿宋" w:hAnsi="仿宋" w:eastAsia="仿宋"/>
                    </w:rPr>
                  </w:rPrChange>
                  <w14:textFill>
                    <w14:solidFill>
                      <w14:schemeClr w14:val="tx1"/>
                    </w14:solidFill>
                  </w14:textFill>
                </w:rPr>
                <w:t>4星</w:t>
              </w:r>
            </w:ins>
          </w:p>
        </w:tc>
        <w:tc>
          <w:tcPr>
            <w:tcW w:w="1418" w:type="dxa"/>
          </w:tcPr>
          <w:p>
            <w:pPr>
              <w:jc w:val="center"/>
              <w:rPr>
                <w:ins w:id="29028" w:author="梁元" w:date="2019-05-14T19:51:07Z"/>
                <w:rFonts w:ascii="仿宋" w:hAnsi="仿宋" w:eastAsia="仿宋"/>
                <w:color w:val="000000" w:themeColor="text1"/>
                <w:rPrChange w:id="29029" w:author="梁元" w:date="2019-05-14T19:51:36Z">
                  <w:rPr>
                    <w:ins w:id="29030" w:author="梁元" w:date="2019-05-14T19:51:07Z"/>
                    <w:rFonts w:ascii="仿宋" w:hAnsi="仿宋" w:eastAsia="仿宋"/>
                  </w:rPr>
                </w:rPrChange>
                <w14:textFill>
                  <w14:solidFill>
                    <w14:schemeClr w14:val="tx1"/>
                  </w14:solidFill>
                </w14:textFill>
              </w:rPr>
            </w:pPr>
            <w:ins w:id="29031" w:author="梁元" w:date="2019-05-14T19:51:07Z">
              <w:r>
                <w:rPr>
                  <w:rFonts w:hint="eastAsia" w:ascii="仿宋" w:hAnsi="仿宋" w:eastAsia="仿宋"/>
                  <w:color w:val="000000" w:themeColor="text1"/>
                  <w:rPrChange w:id="29032" w:author="梁元" w:date="2019-05-14T19:51:36Z">
                    <w:rPr>
                      <w:rFonts w:hint="eastAsia" w:ascii="仿宋" w:hAnsi="仿宋" w:eastAsia="仿宋"/>
                    </w:rPr>
                  </w:rPrChange>
                  <w14:textFill>
                    <w14:solidFill>
                      <w14:schemeClr w14:val="tx1"/>
                    </w14:solidFill>
                  </w14:textFill>
                </w:rPr>
                <w:t>性能优化</w:t>
              </w:r>
            </w:ins>
          </w:p>
        </w:tc>
        <w:tc>
          <w:tcPr>
            <w:tcW w:w="1417" w:type="dxa"/>
          </w:tcPr>
          <w:p>
            <w:pPr>
              <w:rPr>
                <w:ins w:id="29034" w:author="梁元" w:date="2019-05-14T19:51:07Z"/>
                <w:rFonts w:ascii="仿宋" w:hAnsi="仿宋" w:eastAsia="仿宋"/>
                <w:color w:val="000000" w:themeColor="text1"/>
                <w:rPrChange w:id="29035" w:author="梁元" w:date="2019-05-14T19:51:36Z">
                  <w:rPr>
                    <w:ins w:id="29036" w:author="梁元" w:date="2019-05-14T19:51:07Z"/>
                    <w:rFonts w:ascii="仿宋" w:hAnsi="仿宋" w:eastAsia="仿宋"/>
                  </w:rPr>
                </w:rPrChange>
                <w14:textFill>
                  <w14:solidFill>
                    <w14:schemeClr w14:val="tx1"/>
                  </w14:solidFill>
                </w14:textFill>
              </w:rPr>
            </w:pPr>
            <w:ins w:id="29037" w:author="梁元" w:date="2019-05-14T19:51:07Z">
              <w:r>
                <w:rPr>
                  <w:rFonts w:hint="eastAsia" w:ascii="仿宋" w:hAnsi="仿宋" w:eastAsia="仿宋"/>
                  <w:color w:val="000000" w:themeColor="text1"/>
                  <w:rPrChange w:id="29038" w:author="梁元" w:date="2019-05-14T19:51:36Z">
                    <w:rPr>
                      <w:rFonts w:hint="eastAsia" w:ascii="仿宋" w:hAnsi="仿宋" w:eastAsia="仿宋"/>
                    </w:rPr>
                  </w:rPrChange>
                  <w14:textFill>
                    <w14:solidFill>
                      <w14:schemeClr w14:val="tx1"/>
                    </w14:solidFill>
                  </w14:textFill>
                </w:rPr>
                <w:t>javaScript</w:t>
              </w:r>
            </w:ins>
          </w:p>
        </w:tc>
        <w:tc>
          <w:tcPr>
            <w:tcW w:w="1465" w:type="dxa"/>
          </w:tcPr>
          <w:p>
            <w:pPr>
              <w:jc w:val="center"/>
              <w:rPr>
                <w:ins w:id="29040" w:author="梁元" w:date="2019-05-14T19:51:07Z"/>
                <w:rFonts w:ascii="仿宋" w:hAnsi="仿宋" w:eastAsia="仿宋"/>
                <w:color w:val="000000" w:themeColor="text1"/>
                <w:rPrChange w:id="29041" w:author="梁元" w:date="2019-05-14T19:51:36Z">
                  <w:rPr>
                    <w:ins w:id="29042" w:author="梁元" w:date="2019-05-14T19:51:07Z"/>
                    <w:rFonts w:ascii="仿宋" w:hAnsi="仿宋" w:eastAsia="仿宋"/>
                  </w:rPr>
                </w:rPrChange>
                <w14:textFill>
                  <w14:solidFill>
                    <w14:schemeClr w14:val="tx1"/>
                  </w14:solidFill>
                </w14:textFill>
              </w:rPr>
            </w:pPr>
            <w:ins w:id="29043" w:author="梁元" w:date="2019-05-14T19:51:07Z">
              <w:r>
                <w:rPr>
                  <w:rFonts w:hint="eastAsia" w:ascii="仿宋" w:hAnsi="仿宋" w:eastAsia="仿宋"/>
                  <w:color w:val="000000" w:themeColor="text1"/>
                  <w:rPrChange w:id="29044" w:author="梁元" w:date="2019-05-14T19:51:36Z">
                    <w:rPr>
                      <w:rFonts w:hint="eastAsia" w:ascii="仿宋" w:hAnsi="仿宋" w:eastAsia="仿宋"/>
                    </w:rPr>
                  </w:rPrChange>
                  <w14:textFill>
                    <w14:solidFill>
                      <w14:schemeClr w14:val="tx1"/>
                    </w14:solidFill>
                  </w14:textFill>
                </w:rPr>
                <w:t>性能优化</w:t>
              </w:r>
            </w:ins>
          </w:p>
          <w:p>
            <w:pPr>
              <w:jc w:val="center"/>
              <w:rPr>
                <w:ins w:id="29046" w:author="梁元" w:date="2019-05-14T19:51:07Z"/>
                <w:rFonts w:ascii="仿宋" w:hAnsi="仿宋" w:eastAsia="仿宋"/>
                <w:color w:val="000000" w:themeColor="text1"/>
                <w:rPrChange w:id="29047" w:author="梁元" w:date="2019-05-14T19:51:36Z">
                  <w:rPr>
                    <w:ins w:id="29048" w:author="梁元" w:date="2019-05-14T19:51:07Z"/>
                    <w:rFonts w:ascii="仿宋" w:hAnsi="仿宋" w:eastAsia="仿宋"/>
                  </w:rPr>
                </w:rPrChange>
                <w14:textFill>
                  <w14:solidFill>
                    <w14:schemeClr w14:val="tx1"/>
                  </w14:solidFill>
                </w14:textFill>
              </w:rPr>
            </w:pPr>
          </w:p>
        </w:tc>
      </w:tr>
    </w:tbl>
    <w:p>
      <w:pPr>
        <w:pStyle w:val="3"/>
        <w:numPr>
          <w:ilvl w:val="0"/>
          <w:numId w:val="27"/>
        </w:numPr>
        <w:spacing w:line="240" w:lineRule="auto"/>
        <w:ind w:firstLine="562" w:firstLineChars="200"/>
        <w:rPr>
          <w:ins w:id="29049" w:author="梁元" w:date="2019-05-14T19:51:07Z"/>
          <w:rFonts w:ascii="仿宋" w:hAnsi="仿宋" w:eastAsia="仿宋"/>
          <w:color w:val="000000" w:themeColor="text1"/>
          <w:sz w:val="28"/>
          <w:szCs w:val="28"/>
          <w:rPrChange w:id="29050" w:author="梁元" w:date="2019-05-14T19:51:36Z">
            <w:rPr>
              <w:ins w:id="29051" w:author="梁元" w:date="2019-05-14T19:51:07Z"/>
              <w:rFonts w:ascii="仿宋" w:hAnsi="仿宋" w:eastAsia="仿宋"/>
              <w:sz w:val="28"/>
              <w:szCs w:val="28"/>
            </w:rPr>
          </w:rPrChange>
          <w14:textFill>
            <w14:solidFill>
              <w14:schemeClr w14:val="tx1"/>
            </w14:solidFill>
          </w14:textFill>
        </w:rPr>
      </w:pPr>
      <w:ins w:id="29052" w:author="梁元" w:date="2019-05-14T19:51:07Z">
        <w:bookmarkStart w:id="962" w:name="_Toc15222_WPSOffice_Level2"/>
        <w:r>
          <w:rPr>
            <w:rFonts w:hint="eastAsia" w:ascii="仿宋" w:hAnsi="仿宋" w:eastAsia="仿宋"/>
            <w:color w:val="000000" w:themeColor="text1"/>
            <w:sz w:val="28"/>
            <w:szCs w:val="28"/>
            <w:rPrChange w:id="29053" w:author="梁元" w:date="2019-05-14T19:51:36Z">
              <w:rPr>
                <w:rFonts w:hint="eastAsia" w:ascii="仿宋" w:hAnsi="仿宋" w:eastAsia="仿宋"/>
                <w:sz w:val="28"/>
                <w:szCs w:val="28"/>
              </w:rPr>
            </w:rPrChange>
            <w14:textFill>
              <w14:solidFill>
                <w14:schemeClr w14:val="tx1"/>
              </w14:solidFill>
            </w14:textFill>
          </w:rPr>
          <w:t>通常解法</w:t>
        </w:r>
        <w:bookmarkEnd w:id="962"/>
      </w:ins>
    </w:p>
    <w:p>
      <w:pPr>
        <w:spacing w:line="240" w:lineRule="auto"/>
        <w:ind w:firstLine="643" w:firstLineChars="200"/>
        <w:rPr>
          <w:ins w:id="29055" w:author="梁元" w:date="2019-05-14T19:51:07Z"/>
          <w:rFonts w:ascii="Arial" w:hAnsi="Arial" w:cs="Arial"/>
          <w:b/>
          <w:color w:val="000000" w:themeColor="text1"/>
          <w:sz w:val="32"/>
          <w:szCs w:val="23"/>
          <w:shd w:val="clear" w:color="auto" w:fill="FFFFFF"/>
          <w:rPrChange w:id="29056" w:author="梁元" w:date="2019-05-14T19:51:36Z">
            <w:rPr>
              <w:ins w:id="29057" w:author="梁元" w:date="2019-05-14T19:51:07Z"/>
              <w:rFonts w:ascii="Arial" w:hAnsi="Arial" w:cs="Arial"/>
              <w:b/>
              <w:color w:val="222222"/>
              <w:sz w:val="32"/>
              <w:szCs w:val="23"/>
              <w:shd w:val="clear" w:color="auto" w:fill="FFFFFF"/>
            </w:rPr>
          </w:rPrChange>
          <w14:textFill>
            <w14:solidFill>
              <w14:schemeClr w14:val="tx1"/>
            </w14:solidFill>
          </w14:textFill>
        </w:rPr>
      </w:pPr>
      <w:ins w:id="29058" w:author="梁元" w:date="2019-05-14T19:51:07Z">
        <w:r>
          <w:rPr>
            <w:rFonts w:hint="eastAsia" w:ascii="Arial" w:hAnsi="Arial" w:cs="Arial"/>
            <w:b/>
            <w:color w:val="000000" w:themeColor="text1"/>
            <w:sz w:val="32"/>
            <w:szCs w:val="23"/>
            <w:shd w:val="clear" w:color="auto" w:fill="FFFFFF"/>
            <w:rPrChange w:id="29059" w:author="梁元" w:date="2019-05-14T19:51:36Z">
              <w:rPr>
                <w:rFonts w:hint="eastAsia" w:ascii="Arial" w:hAnsi="Arial" w:cs="Arial"/>
                <w:b/>
                <w:color w:val="222222"/>
                <w:sz w:val="32"/>
                <w:szCs w:val="23"/>
                <w:shd w:val="clear" w:color="auto" w:fill="FFFFFF"/>
              </w:rPr>
            </w:rPrChange>
            <w14:textFill>
              <w14:solidFill>
                <w14:schemeClr w14:val="tx1"/>
              </w14:solidFill>
            </w14:textFill>
          </w:rPr>
          <w:t>从网络加载方面来考虑</w:t>
        </w:r>
      </w:ins>
    </w:p>
    <w:p>
      <w:pPr>
        <w:spacing w:line="240" w:lineRule="auto"/>
        <w:ind w:firstLine="643" w:firstLineChars="200"/>
        <w:rPr>
          <w:ins w:id="29061" w:author="梁元" w:date="2019-05-14T19:51:07Z"/>
          <w:rFonts w:hint="eastAsia" w:ascii="Arial" w:hAnsi="Arial" w:cs="Arial"/>
          <w:b/>
          <w:color w:val="000000" w:themeColor="text1"/>
          <w:sz w:val="32"/>
          <w:szCs w:val="23"/>
          <w:shd w:val="clear" w:color="auto" w:fill="FFFFFF"/>
          <w:rPrChange w:id="29062" w:author="梁元" w:date="2019-05-14T19:51:36Z">
            <w:rPr>
              <w:ins w:id="29063" w:author="梁元" w:date="2019-05-14T19:51:07Z"/>
              <w:rFonts w:hint="eastAsia" w:ascii="Arial" w:hAnsi="Arial" w:cs="Arial"/>
              <w:b/>
              <w:color w:val="222222"/>
              <w:sz w:val="32"/>
              <w:szCs w:val="23"/>
              <w:shd w:val="clear" w:color="auto" w:fill="FFFFFF"/>
            </w:rPr>
          </w:rPrChange>
          <w14:textFill>
            <w14:solidFill>
              <w14:schemeClr w14:val="tx1"/>
            </w14:solidFill>
          </w14:textFill>
        </w:rPr>
      </w:pPr>
    </w:p>
    <w:p>
      <w:pPr>
        <w:pStyle w:val="21"/>
        <w:numPr>
          <w:ilvl w:val="0"/>
          <w:numId w:val="28"/>
        </w:numPr>
        <w:ind w:firstLine="480" w:firstLineChars="200"/>
        <w:rPr>
          <w:ins w:id="29064" w:author="梁元" w:date="2019-05-14T19:51:07Z"/>
          <w:color w:val="000000" w:themeColor="text1"/>
          <w:shd w:val="clear" w:color="auto" w:fill="FFFFFF"/>
          <w:rPrChange w:id="29065" w:author="梁元" w:date="2019-05-14T19:51:36Z">
            <w:rPr>
              <w:ins w:id="29066" w:author="梁元" w:date="2019-05-14T19:51:07Z"/>
              <w:shd w:val="clear" w:color="auto" w:fill="FFFFFF"/>
            </w:rPr>
          </w:rPrChange>
          <w14:textFill>
            <w14:solidFill>
              <w14:schemeClr w14:val="tx1"/>
            </w14:solidFill>
          </w14:textFill>
        </w:rPr>
      </w:pPr>
      <w:ins w:id="29067" w:author="梁元" w:date="2019-05-14T19:51:07Z">
        <w:r>
          <w:rPr>
            <w:color w:val="000000" w:themeColor="text1"/>
            <w:shd w:val="clear" w:color="auto" w:fill="FFFFFF"/>
            <w:rPrChange w:id="29068" w:author="梁元" w:date="2019-05-14T19:51:36Z">
              <w:rPr>
                <w:shd w:val="clear" w:color="auto" w:fill="FFFFFF"/>
              </w:rPr>
            </w:rPrChange>
            <w14:textFill>
              <w14:solidFill>
                <w14:schemeClr w14:val="tx1"/>
              </w14:solidFill>
            </w14:textFill>
          </w:rPr>
          <w:t>减少HTTP请求次数</w:t>
        </w:r>
      </w:ins>
    </w:p>
    <w:p>
      <w:pPr>
        <w:pStyle w:val="11"/>
        <w:shd w:val="clear" w:color="auto" w:fill="FFFFFF"/>
        <w:spacing w:before="0" w:beforeAutospacing="0" w:after="375" w:afterAutospacing="0" w:line="240" w:lineRule="auto"/>
        <w:ind w:firstLine="480" w:firstLineChars="200"/>
        <w:rPr>
          <w:ins w:id="29070" w:author="梁元" w:date="2019-05-14T19:51:07Z"/>
          <w:rFonts w:ascii="Arial" w:hAnsi="Arial" w:cs="Arial" w:eastAsiaTheme="minorEastAsia"/>
          <w:color w:val="000000" w:themeColor="text1"/>
          <w:kern w:val="2"/>
          <w:szCs w:val="22"/>
          <w:shd w:val="clear" w:color="auto" w:fill="FFFFFF"/>
          <w:rPrChange w:id="29071" w:author="梁元" w:date="2019-05-14T19:51:36Z">
            <w:rPr>
              <w:ins w:id="29072" w:author="梁元" w:date="2019-05-14T19:51:07Z"/>
              <w:rFonts w:ascii="Arial" w:hAnsi="Arial" w:cs="Arial" w:eastAsiaTheme="minorEastAsia"/>
              <w:color w:val="2F2F2F"/>
              <w:kern w:val="2"/>
              <w:szCs w:val="22"/>
              <w:shd w:val="clear" w:color="auto" w:fill="FFFFFF"/>
            </w:rPr>
          </w:rPrChange>
          <w14:textFill>
            <w14:solidFill>
              <w14:schemeClr w14:val="tx1"/>
            </w14:solidFill>
          </w14:textFill>
        </w:rPr>
      </w:pPr>
      <w:ins w:id="29073" w:author="梁元" w:date="2019-05-14T19:51:07Z">
        <w:r>
          <w:rPr>
            <w:rFonts w:ascii="Arial" w:hAnsi="Arial" w:cs="Arial" w:eastAsiaTheme="minorEastAsia"/>
            <w:color w:val="000000" w:themeColor="text1"/>
            <w:kern w:val="2"/>
            <w:szCs w:val="22"/>
            <w:shd w:val="clear" w:color="auto" w:fill="FFFFFF"/>
            <w:rPrChange w:id="29074" w:author="梁元" w:date="2019-05-14T19:51:36Z">
              <w:rPr>
                <w:rFonts w:ascii="Arial" w:hAnsi="Arial" w:cs="Arial" w:eastAsiaTheme="minorEastAsia"/>
                <w:color w:val="2F2F2F"/>
                <w:kern w:val="2"/>
                <w:szCs w:val="22"/>
                <w:shd w:val="clear" w:color="auto" w:fill="FFFFFF"/>
              </w:rPr>
            </w:rPrChange>
            <w14:textFill>
              <w14:solidFill>
                <w14:schemeClr w14:val="tx1"/>
              </w14:solidFill>
            </w14:textFill>
          </w:rPr>
          <w:t>建议尽可能的根据需要去合并静态资源图片、JavaScript代码和CSS文件，减少页面请求数，这样可以缩短页面首次访问的等待时间，另外也要尽量的避免重复资源，防止增加多余的请求</w:t>
        </w:r>
      </w:ins>
    </w:p>
    <w:p>
      <w:pPr>
        <w:pStyle w:val="21"/>
        <w:numPr>
          <w:ilvl w:val="0"/>
          <w:numId w:val="29"/>
        </w:numPr>
        <w:spacing w:line="240" w:lineRule="auto"/>
        <w:ind w:firstLine="460" w:firstLineChars="200"/>
        <w:rPr>
          <w:ins w:id="29076" w:author="梁元" w:date="2019-05-14T19:51:07Z"/>
          <w:rFonts w:ascii="Arial" w:hAnsi="Arial" w:cs="Arial"/>
          <w:color w:val="000000" w:themeColor="text1"/>
          <w:sz w:val="23"/>
          <w:szCs w:val="23"/>
          <w:shd w:val="clear" w:color="auto" w:fill="FFFFFF"/>
          <w:rPrChange w:id="29077" w:author="梁元" w:date="2019-05-14T19:51:36Z">
            <w:rPr>
              <w:ins w:id="29078" w:author="梁元" w:date="2019-05-14T19:51:07Z"/>
              <w:rFonts w:ascii="Arial" w:hAnsi="Arial" w:cs="Arial"/>
              <w:color w:val="222222"/>
              <w:sz w:val="23"/>
              <w:szCs w:val="23"/>
              <w:shd w:val="clear" w:color="auto" w:fill="FFFFFF"/>
            </w:rPr>
          </w:rPrChange>
          <w14:textFill>
            <w14:solidFill>
              <w14:schemeClr w14:val="tx1"/>
            </w14:solidFill>
          </w14:textFill>
        </w:rPr>
      </w:pPr>
      <w:ins w:id="29079" w:author="梁元" w:date="2019-05-14T19:51:07Z">
        <w:r>
          <w:rPr>
            <w:rFonts w:hint="eastAsia" w:ascii="Arial" w:hAnsi="Arial" w:cs="Arial"/>
            <w:color w:val="000000" w:themeColor="text1"/>
            <w:sz w:val="23"/>
            <w:szCs w:val="23"/>
            <w:shd w:val="clear" w:color="auto" w:fill="FFFFFF"/>
            <w:rPrChange w:id="29080" w:author="梁元" w:date="2019-05-14T19:51:36Z">
              <w:rPr>
                <w:rFonts w:hint="eastAsia" w:ascii="Arial" w:hAnsi="Arial" w:cs="Arial"/>
                <w:color w:val="222222"/>
                <w:sz w:val="23"/>
                <w:szCs w:val="23"/>
                <w:shd w:val="clear" w:color="auto" w:fill="FFFFFF"/>
              </w:rPr>
            </w:rPrChange>
            <w14:textFill>
              <w14:solidFill>
                <w14:schemeClr w14:val="tx1"/>
              </w14:solidFill>
            </w14:textFill>
          </w:rPr>
          <w:t>减少</w:t>
        </w:r>
      </w:ins>
      <w:ins w:id="29082" w:author="梁元" w:date="2019-05-14T19:51:07Z">
        <w:r>
          <w:rPr>
            <w:rFonts w:ascii="Arial" w:hAnsi="Arial" w:cs="Arial"/>
            <w:color w:val="000000" w:themeColor="text1"/>
            <w:sz w:val="23"/>
            <w:szCs w:val="23"/>
            <w:shd w:val="clear" w:color="auto" w:fill="FFFFFF"/>
            <w:rPrChange w:id="29083" w:author="梁元" w:date="2019-05-14T19:51:36Z">
              <w:rPr>
                <w:rFonts w:ascii="Arial" w:hAnsi="Arial" w:cs="Arial"/>
                <w:color w:val="222222"/>
                <w:sz w:val="23"/>
                <w:szCs w:val="23"/>
                <w:shd w:val="clear" w:color="auto" w:fill="FFFFFF"/>
              </w:rPr>
            </w:rPrChange>
            <w14:textFill>
              <w14:solidFill>
                <w14:schemeClr w14:val="tx1"/>
              </w14:solidFill>
            </w14:textFill>
          </w:rPr>
          <w:t>HTTP请求大小</w:t>
        </w:r>
      </w:ins>
    </w:p>
    <w:p>
      <w:pPr>
        <w:spacing w:line="240" w:lineRule="auto"/>
        <w:ind w:firstLine="460" w:firstLineChars="200"/>
        <w:rPr>
          <w:ins w:id="29085" w:author="梁元" w:date="2019-05-14T19:51:07Z"/>
          <w:rFonts w:ascii="Arial" w:hAnsi="Arial" w:cs="Arial"/>
          <w:color w:val="000000" w:themeColor="text1"/>
          <w:sz w:val="23"/>
          <w:szCs w:val="23"/>
          <w:shd w:val="clear" w:color="auto" w:fill="FFFFFF"/>
          <w:rPrChange w:id="29086" w:author="梁元" w:date="2019-05-14T19:51:36Z">
            <w:rPr>
              <w:ins w:id="29087" w:author="梁元" w:date="2019-05-14T19:51:07Z"/>
              <w:rFonts w:ascii="Arial" w:hAnsi="Arial" w:cs="Arial"/>
              <w:color w:val="222222"/>
              <w:sz w:val="23"/>
              <w:szCs w:val="23"/>
              <w:shd w:val="clear" w:color="auto" w:fill="FFFFFF"/>
            </w:rPr>
          </w:rPrChange>
          <w14:textFill>
            <w14:solidFill>
              <w14:schemeClr w14:val="tx1"/>
            </w14:solidFill>
          </w14:textFill>
        </w:rPr>
      </w:pPr>
      <w:ins w:id="29088" w:author="梁元" w:date="2019-05-14T19:51:07Z">
        <w:r>
          <w:rPr>
            <w:rFonts w:hint="eastAsia" w:ascii="Arial" w:hAnsi="Arial" w:cs="Arial"/>
            <w:color w:val="000000" w:themeColor="text1"/>
            <w:sz w:val="23"/>
            <w:szCs w:val="23"/>
            <w:shd w:val="clear" w:color="auto" w:fill="FFFFFF"/>
            <w:rPrChange w:id="29089" w:author="梁元" w:date="2019-05-14T19:51:36Z">
              <w:rPr>
                <w:rFonts w:hint="eastAsia" w:ascii="Arial" w:hAnsi="Arial" w:cs="Arial"/>
                <w:color w:val="222222"/>
                <w:sz w:val="23"/>
                <w:szCs w:val="23"/>
                <w:shd w:val="clear" w:color="auto" w:fill="FFFFFF"/>
              </w:rPr>
            </w:rPrChange>
            <w14:textFill>
              <w14:solidFill>
                <w14:schemeClr w14:val="tx1"/>
              </w14:solidFill>
            </w14:textFill>
          </w:rPr>
          <w:t>除了减少请求资源数，也要减少每个</w:t>
        </w:r>
      </w:ins>
      <w:ins w:id="29091" w:author="梁元" w:date="2019-05-14T19:51:07Z">
        <w:r>
          <w:rPr>
            <w:rFonts w:ascii="Arial" w:hAnsi="Arial" w:cs="Arial"/>
            <w:color w:val="000000" w:themeColor="text1"/>
            <w:sz w:val="23"/>
            <w:szCs w:val="23"/>
            <w:shd w:val="clear" w:color="auto" w:fill="FFFFFF"/>
            <w:rPrChange w:id="29092" w:author="梁元" w:date="2019-05-14T19:51:36Z">
              <w:rPr>
                <w:rFonts w:ascii="Arial" w:hAnsi="Arial" w:cs="Arial"/>
                <w:color w:val="222222"/>
                <w:sz w:val="23"/>
                <w:szCs w:val="23"/>
                <w:shd w:val="clear" w:color="auto" w:fill="FFFFFF"/>
              </w:rPr>
            </w:rPrChange>
            <w14:textFill>
              <w14:solidFill>
                <w14:schemeClr w14:val="tx1"/>
              </w14:solidFill>
            </w14:textFill>
          </w:rPr>
          <w:t>http请求的大小。比如减少没必要的图片，JS，CSS以及HTML等，对文件进行压缩优化，开启GZIP压缩传输内容，缩短网络传输等待延迟</w:t>
        </w:r>
      </w:ins>
    </w:p>
    <w:p>
      <w:pPr>
        <w:spacing w:line="240" w:lineRule="auto"/>
        <w:ind w:firstLine="460" w:firstLineChars="200"/>
        <w:rPr>
          <w:ins w:id="29094" w:author="梁元" w:date="2019-05-14T19:51:07Z"/>
          <w:rFonts w:hint="eastAsia" w:ascii="Arial" w:hAnsi="Arial" w:cs="Arial"/>
          <w:color w:val="000000" w:themeColor="text1"/>
          <w:sz w:val="23"/>
          <w:szCs w:val="23"/>
          <w:shd w:val="clear" w:color="auto" w:fill="FFFFFF"/>
          <w:rPrChange w:id="29095" w:author="梁元" w:date="2019-05-14T19:51:36Z">
            <w:rPr>
              <w:ins w:id="29096" w:author="梁元" w:date="2019-05-14T19:51:07Z"/>
              <w:rFonts w:hint="eastAsia" w:ascii="Arial" w:hAnsi="Arial" w:cs="Arial"/>
              <w:color w:val="222222"/>
              <w:sz w:val="23"/>
              <w:szCs w:val="23"/>
              <w:shd w:val="clear" w:color="auto" w:fill="FFFFFF"/>
            </w:rPr>
          </w:rPrChange>
          <w14:textFill>
            <w14:solidFill>
              <w14:schemeClr w14:val="tx1"/>
            </w14:solidFill>
          </w14:textFill>
        </w:rPr>
      </w:pPr>
    </w:p>
    <w:p>
      <w:pPr>
        <w:pStyle w:val="21"/>
        <w:numPr>
          <w:ilvl w:val="0"/>
          <w:numId w:val="29"/>
        </w:numPr>
        <w:spacing w:line="240" w:lineRule="auto"/>
        <w:ind w:firstLine="460" w:firstLineChars="200"/>
        <w:rPr>
          <w:ins w:id="29097" w:author="梁元" w:date="2019-05-14T19:51:07Z"/>
          <w:rFonts w:ascii="Arial" w:hAnsi="Arial" w:cs="Arial"/>
          <w:color w:val="000000" w:themeColor="text1"/>
          <w:sz w:val="23"/>
          <w:szCs w:val="23"/>
          <w:shd w:val="clear" w:color="auto" w:fill="FFFFFF"/>
          <w:rPrChange w:id="29098" w:author="梁元" w:date="2019-05-14T19:51:36Z">
            <w:rPr>
              <w:ins w:id="29099" w:author="梁元" w:date="2019-05-14T19:51:07Z"/>
              <w:rFonts w:ascii="Arial" w:hAnsi="Arial" w:cs="Arial"/>
              <w:color w:val="222222"/>
              <w:sz w:val="23"/>
              <w:szCs w:val="23"/>
              <w:shd w:val="clear" w:color="auto" w:fill="FFFFFF"/>
            </w:rPr>
          </w:rPrChange>
          <w14:textFill>
            <w14:solidFill>
              <w14:schemeClr w14:val="tx1"/>
            </w14:solidFill>
          </w14:textFill>
        </w:rPr>
      </w:pPr>
      <w:ins w:id="29100" w:author="梁元" w:date="2019-05-14T19:51:07Z">
        <w:r>
          <w:rPr>
            <w:rFonts w:hint="eastAsia" w:ascii="Arial" w:hAnsi="Arial" w:cs="Arial"/>
            <w:color w:val="000000" w:themeColor="text1"/>
            <w:sz w:val="23"/>
            <w:szCs w:val="23"/>
            <w:shd w:val="clear" w:color="auto" w:fill="FFFFFF"/>
            <w:rPrChange w:id="29101" w:author="梁元" w:date="2019-05-14T19:51:36Z">
              <w:rPr>
                <w:rFonts w:hint="eastAsia" w:ascii="Arial" w:hAnsi="Arial" w:cs="Arial"/>
                <w:color w:val="222222"/>
                <w:sz w:val="23"/>
                <w:szCs w:val="23"/>
                <w:shd w:val="clear" w:color="auto" w:fill="FFFFFF"/>
              </w:rPr>
            </w:rPrChange>
            <w14:textFill>
              <w14:solidFill>
                <w14:schemeClr w14:val="tx1"/>
              </w14:solidFill>
            </w14:textFill>
          </w:rPr>
          <w:t>将</w:t>
        </w:r>
      </w:ins>
      <w:ins w:id="29103" w:author="梁元" w:date="2019-05-14T19:51:07Z">
        <w:r>
          <w:rPr>
            <w:rFonts w:ascii="Arial" w:hAnsi="Arial" w:cs="Arial"/>
            <w:color w:val="000000" w:themeColor="text1"/>
            <w:sz w:val="23"/>
            <w:szCs w:val="23"/>
            <w:shd w:val="clear" w:color="auto" w:fill="FFFFFF"/>
            <w:rPrChange w:id="29104" w:author="梁元" w:date="2019-05-14T19:51:36Z">
              <w:rPr>
                <w:rFonts w:ascii="Arial" w:hAnsi="Arial" w:cs="Arial"/>
                <w:color w:val="222222"/>
                <w:sz w:val="23"/>
                <w:szCs w:val="23"/>
                <w:shd w:val="clear" w:color="auto" w:fill="FFFFFF"/>
              </w:rPr>
            </w:rPrChange>
            <w14:textFill>
              <w14:solidFill>
                <w14:schemeClr w14:val="tx1"/>
              </w14:solidFill>
            </w14:textFill>
          </w:rPr>
          <w:t>CSS和JS放到外部文件中，避免使用style和script标签引入</w:t>
        </w:r>
      </w:ins>
    </w:p>
    <w:p>
      <w:pPr>
        <w:spacing w:line="240" w:lineRule="auto"/>
        <w:ind w:firstLine="460" w:firstLineChars="200"/>
        <w:rPr>
          <w:ins w:id="29106" w:author="梁元" w:date="2019-05-14T19:51:07Z"/>
          <w:rFonts w:ascii="Arial" w:hAnsi="Arial" w:cs="Arial"/>
          <w:color w:val="000000" w:themeColor="text1"/>
          <w:sz w:val="23"/>
          <w:szCs w:val="23"/>
          <w:shd w:val="clear" w:color="auto" w:fill="FFFFFF"/>
          <w:rPrChange w:id="29107" w:author="梁元" w:date="2019-05-14T19:51:36Z">
            <w:rPr>
              <w:ins w:id="29108" w:author="梁元" w:date="2019-05-14T19:51:07Z"/>
              <w:rFonts w:ascii="Arial" w:hAnsi="Arial" w:cs="Arial"/>
              <w:color w:val="222222"/>
              <w:sz w:val="23"/>
              <w:szCs w:val="23"/>
              <w:shd w:val="clear" w:color="auto" w:fill="FFFFFF"/>
            </w:rPr>
          </w:rPrChange>
          <w14:textFill>
            <w14:solidFill>
              <w14:schemeClr w14:val="tx1"/>
            </w14:solidFill>
          </w14:textFill>
        </w:rPr>
      </w:pPr>
      <w:ins w:id="29109" w:author="梁元" w:date="2019-05-14T19:51:07Z">
        <w:r>
          <w:rPr>
            <w:rFonts w:hint="eastAsia" w:ascii="Arial" w:hAnsi="Arial" w:cs="Arial"/>
            <w:color w:val="000000" w:themeColor="text1"/>
            <w:sz w:val="23"/>
            <w:szCs w:val="23"/>
            <w:shd w:val="clear" w:color="auto" w:fill="FFFFFF"/>
            <w:rPrChange w:id="29110" w:author="梁元" w:date="2019-05-14T19:51:36Z">
              <w:rPr>
                <w:rFonts w:hint="eastAsia" w:ascii="Arial" w:hAnsi="Arial" w:cs="Arial"/>
                <w:color w:val="222222"/>
                <w:sz w:val="23"/>
                <w:szCs w:val="23"/>
                <w:shd w:val="clear" w:color="auto" w:fill="FFFFFF"/>
              </w:rPr>
            </w:rPrChange>
            <w14:textFill>
              <w14:solidFill>
                <w14:schemeClr w14:val="tx1"/>
              </w14:solidFill>
            </w14:textFill>
          </w:rPr>
          <w:t>在</w:t>
        </w:r>
      </w:ins>
      <w:ins w:id="29112" w:author="梁元" w:date="2019-05-14T19:51:07Z">
        <w:r>
          <w:rPr>
            <w:rFonts w:ascii="Arial" w:hAnsi="Arial" w:cs="Arial"/>
            <w:color w:val="000000" w:themeColor="text1"/>
            <w:sz w:val="23"/>
            <w:szCs w:val="23"/>
            <w:shd w:val="clear" w:color="auto" w:fill="FFFFFF"/>
            <w:rPrChange w:id="29113" w:author="梁元" w:date="2019-05-14T19:51:36Z">
              <w:rPr>
                <w:rFonts w:ascii="Arial" w:hAnsi="Arial" w:cs="Arial"/>
                <w:color w:val="222222"/>
                <w:sz w:val="23"/>
                <w:szCs w:val="23"/>
                <w:shd w:val="clear" w:color="auto" w:fill="FFFFFF"/>
              </w:rPr>
            </w:rPrChange>
            <w14:textFill>
              <w14:solidFill>
                <w14:schemeClr w14:val="tx1"/>
              </w14:solidFill>
            </w14:textFill>
          </w:rPr>
          <w:t>HTML文件中引入外部的资源可以有效利用浏览器的静态资源缓存。有时候在移动端对请求数比较在意的会为了减少请求把CSS和JS文件直接写到HTML里边，具体根据CSS和JS文件大小和业务场景来分析。如果CSS和JS文件内容较多，逻辑比较复杂，建议放到外部引入</w:t>
        </w:r>
      </w:ins>
    </w:p>
    <w:p>
      <w:pPr>
        <w:pStyle w:val="21"/>
        <w:numPr>
          <w:ilvl w:val="0"/>
          <w:numId w:val="29"/>
        </w:numPr>
        <w:spacing w:line="240" w:lineRule="auto"/>
        <w:ind w:firstLine="460" w:firstLineChars="200"/>
        <w:rPr>
          <w:ins w:id="29115" w:author="梁元" w:date="2019-05-14T19:51:07Z"/>
          <w:rFonts w:ascii="Arial" w:hAnsi="Arial" w:cs="Arial"/>
          <w:color w:val="000000" w:themeColor="text1"/>
          <w:sz w:val="23"/>
          <w:szCs w:val="23"/>
          <w:shd w:val="clear" w:color="auto" w:fill="FFFFFF"/>
          <w:rPrChange w:id="29116" w:author="梁元" w:date="2019-05-14T19:51:36Z">
            <w:rPr>
              <w:ins w:id="29117" w:author="梁元" w:date="2019-05-14T19:51:07Z"/>
              <w:rFonts w:ascii="Arial" w:hAnsi="Arial" w:cs="Arial"/>
              <w:color w:val="222222"/>
              <w:sz w:val="23"/>
              <w:szCs w:val="23"/>
              <w:shd w:val="clear" w:color="auto" w:fill="FFFFFF"/>
            </w:rPr>
          </w:rPrChange>
          <w14:textFill>
            <w14:solidFill>
              <w14:schemeClr w14:val="tx1"/>
            </w14:solidFill>
          </w14:textFill>
        </w:rPr>
      </w:pPr>
      <w:ins w:id="29118" w:author="梁元" w:date="2019-05-14T19:51:07Z">
        <w:r>
          <w:rPr>
            <w:rFonts w:hint="eastAsia" w:ascii="Arial" w:hAnsi="Arial" w:cs="Arial"/>
            <w:color w:val="000000" w:themeColor="text1"/>
            <w:sz w:val="23"/>
            <w:szCs w:val="23"/>
            <w:shd w:val="clear" w:color="auto" w:fill="FFFFFF"/>
            <w:rPrChange w:id="29119" w:author="梁元" w:date="2019-05-14T19:51:36Z">
              <w:rPr>
                <w:rFonts w:hint="eastAsia" w:ascii="Arial" w:hAnsi="Arial" w:cs="Arial"/>
                <w:color w:val="222222"/>
                <w:sz w:val="23"/>
                <w:szCs w:val="23"/>
                <w:shd w:val="clear" w:color="auto" w:fill="FFFFFF"/>
              </w:rPr>
            </w:rPrChange>
            <w14:textFill>
              <w14:solidFill>
                <w14:schemeClr w14:val="tx1"/>
              </w14:solidFill>
            </w14:textFill>
          </w:rPr>
          <w:t>避免页面中空的</w:t>
        </w:r>
      </w:ins>
      <w:ins w:id="29121" w:author="梁元" w:date="2019-05-14T19:51:07Z">
        <w:r>
          <w:rPr>
            <w:rFonts w:ascii="Arial" w:hAnsi="Arial" w:cs="Arial"/>
            <w:color w:val="000000" w:themeColor="text1"/>
            <w:sz w:val="23"/>
            <w:szCs w:val="23"/>
            <w:shd w:val="clear" w:color="auto" w:fill="FFFFFF"/>
            <w:rPrChange w:id="29122" w:author="梁元" w:date="2019-05-14T19:51:36Z">
              <w:rPr>
                <w:rFonts w:ascii="Arial" w:hAnsi="Arial" w:cs="Arial"/>
                <w:color w:val="222222"/>
                <w:sz w:val="23"/>
                <w:szCs w:val="23"/>
                <w:shd w:val="clear" w:color="auto" w:fill="FFFFFF"/>
              </w:rPr>
            </w:rPrChange>
            <w14:textFill>
              <w14:solidFill>
                <w14:schemeClr w14:val="tx1"/>
              </w14:solidFill>
            </w14:textFill>
          </w:rPr>
          <w:t>href和src</w:t>
        </w:r>
      </w:ins>
    </w:p>
    <w:p>
      <w:pPr>
        <w:spacing w:line="240" w:lineRule="auto"/>
        <w:ind w:firstLine="460" w:firstLineChars="200"/>
        <w:rPr>
          <w:ins w:id="29124" w:author="梁元" w:date="2019-05-14T19:51:07Z"/>
          <w:rFonts w:ascii="Arial" w:hAnsi="Arial" w:cs="Arial"/>
          <w:color w:val="000000" w:themeColor="text1"/>
          <w:sz w:val="23"/>
          <w:szCs w:val="23"/>
          <w:shd w:val="clear" w:color="auto" w:fill="FFFFFF"/>
          <w:rPrChange w:id="29125" w:author="梁元" w:date="2019-05-14T19:51:36Z">
            <w:rPr>
              <w:ins w:id="29126" w:author="梁元" w:date="2019-05-14T19:51:07Z"/>
              <w:rFonts w:ascii="Arial" w:hAnsi="Arial" w:cs="Arial"/>
              <w:color w:val="222222"/>
              <w:sz w:val="23"/>
              <w:szCs w:val="23"/>
              <w:shd w:val="clear" w:color="auto" w:fill="FFFFFF"/>
            </w:rPr>
          </w:rPrChange>
          <w14:textFill>
            <w14:solidFill>
              <w14:schemeClr w14:val="tx1"/>
            </w14:solidFill>
          </w14:textFill>
        </w:rPr>
      </w:pPr>
      <w:ins w:id="29127" w:author="梁元" w:date="2019-05-14T19:51:07Z">
        <w:r>
          <w:rPr>
            <w:rFonts w:hint="eastAsia" w:ascii="Arial" w:hAnsi="Arial" w:cs="Arial"/>
            <w:color w:val="000000" w:themeColor="text1"/>
            <w:sz w:val="23"/>
            <w:szCs w:val="23"/>
            <w:shd w:val="clear" w:color="auto" w:fill="FFFFFF"/>
            <w:rPrChange w:id="29128" w:author="梁元" w:date="2019-05-14T19:51:36Z">
              <w:rPr>
                <w:rFonts w:hint="eastAsia" w:ascii="Arial" w:hAnsi="Arial" w:cs="Arial"/>
                <w:color w:val="222222"/>
                <w:sz w:val="23"/>
                <w:szCs w:val="23"/>
                <w:shd w:val="clear" w:color="auto" w:fill="FFFFFF"/>
              </w:rPr>
            </w:rPrChange>
            <w14:textFill>
              <w14:solidFill>
                <w14:schemeClr w14:val="tx1"/>
              </w14:solidFill>
            </w14:textFill>
          </w:rPr>
          <w:t>当</w:t>
        </w:r>
      </w:ins>
      <w:ins w:id="29130" w:author="梁元" w:date="2019-05-14T19:51:07Z">
        <w:r>
          <w:rPr>
            <w:rFonts w:ascii="Arial" w:hAnsi="Arial" w:cs="Arial"/>
            <w:color w:val="000000" w:themeColor="text1"/>
            <w:sz w:val="23"/>
            <w:szCs w:val="23"/>
            <w:shd w:val="clear" w:color="auto" w:fill="FFFFFF"/>
            <w:rPrChange w:id="29131" w:author="梁元" w:date="2019-05-14T19:51:36Z">
              <w:rPr>
                <w:rFonts w:ascii="Arial" w:hAnsi="Arial" w:cs="Arial"/>
                <w:color w:val="222222"/>
                <w:sz w:val="23"/>
                <w:szCs w:val="23"/>
                <w:shd w:val="clear" w:color="auto" w:fill="FFFFFF"/>
              </w:rPr>
            </w:rPrChange>
            <w14:textFill>
              <w14:solidFill>
                <w14:schemeClr w14:val="tx1"/>
              </w14:solidFill>
            </w14:textFill>
          </w:rPr>
          <w:t>link标签的href属性为空，或者script、img、iframe标签的src属性为空的时候，浏览器在渲染的过程中还是会把href和src的空内容进行加载，直到加载失败。这样就阻塞了页面中其他资源的下载进程，并且最后加载的内容是无效的，因此要尽量避免。</w:t>
        </w:r>
      </w:ins>
    </w:p>
    <w:p>
      <w:pPr>
        <w:spacing w:line="240" w:lineRule="auto"/>
        <w:ind w:firstLine="460" w:firstLineChars="200"/>
        <w:rPr>
          <w:ins w:id="29133" w:author="梁元" w:date="2019-05-14T19:51:07Z"/>
          <w:rFonts w:ascii="Arial" w:hAnsi="Arial" w:cs="Arial"/>
          <w:color w:val="000000" w:themeColor="text1"/>
          <w:sz w:val="23"/>
          <w:szCs w:val="23"/>
          <w:shd w:val="clear" w:color="auto" w:fill="FFFFFF"/>
          <w:rPrChange w:id="29134" w:author="梁元" w:date="2019-05-14T19:51:36Z">
            <w:rPr>
              <w:ins w:id="29135" w:author="梁元" w:date="2019-05-14T19:51:07Z"/>
              <w:rFonts w:ascii="Arial" w:hAnsi="Arial" w:cs="Arial"/>
              <w:color w:val="222222"/>
              <w:sz w:val="23"/>
              <w:szCs w:val="23"/>
              <w:shd w:val="clear" w:color="auto" w:fill="FFFFFF"/>
            </w:rPr>
          </w:rPrChange>
          <w14:textFill>
            <w14:solidFill>
              <w14:schemeClr w14:val="tx1"/>
            </w14:solidFill>
          </w14:textFill>
        </w:rPr>
      </w:pPr>
    </w:p>
    <w:p>
      <w:pPr>
        <w:pStyle w:val="21"/>
        <w:numPr>
          <w:ilvl w:val="0"/>
          <w:numId w:val="29"/>
        </w:numPr>
        <w:spacing w:line="240" w:lineRule="auto"/>
        <w:ind w:firstLine="460" w:firstLineChars="200"/>
        <w:rPr>
          <w:ins w:id="29136" w:author="梁元" w:date="2019-05-14T19:51:07Z"/>
          <w:rFonts w:ascii="Arial" w:hAnsi="Arial" w:cs="Arial"/>
          <w:color w:val="000000" w:themeColor="text1"/>
          <w:sz w:val="23"/>
          <w:szCs w:val="23"/>
          <w:shd w:val="clear" w:color="auto" w:fill="FFFFFF"/>
          <w:rPrChange w:id="29137" w:author="梁元" w:date="2019-05-14T19:51:36Z">
            <w:rPr>
              <w:ins w:id="29138" w:author="梁元" w:date="2019-05-14T19:51:07Z"/>
              <w:rFonts w:ascii="Arial" w:hAnsi="Arial" w:cs="Arial"/>
              <w:color w:val="222222"/>
              <w:sz w:val="23"/>
              <w:szCs w:val="23"/>
              <w:shd w:val="clear" w:color="auto" w:fill="FFFFFF"/>
            </w:rPr>
          </w:rPrChange>
          <w14:textFill>
            <w14:solidFill>
              <w14:schemeClr w14:val="tx1"/>
            </w14:solidFill>
          </w14:textFill>
        </w:rPr>
      </w:pPr>
      <w:ins w:id="29139" w:author="梁元" w:date="2019-05-14T19:51:07Z">
        <w:r>
          <w:rPr>
            <w:rFonts w:hint="eastAsia" w:ascii="Arial" w:hAnsi="Arial" w:cs="Arial"/>
            <w:color w:val="000000" w:themeColor="text1"/>
            <w:sz w:val="23"/>
            <w:szCs w:val="23"/>
            <w:shd w:val="clear" w:color="auto" w:fill="FFFFFF"/>
            <w:rPrChange w:id="29140" w:author="梁元" w:date="2019-05-14T19:51:36Z">
              <w:rPr>
                <w:rFonts w:hint="eastAsia" w:ascii="Arial" w:hAnsi="Arial" w:cs="Arial"/>
                <w:color w:val="222222"/>
                <w:sz w:val="23"/>
                <w:szCs w:val="23"/>
                <w:shd w:val="clear" w:color="auto" w:fill="FFFFFF"/>
              </w:rPr>
            </w:rPrChange>
            <w14:textFill>
              <w14:solidFill>
                <w14:schemeClr w14:val="tx1"/>
              </w14:solidFill>
            </w14:textFill>
          </w:rPr>
          <w:t>为</w:t>
        </w:r>
      </w:ins>
      <w:ins w:id="29142" w:author="梁元" w:date="2019-05-14T19:51:07Z">
        <w:r>
          <w:rPr>
            <w:rFonts w:ascii="Arial" w:hAnsi="Arial" w:cs="Arial"/>
            <w:color w:val="000000" w:themeColor="text1"/>
            <w:sz w:val="23"/>
            <w:szCs w:val="23"/>
            <w:shd w:val="clear" w:color="auto" w:fill="FFFFFF"/>
            <w:rPrChange w:id="29143" w:author="梁元" w:date="2019-05-14T19:51:36Z">
              <w:rPr>
                <w:rFonts w:ascii="Arial" w:hAnsi="Arial" w:cs="Arial"/>
                <w:color w:val="222222"/>
                <w:sz w:val="23"/>
                <w:szCs w:val="23"/>
                <w:shd w:val="clear" w:color="auto" w:fill="FFFFFF"/>
              </w:rPr>
            </w:rPrChange>
            <w14:textFill>
              <w14:solidFill>
                <w14:schemeClr w14:val="tx1"/>
              </w14:solidFill>
            </w14:textFill>
          </w:rPr>
          <w:t>HTML指定Cache-Control或者Expires</w:t>
        </w:r>
      </w:ins>
    </w:p>
    <w:p>
      <w:pPr>
        <w:spacing w:line="240" w:lineRule="auto"/>
        <w:ind w:firstLine="460" w:firstLineChars="200"/>
        <w:rPr>
          <w:ins w:id="29145" w:author="梁元" w:date="2019-05-14T19:51:07Z"/>
          <w:rFonts w:ascii="Arial" w:hAnsi="Arial" w:cs="Arial"/>
          <w:color w:val="000000" w:themeColor="text1"/>
          <w:sz w:val="23"/>
          <w:szCs w:val="23"/>
          <w:shd w:val="clear" w:color="auto" w:fill="FFFFFF"/>
          <w:rPrChange w:id="29146" w:author="梁元" w:date="2019-05-14T19:51:36Z">
            <w:rPr>
              <w:ins w:id="29147" w:author="梁元" w:date="2019-05-14T19:51:07Z"/>
              <w:rFonts w:ascii="Arial" w:hAnsi="Arial" w:cs="Arial"/>
              <w:color w:val="222222"/>
              <w:sz w:val="23"/>
              <w:szCs w:val="23"/>
              <w:shd w:val="clear" w:color="auto" w:fill="FFFFFF"/>
            </w:rPr>
          </w:rPrChange>
          <w14:textFill>
            <w14:solidFill>
              <w14:schemeClr w14:val="tx1"/>
            </w14:solidFill>
          </w14:textFill>
        </w:rPr>
      </w:pPr>
      <w:ins w:id="29148" w:author="梁元" w:date="2019-05-14T19:51:07Z">
        <w:r>
          <w:rPr>
            <w:rFonts w:hint="eastAsia" w:ascii="Arial" w:hAnsi="Arial" w:cs="Arial"/>
            <w:color w:val="000000" w:themeColor="text1"/>
            <w:sz w:val="23"/>
            <w:szCs w:val="23"/>
            <w:shd w:val="clear" w:color="auto" w:fill="FFFFFF"/>
            <w:rPrChange w:id="29149" w:author="梁元" w:date="2019-05-14T19:51:36Z">
              <w:rPr>
                <w:rFonts w:hint="eastAsia" w:ascii="Arial" w:hAnsi="Arial" w:cs="Arial"/>
                <w:color w:val="222222"/>
                <w:sz w:val="23"/>
                <w:szCs w:val="23"/>
                <w:shd w:val="clear" w:color="auto" w:fill="FFFFFF"/>
              </w:rPr>
            </w:rPrChange>
            <w14:textFill>
              <w14:solidFill>
                <w14:schemeClr w14:val="tx1"/>
              </w14:solidFill>
            </w14:textFill>
          </w:rPr>
          <w:t>为</w:t>
        </w:r>
      </w:ins>
      <w:ins w:id="29151" w:author="梁元" w:date="2019-05-14T19:51:07Z">
        <w:r>
          <w:rPr>
            <w:rFonts w:ascii="Arial" w:hAnsi="Arial" w:cs="Arial"/>
            <w:color w:val="000000" w:themeColor="text1"/>
            <w:sz w:val="23"/>
            <w:szCs w:val="23"/>
            <w:shd w:val="clear" w:color="auto" w:fill="FFFFFF"/>
            <w:rPrChange w:id="29152" w:author="梁元" w:date="2019-05-14T19:51:36Z">
              <w:rPr>
                <w:rFonts w:ascii="Arial" w:hAnsi="Arial" w:cs="Arial"/>
                <w:color w:val="222222"/>
                <w:sz w:val="23"/>
                <w:szCs w:val="23"/>
                <w:shd w:val="clear" w:color="auto" w:fill="FFFFFF"/>
              </w:rPr>
            </w:rPrChange>
            <w14:textFill>
              <w14:solidFill>
                <w14:schemeClr w14:val="tx1"/>
              </w14:solidFill>
            </w14:textFill>
          </w:rPr>
          <w:t>HTML指定Cache-Control或者Expires可以将HTML内容缓存起来，避免频繁向服务器发送请求。在页面Cache-Control或Expires头部又消失，浏览器会直接从缓存读取内容，不向服务器发送请求</w:t>
        </w:r>
      </w:ins>
    </w:p>
    <w:p>
      <w:pPr>
        <w:spacing w:line="240" w:lineRule="auto"/>
        <w:ind w:firstLine="460" w:firstLineChars="200"/>
        <w:rPr>
          <w:ins w:id="29154" w:author="梁元" w:date="2019-05-14T19:51:07Z"/>
          <w:rFonts w:ascii="Arial" w:hAnsi="Arial" w:cs="Arial"/>
          <w:color w:val="000000" w:themeColor="text1"/>
          <w:sz w:val="23"/>
          <w:szCs w:val="23"/>
          <w:shd w:val="clear" w:color="auto" w:fill="FFFFFF"/>
          <w:rPrChange w:id="29155" w:author="梁元" w:date="2019-05-14T19:51:36Z">
            <w:rPr>
              <w:ins w:id="29156" w:author="梁元" w:date="2019-05-14T19:51:07Z"/>
              <w:rFonts w:ascii="Arial" w:hAnsi="Arial" w:cs="Arial"/>
              <w:color w:val="222222"/>
              <w:sz w:val="23"/>
              <w:szCs w:val="23"/>
              <w:shd w:val="clear" w:color="auto" w:fill="FFFFFF"/>
            </w:rPr>
          </w:rPrChange>
          <w14:textFill>
            <w14:solidFill>
              <w14:schemeClr w14:val="tx1"/>
            </w14:solidFill>
          </w14:textFill>
        </w:rPr>
      </w:pPr>
    </w:p>
    <w:p>
      <w:pPr>
        <w:pStyle w:val="21"/>
        <w:numPr>
          <w:ilvl w:val="0"/>
          <w:numId w:val="29"/>
        </w:numPr>
        <w:spacing w:line="240" w:lineRule="auto"/>
        <w:ind w:firstLine="460" w:firstLineChars="200"/>
        <w:rPr>
          <w:ins w:id="29157" w:author="梁元" w:date="2019-05-14T19:51:07Z"/>
          <w:rFonts w:ascii="Arial" w:hAnsi="Arial" w:cs="Arial"/>
          <w:color w:val="000000" w:themeColor="text1"/>
          <w:sz w:val="23"/>
          <w:szCs w:val="23"/>
          <w:shd w:val="clear" w:color="auto" w:fill="FFFFFF"/>
          <w:rPrChange w:id="29158" w:author="梁元" w:date="2019-05-14T19:51:36Z">
            <w:rPr>
              <w:ins w:id="29159" w:author="梁元" w:date="2019-05-14T19:51:07Z"/>
              <w:rFonts w:ascii="Arial" w:hAnsi="Arial" w:cs="Arial"/>
              <w:color w:val="222222"/>
              <w:sz w:val="23"/>
              <w:szCs w:val="23"/>
              <w:shd w:val="clear" w:color="auto" w:fill="FFFFFF"/>
            </w:rPr>
          </w:rPrChange>
          <w14:textFill>
            <w14:solidFill>
              <w14:schemeClr w14:val="tx1"/>
            </w14:solidFill>
          </w14:textFill>
        </w:rPr>
      </w:pPr>
      <w:ins w:id="29160" w:author="梁元" w:date="2019-05-14T19:51:07Z">
        <w:r>
          <w:rPr>
            <w:rFonts w:hint="eastAsia" w:ascii="Arial" w:hAnsi="Arial" w:cs="Arial"/>
            <w:color w:val="000000" w:themeColor="text1"/>
            <w:sz w:val="23"/>
            <w:szCs w:val="23"/>
            <w:shd w:val="clear" w:color="auto" w:fill="FFFFFF"/>
            <w:rPrChange w:id="29161" w:author="梁元" w:date="2019-05-14T19:51:36Z">
              <w:rPr>
                <w:rFonts w:hint="eastAsia" w:ascii="Arial" w:hAnsi="Arial" w:cs="Arial"/>
                <w:color w:val="222222"/>
                <w:sz w:val="23"/>
                <w:szCs w:val="23"/>
                <w:shd w:val="clear" w:color="auto" w:fill="FFFFFF"/>
              </w:rPr>
            </w:rPrChange>
            <w14:textFill>
              <w14:solidFill>
                <w14:schemeClr w14:val="tx1"/>
              </w14:solidFill>
            </w14:textFill>
          </w:rPr>
          <w:t>静态资源不同域名存放</w:t>
        </w:r>
      </w:ins>
    </w:p>
    <w:p>
      <w:pPr>
        <w:spacing w:line="240" w:lineRule="auto"/>
        <w:ind w:firstLine="460" w:firstLineChars="200"/>
        <w:rPr>
          <w:ins w:id="29163" w:author="梁元" w:date="2019-05-14T19:51:07Z"/>
          <w:rFonts w:ascii="Arial" w:hAnsi="Arial" w:cs="Arial"/>
          <w:color w:val="000000" w:themeColor="text1"/>
          <w:sz w:val="23"/>
          <w:szCs w:val="23"/>
          <w:shd w:val="clear" w:color="auto" w:fill="FFFFFF"/>
          <w:rPrChange w:id="29164" w:author="梁元" w:date="2019-05-14T19:51:36Z">
            <w:rPr>
              <w:ins w:id="29165" w:author="梁元" w:date="2019-05-14T19:51:07Z"/>
              <w:rFonts w:ascii="Arial" w:hAnsi="Arial" w:cs="Arial"/>
              <w:color w:val="222222"/>
              <w:sz w:val="23"/>
              <w:szCs w:val="23"/>
              <w:shd w:val="clear" w:color="auto" w:fill="FFFFFF"/>
            </w:rPr>
          </w:rPrChange>
          <w14:textFill>
            <w14:solidFill>
              <w14:schemeClr w14:val="tx1"/>
            </w14:solidFill>
          </w14:textFill>
        </w:rPr>
      </w:pPr>
      <w:ins w:id="29166" w:author="梁元" w:date="2019-05-14T19:51:07Z">
        <w:r>
          <w:rPr>
            <w:rFonts w:hint="eastAsia" w:ascii="Arial" w:hAnsi="Arial" w:cs="Arial"/>
            <w:color w:val="000000" w:themeColor="text1"/>
            <w:sz w:val="23"/>
            <w:szCs w:val="23"/>
            <w:shd w:val="clear" w:color="auto" w:fill="FFFFFF"/>
            <w:rPrChange w:id="29167" w:author="梁元" w:date="2019-05-14T19:51:36Z">
              <w:rPr>
                <w:rFonts w:hint="eastAsia" w:ascii="Arial" w:hAnsi="Arial" w:cs="Arial"/>
                <w:color w:val="222222"/>
                <w:sz w:val="23"/>
                <w:szCs w:val="23"/>
                <w:shd w:val="clear" w:color="auto" w:fill="FFFFFF"/>
              </w:rPr>
            </w:rPrChange>
            <w14:textFill>
              <w14:solidFill>
                <w14:schemeClr w14:val="tx1"/>
              </w14:solidFill>
            </w14:textFill>
          </w:rPr>
          <w:t>浏览器在同一时刻向同一个域名请求文件的并行下载数是有限的，因此可以理由多个域名的主机来存放不同的静态资源，增大页面加载时资源的并行下载数。</w:t>
        </w:r>
      </w:ins>
    </w:p>
    <w:p>
      <w:pPr>
        <w:spacing w:line="240" w:lineRule="auto"/>
        <w:ind w:firstLine="460" w:firstLineChars="200"/>
        <w:rPr>
          <w:ins w:id="29169" w:author="梁元" w:date="2019-05-14T19:51:07Z"/>
          <w:rFonts w:ascii="Arial" w:hAnsi="Arial" w:cs="Arial"/>
          <w:color w:val="000000" w:themeColor="text1"/>
          <w:sz w:val="23"/>
          <w:szCs w:val="23"/>
          <w:shd w:val="clear" w:color="auto" w:fill="FFFFFF"/>
          <w:rPrChange w:id="29170" w:author="梁元" w:date="2019-05-14T19:51:36Z">
            <w:rPr>
              <w:ins w:id="29171" w:author="梁元" w:date="2019-05-14T19:51:07Z"/>
              <w:rFonts w:ascii="Arial" w:hAnsi="Arial" w:cs="Arial"/>
              <w:color w:val="222222"/>
              <w:sz w:val="23"/>
              <w:szCs w:val="23"/>
              <w:shd w:val="clear" w:color="auto" w:fill="FFFFFF"/>
            </w:rPr>
          </w:rPrChange>
          <w14:textFill>
            <w14:solidFill>
              <w14:schemeClr w14:val="tx1"/>
            </w14:solidFill>
          </w14:textFill>
        </w:rPr>
      </w:pPr>
    </w:p>
    <w:p>
      <w:pPr>
        <w:pStyle w:val="21"/>
        <w:numPr>
          <w:ilvl w:val="0"/>
          <w:numId w:val="29"/>
        </w:numPr>
        <w:spacing w:line="240" w:lineRule="auto"/>
        <w:ind w:firstLine="460" w:firstLineChars="200"/>
        <w:rPr>
          <w:ins w:id="29172" w:author="梁元" w:date="2019-05-14T19:51:07Z"/>
          <w:rFonts w:ascii="Arial" w:hAnsi="Arial" w:cs="Arial"/>
          <w:color w:val="000000" w:themeColor="text1"/>
          <w:sz w:val="23"/>
          <w:szCs w:val="23"/>
          <w:shd w:val="clear" w:color="auto" w:fill="FFFFFF"/>
          <w:rPrChange w:id="29173" w:author="梁元" w:date="2019-05-14T19:51:36Z">
            <w:rPr>
              <w:ins w:id="29174" w:author="梁元" w:date="2019-05-14T19:51:07Z"/>
              <w:rFonts w:ascii="Arial" w:hAnsi="Arial" w:cs="Arial"/>
              <w:color w:val="222222"/>
              <w:sz w:val="23"/>
              <w:szCs w:val="23"/>
              <w:shd w:val="clear" w:color="auto" w:fill="FFFFFF"/>
            </w:rPr>
          </w:rPrChange>
          <w14:textFill>
            <w14:solidFill>
              <w14:schemeClr w14:val="tx1"/>
            </w14:solidFill>
          </w14:textFill>
        </w:rPr>
      </w:pPr>
      <w:ins w:id="29175" w:author="梁元" w:date="2019-05-14T19:51:07Z">
        <w:r>
          <w:rPr>
            <w:rFonts w:hint="eastAsia" w:ascii="Arial" w:hAnsi="Arial" w:cs="Arial"/>
            <w:color w:val="000000" w:themeColor="text1"/>
            <w:sz w:val="23"/>
            <w:szCs w:val="23"/>
            <w:shd w:val="clear" w:color="auto" w:fill="FFFFFF"/>
            <w:rPrChange w:id="29176" w:author="梁元" w:date="2019-05-14T19:51:36Z">
              <w:rPr>
                <w:rFonts w:hint="eastAsia" w:ascii="Arial" w:hAnsi="Arial" w:cs="Arial"/>
                <w:color w:val="222222"/>
                <w:sz w:val="23"/>
                <w:szCs w:val="23"/>
                <w:shd w:val="clear" w:color="auto" w:fill="FFFFFF"/>
              </w:rPr>
            </w:rPrChange>
            <w14:textFill>
              <w14:solidFill>
                <w14:schemeClr w14:val="tx1"/>
              </w14:solidFill>
            </w14:textFill>
          </w:rPr>
          <w:t>使用</w:t>
        </w:r>
      </w:ins>
      <w:ins w:id="29178" w:author="梁元" w:date="2019-05-14T19:51:07Z">
        <w:r>
          <w:rPr>
            <w:rFonts w:ascii="Arial" w:hAnsi="Arial" w:cs="Arial"/>
            <w:color w:val="000000" w:themeColor="text1"/>
            <w:sz w:val="23"/>
            <w:szCs w:val="23"/>
            <w:shd w:val="clear" w:color="auto" w:fill="FFFFFF"/>
            <w:rPrChange w:id="29179" w:author="梁元" w:date="2019-05-14T19:51:36Z">
              <w:rPr>
                <w:rFonts w:ascii="Arial" w:hAnsi="Arial" w:cs="Arial"/>
                <w:color w:val="222222"/>
                <w:sz w:val="23"/>
                <w:szCs w:val="23"/>
                <w:shd w:val="clear" w:color="auto" w:fill="FFFFFF"/>
              </w:rPr>
            </w:rPrChange>
            <w14:textFill>
              <w14:solidFill>
                <w14:schemeClr w14:val="tx1"/>
              </w14:solidFill>
            </w14:textFill>
          </w:rPr>
          <w:t>get请求</w:t>
        </w:r>
      </w:ins>
    </w:p>
    <w:p>
      <w:pPr>
        <w:spacing w:line="240" w:lineRule="auto"/>
        <w:ind w:firstLine="460" w:firstLineChars="200"/>
        <w:rPr>
          <w:ins w:id="29181" w:author="梁元" w:date="2019-05-14T19:51:07Z"/>
          <w:rFonts w:hint="eastAsia" w:ascii="Arial" w:hAnsi="Arial" w:cs="Arial"/>
          <w:color w:val="000000" w:themeColor="text1"/>
          <w:sz w:val="23"/>
          <w:szCs w:val="23"/>
          <w:shd w:val="clear" w:color="auto" w:fill="FFFFFF"/>
          <w:rPrChange w:id="29182" w:author="梁元" w:date="2019-05-14T19:51:36Z">
            <w:rPr>
              <w:ins w:id="29183" w:author="梁元" w:date="2019-05-14T19:51:07Z"/>
              <w:rFonts w:hint="eastAsia" w:ascii="Arial" w:hAnsi="Arial" w:cs="Arial"/>
              <w:color w:val="222222"/>
              <w:sz w:val="23"/>
              <w:szCs w:val="23"/>
              <w:shd w:val="clear" w:color="auto" w:fill="FFFFFF"/>
            </w:rPr>
          </w:rPrChange>
          <w14:textFill>
            <w14:solidFill>
              <w14:schemeClr w14:val="tx1"/>
            </w14:solidFill>
          </w14:textFill>
        </w:rPr>
      </w:pPr>
      <w:ins w:id="29184" w:author="梁元" w:date="2019-05-14T19:51:07Z">
        <w:r>
          <w:rPr>
            <w:rFonts w:ascii="Arial" w:hAnsi="Arial" w:cs="Arial"/>
            <w:color w:val="000000" w:themeColor="text1"/>
            <w:sz w:val="23"/>
            <w:szCs w:val="23"/>
            <w:shd w:val="clear" w:color="auto" w:fill="FFFFFF"/>
            <w:rPrChange w:id="29185" w:author="梁元" w:date="2019-05-14T19:51:36Z">
              <w:rPr>
                <w:rFonts w:ascii="Arial" w:hAnsi="Arial" w:cs="Arial"/>
                <w:color w:val="222222"/>
                <w:sz w:val="23"/>
                <w:szCs w:val="23"/>
                <w:shd w:val="clear" w:color="auto" w:fill="FFFFFF"/>
              </w:rPr>
            </w:rPrChange>
            <w14:textFill>
              <w14:solidFill>
                <w14:schemeClr w14:val="tx1"/>
              </w14:solidFill>
            </w14:textFill>
          </w:rPr>
          <w:t>POST请求会首先发送文件头，然后发送HTTP正文的数据。而使用GET只发送头部，所以在拉取数据时使用GET请求效率更高</w:t>
        </w:r>
      </w:ins>
    </w:p>
    <w:p>
      <w:pPr>
        <w:spacing w:line="240" w:lineRule="auto"/>
        <w:ind w:firstLine="460" w:firstLineChars="200"/>
        <w:rPr>
          <w:ins w:id="29187" w:author="梁元" w:date="2019-05-14T19:51:07Z"/>
          <w:rFonts w:ascii="Arial" w:hAnsi="Arial" w:cs="Arial"/>
          <w:color w:val="000000" w:themeColor="text1"/>
          <w:sz w:val="23"/>
          <w:szCs w:val="23"/>
          <w:shd w:val="clear" w:color="auto" w:fill="FFFFFF"/>
          <w:rPrChange w:id="29188" w:author="梁元" w:date="2019-05-14T19:51:36Z">
            <w:rPr>
              <w:ins w:id="29189" w:author="梁元" w:date="2019-05-14T19:51:07Z"/>
              <w:rFonts w:ascii="Arial" w:hAnsi="Arial" w:cs="Arial"/>
              <w:color w:val="222222"/>
              <w:sz w:val="23"/>
              <w:szCs w:val="23"/>
              <w:shd w:val="clear" w:color="auto" w:fill="FFFFFF"/>
            </w:rPr>
          </w:rPrChange>
          <w14:textFill>
            <w14:solidFill>
              <w14:schemeClr w14:val="tx1"/>
            </w14:solidFill>
          </w14:textFill>
        </w:rPr>
      </w:pPr>
    </w:p>
    <w:p>
      <w:pPr>
        <w:pStyle w:val="21"/>
        <w:numPr>
          <w:ilvl w:val="0"/>
          <w:numId w:val="29"/>
        </w:numPr>
        <w:spacing w:line="240" w:lineRule="auto"/>
        <w:ind w:firstLine="460" w:firstLineChars="200"/>
        <w:rPr>
          <w:ins w:id="29190" w:author="梁元" w:date="2019-05-14T19:51:07Z"/>
          <w:rFonts w:ascii="Arial" w:hAnsi="Arial" w:cs="Arial"/>
          <w:color w:val="000000" w:themeColor="text1"/>
          <w:sz w:val="23"/>
          <w:szCs w:val="23"/>
          <w:shd w:val="clear" w:color="auto" w:fill="FFFFFF"/>
          <w:rPrChange w:id="29191" w:author="梁元" w:date="2019-05-14T19:51:36Z">
            <w:rPr>
              <w:ins w:id="29192" w:author="梁元" w:date="2019-05-14T19:51:07Z"/>
              <w:rFonts w:ascii="Arial" w:hAnsi="Arial" w:cs="Arial"/>
              <w:color w:val="222222"/>
              <w:sz w:val="23"/>
              <w:szCs w:val="23"/>
              <w:shd w:val="clear" w:color="auto" w:fill="FFFFFF"/>
            </w:rPr>
          </w:rPrChange>
          <w14:textFill>
            <w14:solidFill>
              <w14:schemeClr w14:val="tx1"/>
            </w14:solidFill>
          </w14:textFill>
        </w:rPr>
      </w:pPr>
      <w:ins w:id="29193" w:author="梁元" w:date="2019-05-14T19:51:07Z">
        <w:r>
          <w:rPr>
            <w:rFonts w:hint="eastAsia" w:ascii="Arial" w:hAnsi="Arial" w:cs="Arial"/>
            <w:color w:val="000000" w:themeColor="text1"/>
            <w:sz w:val="23"/>
            <w:szCs w:val="23"/>
            <w:shd w:val="clear" w:color="auto" w:fill="FFFFFF"/>
            <w:rPrChange w:id="29194" w:author="梁元" w:date="2019-05-14T19:51:36Z">
              <w:rPr>
                <w:rFonts w:hint="eastAsia" w:ascii="Arial" w:hAnsi="Arial" w:cs="Arial"/>
                <w:color w:val="222222"/>
                <w:sz w:val="23"/>
                <w:szCs w:val="23"/>
                <w:shd w:val="clear" w:color="auto" w:fill="FFFFFF"/>
              </w:rPr>
            </w:rPrChange>
            <w14:textFill>
              <w14:solidFill>
                <w14:schemeClr w14:val="tx1"/>
              </w14:solidFill>
            </w14:textFill>
          </w:rPr>
          <w:t>消除阻塞页面的</w:t>
        </w:r>
      </w:ins>
      <w:ins w:id="29196" w:author="梁元" w:date="2019-05-14T19:51:07Z">
        <w:r>
          <w:rPr>
            <w:rFonts w:ascii="Arial" w:hAnsi="Arial" w:cs="Arial"/>
            <w:color w:val="000000" w:themeColor="text1"/>
            <w:sz w:val="23"/>
            <w:szCs w:val="23"/>
            <w:shd w:val="clear" w:color="auto" w:fill="FFFFFF"/>
            <w:rPrChange w:id="29197" w:author="梁元" w:date="2019-05-14T19:51:36Z">
              <w:rPr>
                <w:rFonts w:ascii="Arial" w:hAnsi="Arial" w:cs="Arial"/>
                <w:color w:val="222222"/>
                <w:sz w:val="23"/>
                <w:szCs w:val="23"/>
                <w:shd w:val="clear" w:color="auto" w:fill="FFFFFF"/>
              </w:rPr>
            </w:rPrChange>
            <w14:textFill>
              <w14:solidFill>
                <w14:schemeClr w14:val="tx1"/>
              </w14:solidFill>
            </w14:textFill>
          </w:rPr>
          <w:t>CSS和JS</w:t>
        </w:r>
      </w:ins>
    </w:p>
    <w:p>
      <w:pPr>
        <w:spacing w:line="240" w:lineRule="auto"/>
        <w:ind w:firstLine="460" w:firstLineChars="200"/>
        <w:rPr>
          <w:ins w:id="29199" w:author="梁元" w:date="2019-05-14T19:51:07Z"/>
          <w:rFonts w:ascii="Arial" w:hAnsi="Arial" w:cs="Arial"/>
          <w:color w:val="000000" w:themeColor="text1"/>
          <w:sz w:val="23"/>
          <w:szCs w:val="23"/>
          <w:shd w:val="clear" w:color="auto" w:fill="FFFFFF"/>
          <w:rPrChange w:id="29200" w:author="梁元" w:date="2019-05-14T19:51:36Z">
            <w:rPr>
              <w:ins w:id="29201" w:author="梁元" w:date="2019-05-14T19:51:07Z"/>
              <w:rFonts w:ascii="Arial" w:hAnsi="Arial" w:cs="Arial"/>
              <w:color w:val="222222"/>
              <w:sz w:val="23"/>
              <w:szCs w:val="23"/>
              <w:shd w:val="clear" w:color="auto" w:fill="FFFFFF"/>
            </w:rPr>
          </w:rPrChange>
          <w14:textFill>
            <w14:solidFill>
              <w14:schemeClr w14:val="tx1"/>
            </w14:solidFill>
          </w14:textFill>
        </w:rPr>
      </w:pPr>
      <w:ins w:id="29202" w:author="梁元" w:date="2019-05-14T19:51:07Z">
        <w:r>
          <w:rPr>
            <w:rFonts w:hint="eastAsia" w:ascii="Arial" w:hAnsi="Arial" w:cs="Arial"/>
            <w:color w:val="000000" w:themeColor="text1"/>
            <w:sz w:val="23"/>
            <w:szCs w:val="23"/>
            <w:shd w:val="clear" w:color="auto" w:fill="FFFFFF"/>
            <w:rPrChange w:id="29203" w:author="梁元" w:date="2019-05-14T19:51:36Z">
              <w:rPr>
                <w:rFonts w:hint="eastAsia" w:ascii="Arial" w:hAnsi="Arial" w:cs="Arial"/>
                <w:color w:val="222222"/>
                <w:sz w:val="23"/>
                <w:szCs w:val="23"/>
                <w:shd w:val="clear" w:color="auto" w:fill="FFFFFF"/>
              </w:rPr>
            </w:rPrChange>
            <w14:textFill>
              <w14:solidFill>
                <w14:schemeClr w14:val="tx1"/>
              </w14:solidFill>
            </w14:textFill>
          </w:rPr>
          <w:t>对于页面中加载时间过长的</w:t>
        </w:r>
      </w:ins>
      <w:ins w:id="29205" w:author="梁元" w:date="2019-05-14T19:51:07Z">
        <w:r>
          <w:rPr>
            <w:rFonts w:ascii="Arial" w:hAnsi="Arial" w:cs="Arial"/>
            <w:color w:val="000000" w:themeColor="text1"/>
            <w:sz w:val="23"/>
            <w:szCs w:val="23"/>
            <w:shd w:val="clear" w:color="auto" w:fill="FFFFFF"/>
            <w:rPrChange w:id="29206" w:author="梁元" w:date="2019-05-14T19:51:36Z">
              <w:rPr>
                <w:rFonts w:ascii="Arial" w:hAnsi="Arial" w:cs="Arial"/>
                <w:color w:val="222222"/>
                <w:sz w:val="23"/>
                <w:szCs w:val="23"/>
                <w:shd w:val="clear" w:color="auto" w:fill="FFFFFF"/>
              </w:rPr>
            </w:rPrChange>
            <w14:textFill>
              <w14:solidFill>
                <w14:schemeClr w14:val="tx1"/>
              </w14:solidFill>
            </w14:textFill>
          </w:rPr>
          <w:t>CSS或JS文件，需要进行合理的拆分或者延后加载，保证关键的资源能快速加载完成</w:t>
        </w:r>
      </w:ins>
    </w:p>
    <w:p>
      <w:pPr>
        <w:spacing w:line="240" w:lineRule="auto"/>
        <w:ind w:firstLine="460" w:firstLineChars="200"/>
        <w:rPr>
          <w:ins w:id="29208" w:author="梁元" w:date="2019-05-14T19:51:07Z"/>
          <w:rFonts w:ascii="Arial" w:hAnsi="Arial" w:cs="Arial"/>
          <w:color w:val="000000" w:themeColor="text1"/>
          <w:sz w:val="23"/>
          <w:szCs w:val="23"/>
          <w:shd w:val="clear" w:color="auto" w:fill="FFFFFF"/>
          <w:rPrChange w:id="29209" w:author="梁元" w:date="2019-05-14T19:51:36Z">
            <w:rPr>
              <w:ins w:id="29210" w:author="梁元" w:date="2019-05-14T19:51:07Z"/>
              <w:rFonts w:ascii="Arial" w:hAnsi="Arial" w:cs="Arial"/>
              <w:color w:val="222222"/>
              <w:sz w:val="23"/>
              <w:szCs w:val="23"/>
              <w:shd w:val="clear" w:color="auto" w:fill="FFFFFF"/>
            </w:rPr>
          </w:rPrChange>
          <w14:textFill>
            <w14:solidFill>
              <w14:schemeClr w14:val="tx1"/>
            </w14:solidFill>
          </w14:textFill>
        </w:rPr>
      </w:pPr>
    </w:p>
    <w:p>
      <w:pPr>
        <w:pStyle w:val="21"/>
        <w:numPr>
          <w:ilvl w:val="0"/>
          <w:numId w:val="29"/>
        </w:numPr>
        <w:spacing w:line="240" w:lineRule="auto"/>
        <w:ind w:firstLine="460" w:firstLineChars="200"/>
        <w:rPr>
          <w:ins w:id="29211" w:author="梁元" w:date="2019-05-14T19:51:07Z"/>
          <w:rFonts w:hint="eastAsia" w:ascii="Arial" w:hAnsi="Arial" w:cs="Arial"/>
          <w:color w:val="000000" w:themeColor="text1"/>
          <w:sz w:val="23"/>
          <w:szCs w:val="23"/>
          <w:shd w:val="clear" w:color="auto" w:fill="FFFFFF"/>
          <w:rPrChange w:id="29212" w:author="梁元" w:date="2019-05-14T19:51:36Z">
            <w:rPr>
              <w:ins w:id="29213" w:author="梁元" w:date="2019-05-14T19:51:07Z"/>
              <w:rFonts w:hint="eastAsia" w:ascii="Arial" w:hAnsi="Arial" w:cs="Arial"/>
              <w:color w:val="222222"/>
              <w:sz w:val="23"/>
              <w:szCs w:val="23"/>
              <w:shd w:val="clear" w:color="auto" w:fill="FFFFFF"/>
            </w:rPr>
          </w:rPrChange>
          <w14:textFill>
            <w14:solidFill>
              <w14:schemeClr w14:val="tx1"/>
            </w14:solidFill>
          </w14:textFill>
        </w:rPr>
      </w:pPr>
      <w:ins w:id="29214" w:author="梁元" w:date="2019-05-14T19:51:07Z">
        <w:r>
          <w:rPr>
            <w:rFonts w:hint="eastAsia" w:ascii="Arial" w:hAnsi="Arial" w:cs="Arial"/>
            <w:color w:val="000000" w:themeColor="text1"/>
            <w:sz w:val="23"/>
            <w:szCs w:val="23"/>
            <w:shd w:val="clear" w:color="auto" w:fill="FFFFFF"/>
            <w:rPrChange w:id="29215" w:author="梁元" w:date="2019-05-14T19:51:36Z">
              <w:rPr>
                <w:rFonts w:hint="eastAsia" w:ascii="Arial" w:hAnsi="Arial" w:cs="Arial"/>
                <w:color w:val="222222"/>
                <w:sz w:val="23"/>
                <w:szCs w:val="23"/>
                <w:shd w:val="clear" w:color="auto" w:fill="FFFFFF"/>
              </w:rPr>
            </w:rPrChange>
            <w14:textFill>
              <w14:solidFill>
                <w14:schemeClr w14:val="tx1"/>
              </w14:solidFill>
            </w14:textFill>
          </w:rPr>
          <w:t>按需加载</w:t>
        </w:r>
      </w:ins>
    </w:p>
    <w:p>
      <w:pPr>
        <w:pStyle w:val="3"/>
        <w:numPr>
          <w:ilvl w:val="0"/>
          <w:numId w:val="27"/>
        </w:numPr>
        <w:spacing w:line="240" w:lineRule="auto"/>
        <w:ind w:firstLine="562" w:firstLineChars="200"/>
        <w:rPr>
          <w:ins w:id="29217" w:author="梁元" w:date="2019-05-14T19:51:07Z"/>
          <w:rFonts w:ascii="仿宋" w:hAnsi="仿宋" w:eastAsia="仿宋"/>
          <w:color w:val="000000" w:themeColor="text1"/>
          <w:sz w:val="28"/>
          <w:szCs w:val="28"/>
          <w:rPrChange w:id="29218" w:author="梁元" w:date="2019-05-14T19:51:36Z">
            <w:rPr>
              <w:ins w:id="29219" w:author="梁元" w:date="2019-05-14T19:51:07Z"/>
              <w:rFonts w:ascii="仿宋" w:hAnsi="仿宋" w:eastAsia="仿宋"/>
              <w:sz w:val="28"/>
              <w:szCs w:val="28"/>
            </w:rPr>
          </w:rPrChange>
          <w14:textFill>
            <w14:solidFill>
              <w14:schemeClr w14:val="tx1"/>
            </w14:solidFill>
          </w14:textFill>
        </w:rPr>
      </w:pPr>
      <w:ins w:id="29220" w:author="梁元" w:date="2019-05-14T19:51:07Z">
        <w:bookmarkStart w:id="963" w:name="_Toc13538_WPSOffice_Level2"/>
        <w:r>
          <w:rPr>
            <w:rFonts w:hint="eastAsia" w:ascii="仿宋" w:hAnsi="仿宋" w:eastAsia="仿宋"/>
            <w:color w:val="000000" w:themeColor="text1"/>
            <w:sz w:val="28"/>
            <w:szCs w:val="28"/>
            <w:rPrChange w:id="29221" w:author="梁元" w:date="2019-05-14T19:51:36Z">
              <w:rPr>
                <w:rFonts w:hint="eastAsia" w:ascii="仿宋" w:hAnsi="仿宋" w:eastAsia="仿宋"/>
                <w:sz w:val="28"/>
                <w:szCs w:val="28"/>
              </w:rPr>
            </w:rPrChange>
            <w14:textFill>
              <w14:solidFill>
                <w14:schemeClr w14:val="tx1"/>
              </w14:solidFill>
            </w14:textFill>
          </w:rPr>
          <w:t>通用大牛级解法</w:t>
        </w:r>
        <w:bookmarkEnd w:id="963"/>
      </w:ins>
    </w:p>
    <w:p>
      <w:pPr>
        <w:pStyle w:val="11"/>
        <w:shd w:val="clear" w:color="auto" w:fill="FFFFFF"/>
        <w:ind w:firstLine="460" w:firstLineChars="200"/>
        <w:rPr>
          <w:ins w:id="29223" w:author="梁元" w:date="2019-05-14T19:51:07Z"/>
          <w:rFonts w:ascii="Arial" w:hAnsi="Arial" w:cs="Arial" w:eastAsiaTheme="minorEastAsia"/>
          <w:color w:val="000000" w:themeColor="text1"/>
          <w:kern w:val="2"/>
          <w:sz w:val="23"/>
          <w:szCs w:val="23"/>
          <w:shd w:val="clear" w:color="auto" w:fill="FFFFFF"/>
          <w:rPrChange w:id="29224" w:author="梁元" w:date="2019-05-14T19:51:36Z">
            <w:rPr>
              <w:ins w:id="29225"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ins w:id="29226" w:author="梁元" w:date="2019-05-14T19:51:07Z">
        <w:r>
          <w:rPr>
            <w:rFonts w:hint="eastAsia" w:ascii="Arial" w:hAnsi="Arial" w:cs="Arial" w:eastAsiaTheme="minorEastAsia"/>
            <w:color w:val="000000" w:themeColor="text1"/>
            <w:kern w:val="2"/>
            <w:sz w:val="23"/>
            <w:szCs w:val="23"/>
            <w:shd w:val="clear" w:color="auto" w:fill="FFFFFF"/>
            <w:rPrChange w:id="29227"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不仅考虑到网络请求方面，同时也考虑到页面渲染方面</w:t>
        </w:r>
      </w:ins>
    </w:p>
    <w:p>
      <w:pPr>
        <w:pStyle w:val="11"/>
        <w:shd w:val="clear" w:color="auto" w:fill="FFFFFF"/>
        <w:ind w:firstLine="460" w:firstLineChars="200"/>
        <w:rPr>
          <w:ins w:id="29229" w:author="梁元" w:date="2019-05-14T19:51:07Z"/>
          <w:rFonts w:hint="eastAsia" w:ascii="Arial" w:hAnsi="Arial" w:cs="Arial" w:eastAsiaTheme="minorEastAsia"/>
          <w:color w:val="000000" w:themeColor="text1"/>
          <w:kern w:val="2"/>
          <w:sz w:val="23"/>
          <w:szCs w:val="23"/>
          <w:shd w:val="clear" w:color="auto" w:fill="FFFFFF"/>
          <w:rPrChange w:id="29230" w:author="梁元" w:date="2019-05-14T19:51:36Z">
            <w:rPr>
              <w:ins w:id="29231" w:author="梁元" w:date="2019-05-14T19:51:07Z"/>
              <w:rFonts w:hint="eastAsia" w:ascii="Arial" w:hAnsi="Arial" w:cs="Arial" w:eastAsiaTheme="minorEastAsia"/>
              <w:color w:val="222222"/>
              <w:kern w:val="2"/>
              <w:sz w:val="23"/>
              <w:szCs w:val="23"/>
              <w:shd w:val="clear" w:color="auto" w:fill="FFFFFF"/>
            </w:rPr>
          </w:rPrChange>
          <w14:textFill>
            <w14:solidFill>
              <w14:schemeClr w14:val="tx1"/>
            </w14:solidFill>
          </w14:textFill>
        </w:rPr>
      </w:pPr>
    </w:p>
    <w:p>
      <w:pPr>
        <w:pStyle w:val="11"/>
        <w:numPr>
          <w:ilvl w:val="0"/>
          <w:numId w:val="29"/>
        </w:numPr>
        <w:shd w:val="clear" w:color="auto" w:fill="FFFFFF"/>
        <w:ind w:firstLine="460" w:firstLineChars="200"/>
        <w:rPr>
          <w:ins w:id="29232" w:author="梁元" w:date="2019-05-14T19:51:07Z"/>
          <w:rFonts w:ascii="Arial" w:hAnsi="Arial" w:cs="Arial" w:eastAsiaTheme="minorEastAsia"/>
          <w:color w:val="000000" w:themeColor="text1"/>
          <w:kern w:val="2"/>
          <w:sz w:val="23"/>
          <w:szCs w:val="23"/>
          <w:shd w:val="clear" w:color="auto" w:fill="FFFFFF"/>
          <w:rPrChange w:id="29233" w:author="梁元" w:date="2019-05-14T19:51:36Z">
            <w:rPr>
              <w:ins w:id="29234"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ins w:id="29235" w:author="梁元" w:date="2019-05-14T19:51:07Z">
        <w:r>
          <w:rPr>
            <w:rFonts w:hint="eastAsia" w:ascii="Arial" w:hAnsi="Arial" w:cs="Arial" w:eastAsiaTheme="minorEastAsia"/>
            <w:color w:val="000000" w:themeColor="text1"/>
            <w:kern w:val="2"/>
            <w:sz w:val="23"/>
            <w:szCs w:val="23"/>
            <w:shd w:val="clear" w:color="auto" w:fill="FFFFFF"/>
            <w:rPrChange w:id="29236"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把</w:t>
        </w:r>
      </w:ins>
      <w:ins w:id="29238" w:author="梁元" w:date="2019-05-14T19:51:07Z">
        <w:r>
          <w:rPr>
            <w:rFonts w:ascii="Arial" w:hAnsi="Arial" w:cs="Arial" w:eastAsiaTheme="minorEastAsia"/>
            <w:color w:val="000000" w:themeColor="text1"/>
            <w:kern w:val="2"/>
            <w:sz w:val="23"/>
            <w:szCs w:val="23"/>
            <w:shd w:val="clear" w:color="auto" w:fill="FFFFFF"/>
            <w:rPrChange w:id="29239"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CSS资源引用放到HTML文件顶部</w:t>
        </w:r>
      </w:ins>
    </w:p>
    <w:p>
      <w:pPr>
        <w:pStyle w:val="11"/>
        <w:shd w:val="clear" w:color="auto" w:fill="FFFFFF"/>
        <w:ind w:firstLine="460" w:firstLineChars="200"/>
        <w:rPr>
          <w:ins w:id="29241" w:author="梁元" w:date="2019-05-14T19:51:07Z"/>
          <w:rFonts w:ascii="Arial" w:hAnsi="Arial" w:cs="Arial" w:eastAsiaTheme="minorEastAsia"/>
          <w:color w:val="000000" w:themeColor="text1"/>
          <w:kern w:val="2"/>
          <w:sz w:val="23"/>
          <w:szCs w:val="23"/>
          <w:shd w:val="clear" w:color="auto" w:fill="FFFFFF"/>
          <w:rPrChange w:id="29242" w:author="梁元" w:date="2019-05-14T19:51:36Z">
            <w:rPr>
              <w:ins w:id="29243"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ins w:id="29244" w:author="梁元" w:date="2019-05-14T19:51:07Z">
        <w:r>
          <w:rPr>
            <w:rFonts w:hint="eastAsia" w:ascii="Arial" w:hAnsi="Arial" w:cs="Arial" w:eastAsiaTheme="minorEastAsia"/>
            <w:color w:val="000000" w:themeColor="text1"/>
            <w:kern w:val="2"/>
            <w:sz w:val="23"/>
            <w:szCs w:val="23"/>
            <w:shd w:val="clear" w:color="auto" w:fill="FFFFFF"/>
            <w:rPrChange w:id="29245"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这样浏览器可以优先下载</w:t>
        </w:r>
      </w:ins>
      <w:ins w:id="29247" w:author="梁元" w:date="2019-05-14T19:51:07Z">
        <w:r>
          <w:rPr>
            <w:rFonts w:ascii="Arial" w:hAnsi="Arial" w:cs="Arial" w:eastAsiaTheme="minorEastAsia"/>
            <w:color w:val="000000" w:themeColor="text1"/>
            <w:kern w:val="2"/>
            <w:sz w:val="23"/>
            <w:szCs w:val="23"/>
            <w:shd w:val="clear" w:color="auto" w:fill="FFFFFF"/>
            <w:rPrChange w:id="29248"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CSS并尽快完成页面渲染</w:t>
        </w:r>
      </w:ins>
    </w:p>
    <w:p>
      <w:pPr>
        <w:pStyle w:val="11"/>
        <w:shd w:val="clear" w:color="auto" w:fill="FFFFFF"/>
        <w:ind w:firstLine="460" w:firstLineChars="200"/>
        <w:rPr>
          <w:ins w:id="29250" w:author="梁元" w:date="2019-05-14T19:51:07Z"/>
          <w:rFonts w:ascii="Arial" w:hAnsi="Arial" w:cs="Arial" w:eastAsiaTheme="minorEastAsia"/>
          <w:color w:val="000000" w:themeColor="text1"/>
          <w:kern w:val="2"/>
          <w:sz w:val="23"/>
          <w:szCs w:val="23"/>
          <w:shd w:val="clear" w:color="auto" w:fill="FFFFFF"/>
          <w:rPrChange w:id="29251" w:author="梁元" w:date="2019-05-14T19:51:36Z">
            <w:rPr>
              <w:ins w:id="29252"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p>
    <w:p>
      <w:pPr>
        <w:pStyle w:val="11"/>
        <w:numPr>
          <w:ilvl w:val="0"/>
          <w:numId w:val="29"/>
        </w:numPr>
        <w:shd w:val="clear" w:color="auto" w:fill="FFFFFF"/>
        <w:ind w:firstLine="460" w:firstLineChars="200"/>
        <w:rPr>
          <w:ins w:id="29253" w:author="梁元" w:date="2019-05-14T19:51:07Z"/>
          <w:rFonts w:ascii="Arial" w:hAnsi="Arial" w:cs="Arial" w:eastAsiaTheme="minorEastAsia"/>
          <w:color w:val="000000" w:themeColor="text1"/>
          <w:kern w:val="2"/>
          <w:sz w:val="23"/>
          <w:szCs w:val="23"/>
          <w:shd w:val="clear" w:color="auto" w:fill="FFFFFF"/>
          <w:rPrChange w:id="29254" w:author="梁元" w:date="2019-05-14T19:51:36Z">
            <w:rPr>
              <w:ins w:id="29255"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ins w:id="29256" w:author="梁元" w:date="2019-05-14T19:51:07Z">
        <w:r>
          <w:rPr>
            <w:rFonts w:ascii="Arial" w:hAnsi="Arial" w:cs="Arial" w:eastAsiaTheme="minorEastAsia"/>
            <w:color w:val="000000" w:themeColor="text1"/>
            <w:kern w:val="2"/>
            <w:sz w:val="23"/>
            <w:szCs w:val="23"/>
            <w:shd w:val="clear" w:color="auto" w:fill="FFFFFF"/>
            <w:rPrChange w:id="29257"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JavaScript文件引用放到HTML文件底部</w:t>
        </w:r>
      </w:ins>
    </w:p>
    <w:p>
      <w:pPr>
        <w:pStyle w:val="11"/>
        <w:shd w:val="clear" w:color="auto" w:fill="FFFFFF"/>
        <w:spacing w:line="240" w:lineRule="auto"/>
        <w:ind w:firstLine="460" w:firstLineChars="200"/>
        <w:rPr>
          <w:ins w:id="29259" w:author="梁元" w:date="2019-05-14T19:51:07Z"/>
          <w:rFonts w:ascii="Arial" w:hAnsi="Arial" w:cs="Arial" w:eastAsiaTheme="minorEastAsia"/>
          <w:color w:val="000000" w:themeColor="text1"/>
          <w:kern w:val="2"/>
          <w:sz w:val="23"/>
          <w:szCs w:val="23"/>
          <w:shd w:val="clear" w:color="auto" w:fill="FFFFFF"/>
          <w:rPrChange w:id="29260" w:author="梁元" w:date="2019-05-14T19:51:36Z">
            <w:rPr>
              <w:ins w:id="29261"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ins w:id="29262" w:author="梁元" w:date="2019-05-14T19:51:07Z">
        <w:r>
          <w:rPr>
            <w:rFonts w:hint="eastAsia" w:ascii="Arial" w:hAnsi="Arial" w:cs="Arial" w:eastAsiaTheme="minorEastAsia"/>
            <w:color w:val="000000" w:themeColor="text1"/>
            <w:kern w:val="2"/>
            <w:sz w:val="23"/>
            <w:szCs w:val="23"/>
            <w:shd w:val="clear" w:color="auto" w:fill="FFFFFF"/>
            <w:rPrChange w:id="29263"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可以防止</w:t>
        </w:r>
      </w:ins>
      <w:ins w:id="29265" w:author="梁元" w:date="2019-05-14T19:51:07Z">
        <w:r>
          <w:rPr>
            <w:rFonts w:ascii="Arial" w:hAnsi="Arial" w:cs="Arial" w:eastAsiaTheme="minorEastAsia"/>
            <w:color w:val="000000" w:themeColor="text1"/>
            <w:kern w:val="2"/>
            <w:sz w:val="23"/>
            <w:szCs w:val="23"/>
            <w:shd w:val="clear" w:color="auto" w:fill="FFFFFF"/>
            <w:rPrChange w:id="29266"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JavaScript的加载和解析执行对页面渲染造成阻塞。由于JavaScript资源默认是解析阻塞的，除非被标记为异步或者通过其他的方式异步加载，否则会阻塞HTML DOM解析和CSS渲染过程</w:t>
        </w:r>
      </w:ins>
    </w:p>
    <w:p>
      <w:pPr>
        <w:pStyle w:val="11"/>
        <w:shd w:val="clear" w:color="auto" w:fill="FFFFFF"/>
        <w:spacing w:line="240" w:lineRule="auto"/>
        <w:ind w:firstLine="460" w:firstLineChars="200"/>
        <w:rPr>
          <w:ins w:id="29268" w:author="梁元" w:date="2019-05-14T19:51:07Z"/>
          <w:rFonts w:ascii="Arial" w:hAnsi="Arial" w:cs="Arial" w:eastAsiaTheme="minorEastAsia"/>
          <w:color w:val="000000" w:themeColor="text1"/>
          <w:kern w:val="2"/>
          <w:sz w:val="23"/>
          <w:szCs w:val="23"/>
          <w:shd w:val="clear" w:color="auto" w:fill="FFFFFF"/>
          <w:rPrChange w:id="29269" w:author="梁元" w:date="2019-05-14T19:51:36Z">
            <w:rPr>
              <w:ins w:id="29270"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p>
    <w:p>
      <w:pPr>
        <w:pStyle w:val="11"/>
        <w:numPr>
          <w:ilvl w:val="0"/>
          <w:numId w:val="29"/>
        </w:numPr>
        <w:shd w:val="clear" w:color="auto" w:fill="FFFFFF"/>
        <w:spacing w:line="240" w:lineRule="auto"/>
        <w:ind w:firstLine="460" w:firstLineChars="200"/>
        <w:rPr>
          <w:ins w:id="29271" w:author="梁元" w:date="2019-05-14T19:51:07Z"/>
          <w:rFonts w:ascii="Arial" w:hAnsi="Arial" w:cs="Arial" w:eastAsiaTheme="minorEastAsia"/>
          <w:color w:val="000000" w:themeColor="text1"/>
          <w:kern w:val="2"/>
          <w:sz w:val="23"/>
          <w:szCs w:val="23"/>
          <w:shd w:val="clear" w:color="auto" w:fill="FFFFFF"/>
          <w:rPrChange w:id="29272" w:author="梁元" w:date="2019-05-14T19:51:36Z">
            <w:rPr>
              <w:ins w:id="29273"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ins w:id="29274" w:author="梁元" w:date="2019-05-14T19:51:07Z">
        <w:r>
          <w:rPr>
            <w:rFonts w:ascii="Arial" w:hAnsi="Arial" w:cs="Arial" w:eastAsiaTheme="minorEastAsia"/>
            <w:color w:val="000000" w:themeColor="text1"/>
            <w:kern w:val="2"/>
            <w:sz w:val="23"/>
            <w:szCs w:val="23"/>
            <w:shd w:val="clear" w:color="auto" w:fill="FFFFFF"/>
            <w:rPrChange w:id="29275"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不要在HTML中直接缩放图片</w:t>
        </w:r>
      </w:ins>
    </w:p>
    <w:p>
      <w:pPr>
        <w:pStyle w:val="11"/>
        <w:shd w:val="clear" w:color="auto" w:fill="FFFFFF"/>
        <w:spacing w:line="240" w:lineRule="auto"/>
        <w:ind w:firstLine="460" w:firstLineChars="200"/>
        <w:rPr>
          <w:ins w:id="29277" w:author="梁元" w:date="2019-05-14T19:51:07Z"/>
          <w:rFonts w:ascii="Arial" w:hAnsi="Arial" w:cs="Arial" w:eastAsiaTheme="minorEastAsia"/>
          <w:color w:val="000000" w:themeColor="text1"/>
          <w:kern w:val="2"/>
          <w:sz w:val="23"/>
          <w:szCs w:val="23"/>
          <w:shd w:val="clear" w:color="auto" w:fill="FFFFFF"/>
          <w:rPrChange w:id="29278" w:author="梁元" w:date="2019-05-14T19:51:36Z">
            <w:rPr>
              <w:ins w:id="29279"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ins w:id="29280" w:author="梁元" w:date="2019-05-14T19:51:07Z">
        <w:r>
          <w:rPr>
            <w:rFonts w:hint="eastAsia" w:ascii="Arial" w:hAnsi="Arial" w:cs="Arial" w:eastAsiaTheme="minorEastAsia"/>
            <w:color w:val="000000" w:themeColor="text1"/>
            <w:kern w:val="2"/>
            <w:sz w:val="23"/>
            <w:szCs w:val="23"/>
            <w:shd w:val="clear" w:color="auto" w:fill="FFFFFF"/>
            <w:rPrChange w:id="29281"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在</w:t>
        </w:r>
      </w:ins>
      <w:ins w:id="29283" w:author="梁元" w:date="2019-05-14T19:51:07Z">
        <w:r>
          <w:rPr>
            <w:rFonts w:ascii="Arial" w:hAnsi="Arial" w:cs="Arial" w:eastAsiaTheme="minorEastAsia"/>
            <w:color w:val="000000" w:themeColor="text1"/>
            <w:kern w:val="2"/>
            <w:sz w:val="23"/>
            <w:szCs w:val="23"/>
            <w:shd w:val="clear" w:color="auto" w:fill="FFFFFF"/>
            <w:rPrChange w:id="29284"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HTML中直接缩放图片会导致页面内容的重排重绘，此时可能会使页面中的其他操作产生卡顿，因此要尽量减少在页面中直接进行图片缩放</w:t>
        </w:r>
      </w:ins>
    </w:p>
    <w:p>
      <w:pPr>
        <w:pStyle w:val="11"/>
        <w:shd w:val="clear" w:color="auto" w:fill="FFFFFF"/>
        <w:spacing w:line="240" w:lineRule="auto"/>
        <w:ind w:firstLine="460" w:firstLineChars="200"/>
        <w:rPr>
          <w:ins w:id="29286" w:author="梁元" w:date="2019-05-14T19:51:07Z"/>
          <w:rFonts w:ascii="Arial" w:hAnsi="Arial" w:cs="Arial" w:eastAsiaTheme="minorEastAsia"/>
          <w:color w:val="000000" w:themeColor="text1"/>
          <w:kern w:val="2"/>
          <w:sz w:val="23"/>
          <w:szCs w:val="23"/>
          <w:shd w:val="clear" w:color="auto" w:fill="FFFFFF"/>
          <w:rPrChange w:id="29287" w:author="梁元" w:date="2019-05-14T19:51:36Z">
            <w:rPr>
              <w:ins w:id="29288"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p>
    <w:p>
      <w:pPr>
        <w:pStyle w:val="11"/>
        <w:numPr>
          <w:ilvl w:val="0"/>
          <w:numId w:val="29"/>
        </w:numPr>
        <w:shd w:val="clear" w:color="auto" w:fill="FFFFFF"/>
        <w:spacing w:line="240" w:lineRule="auto"/>
        <w:ind w:firstLine="460" w:firstLineChars="200"/>
        <w:rPr>
          <w:ins w:id="29289" w:author="梁元" w:date="2019-05-14T19:51:07Z"/>
          <w:rFonts w:ascii="Arial" w:hAnsi="Arial" w:cs="Arial" w:eastAsiaTheme="minorEastAsia"/>
          <w:color w:val="000000" w:themeColor="text1"/>
          <w:kern w:val="2"/>
          <w:sz w:val="23"/>
          <w:szCs w:val="23"/>
          <w:shd w:val="clear" w:color="auto" w:fill="FFFFFF"/>
          <w:rPrChange w:id="29290" w:author="梁元" w:date="2019-05-14T19:51:36Z">
            <w:rPr>
              <w:ins w:id="29291"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ins w:id="29292" w:author="梁元" w:date="2019-05-14T19:51:07Z">
        <w:r>
          <w:rPr>
            <w:rFonts w:hint="eastAsia" w:ascii="Arial" w:hAnsi="Arial" w:cs="Arial" w:eastAsiaTheme="minorEastAsia"/>
            <w:color w:val="000000" w:themeColor="text1"/>
            <w:kern w:val="2"/>
            <w:sz w:val="23"/>
            <w:szCs w:val="23"/>
            <w:shd w:val="clear" w:color="auto" w:fill="FFFFFF"/>
            <w:rPrChange w:id="29293"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减少</w:t>
        </w:r>
      </w:ins>
      <w:ins w:id="29295" w:author="梁元" w:date="2019-05-14T19:51:07Z">
        <w:r>
          <w:rPr>
            <w:rFonts w:ascii="Arial" w:hAnsi="Arial" w:cs="Arial" w:eastAsiaTheme="minorEastAsia"/>
            <w:color w:val="000000" w:themeColor="text1"/>
            <w:kern w:val="2"/>
            <w:sz w:val="23"/>
            <w:szCs w:val="23"/>
            <w:shd w:val="clear" w:color="auto" w:fill="FFFFFF"/>
            <w:rPrChange w:id="29296"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DOM元素数量和深度</w:t>
        </w:r>
      </w:ins>
    </w:p>
    <w:p>
      <w:pPr>
        <w:pStyle w:val="11"/>
        <w:shd w:val="clear" w:color="auto" w:fill="FFFFFF"/>
        <w:spacing w:line="240" w:lineRule="auto"/>
        <w:ind w:firstLine="460" w:firstLineChars="200"/>
        <w:rPr>
          <w:ins w:id="29298" w:author="梁元" w:date="2019-05-14T19:51:07Z"/>
          <w:rFonts w:ascii="Arial" w:hAnsi="Arial" w:cs="Arial" w:eastAsiaTheme="minorEastAsia"/>
          <w:color w:val="000000" w:themeColor="text1"/>
          <w:kern w:val="2"/>
          <w:sz w:val="23"/>
          <w:szCs w:val="23"/>
          <w:shd w:val="clear" w:color="auto" w:fill="FFFFFF"/>
          <w:rPrChange w:id="29299" w:author="梁元" w:date="2019-05-14T19:51:36Z">
            <w:rPr>
              <w:ins w:id="29300"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ins w:id="29301" w:author="梁元" w:date="2019-05-14T19:51:07Z">
        <w:r>
          <w:rPr>
            <w:rFonts w:ascii="Arial" w:hAnsi="Arial" w:cs="Arial" w:eastAsiaTheme="minorEastAsia"/>
            <w:color w:val="000000" w:themeColor="text1"/>
            <w:kern w:val="2"/>
            <w:sz w:val="23"/>
            <w:szCs w:val="23"/>
            <w:shd w:val="clear" w:color="auto" w:fill="FFFFFF"/>
            <w:rPrChange w:id="29302"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HTML中标签元素约的，标签的层级越深，浏览器解析DOM并绘制到浏览器中说花的时间就越长。</w:t>
        </w:r>
      </w:ins>
    </w:p>
    <w:p>
      <w:pPr>
        <w:pStyle w:val="11"/>
        <w:shd w:val="clear" w:color="auto" w:fill="FFFFFF"/>
        <w:spacing w:line="240" w:lineRule="auto"/>
        <w:ind w:firstLine="460" w:firstLineChars="200"/>
        <w:rPr>
          <w:ins w:id="29304" w:author="梁元" w:date="2019-05-14T19:51:07Z"/>
          <w:rFonts w:ascii="Arial" w:hAnsi="Arial" w:cs="Arial" w:eastAsiaTheme="minorEastAsia"/>
          <w:color w:val="000000" w:themeColor="text1"/>
          <w:kern w:val="2"/>
          <w:sz w:val="23"/>
          <w:szCs w:val="23"/>
          <w:shd w:val="clear" w:color="auto" w:fill="FFFFFF"/>
          <w:rPrChange w:id="29305" w:author="梁元" w:date="2019-05-14T19:51:36Z">
            <w:rPr>
              <w:ins w:id="29306"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p>
    <w:p>
      <w:pPr>
        <w:pStyle w:val="11"/>
        <w:numPr>
          <w:ilvl w:val="0"/>
          <w:numId w:val="29"/>
        </w:numPr>
        <w:shd w:val="clear" w:color="auto" w:fill="FFFFFF"/>
        <w:spacing w:line="240" w:lineRule="auto"/>
        <w:ind w:firstLine="460" w:firstLineChars="200"/>
        <w:rPr>
          <w:ins w:id="29307" w:author="梁元" w:date="2019-05-14T19:51:07Z"/>
          <w:rFonts w:ascii="Arial" w:hAnsi="Arial" w:cs="Arial" w:eastAsiaTheme="minorEastAsia"/>
          <w:color w:val="000000" w:themeColor="text1"/>
          <w:kern w:val="2"/>
          <w:sz w:val="23"/>
          <w:szCs w:val="23"/>
          <w:shd w:val="clear" w:color="auto" w:fill="FFFFFF"/>
          <w:rPrChange w:id="29308" w:author="梁元" w:date="2019-05-14T19:51:36Z">
            <w:rPr>
              <w:ins w:id="29309"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ins w:id="29310" w:author="梁元" w:date="2019-05-14T19:51:07Z">
        <w:r>
          <w:rPr>
            <w:rFonts w:hint="eastAsia" w:ascii="Arial" w:hAnsi="Arial" w:cs="Arial" w:eastAsiaTheme="minorEastAsia"/>
            <w:color w:val="000000" w:themeColor="text1"/>
            <w:kern w:val="2"/>
            <w:sz w:val="23"/>
            <w:szCs w:val="23"/>
            <w:shd w:val="clear" w:color="auto" w:fill="FFFFFF"/>
            <w:rPrChange w:id="29311"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尽量避免使用</w:t>
        </w:r>
      </w:ins>
      <w:ins w:id="29313" w:author="梁元" w:date="2019-05-14T19:51:07Z">
        <w:r>
          <w:rPr>
            <w:rFonts w:ascii="Arial" w:hAnsi="Arial" w:cs="Arial" w:eastAsiaTheme="minorEastAsia"/>
            <w:color w:val="000000" w:themeColor="text1"/>
            <w:kern w:val="2"/>
            <w:sz w:val="23"/>
            <w:szCs w:val="23"/>
            <w:shd w:val="clear" w:color="auto" w:fill="FFFFFF"/>
            <w:rPrChange w:id="29314"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table、iframe等慢元素</w:t>
        </w:r>
      </w:ins>
    </w:p>
    <w:p>
      <w:pPr>
        <w:pStyle w:val="11"/>
        <w:shd w:val="clear" w:color="auto" w:fill="FFFFFF"/>
        <w:spacing w:line="240" w:lineRule="auto"/>
        <w:ind w:firstLine="460" w:firstLineChars="200"/>
        <w:rPr>
          <w:ins w:id="29316" w:author="梁元" w:date="2019-05-14T19:51:07Z"/>
          <w:rFonts w:ascii="Arial" w:hAnsi="Arial" w:cs="Arial" w:eastAsiaTheme="minorEastAsia"/>
          <w:color w:val="000000" w:themeColor="text1"/>
          <w:kern w:val="2"/>
          <w:sz w:val="23"/>
          <w:szCs w:val="23"/>
          <w:shd w:val="clear" w:color="auto" w:fill="FFFFFF"/>
          <w:rPrChange w:id="29317" w:author="梁元" w:date="2019-05-14T19:51:36Z">
            <w:rPr>
              <w:ins w:id="29318"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ins w:id="29319" w:author="梁元" w:date="2019-05-14T19:51:07Z">
        <w:r>
          <w:rPr>
            <w:rFonts w:ascii="Arial" w:hAnsi="Arial" w:cs="Arial" w:eastAsiaTheme="minorEastAsia"/>
            <w:color w:val="000000" w:themeColor="text1"/>
            <w:kern w:val="2"/>
            <w:sz w:val="23"/>
            <w:szCs w:val="23"/>
            <w:shd w:val="clear" w:color="auto" w:fill="FFFFFF"/>
            <w:rPrChange w:id="29320"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lt;table&gt;内容的渲染是讲table的DOM渲染树全部生成完并一次性绘制到页面上，所以在长表格渲染时很耗性能，应该尽量避免使用，可以考虑用ul代替。尽量使用异步的方式动态的加载iframe，因为iframe内资源的下载进程会阻塞父页面静态资源的下载以及HTML DOM的解析</w:t>
        </w:r>
      </w:ins>
    </w:p>
    <w:p>
      <w:pPr>
        <w:pStyle w:val="11"/>
        <w:numPr>
          <w:ilvl w:val="0"/>
          <w:numId w:val="29"/>
        </w:numPr>
        <w:shd w:val="clear" w:color="auto" w:fill="FFFFFF"/>
        <w:spacing w:line="240" w:lineRule="auto"/>
        <w:ind w:firstLine="460" w:firstLineChars="200"/>
        <w:rPr>
          <w:ins w:id="29322" w:author="梁元" w:date="2019-05-14T19:51:07Z"/>
          <w:rFonts w:ascii="Arial" w:hAnsi="Arial" w:cs="Arial" w:eastAsiaTheme="minorEastAsia"/>
          <w:color w:val="000000" w:themeColor="text1"/>
          <w:kern w:val="2"/>
          <w:sz w:val="23"/>
          <w:szCs w:val="23"/>
          <w:shd w:val="clear" w:color="auto" w:fill="FFFFFF"/>
          <w:rPrChange w:id="29323" w:author="梁元" w:date="2019-05-14T19:51:36Z">
            <w:rPr>
              <w:ins w:id="29324"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ins w:id="29325" w:author="梁元" w:date="2019-05-14T19:51:07Z">
        <w:r>
          <w:rPr>
            <w:rFonts w:hint="eastAsia" w:ascii="Arial" w:hAnsi="Arial" w:cs="Arial" w:eastAsiaTheme="minorEastAsia"/>
            <w:color w:val="000000" w:themeColor="text1"/>
            <w:kern w:val="2"/>
            <w:sz w:val="23"/>
            <w:szCs w:val="23"/>
            <w:shd w:val="clear" w:color="auto" w:fill="FFFFFF"/>
            <w:rPrChange w:id="29326"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避免运行耗时的</w:t>
        </w:r>
      </w:ins>
      <w:ins w:id="29328" w:author="梁元" w:date="2019-05-14T19:51:07Z">
        <w:r>
          <w:rPr>
            <w:rFonts w:ascii="Arial" w:hAnsi="Arial" w:cs="Arial" w:eastAsiaTheme="minorEastAsia"/>
            <w:color w:val="000000" w:themeColor="text1"/>
            <w:kern w:val="2"/>
            <w:sz w:val="23"/>
            <w:szCs w:val="23"/>
            <w:shd w:val="clear" w:color="auto" w:fill="FFFFFF"/>
            <w:rPrChange w:id="29329"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JavaScript</w:t>
        </w:r>
      </w:ins>
    </w:p>
    <w:p>
      <w:pPr>
        <w:pStyle w:val="11"/>
        <w:shd w:val="clear" w:color="auto" w:fill="FFFFFF"/>
        <w:spacing w:line="240" w:lineRule="auto"/>
        <w:ind w:firstLine="460" w:firstLineChars="200"/>
        <w:rPr>
          <w:ins w:id="29331" w:author="梁元" w:date="2019-05-14T19:51:07Z"/>
          <w:rFonts w:ascii="Arial" w:hAnsi="Arial" w:cs="Arial" w:eastAsiaTheme="minorEastAsia"/>
          <w:color w:val="000000" w:themeColor="text1"/>
          <w:kern w:val="2"/>
          <w:sz w:val="23"/>
          <w:szCs w:val="23"/>
          <w:shd w:val="clear" w:color="auto" w:fill="FFFFFF"/>
          <w:rPrChange w:id="29332" w:author="梁元" w:date="2019-05-14T19:51:36Z">
            <w:rPr>
              <w:ins w:id="29333"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ins w:id="29334" w:author="梁元" w:date="2019-05-14T19:51:07Z">
        <w:r>
          <w:rPr>
            <w:rFonts w:hint="eastAsia" w:ascii="Arial" w:hAnsi="Arial" w:cs="Arial" w:eastAsiaTheme="minorEastAsia"/>
            <w:color w:val="000000" w:themeColor="text1"/>
            <w:kern w:val="2"/>
            <w:sz w:val="23"/>
            <w:szCs w:val="23"/>
            <w:shd w:val="clear" w:color="auto" w:fill="FFFFFF"/>
            <w:rPrChange w:id="29335"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长时间运行的</w:t>
        </w:r>
      </w:ins>
      <w:ins w:id="29337" w:author="梁元" w:date="2019-05-14T19:51:07Z">
        <w:r>
          <w:rPr>
            <w:rFonts w:ascii="Arial" w:hAnsi="Arial" w:cs="Arial" w:eastAsiaTheme="minorEastAsia"/>
            <w:color w:val="000000" w:themeColor="text1"/>
            <w:kern w:val="2"/>
            <w:sz w:val="23"/>
            <w:szCs w:val="23"/>
            <w:shd w:val="clear" w:color="auto" w:fill="FFFFFF"/>
            <w:rPrChange w:id="29338"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JavaScript会阻塞浏览器构建DOM树、DOM渲染树、渲染页面。所以任何与页面初次渲染无关的逻辑功能都应该延迟加载执行，这和JavaScript资源的异步加载思路一致</w:t>
        </w:r>
      </w:ins>
    </w:p>
    <w:p>
      <w:pPr>
        <w:pStyle w:val="11"/>
        <w:shd w:val="clear" w:color="auto" w:fill="FFFFFF"/>
        <w:spacing w:line="240" w:lineRule="auto"/>
        <w:ind w:firstLine="460" w:firstLineChars="200"/>
        <w:rPr>
          <w:ins w:id="29340" w:author="梁元" w:date="2019-05-14T19:51:07Z"/>
          <w:rFonts w:ascii="Arial" w:hAnsi="Arial" w:cs="Arial" w:eastAsiaTheme="minorEastAsia"/>
          <w:color w:val="000000" w:themeColor="text1"/>
          <w:kern w:val="2"/>
          <w:sz w:val="23"/>
          <w:szCs w:val="23"/>
          <w:shd w:val="clear" w:color="auto" w:fill="FFFFFF"/>
          <w:rPrChange w:id="29341" w:author="梁元" w:date="2019-05-14T19:51:36Z">
            <w:rPr>
              <w:ins w:id="29342"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p>
    <w:p>
      <w:pPr>
        <w:pStyle w:val="11"/>
        <w:shd w:val="clear" w:color="auto" w:fill="FFFFFF"/>
        <w:spacing w:line="240" w:lineRule="auto"/>
        <w:ind w:firstLine="460" w:firstLineChars="200"/>
        <w:rPr>
          <w:ins w:id="29343" w:author="梁元" w:date="2019-05-14T19:51:07Z"/>
          <w:rFonts w:hint="eastAsia" w:ascii="Arial" w:hAnsi="Arial" w:cs="Arial" w:eastAsiaTheme="minorEastAsia"/>
          <w:color w:val="000000" w:themeColor="text1"/>
          <w:kern w:val="2"/>
          <w:sz w:val="23"/>
          <w:szCs w:val="23"/>
          <w:shd w:val="clear" w:color="auto" w:fill="FFFFFF"/>
          <w:rPrChange w:id="29344" w:author="梁元" w:date="2019-05-14T19:51:36Z">
            <w:rPr>
              <w:ins w:id="29345" w:author="梁元" w:date="2019-05-14T19:51:07Z"/>
              <w:rFonts w:hint="eastAsia" w:ascii="Arial" w:hAnsi="Arial" w:cs="Arial" w:eastAsiaTheme="minorEastAsia"/>
              <w:color w:val="222222"/>
              <w:kern w:val="2"/>
              <w:sz w:val="23"/>
              <w:szCs w:val="23"/>
              <w:shd w:val="clear" w:color="auto" w:fill="FFFFFF"/>
            </w:rPr>
          </w:rPrChange>
          <w14:textFill>
            <w14:solidFill>
              <w14:schemeClr w14:val="tx1"/>
            </w14:solidFill>
          </w14:textFill>
        </w:rPr>
      </w:pPr>
    </w:p>
    <w:p>
      <w:pPr>
        <w:pStyle w:val="3"/>
        <w:numPr>
          <w:ilvl w:val="0"/>
          <w:numId w:val="27"/>
        </w:numPr>
        <w:spacing w:line="240" w:lineRule="auto"/>
        <w:ind w:firstLine="562" w:firstLineChars="200"/>
        <w:rPr>
          <w:ins w:id="29346" w:author="梁元" w:date="2019-05-14T19:51:07Z"/>
          <w:rFonts w:ascii="仿宋" w:hAnsi="仿宋" w:eastAsia="仿宋"/>
          <w:color w:val="000000" w:themeColor="text1"/>
          <w:sz w:val="28"/>
          <w:szCs w:val="28"/>
          <w:rPrChange w:id="29347" w:author="梁元" w:date="2019-05-14T19:51:36Z">
            <w:rPr>
              <w:ins w:id="29348" w:author="梁元" w:date="2019-05-14T19:51:07Z"/>
              <w:rFonts w:ascii="仿宋" w:hAnsi="仿宋" w:eastAsia="仿宋"/>
              <w:sz w:val="28"/>
              <w:szCs w:val="28"/>
            </w:rPr>
          </w:rPrChange>
          <w14:textFill>
            <w14:solidFill>
              <w14:schemeClr w14:val="tx1"/>
            </w14:solidFill>
          </w14:textFill>
        </w:rPr>
      </w:pPr>
      <w:ins w:id="29349" w:author="梁元" w:date="2019-05-14T19:51:07Z">
        <w:bookmarkStart w:id="964" w:name="_Toc32427_WPSOffice_Level2"/>
        <w:r>
          <w:rPr>
            <w:rFonts w:hint="eastAsia" w:ascii="仿宋" w:hAnsi="仿宋" w:eastAsia="仿宋"/>
            <w:color w:val="000000" w:themeColor="text1"/>
            <w:sz w:val="28"/>
            <w:szCs w:val="28"/>
            <w:rPrChange w:id="29350" w:author="梁元" w:date="2019-05-14T19:51:36Z">
              <w:rPr>
                <w:rFonts w:hint="eastAsia" w:ascii="仿宋" w:hAnsi="仿宋" w:eastAsia="仿宋"/>
                <w:sz w:val="28"/>
                <w:szCs w:val="28"/>
              </w:rPr>
            </w:rPrChange>
            <w14:textFill>
              <w14:solidFill>
                <w14:schemeClr w14:val="tx1"/>
              </w14:solidFill>
            </w14:textFill>
          </w:rPr>
          <w:t>解法对比及优缺点</w:t>
        </w:r>
        <w:bookmarkEnd w:id="964"/>
      </w:ins>
    </w:p>
    <w:p>
      <w:pPr>
        <w:spacing w:line="240" w:lineRule="auto"/>
        <w:ind w:firstLine="480" w:firstLineChars="200"/>
        <w:rPr>
          <w:ins w:id="29352" w:author="梁元" w:date="2019-05-14T19:51:07Z"/>
          <w:rFonts w:ascii="Arial" w:hAnsi="Arial" w:cs="Arial"/>
          <w:color w:val="000000" w:themeColor="text1"/>
          <w:shd w:val="clear" w:color="auto" w:fill="FFFFFF"/>
          <w:rPrChange w:id="29353" w:author="梁元" w:date="2019-05-14T19:51:36Z">
            <w:rPr>
              <w:ins w:id="29354" w:author="梁元" w:date="2019-05-14T19:51:07Z"/>
              <w:rFonts w:ascii="Arial" w:hAnsi="Arial" w:cs="Arial"/>
              <w:color w:val="2F2F2F"/>
              <w:shd w:val="clear" w:color="auto" w:fill="FFFFFF"/>
            </w:rPr>
          </w:rPrChange>
          <w14:textFill>
            <w14:solidFill>
              <w14:schemeClr w14:val="tx1"/>
            </w14:solidFill>
          </w14:textFill>
        </w:rPr>
      </w:pPr>
      <w:ins w:id="29355" w:author="梁元" w:date="2019-05-14T19:51:07Z">
        <w:r>
          <w:rPr>
            <w:rFonts w:ascii="Arial" w:hAnsi="Arial" w:cs="Arial"/>
            <w:color w:val="000000" w:themeColor="text1"/>
            <w:shd w:val="clear" w:color="auto" w:fill="FFFFFF"/>
            <w:rPrChange w:id="29356" w:author="梁元" w:date="2019-05-14T19:51:36Z">
              <w:rPr>
                <w:rFonts w:ascii="Arial" w:hAnsi="Arial" w:cs="Arial"/>
                <w:color w:val="2F2F2F"/>
                <w:shd w:val="clear" w:color="auto" w:fill="FFFFFF"/>
              </w:rPr>
            </w:rPrChange>
            <w14:textFill>
              <w14:solidFill>
                <w14:schemeClr w14:val="tx1"/>
              </w14:solidFill>
            </w14:textFill>
          </w:rPr>
          <w:t>前端优化的策略有很多，主要包括网络加载，页面渲染，CSS优化，JS执行优化，缓存，图片，协议几大类</w:t>
        </w:r>
      </w:ins>
      <w:ins w:id="29358" w:author="梁元" w:date="2019-05-14T19:51:07Z">
        <w:r>
          <w:rPr>
            <w:rFonts w:hint="eastAsia" w:ascii="Arial" w:hAnsi="Arial" w:cs="Arial"/>
            <w:color w:val="000000" w:themeColor="text1"/>
            <w:shd w:val="clear" w:color="auto" w:fill="FFFFFF"/>
            <w:rPrChange w:id="29359" w:author="梁元" w:date="2019-05-14T19:51:36Z">
              <w:rPr>
                <w:rFonts w:hint="eastAsia" w:ascii="Arial" w:hAnsi="Arial" w:cs="Arial"/>
                <w:color w:val="2F2F2F"/>
                <w:shd w:val="clear" w:color="auto" w:fill="FFFFFF"/>
              </w:rPr>
            </w:rPrChange>
            <w14:textFill>
              <w14:solidFill>
                <w14:schemeClr w14:val="tx1"/>
              </w14:solidFill>
            </w14:textFill>
          </w:rPr>
          <w:t>；</w:t>
        </w:r>
      </w:ins>
    </w:p>
    <w:p>
      <w:pPr>
        <w:spacing w:line="240" w:lineRule="auto"/>
        <w:ind w:firstLine="480" w:firstLineChars="200"/>
        <w:rPr>
          <w:ins w:id="29361" w:author="梁元" w:date="2019-05-14T19:51:07Z"/>
          <w:rFonts w:hint="eastAsia"/>
          <w:color w:val="000000" w:themeColor="text1"/>
          <w:rPrChange w:id="29362" w:author="梁元" w:date="2019-05-14T19:51:36Z">
            <w:rPr>
              <w:ins w:id="29363" w:author="梁元" w:date="2019-05-14T19:51:07Z"/>
              <w:rFonts w:hint="eastAsia"/>
            </w:rPr>
          </w:rPrChange>
          <w14:textFill>
            <w14:solidFill>
              <w14:schemeClr w14:val="tx1"/>
            </w14:solidFill>
          </w14:textFill>
        </w:rPr>
      </w:pPr>
      <w:ins w:id="29364" w:author="梁元" w:date="2019-05-14T19:51:07Z">
        <w:r>
          <w:rPr>
            <w:rFonts w:hint="eastAsia"/>
            <w:color w:val="000000" w:themeColor="text1"/>
            <w:rPrChange w:id="29365" w:author="梁元" w:date="2019-05-14T19:51:36Z">
              <w:rPr>
                <w:rFonts w:hint="eastAsia"/>
              </w:rPr>
            </w:rPrChange>
            <w14:textFill>
              <w14:solidFill>
                <w14:schemeClr w14:val="tx1"/>
              </w14:solidFill>
            </w14:textFill>
          </w:rPr>
          <w:t>网络请求是影响前端性能的一个主要因素，当然页面渲染也是一个非常重要的因素；因此我们应该针对这个两个方面都进行优化；</w:t>
        </w:r>
      </w:ins>
    </w:p>
    <w:p>
      <w:pPr>
        <w:pStyle w:val="3"/>
        <w:numPr>
          <w:ilvl w:val="0"/>
          <w:numId w:val="27"/>
        </w:numPr>
        <w:spacing w:line="240" w:lineRule="auto"/>
        <w:ind w:firstLine="562" w:firstLineChars="200"/>
        <w:rPr>
          <w:ins w:id="29367" w:author="梁元" w:date="2019-05-14T19:51:07Z"/>
          <w:rFonts w:ascii="仿宋" w:hAnsi="仿宋" w:eastAsia="仿宋"/>
          <w:color w:val="000000" w:themeColor="text1"/>
          <w:sz w:val="28"/>
          <w:szCs w:val="28"/>
          <w:rPrChange w:id="29368" w:author="梁元" w:date="2019-05-14T19:51:36Z">
            <w:rPr>
              <w:ins w:id="29369" w:author="梁元" w:date="2019-05-14T19:51:07Z"/>
              <w:rFonts w:ascii="仿宋" w:hAnsi="仿宋" w:eastAsia="仿宋"/>
              <w:sz w:val="28"/>
              <w:szCs w:val="28"/>
            </w:rPr>
          </w:rPrChange>
          <w14:textFill>
            <w14:solidFill>
              <w14:schemeClr w14:val="tx1"/>
            </w14:solidFill>
          </w14:textFill>
        </w:rPr>
      </w:pPr>
      <w:ins w:id="29370" w:author="梁元" w:date="2019-05-14T19:51:07Z">
        <w:bookmarkStart w:id="965" w:name="_Toc22807_WPSOffice_Level2"/>
        <w:r>
          <w:rPr>
            <w:rFonts w:hint="eastAsia" w:ascii="仿宋" w:hAnsi="仿宋" w:eastAsia="仿宋"/>
            <w:color w:val="000000" w:themeColor="text1"/>
            <w:sz w:val="28"/>
            <w:szCs w:val="28"/>
            <w:rPrChange w:id="29371"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965"/>
      </w:ins>
    </w:p>
    <w:p>
      <w:pPr>
        <w:pStyle w:val="21"/>
        <w:numPr>
          <w:ilvl w:val="0"/>
          <w:numId w:val="29"/>
        </w:numPr>
        <w:ind w:firstLine="480" w:firstLineChars="200"/>
        <w:rPr>
          <w:ins w:id="29373" w:author="梁元" w:date="2019-05-14T19:51:07Z"/>
          <w:color w:val="000000" w:themeColor="text1"/>
          <w:rPrChange w:id="29374" w:author="梁元" w:date="2019-05-14T19:51:36Z">
            <w:rPr>
              <w:ins w:id="29375" w:author="梁元" w:date="2019-05-14T19:51:07Z"/>
            </w:rPr>
          </w:rPrChange>
          <w14:textFill>
            <w14:solidFill>
              <w14:schemeClr w14:val="tx1"/>
            </w14:solidFill>
          </w14:textFill>
        </w:rPr>
      </w:pPr>
      <w:ins w:id="29376" w:author="梁元" w:date="2019-05-14T19:51:07Z">
        <w:r>
          <w:rPr>
            <w:rFonts w:hint="eastAsia"/>
            <w:color w:val="000000" w:themeColor="text1"/>
            <w:rPrChange w:id="29377" w:author="梁元" w:date="2019-05-14T19:51:36Z">
              <w:rPr>
                <w:rFonts w:hint="eastAsia"/>
              </w:rPr>
            </w:rPrChange>
            <w14:textFill>
              <w14:solidFill>
                <w14:schemeClr w14:val="tx1"/>
              </w14:solidFill>
            </w14:textFill>
          </w:rPr>
          <w:t>请减少</w:t>
        </w:r>
      </w:ins>
      <w:ins w:id="29379" w:author="梁元" w:date="2019-05-14T19:51:07Z">
        <w:r>
          <w:rPr>
            <w:color w:val="000000" w:themeColor="text1"/>
            <w:rPrChange w:id="29380" w:author="梁元" w:date="2019-05-14T19:51:36Z">
              <w:rPr/>
            </w:rPrChange>
            <w14:textFill>
              <w14:solidFill>
                <w14:schemeClr w14:val="tx1"/>
              </w14:solidFill>
            </w14:textFill>
          </w:rPr>
          <w:t>HTTP请求基本原理：</w:t>
        </w:r>
      </w:ins>
    </w:p>
    <w:p>
      <w:pPr>
        <w:ind w:firstLine="480" w:firstLineChars="200"/>
        <w:rPr>
          <w:ins w:id="29382" w:author="梁元" w:date="2019-05-14T19:51:07Z"/>
          <w:color w:val="000000" w:themeColor="text1"/>
          <w:rPrChange w:id="29383" w:author="梁元" w:date="2019-05-14T19:51:36Z">
            <w:rPr>
              <w:ins w:id="29384" w:author="梁元" w:date="2019-05-14T19:51:07Z"/>
            </w:rPr>
          </w:rPrChange>
          <w14:textFill>
            <w14:solidFill>
              <w14:schemeClr w14:val="tx1"/>
            </w14:solidFill>
          </w14:textFill>
        </w:rPr>
      </w:pPr>
    </w:p>
    <w:p>
      <w:pPr>
        <w:spacing w:line="240" w:lineRule="auto"/>
        <w:ind w:firstLine="480" w:firstLineChars="200"/>
        <w:rPr>
          <w:ins w:id="29385" w:author="梁元" w:date="2019-05-14T19:51:07Z"/>
          <w:color w:val="000000" w:themeColor="text1"/>
          <w:rPrChange w:id="29386" w:author="梁元" w:date="2019-05-14T19:51:36Z">
            <w:rPr>
              <w:ins w:id="29387" w:author="梁元" w:date="2019-05-14T19:51:07Z"/>
            </w:rPr>
          </w:rPrChange>
          <w14:textFill>
            <w14:solidFill>
              <w14:schemeClr w14:val="tx1"/>
            </w14:solidFill>
          </w14:textFill>
        </w:rPr>
      </w:pPr>
      <w:ins w:id="29388" w:author="梁元" w:date="2019-05-14T19:51:07Z">
        <w:r>
          <w:rPr>
            <w:rFonts w:hint="eastAsia"/>
            <w:color w:val="000000" w:themeColor="text1"/>
            <w:rPrChange w:id="29389" w:author="梁元" w:date="2019-05-14T19:51:36Z">
              <w:rPr>
                <w:rFonts w:hint="eastAsia"/>
              </w:rPr>
            </w:rPrChange>
            <w14:textFill>
              <w14:solidFill>
                <w14:schemeClr w14:val="tx1"/>
              </w14:solidFill>
            </w14:textFill>
          </w:rPr>
          <w:t>在浏览器</w:t>
        </w:r>
      </w:ins>
      <w:ins w:id="29391" w:author="梁元" w:date="2019-05-14T19:51:07Z">
        <w:r>
          <w:rPr>
            <w:color w:val="000000" w:themeColor="text1"/>
            <w:rPrChange w:id="29392" w:author="梁元" w:date="2019-05-14T19:51:36Z">
              <w:rPr/>
            </w:rPrChange>
            <w14:textFill>
              <w14:solidFill>
                <w14:schemeClr w14:val="tx1"/>
              </w14:solidFill>
            </w14:textFill>
          </w:rPr>
          <w:t>(客户端)和服务器发生通信时，就已经消耗了大量的时间，尤其是在网络情况比较糟糕的时候，这个问题尤其的突出。</w:t>
        </w:r>
      </w:ins>
    </w:p>
    <w:p>
      <w:pPr>
        <w:spacing w:line="240" w:lineRule="auto"/>
        <w:ind w:firstLine="480" w:firstLineChars="200"/>
        <w:rPr>
          <w:ins w:id="29394" w:author="梁元" w:date="2019-05-14T19:51:07Z"/>
          <w:color w:val="000000" w:themeColor="text1"/>
          <w:rPrChange w:id="29395" w:author="梁元" w:date="2019-05-14T19:51:36Z">
            <w:rPr>
              <w:ins w:id="29396" w:author="梁元" w:date="2019-05-14T19:51:07Z"/>
            </w:rPr>
          </w:rPrChange>
          <w14:textFill>
            <w14:solidFill>
              <w14:schemeClr w14:val="tx1"/>
            </w14:solidFill>
          </w14:textFill>
        </w:rPr>
      </w:pPr>
    </w:p>
    <w:p>
      <w:pPr>
        <w:spacing w:line="240" w:lineRule="auto"/>
        <w:ind w:firstLine="480" w:firstLineChars="200"/>
        <w:rPr>
          <w:ins w:id="29397" w:author="梁元" w:date="2019-05-14T19:51:07Z"/>
          <w:color w:val="000000" w:themeColor="text1"/>
          <w:rPrChange w:id="29398" w:author="梁元" w:date="2019-05-14T19:51:36Z">
            <w:rPr>
              <w:ins w:id="29399" w:author="梁元" w:date="2019-05-14T19:51:07Z"/>
            </w:rPr>
          </w:rPrChange>
          <w14:textFill>
            <w14:solidFill>
              <w14:schemeClr w14:val="tx1"/>
            </w14:solidFill>
          </w14:textFill>
        </w:rPr>
      </w:pPr>
      <w:ins w:id="29400" w:author="梁元" w:date="2019-05-14T19:51:07Z">
        <w:r>
          <w:rPr>
            <w:rFonts w:hint="eastAsia"/>
            <w:color w:val="000000" w:themeColor="text1"/>
            <w:rPrChange w:id="29401" w:author="梁元" w:date="2019-05-14T19:51:36Z">
              <w:rPr>
                <w:rFonts w:hint="eastAsia"/>
              </w:rPr>
            </w:rPrChange>
            <w14:textFill>
              <w14:solidFill>
                <w14:schemeClr w14:val="tx1"/>
              </w14:solidFill>
            </w14:textFill>
          </w:rPr>
          <w:t>一个正常</w:t>
        </w:r>
      </w:ins>
      <w:ins w:id="29403" w:author="梁元" w:date="2019-05-14T19:51:07Z">
        <w:r>
          <w:rPr>
            <w:color w:val="000000" w:themeColor="text1"/>
            <w:rPrChange w:id="29404" w:author="梁元" w:date="2019-05-14T19:51:36Z">
              <w:rPr/>
            </w:rPrChange>
            <w14:textFill>
              <w14:solidFill>
                <w14:schemeClr w14:val="tx1"/>
              </w14:solidFill>
            </w14:textFill>
          </w:rPr>
          <w:t>HTTP请求的流程简述：如在浏览器中输入"www.xxxxxx.com"并按下回车，浏览器再与这个URL指向的服务器建立连接，然后浏览器才能向服务器发送请求信息，服务器在接受到请求的信息后再返回相应的信息，浏览器接收到来自服务器的应答信息后，对这些数据解释执行。</w:t>
        </w:r>
      </w:ins>
    </w:p>
    <w:p>
      <w:pPr>
        <w:spacing w:line="240" w:lineRule="auto"/>
        <w:ind w:firstLine="480" w:firstLineChars="200"/>
        <w:rPr>
          <w:ins w:id="29406" w:author="梁元" w:date="2019-05-14T19:51:07Z"/>
          <w:color w:val="000000" w:themeColor="text1"/>
          <w:rPrChange w:id="29407" w:author="梁元" w:date="2019-05-14T19:51:36Z">
            <w:rPr>
              <w:ins w:id="29408" w:author="梁元" w:date="2019-05-14T19:51:07Z"/>
            </w:rPr>
          </w:rPrChange>
          <w14:textFill>
            <w14:solidFill>
              <w14:schemeClr w14:val="tx1"/>
            </w14:solidFill>
          </w14:textFill>
        </w:rPr>
      </w:pPr>
    </w:p>
    <w:p>
      <w:pPr>
        <w:spacing w:line="240" w:lineRule="auto"/>
        <w:ind w:firstLine="480" w:firstLineChars="200"/>
        <w:rPr>
          <w:ins w:id="29409" w:author="梁元" w:date="2019-05-14T19:51:07Z"/>
          <w:color w:val="000000" w:themeColor="text1"/>
          <w:rPrChange w:id="29410" w:author="梁元" w:date="2019-05-14T19:51:36Z">
            <w:rPr>
              <w:ins w:id="29411" w:author="梁元" w:date="2019-05-14T19:51:07Z"/>
            </w:rPr>
          </w:rPrChange>
          <w14:textFill>
            <w14:solidFill>
              <w14:schemeClr w14:val="tx1"/>
            </w14:solidFill>
          </w14:textFill>
        </w:rPr>
      </w:pPr>
      <w:ins w:id="29412" w:author="梁元" w:date="2019-05-14T19:51:07Z">
        <w:r>
          <w:rPr>
            <w:rFonts w:hint="eastAsia"/>
            <w:color w:val="000000" w:themeColor="text1"/>
            <w:rPrChange w:id="29413" w:author="梁元" w:date="2019-05-14T19:51:36Z">
              <w:rPr>
                <w:rFonts w:hint="eastAsia"/>
              </w:rPr>
            </w:rPrChange>
            <w14:textFill>
              <w14:solidFill>
                <w14:schemeClr w14:val="tx1"/>
              </w14:solidFill>
            </w14:textFill>
          </w:rPr>
          <w:t>而当我们请求的网页文件中有很多图片、</w:t>
        </w:r>
      </w:ins>
      <w:ins w:id="29415" w:author="梁元" w:date="2019-05-14T19:51:07Z">
        <w:r>
          <w:rPr>
            <w:color w:val="000000" w:themeColor="text1"/>
            <w:rPrChange w:id="29416" w:author="梁元" w:date="2019-05-14T19:51:36Z">
              <w:rPr/>
            </w:rPrChange>
            <w14:textFill>
              <w14:solidFill>
                <w14:schemeClr w14:val="tx1"/>
              </w14:solidFill>
            </w14:textFill>
          </w:rPr>
          <w:t>CSS、JS甚至音乐等信息时，将会频繁的与服务器建立连接，与释放连接，这必定会造成资源的浪费，且每个HTTP请求都会对服务器和浏览器产生性能负担。</w:t>
        </w:r>
      </w:ins>
    </w:p>
    <w:p>
      <w:pPr>
        <w:spacing w:line="240" w:lineRule="auto"/>
        <w:ind w:firstLine="480" w:firstLineChars="200"/>
        <w:rPr>
          <w:ins w:id="29418" w:author="梁元" w:date="2019-05-14T19:51:07Z"/>
          <w:color w:val="000000" w:themeColor="text1"/>
          <w:rPrChange w:id="29419" w:author="梁元" w:date="2019-05-14T19:51:36Z">
            <w:rPr>
              <w:ins w:id="29420" w:author="梁元" w:date="2019-05-14T19:51:07Z"/>
            </w:rPr>
          </w:rPrChange>
          <w14:textFill>
            <w14:solidFill>
              <w14:schemeClr w14:val="tx1"/>
            </w14:solidFill>
          </w14:textFill>
        </w:rPr>
      </w:pPr>
    </w:p>
    <w:p>
      <w:pPr>
        <w:spacing w:line="240" w:lineRule="auto"/>
        <w:ind w:firstLine="480" w:firstLineChars="200"/>
        <w:rPr>
          <w:ins w:id="29421" w:author="梁元" w:date="2019-05-14T19:51:07Z"/>
          <w:color w:val="000000" w:themeColor="text1"/>
          <w:rPrChange w:id="29422" w:author="梁元" w:date="2019-05-14T19:51:36Z">
            <w:rPr>
              <w:ins w:id="29423" w:author="梁元" w:date="2019-05-14T19:51:07Z"/>
            </w:rPr>
          </w:rPrChange>
          <w14:textFill>
            <w14:solidFill>
              <w14:schemeClr w14:val="tx1"/>
            </w14:solidFill>
          </w14:textFill>
        </w:rPr>
      </w:pPr>
      <w:ins w:id="29424" w:author="梁元" w:date="2019-05-14T19:51:07Z">
        <w:r>
          <w:rPr>
            <w:rFonts w:hint="eastAsia"/>
            <w:color w:val="000000" w:themeColor="text1"/>
            <w:rPrChange w:id="29425" w:author="梁元" w:date="2019-05-14T19:51:36Z">
              <w:rPr>
                <w:rFonts w:hint="eastAsia"/>
              </w:rPr>
            </w:rPrChange>
            <w14:textFill>
              <w14:solidFill>
                <w14:schemeClr w14:val="tx1"/>
              </w14:solidFill>
            </w14:textFill>
          </w:rPr>
          <w:t>网速相同的条件下，下载一个</w:t>
        </w:r>
      </w:ins>
      <w:ins w:id="29427" w:author="梁元" w:date="2019-05-14T19:51:07Z">
        <w:r>
          <w:rPr>
            <w:color w:val="000000" w:themeColor="text1"/>
            <w:rPrChange w:id="29428" w:author="梁元" w:date="2019-05-14T19:51:36Z">
              <w:rPr/>
            </w:rPrChange>
            <w14:textFill>
              <w14:solidFill>
                <w14:schemeClr w14:val="tx1"/>
              </w14:solidFill>
            </w14:textFill>
          </w:rPr>
          <w:t>100KB的图片比下载两个50KB的图片要快。所以，请减少HTTP请求。</w:t>
        </w:r>
      </w:ins>
    </w:p>
    <w:p>
      <w:pPr>
        <w:spacing w:line="240" w:lineRule="auto"/>
        <w:ind w:firstLine="480" w:firstLineChars="200"/>
        <w:rPr>
          <w:ins w:id="29430" w:author="梁元" w:date="2019-05-14T19:51:07Z"/>
          <w:color w:val="000000" w:themeColor="text1"/>
          <w:rPrChange w:id="29431" w:author="梁元" w:date="2019-05-14T19:51:36Z">
            <w:rPr>
              <w:ins w:id="29432" w:author="梁元" w:date="2019-05-14T19:51:07Z"/>
            </w:rPr>
          </w:rPrChange>
          <w14:textFill>
            <w14:solidFill>
              <w14:schemeClr w14:val="tx1"/>
            </w14:solidFill>
          </w14:textFill>
        </w:rPr>
      </w:pPr>
    </w:p>
    <w:p>
      <w:pPr>
        <w:spacing w:line="240" w:lineRule="auto"/>
        <w:ind w:firstLine="480" w:firstLineChars="200"/>
        <w:rPr>
          <w:ins w:id="29433" w:author="梁元" w:date="2019-05-14T19:51:07Z"/>
          <w:color w:val="000000" w:themeColor="text1"/>
          <w:rPrChange w:id="29434" w:author="梁元" w:date="2019-05-14T19:51:36Z">
            <w:rPr>
              <w:ins w:id="29435" w:author="梁元" w:date="2019-05-14T19:51:07Z"/>
            </w:rPr>
          </w:rPrChange>
          <w14:textFill>
            <w14:solidFill>
              <w14:schemeClr w14:val="tx1"/>
            </w14:solidFill>
          </w14:textFill>
        </w:rPr>
      </w:pPr>
      <w:ins w:id="29436" w:author="梁元" w:date="2019-05-14T19:51:07Z">
        <w:r>
          <w:rPr>
            <w:rFonts w:hint="eastAsia"/>
            <w:color w:val="000000" w:themeColor="text1"/>
            <w:rPrChange w:id="29437" w:author="梁元" w:date="2019-05-14T19:51:36Z">
              <w:rPr>
                <w:rFonts w:hint="eastAsia"/>
              </w:rPr>
            </w:rPrChange>
            <w14:textFill>
              <w14:solidFill>
                <w14:schemeClr w14:val="tx1"/>
              </w14:solidFill>
            </w14:textFill>
          </w:rPr>
          <w:t>解决办法：</w:t>
        </w:r>
      </w:ins>
    </w:p>
    <w:p>
      <w:pPr>
        <w:spacing w:line="240" w:lineRule="auto"/>
        <w:ind w:firstLine="480" w:firstLineChars="200"/>
        <w:rPr>
          <w:ins w:id="29439" w:author="梁元" w:date="2019-05-14T19:51:07Z"/>
          <w:color w:val="000000" w:themeColor="text1"/>
          <w:rPrChange w:id="29440" w:author="梁元" w:date="2019-05-14T19:51:36Z">
            <w:rPr>
              <w:ins w:id="29441" w:author="梁元" w:date="2019-05-14T19:51:07Z"/>
            </w:rPr>
          </w:rPrChange>
          <w14:textFill>
            <w14:solidFill>
              <w14:schemeClr w14:val="tx1"/>
            </w14:solidFill>
          </w14:textFill>
        </w:rPr>
      </w:pPr>
    </w:p>
    <w:p>
      <w:pPr>
        <w:spacing w:line="240" w:lineRule="auto"/>
        <w:ind w:firstLine="480" w:firstLineChars="200"/>
        <w:rPr>
          <w:ins w:id="29442" w:author="梁元" w:date="2019-05-14T19:51:07Z"/>
          <w:color w:val="000000" w:themeColor="text1"/>
          <w:rPrChange w:id="29443" w:author="梁元" w:date="2019-05-14T19:51:36Z">
            <w:rPr>
              <w:ins w:id="29444" w:author="梁元" w:date="2019-05-14T19:51:07Z"/>
            </w:rPr>
          </w:rPrChange>
          <w14:textFill>
            <w14:solidFill>
              <w14:schemeClr w14:val="tx1"/>
            </w14:solidFill>
          </w14:textFill>
        </w:rPr>
      </w:pPr>
      <w:ins w:id="29445" w:author="梁元" w:date="2019-05-14T19:51:07Z">
        <w:r>
          <w:rPr>
            <w:rFonts w:hint="eastAsia"/>
            <w:color w:val="000000" w:themeColor="text1"/>
            <w:rPrChange w:id="29446" w:author="梁元" w:date="2019-05-14T19:51:36Z">
              <w:rPr>
                <w:rFonts w:hint="eastAsia"/>
              </w:rPr>
            </w:rPrChange>
            <w14:textFill>
              <w14:solidFill>
                <w14:schemeClr w14:val="tx1"/>
              </w14:solidFill>
            </w14:textFill>
          </w:rPr>
          <w:t>合并图片（</w:t>
        </w:r>
      </w:ins>
      <w:ins w:id="29448" w:author="梁元" w:date="2019-05-14T19:51:07Z">
        <w:r>
          <w:rPr>
            <w:color w:val="000000" w:themeColor="text1"/>
            <w:rPrChange w:id="29449" w:author="梁元" w:date="2019-05-14T19:51:36Z">
              <w:rPr/>
            </w:rPrChange>
            <w14:textFill>
              <w14:solidFill>
                <w14:schemeClr w14:val="tx1"/>
              </w14:solidFill>
            </w14:textFill>
          </w:rPr>
          <w:t>css sprites），合并CSS和JS文件；图片较多的页面也可以使用 lazyLoad 等技术进行优化。</w:t>
        </w:r>
      </w:ins>
    </w:p>
    <w:p>
      <w:pPr>
        <w:spacing w:line="240" w:lineRule="auto"/>
        <w:ind w:firstLine="480" w:firstLineChars="200"/>
        <w:rPr>
          <w:ins w:id="29451" w:author="梁元" w:date="2019-05-14T19:51:07Z"/>
          <w:color w:val="000000" w:themeColor="text1"/>
          <w:rPrChange w:id="29452" w:author="梁元" w:date="2019-05-14T19:51:36Z">
            <w:rPr>
              <w:ins w:id="29453" w:author="梁元" w:date="2019-05-14T19:51:07Z"/>
            </w:rPr>
          </w:rPrChange>
          <w14:textFill>
            <w14:solidFill>
              <w14:schemeClr w14:val="tx1"/>
            </w14:solidFill>
          </w14:textFill>
        </w:rPr>
      </w:pPr>
    </w:p>
    <w:p>
      <w:pPr>
        <w:pStyle w:val="21"/>
        <w:numPr>
          <w:ilvl w:val="0"/>
          <w:numId w:val="29"/>
        </w:numPr>
        <w:spacing w:line="240" w:lineRule="auto"/>
        <w:ind w:firstLine="480" w:firstLineChars="200"/>
        <w:rPr>
          <w:ins w:id="29454" w:author="梁元" w:date="2019-05-14T19:51:07Z"/>
          <w:color w:val="000000" w:themeColor="text1"/>
          <w:rPrChange w:id="29455" w:author="梁元" w:date="2019-05-14T19:51:36Z">
            <w:rPr>
              <w:ins w:id="29456" w:author="梁元" w:date="2019-05-14T19:51:07Z"/>
            </w:rPr>
          </w:rPrChange>
          <w14:textFill>
            <w14:solidFill>
              <w14:schemeClr w14:val="tx1"/>
            </w14:solidFill>
          </w14:textFill>
        </w:rPr>
      </w:pPr>
      <w:ins w:id="29457" w:author="梁元" w:date="2019-05-14T19:51:07Z">
        <w:r>
          <w:rPr>
            <w:rFonts w:hint="eastAsia"/>
            <w:color w:val="000000" w:themeColor="text1"/>
            <w:rPrChange w:id="29458" w:author="梁元" w:date="2019-05-14T19:51:36Z">
              <w:rPr>
                <w:rFonts w:hint="eastAsia"/>
              </w:rPr>
            </w:rPrChange>
            <w14:textFill>
              <w14:solidFill>
                <w14:schemeClr w14:val="tx1"/>
              </w14:solidFill>
            </w14:textFill>
          </w:rPr>
          <w:t>请正确理解</w:t>
        </w:r>
      </w:ins>
      <w:ins w:id="29460" w:author="梁元" w:date="2019-05-14T19:51:07Z">
        <w:r>
          <w:rPr>
            <w:color w:val="000000" w:themeColor="text1"/>
            <w:rPrChange w:id="29461" w:author="梁元" w:date="2019-05-14T19:51:36Z">
              <w:rPr/>
            </w:rPrChange>
            <w14:textFill>
              <w14:solidFill>
                <w14:schemeClr w14:val="tx1"/>
              </w14:solidFill>
            </w14:textFill>
          </w:rPr>
          <w:t xml:space="preserve"> Repaint 和 Reflow</w:t>
        </w:r>
      </w:ins>
    </w:p>
    <w:p>
      <w:pPr>
        <w:spacing w:line="240" w:lineRule="auto"/>
        <w:ind w:firstLine="480" w:firstLineChars="200"/>
        <w:rPr>
          <w:ins w:id="29463" w:author="梁元" w:date="2019-05-14T19:51:07Z"/>
          <w:color w:val="000000" w:themeColor="text1"/>
          <w:rPrChange w:id="29464" w:author="梁元" w:date="2019-05-14T19:51:36Z">
            <w:rPr>
              <w:ins w:id="29465" w:author="梁元" w:date="2019-05-14T19:51:07Z"/>
            </w:rPr>
          </w:rPrChange>
          <w14:textFill>
            <w14:solidFill>
              <w14:schemeClr w14:val="tx1"/>
            </w14:solidFill>
          </w14:textFill>
        </w:rPr>
      </w:pPr>
    </w:p>
    <w:p>
      <w:pPr>
        <w:spacing w:line="240" w:lineRule="auto"/>
        <w:ind w:firstLine="480" w:firstLineChars="200"/>
        <w:rPr>
          <w:ins w:id="29466" w:author="梁元" w:date="2019-05-14T19:51:07Z"/>
          <w:color w:val="000000" w:themeColor="text1"/>
          <w:rPrChange w:id="29467" w:author="梁元" w:date="2019-05-14T19:51:36Z">
            <w:rPr>
              <w:ins w:id="29468" w:author="梁元" w:date="2019-05-14T19:51:07Z"/>
            </w:rPr>
          </w:rPrChange>
          <w14:textFill>
            <w14:solidFill>
              <w14:schemeClr w14:val="tx1"/>
            </w14:solidFill>
          </w14:textFill>
        </w:rPr>
      </w:pPr>
      <w:ins w:id="29469" w:author="梁元" w:date="2019-05-14T19:51:07Z">
        <w:r>
          <w:rPr>
            <w:rFonts w:hint="eastAsia"/>
            <w:color w:val="000000" w:themeColor="text1"/>
            <w:rPrChange w:id="29470" w:author="梁元" w:date="2019-05-14T19:51:36Z">
              <w:rPr>
                <w:rFonts w:hint="eastAsia"/>
              </w:rPr>
            </w:rPrChange>
            <w14:textFill>
              <w14:solidFill>
                <w14:schemeClr w14:val="tx1"/>
              </w14:solidFill>
            </w14:textFill>
          </w:rPr>
          <w:t>基本原理：</w:t>
        </w:r>
      </w:ins>
    </w:p>
    <w:p>
      <w:pPr>
        <w:spacing w:line="240" w:lineRule="auto"/>
        <w:ind w:firstLine="480" w:firstLineChars="200"/>
        <w:rPr>
          <w:ins w:id="29472" w:author="梁元" w:date="2019-05-14T19:51:07Z"/>
          <w:color w:val="000000" w:themeColor="text1"/>
          <w:rPrChange w:id="29473" w:author="梁元" w:date="2019-05-14T19:51:36Z">
            <w:rPr>
              <w:ins w:id="29474" w:author="梁元" w:date="2019-05-14T19:51:07Z"/>
            </w:rPr>
          </w:rPrChange>
          <w14:textFill>
            <w14:solidFill>
              <w14:schemeClr w14:val="tx1"/>
            </w14:solidFill>
          </w14:textFill>
        </w:rPr>
      </w:pPr>
    </w:p>
    <w:p>
      <w:pPr>
        <w:spacing w:line="240" w:lineRule="auto"/>
        <w:ind w:firstLine="480" w:firstLineChars="200"/>
        <w:rPr>
          <w:ins w:id="29475" w:author="梁元" w:date="2019-05-14T19:51:07Z"/>
          <w:color w:val="000000" w:themeColor="text1"/>
          <w:rPrChange w:id="29476" w:author="梁元" w:date="2019-05-14T19:51:36Z">
            <w:rPr>
              <w:ins w:id="29477" w:author="梁元" w:date="2019-05-14T19:51:07Z"/>
            </w:rPr>
          </w:rPrChange>
          <w14:textFill>
            <w14:solidFill>
              <w14:schemeClr w14:val="tx1"/>
            </w14:solidFill>
          </w14:textFill>
        </w:rPr>
      </w:pPr>
      <w:ins w:id="29478" w:author="梁元" w:date="2019-05-14T19:51:07Z">
        <w:r>
          <w:rPr>
            <w:color w:val="000000" w:themeColor="text1"/>
            <w:rPrChange w:id="29479" w:author="梁元" w:date="2019-05-14T19:51:36Z">
              <w:rPr/>
            </w:rPrChange>
            <w14:textFill>
              <w14:solidFill>
                <w14:schemeClr w14:val="tx1"/>
              </w14:solidFill>
            </w14:textFill>
          </w:rPr>
          <w:t>Repaint(重绘)就是在一个元素的外观被改变，但没有改变布局(宽高)的情况下发生，如改变visibility、outline、背景色等等。</w:t>
        </w:r>
      </w:ins>
    </w:p>
    <w:p>
      <w:pPr>
        <w:spacing w:line="240" w:lineRule="auto"/>
        <w:ind w:firstLine="480" w:firstLineChars="200"/>
        <w:rPr>
          <w:ins w:id="29481" w:author="梁元" w:date="2019-05-14T19:51:07Z"/>
          <w:color w:val="000000" w:themeColor="text1"/>
          <w:rPrChange w:id="29482" w:author="梁元" w:date="2019-05-14T19:51:36Z">
            <w:rPr>
              <w:ins w:id="29483" w:author="梁元" w:date="2019-05-14T19:51:07Z"/>
            </w:rPr>
          </w:rPrChange>
          <w14:textFill>
            <w14:solidFill>
              <w14:schemeClr w14:val="tx1"/>
            </w14:solidFill>
          </w14:textFill>
        </w:rPr>
      </w:pPr>
    </w:p>
    <w:p>
      <w:pPr>
        <w:spacing w:line="240" w:lineRule="auto"/>
        <w:ind w:firstLine="480" w:firstLineChars="200"/>
        <w:rPr>
          <w:ins w:id="29484" w:author="梁元" w:date="2019-05-14T19:51:07Z"/>
          <w:color w:val="000000" w:themeColor="text1"/>
          <w:rPrChange w:id="29485" w:author="梁元" w:date="2019-05-14T19:51:36Z">
            <w:rPr>
              <w:ins w:id="29486" w:author="梁元" w:date="2019-05-14T19:51:07Z"/>
            </w:rPr>
          </w:rPrChange>
          <w14:textFill>
            <w14:solidFill>
              <w14:schemeClr w14:val="tx1"/>
            </w14:solidFill>
          </w14:textFill>
        </w:rPr>
      </w:pPr>
      <w:ins w:id="29487" w:author="梁元" w:date="2019-05-14T19:51:07Z">
        <w:r>
          <w:rPr>
            <w:color w:val="000000" w:themeColor="text1"/>
            <w:rPrChange w:id="29488" w:author="梁元" w:date="2019-05-14T19:51:36Z">
              <w:rPr/>
            </w:rPrChange>
            <w14:textFill>
              <w14:solidFill>
                <w14:schemeClr w14:val="tx1"/>
              </w14:solidFill>
            </w14:textFill>
          </w:rPr>
          <w:t>Reflow(重排)就是DOM的变化影响到了元素的几何属性（宽和高），浏览器会重新计算元素的几何属性，会使渲染树中受到影响的部分失效，浏览器会验证DOM树上的所有其它结点的visibility属性，这也是Reflow低效的原因。如：改变窗囗大小、改变文字大小、内容的改变、浏览器窗口变化，style属性的改变等等。如果Reflow的过于频繁，CPU使用率就会噌噌的往上涨，所以前端也就有必要知道 Repaint 和 Reflow的知识。</w:t>
        </w:r>
      </w:ins>
    </w:p>
    <w:p>
      <w:pPr>
        <w:spacing w:line="240" w:lineRule="auto"/>
        <w:ind w:firstLine="480" w:firstLineChars="200"/>
        <w:rPr>
          <w:ins w:id="29490" w:author="梁元" w:date="2019-05-14T19:51:07Z"/>
          <w:color w:val="000000" w:themeColor="text1"/>
          <w:rPrChange w:id="29491" w:author="梁元" w:date="2019-05-14T19:51:36Z">
            <w:rPr>
              <w:ins w:id="29492" w:author="梁元" w:date="2019-05-14T19:51:07Z"/>
            </w:rPr>
          </w:rPrChange>
          <w14:textFill>
            <w14:solidFill>
              <w14:schemeClr w14:val="tx1"/>
            </w14:solidFill>
          </w14:textFill>
        </w:rPr>
      </w:pPr>
    </w:p>
    <w:p>
      <w:pPr>
        <w:spacing w:line="240" w:lineRule="auto"/>
        <w:ind w:firstLine="480" w:firstLineChars="200"/>
        <w:rPr>
          <w:ins w:id="29493" w:author="梁元" w:date="2019-05-14T19:51:07Z"/>
          <w:color w:val="000000" w:themeColor="text1"/>
          <w:rPrChange w:id="29494" w:author="梁元" w:date="2019-05-14T19:51:36Z">
            <w:rPr>
              <w:ins w:id="29495" w:author="梁元" w:date="2019-05-14T19:51:07Z"/>
            </w:rPr>
          </w:rPrChange>
          <w14:textFill>
            <w14:solidFill>
              <w14:schemeClr w14:val="tx1"/>
            </w14:solidFill>
          </w14:textFill>
        </w:rPr>
      </w:pPr>
      <w:ins w:id="29496" w:author="梁元" w:date="2019-05-14T19:51:07Z">
        <w:r>
          <w:rPr>
            <w:rFonts w:hint="eastAsia"/>
            <w:color w:val="000000" w:themeColor="text1"/>
            <w:rPrChange w:id="29497" w:author="梁元" w:date="2019-05-14T19:51:36Z">
              <w:rPr>
                <w:rFonts w:hint="eastAsia"/>
              </w:rPr>
            </w:rPrChange>
            <w14:textFill>
              <w14:solidFill>
                <w14:schemeClr w14:val="tx1"/>
              </w14:solidFill>
            </w14:textFill>
          </w:rPr>
          <w:t>减少性能影响的办法：</w:t>
        </w:r>
      </w:ins>
    </w:p>
    <w:p>
      <w:pPr>
        <w:spacing w:line="240" w:lineRule="auto"/>
        <w:ind w:firstLine="480" w:firstLineChars="200"/>
        <w:rPr>
          <w:ins w:id="29499" w:author="梁元" w:date="2019-05-14T19:51:07Z"/>
          <w:color w:val="000000" w:themeColor="text1"/>
          <w:rPrChange w:id="29500" w:author="梁元" w:date="2019-05-14T19:51:36Z">
            <w:rPr>
              <w:ins w:id="29501" w:author="梁元" w:date="2019-05-14T19:51:07Z"/>
            </w:rPr>
          </w:rPrChange>
          <w14:textFill>
            <w14:solidFill>
              <w14:schemeClr w14:val="tx1"/>
            </w14:solidFill>
          </w14:textFill>
        </w:rPr>
      </w:pPr>
    </w:p>
    <w:p>
      <w:pPr>
        <w:spacing w:line="240" w:lineRule="auto"/>
        <w:ind w:firstLine="480" w:firstLineChars="200"/>
        <w:rPr>
          <w:ins w:id="29502" w:author="梁元" w:date="2019-05-14T19:51:07Z"/>
          <w:color w:val="000000" w:themeColor="text1"/>
          <w:rPrChange w:id="29503" w:author="梁元" w:date="2019-05-14T19:51:36Z">
            <w:rPr>
              <w:ins w:id="29504" w:author="梁元" w:date="2019-05-14T19:51:07Z"/>
            </w:rPr>
          </w:rPrChange>
          <w14:textFill>
            <w14:solidFill>
              <w14:schemeClr w14:val="tx1"/>
            </w14:solidFill>
          </w14:textFill>
        </w:rPr>
      </w:pPr>
      <w:ins w:id="29505" w:author="梁元" w:date="2019-05-14T19:51:07Z">
        <w:r>
          <w:rPr>
            <w:rFonts w:hint="eastAsia"/>
            <w:color w:val="000000" w:themeColor="text1"/>
            <w:rPrChange w:id="29506" w:author="梁元" w:date="2019-05-14T19:51:36Z">
              <w:rPr>
                <w:rFonts w:hint="eastAsia"/>
              </w:rPr>
            </w:rPrChange>
            <w14:textFill>
              <w14:solidFill>
                <w14:schemeClr w14:val="tx1"/>
              </w14:solidFill>
            </w14:textFill>
          </w:rPr>
          <w:t>上面提到通过设置</w:t>
        </w:r>
      </w:ins>
      <w:ins w:id="29508" w:author="梁元" w:date="2019-05-14T19:51:07Z">
        <w:r>
          <w:rPr>
            <w:color w:val="000000" w:themeColor="text1"/>
            <w:rPrChange w:id="29509" w:author="梁元" w:date="2019-05-14T19:51:36Z">
              <w:rPr/>
            </w:rPrChange>
            <w14:textFill>
              <w14:solidFill>
                <w14:schemeClr w14:val="tx1"/>
              </w14:solidFill>
            </w14:textFill>
          </w:rPr>
          <w:t>style属性改变结点样式的话，每设置一次都会导致一次reflow，所以最好通过设置class的方式； 有动画效果的元素，它的position属性应当设为fixed或absolute，这样不会影响其它元素的布局；如果功能需求上不能设置position为fixed或absolute，那么就权衡速度的平滑性。</w:t>
        </w:r>
      </w:ins>
    </w:p>
    <w:p>
      <w:pPr>
        <w:spacing w:line="240" w:lineRule="auto"/>
        <w:ind w:firstLine="480" w:firstLineChars="200"/>
        <w:rPr>
          <w:ins w:id="29511" w:author="梁元" w:date="2019-05-14T19:51:07Z"/>
          <w:color w:val="000000" w:themeColor="text1"/>
          <w:rPrChange w:id="29512" w:author="梁元" w:date="2019-05-14T19:51:36Z">
            <w:rPr>
              <w:ins w:id="29513" w:author="梁元" w:date="2019-05-14T19:51:07Z"/>
            </w:rPr>
          </w:rPrChange>
          <w14:textFill>
            <w14:solidFill>
              <w14:schemeClr w14:val="tx1"/>
            </w14:solidFill>
          </w14:textFill>
        </w:rPr>
      </w:pPr>
    </w:p>
    <w:p>
      <w:pPr>
        <w:spacing w:line="240" w:lineRule="auto"/>
        <w:ind w:firstLine="480" w:firstLineChars="200"/>
        <w:rPr>
          <w:ins w:id="29514" w:author="梁元" w:date="2019-05-14T19:51:07Z"/>
          <w:color w:val="000000" w:themeColor="text1"/>
          <w:rPrChange w:id="29515" w:author="梁元" w:date="2019-05-14T19:51:36Z">
            <w:rPr>
              <w:ins w:id="29516" w:author="梁元" w:date="2019-05-14T19:51:07Z"/>
            </w:rPr>
          </w:rPrChange>
          <w14:textFill>
            <w14:solidFill>
              <w14:schemeClr w14:val="tx1"/>
            </w14:solidFill>
          </w14:textFill>
        </w:rPr>
      </w:pPr>
      <w:ins w:id="29517" w:author="梁元" w:date="2019-05-14T19:51:07Z">
        <w:r>
          <w:rPr>
            <w:rFonts w:hint="eastAsia"/>
            <w:color w:val="000000" w:themeColor="text1"/>
            <w:rPrChange w:id="29518" w:author="梁元" w:date="2019-05-14T19:51:36Z">
              <w:rPr>
                <w:rFonts w:hint="eastAsia"/>
              </w:rPr>
            </w:rPrChange>
            <w14:textFill>
              <w14:solidFill>
                <w14:schemeClr w14:val="tx1"/>
              </w14:solidFill>
            </w14:textFill>
          </w:rPr>
          <w:t>总之，因为</w:t>
        </w:r>
      </w:ins>
      <w:ins w:id="29520" w:author="梁元" w:date="2019-05-14T19:51:07Z">
        <w:r>
          <w:rPr>
            <w:color w:val="000000" w:themeColor="text1"/>
            <w:rPrChange w:id="29521" w:author="梁元" w:date="2019-05-14T19:51:36Z">
              <w:rPr/>
            </w:rPrChange>
            <w14:textFill>
              <w14:solidFill>
                <w14:schemeClr w14:val="tx1"/>
              </w14:solidFill>
            </w14:textFill>
          </w:rPr>
          <w:t xml:space="preserve"> Reflow 有时确实不可避免，所以只能尽可能限制Reflow的影响范围。</w:t>
        </w:r>
      </w:ins>
    </w:p>
    <w:p>
      <w:pPr>
        <w:spacing w:line="240" w:lineRule="auto"/>
        <w:ind w:firstLine="480" w:firstLineChars="200"/>
        <w:rPr>
          <w:ins w:id="29523" w:author="梁元" w:date="2019-05-14T19:51:07Z"/>
          <w:color w:val="000000" w:themeColor="text1"/>
          <w:rPrChange w:id="29524" w:author="梁元" w:date="2019-05-14T19:51:36Z">
            <w:rPr>
              <w:ins w:id="29525" w:author="梁元" w:date="2019-05-14T19:51:07Z"/>
            </w:rPr>
          </w:rPrChange>
          <w14:textFill>
            <w14:solidFill>
              <w14:schemeClr w14:val="tx1"/>
            </w14:solidFill>
          </w14:textFill>
        </w:rPr>
      </w:pPr>
    </w:p>
    <w:p>
      <w:pPr>
        <w:spacing w:line="240" w:lineRule="auto"/>
        <w:ind w:firstLine="480" w:firstLineChars="200"/>
        <w:rPr>
          <w:ins w:id="29526" w:author="梁元" w:date="2019-05-14T19:51:07Z"/>
          <w:rFonts w:hint="eastAsia"/>
          <w:color w:val="000000" w:themeColor="text1"/>
          <w:rPrChange w:id="29527" w:author="梁元" w:date="2019-05-14T19:51:36Z">
            <w:rPr>
              <w:ins w:id="29528" w:author="梁元" w:date="2019-05-14T19:51:07Z"/>
              <w:rFonts w:hint="eastAsia"/>
            </w:rPr>
          </w:rPrChange>
          <w14:textFill>
            <w14:solidFill>
              <w14:schemeClr w14:val="tx1"/>
            </w14:solidFill>
          </w14:textFill>
        </w:rPr>
      </w:pPr>
    </w:p>
    <w:p>
      <w:pPr>
        <w:pStyle w:val="3"/>
        <w:numPr>
          <w:ilvl w:val="0"/>
          <w:numId w:val="27"/>
        </w:numPr>
        <w:spacing w:line="240" w:lineRule="auto"/>
        <w:ind w:firstLine="562" w:firstLineChars="200"/>
        <w:rPr>
          <w:ins w:id="29529" w:author="梁元" w:date="2019-05-14T19:51:07Z"/>
          <w:rFonts w:ascii="仿宋" w:hAnsi="仿宋" w:eastAsia="仿宋"/>
          <w:color w:val="000000" w:themeColor="text1"/>
          <w:sz w:val="28"/>
          <w:szCs w:val="28"/>
          <w:rPrChange w:id="29530" w:author="梁元" w:date="2019-05-14T19:51:36Z">
            <w:rPr>
              <w:ins w:id="29531" w:author="梁元" w:date="2019-05-14T19:51:07Z"/>
              <w:rFonts w:ascii="仿宋" w:hAnsi="仿宋" w:eastAsia="仿宋"/>
              <w:sz w:val="28"/>
              <w:szCs w:val="28"/>
            </w:rPr>
          </w:rPrChange>
          <w14:textFill>
            <w14:solidFill>
              <w14:schemeClr w14:val="tx1"/>
            </w14:solidFill>
          </w14:textFill>
        </w:rPr>
      </w:pPr>
      <w:ins w:id="29532" w:author="梁元" w:date="2019-05-14T19:51:07Z">
        <w:bookmarkStart w:id="966" w:name="_Toc21677_WPSOffice_Level2"/>
        <w:r>
          <w:rPr>
            <w:rFonts w:hint="eastAsia" w:ascii="仿宋" w:hAnsi="仿宋" w:eastAsia="仿宋"/>
            <w:color w:val="000000" w:themeColor="text1"/>
            <w:sz w:val="28"/>
            <w:szCs w:val="28"/>
            <w:rPrChange w:id="29533" w:author="梁元" w:date="2019-05-14T19:51:36Z">
              <w:rPr>
                <w:rFonts w:hint="eastAsia" w:ascii="仿宋" w:hAnsi="仿宋" w:eastAsia="仿宋"/>
                <w:sz w:val="28"/>
                <w:szCs w:val="28"/>
              </w:rPr>
            </w:rPrChange>
            <w14:textFill>
              <w14:solidFill>
                <w14:schemeClr w14:val="tx1"/>
              </w14:solidFill>
            </w14:textFill>
          </w:rPr>
          <w:t>项目中体现经验的点</w:t>
        </w:r>
        <w:bookmarkEnd w:id="966"/>
      </w:ins>
    </w:p>
    <w:p>
      <w:pPr>
        <w:spacing w:line="240" w:lineRule="auto"/>
        <w:ind w:firstLine="480" w:firstLineChars="200"/>
        <w:rPr>
          <w:ins w:id="29535" w:author="梁元" w:date="2019-05-14T19:51:07Z"/>
          <w:rFonts w:hint="eastAsia"/>
          <w:color w:val="000000" w:themeColor="text1"/>
          <w:rPrChange w:id="29536" w:author="梁元" w:date="2019-05-14T19:51:36Z">
            <w:rPr>
              <w:ins w:id="29537" w:author="梁元" w:date="2019-05-14T19:51:07Z"/>
              <w:rFonts w:hint="eastAsia"/>
            </w:rPr>
          </w:rPrChange>
          <w14:textFill>
            <w14:solidFill>
              <w14:schemeClr w14:val="tx1"/>
            </w14:solidFill>
          </w14:textFill>
        </w:rPr>
      </w:pPr>
      <w:ins w:id="29538" w:author="梁元" w:date="2019-05-14T19:51:07Z">
        <w:r>
          <w:rPr>
            <w:rFonts w:hint="eastAsia"/>
            <w:color w:val="000000" w:themeColor="text1"/>
            <w:rPrChange w:id="29539" w:author="梁元" w:date="2019-05-14T19:51:36Z">
              <w:rPr>
                <w:rFonts w:hint="eastAsia"/>
              </w:rPr>
            </w:rPrChange>
            <w14:textFill>
              <w14:solidFill>
                <w14:schemeClr w14:val="tx1"/>
              </w14:solidFill>
            </w14:textFill>
          </w:rPr>
          <w:t>在操作页面的dom时，方式很多，但是我们应该从影响前端性能的这个方面着手去解决这个问题，避免过多的重排，操作dom元素不要过深</w:t>
        </w:r>
      </w:ins>
    </w:p>
    <w:p>
      <w:pPr>
        <w:pStyle w:val="3"/>
        <w:spacing w:line="240" w:lineRule="auto"/>
        <w:ind w:firstLine="562" w:firstLineChars="200"/>
        <w:rPr>
          <w:ins w:id="29541" w:author="梁元" w:date="2019-05-14T19:51:07Z"/>
          <w:rFonts w:ascii="仿宋" w:hAnsi="仿宋" w:eastAsia="仿宋"/>
          <w:color w:val="000000" w:themeColor="text1"/>
          <w:sz w:val="28"/>
          <w:szCs w:val="28"/>
          <w:rPrChange w:id="29542" w:author="梁元" w:date="2019-05-14T19:51:36Z">
            <w:rPr>
              <w:ins w:id="29543" w:author="梁元" w:date="2019-05-14T19:51:07Z"/>
              <w:rFonts w:ascii="仿宋" w:hAnsi="仿宋" w:eastAsia="仿宋"/>
              <w:sz w:val="28"/>
              <w:szCs w:val="28"/>
            </w:rPr>
          </w:rPrChange>
          <w14:textFill>
            <w14:solidFill>
              <w14:schemeClr w14:val="tx1"/>
            </w14:solidFill>
          </w14:textFill>
        </w:rPr>
      </w:pPr>
      <w:ins w:id="29544" w:author="梁元" w:date="2019-05-14T19:51:07Z">
        <w:bookmarkStart w:id="967" w:name="_Toc27335_WPSOffice_Level2"/>
        <w:r>
          <w:rPr>
            <w:rFonts w:hint="eastAsia" w:ascii="仿宋" w:hAnsi="仿宋" w:eastAsia="仿宋"/>
            <w:color w:val="000000" w:themeColor="text1"/>
            <w:sz w:val="28"/>
            <w:szCs w:val="28"/>
            <w:rPrChange w:id="29545" w:author="梁元" w:date="2019-05-14T19:51:36Z">
              <w:rPr>
                <w:rFonts w:hint="eastAsia" w:ascii="仿宋" w:hAnsi="仿宋" w:eastAsia="仿宋"/>
                <w:sz w:val="28"/>
                <w:szCs w:val="28"/>
              </w:rPr>
            </w:rPrChange>
            <w14:textFill>
              <w14:solidFill>
                <w14:schemeClr w14:val="tx1"/>
              </w14:solidFill>
            </w14:textFill>
          </w:rPr>
          <w:t>6</w:t>
        </w:r>
      </w:ins>
      <w:ins w:id="29547" w:author="梁元" w:date="2019-05-14T19:51:07Z">
        <w:r>
          <w:rPr>
            <w:rFonts w:ascii="仿宋" w:hAnsi="仿宋" w:eastAsia="仿宋"/>
            <w:color w:val="000000" w:themeColor="text1"/>
            <w:sz w:val="28"/>
            <w:szCs w:val="28"/>
            <w:rPrChange w:id="29548" w:author="梁元" w:date="2019-05-14T19:51:36Z">
              <w:rPr>
                <w:rFonts w:ascii="仿宋" w:hAnsi="仿宋" w:eastAsia="仿宋"/>
                <w:sz w:val="28"/>
                <w:szCs w:val="28"/>
              </w:rPr>
            </w:rPrChange>
            <w14:textFill>
              <w14:solidFill>
                <w14:schemeClr w14:val="tx1"/>
              </w14:solidFill>
            </w14:textFill>
          </w:rPr>
          <w:t>.</w:t>
        </w:r>
      </w:ins>
      <w:ins w:id="29550" w:author="梁元" w:date="2019-05-14T19:51:07Z">
        <w:r>
          <w:rPr>
            <w:rFonts w:hint="eastAsia" w:ascii="仿宋" w:hAnsi="仿宋" w:eastAsia="仿宋"/>
            <w:color w:val="000000" w:themeColor="text1"/>
            <w:sz w:val="28"/>
            <w:szCs w:val="28"/>
            <w:rPrChange w:id="29551" w:author="梁元" w:date="2019-05-14T19:51:36Z">
              <w:rPr>
                <w:rFonts w:hint="eastAsia" w:ascii="仿宋" w:hAnsi="仿宋" w:eastAsia="仿宋"/>
                <w:sz w:val="28"/>
                <w:szCs w:val="28"/>
              </w:rPr>
            </w:rPrChange>
            <w14:textFill>
              <w14:solidFill>
                <w14:schemeClr w14:val="tx1"/>
              </w14:solidFill>
            </w14:textFill>
          </w:rPr>
          <w:t>论坛参考</w:t>
        </w:r>
        <w:bookmarkEnd w:id="967"/>
      </w:ins>
    </w:p>
    <w:p>
      <w:pPr>
        <w:ind w:firstLine="560" w:firstLineChars="200"/>
        <w:rPr>
          <w:ins w:id="29553" w:author="梁元" w:date="2019-05-14T19:51:07Z"/>
          <w:color w:val="000000" w:themeColor="text1"/>
          <w:sz w:val="28"/>
          <w:rPrChange w:id="29554" w:author="梁元" w:date="2019-05-14T19:51:36Z">
            <w:rPr>
              <w:ins w:id="29555" w:author="梁元" w:date="2019-05-14T19:51:07Z"/>
              <w:sz w:val="28"/>
            </w:rPr>
          </w:rPrChange>
          <w14:textFill>
            <w14:solidFill>
              <w14:schemeClr w14:val="tx1"/>
            </w14:solidFill>
          </w14:textFill>
        </w:rPr>
      </w:pPr>
      <w:ins w:id="29556" w:author="梁元" w:date="2019-05-14T19:51:07Z">
        <w:r>
          <w:rPr>
            <w:rStyle w:val="18"/>
            <w:color w:val="000000" w:themeColor="text1"/>
            <w:sz w:val="28"/>
            <w:rPrChange w:id="29557" w:author="梁元" w:date="2019-05-14T19:51:36Z">
              <w:rPr>
                <w:rStyle w:val="18"/>
                <w:sz w:val="28"/>
              </w:rPr>
            </w:rPrChange>
            <w14:textFill>
              <w14:solidFill>
                <w14:schemeClr w14:val="tx1"/>
              </w14:solidFill>
            </w14:textFill>
          </w:rPr>
          <w:t>https://www.cnblogs.com/liulilin/p/7245125.html</w:t>
        </w:r>
      </w:ins>
    </w:p>
    <w:p>
      <w:pPr>
        <w:ind w:firstLine="480" w:firstLineChars="200"/>
        <w:rPr>
          <w:ins w:id="29559" w:author="梁元" w:date="2019-05-14T19:51:07Z"/>
          <w:color w:val="000000" w:themeColor="text1"/>
          <w:sz w:val="28"/>
          <w:rPrChange w:id="29560" w:author="梁元" w:date="2019-05-14T19:51:36Z">
            <w:rPr>
              <w:ins w:id="29561" w:author="梁元" w:date="2019-05-14T19:51:07Z"/>
              <w:sz w:val="28"/>
            </w:rPr>
          </w:rPrChange>
          <w14:textFill>
            <w14:solidFill>
              <w14:schemeClr w14:val="tx1"/>
            </w14:solidFill>
          </w14:textFill>
        </w:rPr>
      </w:pPr>
      <w:ins w:id="29562" w:author="梁元" w:date="2019-05-14T19:51:07Z">
        <w:r>
          <w:rPr>
            <w:color w:val="000000" w:themeColor="text1"/>
            <w:rPrChange w:id="29563" w:author="梁元" w:date="2019-05-14T19:51:36Z">
              <w:rPr/>
            </w:rPrChange>
            <w14:textFill>
              <w14:solidFill>
                <w14:schemeClr w14:val="tx1"/>
              </w14:solidFill>
            </w14:textFill>
          </w:rPr>
          <w:fldChar w:fldCharType="begin"/>
        </w:r>
      </w:ins>
      <w:ins w:id="29565" w:author="梁元" w:date="2019-05-14T19:51:07Z">
        <w:r>
          <w:rPr>
            <w:color w:val="000000" w:themeColor="text1"/>
            <w:rPrChange w:id="29566" w:author="梁元" w:date="2019-05-14T19:51:36Z">
              <w:rPr/>
            </w:rPrChange>
            <w14:textFill>
              <w14:solidFill>
                <w14:schemeClr w14:val="tx1"/>
              </w14:solidFill>
            </w14:textFill>
          </w:rPr>
          <w:instrText xml:space="preserve"> HYPERLINK "https://www.jianshu.com/p/ead7dab72cd6?mType=Group" </w:instrText>
        </w:r>
      </w:ins>
      <w:ins w:id="29568" w:author="梁元" w:date="2019-05-14T19:51:07Z">
        <w:r>
          <w:rPr>
            <w:color w:val="000000" w:themeColor="text1"/>
            <w:rPrChange w:id="29569" w:author="梁元" w:date="2019-05-14T19:51:36Z">
              <w:rPr/>
            </w:rPrChange>
            <w14:textFill>
              <w14:solidFill>
                <w14:schemeClr w14:val="tx1"/>
              </w14:solidFill>
            </w14:textFill>
          </w:rPr>
          <w:fldChar w:fldCharType="separate"/>
        </w:r>
      </w:ins>
      <w:ins w:id="29571" w:author="梁元" w:date="2019-05-14T19:51:07Z">
        <w:r>
          <w:rPr>
            <w:rStyle w:val="18"/>
            <w:color w:val="000000" w:themeColor="text1"/>
            <w:sz w:val="28"/>
            <w:rPrChange w:id="29572" w:author="梁元" w:date="2019-05-14T19:51:36Z">
              <w:rPr>
                <w:rStyle w:val="18"/>
                <w:sz w:val="28"/>
              </w:rPr>
            </w:rPrChange>
            <w14:textFill>
              <w14:solidFill>
                <w14:schemeClr w14:val="tx1"/>
              </w14:solidFill>
            </w14:textFill>
          </w:rPr>
          <w:t>https://www.jianshu.com/p/ead7dab72cd6?mType=Group</w:t>
        </w:r>
      </w:ins>
      <w:ins w:id="29574" w:author="梁元" w:date="2019-05-14T19:51:07Z">
        <w:r>
          <w:rPr>
            <w:rStyle w:val="18"/>
            <w:color w:val="000000" w:themeColor="text1"/>
            <w:sz w:val="28"/>
            <w:rPrChange w:id="29575" w:author="梁元" w:date="2019-05-14T19:51:36Z">
              <w:rPr>
                <w:rStyle w:val="18"/>
                <w:sz w:val="28"/>
              </w:rPr>
            </w:rPrChange>
            <w14:textFill>
              <w14:solidFill>
                <w14:schemeClr w14:val="tx1"/>
              </w14:solidFill>
            </w14:textFill>
          </w:rPr>
          <w:fldChar w:fldCharType="end"/>
        </w:r>
      </w:ins>
    </w:p>
    <w:p>
      <w:pPr>
        <w:ind w:firstLine="480" w:firstLineChars="200"/>
        <w:rPr>
          <w:ins w:id="29577" w:author="梁元" w:date="2019-05-14T19:51:07Z"/>
          <w:rStyle w:val="18"/>
          <w:color w:val="000000" w:themeColor="text1"/>
          <w:sz w:val="28"/>
          <w:rPrChange w:id="29578" w:author="梁元" w:date="2019-05-14T19:51:36Z">
            <w:rPr>
              <w:ins w:id="29579" w:author="梁元" w:date="2019-05-14T19:51:07Z"/>
              <w:rStyle w:val="18"/>
              <w:sz w:val="28"/>
            </w:rPr>
          </w:rPrChange>
          <w14:textFill>
            <w14:solidFill>
              <w14:schemeClr w14:val="tx1"/>
            </w14:solidFill>
          </w14:textFill>
        </w:rPr>
      </w:pPr>
      <w:ins w:id="29580" w:author="梁元" w:date="2019-05-14T19:51:07Z">
        <w:r>
          <w:rPr>
            <w:color w:val="000000" w:themeColor="text1"/>
            <w:rPrChange w:id="29581" w:author="梁元" w:date="2019-05-14T19:51:36Z">
              <w:rPr/>
            </w:rPrChange>
            <w14:textFill>
              <w14:solidFill>
                <w14:schemeClr w14:val="tx1"/>
              </w14:solidFill>
            </w14:textFill>
          </w:rPr>
          <w:fldChar w:fldCharType="begin"/>
        </w:r>
      </w:ins>
      <w:ins w:id="29583" w:author="梁元" w:date="2019-05-14T19:51:07Z">
        <w:r>
          <w:rPr>
            <w:color w:val="000000" w:themeColor="text1"/>
            <w:rPrChange w:id="29584" w:author="梁元" w:date="2019-05-14T19:51:36Z">
              <w:rPr/>
            </w:rPrChange>
            <w14:textFill>
              <w14:solidFill>
                <w14:schemeClr w14:val="tx1"/>
              </w14:solidFill>
            </w14:textFill>
          </w:rPr>
          <w:instrText xml:space="preserve"> HYPERLINK "https://blog.csdn.net/w2326ice/article/details/64122372" </w:instrText>
        </w:r>
      </w:ins>
      <w:ins w:id="29586" w:author="梁元" w:date="2019-05-14T19:51:07Z">
        <w:r>
          <w:rPr>
            <w:color w:val="000000" w:themeColor="text1"/>
            <w:rPrChange w:id="29587" w:author="梁元" w:date="2019-05-14T19:51:36Z">
              <w:rPr/>
            </w:rPrChange>
            <w14:textFill>
              <w14:solidFill>
                <w14:schemeClr w14:val="tx1"/>
              </w14:solidFill>
            </w14:textFill>
          </w:rPr>
          <w:fldChar w:fldCharType="separate"/>
        </w:r>
      </w:ins>
      <w:ins w:id="29589" w:author="梁元" w:date="2019-05-14T19:51:07Z">
        <w:r>
          <w:rPr>
            <w:rStyle w:val="18"/>
            <w:color w:val="000000" w:themeColor="text1"/>
            <w:sz w:val="28"/>
            <w:rPrChange w:id="29590" w:author="梁元" w:date="2019-05-14T19:51:36Z">
              <w:rPr>
                <w:rStyle w:val="18"/>
                <w:sz w:val="28"/>
              </w:rPr>
            </w:rPrChange>
            <w14:textFill>
              <w14:solidFill>
                <w14:schemeClr w14:val="tx1"/>
              </w14:solidFill>
            </w14:textFill>
          </w:rPr>
          <w:t>https://blog.csdn.net/w2326ice/article/details/64122372</w:t>
        </w:r>
      </w:ins>
      <w:ins w:id="29592" w:author="梁元" w:date="2019-05-14T19:51:07Z">
        <w:r>
          <w:rPr>
            <w:rStyle w:val="18"/>
            <w:color w:val="000000" w:themeColor="text1"/>
            <w:sz w:val="28"/>
            <w:rPrChange w:id="29593" w:author="梁元" w:date="2019-05-14T19:51:36Z">
              <w:rPr>
                <w:rStyle w:val="18"/>
                <w:sz w:val="28"/>
              </w:rPr>
            </w:rPrChange>
            <w14:textFill>
              <w14:solidFill>
                <w14:schemeClr w14:val="tx1"/>
              </w14:solidFill>
            </w14:textFill>
          </w:rPr>
          <w:fldChar w:fldCharType="end"/>
        </w:r>
      </w:ins>
    </w:p>
    <w:p>
      <w:pPr>
        <w:ind w:firstLine="560" w:firstLineChars="200"/>
        <w:rPr>
          <w:ins w:id="29595" w:author="梁元" w:date="2019-05-14T19:51:07Z"/>
          <w:rStyle w:val="18"/>
          <w:color w:val="000000" w:themeColor="text1"/>
          <w:sz w:val="28"/>
          <w:rPrChange w:id="29596" w:author="梁元" w:date="2019-05-14T19:51:36Z">
            <w:rPr>
              <w:ins w:id="29597" w:author="梁元" w:date="2019-05-14T19:51:07Z"/>
              <w:rStyle w:val="18"/>
              <w:sz w:val="28"/>
            </w:rPr>
          </w:rPrChange>
          <w14:textFill>
            <w14:solidFill>
              <w14:schemeClr w14:val="tx1"/>
            </w14:solidFill>
          </w14:textFill>
        </w:rPr>
      </w:pPr>
    </w:p>
    <w:p>
      <w:pPr>
        <w:pStyle w:val="2"/>
        <w:numPr>
          <w:ilvl w:val="0"/>
          <w:numId w:val="1"/>
        </w:numPr>
        <w:rPr>
          <w:ins w:id="29598" w:author="梁元" w:date="2019-05-14T19:51:07Z"/>
          <w:rFonts w:ascii="仿宋" w:hAnsi="仿宋" w:eastAsia="仿宋"/>
          <w:color w:val="000000" w:themeColor="text1"/>
          <w:sz w:val="28"/>
          <w:szCs w:val="28"/>
          <w:rPrChange w:id="29599" w:author="梁元" w:date="2019-05-14T19:51:36Z">
            <w:rPr>
              <w:ins w:id="29600" w:author="梁元" w:date="2019-05-14T19:51:07Z"/>
              <w:rFonts w:ascii="仿宋" w:hAnsi="仿宋" w:eastAsia="仿宋"/>
              <w:sz w:val="28"/>
              <w:szCs w:val="28"/>
            </w:rPr>
          </w:rPrChange>
          <w14:textFill>
            <w14:solidFill>
              <w14:schemeClr w14:val="tx1"/>
            </w14:solidFill>
          </w14:textFill>
        </w:rPr>
      </w:pPr>
      <w:ins w:id="29601" w:author="梁元" w:date="2019-05-14T19:54:22Z">
        <w:bookmarkStart w:id="968" w:name="_Toc10213_WPSOffice_Level1"/>
        <w:r>
          <w:rPr>
            <w:rFonts w:hint="eastAsia" w:ascii="仿宋" w:hAnsi="仿宋" w:eastAsia="仿宋"/>
            <w:color w:val="000000" w:themeColor="text1"/>
            <w:sz w:val="28"/>
            <w:szCs w:val="28"/>
            <w:lang w:val="en-US" w:eastAsia="zh-CN"/>
            <w14:textFill>
              <w14:solidFill>
                <w14:schemeClr w14:val="tx1"/>
              </w14:solidFill>
            </w14:textFill>
          </w:rPr>
          <w:t>谈谈</w:t>
        </w:r>
      </w:ins>
      <w:ins w:id="29602" w:author="梁元" w:date="2019-05-14T19:54:24Z">
        <w:r>
          <w:rPr>
            <w:rFonts w:hint="eastAsia" w:ascii="仿宋" w:hAnsi="仿宋" w:eastAsia="仿宋"/>
            <w:color w:val="000000" w:themeColor="text1"/>
            <w:sz w:val="28"/>
            <w:szCs w:val="28"/>
            <w:lang w:val="en-US" w:eastAsia="zh-CN"/>
            <w14:textFill>
              <w14:solidFill>
                <w14:schemeClr w14:val="tx1"/>
              </w14:solidFill>
            </w14:textFill>
          </w:rPr>
          <w:t>vue</w:t>
        </w:r>
      </w:ins>
      <w:ins w:id="29603" w:author="梁元" w:date="2019-05-14T19:54:28Z">
        <w:r>
          <w:rPr>
            <w:rFonts w:hint="eastAsia" w:ascii="仿宋" w:hAnsi="仿宋" w:eastAsia="仿宋"/>
            <w:color w:val="000000" w:themeColor="text1"/>
            <w:sz w:val="28"/>
            <w:szCs w:val="28"/>
            <w:lang w:val="en-US" w:eastAsia="zh-CN"/>
            <w14:textFill>
              <w14:solidFill>
                <w14:schemeClr w14:val="tx1"/>
              </w14:solidFill>
            </w14:textFill>
          </w:rPr>
          <w:t>js</w:t>
        </w:r>
      </w:ins>
      <w:ins w:id="29604" w:author="梁元" w:date="2019-05-14T19:54:32Z">
        <w:r>
          <w:rPr>
            <w:rFonts w:hint="eastAsia" w:ascii="仿宋" w:hAnsi="仿宋" w:eastAsia="仿宋"/>
            <w:color w:val="000000" w:themeColor="text1"/>
            <w:sz w:val="28"/>
            <w:szCs w:val="28"/>
            <w:lang w:val="en-US" w:eastAsia="zh-CN"/>
            <w14:textFill>
              <w14:solidFill>
                <w14:schemeClr w14:val="tx1"/>
              </w14:solidFill>
            </w14:textFill>
          </w:rPr>
          <w:t>变化</w:t>
        </w:r>
      </w:ins>
      <w:ins w:id="29605" w:author="梁元" w:date="2019-05-14T19:54:33Z">
        <w:r>
          <w:rPr>
            <w:rFonts w:hint="eastAsia" w:ascii="仿宋" w:hAnsi="仿宋" w:eastAsia="仿宋"/>
            <w:color w:val="000000" w:themeColor="text1"/>
            <w:sz w:val="28"/>
            <w:szCs w:val="28"/>
            <w:lang w:val="en-US" w:eastAsia="zh-CN"/>
            <w14:textFill>
              <w14:solidFill>
                <w14:schemeClr w14:val="tx1"/>
              </w14:solidFill>
            </w14:textFill>
          </w:rPr>
          <w:t>检测</w:t>
        </w:r>
      </w:ins>
      <w:ins w:id="29606" w:author="梁元" w:date="2019-05-14T19:54:34Z">
        <w:r>
          <w:rPr>
            <w:rFonts w:hint="eastAsia" w:ascii="仿宋" w:hAnsi="仿宋" w:eastAsia="仿宋"/>
            <w:color w:val="000000" w:themeColor="text1"/>
            <w:sz w:val="28"/>
            <w:szCs w:val="28"/>
            <w:lang w:val="en-US" w:eastAsia="zh-CN"/>
            <w14:textFill>
              <w14:solidFill>
                <w14:schemeClr w14:val="tx1"/>
              </w14:solidFill>
            </w14:textFill>
          </w:rPr>
          <w:t>问题</w:t>
        </w:r>
      </w:ins>
      <w:ins w:id="29607" w:author="梁元" w:date="2019-05-14T19:51:07Z">
        <w:r>
          <w:rPr>
            <w:rFonts w:hint="eastAsia" w:ascii="仿宋" w:hAnsi="仿宋" w:eastAsia="仿宋"/>
            <w:color w:val="000000" w:themeColor="text1"/>
            <w:sz w:val="28"/>
            <w:szCs w:val="28"/>
            <w:lang w:eastAsia="zh-CN"/>
            <w:rPrChange w:id="29608" w:author="梁元" w:date="2019-05-14T19:51:36Z">
              <w:rPr>
                <w:rFonts w:hint="eastAsia" w:ascii="仿宋" w:hAnsi="仿宋" w:eastAsia="仿宋"/>
                <w:sz w:val="28"/>
                <w:szCs w:val="28"/>
                <w:lang w:eastAsia="zh-CN"/>
              </w:rPr>
            </w:rPrChange>
            <w14:textFill>
              <w14:solidFill>
                <w14:schemeClr w14:val="tx1"/>
              </w14:solidFill>
            </w14:textFill>
          </w:rPr>
          <w:t>？</w:t>
        </w:r>
        <w:bookmarkEnd w:id="968"/>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9610" w:author="梁元" w:date="2019-05-14T19:51:07Z"/>
        </w:trPr>
        <w:tc>
          <w:tcPr>
            <w:tcW w:w="1523" w:type="dxa"/>
          </w:tcPr>
          <w:p>
            <w:pPr>
              <w:jc w:val="center"/>
              <w:rPr>
                <w:ins w:id="29611" w:author="梁元" w:date="2019-05-14T19:51:07Z"/>
                <w:rFonts w:ascii="仿宋" w:hAnsi="仿宋" w:eastAsia="仿宋"/>
                <w:color w:val="000000" w:themeColor="text1"/>
                <w:rPrChange w:id="29612" w:author="梁元" w:date="2019-05-14T19:51:36Z">
                  <w:rPr>
                    <w:ins w:id="29613" w:author="梁元" w:date="2019-05-14T19:51:07Z"/>
                    <w:rFonts w:ascii="仿宋" w:hAnsi="仿宋" w:eastAsia="仿宋"/>
                  </w:rPr>
                </w:rPrChange>
                <w14:textFill>
                  <w14:solidFill>
                    <w14:schemeClr w14:val="tx1"/>
                  </w14:solidFill>
                </w14:textFill>
              </w:rPr>
            </w:pPr>
            <w:ins w:id="29614" w:author="梁元" w:date="2019-05-14T19:51:07Z">
              <w:r>
                <w:rPr>
                  <w:rFonts w:hint="eastAsia" w:ascii="仿宋" w:hAnsi="仿宋" w:eastAsia="仿宋"/>
                  <w:color w:val="000000" w:themeColor="text1"/>
                  <w:rPrChange w:id="29615"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29617" w:author="梁元" w:date="2019-05-14T19:51:07Z"/>
                <w:rFonts w:ascii="仿宋" w:hAnsi="仿宋" w:eastAsia="仿宋"/>
                <w:color w:val="000000" w:themeColor="text1"/>
                <w:rPrChange w:id="29618" w:author="梁元" w:date="2019-05-14T19:51:36Z">
                  <w:rPr>
                    <w:ins w:id="29619" w:author="梁元" w:date="2019-05-14T19:51:07Z"/>
                    <w:rFonts w:ascii="仿宋" w:hAnsi="仿宋" w:eastAsia="仿宋"/>
                  </w:rPr>
                </w:rPrChange>
                <w14:textFill>
                  <w14:solidFill>
                    <w14:schemeClr w14:val="tx1"/>
                  </w14:solidFill>
                </w14:textFill>
              </w:rPr>
            </w:pPr>
            <w:ins w:id="29620" w:author="梁元" w:date="2019-05-14T19:51:07Z">
              <w:r>
                <w:rPr>
                  <w:rFonts w:hint="eastAsia" w:ascii="仿宋" w:hAnsi="仿宋" w:eastAsia="仿宋"/>
                  <w:color w:val="000000" w:themeColor="text1"/>
                  <w:rPrChange w:id="29621"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29623" w:author="梁元" w:date="2019-05-14T19:51:07Z"/>
                <w:rFonts w:ascii="仿宋" w:hAnsi="仿宋" w:eastAsia="仿宋"/>
                <w:color w:val="000000" w:themeColor="text1"/>
                <w:rPrChange w:id="29624" w:author="梁元" w:date="2019-05-14T19:51:36Z">
                  <w:rPr>
                    <w:ins w:id="29625" w:author="梁元" w:date="2019-05-14T19:51:07Z"/>
                    <w:rFonts w:ascii="仿宋" w:hAnsi="仿宋" w:eastAsia="仿宋"/>
                  </w:rPr>
                </w:rPrChange>
                <w14:textFill>
                  <w14:solidFill>
                    <w14:schemeClr w14:val="tx1"/>
                  </w14:solidFill>
                </w14:textFill>
              </w:rPr>
            </w:pPr>
            <w:ins w:id="29626" w:author="梁元" w:date="2019-05-14T19:51:07Z">
              <w:r>
                <w:rPr>
                  <w:rFonts w:hint="eastAsia" w:ascii="仿宋" w:hAnsi="仿宋" w:eastAsia="仿宋"/>
                  <w:color w:val="000000" w:themeColor="text1"/>
                  <w:rPrChange w:id="29627"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29629" w:author="梁元" w:date="2019-05-14T19:51:07Z"/>
                <w:rFonts w:ascii="仿宋" w:hAnsi="仿宋" w:eastAsia="仿宋"/>
                <w:color w:val="000000" w:themeColor="text1"/>
                <w:rPrChange w:id="29630" w:author="梁元" w:date="2019-05-14T19:51:36Z">
                  <w:rPr>
                    <w:ins w:id="29631" w:author="梁元" w:date="2019-05-14T19:51:07Z"/>
                    <w:rFonts w:ascii="仿宋" w:hAnsi="仿宋" w:eastAsia="仿宋"/>
                  </w:rPr>
                </w:rPrChange>
                <w14:textFill>
                  <w14:solidFill>
                    <w14:schemeClr w14:val="tx1"/>
                  </w14:solidFill>
                </w14:textFill>
              </w:rPr>
            </w:pPr>
            <w:ins w:id="29632" w:author="梁元" w:date="2019-05-14T19:51:07Z">
              <w:r>
                <w:rPr>
                  <w:rFonts w:hint="eastAsia" w:ascii="仿宋" w:hAnsi="仿宋" w:eastAsia="仿宋"/>
                  <w:color w:val="000000" w:themeColor="text1"/>
                  <w:rPrChange w:id="29633"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29635" w:author="梁元" w:date="2019-05-14T19:51:07Z"/>
                <w:rFonts w:ascii="仿宋" w:hAnsi="仿宋" w:eastAsia="仿宋"/>
                <w:color w:val="000000" w:themeColor="text1"/>
                <w:rPrChange w:id="29636" w:author="梁元" w:date="2019-05-14T19:51:36Z">
                  <w:rPr>
                    <w:ins w:id="29637" w:author="梁元" w:date="2019-05-14T19:51:07Z"/>
                    <w:rFonts w:ascii="仿宋" w:hAnsi="仿宋" w:eastAsia="仿宋"/>
                  </w:rPr>
                </w:rPrChange>
                <w14:textFill>
                  <w14:solidFill>
                    <w14:schemeClr w14:val="tx1"/>
                  </w14:solidFill>
                </w14:textFill>
              </w:rPr>
            </w:pPr>
            <w:ins w:id="29638" w:author="梁元" w:date="2019-05-14T19:51:07Z">
              <w:r>
                <w:rPr>
                  <w:rFonts w:hint="eastAsia" w:ascii="仿宋" w:hAnsi="仿宋" w:eastAsia="仿宋"/>
                  <w:color w:val="000000" w:themeColor="text1"/>
                  <w:rPrChange w:id="29639"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29641" w:author="梁元" w:date="2019-05-14T19:51:07Z"/>
        </w:trPr>
        <w:tc>
          <w:tcPr>
            <w:tcW w:w="1523" w:type="dxa"/>
          </w:tcPr>
          <w:p>
            <w:pPr>
              <w:jc w:val="center"/>
              <w:rPr>
                <w:ins w:id="29642" w:author="梁元" w:date="2019-05-14T19:51:07Z"/>
                <w:rFonts w:ascii="仿宋" w:hAnsi="仿宋" w:eastAsia="仿宋"/>
                <w:color w:val="000000" w:themeColor="text1"/>
                <w:rPrChange w:id="29643" w:author="梁元" w:date="2019-05-14T19:51:36Z">
                  <w:rPr>
                    <w:ins w:id="29644" w:author="梁元" w:date="2019-05-14T19:51:07Z"/>
                    <w:rFonts w:ascii="仿宋" w:hAnsi="仿宋" w:eastAsia="仿宋"/>
                  </w:rPr>
                </w:rPrChange>
                <w14:textFill>
                  <w14:solidFill>
                    <w14:schemeClr w14:val="tx1"/>
                  </w14:solidFill>
                </w14:textFill>
              </w:rPr>
            </w:pPr>
            <w:ins w:id="29645" w:author="梁元" w:date="2019-05-14T19:51:07Z">
              <w:r>
                <w:rPr>
                  <w:rFonts w:hint="eastAsia" w:ascii="仿宋" w:hAnsi="仿宋" w:eastAsia="仿宋"/>
                  <w:color w:val="000000" w:themeColor="text1"/>
                  <w:rPrChange w:id="29646" w:author="梁元" w:date="2019-05-14T19:51:36Z">
                    <w:rPr>
                      <w:rFonts w:hint="eastAsia" w:ascii="仿宋" w:hAnsi="仿宋" w:eastAsia="仿宋"/>
                    </w:rPr>
                  </w:rPrChange>
                  <w14:textFill>
                    <w14:solidFill>
                      <w14:schemeClr w14:val="tx1"/>
                    </w14:solidFill>
                  </w14:textFill>
                </w:rPr>
                <w:t>95%</w:t>
              </w:r>
            </w:ins>
          </w:p>
        </w:tc>
        <w:tc>
          <w:tcPr>
            <w:tcW w:w="1559" w:type="dxa"/>
          </w:tcPr>
          <w:p>
            <w:pPr>
              <w:jc w:val="center"/>
              <w:rPr>
                <w:ins w:id="29648" w:author="梁元" w:date="2019-05-14T19:51:07Z"/>
                <w:rFonts w:ascii="仿宋" w:hAnsi="仿宋" w:eastAsia="仿宋"/>
                <w:color w:val="000000" w:themeColor="text1"/>
                <w:rPrChange w:id="29649" w:author="梁元" w:date="2019-05-14T19:51:36Z">
                  <w:rPr>
                    <w:ins w:id="29650" w:author="梁元" w:date="2019-05-14T19:51:07Z"/>
                    <w:rFonts w:ascii="仿宋" w:hAnsi="仿宋" w:eastAsia="仿宋"/>
                  </w:rPr>
                </w:rPrChange>
                <w14:textFill>
                  <w14:solidFill>
                    <w14:schemeClr w14:val="tx1"/>
                  </w14:solidFill>
                </w14:textFill>
              </w:rPr>
            </w:pPr>
            <w:ins w:id="29651" w:author="梁元" w:date="2019-05-14T19:51:07Z">
              <w:r>
                <w:rPr>
                  <w:rFonts w:hint="eastAsia" w:ascii="仿宋" w:hAnsi="仿宋" w:eastAsia="仿宋"/>
                  <w:color w:val="000000" w:themeColor="text1"/>
                  <w:rPrChange w:id="29652" w:author="梁元" w:date="2019-05-14T19:51:36Z">
                    <w:rPr>
                      <w:rFonts w:hint="eastAsia" w:ascii="仿宋" w:hAnsi="仿宋" w:eastAsia="仿宋"/>
                    </w:rPr>
                  </w:rPrChange>
                  <w14:textFill>
                    <w14:solidFill>
                      <w14:schemeClr w14:val="tx1"/>
                    </w14:solidFill>
                  </w14:textFill>
                </w:rPr>
                <w:t>3星</w:t>
              </w:r>
            </w:ins>
          </w:p>
        </w:tc>
        <w:tc>
          <w:tcPr>
            <w:tcW w:w="1418" w:type="dxa"/>
          </w:tcPr>
          <w:p>
            <w:pPr>
              <w:jc w:val="center"/>
              <w:rPr>
                <w:ins w:id="29654" w:author="梁元" w:date="2019-05-14T19:51:07Z"/>
                <w:rFonts w:ascii="仿宋" w:hAnsi="仿宋" w:eastAsia="仿宋"/>
                <w:color w:val="000000" w:themeColor="text1"/>
                <w:rPrChange w:id="29655" w:author="梁元" w:date="2019-05-14T19:51:36Z">
                  <w:rPr>
                    <w:ins w:id="29656" w:author="梁元" w:date="2019-05-14T19:51:07Z"/>
                    <w:rFonts w:ascii="仿宋" w:hAnsi="仿宋" w:eastAsia="仿宋"/>
                  </w:rPr>
                </w:rPrChange>
                <w14:textFill>
                  <w14:solidFill>
                    <w14:schemeClr w14:val="tx1"/>
                  </w14:solidFill>
                </w14:textFill>
              </w:rPr>
            </w:pPr>
            <w:ins w:id="29657" w:author="梁元" w:date="2019-05-14T19:51:07Z">
              <w:r>
                <w:rPr>
                  <w:rFonts w:hint="eastAsia" w:ascii="仿宋" w:hAnsi="仿宋" w:eastAsia="仿宋"/>
                  <w:color w:val="000000" w:themeColor="text1"/>
                  <w:rPrChange w:id="29658" w:author="梁元" w:date="2019-05-14T19:51:36Z">
                    <w:rPr>
                      <w:rFonts w:hint="eastAsia" w:ascii="仿宋" w:hAnsi="仿宋" w:eastAsia="仿宋"/>
                    </w:rPr>
                  </w:rPrChange>
                  <w14:textFill>
                    <w14:solidFill>
                      <w14:schemeClr w14:val="tx1"/>
                    </w14:solidFill>
                  </w14:textFill>
                </w:rPr>
                <w:t>前端</w:t>
              </w:r>
            </w:ins>
          </w:p>
        </w:tc>
        <w:tc>
          <w:tcPr>
            <w:tcW w:w="1417" w:type="dxa"/>
          </w:tcPr>
          <w:p>
            <w:pPr>
              <w:jc w:val="center"/>
              <w:rPr>
                <w:ins w:id="29660" w:author="梁元" w:date="2019-05-14T19:51:07Z"/>
                <w:rFonts w:ascii="仿宋" w:hAnsi="仿宋" w:eastAsia="仿宋"/>
                <w:color w:val="000000" w:themeColor="text1"/>
                <w:rPrChange w:id="29661" w:author="梁元" w:date="2019-05-14T19:51:36Z">
                  <w:rPr>
                    <w:ins w:id="29662" w:author="梁元" w:date="2019-05-14T19:51:07Z"/>
                    <w:rFonts w:ascii="仿宋" w:hAnsi="仿宋" w:eastAsia="仿宋"/>
                  </w:rPr>
                </w:rPrChange>
                <w14:textFill>
                  <w14:solidFill>
                    <w14:schemeClr w14:val="tx1"/>
                  </w14:solidFill>
                </w14:textFill>
              </w:rPr>
            </w:pPr>
            <w:ins w:id="29663" w:author="梁元" w:date="2019-05-14T19:51:07Z">
              <w:r>
                <w:rPr>
                  <w:rFonts w:hint="eastAsia" w:ascii="仿宋" w:hAnsi="仿宋" w:eastAsia="仿宋"/>
                  <w:color w:val="000000" w:themeColor="text1"/>
                  <w:rPrChange w:id="29664" w:author="梁元" w:date="2019-05-14T19:51:36Z">
                    <w:rPr>
                      <w:rFonts w:hint="eastAsia" w:ascii="仿宋" w:hAnsi="仿宋" w:eastAsia="仿宋"/>
                    </w:rPr>
                  </w:rPrChange>
                  <w14:textFill>
                    <w14:solidFill>
                      <w14:schemeClr w14:val="tx1"/>
                    </w14:solidFill>
                  </w14:textFill>
                </w:rPr>
                <w:t>移动端适配</w:t>
              </w:r>
            </w:ins>
          </w:p>
        </w:tc>
        <w:tc>
          <w:tcPr>
            <w:tcW w:w="1465" w:type="dxa"/>
          </w:tcPr>
          <w:p>
            <w:pPr>
              <w:jc w:val="center"/>
              <w:rPr>
                <w:ins w:id="29666" w:author="梁元" w:date="2019-05-14T19:51:07Z"/>
                <w:rFonts w:ascii="仿宋" w:hAnsi="仿宋" w:eastAsia="仿宋"/>
                <w:color w:val="000000" w:themeColor="text1"/>
                <w:rPrChange w:id="29667" w:author="梁元" w:date="2019-05-14T19:51:36Z">
                  <w:rPr>
                    <w:ins w:id="29668" w:author="梁元" w:date="2019-05-14T19:51:07Z"/>
                    <w:rFonts w:ascii="仿宋" w:hAnsi="仿宋" w:eastAsia="仿宋"/>
                  </w:rPr>
                </w:rPrChange>
                <w14:textFill>
                  <w14:solidFill>
                    <w14:schemeClr w14:val="tx1"/>
                  </w14:solidFill>
                </w14:textFill>
              </w:rPr>
            </w:pPr>
            <w:ins w:id="29669" w:author="梁元" w:date="2019-05-14T19:51:07Z">
              <w:r>
                <w:rPr>
                  <w:rFonts w:hint="eastAsia" w:ascii="仿宋" w:hAnsi="仿宋" w:eastAsia="仿宋"/>
                  <w:color w:val="000000" w:themeColor="text1"/>
                  <w:rPrChange w:id="29670" w:author="梁元" w:date="2019-05-14T19:51:36Z">
                    <w:rPr>
                      <w:rFonts w:hint="eastAsia" w:ascii="仿宋" w:hAnsi="仿宋" w:eastAsia="仿宋"/>
                    </w:rPr>
                  </w:rPrChange>
                  <w14:textFill>
                    <w14:solidFill>
                      <w14:schemeClr w14:val="tx1"/>
                    </w14:solidFill>
                  </w14:textFill>
                </w:rPr>
                <w:t>移动端适配</w:t>
              </w:r>
            </w:ins>
          </w:p>
        </w:tc>
      </w:tr>
    </w:tbl>
    <w:p>
      <w:pPr>
        <w:pStyle w:val="3"/>
        <w:numPr>
          <w:ilvl w:val="0"/>
          <w:numId w:val="30"/>
        </w:numPr>
        <w:spacing w:line="240" w:lineRule="auto"/>
        <w:ind w:firstLine="562" w:firstLineChars="200"/>
        <w:rPr>
          <w:ins w:id="29672" w:author="梁元" w:date="2019-05-14T19:51:07Z"/>
          <w:rFonts w:ascii="仿宋" w:hAnsi="仿宋" w:eastAsia="仿宋"/>
          <w:color w:val="000000" w:themeColor="text1"/>
          <w:sz w:val="28"/>
          <w:szCs w:val="28"/>
          <w:rPrChange w:id="29673" w:author="梁元" w:date="2019-05-14T19:51:36Z">
            <w:rPr>
              <w:ins w:id="29674" w:author="梁元" w:date="2019-05-14T19:51:07Z"/>
              <w:rFonts w:ascii="仿宋" w:hAnsi="仿宋" w:eastAsia="仿宋"/>
              <w:sz w:val="28"/>
              <w:szCs w:val="28"/>
            </w:rPr>
          </w:rPrChange>
          <w14:textFill>
            <w14:solidFill>
              <w14:schemeClr w14:val="tx1"/>
            </w14:solidFill>
          </w14:textFill>
        </w:rPr>
      </w:pPr>
      <w:ins w:id="29675" w:author="梁元" w:date="2019-05-14T19:51:07Z">
        <w:r>
          <w:rPr>
            <w:rFonts w:hint="eastAsia" w:ascii="仿宋" w:hAnsi="仿宋" w:eastAsia="仿宋"/>
            <w:color w:val="000000" w:themeColor="text1"/>
            <w:sz w:val="28"/>
            <w:szCs w:val="28"/>
            <w:rPrChange w:id="29676" w:author="梁元" w:date="2019-05-14T19:51:36Z">
              <w:rPr>
                <w:rFonts w:hint="eastAsia" w:ascii="仿宋" w:hAnsi="仿宋" w:eastAsia="仿宋"/>
                <w:sz w:val="28"/>
                <w:szCs w:val="28"/>
              </w:rPr>
            </w:rPrChange>
            <w14:textFill>
              <w14:solidFill>
                <w14:schemeClr w14:val="tx1"/>
              </w14:solidFill>
            </w14:textFill>
          </w:rPr>
          <w:t>通常解法</w:t>
        </w:r>
      </w:ins>
    </w:p>
    <w:p>
      <w:pPr>
        <w:ind w:firstLine="480" w:firstLineChars="200"/>
        <w:rPr>
          <w:ins w:id="29678" w:author="梁元" w:date="2019-05-14T19:51:07Z"/>
          <w:color w:val="000000" w:themeColor="text1"/>
          <w:rPrChange w:id="29679" w:author="梁元" w:date="2019-05-14T19:51:36Z">
            <w:rPr>
              <w:ins w:id="29680" w:author="梁元" w:date="2019-05-14T19:51:07Z"/>
            </w:rPr>
          </w:rPrChange>
          <w14:textFill>
            <w14:solidFill>
              <w14:schemeClr w14:val="tx1"/>
            </w14:solidFill>
          </w14:textFill>
        </w:rPr>
      </w:pPr>
      <w:ins w:id="29681" w:author="梁元" w:date="2019-05-14T19:51:07Z">
        <w:r>
          <w:rPr>
            <w:rFonts w:hint="eastAsia"/>
            <w:color w:val="000000" w:themeColor="text1"/>
            <w:rPrChange w:id="29682" w:author="梁元" w:date="2019-05-14T19:51:36Z">
              <w:rPr>
                <w:rFonts w:hint="eastAsia"/>
              </w:rPr>
            </w:rPrChange>
            <w14:textFill>
              <w14:solidFill>
                <w14:schemeClr w14:val="tx1"/>
              </w14:solidFill>
            </w14:textFill>
          </w:rPr>
          <w:t>通过百分比进行单位的换算；</w:t>
        </w:r>
      </w:ins>
    </w:p>
    <w:p>
      <w:pPr>
        <w:ind w:firstLine="480" w:firstLineChars="200"/>
        <w:rPr>
          <w:ins w:id="29684" w:author="梁元" w:date="2019-05-14T19:51:07Z"/>
          <w:color w:val="000000" w:themeColor="text1"/>
          <w:rPrChange w:id="29685" w:author="梁元" w:date="2019-05-14T19:51:36Z">
            <w:rPr>
              <w:ins w:id="29686" w:author="梁元" w:date="2019-05-14T19:51:07Z"/>
            </w:rPr>
          </w:rPrChange>
          <w14:textFill>
            <w14:solidFill>
              <w14:schemeClr w14:val="tx1"/>
            </w14:solidFill>
          </w14:textFill>
        </w:rPr>
      </w:pPr>
      <w:ins w:id="29687" w:author="梁元" w:date="2019-05-14T19:51:07Z">
        <w:r>
          <w:rPr>
            <w:rFonts w:hint="eastAsia"/>
            <w:color w:val="000000" w:themeColor="text1"/>
            <w:rPrChange w:id="29688" w:author="梁元" w:date="2019-05-14T19:51:36Z">
              <w:rPr>
                <w:rFonts w:hint="eastAsia"/>
              </w:rPr>
            </w:rPrChange>
            <w14:textFill>
              <w14:solidFill>
                <w14:schemeClr w14:val="tx1"/>
              </w14:solidFill>
            </w14:textFill>
          </w:rPr>
          <w:t>通过媒介查询进行单位的设置；</w:t>
        </w:r>
      </w:ins>
    </w:p>
    <w:p>
      <w:pPr>
        <w:ind w:firstLine="480" w:firstLineChars="200"/>
        <w:rPr>
          <w:ins w:id="29690" w:author="梁元" w:date="2019-05-14T19:51:07Z"/>
          <w:color w:val="000000" w:themeColor="text1"/>
          <w:rPrChange w:id="29691" w:author="梁元" w:date="2019-05-14T19:51:36Z">
            <w:rPr>
              <w:ins w:id="29692" w:author="梁元" w:date="2019-05-14T19:51:07Z"/>
            </w:rPr>
          </w:rPrChange>
          <w14:textFill>
            <w14:solidFill>
              <w14:schemeClr w14:val="tx1"/>
            </w14:solidFill>
          </w14:textFill>
        </w:rPr>
      </w:pPr>
      <w:ins w:id="29693" w:author="梁元" w:date="2019-05-14T19:51:07Z">
        <w:r>
          <w:rPr>
            <w:rFonts w:hint="eastAsia"/>
            <w:color w:val="000000" w:themeColor="text1"/>
            <w:rPrChange w:id="29694" w:author="梁元" w:date="2019-05-14T19:51:36Z">
              <w:rPr>
                <w:rFonts w:hint="eastAsia"/>
              </w:rPr>
            </w:rPrChange>
            <w14:textFill>
              <w14:solidFill>
                <w14:schemeClr w14:val="tx1"/>
              </w14:solidFill>
            </w14:textFill>
          </w:rPr>
          <w:t>使用媒介查询配合rem</w:t>
        </w:r>
      </w:ins>
    </w:p>
    <w:p>
      <w:pPr>
        <w:ind w:firstLine="420" w:firstLineChars="200"/>
        <w:rPr>
          <w:ins w:id="29696" w:author="梁元" w:date="2019-05-14T19:51:07Z"/>
          <w:color w:val="000000" w:themeColor="text1"/>
          <w:sz w:val="21"/>
          <w:szCs w:val="21"/>
          <w:rPrChange w:id="29697" w:author="梁元" w:date="2019-05-14T19:51:36Z">
            <w:rPr>
              <w:ins w:id="29698" w:author="梁元" w:date="2019-05-14T19:51:07Z"/>
              <w:sz w:val="21"/>
              <w:szCs w:val="21"/>
            </w:rPr>
          </w:rPrChange>
          <w14:textFill>
            <w14:solidFill>
              <w14:schemeClr w14:val="tx1"/>
            </w14:solidFill>
          </w14:textFill>
        </w:rPr>
      </w:pPr>
      <w:ins w:id="29699" w:author="梁元" w:date="2019-05-14T19:51:07Z">
        <w:r>
          <w:rPr>
            <w:color w:val="000000" w:themeColor="text1"/>
            <w:sz w:val="21"/>
            <w:szCs w:val="21"/>
            <w:rPrChange w:id="29700" w:author="梁元" w:date="2019-05-14T19:51:36Z">
              <w:rPr>
                <w:sz w:val="21"/>
                <w:szCs w:val="21"/>
              </w:rPr>
            </w:rPrChange>
            <w14:textFill>
              <w14:solidFill>
                <w14:schemeClr w14:val="tx1"/>
              </w14:solidFill>
            </w14:textFill>
          </w:rPr>
          <w:t>@media screen and (min-width:360px) and (max-width:374px) and (orientation:portrait) {</w:t>
        </w:r>
      </w:ins>
    </w:p>
    <w:p>
      <w:pPr>
        <w:ind w:firstLine="420" w:firstLineChars="200"/>
        <w:rPr>
          <w:ins w:id="29702" w:author="梁元" w:date="2019-05-14T19:51:07Z"/>
          <w:color w:val="000000" w:themeColor="text1"/>
          <w:sz w:val="21"/>
          <w:szCs w:val="21"/>
          <w:rPrChange w:id="29703" w:author="梁元" w:date="2019-05-14T19:51:36Z">
            <w:rPr>
              <w:ins w:id="29704" w:author="梁元" w:date="2019-05-14T19:51:07Z"/>
              <w:sz w:val="21"/>
              <w:szCs w:val="21"/>
            </w:rPr>
          </w:rPrChange>
          <w14:textFill>
            <w14:solidFill>
              <w14:schemeClr w14:val="tx1"/>
            </w14:solidFill>
          </w14:textFill>
        </w:rPr>
      </w:pPr>
      <w:ins w:id="29705" w:author="梁元" w:date="2019-05-14T19:51:07Z">
        <w:r>
          <w:rPr>
            <w:color w:val="000000" w:themeColor="text1"/>
            <w:sz w:val="21"/>
            <w:szCs w:val="21"/>
            <w:rPrChange w:id="29706" w:author="梁元" w:date="2019-05-14T19:51:36Z">
              <w:rPr>
                <w:sz w:val="21"/>
                <w:szCs w:val="21"/>
              </w:rPr>
            </w:rPrChange>
            <w14:textFill>
              <w14:solidFill>
                <w14:schemeClr w14:val="tx1"/>
              </w14:solidFill>
            </w14:textFill>
          </w:rPr>
          <w:t xml:space="preserve">    html { font-size: 703%; }</w:t>
        </w:r>
      </w:ins>
    </w:p>
    <w:p>
      <w:pPr>
        <w:ind w:firstLine="420" w:firstLineChars="200"/>
        <w:rPr>
          <w:ins w:id="29708" w:author="梁元" w:date="2019-05-14T19:51:07Z"/>
          <w:color w:val="000000" w:themeColor="text1"/>
          <w:sz w:val="21"/>
          <w:szCs w:val="21"/>
          <w:rPrChange w:id="29709" w:author="梁元" w:date="2019-05-14T19:51:36Z">
            <w:rPr>
              <w:ins w:id="29710" w:author="梁元" w:date="2019-05-14T19:51:07Z"/>
              <w:sz w:val="21"/>
              <w:szCs w:val="21"/>
            </w:rPr>
          </w:rPrChange>
          <w14:textFill>
            <w14:solidFill>
              <w14:schemeClr w14:val="tx1"/>
            </w14:solidFill>
          </w14:textFill>
        </w:rPr>
      </w:pPr>
      <w:ins w:id="29711" w:author="梁元" w:date="2019-05-14T19:51:07Z">
        <w:r>
          <w:rPr>
            <w:color w:val="000000" w:themeColor="text1"/>
            <w:sz w:val="21"/>
            <w:szCs w:val="21"/>
            <w:rPrChange w:id="29712" w:author="梁元" w:date="2019-05-14T19:51:36Z">
              <w:rPr>
                <w:sz w:val="21"/>
                <w:szCs w:val="21"/>
              </w:rPr>
            </w:rPrChange>
            <w14:textFill>
              <w14:solidFill>
                <w14:schemeClr w14:val="tx1"/>
              </w14:solidFill>
            </w14:textFill>
          </w:rPr>
          <w:t>}</w:t>
        </w:r>
      </w:ins>
    </w:p>
    <w:p>
      <w:pPr>
        <w:ind w:firstLine="420" w:firstLineChars="200"/>
        <w:rPr>
          <w:ins w:id="29714" w:author="梁元" w:date="2019-05-14T19:51:07Z"/>
          <w:color w:val="000000" w:themeColor="text1"/>
          <w:sz w:val="21"/>
          <w:szCs w:val="21"/>
          <w:rPrChange w:id="29715" w:author="梁元" w:date="2019-05-14T19:51:36Z">
            <w:rPr>
              <w:ins w:id="29716" w:author="梁元" w:date="2019-05-14T19:51:07Z"/>
              <w:sz w:val="21"/>
              <w:szCs w:val="21"/>
            </w:rPr>
          </w:rPrChange>
          <w14:textFill>
            <w14:solidFill>
              <w14:schemeClr w14:val="tx1"/>
            </w14:solidFill>
          </w14:textFill>
        </w:rPr>
      </w:pPr>
      <w:ins w:id="29717" w:author="梁元" w:date="2019-05-14T19:51:07Z">
        <w:r>
          <w:rPr>
            <w:color w:val="000000" w:themeColor="text1"/>
            <w:sz w:val="21"/>
            <w:szCs w:val="21"/>
            <w:rPrChange w:id="29718" w:author="梁元" w:date="2019-05-14T19:51:36Z">
              <w:rPr>
                <w:sz w:val="21"/>
                <w:szCs w:val="21"/>
              </w:rPr>
            </w:rPrChange>
            <w14:textFill>
              <w14:solidFill>
                <w14:schemeClr w14:val="tx1"/>
              </w14:solidFill>
            </w14:textFill>
          </w:rPr>
          <w:t>@media screen and (min-width:375px) and (max-width:383px) and (orientation:portrait) {</w:t>
        </w:r>
      </w:ins>
    </w:p>
    <w:p>
      <w:pPr>
        <w:ind w:firstLine="420" w:firstLineChars="200"/>
        <w:rPr>
          <w:ins w:id="29720" w:author="梁元" w:date="2019-05-14T19:51:07Z"/>
          <w:color w:val="000000" w:themeColor="text1"/>
          <w:sz w:val="21"/>
          <w:szCs w:val="21"/>
          <w:rPrChange w:id="29721" w:author="梁元" w:date="2019-05-14T19:51:36Z">
            <w:rPr>
              <w:ins w:id="29722" w:author="梁元" w:date="2019-05-14T19:51:07Z"/>
              <w:sz w:val="21"/>
              <w:szCs w:val="21"/>
            </w:rPr>
          </w:rPrChange>
          <w14:textFill>
            <w14:solidFill>
              <w14:schemeClr w14:val="tx1"/>
            </w14:solidFill>
          </w14:textFill>
        </w:rPr>
      </w:pPr>
      <w:ins w:id="29723" w:author="梁元" w:date="2019-05-14T19:51:07Z">
        <w:r>
          <w:rPr>
            <w:color w:val="000000" w:themeColor="text1"/>
            <w:sz w:val="21"/>
            <w:szCs w:val="21"/>
            <w:rPrChange w:id="29724" w:author="梁元" w:date="2019-05-14T19:51:36Z">
              <w:rPr>
                <w:sz w:val="21"/>
                <w:szCs w:val="21"/>
              </w:rPr>
            </w:rPrChange>
            <w14:textFill>
              <w14:solidFill>
                <w14:schemeClr w14:val="tx1"/>
              </w14:solidFill>
            </w14:textFill>
          </w:rPr>
          <w:t xml:space="preserve">    html { font-size: 732.4%; }</w:t>
        </w:r>
      </w:ins>
    </w:p>
    <w:p>
      <w:pPr>
        <w:ind w:firstLine="420" w:firstLineChars="200"/>
        <w:rPr>
          <w:ins w:id="29726" w:author="梁元" w:date="2019-05-14T19:51:07Z"/>
          <w:color w:val="000000" w:themeColor="text1"/>
          <w:sz w:val="21"/>
          <w:szCs w:val="21"/>
          <w:rPrChange w:id="29727" w:author="梁元" w:date="2019-05-14T19:51:36Z">
            <w:rPr>
              <w:ins w:id="29728" w:author="梁元" w:date="2019-05-14T19:51:07Z"/>
              <w:sz w:val="21"/>
              <w:szCs w:val="21"/>
            </w:rPr>
          </w:rPrChange>
          <w14:textFill>
            <w14:solidFill>
              <w14:schemeClr w14:val="tx1"/>
            </w14:solidFill>
          </w14:textFill>
        </w:rPr>
      </w:pPr>
      <w:ins w:id="29729" w:author="梁元" w:date="2019-05-14T19:51:07Z">
        <w:r>
          <w:rPr>
            <w:color w:val="000000" w:themeColor="text1"/>
            <w:sz w:val="21"/>
            <w:szCs w:val="21"/>
            <w:rPrChange w:id="29730" w:author="梁元" w:date="2019-05-14T19:51:36Z">
              <w:rPr>
                <w:sz w:val="21"/>
                <w:szCs w:val="21"/>
              </w:rPr>
            </w:rPrChange>
            <w14:textFill>
              <w14:solidFill>
                <w14:schemeClr w14:val="tx1"/>
              </w14:solidFill>
            </w14:textFill>
          </w:rPr>
          <w:t>}</w:t>
        </w:r>
      </w:ins>
    </w:p>
    <w:p>
      <w:pPr>
        <w:ind w:firstLine="420" w:firstLineChars="200"/>
        <w:rPr>
          <w:ins w:id="29732" w:author="梁元" w:date="2019-05-14T19:51:07Z"/>
          <w:color w:val="000000" w:themeColor="text1"/>
          <w:sz w:val="21"/>
          <w:szCs w:val="21"/>
          <w:rPrChange w:id="29733" w:author="梁元" w:date="2019-05-14T19:51:36Z">
            <w:rPr>
              <w:ins w:id="29734" w:author="梁元" w:date="2019-05-14T19:51:07Z"/>
              <w:sz w:val="21"/>
              <w:szCs w:val="21"/>
            </w:rPr>
          </w:rPrChange>
          <w14:textFill>
            <w14:solidFill>
              <w14:schemeClr w14:val="tx1"/>
            </w14:solidFill>
          </w14:textFill>
        </w:rPr>
      </w:pPr>
      <w:ins w:id="29735" w:author="梁元" w:date="2019-05-14T19:51:07Z">
        <w:r>
          <w:rPr>
            <w:color w:val="000000" w:themeColor="text1"/>
            <w:sz w:val="21"/>
            <w:szCs w:val="21"/>
            <w:rPrChange w:id="29736" w:author="梁元" w:date="2019-05-14T19:51:36Z">
              <w:rPr>
                <w:sz w:val="21"/>
                <w:szCs w:val="21"/>
              </w:rPr>
            </w:rPrChange>
            <w14:textFill>
              <w14:solidFill>
                <w14:schemeClr w14:val="tx1"/>
              </w14:solidFill>
            </w14:textFill>
          </w:rPr>
          <w:t>@media screen and (min-width:384px) and (max-width:399px) and (orientation:portrait) {</w:t>
        </w:r>
      </w:ins>
    </w:p>
    <w:p>
      <w:pPr>
        <w:ind w:firstLine="420" w:firstLineChars="200"/>
        <w:rPr>
          <w:ins w:id="29738" w:author="梁元" w:date="2019-05-14T19:51:07Z"/>
          <w:color w:val="000000" w:themeColor="text1"/>
          <w:sz w:val="21"/>
          <w:szCs w:val="21"/>
          <w:rPrChange w:id="29739" w:author="梁元" w:date="2019-05-14T19:51:36Z">
            <w:rPr>
              <w:ins w:id="29740" w:author="梁元" w:date="2019-05-14T19:51:07Z"/>
              <w:sz w:val="21"/>
              <w:szCs w:val="21"/>
            </w:rPr>
          </w:rPrChange>
          <w14:textFill>
            <w14:solidFill>
              <w14:schemeClr w14:val="tx1"/>
            </w14:solidFill>
          </w14:textFill>
        </w:rPr>
      </w:pPr>
      <w:ins w:id="29741" w:author="梁元" w:date="2019-05-14T19:51:07Z">
        <w:r>
          <w:rPr>
            <w:color w:val="000000" w:themeColor="text1"/>
            <w:sz w:val="21"/>
            <w:szCs w:val="21"/>
            <w:rPrChange w:id="29742" w:author="梁元" w:date="2019-05-14T19:51:36Z">
              <w:rPr>
                <w:sz w:val="21"/>
                <w:szCs w:val="21"/>
              </w:rPr>
            </w:rPrChange>
            <w14:textFill>
              <w14:solidFill>
                <w14:schemeClr w14:val="tx1"/>
              </w14:solidFill>
            </w14:textFill>
          </w:rPr>
          <w:t xml:space="preserve">    html { font-size: 750%; }</w:t>
        </w:r>
      </w:ins>
    </w:p>
    <w:p>
      <w:pPr>
        <w:ind w:firstLine="420" w:firstLineChars="200"/>
        <w:rPr>
          <w:ins w:id="29744" w:author="梁元" w:date="2019-05-14T19:51:07Z"/>
          <w:color w:val="000000" w:themeColor="text1"/>
          <w:sz w:val="21"/>
          <w:szCs w:val="21"/>
          <w:rPrChange w:id="29745" w:author="梁元" w:date="2019-05-14T19:51:36Z">
            <w:rPr>
              <w:ins w:id="29746" w:author="梁元" w:date="2019-05-14T19:51:07Z"/>
              <w:sz w:val="21"/>
              <w:szCs w:val="21"/>
            </w:rPr>
          </w:rPrChange>
          <w14:textFill>
            <w14:solidFill>
              <w14:schemeClr w14:val="tx1"/>
            </w14:solidFill>
          </w14:textFill>
        </w:rPr>
      </w:pPr>
      <w:ins w:id="29747" w:author="梁元" w:date="2019-05-14T19:51:07Z">
        <w:r>
          <w:rPr>
            <w:color w:val="000000" w:themeColor="text1"/>
            <w:sz w:val="21"/>
            <w:szCs w:val="21"/>
            <w:rPrChange w:id="29748" w:author="梁元" w:date="2019-05-14T19:51:36Z">
              <w:rPr>
                <w:sz w:val="21"/>
                <w:szCs w:val="21"/>
              </w:rPr>
            </w:rPrChange>
            <w14:textFill>
              <w14:solidFill>
                <w14:schemeClr w14:val="tx1"/>
              </w14:solidFill>
            </w14:textFill>
          </w:rPr>
          <w:t>}</w:t>
        </w:r>
      </w:ins>
    </w:p>
    <w:p>
      <w:pPr>
        <w:ind w:firstLine="420" w:firstLineChars="200"/>
        <w:rPr>
          <w:ins w:id="29750" w:author="梁元" w:date="2019-05-14T19:51:07Z"/>
          <w:color w:val="000000" w:themeColor="text1"/>
          <w:sz w:val="21"/>
          <w:szCs w:val="21"/>
          <w:rPrChange w:id="29751" w:author="梁元" w:date="2019-05-14T19:51:36Z">
            <w:rPr>
              <w:ins w:id="29752" w:author="梁元" w:date="2019-05-14T19:51:07Z"/>
              <w:sz w:val="21"/>
              <w:szCs w:val="21"/>
            </w:rPr>
          </w:rPrChange>
          <w14:textFill>
            <w14:solidFill>
              <w14:schemeClr w14:val="tx1"/>
            </w14:solidFill>
          </w14:textFill>
        </w:rPr>
      </w:pPr>
      <w:ins w:id="29753" w:author="梁元" w:date="2019-05-14T19:51:07Z">
        <w:r>
          <w:rPr>
            <w:color w:val="000000" w:themeColor="text1"/>
            <w:sz w:val="21"/>
            <w:szCs w:val="21"/>
            <w:rPrChange w:id="29754" w:author="梁元" w:date="2019-05-14T19:51:36Z">
              <w:rPr>
                <w:sz w:val="21"/>
                <w:szCs w:val="21"/>
              </w:rPr>
            </w:rPrChange>
            <w14:textFill>
              <w14:solidFill>
                <w14:schemeClr w14:val="tx1"/>
              </w14:solidFill>
            </w14:textFill>
          </w:rPr>
          <w:t>@media screen and (min-width:400px) and (max-width:413px) and (orientation:portrait) {</w:t>
        </w:r>
      </w:ins>
    </w:p>
    <w:p>
      <w:pPr>
        <w:ind w:firstLine="420" w:firstLineChars="200"/>
        <w:rPr>
          <w:ins w:id="29756" w:author="梁元" w:date="2019-05-14T19:51:07Z"/>
          <w:color w:val="000000" w:themeColor="text1"/>
          <w:sz w:val="21"/>
          <w:szCs w:val="21"/>
          <w:rPrChange w:id="29757" w:author="梁元" w:date="2019-05-14T19:51:36Z">
            <w:rPr>
              <w:ins w:id="29758" w:author="梁元" w:date="2019-05-14T19:51:07Z"/>
              <w:sz w:val="21"/>
              <w:szCs w:val="21"/>
            </w:rPr>
          </w:rPrChange>
          <w14:textFill>
            <w14:solidFill>
              <w14:schemeClr w14:val="tx1"/>
            </w14:solidFill>
          </w14:textFill>
        </w:rPr>
      </w:pPr>
      <w:ins w:id="29759" w:author="梁元" w:date="2019-05-14T19:51:07Z">
        <w:r>
          <w:rPr>
            <w:color w:val="000000" w:themeColor="text1"/>
            <w:sz w:val="21"/>
            <w:szCs w:val="21"/>
            <w:rPrChange w:id="29760" w:author="梁元" w:date="2019-05-14T19:51:36Z">
              <w:rPr>
                <w:sz w:val="21"/>
                <w:szCs w:val="21"/>
              </w:rPr>
            </w:rPrChange>
            <w14:textFill>
              <w14:solidFill>
                <w14:schemeClr w14:val="tx1"/>
              </w14:solidFill>
            </w14:textFill>
          </w:rPr>
          <w:t xml:space="preserve">    html { font-size: 781.25%; }</w:t>
        </w:r>
      </w:ins>
    </w:p>
    <w:p>
      <w:pPr>
        <w:ind w:firstLine="420" w:firstLineChars="200"/>
        <w:rPr>
          <w:ins w:id="29762" w:author="梁元" w:date="2019-05-14T19:51:07Z"/>
          <w:color w:val="000000" w:themeColor="text1"/>
          <w:sz w:val="21"/>
          <w:szCs w:val="21"/>
          <w:rPrChange w:id="29763" w:author="梁元" w:date="2019-05-14T19:51:36Z">
            <w:rPr>
              <w:ins w:id="29764" w:author="梁元" w:date="2019-05-14T19:51:07Z"/>
              <w:sz w:val="21"/>
              <w:szCs w:val="21"/>
            </w:rPr>
          </w:rPrChange>
          <w14:textFill>
            <w14:solidFill>
              <w14:schemeClr w14:val="tx1"/>
            </w14:solidFill>
          </w14:textFill>
        </w:rPr>
      </w:pPr>
      <w:ins w:id="29765" w:author="梁元" w:date="2019-05-14T19:51:07Z">
        <w:r>
          <w:rPr>
            <w:color w:val="000000" w:themeColor="text1"/>
            <w:sz w:val="21"/>
            <w:szCs w:val="21"/>
            <w:rPrChange w:id="29766" w:author="梁元" w:date="2019-05-14T19:51:36Z">
              <w:rPr>
                <w:sz w:val="21"/>
                <w:szCs w:val="21"/>
              </w:rPr>
            </w:rPrChange>
            <w14:textFill>
              <w14:solidFill>
                <w14:schemeClr w14:val="tx1"/>
              </w14:solidFill>
            </w14:textFill>
          </w:rPr>
          <w:t>}</w:t>
        </w:r>
      </w:ins>
    </w:p>
    <w:p>
      <w:pPr>
        <w:ind w:firstLine="420" w:firstLineChars="200"/>
        <w:rPr>
          <w:ins w:id="29768" w:author="梁元" w:date="2019-05-14T19:51:07Z"/>
          <w:color w:val="000000" w:themeColor="text1"/>
          <w:sz w:val="21"/>
          <w:szCs w:val="21"/>
          <w:rPrChange w:id="29769" w:author="梁元" w:date="2019-05-14T19:51:36Z">
            <w:rPr>
              <w:ins w:id="29770" w:author="梁元" w:date="2019-05-14T19:51:07Z"/>
              <w:sz w:val="21"/>
              <w:szCs w:val="21"/>
            </w:rPr>
          </w:rPrChange>
          <w14:textFill>
            <w14:solidFill>
              <w14:schemeClr w14:val="tx1"/>
            </w14:solidFill>
          </w14:textFill>
        </w:rPr>
      </w:pPr>
      <w:ins w:id="29771" w:author="梁元" w:date="2019-05-14T19:51:07Z">
        <w:r>
          <w:rPr>
            <w:color w:val="000000" w:themeColor="text1"/>
            <w:sz w:val="21"/>
            <w:szCs w:val="21"/>
            <w:rPrChange w:id="29772" w:author="梁元" w:date="2019-05-14T19:51:36Z">
              <w:rPr>
                <w:sz w:val="21"/>
                <w:szCs w:val="21"/>
              </w:rPr>
            </w:rPrChange>
            <w14:textFill>
              <w14:solidFill>
                <w14:schemeClr w14:val="tx1"/>
              </w14:solidFill>
            </w14:textFill>
          </w:rPr>
          <w:t>@media screen and (min-width:414px) and (max-width:431px) and (orientation:portrait){</w:t>
        </w:r>
      </w:ins>
    </w:p>
    <w:p>
      <w:pPr>
        <w:ind w:firstLine="420" w:firstLineChars="200"/>
        <w:rPr>
          <w:ins w:id="29774" w:author="梁元" w:date="2019-05-14T19:51:07Z"/>
          <w:color w:val="000000" w:themeColor="text1"/>
          <w:sz w:val="21"/>
          <w:szCs w:val="21"/>
          <w:rPrChange w:id="29775" w:author="梁元" w:date="2019-05-14T19:51:36Z">
            <w:rPr>
              <w:ins w:id="29776" w:author="梁元" w:date="2019-05-14T19:51:07Z"/>
              <w:sz w:val="21"/>
              <w:szCs w:val="21"/>
            </w:rPr>
          </w:rPrChange>
          <w14:textFill>
            <w14:solidFill>
              <w14:schemeClr w14:val="tx1"/>
            </w14:solidFill>
          </w14:textFill>
        </w:rPr>
      </w:pPr>
      <w:ins w:id="29777" w:author="梁元" w:date="2019-05-14T19:51:07Z">
        <w:r>
          <w:rPr>
            <w:color w:val="000000" w:themeColor="text1"/>
            <w:sz w:val="21"/>
            <w:szCs w:val="21"/>
            <w:rPrChange w:id="29778" w:author="梁元" w:date="2019-05-14T19:51:36Z">
              <w:rPr>
                <w:sz w:val="21"/>
                <w:szCs w:val="21"/>
              </w:rPr>
            </w:rPrChange>
            <w14:textFill>
              <w14:solidFill>
                <w14:schemeClr w14:val="tx1"/>
              </w14:solidFill>
            </w14:textFill>
          </w:rPr>
          <w:t xml:space="preserve">    html { font-size: 808.6%; }</w:t>
        </w:r>
      </w:ins>
    </w:p>
    <w:p>
      <w:pPr>
        <w:ind w:firstLine="420" w:firstLineChars="200"/>
        <w:rPr>
          <w:ins w:id="29780" w:author="梁元" w:date="2019-05-14T19:51:07Z"/>
          <w:color w:val="000000" w:themeColor="text1"/>
          <w:sz w:val="21"/>
          <w:szCs w:val="21"/>
          <w:rPrChange w:id="29781" w:author="梁元" w:date="2019-05-14T19:51:36Z">
            <w:rPr>
              <w:ins w:id="29782" w:author="梁元" w:date="2019-05-14T19:51:07Z"/>
              <w:sz w:val="21"/>
              <w:szCs w:val="21"/>
            </w:rPr>
          </w:rPrChange>
          <w14:textFill>
            <w14:solidFill>
              <w14:schemeClr w14:val="tx1"/>
            </w14:solidFill>
          </w14:textFill>
        </w:rPr>
      </w:pPr>
      <w:ins w:id="29783" w:author="梁元" w:date="2019-05-14T19:51:07Z">
        <w:r>
          <w:rPr>
            <w:color w:val="000000" w:themeColor="text1"/>
            <w:sz w:val="21"/>
            <w:szCs w:val="21"/>
            <w:rPrChange w:id="29784" w:author="梁元" w:date="2019-05-14T19:51:36Z">
              <w:rPr>
                <w:sz w:val="21"/>
                <w:szCs w:val="21"/>
              </w:rPr>
            </w:rPrChange>
            <w14:textFill>
              <w14:solidFill>
                <w14:schemeClr w14:val="tx1"/>
              </w14:solidFill>
            </w14:textFill>
          </w:rPr>
          <w:t>}</w:t>
        </w:r>
      </w:ins>
    </w:p>
    <w:p>
      <w:pPr>
        <w:ind w:firstLine="420" w:firstLineChars="200"/>
        <w:rPr>
          <w:ins w:id="29786" w:author="梁元" w:date="2019-05-14T19:51:07Z"/>
          <w:color w:val="000000" w:themeColor="text1"/>
          <w:sz w:val="21"/>
          <w:szCs w:val="21"/>
          <w:rPrChange w:id="29787" w:author="梁元" w:date="2019-05-14T19:51:36Z">
            <w:rPr>
              <w:ins w:id="29788" w:author="梁元" w:date="2019-05-14T19:51:07Z"/>
              <w:sz w:val="21"/>
              <w:szCs w:val="21"/>
            </w:rPr>
          </w:rPrChange>
          <w14:textFill>
            <w14:solidFill>
              <w14:schemeClr w14:val="tx1"/>
            </w14:solidFill>
          </w14:textFill>
        </w:rPr>
      </w:pPr>
      <w:ins w:id="29789" w:author="梁元" w:date="2019-05-14T19:51:07Z">
        <w:r>
          <w:rPr>
            <w:color w:val="000000" w:themeColor="text1"/>
            <w:sz w:val="21"/>
            <w:szCs w:val="21"/>
            <w:rPrChange w:id="29790" w:author="梁元" w:date="2019-05-14T19:51:36Z">
              <w:rPr>
                <w:sz w:val="21"/>
                <w:szCs w:val="21"/>
              </w:rPr>
            </w:rPrChange>
            <w14:textFill>
              <w14:solidFill>
                <w14:schemeClr w14:val="tx1"/>
              </w14:solidFill>
            </w14:textFill>
          </w:rPr>
          <w:t>@media screen and (min-width:432px) and (max-width:479px) and (orientation:portrait){</w:t>
        </w:r>
      </w:ins>
    </w:p>
    <w:p>
      <w:pPr>
        <w:ind w:firstLine="420" w:firstLineChars="200"/>
        <w:rPr>
          <w:ins w:id="29792" w:author="梁元" w:date="2019-05-14T19:51:07Z"/>
          <w:color w:val="000000" w:themeColor="text1"/>
          <w:sz w:val="21"/>
          <w:szCs w:val="21"/>
          <w:rPrChange w:id="29793" w:author="梁元" w:date="2019-05-14T19:51:36Z">
            <w:rPr>
              <w:ins w:id="29794" w:author="梁元" w:date="2019-05-14T19:51:07Z"/>
              <w:sz w:val="21"/>
              <w:szCs w:val="21"/>
            </w:rPr>
          </w:rPrChange>
          <w14:textFill>
            <w14:solidFill>
              <w14:schemeClr w14:val="tx1"/>
            </w14:solidFill>
          </w14:textFill>
        </w:rPr>
      </w:pPr>
      <w:ins w:id="29795" w:author="梁元" w:date="2019-05-14T19:51:07Z">
        <w:r>
          <w:rPr>
            <w:color w:val="000000" w:themeColor="text1"/>
            <w:sz w:val="21"/>
            <w:szCs w:val="21"/>
            <w:rPrChange w:id="29796" w:author="梁元" w:date="2019-05-14T19:51:36Z">
              <w:rPr>
                <w:sz w:val="21"/>
                <w:szCs w:val="21"/>
              </w:rPr>
            </w:rPrChange>
            <w14:textFill>
              <w14:solidFill>
                <w14:schemeClr w14:val="tx1"/>
              </w14:solidFill>
            </w14:textFill>
          </w:rPr>
          <w:t xml:space="preserve">    html { font-size: 843.75%; }</w:t>
        </w:r>
      </w:ins>
    </w:p>
    <w:p>
      <w:pPr>
        <w:ind w:firstLine="420" w:firstLineChars="200"/>
        <w:rPr>
          <w:ins w:id="29798" w:author="梁元" w:date="2019-05-14T19:51:07Z"/>
          <w:color w:val="000000" w:themeColor="text1"/>
          <w:sz w:val="21"/>
          <w:szCs w:val="21"/>
          <w:rPrChange w:id="29799" w:author="梁元" w:date="2019-05-14T19:51:36Z">
            <w:rPr>
              <w:ins w:id="29800" w:author="梁元" w:date="2019-05-14T19:51:07Z"/>
              <w:sz w:val="21"/>
              <w:szCs w:val="21"/>
            </w:rPr>
          </w:rPrChange>
          <w14:textFill>
            <w14:solidFill>
              <w14:schemeClr w14:val="tx1"/>
            </w14:solidFill>
          </w14:textFill>
        </w:rPr>
      </w:pPr>
      <w:ins w:id="29801" w:author="梁元" w:date="2019-05-14T19:51:07Z">
        <w:r>
          <w:rPr>
            <w:color w:val="000000" w:themeColor="text1"/>
            <w:sz w:val="21"/>
            <w:szCs w:val="21"/>
            <w:rPrChange w:id="29802" w:author="梁元" w:date="2019-05-14T19:51:36Z">
              <w:rPr>
                <w:sz w:val="21"/>
                <w:szCs w:val="21"/>
              </w:rPr>
            </w:rPrChange>
            <w14:textFill>
              <w14:solidFill>
                <w14:schemeClr w14:val="tx1"/>
              </w14:solidFill>
            </w14:textFill>
          </w:rPr>
          <w:t>}</w:t>
        </w:r>
      </w:ins>
    </w:p>
    <w:p>
      <w:pPr>
        <w:ind w:firstLine="480" w:firstLineChars="200"/>
        <w:rPr>
          <w:ins w:id="29804" w:author="梁元" w:date="2019-05-14T19:51:07Z"/>
          <w:color w:val="000000" w:themeColor="text1"/>
          <w:rPrChange w:id="29805" w:author="梁元" w:date="2019-05-14T19:51:36Z">
            <w:rPr>
              <w:ins w:id="29806" w:author="梁元" w:date="2019-05-14T19:51:07Z"/>
            </w:rPr>
          </w:rPrChange>
          <w14:textFill>
            <w14:solidFill>
              <w14:schemeClr w14:val="tx1"/>
            </w14:solidFill>
          </w14:textFill>
        </w:rPr>
      </w:pPr>
    </w:p>
    <w:p>
      <w:pPr>
        <w:pStyle w:val="3"/>
        <w:numPr>
          <w:ilvl w:val="0"/>
          <w:numId w:val="30"/>
        </w:numPr>
        <w:spacing w:line="240" w:lineRule="auto"/>
        <w:ind w:firstLine="562" w:firstLineChars="200"/>
        <w:rPr>
          <w:ins w:id="29807" w:author="梁元" w:date="2019-05-14T19:51:07Z"/>
          <w:rFonts w:ascii="仿宋" w:hAnsi="仿宋" w:eastAsia="仿宋" w:cs="Times New Roman"/>
          <w:color w:val="000000" w:themeColor="text1"/>
          <w:sz w:val="28"/>
          <w:szCs w:val="28"/>
          <w:rPrChange w:id="29808" w:author="梁元" w:date="2019-05-14T19:51:36Z">
            <w:rPr>
              <w:ins w:id="29809" w:author="梁元" w:date="2019-05-14T19:51:07Z"/>
              <w:rFonts w:ascii="仿宋" w:hAnsi="仿宋" w:eastAsia="仿宋" w:cs="Times New Roman"/>
              <w:sz w:val="28"/>
              <w:szCs w:val="28"/>
            </w:rPr>
          </w:rPrChange>
          <w14:textFill>
            <w14:solidFill>
              <w14:schemeClr w14:val="tx1"/>
            </w14:solidFill>
          </w14:textFill>
        </w:rPr>
      </w:pPr>
      <w:ins w:id="29810" w:author="梁元" w:date="2019-05-14T19:51:07Z">
        <w:r>
          <w:rPr>
            <w:rFonts w:hint="eastAsia" w:ascii="仿宋" w:hAnsi="仿宋" w:eastAsia="仿宋"/>
            <w:color w:val="000000" w:themeColor="text1"/>
            <w:sz w:val="28"/>
            <w:szCs w:val="28"/>
            <w:rPrChange w:id="29811" w:author="梁元" w:date="2019-05-14T19:51:36Z">
              <w:rPr>
                <w:rFonts w:hint="eastAsia" w:ascii="仿宋" w:hAnsi="仿宋" w:eastAsia="仿宋"/>
                <w:sz w:val="28"/>
                <w:szCs w:val="28"/>
              </w:rPr>
            </w:rPrChange>
            <w14:textFill>
              <w14:solidFill>
                <w14:schemeClr w14:val="tx1"/>
              </w14:solidFill>
            </w14:textFill>
          </w:rPr>
          <w:t>通用大牛级解法</w:t>
        </w:r>
      </w:ins>
    </w:p>
    <w:p>
      <w:pPr>
        <w:pStyle w:val="20"/>
        <w:tabs>
          <w:tab w:val="left" w:pos="3647"/>
        </w:tabs>
        <w:spacing w:line="240" w:lineRule="auto"/>
        <w:ind w:firstLine="480" w:firstLineChars="200"/>
        <w:rPr>
          <w:ins w:id="29813" w:author="梁元" w:date="2019-05-14T19:51:07Z"/>
          <w:rFonts w:asciiTheme="minorHAnsi" w:hAnsiTheme="minorHAnsi" w:eastAsiaTheme="minorEastAsia" w:cstheme="minorBidi"/>
          <w:color w:val="000000" w:themeColor="text1"/>
          <w:sz w:val="24"/>
          <w:rPrChange w:id="29814" w:author="梁元" w:date="2019-05-14T19:51:36Z">
            <w:rPr>
              <w:ins w:id="29815" w:author="梁元" w:date="2019-05-14T19:51:07Z"/>
              <w:rFonts w:asciiTheme="minorHAnsi" w:hAnsiTheme="minorHAnsi" w:eastAsiaTheme="minorEastAsia" w:cstheme="minorBidi"/>
              <w:sz w:val="24"/>
            </w:rPr>
          </w:rPrChange>
          <w14:textFill>
            <w14:solidFill>
              <w14:schemeClr w14:val="tx1"/>
            </w14:solidFill>
          </w14:textFill>
        </w:rPr>
      </w:pPr>
      <w:ins w:id="29816" w:author="梁元" w:date="2019-05-14T19:51:07Z">
        <w:r>
          <w:rPr>
            <w:rFonts w:hint="eastAsia" w:asciiTheme="minorHAnsi" w:hAnsiTheme="minorHAnsi" w:eastAsiaTheme="minorEastAsia" w:cstheme="minorBidi"/>
            <w:color w:val="000000" w:themeColor="text1"/>
            <w:sz w:val="24"/>
            <w:rPrChange w:id="29817" w:author="梁元" w:date="2019-05-14T19:51:36Z">
              <w:rPr>
                <w:rFonts w:hint="eastAsia" w:asciiTheme="minorHAnsi" w:hAnsiTheme="minorHAnsi" w:eastAsiaTheme="minorEastAsia" w:cstheme="minorBidi"/>
                <w:sz w:val="24"/>
              </w:rPr>
            </w:rPrChange>
            <w14:textFill>
              <w14:solidFill>
                <w14:schemeClr w14:val="tx1"/>
              </w14:solidFill>
            </w14:textFill>
          </w:rPr>
          <w:t>把上面的解法说一遍</w:t>
        </w:r>
      </w:ins>
      <w:ins w:id="29819" w:author="梁元" w:date="2019-05-14T19:51:07Z">
        <w:r>
          <w:rPr>
            <w:rFonts w:asciiTheme="minorHAnsi" w:hAnsiTheme="minorHAnsi" w:eastAsiaTheme="minorEastAsia" w:cstheme="minorBidi"/>
            <w:color w:val="000000" w:themeColor="text1"/>
            <w:sz w:val="24"/>
            <w:rPrChange w:id="29820" w:author="梁元" w:date="2019-05-14T19:51:36Z">
              <w:rPr>
                <w:rFonts w:asciiTheme="minorHAnsi" w:hAnsiTheme="minorHAnsi" w:eastAsiaTheme="minorEastAsia" w:cstheme="minorBidi"/>
                <w:sz w:val="24"/>
              </w:rPr>
            </w:rPrChange>
            <w14:textFill>
              <w14:solidFill>
                <w14:schemeClr w14:val="tx1"/>
              </w14:solidFill>
            </w14:textFill>
          </w:rPr>
          <w:t>………</w:t>
        </w:r>
      </w:ins>
      <w:ins w:id="29822" w:author="梁元" w:date="2019-05-14T19:51:07Z">
        <w:r>
          <w:rPr>
            <w:rFonts w:asciiTheme="minorHAnsi" w:hAnsiTheme="minorHAnsi" w:eastAsiaTheme="minorEastAsia" w:cstheme="minorBidi"/>
            <w:color w:val="000000" w:themeColor="text1"/>
            <w:sz w:val="24"/>
            <w:rPrChange w:id="29823" w:author="梁元" w:date="2019-05-14T19:51:36Z">
              <w:rPr>
                <w:rFonts w:asciiTheme="minorHAnsi" w:hAnsiTheme="minorHAnsi" w:eastAsiaTheme="minorEastAsia" w:cstheme="minorBidi"/>
                <w:sz w:val="24"/>
              </w:rPr>
            </w:rPrChange>
            <w14:textFill>
              <w14:solidFill>
                <w14:schemeClr w14:val="tx1"/>
              </w14:solidFill>
            </w14:textFill>
          </w:rPr>
          <w:tab/>
        </w:r>
      </w:ins>
    </w:p>
    <w:p>
      <w:pPr>
        <w:pStyle w:val="20"/>
        <w:tabs>
          <w:tab w:val="left" w:pos="3647"/>
        </w:tabs>
        <w:spacing w:line="240" w:lineRule="auto"/>
        <w:ind w:firstLine="422" w:firstLineChars="200"/>
        <w:rPr>
          <w:ins w:id="29825" w:author="梁元" w:date="2019-05-14T19:51:07Z"/>
          <w:rStyle w:val="16"/>
          <w:rFonts w:ascii="Helvetica" w:hAnsi="Helvetica" w:cs="Helvetica"/>
          <w:color w:val="000000" w:themeColor="text1"/>
          <w:szCs w:val="21"/>
          <w:shd w:val="clear" w:color="auto" w:fill="FAF7EF"/>
          <w:rPrChange w:id="29826" w:author="梁元" w:date="2019-05-14T19:51:36Z">
            <w:rPr>
              <w:ins w:id="29827" w:author="梁元" w:date="2019-05-14T19:51:07Z"/>
              <w:rStyle w:val="16"/>
              <w:rFonts w:ascii="Helvetica" w:hAnsi="Helvetica" w:cs="Helvetica"/>
              <w:color w:val="393939"/>
              <w:szCs w:val="21"/>
              <w:shd w:val="clear" w:color="auto" w:fill="FAF7EF"/>
            </w:rPr>
          </w:rPrChange>
          <w14:textFill>
            <w14:solidFill>
              <w14:schemeClr w14:val="tx1"/>
            </w14:solidFill>
          </w14:textFill>
        </w:rPr>
      </w:pPr>
      <w:ins w:id="29828" w:author="梁元" w:date="2019-05-14T19:51:07Z">
        <w:bookmarkStart w:id="969" w:name="_Toc20882_WPSOffice_Level2"/>
        <w:r>
          <w:rPr>
            <w:rStyle w:val="16"/>
            <w:rFonts w:ascii="Helvetica" w:hAnsi="Helvetica" w:cs="Helvetica"/>
            <w:color w:val="000000" w:themeColor="text1"/>
            <w:szCs w:val="21"/>
            <w:shd w:val="clear" w:color="auto" w:fill="FAF7EF"/>
            <w:rPrChange w:id="29829" w:author="梁元" w:date="2019-05-14T19:51:36Z">
              <w:rPr>
                <w:rStyle w:val="16"/>
                <w:rFonts w:ascii="Helvetica" w:hAnsi="Helvetica" w:cs="Helvetica"/>
                <w:color w:val="393939"/>
                <w:szCs w:val="21"/>
                <w:shd w:val="clear" w:color="auto" w:fill="FAF7EF"/>
              </w:rPr>
            </w:rPrChange>
            <w14:textFill>
              <w14:solidFill>
                <w14:schemeClr w14:val="tx1"/>
              </w14:solidFill>
            </w14:textFill>
          </w:rPr>
          <w:t>网易手机端</w:t>
        </w:r>
        <w:bookmarkEnd w:id="969"/>
      </w:ins>
    </w:p>
    <w:p>
      <w:pPr>
        <w:pStyle w:val="20"/>
        <w:tabs>
          <w:tab w:val="left" w:pos="3647"/>
        </w:tabs>
        <w:spacing w:line="240" w:lineRule="auto"/>
        <w:ind w:firstLine="480" w:firstLineChars="200"/>
        <w:rPr>
          <w:ins w:id="29831" w:author="梁元" w:date="2019-05-14T19:51:07Z"/>
          <w:rFonts w:asciiTheme="minorHAnsi" w:hAnsiTheme="minorHAnsi" w:eastAsiaTheme="minorEastAsia" w:cstheme="minorBidi"/>
          <w:color w:val="000000" w:themeColor="text1"/>
          <w:sz w:val="24"/>
          <w:rPrChange w:id="29832" w:author="梁元" w:date="2019-05-14T19:51:36Z">
            <w:rPr>
              <w:ins w:id="29833" w:author="梁元" w:date="2019-05-14T19:51:07Z"/>
              <w:rFonts w:asciiTheme="minorHAnsi" w:hAnsiTheme="minorHAnsi" w:eastAsiaTheme="minorEastAsia" w:cstheme="minorBidi"/>
              <w:sz w:val="24"/>
            </w:rPr>
          </w:rPrChange>
          <w14:textFill>
            <w14:solidFill>
              <w14:schemeClr w14:val="tx1"/>
            </w14:solidFill>
          </w14:textFill>
        </w:rPr>
      </w:pPr>
    </w:p>
    <w:p>
      <w:pPr>
        <w:ind w:firstLine="480" w:firstLineChars="200"/>
        <w:rPr>
          <w:ins w:id="29834" w:author="梁元" w:date="2019-05-14T19:51:07Z"/>
          <w:color w:val="000000" w:themeColor="text1"/>
          <w:rPrChange w:id="29835" w:author="梁元" w:date="2019-05-14T19:51:36Z">
            <w:rPr>
              <w:ins w:id="29836" w:author="梁元" w:date="2019-05-14T19:51:07Z"/>
            </w:rPr>
          </w:rPrChange>
          <w14:textFill>
            <w14:solidFill>
              <w14:schemeClr w14:val="tx1"/>
            </w14:solidFill>
          </w14:textFill>
        </w:rPr>
      </w:pPr>
      <w:ins w:id="29837" w:author="梁元" w:date="2019-05-14T19:51:07Z">
        <w:r>
          <w:rPr>
            <w:color w:val="000000" w:themeColor="text1"/>
            <w:rPrChange w:id="29838" w:author="梁元" w:date="2019-05-14T19:51:36Z">
              <w:rPr/>
            </w:rPrChange>
            <w14:textFill>
              <w14:solidFill>
                <w14:schemeClr w14:val="tx1"/>
              </w14:solidFill>
            </w14:textFill>
          </w:rPr>
          <w:t>body的width都是7.5rem。很明显，目前网易的手机端设计稿是基于iPhone6，750（设计师给的设计稿是物理分辨率，会是我们写样式的逻辑分辨率的两倍，如果给的设计稿是640，那么是基于iPhone5，320），且基准值是100px（750/7.5=100）。这个基准值很关键，后面的css换算，都和这个基准值有关。动态font-size： 我们看到图1、图2、图3的font-size都有根据屏幕大小而动态改变，可以推算出公式：</w:t>
        </w:r>
      </w:ins>
    </w:p>
    <w:p>
      <w:pPr>
        <w:ind w:firstLine="480" w:firstLineChars="200"/>
        <w:rPr>
          <w:ins w:id="29840" w:author="梁元" w:date="2019-05-14T19:51:07Z"/>
          <w:color w:val="000000" w:themeColor="text1"/>
          <w:rPrChange w:id="29841" w:author="梁元" w:date="2019-05-14T19:51:36Z">
            <w:rPr>
              <w:ins w:id="29842" w:author="梁元" w:date="2019-05-14T19:51:07Z"/>
            </w:rPr>
          </w:rPrChange>
          <w14:textFill>
            <w14:solidFill>
              <w14:schemeClr w14:val="tx1"/>
            </w14:solidFill>
          </w14:textFill>
        </w:rPr>
      </w:pPr>
      <w:ins w:id="29843" w:author="梁元" w:date="2019-05-14T19:51:07Z">
        <w:r>
          <w:rPr>
            <w:color w:val="000000" w:themeColor="text1"/>
            <w:rPrChange w:id="29844" w:author="梁元" w:date="2019-05-14T19:51:36Z">
              <w:rPr/>
            </w:rPrChange>
            <w14:textFill>
              <w14:solidFill>
                <w14:schemeClr w14:val="tx1"/>
              </w14:solidFill>
            </w14:textFill>
          </w:rPr>
          <w:t>屏幕宽度/设计稿rem宽度=页面动态font-size值（如：375/7.5=50）</w:t>
        </w:r>
      </w:ins>
    </w:p>
    <w:p>
      <w:pPr>
        <w:ind w:firstLine="480" w:firstLineChars="200"/>
        <w:rPr>
          <w:ins w:id="29846" w:author="梁元" w:date="2019-05-14T19:51:07Z"/>
          <w:color w:val="000000" w:themeColor="text1"/>
          <w:rPrChange w:id="29847" w:author="梁元" w:date="2019-05-14T19:51:36Z">
            <w:rPr>
              <w:ins w:id="29848" w:author="梁元" w:date="2019-05-14T19:51:07Z"/>
            </w:rPr>
          </w:rPrChange>
          <w14:textFill>
            <w14:solidFill>
              <w14:schemeClr w14:val="tx1"/>
            </w14:solidFill>
          </w14:textFill>
        </w:rPr>
      </w:pPr>
      <w:ins w:id="29849" w:author="梁元" w:date="2019-05-14T19:51:07Z">
        <w:r>
          <w:rPr>
            <w:color w:val="000000" w:themeColor="text1"/>
            <w:rPrChange w:id="29850" w:author="梁元" w:date="2019-05-14T19:51:36Z">
              <w:rPr/>
            </w:rPrChange>
            <w14:textFill>
              <w14:solidFill>
                <w14:schemeClr w14:val="tx1"/>
              </w14:solidFill>
            </w14:textFill>
          </w:rPr>
          <w:t>获取到这个值，再赋给html元素的style：</w:t>
        </w:r>
      </w:ins>
    </w:p>
    <w:p>
      <w:pPr>
        <w:ind w:firstLine="480" w:firstLineChars="200"/>
        <w:rPr>
          <w:ins w:id="29852" w:author="梁元" w:date="2019-05-14T19:51:07Z"/>
          <w:color w:val="000000" w:themeColor="text1"/>
          <w:rPrChange w:id="29853" w:author="梁元" w:date="2019-05-14T19:51:36Z">
            <w:rPr>
              <w:ins w:id="29854" w:author="梁元" w:date="2019-05-14T19:51:07Z"/>
            </w:rPr>
          </w:rPrChange>
          <w14:textFill>
            <w14:solidFill>
              <w14:schemeClr w14:val="tx1"/>
            </w14:solidFill>
          </w14:textFill>
        </w:rPr>
      </w:pPr>
      <w:ins w:id="29855" w:author="梁元" w:date="2019-05-14T19:51:07Z">
        <w:r>
          <w:rPr>
            <w:color w:val="000000" w:themeColor="text1"/>
            <w:rPrChange w:id="29856" w:author="梁元" w:date="2019-05-14T19:51:36Z">
              <w:rPr/>
            </w:rPrChange>
            <w14:textFill>
              <w14:solidFill>
                <w14:schemeClr w14:val="tx1"/>
              </w14:solidFill>
            </w14:textFill>
          </w:rPr>
          <w:t>document.documentElement.style.fontSize = document.documentElement.clientWidth / 7.5 + ‘px‘;</w:t>
        </w:r>
      </w:ins>
    </w:p>
    <w:p>
      <w:pPr>
        <w:ind w:firstLine="480" w:firstLineChars="200"/>
        <w:rPr>
          <w:ins w:id="29858" w:author="梁元" w:date="2019-05-14T19:51:07Z"/>
          <w:color w:val="000000" w:themeColor="text1"/>
          <w:rPrChange w:id="29859" w:author="梁元" w:date="2019-05-14T19:51:36Z">
            <w:rPr>
              <w:ins w:id="29860" w:author="梁元" w:date="2019-05-14T19:51:07Z"/>
            </w:rPr>
          </w:rPrChange>
          <w14:textFill>
            <w14:solidFill>
              <w14:schemeClr w14:val="tx1"/>
            </w14:solidFill>
          </w14:textFill>
        </w:rPr>
      </w:pPr>
      <w:ins w:id="29861" w:author="梁元" w:date="2019-05-14T19:51:07Z">
        <w:r>
          <w:rPr>
            <w:color w:val="000000" w:themeColor="text1"/>
            <w:rPrChange w:id="29862" w:author="梁元" w:date="2019-05-14T19:51:36Z">
              <w:rPr/>
            </w:rPrChange>
            <w14:textFill>
              <w14:solidFill>
                <w14:schemeClr w14:val="tx1"/>
              </w14:solidFill>
            </w14:textFill>
          </w:rPr>
          <w:t>这样就设置好了每个页面的根fonts-size，因为rem单位是基于根font-size，因此只要确定一种设计稿对应手机的换算，其余屏幕尺寸均可自动适配。</w:t>
        </w:r>
      </w:ins>
    </w:p>
    <w:p>
      <w:pPr>
        <w:ind w:firstLine="480" w:firstLineChars="200"/>
        <w:rPr>
          <w:ins w:id="29864" w:author="梁元" w:date="2019-05-14T19:51:07Z"/>
          <w:color w:val="000000" w:themeColor="text1"/>
          <w:rPrChange w:id="29865" w:author="梁元" w:date="2019-05-14T19:51:36Z">
            <w:rPr>
              <w:ins w:id="29866" w:author="梁元" w:date="2019-05-14T19:51:07Z"/>
            </w:rPr>
          </w:rPrChange>
          <w14:textFill>
            <w14:solidFill>
              <w14:schemeClr w14:val="tx1"/>
            </w14:solidFill>
          </w14:textFill>
        </w:rPr>
      </w:pPr>
      <w:ins w:id="29867" w:author="梁元" w:date="2019-05-14T19:51:07Z">
        <w:r>
          <w:rPr>
            <w:color w:val="000000" w:themeColor="text1"/>
            <w:rPrChange w:id="29868" w:author="梁元" w:date="2019-05-14T19:51:36Z">
              <w:rPr/>
            </w:rPrChange>
            <w14:textFill>
              <w14:solidFill>
                <w14:schemeClr w14:val="tx1"/>
              </w14:solidFill>
            </w14:textFill>
          </w:rPr>
          <w:t>上面我们得出设计稿换算rem的基准值是100，因此只需要把设计稿上的px值除以100即为我们要的rem值。</w:t>
        </w:r>
      </w:ins>
    </w:p>
    <w:p>
      <w:pPr>
        <w:ind w:firstLine="480" w:firstLineChars="200"/>
        <w:rPr>
          <w:ins w:id="29870" w:author="梁元" w:date="2019-05-14T19:51:07Z"/>
          <w:color w:val="000000" w:themeColor="text1"/>
          <w:rPrChange w:id="29871" w:author="梁元" w:date="2019-05-14T19:51:36Z">
            <w:rPr>
              <w:ins w:id="29872" w:author="梁元" w:date="2019-05-14T19:51:07Z"/>
            </w:rPr>
          </w:rPrChange>
          <w14:textFill>
            <w14:solidFill>
              <w14:schemeClr w14:val="tx1"/>
            </w14:solidFill>
          </w14:textFill>
        </w:rPr>
      </w:pPr>
      <w:ins w:id="29873" w:author="梁元" w:date="2019-05-14T19:51:07Z">
        <w:r>
          <w:rPr>
            <w:color w:val="000000" w:themeColor="text1"/>
            <w:rPrChange w:id="29874" w:author="梁元" w:date="2019-05-14T19:51:36Z">
              <w:rPr/>
            </w:rPrChange>
            <w14:textFill>
              <w14:solidFill>
                <w14:schemeClr w14:val="tx1"/>
              </w14:solidFill>
            </w14:textFill>
          </w:rPr>
          <w:t>&gt; Px/100=rem，所以100px=1rem,25px=0.25rem</w:t>
        </w:r>
      </w:ins>
    </w:p>
    <w:p>
      <w:pPr>
        <w:ind w:firstLine="480" w:firstLineChars="200"/>
        <w:rPr>
          <w:ins w:id="29876" w:author="梁元" w:date="2019-05-14T19:51:07Z"/>
          <w:color w:val="000000" w:themeColor="text1"/>
          <w:rPrChange w:id="29877" w:author="梁元" w:date="2019-05-14T19:51:36Z">
            <w:rPr>
              <w:ins w:id="29878" w:author="梁元" w:date="2019-05-14T19:51:07Z"/>
            </w:rPr>
          </w:rPrChange>
          <w14:textFill>
            <w14:solidFill>
              <w14:schemeClr w14:val="tx1"/>
            </w14:solidFill>
          </w14:textFill>
        </w:rPr>
      </w:pPr>
    </w:p>
    <w:p>
      <w:pPr>
        <w:spacing w:line="240" w:lineRule="auto"/>
        <w:ind w:firstLine="422" w:firstLineChars="200"/>
        <w:rPr>
          <w:ins w:id="29879" w:author="梁元" w:date="2019-05-14T19:51:07Z"/>
          <w:rStyle w:val="16"/>
          <w:rFonts w:ascii="Helvetica" w:hAnsi="Helvetica" w:cs="Helvetica"/>
          <w:color w:val="000000" w:themeColor="text1"/>
          <w:sz w:val="21"/>
          <w:szCs w:val="21"/>
          <w:shd w:val="clear" w:color="auto" w:fill="FAF7EF"/>
          <w:rPrChange w:id="29880" w:author="梁元" w:date="2019-05-14T19:51:36Z">
            <w:rPr>
              <w:ins w:id="29881" w:author="梁元" w:date="2019-05-14T19:51:07Z"/>
              <w:rStyle w:val="16"/>
              <w:rFonts w:ascii="Helvetica" w:hAnsi="Helvetica" w:cs="Helvetica"/>
              <w:color w:val="393939"/>
              <w:sz w:val="21"/>
              <w:szCs w:val="21"/>
              <w:shd w:val="clear" w:color="auto" w:fill="FAF7EF"/>
            </w:rPr>
          </w:rPrChange>
          <w14:textFill>
            <w14:solidFill>
              <w14:schemeClr w14:val="tx1"/>
            </w14:solidFill>
          </w14:textFill>
        </w:rPr>
      </w:pPr>
      <w:ins w:id="29882" w:author="梁元" w:date="2019-05-14T19:51:07Z">
        <w:bookmarkStart w:id="970" w:name="_Toc5850_WPSOffice_Level2"/>
        <w:r>
          <w:rPr>
            <w:rStyle w:val="16"/>
            <w:rFonts w:ascii="Helvetica" w:hAnsi="Helvetica" w:cs="Helvetica"/>
            <w:color w:val="000000" w:themeColor="text1"/>
            <w:sz w:val="21"/>
            <w:szCs w:val="21"/>
            <w:shd w:val="clear" w:color="auto" w:fill="FAF7EF"/>
            <w:rPrChange w:id="29883" w:author="梁元" w:date="2019-05-14T19:51:36Z">
              <w:rPr>
                <w:rStyle w:val="16"/>
                <w:rFonts w:ascii="Helvetica" w:hAnsi="Helvetica" w:cs="Helvetica"/>
                <w:color w:val="393939"/>
                <w:sz w:val="21"/>
                <w:szCs w:val="21"/>
                <w:shd w:val="clear" w:color="auto" w:fill="FAF7EF"/>
              </w:rPr>
            </w:rPrChange>
            <w14:textFill>
              <w14:solidFill>
                <w14:schemeClr w14:val="tx1"/>
              </w14:solidFill>
            </w14:textFill>
          </w:rPr>
          <w:t>淘宝手机端</w:t>
        </w:r>
        <w:bookmarkEnd w:id="970"/>
      </w:ins>
    </w:p>
    <w:p>
      <w:pPr>
        <w:spacing w:line="240" w:lineRule="auto"/>
        <w:ind w:firstLine="480" w:firstLineChars="200"/>
        <w:rPr>
          <w:ins w:id="29885" w:author="梁元" w:date="2019-05-14T19:51:07Z"/>
          <w:color w:val="000000" w:themeColor="text1"/>
          <w:rPrChange w:id="29886" w:author="梁元" w:date="2019-05-14T19:51:36Z">
            <w:rPr>
              <w:ins w:id="29887" w:author="梁元" w:date="2019-05-14T19:51:07Z"/>
            </w:rPr>
          </w:rPrChange>
          <w14:textFill>
            <w14:solidFill>
              <w14:schemeClr w14:val="tx1"/>
            </w14:solidFill>
          </w14:textFill>
        </w:rPr>
      </w:pPr>
    </w:p>
    <w:p>
      <w:pPr>
        <w:ind w:firstLine="480" w:firstLineChars="200"/>
        <w:rPr>
          <w:ins w:id="29888" w:author="梁元" w:date="2019-05-14T19:51:07Z"/>
          <w:color w:val="000000" w:themeColor="text1"/>
          <w:rPrChange w:id="29889" w:author="梁元" w:date="2019-05-14T19:51:36Z">
            <w:rPr>
              <w:ins w:id="29890" w:author="梁元" w:date="2019-05-14T19:51:07Z"/>
            </w:rPr>
          </w:rPrChange>
          <w14:textFill>
            <w14:solidFill>
              <w14:schemeClr w14:val="tx1"/>
            </w14:solidFill>
          </w14:textFill>
        </w:rPr>
      </w:pPr>
      <w:ins w:id="29891" w:author="梁元" w:date="2019-05-14T19:51:07Z">
        <w:r>
          <w:rPr>
            <w:color w:val="000000" w:themeColor="text1"/>
            <w:rPrChange w:id="29892" w:author="梁元" w:date="2019-05-14T19:51:36Z">
              <w:rPr/>
            </w:rPrChange>
            <w14:textFill>
              <w14:solidFill>
                <w14:schemeClr w14:val="tx1"/>
              </w14:solidFill>
            </w14:textFill>
          </w:rPr>
          <w:t>引入： 直接引用阿里的CDN文件（或下载到本地引入）</w:t>
        </w:r>
      </w:ins>
    </w:p>
    <w:p>
      <w:pPr>
        <w:ind w:firstLine="480" w:firstLineChars="200"/>
        <w:rPr>
          <w:ins w:id="29894" w:author="梁元" w:date="2019-05-14T19:51:07Z"/>
          <w:color w:val="000000" w:themeColor="text1"/>
          <w:rPrChange w:id="29895" w:author="梁元" w:date="2019-05-14T19:51:36Z">
            <w:rPr>
              <w:ins w:id="29896" w:author="梁元" w:date="2019-05-14T19:51:07Z"/>
            </w:rPr>
          </w:rPrChange>
          <w14:textFill>
            <w14:solidFill>
              <w14:schemeClr w14:val="tx1"/>
            </w14:solidFill>
          </w14:textFill>
        </w:rPr>
      </w:pPr>
      <w:ins w:id="29897" w:author="梁元" w:date="2019-05-14T19:51:07Z">
        <w:r>
          <w:rPr>
            <w:color w:val="000000" w:themeColor="text1"/>
            <w:rPrChange w:id="29898" w:author="梁元" w:date="2019-05-14T19:51:36Z">
              <w:rPr/>
            </w:rPrChange>
            <w14:textFill>
              <w14:solidFill>
                <w14:schemeClr w14:val="tx1"/>
              </w14:solidFill>
            </w14:textFill>
          </w:rPr>
          <w:t>&lt;script src="http://g.tbcdn.cn/mtb/lib-flexible/0.3.4/??flexible_css.js,flexible.js"&gt;&lt;/script&gt;</w:t>
        </w:r>
      </w:ins>
    </w:p>
    <w:p>
      <w:pPr>
        <w:ind w:firstLine="480" w:firstLineChars="200"/>
        <w:rPr>
          <w:ins w:id="29900" w:author="梁元" w:date="2019-05-14T19:51:07Z"/>
          <w:color w:val="000000" w:themeColor="text1"/>
          <w:rPrChange w:id="29901" w:author="梁元" w:date="2019-05-14T19:51:36Z">
            <w:rPr>
              <w:ins w:id="29902" w:author="梁元" w:date="2019-05-14T19:51:07Z"/>
            </w:rPr>
          </w:rPrChange>
          <w14:textFill>
            <w14:solidFill>
              <w14:schemeClr w14:val="tx1"/>
            </w14:solidFill>
          </w14:textFill>
        </w:rPr>
      </w:pPr>
      <w:ins w:id="29903" w:author="梁元" w:date="2019-05-14T19:51:07Z">
        <w:r>
          <w:rPr>
            <w:color w:val="000000" w:themeColor="text1"/>
            <w:rPrChange w:id="29904" w:author="梁元" w:date="2019-05-14T19:51:36Z">
              <w:rPr/>
            </w:rPrChange>
            <w14:textFill>
              <w14:solidFill>
                <w14:schemeClr w14:val="tx1"/>
              </w14:solidFill>
            </w14:textFill>
          </w:rPr>
          <w:t>设定： 页面不要设定 。Flexible会自动设定每个屏幕宽度的根font-size、动态viewport、针对Retina屏做的dpr。</w:t>
        </w:r>
      </w:ins>
    </w:p>
    <w:p>
      <w:pPr>
        <w:ind w:firstLine="480" w:firstLineChars="200"/>
        <w:rPr>
          <w:ins w:id="29906" w:author="梁元" w:date="2019-05-14T19:51:07Z"/>
          <w:color w:val="000000" w:themeColor="text1"/>
          <w:rPrChange w:id="29907" w:author="梁元" w:date="2019-05-14T19:51:36Z">
            <w:rPr>
              <w:ins w:id="29908" w:author="梁元" w:date="2019-05-14T19:51:07Z"/>
            </w:rPr>
          </w:rPrChange>
          <w14:textFill>
            <w14:solidFill>
              <w14:schemeClr w14:val="tx1"/>
            </w14:solidFill>
          </w14:textFill>
        </w:rPr>
      </w:pPr>
      <w:ins w:id="29909" w:author="梁元" w:date="2019-05-14T19:51:07Z">
        <w:r>
          <w:rPr>
            <w:color w:val="000000" w:themeColor="text1"/>
            <w:rPrChange w:id="29910" w:author="梁元" w:date="2019-05-14T19:51:36Z">
              <w:rPr/>
            </w:rPrChange>
            <w14:textFill>
              <w14:solidFill>
                <w14:schemeClr w14:val="tx1"/>
              </w14:solidFill>
            </w14:textFill>
          </w:rPr>
          <w:t>换算： 假设拿到的设计稿和上述网易的一样都是750，Flexible会把设计稿分为10份，可以理解为页面width=10rem，即1rem=75px，所以根font-size（基准值）=75px。</w:t>
        </w:r>
      </w:ins>
    </w:p>
    <w:p>
      <w:pPr>
        <w:spacing w:line="240" w:lineRule="auto"/>
        <w:ind w:left="240" w:leftChars="100" w:firstLine="480" w:firstLineChars="200"/>
        <w:rPr>
          <w:ins w:id="29912" w:author="梁元" w:date="2019-05-14T19:51:07Z"/>
          <w:color w:val="000000" w:themeColor="text1"/>
          <w:rPrChange w:id="29913" w:author="梁元" w:date="2019-05-14T19:51:36Z">
            <w:rPr>
              <w:ins w:id="29914" w:author="梁元" w:date="2019-05-14T19:51:07Z"/>
            </w:rPr>
          </w:rPrChange>
          <w14:textFill>
            <w14:solidFill>
              <w14:schemeClr w14:val="tx1"/>
            </w14:solidFill>
          </w14:textFill>
        </w:rPr>
      </w:pPr>
    </w:p>
    <w:p>
      <w:pPr>
        <w:pStyle w:val="3"/>
        <w:numPr>
          <w:ilvl w:val="0"/>
          <w:numId w:val="30"/>
        </w:numPr>
        <w:spacing w:line="240" w:lineRule="auto"/>
        <w:ind w:firstLine="562" w:firstLineChars="200"/>
        <w:rPr>
          <w:ins w:id="29915" w:author="梁元" w:date="2019-05-14T19:51:07Z"/>
          <w:rFonts w:ascii="仿宋" w:hAnsi="仿宋" w:eastAsia="仿宋"/>
          <w:color w:val="000000" w:themeColor="text1"/>
          <w:sz w:val="28"/>
          <w:szCs w:val="28"/>
          <w:rPrChange w:id="29916" w:author="梁元" w:date="2019-05-14T19:51:36Z">
            <w:rPr>
              <w:ins w:id="29917" w:author="梁元" w:date="2019-05-14T19:51:07Z"/>
              <w:rFonts w:ascii="仿宋" w:hAnsi="仿宋" w:eastAsia="仿宋"/>
              <w:sz w:val="28"/>
              <w:szCs w:val="28"/>
            </w:rPr>
          </w:rPrChange>
          <w14:textFill>
            <w14:solidFill>
              <w14:schemeClr w14:val="tx1"/>
            </w14:solidFill>
          </w14:textFill>
        </w:rPr>
      </w:pPr>
      <w:ins w:id="29918" w:author="梁元" w:date="2019-05-14T19:51:07Z">
        <w:r>
          <w:rPr>
            <w:rFonts w:hint="eastAsia" w:ascii="仿宋" w:hAnsi="仿宋" w:eastAsia="仿宋"/>
            <w:color w:val="000000" w:themeColor="text1"/>
            <w:sz w:val="28"/>
            <w:szCs w:val="28"/>
            <w:rPrChange w:id="29919" w:author="梁元" w:date="2019-05-14T19:51:36Z">
              <w:rPr>
                <w:rFonts w:hint="eastAsia" w:ascii="仿宋" w:hAnsi="仿宋" w:eastAsia="仿宋"/>
                <w:sz w:val="28"/>
                <w:szCs w:val="28"/>
              </w:rPr>
            </w:rPrChange>
            <w14:textFill>
              <w14:solidFill>
                <w14:schemeClr w14:val="tx1"/>
              </w14:solidFill>
            </w14:textFill>
          </w:rPr>
          <w:t>解法对比及优缺点</w:t>
        </w:r>
      </w:ins>
    </w:p>
    <w:p>
      <w:pPr>
        <w:ind w:firstLine="482" w:firstLineChars="200"/>
        <w:rPr>
          <w:ins w:id="29921" w:author="梁元" w:date="2019-05-14T19:51:07Z"/>
          <w:b/>
          <w:color w:val="000000" w:themeColor="text1"/>
          <w:rPrChange w:id="29922" w:author="梁元" w:date="2019-05-14T19:51:36Z">
            <w:rPr>
              <w:ins w:id="29923" w:author="梁元" w:date="2019-05-14T19:51:07Z"/>
              <w:b/>
            </w:rPr>
          </w:rPrChange>
          <w14:textFill>
            <w14:solidFill>
              <w14:schemeClr w14:val="tx1"/>
            </w14:solidFill>
          </w14:textFill>
        </w:rPr>
      </w:pPr>
      <w:ins w:id="29924" w:author="梁元" w:date="2019-05-14T19:51:07Z">
        <w:r>
          <w:rPr>
            <w:b/>
            <w:color w:val="000000" w:themeColor="text1"/>
            <w:rPrChange w:id="29925" w:author="梁元" w:date="2019-05-14T19:51:36Z">
              <w:rPr>
                <w:b/>
              </w:rPr>
            </w:rPrChange>
            <w14:textFill>
              <w14:solidFill>
                <w14:schemeClr w14:val="tx1"/>
              </w14:solidFill>
            </w14:textFill>
          </w:rPr>
          <w:t>通用方案</w:t>
        </w:r>
      </w:ins>
    </w:p>
    <w:p>
      <w:pPr>
        <w:ind w:firstLine="480" w:firstLineChars="200"/>
        <w:rPr>
          <w:ins w:id="29927" w:author="梁元" w:date="2019-05-14T19:51:07Z"/>
          <w:color w:val="000000" w:themeColor="text1"/>
          <w:rPrChange w:id="29928" w:author="梁元" w:date="2019-05-14T19:51:36Z">
            <w:rPr>
              <w:ins w:id="29929" w:author="梁元" w:date="2019-05-14T19:51:07Z"/>
            </w:rPr>
          </w:rPrChange>
          <w14:textFill>
            <w14:solidFill>
              <w14:schemeClr w14:val="tx1"/>
            </w14:solidFill>
          </w14:textFill>
        </w:rPr>
      </w:pPr>
    </w:p>
    <w:p>
      <w:pPr>
        <w:ind w:firstLine="480" w:firstLineChars="200"/>
        <w:rPr>
          <w:ins w:id="29930" w:author="梁元" w:date="2019-05-14T19:51:07Z"/>
          <w:color w:val="000000" w:themeColor="text1"/>
          <w:rPrChange w:id="29931" w:author="梁元" w:date="2019-05-14T19:51:36Z">
            <w:rPr>
              <w:ins w:id="29932" w:author="梁元" w:date="2019-05-14T19:51:07Z"/>
            </w:rPr>
          </w:rPrChange>
          <w14:textFill>
            <w14:solidFill>
              <w14:schemeClr w14:val="tx1"/>
            </w14:solidFill>
          </w14:textFill>
        </w:rPr>
      </w:pPr>
      <w:ins w:id="29933" w:author="梁元" w:date="2019-05-14T19:51:07Z">
        <w:r>
          <w:rPr>
            <w:color w:val="000000" w:themeColor="text1"/>
            <w:rPrChange w:id="29934" w:author="梁元" w:date="2019-05-14T19:51:36Z">
              <w:rPr/>
            </w:rPrChange>
            <w14:textFill>
              <w14:solidFill>
                <w14:schemeClr w14:val="tx1"/>
              </w14:solidFill>
            </w14:textFill>
          </w:rPr>
          <w:t>1、设置根font-size：625%（或其它自定的值，但换算规则1rem不能小于12px）</w:t>
        </w:r>
      </w:ins>
    </w:p>
    <w:p>
      <w:pPr>
        <w:ind w:firstLine="480" w:firstLineChars="200"/>
        <w:rPr>
          <w:ins w:id="29936" w:author="梁元" w:date="2019-05-14T19:51:07Z"/>
          <w:color w:val="000000" w:themeColor="text1"/>
          <w:rPrChange w:id="29937" w:author="梁元" w:date="2019-05-14T19:51:36Z">
            <w:rPr>
              <w:ins w:id="29938" w:author="梁元" w:date="2019-05-14T19:51:07Z"/>
            </w:rPr>
          </w:rPrChange>
          <w14:textFill>
            <w14:solidFill>
              <w14:schemeClr w14:val="tx1"/>
            </w14:solidFill>
          </w14:textFill>
        </w:rPr>
      </w:pPr>
      <w:ins w:id="29939" w:author="梁元" w:date="2019-05-14T19:51:07Z">
        <w:r>
          <w:rPr>
            <w:color w:val="000000" w:themeColor="text1"/>
            <w:rPrChange w:id="29940" w:author="梁元" w:date="2019-05-14T19:51:36Z">
              <w:rPr/>
            </w:rPrChange>
            <w14:textFill>
              <w14:solidFill>
                <w14:schemeClr w14:val="tx1"/>
              </w14:solidFill>
            </w14:textFill>
          </w:rPr>
          <w:t>2、通过媒体查询分别设置每个屏幕的根font-size</w:t>
        </w:r>
      </w:ins>
    </w:p>
    <w:p>
      <w:pPr>
        <w:ind w:firstLine="480" w:firstLineChars="200"/>
        <w:rPr>
          <w:ins w:id="29942" w:author="梁元" w:date="2019-05-14T19:51:07Z"/>
          <w:color w:val="000000" w:themeColor="text1"/>
          <w:rPrChange w:id="29943" w:author="梁元" w:date="2019-05-14T19:51:36Z">
            <w:rPr>
              <w:ins w:id="29944" w:author="梁元" w:date="2019-05-14T19:51:07Z"/>
            </w:rPr>
          </w:rPrChange>
          <w14:textFill>
            <w14:solidFill>
              <w14:schemeClr w14:val="tx1"/>
            </w14:solidFill>
          </w14:textFill>
        </w:rPr>
      </w:pPr>
      <w:ins w:id="29945" w:author="梁元" w:date="2019-05-14T19:51:07Z">
        <w:r>
          <w:rPr>
            <w:color w:val="000000" w:themeColor="text1"/>
            <w:rPrChange w:id="29946" w:author="梁元" w:date="2019-05-14T19:51:36Z">
              <w:rPr/>
            </w:rPrChange>
            <w14:textFill>
              <w14:solidFill>
                <w14:schemeClr w14:val="tx1"/>
              </w14:solidFill>
            </w14:textFill>
          </w:rPr>
          <w:t>3、css直接除以2再除以100即可换算为rem。</w:t>
        </w:r>
      </w:ins>
    </w:p>
    <w:p>
      <w:pPr>
        <w:ind w:firstLine="480" w:firstLineChars="200"/>
        <w:rPr>
          <w:ins w:id="29948" w:author="梁元" w:date="2019-05-14T19:51:07Z"/>
          <w:color w:val="000000" w:themeColor="text1"/>
          <w:rPrChange w:id="29949" w:author="梁元" w:date="2019-05-14T19:51:36Z">
            <w:rPr>
              <w:ins w:id="29950" w:author="梁元" w:date="2019-05-14T19:51:07Z"/>
            </w:rPr>
          </w:rPrChange>
          <w14:textFill>
            <w14:solidFill>
              <w14:schemeClr w14:val="tx1"/>
            </w14:solidFill>
          </w14:textFill>
        </w:rPr>
      </w:pPr>
      <w:ins w:id="29951" w:author="梁元" w:date="2019-05-14T19:51:07Z">
        <w:r>
          <w:rPr>
            <w:color w:val="000000" w:themeColor="text1"/>
            <w:rPrChange w:id="29952" w:author="梁元" w:date="2019-05-14T19:51:36Z">
              <w:rPr/>
            </w:rPrChange>
            <w14:textFill>
              <w14:solidFill>
                <w14:schemeClr w14:val="tx1"/>
              </w14:solidFill>
            </w14:textFill>
          </w:rPr>
          <w:t>优：有一定适用性，换算也较为简单。</w:t>
        </w:r>
      </w:ins>
    </w:p>
    <w:p>
      <w:pPr>
        <w:ind w:firstLine="480" w:firstLineChars="200"/>
        <w:rPr>
          <w:ins w:id="29954" w:author="梁元" w:date="2019-05-14T19:51:07Z"/>
          <w:color w:val="000000" w:themeColor="text1"/>
          <w:rPrChange w:id="29955" w:author="梁元" w:date="2019-05-14T19:51:36Z">
            <w:rPr>
              <w:ins w:id="29956" w:author="梁元" w:date="2019-05-14T19:51:07Z"/>
            </w:rPr>
          </w:rPrChange>
          <w14:textFill>
            <w14:solidFill>
              <w14:schemeClr w14:val="tx1"/>
            </w14:solidFill>
          </w14:textFill>
        </w:rPr>
      </w:pPr>
      <w:ins w:id="29957" w:author="梁元" w:date="2019-05-14T19:51:07Z">
        <w:r>
          <w:rPr>
            <w:color w:val="000000" w:themeColor="text1"/>
            <w:rPrChange w:id="29958" w:author="梁元" w:date="2019-05-14T19:51:36Z">
              <w:rPr/>
            </w:rPrChange>
            <w14:textFill>
              <w14:solidFill>
                <w14:schemeClr w14:val="tx1"/>
              </w14:solidFill>
            </w14:textFill>
          </w:rPr>
          <w:t>劣：有兼容性的坑，对不同手机适配不是非常精准；需要设置多个媒体查询来适应不同手机，单某款手机尺寸不在设置范围之内，会导致无法适配。</w:t>
        </w:r>
      </w:ins>
    </w:p>
    <w:p>
      <w:pPr>
        <w:ind w:firstLine="482" w:firstLineChars="200"/>
        <w:rPr>
          <w:ins w:id="29960" w:author="梁元" w:date="2019-05-14T19:51:07Z"/>
          <w:b/>
          <w:color w:val="000000" w:themeColor="text1"/>
          <w:rPrChange w:id="29961" w:author="梁元" w:date="2019-05-14T19:51:36Z">
            <w:rPr>
              <w:ins w:id="29962" w:author="梁元" w:date="2019-05-14T19:51:07Z"/>
              <w:b/>
            </w:rPr>
          </w:rPrChange>
          <w14:textFill>
            <w14:solidFill>
              <w14:schemeClr w14:val="tx1"/>
            </w14:solidFill>
          </w14:textFill>
        </w:rPr>
      </w:pPr>
    </w:p>
    <w:p>
      <w:pPr>
        <w:ind w:firstLine="482" w:firstLineChars="200"/>
        <w:rPr>
          <w:ins w:id="29963" w:author="梁元" w:date="2019-05-14T19:51:07Z"/>
          <w:b/>
          <w:color w:val="000000" w:themeColor="text1"/>
          <w:rPrChange w:id="29964" w:author="梁元" w:date="2019-05-14T19:51:36Z">
            <w:rPr>
              <w:ins w:id="29965" w:author="梁元" w:date="2019-05-14T19:51:07Z"/>
              <w:b/>
            </w:rPr>
          </w:rPrChange>
          <w14:textFill>
            <w14:solidFill>
              <w14:schemeClr w14:val="tx1"/>
            </w14:solidFill>
          </w14:textFill>
        </w:rPr>
      </w:pPr>
      <w:ins w:id="29966" w:author="梁元" w:date="2019-05-14T19:51:07Z">
        <w:r>
          <w:rPr>
            <w:b/>
            <w:color w:val="000000" w:themeColor="text1"/>
            <w:rPrChange w:id="29967" w:author="梁元" w:date="2019-05-14T19:51:36Z">
              <w:rPr>
                <w:b/>
              </w:rPr>
            </w:rPrChange>
            <w14:textFill>
              <w14:solidFill>
                <w14:schemeClr w14:val="tx1"/>
              </w14:solidFill>
            </w14:textFill>
          </w:rPr>
          <w:t>网易方案</w:t>
        </w:r>
      </w:ins>
    </w:p>
    <w:p>
      <w:pPr>
        <w:ind w:firstLine="480" w:firstLineChars="200"/>
        <w:rPr>
          <w:ins w:id="29969" w:author="梁元" w:date="2019-05-14T19:51:07Z"/>
          <w:color w:val="000000" w:themeColor="text1"/>
          <w:rPrChange w:id="29970" w:author="梁元" w:date="2019-05-14T19:51:36Z">
            <w:rPr>
              <w:ins w:id="29971" w:author="梁元" w:date="2019-05-14T19:51:07Z"/>
            </w:rPr>
          </w:rPrChange>
          <w14:textFill>
            <w14:solidFill>
              <w14:schemeClr w14:val="tx1"/>
            </w14:solidFill>
          </w14:textFill>
        </w:rPr>
      </w:pPr>
    </w:p>
    <w:p>
      <w:pPr>
        <w:ind w:firstLine="480" w:firstLineChars="200"/>
        <w:rPr>
          <w:ins w:id="29972" w:author="梁元" w:date="2019-05-14T19:51:07Z"/>
          <w:color w:val="000000" w:themeColor="text1"/>
          <w:rPrChange w:id="29973" w:author="梁元" w:date="2019-05-14T19:51:36Z">
            <w:rPr>
              <w:ins w:id="29974" w:author="梁元" w:date="2019-05-14T19:51:07Z"/>
            </w:rPr>
          </w:rPrChange>
          <w14:textFill>
            <w14:solidFill>
              <w14:schemeClr w14:val="tx1"/>
            </w14:solidFill>
          </w14:textFill>
        </w:rPr>
      </w:pPr>
      <w:ins w:id="29975" w:author="梁元" w:date="2019-05-14T19:51:07Z">
        <w:r>
          <w:rPr>
            <w:color w:val="000000" w:themeColor="text1"/>
            <w:rPrChange w:id="29976" w:author="梁元" w:date="2019-05-14T19:51:36Z">
              <w:rPr/>
            </w:rPrChange>
            <w14:textFill>
              <w14:solidFill>
                <w14:schemeClr w14:val="tx1"/>
              </w14:solidFill>
            </w14:textFill>
          </w:rPr>
          <w:t>1、拿到设计稿除以100，得到宽度rem值</w:t>
        </w:r>
      </w:ins>
    </w:p>
    <w:p>
      <w:pPr>
        <w:ind w:firstLine="480" w:firstLineChars="200"/>
        <w:rPr>
          <w:ins w:id="29978" w:author="梁元" w:date="2019-05-14T19:51:07Z"/>
          <w:color w:val="000000" w:themeColor="text1"/>
          <w:rPrChange w:id="29979" w:author="梁元" w:date="2019-05-14T19:51:36Z">
            <w:rPr>
              <w:ins w:id="29980" w:author="梁元" w:date="2019-05-14T19:51:07Z"/>
            </w:rPr>
          </w:rPrChange>
          <w14:textFill>
            <w14:solidFill>
              <w14:schemeClr w14:val="tx1"/>
            </w14:solidFill>
          </w14:textFill>
        </w:rPr>
      </w:pPr>
      <w:ins w:id="29981" w:author="梁元" w:date="2019-05-14T19:51:07Z">
        <w:r>
          <w:rPr>
            <w:color w:val="000000" w:themeColor="text1"/>
            <w:rPrChange w:id="29982" w:author="梁元" w:date="2019-05-14T19:51:36Z">
              <w:rPr/>
            </w:rPrChange>
            <w14:textFill>
              <w14:solidFill>
                <w14:schemeClr w14:val="tx1"/>
              </w14:solidFill>
            </w14:textFill>
          </w:rPr>
          <w:t>2、通过给html的style设置font-size，把1里面得到的宽度rem值代入x  document.documentElement.style.fontSize = document.documentElement.clientWidth / x + ‘px‘;</w:t>
        </w:r>
      </w:ins>
    </w:p>
    <w:p>
      <w:pPr>
        <w:ind w:firstLine="480" w:firstLineChars="200"/>
        <w:rPr>
          <w:ins w:id="29984" w:author="梁元" w:date="2019-05-14T19:51:07Z"/>
          <w:color w:val="000000" w:themeColor="text1"/>
          <w:rPrChange w:id="29985" w:author="梁元" w:date="2019-05-14T19:51:36Z">
            <w:rPr>
              <w:ins w:id="29986" w:author="梁元" w:date="2019-05-14T19:51:07Z"/>
            </w:rPr>
          </w:rPrChange>
          <w14:textFill>
            <w14:solidFill>
              <w14:schemeClr w14:val="tx1"/>
            </w14:solidFill>
          </w14:textFill>
        </w:rPr>
      </w:pPr>
      <w:ins w:id="29987" w:author="梁元" w:date="2019-05-14T19:51:07Z">
        <w:r>
          <w:rPr>
            <w:color w:val="000000" w:themeColor="text1"/>
            <w:rPrChange w:id="29988" w:author="梁元" w:date="2019-05-14T19:51:36Z">
              <w:rPr/>
            </w:rPrChange>
            <w14:textFill>
              <w14:solidFill>
                <w14:schemeClr w14:val="tx1"/>
              </w14:solidFill>
            </w14:textFill>
          </w:rPr>
          <w:t>3、设计稿px/100即可换算为rem</w:t>
        </w:r>
      </w:ins>
    </w:p>
    <w:p>
      <w:pPr>
        <w:ind w:firstLine="480" w:firstLineChars="200"/>
        <w:rPr>
          <w:ins w:id="29990" w:author="梁元" w:date="2019-05-14T19:51:07Z"/>
          <w:color w:val="000000" w:themeColor="text1"/>
          <w:rPrChange w:id="29991" w:author="梁元" w:date="2019-05-14T19:51:36Z">
            <w:rPr>
              <w:ins w:id="29992" w:author="梁元" w:date="2019-05-14T19:51:07Z"/>
            </w:rPr>
          </w:rPrChange>
          <w14:textFill>
            <w14:solidFill>
              <w14:schemeClr w14:val="tx1"/>
            </w14:solidFill>
          </w14:textFill>
        </w:rPr>
      </w:pPr>
      <w:ins w:id="29993" w:author="梁元" w:date="2019-05-14T19:51:07Z">
        <w:r>
          <w:rPr>
            <w:color w:val="000000" w:themeColor="text1"/>
            <w:rPrChange w:id="29994" w:author="梁元" w:date="2019-05-14T19:51:36Z">
              <w:rPr/>
            </w:rPrChange>
            <w14:textFill>
              <w14:solidFill>
                <w14:schemeClr w14:val="tx1"/>
              </w14:solidFill>
            </w14:textFill>
          </w:rPr>
          <w:t>优：通过动态根font-size来做适配，基本无兼容性问题，适配较为精准，换算简便。</w:t>
        </w:r>
      </w:ins>
    </w:p>
    <w:p>
      <w:pPr>
        <w:ind w:firstLine="480" w:firstLineChars="200"/>
        <w:rPr>
          <w:ins w:id="29996" w:author="梁元" w:date="2019-05-14T19:51:07Z"/>
          <w:color w:val="000000" w:themeColor="text1"/>
          <w:rPrChange w:id="29997" w:author="梁元" w:date="2019-05-14T19:51:36Z">
            <w:rPr>
              <w:ins w:id="29998" w:author="梁元" w:date="2019-05-14T19:51:07Z"/>
            </w:rPr>
          </w:rPrChange>
          <w14:textFill>
            <w14:solidFill>
              <w14:schemeClr w14:val="tx1"/>
            </w14:solidFill>
          </w14:textFill>
        </w:rPr>
      </w:pPr>
      <w:ins w:id="29999" w:author="梁元" w:date="2019-05-14T19:51:07Z">
        <w:r>
          <w:rPr>
            <w:color w:val="000000" w:themeColor="text1"/>
            <w:rPrChange w:id="30000" w:author="梁元" w:date="2019-05-14T19:51:36Z">
              <w:rPr/>
            </w:rPrChange>
            <w14:textFill>
              <w14:solidFill>
                <w14:schemeClr w14:val="tx1"/>
              </w14:solidFill>
            </w14:textFill>
          </w:rPr>
          <w:t>劣：无viewport缩放，且针对iPhone的Retina屏没有做适配，导致对一些手机的适配不是很到位</w:t>
        </w:r>
      </w:ins>
    </w:p>
    <w:p>
      <w:pPr>
        <w:ind w:firstLine="480" w:firstLineChars="200"/>
        <w:rPr>
          <w:ins w:id="30002" w:author="梁元" w:date="2019-05-14T19:51:07Z"/>
          <w:color w:val="000000" w:themeColor="text1"/>
          <w:rPrChange w:id="30003" w:author="梁元" w:date="2019-05-14T19:51:36Z">
            <w:rPr>
              <w:ins w:id="30004" w:author="梁元" w:date="2019-05-14T19:51:07Z"/>
            </w:rPr>
          </w:rPrChange>
          <w14:textFill>
            <w14:solidFill>
              <w14:schemeClr w14:val="tx1"/>
            </w14:solidFill>
          </w14:textFill>
        </w:rPr>
      </w:pPr>
    </w:p>
    <w:p>
      <w:pPr>
        <w:ind w:firstLine="482" w:firstLineChars="200"/>
        <w:rPr>
          <w:ins w:id="30005" w:author="梁元" w:date="2019-05-14T19:51:07Z"/>
          <w:b/>
          <w:color w:val="000000" w:themeColor="text1"/>
          <w:rPrChange w:id="30006" w:author="梁元" w:date="2019-05-14T19:51:36Z">
            <w:rPr>
              <w:ins w:id="30007" w:author="梁元" w:date="2019-05-14T19:51:07Z"/>
              <w:b/>
            </w:rPr>
          </w:rPrChange>
          <w14:textFill>
            <w14:solidFill>
              <w14:schemeClr w14:val="tx1"/>
            </w14:solidFill>
          </w14:textFill>
        </w:rPr>
      </w:pPr>
      <w:ins w:id="30008" w:author="梁元" w:date="2019-05-14T19:51:07Z">
        <w:r>
          <w:rPr>
            <w:b/>
            <w:color w:val="000000" w:themeColor="text1"/>
            <w:rPrChange w:id="30009" w:author="梁元" w:date="2019-05-14T19:51:36Z">
              <w:rPr>
                <w:b/>
              </w:rPr>
            </w:rPrChange>
            <w14:textFill>
              <w14:solidFill>
                <w14:schemeClr w14:val="tx1"/>
              </w14:solidFill>
            </w14:textFill>
          </w:rPr>
          <w:t>手淘方案</w:t>
        </w:r>
      </w:ins>
    </w:p>
    <w:p>
      <w:pPr>
        <w:ind w:firstLine="480" w:firstLineChars="200"/>
        <w:rPr>
          <w:ins w:id="30011" w:author="梁元" w:date="2019-05-14T19:51:07Z"/>
          <w:color w:val="000000" w:themeColor="text1"/>
          <w:rPrChange w:id="30012" w:author="梁元" w:date="2019-05-14T19:51:36Z">
            <w:rPr>
              <w:ins w:id="30013" w:author="梁元" w:date="2019-05-14T19:51:07Z"/>
            </w:rPr>
          </w:rPrChange>
          <w14:textFill>
            <w14:solidFill>
              <w14:schemeClr w14:val="tx1"/>
            </w14:solidFill>
          </w14:textFill>
        </w:rPr>
      </w:pPr>
    </w:p>
    <w:p>
      <w:pPr>
        <w:ind w:firstLine="480" w:firstLineChars="200"/>
        <w:rPr>
          <w:ins w:id="30014" w:author="梁元" w:date="2019-05-14T19:51:07Z"/>
          <w:color w:val="000000" w:themeColor="text1"/>
          <w:rPrChange w:id="30015" w:author="梁元" w:date="2019-05-14T19:51:36Z">
            <w:rPr>
              <w:ins w:id="30016" w:author="梁元" w:date="2019-05-14T19:51:07Z"/>
            </w:rPr>
          </w:rPrChange>
          <w14:textFill>
            <w14:solidFill>
              <w14:schemeClr w14:val="tx1"/>
            </w14:solidFill>
          </w14:textFill>
        </w:rPr>
      </w:pPr>
      <w:ins w:id="30017" w:author="梁元" w:date="2019-05-14T19:51:07Z">
        <w:bookmarkStart w:id="971" w:name="_Toc15167_WPSOffice_Level2"/>
        <w:r>
          <w:rPr>
            <w:color w:val="000000" w:themeColor="text1"/>
            <w:rPrChange w:id="30018" w:author="梁元" w:date="2019-05-14T19:51:36Z">
              <w:rPr/>
            </w:rPrChange>
            <w14:textFill>
              <w14:solidFill>
                <w14:schemeClr w14:val="tx1"/>
              </w14:solidFill>
            </w14:textFill>
          </w:rPr>
          <w:t>1、拿到设计稿除以10，得到font-size基准值</w:t>
        </w:r>
        <w:bookmarkEnd w:id="971"/>
      </w:ins>
    </w:p>
    <w:p>
      <w:pPr>
        <w:ind w:firstLine="480" w:firstLineChars="200"/>
        <w:rPr>
          <w:ins w:id="30020" w:author="梁元" w:date="2019-05-14T19:51:07Z"/>
          <w:color w:val="000000" w:themeColor="text1"/>
          <w:rPrChange w:id="30021" w:author="梁元" w:date="2019-05-14T19:51:36Z">
            <w:rPr>
              <w:ins w:id="30022" w:author="梁元" w:date="2019-05-14T19:51:07Z"/>
            </w:rPr>
          </w:rPrChange>
          <w14:textFill>
            <w14:solidFill>
              <w14:schemeClr w14:val="tx1"/>
            </w14:solidFill>
          </w14:textFill>
        </w:rPr>
      </w:pPr>
      <w:ins w:id="30023" w:author="梁元" w:date="2019-05-14T19:51:07Z">
        <w:bookmarkStart w:id="972" w:name="_Toc3530_WPSOffice_Level2"/>
        <w:r>
          <w:rPr>
            <w:color w:val="000000" w:themeColor="text1"/>
            <w:rPrChange w:id="30024" w:author="梁元" w:date="2019-05-14T19:51:36Z">
              <w:rPr/>
            </w:rPrChange>
            <w14:textFill>
              <w14:solidFill>
                <w14:schemeClr w14:val="tx1"/>
              </w14:solidFill>
            </w14:textFill>
          </w:rPr>
          <w:t>2、引入flexible</w:t>
        </w:r>
        <w:bookmarkEnd w:id="972"/>
      </w:ins>
    </w:p>
    <w:p>
      <w:pPr>
        <w:ind w:firstLine="480" w:firstLineChars="200"/>
        <w:rPr>
          <w:ins w:id="30026" w:author="梁元" w:date="2019-05-14T19:51:07Z"/>
          <w:color w:val="000000" w:themeColor="text1"/>
          <w:rPrChange w:id="30027" w:author="梁元" w:date="2019-05-14T19:51:36Z">
            <w:rPr>
              <w:ins w:id="30028" w:author="梁元" w:date="2019-05-14T19:51:07Z"/>
            </w:rPr>
          </w:rPrChange>
          <w14:textFill>
            <w14:solidFill>
              <w14:schemeClr w14:val="tx1"/>
            </w14:solidFill>
          </w14:textFill>
        </w:rPr>
      </w:pPr>
      <w:ins w:id="30029" w:author="梁元" w:date="2019-05-14T19:51:07Z">
        <w:bookmarkStart w:id="973" w:name="_Toc16806_WPSOffice_Level2"/>
        <w:r>
          <w:rPr>
            <w:color w:val="000000" w:themeColor="text1"/>
            <w:rPrChange w:id="30030" w:author="梁元" w:date="2019-05-14T19:51:36Z">
              <w:rPr/>
            </w:rPrChange>
            <w14:textFill>
              <w14:solidFill>
                <w14:schemeClr w14:val="tx1"/>
              </w14:solidFill>
            </w14:textFill>
          </w:rPr>
          <w:t>3、不要设置meta的viewport缩放值</w:t>
        </w:r>
        <w:bookmarkEnd w:id="973"/>
      </w:ins>
    </w:p>
    <w:p>
      <w:pPr>
        <w:ind w:firstLine="480" w:firstLineChars="200"/>
        <w:rPr>
          <w:ins w:id="30032" w:author="梁元" w:date="2019-05-14T19:51:07Z"/>
          <w:color w:val="000000" w:themeColor="text1"/>
          <w:rPrChange w:id="30033" w:author="梁元" w:date="2019-05-14T19:51:36Z">
            <w:rPr>
              <w:ins w:id="30034" w:author="梁元" w:date="2019-05-14T19:51:07Z"/>
            </w:rPr>
          </w:rPrChange>
          <w14:textFill>
            <w14:solidFill>
              <w14:schemeClr w14:val="tx1"/>
            </w14:solidFill>
          </w14:textFill>
        </w:rPr>
      </w:pPr>
      <w:ins w:id="30035" w:author="梁元" w:date="2019-05-14T19:51:07Z">
        <w:bookmarkStart w:id="974" w:name="_Toc9094_WPSOffice_Level2"/>
        <w:r>
          <w:rPr>
            <w:color w:val="000000" w:themeColor="text1"/>
            <w:rPrChange w:id="30036" w:author="梁元" w:date="2019-05-14T19:51:36Z">
              <w:rPr/>
            </w:rPrChange>
            <w14:textFill>
              <w14:solidFill>
                <w14:schemeClr w14:val="tx1"/>
              </w14:solidFill>
            </w14:textFill>
          </w:rPr>
          <w:t>4、设计稿px/ font-size基准值，即可换算为rem</w:t>
        </w:r>
        <w:bookmarkEnd w:id="974"/>
      </w:ins>
    </w:p>
    <w:p>
      <w:pPr>
        <w:ind w:firstLine="480" w:firstLineChars="200"/>
        <w:rPr>
          <w:ins w:id="30038" w:author="梁元" w:date="2019-05-14T19:51:07Z"/>
          <w:color w:val="000000" w:themeColor="text1"/>
          <w:rPrChange w:id="30039" w:author="梁元" w:date="2019-05-14T19:51:36Z">
            <w:rPr>
              <w:ins w:id="30040" w:author="梁元" w:date="2019-05-14T19:51:07Z"/>
            </w:rPr>
          </w:rPrChange>
          <w14:textFill>
            <w14:solidFill>
              <w14:schemeClr w14:val="tx1"/>
            </w14:solidFill>
          </w14:textFill>
        </w:rPr>
      </w:pPr>
      <w:ins w:id="30041" w:author="梁元" w:date="2019-05-14T19:51:07Z">
        <w:r>
          <w:rPr>
            <w:color w:val="000000" w:themeColor="text1"/>
            <w:rPrChange w:id="30042" w:author="梁元" w:date="2019-05-14T19:51:36Z">
              <w:rPr/>
            </w:rPrChange>
            <w14:textFill>
              <w14:solidFill>
                <w14:schemeClr w14:val="tx1"/>
              </w14:solidFill>
            </w14:textFill>
          </w:rPr>
          <w:t>优：通过动态根font-size、viewpor、dpr来做适配，无兼容性问题，适配精准。</w:t>
        </w:r>
      </w:ins>
    </w:p>
    <w:p>
      <w:pPr>
        <w:ind w:firstLine="480" w:firstLineChars="200"/>
        <w:rPr>
          <w:ins w:id="30044" w:author="梁元" w:date="2019-05-14T19:51:07Z"/>
          <w:color w:val="000000" w:themeColor="text1"/>
          <w:rPrChange w:id="30045" w:author="梁元" w:date="2019-05-14T19:51:36Z">
            <w:rPr>
              <w:ins w:id="30046" w:author="梁元" w:date="2019-05-14T19:51:07Z"/>
            </w:rPr>
          </w:rPrChange>
          <w14:textFill>
            <w14:solidFill>
              <w14:schemeClr w14:val="tx1"/>
            </w14:solidFill>
          </w14:textFill>
        </w:rPr>
      </w:pPr>
      <w:ins w:id="30047" w:author="梁元" w:date="2019-05-14T19:51:07Z">
        <w:r>
          <w:rPr>
            <w:color w:val="000000" w:themeColor="text1"/>
            <w:rPrChange w:id="30048" w:author="梁元" w:date="2019-05-14T19:51:36Z">
              <w:rPr/>
            </w:rPrChange>
            <w14:textFill>
              <w14:solidFill>
                <w14:schemeClr w14:val="tx1"/>
              </w14:solidFill>
            </w14:textFill>
          </w:rPr>
          <w:t>劣：需要根据设计稿进行基准值换算，在不使用sublime text编辑器插件开发时，单位计算复杂。</w:t>
        </w:r>
      </w:ins>
    </w:p>
    <w:p>
      <w:pPr>
        <w:ind w:firstLine="480" w:firstLineChars="200"/>
        <w:rPr>
          <w:ins w:id="30050" w:author="梁元" w:date="2019-05-14T19:51:07Z"/>
          <w:color w:val="000000" w:themeColor="text1"/>
          <w:rPrChange w:id="30051" w:author="梁元" w:date="2019-05-14T19:51:36Z">
            <w:rPr>
              <w:ins w:id="30052" w:author="梁元" w:date="2019-05-14T19:51:07Z"/>
            </w:rPr>
          </w:rPrChange>
          <w14:textFill>
            <w14:solidFill>
              <w14:schemeClr w14:val="tx1"/>
            </w14:solidFill>
          </w14:textFill>
        </w:rPr>
      </w:pPr>
    </w:p>
    <w:p>
      <w:pPr>
        <w:pStyle w:val="3"/>
        <w:numPr>
          <w:ilvl w:val="0"/>
          <w:numId w:val="30"/>
        </w:numPr>
        <w:spacing w:line="240" w:lineRule="auto"/>
        <w:ind w:firstLine="562" w:firstLineChars="200"/>
        <w:rPr>
          <w:ins w:id="30053" w:author="梁元" w:date="2019-05-14T19:51:07Z"/>
          <w:rFonts w:ascii="仿宋" w:hAnsi="仿宋" w:eastAsia="仿宋"/>
          <w:color w:val="000000" w:themeColor="text1"/>
          <w:sz w:val="28"/>
          <w:szCs w:val="28"/>
          <w:rPrChange w:id="30054" w:author="梁元" w:date="2019-05-14T19:51:36Z">
            <w:rPr>
              <w:ins w:id="30055" w:author="梁元" w:date="2019-05-14T19:51:07Z"/>
              <w:rFonts w:ascii="仿宋" w:hAnsi="仿宋" w:eastAsia="仿宋"/>
              <w:sz w:val="28"/>
              <w:szCs w:val="28"/>
            </w:rPr>
          </w:rPrChange>
          <w14:textFill>
            <w14:solidFill>
              <w14:schemeClr w14:val="tx1"/>
            </w14:solidFill>
          </w14:textFill>
        </w:rPr>
      </w:pPr>
      <w:ins w:id="30056" w:author="梁元" w:date="2019-05-14T19:51:07Z">
        <w:r>
          <w:rPr>
            <w:rFonts w:hint="eastAsia" w:ascii="仿宋" w:hAnsi="仿宋" w:eastAsia="仿宋"/>
            <w:color w:val="000000" w:themeColor="text1"/>
            <w:sz w:val="28"/>
            <w:szCs w:val="28"/>
            <w:rPrChange w:id="30057" w:author="梁元" w:date="2019-05-14T19:51:36Z">
              <w:rPr>
                <w:rFonts w:hint="eastAsia" w:ascii="仿宋" w:hAnsi="仿宋" w:eastAsia="仿宋"/>
                <w:sz w:val="28"/>
                <w:szCs w:val="28"/>
              </w:rPr>
            </w:rPrChange>
            <w14:textFill>
              <w14:solidFill>
                <w14:schemeClr w14:val="tx1"/>
              </w14:solidFill>
            </w14:textFill>
          </w:rPr>
          <w:t>延伸及扩展问题回答参考</w:t>
        </w:r>
      </w:ins>
    </w:p>
    <w:p>
      <w:pPr>
        <w:ind w:firstLine="482" w:firstLineChars="200"/>
        <w:rPr>
          <w:ins w:id="30059" w:author="梁元" w:date="2019-05-14T19:51:07Z"/>
          <w:color w:val="000000" w:themeColor="text1"/>
          <w:rPrChange w:id="30060" w:author="梁元" w:date="2019-05-14T19:51:36Z">
            <w:rPr>
              <w:ins w:id="30061" w:author="梁元" w:date="2019-05-14T19:51:07Z"/>
            </w:rPr>
          </w:rPrChange>
          <w14:textFill>
            <w14:solidFill>
              <w14:schemeClr w14:val="tx1"/>
            </w14:solidFill>
          </w14:textFill>
        </w:rPr>
      </w:pPr>
      <w:ins w:id="30062" w:author="梁元" w:date="2019-05-14T19:51:07Z">
        <w:r>
          <w:rPr>
            <w:rFonts w:hint="eastAsia"/>
            <w:b/>
            <w:color w:val="000000" w:themeColor="text1"/>
            <w:rPrChange w:id="30063" w:author="梁元" w:date="2019-05-14T19:51:36Z">
              <w:rPr>
                <w:rFonts w:hint="eastAsia"/>
                <w:b/>
              </w:rPr>
            </w:rPrChange>
            <w14:textFill>
              <w14:solidFill>
                <w14:schemeClr w14:val="tx1"/>
              </w14:solidFill>
            </w14:textFill>
          </w:rPr>
          <w:t>问题</w:t>
        </w:r>
      </w:ins>
      <w:ins w:id="30065" w:author="梁元" w:date="2019-05-14T19:51:07Z">
        <w:r>
          <w:rPr>
            <w:rFonts w:hint="eastAsia"/>
            <w:color w:val="000000" w:themeColor="text1"/>
            <w:rPrChange w:id="30066" w:author="梁元" w:date="2019-05-14T19:51:36Z">
              <w:rPr>
                <w:rFonts w:hint="eastAsia"/>
              </w:rPr>
            </w:rPrChange>
            <w14:textFill>
              <w14:solidFill>
                <w14:schemeClr w14:val="tx1"/>
              </w14:solidFill>
            </w14:textFill>
          </w:rPr>
          <w:t>：移动端项目对于背景图的加载</w:t>
        </w:r>
      </w:ins>
      <w:ins w:id="30068" w:author="梁元" w:date="2019-05-14T19:51:07Z">
        <w:r>
          <w:rPr>
            <w:color w:val="000000" w:themeColor="text1"/>
            <w:rPrChange w:id="30069" w:author="梁元" w:date="2019-05-14T19:51:36Z">
              <w:rPr/>
            </w:rPrChange>
            <w14:textFill>
              <w14:solidFill>
                <w14:schemeClr w14:val="tx1"/>
              </w14:solidFill>
            </w14:textFill>
          </w:rPr>
          <w:t xml:space="preserve"> </w:t>
        </w:r>
      </w:ins>
    </w:p>
    <w:p>
      <w:pPr>
        <w:ind w:firstLine="482" w:firstLineChars="200"/>
        <w:rPr>
          <w:ins w:id="30071" w:author="梁元" w:date="2019-05-14T19:51:07Z"/>
          <w:color w:val="000000" w:themeColor="text1"/>
          <w:rPrChange w:id="30072" w:author="梁元" w:date="2019-05-14T19:51:36Z">
            <w:rPr>
              <w:ins w:id="30073" w:author="梁元" w:date="2019-05-14T19:51:07Z"/>
            </w:rPr>
          </w:rPrChange>
          <w14:textFill>
            <w14:solidFill>
              <w14:schemeClr w14:val="tx1"/>
            </w14:solidFill>
          </w14:textFill>
        </w:rPr>
      </w:pPr>
      <w:ins w:id="30074" w:author="梁元" w:date="2019-05-14T19:51:07Z">
        <w:r>
          <w:rPr>
            <w:rFonts w:hint="eastAsia"/>
            <w:b/>
            <w:color w:val="000000" w:themeColor="text1"/>
            <w:rPrChange w:id="30075" w:author="梁元" w:date="2019-05-14T19:51:36Z">
              <w:rPr>
                <w:rFonts w:hint="eastAsia"/>
                <w:b/>
              </w:rPr>
            </w:rPrChange>
            <w14:textFill>
              <w14:solidFill>
                <w14:schemeClr w14:val="tx1"/>
              </w14:solidFill>
            </w14:textFill>
          </w:rPr>
          <w:t>解答</w:t>
        </w:r>
      </w:ins>
      <w:ins w:id="30077" w:author="梁元" w:date="2019-05-14T19:51:07Z">
        <w:r>
          <w:rPr>
            <w:rFonts w:hint="eastAsia"/>
            <w:color w:val="000000" w:themeColor="text1"/>
            <w:rPrChange w:id="30078" w:author="梁元" w:date="2019-05-14T19:51:36Z">
              <w:rPr>
                <w:rFonts w:hint="eastAsia"/>
              </w:rPr>
            </w:rPrChange>
            <w14:textFill>
              <w14:solidFill>
                <w14:schemeClr w14:val="tx1"/>
              </w14:solidFill>
            </w14:textFill>
          </w:rPr>
          <w:t>： 使用的网易解决方案可以实现雪碧图的使用；</w:t>
        </w:r>
      </w:ins>
      <w:ins w:id="30080" w:author="梁元" w:date="2019-05-14T19:51:07Z">
        <w:r>
          <w:rPr>
            <w:color w:val="000000" w:themeColor="text1"/>
            <w:rPrChange w:id="30081" w:author="梁元" w:date="2019-05-14T19:51:36Z">
              <w:rPr/>
            </w:rPrChange>
            <w14:textFill>
              <w14:solidFill>
                <w14:schemeClr w14:val="tx1"/>
              </w14:solidFill>
            </w14:textFill>
          </w:rPr>
          <w:t xml:space="preserve"> </w:t>
        </w:r>
      </w:ins>
    </w:p>
    <w:p>
      <w:pPr>
        <w:ind w:firstLine="560" w:firstLineChars="200"/>
        <w:rPr>
          <w:ins w:id="30083" w:author="梁元" w:date="2019-05-14T19:51:07Z"/>
          <w:rFonts w:ascii="仿宋" w:hAnsi="仿宋" w:eastAsia="仿宋"/>
          <w:color w:val="000000" w:themeColor="text1"/>
          <w:sz w:val="28"/>
          <w:szCs w:val="28"/>
          <w:rPrChange w:id="30084" w:author="梁元" w:date="2019-05-14T19:51:36Z">
            <w:rPr>
              <w:ins w:id="30085" w:author="梁元" w:date="2019-05-14T19:51:07Z"/>
              <w:rFonts w:ascii="仿宋" w:hAnsi="仿宋" w:eastAsia="仿宋"/>
              <w:sz w:val="28"/>
              <w:szCs w:val="28"/>
            </w:rPr>
          </w:rPrChange>
          <w14:textFill>
            <w14:solidFill>
              <w14:schemeClr w14:val="tx1"/>
            </w14:solidFill>
          </w14:textFill>
        </w:rPr>
      </w:pPr>
      <w:ins w:id="30086" w:author="梁元" w:date="2019-05-14T19:51:07Z">
        <w:r>
          <w:rPr>
            <w:rFonts w:hint="eastAsia" w:ascii="仿宋" w:hAnsi="仿宋" w:eastAsia="仿宋"/>
            <w:color w:val="000000" w:themeColor="text1"/>
            <w:sz w:val="28"/>
            <w:szCs w:val="28"/>
            <w:rPrChange w:id="30087" w:author="梁元" w:date="2019-05-14T19:51:36Z">
              <w:rPr>
                <w:rFonts w:hint="eastAsia" w:ascii="仿宋" w:hAnsi="仿宋" w:eastAsia="仿宋"/>
                <w:sz w:val="28"/>
                <w:szCs w:val="28"/>
              </w:rPr>
            </w:rPrChange>
            <w14:textFill>
              <w14:solidFill>
                <w14:schemeClr w14:val="tx1"/>
              </w14:solidFill>
            </w14:textFill>
          </w:rPr>
          <w:t>项目中体现经验的点</w:t>
        </w:r>
      </w:ins>
    </w:p>
    <w:p>
      <w:pPr>
        <w:ind w:firstLine="560" w:firstLineChars="200"/>
        <w:rPr>
          <w:ins w:id="30089" w:author="梁元" w:date="2019-05-14T19:51:07Z"/>
          <w:rFonts w:ascii="仿宋" w:hAnsi="仿宋" w:eastAsia="仿宋"/>
          <w:color w:val="000000" w:themeColor="text1"/>
          <w:sz w:val="28"/>
          <w:szCs w:val="28"/>
          <w:rPrChange w:id="30090" w:author="梁元" w:date="2019-05-14T19:51:36Z">
            <w:rPr>
              <w:ins w:id="30091" w:author="梁元" w:date="2019-05-14T19:51:07Z"/>
              <w:rFonts w:ascii="仿宋" w:hAnsi="仿宋" w:eastAsia="仿宋"/>
              <w:sz w:val="28"/>
              <w:szCs w:val="28"/>
            </w:rPr>
          </w:rPrChange>
          <w14:textFill>
            <w14:solidFill>
              <w14:schemeClr w14:val="tx1"/>
            </w14:solidFill>
          </w14:textFill>
        </w:rPr>
      </w:pPr>
      <w:ins w:id="30092" w:author="梁元" w:date="2019-05-14T19:51:07Z">
        <w:r>
          <w:rPr>
            <w:rFonts w:hint="eastAsia" w:ascii="仿宋" w:hAnsi="仿宋" w:eastAsia="仿宋"/>
            <w:color w:val="000000" w:themeColor="text1"/>
            <w:sz w:val="28"/>
            <w:szCs w:val="28"/>
            <w:rPrChange w:id="30093" w:author="梁元" w:date="2019-05-14T19:51:36Z">
              <w:rPr>
                <w:rFonts w:hint="eastAsia" w:ascii="仿宋" w:hAnsi="仿宋" w:eastAsia="仿宋"/>
                <w:sz w:val="28"/>
                <w:szCs w:val="28"/>
              </w:rPr>
            </w:rPrChange>
            <w14:textFill>
              <w14:solidFill>
                <w14:schemeClr w14:val="tx1"/>
              </w14:solidFill>
            </w14:textFill>
          </w:rPr>
          <w:t>使用网易的解决的方案可以使用的移动端适配更加精确</w:t>
        </w:r>
      </w:ins>
    </w:p>
    <w:p>
      <w:pPr>
        <w:pStyle w:val="3"/>
        <w:numPr>
          <w:ilvl w:val="0"/>
          <w:numId w:val="30"/>
        </w:numPr>
        <w:spacing w:line="240" w:lineRule="auto"/>
        <w:ind w:firstLine="562" w:firstLineChars="200"/>
        <w:rPr>
          <w:ins w:id="30095" w:author="梁元" w:date="2019-05-14T19:51:07Z"/>
          <w:rFonts w:ascii="仿宋" w:hAnsi="仿宋" w:eastAsia="仿宋"/>
          <w:color w:val="000000" w:themeColor="text1"/>
          <w:sz w:val="28"/>
          <w:szCs w:val="28"/>
          <w:rPrChange w:id="30096" w:author="梁元" w:date="2019-05-14T19:51:36Z">
            <w:rPr>
              <w:ins w:id="30097" w:author="梁元" w:date="2019-05-14T19:51:07Z"/>
              <w:rFonts w:ascii="仿宋" w:hAnsi="仿宋" w:eastAsia="仿宋"/>
              <w:sz w:val="28"/>
              <w:szCs w:val="28"/>
            </w:rPr>
          </w:rPrChange>
          <w14:textFill>
            <w14:solidFill>
              <w14:schemeClr w14:val="tx1"/>
            </w14:solidFill>
          </w14:textFill>
        </w:rPr>
      </w:pPr>
      <w:ins w:id="30098" w:author="梁元" w:date="2019-05-14T19:51:07Z">
        <w:r>
          <w:rPr>
            <w:rFonts w:hint="eastAsia" w:ascii="仿宋" w:hAnsi="仿宋" w:eastAsia="仿宋"/>
            <w:color w:val="000000" w:themeColor="text1"/>
            <w:sz w:val="28"/>
            <w:szCs w:val="28"/>
            <w:rPrChange w:id="30099" w:author="梁元" w:date="2019-05-14T19:51:36Z">
              <w:rPr>
                <w:rFonts w:hint="eastAsia" w:ascii="仿宋" w:hAnsi="仿宋" w:eastAsia="仿宋"/>
                <w:sz w:val="28"/>
                <w:szCs w:val="28"/>
              </w:rPr>
            </w:rPrChange>
            <w14:textFill>
              <w14:solidFill>
                <w14:schemeClr w14:val="tx1"/>
              </w14:solidFill>
            </w14:textFill>
          </w:rPr>
          <w:t>论坛参考</w:t>
        </w:r>
      </w:ins>
    </w:p>
    <w:p>
      <w:pPr>
        <w:ind w:firstLine="480" w:firstLineChars="200"/>
        <w:rPr>
          <w:ins w:id="30101" w:author="梁元" w:date="2019-05-14T19:51:07Z"/>
          <w:rStyle w:val="18"/>
          <w:color w:val="000000" w:themeColor="text1"/>
          <w:rPrChange w:id="30102" w:author="梁元" w:date="2019-05-14T19:51:36Z">
            <w:rPr>
              <w:ins w:id="30103" w:author="梁元" w:date="2019-05-14T19:51:07Z"/>
              <w:rStyle w:val="18"/>
            </w:rPr>
          </w:rPrChange>
          <w14:textFill>
            <w14:solidFill>
              <w14:schemeClr w14:val="tx1"/>
            </w14:solidFill>
          </w14:textFill>
        </w:rPr>
      </w:pPr>
      <w:ins w:id="30104" w:author="梁元" w:date="2019-05-14T19:51:07Z">
        <w:r>
          <w:rPr>
            <w:color w:val="000000" w:themeColor="text1"/>
            <w:rPrChange w:id="30105" w:author="梁元" w:date="2019-05-14T19:51:36Z">
              <w:rPr/>
            </w:rPrChange>
            <w14:textFill>
              <w14:solidFill>
                <w14:schemeClr w14:val="tx1"/>
              </w14:solidFill>
            </w14:textFill>
          </w:rPr>
          <w:fldChar w:fldCharType="begin"/>
        </w:r>
      </w:ins>
      <w:ins w:id="30107" w:author="梁元" w:date="2019-05-14T19:51:07Z">
        <w:r>
          <w:rPr>
            <w:color w:val="000000" w:themeColor="text1"/>
            <w:rPrChange w:id="30108" w:author="梁元" w:date="2019-05-14T19:51:36Z">
              <w:rPr/>
            </w:rPrChange>
            <w14:textFill>
              <w14:solidFill>
                <w14:schemeClr w14:val="tx1"/>
              </w14:solidFill>
            </w14:textFill>
          </w:rPr>
          <w:instrText xml:space="preserve"> HYPERLINK "https://www.cnblogs.com/liangxuru/p/6970629.html" </w:instrText>
        </w:r>
      </w:ins>
      <w:ins w:id="30110" w:author="梁元" w:date="2019-05-14T19:51:07Z">
        <w:r>
          <w:rPr>
            <w:color w:val="000000" w:themeColor="text1"/>
            <w:rPrChange w:id="30111" w:author="梁元" w:date="2019-05-14T19:51:36Z">
              <w:rPr/>
            </w:rPrChange>
            <w14:textFill>
              <w14:solidFill>
                <w14:schemeClr w14:val="tx1"/>
              </w14:solidFill>
            </w14:textFill>
          </w:rPr>
          <w:fldChar w:fldCharType="separate"/>
        </w:r>
      </w:ins>
      <w:ins w:id="30113" w:author="梁元" w:date="2019-05-14T19:51:07Z">
        <w:r>
          <w:rPr>
            <w:rStyle w:val="18"/>
            <w:color w:val="000000" w:themeColor="text1"/>
            <w:rPrChange w:id="30114" w:author="梁元" w:date="2019-05-14T19:51:36Z">
              <w:rPr>
                <w:rStyle w:val="18"/>
              </w:rPr>
            </w:rPrChange>
            <w14:textFill>
              <w14:solidFill>
                <w14:schemeClr w14:val="tx1"/>
              </w14:solidFill>
            </w14:textFill>
          </w:rPr>
          <w:t>https://www.cnblogs.com/liangxuru/p/6970629.html</w:t>
        </w:r>
      </w:ins>
      <w:ins w:id="30116" w:author="梁元" w:date="2019-05-14T19:51:07Z">
        <w:r>
          <w:rPr>
            <w:rStyle w:val="18"/>
            <w:color w:val="000000" w:themeColor="text1"/>
            <w:rPrChange w:id="30117" w:author="梁元" w:date="2019-05-14T19:51:36Z">
              <w:rPr>
                <w:rStyle w:val="18"/>
              </w:rPr>
            </w:rPrChange>
            <w14:textFill>
              <w14:solidFill>
                <w14:schemeClr w14:val="tx1"/>
              </w14:solidFill>
            </w14:textFill>
          </w:rPr>
          <w:fldChar w:fldCharType="end"/>
        </w:r>
      </w:ins>
    </w:p>
    <w:p>
      <w:pPr>
        <w:ind w:firstLine="480" w:firstLineChars="200"/>
        <w:rPr>
          <w:ins w:id="30119" w:author="梁元" w:date="2019-05-14T19:51:07Z"/>
          <w:color w:val="000000" w:themeColor="text1"/>
          <w:rPrChange w:id="30120" w:author="梁元" w:date="2019-05-14T19:51:36Z">
            <w:rPr>
              <w:ins w:id="30121" w:author="梁元" w:date="2019-05-14T19:51:07Z"/>
            </w:rPr>
          </w:rPrChange>
          <w14:textFill>
            <w14:solidFill>
              <w14:schemeClr w14:val="tx1"/>
            </w14:solidFill>
          </w14:textFill>
        </w:rPr>
      </w:pPr>
      <w:ins w:id="30122" w:author="梁元" w:date="2019-05-14T19:51:07Z">
        <w:r>
          <w:rPr>
            <w:color w:val="000000" w:themeColor="text1"/>
            <w:rPrChange w:id="30123" w:author="梁元" w:date="2019-05-14T19:51:36Z">
              <w:rPr/>
            </w:rPrChange>
            <w14:textFill>
              <w14:solidFill>
                <w14:schemeClr w14:val="tx1"/>
              </w14:solidFill>
            </w14:textFill>
          </w:rPr>
          <w:fldChar w:fldCharType="begin"/>
        </w:r>
      </w:ins>
      <w:ins w:id="30125" w:author="梁元" w:date="2019-05-14T19:51:07Z">
        <w:r>
          <w:rPr>
            <w:color w:val="000000" w:themeColor="text1"/>
            <w:rPrChange w:id="30126" w:author="梁元" w:date="2019-05-14T19:51:36Z">
              <w:rPr/>
            </w:rPrChange>
            <w14:textFill>
              <w14:solidFill>
                <w14:schemeClr w14:val="tx1"/>
              </w14:solidFill>
            </w14:textFill>
          </w:rPr>
          <w:instrText xml:space="preserve"> HYPERLINK "https://www.cnblogs.com/cench/p/5314044.html" </w:instrText>
        </w:r>
      </w:ins>
      <w:ins w:id="30128" w:author="梁元" w:date="2019-05-14T19:51:07Z">
        <w:r>
          <w:rPr>
            <w:color w:val="000000" w:themeColor="text1"/>
            <w:rPrChange w:id="30129" w:author="梁元" w:date="2019-05-14T19:51:36Z">
              <w:rPr/>
            </w:rPrChange>
            <w14:textFill>
              <w14:solidFill>
                <w14:schemeClr w14:val="tx1"/>
              </w14:solidFill>
            </w14:textFill>
          </w:rPr>
          <w:fldChar w:fldCharType="separate"/>
        </w:r>
      </w:ins>
      <w:ins w:id="30131" w:author="梁元" w:date="2019-05-14T19:51:07Z">
        <w:r>
          <w:rPr>
            <w:rStyle w:val="18"/>
            <w:color w:val="000000" w:themeColor="text1"/>
            <w:rPrChange w:id="30132" w:author="梁元" w:date="2019-05-14T19:51:36Z">
              <w:rPr>
                <w:rStyle w:val="18"/>
              </w:rPr>
            </w:rPrChange>
            <w14:textFill>
              <w14:solidFill>
                <w14:schemeClr w14:val="tx1"/>
              </w14:solidFill>
            </w14:textFill>
          </w:rPr>
          <w:t>https://www.cnblogs.com/cench/p/5314044.html</w:t>
        </w:r>
      </w:ins>
      <w:ins w:id="30134" w:author="梁元" w:date="2019-05-14T19:51:07Z">
        <w:r>
          <w:rPr>
            <w:color w:val="000000" w:themeColor="text1"/>
            <w:rPrChange w:id="30135" w:author="梁元" w:date="2019-05-14T19:51:36Z">
              <w:rPr/>
            </w:rPrChange>
            <w14:textFill>
              <w14:solidFill>
                <w14:schemeClr w14:val="tx1"/>
              </w14:solidFill>
            </w14:textFill>
          </w:rPr>
          <w:fldChar w:fldCharType="end"/>
        </w:r>
      </w:ins>
    </w:p>
    <w:p>
      <w:pPr>
        <w:ind w:firstLine="480" w:firstLineChars="200"/>
        <w:rPr>
          <w:ins w:id="30137" w:author="梁元" w:date="2019-05-14T19:51:07Z"/>
          <w:color w:val="000000" w:themeColor="text1"/>
          <w:rPrChange w:id="30138" w:author="梁元" w:date="2019-05-14T19:51:36Z">
            <w:rPr>
              <w:ins w:id="30139" w:author="梁元" w:date="2019-05-14T19:51:07Z"/>
            </w:rPr>
          </w:rPrChange>
          <w14:textFill>
            <w14:solidFill>
              <w14:schemeClr w14:val="tx1"/>
            </w14:solidFill>
          </w14:textFill>
        </w:rPr>
      </w:pPr>
    </w:p>
    <w:p>
      <w:pPr>
        <w:tabs>
          <w:tab w:val="left" w:pos="726"/>
        </w:tabs>
        <w:ind w:firstLine="480" w:firstLineChars="200"/>
        <w:rPr>
          <w:ins w:id="30140" w:author="梁元" w:date="2019-05-14T19:51:07Z"/>
          <w:color w:val="000000" w:themeColor="text1"/>
          <w:rPrChange w:id="30141" w:author="梁元" w:date="2019-05-14T19:51:36Z">
            <w:rPr>
              <w:ins w:id="30142" w:author="梁元" w:date="2019-05-14T19:51:07Z"/>
            </w:rPr>
          </w:rPrChange>
          <w14:textFill>
            <w14:solidFill>
              <w14:schemeClr w14:val="tx1"/>
            </w14:solidFill>
          </w14:textFill>
        </w:rPr>
      </w:pPr>
      <w:ins w:id="30143" w:author="梁元" w:date="2019-05-14T19:51:07Z">
        <w:r>
          <w:rPr>
            <w:color w:val="000000" w:themeColor="text1"/>
            <w:rPrChange w:id="30144" w:author="梁元" w:date="2019-05-14T19:51:36Z">
              <w:rPr/>
            </w:rPrChange>
            <w14:textFill>
              <w14:solidFill>
                <w14:schemeClr w14:val="tx1"/>
              </w14:solidFill>
            </w14:textFill>
          </w:rPr>
          <w:tab/>
        </w:r>
      </w:ins>
    </w:p>
    <w:p>
      <w:pPr>
        <w:pStyle w:val="2"/>
        <w:numPr>
          <w:ilvl w:val="0"/>
          <w:numId w:val="1"/>
        </w:numPr>
        <w:rPr>
          <w:ins w:id="30146" w:author="梁元" w:date="2019-05-14T19:51:07Z"/>
          <w:rFonts w:ascii="仿宋" w:hAnsi="仿宋" w:eastAsia="仿宋"/>
          <w:color w:val="000000" w:themeColor="text1"/>
          <w:sz w:val="28"/>
          <w:szCs w:val="28"/>
          <w:rPrChange w:id="30147" w:author="梁元" w:date="2019-05-14T19:51:36Z">
            <w:rPr>
              <w:ins w:id="30148" w:author="梁元" w:date="2019-05-14T19:51:07Z"/>
              <w:rFonts w:ascii="仿宋" w:hAnsi="仿宋" w:eastAsia="仿宋"/>
              <w:sz w:val="28"/>
              <w:szCs w:val="28"/>
            </w:rPr>
          </w:rPrChange>
          <w14:textFill>
            <w14:solidFill>
              <w14:schemeClr w14:val="tx1"/>
            </w14:solidFill>
          </w14:textFill>
        </w:rPr>
      </w:pPr>
      <w:ins w:id="30149" w:author="梁元" w:date="2019-05-14T19:51:07Z">
        <w:bookmarkStart w:id="975" w:name="_Toc27900_WPSOffice_Level1"/>
        <w:r>
          <w:rPr>
            <w:rFonts w:hint="eastAsia" w:ascii="仿宋" w:hAnsi="仿宋" w:eastAsia="仿宋"/>
            <w:color w:val="000000" w:themeColor="text1"/>
            <w:sz w:val="28"/>
            <w:szCs w:val="28"/>
            <w:rPrChange w:id="30150" w:author="梁元" w:date="2019-05-14T19:51:36Z">
              <w:rPr>
                <w:rFonts w:hint="eastAsia" w:ascii="仿宋" w:hAnsi="仿宋" w:eastAsia="仿宋"/>
                <w:sz w:val="28"/>
                <w:szCs w:val="28"/>
              </w:rPr>
            </w:rPrChange>
            <w14:textFill>
              <w14:solidFill>
                <w14:schemeClr w14:val="tx1"/>
              </w14:solidFill>
            </w14:textFill>
          </w:rPr>
          <w:t>谈谈对node</w:t>
        </w:r>
      </w:ins>
      <w:ins w:id="30152" w:author="梁元" w:date="2019-05-14T19:54:15Z">
        <w:r>
          <w:rPr>
            <w:rFonts w:hint="eastAsia" w:ascii="仿宋" w:hAnsi="仿宋" w:eastAsia="仿宋"/>
            <w:color w:val="000000" w:themeColor="text1"/>
            <w:sz w:val="28"/>
            <w:szCs w:val="28"/>
            <w:lang w:val="en-US" w:eastAsia="zh-CN"/>
            <w14:textFill>
              <w14:solidFill>
                <w14:schemeClr w14:val="tx1"/>
              </w14:solidFill>
            </w14:textFill>
          </w:rPr>
          <w:t>js</w:t>
        </w:r>
      </w:ins>
      <w:ins w:id="30153" w:author="梁元" w:date="2019-05-14T19:51:07Z">
        <w:r>
          <w:rPr>
            <w:rFonts w:hint="eastAsia" w:ascii="仿宋" w:hAnsi="仿宋" w:eastAsia="仿宋"/>
            <w:color w:val="000000" w:themeColor="text1"/>
            <w:sz w:val="28"/>
            <w:szCs w:val="28"/>
            <w:rPrChange w:id="30154" w:author="梁元" w:date="2019-05-14T19:51:36Z">
              <w:rPr>
                <w:rFonts w:hint="eastAsia" w:ascii="仿宋" w:hAnsi="仿宋" w:eastAsia="仿宋"/>
                <w:sz w:val="28"/>
                <w:szCs w:val="28"/>
              </w:rPr>
            </w:rPrChange>
            <w14:textFill>
              <w14:solidFill>
                <w14:schemeClr w14:val="tx1"/>
              </w14:solidFill>
            </w14:textFill>
          </w:rPr>
          <w:t>对的看法？</w:t>
        </w:r>
        <w:bookmarkEnd w:id="975"/>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30156" w:author="梁元" w:date="2019-05-14T19:51:07Z"/>
        </w:trPr>
        <w:tc>
          <w:tcPr>
            <w:tcW w:w="1523" w:type="dxa"/>
          </w:tcPr>
          <w:p>
            <w:pPr>
              <w:jc w:val="center"/>
              <w:rPr>
                <w:ins w:id="30157" w:author="梁元" w:date="2019-05-14T19:51:07Z"/>
                <w:rFonts w:ascii="仿宋" w:hAnsi="仿宋" w:eastAsia="仿宋"/>
                <w:color w:val="000000" w:themeColor="text1"/>
                <w:rPrChange w:id="30158" w:author="梁元" w:date="2019-05-14T19:51:36Z">
                  <w:rPr>
                    <w:ins w:id="30159" w:author="梁元" w:date="2019-05-14T19:51:07Z"/>
                    <w:rFonts w:ascii="仿宋" w:hAnsi="仿宋" w:eastAsia="仿宋"/>
                  </w:rPr>
                </w:rPrChange>
                <w14:textFill>
                  <w14:solidFill>
                    <w14:schemeClr w14:val="tx1"/>
                  </w14:solidFill>
                </w14:textFill>
              </w:rPr>
            </w:pPr>
            <w:ins w:id="30160" w:author="梁元" w:date="2019-05-14T19:51:07Z">
              <w:r>
                <w:rPr>
                  <w:rFonts w:hint="eastAsia" w:ascii="仿宋" w:hAnsi="仿宋" w:eastAsia="仿宋"/>
                  <w:color w:val="000000" w:themeColor="text1"/>
                  <w:rPrChange w:id="30161"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30163" w:author="梁元" w:date="2019-05-14T19:51:07Z"/>
                <w:rFonts w:ascii="仿宋" w:hAnsi="仿宋" w:eastAsia="仿宋"/>
                <w:color w:val="000000" w:themeColor="text1"/>
                <w:rPrChange w:id="30164" w:author="梁元" w:date="2019-05-14T19:51:36Z">
                  <w:rPr>
                    <w:ins w:id="30165" w:author="梁元" w:date="2019-05-14T19:51:07Z"/>
                    <w:rFonts w:ascii="仿宋" w:hAnsi="仿宋" w:eastAsia="仿宋"/>
                  </w:rPr>
                </w:rPrChange>
                <w14:textFill>
                  <w14:solidFill>
                    <w14:schemeClr w14:val="tx1"/>
                  </w14:solidFill>
                </w14:textFill>
              </w:rPr>
            </w:pPr>
            <w:ins w:id="30166" w:author="梁元" w:date="2019-05-14T19:51:07Z">
              <w:r>
                <w:rPr>
                  <w:rFonts w:hint="eastAsia" w:ascii="仿宋" w:hAnsi="仿宋" w:eastAsia="仿宋"/>
                  <w:color w:val="000000" w:themeColor="text1"/>
                  <w:rPrChange w:id="30167"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30169" w:author="梁元" w:date="2019-05-14T19:51:07Z"/>
                <w:rFonts w:ascii="仿宋" w:hAnsi="仿宋" w:eastAsia="仿宋"/>
                <w:color w:val="000000" w:themeColor="text1"/>
                <w:rPrChange w:id="30170" w:author="梁元" w:date="2019-05-14T19:51:36Z">
                  <w:rPr>
                    <w:ins w:id="30171" w:author="梁元" w:date="2019-05-14T19:51:07Z"/>
                    <w:rFonts w:ascii="仿宋" w:hAnsi="仿宋" w:eastAsia="仿宋"/>
                  </w:rPr>
                </w:rPrChange>
                <w14:textFill>
                  <w14:solidFill>
                    <w14:schemeClr w14:val="tx1"/>
                  </w14:solidFill>
                </w14:textFill>
              </w:rPr>
            </w:pPr>
            <w:ins w:id="30172" w:author="梁元" w:date="2019-05-14T19:51:07Z">
              <w:r>
                <w:rPr>
                  <w:rFonts w:hint="eastAsia" w:ascii="仿宋" w:hAnsi="仿宋" w:eastAsia="仿宋"/>
                  <w:color w:val="000000" w:themeColor="text1"/>
                  <w:rPrChange w:id="30173"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30175" w:author="梁元" w:date="2019-05-14T19:51:07Z"/>
                <w:rFonts w:ascii="仿宋" w:hAnsi="仿宋" w:eastAsia="仿宋"/>
                <w:color w:val="000000" w:themeColor="text1"/>
                <w:rPrChange w:id="30176" w:author="梁元" w:date="2019-05-14T19:51:36Z">
                  <w:rPr>
                    <w:ins w:id="30177" w:author="梁元" w:date="2019-05-14T19:51:07Z"/>
                    <w:rFonts w:ascii="仿宋" w:hAnsi="仿宋" w:eastAsia="仿宋"/>
                  </w:rPr>
                </w:rPrChange>
                <w14:textFill>
                  <w14:solidFill>
                    <w14:schemeClr w14:val="tx1"/>
                  </w14:solidFill>
                </w14:textFill>
              </w:rPr>
            </w:pPr>
            <w:ins w:id="30178" w:author="梁元" w:date="2019-05-14T19:51:07Z">
              <w:r>
                <w:rPr>
                  <w:rFonts w:hint="eastAsia" w:ascii="仿宋" w:hAnsi="仿宋" w:eastAsia="仿宋"/>
                  <w:color w:val="000000" w:themeColor="text1"/>
                  <w:rPrChange w:id="30179"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30181" w:author="梁元" w:date="2019-05-14T19:51:07Z"/>
                <w:rFonts w:ascii="仿宋" w:hAnsi="仿宋" w:eastAsia="仿宋"/>
                <w:color w:val="000000" w:themeColor="text1"/>
                <w:rPrChange w:id="30182" w:author="梁元" w:date="2019-05-14T19:51:36Z">
                  <w:rPr>
                    <w:ins w:id="30183" w:author="梁元" w:date="2019-05-14T19:51:07Z"/>
                    <w:rFonts w:ascii="仿宋" w:hAnsi="仿宋" w:eastAsia="仿宋"/>
                  </w:rPr>
                </w:rPrChange>
                <w14:textFill>
                  <w14:solidFill>
                    <w14:schemeClr w14:val="tx1"/>
                  </w14:solidFill>
                </w14:textFill>
              </w:rPr>
            </w:pPr>
            <w:ins w:id="30184" w:author="梁元" w:date="2019-05-14T19:51:07Z">
              <w:r>
                <w:rPr>
                  <w:rFonts w:hint="eastAsia" w:ascii="仿宋" w:hAnsi="仿宋" w:eastAsia="仿宋"/>
                  <w:color w:val="000000" w:themeColor="text1"/>
                  <w:rPrChange w:id="30185"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30187" w:author="梁元" w:date="2019-05-14T19:51:07Z"/>
        </w:trPr>
        <w:tc>
          <w:tcPr>
            <w:tcW w:w="1523" w:type="dxa"/>
          </w:tcPr>
          <w:p>
            <w:pPr>
              <w:jc w:val="center"/>
              <w:rPr>
                <w:ins w:id="30188" w:author="梁元" w:date="2019-05-14T19:51:07Z"/>
                <w:rFonts w:ascii="仿宋" w:hAnsi="仿宋" w:eastAsia="仿宋"/>
                <w:color w:val="000000" w:themeColor="text1"/>
                <w:rPrChange w:id="30189" w:author="梁元" w:date="2019-05-14T19:51:36Z">
                  <w:rPr>
                    <w:ins w:id="30190" w:author="梁元" w:date="2019-05-14T19:51:07Z"/>
                    <w:rFonts w:ascii="仿宋" w:hAnsi="仿宋" w:eastAsia="仿宋"/>
                  </w:rPr>
                </w:rPrChange>
                <w14:textFill>
                  <w14:solidFill>
                    <w14:schemeClr w14:val="tx1"/>
                  </w14:solidFill>
                </w14:textFill>
              </w:rPr>
            </w:pPr>
            <w:ins w:id="30191" w:author="梁元" w:date="2019-05-14T19:51:07Z">
              <w:r>
                <w:rPr>
                  <w:rFonts w:hint="eastAsia" w:ascii="仿宋" w:hAnsi="仿宋" w:eastAsia="仿宋"/>
                  <w:color w:val="000000" w:themeColor="text1"/>
                  <w:rPrChange w:id="30192" w:author="梁元" w:date="2019-05-14T19:51:36Z">
                    <w:rPr>
                      <w:rFonts w:hint="eastAsia" w:ascii="仿宋" w:hAnsi="仿宋" w:eastAsia="仿宋"/>
                    </w:rPr>
                  </w:rPrChange>
                  <w14:textFill>
                    <w14:solidFill>
                      <w14:schemeClr w14:val="tx1"/>
                    </w14:solidFill>
                  </w14:textFill>
                </w:rPr>
                <w:t>70%</w:t>
              </w:r>
            </w:ins>
          </w:p>
        </w:tc>
        <w:tc>
          <w:tcPr>
            <w:tcW w:w="1559" w:type="dxa"/>
          </w:tcPr>
          <w:p>
            <w:pPr>
              <w:jc w:val="center"/>
              <w:rPr>
                <w:ins w:id="30194" w:author="梁元" w:date="2019-05-14T19:51:07Z"/>
                <w:rFonts w:ascii="仿宋" w:hAnsi="仿宋" w:eastAsia="仿宋"/>
                <w:color w:val="000000" w:themeColor="text1"/>
                <w:rPrChange w:id="30195" w:author="梁元" w:date="2019-05-14T19:51:36Z">
                  <w:rPr>
                    <w:ins w:id="30196" w:author="梁元" w:date="2019-05-14T19:51:07Z"/>
                    <w:rFonts w:ascii="仿宋" w:hAnsi="仿宋" w:eastAsia="仿宋"/>
                  </w:rPr>
                </w:rPrChange>
                <w14:textFill>
                  <w14:solidFill>
                    <w14:schemeClr w14:val="tx1"/>
                  </w14:solidFill>
                </w14:textFill>
              </w:rPr>
            </w:pPr>
            <w:ins w:id="30197" w:author="梁元" w:date="2019-05-14T19:51:07Z">
              <w:r>
                <w:rPr>
                  <w:rFonts w:hint="eastAsia" w:ascii="仿宋" w:hAnsi="仿宋" w:eastAsia="仿宋"/>
                  <w:color w:val="000000" w:themeColor="text1"/>
                  <w:rPrChange w:id="30198" w:author="梁元" w:date="2019-05-14T19:51:36Z">
                    <w:rPr>
                      <w:rFonts w:hint="eastAsia" w:ascii="仿宋" w:hAnsi="仿宋" w:eastAsia="仿宋"/>
                    </w:rPr>
                  </w:rPrChange>
                  <w14:textFill>
                    <w14:solidFill>
                      <w14:schemeClr w14:val="tx1"/>
                    </w14:solidFill>
                  </w14:textFill>
                </w:rPr>
                <w:t>4星</w:t>
              </w:r>
            </w:ins>
          </w:p>
        </w:tc>
        <w:tc>
          <w:tcPr>
            <w:tcW w:w="1418" w:type="dxa"/>
          </w:tcPr>
          <w:p>
            <w:pPr>
              <w:jc w:val="center"/>
              <w:rPr>
                <w:ins w:id="30200" w:author="梁元" w:date="2019-05-14T19:51:07Z"/>
                <w:rFonts w:ascii="仿宋" w:hAnsi="仿宋" w:eastAsia="仿宋"/>
                <w:color w:val="000000" w:themeColor="text1"/>
                <w:rPrChange w:id="30201" w:author="梁元" w:date="2019-05-14T19:51:36Z">
                  <w:rPr>
                    <w:ins w:id="30202" w:author="梁元" w:date="2019-05-14T19:51:07Z"/>
                    <w:rFonts w:ascii="仿宋" w:hAnsi="仿宋" w:eastAsia="仿宋"/>
                  </w:rPr>
                </w:rPrChange>
                <w14:textFill>
                  <w14:solidFill>
                    <w14:schemeClr w14:val="tx1"/>
                  </w14:solidFill>
                </w14:textFill>
              </w:rPr>
            </w:pPr>
            <w:ins w:id="30203" w:author="梁元" w:date="2019-05-14T19:51:07Z">
              <w:r>
                <w:rPr>
                  <w:rFonts w:hint="eastAsia" w:ascii="仿宋" w:hAnsi="仿宋" w:eastAsia="仿宋"/>
                  <w:color w:val="000000" w:themeColor="text1"/>
                  <w:rPrChange w:id="30204" w:author="梁元" w:date="2019-05-14T19:51:36Z">
                    <w:rPr>
                      <w:rFonts w:hint="eastAsia" w:ascii="仿宋" w:hAnsi="仿宋" w:eastAsia="仿宋"/>
                    </w:rPr>
                  </w:rPrChange>
                  <w14:textFill>
                    <w14:solidFill>
                      <w14:schemeClr w14:val="tx1"/>
                    </w14:solidFill>
                  </w14:textFill>
                </w:rPr>
                <w:t>前端</w:t>
              </w:r>
            </w:ins>
          </w:p>
        </w:tc>
        <w:tc>
          <w:tcPr>
            <w:tcW w:w="1417" w:type="dxa"/>
          </w:tcPr>
          <w:p>
            <w:pPr>
              <w:jc w:val="center"/>
              <w:rPr>
                <w:ins w:id="30206" w:author="梁元" w:date="2019-05-14T19:51:07Z"/>
                <w:rFonts w:ascii="仿宋" w:hAnsi="仿宋" w:eastAsia="仿宋"/>
                <w:color w:val="000000" w:themeColor="text1"/>
                <w:rPrChange w:id="30207" w:author="梁元" w:date="2019-05-14T19:51:36Z">
                  <w:rPr>
                    <w:ins w:id="30208" w:author="梁元" w:date="2019-05-14T19:51:07Z"/>
                    <w:rFonts w:ascii="仿宋" w:hAnsi="仿宋" w:eastAsia="仿宋"/>
                  </w:rPr>
                </w:rPrChange>
                <w14:textFill>
                  <w14:solidFill>
                    <w14:schemeClr w14:val="tx1"/>
                  </w14:solidFill>
                </w14:textFill>
              </w:rPr>
            </w:pPr>
            <w:ins w:id="30209" w:author="梁元" w:date="2019-05-14T19:51:07Z">
              <w:r>
                <w:rPr>
                  <w:rFonts w:hint="eastAsia" w:ascii="仿宋" w:hAnsi="仿宋" w:eastAsia="仿宋"/>
                  <w:color w:val="000000" w:themeColor="text1"/>
                  <w:rPrChange w:id="30210" w:author="梁元" w:date="2019-05-14T19:51:36Z">
                    <w:rPr>
                      <w:rFonts w:hint="eastAsia" w:ascii="仿宋" w:hAnsi="仿宋" w:eastAsia="仿宋"/>
                    </w:rPr>
                  </w:rPrChange>
                  <w14:textFill>
                    <w14:solidFill>
                      <w14:schemeClr w14:val="tx1"/>
                    </w14:solidFill>
                  </w14:textFill>
                </w:rPr>
                <w:t>数据安全</w:t>
              </w:r>
            </w:ins>
          </w:p>
        </w:tc>
        <w:tc>
          <w:tcPr>
            <w:tcW w:w="1465" w:type="dxa"/>
          </w:tcPr>
          <w:p>
            <w:pPr>
              <w:rPr>
                <w:ins w:id="30212" w:author="梁元" w:date="2019-05-14T19:51:07Z"/>
                <w:rFonts w:ascii="仿宋" w:hAnsi="仿宋" w:eastAsia="仿宋"/>
                <w:color w:val="000000" w:themeColor="text1"/>
                <w:rPrChange w:id="30213" w:author="梁元" w:date="2019-05-14T19:51:36Z">
                  <w:rPr>
                    <w:ins w:id="30214" w:author="梁元" w:date="2019-05-14T19:51:07Z"/>
                    <w:rFonts w:ascii="仿宋" w:hAnsi="仿宋" w:eastAsia="仿宋"/>
                  </w:rPr>
                </w:rPrChange>
                <w14:textFill>
                  <w14:solidFill>
                    <w14:schemeClr w14:val="tx1"/>
                  </w14:solidFill>
                </w14:textFill>
              </w:rPr>
            </w:pPr>
          </w:p>
          <w:p>
            <w:pPr>
              <w:jc w:val="center"/>
              <w:rPr>
                <w:ins w:id="30215" w:author="梁元" w:date="2019-05-14T19:51:07Z"/>
                <w:rFonts w:ascii="仿宋" w:hAnsi="仿宋" w:eastAsia="仿宋"/>
                <w:color w:val="000000" w:themeColor="text1"/>
                <w:rPrChange w:id="30216" w:author="梁元" w:date="2019-05-14T19:51:36Z">
                  <w:rPr>
                    <w:ins w:id="30217" w:author="梁元" w:date="2019-05-14T19:51:07Z"/>
                    <w:rFonts w:ascii="仿宋" w:hAnsi="仿宋" w:eastAsia="仿宋"/>
                  </w:rPr>
                </w:rPrChange>
                <w14:textFill>
                  <w14:solidFill>
                    <w14:schemeClr w14:val="tx1"/>
                  </w14:solidFill>
                </w14:textFill>
              </w:rPr>
            </w:pPr>
            <w:ins w:id="30218" w:author="梁元" w:date="2019-05-14T19:51:07Z">
              <w:r>
                <w:rPr>
                  <w:rFonts w:hint="eastAsia" w:ascii="仿宋" w:hAnsi="仿宋" w:eastAsia="仿宋"/>
                  <w:color w:val="000000" w:themeColor="text1"/>
                  <w:rPrChange w:id="30219" w:author="梁元" w:date="2019-05-14T19:51:36Z">
                    <w:rPr>
                      <w:rFonts w:hint="eastAsia" w:ascii="仿宋" w:hAnsi="仿宋" w:eastAsia="仿宋"/>
                    </w:rPr>
                  </w:rPrChange>
                  <w14:textFill>
                    <w14:solidFill>
                      <w14:schemeClr w14:val="tx1"/>
                    </w14:solidFill>
                  </w14:textFill>
                </w:rPr>
                <w:t>数据安全</w:t>
              </w:r>
            </w:ins>
          </w:p>
        </w:tc>
      </w:tr>
    </w:tbl>
    <w:p>
      <w:pPr>
        <w:pStyle w:val="3"/>
        <w:numPr>
          <w:ilvl w:val="0"/>
          <w:numId w:val="31"/>
        </w:numPr>
        <w:spacing w:line="240" w:lineRule="auto"/>
        <w:ind w:firstLine="562" w:firstLineChars="200"/>
        <w:rPr>
          <w:ins w:id="30221" w:author="梁元" w:date="2019-05-14T19:51:07Z"/>
          <w:rFonts w:ascii="仿宋" w:hAnsi="仿宋" w:eastAsia="仿宋"/>
          <w:color w:val="000000" w:themeColor="text1"/>
          <w:sz w:val="28"/>
          <w:szCs w:val="28"/>
          <w:rPrChange w:id="30222" w:author="梁元" w:date="2019-05-14T19:51:36Z">
            <w:rPr>
              <w:ins w:id="30223" w:author="梁元" w:date="2019-05-14T19:51:07Z"/>
              <w:rFonts w:ascii="仿宋" w:hAnsi="仿宋" w:eastAsia="仿宋"/>
              <w:sz w:val="28"/>
              <w:szCs w:val="28"/>
            </w:rPr>
          </w:rPrChange>
          <w14:textFill>
            <w14:solidFill>
              <w14:schemeClr w14:val="tx1"/>
            </w14:solidFill>
          </w14:textFill>
        </w:rPr>
      </w:pPr>
      <w:ins w:id="30224" w:author="梁元" w:date="2019-05-14T19:51:07Z">
        <w:bookmarkStart w:id="976" w:name="_Toc17854_WPSOffice_Level2"/>
        <w:r>
          <w:rPr>
            <w:rFonts w:hint="eastAsia" w:ascii="仿宋" w:hAnsi="仿宋" w:eastAsia="仿宋"/>
            <w:color w:val="000000" w:themeColor="text1"/>
            <w:sz w:val="28"/>
            <w:szCs w:val="28"/>
            <w:rPrChange w:id="30225" w:author="梁元" w:date="2019-05-14T19:51:36Z">
              <w:rPr>
                <w:rFonts w:hint="eastAsia" w:ascii="仿宋" w:hAnsi="仿宋" w:eastAsia="仿宋"/>
                <w:sz w:val="28"/>
                <w:szCs w:val="28"/>
              </w:rPr>
            </w:rPrChange>
            <w14:textFill>
              <w14:solidFill>
                <w14:schemeClr w14:val="tx1"/>
              </w14:solidFill>
            </w14:textFill>
          </w:rPr>
          <w:t>通常解法</w:t>
        </w:r>
        <w:bookmarkEnd w:id="976"/>
      </w:ins>
    </w:p>
    <w:p>
      <w:pPr>
        <w:ind w:firstLine="480" w:firstLineChars="200"/>
        <w:rPr>
          <w:ins w:id="30227" w:author="梁元" w:date="2019-05-14T19:51:07Z"/>
          <w:rFonts w:ascii="Arial" w:hAnsi="Arial" w:cs="Arial"/>
          <w:color w:val="000000" w:themeColor="text1"/>
          <w:shd w:val="clear" w:color="auto" w:fill="FFFFFF"/>
          <w:rPrChange w:id="30228" w:author="梁元" w:date="2019-05-14T19:51:36Z">
            <w:rPr>
              <w:ins w:id="30229" w:author="梁元" w:date="2019-05-14T19:51:07Z"/>
              <w:rFonts w:ascii="Arial" w:hAnsi="Arial" w:cs="Arial"/>
              <w:color w:val="4F4F4F"/>
              <w:shd w:val="clear" w:color="auto" w:fill="FFFFFF"/>
            </w:rPr>
          </w:rPrChange>
          <w14:textFill>
            <w14:solidFill>
              <w14:schemeClr w14:val="tx1"/>
            </w14:solidFill>
          </w14:textFill>
        </w:rPr>
      </w:pPr>
      <w:ins w:id="30230" w:author="梁元" w:date="2019-05-14T19:51:07Z">
        <w:r>
          <w:rPr>
            <w:rFonts w:ascii="Arial" w:hAnsi="Arial" w:cs="Arial"/>
            <w:color w:val="000000" w:themeColor="text1"/>
            <w:shd w:val="clear" w:color="auto" w:fill="FFFFFF"/>
            <w:rPrChange w:id="30231" w:author="梁元" w:date="2019-05-14T19:51:36Z">
              <w:rPr>
                <w:rFonts w:ascii="Arial" w:hAnsi="Arial" w:cs="Arial"/>
                <w:color w:val="4F4F4F"/>
                <w:shd w:val="clear" w:color="auto" w:fill="FFFFFF"/>
              </w:rPr>
            </w:rPrChange>
            <w14:textFill>
              <w14:solidFill>
                <w14:schemeClr w14:val="tx1"/>
              </w14:solidFill>
            </w14:textFill>
          </w:rPr>
          <w:t>Node.js 是一个基于 Chrome V8 引擎的 JavaScript 运行环境。 </w:t>
        </w:r>
      </w:ins>
      <w:ins w:id="30233" w:author="梁元" w:date="2019-05-14T19:51:07Z">
        <w:r>
          <w:rPr>
            <w:rFonts w:ascii="Arial" w:hAnsi="Arial" w:cs="Arial"/>
            <w:color w:val="000000" w:themeColor="text1"/>
            <w:shd w:val="clear" w:color="auto" w:fill="FFFFFF"/>
            <w:rPrChange w:id="30234" w:author="梁元" w:date="2019-05-14T19:51:36Z">
              <w:rPr>
                <w:rFonts w:ascii="Arial" w:hAnsi="Arial" w:cs="Arial"/>
                <w:color w:val="4F4F4F"/>
                <w:shd w:val="clear" w:color="auto" w:fill="FFFFFF"/>
              </w:rPr>
            </w:rPrChange>
            <w14:textFill>
              <w14:solidFill>
                <w14:schemeClr w14:val="tx1"/>
              </w14:solidFill>
            </w14:textFill>
          </w:rPr>
          <w:br w:type="textWrapping"/>
        </w:r>
      </w:ins>
      <w:ins w:id="30236" w:author="梁元" w:date="2019-05-14T19:51:07Z">
        <w:r>
          <w:rPr>
            <w:rFonts w:ascii="Arial" w:hAnsi="Arial" w:cs="Arial"/>
            <w:color w:val="000000" w:themeColor="text1"/>
            <w:shd w:val="clear" w:color="auto" w:fill="FFFFFF"/>
            <w:rPrChange w:id="30237" w:author="梁元" w:date="2019-05-14T19:51:36Z">
              <w:rPr>
                <w:rFonts w:ascii="Arial" w:hAnsi="Arial" w:cs="Arial"/>
                <w:color w:val="4F4F4F"/>
                <w:shd w:val="clear" w:color="auto" w:fill="FFFFFF"/>
              </w:rPr>
            </w:rPrChange>
            <w14:textFill>
              <w14:solidFill>
                <w14:schemeClr w14:val="tx1"/>
              </w14:solidFill>
            </w14:textFill>
          </w:rPr>
          <w:t>Node.js 使用了一个事件驱动、非阻塞式 I/O 的模型，使其轻量又高效。 </w:t>
        </w:r>
      </w:ins>
      <w:ins w:id="30239" w:author="梁元" w:date="2019-05-14T19:51:07Z">
        <w:r>
          <w:rPr>
            <w:rFonts w:ascii="Arial" w:hAnsi="Arial" w:cs="Arial"/>
            <w:color w:val="000000" w:themeColor="text1"/>
            <w:shd w:val="clear" w:color="auto" w:fill="FFFFFF"/>
            <w:rPrChange w:id="30240" w:author="梁元" w:date="2019-05-14T19:51:36Z">
              <w:rPr>
                <w:rFonts w:ascii="Arial" w:hAnsi="Arial" w:cs="Arial"/>
                <w:color w:val="4F4F4F"/>
                <w:shd w:val="clear" w:color="auto" w:fill="FFFFFF"/>
              </w:rPr>
            </w:rPrChange>
            <w14:textFill>
              <w14:solidFill>
                <w14:schemeClr w14:val="tx1"/>
              </w14:solidFill>
            </w14:textFill>
          </w:rPr>
          <w:br w:type="textWrapping"/>
        </w:r>
      </w:ins>
      <w:ins w:id="30242" w:author="梁元" w:date="2019-05-14T19:51:07Z">
        <w:r>
          <w:rPr>
            <w:rFonts w:ascii="Arial" w:hAnsi="Arial" w:cs="Arial"/>
            <w:color w:val="000000" w:themeColor="text1"/>
            <w:shd w:val="clear" w:color="auto" w:fill="FFFFFF"/>
            <w:rPrChange w:id="30243" w:author="梁元" w:date="2019-05-14T19:51:36Z">
              <w:rPr>
                <w:rFonts w:ascii="Arial" w:hAnsi="Arial" w:cs="Arial"/>
                <w:color w:val="4F4F4F"/>
                <w:shd w:val="clear" w:color="auto" w:fill="FFFFFF"/>
              </w:rPr>
            </w:rPrChange>
            <w14:textFill>
              <w14:solidFill>
                <w14:schemeClr w14:val="tx1"/>
              </w14:solidFill>
            </w14:textFill>
          </w:rPr>
          <w:t>Node.js 的包管理器 npm，是全球最大的开源库生态系统。</w:t>
        </w:r>
      </w:ins>
    </w:p>
    <w:p>
      <w:pPr>
        <w:ind w:firstLine="480" w:firstLineChars="200"/>
        <w:rPr>
          <w:ins w:id="30245" w:author="梁元" w:date="2019-05-14T19:51:07Z"/>
          <w:rFonts w:ascii="Arial" w:hAnsi="Arial" w:cs="Arial"/>
          <w:color w:val="000000" w:themeColor="text1"/>
          <w:shd w:val="clear" w:color="auto" w:fill="FFFFFF"/>
          <w:rPrChange w:id="30246" w:author="梁元" w:date="2019-05-14T19:51:36Z">
            <w:rPr>
              <w:ins w:id="30247" w:author="梁元" w:date="2019-05-14T19:51:07Z"/>
              <w:rFonts w:ascii="Arial" w:hAnsi="Arial" w:cs="Arial"/>
              <w:color w:val="4F4F4F"/>
              <w:shd w:val="clear" w:color="auto" w:fill="FFFFFF"/>
            </w:rPr>
          </w:rPrChange>
          <w14:textFill>
            <w14:solidFill>
              <w14:schemeClr w14:val="tx1"/>
            </w14:solidFill>
          </w14:textFill>
        </w:rPr>
      </w:pPr>
      <w:ins w:id="30248" w:author="梁元" w:date="2019-05-14T19:51:07Z">
        <w:r>
          <w:rPr>
            <w:rFonts w:ascii="Arial" w:hAnsi="Arial" w:cs="Arial"/>
            <w:color w:val="000000" w:themeColor="text1"/>
            <w:shd w:val="clear" w:color="auto" w:fill="FFFFFF"/>
            <w:rPrChange w:id="30249" w:author="梁元" w:date="2019-05-14T19:51:36Z">
              <w:rPr>
                <w:rFonts w:ascii="Arial" w:hAnsi="Arial" w:cs="Arial"/>
                <w:color w:val="4F4F4F"/>
                <w:shd w:val="clear" w:color="auto" w:fill="FFFFFF"/>
              </w:rPr>
            </w:rPrChange>
            <w14:textFill>
              <w14:solidFill>
                <w14:schemeClr w14:val="tx1"/>
              </w14:solidFill>
            </w14:textFill>
          </w:rPr>
          <w:t>N</w:t>
        </w:r>
      </w:ins>
      <w:ins w:id="30251" w:author="梁元" w:date="2019-05-14T19:51:07Z">
        <w:r>
          <w:rPr>
            <w:rFonts w:hint="eastAsia" w:ascii="Arial" w:hAnsi="Arial" w:cs="Arial"/>
            <w:color w:val="000000" w:themeColor="text1"/>
            <w:shd w:val="clear" w:color="auto" w:fill="FFFFFF"/>
            <w:rPrChange w:id="30252" w:author="梁元" w:date="2019-05-14T19:51:36Z">
              <w:rPr>
                <w:rFonts w:hint="eastAsia" w:ascii="Arial" w:hAnsi="Arial" w:cs="Arial"/>
                <w:color w:val="4F4F4F"/>
                <w:shd w:val="clear" w:color="auto" w:fill="FFFFFF"/>
              </w:rPr>
            </w:rPrChange>
            <w14:textFill>
              <w14:solidFill>
                <w14:schemeClr w14:val="tx1"/>
              </w14:solidFill>
            </w14:textFill>
          </w:rPr>
          <w:t>ode解决了js跑在服务端的一个空缺</w:t>
        </w:r>
      </w:ins>
    </w:p>
    <w:p>
      <w:pPr>
        <w:pStyle w:val="3"/>
        <w:numPr>
          <w:ilvl w:val="0"/>
          <w:numId w:val="31"/>
        </w:numPr>
        <w:spacing w:line="240" w:lineRule="auto"/>
        <w:ind w:firstLine="562" w:firstLineChars="200"/>
        <w:rPr>
          <w:ins w:id="30254" w:author="梁元" w:date="2019-05-14T19:51:07Z"/>
          <w:rFonts w:ascii="仿宋" w:hAnsi="仿宋" w:eastAsia="仿宋"/>
          <w:color w:val="000000" w:themeColor="text1"/>
          <w:sz w:val="28"/>
          <w:szCs w:val="28"/>
          <w:rPrChange w:id="30255" w:author="梁元" w:date="2019-05-14T19:51:36Z">
            <w:rPr>
              <w:ins w:id="30256" w:author="梁元" w:date="2019-05-14T19:51:07Z"/>
              <w:rFonts w:ascii="仿宋" w:hAnsi="仿宋" w:eastAsia="仿宋"/>
              <w:sz w:val="28"/>
              <w:szCs w:val="28"/>
            </w:rPr>
          </w:rPrChange>
          <w14:textFill>
            <w14:solidFill>
              <w14:schemeClr w14:val="tx1"/>
            </w14:solidFill>
          </w14:textFill>
        </w:rPr>
      </w:pPr>
      <w:ins w:id="30257" w:author="梁元" w:date="2019-05-14T19:51:07Z">
        <w:bookmarkStart w:id="977" w:name="_Toc1788_WPSOffice_Level2"/>
        <w:r>
          <w:rPr>
            <w:rFonts w:hint="eastAsia" w:ascii="仿宋" w:hAnsi="仿宋" w:eastAsia="仿宋"/>
            <w:color w:val="000000" w:themeColor="text1"/>
            <w:sz w:val="28"/>
            <w:szCs w:val="28"/>
            <w:rPrChange w:id="30258" w:author="梁元" w:date="2019-05-14T19:51:36Z">
              <w:rPr>
                <w:rFonts w:hint="eastAsia" w:ascii="仿宋" w:hAnsi="仿宋" w:eastAsia="仿宋"/>
                <w:sz w:val="28"/>
                <w:szCs w:val="28"/>
              </w:rPr>
            </w:rPrChange>
            <w14:textFill>
              <w14:solidFill>
                <w14:schemeClr w14:val="tx1"/>
              </w14:solidFill>
            </w14:textFill>
          </w:rPr>
          <w:t>通用大牛级解法</w:t>
        </w:r>
        <w:bookmarkEnd w:id="977"/>
      </w:ins>
    </w:p>
    <w:p>
      <w:pPr>
        <w:ind w:firstLine="480" w:firstLineChars="200"/>
        <w:rPr>
          <w:ins w:id="30260" w:author="梁元" w:date="2019-05-14T19:51:07Z"/>
          <w:color w:val="000000" w:themeColor="text1"/>
          <w:rPrChange w:id="30261" w:author="梁元" w:date="2019-05-14T19:51:36Z">
            <w:rPr>
              <w:ins w:id="30262" w:author="梁元" w:date="2019-05-14T19:51:07Z"/>
            </w:rPr>
          </w:rPrChange>
          <w14:textFill>
            <w14:solidFill>
              <w14:schemeClr w14:val="tx1"/>
            </w14:solidFill>
          </w14:textFill>
        </w:rPr>
      </w:pPr>
      <w:ins w:id="30263" w:author="梁元" w:date="2019-05-14T19:51:07Z">
        <w:r>
          <w:rPr>
            <w:rFonts w:hint="eastAsia"/>
            <w:color w:val="000000" w:themeColor="text1"/>
            <w:rPrChange w:id="30264" w:author="梁元" w:date="2019-05-14T19:51:36Z">
              <w:rPr>
                <w:rFonts w:hint="eastAsia"/>
              </w:rPr>
            </w:rPrChange>
            <w14:textFill>
              <w14:solidFill>
                <w14:schemeClr w14:val="tx1"/>
              </w14:solidFill>
            </w14:textFill>
          </w:rPr>
          <w:t>加上通用解法后</w:t>
        </w:r>
      </w:ins>
    </w:p>
    <w:p>
      <w:pPr>
        <w:ind w:firstLine="480" w:firstLineChars="200"/>
        <w:rPr>
          <w:ins w:id="30266" w:author="梁元" w:date="2019-05-14T19:51:07Z"/>
          <w:color w:val="000000" w:themeColor="text1"/>
          <w:rPrChange w:id="30267" w:author="梁元" w:date="2019-05-14T19:51:36Z">
            <w:rPr>
              <w:ins w:id="30268" w:author="梁元" w:date="2019-05-14T19:51:07Z"/>
            </w:rPr>
          </w:rPrChange>
          <w14:textFill>
            <w14:solidFill>
              <w14:schemeClr w14:val="tx1"/>
            </w14:solidFill>
          </w14:textFill>
        </w:rPr>
      </w:pPr>
    </w:p>
    <w:p>
      <w:pPr>
        <w:ind w:firstLine="420" w:firstLineChars="200"/>
        <w:rPr>
          <w:ins w:id="30269" w:author="梁元" w:date="2019-05-14T19:51:07Z"/>
          <w:rFonts w:ascii="Helvetica" w:hAnsi="Helvetica" w:cs="Helvetica"/>
          <w:color w:val="000000" w:themeColor="text1"/>
          <w:sz w:val="21"/>
          <w:szCs w:val="21"/>
          <w:shd w:val="clear" w:color="auto" w:fill="FFFFFF"/>
          <w:rPrChange w:id="30270" w:author="梁元" w:date="2019-05-14T19:51:36Z">
            <w:rPr>
              <w:ins w:id="30271" w:author="梁元" w:date="2019-05-14T19:51:07Z"/>
              <w:rFonts w:ascii="Helvetica" w:hAnsi="Helvetica" w:cs="Helvetica"/>
              <w:color w:val="333333"/>
              <w:sz w:val="21"/>
              <w:szCs w:val="21"/>
              <w:shd w:val="clear" w:color="auto" w:fill="FFFFFF"/>
            </w:rPr>
          </w:rPrChange>
          <w14:textFill>
            <w14:solidFill>
              <w14:schemeClr w14:val="tx1"/>
            </w14:solidFill>
          </w14:textFill>
        </w:rPr>
      </w:pPr>
      <w:ins w:id="30272" w:author="梁元" w:date="2019-05-14T19:51:07Z">
        <w:r>
          <w:rPr>
            <w:rFonts w:ascii="Helvetica" w:hAnsi="Helvetica" w:cs="Helvetica"/>
            <w:color w:val="000000" w:themeColor="text1"/>
            <w:sz w:val="21"/>
            <w:szCs w:val="21"/>
            <w:shd w:val="clear" w:color="auto" w:fill="FFFFFF"/>
            <w:rPrChange w:id="30273" w:author="梁元" w:date="2019-05-14T19:51:36Z">
              <w:rPr>
                <w:rFonts w:ascii="Helvetica" w:hAnsi="Helvetica" w:cs="Helvetica"/>
                <w:color w:val="333333"/>
                <w:sz w:val="21"/>
                <w:szCs w:val="21"/>
                <w:shd w:val="clear" w:color="auto" w:fill="FFFFFF"/>
              </w:rPr>
            </w:rPrChange>
            <w14:textFill>
              <w14:solidFill>
                <w14:schemeClr w14:val="tx1"/>
              </w14:solidFill>
            </w14:textFill>
          </w:rPr>
          <w:t>可以解决高并发，它是单线程，当访问量很多时，将访问者分配到不同的内存中，不同的内存区做不同的事，以快速解决这个线程。就像医院的分科室看病人。效率快，但消耗内存大、异步和事件驱动。概扩起来就三点：单线程、异步I/O、事件驱动。nodejs离不开ChormeV8引擎，也就是V8引擎是来解释javascript。用nodejs来搭建高性能的Web服务器，因此node.js是基于服务器端的javascript</w:t>
        </w:r>
      </w:ins>
    </w:p>
    <w:p>
      <w:pPr>
        <w:ind w:firstLine="480" w:firstLineChars="200"/>
        <w:rPr>
          <w:ins w:id="30275" w:author="梁元" w:date="2019-05-14T19:51:07Z"/>
          <w:color w:val="000000" w:themeColor="text1"/>
          <w:rPrChange w:id="30276" w:author="梁元" w:date="2019-05-14T19:51:36Z">
            <w:rPr>
              <w:ins w:id="30277" w:author="梁元" w:date="2019-05-14T19:51:07Z"/>
            </w:rPr>
          </w:rPrChange>
          <w14:textFill>
            <w14:solidFill>
              <w14:schemeClr w14:val="tx1"/>
            </w14:solidFill>
          </w14:textFill>
        </w:rPr>
      </w:pPr>
    </w:p>
    <w:p>
      <w:pPr>
        <w:ind w:firstLine="400" w:firstLineChars="200"/>
        <w:rPr>
          <w:ins w:id="30278" w:author="梁元" w:date="2019-05-14T19:51:07Z"/>
          <w:rFonts w:ascii="Helvetica" w:hAnsi="Helvetica" w:cs="Helvetica"/>
          <w:color w:val="000000" w:themeColor="text1"/>
          <w:sz w:val="20"/>
          <w:szCs w:val="20"/>
          <w:shd w:val="clear" w:color="auto" w:fill="FFFFFF"/>
          <w:rPrChange w:id="30279" w:author="梁元" w:date="2019-05-14T19:51:36Z">
            <w:rPr>
              <w:ins w:id="30280" w:author="梁元" w:date="2019-05-14T19:51:07Z"/>
              <w:rFonts w:ascii="Helvetica" w:hAnsi="Helvetica" w:cs="Helvetica"/>
              <w:color w:val="4B4B4B"/>
              <w:sz w:val="20"/>
              <w:szCs w:val="20"/>
              <w:shd w:val="clear" w:color="auto" w:fill="FFFFFF"/>
            </w:rPr>
          </w:rPrChange>
          <w14:textFill>
            <w14:solidFill>
              <w14:schemeClr w14:val="tx1"/>
            </w14:solidFill>
          </w14:textFill>
        </w:rPr>
      </w:pPr>
      <w:ins w:id="30281" w:author="梁元" w:date="2019-05-14T19:51:07Z">
        <w:r>
          <w:rPr>
            <w:rFonts w:ascii="Helvetica" w:hAnsi="Helvetica" w:cs="Helvetica"/>
            <w:color w:val="000000" w:themeColor="text1"/>
            <w:sz w:val="20"/>
            <w:szCs w:val="20"/>
            <w:shd w:val="clear" w:color="auto" w:fill="FFFFFF"/>
            <w:rPrChange w:id="30282" w:author="梁元" w:date="2019-05-14T19:51:36Z">
              <w:rPr>
                <w:rFonts w:ascii="Helvetica" w:hAnsi="Helvetica" w:cs="Helvetica"/>
                <w:color w:val="4B4B4B"/>
                <w:sz w:val="20"/>
                <w:szCs w:val="20"/>
                <w:shd w:val="clear" w:color="auto" w:fill="FFFFFF"/>
              </w:rPr>
            </w:rPrChange>
            <w14:textFill>
              <w14:solidFill>
                <w14:schemeClr w14:val="tx1"/>
              </w14:solidFill>
            </w14:textFill>
          </w:rPr>
          <w:t>node主要应用场景是在大前端，阿里的思路是比较合适的，但是必须要注意，绝对不能让node做太多的业务逻辑，他只适合接受人家生成好的数据，然后或渲染后，或直接发送到客户端。如果让node做复杂的业务逻辑，那会得不偿失的</w:t>
        </w:r>
      </w:ins>
    </w:p>
    <w:p>
      <w:pPr>
        <w:ind w:firstLine="480" w:firstLineChars="200"/>
        <w:rPr>
          <w:ins w:id="30284" w:author="梁元" w:date="2019-05-14T19:51:07Z"/>
          <w:color w:val="000000" w:themeColor="text1"/>
          <w:rPrChange w:id="30285" w:author="梁元" w:date="2019-05-14T19:51:36Z">
            <w:rPr>
              <w:ins w:id="30286" w:author="梁元" w:date="2019-05-14T19:51:07Z"/>
            </w:rPr>
          </w:rPrChange>
          <w14:textFill>
            <w14:solidFill>
              <w14:schemeClr w14:val="tx1"/>
            </w14:solidFill>
          </w14:textFill>
        </w:rPr>
      </w:pPr>
    </w:p>
    <w:p>
      <w:pPr>
        <w:ind w:firstLine="400" w:firstLineChars="200"/>
        <w:rPr>
          <w:ins w:id="30287" w:author="梁元" w:date="2019-05-14T19:51:07Z"/>
          <w:rFonts w:ascii="Helvetica" w:hAnsi="Helvetica" w:cs="Helvetica"/>
          <w:color w:val="000000" w:themeColor="text1"/>
          <w:sz w:val="20"/>
          <w:szCs w:val="20"/>
          <w:shd w:val="clear" w:color="auto" w:fill="FFFFFF"/>
          <w:rPrChange w:id="30288" w:author="梁元" w:date="2019-05-14T19:51:36Z">
            <w:rPr>
              <w:ins w:id="30289" w:author="梁元" w:date="2019-05-14T19:51:07Z"/>
              <w:rFonts w:ascii="Helvetica" w:hAnsi="Helvetica" w:cs="Helvetica"/>
              <w:color w:val="4B4B4B"/>
              <w:sz w:val="20"/>
              <w:szCs w:val="20"/>
              <w:shd w:val="clear" w:color="auto" w:fill="FFFFFF"/>
            </w:rPr>
          </w:rPrChange>
          <w14:textFill>
            <w14:solidFill>
              <w14:schemeClr w14:val="tx1"/>
            </w14:solidFill>
          </w14:textFill>
        </w:rPr>
      </w:pPr>
      <w:ins w:id="30290" w:author="梁元" w:date="2019-05-14T19:51:07Z">
        <w:r>
          <w:rPr>
            <w:rFonts w:ascii="Helvetica" w:hAnsi="Helvetica" w:cs="Helvetica"/>
            <w:color w:val="000000" w:themeColor="text1"/>
            <w:sz w:val="20"/>
            <w:szCs w:val="20"/>
            <w:shd w:val="clear" w:color="auto" w:fill="FFFFFF"/>
            <w:rPrChange w:id="30291" w:author="梁元" w:date="2019-05-14T19:51:36Z">
              <w:rPr>
                <w:rFonts w:ascii="Helvetica" w:hAnsi="Helvetica" w:cs="Helvetica"/>
                <w:color w:val="4B4B4B"/>
                <w:sz w:val="20"/>
                <w:szCs w:val="20"/>
                <w:shd w:val="clear" w:color="auto" w:fill="FFFFFF"/>
              </w:rPr>
            </w:rPrChange>
            <w14:textFill>
              <w14:solidFill>
                <w14:schemeClr w14:val="tx1"/>
              </w14:solidFill>
            </w14:textFill>
          </w:rPr>
          <w:t>回调模式下的异步是有明显缺陷的，程序的执行顺序必须依靠回调来保证，没有层层回调，就没有可以保障的逻辑顺序，这也就注定了，node不能做复杂的业务逻辑。javascript语言本身也一直在和回调做斗争，promise，generator都可以将回调包装起来，在代码的某个部分形成形式同步，但是这种模式进化的还不完全，还不能做到与回调完全割裂，做到完全的形式同步。但是形式同步肯定是发展的方向，这种模式即可以获得异步的好处，又可以有效回避回调带来的编程困难，在业务逻辑上可以更简单的表达。</w:t>
        </w:r>
      </w:ins>
    </w:p>
    <w:p>
      <w:pPr>
        <w:ind w:firstLine="400" w:firstLineChars="200"/>
        <w:rPr>
          <w:ins w:id="30293" w:author="梁元" w:date="2019-05-14T19:51:07Z"/>
          <w:rFonts w:ascii="Helvetica" w:hAnsi="Helvetica" w:cs="Helvetica"/>
          <w:color w:val="000000" w:themeColor="text1"/>
          <w:sz w:val="20"/>
          <w:szCs w:val="20"/>
          <w:shd w:val="clear" w:color="auto" w:fill="FFFFFF"/>
          <w:rPrChange w:id="30294" w:author="梁元" w:date="2019-05-14T19:51:36Z">
            <w:rPr>
              <w:ins w:id="30295" w:author="梁元" w:date="2019-05-14T19:51:07Z"/>
              <w:rFonts w:ascii="Helvetica" w:hAnsi="Helvetica" w:cs="Helvetica"/>
              <w:color w:val="4B4B4B"/>
              <w:sz w:val="20"/>
              <w:szCs w:val="20"/>
              <w:shd w:val="clear" w:color="auto" w:fill="FFFFFF"/>
            </w:rPr>
          </w:rPrChange>
          <w14:textFill>
            <w14:solidFill>
              <w14:schemeClr w14:val="tx1"/>
            </w14:solidFill>
          </w14:textFill>
        </w:rPr>
      </w:pPr>
      <w:ins w:id="30296" w:author="梁元" w:date="2019-05-14T19:51:07Z">
        <w:r>
          <w:rPr>
            <w:rFonts w:ascii="Helvetica" w:hAnsi="Helvetica" w:cs="Helvetica"/>
            <w:color w:val="000000" w:themeColor="text1"/>
            <w:sz w:val="20"/>
            <w:szCs w:val="20"/>
            <w:shd w:val="clear" w:color="auto" w:fill="FFFFFF"/>
            <w:rPrChange w:id="30297" w:author="梁元" w:date="2019-05-14T19:51:36Z">
              <w:rPr>
                <w:rFonts w:ascii="Helvetica" w:hAnsi="Helvetica" w:cs="Helvetica"/>
                <w:color w:val="4B4B4B"/>
                <w:sz w:val="20"/>
                <w:szCs w:val="20"/>
                <w:shd w:val="clear" w:color="auto" w:fill="FFFFFF"/>
              </w:rPr>
            </w:rPrChange>
            <w14:textFill>
              <w14:solidFill>
                <w14:schemeClr w14:val="tx1"/>
              </w14:solidFill>
            </w14:textFill>
          </w:rPr>
          <w:t>就现在的环境来说，大家的思路还没转过弯，对回调的批评认为都是不好的，这些人是不敢面对现实，javascript都在变，这些人的脑子却不肯变，还以为回调就代表异步。</w:t>
        </w:r>
      </w:ins>
    </w:p>
    <w:p>
      <w:pPr>
        <w:ind w:firstLine="400" w:firstLineChars="200"/>
        <w:rPr>
          <w:ins w:id="30299" w:author="梁元" w:date="2019-05-14T19:51:07Z"/>
          <w:rFonts w:ascii="Helvetica" w:hAnsi="Helvetica" w:cs="Helvetica"/>
          <w:color w:val="000000" w:themeColor="text1"/>
          <w:sz w:val="20"/>
          <w:szCs w:val="20"/>
          <w:shd w:val="clear" w:color="auto" w:fill="FFFFFF"/>
          <w:rPrChange w:id="30300" w:author="梁元" w:date="2019-05-14T19:51:36Z">
            <w:rPr>
              <w:ins w:id="30301" w:author="梁元" w:date="2019-05-14T19:51:07Z"/>
              <w:rFonts w:ascii="Helvetica" w:hAnsi="Helvetica" w:cs="Helvetica"/>
              <w:color w:val="4B4B4B"/>
              <w:sz w:val="20"/>
              <w:szCs w:val="20"/>
              <w:shd w:val="clear" w:color="auto" w:fill="FFFFFF"/>
            </w:rPr>
          </w:rPrChange>
          <w14:textFill>
            <w14:solidFill>
              <w14:schemeClr w14:val="tx1"/>
            </w14:solidFill>
          </w14:textFill>
        </w:rPr>
      </w:pPr>
      <w:ins w:id="30302" w:author="梁元" w:date="2019-05-14T19:51:07Z">
        <w:r>
          <w:rPr>
            <w:rFonts w:ascii="Helvetica" w:hAnsi="Helvetica" w:cs="Helvetica"/>
            <w:color w:val="000000" w:themeColor="text1"/>
            <w:sz w:val="20"/>
            <w:szCs w:val="20"/>
            <w:shd w:val="clear" w:color="auto" w:fill="FFFFFF"/>
            <w:rPrChange w:id="30303" w:author="梁元" w:date="2019-05-14T19:51:36Z">
              <w:rPr>
                <w:rFonts w:ascii="Helvetica" w:hAnsi="Helvetica" w:cs="Helvetica"/>
                <w:color w:val="4B4B4B"/>
                <w:sz w:val="20"/>
                <w:szCs w:val="20"/>
                <w:shd w:val="clear" w:color="auto" w:fill="FFFFFF"/>
              </w:rPr>
            </w:rPrChange>
            <w14:textFill>
              <w14:solidFill>
                <w14:schemeClr w14:val="tx1"/>
              </w14:solidFill>
            </w14:textFill>
          </w:rPr>
          <w:t>Node.js的发展给javascript注入了新的生命力</w:t>
        </w:r>
      </w:ins>
    </w:p>
    <w:p>
      <w:pPr>
        <w:ind w:firstLine="480" w:firstLineChars="200"/>
        <w:rPr>
          <w:ins w:id="30305" w:author="梁元" w:date="2019-05-14T19:51:07Z"/>
          <w:color w:val="000000" w:themeColor="text1"/>
          <w:rPrChange w:id="30306" w:author="梁元" w:date="2019-05-14T19:51:36Z">
            <w:rPr>
              <w:ins w:id="30307" w:author="梁元" w:date="2019-05-14T19:51:07Z"/>
            </w:rPr>
          </w:rPrChange>
          <w14:textFill>
            <w14:solidFill>
              <w14:schemeClr w14:val="tx1"/>
            </w14:solidFill>
          </w14:textFill>
        </w:rPr>
      </w:pPr>
    </w:p>
    <w:p>
      <w:pPr>
        <w:widowControl/>
        <w:shd w:val="clear" w:color="auto" w:fill="FFFFFF"/>
        <w:spacing w:before="150" w:after="150"/>
        <w:ind w:firstLine="400" w:firstLineChars="200"/>
        <w:jc w:val="left"/>
        <w:rPr>
          <w:ins w:id="30308" w:author="梁元" w:date="2019-05-14T19:51:07Z"/>
          <w:rFonts w:ascii="Helvetica" w:hAnsi="Helvetica" w:eastAsia="宋体" w:cs="Helvetica"/>
          <w:color w:val="000000" w:themeColor="text1"/>
          <w:kern w:val="0"/>
          <w:sz w:val="20"/>
          <w:szCs w:val="20"/>
          <w:rPrChange w:id="30309" w:author="梁元" w:date="2019-05-14T19:51:36Z">
            <w:rPr>
              <w:ins w:id="30310" w:author="梁元" w:date="2019-05-14T19:51:07Z"/>
              <w:rFonts w:ascii="Helvetica" w:hAnsi="Helvetica" w:eastAsia="宋体" w:cs="Helvetica"/>
              <w:color w:val="4B4B4B"/>
              <w:kern w:val="0"/>
              <w:sz w:val="20"/>
              <w:szCs w:val="20"/>
            </w:rPr>
          </w:rPrChange>
          <w14:textFill>
            <w14:solidFill>
              <w14:schemeClr w14:val="tx1"/>
            </w14:solidFill>
          </w14:textFill>
        </w:rPr>
      </w:pPr>
      <w:ins w:id="30311" w:author="梁元" w:date="2019-05-14T19:51:07Z">
        <w:r>
          <w:rPr>
            <w:rFonts w:ascii="Helvetica" w:hAnsi="Helvetica" w:eastAsia="宋体" w:cs="Helvetica"/>
            <w:color w:val="000000" w:themeColor="text1"/>
            <w:kern w:val="0"/>
            <w:sz w:val="20"/>
            <w:szCs w:val="20"/>
            <w:rPrChange w:id="30312" w:author="梁元" w:date="2019-05-14T19:51:36Z">
              <w:rPr>
                <w:rFonts w:ascii="Helvetica" w:hAnsi="Helvetica" w:eastAsia="宋体" w:cs="Helvetica"/>
                <w:color w:val="4B4B4B"/>
                <w:kern w:val="0"/>
                <w:sz w:val="20"/>
                <w:szCs w:val="20"/>
              </w:rPr>
            </w:rPrChange>
            <w14:textFill>
              <w14:solidFill>
                <w14:schemeClr w14:val="tx1"/>
              </w14:solidFill>
            </w14:textFill>
          </w:rPr>
          <w:t>至于javascript的垢病，个人感觉，不在它的callback而在它的随意性，随意到想怎么写都行，但正是这点给它带来了惊人的开发效率，做好代码规范和文档工作可以减少javascript的随意性带来的负面影响。</w:t>
        </w:r>
      </w:ins>
    </w:p>
    <w:p>
      <w:pPr>
        <w:widowControl/>
        <w:shd w:val="clear" w:color="auto" w:fill="FFFFFF"/>
        <w:spacing w:before="150" w:after="150"/>
        <w:ind w:firstLine="400" w:firstLineChars="200"/>
        <w:jc w:val="left"/>
        <w:rPr>
          <w:ins w:id="30314" w:author="梁元" w:date="2019-05-14T19:51:07Z"/>
          <w:rFonts w:ascii="Helvetica" w:hAnsi="Helvetica" w:eastAsia="宋体" w:cs="Helvetica"/>
          <w:color w:val="000000" w:themeColor="text1"/>
          <w:kern w:val="0"/>
          <w:sz w:val="20"/>
          <w:szCs w:val="20"/>
          <w:rPrChange w:id="30315" w:author="梁元" w:date="2019-05-14T19:51:36Z">
            <w:rPr>
              <w:ins w:id="30316" w:author="梁元" w:date="2019-05-14T19:51:07Z"/>
              <w:rFonts w:ascii="Helvetica" w:hAnsi="Helvetica" w:eastAsia="宋体" w:cs="Helvetica"/>
              <w:color w:val="4B4B4B"/>
              <w:kern w:val="0"/>
              <w:sz w:val="20"/>
              <w:szCs w:val="20"/>
            </w:rPr>
          </w:rPrChange>
          <w14:textFill>
            <w14:solidFill>
              <w14:schemeClr w14:val="tx1"/>
            </w14:solidFill>
          </w14:textFill>
        </w:rPr>
      </w:pPr>
      <w:ins w:id="30317" w:author="梁元" w:date="2019-05-14T19:51:07Z">
        <w:r>
          <w:rPr>
            <w:rFonts w:ascii="Helvetica" w:hAnsi="Helvetica" w:eastAsia="宋体" w:cs="Helvetica"/>
            <w:color w:val="000000" w:themeColor="text1"/>
            <w:kern w:val="0"/>
            <w:sz w:val="20"/>
            <w:szCs w:val="20"/>
            <w:rPrChange w:id="30318" w:author="梁元" w:date="2019-05-14T19:51:36Z">
              <w:rPr>
                <w:rFonts w:ascii="Helvetica" w:hAnsi="Helvetica" w:eastAsia="宋体" w:cs="Helvetica"/>
                <w:color w:val="4B4B4B"/>
                <w:kern w:val="0"/>
                <w:sz w:val="20"/>
                <w:szCs w:val="20"/>
              </w:rPr>
            </w:rPrChange>
            <w14:textFill>
              <w14:solidFill>
                <w14:schemeClr w14:val="tx1"/>
              </w14:solidFill>
            </w14:textFill>
          </w:rPr>
          <w:t>WEB端、移动端、桌面端、甚至嵌入式，javascript已经无处不在。接下来，ES6的实现会让众多习惯同步或者不喜欢回调的开发人员能够更快地上手javascript写出符合他们思维习惯的代码，这些开发人员会是更大的群体，那么也许javascript会横扫应用开发也不一定。</w:t>
        </w:r>
      </w:ins>
    </w:p>
    <w:p>
      <w:pPr>
        <w:widowControl/>
        <w:shd w:val="clear" w:color="auto" w:fill="FFFFFF"/>
        <w:spacing w:before="150" w:after="150"/>
        <w:ind w:firstLine="400" w:firstLineChars="200"/>
        <w:jc w:val="left"/>
        <w:rPr>
          <w:ins w:id="30320" w:author="梁元" w:date="2019-05-14T19:51:07Z"/>
          <w:rFonts w:ascii="Helvetica" w:hAnsi="Helvetica" w:eastAsia="宋体" w:cs="Helvetica"/>
          <w:color w:val="000000" w:themeColor="text1"/>
          <w:kern w:val="0"/>
          <w:sz w:val="20"/>
          <w:szCs w:val="20"/>
          <w:rPrChange w:id="30321" w:author="梁元" w:date="2019-05-14T19:51:36Z">
            <w:rPr>
              <w:ins w:id="30322" w:author="梁元" w:date="2019-05-14T19:51:07Z"/>
              <w:rFonts w:ascii="Helvetica" w:hAnsi="Helvetica" w:eastAsia="宋体" w:cs="Helvetica"/>
              <w:color w:val="4B4B4B"/>
              <w:kern w:val="0"/>
              <w:sz w:val="20"/>
              <w:szCs w:val="20"/>
            </w:rPr>
          </w:rPrChange>
          <w14:textFill>
            <w14:solidFill>
              <w14:schemeClr w14:val="tx1"/>
            </w14:solidFill>
          </w14:textFill>
        </w:rPr>
      </w:pPr>
      <w:ins w:id="30323" w:author="梁元" w:date="2019-05-14T19:51:07Z">
        <w:r>
          <w:rPr>
            <w:rFonts w:ascii="Helvetica" w:hAnsi="Helvetica" w:eastAsia="宋体" w:cs="Helvetica"/>
            <w:color w:val="000000" w:themeColor="text1"/>
            <w:kern w:val="0"/>
            <w:sz w:val="20"/>
            <w:szCs w:val="20"/>
            <w:rPrChange w:id="30324" w:author="梁元" w:date="2019-05-14T19:51:36Z">
              <w:rPr>
                <w:rFonts w:ascii="Helvetica" w:hAnsi="Helvetica" w:eastAsia="宋体" w:cs="Helvetica"/>
                <w:color w:val="4B4B4B"/>
                <w:kern w:val="0"/>
                <w:sz w:val="20"/>
                <w:szCs w:val="20"/>
              </w:rPr>
            </w:rPrChange>
            <w14:textFill>
              <w14:solidFill>
                <w14:schemeClr w14:val="tx1"/>
              </w14:solidFill>
            </w14:textFill>
          </w:rPr>
          <w:t>所以，javascript很有前途，那Node.js自然就有前途。</w:t>
        </w:r>
      </w:ins>
    </w:p>
    <w:p>
      <w:pPr>
        <w:ind w:firstLine="480" w:firstLineChars="200"/>
        <w:rPr>
          <w:ins w:id="30326" w:author="梁元" w:date="2019-05-14T19:51:07Z"/>
          <w:color w:val="000000" w:themeColor="text1"/>
          <w:rPrChange w:id="30327" w:author="梁元" w:date="2019-05-14T19:51:36Z">
            <w:rPr>
              <w:ins w:id="30328" w:author="梁元" w:date="2019-05-14T19:51:07Z"/>
            </w:rPr>
          </w:rPrChange>
          <w14:textFill>
            <w14:solidFill>
              <w14:schemeClr w14:val="tx1"/>
            </w14:solidFill>
          </w14:textFill>
        </w:rPr>
      </w:pPr>
    </w:p>
    <w:p>
      <w:pPr>
        <w:pStyle w:val="3"/>
        <w:numPr>
          <w:ilvl w:val="0"/>
          <w:numId w:val="31"/>
        </w:numPr>
        <w:spacing w:line="240" w:lineRule="auto"/>
        <w:ind w:firstLine="562" w:firstLineChars="200"/>
        <w:rPr>
          <w:ins w:id="30329" w:author="梁元" w:date="2019-05-14T19:51:07Z"/>
          <w:rFonts w:ascii="仿宋" w:hAnsi="仿宋" w:eastAsia="仿宋"/>
          <w:color w:val="000000" w:themeColor="text1"/>
          <w:sz w:val="28"/>
          <w:szCs w:val="28"/>
          <w:rPrChange w:id="30330" w:author="梁元" w:date="2019-05-14T19:51:36Z">
            <w:rPr>
              <w:ins w:id="30331" w:author="梁元" w:date="2019-05-14T19:51:07Z"/>
              <w:rFonts w:ascii="仿宋" w:hAnsi="仿宋" w:eastAsia="仿宋"/>
              <w:sz w:val="28"/>
              <w:szCs w:val="28"/>
            </w:rPr>
          </w:rPrChange>
          <w14:textFill>
            <w14:solidFill>
              <w14:schemeClr w14:val="tx1"/>
            </w14:solidFill>
          </w14:textFill>
        </w:rPr>
      </w:pPr>
      <w:ins w:id="30332" w:author="梁元" w:date="2019-05-14T19:51:07Z">
        <w:bookmarkStart w:id="978" w:name="_Toc3395_WPSOffice_Level2"/>
        <w:r>
          <w:rPr>
            <w:rFonts w:hint="eastAsia" w:ascii="仿宋" w:hAnsi="仿宋" w:eastAsia="仿宋"/>
            <w:color w:val="000000" w:themeColor="text1"/>
            <w:sz w:val="28"/>
            <w:szCs w:val="28"/>
            <w:rPrChange w:id="30333" w:author="梁元" w:date="2019-05-14T19:51:36Z">
              <w:rPr>
                <w:rFonts w:hint="eastAsia" w:ascii="仿宋" w:hAnsi="仿宋" w:eastAsia="仿宋"/>
                <w:sz w:val="28"/>
                <w:szCs w:val="28"/>
              </w:rPr>
            </w:rPrChange>
            <w14:textFill>
              <w14:solidFill>
                <w14:schemeClr w14:val="tx1"/>
              </w14:solidFill>
            </w14:textFill>
          </w:rPr>
          <w:t>解法对比及优缺点</w:t>
        </w:r>
        <w:bookmarkEnd w:id="978"/>
      </w:ins>
    </w:p>
    <w:p>
      <w:pPr>
        <w:ind w:firstLine="480" w:firstLineChars="200"/>
        <w:rPr>
          <w:ins w:id="30335" w:author="梁元" w:date="2019-05-14T19:51:07Z"/>
          <w:color w:val="000000" w:themeColor="text1"/>
          <w:rPrChange w:id="30336" w:author="梁元" w:date="2019-05-14T19:51:36Z">
            <w:rPr>
              <w:ins w:id="30337" w:author="梁元" w:date="2019-05-14T19:51:07Z"/>
            </w:rPr>
          </w:rPrChange>
          <w14:textFill>
            <w14:solidFill>
              <w14:schemeClr w14:val="tx1"/>
            </w14:solidFill>
          </w14:textFill>
        </w:rPr>
      </w:pPr>
      <w:ins w:id="30338" w:author="梁元" w:date="2019-05-14T19:51:07Z">
        <w:r>
          <w:rPr>
            <w:rFonts w:hint="eastAsia"/>
            <w:color w:val="000000" w:themeColor="text1"/>
            <w:rPrChange w:id="30339" w:author="梁元" w:date="2019-05-14T19:51:36Z">
              <w:rPr>
                <w:rFonts w:hint="eastAsia"/>
              </w:rPr>
            </w:rPrChange>
            <w14:textFill>
              <w14:solidFill>
                <w14:schemeClr w14:val="tx1"/>
              </w14:solidFill>
            </w14:textFill>
          </w:rPr>
          <w:t>大牛级解法：</w:t>
        </w:r>
      </w:ins>
    </w:p>
    <w:p>
      <w:pPr>
        <w:ind w:firstLine="480" w:firstLineChars="200"/>
        <w:rPr>
          <w:ins w:id="30341" w:author="梁元" w:date="2019-05-14T19:51:07Z"/>
          <w:color w:val="000000" w:themeColor="text1"/>
          <w:rPrChange w:id="30342" w:author="梁元" w:date="2019-05-14T19:51:36Z">
            <w:rPr>
              <w:ins w:id="30343" w:author="梁元" w:date="2019-05-14T19:51:07Z"/>
            </w:rPr>
          </w:rPrChange>
          <w14:textFill>
            <w14:solidFill>
              <w14:schemeClr w14:val="tx1"/>
            </w14:solidFill>
          </w14:textFill>
        </w:rPr>
      </w:pPr>
      <w:ins w:id="30344" w:author="梁元" w:date="2019-05-14T19:51:07Z">
        <w:r>
          <w:rPr>
            <w:rFonts w:hint="eastAsia"/>
            <w:color w:val="000000" w:themeColor="text1"/>
            <w:rPrChange w:id="30345" w:author="梁元" w:date="2019-05-14T19:51:36Z">
              <w:rPr>
                <w:rFonts w:hint="eastAsia"/>
              </w:rPr>
            </w:rPrChange>
            <w14:textFill>
              <w14:solidFill>
                <w14:schemeClr w14:val="tx1"/>
              </w14:solidFill>
            </w14:textFill>
          </w:rPr>
          <w:t>优点：可以比较深入的解释清楚node底层原理和带来的一些良性循环；</w:t>
        </w:r>
      </w:ins>
    </w:p>
    <w:p>
      <w:pPr>
        <w:ind w:firstLine="480" w:firstLineChars="200"/>
        <w:rPr>
          <w:ins w:id="30347" w:author="梁元" w:date="2019-05-14T19:51:07Z"/>
          <w:color w:val="000000" w:themeColor="text1"/>
          <w:rPrChange w:id="30348" w:author="梁元" w:date="2019-05-14T19:51:36Z">
            <w:rPr>
              <w:ins w:id="30349" w:author="梁元" w:date="2019-05-14T19:51:07Z"/>
            </w:rPr>
          </w:rPrChange>
          <w14:textFill>
            <w14:solidFill>
              <w14:schemeClr w14:val="tx1"/>
            </w14:solidFill>
          </w14:textFill>
        </w:rPr>
      </w:pPr>
      <w:ins w:id="30350" w:author="梁元" w:date="2019-05-14T19:51:07Z">
        <w:r>
          <w:rPr>
            <w:rFonts w:hint="eastAsia"/>
            <w:color w:val="000000" w:themeColor="text1"/>
            <w:rPrChange w:id="30351" w:author="梁元" w:date="2019-05-14T19:51:36Z">
              <w:rPr>
                <w:rFonts w:hint="eastAsia"/>
              </w:rPr>
            </w:rPrChange>
            <w14:textFill>
              <w14:solidFill>
                <w14:schemeClr w14:val="tx1"/>
              </w14:solidFill>
            </w14:textFill>
          </w:rPr>
          <w:t>缺点：如果对基础知识不牢固，可能会带来一系列的问题；</w:t>
        </w:r>
      </w:ins>
    </w:p>
    <w:p>
      <w:pPr>
        <w:ind w:firstLine="480" w:firstLineChars="200"/>
        <w:rPr>
          <w:ins w:id="30353" w:author="梁元" w:date="2019-05-14T19:51:07Z"/>
          <w:color w:val="000000" w:themeColor="text1"/>
          <w:rPrChange w:id="30354" w:author="梁元" w:date="2019-05-14T19:51:36Z">
            <w:rPr>
              <w:ins w:id="30355" w:author="梁元" w:date="2019-05-14T19:51:07Z"/>
            </w:rPr>
          </w:rPrChange>
          <w14:textFill>
            <w14:solidFill>
              <w14:schemeClr w14:val="tx1"/>
            </w14:solidFill>
          </w14:textFill>
        </w:rPr>
      </w:pPr>
    </w:p>
    <w:p>
      <w:pPr>
        <w:ind w:firstLine="480" w:firstLineChars="200"/>
        <w:rPr>
          <w:ins w:id="30356" w:author="梁元" w:date="2019-05-14T19:51:07Z"/>
          <w:color w:val="000000" w:themeColor="text1"/>
          <w:rPrChange w:id="30357" w:author="梁元" w:date="2019-05-14T19:51:36Z">
            <w:rPr>
              <w:ins w:id="30358" w:author="梁元" w:date="2019-05-14T19:51:07Z"/>
            </w:rPr>
          </w:rPrChange>
          <w14:textFill>
            <w14:solidFill>
              <w14:schemeClr w14:val="tx1"/>
            </w14:solidFill>
          </w14:textFill>
        </w:rPr>
      </w:pPr>
      <w:ins w:id="30359" w:author="梁元" w:date="2019-05-14T19:51:07Z">
        <w:r>
          <w:rPr>
            <w:rFonts w:hint="eastAsia"/>
            <w:color w:val="000000" w:themeColor="text1"/>
            <w:rPrChange w:id="30360" w:author="梁元" w:date="2019-05-14T19:51:36Z">
              <w:rPr>
                <w:rFonts w:hint="eastAsia"/>
              </w:rPr>
            </w:rPrChange>
            <w14:textFill>
              <w14:solidFill>
                <w14:schemeClr w14:val="tx1"/>
              </w14:solidFill>
            </w14:textFill>
          </w:rPr>
          <w:t>通用解法：</w:t>
        </w:r>
      </w:ins>
    </w:p>
    <w:p>
      <w:pPr>
        <w:ind w:firstLine="480" w:firstLineChars="200"/>
        <w:rPr>
          <w:ins w:id="30362" w:author="梁元" w:date="2019-05-14T19:51:07Z"/>
          <w:color w:val="000000" w:themeColor="text1"/>
          <w:rPrChange w:id="30363" w:author="梁元" w:date="2019-05-14T19:51:36Z">
            <w:rPr>
              <w:ins w:id="30364" w:author="梁元" w:date="2019-05-14T19:51:07Z"/>
            </w:rPr>
          </w:rPrChange>
          <w14:textFill>
            <w14:solidFill>
              <w14:schemeClr w14:val="tx1"/>
            </w14:solidFill>
          </w14:textFill>
        </w:rPr>
      </w:pPr>
      <w:ins w:id="30365" w:author="梁元" w:date="2019-05-14T19:51:07Z">
        <w:r>
          <w:rPr>
            <w:rFonts w:hint="eastAsia"/>
            <w:color w:val="000000" w:themeColor="text1"/>
            <w:rPrChange w:id="30366" w:author="梁元" w:date="2019-05-14T19:51:36Z">
              <w:rPr>
                <w:rFonts w:hint="eastAsia"/>
              </w:rPr>
            </w:rPrChange>
            <w14:textFill>
              <w14:solidFill>
                <w14:schemeClr w14:val="tx1"/>
              </w14:solidFill>
            </w14:textFill>
          </w:rPr>
          <w:t>优点：可以比较概括的回答面试的问题</w:t>
        </w:r>
      </w:ins>
    </w:p>
    <w:p>
      <w:pPr>
        <w:ind w:firstLine="480" w:firstLineChars="200"/>
        <w:rPr>
          <w:ins w:id="30368" w:author="梁元" w:date="2019-05-14T19:51:07Z"/>
          <w:color w:val="000000" w:themeColor="text1"/>
          <w:rPrChange w:id="30369" w:author="梁元" w:date="2019-05-14T19:51:36Z">
            <w:rPr>
              <w:ins w:id="30370" w:author="梁元" w:date="2019-05-14T19:51:07Z"/>
            </w:rPr>
          </w:rPrChange>
          <w14:textFill>
            <w14:solidFill>
              <w14:schemeClr w14:val="tx1"/>
            </w14:solidFill>
          </w14:textFill>
        </w:rPr>
      </w:pPr>
      <w:ins w:id="30371" w:author="梁元" w:date="2019-05-14T19:51:07Z">
        <w:r>
          <w:rPr>
            <w:rFonts w:hint="eastAsia"/>
            <w:color w:val="000000" w:themeColor="text1"/>
            <w:rPrChange w:id="30372" w:author="梁元" w:date="2019-05-14T19:51:36Z">
              <w:rPr>
                <w:rFonts w:hint="eastAsia"/>
              </w:rPr>
            </w:rPrChange>
            <w14:textFill>
              <w14:solidFill>
                <w14:schemeClr w14:val="tx1"/>
              </w14:solidFill>
            </w14:textFill>
          </w:rPr>
          <w:t>缺点：不够相信，不够全面</w:t>
        </w:r>
      </w:ins>
    </w:p>
    <w:p>
      <w:pPr>
        <w:pStyle w:val="3"/>
        <w:numPr>
          <w:ilvl w:val="0"/>
          <w:numId w:val="31"/>
        </w:numPr>
        <w:spacing w:line="240" w:lineRule="auto"/>
        <w:ind w:firstLine="562" w:firstLineChars="200"/>
        <w:rPr>
          <w:ins w:id="30374" w:author="梁元" w:date="2019-05-14T19:51:07Z"/>
          <w:rFonts w:ascii="仿宋" w:hAnsi="仿宋" w:eastAsia="仿宋"/>
          <w:color w:val="000000" w:themeColor="text1"/>
          <w:sz w:val="28"/>
          <w:szCs w:val="28"/>
          <w:rPrChange w:id="30375" w:author="梁元" w:date="2019-05-14T19:51:36Z">
            <w:rPr>
              <w:ins w:id="30376" w:author="梁元" w:date="2019-05-14T19:51:07Z"/>
              <w:rFonts w:ascii="仿宋" w:hAnsi="仿宋" w:eastAsia="仿宋"/>
              <w:sz w:val="28"/>
              <w:szCs w:val="28"/>
            </w:rPr>
          </w:rPrChange>
          <w14:textFill>
            <w14:solidFill>
              <w14:schemeClr w14:val="tx1"/>
            </w14:solidFill>
          </w14:textFill>
        </w:rPr>
      </w:pPr>
      <w:ins w:id="30377" w:author="梁元" w:date="2019-05-14T19:51:07Z">
        <w:bookmarkStart w:id="979" w:name="_Toc22552_WPSOffice_Level2"/>
        <w:r>
          <w:rPr>
            <w:rFonts w:hint="eastAsia" w:ascii="仿宋" w:hAnsi="仿宋" w:eastAsia="仿宋"/>
            <w:color w:val="000000" w:themeColor="text1"/>
            <w:sz w:val="28"/>
            <w:szCs w:val="28"/>
            <w:rPrChange w:id="30378"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979"/>
      </w:ins>
    </w:p>
    <w:p>
      <w:pPr>
        <w:ind w:firstLine="482" w:firstLineChars="200"/>
        <w:rPr>
          <w:ins w:id="30380" w:author="梁元" w:date="2019-05-14T19:51:07Z"/>
          <w:color w:val="000000" w:themeColor="text1"/>
          <w:rPrChange w:id="30381" w:author="梁元" w:date="2019-05-14T19:51:36Z">
            <w:rPr>
              <w:ins w:id="30382" w:author="梁元" w:date="2019-05-14T19:51:07Z"/>
            </w:rPr>
          </w:rPrChange>
          <w14:textFill>
            <w14:solidFill>
              <w14:schemeClr w14:val="tx1"/>
            </w14:solidFill>
          </w14:textFill>
        </w:rPr>
      </w:pPr>
      <w:ins w:id="30383" w:author="梁元" w:date="2019-05-14T19:51:07Z">
        <w:r>
          <w:rPr>
            <w:rFonts w:hint="eastAsia"/>
            <w:b/>
            <w:color w:val="000000" w:themeColor="text1"/>
            <w:rPrChange w:id="30384" w:author="梁元" w:date="2019-05-14T19:51:36Z">
              <w:rPr>
                <w:rFonts w:hint="eastAsia"/>
                <w:b/>
              </w:rPr>
            </w:rPrChange>
            <w14:textFill>
              <w14:solidFill>
                <w14:schemeClr w14:val="tx1"/>
              </w14:solidFill>
            </w14:textFill>
          </w:rPr>
          <w:t>问题</w:t>
        </w:r>
      </w:ins>
      <w:ins w:id="30386" w:author="梁元" w:date="2019-05-14T19:51:07Z">
        <w:r>
          <w:rPr>
            <w:rFonts w:hint="eastAsia"/>
            <w:color w:val="000000" w:themeColor="text1"/>
            <w:rPrChange w:id="30387" w:author="梁元" w:date="2019-05-14T19:51:36Z">
              <w:rPr>
                <w:rFonts w:hint="eastAsia"/>
              </w:rPr>
            </w:rPrChange>
            <w14:textFill>
              <w14:solidFill>
                <w14:schemeClr w14:val="tx1"/>
              </w14:solidFill>
            </w14:textFill>
          </w:rPr>
          <w:t>：目前前端对node的应用场景有哪些？</w:t>
        </w:r>
      </w:ins>
    </w:p>
    <w:p>
      <w:pPr>
        <w:pStyle w:val="11"/>
        <w:shd w:val="clear" w:color="auto" w:fill="FFFFFF"/>
        <w:ind w:firstLine="480" w:firstLineChars="200"/>
        <w:rPr>
          <w:ins w:id="30389" w:author="梁元" w:date="2019-05-14T19:51:07Z"/>
          <w:rFonts w:ascii="Arial" w:hAnsi="Arial" w:cs="Arial" w:eastAsiaTheme="minorEastAsia"/>
          <w:color w:val="000000" w:themeColor="text1"/>
          <w:kern w:val="2"/>
          <w:sz w:val="23"/>
          <w:szCs w:val="23"/>
          <w:shd w:val="clear" w:color="auto" w:fill="FFFFFF"/>
          <w:rPrChange w:id="30390" w:author="梁元" w:date="2019-05-14T19:51:36Z">
            <w:rPr>
              <w:ins w:id="30391"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ins w:id="30392" w:author="梁元" w:date="2019-05-14T19:51:07Z">
        <w:r>
          <w:rPr>
            <w:rFonts w:hint="eastAsia"/>
            <w:color w:val="000000" w:themeColor="text1"/>
            <w:rPrChange w:id="30393" w:author="梁元" w:date="2019-05-14T19:51:36Z">
              <w:rPr>
                <w:rFonts w:hint="eastAsia"/>
              </w:rPr>
            </w:rPrChange>
            <w14:textFill>
              <w14:solidFill>
                <w14:schemeClr w14:val="tx1"/>
              </w14:solidFill>
            </w14:textFill>
          </w:rPr>
          <w:t>解答：</w:t>
        </w:r>
      </w:ins>
      <w:ins w:id="30395" w:author="梁元" w:date="2019-05-14T19:51:07Z">
        <w:r>
          <w:rPr>
            <w:rFonts w:ascii="Arial" w:hAnsi="Arial" w:cs="Arial" w:eastAsiaTheme="minorEastAsia"/>
            <w:color w:val="000000" w:themeColor="text1"/>
            <w:kern w:val="2"/>
            <w:sz w:val="23"/>
            <w:szCs w:val="23"/>
            <w:shd w:val="clear" w:color="auto" w:fill="FFFFFF"/>
            <w:rPrChange w:id="30396"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 xml:space="preserve"> </w:t>
        </w:r>
      </w:ins>
      <w:ins w:id="30398" w:author="梁元" w:date="2019-05-14T19:51:07Z">
        <w:r>
          <w:rPr>
            <w:rFonts w:hint="eastAsia" w:ascii="Arial" w:hAnsi="Arial" w:cs="Arial" w:eastAsiaTheme="minorEastAsia"/>
            <w:color w:val="000000" w:themeColor="text1"/>
            <w:kern w:val="2"/>
            <w:sz w:val="23"/>
            <w:szCs w:val="23"/>
            <w:shd w:val="clear" w:color="auto" w:fill="FFFFFF"/>
            <w:rPrChange w:id="30399"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前端自动化，客户端服务都在大规模的使用node进行问题的解决！</w:t>
        </w:r>
      </w:ins>
    </w:p>
    <w:p>
      <w:pPr>
        <w:pStyle w:val="11"/>
        <w:shd w:val="clear" w:color="auto" w:fill="FFFFFF"/>
        <w:ind w:firstLine="460" w:firstLineChars="200"/>
        <w:rPr>
          <w:ins w:id="30401" w:author="梁元" w:date="2019-05-14T19:51:07Z"/>
          <w:rFonts w:ascii="Arial" w:hAnsi="Arial" w:cs="Arial" w:eastAsiaTheme="minorEastAsia"/>
          <w:color w:val="000000" w:themeColor="text1"/>
          <w:kern w:val="2"/>
          <w:sz w:val="23"/>
          <w:szCs w:val="23"/>
          <w:shd w:val="clear" w:color="auto" w:fill="FFFFFF"/>
          <w:rPrChange w:id="30402" w:author="梁元" w:date="2019-05-14T19:51:36Z">
            <w:rPr>
              <w:ins w:id="30403"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p>
    <w:p>
      <w:pPr>
        <w:pStyle w:val="3"/>
        <w:numPr>
          <w:ilvl w:val="0"/>
          <w:numId w:val="31"/>
        </w:numPr>
        <w:spacing w:line="240" w:lineRule="auto"/>
        <w:ind w:firstLine="462" w:firstLineChars="200"/>
        <w:rPr>
          <w:ins w:id="30404" w:author="梁元" w:date="2019-05-14T19:51:07Z"/>
          <w:rFonts w:ascii="仿宋" w:hAnsi="仿宋" w:eastAsia="仿宋"/>
          <w:color w:val="000000" w:themeColor="text1"/>
          <w:sz w:val="28"/>
          <w:szCs w:val="28"/>
          <w:rPrChange w:id="30405" w:author="梁元" w:date="2019-05-14T19:51:36Z">
            <w:rPr>
              <w:ins w:id="30406" w:author="梁元" w:date="2019-05-14T19:51:07Z"/>
              <w:rFonts w:ascii="仿宋" w:hAnsi="仿宋" w:eastAsia="仿宋"/>
              <w:sz w:val="28"/>
              <w:szCs w:val="28"/>
            </w:rPr>
          </w:rPrChange>
          <w14:textFill>
            <w14:solidFill>
              <w14:schemeClr w14:val="tx1"/>
            </w14:solidFill>
          </w14:textFill>
        </w:rPr>
      </w:pPr>
      <w:ins w:id="30407" w:author="梁元" w:date="2019-05-14T19:51:07Z">
        <w:bookmarkStart w:id="980" w:name="_Toc20786_WPSOffice_Level2"/>
        <w:r>
          <w:rPr>
            <w:rFonts w:ascii="Arial" w:hAnsi="Arial" w:cs="Arial" w:eastAsiaTheme="minorEastAsia"/>
            <w:color w:val="000000" w:themeColor="text1"/>
            <w:sz w:val="23"/>
            <w:szCs w:val="23"/>
            <w:shd w:val="clear" w:color="auto" w:fill="FFFFFF"/>
            <w:rPrChange w:id="30408" w:author="梁元" w:date="2019-05-14T19:51:36Z">
              <w:rPr>
                <w:rFonts w:ascii="Arial" w:hAnsi="Arial" w:cs="Arial" w:eastAsiaTheme="minorEastAsia"/>
                <w:color w:val="222222"/>
                <w:sz w:val="23"/>
                <w:szCs w:val="23"/>
                <w:shd w:val="clear" w:color="auto" w:fill="FFFFFF"/>
              </w:rPr>
            </w:rPrChange>
            <w14:textFill>
              <w14:solidFill>
                <w14:schemeClr w14:val="tx1"/>
              </w14:solidFill>
            </w14:textFill>
          </w:rPr>
          <w:t>。</w:t>
        </w:r>
      </w:ins>
      <w:ins w:id="30410" w:author="梁元" w:date="2019-05-14T19:51:07Z">
        <w:r>
          <w:rPr>
            <w:rFonts w:hint="eastAsia" w:ascii="仿宋" w:hAnsi="仿宋" w:eastAsia="仿宋"/>
            <w:color w:val="000000" w:themeColor="text1"/>
            <w:sz w:val="28"/>
            <w:szCs w:val="28"/>
            <w:rPrChange w:id="30411" w:author="梁元" w:date="2019-05-14T19:51:36Z">
              <w:rPr>
                <w:rFonts w:hint="eastAsia" w:ascii="仿宋" w:hAnsi="仿宋" w:eastAsia="仿宋"/>
                <w:sz w:val="28"/>
                <w:szCs w:val="28"/>
              </w:rPr>
            </w:rPrChange>
            <w14:textFill>
              <w14:solidFill>
                <w14:schemeClr w14:val="tx1"/>
              </w14:solidFill>
            </w14:textFill>
          </w:rPr>
          <w:t>项目中体现经验的点</w:t>
        </w:r>
        <w:bookmarkEnd w:id="980"/>
      </w:ins>
    </w:p>
    <w:p>
      <w:pPr>
        <w:ind w:firstLine="462" w:firstLineChars="200"/>
        <w:rPr>
          <w:ins w:id="30413" w:author="梁元" w:date="2019-05-14T19:51:07Z"/>
          <w:color w:val="000000" w:themeColor="text1"/>
          <w:rPrChange w:id="30414" w:author="梁元" w:date="2019-05-14T19:51:36Z">
            <w:rPr>
              <w:ins w:id="30415" w:author="梁元" w:date="2019-05-14T19:51:07Z"/>
            </w:rPr>
          </w:rPrChange>
          <w14:textFill>
            <w14:solidFill>
              <w14:schemeClr w14:val="tx1"/>
            </w14:solidFill>
          </w14:textFill>
        </w:rPr>
      </w:pPr>
      <w:ins w:id="30416" w:author="梁元" w:date="2019-05-14T19:51:07Z">
        <w:r>
          <w:rPr>
            <w:rFonts w:hint="eastAsia" w:ascii="Arial" w:hAnsi="Arial" w:cs="Arial"/>
            <w:b/>
            <w:bCs/>
            <w:color w:val="000000" w:themeColor="text1"/>
            <w:sz w:val="23"/>
            <w:szCs w:val="23"/>
            <w:shd w:val="clear" w:color="auto" w:fill="FFFFFF"/>
            <w:rPrChange w:id="30417" w:author="梁元" w:date="2019-05-14T19:51:36Z">
              <w:rPr>
                <w:rFonts w:hint="eastAsia" w:ascii="Arial" w:hAnsi="Arial" w:cs="Arial"/>
                <w:b/>
                <w:bCs/>
                <w:color w:val="222222"/>
                <w:sz w:val="23"/>
                <w:szCs w:val="23"/>
                <w:shd w:val="clear" w:color="auto" w:fill="FFFFFF"/>
              </w:rPr>
            </w:rPrChange>
            <w14:textFill>
              <w14:solidFill>
                <w14:schemeClr w14:val="tx1"/>
              </w14:solidFill>
            </w14:textFill>
          </w:rPr>
          <w:t>可以解决前端本地开发的服务问题，可以实现接口的代理，可以实现客户端服务等</w:t>
        </w:r>
      </w:ins>
    </w:p>
    <w:p>
      <w:pPr>
        <w:pStyle w:val="3"/>
        <w:numPr>
          <w:ilvl w:val="0"/>
          <w:numId w:val="31"/>
        </w:numPr>
        <w:spacing w:line="240" w:lineRule="auto"/>
        <w:ind w:firstLine="562" w:firstLineChars="200"/>
        <w:rPr>
          <w:ins w:id="30419" w:author="梁元" w:date="2019-05-14T19:51:07Z"/>
          <w:rFonts w:ascii="仿宋" w:hAnsi="仿宋" w:eastAsia="仿宋"/>
          <w:color w:val="000000" w:themeColor="text1"/>
          <w:sz w:val="28"/>
          <w:szCs w:val="28"/>
          <w:rPrChange w:id="30420" w:author="梁元" w:date="2019-05-14T19:51:36Z">
            <w:rPr>
              <w:ins w:id="30421" w:author="梁元" w:date="2019-05-14T19:51:07Z"/>
              <w:rFonts w:ascii="仿宋" w:hAnsi="仿宋" w:eastAsia="仿宋"/>
              <w:sz w:val="28"/>
              <w:szCs w:val="28"/>
            </w:rPr>
          </w:rPrChange>
          <w14:textFill>
            <w14:solidFill>
              <w14:schemeClr w14:val="tx1"/>
            </w14:solidFill>
          </w14:textFill>
        </w:rPr>
      </w:pPr>
      <w:ins w:id="30422" w:author="梁元" w:date="2019-05-14T19:51:07Z">
        <w:bookmarkStart w:id="981" w:name="_Toc20420_WPSOffice_Level2"/>
        <w:r>
          <w:rPr>
            <w:rFonts w:hint="eastAsia" w:ascii="仿宋" w:hAnsi="仿宋" w:eastAsia="仿宋"/>
            <w:color w:val="000000" w:themeColor="text1"/>
            <w:sz w:val="28"/>
            <w:szCs w:val="28"/>
            <w:rPrChange w:id="30423" w:author="梁元" w:date="2019-05-14T19:51:36Z">
              <w:rPr>
                <w:rFonts w:hint="eastAsia" w:ascii="仿宋" w:hAnsi="仿宋" w:eastAsia="仿宋"/>
                <w:sz w:val="28"/>
                <w:szCs w:val="28"/>
              </w:rPr>
            </w:rPrChange>
            <w14:textFill>
              <w14:solidFill>
                <w14:schemeClr w14:val="tx1"/>
              </w14:solidFill>
            </w14:textFill>
          </w:rPr>
          <w:t>论坛参考</w:t>
        </w:r>
        <w:bookmarkEnd w:id="981"/>
      </w:ins>
    </w:p>
    <w:p>
      <w:pPr>
        <w:widowControl/>
        <w:ind w:firstLine="480" w:firstLineChars="200"/>
        <w:jc w:val="left"/>
        <w:rPr>
          <w:ins w:id="30425" w:author="梁元" w:date="2019-05-14T19:51:07Z"/>
          <w:color w:val="000000" w:themeColor="text1"/>
          <w:sz w:val="28"/>
          <w:rPrChange w:id="30426" w:author="梁元" w:date="2019-05-14T19:51:36Z">
            <w:rPr>
              <w:ins w:id="30427" w:author="梁元" w:date="2019-05-14T19:51:07Z"/>
              <w:sz w:val="28"/>
            </w:rPr>
          </w:rPrChange>
          <w14:textFill>
            <w14:solidFill>
              <w14:schemeClr w14:val="tx1"/>
            </w14:solidFill>
          </w14:textFill>
        </w:rPr>
      </w:pPr>
      <w:ins w:id="30428" w:author="梁元" w:date="2019-05-14T19:51:07Z">
        <w:r>
          <w:rPr>
            <w:color w:val="000000" w:themeColor="text1"/>
            <w:rPrChange w:id="30429" w:author="梁元" w:date="2019-05-14T19:51:36Z">
              <w:rPr/>
            </w:rPrChange>
            <w14:textFill>
              <w14:solidFill>
                <w14:schemeClr w14:val="tx1"/>
              </w14:solidFill>
            </w14:textFill>
          </w:rPr>
          <w:fldChar w:fldCharType="begin"/>
        </w:r>
      </w:ins>
      <w:ins w:id="30431" w:author="梁元" w:date="2019-05-14T19:51:07Z">
        <w:r>
          <w:rPr>
            <w:color w:val="000000" w:themeColor="text1"/>
            <w:rPrChange w:id="30432" w:author="梁元" w:date="2019-05-14T19:51:36Z">
              <w:rPr/>
            </w:rPrChange>
            <w14:textFill>
              <w14:solidFill>
                <w14:schemeClr w14:val="tx1"/>
              </w14:solidFill>
            </w14:textFill>
          </w:rPr>
          <w:instrText xml:space="preserve"> HYPERLINK "https://blog.csdn.net/hsj1669666567/article/details/79568545" </w:instrText>
        </w:r>
      </w:ins>
      <w:ins w:id="30434" w:author="梁元" w:date="2019-05-14T19:51:07Z">
        <w:r>
          <w:rPr>
            <w:color w:val="000000" w:themeColor="text1"/>
            <w:rPrChange w:id="30435" w:author="梁元" w:date="2019-05-14T19:51:36Z">
              <w:rPr/>
            </w:rPrChange>
            <w14:textFill>
              <w14:solidFill>
                <w14:schemeClr w14:val="tx1"/>
              </w14:solidFill>
            </w14:textFill>
          </w:rPr>
          <w:fldChar w:fldCharType="separate"/>
        </w:r>
      </w:ins>
      <w:ins w:id="30437" w:author="梁元" w:date="2019-05-14T19:51:07Z">
        <w:r>
          <w:rPr>
            <w:rStyle w:val="18"/>
            <w:color w:val="000000" w:themeColor="text1"/>
            <w:sz w:val="28"/>
            <w:rPrChange w:id="30438" w:author="梁元" w:date="2019-05-14T19:51:36Z">
              <w:rPr>
                <w:rStyle w:val="18"/>
                <w:sz w:val="28"/>
              </w:rPr>
            </w:rPrChange>
            <w14:textFill>
              <w14:solidFill>
                <w14:schemeClr w14:val="tx1"/>
              </w14:solidFill>
            </w14:textFill>
          </w:rPr>
          <w:t>https://blog.csdn.net/hsj1669666567/article/details/79568545</w:t>
        </w:r>
      </w:ins>
      <w:ins w:id="30440" w:author="梁元" w:date="2019-05-14T19:51:07Z">
        <w:r>
          <w:rPr>
            <w:rStyle w:val="18"/>
            <w:color w:val="000000" w:themeColor="text1"/>
            <w:sz w:val="28"/>
            <w:rPrChange w:id="30441" w:author="梁元" w:date="2019-05-14T19:51:36Z">
              <w:rPr>
                <w:rStyle w:val="18"/>
                <w:sz w:val="28"/>
              </w:rPr>
            </w:rPrChange>
            <w14:textFill>
              <w14:solidFill>
                <w14:schemeClr w14:val="tx1"/>
              </w14:solidFill>
            </w14:textFill>
          </w:rPr>
          <w:fldChar w:fldCharType="end"/>
        </w:r>
      </w:ins>
    </w:p>
    <w:p>
      <w:pPr>
        <w:widowControl/>
        <w:ind w:firstLine="560" w:firstLineChars="200"/>
        <w:jc w:val="left"/>
        <w:rPr>
          <w:ins w:id="30443" w:author="梁元" w:date="2019-05-14T19:51:07Z"/>
          <w:color w:val="000000" w:themeColor="text1"/>
          <w:sz w:val="28"/>
          <w:rPrChange w:id="30444" w:author="梁元" w:date="2019-05-14T19:51:36Z">
            <w:rPr>
              <w:ins w:id="30445" w:author="梁元" w:date="2019-05-14T19:51:07Z"/>
              <w:sz w:val="28"/>
            </w:rPr>
          </w:rPrChange>
          <w14:textFill>
            <w14:solidFill>
              <w14:schemeClr w14:val="tx1"/>
            </w14:solidFill>
          </w14:textFill>
        </w:rPr>
      </w:pPr>
      <w:ins w:id="30446" w:author="梁元" w:date="2019-05-14T19:51:07Z">
        <w:r>
          <w:rPr>
            <w:color w:val="000000" w:themeColor="text1"/>
            <w:sz w:val="28"/>
            <w:rPrChange w:id="30447" w:author="梁元" w:date="2019-05-14T19:51:36Z">
              <w:rPr>
                <w:sz w:val="28"/>
              </w:rPr>
            </w:rPrChange>
            <w14:textFill>
              <w14:solidFill>
                <w14:schemeClr w14:val="tx1"/>
              </w14:solidFill>
            </w14:textFill>
          </w:rPr>
          <w:t>https://cnodejs.org/topic/53c88a83c9507b4044b0a78a</w:t>
        </w:r>
      </w:ins>
    </w:p>
    <w:p>
      <w:pPr>
        <w:ind w:firstLine="480" w:firstLineChars="200"/>
        <w:rPr>
          <w:ins w:id="30449" w:author="梁元" w:date="2019-05-14T19:51:07Z"/>
          <w:color w:val="000000" w:themeColor="text1"/>
          <w:rPrChange w:id="30450" w:author="梁元" w:date="2019-05-14T19:51:36Z">
            <w:rPr>
              <w:ins w:id="30451" w:author="梁元" w:date="2019-05-14T19:51:07Z"/>
            </w:rPr>
          </w:rPrChange>
          <w14:textFill>
            <w14:solidFill>
              <w14:schemeClr w14:val="tx1"/>
            </w14:solidFill>
          </w14:textFill>
        </w:rPr>
      </w:pPr>
    </w:p>
    <w:p>
      <w:pPr>
        <w:ind w:firstLine="480" w:firstLineChars="200"/>
        <w:rPr>
          <w:ins w:id="30452" w:author="梁元" w:date="2019-05-14T19:51:07Z"/>
          <w:color w:val="000000" w:themeColor="text1"/>
          <w:rPrChange w:id="30453" w:author="梁元" w:date="2019-05-14T19:51:36Z">
            <w:rPr>
              <w:ins w:id="30454" w:author="梁元" w:date="2019-05-14T19:51:07Z"/>
            </w:rPr>
          </w:rPrChange>
          <w14:textFill>
            <w14:solidFill>
              <w14:schemeClr w14:val="tx1"/>
            </w14:solidFill>
          </w14:textFill>
        </w:rPr>
      </w:pPr>
    </w:p>
    <w:p>
      <w:pPr>
        <w:pStyle w:val="2"/>
        <w:numPr>
          <w:ilvl w:val="0"/>
          <w:numId w:val="1"/>
        </w:numPr>
        <w:rPr>
          <w:ins w:id="30455" w:author="梁元" w:date="2019-05-14T19:51:07Z"/>
          <w:rFonts w:ascii="仿宋" w:hAnsi="仿宋" w:eastAsia="仿宋"/>
          <w:color w:val="000000" w:themeColor="text1"/>
          <w:sz w:val="28"/>
          <w:szCs w:val="28"/>
          <w:rPrChange w:id="30456" w:author="梁元" w:date="2019-05-14T19:51:36Z">
            <w:rPr>
              <w:ins w:id="30457" w:author="梁元" w:date="2019-05-14T19:51:07Z"/>
              <w:rFonts w:ascii="仿宋" w:hAnsi="仿宋" w:eastAsia="仿宋"/>
              <w:sz w:val="28"/>
              <w:szCs w:val="28"/>
            </w:rPr>
          </w:rPrChange>
          <w14:textFill>
            <w14:solidFill>
              <w14:schemeClr w14:val="tx1"/>
            </w14:solidFill>
          </w14:textFill>
        </w:rPr>
      </w:pPr>
      <w:ins w:id="30458" w:author="梁元" w:date="2019-05-14T19:53:57Z">
        <w:bookmarkStart w:id="982" w:name="_Toc22552_WPSOffice_Level1"/>
        <w:r>
          <w:rPr>
            <w:rFonts w:hint="eastAsia" w:ascii="仿宋" w:hAnsi="仿宋" w:eastAsia="仿宋"/>
            <w:color w:val="000000" w:themeColor="text1"/>
            <w:sz w:val="28"/>
            <w:szCs w:val="28"/>
            <w:lang w:val="en-US" w:eastAsia="zh-CN"/>
            <w14:textFill>
              <w14:solidFill>
                <w14:schemeClr w14:val="tx1"/>
              </w14:solidFill>
            </w14:textFill>
          </w:rPr>
          <w:t>谈谈</w:t>
        </w:r>
      </w:ins>
      <w:ins w:id="30459" w:author="梁元" w:date="2019-05-14T19:51:07Z">
        <w:r>
          <w:rPr>
            <w:rFonts w:ascii="仿宋" w:hAnsi="仿宋" w:eastAsia="仿宋"/>
            <w:color w:val="000000" w:themeColor="text1"/>
            <w:sz w:val="28"/>
            <w:szCs w:val="28"/>
            <w:rPrChange w:id="30460" w:author="梁元" w:date="2019-05-14T19:51:36Z">
              <w:rPr>
                <w:rFonts w:ascii="仿宋" w:hAnsi="仿宋" w:eastAsia="仿宋"/>
                <w:sz w:val="28"/>
                <w:szCs w:val="28"/>
              </w:rPr>
            </w:rPrChange>
            <w14:textFill>
              <w14:solidFill>
                <w14:schemeClr w14:val="tx1"/>
              </w14:solidFill>
            </w14:textFill>
          </w:rPr>
          <w:t>V</w:t>
        </w:r>
      </w:ins>
      <w:ins w:id="30462" w:author="梁元" w:date="2019-05-14T19:51:07Z">
        <w:r>
          <w:rPr>
            <w:rFonts w:hint="eastAsia" w:ascii="仿宋" w:hAnsi="仿宋" w:eastAsia="仿宋"/>
            <w:color w:val="000000" w:themeColor="text1"/>
            <w:sz w:val="28"/>
            <w:szCs w:val="28"/>
            <w:rPrChange w:id="30463" w:author="梁元" w:date="2019-05-14T19:51:36Z">
              <w:rPr>
                <w:rFonts w:hint="eastAsia" w:ascii="仿宋" w:hAnsi="仿宋" w:eastAsia="仿宋"/>
                <w:sz w:val="28"/>
                <w:szCs w:val="28"/>
              </w:rPr>
            </w:rPrChange>
            <w14:textFill>
              <w14:solidFill>
                <w14:schemeClr w14:val="tx1"/>
              </w14:solidFill>
            </w14:textFill>
          </w:rPr>
          <w:t>ue</w:t>
        </w:r>
      </w:ins>
      <w:ins w:id="30465" w:author="梁元" w:date="2019-05-14T19:53:52Z">
        <w:r>
          <w:rPr>
            <w:rFonts w:hint="eastAsia" w:ascii="仿宋" w:hAnsi="仿宋" w:eastAsia="仿宋"/>
            <w:color w:val="000000" w:themeColor="text1"/>
            <w:sz w:val="28"/>
            <w:szCs w:val="28"/>
            <w:lang w:eastAsia="zh-CN"/>
            <w14:textFill>
              <w14:solidFill>
                <w14:schemeClr w14:val="tx1"/>
              </w14:solidFill>
            </w14:textFill>
          </w:rPr>
          <w:t>j</w:t>
        </w:r>
      </w:ins>
      <w:ins w:id="30466" w:author="梁元" w:date="2019-05-14T19:53:53Z">
        <w:r>
          <w:rPr>
            <w:rFonts w:hint="eastAsia" w:ascii="仿宋" w:hAnsi="仿宋" w:eastAsia="仿宋"/>
            <w:color w:val="000000" w:themeColor="text1"/>
            <w:sz w:val="28"/>
            <w:szCs w:val="28"/>
            <w:lang w:val="en-US" w:eastAsia="zh-CN"/>
            <w14:textFill>
              <w14:solidFill>
                <w14:schemeClr w14:val="tx1"/>
              </w14:solidFill>
            </w14:textFill>
          </w:rPr>
          <w:t>s</w:t>
        </w:r>
      </w:ins>
      <w:ins w:id="30467" w:author="梁元" w:date="2019-05-14T19:51:07Z">
        <w:r>
          <w:rPr>
            <w:rFonts w:hint="eastAsia" w:ascii="仿宋" w:hAnsi="仿宋" w:eastAsia="仿宋"/>
            <w:color w:val="000000" w:themeColor="text1"/>
            <w:sz w:val="28"/>
            <w:szCs w:val="28"/>
            <w:lang w:eastAsia="zh-CN"/>
            <w:rPrChange w:id="30468" w:author="梁元" w:date="2019-05-14T19:51:36Z">
              <w:rPr>
                <w:rFonts w:hint="eastAsia" w:ascii="仿宋" w:hAnsi="仿宋" w:eastAsia="仿宋"/>
                <w:sz w:val="28"/>
                <w:szCs w:val="28"/>
                <w:lang w:eastAsia="zh-CN"/>
              </w:rPr>
            </w:rPrChange>
            <w14:textFill>
              <w14:solidFill>
                <w14:schemeClr w14:val="tx1"/>
              </w14:solidFill>
            </w14:textFill>
          </w:rPr>
          <w:t>？</w:t>
        </w:r>
        <w:bookmarkEnd w:id="982"/>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30470" w:author="梁元" w:date="2019-05-14T19:51:07Z"/>
        </w:trPr>
        <w:tc>
          <w:tcPr>
            <w:tcW w:w="1523" w:type="dxa"/>
          </w:tcPr>
          <w:p>
            <w:pPr>
              <w:jc w:val="center"/>
              <w:rPr>
                <w:ins w:id="30471" w:author="梁元" w:date="2019-05-14T19:51:07Z"/>
                <w:rFonts w:ascii="仿宋" w:hAnsi="仿宋" w:eastAsia="仿宋"/>
                <w:color w:val="000000" w:themeColor="text1"/>
                <w:rPrChange w:id="30472" w:author="梁元" w:date="2019-05-14T19:51:36Z">
                  <w:rPr>
                    <w:ins w:id="30473" w:author="梁元" w:date="2019-05-14T19:51:07Z"/>
                    <w:rFonts w:ascii="仿宋" w:hAnsi="仿宋" w:eastAsia="仿宋"/>
                  </w:rPr>
                </w:rPrChange>
                <w14:textFill>
                  <w14:solidFill>
                    <w14:schemeClr w14:val="tx1"/>
                  </w14:solidFill>
                </w14:textFill>
              </w:rPr>
            </w:pPr>
            <w:ins w:id="30474" w:author="梁元" w:date="2019-05-14T19:51:07Z">
              <w:r>
                <w:rPr>
                  <w:rFonts w:hint="eastAsia" w:ascii="仿宋" w:hAnsi="仿宋" w:eastAsia="仿宋"/>
                  <w:color w:val="000000" w:themeColor="text1"/>
                  <w:rPrChange w:id="30475"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30477" w:author="梁元" w:date="2019-05-14T19:51:07Z"/>
                <w:rFonts w:ascii="仿宋" w:hAnsi="仿宋" w:eastAsia="仿宋"/>
                <w:color w:val="000000" w:themeColor="text1"/>
                <w:rPrChange w:id="30478" w:author="梁元" w:date="2019-05-14T19:51:36Z">
                  <w:rPr>
                    <w:ins w:id="30479" w:author="梁元" w:date="2019-05-14T19:51:07Z"/>
                    <w:rFonts w:ascii="仿宋" w:hAnsi="仿宋" w:eastAsia="仿宋"/>
                  </w:rPr>
                </w:rPrChange>
                <w14:textFill>
                  <w14:solidFill>
                    <w14:schemeClr w14:val="tx1"/>
                  </w14:solidFill>
                </w14:textFill>
              </w:rPr>
            </w:pPr>
            <w:ins w:id="30480" w:author="梁元" w:date="2019-05-14T19:51:07Z">
              <w:r>
                <w:rPr>
                  <w:rFonts w:hint="eastAsia" w:ascii="仿宋" w:hAnsi="仿宋" w:eastAsia="仿宋"/>
                  <w:color w:val="000000" w:themeColor="text1"/>
                  <w:rPrChange w:id="30481"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30483" w:author="梁元" w:date="2019-05-14T19:51:07Z"/>
                <w:rFonts w:ascii="仿宋" w:hAnsi="仿宋" w:eastAsia="仿宋"/>
                <w:color w:val="000000" w:themeColor="text1"/>
                <w:rPrChange w:id="30484" w:author="梁元" w:date="2019-05-14T19:51:36Z">
                  <w:rPr>
                    <w:ins w:id="30485" w:author="梁元" w:date="2019-05-14T19:51:07Z"/>
                    <w:rFonts w:ascii="仿宋" w:hAnsi="仿宋" w:eastAsia="仿宋"/>
                  </w:rPr>
                </w:rPrChange>
                <w14:textFill>
                  <w14:solidFill>
                    <w14:schemeClr w14:val="tx1"/>
                  </w14:solidFill>
                </w14:textFill>
              </w:rPr>
            </w:pPr>
            <w:ins w:id="30486" w:author="梁元" w:date="2019-05-14T19:51:07Z">
              <w:r>
                <w:rPr>
                  <w:rFonts w:hint="eastAsia" w:ascii="仿宋" w:hAnsi="仿宋" w:eastAsia="仿宋"/>
                  <w:color w:val="000000" w:themeColor="text1"/>
                  <w:rPrChange w:id="30487"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30489" w:author="梁元" w:date="2019-05-14T19:51:07Z"/>
                <w:rFonts w:ascii="仿宋" w:hAnsi="仿宋" w:eastAsia="仿宋"/>
                <w:color w:val="000000" w:themeColor="text1"/>
                <w:rPrChange w:id="30490" w:author="梁元" w:date="2019-05-14T19:51:36Z">
                  <w:rPr>
                    <w:ins w:id="30491" w:author="梁元" w:date="2019-05-14T19:51:07Z"/>
                    <w:rFonts w:ascii="仿宋" w:hAnsi="仿宋" w:eastAsia="仿宋"/>
                  </w:rPr>
                </w:rPrChange>
                <w14:textFill>
                  <w14:solidFill>
                    <w14:schemeClr w14:val="tx1"/>
                  </w14:solidFill>
                </w14:textFill>
              </w:rPr>
            </w:pPr>
            <w:ins w:id="30492" w:author="梁元" w:date="2019-05-14T19:51:07Z">
              <w:r>
                <w:rPr>
                  <w:rFonts w:hint="eastAsia" w:ascii="仿宋" w:hAnsi="仿宋" w:eastAsia="仿宋"/>
                  <w:color w:val="000000" w:themeColor="text1"/>
                  <w:rPrChange w:id="30493"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30495" w:author="梁元" w:date="2019-05-14T19:51:07Z"/>
                <w:rFonts w:ascii="仿宋" w:hAnsi="仿宋" w:eastAsia="仿宋"/>
                <w:color w:val="000000" w:themeColor="text1"/>
                <w:rPrChange w:id="30496" w:author="梁元" w:date="2019-05-14T19:51:36Z">
                  <w:rPr>
                    <w:ins w:id="30497" w:author="梁元" w:date="2019-05-14T19:51:07Z"/>
                    <w:rFonts w:ascii="仿宋" w:hAnsi="仿宋" w:eastAsia="仿宋"/>
                  </w:rPr>
                </w:rPrChange>
                <w14:textFill>
                  <w14:solidFill>
                    <w14:schemeClr w14:val="tx1"/>
                  </w14:solidFill>
                </w14:textFill>
              </w:rPr>
            </w:pPr>
            <w:ins w:id="30498" w:author="梁元" w:date="2019-05-14T19:51:07Z">
              <w:r>
                <w:rPr>
                  <w:rFonts w:hint="eastAsia" w:ascii="仿宋" w:hAnsi="仿宋" w:eastAsia="仿宋"/>
                  <w:color w:val="000000" w:themeColor="text1"/>
                  <w:rPrChange w:id="30499"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30501" w:author="梁元" w:date="2019-05-14T19:51:07Z"/>
        </w:trPr>
        <w:tc>
          <w:tcPr>
            <w:tcW w:w="1523" w:type="dxa"/>
          </w:tcPr>
          <w:p>
            <w:pPr>
              <w:jc w:val="center"/>
              <w:rPr>
                <w:ins w:id="30502" w:author="梁元" w:date="2019-05-14T19:51:07Z"/>
                <w:rFonts w:ascii="仿宋" w:hAnsi="仿宋" w:eastAsia="仿宋"/>
                <w:color w:val="000000" w:themeColor="text1"/>
                <w:rPrChange w:id="30503" w:author="梁元" w:date="2019-05-14T19:51:36Z">
                  <w:rPr>
                    <w:ins w:id="30504" w:author="梁元" w:date="2019-05-14T19:51:07Z"/>
                    <w:rFonts w:ascii="仿宋" w:hAnsi="仿宋" w:eastAsia="仿宋"/>
                  </w:rPr>
                </w:rPrChange>
                <w14:textFill>
                  <w14:solidFill>
                    <w14:schemeClr w14:val="tx1"/>
                  </w14:solidFill>
                </w14:textFill>
              </w:rPr>
            </w:pPr>
            <w:ins w:id="30505" w:author="梁元" w:date="2019-05-14T19:51:07Z">
              <w:r>
                <w:rPr>
                  <w:rFonts w:hint="eastAsia" w:ascii="仿宋" w:hAnsi="仿宋" w:eastAsia="仿宋"/>
                  <w:color w:val="000000" w:themeColor="text1"/>
                  <w:rPrChange w:id="30506" w:author="梁元" w:date="2019-05-14T19:51:36Z">
                    <w:rPr>
                      <w:rFonts w:hint="eastAsia" w:ascii="仿宋" w:hAnsi="仿宋" w:eastAsia="仿宋"/>
                    </w:rPr>
                  </w:rPrChange>
                  <w14:textFill>
                    <w14:solidFill>
                      <w14:schemeClr w14:val="tx1"/>
                    </w14:solidFill>
                  </w14:textFill>
                </w:rPr>
                <w:t>95%</w:t>
              </w:r>
            </w:ins>
          </w:p>
        </w:tc>
        <w:tc>
          <w:tcPr>
            <w:tcW w:w="1559" w:type="dxa"/>
          </w:tcPr>
          <w:p>
            <w:pPr>
              <w:jc w:val="center"/>
              <w:rPr>
                <w:ins w:id="30508" w:author="梁元" w:date="2019-05-14T19:51:07Z"/>
                <w:rFonts w:ascii="仿宋" w:hAnsi="仿宋" w:eastAsia="仿宋"/>
                <w:color w:val="000000" w:themeColor="text1"/>
                <w:rPrChange w:id="30509" w:author="梁元" w:date="2019-05-14T19:51:36Z">
                  <w:rPr>
                    <w:ins w:id="30510" w:author="梁元" w:date="2019-05-14T19:51:07Z"/>
                    <w:rFonts w:ascii="仿宋" w:hAnsi="仿宋" w:eastAsia="仿宋"/>
                  </w:rPr>
                </w:rPrChange>
                <w14:textFill>
                  <w14:solidFill>
                    <w14:schemeClr w14:val="tx1"/>
                  </w14:solidFill>
                </w14:textFill>
              </w:rPr>
            </w:pPr>
            <w:ins w:id="30511" w:author="梁元" w:date="2019-05-14T19:51:07Z">
              <w:r>
                <w:rPr>
                  <w:rFonts w:hint="eastAsia" w:ascii="仿宋" w:hAnsi="仿宋" w:eastAsia="仿宋"/>
                  <w:color w:val="000000" w:themeColor="text1"/>
                  <w:rPrChange w:id="30512" w:author="梁元" w:date="2019-05-14T19:51:36Z">
                    <w:rPr>
                      <w:rFonts w:hint="eastAsia" w:ascii="仿宋" w:hAnsi="仿宋" w:eastAsia="仿宋"/>
                    </w:rPr>
                  </w:rPrChange>
                  <w14:textFill>
                    <w14:solidFill>
                      <w14:schemeClr w14:val="tx1"/>
                    </w14:solidFill>
                  </w14:textFill>
                </w:rPr>
                <w:t>3星</w:t>
              </w:r>
            </w:ins>
          </w:p>
        </w:tc>
        <w:tc>
          <w:tcPr>
            <w:tcW w:w="1418" w:type="dxa"/>
          </w:tcPr>
          <w:p>
            <w:pPr>
              <w:jc w:val="center"/>
              <w:rPr>
                <w:ins w:id="30514" w:author="梁元" w:date="2019-05-14T19:51:07Z"/>
                <w:rFonts w:ascii="仿宋" w:hAnsi="仿宋" w:eastAsia="仿宋"/>
                <w:color w:val="000000" w:themeColor="text1"/>
                <w:rPrChange w:id="30515" w:author="梁元" w:date="2019-05-14T19:51:36Z">
                  <w:rPr>
                    <w:ins w:id="30516" w:author="梁元" w:date="2019-05-14T19:51:07Z"/>
                    <w:rFonts w:ascii="仿宋" w:hAnsi="仿宋" w:eastAsia="仿宋"/>
                  </w:rPr>
                </w:rPrChange>
                <w14:textFill>
                  <w14:solidFill>
                    <w14:schemeClr w14:val="tx1"/>
                  </w14:solidFill>
                </w14:textFill>
              </w:rPr>
            </w:pPr>
            <w:ins w:id="30517" w:author="梁元" w:date="2019-05-14T19:51:07Z">
              <w:r>
                <w:rPr>
                  <w:rFonts w:ascii="仿宋" w:hAnsi="仿宋" w:eastAsia="仿宋"/>
                  <w:color w:val="000000" w:themeColor="text1"/>
                  <w:rPrChange w:id="30518" w:author="梁元" w:date="2019-05-14T19:51:36Z">
                    <w:rPr>
                      <w:rFonts w:ascii="仿宋" w:hAnsi="仿宋" w:eastAsia="仿宋"/>
                    </w:rPr>
                  </w:rPrChange>
                  <w14:textFill>
                    <w14:solidFill>
                      <w14:schemeClr w14:val="tx1"/>
                    </w14:solidFill>
                  </w14:textFill>
                </w:rPr>
                <w:t>E</w:t>
              </w:r>
            </w:ins>
            <w:ins w:id="30520" w:author="梁元" w:date="2019-05-14T19:51:07Z">
              <w:r>
                <w:rPr>
                  <w:rFonts w:hint="eastAsia" w:ascii="仿宋" w:hAnsi="仿宋" w:eastAsia="仿宋"/>
                  <w:color w:val="000000" w:themeColor="text1"/>
                  <w:rPrChange w:id="30521" w:author="梁元" w:date="2019-05-14T19:51:36Z">
                    <w:rPr>
                      <w:rFonts w:hint="eastAsia" w:ascii="仿宋" w:hAnsi="仿宋" w:eastAsia="仿宋"/>
                    </w:rPr>
                  </w:rPrChange>
                  <w14:textFill>
                    <w14:solidFill>
                      <w14:schemeClr w14:val="tx1"/>
                    </w14:solidFill>
                  </w14:textFill>
                </w:rPr>
                <w:t>s6</w:t>
              </w:r>
            </w:ins>
          </w:p>
        </w:tc>
        <w:tc>
          <w:tcPr>
            <w:tcW w:w="1417" w:type="dxa"/>
          </w:tcPr>
          <w:p>
            <w:pPr>
              <w:jc w:val="center"/>
              <w:rPr>
                <w:ins w:id="30523" w:author="梁元" w:date="2019-05-14T19:51:07Z"/>
                <w:rFonts w:ascii="仿宋" w:hAnsi="仿宋" w:eastAsia="仿宋"/>
                <w:color w:val="000000" w:themeColor="text1"/>
                <w:rPrChange w:id="30524" w:author="梁元" w:date="2019-05-14T19:51:36Z">
                  <w:rPr>
                    <w:ins w:id="30525" w:author="梁元" w:date="2019-05-14T19:51:07Z"/>
                    <w:rFonts w:ascii="仿宋" w:hAnsi="仿宋" w:eastAsia="仿宋"/>
                  </w:rPr>
                </w:rPrChange>
                <w14:textFill>
                  <w14:solidFill>
                    <w14:schemeClr w14:val="tx1"/>
                  </w14:solidFill>
                </w14:textFill>
              </w:rPr>
            </w:pPr>
            <w:ins w:id="30526" w:author="梁元" w:date="2019-05-14T19:51:07Z">
              <w:r>
                <w:rPr>
                  <w:rFonts w:hint="eastAsia" w:ascii="仿宋" w:hAnsi="仿宋" w:eastAsia="仿宋"/>
                  <w:color w:val="000000" w:themeColor="text1"/>
                  <w:rPrChange w:id="30527" w:author="梁元" w:date="2019-05-14T19:51:36Z">
                    <w:rPr>
                      <w:rFonts w:hint="eastAsia" w:ascii="仿宋" w:hAnsi="仿宋" w:eastAsia="仿宋"/>
                    </w:rPr>
                  </w:rPrChange>
                  <w14:textFill>
                    <w14:solidFill>
                      <w14:schemeClr w14:val="tx1"/>
                    </w14:solidFill>
                  </w14:textFill>
                </w:rPr>
                <w:t>异步</w:t>
              </w:r>
            </w:ins>
          </w:p>
        </w:tc>
        <w:tc>
          <w:tcPr>
            <w:tcW w:w="1465" w:type="dxa"/>
          </w:tcPr>
          <w:p>
            <w:pPr>
              <w:jc w:val="center"/>
              <w:rPr>
                <w:ins w:id="30529" w:author="梁元" w:date="2019-05-14T19:51:07Z"/>
                <w:rFonts w:ascii="仿宋" w:hAnsi="仿宋" w:eastAsia="仿宋"/>
                <w:color w:val="000000" w:themeColor="text1"/>
                <w:rPrChange w:id="30530" w:author="梁元" w:date="2019-05-14T19:51:36Z">
                  <w:rPr>
                    <w:ins w:id="30531" w:author="梁元" w:date="2019-05-14T19:51:07Z"/>
                    <w:rFonts w:ascii="仿宋" w:hAnsi="仿宋" w:eastAsia="仿宋"/>
                  </w:rPr>
                </w:rPrChange>
                <w14:textFill>
                  <w14:solidFill>
                    <w14:schemeClr w14:val="tx1"/>
                  </w14:solidFill>
                </w14:textFill>
              </w:rPr>
            </w:pPr>
            <w:ins w:id="30532" w:author="梁元" w:date="2019-05-14T19:51:07Z">
              <w:r>
                <w:rPr>
                  <w:rFonts w:ascii="仿宋" w:hAnsi="仿宋" w:eastAsia="仿宋"/>
                  <w:color w:val="000000" w:themeColor="text1"/>
                  <w:rPrChange w:id="30533" w:author="梁元" w:date="2019-05-14T19:51:36Z">
                    <w:rPr>
                      <w:rFonts w:ascii="仿宋" w:hAnsi="仿宋" w:eastAsia="仿宋"/>
                    </w:rPr>
                  </w:rPrChange>
                  <w14:textFill>
                    <w14:solidFill>
                      <w14:schemeClr w14:val="tx1"/>
                    </w14:solidFill>
                  </w14:textFill>
                </w:rPr>
                <w:t>E</w:t>
              </w:r>
            </w:ins>
            <w:ins w:id="30535" w:author="梁元" w:date="2019-05-14T19:51:07Z">
              <w:r>
                <w:rPr>
                  <w:rFonts w:hint="eastAsia" w:ascii="仿宋" w:hAnsi="仿宋" w:eastAsia="仿宋"/>
                  <w:color w:val="000000" w:themeColor="text1"/>
                  <w:rPrChange w:id="30536" w:author="梁元" w:date="2019-05-14T19:51:36Z">
                    <w:rPr>
                      <w:rFonts w:hint="eastAsia" w:ascii="仿宋" w:hAnsi="仿宋" w:eastAsia="仿宋"/>
                    </w:rPr>
                  </w:rPrChange>
                  <w14:textFill>
                    <w14:solidFill>
                      <w14:schemeClr w14:val="tx1"/>
                    </w14:solidFill>
                  </w14:textFill>
                </w:rPr>
                <w:t>s6异步操作</w:t>
              </w:r>
            </w:ins>
          </w:p>
        </w:tc>
      </w:tr>
    </w:tbl>
    <w:p>
      <w:pPr>
        <w:pStyle w:val="3"/>
        <w:numPr>
          <w:ilvl w:val="0"/>
          <w:numId w:val="32"/>
        </w:numPr>
        <w:spacing w:line="240" w:lineRule="auto"/>
        <w:ind w:firstLine="562" w:firstLineChars="200"/>
        <w:rPr>
          <w:ins w:id="30538" w:author="梁元" w:date="2019-05-14T19:51:07Z"/>
          <w:rFonts w:ascii="仿宋" w:hAnsi="仿宋" w:eastAsia="仿宋"/>
          <w:color w:val="000000" w:themeColor="text1"/>
          <w:sz w:val="28"/>
          <w:szCs w:val="28"/>
          <w:rPrChange w:id="30539" w:author="梁元" w:date="2019-05-14T19:51:36Z">
            <w:rPr>
              <w:ins w:id="30540" w:author="梁元" w:date="2019-05-14T19:51:07Z"/>
              <w:rFonts w:ascii="仿宋" w:hAnsi="仿宋" w:eastAsia="仿宋"/>
              <w:sz w:val="28"/>
              <w:szCs w:val="28"/>
            </w:rPr>
          </w:rPrChange>
          <w14:textFill>
            <w14:solidFill>
              <w14:schemeClr w14:val="tx1"/>
            </w14:solidFill>
          </w14:textFill>
        </w:rPr>
      </w:pPr>
      <w:ins w:id="30541" w:author="梁元" w:date="2019-05-14T19:51:07Z">
        <w:bookmarkStart w:id="983" w:name="_Toc15774_WPSOffice_Level2"/>
        <w:r>
          <w:rPr>
            <w:rFonts w:hint="eastAsia" w:ascii="仿宋" w:hAnsi="仿宋" w:eastAsia="仿宋"/>
            <w:color w:val="000000" w:themeColor="text1"/>
            <w:sz w:val="28"/>
            <w:szCs w:val="28"/>
            <w:rPrChange w:id="30542" w:author="梁元" w:date="2019-05-14T19:51:36Z">
              <w:rPr>
                <w:rFonts w:hint="eastAsia" w:ascii="仿宋" w:hAnsi="仿宋" w:eastAsia="仿宋"/>
                <w:sz w:val="28"/>
                <w:szCs w:val="28"/>
              </w:rPr>
            </w:rPrChange>
            <w14:textFill>
              <w14:solidFill>
                <w14:schemeClr w14:val="tx1"/>
              </w14:solidFill>
            </w14:textFill>
          </w:rPr>
          <w:t>通常解法</w:t>
        </w:r>
        <w:bookmarkEnd w:id="983"/>
      </w:ins>
    </w:p>
    <w:p>
      <w:pPr>
        <w:ind w:firstLine="560" w:firstLineChars="200"/>
        <w:rPr>
          <w:ins w:id="30544" w:author="梁元" w:date="2019-05-14T19:51:07Z"/>
          <w:rFonts w:hint="eastAsia" w:ascii="仿宋" w:hAnsi="仿宋" w:eastAsia="仿宋"/>
          <w:color w:val="000000" w:themeColor="text1"/>
          <w:sz w:val="28"/>
          <w:szCs w:val="28"/>
          <w:rPrChange w:id="30545" w:author="梁元" w:date="2019-05-14T19:51:36Z">
            <w:rPr>
              <w:ins w:id="30546" w:author="梁元" w:date="2019-05-14T19:51:07Z"/>
              <w:rFonts w:hint="eastAsia" w:ascii="仿宋" w:hAnsi="仿宋" w:eastAsia="仿宋"/>
              <w:sz w:val="28"/>
              <w:szCs w:val="28"/>
            </w:rPr>
          </w:rPrChange>
          <w14:textFill>
            <w14:solidFill>
              <w14:schemeClr w14:val="tx1"/>
            </w14:solidFill>
          </w14:textFill>
        </w:rPr>
      </w:pPr>
      <w:ins w:id="30547" w:author="梁元" w:date="2019-05-14T19:51:07Z">
        <w:r>
          <w:rPr>
            <w:rFonts w:hint="eastAsia" w:ascii="仿宋" w:hAnsi="仿宋" w:eastAsia="仿宋"/>
            <w:color w:val="000000" w:themeColor="text1"/>
            <w:sz w:val="28"/>
            <w:szCs w:val="28"/>
            <w:rPrChange w:id="30548" w:author="梁元" w:date="2019-05-14T19:51:36Z">
              <w:rPr>
                <w:rFonts w:hint="eastAsia" w:ascii="仿宋" w:hAnsi="仿宋" w:eastAsia="仿宋"/>
                <w:sz w:val="28"/>
                <w:szCs w:val="28"/>
              </w:rPr>
            </w:rPrChange>
            <w14:textFill>
              <w14:solidFill>
                <w14:schemeClr w14:val="tx1"/>
              </w14:solidFill>
            </w14:textFill>
          </w:rPr>
          <w:t>vue生命周期一共有11个，</w:t>
        </w:r>
      </w:ins>
    </w:p>
    <w:p>
      <w:pPr>
        <w:ind w:firstLine="562" w:firstLineChars="200"/>
        <w:rPr>
          <w:ins w:id="30550" w:author="梁元" w:date="2019-05-14T19:51:07Z"/>
          <w:rFonts w:ascii="仿宋" w:hAnsi="仿宋" w:eastAsia="仿宋"/>
          <w:b/>
          <w:color w:val="000000" w:themeColor="text1"/>
          <w:sz w:val="28"/>
          <w:szCs w:val="28"/>
          <w:rPrChange w:id="30551" w:author="梁元" w:date="2019-05-14T19:51:36Z">
            <w:rPr>
              <w:ins w:id="30552" w:author="梁元" w:date="2019-05-14T19:51:07Z"/>
              <w:rFonts w:ascii="仿宋" w:hAnsi="仿宋" w:eastAsia="仿宋"/>
              <w:b/>
              <w:sz w:val="28"/>
              <w:szCs w:val="28"/>
            </w:rPr>
          </w:rPrChange>
          <w14:textFill>
            <w14:solidFill>
              <w14:schemeClr w14:val="tx1"/>
            </w14:solidFill>
          </w14:textFill>
        </w:rPr>
      </w:pPr>
      <w:ins w:id="30553" w:author="梁元" w:date="2019-05-14T19:51:07Z">
        <w:bookmarkStart w:id="984" w:name="_Toc20786_WPSOffice_Level1"/>
        <w:r>
          <w:rPr>
            <w:rFonts w:ascii="仿宋" w:hAnsi="仿宋" w:eastAsia="仿宋"/>
            <w:b/>
            <w:color w:val="000000" w:themeColor="text1"/>
            <w:sz w:val="28"/>
            <w:szCs w:val="28"/>
            <w:rPrChange w:id="30554" w:author="梁元" w:date="2019-05-14T19:51:36Z">
              <w:rPr>
                <w:rFonts w:ascii="仿宋" w:hAnsi="仿宋" w:eastAsia="仿宋"/>
                <w:b/>
                <w:sz w:val="28"/>
                <w:szCs w:val="28"/>
              </w:rPr>
            </w:rPrChange>
            <w14:textFill>
              <w14:solidFill>
                <w14:schemeClr w14:val="tx1"/>
              </w14:solidFill>
            </w14:textFill>
          </w:rPr>
          <w:t>beforeCreate,created</w:t>
        </w:r>
        <w:bookmarkEnd w:id="984"/>
      </w:ins>
    </w:p>
    <w:p>
      <w:pPr>
        <w:ind w:firstLine="562" w:firstLineChars="200"/>
        <w:rPr>
          <w:ins w:id="30556" w:author="梁元" w:date="2019-05-14T19:51:07Z"/>
          <w:rFonts w:ascii="仿宋" w:hAnsi="仿宋" w:eastAsia="仿宋"/>
          <w:b/>
          <w:color w:val="000000" w:themeColor="text1"/>
          <w:sz w:val="28"/>
          <w:szCs w:val="28"/>
          <w:rPrChange w:id="30557" w:author="梁元" w:date="2019-05-14T19:51:36Z">
            <w:rPr>
              <w:ins w:id="30558" w:author="梁元" w:date="2019-05-14T19:51:07Z"/>
              <w:rFonts w:ascii="仿宋" w:hAnsi="仿宋" w:eastAsia="仿宋"/>
              <w:b/>
              <w:sz w:val="28"/>
              <w:szCs w:val="28"/>
            </w:rPr>
          </w:rPrChange>
          <w14:textFill>
            <w14:solidFill>
              <w14:schemeClr w14:val="tx1"/>
            </w14:solidFill>
          </w14:textFill>
        </w:rPr>
      </w:pPr>
      <w:ins w:id="30559" w:author="梁元" w:date="2019-05-14T19:51:07Z">
        <w:bookmarkStart w:id="985" w:name="_Toc20420_WPSOffice_Level1"/>
        <w:r>
          <w:rPr>
            <w:rFonts w:ascii="仿宋" w:hAnsi="仿宋" w:eastAsia="仿宋"/>
            <w:b/>
            <w:color w:val="000000" w:themeColor="text1"/>
            <w:sz w:val="28"/>
            <w:szCs w:val="28"/>
            <w:rPrChange w:id="30560" w:author="梁元" w:date="2019-05-14T19:51:36Z">
              <w:rPr>
                <w:rFonts w:ascii="仿宋" w:hAnsi="仿宋" w:eastAsia="仿宋"/>
                <w:b/>
                <w:sz w:val="28"/>
                <w:szCs w:val="28"/>
              </w:rPr>
            </w:rPrChange>
            <w14:textFill>
              <w14:solidFill>
                <w14:schemeClr w14:val="tx1"/>
              </w14:solidFill>
            </w14:textFill>
          </w:rPr>
          <w:t>beforeMount,mounted</w:t>
        </w:r>
        <w:bookmarkEnd w:id="985"/>
      </w:ins>
    </w:p>
    <w:p>
      <w:pPr>
        <w:ind w:firstLine="562" w:firstLineChars="200"/>
        <w:rPr>
          <w:ins w:id="30562" w:author="梁元" w:date="2019-05-14T19:51:07Z"/>
          <w:rFonts w:ascii="仿宋" w:hAnsi="仿宋" w:eastAsia="仿宋"/>
          <w:b/>
          <w:color w:val="000000" w:themeColor="text1"/>
          <w:sz w:val="28"/>
          <w:szCs w:val="28"/>
          <w:rPrChange w:id="30563" w:author="梁元" w:date="2019-05-14T19:51:36Z">
            <w:rPr>
              <w:ins w:id="30564" w:author="梁元" w:date="2019-05-14T19:51:07Z"/>
              <w:rFonts w:ascii="仿宋" w:hAnsi="仿宋" w:eastAsia="仿宋"/>
              <w:b/>
              <w:sz w:val="28"/>
              <w:szCs w:val="28"/>
            </w:rPr>
          </w:rPrChange>
          <w14:textFill>
            <w14:solidFill>
              <w14:schemeClr w14:val="tx1"/>
            </w14:solidFill>
          </w14:textFill>
        </w:rPr>
      </w:pPr>
      <w:ins w:id="30565" w:author="梁元" w:date="2019-05-14T19:51:07Z">
        <w:bookmarkStart w:id="986" w:name="_Toc15774_WPSOffice_Level1"/>
        <w:r>
          <w:rPr>
            <w:rFonts w:ascii="仿宋" w:hAnsi="仿宋" w:eastAsia="仿宋"/>
            <w:b/>
            <w:color w:val="000000" w:themeColor="text1"/>
            <w:sz w:val="28"/>
            <w:szCs w:val="28"/>
            <w:rPrChange w:id="30566" w:author="梁元" w:date="2019-05-14T19:51:36Z">
              <w:rPr>
                <w:rFonts w:ascii="仿宋" w:hAnsi="仿宋" w:eastAsia="仿宋"/>
                <w:b/>
                <w:sz w:val="28"/>
                <w:szCs w:val="28"/>
              </w:rPr>
            </w:rPrChange>
            <w14:textFill>
              <w14:solidFill>
                <w14:schemeClr w14:val="tx1"/>
              </w14:solidFill>
            </w14:textFill>
          </w:rPr>
          <w:t>beforeUpdate, updated</w:t>
        </w:r>
        <w:bookmarkEnd w:id="986"/>
      </w:ins>
    </w:p>
    <w:p>
      <w:pPr>
        <w:ind w:firstLine="562" w:firstLineChars="200"/>
        <w:rPr>
          <w:ins w:id="30568" w:author="梁元" w:date="2019-05-14T19:51:07Z"/>
          <w:color w:val="000000" w:themeColor="text1"/>
          <w:rPrChange w:id="30569" w:author="梁元" w:date="2019-05-14T19:51:36Z">
            <w:rPr>
              <w:ins w:id="30570" w:author="梁元" w:date="2019-05-14T19:51:07Z"/>
            </w:rPr>
          </w:rPrChange>
          <w14:textFill>
            <w14:solidFill>
              <w14:schemeClr w14:val="tx1"/>
            </w14:solidFill>
          </w14:textFill>
        </w:rPr>
      </w:pPr>
      <w:ins w:id="30571" w:author="梁元" w:date="2019-05-14T19:51:07Z">
        <w:bookmarkStart w:id="987" w:name="_Toc465_WPSOffice_Level1"/>
        <w:r>
          <w:rPr>
            <w:rFonts w:ascii="仿宋" w:hAnsi="仿宋" w:eastAsia="仿宋"/>
            <w:b/>
            <w:color w:val="000000" w:themeColor="text1"/>
            <w:sz w:val="28"/>
            <w:szCs w:val="28"/>
            <w:rPrChange w:id="30572" w:author="梁元" w:date="2019-05-14T19:51:36Z">
              <w:rPr>
                <w:rFonts w:ascii="仿宋" w:hAnsi="仿宋" w:eastAsia="仿宋"/>
                <w:b/>
                <w:sz w:val="28"/>
                <w:szCs w:val="28"/>
              </w:rPr>
            </w:rPrChange>
            <w14:textFill>
              <w14:solidFill>
                <w14:schemeClr w14:val="tx1"/>
              </w14:solidFill>
            </w14:textFill>
          </w:rPr>
          <w:t>actived</w:t>
        </w:r>
      </w:ins>
      <w:ins w:id="30574" w:author="梁元" w:date="2019-05-14T19:51:07Z">
        <w:r>
          <w:rPr>
            <w:color w:val="000000" w:themeColor="text1"/>
            <w:rPrChange w:id="30575" w:author="梁元" w:date="2019-05-14T19:51:36Z">
              <w:rPr/>
            </w:rPrChange>
            <w14:textFill>
              <w14:solidFill>
                <w14:schemeClr w14:val="tx1"/>
              </w14:solidFill>
            </w14:textFill>
          </w:rPr>
          <w:t xml:space="preserve"> , deactivated</w:t>
        </w:r>
        <w:bookmarkEnd w:id="987"/>
      </w:ins>
    </w:p>
    <w:p>
      <w:pPr>
        <w:ind w:firstLine="480" w:firstLineChars="200"/>
        <w:rPr>
          <w:ins w:id="30577" w:author="梁元" w:date="2019-05-14T19:51:07Z"/>
          <w:color w:val="000000" w:themeColor="text1"/>
          <w:rPrChange w:id="30578" w:author="梁元" w:date="2019-05-14T19:51:36Z">
            <w:rPr>
              <w:ins w:id="30579" w:author="梁元" w:date="2019-05-14T19:51:07Z"/>
            </w:rPr>
          </w:rPrChange>
          <w14:textFill>
            <w14:solidFill>
              <w14:schemeClr w14:val="tx1"/>
            </w14:solidFill>
          </w14:textFill>
        </w:rPr>
      </w:pPr>
      <w:ins w:id="30580" w:author="梁元" w:date="2019-05-14T19:51:07Z">
        <w:r>
          <w:rPr>
            <w:color w:val="000000" w:themeColor="text1"/>
            <w:rPrChange w:id="30581" w:author="梁元" w:date="2019-05-14T19:51:36Z">
              <w:rPr/>
            </w:rPrChange>
            <w14:textFill>
              <w14:solidFill>
                <w14:schemeClr w14:val="tx1"/>
              </w14:solidFill>
            </w14:textFill>
          </w:rPr>
          <w:t>beforeDestroy, destroyed</w:t>
        </w:r>
      </w:ins>
    </w:p>
    <w:p>
      <w:pPr>
        <w:ind w:firstLine="480" w:firstLineChars="200"/>
        <w:rPr>
          <w:ins w:id="30583" w:author="梁元" w:date="2019-05-14T19:51:07Z"/>
          <w:color w:val="000000" w:themeColor="text1"/>
          <w:rPrChange w:id="30584" w:author="梁元" w:date="2019-05-14T19:51:36Z">
            <w:rPr>
              <w:ins w:id="30585" w:author="梁元" w:date="2019-05-14T19:51:07Z"/>
            </w:rPr>
          </w:rPrChange>
          <w14:textFill>
            <w14:solidFill>
              <w14:schemeClr w14:val="tx1"/>
            </w14:solidFill>
          </w14:textFill>
        </w:rPr>
      </w:pPr>
      <w:ins w:id="30586" w:author="梁元" w:date="2019-05-14T19:51:07Z">
        <w:r>
          <w:rPr>
            <w:color w:val="000000" w:themeColor="text1"/>
            <w:rPrChange w:id="30587" w:author="梁元" w:date="2019-05-14T19:51:36Z">
              <w:rPr/>
            </w:rPrChange>
            <w14:textFill>
              <w14:solidFill>
                <w14:schemeClr w14:val="tx1"/>
              </w14:solidFill>
            </w14:textFill>
          </w:rPr>
          <w:t>errorCaptured</w:t>
        </w:r>
      </w:ins>
    </w:p>
    <w:p>
      <w:pPr>
        <w:pStyle w:val="3"/>
        <w:numPr>
          <w:ilvl w:val="0"/>
          <w:numId w:val="32"/>
        </w:numPr>
        <w:spacing w:line="240" w:lineRule="auto"/>
        <w:ind w:firstLine="562" w:firstLineChars="200"/>
        <w:rPr>
          <w:ins w:id="30589" w:author="梁元" w:date="2019-05-14T19:51:07Z"/>
          <w:rFonts w:ascii="仿宋" w:hAnsi="仿宋" w:eastAsia="仿宋" w:cs="Times New Roman"/>
          <w:color w:val="000000" w:themeColor="text1"/>
          <w:sz w:val="28"/>
          <w:szCs w:val="28"/>
          <w:rPrChange w:id="30590" w:author="梁元" w:date="2019-05-14T19:51:36Z">
            <w:rPr>
              <w:ins w:id="30591" w:author="梁元" w:date="2019-05-14T19:51:07Z"/>
              <w:rFonts w:ascii="仿宋" w:hAnsi="仿宋" w:eastAsia="仿宋" w:cs="Times New Roman"/>
              <w:sz w:val="28"/>
              <w:szCs w:val="28"/>
            </w:rPr>
          </w:rPrChange>
          <w14:textFill>
            <w14:solidFill>
              <w14:schemeClr w14:val="tx1"/>
            </w14:solidFill>
          </w14:textFill>
        </w:rPr>
      </w:pPr>
      <w:ins w:id="30592" w:author="梁元" w:date="2019-05-14T19:51:07Z">
        <w:bookmarkStart w:id="988" w:name="_Toc465_WPSOffice_Level2"/>
        <w:r>
          <w:rPr>
            <w:rFonts w:hint="eastAsia" w:ascii="仿宋" w:hAnsi="仿宋" w:eastAsia="仿宋"/>
            <w:color w:val="000000" w:themeColor="text1"/>
            <w:sz w:val="28"/>
            <w:szCs w:val="28"/>
            <w:rPrChange w:id="30593" w:author="梁元" w:date="2019-05-14T19:51:36Z">
              <w:rPr>
                <w:rFonts w:hint="eastAsia" w:ascii="仿宋" w:hAnsi="仿宋" w:eastAsia="仿宋"/>
                <w:sz w:val="28"/>
                <w:szCs w:val="28"/>
              </w:rPr>
            </w:rPrChange>
            <w14:textFill>
              <w14:solidFill>
                <w14:schemeClr w14:val="tx1"/>
              </w14:solidFill>
            </w14:textFill>
          </w:rPr>
          <w:t>通用大牛级解法</w:t>
        </w:r>
        <w:bookmarkEnd w:id="988"/>
      </w:ins>
    </w:p>
    <w:p>
      <w:pPr>
        <w:spacing w:line="240" w:lineRule="auto"/>
        <w:ind w:firstLine="560" w:firstLineChars="200"/>
        <w:rPr>
          <w:ins w:id="30595" w:author="梁元" w:date="2019-05-14T19:51:07Z"/>
          <w:rFonts w:ascii="仿宋" w:hAnsi="仿宋" w:eastAsia="仿宋"/>
          <w:color w:val="000000" w:themeColor="text1"/>
          <w:sz w:val="28"/>
          <w:szCs w:val="28"/>
          <w:rPrChange w:id="30596" w:author="梁元" w:date="2019-05-14T19:51:36Z">
            <w:rPr>
              <w:ins w:id="30597" w:author="梁元" w:date="2019-05-14T19:51:07Z"/>
              <w:rFonts w:ascii="仿宋" w:hAnsi="仿宋" w:eastAsia="仿宋"/>
              <w:sz w:val="28"/>
              <w:szCs w:val="28"/>
            </w:rPr>
          </w:rPrChange>
          <w14:textFill>
            <w14:solidFill>
              <w14:schemeClr w14:val="tx1"/>
            </w14:solidFill>
          </w14:textFill>
        </w:rPr>
      </w:pPr>
      <w:ins w:id="30598" w:author="梁元" w:date="2019-05-14T19:51:07Z">
        <w:r>
          <w:rPr>
            <w:rFonts w:ascii="仿宋" w:hAnsi="仿宋" w:eastAsia="仿宋"/>
            <w:color w:val="000000" w:themeColor="text1"/>
            <w:sz w:val="28"/>
            <w:szCs w:val="28"/>
            <w:rPrChange w:id="30599" w:author="梁元" w:date="2019-05-14T19:51:36Z">
              <w:rPr>
                <w:rFonts w:ascii="仿宋" w:hAnsi="仿宋" w:eastAsia="仿宋"/>
                <w:sz w:val="28"/>
                <w:szCs w:val="28"/>
              </w:rPr>
            </w:rPrChange>
            <w14:textFill>
              <w14:solidFill>
                <w14:schemeClr w14:val="tx1"/>
              </w14:solidFill>
            </w14:textFill>
          </w:rPr>
          <w:t>vue的生命周期主要分为几个简单，数据初始化，dom挂载，数据更新，组件卸载，在一个就是开启了组件缓存的时候，会有组件启用和组件停用阶段，每个阶段都去前后两个钩子除了缓存的那俩</w:t>
        </w:r>
      </w:ins>
    </w:p>
    <w:p>
      <w:pPr>
        <w:spacing w:line="240" w:lineRule="auto"/>
        <w:ind w:firstLine="560" w:firstLineChars="200"/>
        <w:rPr>
          <w:ins w:id="30601" w:author="梁元" w:date="2019-05-14T19:51:07Z"/>
          <w:rFonts w:ascii="仿宋" w:hAnsi="仿宋" w:eastAsia="仿宋"/>
          <w:color w:val="000000" w:themeColor="text1"/>
          <w:sz w:val="28"/>
          <w:szCs w:val="28"/>
          <w:rPrChange w:id="30602" w:author="梁元" w:date="2019-05-14T19:51:36Z">
            <w:rPr>
              <w:ins w:id="30603" w:author="梁元" w:date="2019-05-14T19:51:07Z"/>
              <w:rFonts w:ascii="仿宋" w:hAnsi="仿宋" w:eastAsia="仿宋"/>
              <w:sz w:val="28"/>
              <w:szCs w:val="28"/>
            </w:rPr>
          </w:rPrChange>
          <w14:textFill>
            <w14:solidFill>
              <w14:schemeClr w14:val="tx1"/>
            </w14:solidFill>
          </w14:textFill>
        </w:rPr>
      </w:pPr>
    </w:p>
    <w:p>
      <w:pPr>
        <w:spacing w:line="240" w:lineRule="auto"/>
        <w:ind w:firstLine="560" w:firstLineChars="200"/>
        <w:rPr>
          <w:ins w:id="30604" w:author="梁元" w:date="2019-05-14T19:51:07Z"/>
          <w:rFonts w:ascii="仿宋" w:hAnsi="仿宋" w:eastAsia="仿宋"/>
          <w:color w:val="000000" w:themeColor="text1"/>
          <w:sz w:val="28"/>
          <w:szCs w:val="28"/>
          <w:rPrChange w:id="30605" w:author="梁元" w:date="2019-05-14T19:51:36Z">
            <w:rPr>
              <w:ins w:id="30606" w:author="梁元" w:date="2019-05-14T19:51:07Z"/>
              <w:rFonts w:ascii="仿宋" w:hAnsi="仿宋" w:eastAsia="仿宋"/>
              <w:sz w:val="28"/>
              <w:szCs w:val="28"/>
            </w:rPr>
          </w:rPrChange>
          <w14:textFill>
            <w14:solidFill>
              <w14:schemeClr w14:val="tx1"/>
            </w14:solidFill>
          </w14:textFill>
        </w:rPr>
      </w:pPr>
      <w:ins w:id="30607" w:author="梁元" w:date="2019-05-14T19:51:07Z">
        <w:r>
          <w:rPr>
            <w:rFonts w:ascii="仿宋" w:hAnsi="仿宋" w:eastAsia="仿宋"/>
            <w:color w:val="000000" w:themeColor="text1"/>
            <w:sz w:val="28"/>
            <w:szCs w:val="28"/>
            <w:rPrChange w:id="30608" w:author="梁元" w:date="2019-05-14T19:51:36Z">
              <w:rPr>
                <w:rFonts w:ascii="仿宋" w:hAnsi="仿宋" w:eastAsia="仿宋"/>
                <w:sz w:val="28"/>
                <w:szCs w:val="28"/>
              </w:rPr>
            </w:rPrChange>
            <w14:textFill>
              <w14:solidFill>
                <w14:schemeClr w14:val="tx1"/>
              </w14:solidFill>
            </w14:textFill>
          </w:rPr>
          <w:t>数据初始化阶段</w:t>
        </w:r>
      </w:ins>
    </w:p>
    <w:p>
      <w:pPr>
        <w:spacing w:line="240" w:lineRule="auto"/>
        <w:ind w:firstLine="560" w:firstLineChars="200"/>
        <w:rPr>
          <w:ins w:id="30610" w:author="梁元" w:date="2019-05-14T19:51:07Z"/>
          <w:rFonts w:ascii="仿宋" w:hAnsi="仿宋" w:eastAsia="仿宋"/>
          <w:color w:val="000000" w:themeColor="text1"/>
          <w:sz w:val="28"/>
          <w:szCs w:val="28"/>
          <w:rPrChange w:id="30611" w:author="梁元" w:date="2019-05-14T19:51:36Z">
            <w:rPr>
              <w:ins w:id="30612" w:author="梁元" w:date="2019-05-14T19:51:07Z"/>
              <w:rFonts w:ascii="仿宋" w:hAnsi="仿宋" w:eastAsia="仿宋"/>
              <w:sz w:val="28"/>
              <w:szCs w:val="28"/>
            </w:rPr>
          </w:rPrChange>
          <w14:textFill>
            <w14:solidFill>
              <w14:schemeClr w14:val="tx1"/>
            </w14:solidFill>
          </w14:textFill>
        </w:rPr>
      </w:pPr>
      <w:ins w:id="30613" w:author="梁元" w:date="2019-05-14T19:51:07Z">
        <w:r>
          <w:rPr>
            <w:rFonts w:ascii="仿宋" w:hAnsi="仿宋" w:eastAsia="仿宋"/>
            <w:color w:val="000000" w:themeColor="text1"/>
            <w:sz w:val="28"/>
            <w:szCs w:val="28"/>
            <w:rPrChange w:id="30614" w:author="梁元" w:date="2019-05-14T19:51:36Z">
              <w:rPr>
                <w:rFonts w:ascii="仿宋" w:hAnsi="仿宋" w:eastAsia="仿宋"/>
                <w:sz w:val="28"/>
                <w:szCs w:val="28"/>
              </w:rPr>
            </w:rPrChange>
            <w14:textFill>
              <w14:solidFill>
                <w14:schemeClr w14:val="tx1"/>
              </w14:solidFill>
            </w14:textFill>
          </w:rPr>
          <w:t>beforeCreate：在实例初始化之后，数据观测 (data observer) 和 event/watcher 事件配置之前被调用。</w:t>
        </w:r>
      </w:ins>
    </w:p>
    <w:p>
      <w:pPr>
        <w:spacing w:line="240" w:lineRule="auto"/>
        <w:ind w:firstLine="560" w:firstLineChars="200"/>
        <w:rPr>
          <w:ins w:id="30616" w:author="梁元" w:date="2019-05-14T19:51:07Z"/>
          <w:rFonts w:ascii="仿宋" w:hAnsi="仿宋" w:eastAsia="仿宋"/>
          <w:color w:val="000000" w:themeColor="text1"/>
          <w:sz w:val="28"/>
          <w:szCs w:val="28"/>
          <w:rPrChange w:id="30617" w:author="梁元" w:date="2019-05-14T19:51:36Z">
            <w:rPr>
              <w:ins w:id="30618" w:author="梁元" w:date="2019-05-14T19:51:07Z"/>
              <w:rFonts w:ascii="仿宋" w:hAnsi="仿宋" w:eastAsia="仿宋"/>
              <w:sz w:val="28"/>
              <w:szCs w:val="28"/>
            </w:rPr>
          </w:rPrChange>
          <w14:textFill>
            <w14:solidFill>
              <w14:schemeClr w14:val="tx1"/>
            </w14:solidFill>
          </w14:textFill>
        </w:rPr>
      </w:pPr>
      <w:ins w:id="30619" w:author="梁元" w:date="2019-05-14T19:51:07Z">
        <w:r>
          <w:rPr>
            <w:rFonts w:ascii="仿宋" w:hAnsi="仿宋" w:eastAsia="仿宋"/>
            <w:color w:val="000000" w:themeColor="text1"/>
            <w:sz w:val="28"/>
            <w:szCs w:val="28"/>
            <w:rPrChange w:id="30620" w:author="梁元" w:date="2019-05-14T19:51:36Z">
              <w:rPr>
                <w:rFonts w:ascii="仿宋" w:hAnsi="仿宋" w:eastAsia="仿宋"/>
                <w:sz w:val="28"/>
                <w:szCs w:val="28"/>
              </w:rPr>
            </w:rPrChange>
            <w14:textFill>
              <w14:solidFill>
                <w14:schemeClr w14:val="tx1"/>
              </w14:solidFill>
            </w14:textFill>
          </w:rPr>
          <w:t>created：实例已经创建完成之后被调用。在这一步，实例已完成以下的配置：数据观测 (data observer)，属性和方法的运算，watch/event 事件回调。然而，挂载阶段还没开始，$el 属性目前不可见。</w:t>
        </w:r>
      </w:ins>
    </w:p>
    <w:p>
      <w:pPr>
        <w:spacing w:line="240" w:lineRule="auto"/>
        <w:ind w:firstLine="560" w:firstLineChars="200"/>
        <w:rPr>
          <w:ins w:id="30622" w:author="梁元" w:date="2019-05-14T19:51:07Z"/>
          <w:rFonts w:ascii="仿宋" w:hAnsi="仿宋" w:eastAsia="仿宋"/>
          <w:color w:val="000000" w:themeColor="text1"/>
          <w:sz w:val="28"/>
          <w:szCs w:val="28"/>
          <w:rPrChange w:id="30623" w:author="梁元" w:date="2019-05-14T19:51:36Z">
            <w:rPr>
              <w:ins w:id="30624" w:author="梁元" w:date="2019-05-14T19:51:07Z"/>
              <w:rFonts w:ascii="仿宋" w:hAnsi="仿宋" w:eastAsia="仿宋"/>
              <w:sz w:val="28"/>
              <w:szCs w:val="28"/>
            </w:rPr>
          </w:rPrChange>
          <w14:textFill>
            <w14:solidFill>
              <w14:schemeClr w14:val="tx1"/>
            </w14:solidFill>
          </w14:textFill>
        </w:rPr>
      </w:pPr>
    </w:p>
    <w:p>
      <w:pPr>
        <w:spacing w:line="240" w:lineRule="auto"/>
        <w:ind w:firstLine="560" w:firstLineChars="200"/>
        <w:rPr>
          <w:ins w:id="30625" w:author="梁元" w:date="2019-05-14T19:51:07Z"/>
          <w:rFonts w:ascii="仿宋" w:hAnsi="仿宋" w:eastAsia="仿宋"/>
          <w:color w:val="000000" w:themeColor="text1"/>
          <w:sz w:val="28"/>
          <w:szCs w:val="28"/>
          <w:rPrChange w:id="30626" w:author="梁元" w:date="2019-05-14T19:51:36Z">
            <w:rPr>
              <w:ins w:id="30627" w:author="梁元" w:date="2019-05-14T19:51:07Z"/>
              <w:rFonts w:ascii="仿宋" w:hAnsi="仿宋" w:eastAsia="仿宋"/>
              <w:sz w:val="28"/>
              <w:szCs w:val="28"/>
            </w:rPr>
          </w:rPrChange>
          <w14:textFill>
            <w14:solidFill>
              <w14:schemeClr w14:val="tx1"/>
            </w14:solidFill>
          </w14:textFill>
        </w:rPr>
      </w:pPr>
      <w:ins w:id="30628" w:author="梁元" w:date="2019-05-14T19:51:07Z">
        <w:r>
          <w:rPr>
            <w:rFonts w:ascii="仿宋" w:hAnsi="仿宋" w:eastAsia="仿宋"/>
            <w:color w:val="000000" w:themeColor="text1"/>
            <w:sz w:val="28"/>
            <w:szCs w:val="28"/>
            <w:rPrChange w:id="30629" w:author="梁元" w:date="2019-05-14T19:51:36Z">
              <w:rPr>
                <w:rFonts w:ascii="仿宋" w:hAnsi="仿宋" w:eastAsia="仿宋"/>
                <w:sz w:val="28"/>
                <w:szCs w:val="28"/>
              </w:rPr>
            </w:rPrChange>
            <w14:textFill>
              <w14:solidFill>
                <w14:schemeClr w14:val="tx1"/>
              </w14:solidFill>
            </w14:textFill>
          </w:rPr>
          <w:t>dom挂载阶段</w:t>
        </w:r>
      </w:ins>
    </w:p>
    <w:p>
      <w:pPr>
        <w:spacing w:line="240" w:lineRule="auto"/>
        <w:ind w:firstLine="560" w:firstLineChars="200"/>
        <w:rPr>
          <w:ins w:id="30631" w:author="梁元" w:date="2019-05-14T19:51:07Z"/>
          <w:rFonts w:ascii="仿宋" w:hAnsi="仿宋" w:eastAsia="仿宋"/>
          <w:color w:val="000000" w:themeColor="text1"/>
          <w:sz w:val="28"/>
          <w:szCs w:val="28"/>
          <w:rPrChange w:id="30632" w:author="梁元" w:date="2019-05-14T19:51:36Z">
            <w:rPr>
              <w:ins w:id="30633" w:author="梁元" w:date="2019-05-14T19:51:07Z"/>
              <w:rFonts w:ascii="仿宋" w:hAnsi="仿宋" w:eastAsia="仿宋"/>
              <w:sz w:val="28"/>
              <w:szCs w:val="28"/>
            </w:rPr>
          </w:rPrChange>
          <w14:textFill>
            <w14:solidFill>
              <w14:schemeClr w14:val="tx1"/>
            </w14:solidFill>
          </w14:textFill>
        </w:rPr>
      </w:pPr>
      <w:ins w:id="30634" w:author="梁元" w:date="2019-05-14T19:51:07Z">
        <w:r>
          <w:rPr>
            <w:rFonts w:ascii="仿宋" w:hAnsi="仿宋" w:eastAsia="仿宋"/>
            <w:color w:val="000000" w:themeColor="text1"/>
            <w:sz w:val="28"/>
            <w:szCs w:val="28"/>
            <w:rPrChange w:id="30635" w:author="梁元" w:date="2019-05-14T19:51:36Z">
              <w:rPr>
                <w:rFonts w:ascii="仿宋" w:hAnsi="仿宋" w:eastAsia="仿宋"/>
                <w:sz w:val="28"/>
                <w:szCs w:val="28"/>
              </w:rPr>
            </w:rPrChange>
            <w14:textFill>
              <w14:solidFill>
                <w14:schemeClr w14:val="tx1"/>
              </w14:solidFill>
            </w14:textFill>
          </w:rPr>
          <w:t>beforeMount：在挂载开始之前被调用：相关的 render 函数首次被调用。</w:t>
        </w:r>
      </w:ins>
    </w:p>
    <w:p>
      <w:pPr>
        <w:spacing w:line="240" w:lineRule="auto"/>
        <w:ind w:firstLine="560" w:firstLineChars="200"/>
        <w:rPr>
          <w:ins w:id="30637" w:author="梁元" w:date="2019-05-14T19:51:07Z"/>
          <w:rFonts w:ascii="仿宋" w:hAnsi="仿宋" w:eastAsia="仿宋"/>
          <w:color w:val="000000" w:themeColor="text1"/>
          <w:sz w:val="28"/>
          <w:szCs w:val="28"/>
          <w:rPrChange w:id="30638" w:author="梁元" w:date="2019-05-14T19:51:36Z">
            <w:rPr>
              <w:ins w:id="30639" w:author="梁元" w:date="2019-05-14T19:51:07Z"/>
              <w:rFonts w:ascii="仿宋" w:hAnsi="仿宋" w:eastAsia="仿宋"/>
              <w:sz w:val="28"/>
              <w:szCs w:val="28"/>
            </w:rPr>
          </w:rPrChange>
          <w14:textFill>
            <w14:solidFill>
              <w14:schemeClr w14:val="tx1"/>
            </w14:solidFill>
          </w14:textFill>
        </w:rPr>
      </w:pPr>
      <w:ins w:id="30640" w:author="梁元" w:date="2019-05-14T19:51:07Z">
        <w:r>
          <w:rPr>
            <w:rFonts w:ascii="仿宋" w:hAnsi="仿宋" w:eastAsia="仿宋"/>
            <w:color w:val="000000" w:themeColor="text1"/>
            <w:sz w:val="28"/>
            <w:szCs w:val="28"/>
            <w:rPrChange w:id="30641" w:author="梁元" w:date="2019-05-14T19:51:36Z">
              <w:rPr>
                <w:rFonts w:ascii="仿宋" w:hAnsi="仿宋" w:eastAsia="仿宋"/>
                <w:sz w:val="28"/>
                <w:szCs w:val="28"/>
              </w:rPr>
            </w:rPrChange>
            <w14:textFill>
              <w14:solidFill>
                <w14:schemeClr w14:val="tx1"/>
              </w14:solidFill>
            </w14:textFill>
          </w:rPr>
          <w:t>mounted：el 被新创建的 vm.$el 替换，并挂载到实例上去之后调用该钩子。如果 root 实例挂载了一个文档内元素，当 mounted 被调用时 vm.$el 也在文档内。</w:t>
        </w:r>
      </w:ins>
    </w:p>
    <w:p>
      <w:pPr>
        <w:spacing w:line="240" w:lineRule="auto"/>
        <w:ind w:firstLine="560" w:firstLineChars="200"/>
        <w:rPr>
          <w:ins w:id="30643" w:author="梁元" w:date="2019-05-14T19:51:07Z"/>
          <w:rFonts w:ascii="仿宋" w:hAnsi="仿宋" w:eastAsia="仿宋"/>
          <w:color w:val="000000" w:themeColor="text1"/>
          <w:sz w:val="28"/>
          <w:szCs w:val="28"/>
          <w:rPrChange w:id="30644" w:author="梁元" w:date="2019-05-14T19:51:36Z">
            <w:rPr>
              <w:ins w:id="30645" w:author="梁元" w:date="2019-05-14T19:51:07Z"/>
              <w:rFonts w:ascii="仿宋" w:hAnsi="仿宋" w:eastAsia="仿宋"/>
              <w:sz w:val="28"/>
              <w:szCs w:val="28"/>
            </w:rPr>
          </w:rPrChange>
          <w14:textFill>
            <w14:solidFill>
              <w14:schemeClr w14:val="tx1"/>
            </w14:solidFill>
          </w14:textFill>
        </w:rPr>
      </w:pPr>
      <w:ins w:id="30646" w:author="梁元" w:date="2019-05-14T19:51:07Z">
        <w:r>
          <w:rPr>
            <w:rFonts w:ascii="仿宋" w:hAnsi="仿宋" w:eastAsia="仿宋"/>
            <w:color w:val="000000" w:themeColor="text1"/>
            <w:sz w:val="28"/>
            <w:szCs w:val="28"/>
            <w:rPrChange w:id="30647" w:author="梁元" w:date="2019-05-14T19:51:36Z">
              <w:rPr>
                <w:rFonts w:ascii="仿宋" w:hAnsi="仿宋" w:eastAsia="仿宋"/>
                <w:sz w:val="28"/>
                <w:szCs w:val="28"/>
              </w:rPr>
            </w:rPrChange>
            <w14:textFill>
              <w14:solidFill>
                <w14:schemeClr w14:val="tx1"/>
              </w14:solidFill>
            </w14:textFill>
          </w:rPr>
          <w:t>mounted 不会承诺所有的子组件也都一起被挂载。如果你希望等到整个视图都渲染完毕，可以用 vm.$nextTick 替换掉 mounted</w:t>
        </w:r>
      </w:ins>
    </w:p>
    <w:p>
      <w:pPr>
        <w:spacing w:line="240" w:lineRule="auto"/>
        <w:ind w:firstLine="560" w:firstLineChars="200"/>
        <w:rPr>
          <w:ins w:id="30649" w:author="梁元" w:date="2019-05-14T19:51:07Z"/>
          <w:rFonts w:ascii="仿宋" w:hAnsi="仿宋" w:eastAsia="仿宋"/>
          <w:color w:val="000000" w:themeColor="text1"/>
          <w:sz w:val="28"/>
          <w:szCs w:val="28"/>
          <w:rPrChange w:id="30650" w:author="梁元" w:date="2019-05-14T19:51:36Z">
            <w:rPr>
              <w:ins w:id="30651" w:author="梁元" w:date="2019-05-14T19:51:07Z"/>
              <w:rFonts w:ascii="仿宋" w:hAnsi="仿宋" w:eastAsia="仿宋"/>
              <w:sz w:val="28"/>
              <w:szCs w:val="28"/>
            </w:rPr>
          </w:rPrChange>
          <w14:textFill>
            <w14:solidFill>
              <w14:schemeClr w14:val="tx1"/>
            </w14:solidFill>
          </w14:textFill>
        </w:rPr>
      </w:pPr>
    </w:p>
    <w:p>
      <w:pPr>
        <w:spacing w:line="240" w:lineRule="auto"/>
        <w:ind w:firstLine="560" w:firstLineChars="200"/>
        <w:rPr>
          <w:ins w:id="30652" w:author="梁元" w:date="2019-05-14T19:51:07Z"/>
          <w:rFonts w:ascii="仿宋" w:hAnsi="仿宋" w:eastAsia="仿宋"/>
          <w:color w:val="000000" w:themeColor="text1"/>
          <w:sz w:val="28"/>
          <w:szCs w:val="28"/>
          <w:rPrChange w:id="30653" w:author="梁元" w:date="2019-05-14T19:51:36Z">
            <w:rPr>
              <w:ins w:id="30654" w:author="梁元" w:date="2019-05-14T19:51:07Z"/>
              <w:rFonts w:ascii="仿宋" w:hAnsi="仿宋" w:eastAsia="仿宋"/>
              <w:sz w:val="28"/>
              <w:szCs w:val="28"/>
            </w:rPr>
          </w:rPrChange>
          <w14:textFill>
            <w14:solidFill>
              <w14:schemeClr w14:val="tx1"/>
            </w14:solidFill>
          </w14:textFill>
        </w:rPr>
      </w:pPr>
      <w:ins w:id="30655" w:author="梁元" w:date="2019-05-14T19:51:07Z">
        <w:r>
          <w:rPr>
            <w:rFonts w:ascii="仿宋" w:hAnsi="仿宋" w:eastAsia="仿宋"/>
            <w:color w:val="000000" w:themeColor="text1"/>
            <w:sz w:val="28"/>
            <w:szCs w:val="28"/>
            <w:rPrChange w:id="30656" w:author="梁元" w:date="2019-05-14T19:51:36Z">
              <w:rPr>
                <w:rFonts w:ascii="仿宋" w:hAnsi="仿宋" w:eastAsia="仿宋"/>
                <w:sz w:val="28"/>
                <w:szCs w:val="28"/>
              </w:rPr>
            </w:rPrChange>
            <w14:textFill>
              <w14:solidFill>
                <w14:schemeClr w14:val="tx1"/>
              </w14:solidFill>
            </w14:textFill>
          </w:rPr>
          <w:t>数据跟新阶段</w:t>
        </w:r>
      </w:ins>
    </w:p>
    <w:p>
      <w:pPr>
        <w:spacing w:line="240" w:lineRule="auto"/>
        <w:ind w:firstLine="560" w:firstLineChars="200"/>
        <w:rPr>
          <w:ins w:id="30658" w:author="梁元" w:date="2019-05-14T19:51:07Z"/>
          <w:rFonts w:ascii="仿宋" w:hAnsi="仿宋" w:eastAsia="仿宋"/>
          <w:color w:val="000000" w:themeColor="text1"/>
          <w:sz w:val="28"/>
          <w:szCs w:val="28"/>
          <w:rPrChange w:id="30659" w:author="梁元" w:date="2019-05-14T19:51:36Z">
            <w:rPr>
              <w:ins w:id="30660" w:author="梁元" w:date="2019-05-14T19:51:07Z"/>
              <w:rFonts w:ascii="仿宋" w:hAnsi="仿宋" w:eastAsia="仿宋"/>
              <w:sz w:val="28"/>
              <w:szCs w:val="28"/>
            </w:rPr>
          </w:rPrChange>
          <w14:textFill>
            <w14:solidFill>
              <w14:schemeClr w14:val="tx1"/>
            </w14:solidFill>
          </w14:textFill>
        </w:rPr>
      </w:pPr>
      <w:ins w:id="30661" w:author="梁元" w:date="2019-05-14T19:51:07Z">
        <w:r>
          <w:rPr>
            <w:rFonts w:ascii="仿宋" w:hAnsi="仿宋" w:eastAsia="仿宋"/>
            <w:color w:val="000000" w:themeColor="text1"/>
            <w:sz w:val="28"/>
            <w:szCs w:val="28"/>
            <w:rPrChange w:id="30662" w:author="梁元" w:date="2019-05-14T19:51:36Z">
              <w:rPr>
                <w:rFonts w:ascii="仿宋" w:hAnsi="仿宋" w:eastAsia="仿宋"/>
                <w:sz w:val="28"/>
                <w:szCs w:val="28"/>
              </w:rPr>
            </w:rPrChange>
            <w14:textFill>
              <w14:solidFill>
                <w14:schemeClr w14:val="tx1"/>
              </w14:solidFill>
            </w14:textFill>
          </w:rPr>
          <w:t>beforeUpdate：数据更新时调用，发生在虚拟 DOM 重新渲染和打补丁之前。</w:t>
        </w:r>
      </w:ins>
    </w:p>
    <w:p>
      <w:pPr>
        <w:spacing w:line="240" w:lineRule="auto"/>
        <w:ind w:firstLine="560" w:firstLineChars="200"/>
        <w:rPr>
          <w:ins w:id="30664" w:author="梁元" w:date="2019-05-14T19:51:07Z"/>
          <w:rFonts w:ascii="仿宋" w:hAnsi="仿宋" w:eastAsia="仿宋"/>
          <w:color w:val="000000" w:themeColor="text1"/>
          <w:sz w:val="28"/>
          <w:szCs w:val="28"/>
          <w:rPrChange w:id="30665" w:author="梁元" w:date="2019-05-14T19:51:36Z">
            <w:rPr>
              <w:ins w:id="30666" w:author="梁元" w:date="2019-05-14T19:51:07Z"/>
              <w:rFonts w:ascii="仿宋" w:hAnsi="仿宋" w:eastAsia="仿宋"/>
              <w:sz w:val="28"/>
              <w:szCs w:val="28"/>
            </w:rPr>
          </w:rPrChange>
          <w14:textFill>
            <w14:solidFill>
              <w14:schemeClr w14:val="tx1"/>
            </w14:solidFill>
          </w14:textFill>
        </w:rPr>
      </w:pPr>
      <w:ins w:id="30667" w:author="梁元" w:date="2019-05-14T19:51:07Z">
        <w:r>
          <w:rPr>
            <w:rFonts w:ascii="仿宋" w:hAnsi="仿宋" w:eastAsia="仿宋"/>
            <w:color w:val="000000" w:themeColor="text1"/>
            <w:sz w:val="28"/>
            <w:szCs w:val="28"/>
            <w:rPrChange w:id="30668" w:author="梁元" w:date="2019-05-14T19:51:36Z">
              <w:rPr>
                <w:rFonts w:ascii="仿宋" w:hAnsi="仿宋" w:eastAsia="仿宋"/>
                <w:sz w:val="28"/>
                <w:szCs w:val="28"/>
              </w:rPr>
            </w:rPrChange>
            <w14:textFill>
              <w14:solidFill>
                <w14:schemeClr w14:val="tx1"/>
              </w14:solidFill>
            </w14:textFill>
          </w:rPr>
          <w:t>updated：由于数据更改导致的虚拟 DOM 重新渲染和打补丁，在这之后会调用该钩子。</w:t>
        </w:r>
      </w:ins>
    </w:p>
    <w:p>
      <w:pPr>
        <w:spacing w:line="240" w:lineRule="auto"/>
        <w:ind w:firstLine="560" w:firstLineChars="200"/>
        <w:rPr>
          <w:ins w:id="30670" w:author="梁元" w:date="2019-05-14T19:51:07Z"/>
          <w:rFonts w:ascii="仿宋" w:hAnsi="仿宋" w:eastAsia="仿宋"/>
          <w:color w:val="000000" w:themeColor="text1"/>
          <w:sz w:val="28"/>
          <w:szCs w:val="28"/>
          <w:rPrChange w:id="30671" w:author="梁元" w:date="2019-05-14T19:51:36Z">
            <w:rPr>
              <w:ins w:id="30672" w:author="梁元" w:date="2019-05-14T19:51:07Z"/>
              <w:rFonts w:ascii="仿宋" w:hAnsi="仿宋" w:eastAsia="仿宋"/>
              <w:sz w:val="28"/>
              <w:szCs w:val="28"/>
            </w:rPr>
          </w:rPrChange>
          <w14:textFill>
            <w14:solidFill>
              <w14:schemeClr w14:val="tx1"/>
            </w14:solidFill>
          </w14:textFill>
        </w:rPr>
      </w:pPr>
    </w:p>
    <w:p>
      <w:pPr>
        <w:spacing w:line="240" w:lineRule="auto"/>
        <w:ind w:firstLine="560" w:firstLineChars="200"/>
        <w:rPr>
          <w:ins w:id="30673" w:author="梁元" w:date="2019-05-14T19:51:07Z"/>
          <w:rFonts w:ascii="仿宋" w:hAnsi="仿宋" w:eastAsia="仿宋"/>
          <w:color w:val="000000" w:themeColor="text1"/>
          <w:sz w:val="28"/>
          <w:szCs w:val="28"/>
          <w:rPrChange w:id="30674" w:author="梁元" w:date="2019-05-14T19:51:36Z">
            <w:rPr>
              <w:ins w:id="30675" w:author="梁元" w:date="2019-05-14T19:51:07Z"/>
              <w:rFonts w:ascii="仿宋" w:hAnsi="仿宋" w:eastAsia="仿宋"/>
              <w:sz w:val="28"/>
              <w:szCs w:val="28"/>
            </w:rPr>
          </w:rPrChange>
          <w14:textFill>
            <w14:solidFill>
              <w14:schemeClr w14:val="tx1"/>
            </w14:solidFill>
          </w14:textFill>
        </w:rPr>
      </w:pPr>
      <w:ins w:id="30676" w:author="梁元" w:date="2019-05-14T19:51:07Z">
        <w:r>
          <w:rPr>
            <w:rFonts w:ascii="仿宋" w:hAnsi="仿宋" w:eastAsia="仿宋"/>
            <w:color w:val="000000" w:themeColor="text1"/>
            <w:sz w:val="28"/>
            <w:szCs w:val="28"/>
            <w:rPrChange w:id="30677" w:author="梁元" w:date="2019-05-14T19:51:36Z">
              <w:rPr>
                <w:rFonts w:ascii="仿宋" w:hAnsi="仿宋" w:eastAsia="仿宋"/>
                <w:sz w:val="28"/>
                <w:szCs w:val="28"/>
              </w:rPr>
            </w:rPrChange>
            <w14:textFill>
              <w14:solidFill>
                <w14:schemeClr w14:val="tx1"/>
              </w14:solidFill>
            </w14:textFill>
          </w:rPr>
          <w:t>当这个钩子被调用时，组件 DOM 已经更新，所以你现在可以执行依赖于 DOM 的操作。然而在大多数情况下，你应该避免在此期间更改状态。如果要相应状态改变，通常最好使用计算属性或 watcher 取而代之。</w:t>
        </w:r>
      </w:ins>
    </w:p>
    <w:p>
      <w:pPr>
        <w:spacing w:line="240" w:lineRule="auto"/>
        <w:ind w:firstLine="560" w:firstLineChars="200"/>
        <w:rPr>
          <w:ins w:id="30679" w:author="梁元" w:date="2019-05-14T19:51:07Z"/>
          <w:rFonts w:ascii="仿宋" w:hAnsi="仿宋" w:eastAsia="仿宋"/>
          <w:color w:val="000000" w:themeColor="text1"/>
          <w:sz w:val="28"/>
          <w:szCs w:val="28"/>
          <w:rPrChange w:id="30680" w:author="梁元" w:date="2019-05-14T19:51:36Z">
            <w:rPr>
              <w:ins w:id="30681" w:author="梁元" w:date="2019-05-14T19:51:07Z"/>
              <w:rFonts w:ascii="仿宋" w:hAnsi="仿宋" w:eastAsia="仿宋"/>
              <w:sz w:val="28"/>
              <w:szCs w:val="28"/>
            </w:rPr>
          </w:rPrChange>
          <w14:textFill>
            <w14:solidFill>
              <w14:schemeClr w14:val="tx1"/>
            </w14:solidFill>
          </w14:textFill>
        </w:rPr>
      </w:pPr>
    </w:p>
    <w:p>
      <w:pPr>
        <w:spacing w:line="240" w:lineRule="auto"/>
        <w:ind w:firstLine="560" w:firstLineChars="200"/>
        <w:rPr>
          <w:ins w:id="30682" w:author="梁元" w:date="2019-05-14T19:51:07Z"/>
          <w:rFonts w:ascii="仿宋" w:hAnsi="仿宋" w:eastAsia="仿宋"/>
          <w:color w:val="000000" w:themeColor="text1"/>
          <w:sz w:val="28"/>
          <w:szCs w:val="28"/>
          <w:rPrChange w:id="30683" w:author="梁元" w:date="2019-05-14T19:51:36Z">
            <w:rPr>
              <w:ins w:id="30684" w:author="梁元" w:date="2019-05-14T19:51:07Z"/>
              <w:rFonts w:ascii="仿宋" w:hAnsi="仿宋" w:eastAsia="仿宋"/>
              <w:sz w:val="28"/>
              <w:szCs w:val="28"/>
            </w:rPr>
          </w:rPrChange>
          <w14:textFill>
            <w14:solidFill>
              <w14:schemeClr w14:val="tx1"/>
            </w14:solidFill>
          </w14:textFill>
        </w:rPr>
      </w:pPr>
      <w:ins w:id="30685" w:author="梁元" w:date="2019-05-14T19:51:07Z">
        <w:r>
          <w:rPr>
            <w:rFonts w:ascii="仿宋" w:hAnsi="仿宋" w:eastAsia="仿宋"/>
            <w:color w:val="000000" w:themeColor="text1"/>
            <w:sz w:val="28"/>
            <w:szCs w:val="28"/>
            <w:rPrChange w:id="30686" w:author="梁元" w:date="2019-05-14T19:51:36Z">
              <w:rPr>
                <w:rFonts w:ascii="仿宋" w:hAnsi="仿宋" w:eastAsia="仿宋"/>
                <w:sz w:val="28"/>
                <w:szCs w:val="28"/>
              </w:rPr>
            </w:rPrChange>
            <w14:textFill>
              <w14:solidFill>
                <w14:schemeClr w14:val="tx1"/>
              </w14:solidFill>
            </w14:textFill>
          </w:rPr>
          <w:t>updated 不会承诺所有的子组件也都一起被重绘。如果你希望等到整个视图都重绘完毕，可以用 vm.$nextTick 替换掉 updated：</w:t>
        </w:r>
      </w:ins>
    </w:p>
    <w:p>
      <w:pPr>
        <w:spacing w:line="240" w:lineRule="auto"/>
        <w:ind w:firstLine="560" w:firstLineChars="200"/>
        <w:rPr>
          <w:ins w:id="30688" w:author="梁元" w:date="2019-05-14T19:51:07Z"/>
          <w:rFonts w:ascii="仿宋" w:hAnsi="仿宋" w:eastAsia="仿宋"/>
          <w:color w:val="000000" w:themeColor="text1"/>
          <w:sz w:val="28"/>
          <w:szCs w:val="28"/>
          <w:rPrChange w:id="30689" w:author="梁元" w:date="2019-05-14T19:51:36Z">
            <w:rPr>
              <w:ins w:id="30690" w:author="梁元" w:date="2019-05-14T19:51:07Z"/>
              <w:rFonts w:ascii="仿宋" w:hAnsi="仿宋" w:eastAsia="仿宋"/>
              <w:sz w:val="28"/>
              <w:szCs w:val="28"/>
            </w:rPr>
          </w:rPrChange>
          <w14:textFill>
            <w14:solidFill>
              <w14:schemeClr w14:val="tx1"/>
            </w14:solidFill>
          </w14:textFill>
        </w:rPr>
      </w:pPr>
    </w:p>
    <w:p>
      <w:pPr>
        <w:spacing w:line="240" w:lineRule="auto"/>
        <w:ind w:firstLine="560" w:firstLineChars="200"/>
        <w:rPr>
          <w:ins w:id="30691" w:author="梁元" w:date="2019-05-14T19:51:07Z"/>
          <w:rFonts w:ascii="仿宋" w:hAnsi="仿宋" w:eastAsia="仿宋"/>
          <w:color w:val="000000" w:themeColor="text1"/>
          <w:sz w:val="28"/>
          <w:szCs w:val="28"/>
          <w:rPrChange w:id="30692" w:author="梁元" w:date="2019-05-14T19:51:36Z">
            <w:rPr>
              <w:ins w:id="30693" w:author="梁元" w:date="2019-05-14T19:51:07Z"/>
              <w:rFonts w:ascii="仿宋" w:hAnsi="仿宋" w:eastAsia="仿宋"/>
              <w:sz w:val="28"/>
              <w:szCs w:val="28"/>
            </w:rPr>
          </w:rPrChange>
          <w14:textFill>
            <w14:solidFill>
              <w14:schemeClr w14:val="tx1"/>
            </w14:solidFill>
          </w14:textFill>
        </w:rPr>
      </w:pPr>
      <w:ins w:id="30694" w:author="梁元" w:date="2019-05-14T19:51:07Z">
        <w:r>
          <w:rPr>
            <w:rFonts w:ascii="仿宋" w:hAnsi="仿宋" w:eastAsia="仿宋"/>
            <w:color w:val="000000" w:themeColor="text1"/>
            <w:sz w:val="28"/>
            <w:szCs w:val="28"/>
            <w:rPrChange w:id="30695" w:author="梁元" w:date="2019-05-14T19:51:36Z">
              <w:rPr>
                <w:rFonts w:ascii="仿宋" w:hAnsi="仿宋" w:eastAsia="仿宋"/>
                <w:sz w:val="28"/>
                <w:szCs w:val="28"/>
              </w:rPr>
            </w:rPrChange>
            <w14:textFill>
              <w14:solidFill>
                <w14:schemeClr w14:val="tx1"/>
              </w14:solidFill>
            </w14:textFill>
          </w:rPr>
          <w:t>缓存启用的时候会有下面两个钩子</w:t>
        </w:r>
      </w:ins>
    </w:p>
    <w:p>
      <w:pPr>
        <w:spacing w:line="240" w:lineRule="auto"/>
        <w:ind w:firstLine="560" w:firstLineChars="200"/>
        <w:rPr>
          <w:ins w:id="30697" w:author="梁元" w:date="2019-05-14T19:51:07Z"/>
          <w:rFonts w:ascii="仿宋" w:hAnsi="仿宋" w:eastAsia="仿宋"/>
          <w:color w:val="000000" w:themeColor="text1"/>
          <w:sz w:val="28"/>
          <w:szCs w:val="28"/>
          <w:rPrChange w:id="30698" w:author="梁元" w:date="2019-05-14T19:51:36Z">
            <w:rPr>
              <w:ins w:id="30699" w:author="梁元" w:date="2019-05-14T19:51:07Z"/>
              <w:rFonts w:ascii="仿宋" w:hAnsi="仿宋" w:eastAsia="仿宋"/>
              <w:sz w:val="28"/>
              <w:szCs w:val="28"/>
            </w:rPr>
          </w:rPrChange>
          <w14:textFill>
            <w14:solidFill>
              <w14:schemeClr w14:val="tx1"/>
            </w14:solidFill>
          </w14:textFill>
        </w:rPr>
      </w:pPr>
      <w:ins w:id="30700" w:author="梁元" w:date="2019-05-14T19:51:07Z">
        <w:r>
          <w:rPr>
            <w:rFonts w:ascii="仿宋" w:hAnsi="仿宋" w:eastAsia="仿宋"/>
            <w:color w:val="000000" w:themeColor="text1"/>
            <w:sz w:val="28"/>
            <w:szCs w:val="28"/>
            <w:rPrChange w:id="30701" w:author="梁元" w:date="2019-05-14T19:51:36Z">
              <w:rPr>
                <w:rFonts w:ascii="仿宋" w:hAnsi="仿宋" w:eastAsia="仿宋"/>
                <w:sz w:val="28"/>
                <w:szCs w:val="28"/>
              </w:rPr>
            </w:rPrChange>
            <w14:textFill>
              <w14:solidFill>
                <w14:schemeClr w14:val="tx1"/>
              </w14:solidFill>
            </w14:textFill>
          </w:rPr>
          <w:t>activated：keep-alive 组件激活时调用。</w:t>
        </w:r>
      </w:ins>
    </w:p>
    <w:p>
      <w:pPr>
        <w:spacing w:line="240" w:lineRule="auto"/>
        <w:ind w:firstLine="560" w:firstLineChars="200"/>
        <w:rPr>
          <w:ins w:id="30703" w:author="梁元" w:date="2019-05-14T19:51:07Z"/>
          <w:rFonts w:ascii="仿宋" w:hAnsi="仿宋" w:eastAsia="仿宋"/>
          <w:color w:val="000000" w:themeColor="text1"/>
          <w:sz w:val="28"/>
          <w:szCs w:val="28"/>
          <w:rPrChange w:id="30704" w:author="梁元" w:date="2019-05-14T19:51:36Z">
            <w:rPr>
              <w:ins w:id="30705" w:author="梁元" w:date="2019-05-14T19:51:07Z"/>
              <w:rFonts w:ascii="仿宋" w:hAnsi="仿宋" w:eastAsia="仿宋"/>
              <w:sz w:val="28"/>
              <w:szCs w:val="28"/>
            </w:rPr>
          </w:rPrChange>
          <w14:textFill>
            <w14:solidFill>
              <w14:schemeClr w14:val="tx1"/>
            </w14:solidFill>
          </w14:textFill>
        </w:rPr>
      </w:pPr>
      <w:ins w:id="30706" w:author="梁元" w:date="2019-05-14T19:51:07Z">
        <w:r>
          <w:rPr>
            <w:rFonts w:ascii="仿宋" w:hAnsi="仿宋" w:eastAsia="仿宋"/>
            <w:color w:val="000000" w:themeColor="text1"/>
            <w:sz w:val="28"/>
            <w:szCs w:val="28"/>
            <w:rPrChange w:id="30707" w:author="梁元" w:date="2019-05-14T19:51:36Z">
              <w:rPr>
                <w:rFonts w:ascii="仿宋" w:hAnsi="仿宋" w:eastAsia="仿宋"/>
                <w:sz w:val="28"/>
                <w:szCs w:val="28"/>
              </w:rPr>
            </w:rPrChange>
            <w14:textFill>
              <w14:solidFill>
                <w14:schemeClr w14:val="tx1"/>
              </w14:solidFill>
            </w14:textFill>
          </w:rPr>
          <w:t>deactivated：keep-alive 组件停用时调用。</w:t>
        </w:r>
      </w:ins>
    </w:p>
    <w:p>
      <w:pPr>
        <w:spacing w:line="240" w:lineRule="auto"/>
        <w:ind w:firstLine="560" w:firstLineChars="200"/>
        <w:rPr>
          <w:ins w:id="30709" w:author="梁元" w:date="2019-05-14T19:51:07Z"/>
          <w:rFonts w:ascii="仿宋" w:hAnsi="仿宋" w:eastAsia="仿宋"/>
          <w:color w:val="000000" w:themeColor="text1"/>
          <w:sz w:val="28"/>
          <w:szCs w:val="28"/>
          <w:rPrChange w:id="30710" w:author="梁元" w:date="2019-05-14T19:51:36Z">
            <w:rPr>
              <w:ins w:id="30711" w:author="梁元" w:date="2019-05-14T19:51:07Z"/>
              <w:rFonts w:ascii="仿宋" w:hAnsi="仿宋" w:eastAsia="仿宋"/>
              <w:sz w:val="28"/>
              <w:szCs w:val="28"/>
            </w:rPr>
          </w:rPrChange>
          <w14:textFill>
            <w14:solidFill>
              <w14:schemeClr w14:val="tx1"/>
            </w14:solidFill>
          </w14:textFill>
        </w:rPr>
      </w:pPr>
    </w:p>
    <w:p>
      <w:pPr>
        <w:spacing w:line="240" w:lineRule="auto"/>
        <w:ind w:firstLine="560" w:firstLineChars="200"/>
        <w:rPr>
          <w:ins w:id="30712" w:author="梁元" w:date="2019-05-14T19:51:07Z"/>
          <w:rFonts w:ascii="仿宋" w:hAnsi="仿宋" w:eastAsia="仿宋"/>
          <w:color w:val="000000" w:themeColor="text1"/>
          <w:sz w:val="28"/>
          <w:szCs w:val="28"/>
          <w:rPrChange w:id="30713" w:author="梁元" w:date="2019-05-14T19:51:36Z">
            <w:rPr>
              <w:ins w:id="30714" w:author="梁元" w:date="2019-05-14T19:51:07Z"/>
              <w:rFonts w:ascii="仿宋" w:hAnsi="仿宋" w:eastAsia="仿宋"/>
              <w:sz w:val="28"/>
              <w:szCs w:val="28"/>
            </w:rPr>
          </w:rPrChange>
          <w14:textFill>
            <w14:solidFill>
              <w14:schemeClr w14:val="tx1"/>
            </w14:solidFill>
          </w14:textFill>
        </w:rPr>
      </w:pPr>
      <w:ins w:id="30715" w:author="梁元" w:date="2019-05-14T19:51:07Z">
        <w:r>
          <w:rPr>
            <w:rFonts w:ascii="仿宋" w:hAnsi="仿宋" w:eastAsia="仿宋"/>
            <w:color w:val="000000" w:themeColor="text1"/>
            <w:sz w:val="28"/>
            <w:szCs w:val="28"/>
            <w:rPrChange w:id="30716" w:author="梁元" w:date="2019-05-14T19:51:36Z">
              <w:rPr>
                <w:rFonts w:ascii="仿宋" w:hAnsi="仿宋" w:eastAsia="仿宋"/>
                <w:sz w:val="28"/>
                <w:szCs w:val="28"/>
              </w:rPr>
            </w:rPrChange>
            <w14:textFill>
              <w14:solidFill>
                <w14:schemeClr w14:val="tx1"/>
              </w14:solidFill>
            </w14:textFill>
          </w:rPr>
          <w:t>组件卸载的时候：</w:t>
        </w:r>
      </w:ins>
    </w:p>
    <w:p>
      <w:pPr>
        <w:spacing w:line="240" w:lineRule="auto"/>
        <w:ind w:firstLine="560" w:firstLineChars="200"/>
        <w:rPr>
          <w:ins w:id="30718" w:author="梁元" w:date="2019-05-14T19:51:07Z"/>
          <w:rFonts w:ascii="仿宋" w:hAnsi="仿宋" w:eastAsia="仿宋"/>
          <w:color w:val="000000" w:themeColor="text1"/>
          <w:sz w:val="28"/>
          <w:szCs w:val="28"/>
          <w:rPrChange w:id="30719" w:author="梁元" w:date="2019-05-14T19:51:36Z">
            <w:rPr>
              <w:ins w:id="30720" w:author="梁元" w:date="2019-05-14T19:51:07Z"/>
              <w:rFonts w:ascii="仿宋" w:hAnsi="仿宋" w:eastAsia="仿宋"/>
              <w:sz w:val="28"/>
              <w:szCs w:val="28"/>
            </w:rPr>
          </w:rPrChange>
          <w14:textFill>
            <w14:solidFill>
              <w14:schemeClr w14:val="tx1"/>
            </w14:solidFill>
          </w14:textFill>
        </w:rPr>
      </w:pPr>
      <w:ins w:id="30721" w:author="梁元" w:date="2019-05-14T19:51:07Z">
        <w:r>
          <w:rPr>
            <w:rFonts w:ascii="仿宋" w:hAnsi="仿宋" w:eastAsia="仿宋"/>
            <w:color w:val="000000" w:themeColor="text1"/>
            <w:sz w:val="28"/>
            <w:szCs w:val="28"/>
            <w:rPrChange w:id="30722" w:author="梁元" w:date="2019-05-14T19:51:36Z">
              <w:rPr>
                <w:rFonts w:ascii="仿宋" w:hAnsi="仿宋" w:eastAsia="仿宋"/>
                <w:sz w:val="28"/>
                <w:szCs w:val="28"/>
              </w:rPr>
            </w:rPrChange>
            <w14:textFill>
              <w14:solidFill>
                <w14:schemeClr w14:val="tx1"/>
              </w14:solidFill>
            </w14:textFill>
          </w:rPr>
          <w:t>beforeDestroy：实例销毁之前调用。在这一步，实例仍然完全可用。</w:t>
        </w:r>
      </w:ins>
    </w:p>
    <w:p>
      <w:pPr>
        <w:spacing w:line="240" w:lineRule="auto"/>
        <w:ind w:firstLine="560" w:firstLineChars="200"/>
        <w:rPr>
          <w:ins w:id="30724" w:author="梁元" w:date="2019-05-14T19:51:07Z"/>
          <w:rFonts w:ascii="仿宋" w:hAnsi="仿宋" w:eastAsia="仿宋"/>
          <w:color w:val="000000" w:themeColor="text1"/>
          <w:sz w:val="28"/>
          <w:szCs w:val="28"/>
          <w:rPrChange w:id="30725" w:author="梁元" w:date="2019-05-14T19:51:36Z">
            <w:rPr>
              <w:ins w:id="30726" w:author="梁元" w:date="2019-05-14T19:51:07Z"/>
              <w:rFonts w:ascii="仿宋" w:hAnsi="仿宋" w:eastAsia="仿宋"/>
              <w:sz w:val="28"/>
              <w:szCs w:val="28"/>
            </w:rPr>
          </w:rPrChange>
          <w14:textFill>
            <w14:solidFill>
              <w14:schemeClr w14:val="tx1"/>
            </w14:solidFill>
          </w14:textFill>
        </w:rPr>
      </w:pPr>
      <w:ins w:id="30727" w:author="梁元" w:date="2019-05-14T19:51:07Z">
        <w:r>
          <w:rPr>
            <w:rFonts w:ascii="仿宋" w:hAnsi="仿宋" w:eastAsia="仿宋"/>
            <w:color w:val="000000" w:themeColor="text1"/>
            <w:sz w:val="28"/>
            <w:szCs w:val="28"/>
            <w:rPrChange w:id="30728" w:author="梁元" w:date="2019-05-14T19:51:36Z">
              <w:rPr>
                <w:rFonts w:ascii="仿宋" w:hAnsi="仿宋" w:eastAsia="仿宋"/>
                <w:sz w:val="28"/>
                <w:szCs w:val="28"/>
              </w:rPr>
            </w:rPrChange>
            <w14:textFill>
              <w14:solidFill>
                <w14:schemeClr w14:val="tx1"/>
              </w14:solidFill>
            </w14:textFill>
          </w:rPr>
          <w:t>destroyed：Vue 实例销毁后调用。调用后，Vue 实例指示的所有东西都会解绑定，所有的事件监听器会被移除，所有的子实例也会被销毁。</w:t>
        </w:r>
      </w:ins>
    </w:p>
    <w:p>
      <w:pPr>
        <w:spacing w:line="240" w:lineRule="auto"/>
        <w:ind w:firstLine="560" w:firstLineChars="200"/>
        <w:rPr>
          <w:ins w:id="30730" w:author="梁元" w:date="2019-05-14T19:51:07Z"/>
          <w:rFonts w:ascii="仿宋" w:hAnsi="仿宋" w:eastAsia="仿宋"/>
          <w:color w:val="000000" w:themeColor="text1"/>
          <w:sz w:val="28"/>
          <w:szCs w:val="28"/>
          <w:rPrChange w:id="30731" w:author="梁元" w:date="2019-05-14T19:51:36Z">
            <w:rPr>
              <w:ins w:id="30732" w:author="梁元" w:date="2019-05-14T19:51:07Z"/>
              <w:rFonts w:ascii="仿宋" w:hAnsi="仿宋" w:eastAsia="仿宋"/>
              <w:sz w:val="28"/>
              <w:szCs w:val="28"/>
            </w:rPr>
          </w:rPrChange>
          <w14:textFill>
            <w14:solidFill>
              <w14:schemeClr w14:val="tx1"/>
            </w14:solidFill>
          </w14:textFill>
        </w:rPr>
      </w:pPr>
    </w:p>
    <w:p>
      <w:pPr>
        <w:pStyle w:val="3"/>
        <w:numPr>
          <w:ilvl w:val="0"/>
          <w:numId w:val="32"/>
        </w:numPr>
        <w:spacing w:line="240" w:lineRule="auto"/>
        <w:ind w:firstLine="562" w:firstLineChars="200"/>
        <w:rPr>
          <w:ins w:id="30733" w:author="梁元" w:date="2019-05-14T19:51:07Z"/>
          <w:rFonts w:ascii="仿宋" w:hAnsi="仿宋" w:eastAsia="仿宋"/>
          <w:color w:val="000000" w:themeColor="text1"/>
          <w:sz w:val="28"/>
          <w:szCs w:val="28"/>
          <w:rPrChange w:id="30734" w:author="梁元" w:date="2019-05-14T19:51:36Z">
            <w:rPr>
              <w:ins w:id="30735" w:author="梁元" w:date="2019-05-14T19:51:07Z"/>
              <w:rFonts w:ascii="仿宋" w:hAnsi="仿宋" w:eastAsia="仿宋"/>
              <w:sz w:val="28"/>
              <w:szCs w:val="28"/>
            </w:rPr>
          </w:rPrChange>
          <w14:textFill>
            <w14:solidFill>
              <w14:schemeClr w14:val="tx1"/>
            </w14:solidFill>
          </w14:textFill>
        </w:rPr>
      </w:pPr>
      <w:ins w:id="30736" w:author="梁元" w:date="2019-05-14T19:51:07Z">
        <w:bookmarkStart w:id="989" w:name="_Toc27814_WPSOffice_Level2"/>
        <w:r>
          <w:rPr>
            <w:rFonts w:hint="eastAsia" w:ascii="仿宋" w:hAnsi="仿宋" w:eastAsia="仿宋"/>
            <w:color w:val="000000" w:themeColor="text1"/>
            <w:sz w:val="28"/>
            <w:szCs w:val="28"/>
            <w:rPrChange w:id="30737" w:author="梁元" w:date="2019-05-14T19:51:36Z">
              <w:rPr>
                <w:rFonts w:hint="eastAsia" w:ascii="仿宋" w:hAnsi="仿宋" w:eastAsia="仿宋"/>
                <w:sz w:val="28"/>
                <w:szCs w:val="28"/>
              </w:rPr>
            </w:rPrChange>
            <w14:textFill>
              <w14:solidFill>
                <w14:schemeClr w14:val="tx1"/>
              </w14:solidFill>
            </w14:textFill>
          </w:rPr>
          <w:t>解法对比及优缺点</w:t>
        </w:r>
        <w:bookmarkEnd w:id="989"/>
      </w:ins>
    </w:p>
    <w:p>
      <w:pPr>
        <w:spacing w:line="240" w:lineRule="auto"/>
        <w:ind w:firstLine="482" w:firstLineChars="200"/>
        <w:rPr>
          <w:ins w:id="30739" w:author="梁元" w:date="2019-05-14T19:51:07Z"/>
          <w:color w:val="000000" w:themeColor="text1"/>
          <w:rPrChange w:id="30740" w:author="梁元" w:date="2019-05-14T19:51:36Z">
            <w:rPr>
              <w:ins w:id="30741" w:author="梁元" w:date="2019-05-14T19:51:07Z"/>
            </w:rPr>
          </w:rPrChange>
          <w14:textFill>
            <w14:solidFill>
              <w14:schemeClr w14:val="tx1"/>
            </w14:solidFill>
          </w14:textFill>
        </w:rPr>
      </w:pPr>
      <w:ins w:id="30742" w:author="梁元" w:date="2019-05-14T19:51:07Z">
        <w:r>
          <w:rPr>
            <w:rFonts w:hint="eastAsia"/>
            <w:b/>
            <w:color w:val="000000" w:themeColor="text1"/>
            <w:rPrChange w:id="30743" w:author="梁元" w:date="2019-05-14T19:51:36Z">
              <w:rPr>
                <w:rFonts w:hint="eastAsia"/>
                <w:b/>
              </w:rPr>
            </w:rPrChange>
            <w14:textFill>
              <w14:solidFill>
                <w14:schemeClr w14:val="tx1"/>
              </w14:solidFill>
            </w14:textFill>
          </w:rPr>
          <w:t>综上所述</w:t>
        </w:r>
      </w:ins>
      <w:ins w:id="30745" w:author="梁元" w:date="2019-05-14T19:51:07Z">
        <w:r>
          <w:rPr>
            <w:rFonts w:hint="eastAsia"/>
            <w:color w:val="000000" w:themeColor="text1"/>
            <w:rPrChange w:id="30746" w:author="梁元" w:date="2019-05-14T19:51:36Z">
              <w:rPr>
                <w:rFonts w:hint="eastAsia"/>
              </w:rPr>
            </w:rPrChange>
            <w14:textFill>
              <w14:solidFill>
                <w14:schemeClr w14:val="tx1"/>
              </w14:solidFill>
            </w14:textFill>
          </w:rPr>
          <w:t>：第一种只是说出了</w:t>
        </w:r>
      </w:ins>
      <w:ins w:id="30748" w:author="梁元" w:date="2019-05-14T19:51:07Z">
        <w:r>
          <w:rPr>
            <w:rFonts w:hint="eastAsia" w:ascii="仿宋" w:hAnsi="仿宋" w:eastAsia="仿宋"/>
            <w:color w:val="000000" w:themeColor="text1"/>
            <w:sz w:val="28"/>
            <w:szCs w:val="28"/>
            <w:rPrChange w:id="30749" w:author="梁元" w:date="2019-05-14T19:51:36Z">
              <w:rPr>
                <w:rFonts w:hint="eastAsia" w:ascii="仿宋" w:hAnsi="仿宋" w:eastAsia="仿宋"/>
                <w:sz w:val="28"/>
                <w:szCs w:val="28"/>
              </w:rPr>
            </w:rPrChange>
            <w14:textFill>
              <w14:solidFill>
                <w14:schemeClr w14:val="tx1"/>
              </w14:solidFill>
            </w14:textFill>
          </w:rPr>
          <w:t>生命周期方法，而第二种说出生命周期的执行作用</w:t>
        </w:r>
      </w:ins>
    </w:p>
    <w:p>
      <w:pPr>
        <w:pStyle w:val="3"/>
        <w:numPr>
          <w:ilvl w:val="0"/>
          <w:numId w:val="32"/>
        </w:numPr>
        <w:spacing w:line="240" w:lineRule="auto"/>
        <w:ind w:firstLine="562" w:firstLineChars="200"/>
        <w:rPr>
          <w:ins w:id="30751" w:author="梁元" w:date="2019-05-14T19:51:07Z"/>
          <w:rFonts w:ascii="仿宋" w:hAnsi="仿宋" w:eastAsia="仿宋"/>
          <w:color w:val="000000" w:themeColor="text1"/>
          <w:sz w:val="28"/>
          <w:szCs w:val="28"/>
          <w:rPrChange w:id="30752" w:author="梁元" w:date="2019-05-14T19:51:36Z">
            <w:rPr>
              <w:ins w:id="30753" w:author="梁元" w:date="2019-05-14T19:51:07Z"/>
              <w:rFonts w:ascii="仿宋" w:hAnsi="仿宋" w:eastAsia="仿宋"/>
              <w:sz w:val="28"/>
              <w:szCs w:val="28"/>
            </w:rPr>
          </w:rPrChange>
          <w14:textFill>
            <w14:solidFill>
              <w14:schemeClr w14:val="tx1"/>
            </w14:solidFill>
          </w14:textFill>
        </w:rPr>
      </w:pPr>
      <w:ins w:id="30754" w:author="梁元" w:date="2019-05-14T19:51:07Z">
        <w:bookmarkStart w:id="990" w:name="_Toc9162_WPSOffice_Level2"/>
        <w:r>
          <w:rPr>
            <w:rFonts w:hint="eastAsia" w:ascii="仿宋" w:hAnsi="仿宋" w:eastAsia="仿宋"/>
            <w:color w:val="000000" w:themeColor="text1"/>
            <w:sz w:val="28"/>
            <w:szCs w:val="28"/>
            <w:rPrChange w:id="30755"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990"/>
      </w:ins>
    </w:p>
    <w:p>
      <w:pPr>
        <w:ind w:firstLine="482" w:firstLineChars="200"/>
        <w:rPr>
          <w:ins w:id="30757" w:author="梁元" w:date="2019-05-14T19:51:07Z"/>
          <w:color w:val="000000" w:themeColor="text1"/>
          <w:rPrChange w:id="30758" w:author="梁元" w:date="2019-05-14T19:51:36Z">
            <w:rPr>
              <w:ins w:id="30759" w:author="梁元" w:date="2019-05-14T19:51:07Z"/>
            </w:rPr>
          </w:rPrChange>
          <w14:textFill>
            <w14:solidFill>
              <w14:schemeClr w14:val="tx1"/>
            </w14:solidFill>
          </w14:textFill>
        </w:rPr>
      </w:pPr>
      <w:ins w:id="30760" w:author="梁元" w:date="2019-05-14T19:51:07Z">
        <w:r>
          <w:rPr>
            <w:rFonts w:hint="eastAsia"/>
            <w:b/>
            <w:color w:val="000000" w:themeColor="text1"/>
            <w:rPrChange w:id="30761" w:author="梁元" w:date="2019-05-14T19:51:36Z">
              <w:rPr>
                <w:rFonts w:hint="eastAsia"/>
                <w:b/>
              </w:rPr>
            </w:rPrChange>
            <w14:textFill>
              <w14:solidFill>
                <w14:schemeClr w14:val="tx1"/>
              </w14:solidFill>
            </w14:textFill>
          </w:rPr>
          <w:t>问题</w:t>
        </w:r>
      </w:ins>
      <w:ins w:id="30763" w:author="梁元" w:date="2019-05-14T19:51:07Z">
        <w:r>
          <w:rPr>
            <w:rFonts w:hint="eastAsia"/>
            <w:color w:val="000000" w:themeColor="text1"/>
            <w:rPrChange w:id="30764" w:author="梁元" w:date="2019-05-14T19:51:36Z">
              <w:rPr>
                <w:rFonts w:hint="eastAsia"/>
              </w:rPr>
            </w:rPrChange>
            <w14:textFill>
              <w14:solidFill>
                <w14:schemeClr w14:val="tx1"/>
              </w14:solidFill>
            </w14:textFill>
          </w:rPr>
          <w:t>： 数据请求应该在那个生命周期，</w:t>
        </w:r>
      </w:ins>
    </w:p>
    <w:p>
      <w:pPr>
        <w:ind w:firstLine="482" w:firstLineChars="200"/>
        <w:rPr>
          <w:ins w:id="30766" w:author="梁元" w:date="2019-05-14T19:51:07Z"/>
          <w:color w:val="000000" w:themeColor="text1"/>
          <w:rPrChange w:id="30767" w:author="梁元" w:date="2019-05-14T19:51:36Z">
            <w:rPr>
              <w:ins w:id="30768" w:author="梁元" w:date="2019-05-14T19:51:07Z"/>
            </w:rPr>
          </w:rPrChange>
          <w14:textFill>
            <w14:solidFill>
              <w14:schemeClr w14:val="tx1"/>
            </w14:solidFill>
          </w14:textFill>
        </w:rPr>
      </w:pPr>
      <w:ins w:id="30769" w:author="梁元" w:date="2019-05-14T19:51:07Z">
        <w:r>
          <w:rPr>
            <w:rFonts w:hint="eastAsia"/>
            <w:b/>
            <w:color w:val="000000" w:themeColor="text1"/>
            <w:rPrChange w:id="30770" w:author="梁元" w:date="2019-05-14T19:51:36Z">
              <w:rPr>
                <w:rFonts w:hint="eastAsia"/>
                <w:b/>
              </w:rPr>
            </w:rPrChange>
            <w14:textFill>
              <w14:solidFill>
                <w14:schemeClr w14:val="tx1"/>
              </w14:solidFill>
            </w14:textFill>
          </w:rPr>
          <w:t>解答</w:t>
        </w:r>
      </w:ins>
      <w:ins w:id="30772" w:author="梁元" w:date="2019-05-14T19:51:07Z">
        <w:r>
          <w:rPr>
            <w:rFonts w:hint="eastAsia"/>
            <w:color w:val="000000" w:themeColor="text1"/>
            <w:rPrChange w:id="30773" w:author="梁元" w:date="2019-05-14T19:51:36Z">
              <w:rPr>
                <w:rFonts w:hint="eastAsia"/>
              </w:rPr>
            </w:rPrChange>
            <w14:textFill>
              <w14:solidFill>
                <w14:schemeClr w14:val="tx1"/>
              </w14:solidFill>
            </w14:textFill>
          </w:rPr>
          <w:t>：在created里面</w:t>
        </w:r>
      </w:ins>
    </w:p>
    <w:p>
      <w:pPr>
        <w:pStyle w:val="3"/>
        <w:numPr>
          <w:ilvl w:val="0"/>
          <w:numId w:val="32"/>
        </w:numPr>
        <w:spacing w:line="240" w:lineRule="auto"/>
        <w:ind w:firstLine="562" w:firstLineChars="200"/>
        <w:rPr>
          <w:ins w:id="30775" w:author="梁元" w:date="2019-05-14T19:51:07Z"/>
          <w:rFonts w:ascii="仿宋" w:hAnsi="仿宋" w:eastAsia="仿宋"/>
          <w:color w:val="000000" w:themeColor="text1"/>
          <w:sz w:val="28"/>
          <w:szCs w:val="28"/>
          <w:rPrChange w:id="30776" w:author="梁元" w:date="2019-05-14T19:51:36Z">
            <w:rPr>
              <w:ins w:id="30777" w:author="梁元" w:date="2019-05-14T19:51:07Z"/>
              <w:rFonts w:ascii="仿宋" w:hAnsi="仿宋" w:eastAsia="仿宋"/>
              <w:sz w:val="28"/>
              <w:szCs w:val="28"/>
            </w:rPr>
          </w:rPrChange>
          <w14:textFill>
            <w14:solidFill>
              <w14:schemeClr w14:val="tx1"/>
            </w14:solidFill>
          </w14:textFill>
        </w:rPr>
      </w:pPr>
      <w:ins w:id="30778" w:author="梁元" w:date="2019-05-14T19:51:07Z">
        <w:bookmarkStart w:id="991" w:name="_Toc32162_WPSOffice_Level2"/>
        <w:r>
          <w:rPr>
            <w:rFonts w:hint="eastAsia" w:ascii="仿宋" w:hAnsi="仿宋" w:eastAsia="仿宋"/>
            <w:color w:val="000000" w:themeColor="text1"/>
            <w:sz w:val="28"/>
            <w:szCs w:val="28"/>
            <w:rPrChange w:id="30779" w:author="梁元" w:date="2019-05-14T19:51:36Z">
              <w:rPr>
                <w:rFonts w:hint="eastAsia" w:ascii="仿宋" w:hAnsi="仿宋" w:eastAsia="仿宋"/>
                <w:sz w:val="28"/>
                <w:szCs w:val="28"/>
              </w:rPr>
            </w:rPrChange>
            <w14:textFill>
              <w14:solidFill>
                <w14:schemeClr w14:val="tx1"/>
              </w14:solidFill>
            </w14:textFill>
          </w:rPr>
          <w:t>项目中体现经验的点</w:t>
        </w:r>
        <w:bookmarkEnd w:id="991"/>
      </w:ins>
    </w:p>
    <w:p>
      <w:pPr>
        <w:ind w:firstLine="480" w:firstLineChars="200"/>
        <w:rPr>
          <w:ins w:id="30781" w:author="梁元" w:date="2019-05-14T19:51:07Z"/>
          <w:color w:val="000000" w:themeColor="text1"/>
          <w:rPrChange w:id="30782" w:author="梁元" w:date="2019-05-14T19:51:36Z">
            <w:rPr>
              <w:ins w:id="30783" w:author="梁元" w:date="2019-05-14T19:51:07Z"/>
            </w:rPr>
          </w:rPrChange>
          <w14:textFill>
            <w14:solidFill>
              <w14:schemeClr w14:val="tx1"/>
            </w14:solidFill>
          </w14:textFill>
        </w:rPr>
      </w:pPr>
      <w:ins w:id="30784" w:author="梁元" w:date="2019-05-14T19:51:07Z">
        <w:r>
          <w:rPr>
            <w:rFonts w:hint="eastAsia"/>
            <w:color w:val="000000" w:themeColor="text1"/>
            <w:rPrChange w:id="30785" w:author="梁元" w:date="2019-05-14T19:51:36Z">
              <w:rPr>
                <w:rFonts w:hint="eastAsia"/>
              </w:rPr>
            </w:rPrChange>
            <w14:textFill>
              <w14:solidFill>
                <w14:schemeClr w14:val="tx1"/>
              </w14:solidFill>
            </w14:textFill>
          </w:rPr>
          <w:t>组件中必须的内容</w:t>
        </w:r>
      </w:ins>
      <w:ins w:id="30787" w:author="梁元" w:date="2019-05-14T19:51:07Z">
        <w:r>
          <w:rPr>
            <w:color w:val="000000" w:themeColor="text1"/>
            <w:rPrChange w:id="30788" w:author="梁元" w:date="2019-05-14T19:51:36Z">
              <w:rPr/>
            </w:rPrChange>
            <w14:textFill>
              <w14:solidFill>
                <w14:schemeClr w14:val="tx1"/>
              </w14:solidFill>
            </w14:textFill>
          </w:rPr>
          <w:t xml:space="preserve"> </w:t>
        </w:r>
      </w:ins>
    </w:p>
    <w:p>
      <w:pPr>
        <w:pStyle w:val="3"/>
        <w:numPr>
          <w:ilvl w:val="0"/>
          <w:numId w:val="32"/>
        </w:numPr>
        <w:spacing w:line="240" w:lineRule="auto"/>
        <w:ind w:firstLine="562" w:firstLineChars="200"/>
        <w:rPr>
          <w:ins w:id="30790" w:author="梁元" w:date="2019-05-14T19:51:07Z"/>
          <w:rFonts w:ascii="仿宋" w:hAnsi="仿宋" w:eastAsia="仿宋"/>
          <w:color w:val="000000" w:themeColor="text1"/>
          <w:sz w:val="28"/>
          <w:szCs w:val="28"/>
          <w:rPrChange w:id="30791" w:author="梁元" w:date="2019-05-14T19:51:36Z">
            <w:rPr>
              <w:ins w:id="30792" w:author="梁元" w:date="2019-05-14T19:51:07Z"/>
              <w:rFonts w:ascii="仿宋" w:hAnsi="仿宋" w:eastAsia="仿宋"/>
              <w:sz w:val="28"/>
              <w:szCs w:val="28"/>
            </w:rPr>
          </w:rPrChange>
          <w14:textFill>
            <w14:solidFill>
              <w14:schemeClr w14:val="tx1"/>
            </w14:solidFill>
          </w14:textFill>
        </w:rPr>
      </w:pPr>
      <w:ins w:id="30793" w:author="梁元" w:date="2019-05-14T19:51:07Z">
        <w:bookmarkStart w:id="992" w:name="_Toc32702_WPSOffice_Level2"/>
        <w:r>
          <w:rPr>
            <w:rFonts w:hint="eastAsia" w:ascii="仿宋" w:hAnsi="仿宋" w:eastAsia="仿宋"/>
            <w:color w:val="000000" w:themeColor="text1"/>
            <w:sz w:val="28"/>
            <w:szCs w:val="28"/>
            <w:rPrChange w:id="30794" w:author="梁元" w:date="2019-05-14T19:51:36Z">
              <w:rPr>
                <w:rFonts w:hint="eastAsia" w:ascii="仿宋" w:hAnsi="仿宋" w:eastAsia="仿宋"/>
                <w:sz w:val="28"/>
                <w:szCs w:val="28"/>
              </w:rPr>
            </w:rPrChange>
            <w14:textFill>
              <w14:solidFill>
                <w14:schemeClr w14:val="tx1"/>
              </w14:solidFill>
            </w14:textFill>
          </w:rPr>
          <w:t>论坛参考</w:t>
        </w:r>
        <w:bookmarkEnd w:id="992"/>
      </w:ins>
    </w:p>
    <w:p>
      <w:pPr>
        <w:ind w:firstLine="480" w:firstLineChars="200"/>
        <w:rPr>
          <w:ins w:id="30796" w:author="梁元" w:date="2019-05-14T19:51:07Z"/>
          <w:rFonts w:hint="eastAsia"/>
          <w:color w:val="000000" w:themeColor="text1"/>
          <w:rPrChange w:id="30797" w:author="梁元" w:date="2019-05-14T19:51:36Z">
            <w:rPr>
              <w:ins w:id="30798" w:author="梁元" w:date="2019-05-14T19:51:07Z"/>
              <w:rFonts w:hint="eastAsia"/>
            </w:rPr>
          </w:rPrChange>
          <w14:textFill>
            <w14:solidFill>
              <w14:schemeClr w14:val="tx1"/>
            </w14:solidFill>
          </w14:textFill>
        </w:rPr>
      </w:pPr>
      <w:ins w:id="30799" w:author="梁元" w:date="2019-05-14T19:51:07Z">
        <w:r>
          <w:rPr>
            <w:color w:val="000000" w:themeColor="text1"/>
            <w:rPrChange w:id="30800" w:author="梁元" w:date="2019-05-14T19:51:36Z">
              <w:rPr/>
            </w:rPrChange>
            <w14:textFill>
              <w14:solidFill>
                <w14:schemeClr w14:val="tx1"/>
              </w14:solidFill>
            </w14:textFill>
          </w:rPr>
          <w:fldChar w:fldCharType="begin"/>
        </w:r>
      </w:ins>
      <w:ins w:id="30802" w:author="梁元" w:date="2019-05-14T19:51:07Z">
        <w:r>
          <w:rPr>
            <w:color w:val="000000" w:themeColor="text1"/>
            <w:rPrChange w:id="30803" w:author="梁元" w:date="2019-05-14T19:51:36Z">
              <w:rPr/>
            </w:rPrChange>
            <w14:textFill>
              <w14:solidFill>
                <w14:schemeClr w14:val="tx1"/>
              </w14:solidFill>
            </w14:textFill>
          </w:rPr>
          <w:instrText xml:space="preserve"> HYPERLINK "https://cn.vuejs.org/v2/api" </w:instrText>
        </w:r>
      </w:ins>
      <w:ins w:id="30805" w:author="梁元" w:date="2019-05-14T19:51:07Z">
        <w:r>
          <w:rPr>
            <w:color w:val="000000" w:themeColor="text1"/>
            <w:rPrChange w:id="30806" w:author="梁元" w:date="2019-05-14T19:51:36Z">
              <w:rPr/>
            </w:rPrChange>
            <w14:textFill>
              <w14:solidFill>
                <w14:schemeClr w14:val="tx1"/>
              </w14:solidFill>
            </w14:textFill>
          </w:rPr>
          <w:fldChar w:fldCharType="separate"/>
        </w:r>
      </w:ins>
      <w:ins w:id="30808" w:author="梁元" w:date="2019-05-14T19:51:07Z">
        <w:r>
          <w:rPr>
            <w:rStyle w:val="18"/>
            <w:color w:val="000000" w:themeColor="text1"/>
            <w:rPrChange w:id="30809" w:author="梁元" w:date="2019-05-14T19:51:36Z">
              <w:rPr>
                <w:rStyle w:val="18"/>
              </w:rPr>
            </w:rPrChange>
            <w14:textFill>
              <w14:solidFill>
                <w14:schemeClr w14:val="tx1"/>
              </w14:solidFill>
            </w14:textFill>
          </w:rPr>
          <w:t>https://cn.vuejs.org/v2/api</w:t>
        </w:r>
      </w:ins>
      <w:ins w:id="30811" w:author="梁元" w:date="2019-05-14T19:51:07Z">
        <w:r>
          <w:rPr>
            <w:rStyle w:val="18"/>
            <w:color w:val="000000" w:themeColor="text1"/>
            <w:rPrChange w:id="30812" w:author="梁元" w:date="2019-05-14T19:51:36Z">
              <w:rPr>
                <w:rStyle w:val="18"/>
              </w:rPr>
            </w:rPrChange>
            <w14:textFill>
              <w14:solidFill>
                <w14:schemeClr w14:val="tx1"/>
              </w14:solidFill>
            </w14:textFill>
          </w:rPr>
          <w:fldChar w:fldCharType="end"/>
        </w:r>
      </w:ins>
    </w:p>
    <w:p>
      <w:pPr>
        <w:pStyle w:val="2"/>
        <w:numPr>
          <w:ilvl w:val="0"/>
          <w:numId w:val="1"/>
        </w:numPr>
        <w:rPr>
          <w:ins w:id="30814" w:author="梁元" w:date="2019-05-14T19:51:07Z"/>
          <w:rFonts w:ascii="仿宋" w:hAnsi="仿宋" w:eastAsia="仿宋"/>
          <w:color w:val="000000" w:themeColor="text1"/>
          <w:sz w:val="28"/>
          <w:szCs w:val="28"/>
          <w:rPrChange w:id="30815" w:author="梁元" w:date="2019-05-14T19:51:36Z">
            <w:rPr>
              <w:ins w:id="30816" w:author="梁元" w:date="2019-05-14T19:51:07Z"/>
              <w:rFonts w:ascii="仿宋" w:hAnsi="仿宋" w:eastAsia="仿宋"/>
              <w:sz w:val="28"/>
              <w:szCs w:val="28"/>
            </w:rPr>
          </w:rPrChange>
          <w14:textFill>
            <w14:solidFill>
              <w14:schemeClr w14:val="tx1"/>
            </w14:solidFill>
          </w14:textFill>
        </w:rPr>
      </w:pPr>
      <w:ins w:id="30817" w:author="梁元" w:date="2019-05-14T19:51:07Z">
        <w:bookmarkStart w:id="993" w:name="_Toc27814_WPSOffice_Level1"/>
        <w:r>
          <w:rPr>
            <w:rFonts w:hint="eastAsia" w:ascii="仿宋" w:hAnsi="仿宋" w:eastAsia="仿宋"/>
            <w:color w:val="000000" w:themeColor="text1"/>
            <w:sz w:val="28"/>
            <w:szCs w:val="28"/>
            <w:rPrChange w:id="30818" w:author="梁元" w:date="2019-05-14T19:51:36Z">
              <w:rPr>
                <w:rFonts w:hint="eastAsia" w:ascii="仿宋" w:hAnsi="仿宋" w:eastAsia="仿宋"/>
                <w:sz w:val="28"/>
                <w:szCs w:val="28"/>
              </w:rPr>
            </w:rPrChange>
            <w14:textFill>
              <w14:solidFill>
                <w14:schemeClr w14:val="tx1"/>
              </w14:solidFill>
            </w14:textFill>
          </w:rPr>
          <w:t>说一下</w:t>
        </w:r>
      </w:ins>
      <w:ins w:id="30820" w:author="梁元" w:date="2019-05-14T19:53:40Z">
        <w:r>
          <w:rPr>
            <w:rFonts w:hint="eastAsia" w:ascii="仿宋" w:hAnsi="仿宋" w:eastAsia="仿宋"/>
            <w:color w:val="000000" w:themeColor="text1"/>
            <w:sz w:val="28"/>
            <w:szCs w:val="28"/>
            <w:lang w:val="en-US" w:eastAsia="zh-CN"/>
            <w14:textFill>
              <w14:solidFill>
                <w14:schemeClr w14:val="tx1"/>
              </w14:solidFill>
            </w14:textFill>
          </w:rPr>
          <w:t>keep-a</w:t>
        </w:r>
      </w:ins>
      <w:ins w:id="30821" w:author="梁元" w:date="2019-05-14T19:53:41Z">
        <w:r>
          <w:rPr>
            <w:rFonts w:hint="eastAsia" w:ascii="仿宋" w:hAnsi="仿宋" w:eastAsia="仿宋"/>
            <w:color w:val="000000" w:themeColor="text1"/>
            <w:sz w:val="28"/>
            <w:szCs w:val="28"/>
            <w:lang w:val="en-US" w:eastAsia="zh-CN"/>
            <w14:textFill>
              <w14:solidFill>
                <w14:schemeClr w14:val="tx1"/>
              </w14:solidFill>
            </w14:textFill>
          </w:rPr>
          <w:t>l</w:t>
        </w:r>
      </w:ins>
      <w:ins w:id="30822" w:author="梁元" w:date="2019-05-14T19:53:42Z">
        <w:r>
          <w:rPr>
            <w:rFonts w:hint="eastAsia" w:ascii="仿宋" w:hAnsi="仿宋" w:eastAsia="仿宋"/>
            <w:color w:val="000000" w:themeColor="text1"/>
            <w:sz w:val="28"/>
            <w:szCs w:val="28"/>
            <w:lang w:val="en-US" w:eastAsia="zh-CN"/>
            <w14:textFill>
              <w14:solidFill>
                <w14:schemeClr w14:val="tx1"/>
              </w14:solidFill>
            </w14:textFill>
          </w:rPr>
          <w:t>ive</w:t>
        </w:r>
      </w:ins>
      <w:ins w:id="30823" w:author="梁元" w:date="2019-05-14T19:51:07Z">
        <w:r>
          <w:rPr>
            <w:rFonts w:hint="eastAsia" w:ascii="仿宋" w:hAnsi="仿宋" w:eastAsia="仿宋"/>
            <w:color w:val="000000" w:themeColor="text1"/>
            <w:sz w:val="28"/>
            <w:szCs w:val="28"/>
            <w:rPrChange w:id="30824" w:author="梁元" w:date="2019-05-14T19:51:36Z">
              <w:rPr>
                <w:rFonts w:hint="eastAsia" w:ascii="仿宋" w:hAnsi="仿宋" w:eastAsia="仿宋"/>
                <w:sz w:val="28"/>
                <w:szCs w:val="28"/>
              </w:rPr>
            </w:rPrChange>
            <w14:textFill>
              <w14:solidFill>
                <w14:schemeClr w14:val="tx1"/>
              </w14:solidFill>
            </w14:textFill>
          </w:rPr>
          <w:t>？</w:t>
        </w:r>
        <w:bookmarkEnd w:id="993"/>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2" w:hRule="atLeast"/>
          <w:jc w:val="center"/>
          <w:ins w:id="30826" w:author="梁元" w:date="2019-05-14T19:51:07Z"/>
        </w:trPr>
        <w:tc>
          <w:tcPr>
            <w:tcW w:w="1523" w:type="dxa"/>
          </w:tcPr>
          <w:p>
            <w:pPr>
              <w:jc w:val="center"/>
              <w:rPr>
                <w:ins w:id="30827" w:author="梁元" w:date="2019-05-14T19:51:07Z"/>
                <w:rFonts w:ascii="仿宋" w:hAnsi="仿宋" w:eastAsia="仿宋"/>
                <w:color w:val="000000" w:themeColor="text1"/>
                <w:rPrChange w:id="30828" w:author="梁元" w:date="2019-05-14T19:51:36Z">
                  <w:rPr>
                    <w:ins w:id="30829" w:author="梁元" w:date="2019-05-14T19:51:07Z"/>
                    <w:rFonts w:ascii="仿宋" w:hAnsi="仿宋" w:eastAsia="仿宋"/>
                  </w:rPr>
                </w:rPrChange>
                <w14:textFill>
                  <w14:solidFill>
                    <w14:schemeClr w14:val="tx1"/>
                  </w14:solidFill>
                </w14:textFill>
              </w:rPr>
            </w:pPr>
            <w:ins w:id="30830" w:author="梁元" w:date="2019-05-14T19:51:07Z">
              <w:r>
                <w:rPr>
                  <w:rFonts w:hint="eastAsia" w:ascii="仿宋" w:hAnsi="仿宋" w:eastAsia="仿宋"/>
                  <w:color w:val="000000" w:themeColor="text1"/>
                  <w:rPrChange w:id="30831"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30833" w:author="梁元" w:date="2019-05-14T19:51:07Z"/>
                <w:rFonts w:ascii="仿宋" w:hAnsi="仿宋" w:eastAsia="仿宋"/>
                <w:color w:val="000000" w:themeColor="text1"/>
                <w:rPrChange w:id="30834" w:author="梁元" w:date="2019-05-14T19:51:36Z">
                  <w:rPr>
                    <w:ins w:id="30835" w:author="梁元" w:date="2019-05-14T19:51:07Z"/>
                    <w:rFonts w:ascii="仿宋" w:hAnsi="仿宋" w:eastAsia="仿宋"/>
                  </w:rPr>
                </w:rPrChange>
                <w14:textFill>
                  <w14:solidFill>
                    <w14:schemeClr w14:val="tx1"/>
                  </w14:solidFill>
                </w14:textFill>
              </w:rPr>
            </w:pPr>
            <w:ins w:id="30836" w:author="梁元" w:date="2019-05-14T19:51:07Z">
              <w:r>
                <w:rPr>
                  <w:rFonts w:hint="eastAsia" w:ascii="仿宋" w:hAnsi="仿宋" w:eastAsia="仿宋"/>
                  <w:color w:val="000000" w:themeColor="text1"/>
                  <w:rPrChange w:id="30837"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30839" w:author="梁元" w:date="2019-05-14T19:51:07Z"/>
                <w:rFonts w:ascii="仿宋" w:hAnsi="仿宋" w:eastAsia="仿宋"/>
                <w:color w:val="000000" w:themeColor="text1"/>
                <w:rPrChange w:id="30840" w:author="梁元" w:date="2019-05-14T19:51:36Z">
                  <w:rPr>
                    <w:ins w:id="30841" w:author="梁元" w:date="2019-05-14T19:51:07Z"/>
                    <w:rFonts w:ascii="仿宋" w:hAnsi="仿宋" w:eastAsia="仿宋"/>
                  </w:rPr>
                </w:rPrChange>
                <w14:textFill>
                  <w14:solidFill>
                    <w14:schemeClr w14:val="tx1"/>
                  </w14:solidFill>
                </w14:textFill>
              </w:rPr>
            </w:pPr>
            <w:ins w:id="30842" w:author="梁元" w:date="2019-05-14T19:51:07Z">
              <w:r>
                <w:rPr>
                  <w:rFonts w:hint="eastAsia" w:ascii="仿宋" w:hAnsi="仿宋" w:eastAsia="仿宋"/>
                  <w:color w:val="000000" w:themeColor="text1"/>
                  <w:rPrChange w:id="30843"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30845" w:author="梁元" w:date="2019-05-14T19:51:07Z"/>
                <w:rFonts w:ascii="仿宋" w:hAnsi="仿宋" w:eastAsia="仿宋"/>
                <w:color w:val="000000" w:themeColor="text1"/>
                <w:rPrChange w:id="30846" w:author="梁元" w:date="2019-05-14T19:51:36Z">
                  <w:rPr>
                    <w:ins w:id="30847" w:author="梁元" w:date="2019-05-14T19:51:07Z"/>
                    <w:rFonts w:ascii="仿宋" w:hAnsi="仿宋" w:eastAsia="仿宋"/>
                  </w:rPr>
                </w:rPrChange>
                <w14:textFill>
                  <w14:solidFill>
                    <w14:schemeClr w14:val="tx1"/>
                  </w14:solidFill>
                </w14:textFill>
              </w:rPr>
            </w:pPr>
            <w:ins w:id="30848" w:author="梁元" w:date="2019-05-14T19:51:07Z">
              <w:r>
                <w:rPr>
                  <w:rFonts w:hint="eastAsia" w:ascii="仿宋" w:hAnsi="仿宋" w:eastAsia="仿宋"/>
                  <w:color w:val="000000" w:themeColor="text1"/>
                  <w:rPrChange w:id="30849"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30851" w:author="梁元" w:date="2019-05-14T19:51:07Z"/>
                <w:rFonts w:ascii="仿宋" w:hAnsi="仿宋" w:eastAsia="仿宋"/>
                <w:color w:val="000000" w:themeColor="text1"/>
                <w:rPrChange w:id="30852" w:author="梁元" w:date="2019-05-14T19:51:36Z">
                  <w:rPr>
                    <w:ins w:id="30853" w:author="梁元" w:date="2019-05-14T19:51:07Z"/>
                    <w:rFonts w:ascii="仿宋" w:hAnsi="仿宋" w:eastAsia="仿宋"/>
                  </w:rPr>
                </w:rPrChange>
                <w14:textFill>
                  <w14:solidFill>
                    <w14:schemeClr w14:val="tx1"/>
                  </w14:solidFill>
                </w14:textFill>
              </w:rPr>
            </w:pPr>
            <w:ins w:id="30854" w:author="梁元" w:date="2019-05-14T19:51:07Z">
              <w:r>
                <w:rPr>
                  <w:rFonts w:hint="eastAsia" w:ascii="仿宋" w:hAnsi="仿宋" w:eastAsia="仿宋"/>
                  <w:color w:val="000000" w:themeColor="text1"/>
                  <w:rPrChange w:id="30855"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ins w:id="30857" w:author="梁元" w:date="2019-05-14T19:51:07Z"/>
        </w:trPr>
        <w:tc>
          <w:tcPr>
            <w:tcW w:w="1523" w:type="dxa"/>
          </w:tcPr>
          <w:p>
            <w:pPr>
              <w:jc w:val="center"/>
              <w:rPr>
                <w:ins w:id="30858" w:author="梁元" w:date="2019-05-14T19:51:07Z"/>
                <w:rFonts w:ascii="仿宋" w:hAnsi="仿宋" w:eastAsia="仿宋"/>
                <w:color w:val="000000" w:themeColor="text1"/>
                <w:rPrChange w:id="30859" w:author="梁元" w:date="2019-05-14T19:51:36Z">
                  <w:rPr>
                    <w:ins w:id="30860" w:author="梁元" w:date="2019-05-14T19:51:07Z"/>
                    <w:rFonts w:ascii="仿宋" w:hAnsi="仿宋" w:eastAsia="仿宋"/>
                  </w:rPr>
                </w:rPrChange>
                <w14:textFill>
                  <w14:solidFill>
                    <w14:schemeClr w14:val="tx1"/>
                  </w14:solidFill>
                </w14:textFill>
              </w:rPr>
            </w:pPr>
            <w:ins w:id="30861" w:author="梁元" w:date="2019-05-14T19:51:07Z">
              <w:r>
                <w:rPr>
                  <w:rFonts w:hint="eastAsia" w:ascii="仿宋" w:hAnsi="仿宋" w:eastAsia="仿宋"/>
                  <w:color w:val="000000" w:themeColor="text1"/>
                  <w:rPrChange w:id="30862" w:author="梁元" w:date="2019-05-14T19:51:36Z">
                    <w:rPr>
                      <w:rFonts w:hint="eastAsia" w:ascii="仿宋" w:hAnsi="仿宋" w:eastAsia="仿宋"/>
                    </w:rPr>
                  </w:rPrChange>
                  <w14:textFill>
                    <w14:solidFill>
                      <w14:schemeClr w14:val="tx1"/>
                    </w14:solidFill>
                  </w14:textFill>
                </w:rPr>
                <w:t>90%</w:t>
              </w:r>
            </w:ins>
          </w:p>
        </w:tc>
        <w:tc>
          <w:tcPr>
            <w:tcW w:w="1559" w:type="dxa"/>
          </w:tcPr>
          <w:p>
            <w:pPr>
              <w:jc w:val="center"/>
              <w:rPr>
                <w:ins w:id="30864" w:author="梁元" w:date="2019-05-14T19:51:07Z"/>
                <w:rFonts w:ascii="仿宋" w:hAnsi="仿宋" w:eastAsia="仿宋"/>
                <w:color w:val="000000" w:themeColor="text1"/>
                <w:rPrChange w:id="30865" w:author="梁元" w:date="2019-05-14T19:51:36Z">
                  <w:rPr>
                    <w:ins w:id="30866" w:author="梁元" w:date="2019-05-14T19:51:07Z"/>
                    <w:rFonts w:ascii="仿宋" w:hAnsi="仿宋" w:eastAsia="仿宋"/>
                  </w:rPr>
                </w:rPrChange>
                <w14:textFill>
                  <w14:solidFill>
                    <w14:schemeClr w14:val="tx1"/>
                  </w14:solidFill>
                </w14:textFill>
              </w:rPr>
            </w:pPr>
            <w:ins w:id="30867" w:author="梁元" w:date="2019-05-14T19:51:07Z">
              <w:r>
                <w:rPr>
                  <w:rFonts w:hint="eastAsia" w:ascii="仿宋" w:hAnsi="仿宋" w:eastAsia="仿宋"/>
                  <w:color w:val="000000" w:themeColor="text1"/>
                  <w:rPrChange w:id="30868" w:author="梁元" w:date="2019-05-14T19:51:36Z">
                    <w:rPr>
                      <w:rFonts w:hint="eastAsia" w:ascii="仿宋" w:hAnsi="仿宋" w:eastAsia="仿宋"/>
                    </w:rPr>
                  </w:rPrChange>
                  <w14:textFill>
                    <w14:solidFill>
                      <w14:schemeClr w14:val="tx1"/>
                    </w14:solidFill>
                  </w14:textFill>
                </w:rPr>
                <w:t>5星</w:t>
              </w:r>
            </w:ins>
          </w:p>
        </w:tc>
        <w:tc>
          <w:tcPr>
            <w:tcW w:w="1418" w:type="dxa"/>
          </w:tcPr>
          <w:p>
            <w:pPr>
              <w:jc w:val="center"/>
              <w:rPr>
                <w:ins w:id="30870" w:author="梁元" w:date="2019-05-14T19:51:07Z"/>
                <w:rFonts w:ascii="仿宋" w:hAnsi="仿宋" w:eastAsia="仿宋"/>
                <w:color w:val="000000" w:themeColor="text1"/>
                <w:rPrChange w:id="30871" w:author="梁元" w:date="2019-05-14T19:51:36Z">
                  <w:rPr>
                    <w:ins w:id="30872" w:author="梁元" w:date="2019-05-14T19:51:07Z"/>
                    <w:rFonts w:ascii="仿宋" w:hAnsi="仿宋" w:eastAsia="仿宋"/>
                  </w:rPr>
                </w:rPrChange>
                <w14:textFill>
                  <w14:solidFill>
                    <w14:schemeClr w14:val="tx1"/>
                  </w14:solidFill>
                </w14:textFill>
              </w:rPr>
            </w:pPr>
            <w:ins w:id="30873" w:author="梁元" w:date="2019-05-14T19:51:07Z">
              <w:r>
                <w:rPr>
                  <w:rFonts w:ascii="仿宋" w:hAnsi="仿宋" w:eastAsia="仿宋"/>
                  <w:color w:val="000000" w:themeColor="text1"/>
                  <w:rPrChange w:id="30874" w:author="梁元" w:date="2019-05-14T19:51:36Z">
                    <w:rPr>
                      <w:rFonts w:ascii="仿宋" w:hAnsi="仿宋" w:eastAsia="仿宋"/>
                    </w:rPr>
                  </w:rPrChange>
                  <w14:textFill>
                    <w14:solidFill>
                      <w14:schemeClr w14:val="tx1"/>
                    </w14:solidFill>
                  </w14:textFill>
                </w:rPr>
                <w:t>J</w:t>
              </w:r>
            </w:ins>
            <w:ins w:id="30876" w:author="梁元" w:date="2019-05-14T19:51:07Z">
              <w:r>
                <w:rPr>
                  <w:rFonts w:hint="eastAsia" w:ascii="仿宋" w:hAnsi="仿宋" w:eastAsia="仿宋"/>
                  <w:color w:val="000000" w:themeColor="text1"/>
                  <w:rPrChange w:id="30877" w:author="梁元" w:date="2019-05-14T19:51:36Z">
                    <w:rPr>
                      <w:rFonts w:hint="eastAsia" w:ascii="仿宋" w:hAnsi="仿宋" w:eastAsia="仿宋"/>
                    </w:rPr>
                  </w:rPrChange>
                  <w14:textFill>
                    <w14:solidFill>
                      <w14:schemeClr w14:val="tx1"/>
                    </w14:solidFill>
                  </w14:textFill>
                </w:rPr>
                <w:t>avascript</w:t>
              </w:r>
            </w:ins>
          </w:p>
        </w:tc>
        <w:tc>
          <w:tcPr>
            <w:tcW w:w="1417" w:type="dxa"/>
          </w:tcPr>
          <w:p>
            <w:pPr>
              <w:jc w:val="center"/>
              <w:rPr>
                <w:ins w:id="30879" w:author="梁元" w:date="2019-05-14T19:51:07Z"/>
                <w:rFonts w:ascii="仿宋" w:hAnsi="仿宋" w:eastAsia="仿宋"/>
                <w:color w:val="000000" w:themeColor="text1"/>
                <w:rPrChange w:id="30880" w:author="梁元" w:date="2019-05-14T19:51:36Z">
                  <w:rPr>
                    <w:ins w:id="30881" w:author="梁元" w:date="2019-05-14T19:51:07Z"/>
                    <w:rFonts w:ascii="仿宋" w:hAnsi="仿宋" w:eastAsia="仿宋"/>
                  </w:rPr>
                </w:rPrChange>
                <w14:textFill>
                  <w14:solidFill>
                    <w14:schemeClr w14:val="tx1"/>
                  </w14:solidFill>
                </w14:textFill>
              </w:rPr>
            </w:pPr>
            <w:ins w:id="30882" w:author="梁元" w:date="2019-05-14T19:51:07Z">
              <w:r>
                <w:rPr>
                  <w:rFonts w:hint="eastAsia" w:ascii="仿宋" w:hAnsi="仿宋" w:eastAsia="仿宋"/>
                  <w:color w:val="000000" w:themeColor="text1"/>
                  <w:rPrChange w:id="30883" w:author="梁元" w:date="2019-05-14T19:51:36Z">
                    <w:rPr>
                      <w:rFonts w:hint="eastAsia" w:ascii="仿宋" w:hAnsi="仿宋" w:eastAsia="仿宋"/>
                    </w:rPr>
                  </w:rPrChange>
                  <w14:textFill>
                    <w14:solidFill>
                      <w14:schemeClr w14:val="tx1"/>
                    </w14:solidFill>
                  </w14:textFill>
                </w:rPr>
                <w:t>数据存储</w:t>
              </w:r>
            </w:ins>
          </w:p>
        </w:tc>
        <w:tc>
          <w:tcPr>
            <w:tcW w:w="1465" w:type="dxa"/>
          </w:tcPr>
          <w:p>
            <w:pPr>
              <w:jc w:val="center"/>
              <w:rPr>
                <w:ins w:id="30885" w:author="梁元" w:date="2019-05-14T19:51:07Z"/>
                <w:rFonts w:ascii="仿宋" w:hAnsi="仿宋" w:eastAsia="仿宋"/>
                <w:color w:val="000000" w:themeColor="text1"/>
                <w:rPrChange w:id="30886" w:author="梁元" w:date="2019-05-14T19:51:36Z">
                  <w:rPr>
                    <w:ins w:id="30887" w:author="梁元" w:date="2019-05-14T19:51:07Z"/>
                    <w:rFonts w:ascii="仿宋" w:hAnsi="仿宋" w:eastAsia="仿宋"/>
                  </w:rPr>
                </w:rPrChange>
                <w14:textFill>
                  <w14:solidFill>
                    <w14:schemeClr w14:val="tx1"/>
                  </w14:solidFill>
                </w14:textFill>
              </w:rPr>
            </w:pPr>
            <w:ins w:id="30888" w:author="梁元" w:date="2019-05-14T19:51:07Z">
              <w:r>
                <w:rPr>
                  <w:rFonts w:hint="eastAsia" w:ascii="仿宋" w:hAnsi="仿宋" w:eastAsia="仿宋"/>
                  <w:color w:val="000000" w:themeColor="text1"/>
                  <w:rPrChange w:id="30889" w:author="梁元" w:date="2019-05-14T19:51:36Z">
                    <w:rPr>
                      <w:rFonts w:hint="eastAsia" w:ascii="仿宋" w:hAnsi="仿宋" w:eastAsia="仿宋"/>
                    </w:rPr>
                  </w:rPrChange>
                  <w14:textFill>
                    <w14:solidFill>
                      <w14:schemeClr w14:val="tx1"/>
                    </w14:solidFill>
                  </w14:textFill>
                </w:rPr>
                <w:t>存储</w:t>
              </w:r>
            </w:ins>
          </w:p>
        </w:tc>
      </w:tr>
    </w:tbl>
    <w:p>
      <w:pPr>
        <w:pStyle w:val="3"/>
        <w:numPr>
          <w:ilvl w:val="0"/>
          <w:numId w:val="33"/>
        </w:numPr>
        <w:spacing w:line="240" w:lineRule="auto"/>
        <w:ind w:firstLine="562" w:firstLineChars="200"/>
        <w:rPr>
          <w:ins w:id="30891" w:author="梁元" w:date="2019-05-14T19:51:07Z"/>
          <w:rFonts w:ascii="仿宋" w:hAnsi="仿宋" w:eastAsia="仿宋"/>
          <w:color w:val="000000" w:themeColor="text1"/>
          <w:sz w:val="28"/>
          <w:szCs w:val="28"/>
          <w:rPrChange w:id="30892" w:author="梁元" w:date="2019-05-14T19:51:36Z">
            <w:rPr>
              <w:ins w:id="30893" w:author="梁元" w:date="2019-05-14T19:51:07Z"/>
              <w:rFonts w:ascii="仿宋" w:hAnsi="仿宋" w:eastAsia="仿宋"/>
              <w:sz w:val="28"/>
              <w:szCs w:val="28"/>
            </w:rPr>
          </w:rPrChange>
          <w14:textFill>
            <w14:solidFill>
              <w14:schemeClr w14:val="tx1"/>
            </w14:solidFill>
          </w14:textFill>
        </w:rPr>
      </w:pPr>
      <w:ins w:id="30894" w:author="梁元" w:date="2019-05-14T19:51:07Z">
        <w:r>
          <w:rPr>
            <w:rFonts w:hint="eastAsia" w:ascii="仿宋" w:hAnsi="仿宋" w:eastAsia="仿宋"/>
            <w:color w:val="000000" w:themeColor="text1"/>
            <w:sz w:val="28"/>
            <w:szCs w:val="28"/>
            <w:rPrChange w:id="30895" w:author="梁元" w:date="2019-05-14T19:51:36Z">
              <w:rPr>
                <w:rFonts w:hint="eastAsia" w:ascii="仿宋" w:hAnsi="仿宋" w:eastAsia="仿宋"/>
                <w:sz w:val="28"/>
                <w:szCs w:val="28"/>
              </w:rPr>
            </w:rPrChange>
            <w14:textFill>
              <w14:solidFill>
                <w14:schemeClr w14:val="tx1"/>
              </w14:solidFill>
            </w14:textFill>
          </w:rPr>
          <w:t>通常解法</w:t>
        </w:r>
      </w:ins>
    </w:p>
    <w:p>
      <w:pPr>
        <w:ind w:firstLine="460" w:firstLineChars="200"/>
        <w:rPr>
          <w:ins w:id="30897" w:author="梁元" w:date="2019-05-14T19:51:07Z"/>
          <w:rFonts w:ascii="Arial" w:hAnsi="Arial" w:cs="Arial"/>
          <w:color w:val="000000" w:themeColor="text1"/>
          <w:sz w:val="23"/>
          <w:szCs w:val="23"/>
          <w:shd w:val="clear" w:color="auto" w:fill="FFFFFF"/>
          <w:rPrChange w:id="30898" w:author="梁元" w:date="2019-05-14T19:51:36Z">
            <w:rPr>
              <w:ins w:id="30899" w:author="梁元" w:date="2019-05-14T19:51:07Z"/>
              <w:rFonts w:ascii="Arial" w:hAnsi="Arial" w:cs="Arial"/>
              <w:color w:val="222222"/>
              <w:sz w:val="23"/>
              <w:szCs w:val="23"/>
              <w:shd w:val="clear" w:color="auto" w:fill="FFFFFF"/>
            </w:rPr>
          </w:rPrChange>
          <w14:textFill>
            <w14:solidFill>
              <w14:schemeClr w14:val="tx1"/>
            </w14:solidFill>
          </w14:textFill>
        </w:rPr>
      </w:pPr>
      <w:ins w:id="30900" w:author="梁元" w:date="2019-05-14T19:51:07Z">
        <w:r>
          <w:rPr>
            <w:rFonts w:ascii="Arial" w:hAnsi="Arial" w:cs="Arial"/>
            <w:color w:val="000000" w:themeColor="text1"/>
            <w:sz w:val="23"/>
            <w:szCs w:val="23"/>
            <w:shd w:val="clear" w:color="auto" w:fill="FFFFFF"/>
            <w:rPrChange w:id="30901" w:author="梁元" w:date="2019-05-14T19:51:36Z">
              <w:rPr>
                <w:rFonts w:ascii="Arial" w:hAnsi="Arial" w:cs="Arial"/>
                <w:color w:val="222222"/>
                <w:sz w:val="23"/>
                <w:szCs w:val="23"/>
                <w:shd w:val="clear" w:color="auto" w:fill="FFFFFF"/>
              </w:rPr>
            </w:rPrChange>
            <w14:textFill>
              <w14:solidFill>
                <w14:schemeClr w14:val="tx1"/>
              </w14:solidFill>
            </w14:textFill>
          </w:rPr>
          <w:t>Vuex 是适用于 Vue.js 应用的状态管理库，为应用中的所有组件提供集中式的状态存储与操作，保证了所有状态以可预测的方式进行修改；</w:t>
        </w:r>
      </w:ins>
    </w:p>
    <w:p>
      <w:pPr>
        <w:ind w:firstLine="460" w:firstLineChars="200"/>
        <w:rPr>
          <w:ins w:id="30903" w:author="梁元" w:date="2019-05-14T19:51:07Z"/>
          <w:rFonts w:ascii="Arial" w:hAnsi="Arial" w:cs="Arial"/>
          <w:color w:val="000000" w:themeColor="text1"/>
          <w:sz w:val="23"/>
          <w:szCs w:val="23"/>
          <w:shd w:val="clear" w:color="auto" w:fill="FFFFFF"/>
          <w:rPrChange w:id="30904" w:author="梁元" w:date="2019-05-14T19:51:36Z">
            <w:rPr>
              <w:ins w:id="30905" w:author="梁元" w:date="2019-05-14T19:51:07Z"/>
              <w:rFonts w:ascii="Arial" w:hAnsi="Arial" w:cs="Arial"/>
              <w:color w:val="222222"/>
              <w:sz w:val="23"/>
              <w:szCs w:val="23"/>
              <w:shd w:val="clear" w:color="auto" w:fill="FFFFFF"/>
            </w:rPr>
          </w:rPrChange>
          <w14:textFill>
            <w14:solidFill>
              <w14:schemeClr w14:val="tx1"/>
            </w14:solidFill>
          </w14:textFill>
        </w:rPr>
      </w:pPr>
      <w:ins w:id="30906" w:author="梁元" w:date="2019-05-14T19:51:07Z">
        <w:r>
          <w:rPr>
            <w:rFonts w:ascii="Arial" w:hAnsi="Arial" w:cs="Arial"/>
            <w:color w:val="000000" w:themeColor="text1"/>
            <w:sz w:val="23"/>
            <w:szCs w:val="23"/>
            <w:shd w:val="clear" w:color="auto" w:fill="FFFFFF"/>
            <w:rPrChange w:id="30907" w:author="梁元" w:date="2019-05-14T19:51:36Z">
              <w:rPr>
                <w:rFonts w:ascii="Arial" w:hAnsi="Arial" w:cs="Arial"/>
                <w:color w:val="222222"/>
                <w:sz w:val="23"/>
                <w:szCs w:val="23"/>
                <w:shd w:val="clear" w:color="auto" w:fill="FFFFFF"/>
              </w:rPr>
            </w:rPrChange>
            <w14:textFill>
              <w14:solidFill>
                <w14:schemeClr w14:val="tx1"/>
              </w14:solidFill>
            </w14:textFill>
          </w:rPr>
          <w:t xml:space="preserve">        state: state 定义了应用状态的数据结构，同样可以在这里设置默认的初始状态。</w:t>
        </w:r>
      </w:ins>
    </w:p>
    <w:p>
      <w:pPr>
        <w:ind w:firstLine="460" w:firstLineChars="200"/>
        <w:rPr>
          <w:ins w:id="30909" w:author="梁元" w:date="2019-05-14T19:51:07Z"/>
          <w:rFonts w:ascii="Arial" w:hAnsi="Arial" w:cs="Arial"/>
          <w:color w:val="000000" w:themeColor="text1"/>
          <w:sz w:val="23"/>
          <w:szCs w:val="23"/>
          <w:shd w:val="clear" w:color="auto" w:fill="FFFFFF"/>
          <w:rPrChange w:id="30910" w:author="梁元" w:date="2019-05-14T19:51:36Z">
            <w:rPr>
              <w:ins w:id="30911" w:author="梁元" w:date="2019-05-14T19:51:07Z"/>
              <w:rFonts w:ascii="Arial" w:hAnsi="Arial" w:cs="Arial"/>
              <w:color w:val="222222"/>
              <w:sz w:val="23"/>
              <w:szCs w:val="23"/>
              <w:shd w:val="clear" w:color="auto" w:fill="FFFFFF"/>
            </w:rPr>
          </w:rPrChange>
          <w14:textFill>
            <w14:solidFill>
              <w14:schemeClr w14:val="tx1"/>
            </w14:solidFill>
          </w14:textFill>
        </w:rPr>
      </w:pPr>
      <w:ins w:id="30912" w:author="梁元" w:date="2019-05-14T19:51:07Z">
        <w:r>
          <w:rPr>
            <w:rFonts w:ascii="Arial" w:hAnsi="Arial" w:cs="Arial"/>
            <w:color w:val="000000" w:themeColor="text1"/>
            <w:sz w:val="23"/>
            <w:szCs w:val="23"/>
            <w:shd w:val="clear" w:color="auto" w:fill="FFFFFF"/>
            <w:rPrChange w:id="30913" w:author="梁元" w:date="2019-05-14T19:51:36Z">
              <w:rPr>
                <w:rFonts w:ascii="Arial" w:hAnsi="Arial" w:cs="Arial"/>
                <w:color w:val="222222"/>
                <w:sz w:val="23"/>
                <w:szCs w:val="23"/>
                <w:shd w:val="clear" w:color="auto" w:fill="FFFFFF"/>
              </w:rPr>
            </w:rPrChange>
            <w14:textFill>
              <w14:solidFill>
                <w14:schemeClr w14:val="tx1"/>
              </w14:solidFill>
            </w14:textFill>
          </w:rPr>
          <w:t xml:space="preserve">        actions:Actions 即是定义提交触发更改信息的描述，常见的例子有从服务端获取数据，在数据获取完成后会调用store.commit()来调用更改 Store 中的状态。可以在组件中使用dispatch来发出 Actions。</w:t>
        </w:r>
      </w:ins>
    </w:p>
    <w:p>
      <w:pPr>
        <w:ind w:firstLine="460" w:firstLineChars="200"/>
        <w:rPr>
          <w:ins w:id="30915" w:author="梁元" w:date="2019-05-14T19:51:07Z"/>
          <w:rFonts w:ascii="Arial" w:hAnsi="Arial" w:cs="Arial"/>
          <w:color w:val="000000" w:themeColor="text1"/>
          <w:sz w:val="23"/>
          <w:szCs w:val="23"/>
          <w:shd w:val="clear" w:color="auto" w:fill="FFFFFF"/>
          <w:rPrChange w:id="30916" w:author="梁元" w:date="2019-05-14T19:51:36Z">
            <w:rPr>
              <w:ins w:id="30917" w:author="梁元" w:date="2019-05-14T19:51:07Z"/>
              <w:rFonts w:ascii="Arial" w:hAnsi="Arial" w:cs="Arial"/>
              <w:color w:val="222222"/>
              <w:sz w:val="23"/>
              <w:szCs w:val="23"/>
              <w:shd w:val="clear" w:color="auto" w:fill="FFFFFF"/>
            </w:rPr>
          </w:rPrChange>
          <w14:textFill>
            <w14:solidFill>
              <w14:schemeClr w14:val="tx1"/>
            </w14:solidFill>
          </w14:textFill>
        </w:rPr>
      </w:pPr>
      <w:ins w:id="30918" w:author="梁元" w:date="2019-05-14T19:51:07Z">
        <w:r>
          <w:rPr>
            <w:rFonts w:ascii="Arial" w:hAnsi="Arial" w:cs="Arial"/>
            <w:color w:val="000000" w:themeColor="text1"/>
            <w:sz w:val="23"/>
            <w:szCs w:val="23"/>
            <w:shd w:val="clear" w:color="auto" w:fill="FFFFFF"/>
            <w:rPrChange w:id="30919" w:author="梁元" w:date="2019-05-14T19:51:36Z">
              <w:rPr>
                <w:rFonts w:ascii="Arial" w:hAnsi="Arial" w:cs="Arial"/>
                <w:color w:val="222222"/>
                <w:sz w:val="23"/>
                <w:szCs w:val="23"/>
                <w:shd w:val="clear" w:color="auto" w:fill="FFFFFF"/>
              </w:rPr>
            </w:rPrChange>
            <w14:textFill>
              <w14:solidFill>
                <w14:schemeClr w14:val="tx1"/>
              </w14:solidFill>
            </w14:textFill>
          </w:rPr>
          <w:t xml:space="preserve">        mutations: 调用 mutations 是唯一允许更新应用状态的地方。</w:t>
        </w:r>
      </w:ins>
    </w:p>
    <w:p>
      <w:pPr>
        <w:ind w:firstLine="460" w:firstLineChars="200"/>
        <w:rPr>
          <w:ins w:id="30921" w:author="梁元" w:date="2019-05-14T19:51:07Z"/>
          <w:rFonts w:ascii="Arial" w:hAnsi="Arial" w:cs="Arial"/>
          <w:color w:val="000000" w:themeColor="text1"/>
          <w:sz w:val="23"/>
          <w:szCs w:val="23"/>
          <w:shd w:val="clear" w:color="auto" w:fill="FFFFFF"/>
          <w:rPrChange w:id="30922" w:author="梁元" w:date="2019-05-14T19:51:36Z">
            <w:rPr>
              <w:ins w:id="30923" w:author="梁元" w:date="2019-05-14T19:51:07Z"/>
              <w:rFonts w:ascii="Arial" w:hAnsi="Arial" w:cs="Arial"/>
              <w:color w:val="222222"/>
              <w:sz w:val="23"/>
              <w:szCs w:val="23"/>
              <w:shd w:val="clear" w:color="auto" w:fill="FFFFFF"/>
            </w:rPr>
          </w:rPrChange>
          <w14:textFill>
            <w14:solidFill>
              <w14:schemeClr w14:val="tx1"/>
            </w14:solidFill>
          </w14:textFill>
        </w:rPr>
      </w:pPr>
      <w:ins w:id="30924" w:author="梁元" w:date="2019-05-14T19:51:07Z">
        <w:r>
          <w:rPr>
            <w:rFonts w:ascii="Arial" w:hAnsi="Arial" w:cs="Arial"/>
            <w:color w:val="000000" w:themeColor="text1"/>
            <w:sz w:val="23"/>
            <w:szCs w:val="23"/>
            <w:shd w:val="clear" w:color="auto" w:fill="FFFFFF"/>
            <w:rPrChange w:id="30925" w:author="梁元" w:date="2019-05-14T19:51:36Z">
              <w:rPr>
                <w:rFonts w:ascii="Arial" w:hAnsi="Arial" w:cs="Arial"/>
                <w:color w:val="222222"/>
                <w:sz w:val="23"/>
                <w:szCs w:val="23"/>
                <w:shd w:val="clear" w:color="auto" w:fill="FFFFFF"/>
              </w:rPr>
            </w:rPrChange>
            <w14:textFill>
              <w14:solidFill>
                <w14:schemeClr w14:val="tx1"/>
              </w14:solidFill>
            </w14:textFill>
          </w:rPr>
          <w:t xml:space="preserve">        getters: Getters 允许组件从 Store 中获取数据，譬如我们可以从 Store 中的 projectList 中筛选出已完成的项目列表</w:t>
        </w:r>
      </w:ins>
    </w:p>
    <w:p>
      <w:pPr>
        <w:ind w:firstLine="460" w:firstLineChars="200"/>
        <w:rPr>
          <w:ins w:id="30927" w:author="梁元" w:date="2019-05-14T19:51:07Z"/>
          <w:rFonts w:ascii="Arial" w:hAnsi="Arial" w:cs="Arial"/>
          <w:color w:val="000000" w:themeColor="text1"/>
          <w:sz w:val="23"/>
          <w:szCs w:val="23"/>
          <w:shd w:val="clear" w:color="auto" w:fill="FFFFFF"/>
          <w:rPrChange w:id="30928" w:author="梁元" w:date="2019-05-14T19:51:36Z">
            <w:rPr>
              <w:ins w:id="30929" w:author="梁元" w:date="2019-05-14T19:51:07Z"/>
              <w:rFonts w:ascii="Arial" w:hAnsi="Arial" w:cs="Arial"/>
              <w:color w:val="222222"/>
              <w:sz w:val="23"/>
              <w:szCs w:val="23"/>
              <w:shd w:val="clear" w:color="auto" w:fill="FFFFFF"/>
            </w:rPr>
          </w:rPrChange>
          <w14:textFill>
            <w14:solidFill>
              <w14:schemeClr w14:val="tx1"/>
            </w14:solidFill>
          </w14:textFill>
        </w:rPr>
      </w:pPr>
      <w:ins w:id="30930" w:author="梁元" w:date="2019-05-14T19:51:07Z">
        <w:r>
          <w:rPr>
            <w:rFonts w:ascii="Arial" w:hAnsi="Arial" w:cs="Arial"/>
            <w:color w:val="000000" w:themeColor="text1"/>
            <w:sz w:val="23"/>
            <w:szCs w:val="23"/>
            <w:shd w:val="clear" w:color="auto" w:fill="FFFFFF"/>
            <w:rPrChange w:id="30931" w:author="梁元" w:date="2019-05-14T19:51:36Z">
              <w:rPr>
                <w:rFonts w:ascii="Arial" w:hAnsi="Arial" w:cs="Arial"/>
                <w:color w:val="222222"/>
                <w:sz w:val="23"/>
                <w:szCs w:val="23"/>
                <w:shd w:val="clear" w:color="auto" w:fill="FFFFFF"/>
              </w:rPr>
            </w:rPrChange>
            <w14:textFill>
              <w14:solidFill>
                <w14:schemeClr w14:val="tx1"/>
              </w14:solidFill>
            </w14:textFill>
          </w:rPr>
          <w:t xml:space="preserve">        modules: modules 对象允许将单一的 Store 拆分为多个 Store 的同时保存在单一的状态树中。随着应用复杂度的增加，这种拆分能够更好地组织代码</w:t>
        </w:r>
      </w:ins>
    </w:p>
    <w:p>
      <w:pPr>
        <w:ind w:firstLine="460" w:firstLineChars="200"/>
        <w:rPr>
          <w:ins w:id="30933" w:author="梁元" w:date="2019-05-14T19:51:07Z"/>
          <w:rFonts w:ascii="Arial" w:hAnsi="Arial" w:cs="Arial"/>
          <w:color w:val="000000" w:themeColor="text1"/>
          <w:sz w:val="23"/>
          <w:szCs w:val="23"/>
          <w:shd w:val="clear" w:color="auto" w:fill="FFFFFF"/>
          <w:rPrChange w:id="30934" w:author="梁元" w:date="2019-05-14T19:51:36Z">
            <w:rPr>
              <w:ins w:id="30935" w:author="梁元" w:date="2019-05-14T19:51:07Z"/>
              <w:rFonts w:ascii="Arial" w:hAnsi="Arial" w:cs="Arial"/>
              <w:color w:val="222222"/>
              <w:sz w:val="23"/>
              <w:szCs w:val="23"/>
              <w:shd w:val="clear" w:color="auto" w:fill="FFFFFF"/>
            </w:rPr>
          </w:rPrChange>
          <w14:textFill>
            <w14:solidFill>
              <w14:schemeClr w14:val="tx1"/>
            </w14:solidFill>
          </w14:textFill>
        </w:rPr>
      </w:pPr>
      <w:ins w:id="30936" w:author="梁元" w:date="2019-05-14T19:51:07Z">
        <w:r>
          <w:rPr>
            <w:rFonts w:ascii="Arial" w:hAnsi="Arial" w:cs="Arial"/>
            <w:color w:val="000000" w:themeColor="text1"/>
            <w:sz w:val="23"/>
            <w:szCs w:val="23"/>
            <w:shd w:val="clear" w:color="auto" w:fill="FFFFFF"/>
            <w:rPrChange w:id="30937" w:author="梁元" w:date="2019-05-14T19:51:36Z">
              <w:rPr>
                <w:rFonts w:ascii="Arial" w:hAnsi="Arial" w:cs="Arial"/>
                <w:color w:val="222222"/>
                <w:sz w:val="23"/>
                <w:szCs w:val="23"/>
                <w:shd w:val="clear" w:color="auto" w:fill="FFFFFF"/>
              </w:rPr>
            </w:rPrChange>
            <w14:textFill>
              <w14:solidFill>
                <w14:schemeClr w14:val="tx1"/>
              </w14:solidFill>
            </w14:textFill>
          </w:rPr>
          <w:t>但是vuex也有缺点就是，vuex中保存的数据是和网页的生命周期同步的，当执行页面刷新的时候vuex中所有数据都会消失复位到初始状态，所以不太适合做有分享页面的数据交互（在这种项目中vuex只适合数据的集中管理，不适合数据的存储，这种情况一般是使用路由传递参数会好一些），适合后台管理系统多一些，后台管理系统一般都是公司内部使用；</w:t>
        </w:r>
      </w:ins>
    </w:p>
    <w:p>
      <w:pPr>
        <w:ind w:firstLine="460" w:firstLineChars="200"/>
        <w:rPr>
          <w:ins w:id="30939" w:author="梁元" w:date="2019-05-14T19:51:07Z"/>
          <w:rFonts w:ascii="Arial" w:hAnsi="Arial" w:cs="Arial"/>
          <w:color w:val="000000" w:themeColor="text1"/>
          <w:sz w:val="23"/>
          <w:szCs w:val="23"/>
          <w:shd w:val="clear" w:color="auto" w:fill="FFFFFF"/>
          <w:rPrChange w:id="30940" w:author="梁元" w:date="2019-05-14T19:51:36Z">
            <w:rPr>
              <w:ins w:id="30941" w:author="梁元" w:date="2019-05-14T19:51:07Z"/>
              <w:rFonts w:ascii="Arial" w:hAnsi="Arial" w:cs="Arial"/>
              <w:color w:val="222222"/>
              <w:sz w:val="23"/>
              <w:szCs w:val="23"/>
              <w:shd w:val="clear" w:color="auto" w:fill="FFFFFF"/>
            </w:rPr>
          </w:rPrChange>
          <w14:textFill>
            <w14:solidFill>
              <w14:schemeClr w14:val="tx1"/>
            </w14:solidFill>
          </w14:textFill>
        </w:rPr>
      </w:pPr>
    </w:p>
    <w:p>
      <w:pPr>
        <w:pStyle w:val="3"/>
        <w:numPr>
          <w:ilvl w:val="0"/>
          <w:numId w:val="33"/>
        </w:numPr>
        <w:spacing w:line="240" w:lineRule="auto"/>
        <w:ind w:firstLine="562" w:firstLineChars="200"/>
        <w:rPr>
          <w:ins w:id="30942" w:author="梁元" w:date="2019-05-14T19:51:07Z"/>
          <w:rFonts w:hint="eastAsia" w:ascii="仿宋" w:hAnsi="仿宋" w:eastAsia="仿宋"/>
          <w:color w:val="000000" w:themeColor="text1"/>
          <w:sz w:val="28"/>
          <w:szCs w:val="28"/>
          <w:rPrChange w:id="30943" w:author="梁元" w:date="2019-05-14T19:51:36Z">
            <w:rPr>
              <w:ins w:id="30944" w:author="梁元" w:date="2019-05-14T19:51:07Z"/>
              <w:rFonts w:hint="eastAsia" w:ascii="仿宋" w:hAnsi="仿宋" w:eastAsia="仿宋"/>
              <w:sz w:val="28"/>
              <w:szCs w:val="28"/>
            </w:rPr>
          </w:rPrChange>
          <w14:textFill>
            <w14:solidFill>
              <w14:schemeClr w14:val="tx1"/>
            </w14:solidFill>
          </w14:textFill>
        </w:rPr>
      </w:pPr>
      <w:ins w:id="30945" w:author="梁元" w:date="2019-05-14T19:51:07Z">
        <w:r>
          <w:rPr>
            <w:rFonts w:hint="eastAsia" w:ascii="仿宋" w:hAnsi="仿宋" w:eastAsia="仿宋"/>
            <w:color w:val="000000" w:themeColor="text1"/>
            <w:sz w:val="28"/>
            <w:szCs w:val="28"/>
            <w:rPrChange w:id="30946" w:author="梁元" w:date="2019-05-14T19:51:36Z">
              <w:rPr>
                <w:rFonts w:hint="eastAsia" w:ascii="仿宋" w:hAnsi="仿宋" w:eastAsia="仿宋"/>
                <w:sz w:val="28"/>
                <w:szCs w:val="28"/>
              </w:rPr>
            </w:rPrChange>
            <w14:textFill>
              <w14:solidFill>
                <w14:schemeClr w14:val="tx1"/>
              </w14:solidFill>
            </w14:textFill>
          </w:rPr>
          <w:t>通用大牛级解法</w:t>
        </w:r>
      </w:ins>
    </w:p>
    <w:p>
      <w:pPr>
        <w:ind w:firstLine="480" w:firstLineChars="200"/>
        <w:rPr>
          <w:ins w:id="30948" w:author="梁元" w:date="2019-05-14T19:51:07Z"/>
          <w:rFonts w:hint="eastAsia"/>
          <w:color w:val="000000" w:themeColor="text1"/>
          <w:rPrChange w:id="30949" w:author="梁元" w:date="2019-05-14T19:51:36Z">
            <w:rPr>
              <w:ins w:id="30950" w:author="梁元" w:date="2019-05-14T19:51:07Z"/>
              <w:rFonts w:hint="eastAsia"/>
            </w:rPr>
          </w:rPrChange>
          <w14:textFill>
            <w14:solidFill>
              <w14:schemeClr w14:val="tx1"/>
            </w14:solidFill>
          </w14:textFill>
        </w:rPr>
      </w:pPr>
      <w:ins w:id="30951" w:author="梁元" w:date="2019-05-14T19:51:07Z">
        <w:r>
          <w:rPr>
            <w:color w:val="000000" w:themeColor="text1"/>
            <w:rPrChange w:id="30952" w:author="梁元" w:date="2019-05-14T19:51:36Z">
              <w:rPr/>
            </w:rPrChange>
            <w14:textFill>
              <w14:solidFill>
                <w14:schemeClr w14:val="tx1"/>
              </w14:solidFill>
            </w14:textFill>
          </w:rPr>
          <w:t>Vuex 是</w:t>
        </w:r>
      </w:ins>
      <w:ins w:id="30954" w:author="梁元" w:date="2019-05-14T19:51:07Z">
        <w:r>
          <w:rPr>
            <w:rFonts w:hint="eastAsia"/>
            <w:color w:val="000000" w:themeColor="text1"/>
            <w:rPrChange w:id="30955" w:author="梁元" w:date="2019-05-14T19:51:36Z">
              <w:rPr>
                <w:rFonts w:hint="eastAsia"/>
              </w:rPr>
            </w:rPrChange>
            <w14:textFill>
              <w14:solidFill>
                <w14:schemeClr w14:val="tx1"/>
              </w14:solidFill>
            </w14:textFill>
          </w:rPr>
          <w:t>专门针对vue开发的应用</w:t>
        </w:r>
      </w:ins>
      <w:ins w:id="30957" w:author="梁元" w:date="2019-05-14T19:51:07Z">
        <w:r>
          <w:rPr>
            <w:color w:val="000000" w:themeColor="text1"/>
            <w:rPrChange w:id="30958" w:author="梁元" w:date="2019-05-14T19:51:36Z">
              <w:rPr/>
            </w:rPrChange>
            <w14:textFill>
              <w14:solidFill>
                <w14:schemeClr w14:val="tx1"/>
              </w14:solidFill>
            </w14:textFill>
          </w:rPr>
          <w:t>状态管理库，为应用中的所有组件提供集中式的状态存储与操作，保证了所有状态以可预测的方式进行修改；</w:t>
        </w:r>
      </w:ins>
    </w:p>
    <w:p>
      <w:pPr>
        <w:ind w:firstLine="480" w:firstLineChars="200"/>
        <w:rPr>
          <w:ins w:id="30960" w:author="梁元" w:date="2019-05-14T19:51:07Z"/>
          <w:rFonts w:hint="eastAsia"/>
          <w:color w:val="000000" w:themeColor="text1"/>
          <w:rPrChange w:id="30961" w:author="梁元" w:date="2019-05-14T19:51:36Z">
            <w:rPr>
              <w:ins w:id="30962" w:author="梁元" w:date="2019-05-14T19:51:07Z"/>
              <w:rFonts w:hint="eastAsia"/>
            </w:rPr>
          </w:rPrChange>
          <w14:textFill>
            <w14:solidFill>
              <w14:schemeClr w14:val="tx1"/>
            </w14:solidFill>
          </w14:textFill>
        </w:rPr>
      </w:pPr>
    </w:p>
    <w:p>
      <w:pPr>
        <w:ind w:firstLine="480" w:firstLineChars="200"/>
        <w:rPr>
          <w:ins w:id="30963" w:author="梁元" w:date="2019-05-14T19:51:07Z"/>
          <w:color w:val="000000" w:themeColor="text1"/>
          <w:rPrChange w:id="30964" w:author="梁元" w:date="2019-05-14T19:51:36Z">
            <w:rPr>
              <w:ins w:id="30965" w:author="梁元" w:date="2019-05-14T19:51:07Z"/>
            </w:rPr>
          </w:rPrChange>
          <w14:textFill>
            <w14:solidFill>
              <w14:schemeClr w14:val="tx1"/>
            </w14:solidFill>
          </w14:textFill>
        </w:rPr>
      </w:pPr>
      <w:ins w:id="30966" w:author="梁元" w:date="2019-05-14T19:51:07Z">
        <w:r>
          <w:rPr>
            <w:color w:val="000000" w:themeColor="text1"/>
            <w:rPrChange w:id="30967" w:author="梁元" w:date="2019-05-14T19:51:36Z">
              <w:rPr/>
            </w:rPrChange>
            <w14:textFill>
              <w14:solidFill>
                <w14:schemeClr w14:val="tx1"/>
              </w14:solidFill>
            </w14:textFill>
          </w:rPr>
          <w:t xml:space="preserve">        state: state 定义了应用状态的数据结构，同样可以在这里设置默认的初始状态。</w:t>
        </w:r>
      </w:ins>
    </w:p>
    <w:p>
      <w:pPr>
        <w:ind w:firstLine="480" w:firstLineChars="200"/>
        <w:rPr>
          <w:ins w:id="30969" w:author="梁元" w:date="2019-05-14T19:51:07Z"/>
          <w:color w:val="000000" w:themeColor="text1"/>
          <w:rPrChange w:id="30970" w:author="梁元" w:date="2019-05-14T19:51:36Z">
            <w:rPr>
              <w:ins w:id="30971" w:author="梁元" w:date="2019-05-14T19:51:07Z"/>
            </w:rPr>
          </w:rPrChange>
          <w14:textFill>
            <w14:solidFill>
              <w14:schemeClr w14:val="tx1"/>
            </w14:solidFill>
          </w14:textFill>
        </w:rPr>
      </w:pPr>
      <w:ins w:id="30972" w:author="梁元" w:date="2019-05-14T19:51:07Z">
        <w:r>
          <w:rPr>
            <w:color w:val="000000" w:themeColor="text1"/>
            <w:rPrChange w:id="30973" w:author="梁元" w:date="2019-05-14T19:51:36Z">
              <w:rPr/>
            </w:rPrChange>
            <w14:textFill>
              <w14:solidFill>
                <w14:schemeClr w14:val="tx1"/>
              </w14:solidFill>
            </w14:textFill>
          </w:rPr>
          <w:t xml:space="preserve">        actions:Actions 即是定义提交触发更改信息的描述，常见的例子有从服务端获取数据，在数据获取完成后会调用store.commit()来调用更改 Store 中的状态。可以在组件中使用dispatch来发出 Actions。</w:t>
        </w:r>
      </w:ins>
    </w:p>
    <w:p>
      <w:pPr>
        <w:ind w:firstLine="480" w:firstLineChars="200"/>
        <w:rPr>
          <w:ins w:id="30975" w:author="梁元" w:date="2019-05-14T19:51:07Z"/>
          <w:color w:val="000000" w:themeColor="text1"/>
          <w:rPrChange w:id="30976" w:author="梁元" w:date="2019-05-14T19:51:36Z">
            <w:rPr>
              <w:ins w:id="30977" w:author="梁元" w:date="2019-05-14T19:51:07Z"/>
            </w:rPr>
          </w:rPrChange>
          <w14:textFill>
            <w14:solidFill>
              <w14:schemeClr w14:val="tx1"/>
            </w14:solidFill>
          </w14:textFill>
        </w:rPr>
      </w:pPr>
      <w:ins w:id="30978" w:author="梁元" w:date="2019-05-14T19:51:07Z">
        <w:r>
          <w:rPr>
            <w:color w:val="000000" w:themeColor="text1"/>
            <w:rPrChange w:id="30979" w:author="梁元" w:date="2019-05-14T19:51:36Z">
              <w:rPr/>
            </w:rPrChange>
            <w14:textFill>
              <w14:solidFill>
                <w14:schemeClr w14:val="tx1"/>
              </w14:solidFill>
            </w14:textFill>
          </w:rPr>
          <w:t xml:space="preserve">        mutations: 调用 mutations 是唯一允许更新应用状态的地方。</w:t>
        </w:r>
      </w:ins>
    </w:p>
    <w:p>
      <w:pPr>
        <w:ind w:firstLine="480" w:firstLineChars="200"/>
        <w:rPr>
          <w:ins w:id="30981" w:author="梁元" w:date="2019-05-14T19:51:07Z"/>
          <w:color w:val="000000" w:themeColor="text1"/>
          <w:rPrChange w:id="30982" w:author="梁元" w:date="2019-05-14T19:51:36Z">
            <w:rPr>
              <w:ins w:id="30983" w:author="梁元" w:date="2019-05-14T19:51:07Z"/>
            </w:rPr>
          </w:rPrChange>
          <w14:textFill>
            <w14:solidFill>
              <w14:schemeClr w14:val="tx1"/>
            </w14:solidFill>
          </w14:textFill>
        </w:rPr>
      </w:pPr>
      <w:ins w:id="30984" w:author="梁元" w:date="2019-05-14T19:51:07Z">
        <w:r>
          <w:rPr>
            <w:color w:val="000000" w:themeColor="text1"/>
            <w:rPrChange w:id="30985" w:author="梁元" w:date="2019-05-14T19:51:36Z">
              <w:rPr/>
            </w:rPrChange>
            <w14:textFill>
              <w14:solidFill>
                <w14:schemeClr w14:val="tx1"/>
              </w14:solidFill>
            </w14:textFill>
          </w:rPr>
          <w:t xml:space="preserve">        getters: Getters 允许组件从 Store 中获取数据，譬如我们可以从 Store 中的 projectList 中筛选出已完成的项目列表</w:t>
        </w:r>
      </w:ins>
    </w:p>
    <w:p>
      <w:pPr>
        <w:ind w:firstLine="480" w:firstLineChars="200"/>
        <w:rPr>
          <w:ins w:id="30987" w:author="梁元" w:date="2019-05-14T19:51:07Z"/>
          <w:rFonts w:hint="eastAsia"/>
          <w:color w:val="000000" w:themeColor="text1"/>
          <w:rPrChange w:id="30988" w:author="梁元" w:date="2019-05-14T19:51:36Z">
            <w:rPr>
              <w:ins w:id="30989" w:author="梁元" w:date="2019-05-14T19:51:07Z"/>
              <w:rFonts w:hint="eastAsia"/>
            </w:rPr>
          </w:rPrChange>
          <w14:textFill>
            <w14:solidFill>
              <w14:schemeClr w14:val="tx1"/>
            </w14:solidFill>
          </w14:textFill>
        </w:rPr>
      </w:pPr>
      <w:ins w:id="30990" w:author="梁元" w:date="2019-05-14T19:51:07Z">
        <w:r>
          <w:rPr>
            <w:color w:val="000000" w:themeColor="text1"/>
            <w:rPrChange w:id="30991" w:author="梁元" w:date="2019-05-14T19:51:36Z">
              <w:rPr/>
            </w:rPrChange>
            <w14:textFill>
              <w14:solidFill>
                <w14:schemeClr w14:val="tx1"/>
              </w14:solidFill>
            </w14:textFill>
          </w:rPr>
          <w:t xml:space="preserve">        modules: modules 对象允许将单一的 Store 拆分为多个 Store 的同时保存在单一的状态树中。随着应用复杂度的增加，这种拆分能够更好地组织代码</w:t>
        </w:r>
      </w:ins>
    </w:p>
    <w:p>
      <w:pPr>
        <w:ind w:firstLine="480" w:firstLineChars="200"/>
        <w:rPr>
          <w:ins w:id="30993" w:author="梁元" w:date="2019-05-14T19:51:07Z"/>
          <w:rFonts w:hint="eastAsia"/>
          <w:color w:val="000000" w:themeColor="text1"/>
          <w:rPrChange w:id="30994" w:author="梁元" w:date="2019-05-14T19:51:36Z">
            <w:rPr>
              <w:ins w:id="30995" w:author="梁元" w:date="2019-05-14T19:51:07Z"/>
              <w:rFonts w:hint="eastAsia"/>
            </w:rPr>
          </w:rPrChange>
          <w14:textFill>
            <w14:solidFill>
              <w14:schemeClr w14:val="tx1"/>
            </w14:solidFill>
          </w14:textFill>
        </w:rPr>
      </w:pPr>
    </w:p>
    <w:p>
      <w:pPr>
        <w:ind w:firstLine="480" w:firstLineChars="200"/>
        <w:rPr>
          <w:ins w:id="30996" w:author="梁元" w:date="2019-05-14T19:51:07Z"/>
          <w:rFonts w:hint="eastAsia"/>
          <w:color w:val="000000" w:themeColor="text1"/>
          <w:rPrChange w:id="30997" w:author="梁元" w:date="2019-05-14T19:51:36Z">
            <w:rPr>
              <w:ins w:id="30998" w:author="梁元" w:date="2019-05-14T19:51:07Z"/>
              <w:rFonts w:hint="eastAsia"/>
            </w:rPr>
          </w:rPrChange>
          <w14:textFill>
            <w14:solidFill>
              <w14:schemeClr w14:val="tx1"/>
            </w14:solidFill>
          </w14:textFill>
        </w:rPr>
      </w:pPr>
      <w:ins w:id="30999" w:author="梁元" w:date="2019-05-14T19:51:07Z">
        <w:r>
          <w:rPr>
            <w:rFonts w:hint="eastAsia"/>
            <w:color w:val="000000" w:themeColor="text1"/>
            <w:rPrChange w:id="31000" w:author="梁元" w:date="2019-05-14T19:51:36Z">
              <w:rPr>
                <w:rFonts w:hint="eastAsia"/>
              </w:rPr>
            </w:rPrChange>
            <w14:textFill>
              <w14:solidFill>
                <w14:schemeClr w14:val="tx1"/>
              </w14:solidFill>
            </w14:textFill>
          </w:rPr>
          <w:t>在项目vue中主要使用vuex需要注意的是vuex相当于一个全局的状态，所以不要在vuex保存大量的数据，只需要保存全局通用数据就可以了，还有就是当刷新页面的时候由于是js对象所以对象中的数据都会回归初始化，所以一般都需要配合本地存储一块使用，在就是vuex针对于vue的数据检测做了适配，所以在vue中使用vuex做状态管理还是比较不错的</w:t>
        </w:r>
      </w:ins>
    </w:p>
    <w:p>
      <w:pPr>
        <w:ind w:firstLine="480" w:firstLineChars="200"/>
        <w:rPr>
          <w:ins w:id="31002" w:author="梁元" w:date="2019-05-14T19:51:07Z"/>
          <w:rFonts w:hint="eastAsia"/>
          <w:color w:val="000000" w:themeColor="text1"/>
          <w:rPrChange w:id="31003" w:author="梁元" w:date="2019-05-14T19:51:36Z">
            <w:rPr>
              <w:ins w:id="31004" w:author="梁元" w:date="2019-05-14T19:51:07Z"/>
              <w:rFonts w:hint="eastAsia"/>
            </w:rPr>
          </w:rPrChange>
          <w14:textFill>
            <w14:solidFill>
              <w14:schemeClr w14:val="tx1"/>
            </w14:solidFill>
          </w14:textFill>
        </w:rPr>
      </w:pPr>
    </w:p>
    <w:p>
      <w:pPr>
        <w:pStyle w:val="3"/>
        <w:numPr>
          <w:ilvl w:val="0"/>
          <w:numId w:val="33"/>
        </w:numPr>
        <w:spacing w:line="240" w:lineRule="auto"/>
        <w:ind w:firstLine="562" w:firstLineChars="200"/>
        <w:rPr>
          <w:ins w:id="31005" w:author="梁元" w:date="2019-05-14T19:51:07Z"/>
          <w:rFonts w:ascii="仿宋" w:hAnsi="仿宋" w:eastAsia="仿宋"/>
          <w:color w:val="000000" w:themeColor="text1"/>
          <w:sz w:val="28"/>
          <w:szCs w:val="28"/>
          <w:rPrChange w:id="31006" w:author="梁元" w:date="2019-05-14T19:51:36Z">
            <w:rPr>
              <w:ins w:id="31007" w:author="梁元" w:date="2019-05-14T19:51:07Z"/>
              <w:rFonts w:ascii="仿宋" w:hAnsi="仿宋" w:eastAsia="仿宋"/>
              <w:sz w:val="28"/>
              <w:szCs w:val="28"/>
            </w:rPr>
          </w:rPrChange>
          <w14:textFill>
            <w14:solidFill>
              <w14:schemeClr w14:val="tx1"/>
            </w14:solidFill>
          </w14:textFill>
        </w:rPr>
      </w:pPr>
      <w:ins w:id="31008" w:author="梁元" w:date="2019-05-14T19:51:07Z">
        <w:r>
          <w:rPr>
            <w:rFonts w:hint="eastAsia" w:ascii="仿宋" w:hAnsi="仿宋" w:eastAsia="仿宋"/>
            <w:color w:val="000000" w:themeColor="text1"/>
            <w:sz w:val="28"/>
            <w:szCs w:val="28"/>
            <w:rPrChange w:id="31009" w:author="梁元" w:date="2019-05-14T19:51:36Z">
              <w:rPr>
                <w:rFonts w:hint="eastAsia" w:ascii="仿宋" w:hAnsi="仿宋" w:eastAsia="仿宋"/>
                <w:sz w:val="28"/>
                <w:szCs w:val="28"/>
              </w:rPr>
            </w:rPrChange>
            <w14:textFill>
              <w14:solidFill>
                <w14:schemeClr w14:val="tx1"/>
              </w14:solidFill>
            </w14:textFill>
          </w:rPr>
          <w:t>解法对比及优缺点</w:t>
        </w:r>
      </w:ins>
    </w:p>
    <w:p>
      <w:pPr>
        <w:ind w:firstLine="480" w:firstLineChars="200"/>
        <w:rPr>
          <w:ins w:id="31011" w:author="梁元" w:date="2019-05-14T19:51:07Z"/>
          <w:rFonts w:ascii="Arial" w:hAnsi="Arial" w:cs="Arial"/>
          <w:color w:val="000000" w:themeColor="text1"/>
          <w:sz w:val="23"/>
          <w:szCs w:val="23"/>
          <w:shd w:val="clear" w:color="auto" w:fill="FFFFFF"/>
          <w:rPrChange w:id="31012" w:author="梁元" w:date="2019-05-14T19:51:36Z">
            <w:rPr>
              <w:ins w:id="31013" w:author="梁元" w:date="2019-05-14T19:51:07Z"/>
              <w:rFonts w:ascii="Arial" w:hAnsi="Arial" w:cs="Arial"/>
              <w:color w:val="222222"/>
              <w:sz w:val="23"/>
              <w:szCs w:val="23"/>
              <w:shd w:val="clear" w:color="auto" w:fill="FFFFFF"/>
            </w:rPr>
          </w:rPrChange>
          <w14:textFill>
            <w14:solidFill>
              <w14:schemeClr w14:val="tx1"/>
            </w14:solidFill>
          </w14:textFill>
        </w:rPr>
      </w:pPr>
      <w:ins w:id="31014" w:author="梁元" w:date="2019-05-14T19:51:07Z">
        <w:r>
          <w:rPr>
            <w:rFonts w:hint="eastAsia"/>
            <w:color w:val="000000" w:themeColor="text1"/>
            <w:rPrChange w:id="31015" w:author="梁元" w:date="2019-05-14T19:51:36Z">
              <w:rPr>
                <w:rFonts w:hint="eastAsia"/>
              </w:rPr>
            </w:rPrChange>
            <w14:textFill>
              <w14:solidFill>
                <w14:schemeClr w14:val="tx1"/>
              </w14:solidFill>
            </w14:textFill>
          </w:rPr>
          <w:t>通常解法，vuex的规则解释。通用级解法，说出了vuex的特性，优缺点，以及</w:t>
        </w:r>
      </w:ins>
    </w:p>
    <w:p>
      <w:pPr>
        <w:pStyle w:val="11"/>
        <w:shd w:val="clear" w:color="auto" w:fill="FFFFFF"/>
        <w:ind w:firstLine="460" w:firstLineChars="200"/>
        <w:rPr>
          <w:ins w:id="31017" w:author="梁元" w:date="2019-05-14T19:51:07Z"/>
          <w:rFonts w:ascii="Arial" w:hAnsi="Arial" w:cs="Arial" w:eastAsiaTheme="minorEastAsia"/>
          <w:color w:val="000000" w:themeColor="text1"/>
          <w:kern w:val="2"/>
          <w:sz w:val="23"/>
          <w:szCs w:val="23"/>
          <w:shd w:val="clear" w:color="auto" w:fill="FFFFFF"/>
          <w:rPrChange w:id="31018" w:author="梁元" w:date="2019-05-14T19:51:36Z">
            <w:rPr>
              <w:ins w:id="31019" w:author="梁元" w:date="2019-05-14T19:51:07Z"/>
              <w:rFonts w:ascii="Arial" w:hAnsi="Arial" w:cs="Arial" w:eastAsiaTheme="minorEastAsia"/>
              <w:color w:val="222222"/>
              <w:kern w:val="2"/>
              <w:sz w:val="23"/>
              <w:szCs w:val="23"/>
              <w:shd w:val="clear" w:color="auto" w:fill="FFFFFF"/>
            </w:rPr>
          </w:rPrChange>
          <w14:textFill>
            <w14:solidFill>
              <w14:schemeClr w14:val="tx1"/>
            </w14:solidFill>
          </w14:textFill>
        </w:rPr>
      </w:pPr>
      <w:ins w:id="31020" w:author="梁元" w:date="2019-05-14T19:51:07Z">
        <w:r>
          <w:rPr>
            <w:rFonts w:ascii="Arial" w:hAnsi="Arial" w:cs="Arial" w:eastAsiaTheme="minorEastAsia"/>
            <w:color w:val="000000" w:themeColor="text1"/>
            <w:kern w:val="2"/>
            <w:sz w:val="23"/>
            <w:szCs w:val="23"/>
            <w:shd w:val="clear" w:color="auto" w:fill="FFFFFF"/>
            <w:rPrChange w:id="31021"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w:t>
        </w:r>
      </w:ins>
    </w:p>
    <w:p>
      <w:pPr>
        <w:pStyle w:val="3"/>
        <w:numPr>
          <w:ilvl w:val="0"/>
          <w:numId w:val="33"/>
        </w:numPr>
        <w:spacing w:line="240" w:lineRule="auto"/>
        <w:ind w:firstLine="562" w:firstLineChars="200"/>
        <w:rPr>
          <w:ins w:id="31023" w:author="梁元" w:date="2019-05-14T19:51:07Z"/>
          <w:rFonts w:ascii="仿宋" w:hAnsi="仿宋" w:eastAsia="仿宋"/>
          <w:color w:val="000000" w:themeColor="text1"/>
          <w:sz w:val="28"/>
          <w:szCs w:val="28"/>
          <w:rPrChange w:id="31024" w:author="梁元" w:date="2019-05-14T19:51:36Z">
            <w:rPr>
              <w:ins w:id="31025" w:author="梁元" w:date="2019-05-14T19:51:07Z"/>
              <w:rFonts w:ascii="仿宋" w:hAnsi="仿宋" w:eastAsia="仿宋"/>
              <w:sz w:val="28"/>
              <w:szCs w:val="28"/>
            </w:rPr>
          </w:rPrChange>
          <w14:textFill>
            <w14:solidFill>
              <w14:schemeClr w14:val="tx1"/>
            </w14:solidFill>
          </w14:textFill>
        </w:rPr>
      </w:pPr>
      <w:ins w:id="31026" w:author="梁元" w:date="2019-05-14T19:51:07Z">
        <w:r>
          <w:rPr>
            <w:rFonts w:hint="eastAsia" w:ascii="仿宋" w:hAnsi="仿宋" w:eastAsia="仿宋"/>
            <w:color w:val="000000" w:themeColor="text1"/>
            <w:sz w:val="28"/>
            <w:szCs w:val="28"/>
            <w:rPrChange w:id="31027" w:author="梁元" w:date="2019-05-14T19:51:36Z">
              <w:rPr>
                <w:rFonts w:hint="eastAsia" w:ascii="仿宋" w:hAnsi="仿宋" w:eastAsia="仿宋"/>
                <w:sz w:val="28"/>
                <w:szCs w:val="28"/>
              </w:rPr>
            </w:rPrChange>
            <w14:textFill>
              <w14:solidFill>
                <w14:schemeClr w14:val="tx1"/>
              </w14:solidFill>
            </w14:textFill>
          </w:rPr>
          <w:t>项目中体现经验的点</w:t>
        </w:r>
      </w:ins>
    </w:p>
    <w:p>
      <w:pPr>
        <w:ind w:firstLine="480" w:firstLineChars="200"/>
        <w:rPr>
          <w:ins w:id="31029" w:author="梁元" w:date="2019-05-14T19:51:07Z"/>
          <w:color w:val="000000" w:themeColor="text1"/>
          <w:rPrChange w:id="31030" w:author="梁元" w:date="2019-05-14T19:51:36Z">
            <w:rPr>
              <w:ins w:id="31031" w:author="梁元" w:date="2019-05-14T19:51:07Z"/>
            </w:rPr>
          </w:rPrChange>
          <w14:textFill>
            <w14:solidFill>
              <w14:schemeClr w14:val="tx1"/>
            </w14:solidFill>
          </w14:textFill>
        </w:rPr>
      </w:pPr>
      <w:ins w:id="31032" w:author="梁元" w:date="2019-05-14T19:51:07Z">
        <w:r>
          <w:rPr>
            <w:rFonts w:hint="eastAsia"/>
            <w:color w:val="000000" w:themeColor="text1"/>
            <w:rPrChange w:id="31033" w:author="梁元" w:date="2019-05-14T19:51:36Z">
              <w:rPr>
                <w:rFonts w:hint="eastAsia"/>
              </w:rPr>
            </w:rPrChange>
            <w14:textFill>
              <w14:solidFill>
                <w14:schemeClr w14:val="tx1"/>
              </w14:solidFill>
            </w14:textFill>
          </w:rPr>
          <w:t>登录判断，本地数据线上数据的同步</w:t>
        </w:r>
      </w:ins>
    </w:p>
    <w:p>
      <w:pPr>
        <w:pStyle w:val="3"/>
        <w:numPr>
          <w:ilvl w:val="0"/>
          <w:numId w:val="33"/>
        </w:numPr>
        <w:spacing w:line="240" w:lineRule="auto"/>
        <w:ind w:firstLine="562" w:firstLineChars="200"/>
        <w:rPr>
          <w:ins w:id="31035" w:author="梁元" w:date="2019-05-14T19:51:07Z"/>
          <w:rFonts w:ascii="仿宋" w:hAnsi="仿宋" w:eastAsia="仿宋"/>
          <w:color w:val="000000" w:themeColor="text1"/>
          <w:sz w:val="28"/>
          <w:szCs w:val="28"/>
          <w:rPrChange w:id="31036" w:author="梁元" w:date="2019-05-14T19:51:36Z">
            <w:rPr>
              <w:ins w:id="31037" w:author="梁元" w:date="2019-05-14T19:51:07Z"/>
              <w:rFonts w:ascii="仿宋" w:hAnsi="仿宋" w:eastAsia="仿宋"/>
              <w:sz w:val="28"/>
              <w:szCs w:val="28"/>
            </w:rPr>
          </w:rPrChange>
          <w14:textFill>
            <w14:solidFill>
              <w14:schemeClr w14:val="tx1"/>
            </w14:solidFill>
          </w14:textFill>
        </w:rPr>
      </w:pPr>
      <w:ins w:id="31038" w:author="梁元" w:date="2019-05-14T19:51:07Z">
        <w:r>
          <w:rPr>
            <w:rFonts w:hint="eastAsia" w:ascii="仿宋" w:hAnsi="仿宋" w:eastAsia="仿宋"/>
            <w:color w:val="000000" w:themeColor="text1"/>
            <w:sz w:val="28"/>
            <w:szCs w:val="28"/>
            <w:rPrChange w:id="31039" w:author="梁元" w:date="2019-05-14T19:51:36Z">
              <w:rPr>
                <w:rFonts w:hint="eastAsia" w:ascii="仿宋" w:hAnsi="仿宋" w:eastAsia="仿宋"/>
                <w:sz w:val="28"/>
                <w:szCs w:val="28"/>
              </w:rPr>
            </w:rPrChange>
            <w14:textFill>
              <w14:solidFill>
                <w14:schemeClr w14:val="tx1"/>
              </w14:solidFill>
            </w14:textFill>
          </w:rPr>
          <w:t>论坛参考</w:t>
        </w:r>
      </w:ins>
    </w:p>
    <w:p>
      <w:pPr>
        <w:ind w:firstLine="480" w:firstLineChars="200"/>
        <w:rPr>
          <w:ins w:id="31041" w:author="梁元" w:date="2019-05-14T19:51:07Z"/>
          <w:rFonts w:hint="eastAsia"/>
          <w:color w:val="000000" w:themeColor="text1"/>
          <w:rPrChange w:id="31042" w:author="梁元" w:date="2019-05-14T19:51:36Z">
            <w:rPr>
              <w:ins w:id="31043" w:author="梁元" w:date="2019-05-14T19:51:07Z"/>
              <w:rFonts w:hint="eastAsia"/>
            </w:rPr>
          </w:rPrChange>
          <w14:textFill>
            <w14:solidFill>
              <w14:schemeClr w14:val="tx1"/>
            </w14:solidFill>
          </w14:textFill>
        </w:rPr>
      </w:pPr>
      <w:ins w:id="31044" w:author="梁元" w:date="2019-05-14T19:51:07Z">
        <w:r>
          <w:rPr>
            <w:color w:val="000000" w:themeColor="text1"/>
            <w:rPrChange w:id="31045" w:author="梁元" w:date="2019-05-14T19:51:36Z">
              <w:rPr/>
            </w:rPrChange>
            <w14:textFill>
              <w14:solidFill>
                <w14:schemeClr w14:val="tx1"/>
              </w14:solidFill>
            </w14:textFill>
          </w:rPr>
          <w:fldChar w:fldCharType="begin"/>
        </w:r>
      </w:ins>
      <w:ins w:id="31047" w:author="梁元" w:date="2019-05-14T19:51:07Z">
        <w:r>
          <w:rPr>
            <w:color w:val="000000" w:themeColor="text1"/>
            <w:rPrChange w:id="31048" w:author="梁元" w:date="2019-05-14T19:51:36Z">
              <w:rPr/>
            </w:rPrChange>
            <w14:textFill>
              <w14:solidFill>
                <w14:schemeClr w14:val="tx1"/>
              </w14:solidFill>
            </w14:textFill>
          </w:rPr>
          <w:instrText xml:space="preserve"> HYPERLINK "https://vuex.vuejs.org/" </w:instrText>
        </w:r>
      </w:ins>
      <w:ins w:id="31050" w:author="梁元" w:date="2019-05-14T19:51:07Z">
        <w:r>
          <w:rPr>
            <w:color w:val="000000" w:themeColor="text1"/>
            <w:rPrChange w:id="31051" w:author="梁元" w:date="2019-05-14T19:51:36Z">
              <w:rPr/>
            </w:rPrChange>
            <w14:textFill>
              <w14:solidFill>
                <w14:schemeClr w14:val="tx1"/>
              </w14:solidFill>
            </w14:textFill>
          </w:rPr>
          <w:fldChar w:fldCharType="separate"/>
        </w:r>
      </w:ins>
      <w:ins w:id="31053" w:author="梁元" w:date="2019-05-14T19:51:07Z">
        <w:r>
          <w:rPr>
            <w:rStyle w:val="18"/>
            <w:color w:val="000000" w:themeColor="text1"/>
            <w:sz w:val="28"/>
            <w:rPrChange w:id="31054" w:author="梁元" w:date="2019-05-14T19:51:36Z">
              <w:rPr>
                <w:rStyle w:val="18"/>
                <w:sz w:val="28"/>
              </w:rPr>
            </w:rPrChange>
            <w14:textFill>
              <w14:solidFill>
                <w14:schemeClr w14:val="tx1"/>
              </w14:solidFill>
            </w14:textFill>
          </w:rPr>
          <w:t>https://vuex.vuejs.org/</w:t>
        </w:r>
      </w:ins>
      <w:ins w:id="31056" w:author="梁元" w:date="2019-05-14T19:51:07Z">
        <w:r>
          <w:rPr>
            <w:rStyle w:val="18"/>
            <w:color w:val="000000" w:themeColor="text1"/>
            <w:sz w:val="28"/>
            <w:rPrChange w:id="31057" w:author="梁元" w:date="2019-05-14T19:51:36Z">
              <w:rPr>
                <w:rStyle w:val="18"/>
                <w:sz w:val="28"/>
              </w:rPr>
            </w:rPrChange>
            <w14:textFill>
              <w14:solidFill>
                <w14:schemeClr w14:val="tx1"/>
              </w14:solidFill>
            </w14:textFill>
          </w:rPr>
          <w:fldChar w:fldCharType="end"/>
        </w:r>
      </w:ins>
    </w:p>
    <w:p>
      <w:pPr>
        <w:pStyle w:val="2"/>
        <w:numPr>
          <w:ilvl w:val="0"/>
          <w:numId w:val="1"/>
        </w:numPr>
        <w:rPr>
          <w:ins w:id="31059" w:author="梁元" w:date="2019-05-14T19:51:07Z"/>
          <w:rFonts w:ascii="仿宋" w:hAnsi="仿宋" w:eastAsia="仿宋"/>
          <w:color w:val="000000" w:themeColor="text1"/>
          <w:sz w:val="28"/>
          <w:szCs w:val="28"/>
          <w:rPrChange w:id="31060" w:author="梁元" w:date="2019-05-14T19:51:36Z">
            <w:rPr>
              <w:ins w:id="31061" w:author="梁元" w:date="2019-05-14T19:51:07Z"/>
              <w:rFonts w:ascii="仿宋" w:hAnsi="仿宋" w:eastAsia="仿宋"/>
              <w:sz w:val="28"/>
              <w:szCs w:val="28"/>
            </w:rPr>
          </w:rPrChange>
          <w14:textFill>
            <w14:solidFill>
              <w14:schemeClr w14:val="tx1"/>
            </w14:solidFill>
          </w14:textFill>
        </w:rPr>
      </w:pPr>
      <w:ins w:id="31062" w:author="梁元" w:date="2019-05-14T19:53:30Z">
        <w:bookmarkStart w:id="994" w:name="_Toc9162_WPSOffice_Level1"/>
        <w:r>
          <w:rPr>
            <w:rFonts w:hint="eastAsia" w:ascii="仿宋" w:hAnsi="仿宋" w:eastAsia="仿宋"/>
            <w:color w:val="000000" w:themeColor="text1"/>
            <w:sz w:val="28"/>
            <w:szCs w:val="28"/>
            <w:lang w:val="en-US" w:eastAsia="zh-CN"/>
            <w14:textFill>
              <w14:solidFill>
                <w14:schemeClr w14:val="tx1"/>
              </w14:solidFill>
            </w14:textFill>
          </w:rPr>
          <w:t>谈谈</w:t>
        </w:r>
      </w:ins>
      <w:ins w:id="31063" w:author="梁元" w:date="2019-05-14T19:53:22Z">
        <w:r>
          <w:rPr>
            <w:rFonts w:hint="eastAsia" w:ascii="仿宋" w:hAnsi="仿宋" w:eastAsia="仿宋"/>
            <w:color w:val="000000" w:themeColor="text1"/>
            <w:sz w:val="28"/>
            <w:szCs w:val="28"/>
            <w:lang w:val="en-US" w:eastAsia="zh-CN"/>
            <w14:textFill>
              <w14:solidFill>
                <w14:schemeClr w14:val="tx1"/>
              </w14:solidFill>
            </w14:textFill>
          </w:rPr>
          <w:t>vue</w:t>
        </w:r>
      </w:ins>
      <w:ins w:id="31064" w:author="梁元" w:date="2019-05-14T19:53:25Z">
        <w:r>
          <w:rPr>
            <w:rFonts w:hint="eastAsia" w:ascii="仿宋" w:hAnsi="仿宋" w:eastAsia="仿宋"/>
            <w:color w:val="000000" w:themeColor="text1"/>
            <w:sz w:val="28"/>
            <w:szCs w:val="28"/>
            <w:lang w:val="en-US" w:eastAsia="zh-CN"/>
            <w14:textFill>
              <w14:solidFill>
                <w14:schemeClr w14:val="tx1"/>
              </w14:solidFill>
            </w14:textFill>
          </w:rPr>
          <w:t>脚手架</w:t>
        </w:r>
      </w:ins>
      <w:ins w:id="31065" w:author="梁元" w:date="2019-05-14T19:51:07Z">
        <w:r>
          <w:rPr>
            <w:rFonts w:hint="eastAsia" w:ascii="仿宋" w:hAnsi="仿宋" w:eastAsia="仿宋"/>
            <w:color w:val="000000" w:themeColor="text1"/>
            <w:sz w:val="28"/>
            <w:szCs w:val="28"/>
            <w:lang w:eastAsia="zh-CN"/>
            <w:rPrChange w:id="31066" w:author="梁元" w:date="2019-05-14T19:51:36Z">
              <w:rPr>
                <w:rFonts w:hint="eastAsia" w:ascii="仿宋" w:hAnsi="仿宋" w:eastAsia="仿宋"/>
                <w:sz w:val="28"/>
                <w:szCs w:val="28"/>
                <w:lang w:eastAsia="zh-CN"/>
              </w:rPr>
            </w:rPrChange>
            <w14:textFill>
              <w14:solidFill>
                <w14:schemeClr w14:val="tx1"/>
              </w14:solidFill>
            </w14:textFill>
          </w:rPr>
          <w:t>？</w:t>
        </w:r>
        <w:bookmarkEnd w:id="994"/>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31068" w:author="梁元" w:date="2019-05-14T19:51:07Z"/>
        </w:trPr>
        <w:tc>
          <w:tcPr>
            <w:tcW w:w="1523" w:type="dxa"/>
          </w:tcPr>
          <w:p>
            <w:pPr>
              <w:jc w:val="center"/>
              <w:rPr>
                <w:ins w:id="31069" w:author="梁元" w:date="2019-05-14T19:51:07Z"/>
                <w:rFonts w:ascii="仿宋" w:hAnsi="仿宋" w:eastAsia="仿宋"/>
                <w:color w:val="000000" w:themeColor="text1"/>
                <w:rPrChange w:id="31070" w:author="梁元" w:date="2019-05-14T19:51:36Z">
                  <w:rPr>
                    <w:ins w:id="31071" w:author="梁元" w:date="2019-05-14T19:51:07Z"/>
                    <w:rFonts w:ascii="仿宋" w:hAnsi="仿宋" w:eastAsia="仿宋"/>
                  </w:rPr>
                </w:rPrChange>
                <w14:textFill>
                  <w14:solidFill>
                    <w14:schemeClr w14:val="tx1"/>
                  </w14:solidFill>
                </w14:textFill>
              </w:rPr>
            </w:pPr>
            <w:ins w:id="31072" w:author="梁元" w:date="2019-05-14T19:51:07Z">
              <w:r>
                <w:rPr>
                  <w:rFonts w:hint="eastAsia" w:ascii="仿宋" w:hAnsi="仿宋" w:eastAsia="仿宋"/>
                  <w:color w:val="000000" w:themeColor="text1"/>
                  <w:rPrChange w:id="31073"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31075" w:author="梁元" w:date="2019-05-14T19:51:07Z"/>
                <w:rFonts w:ascii="仿宋" w:hAnsi="仿宋" w:eastAsia="仿宋"/>
                <w:color w:val="000000" w:themeColor="text1"/>
                <w:rPrChange w:id="31076" w:author="梁元" w:date="2019-05-14T19:51:36Z">
                  <w:rPr>
                    <w:ins w:id="31077" w:author="梁元" w:date="2019-05-14T19:51:07Z"/>
                    <w:rFonts w:ascii="仿宋" w:hAnsi="仿宋" w:eastAsia="仿宋"/>
                  </w:rPr>
                </w:rPrChange>
                <w14:textFill>
                  <w14:solidFill>
                    <w14:schemeClr w14:val="tx1"/>
                  </w14:solidFill>
                </w14:textFill>
              </w:rPr>
            </w:pPr>
            <w:ins w:id="31078" w:author="梁元" w:date="2019-05-14T19:51:07Z">
              <w:r>
                <w:rPr>
                  <w:rFonts w:hint="eastAsia" w:ascii="仿宋" w:hAnsi="仿宋" w:eastAsia="仿宋"/>
                  <w:color w:val="000000" w:themeColor="text1"/>
                  <w:rPrChange w:id="31079"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31081" w:author="梁元" w:date="2019-05-14T19:51:07Z"/>
                <w:rFonts w:ascii="仿宋" w:hAnsi="仿宋" w:eastAsia="仿宋"/>
                <w:color w:val="000000" w:themeColor="text1"/>
                <w:rPrChange w:id="31082" w:author="梁元" w:date="2019-05-14T19:51:36Z">
                  <w:rPr>
                    <w:ins w:id="31083" w:author="梁元" w:date="2019-05-14T19:51:07Z"/>
                    <w:rFonts w:ascii="仿宋" w:hAnsi="仿宋" w:eastAsia="仿宋"/>
                  </w:rPr>
                </w:rPrChange>
                <w14:textFill>
                  <w14:solidFill>
                    <w14:schemeClr w14:val="tx1"/>
                  </w14:solidFill>
                </w14:textFill>
              </w:rPr>
            </w:pPr>
            <w:ins w:id="31084" w:author="梁元" w:date="2019-05-14T19:51:07Z">
              <w:r>
                <w:rPr>
                  <w:rFonts w:hint="eastAsia" w:ascii="仿宋" w:hAnsi="仿宋" w:eastAsia="仿宋"/>
                  <w:color w:val="000000" w:themeColor="text1"/>
                  <w:rPrChange w:id="31085"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31087" w:author="梁元" w:date="2019-05-14T19:51:07Z"/>
                <w:rFonts w:ascii="仿宋" w:hAnsi="仿宋" w:eastAsia="仿宋"/>
                <w:color w:val="000000" w:themeColor="text1"/>
                <w:rPrChange w:id="31088" w:author="梁元" w:date="2019-05-14T19:51:36Z">
                  <w:rPr>
                    <w:ins w:id="31089" w:author="梁元" w:date="2019-05-14T19:51:07Z"/>
                    <w:rFonts w:ascii="仿宋" w:hAnsi="仿宋" w:eastAsia="仿宋"/>
                  </w:rPr>
                </w:rPrChange>
                <w14:textFill>
                  <w14:solidFill>
                    <w14:schemeClr w14:val="tx1"/>
                  </w14:solidFill>
                </w14:textFill>
              </w:rPr>
            </w:pPr>
            <w:ins w:id="31090" w:author="梁元" w:date="2019-05-14T19:51:07Z">
              <w:r>
                <w:rPr>
                  <w:rFonts w:hint="eastAsia" w:ascii="仿宋" w:hAnsi="仿宋" w:eastAsia="仿宋"/>
                  <w:color w:val="000000" w:themeColor="text1"/>
                  <w:rPrChange w:id="31091"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31093" w:author="梁元" w:date="2019-05-14T19:51:07Z"/>
                <w:rFonts w:ascii="仿宋" w:hAnsi="仿宋" w:eastAsia="仿宋"/>
                <w:color w:val="000000" w:themeColor="text1"/>
                <w:rPrChange w:id="31094" w:author="梁元" w:date="2019-05-14T19:51:36Z">
                  <w:rPr>
                    <w:ins w:id="31095" w:author="梁元" w:date="2019-05-14T19:51:07Z"/>
                    <w:rFonts w:ascii="仿宋" w:hAnsi="仿宋" w:eastAsia="仿宋"/>
                  </w:rPr>
                </w:rPrChange>
                <w14:textFill>
                  <w14:solidFill>
                    <w14:schemeClr w14:val="tx1"/>
                  </w14:solidFill>
                </w14:textFill>
              </w:rPr>
            </w:pPr>
            <w:ins w:id="31096" w:author="梁元" w:date="2019-05-14T19:51:07Z">
              <w:r>
                <w:rPr>
                  <w:rFonts w:hint="eastAsia" w:ascii="仿宋" w:hAnsi="仿宋" w:eastAsia="仿宋"/>
                  <w:color w:val="000000" w:themeColor="text1"/>
                  <w:rPrChange w:id="31097"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31099" w:author="梁元" w:date="2019-05-14T19:51:07Z"/>
        </w:trPr>
        <w:tc>
          <w:tcPr>
            <w:tcW w:w="1523" w:type="dxa"/>
          </w:tcPr>
          <w:p>
            <w:pPr>
              <w:jc w:val="center"/>
              <w:rPr>
                <w:ins w:id="31100" w:author="梁元" w:date="2019-05-14T19:51:07Z"/>
                <w:rFonts w:ascii="仿宋" w:hAnsi="仿宋" w:eastAsia="仿宋"/>
                <w:color w:val="000000" w:themeColor="text1"/>
                <w:rPrChange w:id="31101" w:author="梁元" w:date="2019-05-14T19:51:36Z">
                  <w:rPr>
                    <w:ins w:id="31102" w:author="梁元" w:date="2019-05-14T19:51:07Z"/>
                    <w:rFonts w:ascii="仿宋" w:hAnsi="仿宋" w:eastAsia="仿宋"/>
                  </w:rPr>
                </w:rPrChange>
                <w14:textFill>
                  <w14:solidFill>
                    <w14:schemeClr w14:val="tx1"/>
                  </w14:solidFill>
                </w14:textFill>
              </w:rPr>
            </w:pPr>
            <w:ins w:id="31103" w:author="梁元" w:date="2019-05-14T19:51:07Z">
              <w:r>
                <w:rPr>
                  <w:rFonts w:ascii="仿宋" w:hAnsi="仿宋" w:eastAsia="仿宋"/>
                  <w:color w:val="000000" w:themeColor="text1"/>
                  <w:rPrChange w:id="31104" w:author="梁元" w:date="2019-05-14T19:51:36Z">
                    <w:rPr>
                      <w:rFonts w:ascii="仿宋" w:hAnsi="仿宋" w:eastAsia="仿宋"/>
                    </w:rPr>
                  </w:rPrChange>
                  <w14:textFill>
                    <w14:solidFill>
                      <w14:schemeClr w14:val="tx1"/>
                    </w14:solidFill>
                  </w14:textFill>
                </w:rPr>
                <w:t>50</w:t>
              </w:r>
            </w:ins>
            <w:ins w:id="31106" w:author="梁元" w:date="2019-05-14T19:51:07Z">
              <w:r>
                <w:rPr>
                  <w:rFonts w:hint="eastAsia" w:ascii="仿宋" w:hAnsi="仿宋" w:eastAsia="仿宋"/>
                  <w:color w:val="000000" w:themeColor="text1"/>
                  <w:rPrChange w:id="31107" w:author="梁元" w:date="2019-05-14T19:51:36Z">
                    <w:rPr>
                      <w:rFonts w:hint="eastAsia" w:ascii="仿宋" w:hAnsi="仿宋" w:eastAsia="仿宋"/>
                    </w:rPr>
                  </w:rPrChange>
                  <w14:textFill>
                    <w14:solidFill>
                      <w14:schemeClr w14:val="tx1"/>
                    </w14:solidFill>
                  </w14:textFill>
                </w:rPr>
                <w:t>%</w:t>
              </w:r>
            </w:ins>
          </w:p>
        </w:tc>
        <w:tc>
          <w:tcPr>
            <w:tcW w:w="1559" w:type="dxa"/>
          </w:tcPr>
          <w:p>
            <w:pPr>
              <w:jc w:val="center"/>
              <w:rPr>
                <w:ins w:id="31109" w:author="梁元" w:date="2019-05-14T19:51:07Z"/>
                <w:rFonts w:ascii="仿宋" w:hAnsi="仿宋" w:eastAsia="仿宋"/>
                <w:color w:val="000000" w:themeColor="text1"/>
                <w:rPrChange w:id="31110" w:author="梁元" w:date="2019-05-14T19:51:36Z">
                  <w:rPr>
                    <w:ins w:id="31111" w:author="梁元" w:date="2019-05-14T19:51:07Z"/>
                    <w:rFonts w:ascii="仿宋" w:hAnsi="仿宋" w:eastAsia="仿宋"/>
                  </w:rPr>
                </w:rPrChange>
                <w14:textFill>
                  <w14:solidFill>
                    <w14:schemeClr w14:val="tx1"/>
                  </w14:solidFill>
                </w14:textFill>
              </w:rPr>
            </w:pPr>
            <w:ins w:id="31112" w:author="梁元" w:date="2019-05-14T19:51:07Z">
              <w:r>
                <w:rPr>
                  <w:rFonts w:hint="eastAsia" w:ascii="仿宋" w:hAnsi="仿宋" w:eastAsia="仿宋"/>
                  <w:color w:val="000000" w:themeColor="text1"/>
                  <w:rPrChange w:id="31113" w:author="梁元" w:date="2019-05-14T19:51:36Z">
                    <w:rPr>
                      <w:rFonts w:hint="eastAsia" w:ascii="仿宋" w:hAnsi="仿宋" w:eastAsia="仿宋"/>
                    </w:rPr>
                  </w:rPrChange>
                  <w14:textFill>
                    <w14:solidFill>
                      <w14:schemeClr w14:val="tx1"/>
                    </w14:solidFill>
                  </w14:textFill>
                </w:rPr>
                <w:t>3星</w:t>
              </w:r>
            </w:ins>
          </w:p>
        </w:tc>
        <w:tc>
          <w:tcPr>
            <w:tcW w:w="1418" w:type="dxa"/>
          </w:tcPr>
          <w:p>
            <w:pPr>
              <w:jc w:val="center"/>
              <w:rPr>
                <w:ins w:id="31115" w:author="梁元" w:date="2019-05-14T19:51:07Z"/>
                <w:rFonts w:ascii="仿宋" w:hAnsi="仿宋" w:eastAsia="仿宋"/>
                <w:color w:val="000000" w:themeColor="text1"/>
                <w:rPrChange w:id="31116" w:author="梁元" w:date="2019-05-14T19:51:36Z">
                  <w:rPr>
                    <w:ins w:id="31117" w:author="梁元" w:date="2019-05-14T19:51:07Z"/>
                    <w:rFonts w:ascii="仿宋" w:hAnsi="仿宋" w:eastAsia="仿宋"/>
                  </w:rPr>
                </w:rPrChange>
                <w14:textFill>
                  <w14:solidFill>
                    <w14:schemeClr w14:val="tx1"/>
                  </w14:solidFill>
                </w14:textFill>
              </w:rPr>
            </w:pPr>
            <w:ins w:id="31118" w:author="梁元" w:date="2019-05-14T19:51:07Z">
              <w:r>
                <w:rPr>
                  <w:rFonts w:hint="eastAsia" w:ascii="仿宋" w:hAnsi="仿宋" w:eastAsia="仿宋"/>
                  <w:color w:val="000000" w:themeColor="text1"/>
                  <w:rPrChange w:id="31119" w:author="梁元" w:date="2019-05-14T19:51:36Z">
                    <w:rPr>
                      <w:rFonts w:hint="eastAsia" w:ascii="仿宋" w:hAnsi="仿宋" w:eastAsia="仿宋"/>
                    </w:rPr>
                  </w:rPrChange>
                  <w14:textFill>
                    <w14:solidFill>
                      <w14:schemeClr w14:val="tx1"/>
                    </w14:solidFill>
                  </w14:textFill>
                </w:rPr>
                <w:t>小程序</w:t>
              </w:r>
            </w:ins>
          </w:p>
        </w:tc>
        <w:tc>
          <w:tcPr>
            <w:tcW w:w="1417" w:type="dxa"/>
          </w:tcPr>
          <w:p>
            <w:pPr>
              <w:jc w:val="center"/>
              <w:rPr>
                <w:ins w:id="31121" w:author="梁元" w:date="2019-05-14T19:51:07Z"/>
                <w:rFonts w:ascii="仿宋" w:hAnsi="仿宋" w:eastAsia="仿宋"/>
                <w:color w:val="000000" w:themeColor="text1"/>
                <w:rPrChange w:id="31122" w:author="梁元" w:date="2019-05-14T19:51:36Z">
                  <w:rPr>
                    <w:ins w:id="31123" w:author="梁元" w:date="2019-05-14T19:51:07Z"/>
                    <w:rFonts w:ascii="仿宋" w:hAnsi="仿宋" w:eastAsia="仿宋"/>
                  </w:rPr>
                </w:rPrChange>
                <w14:textFill>
                  <w14:solidFill>
                    <w14:schemeClr w14:val="tx1"/>
                  </w14:solidFill>
                </w14:textFill>
              </w:rPr>
            </w:pPr>
            <w:ins w:id="31124" w:author="梁元" w:date="2019-05-14T19:51:07Z">
              <w:r>
                <w:rPr>
                  <w:rFonts w:hint="eastAsia" w:ascii="仿宋" w:hAnsi="仿宋" w:eastAsia="仿宋"/>
                  <w:color w:val="000000" w:themeColor="text1"/>
                  <w:rPrChange w:id="31125" w:author="梁元" w:date="2019-05-14T19:51:36Z">
                    <w:rPr>
                      <w:rFonts w:hint="eastAsia" w:ascii="仿宋" w:hAnsi="仿宋" w:eastAsia="仿宋"/>
                    </w:rPr>
                  </w:rPrChange>
                  <w14:textFill>
                    <w14:solidFill>
                      <w14:schemeClr w14:val="tx1"/>
                    </w14:solidFill>
                  </w14:textFill>
                </w:rPr>
                <w:t>功能抽象</w:t>
              </w:r>
            </w:ins>
          </w:p>
        </w:tc>
        <w:tc>
          <w:tcPr>
            <w:tcW w:w="1465" w:type="dxa"/>
          </w:tcPr>
          <w:p>
            <w:pPr>
              <w:jc w:val="center"/>
              <w:rPr>
                <w:ins w:id="31127" w:author="梁元" w:date="2019-05-14T19:51:07Z"/>
                <w:rFonts w:ascii="仿宋" w:hAnsi="仿宋" w:eastAsia="仿宋"/>
                <w:color w:val="000000" w:themeColor="text1"/>
                <w:rPrChange w:id="31128" w:author="梁元" w:date="2019-05-14T19:51:36Z">
                  <w:rPr>
                    <w:ins w:id="31129" w:author="梁元" w:date="2019-05-14T19:51:07Z"/>
                    <w:rFonts w:ascii="仿宋" w:hAnsi="仿宋" w:eastAsia="仿宋"/>
                  </w:rPr>
                </w:rPrChange>
                <w14:textFill>
                  <w14:solidFill>
                    <w14:schemeClr w14:val="tx1"/>
                  </w14:solidFill>
                </w14:textFill>
              </w:rPr>
            </w:pPr>
            <w:ins w:id="31130" w:author="梁元" w:date="2019-05-14T19:51:07Z">
              <w:r>
                <w:rPr>
                  <w:rFonts w:hint="eastAsia" w:ascii="仿宋" w:hAnsi="仿宋" w:eastAsia="仿宋"/>
                  <w:color w:val="000000" w:themeColor="text1"/>
                  <w:rPrChange w:id="31131" w:author="梁元" w:date="2019-05-14T19:51:36Z">
                    <w:rPr>
                      <w:rFonts w:hint="eastAsia" w:ascii="仿宋" w:hAnsi="仿宋" w:eastAsia="仿宋"/>
                    </w:rPr>
                  </w:rPrChange>
                  <w14:textFill>
                    <w14:solidFill>
                      <w14:schemeClr w14:val="tx1"/>
                    </w14:solidFill>
                  </w14:textFill>
                </w:rPr>
                <w:t>组件</w:t>
              </w:r>
            </w:ins>
          </w:p>
          <w:p>
            <w:pPr>
              <w:jc w:val="center"/>
              <w:rPr>
                <w:ins w:id="31133" w:author="梁元" w:date="2019-05-14T19:51:07Z"/>
                <w:rFonts w:ascii="仿宋" w:hAnsi="仿宋" w:eastAsia="仿宋"/>
                <w:color w:val="000000" w:themeColor="text1"/>
                <w:rPrChange w:id="31134" w:author="梁元" w:date="2019-05-14T19:51:36Z">
                  <w:rPr>
                    <w:ins w:id="31135" w:author="梁元" w:date="2019-05-14T19:51:07Z"/>
                    <w:rFonts w:ascii="仿宋" w:hAnsi="仿宋" w:eastAsia="仿宋"/>
                  </w:rPr>
                </w:rPrChange>
                <w14:textFill>
                  <w14:solidFill>
                    <w14:schemeClr w14:val="tx1"/>
                  </w14:solidFill>
                </w14:textFill>
              </w:rPr>
            </w:pPr>
          </w:p>
        </w:tc>
      </w:tr>
    </w:tbl>
    <w:p>
      <w:pPr>
        <w:pStyle w:val="3"/>
        <w:numPr>
          <w:ilvl w:val="0"/>
          <w:numId w:val="34"/>
        </w:numPr>
        <w:spacing w:line="240" w:lineRule="auto"/>
        <w:ind w:firstLine="562" w:firstLineChars="200"/>
        <w:rPr>
          <w:ins w:id="31136" w:author="梁元" w:date="2019-05-14T19:51:07Z"/>
          <w:rFonts w:ascii="仿宋" w:hAnsi="仿宋" w:eastAsia="仿宋"/>
          <w:color w:val="000000" w:themeColor="text1"/>
          <w:sz w:val="28"/>
          <w:szCs w:val="28"/>
          <w:rPrChange w:id="31137" w:author="梁元" w:date="2019-05-14T19:51:36Z">
            <w:rPr>
              <w:ins w:id="31138" w:author="梁元" w:date="2019-05-14T19:51:07Z"/>
              <w:rFonts w:ascii="仿宋" w:hAnsi="仿宋" w:eastAsia="仿宋"/>
              <w:sz w:val="28"/>
              <w:szCs w:val="28"/>
            </w:rPr>
          </w:rPrChange>
          <w14:textFill>
            <w14:solidFill>
              <w14:schemeClr w14:val="tx1"/>
            </w14:solidFill>
          </w14:textFill>
        </w:rPr>
      </w:pPr>
      <w:ins w:id="31139" w:author="梁元" w:date="2019-05-14T19:51:07Z">
        <w:r>
          <w:rPr>
            <w:rFonts w:hint="eastAsia" w:ascii="仿宋" w:hAnsi="仿宋" w:eastAsia="仿宋"/>
            <w:color w:val="000000" w:themeColor="text1"/>
            <w:sz w:val="28"/>
            <w:szCs w:val="28"/>
            <w:rPrChange w:id="31140" w:author="梁元" w:date="2019-05-14T19:51:36Z">
              <w:rPr>
                <w:rFonts w:hint="eastAsia" w:ascii="仿宋" w:hAnsi="仿宋" w:eastAsia="仿宋"/>
                <w:sz w:val="28"/>
                <w:szCs w:val="28"/>
              </w:rPr>
            </w:rPrChange>
            <w14:textFill>
              <w14:solidFill>
                <w14:schemeClr w14:val="tx1"/>
              </w14:solidFill>
            </w14:textFill>
          </w:rPr>
          <w:t>通常解法</w:t>
        </w:r>
      </w:ins>
    </w:p>
    <w:p>
      <w:pPr>
        <w:spacing w:line="240" w:lineRule="auto"/>
        <w:ind w:firstLine="480" w:firstLineChars="200"/>
        <w:rPr>
          <w:ins w:id="31142" w:author="梁元" w:date="2019-05-14T19:51:07Z"/>
          <w:color w:val="000000" w:themeColor="text1"/>
          <w:rPrChange w:id="31143" w:author="梁元" w:date="2019-05-14T19:51:36Z">
            <w:rPr>
              <w:ins w:id="31144" w:author="梁元" w:date="2019-05-14T19:51:07Z"/>
            </w:rPr>
          </w:rPrChange>
          <w14:textFill>
            <w14:solidFill>
              <w14:schemeClr w14:val="tx1"/>
            </w14:solidFill>
          </w14:textFill>
        </w:rPr>
      </w:pPr>
      <w:ins w:id="31145" w:author="梁元" w:date="2019-05-14T19:51:07Z">
        <w:r>
          <w:rPr>
            <w:rFonts w:hint="eastAsia"/>
            <w:color w:val="000000" w:themeColor="text1"/>
            <w:rPrChange w:id="31146" w:author="梁元" w:date="2019-05-14T19:51:36Z">
              <w:rPr>
                <w:rFonts w:hint="eastAsia"/>
              </w:rPr>
            </w:rPrChange>
            <w14:textFill>
              <w14:solidFill>
                <w14:schemeClr w14:val="tx1"/>
              </w14:solidFill>
            </w14:textFill>
          </w:rPr>
          <w:t>从小程序基础库版本</w:t>
        </w:r>
      </w:ins>
      <w:ins w:id="31148" w:author="梁元" w:date="2019-05-14T19:51:07Z">
        <w:r>
          <w:rPr>
            <w:color w:val="000000" w:themeColor="text1"/>
            <w:rPrChange w:id="31149" w:author="梁元" w:date="2019-05-14T19:51:36Z">
              <w:rPr/>
            </w:rPrChange>
            <w14:textFill>
              <w14:solidFill>
                <w14:schemeClr w14:val="tx1"/>
              </w14:solidFill>
            </w14:textFill>
          </w:rPr>
          <w:t xml:space="preserve"> 1.6.3 开始，小程序支持简洁的组件化编程。所有自定义组件相关特性都需要基础库版本 1.6.3 或更高。</w:t>
        </w:r>
      </w:ins>
    </w:p>
    <w:p>
      <w:pPr>
        <w:spacing w:line="240" w:lineRule="auto"/>
        <w:ind w:firstLine="480" w:firstLineChars="200"/>
        <w:rPr>
          <w:ins w:id="31151" w:author="梁元" w:date="2019-05-14T19:51:07Z"/>
          <w:color w:val="000000" w:themeColor="text1"/>
          <w:rPrChange w:id="31152" w:author="梁元" w:date="2019-05-14T19:51:36Z">
            <w:rPr>
              <w:ins w:id="31153" w:author="梁元" w:date="2019-05-14T19:51:07Z"/>
            </w:rPr>
          </w:rPrChange>
          <w14:textFill>
            <w14:solidFill>
              <w14:schemeClr w14:val="tx1"/>
            </w14:solidFill>
          </w14:textFill>
        </w:rPr>
      </w:pPr>
    </w:p>
    <w:p>
      <w:pPr>
        <w:spacing w:line="240" w:lineRule="auto"/>
        <w:ind w:firstLine="480" w:firstLineChars="200"/>
        <w:rPr>
          <w:ins w:id="31154" w:author="梁元" w:date="2019-05-14T19:51:07Z"/>
          <w:color w:val="000000" w:themeColor="text1"/>
          <w:rPrChange w:id="31155" w:author="梁元" w:date="2019-05-14T19:51:36Z">
            <w:rPr>
              <w:ins w:id="31156" w:author="梁元" w:date="2019-05-14T19:51:07Z"/>
            </w:rPr>
          </w:rPrChange>
          <w14:textFill>
            <w14:solidFill>
              <w14:schemeClr w14:val="tx1"/>
            </w14:solidFill>
          </w14:textFill>
        </w:rPr>
      </w:pPr>
      <w:ins w:id="31157" w:author="梁元" w:date="2019-05-14T19:51:07Z">
        <w:r>
          <w:rPr>
            <w:rFonts w:hint="eastAsia"/>
            <w:color w:val="000000" w:themeColor="text1"/>
            <w:rPrChange w:id="31158" w:author="梁元" w:date="2019-05-14T19:51:36Z">
              <w:rPr>
                <w:rFonts w:hint="eastAsia"/>
              </w:rPr>
            </w:rPrChange>
            <w14:textFill>
              <w14:solidFill>
                <w14:schemeClr w14:val="tx1"/>
              </w14:solidFill>
            </w14:textFill>
          </w:rPr>
          <w:t>开发者可以将页面内的功能模块抽象成自定义组件，以便在不同的页面中重复使用；也可以将复杂的页面拆分成多个低耦合的模块，有助于代码维护。自定义组件在使用时与基础组件非常相似。</w:t>
        </w:r>
      </w:ins>
    </w:p>
    <w:p>
      <w:pPr>
        <w:spacing w:line="240" w:lineRule="auto"/>
        <w:ind w:firstLine="480" w:firstLineChars="200"/>
        <w:rPr>
          <w:ins w:id="31160" w:author="梁元" w:date="2019-05-14T19:51:07Z"/>
          <w:rFonts w:hint="eastAsia"/>
          <w:color w:val="000000" w:themeColor="text1"/>
          <w:rPrChange w:id="31161" w:author="梁元" w:date="2019-05-14T19:51:36Z">
            <w:rPr>
              <w:ins w:id="31162" w:author="梁元" w:date="2019-05-14T19:51:07Z"/>
              <w:rFonts w:hint="eastAsia"/>
            </w:rPr>
          </w:rPrChange>
          <w14:textFill>
            <w14:solidFill>
              <w14:schemeClr w14:val="tx1"/>
            </w14:solidFill>
          </w14:textFill>
        </w:rPr>
      </w:pPr>
    </w:p>
    <w:p>
      <w:pPr>
        <w:spacing w:line="240" w:lineRule="auto"/>
        <w:ind w:firstLine="480" w:firstLineChars="200"/>
        <w:rPr>
          <w:ins w:id="31163" w:author="梁元" w:date="2019-05-14T19:51:07Z"/>
          <w:color w:val="000000" w:themeColor="text1"/>
          <w:rPrChange w:id="31164" w:author="梁元" w:date="2019-05-14T19:51:36Z">
            <w:rPr>
              <w:ins w:id="31165" w:author="梁元" w:date="2019-05-14T19:51:07Z"/>
            </w:rPr>
          </w:rPrChange>
          <w14:textFill>
            <w14:solidFill>
              <w14:schemeClr w14:val="tx1"/>
            </w14:solidFill>
          </w14:textFill>
        </w:rPr>
      </w:pPr>
      <w:ins w:id="31166" w:author="梁元" w:date="2019-05-14T19:51:07Z">
        <w:r>
          <w:rPr>
            <w:rFonts w:hint="eastAsia"/>
            <w:color w:val="000000" w:themeColor="text1"/>
            <w:rPrChange w:id="31167" w:author="梁元" w:date="2019-05-14T19:51:36Z">
              <w:rPr>
                <w:rFonts w:hint="eastAsia"/>
              </w:rPr>
            </w:rPrChange>
            <w14:textFill>
              <w14:solidFill>
                <w14:schemeClr w14:val="tx1"/>
              </w14:solidFill>
            </w14:textFill>
          </w:rPr>
          <w:t>在自定义组件的</w:t>
        </w:r>
      </w:ins>
      <w:ins w:id="31169" w:author="梁元" w:date="2019-05-14T19:51:07Z">
        <w:r>
          <w:rPr>
            <w:color w:val="000000" w:themeColor="text1"/>
            <w:rPrChange w:id="31170" w:author="梁元" w:date="2019-05-14T19:51:36Z">
              <w:rPr/>
            </w:rPrChange>
            <w14:textFill>
              <w14:solidFill>
                <w14:schemeClr w14:val="tx1"/>
              </w14:solidFill>
            </w14:textFill>
          </w:rPr>
          <w:t xml:space="preserve"> js 文件中，需要使用 Component() 来注册组件，并提供组件的属性定义、内部数据和自定义方法。</w:t>
        </w:r>
      </w:ins>
    </w:p>
    <w:p>
      <w:pPr>
        <w:spacing w:line="240" w:lineRule="auto"/>
        <w:ind w:firstLine="480" w:firstLineChars="200"/>
        <w:rPr>
          <w:ins w:id="31172" w:author="梁元" w:date="2019-05-14T19:51:07Z"/>
          <w:color w:val="000000" w:themeColor="text1"/>
          <w:rPrChange w:id="31173" w:author="梁元" w:date="2019-05-14T19:51:36Z">
            <w:rPr>
              <w:ins w:id="31174" w:author="梁元" w:date="2019-05-14T19:51:07Z"/>
            </w:rPr>
          </w:rPrChange>
          <w14:textFill>
            <w14:solidFill>
              <w14:schemeClr w14:val="tx1"/>
            </w14:solidFill>
          </w14:textFill>
        </w:rPr>
      </w:pPr>
    </w:p>
    <w:p>
      <w:pPr>
        <w:spacing w:line="240" w:lineRule="auto"/>
        <w:ind w:firstLine="480" w:firstLineChars="200"/>
        <w:rPr>
          <w:ins w:id="31175" w:author="梁元" w:date="2019-05-14T19:51:07Z"/>
          <w:rFonts w:hint="eastAsia"/>
          <w:color w:val="000000" w:themeColor="text1"/>
          <w:rPrChange w:id="31176" w:author="梁元" w:date="2019-05-14T19:51:36Z">
            <w:rPr>
              <w:ins w:id="31177" w:author="梁元" w:date="2019-05-14T19:51:07Z"/>
              <w:rFonts w:hint="eastAsia"/>
            </w:rPr>
          </w:rPrChange>
          <w14:textFill>
            <w14:solidFill>
              <w14:schemeClr w14:val="tx1"/>
            </w14:solidFill>
          </w14:textFill>
        </w:rPr>
      </w:pPr>
      <w:ins w:id="31178" w:author="梁元" w:date="2019-05-14T19:51:07Z">
        <w:r>
          <w:rPr>
            <w:rFonts w:hint="eastAsia"/>
            <w:color w:val="000000" w:themeColor="text1"/>
            <w:rPrChange w:id="31179" w:author="梁元" w:date="2019-05-14T19:51:36Z">
              <w:rPr>
                <w:rFonts w:hint="eastAsia"/>
              </w:rPr>
            </w:rPrChange>
            <w14:textFill>
              <w14:solidFill>
                <w14:schemeClr w14:val="tx1"/>
              </w14:solidFill>
            </w14:textFill>
          </w:rPr>
          <w:t>组件的属性值和内部数据将被用于组件</w:t>
        </w:r>
      </w:ins>
      <w:ins w:id="31181" w:author="梁元" w:date="2019-05-14T19:51:07Z">
        <w:r>
          <w:rPr>
            <w:color w:val="000000" w:themeColor="text1"/>
            <w:rPrChange w:id="31182" w:author="梁元" w:date="2019-05-14T19:51:36Z">
              <w:rPr/>
            </w:rPrChange>
            <w14:textFill>
              <w14:solidFill>
                <w14:schemeClr w14:val="tx1"/>
              </w14:solidFill>
            </w14:textFill>
          </w:rPr>
          <w:t xml:space="preserve"> wxml 的渲染，其中，属性值是可由组件外部传入的</w:t>
        </w:r>
      </w:ins>
    </w:p>
    <w:p>
      <w:pPr>
        <w:spacing w:line="240" w:lineRule="auto"/>
        <w:ind w:firstLine="480" w:firstLineChars="200"/>
        <w:rPr>
          <w:ins w:id="31184" w:author="梁元" w:date="2019-05-14T19:51:07Z"/>
          <w:color w:val="000000" w:themeColor="text1"/>
          <w:rPrChange w:id="31185" w:author="梁元" w:date="2019-05-14T19:51:36Z">
            <w:rPr>
              <w:ins w:id="31186" w:author="梁元" w:date="2019-05-14T19:51:07Z"/>
            </w:rPr>
          </w:rPrChange>
          <w14:textFill>
            <w14:solidFill>
              <w14:schemeClr w14:val="tx1"/>
            </w14:solidFill>
          </w14:textFill>
        </w:rPr>
      </w:pPr>
    </w:p>
    <w:p>
      <w:pPr>
        <w:spacing w:line="240" w:lineRule="auto"/>
        <w:ind w:firstLine="480" w:firstLineChars="200"/>
        <w:rPr>
          <w:ins w:id="31187" w:author="梁元" w:date="2019-05-14T19:51:07Z"/>
          <w:color w:val="000000" w:themeColor="text1"/>
          <w:rPrChange w:id="31188" w:author="梁元" w:date="2019-05-14T19:51:36Z">
            <w:rPr>
              <w:ins w:id="31189" w:author="梁元" w:date="2019-05-14T19:51:07Z"/>
            </w:rPr>
          </w:rPrChange>
          <w14:textFill>
            <w14:solidFill>
              <w14:schemeClr w14:val="tx1"/>
            </w14:solidFill>
          </w14:textFill>
        </w:rPr>
      </w:pPr>
      <w:ins w:id="31190" w:author="梁元" w:date="2019-05-14T19:51:07Z">
        <w:r>
          <w:rPr>
            <w:rFonts w:hint="eastAsia"/>
            <w:color w:val="000000" w:themeColor="text1"/>
            <w:rPrChange w:id="31191" w:author="梁元" w:date="2019-05-14T19:51:36Z">
              <w:rPr>
                <w:rFonts w:hint="eastAsia"/>
              </w:rPr>
            </w:rPrChange>
            <w14:textFill>
              <w14:solidFill>
                <w14:schemeClr w14:val="tx1"/>
              </w14:solidFill>
            </w14:textFill>
          </w:rPr>
          <w:t>组件构造器包含的属性和方法：</w:t>
        </w:r>
      </w:ins>
    </w:p>
    <w:p>
      <w:pPr>
        <w:spacing w:line="240" w:lineRule="auto"/>
        <w:ind w:firstLine="480" w:firstLineChars="200"/>
        <w:rPr>
          <w:ins w:id="31193" w:author="梁元" w:date="2019-05-14T19:51:07Z"/>
          <w:color w:val="000000" w:themeColor="text1"/>
          <w:rPrChange w:id="31194" w:author="梁元" w:date="2019-05-14T19:51:36Z">
            <w:rPr>
              <w:ins w:id="31195" w:author="梁元" w:date="2019-05-14T19:51:07Z"/>
            </w:rPr>
          </w:rPrChange>
          <w14:textFill>
            <w14:solidFill>
              <w14:schemeClr w14:val="tx1"/>
            </w14:solidFill>
          </w14:textFill>
        </w:rPr>
      </w:pPr>
    </w:p>
    <w:p>
      <w:pPr>
        <w:spacing w:line="240" w:lineRule="auto"/>
        <w:ind w:firstLine="480" w:firstLineChars="200"/>
        <w:rPr>
          <w:ins w:id="31196" w:author="梁元" w:date="2019-05-14T19:51:07Z"/>
          <w:rFonts w:hint="eastAsia"/>
          <w:color w:val="000000" w:themeColor="text1"/>
          <w:rPrChange w:id="31197" w:author="梁元" w:date="2019-05-14T19:51:36Z">
            <w:rPr>
              <w:ins w:id="31198" w:author="梁元" w:date="2019-05-14T19:51:07Z"/>
              <w:rFonts w:hint="eastAsia"/>
            </w:rPr>
          </w:rPrChange>
          <w14:textFill>
            <w14:solidFill>
              <w14:schemeClr w14:val="tx1"/>
            </w14:solidFill>
          </w14:textFill>
        </w:rPr>
      </w:pPr>
      <w:ins w:id="31199" w:author="梁元" w:date="2019-05-14T19:51:07Z">
        <w:r>
          <w:rPr>
            <w:color w:val="000000" w:themeColor="text1"/>
            <w:rPrChange w:id="31200" w:author="梁元" w:date="2019-05-14T19:51:36Z">
              <w:rPr/>
            </w:rPrChange>
            <w14:textFill>
              <w14:solidFill>
                <w14:schemeClr w14:val="tx1"/>
              </w14:solidFill>
            </w14:textFill>
          </w:rPr>
          <w:tab/>
        </w:r>
      </w:ins>
      <w:ins w:id="31202" w:author="梁元" w:date="2019-05-14T19:51:07Z">
        <w:r>
          <w:rPr>
            <w:rFonts w:hint="eastAsia"/>
            <w:color w:val="000000" w:themeColor="text1"/>
            <w:rPrChange w:id="31203" w:author="梁元" w:date="2019-05-14T19:51:36Z">
              <w:rPr>
                <w:rFonts w:hint="eastAsia"/>
              </w:rPr>
            </w:rPrChange>
            <w14:textFill>
              <w14:solidFill>
                <w14:schemeClr w14:val="tx1"/>
              </w14:solidFill>
            </w14:textFill>
          </w:rPr>
          <w:t>p</w:t>
        </w:r>
      </w:ins>
      <w:ins w:id="31205" w:author="梁元" w:date="2019-05-14T19:51:07Z">
        <w:r>
          <w:rPr>
            <w:color w:val="000000" w:themeColor="text1"/>
            <w:rPrChange w:id="31206" w:author="梁元" w:date="2019-05-14T19:51:36Z">
              <w:rPr/>
            </w:rPrChange>
            <w14:textFill>
              <w14:solidFill>
                <w14:schemeClr w14:val="tx1"/>
              </w14:solidFill>
            </w14:textFill>
          </w:rPr>
          <w:t>roperties</w:t>
        </w:r>
      </w:ins>
      <w:ins w:id="31208" w:author="梁元" w:date="2019-05-14T19:51:07Z">
        <w:r>
          <w:rPr>
            <w:rFonts w:hint="eastAsia"/>
            <w:color w:val="000000" w:themeColor="text1"/>
            <w:rPrChange w:id="31209" w:author="梁元" w:date="2019-05-14T19:51:36Z">
              <w:rPr>
                <w:rFonts w:hint="eastAsia"/>
              </w:rPr>
            </w:rPrChange>
            <w14:textFill>
              <w14:solidFill>
                <w14:schemeClr w14:val="tx1"/>
              </w14:solidFill>
            </w14:textFill>
          </w:rPr>
          <w:t>，</w:t>
        </w:r>
      </w:ins>
      <w:ins w:id="31211" w:author="梁元" w:date="2019-05-14T19:51:07Z">
        <w:r>
          <w:rPr>
            <w:color w:val="000000" w:themeColor="text1"/>
            <w:rPrChange w:id="31212" w:author="梁元" w:date="2019-05-14T19:51:36Z">
              <w:rPr/>
            </w:rPrChange>
            <w14:textFill>
              <w14:solidFill>
                <w14:schemeClr w14:val="tx1"/>
              </w14:solidFill>
            </w14:textFill>
          </w:rPr>
          <w:t>data</w:t>
        </w:r>
      </w:ins>
      <w:ins w:id="31214" w:author="梁元" w:date="2019-05-14T19:51:07Z">
        <w:r>
          <w:rPr>
            <w:rFonts w:hint="eastAsia"/>
            <w:color w:val="000000" w:themeColor="text1"/>
            <w:rPrChange w:id="31215" w:author="梁元" w:date="2019-05-14T19:51:36Z">
              <w:rPr>
                <w:rFonts w:hint="eastAsia"/>
              </w:rPr>
            </w:rPrChange>
            <w14:textFill>
              <w14:solidFill>
                <w14:schemeClr w14:val="tx1"/>
              </w14:solidFill>
            </w14:textFill>
          </w:rPr>
          <w:t>，</w:t>
        </w:r>
      </w:ins>
      <w:ins w:id="31217" w:author="梁元" w:date="2019-05-14T19:51:07Z">
        <w:r>
          <w:rPr>
            <w:color w:val="000000" w:themeColor="text1"/>
            <w:rPrChange w:id="31218" w:author="梁元" w:date="2019-05-14T19:51:36Z">
              <w:rPr/>
            </w:rPrChange>
            <w14:textFill>
              <w14:solidFill>
                <w14:schemeClr w14:val="tx1"/>
              </w14:solidFill>
            </w14:textFill>
          </w:rPr>
          <w:t>methods</w:t>
        </w:r>
      </w:ins>
      <w:ins w:id="31220" w:author="梁元" w:date="2019-05-14T19:51:07Z">
        <w:r>
          <w:rPr>
            <w:rFonts w:hint="eastAsia"/>
            <w:color w:val="000000" w:themeColor="text1"/>
            <w:rPrChange w:id="31221" w:author="梁元" w:date="2019-05-14T19:51:36Z">
              <w:rPr>
                <w:rFonts w:hint="eastAsia"/>
              </w:rPr>
            </w:rPrChange>
            <w14:textFill>
              <w14:solidFill>
                <w14:schemeClr w14:val="tx1"/>
              </w14:solidFill>
            </w14:textFill>
          </w:rPr>
          <w:t>，</w:t>
        </w:r>
      </w:ins>
      <w:ins w:id="31223" w:author="梁元" w:date="2019-05-14T19:51:07Z">
        <w:r>
          <w:rPr>
            <w:color w:val="000000" w:themeColor="text1"/>
            <w:rPrChange w:id="31224" w:author="梁元" w:date="2019-05-14T19:51:36Z">
              <w:rPr/>
            </w:rPrChange>
            <w14:textFill>
              <w14:solidFill>
                <w14:schemeClr w14:val="tx1"/>
              </w14:solidFill>
            </w14:textFill>
          </w:rPr>
          <w:t>behaviors</w:t>
        </w:r>
      </w:ins>
      <w:ins w:id="31226" w:author="梁元" w:date="2019-05-14T19:51:07Z">
        <w:r>
          <w:rPr>
            <w:rFonts w:hint="eastAsia"/>
            <w:color w:val="000000" w:themeColor="text1"/>
            <w:rPrChange w:id="31227" w:author="梁元" w:date="2019-05-14T19:51:36Z">
              <w:rPr>
                <w:rFonts w:hint="eastAsia"/>
              </w:rPr>
            </w:rPrChange>
            <w14:textFill>
              <w14:solidFill>
                <w14:schemeClr w14:val="tx1"/>
              </w14:solidFill>
            </w14:textFill>
          </w:rPr>
          <w:t>（mixin），</w:t>
        </w:r>
      </w:ins>
      <w:ins w:id="31229" w:author="梁元" w:date="2019-05-14T19:51:07Z">
        <w:r>
          <w:rPr>
            <w:color w:val="000000" w:themeColor="text1"/>
            <w:rPrChange w:id="31230" w:author="梁元" w:date="2019-05-14T19:51:36Z">
              <w:rPr/>
            </w:rPrChange>
            <w14:textFill>
              <w14:solidFill>
                <w14:schemeClr w14:val="tx1"/>
              </w14:solidFill>
            </w14:textFill>
          </w:rPr>
          <w:t>created</w:t>
        </w:r>
      </w:ins>
      <w:ins w:id="31232" w:author="梁元" w:date="2019-05-14T19:51:07Z">
        <w:r>
          <w:rPr>
            <w:rFonts w:hint="eastAsia"/>
            <w:color w:val="000000" w:themeColor="text1"/>
            <w:rPrChange w:id="31233" w:author="梁元" w:date="2019-05-14T19:51:36Z">
              <w:rPr>
                <w:rFonts w:hint="eastAsia"/>
              </w:rPr>
            </w:rPrChange>
            <w14:textFill>
              <w14:solidFill>
                <w14:schemeClr w14:val="tx1"/>
              </w14:solidFill>
            </w14:textFill>
          </w:rPr>
          <w:t>，</w:t>
        </w:r>
      </w:ins>
      <w:ins w:id="31235" w:author="梁元" w:date="2019-05-14T19:51:07Z">
        <w:r>
          <w:rPr>
            <w:color w:val="000000" w:themeColor="text1"/>
            <w:rPrChange w:id="31236" w:author="梁元" w:date="2019-05-14T19:51:36Z">
              <w:rPr/>
            </w:rPrChange>
            <w14:textFill>
              <w14:solidFill>
                <w14:schemeClr w14:val="tx1"/>
              </w14:solidFill>
            </w14:textFill>
          </w:rPr>
          <w:t>attached</w:t>
        </w:r>
      </w:ins>
      <w:ins w:id="31238" w:author="梁元" w:date="2019-05-14T19:51:07Z">
        <w:r>
          <w:rPr>
            <w:rFonts w:hint="eastAsia"/>
            <w:color w:val="000000" w:themeColor="text1"/>
            <w:rPrChange w:id="31239" w:author="梁元" w:date="2019-05-14T19:51:36Z">
              <w:rPr>
                <w:rFonts w:hint="eastAsia"/>
              </w:rPr>
            </w:rPrChange>
            <w14:textFill>
              <w14:solidFill>
                <w14:schemeClr w14:val="tx1"/>
              </w14:solidFill>
            </w14:textFill>
          </w:rPr>
          <w:t>，</w:t>
        </w:r>
      </w:ins>
      <w:ins w:id="31241" w:author="梁元" w:date="2019-05-14T19:51:07Z">
        <w:r>
          <w:rPr>
            <w:color w:val="000000" w:themeColor="text1"/>
            <w:rPrChange w:id="31242" w:author="梁元" w:date="2019-05-14T19:51:36Z">
              <w:rPr/>
            </w:rPrChange>
            <w14:textFill>
              <w14:solidFill>
                <w14:schemeClr w14:val="tx1"/>
              </w14:solidFill>
            </w14:textFill>
          </w:rPr>
          <w:t>ready</w:t>
        </w:r>
      </w:ins>
      <w:ins w:id="31244" w:author="梁元" w:date="2019-05-14T19:51:07Z">
        <w:r>
          <w:rPr>
            <w:rFonts w:hint="eastAsia"/>
            <w:color w:val="000000" w:themeColor="text1"/>
            <w:rPrChange w:id="31245" w:author="梁元" w:date="2019-05-14T19:51:36Z">
              <w:rPr>
                <w:rFonts w:hint="eastAsia"/>
              </w:rPr>
            </w:rPrChange>
            <w14:textFill>
              <w14:solidFill>
                <w14:schemeClr w14:val="tx1"/>
              </w14:solidFill>
            </w14:textFill>
          </w:rPr>
          <w:t>，</w:t>
        </w:r>
      </w:ins>
      <w:ins w:id="31247" w:author="梁元" w:date="2019-05-14T19:51:07Z">
        <w:r>
          <w:rPr>
            <w:color w:val="000000" w:themeColor="text1"/>
            <w:rPrChange w:id="31248" w:author="梁元" w:date="2019-05-14T19:51:36Z">
              <w:rPr/>
            </w:rPrChange>
            <w14:textFill>
              <w14:solidFill>
                <w14:schemeClr w14:val="tx1"/>
              </w14:solidFill>
            </w14:textFill>
          </w:rPr>
          <w:t>moved</w:t>
        </w:r>
      </w:ins>
      <w:ins w:id="31250" w:author="梁元" w:date="2019-05-14T19:51:07Z">
        <w:r>
          <w:rPr>
            <w:rFonts w:hint="eastAsia"/>
            <w:color w:val="000000" w:themeColor="text1"/>
            <w:rPrChange w:id="31251" w:author="梁元" w:date="2019-05-14T19:51:36Z">
              <w:rPr>
                <w:rFonts w:hint="eastAsia"/>
              </w:rPr>
            </w:rPrChange>
            <w14:textFill>
              <w14:solidFill>
                <w14:schemeClr w14:val="tx1"/>
              </w14:solidFill>
            </w14:textFill>
          </w:rPr>
          <w:t>，</w:t>
        </w:r>
      </w:ins>
      <w:ins w:id="31253" w:author="梁元" w:date="2019-05-14T19:51:07Z">
        <w:r>
          <w:rPr>
            <w:color w:val="000000" w:themeColor="text1"/>
            <w:rPrChange w:id="31254" w:author="梁元" w:date="2019-05-14T19:51:36Z">
              <w:rPr/>
            </w:rPrChange>
            <w14:textFill>
              <w14:solidFill>
                <w14:schemeClr w14:val="tx1"/>
              </w14:solidFill>
            </w14:textFill>
          </w:rPr>
          <w:t>detached</w:t>
        </w:r>
      </w:ins>
      <w:ins w:id="31256" w:author="梁元" w:date="2019-05-14T19:51:07Z">
        <w:r>
          <w:rPr>
            <w:rFonts w:hint="eastAsia"/>
            <w:color w:val="000000" w:themeColor="text1"/>
            <w:rPrChange w:id="31257" w:author="梁元" w:date="2019-05-14T19:51:36Z">
              <w:rPr>
                <w:rFonts w:hint="eastAsia"/>
              </w:rPr>
            </w:rPrChange>
            <w14:textFill>
              <w14:solidFill>
                <w14:schemeClr w14:val="tx1"/>
              </w14:solidFill>
            </w14:textFill>
          </w:rPr>
          <w:t>，</w:t>
        </w:r>
      </w:ins>
      <w:ins w:id="31259" w:author="梁元" w:date="2019-05-14T19:51:07Z">
        <w:r>
          <w:rPr>
            <w:color w:val="000000" w:themeColor="text1"/>
            <w:rPrChange w:id="31260" w:author="梁元" w:date="2019-05-14T19:51:36Z">
              <w:rPr/>
            </w:rPrChange>
            <w14:textFill>
              <w14:solidFill>
                <w14:schemeClr w14:val="tx1"/>
              </w14:solidFill>
            </w14:textFill>
          </w:rPr>
          <w:t>relations</w:t>
        </w:r>
      </w:ins>
      <w:ins w:id="31262" w:author="梁元" w:date="2019-05-14T19:51:07Z">
        <w:r>
          <w:rPr>
            <w:rFonts w:hint="eastAsia"/>
            <w:color w:val="000000" w:themeColor="text1"/>
            <w:rPrChange w:id="31263" w:author="梁元" w:date="2019-05-14T19:51:36Z">
              <w:rPr>
                <w:rFonts w:hint="eastAsia"/>
              </w:rPr>
            </w:rPrChange>
            <w14:textFill>
              <w14:solidFill>
                <w14:schemeClr w14:val="tx1"/>
              </w14:solidFill>
            </w14:textFill>
          </w:rPr>
          <w:t>等等</w:t>
        </w:r>
      </w:ins>
    </w:p>
    <w:p>
      <w:pPr>
        <w:pStyle w:val="3"/>
        <w:numPr>
          <w:ilvl w:val="0"/>
          <w:numId w:val="34"/>
        </w:numPr>
        <w:spacing w:line="240" w:lineRule="auto"/>
        <w:ind w:firstLine="562" w:firstLineChars="200"/>
        <w:rPr>
          <w:ins w:id="31265" w:author="梁元" w:date="2019-05-14T19:51:07Z"/>
          <w:rFonts w:ascii="仿宋" w:hAnsi="仿宋" w:eastAsia="仿宋"/>
          <w:color w:val="000000" w:themeColor="text1"/>
          <w:sz w:val="28"/>
          <w:szCs w:val="28"/>
          <w:rPrChange w:id="31266" w:author="梁元" w:date="2019-05-14T19:51:36Z">
            <w:rPr>
              <w:ins w:id="31267" w:author="梁元" w:date="2019-05-14T19:51:07Z"/>
              <w:rFonts w:ascii="仿宋" w:hAnsi="仿宋" w:eastAsia="仿宋"/>
              <w:sz w:val="28"/>
              <w:szCs w:val="28"/>
            </w:rPr>
          </w:rPrChange>
          <w14:textFill>
            <w14:solidFill>
              <w14:schemeClr w14:val="tx1"/>
            </w14:solidFill>
          </w14:textFill>
        </w:rPr>
      </w:pPr>
      <w:ins w:id="31268" w:author="梁元" w:date="2019-05-14T19:51:07Z">
        <w:r>
          <w:rPr>
            <w:rFonts w:hint="eastAsia" w:ascii="仿宋" w:hAnsi="仿宋" w:eastAsia="仿宋"/>
            <w:color w:val="000000" w:themeColor="text1"/>
            <w:sz w:val="28"/>
            <w:szCs w:val="28"/>
            <w:rPrChange w:id="31269" w:author="梁元" w:date="2019-05-14T19:51:36Z">
              <w:rPr>
                <w:rFonts w:hint="eastAsia" w:ascii="仿宋" w:hAnsi="仿宋" w:eastAsia="仿宋"/>
                <w:sz w:val="28"/>
                <w:szCs w:val="28"/>
              </w:rPr>
            </w:rPrChange>
            <w14:textFill>
              <w14:solidFill>
                <w14:schemeClr w14:val="tx1"/>
              </w14:solidFill>
            </w14:textFill>
          </w:rPr>
          <w:t>通用大牛级解法</w:t>
        </w:r>
      </w:ins>
    </w:p>
    <w:p>
      <w:pPr>
        <w:spacing w:line="240" w:lineRule="auto"/>
        <w:ind w:firstLine="480" w:firstLineChars="200"/>
        <w:rPr>
          <w:ins w:id="31271" w:author="梁元" w:date="2019-05-14T19:51:07Z"/>
          <w:color w:val="000000" w:themeColor="text1"/>
          <w:rPrChange w:id="31272" w:author="梁元" w:date="2019-05-14T19:51:36Z">
            <w:rPr>
              <w:ins w:id="31273" w:author="梁元" w:date="2019-05-14T19:51:07Z"/>
            </w:rPr>
          </w:rPrChange>
          <w14:textFill>
            <w14:solidFill>
              <w14:schemeClr w14:val="tx1"/>
            </w14:solidFill>
          </w14:textFill>
        </w:rPr>
      </w:pPr>
      <w:ins w:id="31274" w:author="梁元" w:date="2019-05-14T19:51:07Z">
        <w:r>
          <w:rPr>
            <w:rFonts w:hint="eastAsia"/>
            <w:color w:val="000000" w:themeColor="text1"/>
            <w:rPrChange w:id="31275" w:author="梁元" w:date="2019-05-14T19:51:36Z">
              <w:rPr>
                <w:rFonts w:hint="eastAsia"/>
              </w:rPr>
            </w:rPrChange>
            <w14:textFill>
              <w14:solidFill>
                <w14:schemeClr w14:val="tx1"/>
              </w14:solidFill>
            </w14:textFill>
          </w:rPr>
          <w:t>理解小程序组件可以对比vue组件或者react组件，页面中多组件嵌套肯定会涉及跨组件传值，那么小程序的组件传值是如何实现的。</w:t>
        </w:r>
      </w:ins>
      <w:ins w:id="31277" w:author="梁元" w:date="2019-05-14T19:51:07Z">
        <w:r>
          <w:rPr>
            <w:color w:val="000000" w:themeColor="text1"/>
            <w:rPrChange w:id="31278" w:author="梁元" w:date="2019-05-14T19:51:36Z">
              <w:rPr/>
            </w:rPrChange>
            <w14:textFill>
              <w14:solidFill>
                <w14:schemeClr w14:val="tx1"/>
              </w14:solidFill>
            </w14:textFill>
          </w:rPr>
          <w:t>V</w:t>
        </w:r>
      </w:ins>
      <w:ins w:id="31280" w:author="梁元" w:date="2019-05-14T19:51:07Z">
        <w:r>
          <w:rPr>
            <w:rFonts w:hint="eastAsia"/>
            <w:color w:val="000000" w:themeColor="text1"/>
            <w:rPrChange w:id="31281" w:author="梁元" w:date="2019-05-14T19:51:36Z">
              <w:rPr>
                <w:rFonts w:hint="eastAsia"/>
              </w:rPr>
            </w:rPrChange>
            <w14:textFill>
              <w14:solidFill>
                <w14:schemeClr w14:val="tx1"/>
              </w14:solidFill>
            </w14:textFill>
          </w:rPr>
          <w:t>ue或者react都属于单向数据流的数据管理方式，小程序组件也是类似的。通过在组件上添加自定义属性，属性值可以是父组件的任意变量，在组建内使用properties属性来接收。例如：&lt;</w:t>
        </w:r>
      </w:ins>
      <w:ins w:id="31283" w:author="梁元" w:date="2019-05-14T19:51:07Z">
        <w:r>
          <w:rPr>
            <w:color w:val="000000" w:themeColor="text1"/>
            <w:rPrChange w:id="31284" w:author="梁元" w:date="2019-05-14T19:51:36Z">
              <w:rPr/>
            </w:rPrChange>
            <w14:textFill>
              <w14:solidFill>
                <w14:schemeClr w14:val="tx1"/>
              </w14:solidFill>
            </w14:textFill>
          </w:rPr>
          <w:t>test data=”{{count}}” bindtest=”func”&gt;&lt;/test&gt;</w:t>
        </w:r>
      </w:ins>
    </w:p>
    <w:p>
      <w:pPr>
        <w:spacing w:line="240" w:lineRule="auto"/>
        <w:ind w:firstLine="480" w:firstLineChars="200"/>
        <w:rPr>
          <w:ins w:id="31286" w:author="梁元" w:date="2019-05-14T19:51:07Z"/>
          <w:color w:val="000000" w:themeColor="text1"/>
          <w:rPrChange w:id="31287" w:author="梁元" w:date="2019-05-14T19:51:36Z">
            <w:rPr>
              <w:ins w:id="31288" w:author="梁元" w:date="2019-05-14T19:51:07Z"/>
            </w:rPr>
          </w:rPrChange>
          <w14:textFill>
            <w14:solidFill>
              <w14:schemeClr w14:val="tx1"/>
            </w14:solidFill>
          </w14:textFill>
        </w:rPr>
      </w:pPr>
    </w:p>
    <w:p>
      <w:pPr>
        <w:spacing w:line="240" w:lineRule="auto"/>
        <w:ind w:firstLine="480" w:firstLineChars="200"/>
        <w:rPr>
          <w:ins w:id="31289" w:author="梁元" w:date="2019-05-14T19:51:07Z"/>
          <w:color w:val="000000" w:themeColor="text1"/>
          <w:rPrChange w:id="31290" w:author="梁元" w:date="2019-05-14T19:51:36Z">
            <w:rPr>
              <w:ins w:id="31291" w:author="梁元" w:date="2019-05-14T19:51:07Z"/>
            </w:rPr>
          </w:rPrChange>
          <w14:textFill>
            <w14:solidFill>
              <w14:schemeClr w14:val="tx1"/>
            </w14:solidFill>
          </w14:textFill>
        </w:rPr>
      </w:pPr>
      <w:ins w:id="31292" w:author="梁元" w:date="2019-05-14T19:51:07Z">
        <w:r>
          <w:rPr>
            <w:rFonts w:hint="eastAsia"/>
            <w:color w:val="000000" w:themeColor="text1"/>
            <w:rPrChange w:id="31293" w:author="梁元" w:date="2019-05-14T19:51:36Z">
              <w:rPr>
                <w:rFonts w:hint="eastAsia"/>
              </w:rPr>
            </w:rPrChange>
            <w14:textFill>
              <w14:solidFill>
                <w14:schemeClr w14:val="tx1"/>
              </w14:solidFill>
            </w14:textFill>
          </w:rPr>
          <w:t>C</w:t>
        </w:r>
      </w:ins>
      <w:ins w:id="31295" w:author="梁元" w:date="2019-05-14T19:51:07Z">
        <w:r>
          <w:rPr>
            <w:color w:val="000000" w:themeColor="text1"/>
            <w:rPrChange w:id="31296" w:author="梁元" w:date="2019-05-14T19:51:36Z">
              <w:rPr/>
            </w:rPrChange>
            <w14:textFill>
              <w14:solidFill>
                <w14:schemeClr w14:val="tx1"/>
              </w14:solidFill>
            </w14:textFill>
          </w:rPr>
          <w:t>omponent({</w:t>
        </w:r>
      </w:ins>
    </w:p>
    <w:p>
      <w:pPr>
        <w:spacing w:line="240" w:lineRule="auto"/>
        <w:ind w:firstLine="480" w:firstLineChars="200"/>
        <w:rPr>
          <w:ins w:id="31298" w:author="梁元" w:date="2019-05-14T19:51:07Z"/>
          <w:color w:val="000000" w:themeColor="text1"/>
          <w:rPrChange w:id="31299" w:author="梁元" w:date="2019-05-14T19:51:36Z">
            <w:rPr>
              <w:ins w:id="31300" w:author="梁元" w:date="2019-05-14T19:51:07Z"/>
            </w:rPr>
          </w:rPrChange>
          <w14:textFill>
            <w14:solidFill>
              <w14:schemeClr w14:val="tx1"/>
            </w14:solidFill>
          </w14:textFill>
        </w:rPr>
      </w:pPr>
      <w:ins w:id="31301" w:author="梁元" w:date="2019-05-14T19:51:07Z">
        <w:r>
          <w:rPr>
            <w:color w:val="000000" w:themeColor="text1"/>
            <w:rPrChange w:id="31302" w:author="梁元" w:date="2019-05-14T19:51:36Z">
              <w:rPr/>
            </w:rPrChange>
            <w14:textFill>
              <w14:solidFill>
                <w14:schemeClr w14:val="tx1"/>
              </w14:solidFill>
            </w14:textFill>
          </w:rPr>
          <w:tab/>
        </w:r>
      </w:ins>
      <w:ins w:id="31304" w:author="梁元" w:date="2019-05-14T19:51:07Z">
        <w:r>
          <w:rPr>
            <w:color w:val="000000" w:themeColor="text1"/>
            <w:rPrChange w:id="31305" w:author="梁元" w:date="2019-05-14T19:51:36Z">
              <w:rPr/>
            </w:rPrChange>
            <w14:textFill>
              <w14:solidFill>
                <w14:schemeClr w14:val="tx1"/>
              </w14:solidFill>
            </w14:textFill>
          </w:rPr>
          <w:t>Properties:{</w:t>
        </w:r>
      </w:ins>
    </w:p>
    <w:p>
      <w:pPr>
        <w:spacing w:line="240" w:lineRule="auto"/>
        <w:ind w:firstLine="480" w:firstLineChars="200"/>
        <w:rPr>
          <w:ins w:id="31307" w:author="梁元" w:date="2019-05-14T19:51:07Z"/>
          <w:color w:val="000000" w:themeColor="text1"/>
          <w:rPrChange w:id="31308" w:author="梁元" w:date="2019-05-14T19:51:36Z">
            <w:rPr>
              <w:ins w:id="31309" w:author="梁元" w:date="2019-05-14T19:51:07Z"/>
            </w:rPr>
          </w:rPrChange>
          <w14:textFill>
            <w14:solidFill>
              <w14:schemeClr w14:val="tx1"/>
            </w14:solidFill>
          </w14:textFill>
        </w:rPr>
      </w:pPr>
      <w:ins w:id="31310" w:author="梁元" w:date="2019-05-14T19:51:07Z">
        <w:r>
          <w:rPr>
            <w:color w:val="000000" w:themeColor="text1"/>
            <w:rPrChange w:id="31311" w:author="梁元" w:date="2019-05-14T19:51:36Z">
              <w:rPr/>
            </w:rPrChange>
            <w14:textFill>
              <w14:solidFill>
                <w14:schemeClr w14:val="tx1"/>
              </w14:solidFill>
            </w14:textFill>
          </w:rPr>
          <w:tab/>
        </w:r>
      </w:ins>
      <w:ins w:id="31313" w:author="梁元" w:date="2019-05-14T19:51:07Z">
        <w:r>
          <w:rPr>
            <w:color w:val="000000" w:themeColor="text1"/>
            <w:rPrChange w:id="31314" w:author="梁元" w:date="2019-05-14T19:51:36Z">
              <w:rPr/>
            </w:rPrChange>
            <w14:textFill>
              <w14:solidFill>
                <w14:schemeClr w14:val="tx1"/>
              </w14:solidFill>
            </w14:textFill>
          </w:rPr>
          <w:t>data:{</w:t>
        </w:r>
      </w:ins>
    </w:p>
    <w:p>
      <w:pPr>
        <w:spacing w:line="240" w:lineRule="auto"/>
        <w:ind w:firstLine="480" w:firstLineChars="200"/>
        <w:rPr>
          <w:ins w:id="31316" w:author="梁元" w:date="2019-05-14T19:51:07Z"/>
          <w:color w:val="000000" w:themeColor="text1"/>
          <w:rPrChange w:id="31317" w:author="梁元" w:date="2019-05-14T19:51:36Z">
            <w:rPr>
              <w:ins w:id="31318" w:author="梁元" w:date="2019-05-14T19:51:07Z"/>
            </w:rPr>
          </w:rPrChange>
          <w14:textFill>
            <w14:solidFill>
              <w14:schemeClr w14:val="tx1"/>
            </w14:solidFill>
          </w14:textFill>
        </w:rPr>
      </w:pPr>
      <w:ins w:id="31319" w:author="梁元" w:date="2019-05-14T19:51:07Z">
        <w:r>
          <w:rPr>
            <w:color w:val="000000" w:themeColor="text1"/>
            <w:rPrChange w:id="31320" w:author="梁元" w:date="2019-05-14T19:51:36Z">
              <w:rPr/>
            </w:rPrChange>
            <w14:textFill>
              <w14:solidFill>
                <w14:schemeClr w14:val="tx1"/>
              </w14:solidFill>
            </w14:textFill>
          </w:rPr>
          <w:tab/>
        </w:r>
      </w:ins>
      <w:ins w:id="31322" w:author="梁元" w:date="2019-05-14T19:51:07Z">
        <w:r>
          <w:rPr>
            <w:color w:val="000000" w:themeColor="text1"/>
            <w:rPrChange w:id="31323" w:author="梁元" w:date="2019-05-14T19:51:36Z">
              <w:rPr/>
            </w:rPrChange>
            <w14:textFill>
              <w14:solidFill>
                <w14:schemeClr w14:val="tx1"/>
              </w14:solidFill>
            </w14:textFill>
          </w:rPr>
          <w:tab/>
        </w:r>
      </w:ins>
      <w:ins w:id="31325" w:author="梁元" w:date="2019-05-14T19:51:07Z">
        <w:r>
          <w:rPr>
            <w:color w:val="000000" w:themeColor="text1"/>
            <w:rPrChange w:id="31326" w:author="梁元" w:date="2019-05-14T19:51:36Z">
              <w:rPr/>
            </w:rPrChange>
            <w14:textFill>
              <w14:solidFill>
                <w14:schemeClr w14:val="tx1"/>
              </w14:solidFill>
            </w14:textFill>
          </w:rPr>
          <w:t>Type:String,</w:t>
        </w:r>
      </w:ins>
    </w:p>
    <w:p>
      <w:pPr>
        <w:spacing w:line="240" w:lineRule="auto"/>
        <w:ind w:firstLine="480" w:firstLineChars="200"/>
        <w:rPr>
          <w:ins w:id="31328" w:author="梁元" w:date="2019-05-14T19:51:07Z"/>
          <w:color w:val="000000" w:themeColor="text1"/>
          <w:rPrChange w:id="31329" w:author="梁元" w:date="2019-05-14T19:51:36Z">
            <w:rPr>
              <w:ins w:id="31330" w:author="梁元" w:date="2019-05-14T19:51:07Z"/>
            </w:rPr>
          </w:rPrChange>
          <w14:textFill>
            <w14:solidFill>
              <w14:schemeClr w14:val="tx1"/>
            </w14:solidFill>
          </w14:textFill>
        </w:rPr>
      </w:pPr>
      <w:ins w:id="31331" w:author="梁元" w:date="2019-05-14T19:51:07Z">
        <w:r>
          <w:rPr>
            <w:color w:val="000000" w:themeColor="text1"/>
            <w:rPrChange w:id="31332" w:author="梁元" w:date="2019-05-14T19:51:36Z">
              <w:rPr/>
            </w:rPrChange>
            <w14:textFill>
              <w14:solidFill>
                <w14:schemeClr w14:val="tx1"/>
              </w14:solidFill>
            </w14:textFill>
          </w:rPr>
          <w:tab/>
        </w:r>
      </w:ins>
      <w:ins w:id="31334" w:author="梁元" w:date="2019-05-14T19:51:07Z">
        <w:r>
          <w:rPr>
            <w:color w:val="000000" w:themeColor="text1"/>
            <w:rPrChange w:id="31335" w:author="梁元" w:date="2019-05-14T19:51:36Z">
              <w:rPr/>
            </w:rPrChange>
            <w14:textFill>
              <w14:solidFill>
                <w14:schemeClr w14:val="tx1"/>
              </w14:solidFill>
            </w14:textFill>
          </w:rPr>
          <w:tab/>
        </w:r>
      </w:ins>
      <w:ins w:id="31337" w:author="梁元" w:date="2019-05-14T19:51:07Z">
        <w:r>
          <w:rPr>
            <w:color w:val="000000" w:themeColor="text1"/>
            <w:rPrChange w:id="31338" w:author="梁元" w:date="2019-05-14T19:51:36Z">
              <w:rPr/>
            </w:rPrChange>
            <w14:textFill>
              <w14:solidFill>
                <w14:schemeClr w14:val="tx1"/>
              </w14:solidFill>
            </w14:textFill>
          </w:rPr>
          <w:t>Value:’’,</w:t>
        </w:r>
      </w:ins>
    </w:p>
    <w:p>
      <w:pPr>
        <w:spacing w:line="240" w:lineRule="auto"/>
        <w:ind w:firstLine="480" w:firstLineChars="200"/>
        <w:rPr>
          <w:ins w:id="31340" w:author="梁元" w:date="2019-05-14T19:51:07Z"/>
          <w:rFonts w:hint="eastAsia"/>
          <w:color w:val="000000" w:themeColor="text1"/>
          <w:rPrChange w:id="31341" w:author="梁元" w:date="2019-05-14T19:51:36Z">
            <w:rPr>
              <w:ins w:id="31342" w:author="梁元" w:date="2019-05-14T19:51:07Z"/>
              <w:rFonts w:hint="eastAsia"/>
            </w:rPr>
          </w:rPrChange>
          <w14:textFill>
            <w14:solidFill>
              <w14:schemeClr w14:val="tx1"/>
            </w14:solidFill>
          </w14:textFill>
        </w:rPr>
      </w:pPr>
      <w:ins w:id="31343" w:author="梁元" w:date="2019-05-14T19:51:07Z">
        <w:r>
          <w:rPr>
            <w:color w:val="000000" w:themeColor="text1"/>
            <w:rPrChange w:id="31344" w:author="梁元" w:date="2019-05-14T19:51:36Z">
              <w:rPr/>
            </w:rPrChange>
            <w14:textFill>
              <w14:solidFill>
                <w14:schemeClr w14:val="tx1"/>
              </w14:solidFill>
            </w14:textFill>
          </w:rPr>
          <w:tab/>
        </w:r>
      </w:ins>
      <w:ins w:id="31346" w:author="梁元" w:date="2019-05-14T19:51:07Z">
        <w:r>
          <w:rPr>
            <w:color w:val="000000" w:themeColor="text1"/>
            <w:rPrChange w:id="31347" w:author="梁元" w:date="2019-05-14T19:51:36Z">
              <w:rPr/>
            </w:rPrChange>
            <w14:textFill>
              <w14:solidFill>
                <w14:schemeClr w14:val="tx1"/>
              </w14:solidFill>
            </w14:textFill>
          </w:rPr>
          <w:tab/>
        </w:r>
      </w:ins>
      <w:ins w:id="31349" w:author="梁元" w:date="2019-05-14T19:51:07Z">
        <w:r>
          <w:rPr>
            <w:color w:val="000000" w:themeColor="text1"/>
            <w:rPrChange w:id="31350" w:author="梁元" w:date="2019-05-14T19:51:36Z">
              <w:rPr/>
            </w:rPrChange>
            <w14:textFill>
              <w14:solidFill>
                <w14:schemeClr w14:val="tx1"/>
              </w14:solidFill>
            </w14:textFill>
          </w:rPr>
          <w:t>Observer:function(){}</w:t>
        </w:r>
      </w:ins>
    </w:p>
    <w:p>
      <w:pPr>
        <w:spacing w:line="240" w:lineRule="auto"/>
        <w:ind w:left="420" w:firstLine="480" w:firstLineChars="200"/>
        <w:rPr>
          <w:ins w:id="31352" w:author="梁元" w:date="2019-05-14T19:51:07Z"/>
          <w:rFonts w:hint="eastAsia"/>
          <w:color w:val="000000" w:themeColor="text1"/>
          <w:rPrChange w:id="31353" w:author="梁元" w:date="2019-05-14T19:51:36Z">
            <w:rPr>
              <w:ins w:id="31354" w:author="梁元" w:date="2019-05-14T19:51:07Z"/>
              <w:rFonts w:hint="eastAsia"/>
            </w:rPr>
          </w:rPrChange>
          <w14:textFill>
            <w14:solidFill>
              <w14:schemeClr w14:val="tx1"/>
            </w14:solidFill>
          </w14:textFill>
        </w:rPr>
      </w:pPr>
      <w:ins w:id="31355" w:author="梁元" w:date="2019-05-14T19:51:07Z">
        <w:r>
          <w:rPr>
            <w:color w:val="000000" w:themeColor="text1"/>
            <w:rPrChange w:id="31356" w:author="梁元" w:date="2019-05-14T19:51:36Z">
              <w:rPr/>
            </w:rPrChange>
            <w14:textFill>
              <w14:solidFill>
                <w14:schemeClr w14:val="tx1"/>
              </w14:solidFill>
            </w14:textFill>
          </w:rPr>
          <w:t>}</w:t>
        </w:r>
      </w:ins>
    </w:p>
    <w:p>
      <w:pPr>
        <w:spacing w:line="240" w:lineRule="auto"/>
        <w:ind w:firstLine="480" w:firstLineChars="200"/>
        <w:rPr>
          <w:ins w:id="31358" w:author="梁元" w:date="2019-05-14T19:51:07Z"/>
          <w:rFonts w:hint="eastAsia"/>
          <w:color w:val="000000" w:themeColor="text1"/>
          <w:rPrChange w:id="31359" w:author="梁元" w:date="2019-05-14T19:51:36Z">
            <w:rPr>
              <w:ins w:id="31360" w:author="梁元" w:date="2019-05-14T19:51:07Z"/>
              <w:rFonts w:hint="eastAsia"/>
            </w:rPr>
          </w:rPrChange>
          <w14:textFill>
            <w14:solidFill>
              <w14:schemeClr w14:val="tx1"/>
            </w14:solidFill>
          </w14:textFill>
        </w:rPr>
      </w:pPr>
      <w:ins w:id="31361" w:author="梁元" w:date="2019-05-14T19:51:07Z">
        <w:r>
          <w:rPr>
            <w:rFonts w:hint="eastAsia"/>
            <w:color w:val="000000" w:themeColor="text1"/>
            <w:rPrChange w:id="31362" w:author="梁元" w:date="2019-05-14T19:51:36Z">
              <w:rPr>
                <w:rFonts w:hint="eastAsia"/>
              </w:rPr>
            </w:rPrChange>
            <w14:textFill>
              <w14:solidFill>
                <w14:schemeClr w14:val="tx1"/>
              </w14:solidFill>
            </w14:textFill>
          </w:rPr>
          <w:t>}</w:t>
        </w:r>
      </w:ins>
    </w:p>
    <w:p>
      <w:pPr>
        <w:spacing w:line="240" w:lineRule="auto"/>
        <w:ind w:firstLine="480" w:firstLineChars="200"/>
        <w:rPr>
          <w:ins w:id="31364" w:author="梁元" w:date="2019-05-14T19:51:07Z"/>
          <w:color w:val="000000" w:themeColor="text1"/>
          <w:rPrChange w:id="31365" w:author="梁元" w:date="2019-05-14T19:51:36Z">
            <w:rPr>
              <w:ins w:id="31366" w:author="梁元" w:date="2019-05-14T19:51:07Z"/>
            </w:rPr>
          </w:rPrChange>
          <w14:textFill>
            <w14:solidFill>
              <w14:schemeClr w14:val="tx1"/>
            </w14:solidFill>
          </w14:textFill>
        </w:rPr>
      </w:pPr>
      <w:ins w:id="31367" w:author="梁元" w:date="2019-05-14T19:51:07Z">
        <w:r>
          <w:rPr>
            <w:color w:val="000000" w:themeColor="text1"/>
            <w:rPrChange w:id="31368" w:author="梁元" w:date="2019-05-14T19:51:36Z">
              <w:rPr/>
            </w:rPrChange>
            <w14:textFill>
              <w14:solidFill>
                <w14:schemeClr w14:val="tx1"/>
              </w14:solidFill>
            </w14:textFill>
          </w:rPr>
          <w:t>})</w:t>
        </w:r>
      </w:ins>
    </w:p>
    <w:p>
      <w:pPr>
        <w:spacing w:line="240" w:lineRule="auto"/>
        <w:ind w:firstLine="480" w:firstLineChars="200"/>
        <w:rPr>
          <w:ins w:id="31370" w:author="梁元" w:date="2019-05-14T19:51:07Z"/>
          <w:color w:val="000000" w:themeColor="text1"/>
          <w:rPrChange w:id="31371" w:author="梁元" w:date="2019-05-14T19:51:36Z">
            <w:rPr>
              <w:ins w:id="31372" w:author="梁元" w:date="2019-05-14T19:51:07Z"/>
            </w:rPr>
          </w:rPrChange>
          <w14:textFill>
            <w14:solidFill>
              <w14:schemeClr w14:val="tx1"/>
            </w14:solidFill>
          </w14:textFill>
        </w:rPr>
      </w:pPr>
    </w:p>
    <w:p>
      <w:pPr>
        <w:spacing w:line="240" w:lineRule="auto"/>
        <w:ind w:firstLine="480" w:firstLineChars="200"/>
        <w:rPr>
          <w:ins w:id="31373" w:author="梁元" w:date="2019-05-14T19:51:07Z"/>
          <w:color w:val="000000" w:themeColor="text1"/>
          <w:rPrChange w:id="31374" w:author="梁元" w:date="2019-05-14T19:51:36Z">
            <w:rPr>
              <w:ins w:id="31375" w:author="梁元" w:date="2019-05-14T19:51:07Z"/>
            </w:rPr>
          </w:rPrChange>
          <w14:textFill>
            <w14:solidFill>
              <w14:schemeClr w14:val="tx1"/>
            </w14:solidFill>
          </w14:textFill>
        </w:rPr>
      </w:pPr>
      <w:ins w:id="31376" w:author="梁元" w:date="2019-05-14T19:51:07Z">
        <w:r>
          <w:rPr>
            <w:rFonts w:hint="eastAsia"/>
            <w:color w:val="000000" w:themeColor="text1"/>
            <w:rPrChange w:id="31377" w:author="梁元" w:date="2019-05-14T19:51:36Z">
              <w:rPr>
                <w:rFonts w:hint="eastAsia"/>
              </w:rPr>
            </w:rPrChange>
            <w14:textFill>
              <w14:solidFill>
                <w14:schemeClr w14:val="tx1"/>
              </w14:solidFill>
            </w14:textFill>
          </w:rPr>
          <w:t>这是父子组件传值，其中type限制组件接受值的格式，value可以设置该属性对应的默认值，observer类似于vue的watch，可以订阅属性值的变化，进而做相应的操作。</w:t>
        </w:r>
      </w:ins>
    </w:p>
    <w:p>
      <w:pPr>
        <w:spacing w:line="240" w:lineRule="auto"/>
        <w:ind w:firstLine="480" w:firstLineChars="200"/>
        <w:rPr>
          <w:ins w:id="31379" w:author="梁元" w:date="2019-05-14T19:51:07Z"/>
          <w:color w:val="000000" w:themeColor="text1"/>
          <w:rPrChange w:id="31380" w:author="梁元" w:date="2019-05-14T19:51:36Z">
            <w:rPr>
              <w:ins w:id="31381" w:author="梁元" w:date="2019-05-14T19:51:07Z"/>
            </w:rPr>
          </w:rPrChange>
          <w14:textFill>
            <w14:solidFill>
              <w14:schemeClr w14:val="tx1"/>
            </w14:solidFill>
          </w14:textFill>
        </w:rPr>
      </w:pPr>
      <w:ins w:id="31382" w:author="梁元" w:date="2019-05-14T19:51:07Z">
        <w:r>
          <w:rPr>
            <w:rFonts w:hint="eastAsia"/>
            <w:color w:val="000000" w:themeColor="text1"/>
            <w:rPrChange w:id="31383" w:author="梁元" w:date="2019-05-14T19:51:36Z">
              <w:rPr>
                <w:rFonts w:hint="eastAsia"/>
              </w:rPr>
            </w:rPrChange>
            <w14:textFill>
              <w14:solidFill>
                <w14:schemeClr w14:val="tx1"/>
              </w14:solidFill>
            </w14:textFill>
          </w:rPr>
          <w:t>小程序组件由子组件向父组件传值则用的的事件派发的方式通过triggerEvent方法触发，并在组件标签上bind事件监听，执行回调函数，来实现子父传值。类似于vue的$</w:t>
        </w:r>
      </w:ins>
      <w:ins w:id="31385" w:author="梁元" w:date="2019-05-14T19:51:07Z">
        <w:r>
          <w:rPr>
            <w:color w:val="000000" w:themeColor="text1"/>
            <w:rPrChange w:id="31386" w:author="梁元" w:date="2019-05-14T19:51:36Z">
              <w:rPr/>
            </w:rPrChange>
            <w14:textFill>
              <w14:solidFill>
                <w14:schemeClr w14:val="tx1"/>
              </w14:solidFill>
            </w14:textFill>
          </w:rPr>
          <w:t>emit, v-on</w:t>
        </w:r>
      </w:ins>
      <w:ins w:id="31388" w:author="梁元" w:date="2019-05-14T19:51:07Z">
        <w:r>
          <w:rPr>
            <w:rFonts w:hint="eastAsia"/>
            <w:color w:val="000000" w:themeColor="text1"/>
            <w:rPrChange w:id="31389" w:author="梁元" w:date="2019-05-14T19:51:36Z">
              <w:rPr>
                <w:rFonts w:hint="eastAsia"/>
              </w:rPr>
            </w:rPrChange>
            <w14:textFill>
              <w14:solidFill>
                <w14:schemeClr w14:val="tx1"/>
              </w14:solidFill>
            </w14:textFill>
          </w:rPr>
          <w:t>组合</w:t>
        </w:r>
      </w:ins>
    </w:p>
    <w:p>
      <w:pPr>
        <w:spacing w:line="240" w:lineRule="auto"/>
        <w:ind w:firstLine="480" w:firstLineChars="200"/>
        <w:rPr>
          <w:ins w:id="31391" w:author="梁元" w:date="2019-05-14T19:51:07Z"/>
          <w:color w:val="000000" w:themeColor="text1"/>
          <w:rPrChange w:id="31392" w:author="梁元" w:date="2019-05-14T19:51:36Z">
            <w:rPr>
              <w:ins w:id="31393" w:author="梁元" w:date="2019-05-14T19:51:07Z"/>
            </w:rPr>
          </w:rPrChange>
          <w14:textFill>
            <w14:solidFill>
              <w14:schemeClr w14:val="tx1"/>
            </w14:solidFill>
          </w14:textFill>
        </w:rPr>
      </w:pPr>
      <w:ins w:id="31394" w:author="梁元" w:date="2019-05-14T19:51:07Z">
        <w:r>
          <w:rPr>
            <w:rFonts w:hint="eastAsia"/>
            <w:color w:val="000000" w:themeColor="text1"/>
            <w:rPrChange w:id="31395" w:author="梁元" w:date="2019-05-14T19:51:36Z">
              <w:rPr>
                <w:rFonts w:hint="eastAsia"/>
              </w:rPr>
            </w:rPrChange>
            <w14:textFill>
              <w14:solidFill>
                <w14:schemeClr w14:val="tx1"/>
              </w14:solidFill>
            </w14:textFill>
          </w:rPr>
          <w:t>除了这些传值方式以外，还有全局对象挂载的方式。任何页面都可以通过getApp</w:t>
        </w:r>
      </w:ins>
      <w:ins w:id="31397" w:author="梁元" w:date="2019-05-14T19:51:07Z">
        <w:r>
          <w:rPr>
            <w:color w:val="000000" w:themeColor="text1"/>
            <w:rPrChange w:id="31398" w:author="梁元" w:date="2019-05-14T19:51:36Z">
              <w:rPr/>
            </w:rPrChange>
            <w14:textFill>
              <w14:solidFill>
                <w14:schemeClr w14:val="tx1"/>
              </w14:solidFill>
            </w14:textFill>
          </w:rPr>
          <w:t>()</w:t>
        </w:r>
      </w:ins>
      <w:ins w:id="31400" w:author="梁元" w:date="2019-05-14T19:51:07Z">
        <w:r>
          <w:rPr>
            <w:rFonts w:hint="eastAsia"/>
            <w:color w:val="000000" w:themeColor="text1"/>
            <w:rPrChange w:id="31401" w:author="梁元" w:date="2019-05-14T19:51:36Z">
              <w:rPr>
                <w:rFonts w:hint="eastAsia"/>
              </w:rPr>
            </w:rPrChange>
            <w14:textFill>
              <w14:solidFill>
                <w14:schemeClr w14:val="tx1"/>
              </w14:solidFill>
            </w14:textFill>
          </w:rPr>
          <w:t>得到app实例，该app实例是小程序的全局对象，拥有上帝视角，并且可以添加自定义属性，利用这点也能实现跨组件传值，不再限于父子组件之间。</w:t>
        </w:r>
      </w:ins>
    </w:p>
    <w:p>
      <w:pPr>
        <w:spacing w:line="240" w:lineRule="auto"/>
        <w:ind w:firstLine="480" w:firstLineChars="200"/>
        <w:rPr>
          <w:ins w:id="31403" w:author="梁元" w:date="2019-05-14T19:51:07Z"/>
          <w:rFonts w:hint="eastAsia"/>
          <w:color w:val="000000" w:themeColor="text1"/>
          <w:rPrChange w:id="31404" w:author="梁元" w:date="2019-05-14T19:51:36Z">
            <w:rPr>
              <w:ins w:id="31405" w:author="梁元" w:date="2019-05-14T19:51:07Z"/>
              <w:rFonts w:hint="eastAsia"/>
            </w:rPr>
          </w:rPrChange>
          <w14:textFill>
            <w14:solidFill>
              <w14:schemeClr w14:val="tx1"/>
            </w14:solidFill>
          </w14:textFill>
        </w:rPr>
      </w:pPr>
    </w:p>
    <w:p>
      <w:pPr>
        <w:pStyle w:val="3"/>
        <w:numPr>
          <w:ilvl w:val="0"/>
          <w:numId w:val="34"/>
        </w:numPr>
        <w:spacing w:line="240" w:lineRule="auto"/>
        <w:ind w:firstLine="562" w:firstLineChars="200"/>
        <w:rPr>
          <w:ins w:id="31406" w:author="梁元" w:date="2019-05-14T19:51:07Z"/>
          <w:rFonts w:ascii="仿宋" w:hAnsi="仿宋" w:eastAsia="仿宋"/>
          <w:color w:val="000000" w:themeColor="text1"/>
          <w:sz w:val="28"/>
          <w:szCs w:val="28"/>
          <w:rPrChange w:id="31407" w:author="梁元" w:date="2019-05-14T19:51:36Z">
            <w:rPr>
              <w:ins w:id="31408" w:author="梁元" w:date="2019-05-14T19:51:07Z"/>
              <w:rFonts w:ascii="仿宋" w:hAnsi="仿宋" w:eastAsia="仿宋"/>
              <w:sz w:val="28"/>
              <w:szCs w:val="28"/>
            </w:rPr>
          </w:rPrChange>
          <w14:textFill>
            <w14:solidFill>
              <w14:schemeClr w14:val="tx1"/>
            </w14:solidFill>
          </w14:textFill>
        </w:rPr>
      </w:pPr>
      <w:ins w:id="31409" w:author="梁元" w:date="2019-05-14T19:51:07Z">
        <w:r>
          <w:rPr>
            <w:rFonts w:hint="eastAsia" w:ascii="仿宋" w:hAnsi="仿宋" w:eastAsia="仿宋"/>
            <w:color w:val="000000" w:themeColor="text1"/>
            <w:sz w:val="28"/>
            <w:szCs w:val="28"/>
            <w:rPrChange w:id="31410" w:author="梁元" w:date="2019-05-14T19:51:36Z">
              <w:rPr>
                <w:rFonts w:hint="eastAsia" w:ascii="仿宋" w:hAnsi="仿宋" w:eastAsia="仿宋"/>
                <w:sz w:val="28"/>
                <w:szCs w:val="28"/>
              </w:rPr>
            </w:rPrChange>
            <w14:textFill>
              <w14:solidFill>
                <w14:schemeClr w14:val="tx1"/>
              </w14:solidFill>
            </w14:textFill>
          </w:rPr>
          <w:t>解法对比及优缺点</w:t>
        </w:r>
      </w:ins>
    </w:p>
    <w:p>
      <w:pPr>
        <w:pStyle w:val="21"/>
        <w:numPr>
          <w:ilvl w:val="0"/>
          <w:numId w:val="18"/>
        </w:numPr>
        <w:spacing w:line="240" w:lineRule="auto"/>
        <w:ind w:firstLine="480" w:firstLineChars="200"/>
        <w:rPr>
          <w:ins w:id="31412" w:author="梁元" w:date="2019-05-14T19:51:07Z"/>
          <w:color w:val="000000" w:themeColor="text1"/>
          <w:rPrChange w:id="31413" w:author="梁元" w:date="2019-05-14T19:51:36Z">
            <w:rPr>
              <w:ins w:id="31414" w:author="梁元" w:date="2019-05-14T19:51:07Z"/>
            </w:rPr>
          </w:rPrChange>
          <w14:textFill>
            <w14:solidFill>
              <w14:schemeClr w14:val="tx1"/>
            </w14:solidFill>
          </w14:textFill>
        </w:rPr>
      </w:pPr>
      <w:ins w:id="31415" w:author="梁元" w:date="2019-05-14T19:51:07Z">
        <w:r>
          <w:rPr>
            <w:rFonts w:hint="eastAsia"/>
            <w:color w:val="000000" w:themeColor="text1"/>
            <w:rPrChange w:id="31416" w:author="梁元" w:date="2019-05-14T19:51:36Z">
              <w:rPr>
                <w:rFonts w:hint="eastAsia"/>
              </w:rPr>
            </w:rPrChange>
            <w14:textFill>
              <w14:solidFill>
                <w14:schemeClr w14:val="tx1"/>
              </w14:solidFill>
            </w14:textFill>
          </w:rPr>
          <w:t>普通解法只是小程序组件的概念和api，以及基本的使用。</w:t>
        </w:r>
      </w:ins>
    </w:p>
    <w:p>
      <w:pPr>
        <w:pStyle w:val="21"/>
        <w:numPr>
          <w:ilvl w:val="0"/>
          <w:numId w:val="18"/>
        </w:numPr>
        <w:spacing w:line="240" w:lineRule="auto"/>
        <w:ind w:firstLine="480" w:firstLineChars="200"/>
        <w:rPr>
          <w:ins w:id="31418" w:author="梁元" w:date="2019-05-14T19:51:07Z"/>
          <w:color w:val="000000" w:themeColor="text1"/>
          <w:rPrChange w:id="31419" w:author="梁元" w:date="2019-05-14T19:51:36Z">
            <w:rPr>
              <w:ins w:id="31420" w:author="梁元" w:date="2019-05-14T19:51:07Z"/>
            </w:rPr>
          </w:rPrChange>
          <w14:textFill>
            <w14:solidFill>
              <w14:schemeClr w14:val="tx1"/>
            </w14:solidFill>
          </w14:textFill>
        </w:rPr>
      </w:pPr>
      <w:ins w:id="31421" w:author="梁元" w:date="2019-05-14T19:51:07Z">
        <w:r>
          <w:rPr>
            <w:rFonts w:hint="eastAsia"/>
            <w:color w:val="000000" w:themeColor="text1"/>
            <w:rPrChange w:id="31422" w:author="梁元" w:date="2019-05-14T19:51:36Z">
              <w:rPr>
                <w:rFonts w:hint="eastAsia"/>
              </w:rPr>
            </w:rPrChange>
            <w14:textFill>
              <w14:solidFill>
                <w14:schemeClr w14:val="tx1"/>
              </w14:solidFill>
            </w14:textFill>
          </w:rPr>
          <w:t>大牛级解法对小程序组件的数据流进行了梳理，解释清楚了实际操作中会遇到的具体问题，以及解决方式，体现了丰富的经验，以及数据流概念</w:t>
        </w:r>
      </w:ins>
    </w:p>
    <w:p>
      <w:pPr>
        <w:spacing w:line="240" w:lineRule="auto"/>
        <w:ind w:firstLine="480" w:firstLineChars="200"/>
        <w:rPr>
          <w:ins w:id="31424" w:author="梁元" w:date="2019-05-14T19:51:07Z"/>
          <w:color w:val="000000" w:themeColor="text1"/>
          <w:rPrChange w:id="31425" w:author="梁元" w:date="2019-05-14T19:51:36Z">
            <w:rPr>
              <w:ins w:id="31426" w:author="梁元" w:date="2019-05-14T19:51:07Z"/>
            </w:rPr>
          </w:rPrChange>
          <w14:textFill>
            <w14:solidFill>
              <w14:schemeClr w14:val="tx1"/>
            </w14:solidFill>
          </w14:textFill>
        </w:rPr>
      </w:pPr>
    </w:p>
    <w:p>
      <w:pPr>
        <w:pStyle w:val="3"/>
        <w:numPr>
          <w:ilvl w:val="0"/>
          <w:numId w:val="34"/>
        </w:numPr>
        <w:spacing w:line="240" w:lineRule="auto"/>
        <w:ind w:firstLine="562" w:firstLineChars="200"/>
        <w:rPr>
          <w:ins w:id="31427" w:author="梁元" w:date="2019-05-14T19:51:07Z"/>
          <w:rFonts w:ascii="仿宋" w:hAnsi="仿宋" w:eastAsia="仿宋"/>
          <w:color w:val="000000" w:themeColor="text1"/>
          <w:sz w:val="28"/>
          <w:szCs w:val="28"/>
          <w:rPrChange w:id="31428" w:author="梁元" w:date="2019-05-14T19:51:36Z">
            <w:rPr>
              <w:ins w:id="31429" w:author="梁元" w:date="2019-05-14T19:51:07Z"/>
              <w:rFonts w:ascii="仿宋" w:hAnsi="仿宋" w:eastAsia="仿宋"/>
              <w:sz w:val="28"/>
              <w:szCs w:val="28"/>
            </w:rPr>
          </w:rPrChange>
          <w14:textFill>
            <w14:solidFill>
              <w14:schemeClr w14:val="tx1"/>
            </w14:solidFill>
          </w14:textFill>
        </w:rPr>
      </w:pPr>
      <w:ins w:id="31430" w:author="梁元" w:date="2019-05-14T19:51:07Z">
        <w:r>
          <w:rPr>
            <w:rFonts w:hint="eastAsia" w:ascii="仿宋" w:hAnsi="仿宋" w:eastAsia="仿宋"/>
            <w:color w:val="000000" w:themeColor="text1"/>
            <w:sz w:val="28"/>
            <w:szCs w:val="28"/>
            <w:rPrChange w:id="31431" w:author="梁元" w:date="2019-05-14T19:51:36Z">
              <w:rPr>
                <w:rFonts w:hint="eastAsia" w:ascii="仿宋" w:hAnsi="仿宋" w:eastAsia="仿宋"/>
                <w:sz w:val="28"/>
                <w:szCs w:val="28"/>
              </w:rPr>
            </w:rPrChange>
            <w14:textFill>
              <w14:solidFill>
                <w14:schemeClr w14:val="tx1"/>
              </w14:solidFill>
            </w14:textFill>
          </w:rPr>
          <w:t>延伸及扩展问题回答参考</w:t>
        </w:r>
      </w:ins>
    </w:p>
    <w:p>
      <w:pPr>
        <w:ind w:firstLine="480" w:firstLineChars="200"/>
        <w:rPr>
          <w:ins w:id="31433" w:author="梁元" w:date="2019-05-14T19:51:07Z"/>
          <w:rFonts w:hint="eastAsia"/>
          <w:color w:val="000000" w:themeColor="text1"/>
          <w:rPrChange w:id="31434" w:author="梁元" w:date="2019-05-14T19:51:36Z">
            <w:rPr>
              <w:ins w:id="31435" w:author="梁元" w:date="2019-05-14T19:51:07Z"/>
              <w:rFonts w:hint="eastAsia"/>
            </w:rPr>
          </w:rPrChange>
          <w14:textFill>
            <w14:solidFill>
              <w14:schemeClr w14:val="tx1"/>
            </w14:solidFill>
          </w14:textFill>
        </w:rPr>
      </w:pPr>
      <w:ins w:id="31436" w:author="梁元" w:date="2019-05-14T19:51:07Z">
        <w:r>
          <w:rPr>
            <w:rFonts w:hint="eastAsia"/>
            <w:color w:val="000000" w:themeColor="text1"/>
            <w:rPrChange w:id="31437" w:author="梁元" w:date="2019-05-14T19:51:36Z">
              <w:rPr>
                <w:rFonts w:hint="eastAsia"/>
              </w:rPr>
            </w:rPrChange>
            <w14:textFill>
              <w14:solidFill>
                <w14:schemeClr w14:val="tx1"/>
              </w14:solidFill>
            </w14:textFill>
          </w:rPr>
          <w:t>对比vue，react，小程序组件各自的特点，总结它们共性和不同点</w:t>
        </w:r>
      </w:ins>
    </w:p>
    <w:p>
      <w:pPr>
        <w:ind w:firstLine="480" w:firstLineChars="200"/>
        <w:rPr>
          <w:ins w:id="31439" w:author="梁元" w:date="2019-05-14T19:51:07Z"/>
          <w:color w:val="000000" w:themeColor="text1"/>
          <w:rPrChange w:id="31440" w:author="梁元" w:date="2019-05-14T19:51:36Z">
            <w:rPr>
              <w:ins w:id="31441" w:author="梁元" w:date="2019-05-14T19:51:07Z"/>
            </w:rPr>
          </w:rPrChange>
          <w14:textFill>
            <w14:solidFill>
              <w14:schemeClr w14:val="tx1"/>
            </w14:solidFill>
          </w14:textFill>
        </w:rPr>
      </w:pPr>
    </w:p>
    <w:p>
      <w:pPr>
        <w:pStyle w:val="3"/>
        <w:numPr>
          <w:ilvl w:val="0"/>
          <w:numId w:val="34"/>
        </w:numPr>
        <w:spacing w:line="240" w:lineRule="auto"/>
        <w:ind w:firstLine="562" w:firstLineChars="200"/>
        <w:rPr>
          <w:ins w:id="31442" w:author="梁元" w:date="2019-05-14T19:51:07Z"/>
          <w:rFonts w:ascii="仿宋" w:hAnsi="仿宋" w:eastAsia="仿宋"/>
          <w:color w:val="000000" w:themeColor="text1"/>
          <w:sz w:val="28"/>
          <w:szCs w:val="28"/>
          <w:rPrChange w:id="31443" w:author="梁元" w:date="2019-05-14T19:51:36Z">
            <w:rPr>
              <w:ins w:id="31444" w:author="梁元" w:date="2019-05-14T19:51:07Z"/>
              <w:rFonts w:ascii="仿宋" w:hAnsi="仿宋" w:eastAsia="仿宋"/>
              <w:sz w:val="28"/>
              <w:szCs w:val="28"/>
            </w:rPr>
          </w:rPrChange>
          <w14:textFill>
            <w14:solidFill>
              <w14:schemeClr w14:val="tx1"/>
            </w14:solidFill>
          </w14:textFill>
        </w:rPr>
      </w:pPr>
      <w:ins w:id="31445" w:author="梁元" w:date="2019-05-14T19:51:07Z">
        <w:r>
          <w:rPr>
            <w:rFonts w:hint="eastAsia" w:ascii="仿宋" w:hAnsi="仿宋" w:eastAsia="仿宋"/>
            <w:color w:val="000000" w:themeColor="text1"/>
            <w:sz w:val="28"/>
            <w:szCs w:val="28"/>
            <w:rPrChange w:id="31446" w:author="梁元" w:date="2019-05-14T19:51:36Z">
              <w:rPr>
                <w:rFonts w:hint="eastAsia" w:ascii="仿宋" w:hAnsi="仿宋" w:eastAsia="仿宋"/>
                <w:sz w:val="28"/>
                <w:szCs w:val="28"/>
              </w:rPr>
            </w:rPrChange>
            <w14:textFill>
              <w14:solidFill>
                <w14:schemeClr w14:val="tx1"/>
              </w14:solidFill>
            </w14:textFill>
          </w:rPr>
          <w:t>项目中体现经验的点</w:t>
        </w:r>
      </w:ins>
    </w:p>
    <w:p>
      <w:pPr>
        <w:ind w:firstLine="480" w:firstLineChars="200"/>
        <w:rPr>
          <w:ins w:id="31448" w:author="梁元" w:date="2019-05-14T19:51:07Z"/>
          <w:color w:val="000000" w:themeColor="text1"/>
          <w:rPrChange w:id="31449" w:author="梁元" w:date="2019-05-14T19:51:36Z">
            <w:rPr>
              <w:ins w:id="31450" w:author="梁元" w:date="2019-05-14T19:51:07Z"/>
            </w:rPr>
          </w:rPrChange>
          <w14:textFill>
            <w14:solidFill>
              <w14:schemeClr w14:val="tx1"/>
            </w14:solidFill>
          </w14:textFill>
        </w:rPr>
      </w:pPr>
      <w:ins w:id="31451" w:author="梁元" w:date="2019-05-14T19:51:07Z">
        <w:r>
          <w:rPr>
            <w:rFonts w:hint="eastAsia"/>
            <w:color w:val="000000" w:themeColor="text1"/>
            <w:rPrChange w:id="31452" w:author="梁元" w:date="2019-05-14T19:51:36Z">
              <w:rPr>
                <w:rFonts w:hint="eastAsia"/>
              </w:rPr>
            </w:rPrChange>
            <w14:textFill>
              <w14:solidFill>
                <w14:schemeClr w14:val="tx1"/>
              </w14:solidFill>
            </w14:textFill>
          </w:rPr>
          <w:t>深刻理解小程序组件的特点和使用方法；</w:t>
        </w:r>
      </w:ins>
    </w:p>
    <w:p>
      <w:pPr>
        <w:pStyle w:val="3"/>
        <w:numPr>
          <w:ilvl w:val="0"/>
          <w:numId w:val="34"/>
        </w:numPr>
        <w:spacing w:line="240" w:lineRule="auto"/>
        <w:ind w:firstLine="562" w:firstLineChars="200"/>
        <w:rPr>
          <w:ins w:id="31454" w:author="梁元" w:date="2019-05-14T19:51:07Z"/>
          <w:rFonts w:ascii="仿宋" w:hAnsi="仿宋" w:eastAsia="仿宋"/>
          <w:color w:val="000000" w:themeColor="text1"/>
          <w:sz w:val="28"/>
          <w:szCs w:val="28"/>
          <w:rPrChange w:id="31455" w:author="梁元" w:date="2019-05-14T19:51:36Z">
            <w:rPr>
              <w:ins w:id="31456" w:author="梁元" w:date="2019-05-14T19:51:07Z"/>
              <w:rFonts w:ascii="仿宋" w:hAnsi="仿宋" w:eastAsia="仿宋"/>
              <w:sz w:val="28"/>
              <w:szCs w:val="28"/>
            </w:rPr>
          </w:rPrChange>
          <w14:textFill>
            <w14:solidFill>
              <w14:schemeClr w14:val="tx1"/>
            </w14:solidFill>
          </w14:textFill>
        </w:rPr>
      </w:pPr>
      <w:ins w:id="31457" w:author="梁元" w:date="2019-05-14T19:51:07Z">
        <w:r>
          <w:rPr>
            <w:rFonts w:hint="eastAsia" w:ascii="仿宋" w:hAnsi="仿宋" w:eastAsia="仿宋"/>
            <w:color w:val="000000" w:themeColor="text1"/>
            <w:sz w:val="28"/>
            <w:szCs w:val="28"/>
            <w:rPrChange w:id="31458" w:author="梁元" w:date="2019-05-14T19:51:36Z">
              <w:rPr>
                <w:rFonts w:hint="eastAsia" w:ascii="仿宋" w:hAnsi="仿宋" w:eastAsia="仿宋"/>
                <w:sz w:val="28"/>
                <w:szCs w:val="28"/>
              </w:rPr>
            </w:rPrChange>
            <w14:textFill>
              <w14:solidFill>
                <w14:schemeClr w14:val="tx1"/>
              </w14:solidFill>
            </w14:textFill>
          </w:rPr>
          <w:t>论坛参考</w:t>
        </w:r>
      </w:ins>
    </w:p>
    <w:p>
      <w:pPr>
        <w:pStyle w:val="3"/>
        <w:numPr>
          <w:ilvl w:val="0"/>
          <w:numId w:val="34"/>
        </w:numPr>
        <w:spacing w:line="240" w:lineRule="auto"/>
        <w:ind w:firstLine="643" w:firstLineChars="200"/>
        <w:rPr>
          <w:ins w:id="31460" w:author="梁元" w:date="2019-05-14T19:51:07Z"/>
          <w:rStyle w:val="18"/>
          <w:rFonts w:ascii="仿宋" w:hAnsi="仿宋" w:eastAsia="仿宋"/>
          <w:color w:val="000000" w:themeColor="text1"/>
          <w:sz w:val="28"/>
          <w:szCs w:val="28"/>
          <w:u w:val="none"/>
          <w:rPrChange w:id="31461" w:author="梁元" w:date="2019-05-14T19:51:36Z">
            <w:rPr>
              <w:ins w:id="31462" w:author="梁元" w:date="2019-05-14T19:51:07Z"/>
              <w:rStyle w:val="18"/>
              <w:rFonts w:ascii="仿宋" w:hAnsi="仿宋" w:eastAsia="仿宋"/>
              <w:color w:val="FF0000"/>
              <w:sz w:val="28"/>
              <w:szCs w:val="28"/>
              <w:u w:val="none"/>
            </w:rPr>
          </w:rPrChange>
          <w14:textFill>
            <w14:solidFill>
              <w14:schemeClr w14:val="tx1"/>
            </w14:solidFill>
          </w14:textFill>
        </w:rPr>
      </w:pPr>
      <w:ins w:id="31463" w:author="梁元" w:date="2019-05-14T19:51:07Z">
        <w:r>
          <w:rPr>
            <w:color w:val="000000" w:themeColor="text1"/>
            <w:rPrChange w:id="31464" w:author="梁元" w:date="2019-05-14T19:51:36Z">
              <w:rPr/>
            </w:rPrChange>
            <w14:textFill>
              <w14:solidFill>
                <w14:schemeClr w14:val="tx1"/>
              </w14:solidFill>
            </w14:textFill>
          </w:rPr>
          <w:fldChar w:fldCharType="begin"/>
        </w:r>
      </w:ins>
      <w:ins w:id="31466" w:author="梁元" w:date="2019-05-14T19:51:07Z">
        <w:r>
          <w:rPr>
            <w:color w:val="000000" w:themeColor="text1"/>
            <w:rPrChange w:id="31467" w:author="梁元" w:date="2019-05-14T19:51:36Z">
              <w:rPr/>
            </w:rPrChange>
            <w14:textFill>
              <w14:solidFill>
                <w14:schemeClr w14:val="tx1"/>
              </w14:solidFill>
            </w14:textFill>
          </w:rPr>
          <w:instrText xml:space="preserve"> HYPERLINK "https://developers.weixin.qq.com/miniprogram/dev/framework/custom-component/events.html" </w:instrText>
        </w:r>
      </w:ins>
      <w:ins w:id="31469" w:author="梁元" w:date="2019-05-14T19:51:07Z">
        <w:r>
          <w:rPr>
            <w:color w:val="000000" w:themeColor="text1"/>
            <w:rPrChange w:id="31470" w:author="梁元" w:date="2019-05-14T19:51:36Z">
              <w:rPr/>
            </w:rPrChange>
            <w14:textFill>
              <w14:solidFill>
                <w14:schemeClr w14:val="tx1"/>
              </w14:solidFill>
            </w14:textFill>
          </w:rPr>
          <w:fldChar w:fldCharType="separate"/>
        </w:r>
      </w:ins>
      <w:ins w:id="31472" w:author="梁元" w:date="2019-05-14T19:51:07Z">
        <w:r>
          <w:rPr>
            <w:rStyle w:val="18"/>
            <w:rFonts w:asciiTheme="minorHAnsi" w:hAnsiTheme="minorHAnsi" w:eastAsiaTheme="minorEastAsia" w:cstheme="minorBidi"/>
            <w:b w:val="0"/>
            <w:bCs w:val="0"/>
            <w:color w:val="000000" w:themeColor="text1"/>
            <w:sz w:val="24"/>
            <w:szCs w:val="22"/>
            <w:rPrChange w:id="31473" w:author="梁元" w:date="2019-05-14T19:51:36Z">
              <w:rPr>
                <w:rStyle w:val="18"/>
                <w:rFonts w:asciiTheme="minorHAnsi" w:hAnsiTheme="minorHAnsi" w:eastAsiaTheme="minorEastAsia" w:cstheme="minorBidi"/>
                <w:b w:val="0"/>
                <w:bCs w:val="0"/>
                <w:sz w:val="24"/>
                <w:szCs w:val="22"/>
              </w:rPr>
            </w:rPrChange>
            <w14:textFill>
              <w14:solidFill>
                <w14:schemeClr w14:val="tx1"/>
              </w14:solidFill>
            </w14:textFill>
          </w:rPr>
          <w:t>https://developers.weixin.qq.com/miniprogram/dev/framework/custom-component/events.html</w:t>
        </w:r>
      </w:ins>
      <w:ins w:id="31475" w:author="梁元" w:date="2019-05-14T19:51:07Z">
        <w:r>
          <w:rPr>
            <w:rStyle w:val="18"/>
            <w:rFonts w:asciiTheme="minorHAnsi" w:hAnsiTheme="minorHAnsi" w:eastAsiaTheme="minorEastAsia" w:cstheme="minorBidi"/>
            <w:b w:val="0"/>
            <w:bCs w:val="0"/>
            <w:color w:val="000000" w:themeColor="text1"/>
            <w:sz w:val="24"/>
            <w:szCs w:val="22"/>
            <w:rPrChange w:id="31476" w:author="梁元" w:date="2019-05-14T19:51:36Z">
              <w:rPr>
                <w:rStyle w:val="18"/>
                <w:rFonts w:asciiTheme="minorHAnsi" w:hAnsiTheme="minorHAnsi" w:eastAsiaTheme="minorEastAsia" w:cstheme="minorBidi"/>
                <w:b w:val="0"/>
                <w:bCs w:val="0"/>
                <w:sz w:val="24"/>
                <w:szCs w:val="22"/>
              </w:rPr>
            </w:rPrChange>
            <w14:textFill>
              <w14:solidFill>
                <w14:schemeClr w14:val="tx1"/>
              </w14:solidFill>
            </w14:textFill>
          </w:rPr>
          <w:fldChar w:fldCharType="end"/>
        </w:r>
      </w:ins>
    </w:p>
    <w:p>
      <w:pPr>
        <w:pStyle w:val="2"/>
        <w:numPr>
          <w:ilvl w:val="0"/>
          <w:numId w:val="1"/>
        </w:numPr>
        <w:rPr>
          <w:ins w:id="31478" w:author="梁元" w:date="2019-05-14T19:51:21Z"/>
          <w:rFonts w:ascii="仿宋" w:hAnsi="仿宋" w:eastAsia="仿宋"/>
          <w:color w:val="000000" w:themeColor="text1"/>
          <w:sz w:val="28"/>
          <w:szCs w:val="28"/>
          <w:rPrChange w:id="31479" w:author="梁元" w:date="2019-05-14T19:51:36Z">
            <w:rPr>
              <w:ins w:id="31480" w:author="梁元" w:date="2019-05-14T19:51:21Z"/>
              <w:rFonts w:ascii="仿宋" w:hAnsi="仿宋" w:eastAsia="仿宋"/>
              <w:sz w:val="28"/>
              <w:szCs w:val="28"/>
            </w:rPr>
          </w:rPrChange>
          <w14:textFill>
            <w14:solidFill>
              <w14:schemeClr w14:val="tx1"/>
            </w14:solidFill>
          </w14:textFill>
        </w:rPr>
      </w:pPr>
      <w:ins w:id="31481" w:author="梁元" w:date="2019-05-14T19:51:21Z">
        <w:bookmarkStart w:id="995" w:name="_Toc32162_WPSOffice_Level1"/>
        <w:r>
          <w:rPr>
            <w:rFonts w:hint="eastAsia" w:ascii="仿宋" w:hAnsi="仿宋" w:eastAsia="仿宋"/>
            <w:color w:val="000000" w:themeColor="text1"/>
            <w:sz w:val="28"/>
            <w:szCs w:val="28"/>
            <w:rPrChange w:id="31482" w:author="梁元" w:date="2019-05-14T19:51:36Z">
              <w:rPr>
                <w:rFonts w:hint="eastAsia" w:ascii="仿宋" w:hAnsi="仿宋" w:eastAsia="仿宋"/>
                <w:sz w:val="28"/>
                <w:szCs w:val="28"/>
              </w:rPr>
            </w:rPrChange>
            <w14:textFill>
              <w14:solidFill>
                <w14:schemeClr w14:val="tx1"/>
              </w14:solidFill>
            </w14:textFill>
          </w:rPr>
          <w:t>谈谈对node对的看法？</w:t>
        </w:r>
        <w:bookmarkEnd w:id="995"/>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31484" w:author="梁元" w:date="2019-05-14T19:51:21Z"/>
        </w:trPr>
        <w:tc>
          <w:tcPr>
            <w:tcW w:w="1523" w:type="dxa"/>
          </w:tcPr>
          <w:p>
            <w:pPr>
              <w:jc w:val="center"/>
              <w:rPr>
                <w:ins w:id="31485" w:author="梁元" w:date="2019-05-14T19:51:21Z"/>
                <w:rFonts w:ascii="仿宋" w:hAnsi="仿宋" w:eastAsia="仿宋"/>
                <w:color w:val="000000" w:themeColor="text1"/>
                <w:rPrChange w:id="31486" w:author="梁元" w:date="2019-05-14T19:51:36Z">
                  <w:rPr>
                    <w:ins w:id="31487" w:author="梁元" w:date="2019-05-14T19:51:21Z"/>
                    <w:rFonts w:ascii="仿宋" w:hAnsi="仿宋" w:eastAsia="仿宋"/>
                  </w:rPr>
                </w:rPrChange>
                <w14:textFill>
                  <w14:solidFill>
                    <w14:schemeClr w14:val="tx1"/>
                  </w14:solidFill>
                </w14:textFill>
              </w:rPr>
            </w:pPr>
            <w:ins w:id="31488" w:author="梁元" w:date="2019-05-14T19:51:21Z">
              <w:r>
                <w:rPr>
                  <w:rFonts w:hint="eastAsia" w:ascii="仿宋" w:hAnsi="仿宋" w:eastAsia="仿宋"/>
                  <w:color w:val="000000" w:themeColor="text1"/>
                  <w:rPrChange w:id="31489"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31491" w:author="梁元" w:date="2019-05-14T19:51:21Z"/>
                <w:rFonts w:ascii="仿宋" w:hAnsi="仿宋" w:eastAsia="仿宋"/>
                <w:color w:val="000000" w:themeColor="text1"/>
                <w:rPrChange w:id="31492" w:author="梁元" w:date="2019-05-14T19:51:36Z">
                  <w:rPr>
                    <w:ins w:id="31493" w:author="梁元" w:date="2019-05-14T19:51:21Z"/>
                    <w:rFonts w:ascii="仿宋" w:hAnsi="仿宋" w:eastAsia="仿宋"/>
                  </w:rPr>
                </w:rPrChange>
                <w14:textFill>
                  <w14:solidFill>
                    <w14:schemeClr w14:val="tx1"/>
                  </w14:solidFill>
                </w14:textFill>
              </w:rPr>
            </w:pPr>
            <w:ins w:id="31494" w:author="梁元" w:date="2019-05-14T19:51:21Z">
              <w:r>
                <w:rPr>
                  <w:rFonts w:hint="eastAsia" w:ascii="仿宋" w:hAnsi="仿宋" w:eastAsia="仿宋"/>
                  <w:color w:val="000000" w:themeColor="text1"/>
                  <w:rPrChange w:id="31495"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31497" w:author="梁元" w:date="2019-05-14T19:51:21Z"/>
                <w:rFonts w:ascii="仿宋" w:hAnsi="仿宋" w:eastAsia="仿宋"/>
                <w:color w:val="000000" w:themeColor="text1"/>
                <w:rPrChange w:id="31498" w:author="梁元" w:date="2019-05-14T19:51:36Z">
                  <w:rPr>
                    <w:ins w:id="31499" w:author="梁元" w:date="2019-05-14T19:51:21Z"/>
                    <w:rFonts w:ascii="仿宋" w:hAnsi="仿宋" w:eastAsia="仿宋"/>
                  </w:rPr>
                </w:rPrChange>
                <w14:textFill>
                  <w14:solidFill>
                    <w14:schemeClr w14:val="tx1"/>
                  </w14:solidFill>
                </w14:textFill>
              </w:rPr>
            </w:pPr>
            <w:ins w:id="31500" w:author="梁元" w:date="2019-05-14T19:51:21Z">
              <w:r>
                <w:rPr>
                  <w:rFonts w:hint="eastAsia" w:ascii="仿宋" w:hAnsi="仿宋" w:eastAsia="仿宋"/>
                  <w:color w:val="000000" w:themeColor="text1"/>
                  <w:rPrChange w:id="31501"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31503" w:author="梁元" w:date="2019-05-14T19:51:21Z"/>
                <w:rFonts w:ascii="仿宋" w:hAnsi="仿宋" w:eastAsia="仿宋"/>
                <w:color w:val="000000" w:themeColor="text1"/>
                <w:rPrChange w:id="31504" w:author="梁元" w:date="2019-05-14T19:51:36Z">
                  <w:rPr>
                    <w:ins w:id="31505" w:author="梁元" w:date="2019-05-14T19:51:21Z"/>
                    <w:rFonts w:ascii="仿宋" w:hAnsi="仿宋" w:eastAsia="仿宋"/>
                  </w:rPr>
                </w:rPrChange>
                <w14:textFill>
                  <w14:solidFill>
                    <w14:schemeClr w14:val="tx1"/>
                  </w14:solidFill>
                </w14:textFill>
              </w:rPr>
            </w:pPr>
            <w:ins w:id="31506" w:author="梁元" w:date="2019-05-14T19:51:21Z">
              <w:r>
                <w:rPr>
                  <w:rFonts w:hint="eastAsia" w:ascii="仿宋" w:hAnsi="仿宋" w:eastAsia="仿宋"/>
                  <w:color w:val="000000" w:themeColor="text1"/>
                  <w:rPrChange w:id="31507"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31509" w:author="梁元" w:date="2019-05-14T19:51:21Z"/>
                <w:rFonts w:ascii="仿宋" w:hAnsi="仿宋" w:eastAsia="仿宋"/>
                <w:color w:val="000000" w:themeColor="text1"/>
                <w:rPrChange w:id="31510" w:author="梁元" w:date="2019-05-14T19:51:36Z">
                  <w:rPr>
                    <w:ins w:id="31511" w:author="梁元" w:date="2019-05-14T19:51:21Z"/>
                    <w:rFonts w:ascii="仿宋" w:hAnsi="仿宋" w:eastAsia="仿宋"/>
                  </w:rPr>
                </w:rPrChange>
                <w14:textFill>
                  <w14:solidFill>
                    <w14:schemeClr w14:val="tx1"/>
                  </w14:solidFill>
                </w14:textFill>
              </w:rPr>
            </w:pPr>
            <w:ins w:id="31512" w:author="梁元" w:date="2019-05-14T19:51:21Z">
              <w:r>
                <w:rPr>
                  <w:rFonts w:hint="eastAsia" w:ascii="仿宋" w:hAnsi="仿宋" w:eastAsia="仿宋"/>
                  <w:color w:val="000000" w:themeColor="text1"/>
                  <w:rPrChange w:id="31513"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31515" w:author="梁元" w:date="2019-05-14T19:51:21Z"/>
        </w:trPr>
        <w:tc>
          <w:tcPr>
            <w:tcW w:w="1523" w:type="dxa"/>
          </w:tcPr>
          <w:p>
            <w:pPr>
              <w:jc w:val="center"/>
              <w:rPr>
                <w:ins w:id="31516" w:author="梁元" w:date="2019-05-14T19:51:21Z"/>
                <w:rFonts w:ascii="仿宋" w:hAnsi="仿宋" w:eastAsia="仿宋"/>
                <w:color w:val="000000" w:themeColor="text1"/>
                <w:rPrChange w:id="31517" w:author="梁元" w:date="2019-05-14T19:51:36Z">
                  <w:rPr>
                    <w:ins w:id="31518" w:author="梁元" w:date="2019-05-14T19:51:21Z"/>
                    <w:rFonts w:ascii="仿宋" w:hAnsi="仿宋" w:eastAsia="仿宋"/>
                  </w:rPr>
                </w:rPrChange>
                <w14:textFill>
                  <w14:solidFill>
                    <w14:schemeClr w14:val="tx1"/>
                  </w14:solidFill>
                </w14:textFill>
              </w:rPr>
            </w:pPr>
            <w:ins w:id="31519" w:author="梁元" w:date="2019-05-14T19:51:21Z">
              <w:r>
                <w:rPr>
                  <w:rFonts w:hint="eastAsia" w:ascii="仿宋" w:hAnsi="仿宋" w:eastAsia="仿宋"/>
                  <w:color w:val="000000" w:themeColor="text1"/>
                  <w:rPrChange w:id="31520" w:author="梁元" w:date="2019-05-14T19:51:36Z">
                    <w:rPr>
                      <w:rFonts w:hint="eastAsia" w:ascii="仿宋" w:hAnsi="仿宋" w:eastAsia="仿宋"/>
                    </w:rPr>
                  </w:rPrChange>
                  <w14:textFill>
                    <w14:solidFill>
                      <w14:schemeClr w14:val="tx1"/>
                    </w14:solidFill>
                  </w14:textFill>
                </w:rPr>
                <w:t>70%</w:t>
              </w:r>
            </w:ins>
          </w:p>
        </w:tc>
        <w:tc>
          <w:tcPr>
            <w:tcW w:w="1559" w:type="dxa"/>
          </w:tcPr>
          <w:p>
            <w:pPr>
              <w:jc w:val="center"/>
              <w:rPr>
                <w:ins w:id="31522" w:author="梁元" w:date="2019-05-14T19:51:21Z"/>
                <w:rFonts w:ascii="仿宋" w:hAnsi="仿宋" w:eastAsia="仿宋"/>
                <w:color w:val="000000" w:themeColor="text1"/>
                <w:rPrChange w:id="31523" w:author="梁元" w:date="2019-05-14T19:51:36Z">
                  <w:rPr>
                    <w:ins w:id="31524" w:author="梁元" w:date="2019-05-14T19:51:21Z"/>
                    <w:rFonts w:ascii="仿宋" w:hAnsi="仿宋" w:eastAsia="仿宋"/>
                  </w:rPr>
                </w:rPrChange>
                <w14:textFill>
                  <w14:solidFill>
                    <w14:schemeClr w14:val="tx1"/>
                  </w14:solidFill>
                </w14:textFill>
              </w:rPr>
            </w:pPr>
            <w:ins w:id="31525" w:author="梁元" w:date="2019-05-14T19:51:21Z">
              <w:r>
                <w:rPr>
                  <w:rFonts w:hint="eastAsia" w:ascii="仿宋" w:hAnsi="仿宋" w:eastAsia="仿宋"/>
                  <w:color w:val="000000" w:themeColor="text1"/>
                  <w:rPrChange w:id="31526" w:author="梁元" w:date="2019-05-14T19:51:36Z">
                    <w:rPr>
                      <w:rFonts w:hint="eastAsia" w:ascii="仿宋" w:hAnsi="仿宋" w:eastAsia="仿宋"/>
                    </w:rPr>
                  </w:rPrChange>
                  <w14:textFill>
                    <w14:solidFill>
                      <w14:schemeClr w14:val="tx1"/>
                    </w14:solidFill>
                  </w14:textFill>
                </w:rPr>
                <w:t>4星</w:t>
              </w:r>
            </w:ins>
          </w:p>
        </w:tc>
        <w:tc>
          <w:tcPr>
            <w:tcW w:w="1418" w:type="dxa"/>
          </w:tcPr>
          <w:p>
            <w:pPr>
              <w:jc w:val="center"/>
              <w:rPr>
                <w:ins w:id="31528" w:author="梁元" w:date="2019-05-14T19:51:21Z"/>
                <w:rFonts w:ascii="仿宋" w:hAnsi="仿宋" w:eastAsia="仿宋"/>
                <w:color w:val="000000" w:themeColor="text1"/>
                <w:rPrChange w:id="31529" w:author="梁元" w:date="2019-05-14T19:51:36Z">
                  <w:rPr>
                    <w:ins w:id="31530" w:author="梁元" w:date="2019-05-14T19:51:21Z"/>
                    <w:rFonts w:ascii="仿宋" w:hAnsi="仿宋" w:eastAsia="仿宋"/>
                  </w:rPr>
                </w:rPrChange>
                <w14:textFill>
                  <w14:solidFill>
                    <w14:schemeClr w14:val="tx1"/>
                  </w14:solidFill>
                </w14:textFill>
              </w:rPr>
            </w:pPr>
            <w:ins w:id="31531" w:author="梁元" w:date="2019-05-14T19:51:21Z">
              <w:r>
                <w:rPr>
                  <w:rFonts w:hint="eastAsia" w:ascii="仿宋" w:hAnsi="仿宋" w:eastAsia="仿宋"/>
                  <w:color w:val="000000" w:themeColor="text1"/>
                  <w:rPrChange w:id="31532" w:author="梁元" w:date="2019-05-14T19:51:36Z">
                    <w:rPr>
                      <w:rFonts w:hint="eastAsia" w:ascii="仿宋" w:hAnsi="仿宋" w:eastAsia="仿宋"/>
                    </w:rPr>
                  </w:rPrChange>
                  <w14:textFill>
                    <w14:solidFill>
                      <w14:schemeClr w14:val="tx1"/>
                    </w14:solidFill>
                  </w14:textFill>
                </w:rPr>
                <w:t>前端</w:t>
              </w:r>
            </w:ins>
          </w:p>
        </w:tc>
        <w:tc>
          <w:tcPr>
            <w:tcW w:w="1417" w:type="dxa"/>
          </w:tcPr>
          <w:p>
            <w:pPr>
              <w:jc w:val="center"/>
              <w:rPr>
                <w:ins w:id="31534" w:author="梁元" w:date="2019-05-14T19:51:21Z"/>
                <w:rFonts w:ascii="仿宋" w:hAnsi="仿宋" w:eastAsia="仿宋"/>
                <w:color w:val="000000" w:themeColor="text1"/>
                <w:rPrChange w:id="31535" w:author="梁元" w:date="2019-05-14T19:51:36Z">
                  <w:rPr>
                    <w:ins w:id="31536" w:author="梁元" w:date="2019-05-14T19:51:21Z"/>
                    <w:rFonts w:ascii="仿宋" w:hAnsi="仿宋" w:eastAsia="仿宋"/>
                  </w:rPr>
                </w:rPrChange>
                <w14:textFill>
                  <w14:solidFill>
                    <w14:schemeClr w14:val="tx1"/>
                  </w14:solidFill>
                </w14:textFill>
              </w:rPr>
            </w:pPr>
            <w:ins w:id="31537" w:author="梁元" w:date="2019-05-14T19:51:21Z">
              <w:r>
                <w:rPr>
                  <w:rFonts w:hint="eastAsia" w:ascii="仿宋" w:hAnsi="仿宋" w:eastAsia="仿宋"/>
                  <w:color w:val="000000" w:themeColor="text1"/>
                  <w:rPrChange w:id="31538" w:author="梁元" w:date="2019-05-14T19:51:36Z">
                    <w:rPr>
                      <w:rFonts w:hint="eastAsia" w:ascii="仿宋" w:hAnsi="仿宋" w:eastAsia="仿宋"/>
                    </w:rPr>
                  </w:rPrChange>
                  <w14:textFill>
                    <w14:solidFill>
                      <w14:schemeClr w14:val="tx1"/>
                    </w14:solidFill>
                  </w14:textFill>
                </w:rPr>
                <w:t>数据安全</w:t>
              </w:r>
            </w:ins>
          </w:p>
        </w:tc>
        <w:tc>
          <w:tcPr>
            <w:tcW w:w="1465" w:type="dxa"/>
          </w:tcPr>
          <w:p>
            <w:pPr>
              <w:rPr>
                <w:ins w:id="31540" w:author="梁元" w:date="2019-05-14T19:51:21Z"/>
                <w:rFonts w:ascii="仿宋" w:hAnsi="仿宋" w:eastAsia="仿宋"/>
                <w:color w:val="000000" w:themeColor="text1"/>
                <w:rPrChange w:id="31541" w:author="梁元" w:date="2019-05-14T19:51:36Z">
                  <w:rPr>
                    <w:ins w:id="31542" w:author="梁元" w:date="2019-05-14T19:51:21Z"/>
                    <w:rFonts w:ascii="仿宋" w:hAnsi="仿宋" w:eastAsia="仿宋"/>
                  </w:rPr>
                </w:rPrChange>
                <w14:textFill>
                  <w14:solidFill>
                    <w14:schemeClr w14:val="tx1"/>
                  </w14:solidFill>
                </w14:textFill>
              </w:rPr>
            </w:pPr>
          </w:p>
          <w:p>
            <w:pPr>
              <w:jc w:val="center"/>
              <w:rPr>
                <w:ins w:id="31543" w:author="梁元" w:date="2019-05-14T19:51:21Z"/>
                <w:rFonts w:ascii="仿宋" w:hAnsi="仿宋" w:eastAsia="仿宋"/>
                <w:color w:val="000000" w:themeColor="text1"/>
                <w:rPrChange w:id="31544" w:author="梁元" w:date="2019-05-14T19:51:36Z">
                  <w:rPr>
                    <w:ins w:id="31545" w:author="梁元" w:date="2019-05-14T19:51:21Z"/>
                    <w:rFonts w:ascii="仿宋" w:hAnsi="仿宋" w:eastAsia="仿宋"/>
                  </w:rPr>
                </w:rPrChange>
                <w14:textFill>
                  <w14:solidFill>
                    <w14:schemeClr w14:val="tx1"/>
                  </w14:solidFill>
                </w14:textFill>
              </w:rPr>
            </w:pPr>
            <w:ins w:id="31546" w:author="梁元" w:date="2019-05-14T19:51:21Z">
              <w:r>
                <w:rPr>
                  <w:rFonts w:hint="eastAsia" w:ascii="仿宋" w:hAnsi="仿宋" w:eastAsia="仿宋"/>
                  <w:color w:val="000000" w:themeColor="text1"/>
                  <w:rPrChange w:id="31547" w:author="梁元" w:date="2019-05-14T19:51:36Z">
                    <w:rPr>
                      <w:rFonts w:hint="eastAsia" w:ascii="仿宋" w:hAnsi="仿宋" w:eastAsia="仿宋"/>
                    </w:rPr>
                  </w:rPrChange>
                  <w14:textFill>
                    <w14:solidFill>
                      <w14:schemeClr w14:val="tx1"/>
                    </w14:solidFill>
                  </w14:textFill>
                </w:rPr>
                <w:t>数据安全</w:t>
              </w:r>
            </w:ins>
          </w:p>
        </w:tc>
      </w:tr>
    </w:tbl>
    <w:p>
      <w:pPr>
        <w:pStyle w:val="3"/>
        <w:numPr>
          <w:ilvl w:val="0"/>
          <w:numId w:val="31"/>
        </w:numPr>
        <w:spacing w:line="240" w:lineRule="auto"/>
        <w:ind w:firstLine="562" w:firstLineChars="200"/>
        <w:rPr>
          <w:ins w:id="31549" w:author="梁元" w:date="2019-05-14T19:51:21Z"/>
          <w:rFonts w:ascii="仿宋" w:hAnsi="仿宋" w:eastAsia="仿宋"/>
          <w:color w:val="000000" w:themeColor="text1"/>
          <w:sz w:val="28"/>
          <w:szCs w:val="28"/>
          <w:rPrChange w:id="31550" w:author="梁元" w:date="2019-05-14T19:51:36Z">
            <w:rPr>
              <w:ins w:id="31551" w:author="梁元" w:date="2019-05-14T19:51:21Z"/>
              <w:rFonts w:ascii="仿宋" w:hAnsi="仿宋" w:eastAsia="仿宋"/>
              <w:sz w:val="28"/>
              <w:szCs w:val="28"/>
            </w:rPr>
          </w:rPrChange>
          <w14:textFill>
            <w14:solidFill>
              <w14:schemeClr w14:val="tx1"/>
            </w14:solidFill>
          </w14:textFill>
        </w:rPr>
      </w:pPr>
      <w:ins w:id="31552" w:author="梁元" w:date="2019-05-14T19:51:21Z">
        <w:bookmarkStart w:id="996" w:name="_Toc25139_WPSOffice_Level2"/>
        <w:r>
          <w:rPr>
            <w:rFonts w:hint="eastAsia" w:ascii="仿宋" w:hAnsi="仿宋" w:eastAsia="仿宋"/>
            <w:color w:val="000000" w:themeColor="text1"/>
            <w:sz w:val="28"/>
            <w:szCs w:val="28"/>
            <w:rPrChange w:id="31553" w:author="梁元" w:date="2019-05-14T19:51:36Z">
              <w:rPr>
                <w:rFonts w:hint="eastAsia" w:ascii="仿宋" w:hAnsi="仿宋" w:eastAsia="仿宋"/>
                <w:sz w:val="28"/>
                <w:szCs w:val="28"/>
              </w:rPr>
            </w:rPrChange>
            <w14:textFill>
              <w14:solidFill>
                <w14:schemeClr w14:val="tx1"/>
              </w14:solidFill>
            </w14:textFill>
          </w:rPr>
          <w:t>通常解法</w:t>
        </w:r>
        <w:bookmarkEnd w:id="996"/>
      </w:ins>
    </w:p>
    <w:p>
      <w:pPr>
        <w:ind w:firstLine="480" w:firstLineChars="200"/>
        <w:rPr>
          <w:ins w:id="31555" w:author="梁元" w:date="2019-05-14T19:51:21Z"/>
          <w:rFonts w:ascii="Arial" w:hAnsi="Arial" w:cs="Arial"/>
          <w:color w:val="000000" w:themeColor="text1"/>
          <w:shd w:val="clear" w:color="auto" w:fill="FFFFFF"/>
          <w:rPrChange w:id="31556" w:author="梁元" w:date="2019-05-14T19:51:36Z">
            <w:rPr>
              <w:ins w:id="31557" w:author="梁元" w:date="2019-05-14T19:51:21Z"/>
              <w:rFonts w:ascii="Arial" w:hAnsi="Arial" w:cs="Arial"/>
              <w:color w:val="4F4F4F"/>
              <w:shd w:val="clear" w:color="auto" w:fill="FFFFFF"/>
            </w:rPr>
          </w:rPrChange>
          <w14:textFill>
            <w14:solidFill>
              <w14:schemeClr w14:val="tx1"/>
            </w14:solidFill>
          </w14:textFill>
        </w:rPr>
      </w:pPr>
      <w:ins w:id="31558" w:author="梁元" w:date="2019-05-14T19:51:21Z">
        <w:r>
          <w:rPr>
            <w:rFonts w:ascii="Arial" w:hAnsi="Arial" w:cs="Arial"/>
            <w:color w:val="000000" w:themeColor="text1"/>
            <w:shd w:val="clear" w:color="auto" w:fill="FFFFFF"/>
            <w:rPrChange w:id="31559" w:author="梁元" w:date="2019-05-14T19:51:36Z">
              <w:rPr>
                <w:rFonts w:ascii="Arial" w:hAnsi="Arial" w:cs="Arial"/>
                <w:color w:val="4F4F4F"/>
                <w:shd w:val="clear" w:color="auto" w:fill="FFFFFF"/>
              </w:rPr>
            </w:rPrChange>
            <w14:textFill>
              <w14:solidFill>
                <w14:schemeClr w14:val="tx1"/>
              </w14:solidFill>
            </w14:textFill>
          </w:rPr>
          <w:t>Node.js 是一个基于 Chrome V8 引擎的 JavaScript 运行环境。 </w:t>
        </w:r>
      </w:ins>
      <w:ins w:id="31561" w:author="梁元" w:date="2019-05-14T19:51:21Z">
        <w:r>
          <w:rPr>
            <w:rFonts w:ascii="Arial" w:hAnsi="Arial" w:cs="Arial"/>
            <w:color w:val="000000" w:themeColor="text1"/>
            <w:shd w:val="clear" w:color="auto" w:fill="FFFFFF"/>
            <w:rPrChange w:id="31562" w:author="梁元" w:date="2019-05-14T19:51:36Z">
              <w:rPr>
                <w:rFonts w:ascii="Arial" w:hAnsi="Arial" w:cs="Arial"/>
                <w:color w:val="4F4F4F"/>
                <w:shd w:val="clear" w:color="auto" w:fill="FFFFFF"/>
              </w:rPr>
            </w:rPrChange>
            <w14:textFill>
              <w14:solidFill>
                <w14:schemeClr w14:val="tx1"/>
              </w14:solidFill>
            </w14:textFill>
          </w:rPr>
          <w:br w:type="textWrapping"/>
        </w:r>
      </w:ins>
      <w:ins w:id="31564" w:author="梁元" w:date="2019-05-14T19:51:21Z">
        <w:r>
          <w:rPr>
            <w:rFonts w:ascii="Arial" w:hAnsi="Arial" w:cs="Arial"/>
            <w:color w:val="000000" w:themeColor="text1"/>
            <w:shd w:val="clear" w:color="auto" w:fill="FFFFFF"/>
            <w:rPrChange w:id="31565" w:author="梁元" w:date="2019-05-14T19:51:36Z">
              <w:rPr>
                <w:rFonts w:ascii="Arial" w:hAnsi="Arial" w:cs="Arial"/>
                <w:color w:val="4F4F4F"/>
                <w:shd w:val="clear" w:color="auto" w:fill="FFFFFF"/>
              </w:rPr>
            </w:rPrChange>
            <w14:textFill>
              <w14:solidFill>
                <w14:schemeClr w14:val="tx1"/>
              </w14:solidFill>
            </w14:textFill>
          </w:rPr>
          <w:t>Node.js 使用了一个事件驱动、非阻塞式 I/O 的模型，使其轻量又高效。 </w:t>
        </w:r>
      </w:ins>
      <w:ins w:id="31567" w:author="梁元" w:date="2019-05-14T19:51:21Z">
        <w:r>
          <w:rPr>
            <w:rFonts w:ascii="Arial" w:hAnsi="Arial" w:cs="Arial"/>
            <w:color w:val="000000" w:themeColor="text1"/>
            <w:shd w:val="clear" w:color="auto" w:fill="FFFFFF"/>
            <w:rPrChange w:id="31568" w:author="梁元" w:date="2019-05-14T19:51:36Z">
              <w:rPr>
                <w:rFonts w:ascii="Arial" w:hAnsi="Arial" w:cs="Arial"/>
                <w:color w:val="4F4F4F"/>
                <w:shd w:val="clear" w:color="auto" w:fill="FFFFFF"/>
              </w:rPr>
            </w:rPrChange>
            <w14:textFill>
              <w14:solidFill>
                <w14:schemeClr w14:val="tx1"/>
              </w14:solidFill>
            </w14:textFill>
          </w:rPr>
          <w:br w:type="textWrapping"/>
        </w:r>
      </w:ins>
      <w:ins w:id="31570" w:author="梁元" w:date="2019-05-14T19:51:21Z">
        <w:r>
          <w:rPr>
            <w:rFonts w:ascii="Arial" w:hAnsi="Arial" w:cs="Arial"/>
            <w:color w:val="000000" w:themeColor="text1"/>
            <w:shd w:val="clear" w:color="auto" w:fill="FFFFFF"/>
            <w:rPrChange w:id="31571" w:author="梁元" w:date="2019-05-14T19:51:36Z">
              <w:rPr>
                <w:rFonts w:ascii="Arial" w:hAnsi="Arial" w:cs="Arial"/>
                <w:color w:val="4F4F4F"/>
                <w:shd w:val="clear" w:color="auto" w:fill="FFFFFF"/>
              </w:rPr>
            </w:rPrChange>
            <w14:textFill>
              <w14:solidFill>
                <w14:schemeClr w14:val="tx1"/>
              </w14:solidFill>
            </w14:textFill>
          </w:rPr>
          <w:t>Node.js 的包管理器 npm，是全球最大的开源库生态系统。</w:t>
        </w:r>
      </w:ins>
    </w:p>
    <w:p>
      <w:pPr>
        <w:ind w:firstLine="480" w:firstLineChars="200"/>
        <w:rPr>
          <w:ins w:id="31573" w:author="梁元" w:date="2019-05-14T19:51:21Z"/>
          <w:rFonts w:ascii="Arial" w:hAnsi="Arial" w:cs="Arial"/>
          <w:color w:val="000000" w:themeColor="text1"/>
          <w:shd w:val="clear" w:color="auto" w:fill="FFFFFF"/>
          <w:rPrChange w:id="31574" w:author="梁元" w:date="2019-05-14T19:51:36Z">
            <w:rPr>
              <w:ins w:id="31575" w:author="梁元" w:date="2019-05-14T19:51:21Z"/>
              <w:rFonts w:ascii="Arial" w:hAnsi="Arial" w:cs="Arial"/>
              <w:color w:val="4F4F4F"/>
              <w:shd w:val="clear" w:color="auto" w:fill="FFFFFF"/>
            </w:rPr>
          </w:rPrChange>
          <w14:textFill>
            <w14:solidFill>
              <w14:schemeClr w14:val="tx1"/>
            </w14:solidFill>
          </w14:textFill>
        </w:rPr>
      </w:pPr>
      <w:ins w:id="31576" w:author="梁元" w:date="2019-05-14T19:51:21Z">
        <w:r>
          <w:rPr>
            <w:rFonts w:ascii="Arial" w:hAnsi="Arial" w:cs="Arial"/>
            <w:color w:val="000000" w:themeColor="text1"/>
            <w:shd w:val="clear" w:color="auto" w:fill="FFFFFF"/>
            <w:rPrChange w:id="31577" w:author="梁元" w:date="2019-05-14T19:51:36Z">
              <w:rPr>
                <w:rFonts w:ascii="Arial" w:hAnsi="Arial" w:cs="Arial"/>
                <w:color w:val="4F4F4F"/>
                <w:shd w:val="clear" w:color="auto" w:fill="FFFFFF"/>
              </w:rPr>
            </w:rPrChange>
            <w14:textFill>
              <w14:solidFill>
                <w14:schemeClr w14:val="tx1"/>
              </w14:solidFill>
            </w14:textFill>
          </w:rPr>
          <w:t>N</w:t>
        </w:r>
      </w:ins>
      <w:ins w:id="31579" w:author="梁元" w:date="2019-05-14T19:51:21Z">
        <w:r>
          <w:rPr>
            <w:rFonts w:hint="eastAsia" w:ascii="Arial" w:hAnsi="Arial" w:cs="Arial"/>
            <w:color w:val="000000" w:themeColor="text1"/>
            <w:shd w:val="clear" w:color="auto" w:fill="FFFFFF"/>
            <w:rPrChange w:id="31580" w:author="梁元" w:date="2019-05-14T19:51:36Z">
              <w:rPr>
                <w:rFonts w:hint="eastAsia" w:ascii="Arial" w:hAnsi="Arial" w:cs="Arial"/>
                <w:color w:val="4F4F4F"/>
                <w:shd w:val="clear" w:color="auto" w:fill="FFFFFF"/>
              </w:rPr>
            </w:rPrChange>
            <w14:textFill>
              <w14:solidFill>
                <w14:schemeClr w14:val="tx1"/>
              </w14:solidFill>
            </w14:textFill>
          </w:rPr>
          <w:t>ode解决了js跑在服务端的一个空缺</w:t>
        </w:r>
      </w:ins>
    </w:p>
    <w:p>
      <w:pPr>
        <w:pStyle w:val="3"/>
        <w:numPr>
          <w:ilvl w:val="0"/>
          <w:numId w:val="31"/>
        </w:numPr>
        <w:spacing w:line="240" w:lineRule="auto"/>
        <w:ind w:firstLine="562" w:firstLineChars="200"/>
        <w:rPr>
          <w:ins w:id="31582" w:author="梁元" w:date="2019-05-14T19:51:21Z"/>
          <w:rFonts w:ascii="仿宋" w:hAnsi="仿宋" w:eastAsia="仿宋"/>
          <w:color w:val="000000" w:themeColor="text1"/>
          <w:sz w:val="28"/>
          <w:szCs w:val="28"/>
          <w:rPrChange w:id="31583" w:author="梁元" w:date="2019-05-14T19:51:36Z">
            <w:rPr>
              <w:ins w:id="31584" w:author="梁元" w:date="2019-05-14T19:51:21Z"/>
              <w:rFonts w:ascii="仿宋" w:hAnsi="仿宋" w:eastAsia="仿宋"/>
              <w:sz w:val="28"/>
              <w:szCs w:val="28"/>
            </w:rPr>
          </w:rPrChange>
          <w14:textFill>
            <w14:solidFill>
              <w14:schemeClr w14:val="tx1"/>
            </w14:solidFill>
          </w14:textFill>
        </w:rPr>
      </w:pPr>
      <w:ins w:id="31585" w:author="梁元" w:date="2019-05-14T19:51:21Z">
        <w:bookmarkStart w:id="997" w:name="_Toc31080_WPSOffice_Level2"/>
        <w:r>
          <w:rPr>
            <w:rFonts w:hint="eastAsia" w:ascii="仿宋" w:hAnsi="仿宋" w:eastAsia="仿宋"/>
            <w:color w:val="000000" w:themeColor="text1"/>
            <w:sz w:val="28"/>
            <w:szCs w:val="28"/>
            <w:rPrChange w:id="31586" w:author="梁元" w:date="2019-05-14T19:51:36Z">
              <w:rPr>
                <w:rFonts w:hint="eastAsia" w:ascii="仿宋" w:hAnsi="仿宋" w:eastAsia="仿宋"/>
                <w:sz w:val="28"/>
                <w:szCs w:val="28"/>
              </w:rPr>
            </w:rPrChange>
            <w14:textFill>
              <w14:solidFill>
                <w14:schemeClr w14:val="tx1"/>
              </w14:solidFill>
            </w14:textFill>
          </w:rPr>
          <w:t>通用大牛级解法</w:t>
        </w:r>
        <w:bookmarkEnd w:id="997"/>
      </w:ins>
    </w:p>
    <w:p>
      <w:pPr>
        <w:ind w:firstLine="480" w:firstLineChars="200"/>
        <w:rPr>
          <w:ins w:id="31588" w:author="梁元" w:date="2019-05-14T19:51:21Z"/>
          <w:color w:val="000000" w:themeColor="text1"/>
          <w:rPrChange w:id="31589" w:author="梁元" w:date="2019-05-14T19:51:36Z">
            <w:rPr>
              <w:ins w:id="31590" w:author="梁元" w:date="2019-05-14T19:51:21Z"/>
            </w:rPr>
          </w:rPrChange>
          <w14:textFill>
            <w14:solidFill>
              <w14:schemeClr w14:val="tx1"/>
            </w14:solidFill>
          </w14:textFill>
        </w:rPr>
      </w:pPr>
      <w:ins w:id="31591" w:author="梁元" w:date="2019-05-14T19:51:21Z">
        <w:r>
          <w:rPr>
            <w:rFonts w:hint="eastAsia"/>
            <w:color w:val="000000" w:themeColor="text1"/>
            <w:rPrChange w:id="31592" w:author="梁元" w:date="2019-05-14T19:51:36Z">
              <w:rPr>
                <w:rFonts w:hint="eastAsia"/>
              </w:rPr>
            </w:rPrChange>
            <w14:textFill>
              <w14:solidFill>
                <w14:schemeClr w14:val="tx1"/>
              </w14:solidFill>
            </w14:textFill>
          </w:rPr>
          <w:t>加上通用解法后</w:t>
        </w:r>
      </w:ins>
    </w:p>
    <w:p>
      <w:pPr>
        <w:ind w:firstLine="480" w:firstLineChars="200"/>
        <w:rPr>
          <w:ins w:id="31594" w:author="梁元" w:date="2019-05-14T19:51:21Z"/>
          <w:color w:val="000000" w:themeColor="text1"/>
          <w:rPrChange w:id="31595" w:author="梁元" w:date="2019-05-14T19:51:36Z">
            <w:rPr>
              <w:ins w:id="31596" w:author="梁元" w:date="2019-05-14T19:51:21Z"/>
            </w:rPr>
          </w:rPrChange>
          <w14:textFill>
            <w14:solidFill>
              <w14:schemeClr w14:val="tx1"/>
            </w14:solidFill>
          </w14:textFill>
        </w:rPr>
      </w:pPr>
    </w:p>
    <w:p>
      <w:pPr>
        <w:ind w:firstLine="420" w:firstLineChars="200"/>
        <w:rPr>
          <w:ins w:id="31597" w:author="梁元" w:date="2019-05-14T19:51:21Z"/>
          <w:rFonts w:ascii="Helvetica" w:hAnsi="Helvetica" w:cs="Helvetica"/>
          <w:color w:val="000000" w:themeColor="text1"/>
          <w:sz w:val="21"/>
          <w:szCs w:val="21"/>
          <w:shd w:val="clear" w:color="auto" w:fill="FFFFFF"/>
          <w:rPrChange w:id="31598" w:author="梁元" w:date="2019-05-14T19:51:36Z">
            <w:rPr>
              <w:ins w:id="31599" w:author="梁元" w:date="2019-05-14T19:51:21Z"/>
              <w:rFonts w:ascii="Helvetica" w:hAnsi="Helvetica" w:cs="Helvetica"/>
              <w:color w:val="333333"/>
              <w:sz w:val="21"/>
              <w:szCs w:val="21"/>
              <w:shd w:val="clear" w:color="auto" w:fill="FFFFFF"/>
            </w:rPr>
          </w:rPrChange>
          <w14:textFill>
            <w14:solidFill>
              <w14:schemeClr w14:val="tx1"/>
            </w14:solidFill>
          </w14:textFill>
        </w:rPr>
      </w:pPr>
      <w:ins w:id="31600" w:author="梁元" w:date="2019-05-14T19:51:21Z">
        <w:r>
          <w:rPr>
            <w:rFonts w:ascii="Helvetica" w:hAnsi="Helvetica" w:cs="Helvetica"/>
            <w:color w:val="000000" w:themeColor="text1"/>
            <w:sz w:val="21"/>
            <w:szCs w:val="21"/>
            <w:shd w:val="clear" w:color="auto" w:fill="FFFFFF"/>
            <w:rPrChange w:id="31601" w:author="梁元" w:date="2019-05-14T19:51:36Z">
              <w:rPr>
                <w:rFonts w:ascii="Helvetica" w:hAnsi="Helvetica" w:cs="Helvetica"/>
                <w:color w:val="333333"/>
                <w:sz w:val="21"/>
                <w:szCs w:val="21"/>
                <w:shd w:val="clear" w:color="auto" w:fill="FFFFFF"/>
              </w:rPr>
            </w:rPrChange>
            <w14:textFill>
              <w14:solidFill>
                <w14:schemeClr w14:val="tx1"/>
              </w14:solidFill>
            </w14:textFill>
          </w:rPr>
          <w:t>可以解决高并发，它是单线程，当访问量很多时，将访问者分配到不同的内存中，不同的内存区做不同的事，以快速解决这个线程。就像医院的分科室看病人。效率快，但消耗内存大、异步和事件驱动。概扩起来就三点：单线程、异步I/O、事件驱动。nodejs离不开ChormeV8引擎，也就是V8引擎是来解释javascript。用nodejs来搭建高性能的Web服务器，因此node.js是基于服务器端的javascript</w:t>
        </w:r>
      </w:ins>
    </w:p>
    <w:p>
      <w:pPr>
        <w:ind w:firstLine="480" w:firstLineChars="200"/>
        <w:rPr>
          <w:ins w:id="31603" w:author="梁元" w:date="2019-05-14T19:51:21Z"/>
          <w:color w:val="000000" w:themeColor="text1"/>
          <w:rPrChange w:id="31604" w:author="梁元" w:date="2019-05-14T19:51:36Z">
            <w:rPr>
              <w:ins w:id="31605" w:author="梁元" w:date="2019-05-14T19:51:21Z"/>
            </w:rPr>
          </w:rPrChange>
          <w14:textFill>
            <w14:solidFill>
              <w14:schemeClr w14:val="tx1"/>
            </w14:solidFill>
          </w14:textFill>
        </w:rPr>
      </w:pPr>
    </w:p>
    <w:p>
      <w:pPr>
        <w:ind w:firstLine="400" w:firstLineChars="200"/>
        <w:rPr>
          <w:ins w:id="31606" w:author="梁元" w:date="2019-05-14T19:51:21Z"/>
          <w:rFonts w:ascii="Helvetica" w:hAnsi="Helvetica" w:cs="Helvetica"/>
          <w:color w:val="000000" w:themeColor="text1"/>
          <w:sz w:val="20"/>
          <w:szCs w:val="20"/>
          <w:shd w:val="clear" w:color="auto" w:fill="FFFFFF"/>
          <w:rPrChange w:id="31607" w:author="梁元" w:date="2019-05-14T19:51:36Z">
            <w:rPr>
              <w:ins w:id="31608" w:author="梁元" w:date="2019-05-14T19:51:21Z"/>
              <w:rFonts w:ascii="Helvetica" w:hAnsi="Helvetica" w:cs="Helvetica"/>
              <w:color w:val="4B4B4B"/>
              <w:sz w:val="20"/>
              <w:szCs w:val="20"/>
              <w:shd w:val="clear" w:color="auto" w:fill="FFFFFF"/>
            </w:rPr>
          </w:rPrChange>
          <w14:textFill>
            <w14:solidFill>
              <w14:schemeClr w14:val="tx1"/>
            </w14:solidFill>
          </w14:textFill>
        </w:rPr>
      </w:pPr>
      <w:ins w:id="31609" w:author="梁元" w:date="2019-05-14T19:51:21Z">
        <w:r>
          <w:rPr>
            <w:rFonts w:ascii="Helvetica" w:hAnsi="Helvetica" w:cs="Helvetica"/>
            <w:color w:val="000000" w:themeColor="text1"/>
            <w:sz w:val="20"/>
            <w:szCs w:val="20"/>
            <w:shd w:val="clear" w:color="auto" w:fill="FFFFFF"/>
            <w:rPrChange w:id="31610" w:author="梁元" w:date="2019-05-14T19:51:36Z">
              <w:rPr>
                <w:rFonts w:ascii="Helvetica" w:hAnsi="Helvetica" w:cs="Helvetica"/>
                <w:color w:val="4B4B4B"/>
                <w:sz w:val="20"/>
                <w:szCs w:val="20"/>
                <w:shd w:val="clear" w:color="auto" w:fill="FFFFFF"/>
              </w:rPr>
            </w:rPrChange>
            <w14:textFill>
              <w14:solidFill>
                <w14:schemeClr w14:val="tx1"/>
              </w14:solidFill>
            </w14:textFill>
          </w:rPr>
          <w:t>node主要应用场景是在大前端，阿里的思路是比较合适的，但是必须要注意，绝对不能让node做太多的业务逻辑，他只适合接受人家生成好的数据，然后或渲染后，或直接发送到客户端。如果让node做复杂的业务逻辑，那会得不偿失的</w:t>
        </w:r>
      </w:ins>
    </w:p>
    <w:p>
      <w:pPr>
        <w:ind w:firstLine="480" w:firstLineChars="200"/>
        <w:rPr>
          <w:ins w:id="31612" w:author="梁元" w:date="2019-05-14T19:51:21Z"/>
          <w:color w:val="000000" w:themeColor="text1"/>
          <w:rPrChange w:id="31613" w:author="梁元" w:date="2019-05-14T19:51:36Z">
            <w:rPr>
              <w:ins w:id="31614" w:author="梁元" w:date="2019-05-14T19:51:21Z"/>
            </w:rPr>
          </w:rPrChange>
          <w14:textFill>
            <w14:solidFill>
              <w14:schemeClr w14:val="tx1"/>
            </w14:solidFill>
          </w14:textFill>
        </w:rPr>
      </w:pPr>
    </w:p>
    <w:p>
      <w:pPr>
        <w:ind w:firstLine="400" w:firstLineChars="200"/>
        <w:rPr>
          <w:ins w:id="31615" w:author="梁元" w:date="2019-05-14T19:51:21Z"/>
          <w:rFonts w:ascii="Helvetica" w:hAnsi="Helvetica" w:cs="Helvetica"/>
          <w:color w:val="000000" w:themeColor="text1"/>
          <w:sz w:val="20"/>
          <w:szCs w:val="20"/>
          <w:shd w:val="clear" w:color="auto" w:fill="FFFFFF"/>
          <w:rPrChange w:id="31616" w:author="梁元" w:date="2019-05-14T19:51:36Z">
            <w:rPr>
              <w:ins w:id="31617" w:author="梁元" w:date="2019-05-14T19:51:21Z"/>
              <w:rFonts w:ascii="Helvetica" w:hAnsi="Helvetica" w:cs="Helvetica"/>
              <w:color w:val="4B4B4B"/>
              <w:sz w:val="20"/>
              <w:szCs w:val="20"/>
              <w:shd w:val="clear" w:color="auto" w:fill="FFFFFF"/>
            </w:rPr>
          </w:rPrChange>
          <w14:textFill>
            <w14:solidFill>
              <w14:schemeClr w14:val="tx1"/>
            </w14:solidFill>
          </w14:textFill>
        </w:rPr>
      </w:pPr>
      <w:ins w:id="31618" w:author="梁元" w:date="2019-05-14T19:51:21Z">
        <w:r>
          <w:rPr>
            <w:rFonts w:ascii="Helvetica" w:hAnsi="Helvetica" w:cs="Helvetica"/>
            <w:color w:val="000000" w:themeColor="text1"/>
            <w:sz w:val="20"/>
            <w:szCs w:val="20"/>
            <w:shd w:val="clear" w:color="auto" w:fill="FFFFFF"/>
            <w:rPrChange w:id="31619" w:author="梁元" w:date="2019-05-14T19:51:36Z">
              <w:rPr>
                <w:rFonts w:ascii="Helvetica" w:hAnsi="Helvetica" w:cs="Helvetica"/>
                <w:color w:val="4B4B4B"/>
                <w:sz w:val="20"/>
                <w:szCs w:val="20"/>
                <w:shd w:val="clear" w:color="auto" w:fill="FFFFFF"/>
              </w:rPr>
            </w:rPrChange>
            <w14:textFill>
              <w14:solidFill>
                <w14:schemeClr w14:val="tx1"/>
              </w14:solidFill>
            </w14:textFill>
          </w:rPr>
          <w:t>回调模式下的异步是有明显缺陷的，程序的执行顺序必须依靠回调来保证，没有层层回调，就没有可以保障的逻辑顺序，这也就注定了，node不能做复杂的业务逻辑。javascript语言本身也一直在和回调做斗争，promise，generator都可以将回调包装起来，在代码的某个部分形成形式同步，但是这种模式进化的还不完全，还不能做到与回调完全割裂，做到完全的形式同步。但是形式同步肯定是发展的方向，这种模式即可以获得异步的好处，又可以有效回避回调带来的编程困难，在业务逻辑上可以更简单的表达。</w:t>
        </w:r>
      </w:ins>
    </w:p>
    <w:p>
      <w:pPr>
        <w:ind w:firstLine="400" w:firstLineChars="200"/>
        <w:rPr>
          <w:ins w:id="31621" w:author="梁元" w:date="2019-05-14T19:51:21Z"/>
          <w:rFonts w:ascii="Helvetica" w:hAnsi="Helvetica" w:cs="Helvetica"/>
          <w:color w:val="000000" w:themeColor="text1"/>
          <w:sz w:val="20"/>
          <w:szCs w:val="20"/>
          <w:shd w:val="clear" w:color="auto" w:fill="FFFFFF"/>
          <w:rPrChange w:id="31622" w:author="梁元" w:date="2019-05-14T19:51:36Z">
            <w:rPr>
              <w:ins w:id="31623" w:author="梁元" w:date="2019-05-14T19:51:21Z"/>
              <w:rFonts w:ascii="Helvetica" w:hAnsi="Helvetica" w:cs="Helvetica"/>
              <w:color w:val="4B4B4B"/>
              <w:sz w:val="20"/>
              <w:szCs w:val="20"/>
              <w:shd w:val="clear" w:color="auto" w:fill="FFFFFF"/>
            </w:rPr>
          </w:rPrChange>
          <w14:textFill>
            <w14:solidFill>
              <w14:schemeClr w14:val="tx1"/>
            </w14:solidFill>
          </w14:textFill>
        </w:rPr>
      </w:pPr>
      <w:ins w:id="31624" w:author="梁元" w:date="2019-05-14T19:51:21Z">
        <w:r>
          <w:rPr>
            <w:rFonts w:ascii="Helvetica" w:hAnsi="Helvetica" w:cs="Helvetica"/>
            <w:color w:val="000000" w:themeColor="text1"/>
            <w:sz w:val="20"/>
            <w:szCs w:val="20"/>
            <w:shd w:val="clear" w:color="auto" w:fill="FFFFFF"/>
            <w:rPrChange w:id="31625" w:author="梁元" w:date="2019-05-14T19:51:36Z">
              <w:rPr>
                <w:rFonts w:ascii="Helvetica" w:hAnsi="Helvetica" w:cs="Helvetica"/>
                <w:color w:val="4B4B4B"/>
                <w:sz w:val="20"/>
                <w:szCs w:val="20"/>
                <w:shd w:val="clear" w:color="auto" w:fill="FFFFFF"/>
              </w:rPr>
            </w:rPrChange>
            <w14:textFill>
              <w14:solidFill>
                <w14:schemeClr w14:val="tx1"/>
              </w14:solidFill>
            </w14:textFill>
          </w:rPr>
          <w:t>就现在的环境来说，大家的思路还没转过弯，对回调的批评认为都是不好的，这些人是不敢面对现实，javascript都在变，这些人的脑子却不肯变，还以为回调就代表异步。</w:t>
        </w:r>
      </w:ins>
    </w:p>
    <w:p>
      <w:pPr>
        <w:ind w:firstLine="400" w:firstLineChars="200"/>
        <w:rPr>
          <w:ins w:id="31627" w:author="梁元" w:date="2019-05-14T19:51:21Z"/>
          <w:rFonts w:ascii="Helvetica" w:hAnsi="Helvetica" w:cs="Helvetica"/>
          <w:color w:val="000000" w:themeColor="text1"/>
          <w:sz w:val="20"/>
          <w:szCs w:val="20"/>
          <w:shd w:val="clear" w:color="auto" w:fill="FFFFFF"/>
          <w:rPrChange w:id="31628" w:author="梁元" w:date="2019-05-14T19:51:36Z">
            <w:rPr>
              <w:ins w:id="31629" w:author="梁元" w:date="2019-05-14T19:51:21Z"/>
              <w:rFonts w:ascii="Helvetica" w:hAnsi="Helvetica" w:cs="Helvetica"/>
              <w:color w:val="4B4B4B"/>
              <w:sz w:val="20"/>
              <w:szCs w:val="20"/>
              <w:shd w:val="clear" w:color="auto" w:fill="FFFFFF"/>
            </w:rPr>
          </w:rPrChange>
          <w14:textFill>
            <w14:solidFill>
              <w14:schemeClr w14:val="tx1"/>
            </w14:solidFill>
          </w14:textFill>
        </w:rPr>
      </w:pPr>
      <w:ins w:id="31630" w:author="梁元" w:date="2019-05-14T19:51:21Z">
        <w:r>
          <w:rPr>
            <w:rFonts w:ascii="Helvetica" w:hAnsi="Helvetica" w:cs="Helvetica"/>
            <w:color w:val="000000" w:themeColor="text1"/>
            <w:sz w:val="20"/>
            <w:szCs w:val="20"/>
            <w:shd w:val="clear" w:color="auto" w:fill="FFFFFF"/>
            <w:rPrChange w:id="31631" w:author="梁元" w:date="2019-05-14T19:51:36Z">
              <w:rPr>
                <w:rFonts w:ascii="Helvetica" w:hAnsi="Helvetica" w:cs="Helvetica"/>
                <w:color w:val="4B4B4B"/>
                <w:sz w:val="20"/>
                <w:szCs w:val="20"/>
                <w:shd w:val="clear" w:color="auto" w:fill="FFFFFF"/>
              </w:rPr>
            </w:rPrChange>
            <w14:textFill>
              <w14:solidFill>
                <w14:schemeClr w14:val="tx1"/>
              </w14:solidFill>
            </w14:textFill>
          </w:rPr>
          <w:t>Node.js的发展给javascript注入了新的生命力</w:t>
        </w:r>
      </w:ins>
    </w:p>
    <w:p>
      <w:pPr>
        <w:ind w:firstLine="480" w:firstLineChars="200"/>
        <w:rPr>
          <w:ins w:id="31633" w:author="梁元" w:date="2019-05-14T19:51:21Z"/>
          <w:color w:val="000000" w:themeColor="text1"/>
          <w:rPrChange w:id="31634" w:author="梁元" w:date="2019-05-14T19:51:36Z">
            <w:rPr>
              <w:ins w:id="31635" w:author="梁元" w:date="2019-05-14T19:51:21Z"/>
            </w:rPr>
          </w:rPrChange>
          <w14:textFill>
            <w14:solidFill>
              <w14:schemeClr w14:val="tx1"/>
            </w14:solidFill>
          </w14:textFill>
        </w:rPr>
      </w:pPr>
    </w:p>
    <w:p>
      <w:pPr>
        <w:widowControl/>
        <w:shd w:val="clear" w:color="auto" w:fill="FFFFFF"/>
        <w:spacing w:before="150" w:after="150"/>
        <w:ind w:firstLine="400" w:firstLineChars="200"/>
        <w:jc w:val="left"/>
        <w:rPr>
          <w:ins w:id="31636" w:author="梁元" w:date="2019-05-14T19:51:21Z"/>
          <w:rFonts w:ascii="Helvetica" w:hAnsi="Helvetica" w:eastAsia="宋体" w:cs="Helvetica"/>
          <w:color w:val="000000" w:themeColor="text1"/>
          <w:kern w:val="0"/>
          <w:sz w:val="20"/>
          <w:szCs w:val="20"/>
          <w:rPrChange w:id="31637" w:author="梁元" w:date="2019-05-14T19:51:36Z">
            <w:rPr>
              <w:ins w:id="31638" w:author="梁元" w:date="2019-05-14T19:51:21Z"/>
              <w:rFonts w:ascii="Helvetica" w:hAnsi="Helvetica" w:eastAsia="宋体" w:cs="Helvetica"/>
              <w:color w:val="4B4B4B"/>
              <w:kern w:val="0"/>
              <w:sz w:val="20"/>
              <w:szCs w:val="20"/>
            </w:rPr>
          </w:rPrChange>
          <w14:textFill>
            <w14:solidFill>
              <w14:schemeClr w14:val="tx1"/>
            </w14:solidFill>
          </w14:textFill>
        </w:rPr>
      </w:pPr>
      <w:ins w:id="31639" w:author="梁元" w:date="2019-05-14T19:51:21Z">
        <w:r>
          <w:rPr>
            <w:rFonts w:ascii="Helvetica" w:hAnsi="Helvetica" w:eastAsia="宋体" w:cs="Helvetica"/>
            <w:color w:val="000000" w:themeColor="text1"/>
            <w:kern w:val="0"/>
            <w:sz w:val="20"/>
            <w:szCs w:val="20"/>
            <w:rPrChange w:id="31640" w:author="梁元" w:date="2019-05-14T19:51:36Z">
              <w:rPr>
                <w:rFonts w:ascii="Helvetica" w:hAnsi="Helvetica" w:eastAsia="宋体" w:cs="Helvetica"/>
                <w:color w:val="4B4B4B"/>
                <w:kern w:val="0"/>
                <w:sz w:val="20"/>
                <w:szCs w:val="20"/>
              </w:rPr>
            </w:rPrChange>
            <w14:textFill>
              <w14:solidFill>
                <w14:schemeClr w14:val="tx1"/>
              </w14:solidFill>
            </w14:textFill>
          </w:rPr>
          <w:t>至于javascript的垢病，个人感觉，不在它的callback而在它的随意性，随意到想怎么写都行，但正是这点给它带来了惊人的开发效率，做好代码规范和文档工作可以减少javascript的随意性带来的负面影响。</w:t>
        </w:r>
      </w:ins>
    </w:p>
    <w:p>
      <w:pPr>
        <w:widowControl/>
        <w:shd w:val="clear" w:color="auto" w:fill="FFFFFF"/>
        <w:spacing w:before="150" w:after="150"/>
        <w:ind w:firstLine="400" w:firstLineChars="200"/>
        <w:jc w:val="left"/>
        <w:rPr>
          <w:ins w:id="31642" w:author="梁元" w:date="2019-05-14T19:51:21Z"/>
          <w:rFonts w:ascii="Helvetica" w:hAnsi="Helvetica" w:eastAsia="宋体" w:cs="Helvetica"/>
          <w:color w:val="000000" w:themeColor="text1"/>
          <w:kern w:val="0"/>
          <w:sz w:val="20"/>
          <w:szCs w:val="20"/>
          <w:rPrChange w:id="31643" w:author="梁元" w:date="2019-05-14T19:51:36Z">
            <w:rPr>
              <w:ins w:id="31644" w:author="梁元" w:date="2019-05-14T19:51:21Z"/>
              <w:rFonts w:ascii="Helvetica" w:hAnsi="Helvetica" w:eastAsia="宋体" w:cs="Helvetica"/>
              <w:color w:val="4B4B4B"/>
              <w:kern w:val="0"/>
              <w:sz w:val="20"/>
              <w:szCs w:val="20"/>
            </w:rPr>
          </w:rPrChange>
          <w14:textFill>
            <w14:solidFill>
              <w14:schemeClr w14:val="tx1"/>
            </w14:solidFill>
          </w14:textFill>
        </w:rPr>
      </w:pPr>
      <w:ins w:id="31645" w:author="梁元" w:date="2019-05-14T19:51:21Z">
        <w:r>
          <w:rPr>
            <w:rFonts w:ascii="Helvetica" w:hAnsi="Helvetica" w:eastAsia="宋体" w:cs="Helvetica"/>
            <w:color w:val="000000" w:themeColor="text1"/>
            <w:kern w:val="0"/>
            <w:sz w:val="20"/>
            <w:szCs w:val="20"/>
            <w:rPrChange w:id="31646" w:author="梁元" w:date="2019-05-14T19:51:36Z">
              <w:rPr>
                <w:rFonts w:ascii="Helvetica" w:hAnsi="Helvetica" w:eastAsia="宋体" w:cs="Helvetica"/>
                <w:color w:val="4B4B4B"/>
                <w:kern w:val="0"/>
                <w:sz w:val="20"/>
                <w:szCs w:val="20"/>
              </w:rPr>
            </w:rPrChange>
            <w14:textFill>
              <w14:solidFill>
                <w14:schemeClr w14:val="tx1"/>
              </w14:solidFill>
            </w14:textFill>
          </w:rPr>
          <w:t>WEB端、移动端、桌面端、甚至嵌入式，javascript已经无处不在。接下来，ES6的实现会让众多习惯同步或者不喜欢回调的开发人员能够更快地上手javascript写出符合他们思维习惯的代码，这些开发人员会是更大的群体，那么也许javascript会横扫应用开发也不一定。</w:t>
        </w:r>
      </w:ins>
    </w:p>
    <w:p>
      <w:pPr>
        <w:widowControl/>
        <w:shd w:val="clear" w:color="auto" w:fill="FFFFFF"/>
        <w:spacing w:before="150" w:after="150"/>
        <w:ind w:firstLine="400" w:firstLineChars="200"/>
        <w:jc w:val="left"/>
        <w:rPr>
          <w:ins w:id="31648" w:author="梁元" w:date="2019-05-14T19:51:21Z"/>
          <w:rFonts w:ascii="Helvetica" w:hAnsi="Helvetica" w:eastAsia="宋体" w:cs="Helvetica"/>
          <w:color w:val="000000" w:themeColor="text1"/>
          <w:kern w:val="0"/>
          <w:sz w:val="20"/>
          <w:szCs w:val="20"/>
          <w:rPrChange w:id="31649" w:author="梁元" w:date="2019-05-14T19:51:36Z">
            <w:rPr>
              <w:ins w:id="31650" w:author="梁元" w:date="2019-05-14T19:51:21Z"/>
              <w:rFonts w:ascii="Helvetica" w:hAnsi="Helvetica" w:eastAsia="宋体" w:cs="Helvetica"/>
              <w:color w:val="4B4B4B"/>
              <w:kern w:val="0"/>
              <w:sz w:val="20"/>
              <w:szCs w:val="20"/>
            </w:rPr>
          </w:rPrChange>
          <w14:textFill>
            <w14:solidFill>
              <w14:schemeClr w14:val="tx1"/>
            </w14:solidFill>
          </w14:textFill>
        </w:rPr>
      </w:pPr>
      <w:ins w:id="31651" w:author="梁元" w:date="2019-05-14T19:51:21Z">
        <w:r>
          <w:rPr>
            <w:rFonts w:ascii="Helvetica" w:hAnsi="Helvetica" w:eastAsia="宋体" w:cs="Helvetica"/>
            <w:color w:val="000000" w:themeColor="text1"/>
            <w:kern w:val="0"/>
            <w:sz w:val="20"/>
            <w:szCs w:val="20"/>
            <w:rPrChange w:id="31652" w:author="梁元" w:date="2019-05-14T19:51:36Z">
              <w:rPr>
                <w:rFonts w:ascii="Helvetica" w:hAnsi="Helvetica" w:eastAsia="宋体" w:cs="Helvetica"/>
                <w:color w:val="4B4B4B"/>
                <w:kern w:val="0"/>
                <w:sz w:val="20"/>
                <w:szCs w:val="20"/>
              </w:rPr>
            </w:rPrChange>
            <w14:textFill>
              <w14:solidFill>
                <w14:schemeClr w14:val="tx1"/>
              </w14:solidFill>
            </w14:textFill>
          </w:rPr>
          <w:t>所以，javascript很有前途，那Node.js自然就有前途。</w:t>
        </w:r>
      </w:ins>
    </w:p>
    <w:p>
      <w:pPr>
        <w:ind w:firstLine="480" w:firstLineChars="200"/>
        <w:rPr>
          <w:ins w:id="31654" w:author="梁元" w:date="2019-05-14T19:51:21Z"/>
          <w:color w:val="000000" w:themeColor="text1"/>
          <w:rPrChange w:id="31655" w:author="梁元" w:date="2019-05-14T19:51:36Z">
            <w:rPr>
              <w:ins w:id="31656" w:author="梁元" w:date="2019-05-14T19:51:21Z"/>
            </w:rPr>
          </w:rPrChange>
          <w14:textFill>
            <w14:solidFill>
              <w14:schemeClr w14:val="tx1"/>
            </w14:solidFill>
          </w14:textFill>
        </w:rPr>
      </w:pPr>
    </w:p>
    <w:p>
      <w:pPr>
        <w:pStyle w:val="3"/>
        <w:numPr>
          <w:ilvl w:val="0"/>
          <w:numId w:val="31"/>
        </w:numPr>
        <w:spacing w:line="240" w:lineRule="auto"/>
        <w:ind w:firstLine="562" w:firstLineChars="200"/>
        <w:rPr>
          <w:ins w:id="31657" w:author="梁元" w:date="2019-05-14T19:51:21Z"/>
          <w:rFonts w:ascii="仿宋" w:hAnsi="仿宋" w:eastAsia="仿宋"/>
          <w:color w:val="000000" w:themeColor="text1"/>
          <w:sz w:val="28"/>
          <w:szCs w:val="28"/>
          <w:rPrChange w:id="31658" w:author="梁元" w:date="2019-05-14T19:51:36Z">
            <w:rPr>
              <w:ins w:id="31659" w:author="梁元" w:date="2019-05-14T19:51:21Z"/>
              <w:rFonts w:ascii="仿宋" w:hAnsi="仿宋" w:eastAsia="仿宋"/>
              <w:sz w:val="28"/>
              <w:szCs w:val="28"/>
            </w:rPr>
          </w:rPrChange>
          <w14:textFill>
            <w14:solidFill>
              <w14:schemeClr w14:val="tx1"/>
            </w14:solidFill>
          </w14:textFill>
        </w:rPr>
      </w:pPr>
      <w:ins w:id="31660" w:author="梁元" w:date="2019-05-14T19:51:21Z">
        <w:bookmarkStart w:id="998" w:name="_Toc19772_WPSOffice_Level2"/>
        <w:r>
          <w:rPr>
            <w:rFonts w:hint="eastAsia" w:ascii="仿宋" w:hAnsi="仿宋" w:eastAsia="仿宋"/>
            <w:color w:val="000000" w:themeColor="text1"/>
            <w:sz w:val="28"/>
            <w:szCs w:val="28"/>
            <w:rPrChange w:id="31661" w:author="梁元" w:date="2019-05-14T19:51:36Z">
              <w:rPr>
                <w:rFonts w:hint="eastAsia" w:ascii="仿宋" w:hAnsi="仿宋" w:eastAsia="仿宋"/>
                <w:sz w:val="28"/>
                <w:szCs w:val="28"/>
              </w:rPr>
            </w:rPrChange>
            <w14:textFill>
              <w14:solidFill>
                <w14:schemeClr w14:val="tx1"/>
              </w14:solidFill>
            </w14:textFill>
          </w:rPr>
          <w:t>解法对比及优缺点</w:t>
        </w:r>
        <w:bookmarkEnd w:id="998"/>
      </w:ins>
    </w:p>
    <w:p>
      <w:pPr>
        <w:ind w:firstLine="480" w:firstLineChars="200"/>
        <w:rPr>
          <w:ins w:id="31663" w:author="梁元" w:date="2019-05-14T19:51:21Z"/>
          <w:color w:val="000000" w:themeColor="text1"/>
          <w:rPrChange w:id="31664" w:author="梁元" w:date="2019-05-14T19:51:36Z">
            <w:rPr>
              <w:ins w:id="31665" w:author="梁元" w:date="2019-05-14T19:51:21Z"/>
            </w:rPr>
          </w:rPrChange>
          <w14:textFill>
            <w14:solidFill>
              <w14:schemeClr w14:val="tx1"/>
            </w14:solidFill>
          </w14:textFill>
        </w:rPr>
      </w:pPr>
      <w:ins w:id="31666" w:author="梁元" w:date="2019-05-14T19:51:21Z">
        <w:r>
          <w:rPr>
            <w:rFonts w:hint="eastAsia"/>
            <w:color w:val="000000" w:themeColor="text1"/>
            <w:rPrChange w:id="31667" w:author="梁元" w:date="2019-05-14T19:51:36Z">
              <w:rPr>
                <w:rFonts w:hint="eastAsia"/>
              </w:rPr>
            </w:rPrChange>
            <w14:textFill>
              <w14:solidFill>
                <w14:schemeClr w14:val="tx1"/>
              </w14:solidFill>
            </w14:textFill>
          </w:rPr>
          <w:t>大牛级解法：</w:t>
        </w:r>
      </w:ins>
    </w:p>
    <w:p>
      <w:pPr>
        <w:ind w:firstLine="480" w:firstLineChars="200"/>
        <w:rPr>
          <w:ins w:id="31669" w:author="梁元" w:date="2019-05-14T19:51:21Z"/>
          <w:color w:val="000000" w:themeColor="text1"/>
          <w:rPrChange w:id="31670" w:author="梁元" w:date="2019-05-14T19:51:36Z">
            <w:rPr>
              <w:ins w:id="31671" w:author="梁元" w:date="2019-05-14T19:51:21Z"/>
            </w:rPr>
          </w:rPrChange>
          <w14:textFill>
            <w14:solidFill>
              <w14:schemeClr w14:val="tx1"/>
            </w14:solidFill>
          </w14:textFill>
        </w:rPr>
      </w:pPr>
      <w:ins w:id="31672" w:author="梁元" w:date="2019-05-14T19:51:21Z">
        <w:r>
          <w:rPr>
            <w:rFonts w:hint="eastAsia"/>
            <w:color w:val="000000" w:themeColor="text1"/>
            <w:rPrChange w:id="31673" w:author="梁元" w:date="2019-05-14T19:51:36Z">
              <w:rPr>
                <w:rFonts w:hint="eastAsia"/>
              </w:rPr>
            </w:rPrChange>
            <w14:textFill>
              <w14:solidFill>
                <w14:schemeClr w14:val="tx1"/>
              </w14:solidFill>
            </w14:textFill>
          </w:rPr>
          <w:t>优点：可以比较深入的解释清楚node底层原理和带来的一些良性循环；</w:t>
        </w:r>
      </w:ins>
    </w:p>
    <w:p>
      <w:pPr>
        <w:ind w:firstLine="480" w:firstLineChars="200"/>
        <w:rPr>
          <w:ins w:id="31675" w:author="梁元" w:date="2019-05-14T19:51:21Z"/>
          <w:color w:val="000000" w:themeColor="text1"/>
          <w:rPrChange w:id="31676" w:author="梁元" w:date="2019-05-14T19:51:36Z">
            <w:rPr>
              <w:ins w:id="31677" w:author="梁元" w:date="2019-05-14T19:51:21Z"/>
            </w:rPr>
          </w:rPrChange>
          <w14:textFill>
            <w14:solidFill>
              <w14:schemeClr w14:val="tx1"/>
            </w14:solidFill>
          </w14:textFill>
        </w:rPr>
      </w:pPr>
      <w:ins w:id="31678" w:author="梁元" w:date="2019-05-14T19:51:21Z">
        <w:r>
          <w:rPr>
            <w:rFonts w:hint="eastAsia"/>
            <w:color w:val="000000" w:themeColor="text1"/>
            <w:rPrChange w:id="31679" w:author="梁元" w:date="2019-05-14T19:51:36Z">
              <w:rPr>
                <w:rFonts w:hint="eastAsia"/>
              </w:rPr>
            </w:rPrChange>
            <w14:textFill>
              <w14:solidFill>
                <w14:schemeClr w14:val="tx1"/>
              </w14:solidFill>
            </w14:textFill>
          </w:rPr>
          <w:t>缺点：如果对基础知识不牢固，可能会带来一系列的问题；</w:t>
        </w:r>
      </w:ins>
    </w:p>
    <w:p>
      <w:pPr>
        <w:ind w:firstLine="480" w:firstLineChars="200"/>
        <w:rPr>
          <w:ins w:id="31681" w:author="梁元" w:date="2019-05-14T19:51:21Z"/>
          <w:color w:val="000000" w:themeColor="text1"/>
          <w:rPrChange w:id="31682" w:author="梁元" w:date="2019-05-14T19:51:36Z">
            <w:rPr>
              <w:ins w:id="31683" w:author="梁元" w:date="2019-05-14T19:51:21Z"/>
            </w:rPr>
          </w:rPrChange>
          <w14:textFill>
            <w14:solidFill>
              <w14:schemeClr w14:val="tx1"/>
            </w14:solidFill>
          </w14:textFill>
        </w:rPr>
      </w:pPr>
    </w:p>
    <w:p>
      <w:pPr>
        <w:ind w:firstLine="480" w:firstLineChars="200"/>
        <w:rPr>
          <w:ins w:id="31684" w:author="梁元" w:date="2019-05-14T19:51:21Z"/>
          <w:color w:val="000000" w:themeColor="text1"/>
          <w:rPrChange w:id="31685" w:author="梁元" w:date="2019-05-14T19:51:36Z">
            <w:rPr>
              <w:ins w:id="31686" w:author="梁元" w:date="2019-05-14T19:51:21Z"/>
            </w:rPr>
          </w:rPrChange>
          <w14:textFill>
            <w14:solidFill>
              <w14:schemeClr w14:val="tx1"/>
            </w14:solidFill>
          </w14:textFill>
        </w:rPr>
      </w:pPr>
      <w:ins w:id="31687" w:author="梁元" w:date="2019-05-14T19:51:21Z">
        <w:r>
          <w:rPr>
            <w:rFonts w:hint="eastAsia"/>
            <w:color w:val="000000" w:themeColor="text1"/>
            <w:rPrChange w:id="31688" w:author="梁元" w:date="2019-05-14T19:51:36Z">
              <w:rPr>
                <w:rFonts w:hint="eastAsia"/>
              </w:rPr>
            </w:rPrChange>
            <w14:textFill>
              <w14:solidFill>
                <w14:schemeClr w14:val="tx1"/>
              </w14:solidFill>
            </w14:textFill>
          </w:rPr>
          <w:t>通用解法：</w:t>
        </w:r>
      </w:ins>
    </w:p>
    <w:p>
      <w:pPr>
        <w:ind w:firstLine="480" w:firstLineChars="200"/>
        <w:rPr>
          <w:ins w:id="31690" w:author="梁元" w:date="2019-05-14T19:51:21Z"/>
          <w:color w:val="000000" w:themeColor="text1"/>
          <w:rPrChange w:id="31691" w:author="梁元" w:date="2019-05-14T19:51:36Z">
            <w:rPr>
              <w:ins w:id="31692" w:author="梁元" w:date="2019-05-14T19:51:21Z"/>
            </w:rPr>
          </w:rPrChange>
          <w14:textFill>
            <w14:solidFill>
              <w14:schemeClr w14:val="tx1"/>
            </w14:solidFill>
          </w14:textFill>
        </w:rPr>
      </w:pPr>
      <w:ins w:id="31693" w:author="梁元" w:date="2019-05-14T19:51:21Z">
        <w:r>
          <w:rPr>
            <w:rFonts w:hint="eastAsia"/>
            <w:color w:val="000000" w:themeColor="text1"/>
            <w:rPrChange w:id="31694" w:author="梁元" w:date="2019-05-14T19:51:36Z">
              <w:rPr>
                <w:rFonts w:hint="eastAsia"/>
              </w:rPr>
            </w:rPrChange>
            <w14:textFill>
              <w14:solidFill>
                <w14:schemeClr w14:val="tx1"/>
              </w14:solidFill>
            </w14:textFill>
          </w:rPr>
          <w:t>优点：可以比较概括的回答面试的问题</w:t>
        </w:r>
      </w:ins>
    </w:p>
    <w:p>
      <w:pPr>
        <w:ind w:firstLine="480" w:firstLineChars="200"/>
        <w:rPr>
          <w:ins w:id="31696" w:author="梁元" w:date="2019-05-14T19:51:21Z"/>
          <w:color w:val="000000" w:themeColor="text1"/>
          <w:rPrChange w:id="31697" w:author="梁元" w:date="2019-05-14T19:51:36Z">
            <w:rPr>
              <w:ins w:id="31698" w:author="梁元" w:date="2019-05-14T19:51:21Z"/>
            </w:rPr>
          </w:rPrChange>
          <w14:textFill>
            <w14:solidFill>
              <w14:schemeClr w14:val="tx1"/>
            </w14:solidFill>
          </w14:textFill>
        </w:rPr>
      </w:pPr>
      <w:ins w:id="31699" w:author="梁元" w:date="2019-05-14T19:51:21Z">
        <w:r>
          <w:rPr>
            <w:rFonts w:hint="eastAsia"/>
            <w:color w:val="000000" w:themeColor="text1"/>
            <w:rPrChange w:id="31700" w:author="梁元" w:date="2019-05-14T19:51:36Z">
              <w:rPr>
                <w:rFonts w:hint="eastAsia"/>
              </w:rPr>
            </w:rPrChange>
            <w14:textFill>
              <w14:solidFill>
                <w14:schemeClr w14:val="tx1"/>
              </w14:solidFill>
            </w14:textFill>
          </w:rPr>
          <w:t>缺点：不够相信，不够全面</w:t>
        </w:r>
      </w:ins>
    </w:p>
    <w:p>
      <w:pPr>
        <w:pStyle w:val="3"/>
        <w:numPr>
          <w:ilvl w:val="0"/>
          <w:numId w:val="31"/>
        </w:numPr>
        <w:spacing w:line="240" w:lineRule="auto"/>
        <w:ind w:firstLine="562" w:firstLineChars="200"/>
        <w:rPr>
          <w:ins w:id="31702" w:author="梁元" w:date="2019-05-14T19:51:21Z"/>
          <w:rFonts w:ascii="仿宋" w:hAnsi="仿宋" w:eastAsia="仿宋"/>
          <w:color w:val="000000" w:themeColor="text1"/>
          <w:sz w:val="28"/>
          <w:szCs w:val="28"/>
          <w:rPrChange w:id="31703" w:author="梁元" w:date="2019-05-14T19:51:36Z">
            <w:rPr>
              <w:ins w:id="31704" w:author="梁元" w:date="2019-05-14T19:51:21Z"/>
              <w:rFonts w:ascii="仿宋" w:hAnsi="仿宋" w:eastAsia="仿宋"/>
              <w:sz w:val="28"/>
              <w:szCs w:val="28"/>
            </w:rPr>
          </w:rPrChange>
          <w14:textFill>
            <w14:solidFill>
              <w14:schemeClr w14:val="tx1"/>
            </w14:solidFill>
          </w14:textFill>
        </w:rPr>
      </w:pPr>
      <w:ins w:id="31705" w:author="梁元" w:date="2019-05-14T19:51:21Z">
        <w:bookmarkStart w:id="999" w:name="_Toc17872_WPSOffice_Level2"/>
        <w:r>
          <w:rPr>
            <w:rFonts w:hint="eastAsia" w:ascii="仿宋" w:hAnsi="仿宋" w:eastAsia="仿宋"/>
            <w:color w:val="000000" w:themeColor="text1"/>
            <w:sz w:val="28"/>
            <w:szCs w:val="28"/>
            <w:rPrChange w:id="31706"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999"/>
      </w:ins>
    </w:p>
    <w:p>
      <w:pPr>
        <w:ind w:firstLine="482" w:firstLineChars="200"/>
        <w:rPr>
          <w:ins w:id="31708" w:author="梁元" w:date="2019-05-14T19:51:21Z"/>
          <w:color w:val="000000" w:themeColor="text1"/>
          <w:rPrChange w:id="31709" w:author="梁元" w:date="2019-05-14T19:51:36Z">
            <w:rPr>
              <w:ins w:id="31710" w:author="梁元" w:date="2019-05-14T19:51:21Z"/>
            </w:rPr>
          </w:rPrChange>
          <w14:textFill>
            <w14:solidFill>
              <w14:schemeClr w14:val="tx1"/>
            </w14:solidFill>
          </w14:textFill>
        </w:rPr>
      </w:pPr>
      <w:ins w:id="31711" w:author="梁元" w:date="2019-05-14T19:51:21Z">
        <w:r>
          <w:rPr>
            <w:rFonts w:hint="eastAsia"/>
            <w:b/>
            <w:color w:val="000000" w:themeColor="text1"/>
            <w:rPrChange w:id="31712" w:author="梁元" w:date="2019-05-14T19:51:36Z">
              <w:rPr>
                <w:rFonts w:hint="eastAsia"/>
                <w:b/>
              </w:rPr>
            </w:rPrChange>
            <w14:textFill>
              <w14:solidFill>
                <w14:schemeClr w14:val="tx1"/>
              </w14:solidFill>
            </w14:textFill>
          </w:rPr>
          <w:t>问题</w:t>
        </w:r>
      </w:ins>
      <w:ins w:id="31714" w:author="梁元" w:date="2019-05-14T19:51:21Z">
        <w:r>
          <w:rPr>
            <w:rFonts w:hint="eastAsia"/>
            <w:color w:val="000000" w:themeColor="text1"/>
            <w:rPrChange w:id="31715" w:author="梁元" w:date="2019-05-14T19:51:36Z">
              <w:rPr>
                <w:rFonts w:hint="eastAsia"/>
              </w:rPr>
            </w:rPrChange>
            <w14:textFill>
              <w14:solidFill>
                <w14:schemeClr w14:val="tx1"/>
              </w14:solidFill>
            </w14:textFill>
          </w:rPr>
          <w:t>：目前前端对node的应用场景有哪些？</w:t>
        </w:r>
      </w:ins>
    </w:p>
    <w:p>
      <w:pPr>
        <w:pStyle w:val="11"/>
        <w:shd w:val="clear" w:color="auto" w:fill="FFFFFF"/>
        <w:ind w:firstLine="480" w:firstLineChars="200"/>
        <w:rPr>
          <w:ins w:id="31717" w:author="梁元" w:date="2019-05-14T19:51:21Z"/>
          <w:rFonts w:ascii="Arial" w:hAnsi="Arial" w:cs="Arial" w:eastAsiaTheme="minorEastAsia"/>
          <w:color w:val="000000" w:themeColor="text1"/>
          <w:kern w:val="2"/>
          <w:sz w:val="23"/>
          <w:szCs w:val="23"/>
          <w:shd w:val="clear" w:color="auto" w:fill="FFFFFF"/>
          <w:rPrChange w:id="31718" w:author="梁元" w:date="2019-05-14T19:51:36Z">
            <w:rPr>
              <w:ins w:id="31719" w:author="梁元" w:date="2019-05-14T19:51:21Z"/>
              <w:rFonts w:ascii="Arial" w:hAnsi="Arial" w:cs="Arial" w:eastAsiaTheme="minorEastAsia"/>
              <w:color w:val="222222"/>
              <w:kern w:val="2"/>
              <w:sz w:val="23"/>
              <w:szCs w:val="23"/>
              <w:shd w:val="clear" w:color="auto" w:fill="FFFFFF"/>
            </w:rPr>
          </w:rPrChange>
          <w14:textFill>
            <w14:solidFill>
              <w14:schemeClr w14:val="tx1"/>
            </w14:solidFill>
          </w14:textFill>
        </w:rPr>
      </w:pPr>
      <w:ins w:id="31720" w:author="梁元" w:date="2019-05-14T19:51:21Z">
        <w:r>
          <w:rPr>
            <w:rFonts w:hint="eastAsia"/>
            <w:color w:val="000000" w:themeColor="text1"/>
            <w:rPrChange w:id="31721" w:author="梁元" w:date="2019-05-14T19:51:36Z">
              <w:rPr>
                <w:rFonts w:hint="eastAsia"/>
              </w:rPr>
            </w:rPrChange>
            <w14:textFill>
              <w14:solidFill>
                <w14:schemeClr w14:val="tx1"/>
              </w14:solidFill>
            </w14:textFill>
          </w:rPr>
          <w:t>解答：</w:t>
        </w:r>
      </w:ins>
      <w:ins w:id="31723" w:author="梁元" w:date="2019-05-14T19:51:21Z">
        <w:r>
          <w:rPr>
            <w:rFonts w:ascii="Arial" w:hAnsi="Arial" w:cs="Arial" w:eastAsiaTheme="minorEastAsia"/>
            <w:color w:val="000000" w:themeColor="text1"/>
            <w:kern w:val="2"/>
            <w:sz w:val="23"/>
            <w:szCs w:val="23"/>
            <w:shd w:val="clear" w:color="auto" w:fill="FFFFFF"/>
            <w:rPrChange w:id="31724"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 xml:space="preserve"> </w:t>
        </w:r>
      </w:ins>
      <w:ins w:id="31726" w:author="梁元" w:date="2019-05-14T19:51:21Z">
        <w:r>
          <w:rPr>
            <w:rFonts w:hint="eastAsia" w:ascii="Arial" w:hAnsi="Arial" w:cs="Arial" w:eastAsiaTheme="minorEastAsia"/>
            <w:color w:val="000000" w:themeColor="text1"/>
            <w:kern w:val="2"/>
            <w:sz w:val="23"/>
            <w:szCs w:val="23"/>
            <w:shd w:val="clear" w:color="auto" w:fill="FFFFFF"/>
            <w:rPrChange w:id="31727"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前端自动化，客户端服务都在大规模的使用node进行问题的解决！</w:t>
        </w:r>
      </w:ins>
    </w:p>
    <w:p>
      <w:pPr>
        <w:pStyle w:val="11"/>
        <w:shd w:val="clear" w:color="auto" w:fill="FFFFFF"/>
        <w:ind w:firstLine="460" w:firstLineChars="200"/>
        <w:rPr>
          <w:ins w:id="31729" w:author="梁元" w:date="2019-05-14T19:51:21Z"/>
          <w:rFonts w:ascii="Arial" w:hAnsi="Arial" w:cs="Arial" w:eastAsiaTheme="minorEastAsia"/>
          <w:color w:val="000000" w:themeColor="text1"/>
          <w:kern w:val="2"/>
          <w:sz w:val="23"/>
          <w:szCs w:val="23"/>
          <w:shd w:val="clear" w:color="auto" w:fill="FFFFFF"/>
          <w:rPrChange w:id="31730" w:author="梁元" w:date="2019-05-14T19:51:36Z">
            <w:rPr>
              <w:ins w:id="31731" w:author="梁元" w:date="2019-05-14T19:51:21Z"/>
              <w:rFonts w:ascii="Arial" w:hAnsi="Arial" w:cs="Arial" w:eastAsiaTheme="minorEastAsia"/>
              <w:color w:val="222222"/>
              <w:kern w:val="2"/>
              <w:sz w:val="23"/>
              <w:szCs w:val="23"/>
              <w:shd w:val="clear" w:color="auto" w:fill="FFFFFF"/>
            </w:rPr>
          </w:rPrChange>
          <w14:textFill>
            <w14:solidFill>
              <w14:schemeClr w14:val="tx1"/>
            </w14:solidFill>
          </w14:textFill>
        </w:rPr>
      </w:pPr>
    </w:p>
    <w:p>
      <w:pPr>
        <w:pStyle w:val="3"/>
        <w:numPr>
          <w:ilvl w:val="0"/>
          <w:numId w:val="31"/>
        </w:numPr>
        <w:spacing w:line="240" w:lineRule="auto"/>
        <w:ind w:firstLine="462" w:firstLineChars="200"/>
        <w:rPr>
          <w:ins w:id="31732" w:author="梁元" w:date="2019-05-14T19:51:21Z"/>
          <w:rFonts w:ascii="仿宋" w:hAnsi="仿宋" w:eastAsia="仿宋"/>
          <w:color w:val="000000" w:themeColor="text1"/>
          <w:sz w:val="28"/>
          <w:szCs w:val="28"/>
          <w:rPrChange w:id="31733" w:author="梁元" w:date="2019-05-14T19:51:36Z">
            <w:rPr>
              <w:ins w:id="31734" w:author="梁元" w:date="2019-05-14T19:51:21Z"/>
              <w:rFonts w:ascii="仿宋" w:hAnsi="仿宋" w:eastAsia="仿宋"/>
              <w:sz w:val="28"/>
              <w:szCs w:val="28"/>
            </w:rPr>
          </w:rPrChange>
          <w14:textFill>
            <w14:solidFill>
              <w14:schemeClr w14:val="tx1"/>
            </w14:solidFill>
          </w14:textFill>
        </w:rPr>
      </w:pPr>
      <w:ins w:id="31735" w:author="梁元" w:date="2019-05-14T19:51:21Z">
        <w:bookmarkStart w:id="1000" w:name="_Toc32405_WPSOffice_Level2"/>
        <w:r>
          <w:rPr>
            <w:rFonts w:ascii="Arial" w:hAnsi="Arial" w:cs="Arial" w:eastAsiaTheme="minorEastAsia"/>
            <w:color w:val="000000" w:themeColor="text1"/>
            <w:sz w:val="23"/>
            <w:szCs w:val="23"/>
            <w:shd w:val="clear" w:color="auto" w:fill="FFFFFF"/>
            <w:rPrChange w:id="31736" w:author="梁元" w:date="2019-05-14T19:51:36Z">
              <w:rPr>
                <w:rFonts w:ascii="Arial" w:hAnsi="Arial" w:cs="Arial" w:eastAsiaTheme="minorEastAsia"/>
                <w:color w:val="222222"/>
                <w:sz w:val="23"/>
                <w:szCs w:val="23"/>
                <w:shd w:val="clear" w:color="auto" w:fill="FFFFFF"/>
              </w:rPr>
            </w:rPrChange>
            <w14:textFill>
              <w14:solidFill>
                <w14:schemeClr w14:val="tx1"/>
              </w14:solidFill>
            </w14:textFill>
          </w:rPr>
          <w:t>。</w:t>
        </w:r>
      </w:ins>
      <w:ins w:id="31738" w:author="梁元" w:date="2019-05-14T19:51:21Z">
        <w:r>
          <w:rPr>
            <w:rFonts w:hint="eastAsia" w:ascii="仿宋" w:hAnsi="仿宋" w:eastAsia="仿宋"/>
            <w:color w:val="000000" w:themeColor="text1"/>
            <w:sz w:val="28"/>
            <w:szCs w:val="28"/>
            <w:rPrChange w:id="31739" w:author="梁元" w:date="2019-05-14T19:51:36Z">
              <w:rPr>
                <w:rFonts w:hint="eastAsia" w:ascii="仿宋" w:hAnsi="仿宋" w:eastAsia="仿宋"/>
                <w:sz w:val="28"/>
                <w:szCs w:val="28"/>
              </w:rPr>
            </w:rPrChange>
            <w14:textFill>
              <w14:solidFill>
                <w14:schemeClr w14:val="tx1"/>
              </w14:solidFill>
            </w14:textFill>
          </w:rPr>
          <w:t>项目中体现经验的点</w:t>
        </w:r>
        <w:bookmarkEnd w:id="1000"/>
      </w:ins>
    </w:p>
    <w:p>
      <w:pPr>
        <w:ind w:firstLine="462" w:firstLineChars="200"/>
        <w:rPr>
          <w:ins w:id="31741" w:author="梁元" w:date="2019-05-14T19:51:21Z"/>
          <w:color w:val="000000" w:themeColor="text1"/>
          <w:rPrChange w:id="31742" w:author="梁元" w:date="2019-05-14T19:51:36Z">
            <w:rPr>
              <w:ins w:id="31743" w:author="梁元" w:date="2019-05-14T19:51:21Z"/>
            </w:rPr>
          </w:rPrChange>
          <w14:textFill>
            <w14:solidFill>
              <w14:schemeClr w14:val="tx1"/>
            </w14:solidFill>
          </w14:textFill>
        </w:rPr>
      </w:pPr>
      <w:ins w:id="31744" w:author="梁元" w:date="2019-05-14T19:51:21Z">
        <w:r>
          <w:rPr>
            <w:rFonts w:hint="eastAsia" w:ascii="Arial" w:hAnsi="Arial" w:cs="Arial"/>
            <w:b/>
            <w:bCs/>
            <w:color w:val="000000" w:themeColor="text1"/>
            <w:sz w:val="23"/>
            <w:szCs w:val="23"/>
            <w:shd w:val="clear" w:color="auto" w:fill="FFFFFF"/>
            <w:rPrChange w:id="31745" w:author="梁元" w:date="2019-05-14T19:51:36Z">
              <w:rPr>
                <w:rFonts w:hint="eastAsia" w:ascii="Arial" w:hAnsi="Arial" w:cs="Arial"/>
                <w:b/>
                <w:bCs/>
                <w:color w:val="222222"/>
                <w:sz w:val="23"/>
                <w:szCs w:val="23"/>
                <w:shd w:val="clear" w:color="auto" w:fill="FFFFFF"/>
              </w:rPr>
            </w:rPrChange>
            <w14:textFill>
              <w14:solidFill>
                <w14:schemeClr w14:val="tx1"/>
              </w14:solidFill>
            </w14:textFill>
          </w:rPr>
          <w:t>可以解决前端本地开发的服务问题，可以实现接口的代理，可以实现客户端服务等</w:t>
        </w:r>
      </w:ins>
    </w:p>
    <w:p>
      <w:pPr>
        <w:pStyle w:val="3"/>
        <w:numPr>
          <w:ilvl w:val="0"/>
          <w:numId w:val="31"/>
        </w:numPr>
        <w:spacing w:line="240" w:lineRule="auto"/>
        <w:ind w:firstLine="562" w:firstLineChars="200"/>
        <w:rPr>
          <w:ins w:id="31747" w:author="梁元" w:date="2019-05-14T19:51:21Z"/>
          <w:rFonts w:ascii="仿宋" w:hAnsi="仿宋" w:eastAsia="仿宋"/>
          <w:color w:val="000000" w:themeColor="text1"/>
          <w:sz w:val="28"/>
          <w:szCs w:val="28"/>
          <w:rPrChange w:id="31748" w:author="梁元" w:date="2019-05-14T19:51:36Z">
            <w:rPr>
              <w:ins w:id="31749" w:author="梁元" w:date="2019-05-14T19:51:21Z"/>
              <w:rFonts w:ascii="仿宋" w:hAnsi="仿宋" w:eastAsia="仿宋"/>
              <w:sz w:val="28"/>
              <w:szCs w:val="28"/>
            </w:rPr>
          </w:rPrChange>
          <w14:textFill>
            <w14:solidFill>
              <w14:schemeClr w14:val="tx1"/>
            </w14:solidFill>
          </w14:textFill>
        </w:rPr>
      </w:pPr>
      <w:ins w:id="31750" w:author="梁元" w:date="2019-05-14T19:51:21Z">
        <w:bookmarkStart w:id="1001" w:name="_Toc12470_WPSOffice_Level2"/>
        <w:r>
          <w:rPr>
            <w:rFonts w:hint="eastAsia" w:ascii="仿宋" w:hAnsi="仿宋" w:eastAsia="仿宋"/>
            <w:color w:val="000000" w:themeColor="text1"/>
            <w:sz w:val="28"/>
            <w:szCs w:val="28"/>
            <w:rPrChange w:id="31751" w:author="梁元" w:date="2019-05-14T19:51:36Z">
              <w:rPr>
                <w:rFonts w:hint="eastAsia" w:ascii="仿宋" w:hAnsi="仿宋" w:eastAsia="仿宋"/>
                <w:sz w:val="28"/>
                <w:szCs w:val="28"/>
              </w:rPr>
            </w:rPrChange>
            <w14:textFill>
              <w14:solidFill>
                <w14:schemeClr w14:val="tx1"/>
              </w14:solidFill>
            </w14:textFill>
          </w:rPr>
          <w:t>论坛参考</w:t>
        </w:r>
        <w:bookmarkEnd w:id="1001"/>
      </w:ins>
    </w:p>
    <w:p>
      <w:pPr>
        <w:widowControl/>
        <w:ind w:firstLine="480" w:firstLineChars="200"/>
        <w:jc w:val="left"/>
        <w:rPr>
          <w:ins w:id="31753" w:author="梁元" w:date="2019-05-14T19:51:21Z"/>
          <w:color w:val="000000" w:themeColor="text1"/>
          <w:sz w:val="28"/>
          <w:rPrChange w:id="31754" w:author="梁元" w:date="2019-05-14T19:51:36Z">
            <w:rPr>
              <w:ins w:id="31755" w:author="梁元" w:date="2019-05-14T19:51:21Z"/>
              <w:sz w:val="28"/>
            </w:rPr>
          </w:rPrChange>
          <w14:textFill>
            <w14:solidFill>
              <w14:schemeClr w14:val="tx1"/>
            </w14:solidFill>
          </w14:textFill>
        </w:rPr>
      </w:pPr>
      <w:ins w:id="31756" w:author="梁元" w:date="2019-05-14T19:51:21Z">
        <w:r>
          <w:rPr>
            <w:color w:val="000000" w:themeColor="text1"/>
            <w:rPrChange w:id="31757" w:author="梁元" w:date="2019-05-14T19:51:36Z">
              <w:rPr/>
            </w:rPrChange>
            <w14:textFill>
              <w14:solidFill>
                <w14:schemeClr w14:val="tx1"/>
              </w14:solidFill>
            </w14:textFill>
          </w:rPr>
          <w:fldChar w:fldCharType="begin"/>
        </w:r>
      </w:ins>
      <w:ins w:id="31759" w:author="梁元" w:date="2019-05-14T19:51:21Z">
        <w:r>
          <w:rPr>
            <w:color w:val="000000" w:themeColor="text1"/>
            <w:rPrChange w:id="31760" w:author="梁元" w:date="2019-05-14T19:51:36Z">
              <w:rPr/>
            </w:rPrChange>
            <w14:textFill>
              <w14:solidFill>
                <w14:schemeClr w14:val="tx1"/>
              </w14:solidFill>
            </w14:textFill>
          </w:rPr>
          <w:instrText xml:space="preserve"> HYPERLINK "https://blog.csdn.net/hsj1669666567/article/details/79568545" </w:instrText>
        </w:r>
      </w:ins>
      <w:ins w:id="31762" w:author="梁元" w:date="2019-05-14T19:51:21Z">
        <w:r>
          <w:rPr>
            <w:color w:val="000000" w:themeColor="text1"/>
            <w:rPrChange w:id="31763" w:author="梁元" w:date="2019-05-14T19:51:36Z">
              <w:rPr/>
            </w:rPrChange>
            <w14:textFill>
              <w14:solidFill>
                <w14:schemeClr w14:val="tx1"/>
              </w14:solidFill>
            </w14:textFill>
          </w:rPr>
          <w:fldChar w:fldCharType="separate"/>
        </w:r>
      </w:ins>
      <w:ins w:id="31765" w:author="梁元" w:date="2019-05-14T19:51:21Z">
        <w:r>
          <w:rPr>
            <w:rStyle w:val="18"/>
            <w:color w:val="000000" w:themeColor="text1"/>
            <w:sz w:val="28"/>
            <w:rPrChange w:id="31766" w:author="梁元" w:date="2019-05-14T19:51:36Z">
              <w:rPr>
                <w:rStyle w:val="18"/>
                <w:sz w:val="28"/>
              </w:rPr>
            </w:rPrChange>
            <w14:textFill>
              <w14:solidFill>
                <w14:schemeClr w14:val="tx1"/>
              </w14:solidFill>
            </w14:textFill>
          </w:rPr>
          <w:t>https://blog.csdn.net/hsj1669666567/article/details/79568545</w:t>
        </w:r>
      </w:ins>
      <w:ins w:id="31768" w:author="梁元" w:date="2019-05-14T19:51:21Z">
        <w:r>
          <w:rPr>
            <w:rStyle w:val="18"/>
            <w:color w:val="000000" w:themeColor="text1"/>
            <w:sz w:val="28"/>
            <w:rPrChange w:id="31769" w:author="梁元" w:date="2019-05-14T19:51:36Z">
              <w:rPr>
                <w:rStyle w:val="18"/>
                <w:sz w:val="28"/>
              </w:rPr>
            </w:rPrChange>
            <w14:textFill>
              <w14:solidFill>
                <w14:schemeClr w14:val="tx1"/>
              </w14:solidFill>
            </w14:textFill>
          </w:rPr>
          <w:fldChar w:fldCharType="end"/>
        </w:r>
      </w:ins>
    </w:p>
    <w:p>
      <w:pPr>
        <w:widowControl/>
        <w:ind w:firstLine="560" w:firstLineChars="200"/>
        <w:jc w:val="left"/>
        <w:rPr>
          <w:ins w:id="31771" w:author="梁元" w:date="2019-05-14T19:51:21Z"/>
          <w:color w:val="000000" w:themeColor="text1"/>
          <w:sz w:val="28"/>
          <w:rPrChange w:id="31772" w:author="梁元" w:date="2019-05-14T19:51:36Z">
            <w:rPr>
              <w:ins w:id="31773" w:author="梁元" w:date="2019-05-14T19:51:21Z"/>
              <w:sz w:val="28"/>
            </w:rPr>
          </w:rPrChange>
          <w14:textFill>
            <w14:solidFill>
              <w14:schemeClr w14:val="tx1"/>
            </w14:solidFill>
          </w14:textFill>
        </w:rPr>
      </w:pPr>
      <w:ins w:id="31774" w:author="梁元" w:date="2019-05-14T19:51:21Z">
        <w:r>
          <w:rPr>
            <w:color w:val="000000" w:themeColor="text1"/>
            <w:sz w:val="28"/>
            <w:rPrChange w:id="31775" w:author="梁元" w:date="2019-05-14T19:51:36Z">
              <w:rPr>
                <w:sz w:val="28"/>
              </w:rPr>
            </w:rPrChange>
            <w14:textFill>
              <w14:solidFill>
                <w14:schemeClr w14:val="tx1"/>
              </w14:solidFill>
            </w14:textFill>
          </w:rPr>
          <w:t>https://cnodejs.org/topic/53c88a83c9507b4044b0a78a</w:t>
        </w:r>
      </w:ins>
    </w:p>
    <w:p>
      <w:pPr>
        <w:ind w:firstLine="480" w:firstLineChars="200"/>
        <w:rPr>
          <w:ins w:id="31777" w:author="梁元" w:date="2019-05-14T19:51:21Z"/>
          <w:color w:val="000000" w:themeColor="text1"/>
          <w:rPrChange w:id="31778" w:author="梁元" w:date="2019-05-14T19:51:36Z">
            <w:rPr>
              <w:ins w:id="31779" w:author="梁元" w:date="2019-05-14T19:51:21Z"/>
            </w:rPr>
          </w:rPrChange>
          <w14:textFill>
            <w14:solidFill>
              <w14:schemeClr w14:val="tx1"/>
            </w14:solidFill>
          </w14:textFill>
        </w:rPr>
      </w:pPr>
    </w:p>
    <w:p>
      <w:pPr>
        <w:ind w:firstLine="480" w:firstLineChars="200"/>
        <w:rPr>
          <w:ins w:id="31780" w:author="梁元" w:date="2019-05-14T19:51:21Z"/>
          <w:color w:val="000000" w:themeColor="text1"/>
          <w:rPrChange w:id="31781" w:author="梁元" w:date="2019-05-14T19:51:36Z">
            <w:rPr>
              <w:ins w:id="31782" w:author="梁元" w:date="2019-05-14T19:51:21Z"/>
            </w:rPr>
          </w:rPrChange>
          <w14:textFill>
            <w14:solidFill>
              <w14:schemeClr w14:val="tx1"/>
            </w14:solidFill>
          </w14:textFill>
        </w:rPr>
      </w:pPr>
    </w:p>
    <w:p>
      <w:pPr>
        <w:pStyle w:val="2"/>
        <w:numPr>
          <w:ilvl w:val="0"/>
          <w:numId w:val="1"/>
        </w:numPr>
        <w:rPr>
          <w:ins w:id="31783" w:author="梁元" w:date="2019-05-14T19:51:21Z"/>
          <w:rFonts w:ascii="仿宋" w:hAnsi="仿宋" w:eastAsia="仿宋"/>
          <w:color w:val="000000" w:themeColor="text1"/>
          <w:sz w:val="28"/>
          <w:szCs w:val="28"/>
          <w:rPrChange w:id="31784" w:author="梁元" w:date="2019-05-14T19:51:36Z">
            <w:rPr>
              <w:ins w:id="31785" w:author="梁元" w:date="2019-05-14T19:51:21Z"/>
              <w:rFonts w:ascii="仿宋" w:hAnsi="仿宋" w:eastAsia="仿宋"/>
              <w:sz w:val="28"/>
              <w:szCs w:val="28"/>
            </w:rPr>
          </w:rPrChange>
          <w14:textFill>
            <w14:solidFill>
              <w14:schemeClr w14:val="tx1"/>
            </w14:solidFill>
          </w14:textFill>
        </w:rPr>
      </w:pPr>
      <w:ins w:id="31786" w:author="梁元" w:date="2019-05-14T19:51:21Z">
        <w:bookmarkStart w:id="1002" w:name="_Toc32702_WPSOffice_Level1"/>
        <w:r>
          <w:rPr>
            <w:rFonts w:ascii="仿宋" w:hAnsi="仿宋" w:eastAsia="仿宋"/>
            <w:color w:val="000000" w:themeColor="text1"/>
            <w:sz w:val="28"/>
            <w:szCs w:val="28"/>
            <w:rPrChange w:id="31787" w:author="梁元" w:date="2019-05-14T19:51:36Z">
              <w:rPr>
                <w:rFonts w:ascii="仿宋" w:hAnsi="仿宋" w:eastAsia="仿宋"/>
                <w:sz w:val="28"/>
                <w:szCs w:val="28"/>
              </w:rPr>
            </w:rPrChange>
            <w14:textFill>
              <w14:solidFill>
                <w14:schemeClr w14:val="tx1"/>
              </w14:solidFill>
            </w14:textFill>
          </w:rPr>
          <w:t>V</w:t>
        </w:r>
      </w:ins>
      <w:ins w:id="31789" w:author="梁元" w:date="2019-05-14T19:51:21Z">
        <w:r>
          <w:rPr>
            <w:rFonts w:hint="eastAsia" w:ascii="仿宋" w:hAnsi="仿宋" w:eastAsia="仿宋"/>
            <w:color w:val="000000" w:themeColor="text1"/>
            <w:sz w:val="28"/>
            <w:szCs w:val="28"/>
            <w:rPrChange w:id="31790" w:author="梁元" w:date="2019-05-14T19:51:36Z">
              <w:rPr>
                <w:rFonts w:hint="eastAsia" w:ascii="仿宋" w:hAnsi="仿宋" w:eastAsia="仿宋"/>
                <w:sz w:val="28"/>
                <w:szCs w:val="28"/>
              </w:rPr>
            </w:rPrChange>
            <w14:textFill>
              <w14:solidFill>
                <w14:schemeClr w14:val="tx1"/>
              </w14:solidFill>
            </w14:textFill>
          </w:rPr>
          <w:t>ue的</w:t>
        </w:r>
      </w:ins>
      <w:ins w:id="31792" w:author="梁元" w:date="2019-05-14T19:53:03Z">
        <w:r>
          <w:rPr>
            <w:rFonts w:hint="eastAsia" w:ascii="仿宋" w:hAnsi="仿宋" w:eastAsia="仿宋"/>
            <w:color w:val="000000" w:themeColor="text1"/>
            <w:sz w:val="28"/>
            <w:szCs w:val="28"/>
            <w:lang w:val="en-US" w:eastAsia="zh-CN"/>
            <w14:textFill>
              <w14:solidFill>
                <w14:schemeClr w14:val="tx1"/>
              </w14:solidFill>
            </w14:textFill>
          </w:rPr>
          <w:t>脚手架</w:t>
        </w:r>
      </w:ins>
      <w:ins w:id="31793" w:author="梁元" w:date="2019-05-14T19:51:21Z">
        <w:r>
          <w:rPr>
            <w:rFonts w:hint="eastAsia" w:ascii="仿宋" w:hAnsi="仿宋" w:eastAsia="仿宋"/>
            <w:color w:val="000000" w:themeColor="text1"/>
            <w:sz w:val="28"/>
            <w:szCs w:val="28"/>
            <w:lang w:eastAsia="zh-CN"/>
            <w:rPrChange w:id="31794" w:author="梁元" w:date="2019-05-14T19:51:36Z">
              <w:rPr>
                <w:rFonts w:hint="eastAsia" w:ascii="仿宋" w:hAnsi="仿宋" w:eastAsia="仿宋"/>
                <w:sz w:val="28"/>
                <w:szCs w:val="28"/>
                <w:lang w:eastAsia="zh-CN"/>
              </w:rPr>
            </w:rPrChange>
            <w14:textFill>
              <w14:solidFill>
                <w14:schemeClr w14:val="tx1"/>
              </w14:solidFill>
            </w14:textFill>
          </w:rPr>
          <w:t>？</w:t>
        </w:r>
        <w:bookmarkEnd w:id="1002"/>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31796" w:author="梁元" w:date="2019-05-14T19:51:21Z"/>
        </w:trPr>
        <w:tc>
          <w:tcPr>
            <w:tcW w:w="1523" w:type="dxa"/>
          </w:tcPr>
          <w:p>
            <w:pPr>
              <w:jc w:val="center"/>
              <w:rPr>
                <w:ins w:id="31797" w:author="梁元" w:date="2019-05-14T19:51:21Z"/>
                <w:rFonts w:ascii="仿宋" w:hAnsi="仿宋" w:eastAsia="仿宋"/>
                <w:color w:val="000000" w:themeColor="text1"/>
                <w:rPrChange w:id="31798" w:author="梁元" w:date="2019-05-14T19:51:36Z">
                  <w:rPr>
                    <w:ins w:id="31799" w:author="梁元" w:date="2019-05-14T19:51:21Z"/>
                    <w:rFonts w:ascii="仿宋" w:hAnsi="仿宋" w:eastAsia="仿宋"/>
                  </w:rPr>
                </w:rPrChange>
                <w14:textFill>
                  <w14:solidFill>
                    <w14:schemeClr w14:val="tx1"/>
                  </w14:solidFill>
                </w14:textFill>
              </w:rPr>
            </w:pPr>
            <w:ins w:id="31800" w:author="梁元" w:date="2019-05-14T19:51:21Z">
              <w:r>
                <w:rPr>
                  <w:rFonts w:hint="eastAsia" w:ascii="仿宋" w:hAnsi="仿宋" w:eastAsia="仿宋"/>
                  <w:color w:val="000000" w:themeColor="text1"/>
                  <w:rPrChange w:id="31801"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31803" w:author="梁元" w:date="2019-05-14T19:51:21Z"/>
                <w:rFonts w:ascii="仿宋" w:hAnsi="仿宋" w:eastAsia="仿宋"/>
                <w:color w:val="000000" w:themeColor="text1"/>
                <w:rPrChange w:id="31804" w:author="梁元" w:date="2019-05-14T19:51:36Z">
                  <w:rPr>
                    <w:ins w:id="31805" w:author="梁元" w:date="2019-05-14T19:51:21Z"/>
                    <w:rFonts w:ascii="仿宋" w:hAnsi="仿宋" w:eastAsia="仿宋"/>
                  </w:rPr>
                </w:rPrChange>
                <w14:textFill>
                  <w14:solidFill>
                    <w14:schemeClr w14:val="tx1"/>
                  </w14:solidFill>
                </w14:textFill>
              </w:rPr>
            </w:pPr>
            <w:ins w:id="31806" w:author="梁元" w:date="2019-05-14T19:51:21Z">
              <w:r>
                <w:rPr>
                  <w:rFonts w:hint="eastAsia" w:ascii="仿宋" w:hAnsi="仿宋" w:eastAsia="仿宋"/>
                  <w:color w:val="000000" w:themeColor="text1"/>
                  <w:rPrChange w:id="31807"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31809" w:author="梁元" w:date="2019-05-14T19:51:21Z"/>
                <w:rFonts w:ascii="仿宋" w:hAnsi="仿宋" w:eastAsia="仿宋"/>
                <w:color w:val="000000" w:themeColor="text1"/>
                <w:rPrChange w:id="31810" w:author="梁元" w:date="2019-05-14T19:51:36Z">
                  <w:rPr>
                    <w:ins w:id="31811" w:author="梁元" w:date="2019-05-14T19:51:21Z"/>
                    <w:rFonts w:ascii="仿宋" w:hAnsi="仿宋" w:eastAsia="仿宋"/>
                  </w:rPr>
                </w:rPrChange>
                <w14:textFill>
                  <w14:solidFill>
                    <w14:schemeClr w14:val="tx1"/>
                  </w14:solidFill>
                </w14:textFill>
              </w:rPr>
            </w:pPr>
            <w:ins w:id="31812" w:author="梁元" w:date="2019-05-14T19:51:21Z">
              <w:r>
                <w:rPr>
                  <w:rFonts w:hint="eastAsia" w:ascii="仿宋" w:hAnsi="仿宋" w:eastAsia="仿宋"/>
                  <w:color w:val="000000" w:themeColor="text1"/>
                  <w:rPrChange w:id="31813"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31815" w:author="梁元" w:date="2019-05-14T19:51:21Z"/>
                <w:rFonts w:ascii="仿宋" w:hAnsi="仿宋" w:eastAsia="仿宋"/>
                <w:color w:val="000000" w:themeColor="text1"/>
                <w:rPrChange w:id="31816" w:author="梁元" w:date="2019-05-14T19:51:36Z">
                  <w:rPr>
                    <w:ins w:id="31817" w:author="梁元" w:date="2019-05-14T19:51:21Z"/>
                    <w:rFonts w:ascii="仿宋" w:hAnsi="仿宋" w:eastAsia="仿宋"/>
                  </w:rPr>
                </w:rPrChange>
                <w14:textFill>
                  <w14:solidFill>
                    <w14:schemeClr w14:val="tx1"/>
                  </w14:solidFill>
                </w14:textFill>
              </w:rPr>
            </w:pPr>
            <w:ins w:id="31818" w:author="梁元" w:date="2019-05-14T19:51:21Z">
              <w:r>
                <w:rPr>
                  <w:rFonts w:hint="eastAsia" w:ascii="仿宋" w:hAnsi="仿宋" w:eastAsia="仿宋"/>
                  <w:color w:val="000000" w:themeColor="text1"/>
                  <w:rPrChange w:id="31819"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31821" w:author="梁元" w:date="2019-05-14T19:51:21Z"/>
                <w:rFonts w:ascii="仿宋" w:hAnsi="仿宋" w:eastAsia="仿宋"/>
                <w:color w:val="000000" w:themeColor="text1"/>
                <w:rPrChange w:id="31822" w:author="梁元" w:date="2019-05-14T19:51:36Z">
                  <w:rPr>
                    <w:ins w:id="31823" w:author="梁元" w:date="2019-05-14T19:51:21Z"/>
                    <w:rFonts w:ascii="仿宋" w:hAnsi="仿宋" w:eastAsia="仿宋"/>
                  </w:rPr>
                </w:rPrChange>
                <w14:textFill>
                  <w14:solidFill>
                    <w14:schemeClr w14:val="tx1"/>
                  </w14:solidFill>
                </w14:textFill>
              </w:rPr>
            </w:pPr>
            <w:ins w:id="31824" w:author="梁元" w:date="2019-05-14T19:51:21Z">
              <w:r>
                <w:rPr>
                  <w:rFonts w:hint="eastAsia" w:ascii="仿宋" w:hAnsi="仿宋" w:eastAsia="仿宋"/>
                  <w:color w:val="000000" w:themeColor="text1"/>
                  <w:rPrChange w:id="31825"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31827" w:author="梁元" w:date="2019-05-14T19:51:21Z"/>
        </w:trPr>
        <w:tc>
          <w:tcPr>
            <w:tcW w:w="1523" w:type="dxa"/>
          </w:tcPr>
          <w:p>
            <w:pPr>
              <w:jc w:val="center"/>
              <w:rPr>
                <w:ins w:id="31828" w:author="梁元" w:date="2019-05-14T19:51:21Z"/>
                <w:rFonts w:ascii="仿宋" w:hAnsi="仿宋" w:eastAsia="仿宋"/>
                <w:color w:val="000000" w:themeColor="text1"/>
                <w:rPrChange w:id="31829" w:author="梁元" w:date="2019-05-14T19:51:36Z">
                  <w:rPr>
                    <w:ins w:id="31830" w:author="梁元" w:date="2019-05-14T19:51:21Z"/>
                    <w:rFonts w:ascii="仿宋" w:hAnsi="仿宋" w:eastAsia="仿宋"/>
                  </w:rPr>
                </w:rPrChange>
                <w14:textFill>
                  <w14:solidFill>
                    <w14:schemeClr w14:val="tx1"/>
                  </w14:solidFill>
                </w14:textFill>
              </w:rPr>
            </w:pPr>
            <w:ins w:id="31831" w:author="梁元" w:date="2019-05-14T19:51:21Z">
              <w:r>
                <w:rPr>
                  <w:rFonts w:hint="eastAsia" w:ascii="仿宋" w:hAnsi="仿宋" w:eastAsia="仿宋"/>
                  <w:color w:val="000000" w:themeColor="text1"/>
                  <w:rPrChange w:id="31832" w:author="梁元" w:date="2019-05-14T19:51:36Z">
                    <w:rPr>
                      <w:rFonts w:hint="eastAsia" w:ascii="仿宋" w:hAnsi="仿宋" w:eastAsia="仿宋"/>
                    </w:rPr>
                  </w:rPrChange>
                  <w14:textFill>
                    <w14:solidFill>
                      <w14:schemeClr w14:val="tx1"/>
                    </w14:solidFill>
                  </w14:textFill>
                </w:rPr>
                <w:t>95%</w:t>
              </w:r>
            </w:ins>
          </w:p>
        </w:tc>
        <w:tc>
          <w:tcPr>
            <w:tcW w:w="1559" w:type="dxa"/>
          </w:tcPr>
          <w:p>
            <w:pPr>
              <w:jc w:val="center"/>
              <w:rPr>
                <w:ins w:id="31834" w:author="梁元" w:date="2019-05-14T19:51:21Z"/>
                <w:rFonts w:ascii="仿宋" w:hAnsi="仿宋" w:eastAsia="仿宋"/>
                <w:color w:val="000000" w:themeColor="text1"/>
                <w:rPrChange w:id="31835" w:author="梁元" w:date="2019-05-14T19:51:36Z">
                  <w:rPr>
                    <w:ins w:id="31836" w:author="梁元" w:date="2019-05-14T19:51:21Z"/>
                    <w:rFonts w:ascii="仿宋" w:hAnsi="仿宋" w:eastAsia="仿宋"/>
                  </w:rPr>
                </w:rPrChange>
                <w14:textFill>
                  <w14:solidFill>
                    <w14:schemeClr w14:val="tx1"/>
                  </w14:solidFill>
                </w14:textFill>
              </w:rPr>
            </w:pPr>
            <w:ins w:id="31837" w:author="梁元" w:date="2019-05-14T19:51:21Z">
              <w:r>
                <w:rPr>
                  <w:rFonts w:hint="eastAsia" w:ascii="仿宋" w:hAnsi="仿宋" w:eastAsia="仿宋"/>
                  <w:color w:val="000000" w:themeColor="text1"/>
                  <w:rPrChange w:id="31838" w:author="梁元" w:date="2019-05-14T19:51:36Z">
                    <w:rPr>
                      <w:rFonts w:hint="eastAsia" w:ascii="仿宋" w:hAnsi="仿宋" w:eastAsia="仿宋"/>
                    </w:rPr>
                  </w:rPrChange>
                  <w14:textFill>
                    <w14:solidFill>
                      <w14:schemeClr w14:val="tx1"/>
                    </w14:solidFill>
                  </w14:textFill>
                </w:rPr>
                <w:t>3星</w:t>
              </w:r>
            </w:ins>
          </w:p>
        </w:tc>
        <w:tc>
          <w:tcPr>
            <w:tcW w:w="1418" w:type="dxa"/>
          </w:tcPr>
          <w:p>
            <w:pPr>
              <w:jc w:val="center"/>
              <w:rPr>
                <w:ins w:id="31840" w:author="梁元" w:date="2019-05-14T19:51:21Z"/>
                <w:rFonts w:ascii="仿宋" w:hAnsi="仿宋" w:eastAsia="仿宋"/>
                <w:color w:val="000000" w:themeColor="text1"/>
                <w:rPrChange w:id="31841" w:author="梁元" w:date="2019-05-14T19:51:36Z">
                  <w:rPr>
                    <w:ins w:id="31842" w:author="梁元" w:date="2019-05-14T19:51:21Z"/>
                    <w:rFonts w:ascii="仿宋" w:hAnsi="仿宋" w:eastAsia="仿宋"/>
                  </w:rPr>
                </w:rPrChange>
                <w14:textFill>
                  <w14:solidFill>
                    <w14:schemeClr w14:val="tx1"/>
                  </w14:solidFill>
                </w14:textFill>
              </w:rPr>
            </w:pPr>
            <w:ins w:id="31843" w:author="梁元" w:date="2019-05-14T19:51:21Z">
              <w:r>
                <w:rPr>
                  <w:rFonts w:ascii="仿宋" w:hAnsi="仿宋" w:eastAsia="仿宋"/>
                  <w:color w:val="000000" w:themeColor="text1"/>
                  <w:rPrChange w:id="31844" w:author="梁元" w:date="2019-05-14T19:51:36Z">
                    <w:rPr>
                      <w:rFonts w:ascii="仿宋" w:hAnsi="仿宋" w:eastAsia="仿宋"/>
                    </w:rPr>
                  </w:rPrChange>
                  <w14:textFill>
                    <w14:solidFill>
                      <w14:schemeClr w14:val="tx1"/>
                    </w14:solidFill>
                  </w14:textFill>
                </w:rPr>
                <w:t>E</w:t>
              </w:r>
            </w:ins>
            <w:ins w:id="31846" w:author="梁元" w:date="2019-05-14T19:51:21Z">
              <w:r>
                <w:rPr>
                  <w:rFonts w:hint="eastAsia" w:ascii="仿宋" w:hAnsi="仿宋" w:eastAsia="仿宋"/>
                  <w:color w:val="000000" w:themeColor="text1"/>
                  <w:rPrChange w:id="31847" w:author="梁元" w:date="2019-05-14T19:51:36Z">
                    <w:rPr>
                      <w:rFonts w:hint="eastAsia" w:ascii="仿宋" w:hAnsi="仿宋" w:eastAsia="仿宋"/>
                    </w:rPr>
                  </w:rPrChange>
                  <w14:textFill>
                    <w14:solidFill>
                      <w14:schemeClr w14:val="tx1"/>
                    </w14:solidFill>
                  </w14:textFill>
                </w:rPr>
                <w:t>s6</w:t>
              </w:r>
            </w:ins>
          </w:p>
        </w:tc>
        <w:tc>
          <w:tcPr>
            <w:tcW w:w="1417" w:type="dxa"/>
          </w:tcPr>
          <w:p>
            <w:pPr>
              <w:jc w:val="center"/>
              <w:rPr>
                <w:ins w:id="31849" w:author="梁元" w:date="2019-05-14T19:51:21Z"/>
                <w:rFonts w:ascii="仿宋" w:hAnsi="仿宋" w:eastAsia="仿宋"/>
                <w:color w:val="000000" w:themeColor="text1"/>
                <w:rPrChange w:id="31850" w:author="梁元" w:date="2019-05-14T19:51:36Z">
                  <w:rPr>
                    <w:ins w:id="31851" w:author="梁元" w:date="2019-05-14T19:51:21Z"/>
                    <w:rFonts w:ascii="仿宋" w:hAnsi="仿宋" w:eastAsia="仿宋"/>
                  </w:rPr>
                </w:rPrChange>
                <w14:textFill>
                  <w14:solidFill>
                    <w14:schemeClr w14:val="tx1"/>
                  </w14:solidFill>
                </w14:textFill>
              </w:rPr>
            </w:pPr>
            <w:ins w:id="31852" w:author="梁元" w:date="2019-05-14T19:51:21Z">
              <w:r>
                <w:rPr>
                  <w:rFonts w:hint="eastAsia" w:ascii="仿宋" w:hAnsi="仿宋" w:eastAsia="仿宋"/>
                  <w:color w:val="000000" w:themeColor="text1"/>
                  <w:rPrChange w:id="31853" w:author="梁元" w:date="2019-05-14T19:51:36Z">
                    <w:rPr>
                      <w:rFonts w:hint="eastAsia" w:ascii="仿宋" w:hAnsi="仿宋" w:eastAsia="仿宋"/>
                    </w:rPr>
                  </w:rPrChange>
                  <w14:textFill>
                    <w14:solidFill>
                      <w14:schemeClr w14:val="tx1"/>
                    </w14:solidFill>
                  </w14:textFill>
                </w:rPr>
                <w:t>异步</w:t>
              </w:r>
            </w:ins>
          </w:p>
        </w:tc>
        <w:tc>
          <w:tcPr>
            <w:tcW w:w="1465" w:type="dxa"/>
          </w:tcPr>
          <w:p>
            <w:pPr>
              <w:jc w:val="center"/>
              <w:rPr>
                <w:ins w:id="31855" w:author="梁元" w:date="2019-05-14T19:51:21Z"/>
                <w:rFonts w:ascii="仿宋" w:hAnsi="仿宋" w:eastAsia="仿宋"/>
                <w:color w:val="000000" w:themeColor="text1"/>
                <w:rPrChange w:id="31856" w:author="梁元" w:date="2019-05-14T19:51:36Z">
                  <w:rPr>
                    <w:ins w:id="31857" w:author="梁元" w:date="2019-05-14T19:51:21Z"/>
                    <w:rFonts w:ascii="仿宋" w:hAnsi="仿宋" w:eastAsia="仿宋"/>
                  </w:rPr>
                </w:rPrChange>
                <w14:textFill>
                  <w14:solidFill>
                    <w14:schemeClr w14:val="tx1"/>
                  </w14:solidFill>
                </w14:textFill>
              </w:rPr>
            </w:pPr>
            <w:ins w:id="31858" w:author="梁元" w:date="2019-05-14T19:51:21Z">
              <w:r>
                <w:rPr>
                  <w:rFonts w:ascii="仿宋" w:hAnsi="仿宋" w:eastAsia="仿宋"/>
                  <w:color w:val="000000" w:themeColor="text1"/>
                  <w:rPrChange w:id="31859" w:author="梁元" w:date="2019-05-14T19:51:36Z">
                    <w:rPr>
                      <w:rFonts w:ascii="仿宋" w:hAnsi="仿宋" w:eastAsia="仿宋"/>
                    </w:rPr>
                  </w:rPrChange>
                  <w14:textFill>
                    <w14:solidFill>
                      <w14:schemeClr w14:val="tx1"/>
                    </w14:solidFill>
                  </w14:textFill>
                </w:rPr>
                <w:t>E</w:t>
              </w:r>
            </w:ins>
            <w:ins w:id="31861" w:author="梁元" w:date="2019-05-14T19:51:21Z">
              <w:r>
                <w:rPr>
                  <w:rFonts w:hint="eastAsia" w:ascii="仿宋" w:hAnsi="仿宋" w:eastAsia="仿宋"/>
                  <w:color w:val="000000" w:themeColor="text1"/>
                  <w:rPrChange w:id="31862" w:author="梁元" w:date="2019-05-14T19:51:36Z">
                    <w:rPr>
                      <w:rFonts w:hint="eastAsia" w:ascii="仿宋" w:hAnsi="仿宋" w:eastAsia="仿宋"/>
                    </w:rPr>
                  </w:rPrChange>
                  <w14:textFill>
                    <w14:solidFill>
                      <w14:schemeClr w14:val="tx1"/>
                    </w14:solidFill>
                  </w14:textFill>
                </w:rPr>
                <w:t>s6异步操作</w:t>
              </w:r>
            </w:ins>
          </w:p>
        </w:tc>
      </w:tr>
    </w:tbl>
    <w:p>
      <w:pPr>
        <w:pStyle w:val="3"/>
        <w:numPr>
          <w:ilvl w:val="0"/>
          <w:numId w:val="32"/>
        </w:numPr>
        <w:spacing w:line="240" w:lineRule="auto"/>
        <w:ind w:firstLine="562" w:firstLineChars="200"/>
        <w:rPr>
          <w:ins w:id="31864" w:author="梁元" w:date="2019-05-14T19:51:21Z"/>
          <w:rFonts w:ascii="仿宋" w:hAnsi="仿宋" w:eastAsia="仿宋"/>
          <w:color w:val="000000" w:themeColor="text1"/>
          <w:sz w:val="28"/>
          <w:szCs w:val="28"/>
          <w:rPrChange w:id="31865" w:author="梁元" w:date="2019-05-14T19:51:36Z">
            <w:rPr>
              <w:ins w:id="31866" w:author="梁元" w:date="2019-05-14T19:51:21Z"/>
              <w:rFonts w:ascii="仿宋" w:hAnsi="仿宋" w:eastAsia="仿宋"/>
              <w:sz w:val="28"/>
              <w:szCs w:val="28"/>
            </w:rPr>
          </w:rPrChange>
          <w14:textFill>
            <w14:solidFill>
              <w14:schemeClr w14:val="tx1"/>
            </w14:solidFill>
          </w14:textFill>
        </w:rPr>
      </w:pPr>
      <w:ins w:id="31867" w:author="梁元" w:date="2019-05-14T19:51:21Z">
        <w:bookmarkStart w:id="1003" w:name="_Toc31030_WPSOffice_Level2"/>
        <w:r>
          <w:rPr>
            <w:rFonts w:hint="eastAsia" w:ascii="仿宋" w:hAnsi="仿宋" w:eastAsia="仿宋"/>
            <w:color w:val="000000" w:themeColor="text1"/>
            <w:sz w:val="28"/>
            <w:szCs w:val="28"/>
            <w:rPrChange w:id="31868" w:author="梁元" w:date="2019-05-14T19:51:36Z">
              <w:rPr>
                <w:rFonts w:hint="eastAsia" w:ascii="仿宋" w:hAnsi="仿宋" w:eastAsia="仿宋"/>
                <w:sz w:val="28"/>
                <w:szCs w:val="28"/>
              </w:rPr>
            </w:rPrChange>
            <w14:textFill>
              <w14:solidFill>
                <w14:schemeClr w14:val="tx1"/>
              </w14:solidFill>
            </w14:textFill>
          </w:rPr>
          <w:t>通常解法</w:t>
        </w:r>
        <w:bookmarkEnd w:id="1003"/>
      </w:ins>
    </w:p>
    <w:p>
      <w:pPr>
        <w:ind w:firstLine="560" w:firstLineChars="200"/>
        <w:rPr>
          <w:ins w:id="31870" w:author="梁元" w:date="2019-05-14T19:51:21Z"/>
          <w:rFonts w:hint="eastAsia" w:ascii="仿宋" w:hAnsi="仿宋" w:eastAsia="仿宋"/>
          <w:color w:val="000000" w:themeColor="text1"/>
          <w:sz w:val="28"/>
          <w:szCs w:val="28"/>
          <w:rPrChange w:id="31871" w:author="梁元" w:date="2019-05-14T19:51:36Z">
            <w:rPr>
              <w:ins w:id="31872" w:author="梁元" w:date="2019-05-14T19:51:21Z"/>
              <w:rFonts w:hint="eastAsia" w:ascii="仿宋" w:hAnsi="仿宋" w:eastAsia="仿宋"/>
              <w:sz w:val="28"/>
              <w:szCs w:val="28"/>
            </w:rPr>
          </w:rPrChange>
          <w14:textFill>
            <w14:solidFill>
              <w14:schemeClr w14:val="tx1"/>
            </w14:solidFill>
          </w14:textFill>
        </w:rPr>
      </w:pPr>
      <w:ins w:id="31873" w:author="梁元" w:date="2019-05-14T19:51:21Z">
        <w:r>
          <w:rPr>
            <w:rFonts w:hint="eastAsia" w:ascii="仿宋" w:hAnsi="仿宋" w:eastAsia="仿宋"/>
            <w:color w:val="000000" w:themeColor="text1"/>
            <w:sz w:val="28"/>
            <w:szCs w:val="28"/>
            <w:rPrChange w:id="31874" w:author="梁元" w:date="2019-05-14T19:51:36Z">
              <w:rPr>
                <w:rFonts w:hint="eastAsia" w:ascii="仿宋" w:hAnsi="仿宋" w:eastAsia="仿宋"/>
                <w:sz w:val="28"/>
                <w:szCs w:val="28"/>
              </w:rPr>
            </w:rPrChange>
            <w14:textFill>
              <w14:solidFill>
                <w14:schemeClr w14:val="tx1"/>
              </w14:solidFill>
            </w14:textFill>
          </w:rPr>
          <w:t>vue生命周期一共有11个，</w:t>
        </w:r>
      </w:ins>
    </w:p>
    <w:p>
      <w:pPr>
        <w:ind w:firstLine="562" w:firstLineChars="200"/>
        <w:rPr>
          <w:ins w:id="31876" w:author="梁元" w:date="2019-05-14T19:51:21Z"/>
          <w:rFonts w:ascii="仿宋" w:hAnsi="仿宋" w:eastAsia="仿宋"/>
          <w:b/>
          <w:color w:val="000000" w:themeColor="text1"/>
          <w:sz w:val="28"/>
          <w:szCs w:val="28"/>
          <w:rPrChange w:id="31877" w:author="梁元" w:date="2019-05-14T19:51:36Z">
            <w:rPr>
              <w:ins w:id="31878" w:author="梁元" w:date="2019-05-14T19:51:21Z"/>
              <w:rFonts w:ascii="仿宋" w:hAnsi="仿宋" w:eastAsia="仿宋"/>
              <w:b/>
              <w:sz w:val="28"/>
              <w:szCs w:val="28"/>
            </w:rPr>
          </w:rPrChange>
          <w14:textFill>
            <w14:solidFill>
              <w14:schemeClr w14:val="tx1"/>
            </w14:solidFill>
          </w14:textFill>
        </w:rPr>
      </w:pPr>
      <w:ins w:id="31879" w:author="梁元" w:date="2019-05-14T19:51:21Z">
        <w:bookmarkStart w:id="1004" w:name="_Toc25139_WPSOffice_Level1"/>
        <w:r>
          <w:rPr>
            <w:rFonts w:ascii="仿宋" w:hAnsi="仿宋" w:eastAsia="仿宋"/>
            <w:b/>
            <w:color w:val="000000" w:themeColor="text1"/>
            <w:sz w:val="28"/>
            <w:szCs w:val="28"/>
            <w:rPrChange w:id="31880" w:author="梁元" w:date="2019-05-14T19:51:36Z">
              <w:rPr>
                <w:rFonts w:ascii="仿宋" w:hAnsi="仿宋" w:eastAsia="仿宋"/>
                <w:b/>
                <w:sz w:val="28"/>
                <w:szCs w:val="28"/>
              </w:rPr>
            </w:rPrChange>
            <w14:textFill>
              <w14:solidFill>
                <w14:schemeClr w14:val="tx1"/>
              </w14:solidFill>
            </w14:textFill>
          </w:rPr>
          <w:t>beforeCreate,created</w:t>
        </w:r>
        <w:bookmarkEnd w:id="1004"/>
      </w:ins>
    </w:p>
    <w:p>
      <w:pPr>
        <w:ind w:firstLine="562" w:firstLineChars="200"/>
        <w:rPr>
          <w:ins w:id="31882" w:author="梁元" w:date="2019-05-14T19:51:21Z"/>
          <w:rFonts w:ascii="仿宋" w:hAnsi="仿宋" w:eastAsia="仿宋"/>
          <w:b/>
          <w:color w:val="000000" w:themeColor="text1"/>
          <w:sz w:val="28"/>
          <w:szCs w:val="28"/>
          <w:rPrChange w:id="31883" w:author="梁元" w:date="2019-05-14T19:51:36Z">
            <w:rPr>
              <w:ins w:id="31884" w:author="梁元" w:date="2019-05-14T19:51:21Z"/>
              <w:rFonts w:ascii="仿宋" w:hAnsi="仿宋" w:eastAsia="仿宋"/>
              <w:b/>
              <w:sz w:val="28"/>
              <w:szCs w:val="28"/>
            </w:rPr>
          </w:rPrChange>
          <w14:textFill>
            <w14:solidFill>
              <w14:schemeClr w14:val="tx1"/>
            </w14:solidFill>
          </w14:textFill>
        </w:rPr>
      </w:pPr>
      <w:ins w:id="31885" w:author="梁元" w:date="2019-05-14T19:51:21Z">
        <w:bookmarkStart w:id="1005" w:name="_Toc31080_WPSOffice_Level1"/>
        <w:r>
          <w:rPr>
            <w:rFonts w:ascii="仿宋" w:hAnsi="仿宋" w:eastAsia="仿宋"/>
            <w:b/>
            <w:color w:val="000000" w:themeColor="text1"/>
            <w:sz w:val="28"/>
            <w:szCs w:val="28"/>
            <w:rPrChange w:id="31886" w:author="梁元" w:date="2019-05-14T19:51:36Z">
              <w:rPr>
                <w:rFonts w:ascii="仿宋" w:hAnsi="仿宋" w:eastAsia="仿宋"/>
                <w:b/>
                <w:sz w:val="28"/>
                <w:szCs w:val="28"/>
              </w:rPr>
            </w:rPrChange>
            <w14:textFill>
              <w14:solidFill>
                <w14:schemeClr w14:val="tx1"/>
              </w14:solidFill>
            </w14:textFill>
          </w:rPr>
          <w:t>beforeMount,mounted</w:t>
        </w:r>
        <w:bookmarkEnd w:id="1005"/>
      </w:ins>
    </w:p>
    <w:p>
      <w:pPr>
        <w:ind w:firstLine="562" w:firstLineChars="200"/>
        <w:rPr>
          <w:ins w:id="31888" w:author="梁元" w:date="2019-05-14T19:51:21Z"/>
          <w:rFonts w:ascii="仿宋" w:hAnsi="仿宋" w:eastAsia="仿宋"/>
          <w:b/>
          <w:color w:val="000000" w:themeColor="text1"/>
          <w:sz w:val="28"/>
          <w:szCs w:val="28"/>
          <w:rPrChange w:id="31889" w:author="梁元" w:date="2019-05-14T19:51:36Z">
            <w:rPr>
              <w:ins w:id="31890" w:author="梁元" w:date="2019-05-14T19:51:21Z"/>
              <w:rFonts w:ascii="仿宋" w:hAnsi="仿宋" w:eastAsia="仿宋"/>
              <w:b/>
              <w:sz w:val="28"/>
              <w:szCs w:val="28"/>
            </w:rPr>
          </w:rPrChange>
          <w14:textFill>
            <w14:solidFill>
              <w14:schemeClr w14:val="tx1"/>
            </w14:solidFill>
          </w14:textFill>
        </w:rPr>
      </w:pPr>
      <w:ins w:id="31891" w:author="梁元" w:date="2019-05-14T19:51:21Z">
        <w:bookmarkStart w:id="1006" w:name="_Toc19772_WPSOffice_Level1"/>
        <w:r>
          <w:rPr>
            <w:rFonts w:ascii="仿宋" w:hAnsi="仿宋" w:eastAsia="仿宋"/>
            <w:b/>
            <w:color w:val="000000" w:themeColor="text1"/>
            <w:sz w:val="28"/>
            <w:szCs w:val="28"/>
            <w:rPrChange w:id="31892" w:author="梁元" w:date="2019-05-14T19:51:36Z">
              <w:rPr>
                <w:rFonts w:ascii="仿宋" w:hAnsi="仿宋" w:eastAsia="仿宋"/>
                <w:b/>
                <w:sz w:val="28"/>
                <w:szCs w:val="28"/>
              </w:rPr>
            </w:rPrChange>
            <w14:textFill>
              <w14:solidFill>
                <w14:schemeClr w14:val="tx1"/>
              </w14:solidFill>
            </w14:textFill>
          </w:rPr>
          <w:t>beforeUpdate, updated</w:t>
        </w:r>
        <w:bookmarkEnd w:id="1006"/>
      </w:ins>
    </w:p>
    <w:p>
      <w:pPr>
        <w:ind w:firstLine="562" w:firstLineChars="200"/>
        <w:rPr>
          <w:ins w:id="31894" w:author="梁元" w:date="2019-05-14T19:51:21Z"/>
          <w:color w:val="000000" w:themeColor="text1"/>
          <w:rPrChange w:id="31895" w:author="梁元" w:date="2019-05-14T19:51:36Z">
            <w:rPr>
              <w:ins w:id="31896" w:author="梁元" w:date="2019-05-14T19:51:21Z"/>
            </w:rPr>
          </w:rPrChange>
          <w14:textFill>
            <w14:solidFill>
              <w14:schemeClr w14:val="tx1"/>
            </w14:solidFill>
          </w14:textFill>
        </w:rPr>
      </w:pPr>
      <w:ins w:id="31897" w:author="梁元" w:date="2019-05-14T19:51:21Z">
        <w:bookmarkStart w:id="1007" w:name="_Toc17872_WPSOffice_Level1"/>
        <w:r>
          <w:rPr>
            <w:rFonts w:ascii="仿宋" w:hAnsi="仿宋" w:eastAsia="仿宋"/>
            <w:b/>
            <w:color w:val="000000" w:themeColor="text1"/>
            <w:sz w:val="28"/>
            <w:szCs w:val="28"/>
            <w:rPrChange w:id="31898" w:author="梁元" w:date="2019-05-14T19:51:36Z">
              <w:rPr>
                <w:rFonts w:ascii="仿宋" w:hAnsi="仿宋" w:eastAsia="仿宋"/>
                <w:b/>
                <w:sz w:val="28"/>
                <w:szCs w:val="28"/>
              </w:rPr>
            </w:rPrChange>
            <w14:textFill>
              <w14:solidFill>
                <w14:schemeClr w14:val="tx1"/>
              </w14:solidFill>
            </w14:textFill>
          </w:rPr>
          <w:t>actived</w:t>
        </w:r>
      </w:ins>
      <w:ins w:id="31900" w:author="梁元" w:date="2019-05-14T19:51:21Z">
        <w:r>
          <w:rPr>
            <w:color w:val="000000" w:themeColor="text1"/>
            <w:rPrChange w:id="31901" w:author="梁元" w:date="2019-05-14T19:51:36Z">
              <w:rPr/>
            </w:rPrChange>
            <w14:textFill>
              <w14:solidFill>
                <w14:schemeClr w14:val="tx1"/>
              </w14:solidFill>
            </w14:textFill>
          </w:rPr>
          <w:t xml:space="preserve"> , deactivated</w:t>
        </w:r>
        <w:bookmarkEnd w:id="1007"/>
      </w:ins>
    </w:p>
    <w:p>
      <w:pPr>
        <w:ind w:firstLine="480" w:firstLineChars="200"/>
        <w:rPr>
          <w:ins w:id="31903" w:author="梁元" w:date="2019-05-14T19:51:21Z"/>
          <w:color w:val="000000" w:themeColor="text1"/>
          <w:rPrChange w:id="31904" w:author="梁元" w:date="2019-05-14T19:51:36Z">
            <w:rPr>
              <w:ins w:id="31905" w:author="梁元" w:date="2019-05-14T19:51:21Z"/>
            </w:rPr>
          </w:rPrChange>
          <w14:textFill>
            <w14:solidFill>
              <w14:schemeClr w14:val="tx1"/>
            </w14:solidFill>
          </w14:textFill>
        </w:rPr>
      </w:pPr>
      <w:ins w:id="31906" w:author="梁元" w:date="2019-05-14T19:51:21Z">
        <w:r>
          <w:rPr>
            <w:color w:val="000000" w:themeColor="text1"/>
            <w:rPrChange w:id="31907" w:author="梁元" w:date="2019-05-14T19:51:36Z">
              <w:rPr/>
            </w:rPrChange>
            <w14:textFill>
              <w14:solidFill>
                <w14:schemeClr w14:val="tx1"/>
              </w14:solidFill>
            </w14:textFill>
          </w:rPr>
          <w:t>beforeDestroy, destroyed</w:t>
        </w:r>
      </w:ins>
    </w:p>
    <w:p>
      <w:pPr>
        <w:ind w:firstLine="480" w:firstLineChars="200"/>
        <w:rPr>
          <w:ins w:id="31909" w:author="梁元" w:date="2019-05-14T19:51:21Z"/>
          <w:color w:val="000000" w:themeColor="text1"/>
          <w:rPrChange w:id="31910" w:author="梁元" w:date="2019-05-14T19:51:36Z">
            <w:rPr>
              <w:ins w:id="31911" w:author="梁元" w:date="2019-05-14T19:51:21Z"/>
            </w:rPr>
          </w:rPrChange>
          <w14:textFill>
            <w14:solidFill>
              <w14:schemeClr w14:val="tx1"/>
            </w14:solidFill>
          </w14:textFill>
        </w:rPr>
      </w:pPr>
      <w:ins w:id="31912" w:author="梁元" w:date="2019-05-14T19:51:21Z">
        <w:r>
          <w:rPr>
            <w:color w:val="000000" w:themeColor="text1"/>
            <w:rPrChange w:id="31913" w:author="梁元" w:date="2019-05-14T19:51:36Z">
              <w:rPr/>
            </w:rPrChange>
            <w14:textFill>
              <w14:solidFill>
                <w14:schemeClr w14:val="tx1"/>
              </w14:solidFill>
            </w14:textFill>
          </w:rPr>
          <w:t>errorCaptured</w:t>
        </w:r>
      </w:ins>
    </w:p>
    <w:p>
      <w:pPr>
        <w:pStyle w:val="3"/>
        <w:numPr>
          <w:ilvl w:val="0"/>
          <w:numId w:val="32"/>
        </w:numPr>
        <w:spacing w:line="240" w:lineRule="auto"/>
        <w:ind w:firstLine="562" w:firstLineChars="200"/>
        <w:rPr>
          <w:ins w:id="31915" w:author="梁元" w:date="2019-05-14T19:51:21Z"/>
          <w:rFonts w:ascii="仿宋" w:hAnsi="仿宋" w:eastAsia="仿宋" w:cs="Times New Roman"/>
          <w:color w:val="000000" w:themeColor="text1"/>
          <w:sz w:val="28"/>
          <w:szCs w:val="28"/>
          <w:rPrChange w:id="31916" w:author="梁元" w:date="2019-05-14T19:51:36Z">
            <w:rPr>
              <w:ins w:id="31917" w:author="梁元" w:date="2019-05-14T19:51:21Z"/>
              <w:rFonts w:ascii="仿宋" w:hAnsi="仿宋" w:eastAsia="仿宋" w:cs="Times New Roman"/>
              <w:sz w:val="28"/>
              <w:szCs w:val="28"/>
            </w:rPr>
          </w:rPrChange>
          <w14:textFill>
            <w14:solidFill>
              <w14:schemeClr w14:val="tx1"/>
            </w14:solidFill>
          </w14:textFill>
        </w:rPr>
      </w:pPr>
      <w:ins w:id="31918" w:author="梁元" w:date="2019-05-14T19:51:21Z">
        <w:bookmarkStart w:id="1008" w:name="_Toc26240_WPSOffice_Level2"/>
        <w:r>
          <w:rPr>
            <w:rFonts w:hint="eastAsia" w:ascii="仿宋" w:hAnsi="仿宋" w:eastAsia="仿宋"/>
            <w:color w:val="000000" w:themeColor="text1"/>
            <w:sz w:val="28"/>
            <w:szCs w:val="28"/>
            <w:rPrChange w:id="31919" w:author="梁元" w:date="2019-05-14T19:51:36Z">
              <w:rPr>
                <w:rFonts w:hint="eastAsia" w:ascii="仿宋" w:hAnsi="仿宋" w:eastAsia="仿宋"/>
                <w:sz w:val="28"/>
                <w:szCs w:val="28"/>
              </w:rPr>
            </w:rPrChange>
            <w14:textFill>
              <w14:solidFill>
                <w14:schemeClr w14:val="tx1"/>
              </w14:solidFill>
            </w14:textFill>
          </w:rPr>
          <w:t>通用大牛级解法</w:t>
        </w:r>
        <w:bookmarkEnd w:id="1008"/>
      </w:ins>
    </w:p>
    <w:p>
      <w:pPr>
        <w:spacing w:line="240" w:lineRule="auto"/>
        <w:ind w:firstLine="560" w:firstLineChars="200"/>
        <w:rPr>
          <w:ins w:id="31921" w:author="梁元" w:date="2019-05-14T19:51:21Z"/>
          <w:rFonts w:ascii="仿宋" w:hAnsi="仿宋" w:eastAsia="仿宋"/>
          <w:color w:val="000000" w:themeColor="text1"/>
          <w:sz w:val="28"/>
          <w:szCs w:val="28"/>
          <w:rPrChange w:id="31922" w:author="梁元" w:date="2019-05-14T19:51:36Z">
            <w:rPr>
              <w:ins w:id="31923" w:author="梁元" w:date="2019-05-14T19:51:21Z"/>
              <w:rFonts w:ascii="仿宋" w:hAnsi="仿宋" w:eastAsia="仿宋"/>
              <w:sz w:val="28"/>
              <w:szCs w:val="28"/>
            </w:rPr>
          </w:rPrChange>
          <w14:textFill>
            <w14:solidFill>
              <w14:schemeClr w14:val="tx1"/>
            </w14:solidFill>
          </w14:textFill>
        </w:rPr>
      </w:pPr>
      <w:ins w:id="31924" w:author="梁元" w:date="2019-05-14T19:51:21Z">
        <w:r>
          <w:rPr>
            <w:rFonts w:ascii="仿宋" w:hAnsi="仿宋" w:eastAsia="仿宋"/>
            <w:color w:val="000000" w:themeColor="text1"/>
            <w:sz w:val="28"/>
            <w:szCs w:val="28"/>
            <w:rPrChange w:id="31925" w:author="梁元" w:date="2019-05-14T19:51:36Z">
              <w:rPr>
                <w:rFonts w:ascii="仿宋" w:hAnsi="仿宋" w:eastAsia="仿宋"/>
                <w:sz w:val="28"/>
                <w:szCs w:val="28"/>
              </w:rPr>
            </w:rPrChange>
            <w14:textFill>
              <w14:solidFill>
                <w14:schemeClr w14:val="tx1"/>
              </w14:solidFill>
            </w14:textFill>
          </w:rPr>
          <w:t>vue的生命周期主要分为几个简单，数据初始化，dom挂载，数据更新，组件卸载，在一个就是开启了组件缓存的时候，会有组件启用和组件停用阶段，每个阶段都去前后两个钩子除了缓存的那俩</w:t>
        </w:r>
      </w:ins>
    </w:p>
    <w:p>
      <w:pPr>
        <w:spacing w:line="240" w:lineRule="auto"/>
        <w:ind w:firstLine="560" w:firstLineChars="200"/>
        <w:rPr>
          <w:ins w:id="31927" w:author="梁元" w:date="2019-05-14T19:51:21Z"/>
          <w:rFonts w:ascii="仿宋" w:hAnsi="仿宋" w:eastAsia="仿宋"/>
          <w:color w:val="000000" w:themeColor="text1"/>
          <w:sz w:val="28"/>
          <w:szCs w:val="28"/>
          <w:rPrChange w:id="31928" w:author="梁元" w:date="2019-05-14T19:51:36Z">
            <w:rPr>
              <w:ins w:id="31929" w:author="梁元" w:date="2019-05-14T19:51:21Z"/>
              <w:rFonts w:ascii="仿宋" w:hAnsi="仿宋" w:eastAsia="仿宋"/>
              <w:sz w:val="28"/>
              <w:szCs w:val="28"/>
            </w:rPr>
          </w:rPrChange>
          <w14:textFill>
            <w14:solidFill>
              <w14:schemeClr w14:val="tx1"/>
            </w14:solidFill>
          </w14:textFill>
        </w:rPr>
      </w:pPr>
    </w:p>
    <w:p>
      <w:pPr>
        <w:spacing w:line="240" w:lineRule="auto"/>
        <w:ind w:firstLine="560" w:firstLineChars="200"/>
        <w:rPr>
          <w:ins w:id="31930" w:author="梁元" w:date="2019-05-14T19:51:21Z"/>
          <w:rFonts w:ascii="仿宋" w:hAnsi="仿宋" w:eastAsia="仿宋"/>
          <w:color w:val="000000" w:themeColor="text1"/>
          <w:sz w:val="28"/>
          <w:szCs w:val="28"/>
          <w:rPrChange w:id="31931" w:author="梁元" w:date="2019-05-14T19:51:36Z">
            <w:rPr>
              <w:ins w:id="31932" w:author="梁元" w:date="2019-05-14T19:51:21Z"/>
              <w:rFonts w:ascii="仿宋" w:hAnsi="仿宋" w:eastAsia="仿宋"/>
              <w:sz w:val="28"/>
              <w:szCs w:val="28"/>
            </w:rPr>
          </w:rPrChange>
          <w14:textFill>
            <w14:solidFill>
              <w14:schemeClr w14:val="tx1"/>
            </w14:solidFill>
          </w14:textFill>
        </w:rPr>
      </w:pPr>
      <w:ins w:id="31933" w:author="梁元" w:date="2019-05-14T19:51:21Z">
        <w:r>
          <w:rPr>
            <w:rFonts w:ascii="仿宋" w:hAnsi="仿宋" w:eastAsia="仿宋"/>
            <w:color w:val="000000" w:themeColor="text1"/>
            <w:sz w:val="28"/>
            <w:szCs w:val="28"/>
            <w:rPrChange w:id="31934" w:author="梁元" w:date="2019-05-14T19:51:36Z">
              <w:rPr>
                <w:rFonts w:ascii="仿宋" w:hAnsi="仿宋" w:eastAsia="仿宋"/>
                <w:sz w:val="28"/>
                <w:szCs w:val="28"/>
              </w:rPr>
            </w:rPrChange>
            <w14:textFill>
              <w14:solidFill>
                <w14:schemeClr w14:val="tx1"/>
              </w14:solidFill>
            </w14:textFill>
          </w:rPr>
          <w:t>数据初始化阶段</w:t>
        </w:r>
      </w:ins>
    </w:p>
    <w:p>
      <w:pPr>
        <w:spacing w:line="240" w:lineRule="auto"/>
        <w:ind w:firstLine="560" w:firstLineChars="200"/>
        <w:rPr>
          <w:ins w:id="31936" w:author="梁元" w:date="2019-05-14T19:51:21Z"/>
          <w:rFonts w:ascii="仿宋" w:hAnsi="仿宋" w:eastAsia="仿宋"/>
          <w:color w:val="000000" w:themeColor="text1"/>
          <w:sz w:val="28"/>
          <w:szCs w:val="28"/>
          <w:rPrChange w:id="31937" w:author="梁元" w:date="2019-05-14T19:51:36Z">
            <w:rPr>
              <w:ins w:id="31938" w:author="梁元" w:date="2019-05-14T19:51:21Z"/>
              <w:rFonts w:ascii="仿宋" w:hAnsi="仿宋" w:eastAsia="仿宋"/>
              <w:sz w:val="28"/>
              <w:szCs w:val="28"/>
            </w:rPr>
          </w:rPrChange>
          <w14:textFill>
            <w14:solidFill>
              <w14:schemeClr w14:val="tx1"/>
            </w14:solidFill>
          </w14:textFill>
        </w:rPr>
      </w:pPr>
      <w:ins w:id="31939" w:author="梁元" w:date="2019-05-14T19:51:21Z">
        <w:r>
          <w:rPr>
            <w:rFonts w:ascii="仿宋" w:hAnsi="仿宋" w:eastAsia="仿宋"/>
            <w:color w:val="000000" w:themeColor="text1"/>
            <w:sz w:val="28"/>
            <w:szCs w:val="28"/>
            <w:rPrChange w:id="31940" w:author="梁元" w:date="2019-05-14T19:51:36Z">
              <w:rPr>
                <w:rFonts w:ascii="仿宋" w:hAnsi="仿宋" w:eastAsia="仿宋"/>
                <w:sz w:val="28"/>
                <w:szCs w:val="28"/>
              </w:rPr>
            </w:rPrChange>
            <w14:textFill>
              <w14:solidFill>
                <w14:schemeClr w14:val="tx1"/>
              </w14:solidFill>
            </w14:textFill>
          </w:rPr>
          <w:t>beforeCreate：在实例初始化之后，数据观测 (data observer) 和 event/watcher 事件配置之前被调用。</w:t>
        </w:r>
      </w:ins>
    </w:p>
    <w:p>
      <w:pPr>
        <w:spacing w:line="240" w:lineRule="auto"/>
        <w:ind w:firstLine="560" w:firstLineChars="200"/>
        <w:rPr>
          <w:ins w:id="31942" w:author="梁元" w:date="2019-05-14T19:51:21Z"/>
          <w:rFonts w:ascii="仿宋" w:hAnsi="仿宋" w:eastAsia="仿宋"/>
          <w:color w:val="000000" w:themeColor="text1"/>
          <w:sz w:val="28"/>
          <w:szCs w:val="28"/>
          <w:rPrChange w:id="31943" w:author="梁元" w:date="2019-05-14T19:51:36Z">
            <w:rPr>
              <w:ins w:id="31944" w:author="梁元" w:date="2019-05-14T19:51:21Z"/>
              <w:rFonts w:ascii="仿宋" w:hAnsi="仿宋" w:eastAsia="仿宋"/>
              <w:sz w:val="28"/>
              <w:szCs w:val="28"/>
            </w:rPr>
          </w:rPrChange>
          <w14:textFill>
            <w14:solidFill>
              <w14:schemeClr w14:val="tx1"/>
            </w14:solidFill>
          </w14:textFill>
        </w:rPr>
      </w:pPr>
      <w:ins w:id="31945" w:author="梁元" w:date="2019-05-14T19:51:21Z">
        <w:r>
          <w:rPr>
            <w:rFonts w:ascii="仿宋" w:hAnsi="仿宋" w:eastAsia="仿宋"/>
            <w:color w:val="000000" w:themeColor="text1"/>
            <w:sz w:val="28"/>
            <w:szCs w:val="28"/>
            <w:rPrChange w:id="31946" w:author="梁元" w:date="2019-05-14T19:51:36Z">
              <w:rPr>
                <w:rFonts w:ascii="仿宋" w:hAnsi="仿宋" w:eastAsia="仿宋"/>
                <w:sz w:val="28"/>
                <w:szCs w:val="28"/>
              </w:rPr>
            </w:rPrChange>
            <w14:textFill>
              <w14:solidFill>
                <w14:schemeClr w14:val="tx1"/>
              </w14:solidFill>
            </w14:textFill>
          </w:rPr>
          <w:t>created：实例已经创建完成之后被调用。在这一步，实例已完成以下的配置：数据观测 (data observer)，属性和方法的运算，watch/event 事件回调。然而，挂载阶段还没开始，$el 属性目前不可见。</w:t>
        </w:r>
      </w:ins>
    </w:p>
    <w:p>
      <w:pPr>
        <w:spacing w:line="240" w:lineRule="auto"/>
        <w:ind w:firstLine="560" w:firstLineChars="200"/>
        <w:rPr>
          <w:ins w:id="31948" w:author="梁元" w:date="2019-05-14T19:51:21Z"/>
          <w:rFonts w:ascii="仿宋" w:hAnsi="仿宋" w:eastAsia="仿宋"/>
          <w:color w:val="000000" w:themeColor="text1"/>
          <w:sz w:val="28"/>
          <w:szCs w:val="28"/>
          <w:rPrChange w:id="31949" w:author="梁元" w:date="2019-05-14T19:51:36Z">
            <w:rPr>
              <w:ins w:id="31950" w:author="梁元" w:date="2019-05-14T19:51:21Z"/>
              <w:rFonts w:ascii="仿宋" w:hAnsi="仿宋" w:eastAsia="仿宋"/>
              <w:sz w:val="28"/>
              <w:szCs w:val="28"/>
            </w:rPr>
          </w:rPrChange>
          <w14:textFill>
            <w14:solidFill>
              <w14:schemeClr w14:val="tx1"/>
            </w14:solidFill>
          </w14:textFill>
        </w:rPr>
      </w:pPr>
    </w:p>
    <w:p>
      <w:pPr>
        <w:spacing w:line="240" w:lineRule="auto"/>
        <w:ind w:firstLine="560" w:firstLineChars="200"/>
        <w:rPr>
          <w:ins w:id="31951" w:author="梁元" w:date="2019-05-14T19:51:21Z"/>
          <w:rFonts w:ascii="仿宋" w:hAnsi="仿宋" w:eastAsia="仿宋"/>
          <w:color w:val="000000" w:themeColor="text1"/>
          <w:sz w:val="28"/>
          <w:szCs w:val="28"/>
          <w:rPrChange w:id="31952" w:author="梁元" w:date="2019-05-14T19:51:36Z">
            <w:rPr>
              <w:ins w:id="31953" w:author="梁元" w:date="2019-05-14T19:51:21Z"/>
              <w:rFonts w:ascii="仿宋" w:hAnsi="仿宋" w:eastAsia="仿宋"/>
              <w:sz w:val="28"/>
              <w:szCs w:val="28"/>
            </w:rPr>
          </w:rPrChange>
          <w14:textFill>
            <w14:solidFill>
              <w14:schemeClr w14:val="tx1"/>
            </w14:solidFill>
          </w14:textFill>
        </w:rPr>
      </w:pPr>
      <w:ins w:id="31954" w:author="梁元" w:date="2019-05-14T19:51:21Z">
        <w:r>
          <w:rPr>
            <w:rFonts w:ascii="仿宋" w:hAnsi="仿宋" w:eastAsia="仿宋"/>
            <w:color w:val="000000" w:themeColor="text1"/>
            <w:sz w:val="28"/>
            <w:szCs w:val="28"/>
            <w:rPrChange w:id="31955" w:author="梁元" w:date="2019-05-14T19:51:36Z">
              <w:rPr>
                <w:rFonts w:ascii="仿宋" w:hAnsi="仿宋" w:eastAsia="仿宋"/>
                <w:sz w:val="28"/>
                <w:szCs w:val="28"/>
              </w:rPr>
            </w:rPrChange>
            <w14:textFill>
              <w14:solidFill>
                <w14:schemeClr w14:val="tx1"/>
              </w14:solidFill>
            </w14:textFill>
          </w:rPr>
          <w:t>dom挂载阶段</w:t>
        </w:r>
      </w:ins>
    </w:p>
    <w:p>
      <w:pPr>
        <w:spacing w:line="240" w:lineRule="auto"/>
        <w:ind w:firstLine="560" w:firstLineChars="200"/>
        <w:rPr>
          <w:ins w:id="31957" w:author="梁元" w:date="2019-05-14T19:51:21Z"/>
          <w:rFonts w:ascii="仿宋" w:hAnsi="仿宋" w:eastAsia="仿宋"/>
          <w:color w:val="000000" w:themeColor="text1"/>
          <w:sz w:val="28"/>
          <w:szCs w:val="28"/>
          <w:rPrChange w:id="31958" w:author="梁元" w:date="2019-05-14T19:51:36Z">
            <w:rPr>
              <w:ins w:id="31959" w:author="梁元" w:date="2019-05-14T19:51:21Z"/>
              <w:rFonts w:ascii="仿宋" w:hAnsi="仿宋" w:eastAsia="仿宋"/>
              <w:sz w:val="28"/>
              <w:szCs w:val="28"/>
            </w:rPr>
          </w:rPrChange>
          <w14:textFill>
            <w14:solidFill>
              <w14:schemeClr w14:val="tx1"/>
            </w14:solidFill>
          </w14:textFill>
        </w:rPr>
      </w:pPr>
      <w:ins w:id="31960" w:author="梁元" w:date="2019-05-14T19:51:21Z">
        <w:r>
          <w:rPr>
            <w:rFonts w:ascii="仿宋" w:hAnsi="仿宋" w:eastAsia="仿宋"/>
            <w:color w:val="000000" w:themeColor="text1"/>
            <w:sz w:val="28"/>
            <w:szCs w:val="28"/>
            <w:rPrChange w:id="31961" w:author="梁元" w:date="2019-05-14T19:51:36Z">
              <w:rPr>
                <w:rFonts w:ascii="仿宋" w:hAnsi="仿宋" w:eastAsia="仿宋"/>
                <w:sz w:val="28"/>
                <w:szCs w:val="28"/>
              </w:rPr>
            </w:rPrChange>
            <w14:textFill>
              <w14:solidFill>
                <w14:schemeClr w14:val="tx1"/>
              </w14:solidFill>
            </w14:textFill>
          </w:rPr>
          <w:t>beforeMount：在挂载开始之前被调用：相关的 render 函数首次被调用。</w:t>
        </w:r>
      </w:ins>
    </w:p>
    <w:p>
      <w:pPr>
        <w:spacing w:line="240" w:lineRule="auto"/>
        <w:ind w:firstLine="560" w:firstLineChars="200"/>
        <w:rPr>
          <w:ins w:id="31963" w:author="梁元" w:date="2019-05-14T19:51:21Z"/>
          <w:rFonts w:ascii="仿宋" w:hAnsi="仿宋" w:eastAsia="仿宋"/>
          <w:color w:val="000000" w:themeColor="text1"/>
          <w:sz w:val="28"/>
          <w:szCs w:val="28"/>
          <w:rPrChange w:id="31964" w:author="梁元" w:date="2019-05-14T19:51:36Z">
            <w:rPr>
              <w:ins w:id="31965" w:author="梁元" w:date="2019-05-14T19:51:21Z"/>
              <w:rFonts w:ascii="仿宋" w:hAnsi="仿宋" w:eastAsia="仿宋"/>
              <w:sz w:val="28"/>
              <w:szCs w:val="28"/>
            </w:rPr>
          </w:rPrChange>
          <w14:textFill>
            <w14:solidFill>
              <w14:schemeClr w14:val="tx1"/>
            </w14:solidFill>
          </w14:textFill>
        </w:rPr>
      </w:pPr>
      <w:ins w:id="31966" w:author="梁元" w:date="2019-05-14T19:51:21Z">
        <w:r>
          <w:rPr>
            <w:rFonts w:ascii="仿宋" w:hAnsi="仿宋" w:eastAsia="仿宋"/>
            <w:color w:val="000000" w:themeColor="text1"/>
            <w:sz w:val="28"/>
            <w:szCs w:val="28"/>
            <w:rPrChange w:id="31967" w:author="梁元" w:date="2019-05-14T19:51:36Z">
              <w:rPr>
                <w:rFonts w:ascii="仿宋" w:hAnsi="仿宋" w:eastAsia="仿宋"/>
                <w:sz w:val="28"/>
                <w:szCs w:val="28"/>
              </w:rPr>
            </w:rPrChange>
            <w14:textFill>
              <w14:solidFill>
                <w14:schemeClr w14:val="tx1"/>
              </w14:solidFill>
            </w14:textFill>
          </w:rPr>
          <w:t>mounted：el 被新创建的 vm.$el 替换，并挂载到实例上去之后调用该钩子。如果 root 实例挂载了一个文档内元素，当 mounted 被调用时 vm.$el 也在文档内。</w:t>
        </w:r>
      </w:ins>
    </w:p>
    <w:p>
      <w:pPr>
        <w:spacing w:line="240" w:lineRule="auto"/>
        <w:ind w:firstLine="560" w:firstLineChars="200"/>
        <w:rPr>
          <w:ins w:id="31969" w:author="梁元" w:date="2019-05-14T19:51:21Z"/>
          <w:rFonts w:ascii="仿宋" w:hAnsi="仿宋" w:eastAsia="仿宋"/>
          <w:color w:val="000000" w:themeColor="text1"/>
          <w:sz w:val="28"/>
          <w:szCs w:val="28"/>
          <w:rPrChange w:id="31970" w:author="梁元" w:date="2019-05-14T19:51:36Z">
            <w:rPr>
              <w:ins w:id="31971" w:author="梁元" w:date="2019-05-14T19:51:21Z"/>
              <w:rFonts w:ascii="仿宋" w:hAnsi="仿宋" w:eastAsia="仿宋"/>
              <w:sz w:val="28"/>
              <w:szCs w:val="28"/>
            </w:rPr>
          </w:rPrChange>
          <w14:textFill>
            <w14:solidFill>
              <w14:schemeClr w14:val="tx1"/>
            </w14:solidFill>
          </w14:textFill>
        </w:rPr>
      </w:pPr>
      <w:ins w:id="31972" w:author="梁元" w:date="2019-05-14T19:51:21Z">
        <w:r>
          <w:rPr>
            <w:rFonts w:ascii="仿宋" w:hAnsi="仿宋" w:eastAsia="仿宋"/>
            <w:color w:val="000000" w:themeColor="text1"/>
            <w:sz w:val="28"/>
            <w:szCs w:val="28"/>
            <w:rPrChange w:id="31973" w:author="梁元" w:date="2019-05-14T19:51:36Z">
              <w:rPr>
                <w:rFonts w:ascii="仿宋" w:hAnsi="仿宋" w:eastAsia="仿宋"/>
                <w:sz w:val="28"/>
                <w:szCs w:val="28"/>
              </w:rPr>
            </w:rPrChange>
            <w14:textFill>
              <w14:solidFill>
                <w14:schemeClr w14:val="tx1"/>
              </w14:solidFill>
            </w14:textFill>
          </w:rPr>
          <w:t>mounted 不会承诺所有的子组件也都一起被挂载。如果你希望等到整个视图都渲染完毕，可以用 vm.$nextTick 替换掉 mounted</w:t>
        </w:r>
      </w:ins>
    </w:p>
    <w:p>
      <w:pPr>
        <w:spacing w:line="240" w:lineRule="auto"/>
        <w:ind w:firstLine="560" w:firstLineChars="200"/>
        <w:rPr>
          <w:ins w:id="31975" w:author="梁元" w:date="2019-05-14T19:51:21Z"/>
          <w:rFonts w:ascii="仿宋" w:hAnsi="仿宋" w:eastAsia="仿宋"/>
          <w:color w:val="000000" w:themeColor="text1"/>
          <w:sz w:val="28"/>
          <w:szCs w:val="28"/>
          <w:rPrChange w:id="31976" w:author="梁元" w:date="2019-05-14T19:51:36Z">
            <w:rPr>
              <w:ins w:id="31977" w:author="梁元" w:date="2019-05-14T19:51:21Z"/>
              <w:rFonts w:ascii="仿宋" w:hAnsi="仿宋" w:eastAsia="仿宋"/>
              <w:sz w:val="28"/>
              <w:szCs w:val="28"/>
            </w:rPr>
          </w:rPrChange>
          <w14:textFill>
            <w14:solidFill>
              <w14:schemeClr w14:val="tx1"/>
            </w14:solidFill>
          </w14:textFill>
        </w:rPr>
      </w:pPr>
    </w:p>
    <w:p>
      <w:pPr>
        <w:spacing w:line="240" w:lineRule="auto"/>
        <w:ind w:firstLine="560" w:firstLineChars="200"/>
        <w:rPr>
          <w:ins w:id="31978" w:author="梁元" w:date="2019-05-14T19:51:21Z"/>
          <w:rFonts w:ascii="仿宋" w:hAnsi="仿宋" w:eastAsia="仿宋"/>
          <w:color w:val="000000" w:themeColor="text1"/>
          <w:sz w:val="28"/>
          <w:szCs w:val="28"/>
          <w:rPrChange w:id="31979" w:author="梁元" w:date="2019-05-14T19:51:36Z">
            <w:rPr>
              <w:ins w:id="31980" w:author="梁元" w:date="2019-05-14T19:51:21Z"/>
              <w:rFonts w:ascii="仿宋" w:hAnsi="仿宋" w:eastAsia="仿宋"/>
              <w:sz w:val="28"/>
              <w:szCs w:val="28"/>
            </w:rPr>
          </w:rPrChange>
          <w14:textFill>
            <w14:solidFill>
              <w14:schemeClr w14:val="tx1"/>
            </w14:solidFill>
          </w14:textFill>
        </w:rPr>
      </w:pPr>
      <w:ins w:id="31981" w:author="梁元" w:date="2019-05-14T19:51:21Z">
        <w:r>
          <w:rPr>
            <w:rFonts w:ascii="仿宋" w:hAnsi="仿宋" w:eastAsia="仿宋"/>
            <w:color w:val="000000" w:themeColor="text1"/>
            <w:sz w:val="28"/>
            <w:szCs w:val="28"/>
            <w:rPrChange w:id="31982" w:author="梁元" w:date="2019-05-14T19:51:36Z">
              <w:rPr>
                <w:rFonts w:ascii="仿宋" w:hAnsi="仿宋" w:eastAsia="仿宋"/>
                <w:sz w:val="28"/>
                <w:szCs w:val="28"/>
              </w:rPr>
            </w:rPrChange>
            <w14:textFill>
              <w14:solidFill>
                <w14:schemeClr w14:val="tx1"/>
              </w14:solidFill>
            </w14:textFill>
          </w:rPr>
          <w:t>数据跟新阶段</w:t>
        </w:r>
      </w:ins>
    </w:p>
    <w:p>
      <w:pPr>
        <w:spacing w:line="240" w:lineRule="auto"/>
        <w:ind w:firstLine="560" w:firstLineChars="200"/>
        <w:rPr>
          <w:ins w:id="31984" w:author="梁元" w:date="2019-05-14T19:51:21Z"/>
          <w:rFonts w:ascii="仿宋" w:hAnsi="仿宋" w:eastAsia="仿宋"/>
          <w:color w:val="000000" w:themeColor="text1"/>
          <w:sz w:val="28"/>
          <w:szCs w:val="28"/>
          <w:rPrChange w:id="31985" w:author="梁元" w:date="2019-05-14T19:51:36Z">
            <w:rPr>
              <w:ins w:id="31986" w:author="梁元" w:date="2019-05-14T19:51:21Z"/>
              <w:rFonts w:ascii="仿宋" w:hAnsi="仿宋" w:eastAsia="仿宋"/>
              <w:sz w:val="28"/>
              <w:szCs w:val="28"/>
            </w:rPr>
          </w:rPrChange>
          <w14:textFill>
            <w14:solidFill>
              <w14:schemeClr w14:val="tx1"/>
            </w14:solidFill>
          </w14:textFill>
        </w:rPr>
      </w:pPr>
      <w:ins w:id="31987" w:author="梁元" w:date="2019-05-14T19:51:21Z">
        <w:r>
          <w:rPr>
            <w:rFonts w:ascii="仿宋" w:hAnsi="仿宋" w:eastAsia="仿宋"/>
            <w:color w:val="000000" w:themeColor="text1"/>
            <w:sz w:val="28"/>
            <w:szCs w:val="28"/>
            <w:rPrChange w:id="31988" w:author="梁元" w:date="2019-05-14T19:51:36Z">
              <w:rPr>
                <w:rFonts w:ascii="仿宋" w:hAnsi="仿宋" w:eastAsia="仿宋"/>
                <w:sz w:val="28"/>
                <w:szCs w:val="28"/>
              </w:rPr>
            </w:rPrChange>
            <w14:textFill>
              <w14:solidFill>
                <w14:schemeClr w14:val="tx1"/>
              </w14:solidFill>
            </w14:textFill>
          </w:rPr>
          <w:t>beforeUpdate：数据更新时调用，发生在虚拟 DOM 重新渲染和打补丁之前。</w:t>
        </w:r>
      </w:ins>
    </w:p>
    <w:p>
      <w:pPr>
        <w:spacing w:line="240" w:lineRule="auto"/>
        <w:ind w:firstLine="560" w:firstLineChars="200"/>
        <w:rPr>
          <w:ins w:id="31990" w:author="梁元" w:date="2019-05-14T19:51:21Z"/>
          <w:rFonts w:ascii="仿宋" w:hAnsi="仿宋" w:eastAsia="仿宋"/>
          <w:color w:val="000000" w:themeColor="text1"/>
          <w:sz w:val="28"/>
          <w:szCs w:val="28"/>
          <w:rPrChange w:id="31991" w:author="梁元" w:date="2019-05-14T19:51:36Z">
            <w:rPr>
              <w:ins w:id="31992" w:author="梁元" w:date="2019-05-14T19:51:21Z"/>
              <w:rFonts w:ascii="仿宋" w:hAnsi="仿宋" w:eastAsia="仿宋"/>
              <w:sz w:val="28"/>
              <w:szCs w:val="28"/>
            </w:rPr>
          </w:rPrChange>
          <w14:textFill>
            <w14:solidFill>
              <w14:schemeClr w14:val="tx1"/>
            </w14:solidFill>
          </w14:textFill>
        </w:rPr>
      </w:pPr>
      <w:ins w:id="31993" w:author="梁元" w:date="2019-05-14T19:51:21Z">
        <w:r>
          <w:rPr>
            <w:rFonts w:ascii="仿宋" w:hAnsi="仿宋" w:eastAsia="仿宋"/>
            <w:color w:val="000000" w:themeColor="text1"/>
            <w:sz w:val="28"/>
            <w:szCs w:val="28"/>
            <w:rPrChange w:id="31994" w:author="梁元" w:date="2019-05-14T19:51:36Z">
              <w:rPr>
                <w:rFonts w:ascii="仿宋" w:hAnsi="仿宋" w:eastAsia="仿宋"/>
                <w:sz w:val="28"/>
                <w:szCs w:val="28"/>
              </w:rPr>
            </w:rPrChange>
            <w14:textFill>
              <w14:solidFill>
                <w14:schemeClr w14:val="tx1"/>
              </w14:solidFill>
            </w14:textFill>
          </w:rPr>
          <w:t>updated：由于数据更改导致的虚拟 DOM 重新渲染和打补丁，在这之后会调用该钩子。</w:t>
        </w:r>
      </w:ins>
    </w:p>
    <w:p>
      <w:pPr>
        <w:spacing w:line="240" w:lineRule="auto"/>
        <w:ind w:firstLine="560" w:firstLineChars="200"/>
        <w:rPr>
          <w:ins w:id="31996" w:author="梁元" w:date="2019-05-14T19:51:21Z"/>
          <w:rFonts w:ascii="仿宋" w:hAnsi="仿宋" w:eastAsia="仿宋"/>
          <w:color w:val="000000" w:themeColor="text1"/>
          <w:sz w:val="28"/>
          <w:szCs w:val="28"/>
          <w:rPrChange w:id="31997" w:author="梁元" w:date="2019-05-14T19:51:36Z">
            <w:rPr>
              <w:ins w:id="31998" w:author="梁元" w:date="2019-05-14T19:51:21Z"/>
              <w:rFonts w:ascii="仿宋" w:hAnsi="仿宋" w:eastAsia="仿宋"/>
              <w:sz w:val="28"/>
              <w:szCs w:val="28"/>
            </w:rPr>
          </w:rPrChange>
          <w14:textFill>
            <w14:solidFill>
              <w14:schemeClr w14:val="tx1"/>
            </w14:solidFill>
          </w14:textFill>
        </w:rPr>
      </w:pPr>
    </w:p>
    <w:p>
      <w:pPr>
        <w:spacing w:line="240" w:lineRule="auto"/>
        <w:ind w:firstLine="560" w:firstLineChars="200"/>
        <w:rPr>
          <w:ins w:id="31999" w:author="梁元" w:date="2019-05-14T19:51:21Z"/>
          <w:rFonts w:ascii="仿宋" w:hAnsi="仿宋" w:eastAsia="仿宋"/>
          <w:color w:val="000000" w:themeColor="text1"/>
          <w:sz w:val="28"/>
          <w:szCs w:val="28"/>
          <w:rPrChange w:id="32000" w:author="梁元" w:date="2019-05-14T19:51:36Z">
            <w:rPr>
              <w:ins w:id="32001" w:author="梁元" w:date="2019-05-14T19:51:21Z"/>
              <w:rFonts w:ascii="仿宋" w:hAnsi="仿宋" w:eastAsia="仿宋"/>
              <w:sz w:val="28"/>
              <w:szCs w:val="28"/>
            </w:rPr>
          </w:rPrChange>
          <w14:textFill>
            <w14:solidFill>
              <w14:schemeClr w14:val="tx1"/>
            </w14:solidFill>
          </w14:textFill>
        </w:rPr>
      </w:pPr>
      <w:ins w:id="32002" w:author="梁元" w:date="2019-05-14T19:51:21Z">
        <w:r>
          <w:rPr>
            <w:rFonts w:ascii="仿宋" w:hAnsi="仿宋" w:eastAsia="仿宋"/>
            <w:color w:val="000000" w:themeColor="text1"/>
            <w:sz w:val="28"/>
            <w:szCs w:val="28"/>
            <w:rPrChange w:id="32003" w:author="梁元" w:date="2019-05-14T19:51:36Z">
              <w:rPr>
                <w:rFonts w:ascii="仿宋" w:hAnsi="仿宋" w:eastAsia="仿宋"/>
                <w:sz w:val="28"/>
                <w:szCs w:val="28"/>
              </w:rPr>
            </w:rPrChange>
            <w14:textFill>
              <w14:solidFill>
                <w14:schemeClr w14:val="tx1"/>
              </w14:solidFill>
            </w14:textFill>
          </w:rPr>
          <w:t>当这个钩子被调用时，组件 DOM 已经更新，所以你现在可以执行依赖于 DOM 的操作。然而在大多数情况下，你应该避免在此期间更改状态。如果要相应状态改变，通常最好使用计算属性或 watcher 取而代之。</w:t>
        </w:r>
      </w:ins>
    </w:p>
    <w:p>
      <w:pPr>
        <w:spacing w:line="240" w:lineRule="auto"/>
        <w:ind w:firstLine="560" w:firstLineChars="200"/>
        <w:rPr>
          <w:ins w:id="32005" w:author="梁元" w:date="2019-05-14T19:51:21Z"/>
          <w:rFonts w:ascii="仿宋" w:hAnsi="仿宋" w:eastAsia="仿宋"/>
          <w:color w:val="000000" w:themeColor="text1"/>
          <w:sz w:val="28"/>
          <w:szCs w:val="28"/>
          <w:rPrChange w:id="32006" w:author="梁元" w:date="2019-05-14T19:51:36Z">
            <w:rPr>
              <w:ins w:id="32007" w:author="梁元" w:date="2019-05-14T19:51:21Z"/>
              <w:rFonts w:ascii="仿宋" w:hAnsi="仿宋" w:eastAsia="仿宋"/>
              <w:sz w:val="28"/>
              <w:szCs w:val="28"/>
            </w:rPr>
          </w:rPrChange>
          <w14:textFill>
            <w14:solidFill>
              <w14:schemeClr w14:val="tx1"/>
            </w14:solidFill>
          </w14:textFill>
        </w:rPr>
      </w:pPr>
    </w:p>
    <w:p>
      <w:pPr>
        <w:spacing w:line="240" w:lineRule="auto"/>
        <w:ind w:firstLine="560" w:firstLineChars="200"/>
        <w:rPr>
          <w:ins w:id="32008" w:author="梁元" w:date="2019-05-14T19:51:21Z"/>
          <w:rFonts w:ascii="仿宋" w:hAnsi="仿宋" w:eastAsia="仿宋"/>
          <w:color w:val="000000" w:themeColor="text1"/>
          <w:sz w:val="28"/>
          <w:szCs w:val="28"/>
          <w:rPrChange w:id="32009" w:author="梁元" w:date="2019-05-14T19:51:36Z">
            <w:rPr>
              <w:ins w:id="32010" w:author="梁元" w:date="2019-05-14T19:51:21Z"/>
              <w:rFonts w:ascii="仿宋" w:hAnsi="仿宋" w:eastAsia="仿宋"/>
              <w:sz w:val="28"/>
              <w:szCs w:val="28"/>
            </w:rPr>
          </w:rPrChange>
          <w14:textFill>
            <w14:solidFill>
              <w14:schemeClr w14:val="tx1"/>
            </w14:solidFill>
          </w14:textFill>
        </w:rPr>
      </w:pPr>
      <w:ins w:id="32011" w:author="梁元" w:date="2019-05-14T19:51:21Z">
        <w:r>
          <w:rPr>
            <w:rFonts w:ascii="仿宋" w:hAnsi="仿宋" w:eastAsia="仿宋"/>
            <w:color w:val="000000" w:themeColor="text1"/>
            <w:sz w:val="28"/>
            <w:szCs w:val="28"/>
            <w:rPrChange w:id="32012" w:author="梁元" w:date="2019-05-14T19:51:36Z">
              <w:rPr>
                <w:rFonts w:ascii="仿宋" w:hAnsi="仿宋" w:eastAsia="仿宋"/>
                <w:sz w:val="28"/>
                <w:szCs w:val="28"/>
              </w:rPr>
            </w:rPrChange>
            <w14:textFill>
              <w14:solidFill>
                <w14:schemeClr w14:val="tx1"/>
              </w14:solidFill>
            </w14:textFill>
          </w:rPr>
          <w:t>updated 不会承诺所有的子组件也都一起被重绘。如果你希望等到整个视图都重绘完毕，可以用 vm.$nextTick 替换掉 updated：</w:t>
        </w:r>
      </w:ins>
    </w:p>
    <w:p>
      <w:pPr>
        <w:spacing w:line="240" w:lineRule="auto"/>
        <w:ind w:firstLine="560" w:firstLineChars="200"/>
        <w:rPr>
          <w:ins w:id="32014" w:author="梁元" w:date="2019-05-14T19:51:21Z"/>
          <w:rFonts w:ascii="仿宋" w:hAnsi="仿宋" w:eastAsia="仿宋"/>
          <w:color w:val="000000" w:themeColor="text1"/>
          <w:sz w:val="28"/>
          <w:szCs w:val="28"/>
          <w:rPrChange w:id="32015" w:author="梁元" w:date="2019-05-14T19:51:36Z">
            <w:rPr>
              <w:ins w:id="32016" w:author="梁元" w:date="2019-05-14T19:51:21Z"/>
              <w:rFonts w:ascii="仿宋" w:hAnsi="仿宋" w:eastAsia="仿宋"/>
              <w:sz w:val="28"/>
              <w:szCs w:val="28"/>
            </w:rPr>
          </w:rPrChange>
          <w14:textFill>
            <w14:solidFill>
              <w14:schemeClr w14:val="tx1"/>
            </w14:solidFill>
          </w14:textFill>
        </w:rPr>
      </w:pPr>
    </w:p>
    <w:p>
      <w:pPr>
        <w:spacing w:line="240" w:lineRule="auto"/>
        <w:ind w:firstLine="560" w:firstLineChars="200"/>
        <w:rPr>
          <w:ins w:id="32017" w:author="梁元" w:date="2019-05-14T19:51:21Z"/>
          <w:rFonts w:ascii="仿宋" w:hAnsi="仿宋" w:eastAsia="仿宋"/>
          <w:color w:val="000000" w:themeColor="text1"/>
          <w:sz w:val="28"/>
          <w:szCs w:val="28"/>
          <w:rPrChange w:id="32018" w:author="梁元" w:date="2019-05-14T19:51:36Z">
            <w:rPr>
              <w:ins w:id="32019" w:author="梁元" w:date="2019-05-14T19:51:21Z"/>
              <w:rFonts w:ascii="仿宋" w:hAnsi="仿宋" w:eastAsia="仿宋"/>
              <w:sz w:val="28"/>
              <w:szCs w:val="28"/>
            </w:rPr>
          </w:rPrChange>
          <w14:textFill>
            <w14:solidFill>
              <w14:schemeClr w14:val="tx1"/>
            </w14:solidFill>
          </w14:textFill>
        </w:rPr>
      </w:pPr>
      <w:ins w:id="32020" w:author="梁元" w:date="2019-05-14T19:51:21Z">
        <w:r>
          <w:rPr>
            <w:rFonts w:ascii="仿宋" w:hAnsi="仿宋" w:eastAsia="仿宋"/>
            <w:color w:val="000000" w:themeColor="text1"/>
            <w:sz w:val="28"/>
            <w:szCs w:val="28"/>
            <w:rPrChange w:id="32021" w:author="梁元" w:date="2019-05-14T19:51:36Z">
              <w:rPr>
                <w:rFonts w:ascii="仿宋" w:hAnsi="仿宋" w:eastAsia="仿宋"/>
                <w:sz w:val="28"/>
                <w:szCs w:val="28"/>
              </w:rPr>
            </w:rPrChange>
            <w14:textFill>
              <w14:solidFill>
                <w14:schemeClr w14:val="tx1"/>
              </w14:solidFill>
            </w14:textFill>
          </w:rPr>
          <w:t>缓存启用的时候会有下面两个钩子</w:t>
        </w:r>
      </w:ins>
    </w:p>
    <w:p>
      <w:pPr>
        <w:spacing w:line="240" w:lineRule="auto"/>
        <w:ind w:firstLine="560" w:firstLineChars="200"/>
        <w:rPr>
          <w:ins w:id="32023" w:author="梁元" w:date="2019-05-14T19:51:21Z"/>
          <w:rFonts w:ascii="仿宋" w:hAnsi="仿宋" w:eastAsia="仿宋"/>
          <w:color w:val="000000" w:themeColor="text1"/>
          <w:sz w:val="28"/>
          <w:szCs w:val="28"/>
          <w:rPrChange w:id="32024" w:author="梁元" w:date="2019-05-14T19:51:36Z">
            <w:rPr>
              <w:ins w:id="32025" w:author="梁元" w:date="2019-05-14T19:51:21Z"/>
              <w:rFonts w:ascii="仿宋" w:hAnsi="仿宋" w:eastAsia="仿宋"/>
              <w:sz w:val="28"/>
              <w:szCs w:val="28"/>
            </w:rPr>
          </w:rPrChange>
          <w14:textFill>
            <w14:solidFill>
              <w14:schemeClr w14:val="tx1"/>
            </w14:solidFill>
          </w14:textFill>
        </w:rPr>
      </w:pPr>
      <w:ins w:id="32026" w:author="梁元" w:date="2019-05-14T19:51:21Z">
        <w:r>
          <w:rPr>
            <w:rFonts w:ascii="仿宋" w:hAnsi="仿宋" w:eastAsia="仿宋"/>
            <w:color w:val="000000" w:themeColor="text1"/>
            <w:sz w:val="28"/>
            <w:szCs w:val="28"/>
            <w:rPrChange w:id="32027" w:author="梁元" w:date="2019-05-14T19:51:36Z">
              <w:rPr>
                <w:rFonts w:ascii="仿宋" w:hAnsi="仿宋" w:eastAsia="仿宋"/>
                <w:sz w:val="28"/>
                <w:szCs w:val="28"/>
              </w:rPr>
            </w:rPrChange>
            <w14:textFill>
              <w14:solidFill>
                <w14:schemeClr w14:val="tx1"/>
              </w14:solidFill>
            </w14:textFill>
          </w:rPr>
          <w:t>activated：keep-alive 组件激活时调用。</w:t>
        </w:r>
      </w:ins>
    </w:p>
    <w:p>
      <w:pPr>
        <w:spacing w:line="240" w:lineRule="auto"/>
        <w:ind w:firstLine="560" w:firstLineChars="200"/>
        <w:rPr>
          <w:ins w:id="32029" w:author="梁元" w:date="2019-05-14T19:51:21Z"/>
          <w:rFonts w:ascii="仿宋" w:hAnsi="仿宋" w:eastAsia="仿宋"/>
          <w:color w:val="000000" w:themeColor="text1"/>
          <w:sz w:val="28"/>
          <w:szCs w:val="28"/>
          <w:rPrChange w:id="32030" w:author="梁元" w:date="2019-05-14T19:51:36Z">
            <w:rPr>
              <w:ins w:id="32031" w:author="梁元" w:date="2019-05-14T19:51:21Z"/>
              <w:rFonts w:ascii="仿宋" w:hAnsi="仿宋" w:eastAsia="仿宋"/>
              <w:sz w:val="28"/>
              <w:szCs w:val="28"/>
            </w:rPr>
          </w:rPrChange>
          <w14:textFill>
            <w14:solidFill>
              <w14:schemeClr w14:val="tx1"/>
            </w14:solidFill>
          </w14:textFill>
        </w:rPr>
      </w:pPr>
      <w:ins w:id="32032" w:author="梁元" w:date="2019-05-14T19:51:21Z">
        <w:r>
          <w:rPr>
            <w:rFonts w:ascii="仿宋" w:hAnsi="仿宋" w:eastAsia="仿宋"/>
            <w:color w:val="000000" w:themeColor="text1"/>
            <w:sz w:val="28"/>
            <w:szCs w:val="28"/>
            <w:rPrChange w:id="32033" w:author="梁元" w:date="2019-05-14T19:51:36Z">
              <w:rPr>
                <w:rFonts w:ascii="仿宋" w:hAnsi="仿宋" w:eastAsia="仿宋"/>
                <w:sz w:val="28"/>
                <w:szCs w:val="28"/>
              </w:rPr>
            </w:rPrChange>
            <w14:textFill>
              <w14:solidFill>
                <w14:schemeClr w14:val="tx1"/>
              </w14:solidFill>
            </w14:textFill>
          </w:rPr>
          <w:t>deactivated：keep-alive 组件停用时调用。</w:t>
        </w:r>
      </w:ins>
    </w:p>
    <w:p>
      <w:pPr>
        <w:spacing w:line="240" w:lineRule="auto"/>
        <w:ind w:firstLine="560" w:firstLineChars="200"/>
        <w:rPr>
          <w:ins w:id="32035" w:author="梁元" w:date="2019-05-14T19:51:21Z"/>
          <w:rFonts w:ascii="仿宋" w:hAnsi="仿宋" w:eastAsia="仿宋"/>
          <w:color w:val="000000" w:themeColor="text1"/>
          <w:sz w:val="28"/>
          <w:szCs w:val="28"/>
          <w:rPrChange w:id="32036" w:author="梁元" w:date="2019-05-14T19:51:36Z">
            <w:rPr>
              <w:ins w:id="32037" w:author="梁元" w:date="2019-05-14T19:51:21Z"/>
              <w:rFonts w:ascii="仿宋" w:hAnsi="仿宋" w:eastAsia="仿宋"/>
              <w:sz w:val="28"/>
              <w:szCs w:val="28"/>
            </w:rPr>
          </w:rPrChange>
          <w14:textFill>
            <w14:solidFill>
              <w14:schemeClr w14:val="tx1"/>
            </w14:solidFill>
          </w14:textFill>
        </w:rPr>
      </w:pPr>
    </w:p>
    <w:p>
      <w:pPr>
        <w:spacing w:line="240" w:lineRule="auto"/>
        <w:ind w:firstLine="560" w:firstLineChars="200"/>
        <w:rPr>
          <w:ins w:id="32038" w:author="梁元" w:date="2019-05-14T19:51:21Z"/>
          <w:rFonts w:ascii="仿宋" w:hAnsi="仿宋" w:eastAsia="仿宋"/>
          <w:color w:val="000000" w:themeColor="text1"/>
          <w:sz w:val="28"/>
          <w:szCs w:val="28"/>
          <w:rPrChange w:id="32039" w:author="梁元" w:date="2019-05-14T19:51:36Z">
            <w:rPr>
              <w:ins w:id="32040" w:author="梁元" w:date="2019-05-14T19:51:21Z"/>
              <w:rFonts w:ascii="仿宋" w:hAnsi="仿宋" w:eastAsia="仿宋"/>
              <w:sz w:val="28"/>
              <w:szCs w:val="28"/>
            </w:rPr>
          </w:rPrChange>
          <w14:textFill>
            <w14:solidFill>
              <w14:schemeClr w14:val="tx1"/>
            </w14:solidFill>
          </w14:textFill>
        </w:rPr>
      </w:pPr>
      <w:ins w:id="32041" w:author="梁元" w:date="2019-05-14T19:51:21Z">
        <w:r>
          <w:rPr>
            <w:rFonts w:ascii="仿宋" w:hAnsi="仿宋" w:eastAsia="仿宋"/>
            <w:color w:val="000000" w:themeColor="text1"/>
            <w:sz w:val="28"/>
            <w:szCs w:val="28"/>
            <w:rPrChange w:id="32042" w:author="梁元" w:date="2019-05-14T19:51:36Z">
              <w:rPr>
                <w:rFonts w:ascii="仿宋" w:hAnsi="仿宋" w:eastAsia="仿宋"/>
                <w:sz w:val="28"/>
                <w:szCs w:val="28"/>
              </w:rPr>
            </w:rPrChange>
            <w14:textFill>
              <w14:solidFill>
                <w14:schemeClr w14:val="tx1"/>
              </w14:solidFill>
            </w14:textFill>
          </w:rPr>
          <w:t>组件卸载的时候：</w:t>
        </w:r>
      </w:ins>
    </w:p>
    <w:p>
      <w:pPr>
        <w:spacing w:line="240" w:lineRule="auto"/>
        <w:ind w:firstLine="560" w:firstLineChars="200"/>
        <w:rPr>
          <w:ins w:id="32044" w:author="梁元" w:date="2019-05-14T19:51:21Z"/>
          <w:rFonts w:ascii="仿宋" w:hAnsi="仿宋" w:eastAsia="仿宋"/>
          <w:color w:val="000000" w:themeColor="text1"/>
          <w:sz w:val="28"/>
          <w:szCs w:val="28"/>
          <w:rPrChange w:id="32045" w:author="梁元" w:date="2019-05-14T19:51:36Z">
            <w:rPr>
              <w:ins w:id="32046" w:author="梁元" w:date="2019-05-14T19:51:21Z"/>
              <w:rFonts w:ascii="仿宋" w:hAnsi="仿宋" w:eastAsia="仿宋"/>
              <w:sz w:val="28"/>
              <w:szCs w:val="28"/>
            </w:rPr>
          </w:rPrChange>
          <w14:textFill>
            <w14:solidFill>
              <w14:schemeClr w14:val="tx1"/>
            </w14:solidFill>
          </w14:textFill>
        </w:rPr>
      </w:pPr>
      <w:ins w:id="32047" w:author="梁元" w:date="2019-05-14T19:51:21Z">
        <w:r>
          <w:rPr>
            <w:rFonts w:ascii="仿宋" w:hAnsi="仿宋" w:eastAsia="仿宋"/>
            <w:color w:val="000000" w:themeColor="text1"/>
            <w:sz w:val="28"/>
            <w:szCs w:val="28"/>
            <w:rPrChange w:id="32048" w:author="梁元" w:date="2019-05-14T19:51:36Z">
              <w:rPr>
                <w:rFonts w:ascii="仿宋" w:hAnsi="仿宋" w:eastAsia="仿宋"/>
                <w:sz w:val="28"/>
                <w:szCs w:val="28"/>
              </w:rPr>
            </w:rPrChange>
            <w14:textFill>
              <w14:solidFill>
                <w14:schemeClr w14:val="tx1"/>
              </w14:solidFill>
            </w14:textFill>
          </w:rPr>
          <w:t>beforeDestroy：实例销毁之前调用。在这一步，实例仍然完全可用。</w:t>
        </w:r>
      </w:ins>
    </w:p>
    <w:p>
      <w:pPr>
        <w:spacing w:line="240" w:lineRule="auto"/>
        <w:ind w:firstLine="560" w:firstLineChars="200"/>
        <w:rPr>
          <w:ins w:id="32050" w:author="梁元" w:date="2019-05-14T19:51:21Z"/>
          <w:rFonts w:ascii="仿宋" w:hAnsi="仿宋" w:eastAsia="仿宋"/>
          <w:color w:val="000000" w:themeColor="text1"/>
          <w:sz w:val="28"/>
          <w:szCs w:val="28"/>
          <w:rPrChange w:id="32051" w:author="梁元" w:date="2019-05-14T19:51:36Z">
            <w:rPr>
              <w:ins w:id="32052" w:author="梁元" w:date="2019-05-14T19:51:21Z"/>
              <w:rFonts w:ascii="仿宋" w:hAnsi="仿宋" w:eastAsia="仿宋"/>
              <w:sz w:val="28"/>
              <w:szCs w:val="28"/>
            </w:rPr>
          </w:rPrChange>
          <w14:textFill>
            <w14:solidFill>
              <w14:schemeClr w14:val="tx1"/>
            </w14:solidFill>
          </w14:textFill>
        </w:rPr>
      </w:pPr>
      <w:ins w:id="32053" w:author="梁元" w:date="2019-05-14T19:51:21Z">
        <w:r>
          <w:rPr>
            <w:rFonts w:ascii="仿宋" w:hAnsi="仿宋" w:eastAsia="仿宋"/>
            <w:color w:val="000000" w:themeColor="text1"/>
            <w:sz w:val="28"/>
            <w:szCs w:val="28"/>
            <w:rPrChange w:id="32054" w:author="梁元" w:date="2019-05-14T19:51:36Z">
              <w:rPr>
                <w:rFonts w:ascii="仿宋" w:hAnsi="仿宋" w:eastAsia="仿宋"/>
                <w:sz w:val="28"/>
                <w:szCs w:val="28"/>
              </w:rPr>
            </w:rPrChange>
            <w14:textFill>
              <w14:solidFill>
                <w14:schemeClr w14:val="tx1"/>
              </w14:solidFill>
            </w14:textFill>
          </w:rPr>
          <w:t>destroyed：Vue 实例销毁后调用。调用后，Vue 实例指示的所有东西都会解绑定，所有的事件监听器会被移除，所有的子实例也会被销毁。</w:t>
        </w:r>
      </w:ins>
    </w:p>
    <w:p>
      <w:pPr>
        <w:spacing w:line="240" w:lineRule="auto"/>
        <w:ind w:firstLine="560" w:firstLineChars="200"/>
        <w:rPr>
          <w:ins w:id="32056" w:author="梁元" w:date="2019-05-14T19:51:21Z"/>
          <w:rFonts w:ascii="仿宋" w:hAnsi="仿宋" w:eastAsia="仿宋"/>
          <w:color w:val="000000" w:themeColor="text1"/>
          <w:sz w:val="28"/>
          <w:szCs w:val="28"/>
          <w:rPrChange w:id="32057" w:author="梁元" w:date="2019-05-14T19:51:36Z">
            <w:rPr>
              <w:ins w:id="32058" w:author="梁元" w:date="2019-05-14T19:51:21Z"/>
              <w:rFonts w:ascii="仿宋" w:hAnsi="仿宋" w:eastAsia="仿宋"/>
              <w:sz w:val="28"/>
              <w:szCs w:val="28"/>
            </w:rPr>
          </w:rPrChange>
          <w14:textFill>
            <w14:solidFill>
              <w14:schemeClr w14:val="tx1"/>
            </w14:solidFill>
          </w14:textFill>
        </w:rPr>
      </w:pPr>
    </w:p>
    <w:p>
      <w:pPr>
        <w:pStyle w:val="3"/>
        <w:numPr>
          <w:ilvl w:val="0"/>
          <w:numId w:val="32"/>
        </w:numPr>
        <w:spacing w:line="240" w:lineRule="auto"/>
        <w:ind w:firstLine="562" w:firstLineChars="200"/>
        <w:rPr>
          <w:ins w:id="32059" w:author="梁元" w:date="2019-05-14T19:51:21Z"/>
          <w:rFonts w:ascii="仿宋" w:hAnsi="仿宋" w:eastAsia="仿宋"/>
          <w:color w:val="000000" w:themeColor="text1"/>
          <w:sz w:val="28"/>
          <w:szCs w:val="28"/>
          <w:rPrChange w:id="32060" w:author="梁元" w:date="2019-05-14T19:51:36Z">
            <w:rPr>
              <w:ins w:id="32061" w:author="梁元" w:date="2019-05-14T19:51:21Z"/>
              <w:rFonts w:ascii="仿宋" w:hAnsi="仿宋" w:eastAsia="仿宋"/>
              <w:sz w:val="28"/>
              <w:szCs w:val="28"/>
            </w:rPr>
          </w:rPrChange>
          <w14:textFill>
            <w14:solidFill>
              <w14:schemeClr w14:val="tx1"/>
            </w14:solidFill>
          </w14:textFill>
        </w:rPr>
      </w:pPr>
      <w:ins w:id="32062" w:author="梁元" w:date="2019-05-14T19:51:21Z">
        <w:bookmarkStart w:id="1009" w:name="_Toc24565_WPSOffice_Level2"/>
        <w:r>
          <w:rPr>
            <w:rFonts w:hint="eastAsia" w:ascii="仿宋" w:hAnsi="仿宋" w:eastAsia="仿宋"/>
            <w:color w:val="000000" w:themeColor="text1"/>
            <w:sz w:val="28"/>
            <w:szCs w:val="28"/>
            <w:rPrChange w:id="32063" w:author="梁元" w:date="2019-05-14T19:51:36Z">
              <w:rPr>
                <w:rFonts w:hint="eastAsia" w:ascii="仿宋" w:hAnsi="仿宋" w:eastAsia="仿宋"/>
                <w:sz w:val="28"/>
                <w:szCs w:val="28"/>
              </w:rPr>
            </w:rPrChange>
            <w14:textFill>
              <w14:solidFill>
                <w14:schemeClr w14:val="tx1"/>
              </w14:solidFill>
            </w14:textFill>
          </w:rPr>
          <w:t>解法对比及优缺点</w:t>
        </w:r>
        <w:bookmarkEnd w:id="1009"/>
      </w:ins>
    </w:p>
    <w:p>
      <w:pPr>
        <w:spacing w:line="240" w:lineRule="auto"/>
        <w:ind w:firstLine="482" w:firstLineChars="200"/>
        <w:rPr>
          <w:ins w:id="32065" w:author="梁元" w:date="2019-05-14T19:51:21Z"/>
          <w:color w:val="000000" w:themeColor="text1"/>
          <w:rPrChange w:id="32066" w:author="梁元" w:date="2019-05-14T19:51:36Z">
            <w:rPr>
              <w:ins w:id="32067" w:author="梁元" w:date="2019-05-14T19:51:21Z"/>
            </w:rPr>
          </w:rPrChange>
          <w14:textFill>
            <w14:solidFill>
              <w14:schemeClr w14:val="tx1"/>
            </w14:solidFill>
          </w14:textFill>
        </w:rPr>
      </w:pPr>
      <w:ins w:id="32068" w:author="梁元" w:date="2019-05-14T19:51:21Z">
        <w:r>
          <w:rPr>
            <w:rFonts w:hint="eastAsia"/>
            <w:b/>
            <w:color w:val="000000" w:themeColor="text1"/>
            <w:rPrChange w:id="32069" w:author="梁元" w:date="2019-05-14T19:51:36Z">
              <w:rPr>
                <w:rFonts w:hint="eastAsia"/>
                <w:b/>
              </w:rPr>
            </w:rPrChange>
            <w14:textFill>
              <w14:solidFill>
                <w14:schemeClr w14:val="tx1"/>
              </w14:solidFill>
            </w14:textFill>
          </w:rPr>
          <w:t>综上所述</w:t>
        </w:r>
      </w:ins>
      <w:ins w:id="32071" w:author="梁元" w:date="2019-05-14T19:51:21Z">
        <w:r>
          <w:rPr>
            <w:rFonts w:hint="eastAsia"/>
            <w:color w:val="000000" w:themeColor="text1"/>
            <w:rPrChange w:id="32072" w:author="梁元" w:date="2019-05-14T19:51:36Z">
              <w:rPr>
                <w:rFonts w:hint="eastAsia"/>
              </w:rPr>
            </w:rPrChange>
            <w14:textFill>
              <w14:solidFill>
                <w14:schemeClr w14:val="tx1"/>
              </w14:solidFill>
            </w14:textFill>
          </w:rPr>
          <w:t>：第一种只是说出了</w:t>
        </w:r>
      </w:ins>
      <w:ins w:id="32074" w:author="梁元" w:date="2019-05-14T19:51:21Z">
        <w:r>
          <w:rPr>
            <w:rFonts w:hint="eastAsia" w:ascii="仿宋" w:hAnsi="仿宋" w:eastAsia="仿宋"/>
            <w:color w:val="000000" w:themeColor="text1"/>
            <w:sz w:val="28"/>
            <w:szCs w:val="28"/>
            <w:rPrChange w:id="32075" w:author="梁元" w:date="2019-05-14T19:51:36Z">
              <w:rPr>
                <w:rFonts w:hint="eastAsia" w:ascii="仿宋" w:hAnsi="仿宋" w:eastAsia="仿宋"/>
                <w:sz w:val="28"/>
                <w:szCs w:val="28"/>
              </w:rPr>
            </w:rPrChange>
            <w14:textFill>
              <w14:solidFill>
                <w14:schemeClr w14:val="tx1"/>
              </w14:solidFill>
            </w14:textFill>
          </w:rPr>
          <w:t>生命周期方法，而第二种说出生命周期的执行作用</w:t>
        </w:r>
      </w:ins>
    </w:p>
    <w:p>
      <w:pPr>
        <w:pStyle w:val="3"/>
        <w:numPr>
          <w:ilvl w:val="0"/>
          <w:numId w:val="32"/>
        </w:numPr>
        <w:spacing w:line="240" w:lineRule="auto"/>
        <w:ind w:firstLine="562" w:firstLineChars="200"/>
        <w:rPr>
          <w:ins w:id="32077" w:author="梁元" w:date="2019-05-14T19:51:21Z"/>
          <w:rFonts w:ascii="仿宋" w:hAnsi="仿宋" w:eastAsia="仿宋"/>
          <w:color w:val="000000" w:themeColor="text1"/>
          <w:sz w:val="28"/>
          <w:szCs w:val="28"/>
          <w:rPrChange w:id="32078" w:author="梁元" w:date="2019-05-14T19:51:36Z">
            <w:rPr>
              <w:ins w:id="32079" w:author="梁元" w:date="2019-05-14T19:51:21Z"/>
              <w:rFonts w:ascii="仿宋" w:hAnsi="仿宋" w:eastAsia="仿宋"/>
              <w:sz w:val="28"/>
              <w:szCs w:val="28"/>
            </w:rPr>
          </w:rPrChange>
          <w14:textFill>
            <w14:solidFill>
              <w14:schemeClr w14:val="tx1"/>
            </w14:solidFill>
          </w14:textFill>
        </w:rPr>
      </w:pPr>
      <w:ins w:id="32080" w:author="梁元" w:date="2019-05-14T19:51:21Z">
        <w:bookmarkStart w:id="1010" w:name="_Toc11916_WPSOffice_Level2"/>
        <w:r>
          <w:rPr>
            <w:rFonts w:hint="eastAsia" w:ascii="仿宋" w:hAnsi="仿宋" w:eastAsia="仿宋"/>
            <w:color w:val="000000" w:themeColor="text1"/>
            <w:sz w:val="28"/>
            <w:szCs w:val="28"/>
            <w:rPrChange w:id="32081"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1010"/>
      </w:ins>
    </w:p>
    <w:p>
      <w:pPr>
        <w:ind w:firstLine="482" w:firstLineChars="200"/>
        <w:rPr>
          <w:ins w:id="32083" w:author="梁元" w:date="2019-05-14T19:51:21Z"/>
          <w:color w:val="000000" w:themeColor="text1"/>
          <w:rPrChange w:id="32084" w:author="梁元" w:date="2019-05-14T19:51:36Z">
            <w:rPr>
              <w:ins w:id="32085" w:author="梁元" w:date="2019-05-14T19:51:21Z"/>
            </w:rPr>
          </w:rPrChange>
          <w14:textFill>
            <w14:solidFill>
              <w14:schemeClr w14:val="tx1"/>
            </w14:solidFill>
          </w14:textFill>
        </w:rPr>
      </w:pPr>
      <w:ins w:id="32086" w:author="梁元" w:date="2019-05-14T19:51:21Z">
        <w:r>
          <w:rPr>
            <w:rFonts w:hint="eastAsia"/>
            <w:b/>
            <w:color w:val="000000" w:themeColor="text1"/>
            <w:rPrChange w:id="32087" w:author="梁元" w:date="2019-05-14T19:51:36Z">
              <w:rPr>
                <w:rFonts w:hint="eastAsia"/>
                <w:b/>
              </w:rPr>
            </w:rPrChange>
            <w14:textFill>
              <w14:solidFill>
                <w14:schemeClr w14:val="tx1"/>
              </w14:solidFill>
            </w14:textFill>
          </w:rPr>
          <w:t>问题</w:t>
        </w:r>
      </w:ins>
      <w:ins w:id="32089" w:author="梁元" w:date="2019-05-14T19:51:21Z">
        <w:r>
          <w:rPr>
            <w:rFonts w:hint="eastAsia"/>
            <w:color w:val="000000" w:themeColor="text1"/>
            <w:rPrChange w:id="32090" w:author="梁元" w:date="2019-05-14T19:51:36Z">
              <w:rPr>
                <w:rFonts w:hint="eastAsia"/>
              </w:rPr>
            </w:rPrChange>
            <w14:textFill>
              <w14:solidFill>
                <w14:schemeClr w14:val="tx1"/>
              </w14:solidFill>
            </w14:textFill>
          </w:rPr>
          <w:t>： 数据请求应该在那个生命周期，</w:t>
        </w:r>
      </w:ins>
    </w:p>
    <w:p>
      <w:pPr>
        <w:ind w:firstLine="482" w:firstLineChars="200"/>
        <w:rPr>
          <w:ins w:id="32092" w:author="梁元" w:date="2019-05-14T19:51:21Z"/>
          <w:color w:val="000000" w:themeColor="text1"/>
          <w:rPrChange w:id="32093" w:author="梁元" w:date="2019-05-14T19:51:36Z">
            <w:rPr>
              <w:ins w:id="32094" w:author="梁元" w:date="2019-05-14T19:51:21Z"/>
            </w:rPr>
          </w:rPrChange>
          <w14:textFill>
            <w14:solidFill>
              <w14:schemeClr w14:val="tx1"/>
            </w14:solidFill>
          </w14:textFill>
        </w:rPr>
      </w:pPr>
      <w:ins w:id="32095" w:author="梁元" w:date="2019-05-14T19:51:21Z">
        <w:r>
          <w:rPr>
            <w:rFonts w:hint="eastAsia"/>
            <w:b/>
            <w:color w:val="000000" w:themeColor="text1"/>
            <w:rPrChange w:id="32096" w:author="梁元" w:date="2019-05-14T19:51:36Z">
              <w:rPr>
                <w:rFonts w:hint="eastAsia"/>
                <w:b/>
              </w:rPr>
            </w:rPrChange>
            <w14:textFill>
              <w14:solidFill>
                <w14:schemeClr w14:val="tx1"/>
              </w14:solidFill>
            </w14:textFill>
          </w:rPr>
          <w:t>解答</w:t>
        </w:r>
      </w:ins>
      <w:ins w:id="32098" w:author="梁元" w:date="2019-05-14T19:51:21Z">
        <w:r>
          <w:rPr>
            <w:rFonts w:hint="eastAsia"/>
            <w:color w:val="000000" w:themeColor="text1"/>
            <w:rPrChange w:id="32099" w:author="梁元" w:date="2019-05-14T19:51:36Z">
              <w:rPr>
                <w:rFonts w:hint="eastAsia"/>
              </w:rPr>
            </w:rPrChange>
            <w14:textFill>
              <w14:solidFill>
                <w14:schemeClr w14:val="tx1"/>
              </w14:solidFill>
            </w14:textFill>
          </w:rPr>
          <w:t>：在created里面</w:t>
        </w:r>
      </w:ins>
    </w:p>
    <w:p>
      <w:pPr>
        <w:pStyle w:val="3"/>
        <w:numPr>
          <w:ilvl w:val="0"/>
          <w:numId w:val="32"/>
        </w:numPr>
        <w:spacing w:line="240" w:lineRule="auto"/>
        <w:ind w:firstLine="562" w:firstLineChars="200"/>
        <w:rPr>
          <w:ins w:id="32101" w:author="梁元" w:date="2019-05-14T19:51:21Z"/>
          <w:rFonts w:ascii="仿宋" w:hAnsi="仿宋" w:eastAsia="仿宋"/>
          <w:color w:val="000000" w:themeColor="text1"/>
          <w:sz w:val="28"/>
          <w:szCs w:val="28"/>
          <w:rPrChange w:id="32102" w:author="梁元" w:date="2019-05-14T19:51:36Z">
            <w:rPr>
              <w:ins w:id="32103" w:author="梁元" w:date="2019-05-14T19:51:21Z"/>
              <w:rFonts w:ascii="仿宋" w:hAnsi="仿宋" w:eastAsia="仿宋"/>
              <w:sz w:val="28"/>
              <w:szCs w:val="28"/>
            </w:rPr>
          </w:rPrChange>
          <w14:textFill>
            <w14:solidFill>
              <w14:schemeClr w14:val="tx1"/>
            </w14:solidFill>
          </w14:textFill>
        </w:rPr>
      </w:pPr>
      <w:ins w:id="32104" w:author="梁元" w:date="2019-05-14T19:51:21Z">
        <w:bookmarkStart w:id="1011" w:name="_Toc21778_WPSOffice_Level2"/>
        <w:r>
          <w:rPr>
            <w:rFonts w:hint="eastAsia" w:ascii="仿宋" w:hAnsi="仿宋" w:eastAsia="仿宋"/>
            <w:color w:val="000000" w:themeColor="text1"/>
            <w:sz w:val="28"/>
            <w:szCs w:val="28"/>
            <w:rPrChange w:id="32105" w:author="梁元" w:date="2019-05-14T19:51:36Z">
              <w:rPr>
                <w:rFonts w:hint="eastAsia" w:ascii="仿宋" w:hAnsi="仿宋" w:eastAsia="仿宋"/>
                <w:sz w:val="28"/>
                <w:szCs w:val="28"/>
              </w:rPr>
            </w:rPrChange>
            <w14:textFill>
              <w14:solidFill>
                <w14:schemeClr w14:val="tx1"/>
              </w14:solidFill>
            </w14:textFill>
          </w:rPr>
          <w:t>项目中体现经验的点</w:t>
        </w:r>
        <w:bookmarkEnd w:id="1011"/>
      </w:ins>
    </w:p>
    <w:p>
      <w:pPr>
        <w:ind w:firstLine="480" w:firstLineChars="200"/>
        <w:rPr>
          <w:ins w:id="32107" w:author="梁元" w:date="2019-05-14T19:51:21Z"/>
          <w:color w:val="000000" w:themeColor="text1"/>
          <w:rPrChange w:id="32108" w:author="梁元" w:date="2019-05-14T19:51:36Z">
            <w:rPr>
              <w:ins w:id="32109" w:author="梁元" w:date="2019-05-14T19:51:21Z"/>
            </w:rPr>
          </w:rPrChange>
          <w14:textFill>
            <w14:solidFill>
              <w14:schemeClr w14:val="tx1"/>
            </w14:solidFill>
          </w14:textFill>
        </w:rPr>
      </w:pPr>
      <w:ins w:id="32110" w:author="梁元" w:date="2019-05-14T19:51:21Z">
        <w:r>
          <w:rPr>
            <w:rFonts w:hint="eastAsia"/>
            <w:color w:val="000000" w:themeColor="text1"/>
            <w:rPrChange w:id="32111" w:author="梁元" w:date="2019-05-14T19:51:36Z">
              <w:rPr>
                <w:rFonts w:hint="eastAsia"/>
              </w:rPr>
            </w:rPrChange>
            <w14:textFill>
              <w14:solidFill>
                <w14:schemeClr w14:val="tx1"/>
              </w14:solidFill>
            </w14:textFill>
          </w:rPr>
          <w:t>组件中必须的内容</w:t>
        </w:r>
      </w:ins>
      <w:ins w:id="32113" w:author="梁元" w:date="2019-05-14T19:51:21Z">
        <w:r>
          <w:rPr>
            <w:color w:val="000000" w:themeColor="text1"/>
            <w:rPrChange w:id="32114" w:author="梁元" w:date="2019-05-14T19:51:36Z">
              <w:rPr/>
            </w:rPrChange>
            <w14:textFill>
              <w14:solidFill>
                <w14:schemeClr w14:val="tx1"/>
              </w14:solidFill>
            </w14:textFill>
          </w:rPr>
          <w:t xml:space="preserve"> </w:t>
        </w:r>
      </w:ins>
    </w:p>
    <w:p>
      <w:pPr>
        <w:pStyle w:val="3"/>
        <w:numPr>
          <w:ilvl w:val="0"/>
          <w:numId w:val="32"/>
        </w:numPr>
        <w:spacing w:line="240" w:lineRule="auto"/>
        <w:ind w:firstLine="562" w:firstLineChars="200"/>
        <w:rPr>
          <w:ins w:id="32116" w:author="梁元" w:date="2019-05-14T19:51:21Z"/>
          <w:rFonts w:ascii="仿宋" w:hAnsi="仿宋" w:eastAsia="仿宋"/>
          <w:color w:val="000000" w:themeColor="text1"/>
          <w:sz w:val="28"/>
          <w:szCs w:val="28"/>
          <w:rPrChange w:id="32117" w:author="梁元" w:date="2019-05-14T19:51:36Z">
            <w:rPr>
              <w:ins w:id="32118" w:author="梁元" w:date="2019-05-14T19:51:21Z"/>
              <w:rFonts w:ascii="仿宋" w:hAnsi="仿宋" w:eastAsia="仿宋"/>
              <w:sz w:val="28"/>
              <w:szCs w:val="28"/>
            </w:rPr>
          </w:rPrChange>
          <w14:textFill>
            <w14:solidFill>
              <w14:schemeClr w14:val="tx1"/>
            </w14:solidFill>
          </w14:textFill>
        </w:rPr>
      </w:pPr>
      <w:ins w:id="32119" w:author="梁元" w:date="2019-05-14T19:51:21Z">
        <w:bookmarkStart w:id="1012" w:name="_Toc8464_WPSOffice_Level2"/>
        <w:r>
          <w:rPr>
            <w:rFonts w:hint="eastAsia" w:ascii="仿宋" w:hAnsi="仿宋" w:eastAsia="仿宋"/>
            <w:color w:val="000000" w:themeColor="text1"/>
            <w:sz w:val="28"/>
            <w:szCs w:val="28"/>
            <w:rPrChange w:id="32120" w:author="梁元" w:date="2019-05-14T19:51:36Z">
              <w:rPr>
                <w:rFonts w:hint="eastAsia" w:ascii="仿宋" w:hAnsi="仿宋" w:eastAsia="仿宋"/>
                <w:sz w:val="28"/>
                <w:szCs w:val="28"/>
              </w:rPr>
            </w:rPrChange>
            <w14:textFill>
              <w14:solidFill>
                <w14:schemeClr w14:val="tx1"/>
              </w14:solidFill>
            </w14:textFill>
          </w:rPr>
          <w:t>论坛参考</w:t>
        </w:r>
        <w:bookmarkEnd w:id="1012"/>
      </w:ins>
    </w:p>
    <w:p>
      <w:pPr>
        <w:ind w:firstLine="480" w:firstLineChars="200"/>
        <w:rPr>
          <w:ins w:id="32122" w:author="梁元" w:date="2019-05-14T19:51:21Z"/>
          <w:rFonts w:hint="eastAsia"/>
          <w:color w:val="000000" w:themeColor="text1"/>
          <w:rPrChange w:id="32123" w:author="梁元" w:date="2019-05-14T19:51:36Z">
            <w:rPr>
              <w:ins w:id="32124" w:author="梁元" w:date="2019-05-14T19:51:21Z"/>
              <w:rFonts w:hint="eastAsia"/>
            </w:rPr>
          </w:rPrChange>
          <w14:textFill>
            <w14:solidFill>
              <w14:schemeClr w14:val="tx1"/>
            </w14:solidFill>
          </w14:textFill>
        </w:rPr>
      </w:pPr>
      <w:ins w:id="32125" w:author="梁元" w:date="2019-05-14T19:51:21Z">
        <w:r>
          <w:rPr>
            <w:color w:val="000000" w:themeColor="text1"/>
            <w:rPrChange w:id="32126" w:author="梁元" w:date="2019-05-14T19:51:36Z">
              <w:rPr/>
            </w:rPrChange>
            <w14:textFill>
              <w14:solidFill>
                <w14:schemeClr w14:val="tx1"/>
              </w14:solidFill>
            </w14:textFill>
          </w:rPr>
          <w:fldChar w:fldCharType="begin"/>
        </w:r>
      </w:ins>
      <w:ins w:id="32128" w:author="梁元" w:date="2019-05-14T19:51:21Z">
        <w:r>
          <w:rPr>
            <w:color w:val="000000" w:themeColor="text1"/>
            <w:rPrChange w:id="32129" w:author="梁元" w:date="2019-05-14T19:51:36Z">
              <w:rPr/>
            </w:rPrChange>
            <w14:textFill>
              <w14:solidFill>
                <w14:schemeClr w14:val="tx1"/>
              </w14:solidFill>
            </w14:textFill>
          </w:rPr>
          <w:instrText xml:space="preserve"> HYPERLINK "https://cn.vuejs.org/v2/api" </w:instrText>
        </w:r>
      </w:ins>
      <w:ins w:id="32131" w:author="梁元" w:date="2019-05-14T19:51:21Z">
        <w:r>
          <w:rPr>
            <w:color w:val="000000" w:themeColor="text1"/>
            <w:rPrChange w:id="32132" w:author="梁元" w:date="2019-05-14T19:51:36Z">
              <w:rPr/>
            </w:rPrChange>
            <w14:textFill>
              <w14:solidFill>
                <w14:schemeClr w14:val="tx1"/>
              </w14:solidFill>
            </w14:textFill>
          </w:rPr>
          <w:fldChar w:fldCharType="separate"/>
        </w:r>
      </w:ins>
      <w:ins w:id="32134" w:author="梁元" w:date="2019-05-14T19:51:21Z">
        <w:r>
          <w:rPr>
            <w:rStyle w:val="18"/>
            <w:color w:val="000000" w:themeColor="text1"/>
            <w:rPrChange w:id="32135" w:author="梁元" w:date="2019-05-14T19:51:36Z">
              <w:rPr>
                <w:rStyle w:val="18"/>
              </w:rPr>
            </w:rPrChange>
            <w14:textFill>
              <w14:solidFill>
                <w14:schemeClr w14:val="tx1"/>
              </w14:solidFill>
            </w14:textFill>
          </w:rPr>
          <w:t>https://cn.vuejs.org/v2/api</w:t>
        </w:r>
      </w:ins>
      <w:ins w:id="32137" w:author="梁元" w:date="2019-05-14T19:51:21Z">
        <w:r>
          <w:rPr>
            <w:rStyle w:val="18"/>
            <w:color w:val="000000" w:themeColor="text1"/>
            <w:rPrChange w:id="32138" w:author="梁元" w:date="2019-05-14T19:51:36Z">
              <w:rPr>
                <w:rStyle w:val="18"/>
              </w:rPr>
            </w:rPrChange>
            <w14:textFill>
              <w14:solidFill>
                <w14:schemeClr w14:val="tx1"/>
              </w14:solidFill>
            </w14:textFill>
          </w:rPr>
          <w:fldChar w:fldCharType="end"/>
        </w:r>
      </w:ins>
    </w:p>
    <w:p>
      <w:pPr>
        <w:pStyle w:val="2"/>
        <w:numPr>
          <w:ilvl w:val="0"/>
          <w:numId w:val="1"/>
        </w:numPr>
        <w:rPr>
          <w:ins w:id="32140" w:author="梁元" w:date="2019-05-14T19:51:21Z"/>
          <w:rFonts w:ascii="仿宋" w:hAnsi="仿宋" w:eastAsia="仿宋"/>
          <w:color w:val="000000" w:themeColor="text1"/>
          <w:sz w:val="28"/>
          <w:szCs w:val="28"/>
          <w:rPrChange w:id="32141" w:author="梁元" w:date="2019-05-14T19:51:36Z">
            <w:rPr>
              <w:ins w:id="32142" w:author="梁元" w:date="2019-05-14T19:51:21Z"/>
              <w:rFonts w:ascii="仿宋" w:hAnsi="仿宋" w:eastAsia="仿宋"/>
              <w:sz w:val="28"/>
              <w:szCs w:val="28"/>
            </w:rPr>
          </w:rPrChange>
          <w14:textFill>
            <w14:solidFill>
              <w14:schemeClr w14:val="tx1"/>
            </w14:solidFill>
          </w14:textFill>
        </w:rPr>
      </w:pPr>
      <w:ins w:id="32143" w:author="梁元" w:date="2019-05-14T19:51:21Z">
        <w:bookmarkStart w:id="1013" w:name="_Toc32405_WPSOffice_Level1"/>
        <w:r>
          <w:rPr>
            <w:rFonts w:hint="eastAsia" w:ascii="仿宋" w:hAnsi="仿宋" w:eastAsia="仿宋"/>
            <w:color w:val="000000" w:themeColor="text1"/>
            <w:sz w:val="28"/>
            <w:szCs w:val="28"/>
            <w:rPrChange w:id="32144" w:author="梁元" w:date="2019-05-14T19:51:36Z">
              <w:rPr>
                <w:rFonts w:hint="eastAsia" w:ascii="仿宋" w:hAnsi="仿宋" w:eastAsia="仿宋"/>
                <w:sz w:val="28"/>
                <w:szCs w:val="28"/>
              </w:rPr>
            </w:rPrChange>
            <w14:textFill>
              <w14:solidFill>
                <w14:schemeClr w14:val="tx1"/>
              </w14:solidFill>
            </w14:textFill>
          </w:rPr>
          <w:t>说一下</w:t>
        </w:r>
      </w:ins>
      <w:ins w:id="32146" w:author="梁元" w:date="2019-05-14T19:52:53Z">
        <w:r>
          <w:rPr>
            <w:rFonts w:hint="eastAsia" w:ascii="仿宋" w:hAnsi="仿宋" w:eastAsia="仿宋"/>
            <w:color w:val="000000" w:themeColor="text1"/>
            <w:sz w:val="28"/>
            <w:szCs w:val="28"/>
            <w:lang w:val="en-US" w:eastAsia="zh-CN"/>
            <w14:textFill>
              <w14:solidFill>
                <w14:schemeClr w14:val="tx1"/>
              </w14:solidFill>
            </w14:textFill>
          </w:rPr>
          <w:t>seo</w:t>
        </w:r>
      </w:ins>
      <w:ins w:id="32147" w:author="梁元" w:date="2019-05-14T19:51:21Z">
        <w:r>
          <w:rPr>
            <w:rFonts w:hint="eastAsia" w:ascii="仿宋" w:hAnsi="仿宋" w:eastAsia="仿宋"/>
            <w:color w:val="000000" w:themeColor="text1"/>
            <w:sz w:val="28"/>
            <w:szCs w:val="28"/>
            <w:rPrChange w:id="32148" w:author="梁元" w:date="2019-05-14T19:51:36Z">
              <w:rPr>
                <w:rFonts w:hint="eastAsia" w:ascii="仿宋" w:hAnsi="仿宋" w:eastAsia="仿宋"/>
                <w:sz w:val="28"/>
                <w:szCs w:val="28"/>
              </w:rPr>
            </w:rPrChange>
            <w14:textFill>
              <w14:solidFill>
                <w14:schemeClr w14:val="tx1"/>
              </w14:solidFill>
            </w14:textFill>
          </w:rPr>
          <w:t>？</w:t>
        </w:r>
        <w:bookmarkEnd w:id="1013"/>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2" w:hRule="atLeast"/>
          <w:jc w:val="center"/>
          <w:ins w:id="32150" w:author="梁元" w:date="2019-05-14T19:51:21Z"/>
        </w:trPr>
        <w:tc>
          <w:tcPr>
            <w:tcW w:w="1523" w:type="dxa"/>
          </w:tcPr>
          <w:p>
            <w:pPr>
              <w:jc w:val="center"/>
              <w:rPr>
                <w:ins w:id="32151" w:author="梁元" w:date="2019-05-14T19:51:21Z"/>
                <w:rFonts w:ascii="仿宋" w:hAnsi="仿宋" w:eastAsia="仿宋"/>
                <w:color w:val="000000" w:themeColor="text1"/>
                <w:rPrChange w:id="32152" w:author="梁元" w:date="2019-05-14T19:51:36Z">
                  <w:rPr>
                    <w:ins w:id="32153" w:author="梁元" w:date="2019-05-14T19:51:21Z"/>
                    <w:rFonts w:ascii="仿宋" w:hAnsi="仿宋" w:eastAsia="仿宋"/>
                  </w:rPr>
                </w:rPrChange>
                <w14:textFill>
                  <w14:solidFill>
                    <w14:schemeClr w14:val="tx1"/>
                  </w14:solidFill>
                </w14:textFill>
              </w:rPr>
            </w:pPr>
            <w:ins w:id="32154" w:author="梁元" w:date="2019-05-14T19:51:21Z">
              <w:r>
                <w:rPr>
                  <w:rFonts w:hint="eastAsia" w:ascii="仿宋" w:hAnsi="仿宋" w:eastAsia="仿宋"/>
                  <w:color w:val="000000" w:themeColor="text1"/>
                  <w:rPrChange w:id="32155"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32157" w:author="梁元" w:date="2019-05-14T19:51:21Z"/>
                <w:rFonts w:ascii="仿宋" w:hAnsi="仿宋" w:eastAsia="仿宋"/>
                <w:color w:val="000000" w:themeColor="text1"/>
                <w:rPrChange w:id="32158" w:author="梁元" w:date="2019-05-14T19:51:36Z">
                  <w:rPr>
                    <w:ins w:id="32159" w:author="梁元" w:date="2019-05-14T19:51:21Z"/>
                    <w:rFonts w:ascii="仿宋" w:hAnsi="仿宋" w:eastAsia="仿宋"/>
                  </w:rPr>
                </w:rPrChange>
                <w14:textFill>
                  <w14:solidFill>
                    <w14:schemeClr w14:val="tx1"/>
                  </w14:solidFill>
                </w14:textFill>
              </w:rPr>
            </w:pPr>
            <w:ins w:id="32160" w:author="梁元" w:date="2019-05-14T19:51:21Z">
              <w:r>
                <w:rPr>
                  <w:rFonts w:hint="eastAsia" w:ascii="仿宋" w:hAnsi="仿宋" w:eastAsia="仿宋"/>
                  <w:color w:val="000000" w:themeColor="text1"/>
                  <w:rPrChange w:id="32161"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32163" w:author="梁元" w:date="2019-05-14T19:51:21Z"/>
                <w:rFonts w:ascii="仿宋" w:hAnsi="仿宋" w:eastAsia="仿宋"/>
                <w:color w:val="000000" w:themeColor="text1"/>
                <w:rPrChange w:id="32164" w:author="梁元" w:date="2019-05-14T19:51:36Z">
                  <w:rPr>
                    <w:ins w:id="32165" w:author="梁元" w:date="2019-05-14T19:51:21Z"/>
                    <w:rFonts w:ascii="仿宋" w:hAnsi="仿宋" w:eastAsia="仿宋"/>
                  </w:rPr>
                </w:rPrChange>
                <w14:textFill>
                  <w14:solidFill>
                    <w14:schemeClr w14:val="tx1"/>
                  </w14:solidFill>
                </w14:textFill>
              </w:rPr>
            </w:pPr>
            <w:ins w:id="32166" w:author="梁元" w:date="2019-05-14T19:51:21Z">
              <w:r>
                <w:rPr>
                  <w:rFonts w:hint="eastAsia" w:ascii="仿宋" w:hAnsi="仿宋" w:eastAsia="仿宋"/>
                  <w:color w:val="000000" w:themeColor="text1"/>
                  <w:rPrChange w:id="32167"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32169" w:author="梁元" w:date="2019-05-14T19:51:21Z"/>
                <w:rFonts w:ascii="仿宋" w:hAnsi="仿宋" w:eastAsia="仿宋"/>
                <w:color w:val="000000" w:themeColor="text1"/>
                <w:rPrChange w:id="32170" w:author="梁元" w:date="2019-05-14T19:51:36Z">
                  <w:rPr>
                    <w:ins w:id="32171" w:author="梁元" w:date="2019-05-14T19:51:21Z"/>
                    <w:rFonts w:ascii="仿宋" w:hAnsi="仿宋" w:eastAsia="仿宋"/>
                  </w:rPr>
                </w:rPrChange>
                <w14:textFill>
                  <w14:solidFill>
                    <w14:schemeClr w14:val="tx1"/>
                  </w14:solidFill>
                </w14:textFill>
              </w:rPr>
            </w:pPr>
            <w:ins w:id="32172" w:author="梁元" w:date="2019-05-14T19:51:21Z">
              <w:r>
                <w:rPr>
                  <w:rFonts w:hint="eastAsia" w:ascii="仿宋" w:hAnsi="仿宋" w:eastAsia="仿宋"/>
                  <w:color w:val="000000" w:themeColor="text1"/>
                  <w:rPrChange w:id="32173"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32175" w:author="梁元" w:date="2019-05-14T19:51:21Z"/>
                <w:rFonts w:ascii="仿宋" w:hAnsi="仿宋" w:eastAsia="仿宋"/>
                <w:color w:val="000000" w:themeColor="text1"/>
                <w:rPrChange w:id="32176" w:author="梁元" w:date="2019-05-14T19:51:36Z">
                  <w:rPr>
                    <w:ins w:id="32177" w:author="梁元" w:date="2019-05-14T19:51:21Z"/>
                    <w:rFonts w:ascii="仿宋" w:hAnsi="仿宋" w:eastAsia="仿宋"/>
                  </w:rPr>
                </w:rPrChange>
                <w14:textFill>
                  <w14:solidFill>
                    <w14:schemeClr w14:val="tx1"/>
                  </w14:solidFill>
                </w14:textFill>
              </w:rPr>
            </w:pPr>
            <w:ins w:id="32178" w:author="梁元" w:date="2019-05-14T19:51:21Z">
              <w:r>
                <w:rPr>
                  <w:rFonts w:hint="eastAsia" w:ascii="仿宋" w:hAnsi="仿宋" w:eastAsia="仿宋"/>
                  <w:color w:val="000000" w:themeColor="text1"/>
                  <w:rPrChange w:id="32179"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ins w:id="32181" w:author="梁元" w:date="2019-05-14T19:51:21Z"/>
        </w:trPr>
        <w:tc>
          <w:tcPr>
            <w:tcW w:w="1523" w:type="dxa"/>
          </w:tcPr>
          <w:p>
            <w:pPr>
              <w:jc w:val="center"/>
              <w:rPr>
                <w:ins w:id="32182" w:author="梁元" w:date="2019-05-14T19:51:21Z"/>
                <w:rFonts w:ascii="仿宋" w:hAnsi="仿宋" w:eastAsia="仿宋"/>
                <w:color w:val="000000" w:themeColor="text1"/>
                <w:rPrChange w:id="32183" w:author="梁元" w:date="2019-05-14T19:51:36Z">
                  <w:rPr>
                    <w:ins w:id="32184" w:author="梁元" w:date="2019-05-14T19:51:21Z"/>
                    <w:rFonts w:ascii="仿宋" w:hAnsi="仿宋" w:eastAsia="仿宋"/>
                  </w:rPr>
                </w:rPrChange>
                <w14:textFill>
                  <w14:solidFill>
                    <w14:schemeClr w14:val="tx1"/>
                  </w14:solidFill>
                </w14:textFill>
              </w:rPr>
            </w:pPr>
            <w:ins w:id="32185" w:author="梁元" w:date="2019-05-14T19:51:21Z">
              <w:r>
                <w:rPr>
                  <w:rFonts w:hint="eastAsia" w:ascii="仿宋" w:hAnsi="仿宋" w:eastAsia="仿宋"/>
                  <w:color w:val="000000" w:themeColor="text1"/>
                  <w:rPrChange w:id="32186" w:author="梁元" w:date="2019-05-14T19:51:36Z">
                    <w:rPr>
                      <w:rFonts w:hint="eastAsia" w:ascii="仿宋" w:hAnsi="仿宋" w:eastAsia="仿宋"/>
                    </w:rPr>
                  </w:rPrChange>
                  <w14:textFill>
                    <w14:solidFill>
                      <w14:schemeClr w14:val="tx1"/>
                    </w14:solidFill>
                  </w14:textFill>
                </w:rPr>
                <w:t>90%</w:t>
              </w:r>
            </w:ins>
          </w:p>
        </w:tc>
        <w:tc>
          <w:tcPr>
            <w:tcW w:w="1559" w:type="dxa"/>
          </w:tcPr>
          <w:p>
            <w:pPr>
              <w:jc w:val="center"/>
              <w:rPr>
                <w:ins w:id="32188" w:author="梁元" w:date="2019-05-14T19:51:21Z"/>
                <w:rFonts w:ascii="仿宋" w:hAnsi="仿宋" w:eastAsia="仿宋"/>
                <w:color w:val="000000" w:themeColor="text1"/>
                <w:rPrChange w:id="32189" w:author="梁元" w:date="2019-05-14T19:51:36Z">
                  <w:rPr>
                    <w:ins w:id="32190" w:author="梁元" w:date="2019-05-14T19:51:21Z"/>
                    <w:rFonts w:ascii="仿宋" w:hAnsi="仿宋" w:eastAsia="仿宋"/>
                  </w:rPr>
                </w:rPrChange>
                <w14:textFill>
                  <w14:solidFill>
                    <w14:schemeClr w14:val="tx1"/>
                  </w14:solidFill>
                </w14:textFill>
              </w:rPr>
            </w:pPr>
            <w:ins w:id="32191" w:author="梁元" w:date="2019-05-14T19:51:21Z">
              <w:r>
                <w:rPr>
                  <w:rFonts w:hint="eastAsia" w:ascii="仿宋" w:hAnsi="仿宋" w:eastAsia="仿宋"/>
                  <w:color w:val="000000" w:themeColor="text1"/>
                  <w:rPrChange w:id="32192" w:author="梁元" w:date="2019-05-14T19:51:36Z">
                    <w:rPr>
                      <w:rFonts w:hint="eastAsia" w:ascii="仿宋" w:hAnsi="仿宋" w:eastAsia="仿宋"/>
                    </w:rPr>
                  </w:rPrChange>
                  <w14:textFill>
                    <w14:solidFill>
                      <w14:schemeClr w14:val="tx1"/>
                    </w14:solidFill>
                  </w14:textFill>
                </w:rPr>
                <w:t>5星</w:t>
              </w:r>
            </w:ins>
          </w:p>
        </w:tc>
        <w:tc>
          <w:tcPr>
            <w:tcW w:w="1418" w:type="dxa"/>
          </w:tcPr>
          <w:p>
            <w:pPr>
              <w:jc w:val="center"/>
              <w:rPr>
                <w:ins w:id="32194" w:author="梁元" w:date="2019-05-14T19:51:21Z"/>
                <w:rFonts w:ascii="仿宋" w:hAnsi="仿宋" w:eastAsia="仿宋"/>
                <w:color w:val="000000" w:themeColor="text1"/>
                <w:rPrChange w:id="32195" w:author="梁元" w:date="2019-05-14T19:51:36Z">
                  <w:rPr>
                    <w:ins w:id="32196" w:author="梁元" w:date="2019-05-14T19:51:21Z"/>
                    <w:rFonts w:ascii="仿宋" w:hAnsi="仿宋" w:eastAsia="仿宋"/>
                  </w:rPr>
                </w:rPrChange>
                <w14:textFill>
                  <w14:solidFill>
                    <w14:schemeClr w14:val="tx1"/>
                  </w14:solidFill>
                </w14:textFill>
              </w:rPr>
            </w:pPr>
            <w:ins w:id="32197" w:author="梁元" w:date="2019-05-14T19:51:21Z">
              <w:r>
                <w:rPr>
                  <w:rFonts w:ascii="仿宋" w:hAnsi="仿宋" w:eastAsia="仿宋"/>
                  <w:color w:val="000000" w:themeColor="text1"/>
                  <w:rPrChange w:id="32198" w:author="梁元" w:date="2019-05-14T19:51:36Z">
                    <w:rPr>
                      <w:rFonts w:ascii="仿宋" w:hAnsi="仿宋" w:eastAsia="仿宋"/>
                    </w:rPr>
                  </w:rPrChange>
                  <w14:textFill>
                    <w14:solidFill>
                      <w14:schemeClr w14:val="tx1"/>
                    </w14:solidFill>
                  </w14:textFill>
                </w:rPr>
                <w:t>J</w:t>
              </w:r>
            </w:ins>
            <w:ins w:id="32200" w:author="梁元" w:date="2019-05-14T19:51:21Z">
              <w:r>
                <w:rPr>
                  <w:rFonts w:hint="eastAsia" w:ascii="仿宋" w:hAnsi="仿宋" w:eastAsia="仿宋"/>
                  <w:color w:val="000000" w:themeColor="text1"/>
                  <w:rPrChange w:id="32201" w:author="梁元" w:date="2019-05-14T19:51:36Z">
                    <w:rPr>
                      <w:rFonts w:hint="eastAsia" w:ascii="仿宋" w:hAnsi="仿宋" w:eastAsia="仿宋"/>
                    </w:rPr>
                  </w:rPrChange>
                  <w14:textFill>
                    <w14:solidFill>
                      <w14:schemeClr w14:val="tx1"/>
                    </w14:solidFill>
                  </w14:textFill>
                </w:rPr>
                <w:t>avascript</w:t>
              </w:r>
            </w:ins>
          </w:p>
        </w:tc>
        <w:tc>
          <w:tcPr>
            <w:tcW w:w="1417" w:type="dxa"/>
          </w:tcPr>
          <w:p>
            <w:pPr>
              <w:jc w:val="center"/>
              <w:rPr>
                <w:ins w:id="32203" w:author="梁元" w:date="2019-05-14T19:51:21Z"/>
                <w:rFonts w:ascii="仿宋" w:hAnsi="仿宋" w:eastAsia="仿宋"/>
                <w:color w:val="000000" w:themeColor="text1"/>
                <w:rPrChange w:id="32204" w:author="梁元" w:date="2019-05-14T19:51:36Z">
                  <w:rPr>
                    <w:ins w:id="32205" w:author="梁元" w:date="2019-05-14T19:51:21Z"/>
                    <w:rFonts w:ascii="仿宋" w:hAnsi="仿宋" w:eastAsia="仿宋"/>
                  </w:rPr>
                </w:rPrChange>
                <w14:textFill>
                  <w14:solidFill>
                    <w14:schemeClr w14:val="tx1"/>
                  </w14:solidFill>
                </w14:textFill>
              </w:rPr>
            </w:pPr>
            <w:ins w:id="32206" w:author="梁元" w:date="2019-05-14T19:51:21Z">
              <w:r>
                <w:rPr>
                  <w:rFonts w:hint="eastAsia" w:ascii="仿宋" w:hAnsi="仿宋" w:eastAsia="仿宋"/>
                  <w:color w:val="000000" w:themeColor="text1"/>
                  <w:rPrChange w:id="32207" w:author="梁元" w:date="2019-05-14T19:51:36Z">
                    <w:rPr>
                      <w:rFonts w:hint="eastAsia" w:ascii="仿宋" w:hAnsi="仿宋" w:eastAsia="仿宋"/>
                    </w:rPr>
                  </w:rPrChange>
                  <w14:textFill>
                    <w14:solidFill>
                      <w14:schemeClr w14:val="tx1"/>
                    </w14:solidFill>
                  </w14:textFill>
                </w:rPr>
                <w:t>数据存储</w:t>
              </w:r>
            </w:ins>
          </w:p>
        </w:tc>
        <w:tc>
          <w:tcPr>
            <w:tcW w:w="1465" w:type="dxa"/>
          </w:tcPr>
          <w:p>
            <w:pPr>
              <w:jc w:val="center"/>
              <w:rPr>
                <w:ins w:id="32209" w:author="梁元" w:date="2019-05-14T19:51:21Z"/>
                <w:rFonts w:ascii="仿宋" w:hAnsi="仿宋" w:eastAsia="仿宋"/>
                <w:color w:val="000000" w:themeColor="text1"/>
                <w:rPrChange w:id="32210" w:author="梁元" w:date="2019-05-14T19:51:36Z">
                  <w:rPr>
                    <w:ins w:id="32211" w:author="梁元" w:date="2019-05-14T19:51:21Z"/>
                    <w:rFonts w:ascii="仿宋" w:hAnsi="仿宋" w:eastAsia="仿宋"/>
                  </w:rPr>
                </w:rPrChange>
                <w14:textFill>
                  <w14:solidFill>
                    <w14:schemeClr w14:val="tx1"/>
                  </w14:solidFill>
                </w14:textFill>
              </w:rPr>
            </w:pPr>
            <w:ins w:id="32212" w:author="梁元" w:date="2019-05-14T19:51:21Z">
              <w:r>
                <w:rPr>
                  <w:rFonts w:hint="eastAsia" w:ascii="仿宋" w:hAnsi="仿宋" w:eastAsia="仿宋"/>
                  <w:color w:val="000000" w:themeColor="text1"/>
                  <w:rPrChange w:id="32213" w:author="梁元" w:date="2019-05-14T19:51:36Z">
                    <w:rPr>
                      <w:rFonts w:hint="eastAsia" w:ascii="仿宋" w:hAnsi="仿宋" w:eastAsia="仿宋"/>
                    </w:rPr>
                  </w:rPrChange>
                  <w14:textFill>
                    <w14:solidFill>
                      <w14:schemeClr w14:val="tx1"/>
                    </w14:solidFill>
                  </w14:textFill>
                </w:rPr>
                <w:t>存储</w:t>
              </w:r>
            </w:ins>
          </w:p>
        </w:tc>
      </w:tr>
    </w:tbl>
    <w:p>
      <w:pPr>
        <w:pStyle w:val="3"/>
        <w:numPr>
          <w:ilvl w:val="0"/>
          <w:numId w:val="33"/>
        </w:numPr>
        <w:spacing w:line="240" w:lineRule="auto"/>
        <w:ind w:firstLine="562" w:firstLineChars="200"/>
        <w:rPr>
          <w:ins w:id="32215" w:author="梁元" w:date="2019-05-14T19:51:21Z"/>
          <w:rFonts w:ascii="仿宋" w:hAnsi="仿宋" w:eastAsia="仿宋"/>
          <w:color w:val="000000" w:themeColor="text1"/>
          <w:sz w:val="28"/>
          <w:szCs w:val="28"/>
          <w:rPrChange w:id="32216" w:author="梁元" w:date="2019-05-14T19:51:36Z">
            <w:rPr>
              <w:ins w:id="32217" w:author="梁元" w:date="2019-05-14T19:51:21Z"/>
              <w:rFonts w:ascii="仿宋" w:hAnsi="仿宋" w:eastAsia="仿宋"/>
              <w:sz w:val="28"/>
              <w:szCs w:val="28"/>
            </w:rPr>
          </w:rPrChange>
          <w14:textFill>
            <w14:solidFill>
              <w14:schemeClr w14:val="tx1"/>
            </w14:solidFill>
          </w14:textFill>
        </w:rPr>
      </w:pPr>
      <w:ins w:id="32218" w:author="梁元" w:date="2019-05-14T19:51:21Z">
        <w:r>
          <w:rPr>
            <w:rFonts w:hint="eastAsia" w:ascii="仿宋" w:hAnsi="仿宋" w:eastAsia="仿宋"/>
            <w:color w:val="000000" w:themeColor="text1"/>
            <w:sz w:val="28"/>
            <w:szCs w:val="28"/>
            <w:rPrChange w:id="32219" w:author="梁元" w:date="2019-05-14T19:51:36Z">
              <w:rPr>
                <w:rFonts w:hint="eastAsia" w:ascii="仿宋" w:hAnsi="仿宋" w:eastAsia="仿宋"/>
                <w:sz w:val="28"/>
                <w:szCs w:val="28"/>
              </w:rPr>
            </w:rPrChange>
            <w14:textFill>
              <w14:solidFill>
                <w14:schemeClr w14:val="tx1"/>
              </w14:solidFill>
            </w14:textFill>
          </w:rPr>
          <w:t>通常解法</w:t>
        </w:r>
      </w:ins>
    </w:p>
    <w:p>
      <w:pPr>
        <w:ind w:firstLine="460" w:firstLineChars="200"/>
        <w:rPr>
          <w:ins w:id="32221" w:author="梁元" w:date="2019-05-14T19:51:21Z"/>
          <w:rFonts w:ascii="Arial" w:hAnsi="Arial" w:cs="Arial"/>
          <w:color w:val="000000" w:themeColor="text1"/>
          <w:sz w:val="23"/>
          <w:szCs w:val="23"/>
          <w:shd w:val="clear" w:color="auto" w:fill="FFFFFF"/>
          <w:rPrChange w:id="32222" w:author="梁元" w:date="2019-05-14T19:51:36Z">
            <w:rPr>
              <w:ins w:id="32223" w:author="梁元" w:date="2019-05-14T19:51:21Z"/>
              <w:rFonts w:ascii="Arial" w:hAnsi="Arial" w:cs="Arial"/>
              <w:color w:val="222222"/>
              <w:sz w:val="23"/>
              <w:szCs w:val="23"/>
              <w:shd w:val="clear" w:color="auto" w:fill="FFFFFF"/>
            </w:rPr>
          </w:rPrChange>
          <w14:textFill>
            <w14:solidFill>
              <w14:schemeClr w14:val="tx1"/>
            </w14:solidFill>
          </w14:textFill>
        </w:rPr>
      </w:pPr>
      <w:ins w:id="32224" w:author="梁元" w:date="2019-05-14T19:51:21Z">
        <w:r>
          <w:rPr>
            <w:rFonts w:ascii="Arial" w:hAnsi="Arial" w:cs="Arial"/>
            <w:color w:val="000000" w:themeColor="text1"/>
            <w:sz w:val="23"/>
            <w:szCs w:val="23"/>
            <w:shd w:val="clear" w:color="auto" w:fill="FFFFFF"/>
            <w:rPrChange w:id="32225" w:author="梁元" w:date="2019-05-14T19:51:36Z">
              <w:rPr>
                <w:rFonts w:ascii="Arial" w:hAnsi="Arial" w:cs="Arial"/>
                <w:color w:val="222222"/>
                <w:sz w:val="23"/>
                <w:szCs w:val="23"/>
                <w:shd w:val="clear" w:color="auto" w:fill="FFFFFF"/>
              </w:rPr>
            </w:rPrChange>
            <w14:textFill>
              <w14:solidFill>
                <w14:schemeClr w14:val="tx1"/>
              </w14:solidFill>
            </w14:textFill>
          </w:rPr>
          <w:t>Vuex 是适用于 Vue.js 应用的状态管理库，为应用中的所有组件提供集中式的状态存储与操作，保证了所有状态以可预测的方式进行修改；</w:t>
        </w:r>
      </w:ins>
    </w:p>
    <w:p>
      <w:pPr>
        <w:ind w:firstLine="460" w:firstLineChars="200"/>
        <w:rPr>
          <w:ins w:id="32227" w:author="梁元" w:date="2019-05-14T19:51:21Z"/>
          <w:rFonts w:ascii="Arial" w:hAnsi="Arial" w:cs="Arial"/>
          <w:color w:val="000000" w:themeColor="text1"/>
          <w:sz w:val="23"/>
          <w:szCs w:val="23"/>
          <w:shd w:val="clear" w:color="auto" w:fill="FFFFFF"/>
          <w:rPrChange w:id="32228" w:author="梁元" w:date="2019-05-14T19:51:36Z">
            <w:rPr>
              <w:ins w:id="32229" w:author="梁元" w:date="2019-05-14T19:51:21Z"/>
              <w:rFonts w:ascii="Arial" w:hAnsi="Arial" w:cs="Arial"/>
              <w:color w:val="222222"/>
              <w:sz w:val="23"/>
              <w:szCs w:val="23"/>
              <w:shd w:val="clear" w:color="auto" w:fill="FFFFFF"/>
            </w:rPr>
          </w:rPrChange>
          <w14:textFill>
            <w14:solidFill>
              <w14:schemeClr w14:val="tx1"/>
            </w14:solidFill>
          </w14:textFill>
        </w:rPr>
      </w:pPr>
      <w:ins w:id="32230" w:author="梁元" w:date="2019-05-14T19:51:21Z">
        <w:r>
          <w:rPr>
            <w:rFonts w:ascii="Arial" w:hAnsi="Arial" w:cs="Arial"/>
            <w:color w:val="000000" w:themeColor="text1"/>
            <w:sz w:val="23"/>
            <w:szCs w:val="23"/>
            <w:shd w:val="clear" w:color="auto" w:fill="FFFFFF"/>
            <w:rPrChange w:id="32231" w:author="梁元" w:date="2019-05-14T19:51:36Z">
              <w:rPr>
                <w:rFonts w:ascii="Arial" w:hAnsi="Arial" w:cs="Arial"/>
                <w:color w:val="222222"/>
                <w:sz w:val="23"/>
                <w:szCs w:val="23"/>
                <w:shd w:val="clear" w:color="auto" w:fill="FFFFFF"/>
              </w:rPr>
            </w:rPrChange>
            <w14:textFill>
              <w14:solidFill>
                <w14:schemeClr w14:val="tx1"/>
              </w14:solidFill>
            </w14:textFill>
          </w:rPr>
          <w:t xml:space="preserve">        state: state 定义了应用状态的数据结构，同样可以在这里设置默认的初始状态。</w:t>
        </w:r>
      </w:ins>
    </w:p>
    <w:p>
      <w:pPr>
        <w:ind w:firstLine="460" w:firstLineChars="200"/>
        <w:rPr>
          <w:ins w:id="32233" w:author="梁元" w:date="2019-05-14T19:51:21Z"/>
          <w:rFonts w:ascii="Arial" w:hAnsi="Arial" w:cs="Arial"/>
          <w:color w:val="000000" w:themeColor="text1"/>
          <w:sz w:val="23"/>
          <w:szCs w:val="23"/>
          <w:shd w:val="clear" w:color="auto" w:fill="FFFFFF"/>
          <w:rPrChange w:id="32234" w:author="梁元" w:date="2019-05-14T19:51:36Z">
            <w:rPr>
              <w:ins w:id="32235" w:author="梁元" w:date="2019-05-14T19:51:21Z"/>
              <w:rFonts w:ascii="Arial" w:hAnsi="Arial" w:cs="Arial"/>
              <w:color w:val="222222"/>
              <w:sz w:val="23"/>
              <w:szCs w:val="23"/>
              <w:shd w:val="clear" w:color="auto" w:fill="FFFFFF"/>
            </w:rPr>
          </w:rPrChange>
          <w14:textFill>
            <w14:solidFill>
              <w14:schemeClr w14:val="tx1"/>
            </w14:solidFill>
          </w14:textFill>
        </w:rPr>
      </w:pPr>
      <w:ins w:id="32236" w:author="梁元" w:date="2019-05-14T19:51:21Z">
        <w:r>
          <w:rPr>
            <w:rFonts w:ascii="Arial" w:hAnsi="Arial" w:cs="Arial"/>
            <w:color w:val="000000" w:themeColor="text1"/>
            <w:sz w:val="23"/>
            <w:szCs w:val="23"/>
            <w:shd w:val="clear" w:color="auto" w:fill="FFFFFF"/>
            <w:rPrChange w:id="32237" w:author="梁元" w:date="2019-05-14T19:51:36Z">
              <w:rPr>
                <w:rFonts w:ascii="Arial" w:hAnsi="Arial" w:cs="Arial"/>
                <w:color w:val="222222"/>
                <w:sz w:val="23"/>
                <w:szCs w:val="23"/>
                <w:shd w:val="clear" w:color="auto" w:fill="FFFFFF"/>
              </w:rPr>
            </w:rPrChange>
            <w14:textFill>
              <w14:solidFill>
                <w14:schemeClr w14:val="tx1"/>
              </w14:solidFill>
            </w14:textFill>
          </w:rPr>
          <w:t xml:space="preserve">        actions:Actions 即是定义提交触发更改信息的描述，常见的例子有从服务端获取数据，在数据获取完成后会调用store.commit()来调用更改 Store 中的状态。可以在组件中使用dispatch来发出 Actions。</w:t>
        </w:r>
      </w:ins>
    </w:p>
    <w:p>
      <w:pPr>
        <w:ind w:firstLine="460" w:firstLineChars="200"/>
        <w:rPr>
          <w:ins w:id="32239" w:author="梁元" w:date="2019-05-14T19:51:21Z"/>
          <w:rFonts w:ascii="Arial" w:hAnsi="Arial" w:cs="Arial"/>
          <w:color w:val="000000" w:themeColor="text1"/>
          <w:sz w:val="23"/>
          <w:szCs w:val="23"/>
          <w:shd w:val="clear" w:color="auto" w:fill="FFFFFF"/>
          <w:rPrChange w:id="32240" w:author="梁元" w:date="2019-05-14T19:51:36Z">
            <w:rPr>
              <w:ins w:id="32241" w:author="梁元" w:date="2019-05-14T19:51:21Z"/>
              <w:rFonts w:ascii="Arial" w:hAnsi="Arial" w:cs="Arial"/>
              <w:color w:val="222222"/>
              <w:sz w:val="23"/>
              <w:szCs w:val="23"/>
              <w:shd w:val="clear" w:color="auto" w:fill="FFFFFF"/>
            </w:rPr>
          </w:rPrChange>
          <w14:textFill>
            <w14:solidFill>
              <w14:schemeClr w14:val="tx1"/>
            </w14:solidFill>
          </w14:textFill>
        </w:rPr>
      </w:pPr>
      <w:ins w:id="32242" w:author="梁元" w:date="2019-05-14T19:51:21Z">
        <w:r>
          <w:rPr>
            <w:rFonts w:ascii="Arial" w:hAnsi="Arial" w:cs="Arial"/>
            <w:color w:val="000000" w:themeColor="text1"/>
            <w:sz w:val="23"/>
            <w:szCs w:val="23"/>
            <w:shd w:val="clear" w:color="auto" w:fill="FFFFFF"/>
            <w:rPrChange w:id="32243" w:author="梁元" w:date="2019-05-14T19:51:36Z">
              <w:rPr>
                <w:rFonts w:ascii="Arial" w:hAnsi="Arial" w:cs="Arial"/>
                <w:color w:val="222222"/>
                <w:sz w:val="23"/>
                <w:szCs w:val="23"/>
                <w:shd w:val="clear" w:color="auto" w:fill="FFFFFF"/>
              </w:rPr>
            </w:rPrChange>
            <w14:textFill>
              <w14:solidFill>
                <w14:schemeClr w14:val="tx1"/>
              </w14:solidFill>
            </w14:textFill>
          </w:rPr>
          <w:t xml:space="preserve">        mutations: 调用 mutations 是唯一允许更新应用状态的地方。</w:t>
        </w:r>
      </w:ins>
    </w:p>
    <w:p>
      <w:pPr>
        <w:ind w:firstLine="460" w:firstLineChars="200"/>
        <w:rPr>
          <w:ins w:id="32245" w:author="梁元" w:date="2019-05-14T19:51:21Z"/>
          <w:rFonts w:ascii="Arial" w:hAnsi="Arial" w:cs="Arial"/>
          <w:color w:val="000000" w:themeColor="text1"/>
          <w:sz w:val="23"/>
          <w:szCs w:val="23"/>
          <w:shd w:val="clear" w:color="auto" w:fill="FFFFFF"/>
          <w:rPrChange w:id="32246" w:author="梁元" w:date="2019-05-14T19:51:36Z">
            <w:rPr>
              <w:ins w:id="32247" w:author="梁元" w:date="2019-05-14T19:51:21Z"/>
              <w:rFonts w:ascii="Arial" w:hAnsi="Arial" w:cs="Arial"/>
              <w:color w:val="222222"/>
              <w:sz w:val="23"/>
              <w:szCs w:val="23"/>
              <w:shd w:val="clear" w:color="auto" w:fill="FFFFFF"/>
            </w:rPr>
          </w:rPrChange>
          <w14:textFill>
            <w14:solidFill>
              <w14:schemeClr w14:val="tx1"/>
            </w14:solidFill>
          </w14:textFill>
        </w:rPr>
      </w:pPr>
      <w:ins w:id="32248" w:author="梁元" w:date="2019-05-14T19:51:21Z">
        <w:r>
          <w:rPr>
            <w:rFonts w:ascii="Arial" w:hAnsi="Arial" w:cs="Arial"/>
            <w:color w:val="000000" w:themeColor="text1"/>
            <w:sz w:val="23"/>
            <w:szCs w:val="23"/>
            <w:shd w:val="clear" w:color="auto" w:fill="FFFFFF"/>
            <w:rPrChange w:id="32249" w:author="梁元" w:date="2019-05-14T19:51:36Z">
              <w:rPr>
                <w:rFonts w:ascii="Arial" w:hAnsi="Arial" w:cs="Arial"/>
                <w:color w:val="222222"/>
                <w:sz w:val="23"/>
                <w:szCs w:val="23"/>
                <w:shd w:val="clear" w:color="auto" w:fill="FFFFFF"/>
              </w:rPr>
            </w:rPrChange>
            <w14:textFill>
              <w14:solidFill>
                <w14:schemeClr w14:val="tx1"/>
              </w14:solidFill>
            </w14:textFill>
          </w:rPr>
          <w:t xml:space="preserve">        getters: Getters 允许组件从 Store 中获取数据，譬如我们可以从 Store 中的 projectList 中筛选出已完成的项目列表</w:t>
        </w:r>
      </w:ins>
    </w:p>
    <w:p>
      <w:pPr>
        <w:ind w:firstLine="460" w:firstLineChars="200"/>
        <w:rPr>
          <w:ins w:id="32251" w:author="梁元" w:date="2019-05-14T19:51:21Z"/>
          <w:rFonts w:ascii="Arial" w:hAnsi="Arial" w:cs="Arial"/>
          <w:color w:val="000000" w:themeColor="text1"/>
          <w:sz w:val="23"/>
          <w:szCs w:val="23"/>
          <w:shd w:val="clear" w:color="auto" w:fill="FFFFFF"/>
          <w:rPrChange w:id="32252" w:author="梁元" w:date="2019-05-14T19:51:36Z">
            <w:rPr>
              <w:ins w:id="32253" w:author="梁元" w:date="2019-05-14T19:51:21Z"/>
              <w:rFonts w:ascii="Arial" w:hAnsi="Arial" w:cs="Arial"/>
              <w:color w:val="222222"/>
              <w:sz w:val="23"/>
              <w:szCs w:val="23"/>
              <w:shd w:val="clear" w:color="auto" w:fill="FFFFFF"/>
            </w:rPr>
          </w:rPrChange>
          <w14:textFill>
            <w14:solidFill>
              <w14:schemeClr w14:val="tx1"/>
            </w14:solidFill>
          </w14:textFill>
        </w:rPr>
      </w:pPr>
      <w:ins w:id="32254" w:author="梁元" w:date="2019-05-14T19:51:21Z">
        <w:r>
          <w:rPr>
            <w:rFonts w:ascii="Arial" w:hAnsi="Arial" w:cs="Arial"/>
            <w:color w:val="000000" w:themeColor="text1"/>
            <w:sz w:val="23"/>
            <w:szCs w:val="23"/>
            <w:shd w:val="clear" w:color="auto" w:fill="FFFFFF"/>
            <w:rPrChange w:id="32255" w:author="梁元" w:date="2019-05-14T19:51:36Z">
              <w:rPr>
                <w:rFonts w:ascii="Arial" w:hAnsi="Arial" w:cs="Arial"/>
                <w:color w:val="222222"/>
                <w:sz w:val="23"/>
                <w:szCs w:val="23"/>
                <w:shd w:val="clear" w:color="auto" w:fill="FFFFFF"/>
              </w:rPr>
            </w:rPrChange>
            <w14:textFill>
              <w14:solidFill>
                <w14:schemeClr w14:val="tx1"/>
              </w14:solidFill>
            </w14:textFill>
          </w:rPr>
          <w:t xml:space="preserve">        modules: modules 对象允许将单一的 Store 拆分为多个 Store 的同时保存在单一的状态树中。随着应用复杂度的增加，这种拆分能够更好地组织代码</w:t>
        </w:r>
      </w:ins>
    </w:p>
    <w:p>
      <w:pPr>
        <w:ind w:firstLine="460" w:firstLineChars="200"/>
        <w:rPr>
          <w:ins w:id="32257" w:author="梁元" w:date="2019-05-14T19:51:21Z"/>
          <w:rFonts w:ascii="Arial" w:hAnsi="Arial" w:cs="Arial"/>
          <w:color w:val="000000" w:themeColor="text1"/>
          <w:sz w:val="23"/>
          <w:szCs w:val="23"/>
          <w:shd w:val="clear" w:color="auto" w:fill="FFFFFF"/>
          <w:rPrChange w:id="32258" w:author="梁元" w:date="2019-05-14T19:51:36Z">
            <w:rPr>
              <w:ins w:id="32259" w:author="梁元" w:date="2019-05-14T19:51:21Z"/>
              <w:rFonts w:ascii="Arial" w:hAnsi="Arial" w:cs="Arial"/>
              <w:color w:val="222222"/>
              <w:sz w:val="23"/>
              <w:szCs w:val="23"/>
              <w:shd w:val="clear" w:color="auto" w:fill="FFFFFF"/>
            </w:rPr>
          </w:rPrChange>
          <w14:textFill>
            <w14:solidFill>
              <w14:schemeClr w14:val="tx1"/>
            </w14:solidFill>
          </w14:textFill>
        </w:rPr>
      </w:pPr>
      <w:ins w:id="32260" w:author="梁元" w:date="2019-05-14T19:51:21Z">
        <w:r>
          <w:rPr>
            <w:rFonts w:ascii="Arial" w:hAnsi="Arial" w:cs="Arial"/>
            <w:color w:val="000000" w:themeColor="text1"/>
            <w:sz w:val="23"/>
            <w:szCs w:val="23"/>
            <w:shd w:val="clear" w:color="auto" w:fill="FFFFFF"/>
            <w:rPrChange w:id="32261" w:author="梁元" w:date="2019-05-14T19:51:36Z">
              <w:rPr>
                <w:rFonts w:ascii="Arial" w:hAnsi="Arial" w:cs="Arial"/>
                <w:color w:val="222222"/>
                <w:sz w:val="23"/>
                <w:szCs w:val="23"/>
                <w:shd w:val="clear" w:color="auto" w:fill="FFFFFF"/>
              </w:rPr>
            </w:rPrChange>
            <w14:textFill>
              <w14:solidFill>
                <w14:schemeClr w14:val="tx1"/>
              </w14:solidFill>
            </w14:textFill>
          </w:rPr>
          <w:t>但是vuex也有缺点就是，vuex中保存的数据是和网页的生命周期同步的，当执行页面刷新的时候vuex中所有数据都会消失复位到初始状态，所以不太适合做有分享页面的数据交互（在这种项目中vuex只适合数据的集中管理，不适合数据的存储，这种情况一般是使用路由传递参数会好一些），适合后台管理系统多一些，后台管理系统一般都是公司内部使用；</w:t>
        </w:r>
      </w:ins>
    </w:p>
    <w:p>
      <w:pPr>
        <w:ind w:firstLine="460" w:firstLineChars="200"/>
        <w:rPr>
          <w:ins w:id="32263" w:author="梁元" w:date="2019-05-14T19:51:21Z"/>
          <w:rFonts w:ascii="Arial" w:hAnsi="Arial" w:cs="Arial"/>
          <w:color w:val="000000" w:themeColor="text1"/>
          <w:sz w:val="23"/>
          <w:szCs w:val="23"/>
          <w:shd w:val="clear" w:color="auto" w:fill="FFFFFF"/>
          <w:rPrChange w:id="32264" w:author="梁元" w:date="2019-05-14T19:51:36Z">
            <w:rPr>
              <w:ins w:id="32265" w:author="梁元" w:date="2019-05-14T19:51:21Z"/>
              <w:rFonts w:ascii="Arial" w:hAnsi="Arial" w:cs="Arial"/>
              <w:color w:val="222222"/>
              <w:sz w:val="23"/>
              <w:szCs w:val="23"/>
              <w:shd w:val="clear" w:color="auto" w:fill="FFFFFF"/>
            </w:rPr>
          </w:rPrChange>
          <w14:textFill>
            <w14:solidFill>
              <w14:schemeClr w14:val="tx1"/>
            </w14:solidFill>
          </w14:textFill>
        </w:rPr>
      </w:pPr>
    </w:p>
    <w:p>
      <w:pPr>
        <w:pStyle w:val="3"/>
        <w:numPr>
          <w:ilvl w:val="0"/>
          <w:numId w:val="33"/>
        </w:numPr>
        <w:spacing w:line="240" w:lineRule="auto"/>
        <w:ind w:firstLine="562" w:firstLineChars="200"/>
        <w:rPr>
          <w:ins w:id="32266" w:author="梁元" w:date="2019-05-14T19:51:21Z"/>
          <w:rFonts w:hint="eastAsia" w:ascii="仿宋" w:hAnsi="仿宋" w:eastAsia="仿宋"/>
          <w:color w:val="000000" w:themeColor="text1"/>
          <w:sz w:val="28"/>
          <w:szCs w:val="28"/>
          <w:rPrChange w:id="32267" w:author="梁元" w:date="2019-05-14T19:51:36Z">
            <w:rPr>
              <w:ins w:id="32268" w:author="梁元" w:date="2019-05-14T19:51:21Z"/>
              <w:rFonts w:hint="eastAsia" w:ascii="仿宋" w:hAnsi="仿宋" w:eastAsia="仿宋"/>
              <w:sz w:val="28"/>
              <w:szCs w:val="28"/>
            </w:rPr>
          </w:rPrChange>
          <w14:textFill>
            <w14:solidFill>
              <w14:schemeClr w14:val="tx1"/>
            </w14:solidFill>
          </w14:textFill>
        </w:rPr>
      </w:pPr>
      <w:ins w:id="32269" w:author="梁元" w:date="2019-05-14T19:51:21Z">
        <w:r>
          <w:rPr>
            <w:rFonts w:hint="eastAsia" w:ascii="仿宋" w:hAnsi="仿宋" w:eastAsia="仿宋"/>
            <w:color w:val="000000" w:themeColor="text1"/>
            <w:sz w:val="28"/>
            <w:szCs w:val="28"/>
            <w:rPrChange w:id="32270" w:author="梁元" w:date="2019-05-14T19:51:36Z">
              <w:rPr>
                <w:rFonts w:hint="eastAsia" w:ascii="仿宋" w:hAnsi="仿宋" w:eastAsia="仿宋"/>
                <w:sz w:val="28"/>
                <w:szCs w:val="28"/>
              </w:rPr>
            </w:rPrChange>
            <w14:textFill>
              <w14:solidFill>
                <w14:schemeClr w14:val="tx1"/>
              </w14:solidFill>
            </w14:textFill>
          </w:rPr>
          <w:t>通用大牛级解法</w:t>
        </w:r>
      </w:ins>
    </w:p>
    <w:p>
      <w:pPr>
        <w:ind w:firstLine="480" w:firstLineChars="200"/>
        <w:rPr>
          <w:ins w:id="32272" w:author="梁元" w:date="2019-05-14T19:51:21Z"/>
          <w:rFonts w:hint="eastAsia"/>
          <w:color w:val="000000" w:themeColor="text1"/>
          <w:rPrChange w:id="32273" w:author="梁元" w:date="2019-05-14T19:51:36Z">
            <w:rPr>
              <w:ins w:id="32274" w:author="梁元" w:date="2019-05-14T19:51:21Z"/>
              <w:rFonts w:hint="eastAsia"/>
            </w:rPr>
          </w:rPrChange>
          <w14:textFill>
            <w14:solidFill>
              <w14:schemeClr w14:val="tx1"/>
            </w14:solidFill>
          </w14:textFill>
        </w:rPr>
      </w:pPr>
      <w:ins w:id="32275" w:author="梁元" w:date="2019-05-14T19:51:21Z">
        <w:r>
          <w:rPr>
            <w:color w:val="000000" w:themeColor="text1"/>
            <w:rPrChange w:id="32276" w:author="梁元" w:date="2019-05-14T19:51:36Z">
              <w:rPr/>
            </w:rPrChange>
            <w14:textFill>
              <w14:solidFill>
                <w14:schemeClr w14:val="tx1"/>
              </w14:solidFill>
            </w14:textFill>
          </w:rPr>
          <w:t>Vuex 是</w:t>
        </w:r>
      </w:ins>
      <w:ins w:id="32278" w:author="梁元" w:date="2019-05-14T19:51:21Z">
        <w:r>
          <w:rPr>
            <w:rFonts w:hint="eastAsia"/>
            <w:color w:val="000000" w:themeColor="text1"/>
            <w:rPrChange w:id="32279" w:author="梁元" w:date="2019-05-14T19:51:36Z">
              <w:rPr>
                <w:rFonts w:hint="eastAsia"/>
              </w:rPr>
            </w:rPrChange>
            <w14:textFill>
              <w14:solidFill>
                <w14:schemeClr w14:val="tx1"/>
              </w14:solidFill>
            </w14:textFill>
          </w:rPr>
          <w:t>专门针对vue开发的应用</w:t>
        </w:r>
      </w:ins>
      <w:ins w:id="32281" w:author="梁元" w:date="2019-05-14T19:51:21Z">
        <w:r>
          <w:rPr>
            <w:color w:val="000000" w:themeColor="text1"/>
            <w:rPrChange w:id="32282" w:author="梁元" w:date="2019-05-14T19:51:36Z">
              <w:rPr/>
            </w:rPrChange>
            <w14:textFill>
              <w14:solidFill>
                <w14:schemeClr w14:val="tx1"/>
              </w14:solidFill>
            </w14:textFill>
          </w:rPr>
          <w:t>状态管理库，为应用中的所有组件提供集中式的状态存储与操作，保证了所有状态以可预测的方式进行修改；</w:t>
        </w:r>
      </w:ins>
    </w:p>
    <w:p>
      <w:pPr>
        <w:ind w:firstLine="480" w:firstLineChars="200"/>
        <w:rPr>
          <w:ins w:id="32284" w:author="梁元" w:date="2019-05-14T19:51:21Z"/>
          <w:rFonts w:hint="eastAsia"/>
          <w:color w:val="000000" w:themeColor="text1"/>
          <w:rPrChange w:id="32285" w:author="梁元" w:date="2019-05-14T19:51:36Z">
            <w:rPr>
              <w:ins w:id="32286" w:author="梁元" w:date="2019-05-14T19:51:21Z"/>
              <w:rFonts w:hint="eastAsia"/>
            </w:rPr>
          </w:rPrChange>
          <w14:textFill>
            <w14:solidFill>
              <w14:schemeClr w14:val="tx1"/>
            </w14:solidFill>
          </w14:textFill>
        </w:rPr>
      </w:pPr>
    </w:p>
    <w:p>
      <w:pPr>
        <w:ind w:firstLine="480" w:firstLineChars="200"/>
        <w:rPr>
          <w:ins w:id="32287" w:author="梁元" w:date="2019-05-14T19:51:21Z"/>
          <w:color w:val="000000" w:themeColor="text1"/>
          <w:rPrChange w:id="32288" w:author="梁元" w:date="2019-05-14T19:51:36Z">
            <w:rPr>
              <w:ins w:id="32289" w:author="梁元" w:date="2019-05-14T19:51:21Z"/>
            </w:rPr>
          </w:rPrChange>
          <w14:textFill>
            <w14:solidFill>
              <w14:schemeClr w14:val="tx1"/>
            </w14:solidFill>
          </w14:textFill>
        </w:rPr>
      </w:pPr>
      <w:ins w:id="32290" w:author="梁元" w:date="2019-05-14T19:51:21Z">
        <w:r>
          <w:rPr>
            <w:color w:val="000000" w:themeColor="text1"/>
            <w:rPrChange w:id="32291" w:author="梁元" w:date="2019-05-14T19:51:36Z">
              <w:rPr/>
            </w:rPrChange>
            <w14:textFill>
              <w14:solidFill>
                <w14:schemeClr w14:val="tx1"/>
              </w14:solidFill>
            </w14:textFill>
          </w:rPr>
          <w:t xml:space="preserve">        state: state 定义了应用状态的数据结构，同样可以在这里设置默认的初始状态。</w:t>
        </w:r>
      </w:ins>
    </w:p>
    <w:p>
      <w:pPr>
        <w:ind w:firstLine="480" w:firstLineChars="200"/>
        <w:rPr>
          <w:ins w:id="32293" w:author="梁元" w:date="2019-05-14T19:51:21Z"/>
          <w:color w:val="000000" w:themeColor="text1"/>
          <w:rPrChange w:id="32294" w:author="梁元" w:date="2019-05-14T19:51:36Z">
            <w:rPr>
              <w:ins w:id="32295" w:author="梁元" w:date="2019-05-14T19:51:21Z"/>
            </w:rPr>
          </w:rPrChange>
          <w14:textFill>
            <w14:solidFill>
              <w14:schemeClr w14:val="tx1"/>
            </w14:solidFill>
          </w14:textFill>
        </w:rPr>
      </w:pPr>
      <w:ins w:id="32296" w:author="梁元" w:date="2019-05-14T19:51:21Z">
        <w:r>
          <w:rPr>
            <w:color w:val="000000" w:themeColor="text1"/>
            <w:rPrChange w:id="32297" w:author="梁元" w:date="2019-05-14T19:51:36Z">
              <w:rPr/>
            </w:rPrChange>
            <w14:textFill>
              <w14:solidFill>
                <w14:schemeClr w14:val="tx1"/>
              </w14:solidFill>
            </w14:textFill>
          </w:rPr>
          <w:t xml:space="preserve">        actions:Actions 即是定义提交触发更改信息的描述，常见的例子有从服务端获取数据，在数据获取完成后会调用store.commit()来调用更改 Store 中的状态。可以在组件中使用dispatch来发出 Actions。</w:t>
        </w:r>
      </w:ins>
    </w:p>
    <w:p>
      <w:pPr>
        <w:ind w:firstLine="480" w:firstLineChars="200"/>
        <w:rPr>
          <w:ins w:id="32299" w:author="梁元" w:date="2019-05-14T19:51:21Z"/>
          <w:color w:val="000000" w:themeColor="text1"/>
          <w:rPrChange w:id="32300" w:author="梁元" w:date="2019-05-14T19:51:36Z">
            <w:rPr>
              <w:ins w:id="32301" w:author="梁元" w:date="2019-05-14T19:51:21Z"/>
            </w:rPr>
          </w:rPrChange>
          <w14:textFill>
            <w14:solidFill>
              <w14:schemeClr w14:val="tx1"/>
            </w14:solidFill>
          </w14:textFill>
        </w:rPr>
      </w:pPr>
      <w:ins w:id="32302" w:author="梁元" w:date="2019-05-14T19:51:21Z">
        <w:r>
          <w:rPr>
            <w:color w:val="000000" w:themeColor="text1"/>
            <w:rPrChange w:id="32303" w:author="梁元" w:date="2019-05-14T19:51:36Z">
              <w:rPr/>
            </w:rPrChange>
            <w14:textFill>
              <w14:solidFill>
                <w14:schemeClr w14:val="tx1"/>
              </w14:solidFill>
            </w14:textFill>
          </w:rPr>
          <w:t xml:space="preserve">        mutations: 调用 mutations 是唯一允许更新应用状态的地方。</w:t>
        </w:r>
      </w:ins>
    </w:p>
    <w:p>
      <w:pPr>
        <w:ind w:firstLine="480" w:firstLineChars="200"/>
        <w:rPr>
          <w:ins w:id="32305" w:author="梁元" w:date="2019-05-14T19:51:21Z"/>
          <w:color w:val="000000" w:themeColor="text1"/>
          <w:rPrChange w:id="32306" w:author="梁元" w:date="2019-05-14T19:51:36Z">
            <w:rPr>
              <w:ins w:id="32307" w:author="梁元" w:date="2019-05-14T19:51:21Z"/>
            </w:rPr>
          </w:rPrChange>
          <w14:textFill>
            <w14:solidFill>
              <w14:schemeClr w14:val="tx1"/>
            </w14:solidFill>
          </w14:textFill>
        </w:rPr>
      </w:pPr>
      <w:ins w:id="32308" w:author="梁元" w:date="2019-05-14T19:51:21Z">
        <w:r>
          <w:rPr>
            <w:color w:val="000000" w:themeColor="text1"/>
            <w:rPrChange w:id="32309" w:author="梁元" w:date="2019-05-14T19:51:36Z">
              <w:rPr/>
            </w:rPrChange>
            <w14:textFill>
              <w14:solidFill>
                <w14:schemeClr w14:val="tx1"/>
              </w14:solidFill>
            </w14:textFill>
          </w:rPr>
          <w:t xml:space="preserve">        getters: Getters 允许组件从 Store 中获取数据，譬如我们可以从 Store 中的 projectList 中筛选出已完成的项目列表</w:t>
        </w:r>
      </w:ins>
    </w:p>
    <w:p>
      <w:pPr>
        <w:ind w:firstLine="480" w:firstLineChars="200"/>
        <w:rPr>
          <w:ins w:id="32311" w:author="梁元" w:date="2019-05-14T19:51:21Z"/>
          <w:rFonts w:hint="eastAsia"/>
          <w:color w:val="000000" w:themeColor="text1"/>
          <w:rPrChange w:id="32312" w:author="梁元" w:date="2019-05-14T19:51:36Z">
            <w:rPr>
              <w:ins w:id="32313" w:author="梁元" w:date="2019-05-14T19:51:21Z"/>
              <w:rFonts w:hint="eastAsia"/>
            </w:rPr>
          </w:rPrChange>
          <w14:textFill>
            <w14:solidFill>
              <w14:schemeClr w14:val="tx1"/>
            </w14:solidFill>
          </w14:textFill>
        </w:rPr>
      </w:pPr>
      <w:ins w:id="32314" w:author="梁元" w:date="2019-05-14T19:51:21Z">
        <w:r>
          <w:rPr>
            <w:color w:val="000000" w:themeColor="text1"/>
            <w:rPrChange w:id="32315" w:author="梁元" w:date="2019-05-14T19:51:36Z">
              <w:rPr/>
            </w:rPrChange>
            <w14:textFill>
              <w14:solidFill>
                <w14:schemeClr w14:val="tx1"/>
              </w14:solidFill>
            </w14:textFill>
          </w:rPr>
          <w:t xml:space="preserve">        modules: modules 对象允许将单一的 Store 拆分为多个 Store 的同时保存在单一的状态树中。随着应用复杂度的增加，这种拆分能够更好地组织代码</w:t>
        </w:r>
      </w:ins>
    </w:p>
    <w:p>
      <w:pPr>
        <w:ind w:firstLine="480" w:firstLineChars="200"/>
        <w:rPr>
          <w:ins w:id="32317" w:author="梁元" w:date="2019-05-14T19:51:21Z"/>
          <w:rFonts w:hint="eastAsia"/>
          <w:color w:val="000000" w:themeColor="text1"/>
          <w:rPrChange w:id="32318" w:author="梁元" w:date="2019-05-14T19:51:36Z">
            <w:rPr>
              <w:ins w:id="32319" w:author="梁元" w:date="2019-05-14T19:51:21Z"/>
              <w:rFonts w:hint="eastAsia"/>
            </w:rPr>
          </w:rPrChange>
          <w14:textFill>
            <w14:solidFill>
              <w14:schemeClr w14:val="tx1"/>
            </w14:solidFill>
          </w14:textFill>
        </w:rPr>
      </w:pPr>
    </w:p>
    <w:p>
      <w:pPr>
        <w:ind w:firstLine="480" w:firstLineChars="200"/>
        <w:rPr>
          <w:ins w:id="32320" w:author="梁元" w:date="2019-05-14T19:51:21Z"/>
          <w:rFonts w:hint="eastAsia"/>
          <w:color w:val="000000" w:themeColor="text1"/>
          <w:rPrChange w:id="32321" w:author="梁元" w:date="2019-05-14T19:51:36Z">
            <w:rPr>
              <w:ins w:id="32322" w:author="梁元" w:date="2019-05-14T19:51:21Z"/>
              <w:rFonts w:hint="eastAsia"/>
            </w:rPr>
          </w:rPrChange>
          <w14:textFill>
            <w14:solidFill>
              <w14:schemeClr w14:val="tx1"/>
            </w14:solidFill>
          </w14:textFill>
        </w:rPr>
      </w:pPr>
      <w:ins w:id="32323" w:author="梁元" w:date="2019-05-14T19:51:21Z">
        <w:r>
          <w:rPr>
            <w:rFonts w:hint="eastAsia"/>
            <w:color w:val="000000" w:themeColor="text1"/>
            <w:rPrChange w:id="32324" w:author="梁元" w:date="2019-05-14T19:51:36Z">
              <w:rPr>
                <w:rFonts w:hint="eastAsia"/>
              </w:rPr>
            </w:rPrChange>
            <w14:textFill>
              <w14:solidFill>
                <w14:schemeClr w14:val="tx1"/>
              </w14:solidFill>
            </w14:textFill>
          </w:rPr>
          <w:t>在项目vue中主要使用vuex需要注意的是vuex相当于一个全局的状态，所以不要在vuex保存大量的数据，只需要保存全局通用数据就可以了，还有就是当刷新页面的时候由于是js对象所以对象中的数据都会回归初始化，所以一般都需要配合本地存储一块使用，在就是vuex针对于vue的数据检测做了适配，所以在vue中使用vuex做状态管理还是比较不错的</w:t>
        </w:r>
      </w:ins>
    </w:p>
    <w:p>
      <w:pPr>
        <w:ind w:firstLine="480" w:firstLineChars="200"/>
        <w:rPr>
          <w:ins w:id="32326" w:author="梁元" w:date="2019-05-14T19:51:21Z"/>
          <w:rFonts w:hint="eastAsia"/>
          <w:color w:val="000000" w:themeColor="text1"/>
          <w:rPrChange w:id="32327" w:author="梁元" w:date="2019-05-14T19:51:36Z">
            <w:rPr>
              <w:ins w:id="32328" w:author="梁元" w:date="2019-05-14T19:51:21Z"/>
              <w:rFonts w:hint="eastAsia"/>
            </w:rPr>
          </w:rPrChange>
          <w14:textFill>
            <w14:solidFill>
              <w14:schemeClr w14:val="tx1"/>
            </w14:solidFill>
          </w14:textFill>
        </w:rPr>
      </w:pPr>
    </w:p>
    <w:p>
      <w:pPr>
        <w:pStyle w:val="3"/>
        <w:numPr>
          <w:ilvl w:val="0"/>
          <w:numId w:val="33"/>
        </w:numPr>
        <w:spacing w:line="240" w:lineRule="auto"/>
        <w:ind w:firstLine="562" w:firstLineChars="200"/>
        <w:rPr>
          <w:ins w:id="32329" w:author="梁元" w:date="2019-05-14T19:51:21Z"/>
          <w:rFonts w:ascii="仿宋" w:hAnsi="仿宋" w:eastAsia="仿宋"/>
          <w:color w:val="000000" w:themeColor="text1"/>
          <w:sz w:val="28"/>
          <w:szCs w:val="28"/>
          <w:rPrChange w:id="32330" w:author="梁元" w:date="2019-05-14T19:51:36Z">
            <w:rPr>
              <w:ins w:id="32331" w:author="梁元" w:date="2019-05-14T19:51:21Z"/>
              <w:rFonts w:ascii="仿宋" w:hAnsi="仿宋" w:eastAsia="仿宋"/>
              <w:sz w:val="28"/>
              <w:szCs w:val="28"/>
            </w:rPr>
          </w:rPrChange>
          <w14:textFill>
            <w14:solidFill>
              <w14:schemeClr w14:val="tx1"/>
            </w14:solidFill>
          </w14:textFill>
        </w:rPr>
      </w:pPr>
      <w:ins w:id="32332" w:author="梁元" w:date="2019-05-14T19:51:21Z">
        <w:r>
          <w:rPr>
            <w:rFonts w:hint="eastAsia" w:ascii="仿宋" w:hAnsi="仿宋" w:eastAsia="仿宋"/>
            <w:color w:val="000000" w:themeColor="text1"/>
            <w:sz w:val="28"/>
            <w:szCs w:val="28"/>
            <w:rPrChange w:id="32333" w:author="梁元" w:date="2019-05-14T19:51:36Z">
              <w:rPr>
                <w:rFonts w:hint="eastAsia" w:ascii="仿宋" w:hAnsi="仿宋" w:eastAsia="仿宋"/>
                <w:sz w:val="28"/>
                <w:szCs w:val="28"/>
              </w:rPr>
            </w:rPrChange>
            <w14:textFill>
              <w14:solidFill>
                <w14:schemeClr w14:val="tx1"/>
              </w14:solidFill>
            </w14:textFill>
          </w:rPr>
          <w:t>解法对比及优缺点</w:t>
        </w:r>
      </w:ins>
    </w:p>
    <w:p>
      <w:pPr>
        <w:ind w:firstLine="480" w:firstLineChars="200"/>
        <w:rPr>
          <w:ins w:id="32335" w:author="梁元" w:date="2019-05-14T19:51:21Z"/>
          <w:rFonts w:ascii="Arial" w:hAnsi="Arial" w:cs="Arial"/>
          <w:color w:val="000000" w:themeColor="text1"/>
          <w:sz w:val="23"/>
          <w:szCs w:val="23"/>
          <w:shd w:val="clear" w:color="auto" w:fill="FFFFFF"/>
          <w:rPrChange w:id="32336" w:author="梁元" w:date="2019-05-14T19:51:36Z">
            <w:rPr>
              <w:ins w:id="32337" w:author="梁元" w:date="2019-05-14T19:51:21Z"/>
              <w:rFonts w:ascii="Arial" w:hAnsi="Arial" w:cs="Arial"/>
              <w:color w:val="222222"/>
              <w:sz w:val="23"/>
              <w:szCs w:val="23"/>
              <w:shd w:val="clear" w:color="auto" w:fill="FFFFFF"/>
            </w:rPr>
          </w:rPrChange>
          <w14:textFill>
            <w14:solidFill>
              <w14:schemeClr w14:val="tx1"/>
            </w14:solidFill>
          </w14:textFill>
        </w:rPr>
      </w:pPr>
      <w:ins w:id="32338" w:author="梁元" w:date="2019-05-14T19:51:21Z">
        <w:r>
          <w:rPr>
            <w:rFonts w:hint="eastAsia"/>
            <w:color w:val="000000" w:themeColor="text1"/>
            <w:rPrChange w:id="32339" w:author="梁元" w:date="2019-05-14T19:51:36Z">
              <w:rPr>
                <w:rFonts w:hint="eastAsia"/>
              </w:rPr>
            </w:rPrChange>
            <w14:textFill>
              <w14:solidFill>
                <w14:schemeClr w14:val="tx1"/>
              </w14:solidFill>
            </w14:textFill>
          </w:rPr>
          <w:t>通常解法，vuex的规则解释。通用级解法，说出了vuex的特性，优缺点，以及</w:t>
        </w:r>
      </w:ins>
    </w:p>
    <w:p>
      <w:pPr>
        <w:pStyle w:val="11"/>
        <w:shd w:val="clear" w:color="auto" w:fill="FFFFFF"/>
        <w:ind w:firstLine="460" w:firstLineChars="200"/>
        <w:rPr>
          <w:ins w:id="32341" w:author="梁元" w:date="2019-05-14T19:51:21Z"/>
          <w:rFonts w:ascii="Arial" w:hAnsi="Arial" w:cs="Arial" w:eastAsiaTheme="minorEastAsia"/>
          <w:color w:val="000000" w:themeColor="text1"/>
          <w:kern w:val="2"/>
          <w:sz w:val="23"/>
          <w:szCs w:val="23"/>
          <w:shd w:val="clear" w:color="auto" w:fill="FFFFFF"/>
          <w:rPrChange w:id="32342" w:author="梁元" w:date="2019-05-14T19:51:36Z">
            <w:rPr>
              <w:ins w:id="32343" w:author="梁元" w:date="2019-05-14T19:51:21Z"/>
              <w:rFonts w:ascii="Arial" w:hAnsi="Arial" w:cs="Arial" w:eastAsiaTheme="minorEastAsia"/>
              <w:color w:val="222222"/>
              <w:kern w:val="2"/>
              <w:sz w:val="23"/>
              <w:szCs w:val="23"/>
              <w:shd w:val="clear" w:color="auto" w:fill="FFFFFF"/>
            </w:rPr>
          </w:rPrChange>
          <w14:textFill>
            <w14:solidFill>
              <w14:schemeClr w14:val="tx1"/>
            </w14:solidFill>
          </w14:textFill>
        </w:rPr>
      </w:pPr>
      <w:ins w:id="32344" w:author="梁元" w:date="2019-05-14T19:51:21Z">
        <w:r>
          <w:rPr>
            <w:rFonts w:ascii="Arial" w:hAnsi="Arial" w:cs="Arial" w:eastAsiaTheme="minorEastAsia"/>
            <w:color w:val="000000" w:themeColor="text1"/>
            <w:kern w:val="2"/>
            <w:sz w:val="23"/>
            <w:szCs w:val="23"/>
            <w:shd w:val="clear" w:color="auto" w:fill="FFFFFF"/>
            <w:rPrChange w:id="32345"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w:t>
        </w:r>
      </w:ins>
    </w:p>
    <w:p>
      <w:pPr>
        <w:pStyle w:val="3"/>
        <w:numPr>
          <w:ilvl w:val="0"/>
          <w:numId w:val="33"/>
        </w:numPr>
        <w:spacing w:line="240" w:lineRule="auto"/>
        <w:ind w:firstLine="562" w:firstLineChars="200"/>
        <w:rPr>
          <w:ins w:id="32347" w:author="梁元" w:date="2019-05-14T19:51:21Z"/>
          <w:rFonts w:ascii="仿宋" w:hAnsi="仿宋" w:eastAsia="仿宋"/>
          <w:color w:val="000000" w:themeColor="text1"/>
          <w:sz w:val="28"/>
          <w:szCs w:val="28"/>
          <w:rPrChange w:id="32348" w:author="梁元" w:date="2019-05-14T19:51:36Z">
            <w:rPr>
              <w:ins w:id="32349" w:author="梁元" w:date="2019-05-14T19:51:21Z"/>
              <w:rFonts w:ascii="仿宋" w:hAnsi="仿宋" w:eastAsia="仿宋"/>
              <w:sz w:val="28"/>
              <w:szCs w:val="28"/>
            </w:rPr>
          </w:rPrChange>
          <w14:textFill>
            <w14:solidFill>
              <w14:schemeClr w14:val="tx1"/>
            </w14:solidFill>
          </w14:textFill>
        </w:rPr>
      </w:pPr>
      <w:ins w:id="32350" w:author="梁元" w:date="2019-05-14T19:51:21Z">
        <w:r>
          <w:rPr>
            <w:rFonts w:hint="eastAsia" w:ascii="仿宋" w:hAnsi="仿宋" w:eastAsia="仿宋"/>
            <w:color w:val="000000" w:themeColor="text1"/>
            <w:sz w:val="28"/>
            <w:szCs w:val="28"/>
            <w:rPrChange w:id="32351" w:author="梁元" w:date="2019-05-14T19:51:36Z">
              <w:rPr>
                <w:rFonts w:hint="eastAsia" w:ascii="仿宋" w:hAnsi="仿宋" w:eastAsia="仿宋"/>
                <w:sz w:val="28"/>
                <w:szCs w:val="28"/>
              </w:rPr>
            </w:rPrChange>
            <w14:textFill>
              <w14:solidFill>
                <w14:schemeClr w14:val="tx1"/>
              </w14:solidFill>
            </w14:textFill>
          </w:rPr>
          <w:t>项目中体现经验的点</w:t>
        </w:r>
      </w:ins>
    </w:p>
    <w:p>
      <w:pPr>
        <w:ind w:firstLine="480" w:firstLineChars="200"/>
        <w:rPr>
          <w:ins w:id="32353" w:author="梁元" w:date="2019-05-14T19:51:21Z"/>
          <w:color w:val="000000" w:themeColor="text1"/>
          <w:rPrChange w:id="32354" w:author="梁元" w:date="2019-05-14T19:51:36Z">
            <w:rPr>
              <w:ins w:id="32355" w:author="梁元" w:date="2019-05-14T19:51:21Z"/>
            </w:rPr>
          </w:rPrChange>
          <w14:textFill>
            <w14:solidFill>
              <w14:schemeClr w14:val="tx1"/>
            </w14:solidFill>
          </w14:textFill>
        </w:rPr>
      </w:pPr>
      <w:ins w:id="32356" w:author="梁元" w:date="2019-05-14T19:51:21Z">
        <w:r>
          <w:rPr>
            <w:rFonts w:hint="eastAsia"/>
            <w:color w:val="000000" w:themeColor="text1"/>
            <w:rPrChange w:id="32357" w:author="梁元" w:date="2019-05-14T19:51:36Z">
              <w:rPr>
                <w:rFonts w:hint="eastAsia"/>
              </w:rPr>
            </w:rPrChange>
            <w14:textFill>
              <w14:solidFill>
                <w14:schemeClr w14:val="tx1"/>
              </w14:solidFill>
            </w14:textFill>
          </w:rPr>
          <w:t>登录判断，本地数据线上数据的同步</w:t>
        </w:r>
      </w:ins>
    </w:p>
    <w:p>
      <w:pPr>
        <w:pStyle w:val="3"/>
        <w:numPr>
          <w:ilvl w:val="0"/>
          <w:numId w:val="33"/>
        </w:numPr>
        <w:spacing w:line="240" w:lineRule="auto"/>
        <w:ind w:firstLine="562" w:firstLineChars="200"/>
        <w:rPr>
          <w:ins w:id="32359" w:author="梁元" w:date="2019-05-14T19:51:21Z"/>
          <w:rFonts w:ascii="仿宋" w:hAnsi="仿宋" w:eastAsia="仿宋"/>
          <w:color w:val="000000" w:themeColor="text1"/>
          <w:sz w:val="28"/>
          <w:szCs w:val="28"/>
          <w:rPrChange w:id="32360" w:author="梁元" w:date="2019-05-14T19:51:36Z">
            <w:rPr>
              <w:ins w:id="32361" w:author="梁元" w:date="2019-05-14T19:51:21Z"/>
              <w:rFonts w:ascii="仿宋" w:hAnsi="仿宋" w:eastAsia="仿宋"/>
              <w:sz w:val="28"/>
              <w:szCs w:val="28"/>
            </w:rPr>
          </w:rPrChange>
          <w14:textFill>
            <w14:solidFill>
              <w14:schemeClr w14:val="tx1"/>
            </w14:solidFill>
          </w14:textFill>
        </w:rPr>
      </w:pPr>
      <w:ins w:id="32362" w:author="梁元" w:date="2019-05-14T19:51:21Z">
        <w:r>
          <w:rPr>
            <w:rFonts w:hint="eastAsia" w:ascii="仿宋" w:hAnsi="仿宋" w:eastAsia="仿宋"/>
            <w:color w:val="000000" w:themeColor="text1"/>
            <w:sz w:val="28"/>
            <w:szCs w:val="28"/>
            <w:rPrChange w:id="32363" w:author="梁元" w:date="2019-05-14T19:51:36Z">
              <w:rPr>
                <w:rFonts w:hint="eastAsia" w:ascii="仿宋" w:hAnsi="仿宋" w:eastAsia="仿宋"/>
                <w:sz w:val="28"/>
                <w:szCs w:val="28"/>
              </w:rPr>
            </w:rPrChange>
            <w14:textFill>
              <w14:solidFill>
                <w14:schemeClr w14:val="tx1"/>
              </w14:solidFill>
            </w14:textFill>
          </w:rPr>
          <w:t>论坛参考</w:t>
        </w:r>
      </w:ins>
    </w:p>
    <w:p>
      <w:pPr>
        <w:ind w:firstLine="480" w:firstLineChars="200"/>
        <w:rPr>
          <w:ins w:id="32365" w:author="梁元" w:date="2019-05-14T19:51:21Z"/>
          <w:rFonts w:hint="eastAsia"/>
          <w:color w:val="000000" w:themeColor="text1"/>
          <w:rPrChange w:id="32366" w:author="梁元" w:date="2019-05-14T19:51:36Z">
            <w:rPr>
              <w:ins w:id="32367" w:author="梁元" w:date="2019-05-14T19:51:21Z"/>
              <w:rFonts w:hint="eastAsia"/>
            </w:rPr>
          </w:rPrChange>
          <w14:textFill>
            <w14:solidFill>
              <w14:schemeClr w14:val="tx1"/>
            </w14:solidFill>
          </w14:textFill>
        </w:rPr>
      </w:pPr>
      <w:ins w:id="32368" w:author="梁元" w:date="2019-05-14T19:51:21Z">
        <w:r>
          <w:rPr>
            <w:color w:val="000000" w:themeColor="text1"/>
            <w:rPrChange w:id="32369" w:author="梁元" w:date="2019-05-14T19:51:36Z">
              <w:rPr/>
            </w:rPrChange>
            <w14:textFill>
              <w14:solidFill>
                <w14:schemeClr w14:val="tx1"/>
              </w14:solidFill>
            </w14:textFill>
          </w:rPr>
          <w:fldChar w:fldCharType="begin"/>
        </w:r>
      </w:ins>
      <w:ins w:id="32371" w:author="梁元" w:date="2019-05-14T19:51:21Z">
        <w:r>
          <w:rPr>
            <w:color w:val="000000" w:themeColor="text1"/>
            <w:rPrChange w:id="32372" w:author="梁元" w:date="2019-05-14T19:51:36Z">
              <w:rPr/>
            </w:rPrChange>
            <w14:textFill>
              <w14:solidFill>
                <w14:schemeClr w14:val="tx1"/>
              </w14:solidFill>
            </w14:textFill>
          </w:rPr>
          <w:instrText xml:space="preserve"> HYPERLINK "https://vuex.vuejs.org/" </w:instrText>
        </w:r>
      </w:ins>
      <w:ins w:id="32374" w:author="梁元" w:date="2019-05-14T19:51:21Z">
        <w:r>
          <w:rPr>
            <w:color w:val="000000" w:themeColor="text1"/>
            <w:rPrChange w:id="32375" w:author="梁元" w:date="2019-05-14T19:51:36Z">
              <w:rPr/>
            </w:rPrChange>
            <w14:textFill>
              <w14:solidFill>
                <w14:schemeClr w14:val="tx1"/>
              </w14:solidFill>
            </w14:textFill>
          </w:rPr>
          <w:fldChar w:fldCharType="separate"/>
        </w:r>
      </w:ins>
      <w:ins w:id="32377" w:author="梁元" w:date="2019-05-14T19:51:21Z">
        <w:r>
          <w:rPr>
            <w:rStyle w:val="18"/>
            <w:color w:val="000000" w:themeColor="text1"/>
            <w:sz w:val="28"/>
            <w:rPrChange w:id="32378" w:author="梁元" w:date="2019-05-14T19:51:36Z">
              <w:rPr>
                <w:rStyle w:val="18"/>
                <w:sz w:val="28"/>
              </w:rPr>
            </w:rPrChange>
            <w14:textFill>
              <w14:solidFill>
                <w14:schemeClr w14:val="tx1"/>
              </w14:solidFill>
            </w14:textFill>
          </w:rPr>
          <w:t>https://vuex.vuejs.org/</w:t>
        </w:r>
      </w:ins>
      <w:ins w:id="32380" w:author="梁元" w:date="2019-05-14T19:51:21Z">
        <w:r>
          <w:rPr>
            <w:rStyle w:val="18"/>
            <w:color w:val="000000" w:themeColor="text1"/>
            <w:sz w:val="28"/>
            <w:rPrChange w:id="32381" w:author="梁元" w:date="2019-05-14T19:51:36Z">
              <w:rPr>
                <w:rStyle w:val="18"/>
                <w:sz w:val="28"/>
              </w:rPr>
            </w:rPrChange>
            <w14:textFill>
              <w14:solidFill>
                <w14:schemeClr w14:val="tx1"/>
              </w14:solidFill>
            </w14:textFill>
          </w:rPr>
          <w:fldChar w:fldCharType="end"/>
        </w:r>
      </w:ins>
    </w:p>
    <w:p>
      <w:pPr>
        <w:pStyle w:val="2"/>
        <w:numPr>
          <w:ilvl w:val="0"/>
          <w:numId w:val="1"/>
        </w:numPr>
        <w:rPr>
          <w:ins w:id="32383" w:author="梁元" w:date="2019-05-14T19:51:24Z"/>
          <w:rFonts w:ascii="仿宋" w:hAnsi="仿宋" w:eastAsia="仿宋"/>
          <w:color w:val="000000" w:themeColor="text1"/>
          <w:sz w:val="28"/>
          <w:szCs w:val="28"/>
          <w:rPrChange w:id="32384" w:author="梁元" w:date="2019-05-14T19:51:36Z">
            <w:rPr>
              <w:ins w:id="32385" w:author="梁元" w:date="2019-05-14T19:51:24Z"/>
              <w:rFonts w:ascii="仿宋" w:hAnsi="仿宋" w:eastAsia="仿宋"/>
              <w:sz w:val="28"/>
              <w:szCs w:val="28"/>
            </w:rPr>
          </w:rPrChange>
          <w14:textFill>
            <w14:solidFill>
              <w14:schemeClr w14:val="tx1"/>
            </w14:solidFill>
          </w14:textFill>
        </w:rPr>
      </w:pPr>
      <w:ins w:id="32386" w:author="梁元" w:date="2019-05-14T19:51:24Z">
        <w:bookmarkStart w:id="1014" w:name="_Toc12470_WPSOffice_Level1"/>
        <w:r>
          <w:rPr>
            <w:rFonts w:hint="eastAsia" w:ascii="仿宋" w:hAnsi="仿宋" w:eastAsia="仿宋"/>
            <w:color w:val="000000" w:themeColor="text1"/>
            <w:sz w:val="28"/>
            <w:szCs w:val="28"/>
            <w:rPrChange w:id="32387" w:author="梁元" w:date="2019-05-14T19:51:36Z">
              <w:rPr>
                <w:rFonts w:hint="eastAsia" w:ascii="仿宋" w:hAnsi="仿宋" w:eastAsia="仿宋"/>
                <w:sz w:val="28"/>
                <w:szCs w:val="28"/>
              </w:rPr>
            </w:rPrChange>
            <w14:textFill>
              <w14:solidFill>
                <w14:schemeClr w14:val="tx1"/>
              </w14:solidFill>
            </w14:textFill>
          </w:rPr>
          <w:t>谈谈对</w:t>
        </w:r>
      </w:ins>
      <w:ins w:id="32389" w:author="梁元" w:date="2019-05-14T19:52:27Z">
        <w:r>
          <w:rPr>
            <w:rFonts w:hint="eastAsia" w:ascii="仿宋" w:hAnsi="仿宋" w:eastAsia="仿宋"/>
            <w:color w:val="000000" w:themeColor="text1"/>
            <w:sz w:val="28"/>
            <w:szCs w:val="28"/>
            <w:lang w:val="en-US" w:eastAsia="zh-CN"/>
            <w14:textFill>
              <w14:solidFill>
                <w14:schemeClr w14:val="tx1"/>
              </w14:solidFill>
            </w14:textFill>
          </w:rPr>
          <w:t>vuex</w:t>
        </w:r>
      </w:ins>
      <w:ins w:id="32390" w:author="梁元" w:date="2019-05-14T19:52:39Z">
        <w:r>
          <w:rPr>
            <w:rFonts w:hint="eastAsia" w:ascii="仿宋" w:hAnsi="仿宋" w:eastAsia="仿宋"/>
            <w:color w:val="000000" w:themeColor="text1"/>
            <w:sz w:val="28"/>
            <w:szCs w:val="28"/>
            <w:lang w:val="en-US" w:eastAsia="zh-CN"/>
            <w14:textFill>
              <w14:solidFill>
                <w14:schemeClr w14:val="tx1"/>
              </w14:solidFill>
            </w14:textFill>
          </w:rPr>
          <w:t>cookie</w:t>
        </w:r>
      </w:ins>
      <w:ins w:id="32391" w:author="梁元" w:date="2019-05-14T19:51:24Z">
        <w:r>
          <w:rPr>
            <w:rFonts w:hint="eastAsia" w:ascii="仿宋" w:hAnsi="仿宋" w:eastAsia="仿宋"/>
            <w:color w:val="000000" w:themeColor="text1"/>
            <w:sz w:val="28"/>
            <w:szCs w:val="28"/>
            <w:rPrChange w:id="32392" w:author="梁元" w:date="2019-05-14T19:51:36Z">
              <w:rPr>
                <w:rFonts w:hint="eastAsia" w:ascii="仿宋" w:hAnsi="仿宋" w:eastAsia="仿宋"/>
                <w:sz w:val="28"/>
                <w:szCs w:val="28"/>
              </w:rPr>
            </w:rPrChange>
            <w14:textFill>
              <w14:solidFill>
                <w14:schemeClr w14:val="tx1"/>
              </w14:solidFill>
            </w14:textFill>
          </w:rPr>
          <w:t>对的看法？</w:t>
        </w:r>
        <w:bookmarkEnd w:id="1014"/>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32394" w:author="梁元" w:date="2019-05-14T19:51:24Z"/>
        </w:trPr>
        <w:tc>
          <w:tcPr>
            <w:tcW w:w="1523" w:type="dxa"/>
          </w:tcPr>
          <w:p>
            <w:pPr>
              <w:jc w:val="center"/>
              <w:rPr>
                <w:ins w:id="32395" w:author="梁元" w:date="2019-05-14T19:51:24Z"/>
                <w:rFonts w:ascii="仿宋" w:hAnsi="仿宋" w:eastAsia="仿宋"/>
                <w:color w:val="000000" w:themeColor="text1"/>
                <w:rPrChange w:id="32396" w:author="梁元" w:date="2019-05-14T19:51:36Z">
                  <w:rPr>
                    <w:ins w:id="32397" w:author="梁元" w:date="2019-05-14T19:51:24Z"/>
                    <w:rFonts w:ascii="仿宋" w:hAnsi="仿宋" w:eastAsia="仿宋"/>
                  </w:rPr>
                </w:rPrChange>
                <w14:textFill>
                  <w14:solidFill>
                    <w14:schemeClr w14:val="tx1"/>
                  </w14:solidFill>
                </w14:textFill>
              </w:rPr>
            </w:pPr>
            <w:ins w:id="32398" w:author="梁元" w:date="2019-05-14T19:51:24Z">
              <w:r>
                <w:rPr>
                  <w:rFonts w:hint="eastAsia" w:ascii="仿宋" w:hAnsi="仿宋" w:eastAsia="仿宋"/>
                  <w:color w:val="000000" w:themeColor="text1"/>
                  <w:rPrChange w:id="32399"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32401" w:author="梁元" w:date="2019-05-14T19:51:24Z"/>
                <w:rFonts w:ascii="仿宋" w:hAnsi="仿宋" w:eastAsia="仿宋"/>
                <w:color w:val="000000" w:themeColor="text1"/>
                <w:rPrChange w:id="32402" w:author="梁元" w:date="2019-05-14T19:51:36Z">
                  <w:rPr>
                    <w:ins w:id="32403" w:author="梁元" w:date="2019-05-14T19:51:24Z"/>
                    <w:rFonts w:ascii="仿宋" w:hAnsi="仿宋" w:eastAsia="仿宋"/>
                  </w:rPr>
                </w:rPrChange>
                <w14:textFill>
                  <w14:solidFill>
                    <w14:schemeClr w14:val="tx1"/>
                  </w14:solidFill>
                </w14:textFill>
              </w:rPr>
            </w:pPr>
            <w:ins w:id="32404" w:author="梁元" w:date="2019-05-14T19:51:24Z">
              <w:r>
                <w:rPr>
                  <w:rFonts w:hint="eastAsia" w:ascii="仿宋" w:hAnsi="仿宋" w:eastAsia="仿宋"/>
                  <w:color w:val="000000" w:themeColor="text1"/>
                  <w:rPrChange w:id="32405"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32407" w:author="梁元" w:date="2019-05-14T19:51:24Z"/>
                <w:rFonts w:ascii="仿宋" w:hAnsi="仿宋" w:eastAsia="仿宋"/>
                <w:color w:val="000000" w:themeColor="text1"/>
                <w:rPrChange w:id="32408" w:author="梁元" w:date="2019-05-14T19:51:36Z">
                  <w:rPr>
                    <w:ins w:id="32409" w:author="梁元" w:date="2019-05-14T19:51:24Z"/>
                    <w:rFonts w:ascii="仿宋" w:hAnsi="仿宋" w:eastAsia="仿宋"/>
                  </w:rPr>
                </w:rPrChange>
                <w14:textFill>
                  <w14:solidFill>
                    <w14:schemeClr w14:val="tx1"/>
                  </w14:solidFill>
                </w14:textFill>
              </w:rPr>
            </w:pPr>
            <w:ins w:id="32410" w:author="梁元" w:date="2019-05-14T19:51:24Z">
              <w:r>
                <w:rPr>
                  <w:rFonts w:hint="eastAsia" w:ascii="仿宋" w:hAnsi="仿宋" w:eastAsia="仿宋"/>
                  <w:color w:val="000000" w:themeColor="text1"/>
                  <w:rPrChange w:id="32411"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32413" w:author="梁元" w:date="2019-05-14T19:51:24Z"/>
                <w:rFonts w:ascii="仿宋" w:hAnsi="仿宋" w:eastAsia="仿宋"/>
                <w:color w:val="000000" w:themeColor="text1"/>
                <w:rPrChange w:id="32414" w:author="梁元" w:date="2019-05-14T19:51:36Z">
                  <w:rPr>
                    <w:ins w:id="32415" w:author="梁元" w:date="2019-05-14T19:51:24Z"/>
                    <w:rFonts w:ascii="仿宋" w:hAnsi="仿宋" w:eastAsia="仿宋"/>
                  </w:rPr>
                </w:rPrChange>
                <w14:textFill>
                  <w14:solidFill>
                    <w14:schemeClr w14:val="tx1"/>
                  </w14:solidFill>
                </w14:textFill>
              </w:rPr>
            </w:pPr>
            <w:ins w:id="32416" w:author="梁元" w:date="2019-05-14T19:51:24Z">
              <w:r>
                <w:rPr>
                  <w:rFonts w:hint="eastAsia" w:ascii="仿宋" w:hAnsi="仿宋" w:eastAsia="仿宋"/>
                  <w:color w:val="000000" w:themeColor="text1"/>
                  <w:rPrChange w:id="32417"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32419" w:author="梁元" w:date="2019-05-14T19:51:24Z"/>
                <w:rFonts w:ascii="仿宋" w:hAnsi="仿宋" w:eastAsia="仿宋"/>
                <w:color w:val="000000" w:themeColor="text1"/>
                <w:rPrChange w:id="32420" w:author="梁元" w:date="2019-05-14T19:51:36Z">
                  <w:rPr>
                    <w:ins w:id="32421" w:author="梁元" w:date="2019-05-14T19:51:24Z"/>
                    <w:rFonts w:ascii="仿宋" w:hAnsi="仿宋" w:eastAsia="仿宋"/>
                  </w:rPr>
                </w:rPrChange>
                <w14:textFill>
                  <w14:solidFill>
                    <w14:schemeClr w14:val="tx1"/>
                  </w14:solidFill>
                </w14:textFill>
              </w:rPr>
            </w:pPr>
            <w:ins w:id="32422" w:author="梁元" w:date="2019-05-14T19:51:24Z">
              <w:r>
                <w:rPr>
                  <w:rFonts w:hint="eastAsia" w:ascii="仿宋" w:hAnsi="仿宋" w:eastAsia="仿宋"/>
                  <w:color w:val="000000" w:themeColor="text1"/>
                  <w:rPrChange w:id="32423"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32425" w:author="梁元" w:date="2019-05-14T19:51:24Z"/>
        </w:trPr>
        <w:tc>
          <w:tcPr>
            <w:tcW w:w="1523" w:type="dxa"/>
          </w:tcPr>
          <w:p>
            <w:pPr>
              <w:jc w:val="center"/>
              <w:rPr>
                <w:ins w:id="32426" w:author="梁元" w:date="2019-05-14T19:51:24Z"/>
                <w:rFonts w:ascii="仿宋" w:hAnsi="仿宋" w:eastAsia="仿宋"/>
                <w:color w:val="000000" w:themeColor="text1"/>
                <w:rPrChange w:id="32427" w:author="梁元" w:date="2019-05-14T19:51:36Z">
                  <w:rPr>
                    <w:ins w:id="32428" w:author="梁元" w:date="2019-05-14T19:51:24Z"/>
                    <w:rFonts w:ascii="仿宋" w:hAnsi="仿宋" w:eastAsia="仿宋"/>
                  </w:rPr>
                </w:rPrChange>
                <w14:textFill>
                  <w14:solidFill>
                    <w14:schemeClr w14:val="tx1"/>
                  </w14:solidFill>
                </w14:textFill>
              </w:rPr>
            </w:pPr>
            <w:ins w:id="32429" w:author="梁元" w:date="2019-05-14T19:51:24Z">
              <w:r>
                <w:rPr>
                  <w:rFonts w:hint="eastAsia" w:ascii="仿宋" w:hAnsi="仿宋" w:eastAsia="仿宋"/>
                  <w:color w:val="000000" w:themeColor="text1"/>
                  <w:rPrChange w:id="32430" w:author="梁元" w:date="2019-05-14T19:51:36Z">
                    <w:rPr>
                      <w:rFonts w:hint="eastAsia" w:ascii="仿宋" w:hAnsi="仿宋" w:eastAsia="仿宋"/>
                    </w:rPr>
                  </w:rPrChange>
                  <w14:textFill>
                    <w14:solidFill>
                      <w14:schemeClr w14:val="tx1"/>
                    </w14:solidFill>
                  </w14:textFill>
                </w:rPr>
                <w:t>70%</w:t>
              </w:r>
            </w:ins>
          </w:p>
        </w:tc>
        <w:tc>
          <w:tcPr>
            <w:tcW w:w="1559" w:type="dxa"/>
          </w:tcPr>
          <w:p>
            <w:pPr>
              <w:jc w:val="center"/>
              <w:rPr>
                <w:ins w:id="32432" w:author="梁元" w:date="2019-05-14T19:51:24Z"/>
                <w:rFonts w:ascii="仿宋" w:hAnsi="仿宋" w:eastAsia="仿宋"/>
                <w:color w:val="000000" w:themeColor="text1"/>
                <w:rPrChange w:id="32433" w:author="梁元" w:date="2019-05-14T19:51:36Z">
                  <w:rPr>
                    <w:ins w:id="32434" w:author="梁元" w:date="2019-05-14T19:51:24Z"/>
                    <w:rFonts w:ascii="仿宋" w:hAnsi="仿宋" w:eastAsia="仿宋"/>
                  </w:rPr>
                </w:rPrChange>
                <w14:textFill>
                  <w14:solidFill>
                    <w14:schemeClr w14:val="tx1"/>
                  </w14:solidFill>
                </w14:textFill>
              </w:rPr>
            </w:pPr>
            <w:ins w:id="32435" w:author="梁元" w:date="2019-05-14T19:51:24Z">
              <w:r>
                <w:rPr>
                  <w:rFonts w:hint="eastAsia" w:ascii="仿宋" w:hAnsi="仿宋" w:eastAsia="仿宋"/>
                  <w:color w:val="000000" w:themeColor="text1"/>
                  <w:rPrChange w:id="32436" w:author="梁元" w:date="2019-05-14T19:51:36Z">
                    <w:rPr>
                      <w:rFonts w:hint="eastAsia" w:ascii="仿宋" w:hAnsi="仿宋" w:eastAsia="仿宋"/>
                    </w:rPr>
                  </w:rPrChange>
                  <w14:textFill>
                    <w14:solidFill>
                      <w14:schemeClr w14:val="tx1"/>
                    </w14:solidFill>
                  </w14:textFill>
                </w:rPr>
                <w:t>4星</w:t>
              </w:r>
            </w:ins>
          </w:p>
        </w:tc>
        <w:tc>
          <w:tcPr>
            <w:tcW w:w="1418" w:type="dxa"/>
          </w:tcPr>
          <w:p>
            <w:pPr>
              <w:jc w:val="center"/>
              <w:rPr>
                <w:ins w:id="32438" w:author="梁元" w:date="2019-05-14T19:51:24Z"/>
                <w:rFonts w:ascii="仿宋" w:hAnsi="仿宋" w:eastAsia="仿宋"/>
                <w:color w:val="000000" w:themeColor="text1"/>
                <w:rPrChange w:id="32439" w:author="梁元" w:date="2019-05-14T19:51:36Z">
                  <w:rPr>
                    <w:ins w:id="32440" w:author="梁元" w:date="2019-05-14T19:51:24Z"/>
                    <w:rFonts w:ascii="仿宋" w:hAnsi="仿宋" w:eastAsia="仿宋"/>
                  </w:rPr>
                </w:rPrChange>
                <w14:textFill>
                  <w14:solidFill>
                    <w14:schemeClr w14:val="tx1"/>
                  </w14:solidFill>
                </w14:textFill>
              </w:rPr>
            </w:pPr>
            <w:ins w:id="32441" w:author="梁元" w:date="2019-05-14T19:51:24Z">
              <w:r>
                <w:rPr>
                  <w:rFonts w:hint="eastAsia" w:ascii="仿宋" w:hAnsi="仿宋" w:eastAsia="仿宋"/>
                  <w:color w:val="000000" w:themeColor="text1"/>
                  <w:rPrChange w:id="32442" w:author="梁元" w:date="2019-05-14T19:51:36Z">
                    <w:rPr>
                      <w:rFonts w:hint="eastAsia" w:ascii="仿宋" w:hAnsi="仿宋" w:eastAsia="仿宋"/>
                    </w:rPr>
                  </w:rPrChange>
                  <w14:textFill>
                    <w14:solidFill>
                      <w14:schemeClr w14:val="tx1"/>
                    </w14:solidFill>
                  </w14:textFill>
                </w:rPr>
                <w:t>前端</w:t>
              </w:r>
            </w:ins>
          </w:p>
        </w:tc>
        <w:tc>
          <w:tcPr>
            <w:tcW w:w="1417" w:type="dxa"/>
          </w:tcPr>
          <w:p>
            <w:pPr>
              <w:jc w:val="center"/>
              <w:rPr>
                <w:ins w:id="32444" w:author="梁元" w:date="2019-05-14T19:51:24Z"/>
                <w:rFonts w:ascii="仿宋" w:hAnsi="仿宋" w:eastAsia="仿宋"/>
                <w:color w:val="000000" w:themeColor="text1"/>
                <w:rPrChange w:id="32445" w:author="梁元" w:date="2019-05-14T19:51:36Z">
                  <w:rPr>
                    <w:ins w:id="32446" w:author="梁元" w:date="2019-05-14T19:51:24Z"/>
                    <w:rFonts w:ascii="仿宋" w:hAnsi="仿宋" w:eastAsia="仿宋"/>
                  </w:rPr>
                </w:rPrChange>
                <w14:textFill>
                  <w14:solidFill>
                    <w14:schemeClr w14:val="tx1"/>
                  </w14:solidFill>
                </w14:textFill>
              </w:rPr>
            </w:pPr>
            <w:ins w:id="32447" w:author="梁元" w:date="2019-05-14T19:51:24Z">
              <w:r>
                <w:rPr>
                  <w:rFonts w:hint="eastAsia" w:ascii="仿宋" w:hAnsi="仿宋" w:eastAsia="仿宋"/>
                  <w:color w:val="000000" w:themeColor="text1"/>
                  <w:rPrChange w:id="32448" w:author="梁元" w:date="2019-05-14T19:51:36Z">
                    <w:rPr>
                      <w:rFonts w:hint="eastAsia" w:ascii="仿宋" w:hAnsi="仿宋" w:eastAsia="仿宋"/>
                    </w:rPr>
                  </w:rPrChange>
                  <w14:textFill>
                    <w14:solidFill>
                      <w14:schemeClr w14:val="tx1"/>
                    </w14:solidFill>
                  </w14:textFill>
                </w:rPr>
                <w:t>数据安全</w:t>
              </w:r>
            </w:ins>
          </w:p>
        </w:tc>
        <w:tc>
          <w:tcPr>
            <w:tcW w:w="1465" w:type="dxa"/>
          </w:tcPr>
          <w:p>
            <w:pPr>
              <w:rPr>
                <w:ins w:id="32450" w:author="梁元" w:date="2019-05-14T19:51:24Z"/>
                <w:rFonts w:ascii="仿宋" w:hAnsi="仿宋" w:eastAsia="仿宋"/>
                <w:color w:val="000000" w:themeColor="text1"/>
                <w:rPrChange w:id="32451" w:author="梁元" w:date="2019-05-14T19:51:36Z">
                  <w:rPr>
                    <w:ins w:id="32452" w:author="梁元" w:date="2019-05-14T19:51:24Z"/>
                    <w:rFonts w:ascii="仿宋" w:hAnsi="仿宋" w:eastAsia="仿宋"/>
                  </w:rPr>
                </w:rPrChange>
                <w14:textFill>
                  <w14:solidFill>
                    <w14:schemeClr w14:val="tx1"/>
                  </w14:solidFill>
                </w14:textFill>
              </w:rPr>
            </w:pPr>
          </w:p>
          <w:p>
            <w:pPr>
              <w:jc w:val="center"/>
              <w:rPr>
                <w:ins w:id="32453" w:author="梁元" w:date="2019-05-14T19:51:24Z"/>
                <w:rFonts w:ascii="仿宋" w:hAnsi="仿宋" w:eastAsia="仿宋"/>
                <w:color w:val="000000" w:themeColor="text1"/>
                <w:rPrChange w:id="32454" w:author="梁元" w:date="2019-05-14T19:51:36Z">
                  <w:rPr>
                    <w:ins w:id="32455" w:author="梁元" w:date="2019-05-14T19:51:24Z"/>
                    <w:rFonts w:ascii="仿宋" w:hAnsi="仿宋" w:eastAsia="仿宋"/>
                  </w:rPr>
                </w:rPrChange>
                <w14:textFill>
                  <w14:solidFill>
                    <w14:schemeClr w14:val="tx1"/>
                  </w14:solidFill>
                </w14:textFill>
              </w:rPr>
            </w:pPr>
            <w:ins w:id="32456" w:author="梁元" w:date="2019-05-14T19:51:24Z">
              <w:r>
                <w:rPr>
                  <w:rFonts w:hint="eastAsia" w:ascii="仿宋" w:hAnsi="仿宋" w:eastAsia="仿宋"/>
                  <w:color w:val="000000" w:themeColor="text1"/>
                  <w:rPrChange w:id="32457" w:author="梁元" w:date="2019-05-14T19:51:36Z">
                    <w:rPr>
                      <w:rFonts w:hint="eastAsia" w:ascii="仿宋" w:hAnsi="仿宋" w:eastAsia="仿宋"/>
                    </w:rPr>
                  </w:rPrChange>
                  <w14:textFill>
                    <w14:solidFill>
                      <w14:schemeClr w14:val="tx1"/>
                    </w14:solidFill>
                  </w14:textFill>
                </w:rPr>
                <w:t>数据安全</w:t>
              </w:r>
            </w:ins>
          </w:p>
        </w:tc>
      </w:tr>
    </w:tbl>
    <w:p>
      <w:pPr>
        <w:pStyle w:val="3"/>
        <w:numPr>
          <w:ilvl w:val="0"/>
          <w:numId w:val="31"/>
        </w:numPr>
        <w:spacing w:line="240" w:lineRule="auto"/>
        <w:ind w:firstLine="562" w:firstLineChars="200"/>
        <w:rPr>
          <w:ins w:id="32459" w:author="梁元" w:date="2019-05-14T19:51:24Z"/>
          <w:rFonts w:ascii="仿宋" w:hAnsi="仿宋" w:eastAsia="仿宋"/>
          <w:color w:val="000000" w:themeColor="text1"/>
          <w:sz w:val="28"/>
          <w:szCs w:val="28"/>
          <w:rPrChange w:id="32460" w:author="梁元" w:date="2019-05-14T19:51:36Z">
            <w:rPr>
              <w:ins w:id="32461" w:author="梁元" w:date="2019-05-14T19:51:24Z"/>
              <w:rFonts w:ascii="仿宋" w:hAnsi="仿宋" w:eastAsia="仿宋"/>
              <w:sz w:val="28"/>
              <w:szCs w:val="28"/>
            </w:rPr>
          </w:rPrChange>
          <w14:textFill>
            <w14:solidFill>
              <w14:schemeClr w14:val="tx1"/>
            </w14:solidFill>
          </w14:textFill>
        </w:rPr>
      </w:pPr>
      <w:ins w:id="32462" w:author="梁元" w:date="2019-05-14T19:51:24Z">
        <w:bookmarkStart w:id="1015" w:name="_Toc23320_WPSOffice_Level2"/>
        <w:r>
          <w:rPr>
            <w:rFonts w:hint="eastAsia" w:ascii="仿宋" w:hAnsi="仿宋" w:eastAsia="仿宋"/>
            <w:color w:val="000000" w:themeColor="text1"/>
            <w:sz w:val="28"/>
            <w:szCs w:val="28"/>
            <w:rPrChange w:id="32463" w:author="梁元" w:date="2019-05-14T19:51:36Z">
              <w:rPr>
                <w:rFonts w:hint="eastAsia" w:ascii="仿宋" w:hAnsi="仿宋" w:eastAsia="仿宋"/>
                <w:sz w:val="28"/>
                <w:szCs w:val="28"/>
              </w:rPr>
            </w:rPrChange>
            <w14:textFill>
              <w14:solidFill>
                <w14:schemeClr w14:val="tx1"/>
              </w14:solidFill>
            </w14:textFill>
          </w:rPr>
          <w:t>通常解法</w:t>
        </w:r>
        <w:bookmarkEnd w:id="1015"/>
      </w:ins>
    </w:p>
    <w:p>
      <w:pPr>
        <w:ind w:firstLine="480" w:firstLineChars="200"/>
        <w:rPr>
          <w:ins w:id="32465" w:author="梁元" w:date="2019-05-14T19:51:24Z"/>
          <w:rFonts w:ascii="Arial" w:hAnsi="Arial" w:cs="Arial"/>
          <w:color w:val="000000" w:themeColor="text1"/>
          <w:shd w:val="clear" w:color="auto" w:fill="FFFFFF"/>
          <w:rPrChange w:id="32466" w:author="梁元" w:date="2019-05-14T19:51:36Z">
            <w:rPr>
              <w:ins w:id="32467" w:author="梁元" w:date="2019-05-14T19:51:24Z"/>
              <w:rFonts w:ascii="Arial" w:hAnsi="Arial" w:cs="Arial"/>
              <w:color w:val="4F4F4F"/>
              <w:shd w:val="clear" w:color="auto" w:fill="FFFFFF"/>
            </w:rPr>
          </w:rPrChange>
          <w14:textFill>
            <w14:solidFill>
              <w14:schemeClr w14:val="tx1"/>
            </w14:solidFill>
          </w14:textFill>
        </w:rPr>
      </w:pPr>
      <w:ins w:id="32468" w:author="梁元" w:date="2019-05-14T19:51:24Z">
        <w:r>
          <w:rPr>
            <w:rFonts w:ascii="Arial" w:hAnsi="Arial" w:cs="Arial"/>
            <w:color w:val="000000" w:themeColor="text1"/>
            <w:shd w:val="clear" w:color="auto" w:fill="FFFFFF"/>
            <w:rPrChange w:id="32469" w:author="梁元" w:date="2019-05-14T19:51:36Z">
              <w:rPr>
                <w:rFonts w:ascii="Arial" w:hAnsi="Arial" w:cs="Arial"/>
                <w:color w:val="4F4F4F"/>
                <w:shd w:val="clear" w:color="auto" w:fill="FFFFFF"/>
              </w:rPr>
            </w:rPrChange>
            <w14:textFill>
              <w14:solidFill>
                <w14:schemeClr w14:val="tx1"/>
              </w14:solidFill>
            </w14:textFill>
          </w:rPr>
          <w:t>Node.js 是一个基于 Chrome V8 引擎的 JavaScript 运行环境。 </w:t>
        </w:r>
      </w:ins>
      <w:ins w:id="32471" w:author="梁元" w:date="2019-05-14T19:51:24Z">
        <w:r>
          <w:rPr>
            <w:rFonts w:ascii="Arial" w:hAnsi="Arial" w:cs="Arial"/>
            <w:color w:val="000000" w:themeColor="text1"/>
            <w:shd w:val="clear" w:color="auto" w:fill="FFFFFF"/>
            <w:rPrChange w:id="32472" w:author="梁元" w:date="2019-05-14T19:51:36Z">
              <w:rPr>
                <w:rFonts w:ascii="Arial" w:hAnsi="Arial" w:cs="Arial"/>
                <w:color w:val="4F4F4F"/>
                <w:shd w:val="clear" w:color="auto" w:fill="FFFFFF"/>
              </w:rPr>
            </w:rPrChange>
            <w14:textFill>
              <w14:solidFill>
                <w14:schemeClr w14:val="tx1"/>
              </w14:solidFill>
            </w14:textFill>
          </w:rPr>
          <w:br w:type="textWrapping"/>
        </w:r>
      </w:ins>
      <w:ins w:id="32474" w:author="梁元" w:date="2019-05-14T19:51:24Z">
        <w:r>
          <w:rPr>
            <w:rFonts w:ascii="Arial" w:hAnsi="Arial" w:cs="Arial"/>
            <w:color w:val="000000" w:themeColor="text1"/>
            <w:shd w:val="clear" w:color="auto" w:fill="FFFFFF"/>
            <w:rPrChange w:id="32475" w:author="梁元" w:date="2019-05-14T19:51:36Z">
              <w:rPr>
                <w:rFonts w:ascii="Arial" w:hAnsi="Arial" w:cs="Arial"/>
                <w:color w:val="4F4F4F"/>
                <w:shd w:val="clear" w:color="auto" w:fill="FFFFFF"/>
              </w:rPr>
            </w:rPrChange>
            <w14:textFill>
              <w14:solidFill>
                <w14:schemeClr w14:val="tx1"/>
              </w14:solidFill>
            </w14:textFill>
          </w:rPr>
          <w:t>Node.js 使用了一个事件驱动、非阻塞式 I/O 的模型，使其轻量又高效。 </w:t>
        </w:r>
      </w:ins>
      <w:ins w:id="32477" w:author="梁元" w:date="2019-05-14T19:51:24Z">
        <w:r>
          <w:rPr>
            <w:rFonts w:ascii="Arial" w:hAnsi="Arial" w:cs="Arial"/>
            <w:color w:val="000000" w:themeColor="text1"/>
            <w:shd w:val="clear" w:color="auto" w:fill="FFFFFF"/>
            <w:rPrChange w:id="32478" w:author="梁元" w:date="2019-05-14T19:51:36Z">
              <w:rPr>
                <w:rFonts w:ascii="Arial" w:hAnsi="Arial" w:cs="Arial"/>
                <w:color w:val="4F4F4F"/>
                <w:shd w:val="clear" w:color="auto" w:fill="FFFFFF"/>
              </w:rPr>
            </w:rPrChange>
            <w14:textFill>
              <w14:solidFill>
                <w14:schemeClr w14:val="tx1"/>
              </w14:solidFill>
            </w14:textFill>
          </w:rPr>
          <w:br w:type="textWrapping"/>
        </w:r>
      </w:ins>
      <w:ins w:id="32480" w:author="梁元" w:date="2019-05-14T19:51:24Z">
        <w:r>
          <w:rPr>
            <w:rFonts w:ascii="Arial" w:hAnsi="Arial" w:cs="Arial"/>
            <w:color w:val="000000" w:themeColor="text1"/>
            <w:shd w:val="clear" w:color="auto" w:fill="FFFFFF"/>
            <w:rPrChange w:id="32481" w:author="梁元" w:date="2019-05-14T19:51:36Z">
              <w:rPr>
                <w:rFonts w:ascii="Arial" w:hAnsi="Arial" w:cs="Arial"/>
                <w:color w:val="4F4F4F"/>
                <w:shd w:val="clear" w:color="auto" w:fill="FFFFFF"/>
              </w:rPr>
            </w:rPrChange>
            <w14:textFill>
              <w14:solidFill>
                <w14:schemeClr w14:val="tx1"/>
              </w14:solidFill>
            </w14:textFill>
          </w:rPr>
          <w:t>Node.js 的包管理器 npm，是全球最大的开源库生态系统。</w:t>
        </w:r>
      </w:ins>
    </w:p>
    <w:p>
      <w:pPr>
        <w:ind w:firstLine="480" w:firstLineChars="200"/>
        <w:rPr>
          <w:ins w:id="32483" w:author="梁元" w:date="2019-05-14T19:51:24Z"/>
          <w:rFonts w:ascii="Arial" w:hAnsi="Arial" w:cs="Arial"/>
          <w:color w:val="000000" w:themeColor="text1"/>
          <w:shd w:val="clear" w:color="auto" w:fill="FFFFFF"/>
          <w:rPrChange w:id="32484" w:author="梁元" w:date="2019-05-14T19:51:36Z">
            <w:rPr>
              <w:ins w:id="32485" w:author="梁元" w:date="2019-05-14T19:51:24Z"/>
              <w:rFonts w:ascii="Arial" w:hAnsi="Arial" w:cs="Arial"/>
              <w:color w:val="4F4F4F"/>
              <w:shd w:val="clear" w:color="auto" w:fill="FFFFFF"/>
            </w:rPr>
          </w:rPrChange>
          <w14:textFill>
            <w14:solidFill>
              <w14:schemeClr w14:val="tx1"/>
            </w14:solidFill>
          </w14:textFill>
        </w:rPr>
      </w:pPr>
      <w:ins w:id="32486" w:author="梁元" w:date="2019-05-14T19:51:24Z">
        <w:r>
          <w:rPr>
            <w:rFonts w:ascii="Arial" w:hAnsi="Arial" w:cs="Arial"/>
            <w:color w:val="000000" w:themeColor="text1"/>
            <w:shd w:val="clear" w:color="auto" w:fill="FFFFFF"/>
            <w:rPrChange w:id="32487" w:author="梁元" w:date="2019-05-14T19:51:36Z">
              <w:rPr>
                <w:rFonts w:ascii="Arial" w:hAnsi="Arial" w:cs="Arial"/>
                <w:color w:val="4F4F4F"/>
                <w:shd w:val="clear" w:color="auto" w:fill="FFFFFF"/>
              </w:rPr>
            </w:rPrChange>
            <w14:textFill>
              <w14:solidFill>
                <w14:schemeClr w14:val="tx1"/>
              </w14:solidFill>
            </w14:textFill>
          </w:rPr>
          <w:t>N</w:t>
        </w:r>
      </w:ins>
      <w:ins w:id="32489" w:author="梁元" w:date="2019-05-14T19:51:24Z">
        <w:r>
          <w:rPr>
            <w:rFonts w:hint="eastAsia" w:ascii="Arial" w:hAnsi="Arial" w:cs="Arial"/>
            <w:color w:val="000000" w:themeColor="text1"/>
            <w:shd w:val="clear" w:color="auto" w:fill="FFFFFF"/>
            <w:rPrChange w:id="32490" w:author="梁元" w:date="2019-05-14T19:51:36Z">
              <w:rPr>
                <w:rFonts w:hint="eastAsia" w:ascii="Arial" w:hAnsi="Arial" w:cs="Arial"/>
                <w:color w:val="4F4F4F"/>
                <w:shd w:val="clear" w:color="auto" w:fill="FFFFFF"/>
              </w:rPr>
            </w:rPrChange>
            <w14:textFill>
              <w14:solidFill>
                <w14:schemeClr w14:val="tx1"/>
              </w14:solidFill>
            </w14:textFill>
          </w:rPr>
          <w:t>ode解决了js跑在服务端的一个空缺</w:t>
        </w:r>
      </w:ins>
    </w:p>
    <w:p>
      <w:pPr>
        <w:pStyle w:val="3"/>
        <w:numPr>
          <w:ilvl w:val="0"/>
          <w:numId w:val="31"/>
        </w:numPr>
        <w:spacing w:line="240" w:lineRule="auto"/>
        <w:ind w:firstLine="562" w:firstLineChars="200"/>
        <w:rPr>
          <w:ins w:id="32492" w:author="梁元" w:date="2019-05-14T19:51:24Z"/>
          <w:rFonts w:ascii="仿宋" w:hAnsi="仿宋" w:eastAsia="仿宋"/>
          <w:color w:val="000000" w:themeColor="text1"/>
          <w:sz w:val="28"/>
          <w:szCs w:val="28"/>
          <w:rPrChange w:id="32493" w:author="梁元" w:date="2019-05-14T19:51:36Z">
            <w:rPr>
              <w:ins w:id="32494" w:author="梁元" w:date="2019-05-14T19:51:24Z"/>
              <w:rFonts w:ascii="仿宋" w:hAnsi="仿宋" w:eastAsia="仿宋"/>
              <w:sz w:val="28"/>
              <w:szCs w:val="28"/>
            </w:rPr>
          </w:rPrChange>
          <w14:textFill>
            <w14:solidFill>
              <w14:schemeClr w14:val="tx1"/>
            </w14:solidFill>
          </w14:textFill>
        </w:rPr>
      </w:pPr>
      <w:ins w:id="32495" w:author="梁元" w:date="2019-05-14T19:51:24Z">
        <w:bookmarkStart w:id="1016" w:name="_Toc31977_WPSOffice_Level2"/>
        <w:r>
          <w:rPr>
            <w:rFonts w:hint="eastAsia" w:ascii="仿宋" w:hAnsi="仿宋" w:eastAsia="仿宋"/>
            <w:color w:val="000000" w:themeColor="text1"/>
            <w:sz w:val="28"/>
            <w:szCs w:val="28"/>
            <w:rPrChange w:id="32496" w:author="梁元" w:date="2019-05-14T19:51:36Z">
              <w:rPr>
                <w:rFonts w:hint="eastAsia" w:ascii="仿宋" w:hAnsi="仿宋" w:eastAsia="仿宋"/>
                <w:sz w:val="28"/>
                <w:szCs w:val="28"/>
              </w:rPr>
            </w:rPrChange>
            <w14:textFill>
              <w14:solidFill>
                <w14:schemeClr w14:val="tx1"/>
              </w14:solidFill>
            </w14:textFill>
          </w:rPr>
          <w:t>通用大牛级解法</w:t>
        </w:r>
        <w:bookmarkEnd w:id="1016"/>
      </w:ins>
    </w:p>
    <w:p>
      <w:pPr>
        <w:ind w:firstLine="480" w:firstLineChars="200"/>
        <w:rPr>
          <w:ins w:id="32498" w:author="梁元" w:date="2019-05-14T19:51:24Z"/>
          <w:color w:val="000000" w:themeColor="text1"/>
          <w:rPrChange w:id="32499" w:author="梁元" w:date="2019-05-14T19:51:36Z">
            <w:rPr>
              <w:ins w:id="32500" w:author="梁元" w:date="2019-05-14T19:51:24Z"/>
            </w:rPr>
          </w:rPrChange>
          <w14:textFill>
            <w14:solidFill>
              <w14:schemeClr w14:val="tx1"/>
            </w14:solidFill>
          </w14:textFill>
        </w:rPr>
      </w:pPr>
      <w:ins w:id="32501" w:author="梁元" w:date="2019-05-14T19:51:24Z">
        <w:r>
          <w:rPr>
            <w:rFonts w:hint="eastAsia"/>
            <w:color w:val="000000" w:themeColor="text1"/>
            <w:rPrChange w:id="32502" w:author="梁元" w:date="2019-05-14T19:51:36Z">
              <w:rPr>
                <w:rFonts w:hint="eastAsia"/>
              </w:rPr>
            </w:rPrChange>
            <w14:textFill>
              <w14:solidFill>
                <w14:schemeClr w14:val="tx1"/>
              </w14:solidFill>
            </w14:textFill>
          </w:rPr>
          <w:t>加上通用解法后</w:t>
        </w:r>
      </w:ins>
    </w:p>
    <w:p>
      <w:pPr>
        <w:ind w:firstLine="480" w:firstLineChars="200"/>
        <w:rPr>
          <w:ins w:id="32504" w:author="梁元" w:date="2019-05-14T19:51:24Z"/>
          <w:color w:val="000000" w:themeColor="text1"/>
          <w:rPrChange w:id="32505" w:author="梁元" w:date="2019-05-14T19:51:36Z">
            <w:rPr>
              <w:ins w:id="32506" w:author="梁元" w:date="2019-05-14T19:51:24Z"/>
            </w:rPr>
          </w:rPrChange>
          <w14:textFill>
            <w14:solidFill>
              <w14:schemeClr w14:val="tx1"/>
            </w14:solidFill>
          </w14:textFill>
        </w:rPr>
      </w:pPr>
    </w:p>
    <w:p>
      <w:pPr>
        <w:ind w:firstLine="420" w:firstLineChars="200"/>
        <w:rPr>
          <w:ins w:id="32507" w:author="梁元" w:date="2019-05-14T19:51:24Z"/>
          <w:rFonts w:ascii="Helvetica" w:hAnsi="Helvetica" w:cs="Helvetica"/>
          <w:color w:val="000000" w:themeColor="text1"/>
          <w:sz w:val="21"/>
          <w:szCs w:val="21"/>
          <w:shd w:val="clear" w:color="auto" w:fill="FFFFFF"/>
          <w:rPrChange w:id="32508" w:author="梁元" w:date="2019-05-14T19:51:36Z">
            <w:rPr>
              <w:ins w:id="32509" w:author="梁元" w:date="2019-05-14T19:51:24Z"/>
              <w:rFonts w:ascii="Helvetica" w:hAnsi="Helvetica" w:cs="Helvetica"/>
              <w:color w:val="333333"/>
              <w:sz w:val="21"/>
              <w:szCs w:val="21"/>
              <w:shd w:val="clear" w:color="auto" w:fill="FFFFFF"/>
            </w:rPr>
          </w:rPrChange>
          <w14:textFill>
            <w14:solidFill>
              <w14:schemeClr w14:val="tx1"/>
            </w14:solidFill>
          </w14:textFill>
        </w:rPr>
      </w:pPr>
      <w:ins w:id="32510" w:author="梁元" w:date="2019-05-14T19:51:24Z">
        <w:r>
          <w:rPr>
            <w:rFonts w:ascii="Helvetica" w:hAnsi="Helvetica" w:cs="Helvetica"/>
            <w:color w:val="000000" w:themeColor="text1"/>
            <w:sz w:val="21"/>
            <w:szCs w:val="21"/>
            <w:shd w:val="clear" w:color="auto" w:fill="FFFFFF"/>
            <w:rPrChange w:id="32511" w:author="梁元" w:date="2019-05-14T19:51:36Z">
              <w:rPr>
                <w:rFonts w:ascii="Helvetica" w:hAnsi="Helvetica" w:cs="Helvetica"/>
                <w:color w:val="333333"/>
                <w:sz w:val="21"/>
                <w:szCs w:val="21"/>
                <w:shd w:val="clear" w:color="auto" w:fill="FFFFFF"/>
              </w:rPr>
            </w:rPrChange>
            <w14:textFill>
              <w14:solidFill>
                <w14:schemeClr w14:val="tx1"/>
              </w14:solidFill>
            </w14:textFill>
          </w:rPr>
          <w:t>可以解决高并发，它是单线程，当访问量很多时，将访问者分配到不同的内存中，不同的内存区做不同的事，以快速解决这个线程。就像医院的分科室看病人。效率快，但消耗内存大、异步和事件驱动。概扩起来就三点：单线程、异步I/O、事件驱动。nodejs离不开ChormeV8引擎，也就是V8引擎是来解释javascript。用nodejs来搭建高性能的Web服务器，因此node.js是基于服务器端的javascript</w:t>
        </w:r>
      </w:ins>
    </w:p>
    <w:p>
      <w:pPr>
        <w:ind w:firstLine="480" w:firstLineChars="200"/>
        <w:rPr>
          <w:ins w:id="32513" w:author="梁元" w:date="2019-05-14T19:51:24Z"/>
          <w:color w:val="000000" w:themeColor="text1"/>
          <w:rPrChange w:id="32514" w:author="梁元" w:date="2019-05-14T19:51:36Z">
            <w:rPr>
              <w:ins w:id="32515" w:author="梁元" w:date="2019-05-14T19:51:24Z"/>
            </w:rPr>
          </w:rPrChange>
          <w14:textFill>
            <w14:solidFill>
              <w14:schemeClr w14:val="tx1"/>
            </w14:solidFill>
          </w14:textFill>
        </w:rPr>
      </w:pPr>
    </w:p>
    <w:p>
      <w:pPr>
        <w:ind w:firstLine="400" w:firstLineChars="200"/>
        <w:rPr>
          <w:ins w:id="32516" w:author="梁元" w:date="2019-05-14T19:51:24Z"/>
          <w:rFonts w:ascii="Helvetica" w:hAnsi="Helvetica" w:cs="Helvetica"/>
          <w:color w:val="000000" w:themeColor="text1"/>
          <w:sz w:val="20"/>
          <w:szCs w:val="20"/>
          <w:shd w:val="clear" w:color="auto" w:fill="FFFFFF"/>
          <w:rPrChange w:id="32517" w:author="梁元" w:date="2019-05-14T19:51:36Z">
            <w:rPr>
              <w:ins w:id="32518" w:author="梁元" w:date="2019-05-14T19:51:24Z"/>
              <w:rFonts w:ascii="Helvetica" w:hAnsi="Helvetica" w:cs="Helvetica"/>
              <w:color w:val="4B4B4B"/>
              <w:sz w:val="20"/>
              <w:szCs w:val="20"/>
              <w:shd w:val="clear" w:color="auto" w:fill="FFFFFF"/>
            </w:rPr>
          </w:rPrChange>
          <w14:textFill>
            <w14:solidFill>
              <w14:schemeClr w14:val="tx1"/>
            </w14:solidFill>
          </w14:textFill>
        </w:rPr>
      </w:pPr>
      <w:ins w:id="32519" w:author="梁元" w:date="2019-05-14T19:51:24Z">
        <w:r>
          <w:rPr>
            <w:rFonts w:ascii="Helvetica" w:hAnsi="Helvetica" w:cs="Helvetica"/>
            <w:color w:val="000000" w:themeColor="text1"/>
            <w:sz w:val="20"/>
            <w:szCs w:val="20"/>
            <w:shd w:val="clear" w:color="auto" w:fill="FFFFFF"/>
            <w:rPrChange w:id="32520" w:author="梁元" w:date="2019-05-14T19:51:36Z">
              <w:rPr>
                <w:rFonts w:ascii="Helvetica" w:hAnsi="Helvetica" w:cs="Helvetica"/>
                <w:color w:val="4B4B4B"/>
                <w:sz w:val="20"/>
                <w:szCs w:val="20"/>
                <w:shd w:val="clear" w:color="auto" w:fill="FFFFFF"/>
              </w:rPr>
            </w:rPrChange>
            <w14:textFill>
              <w14:solidFill>
                <w14:schemeClr w14:val="tx1"/>
              </w14:solidFill>
            </w14:textFill>
          </w:rPr>
          <w:t>node主要应用场景是在大前端，阿里的思路是比较合适的，但是必须要注意，绝对不能让node做太多的业务逻辑，他只适合接受人家生成好的数据，然后或渲染后，或直接发送到客户端。如果让node做复杂的业务逻辑，那会得不偿失的</w:t>
        </w:r>
      </w:ins>
    </w:p>
    <w:p>
      <w:pPr>
        <w:ind w:firstLine="480" w:firstLineChars="200"/>
        <w:rPr>
          <w:ins w:id="32522" w:author="梁元" w:date="2019-05-14T19:51:24Z"/>
          <w:color w:val="000000" w:themeColor="text1"/>
          <w:rPrChange w:id="32523" w:author="梁元" w:date="2019-05-14T19:51:36Z">
            <w:rPr>
              <w:ins w:id="32524" w:author="梁元" w:date="2019-05-14T19:51:24Z"/>
            </w:rPr>
          </w:rPrChange>
          <w14:textFill>
            <w14:solidFill>
              <w14:schemeClr w14:val="tx1"/>
            </w14:solidFill>
          </w14:textFill>
        </w:rPr>
      </w:pPr>
    </w:p>
    <w:p>
      <w:pPr>
        <w:ind w:firstLine="400" w:firstLineChars="200"/>
        <w:rPr>
          <w:ins w:id="32525" w:author="梁元" w:date="2019-05-14T19:51:24Z"/>
          <w:rFonts w:ascii="Helvetica" w:hAnsi="Helvetica" w:cs="Helvetica"/>
          <w:color w:val="000000" w:themeColor="text1"/>
          <w:sz w:val="20"/>
          <w:szCs w:val="20"/>
          <w:shd w:val="clear" w:color="auto" w:fill="FFFFFF"/>
          <w:rPrChange w:id="32526" w:author="梁元" w:date="2019-05-14T19:51:36Z">
            <w:rPr>
              <w:ins w:id="32527" w:author="梁元" w:date="2019-05-14T19:51:24Z"/>
              <w:rFonts w:ascii="Helvetica" w:hAnsi="Helvetica" w:cs="Helvetica"/>
              <w:color w:val="4B4B4B"/>
              <w:sz w:val="20"/>
              <w:szCs w:val="20"/>
              <w:shd w:val="clear" w:color="auto" w:fill="FFFFFF"/>
            </w:rPr>
          </w:rPrChange>
          <w14:textFill>
            <w14:solidFill>
              <w14:schemeClr w14:val="tx1"/>
            </w14:solidFill>
          </w14:textFill>
        </w:rPr>
      </w:pPr>
      <w:ins w:id="32528" w:author="梁元" w:date="2019-05-14T19:51:24Z">
        <w:r>
          <w:rPr>
            <w:rFonts w:ascii="Helvetica" w:hAnsi="Helvetica" w:cs="Helvetica"/>
            <w:color w:val="000000" w:themeColor="text1"/>
            <w:sz w:val="20"/>
            <w:szCs w:val="20"/>
            <w:shd w:val="clear" w:color="auto" w:fill="FFFFFF"/>
            <w:rPrChange w:id="32529" w:author="梁元" w:date="2019-05-14T19:51:36Z">
              <w:rPr>
                <w:rFonts w:ascii="Helvetica" w:hAnsi="Helvetica" w:cs="Helvetica"/>
                <w:color w:val="4B4B4B"/>
                <w:sz w:val="20"/>
                <w:szCs w:val="20"/>
                <w:shd w:val="clear" w:color="auto" w:fill="FFFFFF"/>
              </w:rPr>
            </w:rPrChange>
            <w14:textFill>
              <w14:solidFill>
                <w14:schemeClr w14:val="tx1"/>
              </w14:solidFill>
            </w14:textFill>
          </w:rPr>
          <w:t>回调模式下的异步是有明显缺陷的，程序的执行顺序必须依靠回调来保证，没有层层回调，就没有可以保障的逻辑顺序，这也就注定了，node不能做复杂的业务逻辑。javascript语言本身也一直在和回调做斗争，promise，generator都可以将回调包装起来，在代码的某个部分形成形式同步，但是这种模式进化的还不完全，还不能做到与回调完全割裂，做到完全的形式同步。但是形式同步肯定是发展的方向，这种模式即可以获得异步的好处，又可以有效回避回调带来的编程困难，在业务逻辑上可以更简单的表达。</w:t>
        </w:r>
      </w:ins>
    </w:p>
    <w:p>
      <w:pPr>
        <w:ind w:firstLine="400" w:firstLineChars="200"/>
        <w:rPr>
          <w:ins w:id="32531" w:author="梁元" w:date="2019-05-14T19:51:24Z"/>
          <w:rFonts w:ascii="Helvetica" w:hAnsi="Helvetica" w:cs="Helvetica"/>
          <w:color w:val="000000" w:themeColor="text1"/>
          <w:sz w:val="20"/>
          <w:szCs w:val="20"/>
          <w:shd w:val="clear" w:color="auto" w:fill="FFFFFF"/>
          <w:rPrChange w:id="32532" w:author="梁元" w:date="2019-05-14T19:51:36Z">
            <w:rPr>
              <w:ins w:id="32533" w:author="梁元" w:date="2019-05-14T19:51:24Z"/>
              <w:rFonts w:ascii="Helvetica" w:hAnsi="Helvetica" w:cs="Helvetica"/>
              <w:color w:val="4B4B4B"/>
              <w:sz w:val="20"/>
              <w:szCs w:val="20"/>
              <w:shd w:val="clear" w:color="auto" w:fill="FFFFFF"/>
            </w:rPr>
          </w:rPrChange>
          <w14:textFill>
            <w14:solidFill>
              <w14:schemeClr w14:val="tx1"/>
            </w14:solidFill>
          </w14:textFill>
        </w:rPr>
      </w:pPr>
      <w:ins w:id="32534" w:author="梁元" w:date="2019-05-14T19:51:24Z">
        <w:r>
          <w:rPr>
            <w:rFonts w:ascii="Helvetica" w:hAnsi="Helvetica" w:cs="Helvetica"/>
            <w:color w:val="000000" w:themeColor="text1"/>
            <w:sz w:val="20"/>
            <w:szCs w:val="20"/>
            <w:shd w:val="clear" w:color="auto" w:fill="FFFFFF"/>
            <w:rPrChange w:id="32535" w:author="梁元" w:date="2019-05-14T19:51:36Z">
              <w:rPr>
                <w:rFonts w:ascii="Helvetica" w:hAnsi="Helvetica" w:cs="Helvetica"/>
                <w:color w:val="4B4B4B"/>
                <w:sz w:val="20"/>
                <w:szCs w:val="20"/>
                <w:shd w:val="clear" w:color="auto" w:fill="FFFFFF"/>
              </w:rPr>
            </w:rPrChange>
            <w14:textFill>
              <w14:solidFill>
                <w14:schemeClr w14:val="tx1"/>
              </w14:solidFill>
            </w14:textFill>
          </w:rPr>
          <w:t>就现在的环境来说，大家的思路还没转过弯，对回调的批评认为都是不好的，这些人是不敢面对现实，javascript都在变，这些人的脑子却不肯变，还以为回调就代表异步。</w:t>
        </w:r>
      </w:ins>
    </w:p>
    <w:p>
      <w:pPr>
        <w:ind w:firstLine="400" w:firstLineChars="200"/>
        <w:rPr>
          <w:ins w:id="32537" w:author="梁元" w:date="2019-05-14T19:51:24Z"/>
          <w:rFonts w:ascii="Helvetica" w:hAnsi="Helvetica" w:cs="Helvetica"/>
          <w:color w:val="000000" w:themeColor="text1"/>
          <w:sz w:val="20"/>
          <w:szCs w:val="20"/>
          <w:shd w:val="clear" w:color="auto" w:fill="FFFFFF"/>
          <w:rPrChange w:id="32538" w:author="梁元" w:date="2019-05-14T19:51:36Z">
            <w:rPr>
              <w:ins w:id="32539" w:author="梁元" w:date="2019-05-14T19:51:24Z"/>
              <w:rFonts w:ascii="Helvetica" w:hAnsi="Helvetica" w:cs="Helvetica"/>
              <w:color w:val="4B4B4B"/>
              <w:sz w:val="20"/>
              <w:szCs w:val="20"/>
              <w:shd w:val="clear" w:color="auto" w:fill="FFFFFF"/>
            </w:rPr>
          </w:rPrChange>
          <w14:textFill>
            <w14:solidFill>
              <w14:schemeClr w14:val="tx1"/>
            </w14:solidFill>
          </w14:textFill>
        </w:rPr>
      </w:pPr>
      <w:ins w:id="32540" w:author="梁元" w:date="2019-05-14T19:51:24Z">
        <w:r>
          <w:rPr>
            <w:rFonts w:ascii="Helvetica" w:hAnsi="Helvetica" w:cs="Helvetica"/>
            <w:color w:val="000000" w:themeColor="text1"/>
            <w:sz w:val="20"/>
            <w:szCs w:val="20"/>
            <w:shd w:val="clear" w:color="auto" w:fill="FFFFFF"/>
            <w:rPrChange w:id="32541" w:author="梁元" w:date="2019-05-14T19:51:36Z">
              <w:rPr>
                <w:rFonts w:ascii="Helvetica" w:hAnsi="Helvetica" w:cs="Helvetica"/>
                <w:color w:val="4B4B4B"/>
                <w:sz w:val="20"/>
                <w:szCs w:val="20"/>
                <w:shd w:val="clear" w:color="auto" w:fill="FFFFFF"/>
              </w:rPr>
            </w:rPrChange>
            <w14:textFill>
              <w14:solidFill>
                <w14:schemeClr w14:val="tx1"/>
              </w14:solidFill>
            </w14:textFill>
          </w:rPr>
          <w:t>Node.js的发展给javascript注入了新的生命力</w:t>
        </w:r>
      </w:ins>
    </w:p>
    <w:p>
      <w:pPr>
        <w:ind w:firstLine="480" w:firstLineChars="200"/>
        <w:rPr>
          <w:ins w:id="32543" w:author="梁元" w:date="2019-05-14T19:51:24Z"/>
          <w:color w:val="000000" w:themeColor="text1"/>
          <w:rPrChange w:id="32544" w:author="梁元" w:date="2019-05-14T19:51:36Z">
            <w:rPr>
              <w:ins w:id="32545" w:author="梁元" w:date="2019-05-14T19:51:24Z"/>
            </w:rPr>
          </w:rPrChange>
          <w14:textFill>
            <w14:solidFill>
              <w14:schemeClr w14:val="tx1"/>
            </w14:solidFill>
          </w14:textFill>
        </w:rPr>
      </w:pPr>
    </w:p>
    <w:p>
      <w:pPr>
        <w:widowControl/>
        <w:shd w:val="clear" w:color="auto" w:fill="FFFFFF"/>
        <w:spacing w:before="150" w:after="150"/>
        <w:ind w:firstLine="400" w:firstLineChars="200"/>
        <w:jc w:val="left"/>
        <w:rPr>
          <w:ins w:id="32546" w:author="梁元" w:date="2019-05-14T19:51:24Z"/>
          <w:rFonts w:ascii="Helvetica" w:hAnsi="Helvetica" w:eastAsia="宋体" w:cs="Helvetica"/>
          <w:color w:val="000000" w:themeColor="text1"/>
          <w:kern w:val="0"/>
          <w:sz w:val="20"/>
          <w:szCs w:val="20"/>
          <w:rPrChange w:id="32547" w:author="梁元" w:date="2019-05-14T19:51:36Z">
            <w:rPr>
              <w:ins w:id="32548" w:author="梁元" w:date="2019-05-14T19:51:24Z"/>
              <w:rFonts w:ascii="Helvetica" w:hAnsi="Helvetica" w:eastAsia="宋体" w:cs="Helvetica"/>
              <w:color w:val="4B4B4B"/>
              <w:kern w:val="0"/>
              <w:sz w:val="20"/>
              <w:szCs w:val="20"/>
            </w:rPr>
          </w:rPrChange>
          <w14:textFill>
            <w14:solidFill>
              <w14:schemeClr w14:val="tx1"/>
            </w14:solidFill>
          </w14:textFill>
        </w:rPr>
      </w:pPr>
      <w:ins w:id="32549" w:author="梁元" w:date="2019-05-14T19:51:24Z">
        <w:r>
          <w:rPr>
            <w:rFonts w:ascii="Helvetica" w:hAnsi="Helvetica" w:eastAsia="宋体" w:cs="Helvetica"/>
            <w:color w:val="000000" w:themeColor="text1"/>
            <w:kern w:val="0"/>
            <w:sz w:val="20"/>
            <w:szCs w:val="20"/>
            <w:rPrChange w:id="32550" w:author="梁元" w:date="2019-05-14T19:51:36Z">
              <w:rPr>
                <w:rFonts w:ascii="Helvetica" w:hAnsi="Helvetica" w:eastAsia="宋体" w:cs="Helvetica"/>
                <w:color w:val="4B4B4B"/>
                <w:kern w:val="0"/>
                <w:sz w:val="20"/>
                <w:szCs w:val="20"/>
              </w:rPr>
            </w:rPrChange>
            <w14:textFill>
              <w14:solidFill>
                <w14:schemeClr w14:val="tx1"/>
              </w14:solidFill>
            </w14:textFill>
          </w:rPr>
          <w:t>至于javascript的垢病，个人感觉，不在它的callback而在它的随意性，随意到想怎么写都行，但正是这点给它带来了惊人的开发效率，做好代码规范和文档工作可以减少javascript的随意性带来的负面影响。</w:t>
        </w:r>
      </w:ins>
    </w:p>
    <w:p>
      <w:pPr>
        <w:widowControl/>
        <w:shd w:val="clear" w:color="auto" w:fill="FFFFFF"/>
        <w:spacing w:before="150" w:after="150"/>
        <w:ind w:firstLine="400" w:firstLineChars="200"/>
        <w:jc w:val="left"/>
        <w:rPr>
          <w:ins w:id="32552" w:author="梁元" w:date="2019-05-14T19:51:24Z"/>
          <w:rFonts w:ascii="Helvetica" w:hAnsi="Helvetica" w:eastAsia="宋体" w:cs="Helvetica"/>
          <w:color w:val="000000" w:themeColor="text1"/>
          <w:kern w:val="0"/>
          <w:sz w:val="20"/>
          <w:szCs w:val="20"/>
          <w:rPrChange w:id="32553" w:author="梁元" w:date="2019-05-14T19:51:36Z">
            <w:rPr>
              <w:ins w:id="32554" w:author="梁元" w:date="2019-05-14T19:51:24Z"/>
              <w:rFonts w:ascii="Helvetica" w:hAnsi="Helvetica" w:eastAsia="宋体" w:cs="Helvetica"/>
              <w:color w:val="4B4B4B"/>
              <w:kern w:val="0"/>
              <w:sz w:val="20"/>
              <w:szCs w:val="20"/>
            </w:rPr>
          </w:rPrChange>
          <w14:textFill>
            <w14:solidFill>
              <w14:schemeClr w14:val="tx1"/>
            </w14:solidFill>
          </w14:textFill>
        </w:rPr>
      </w:pPr>
      <w:ins w:id="32555" w:author="梁元" w:date="2019-05-14T19:51:24Z">
        <w:r>
          <w:rPr>
            <w:rFonts w:ascii="Helvetica" w:hAnsi="Helvetica" w:eastAsia="宋体" w:cs="Helvetica"/>
            <w:color w:val="000000" w:themeColor="text1"/>
            <w:kern w:val="0"/>
            <w:sz w:val="20"/>
            <w:szCs w:val="20"/>
            <w:rPrChange w:id="32556" w:author="梁元" w:date="2019-05-14T19:51:36Z">
              <w:rPr>
                <w:rFonts w:ascii="Helvetica" w:hAnsi="Helvetica" w:eastAsia="宋体" w:cs="Helvetica"/>
                <w:color w:val="4B4B4B"/>
                <w:kern w:val="0"/>
                <w:sz w:val="20"/>
                <w:szCs w:val="20"/>
              </w:rPr>
            </w:rPrChange>
            <w14:textFill>
              <w14:solidFill>
                <w14:schemeClr w14:val="tx1"/>
              </w14:solidFill>
            </w14:textFill>
          </w:rPr>
          <w:t>WEB端、移动端、桌面端、甚至嵌入式，javascript已经无处不在。接下来，ES6的实现会让众多习惯同步或者不喜欢回调的开发人员能够更快地上手javascript写出符合他们思维习惯的代码，这些开发人员会是更大的群体，那么也许javascript会横扫应用开发也不一定。</w:t>
        </w:r>
      </w:ins>
    </w:p>
    <w:p>
      <w:pPr>
        <w:widowControl/>
        <w:shd w:val="clear" w:color="auto" w:fill="FFFFFF"/>
        <w:spacing w:before="150" w:after="150"/>
        <w:ind w:firstLine="400" w:firstLineChars="200"/>
        <w:jc w:val="left"/>
        <w:rPr>
          <w:ins w:id="32558" w:author="梁元" w:date="2019-05-14T19:51:24Z"/>
          <w:rFonts w:ascii="Helvetica" w:hAnsi="Helvetica" w:eastAsia="宋体" w:cs="Helvetica"/>
          <w:color w:val="000000" w:themeColor="text1"/>
          <w:kern w:val="0"/>
          <w:sz w:val="20"/>
          <w:szCs w:val="20"/>
          <w:rPrChange w:id="32559" w:author="梁元" w:date="2019-05-14T19:51:36Z">
            <w:rPr>
              <w:ins w:id="32560" w:author="梁元" w:date="2019-05-14T19:51:24Z"/>
              <w:rFonts w:ascii="Helvetica" w:hAnsi="Helvetica" w:eastAsia="宋体" w:cs="Helvetica"/>
              <w:color w:val="4B4B4B"/>
              <w:kern w:val="0"/>
              <w:sz w:val="20"/>
              <w:szCs w:val="20"/>
            </w:rPr>
          </w:rPrChange>
          <w14:textFill>
            <w14:solidFill>
              <w14:schemeClr w14:val="tx1"/>
            </w14:solidFill>
          </w14:textFill>
        </w:rPr>
      </w:pPr>
      <w:ins w:id="32561" w:author="梁元" w:date="2019-05-14T19:51:24Z">
        <w:r>
          <w:rPr>
            <w:rFonts w:ascii="Helvetica" w:hAnsi="Helvetica" w:eastAsia="宋体" w:cs="Helvetica"/>
            <w:color w:val="000000" w:themeColor="text1"/>
            <w:kern w:val="0"/>
            <w:sz w:val="20"/>
            <w:szCs w:val="20"/>
            <w:rPrChange w:id="32562" w:author="梁元" w:date="2019-05-14T19:51:36Z">
              <w:rPr>
                <w:rFonts w:ascii="Helvetica" w:hAnsi="Helvetica" w:eastAsia="宋体" w:cs="Helvetica"/>
                <w:color w:val="4B4B4B"/>
                <w:kern w:val="0"/>
                <w:sz w:val="20"/>
                <w:szCs w:val="20"/>
              </w:rPr>
            </w:rPrChange>
            <w14:textFill>
              <w14:solidFill>
                <w14:schemeClr w14:val="tx1"/>
              </w14:solidFill>
            </w14:textFill>
          </w:rPr>
          <w:t>所以，javascript很有前途，那Node.js自然就有前途。</w:t>
        </w:r>
      </w:ins>
    </w:p>
    <w:p>
      <w:pPr>
        <w:ind w:firstLine="480" w:firstLineChars="200"/>
        <w:rPr>
          <w:ins w:id="32564" w:author="梁元" w:date="2019-05-14T19:51:24Z"/>
          <w:color w:val="000000" w:themeColor="text1"/>
          <w:rPrChange w:id="32565" w:author="梁元" w:date="2019-05-14T19:51:36Z">
            <w:rPr>
              <w:ins w:id="32566" w:author="梁元" w:date="2019-05-14T19:51:24Z"/>
            </w:rPr>
          </w:rPrChange>
          <w14:textFill>
            <w14:solidFill>
              <w14:schemeClr w14:val="tx1"/>
            </w14:solidFill>
          </w14:textFill>
        </w:rPr>
      </w:pPr>
    </w:p>
    <w:p>
      <w:pPr>
        <w:pStyle w:val="3"/>
        <w:numPr>
          <w:ilvl w:val="0"/>
          <w:numId w:val="31"/>
        </w:numPr>
        <w:spacing w:line="240" w:lineRule="auto"/>
        <w:ind w:firstLine="562" w:firstLineChars="200"/>
        <w:rPr>
          <w:ins w:id="32567" w:author="梁元" w:date="2019-05-14T19:51:24Z"/>
          <w:rFonts w:ascii="仿宋" w:hAnsi="仿宋" w:eastAsia="仿宋"/>
          <w:color w:val="000000" w:themeColor="text1"/>
          <w:sz w:val="28"/>
          <w:szCs w:val="28"/>
          <w:rPrChange w:id="32568" w:author="梁元" w:date="2019-05-14T19:51:36Z">
            <w:rPr>
              <w:ins w:id="32569" w:author="梁元" w:date="2019-05-14T19:51:24Z"/>
              <w:rFonts w:ascii="仿宋" w:hAnsi="仿宋" w:eastAsia="仿宋"/>
              <w:sz w:val="28"/>
              <w:szCs w:val="28"/>
            </w:rPr>
          </w:rPrChange>
          <w14:textFill>
            <w14:solidFill>
              <w14:schemeClr w14:val="tx1"/>
            </w14:solidFill>
          </w14:textFill>
        </w:rPr>
      </w:pPr>
      <w:ins w:id="32570" w:author="梁元" w:date="2019-05-14T19:51:24Z">
        <w:bookmarkStart w:id="1017" w:name="_Toc27109_WPSOffice_Level2"/>
        <w:r>
          <w:rPr>
            <w:rFonts w:hint="eastAsia" w:ascii="仿宋" w:hAnsi="仿宋" w:eastAsia="仿宋"/>
            <w:color w:val="000000" w:themeColor="text1"/>
            <w:sz w:val="28"/>
            <w:szCs w:val="28"/>
            <w:rPrChange w:id="32571" w:author="梁元" w:date="2019-05-14T19:51:36Z">
              <w:rPr>
                <w:rFonts w:hint="eastAsia" w:ascii="仿宋" w:hAnsi="仿宋" w:eastAsia="仿宋"/>
                <w:sz w:val="28"/>
                <w:szCs w:val="28"/>
              </w:rPr>
            </w:rPrChange>
            <w14:textFill>
              <w14:solidFill>
                <w14:schemeClr w14:val="tx1"/>
              </w14:solidFill>
            </w14:textFill>
          </w:rPr>
          <w:t>解法对比及优缺点</w:t>
        </w:r>
        <w:bookmarkEnd w:id="1017"/>
      </w:ins>
    </w:p>
    <w:p>
      <w:pPr>
        <w:ind w:firstLine="480" w:firstLineChars="200"/>
        <w:rPr>
          <w:ins w:id="32573" w:author="梁元" w:date="2019-05-14T19:51:24Z"/>
          <w:color w:val="000000" w:themeColor="text1"/>
          <w:rPrChange w:id="32574" w:author="梁元" w:date="2019-05-14T19:51:36Z">
            <w:rPr>
              <w:ins w:id="32575" w:author="梁元" w:date="2019-05-14T19:51:24Z"/>
            </w:rPr>
          </w:rPrChange>
          <w14:textFill>
            <w14:solidFill>
              <w14:schemeClr w14:val="tx1"/>
            </w14:solidFill>
          </w14:textFill>
        </w:rPr>
      </w:pPr>
      <w:ins w:id="32576" w:author="梁元" w:date="2019-05-14T19:51:24Z">
        <w:r>
          <w:rPr>
            <w:rFonts w:hint="eastAsia"/>
            <w:color w:val="000000" w:themeColor="text1"/>
            <w:rPrChange w:id="32577" w:author="梁元" w:date="2019-05-14T19:51:36Z">
              <w:rPr>
                <w:rFonts w:hint="eastAsia"/>
              </w:rPr>
            </w:rPrChange>
            <w14:textFill>
              <w14:solidFill>
                <w14:schemeClr w14:val="tx1"/>
              </w14:solidFill>
            </w14:textFill>
          </w:rPr>
          <w:t>大牛级解法：</w:t>
        </w:r>
      </w:ins>
    </w:p>
    <w:p>
      <w:pPr>
        <w:ind w:firstLine="480" w:firstLineChars="200"/>
        <w:rPr>
          <w:ins w:id="32579" w:author="梁元" w:date="2019-05-14T19:51:24Z"/>
          <w:color w:val="000000" w:themeColor="text1"/>
          <w:rPrChange w:id="32580" w:author="梁元" w:date="2019-05-14T19:51:36Z">
            <w:rPr>
              <w:ins w:id="32581" w:author="梁元" w:date="2019-05-14T19:51:24Z"/>
            </w:rPr>
          </w:rPrChange>
          <w14:textFill>
            <w14:solidFill>
              <w14:schemeClr w14:val="tx1"/>
            </w14:solidFill>
          </w14:textFill>
        </w:rPr>
      </w:pPr>
      <w:ins w:id="32582" w:author="梁元" w:date="2019-05-14T19:51:24Z">
        <w:r>
          <w:rPr>
            <w:rFonts w:hint="eastAsia"/>
            <w:color w:val="000000" w:themeColor="text1"/>
            <w:rPrChange w:id="32583" w:author="梁元" w:date="2019-05-14T19:51:36Z">
              <w:rPr>
                <w:rFonts w:hint="eastAsia"/>
              </w:rPr>
            </w:rPrChange>
            <w14:textFill>
              <w14:solidFill>
                <w14:schemeClr w14:val="tx1"/>
              </w14:solidFill>
            </w14:textFill>
          </w:rPr>
          <w:t>优点：可以比较深入的解释清楚node底层原理和带来的一些良性循环；</w:t>
        </w:r>
      </w:ins>
    </w:p>
    <w:p>
      <w:pPr>
        <w:ind w:firstLine="480" w:firstLineChars="200"/>
        <w:rPr>
          <w:ins w:id="32585" w:author="梁元" w:date="2019-05-14T19:51:24Z"/>
          <w:color w:val="000000" w:themeColor="text1"/>
          <w:rPrChange w:id="32586" w:author="梁元" w:date="2019-05-14T19:51:36Z">
            <w:rPr>
              <w:ins w:id="32587" w:author="梁元" w:date="2019-05-14T19:51:24Z"/>
            </w:rPr>
          </w:rPrChange>
          <w14:textFill>
            <w14:solidFill>
              <w14:schemeClr w14:val="tx1"/>
            </w14:solidFill>
          </w14:textFill>
        </w:rPr>
      </w:pPr>
      <w:ins w:id="32588" w:author="梁元" w:date="2019-05-14T19:51:24Z">
        <w:r>
          <w:rPr>
            <w:rFonts w:hint="eastAsia"/>
            <w:color w:val="000000" w:themeColor="text1"/>
            <w:rPrChange w:id="32589" w:author="梁元" w:date="2019-05-14T19:51:36Z">
              <w:rPr>
                <w:rFonts w:hint="eastAsia"/>
              </w:rPr>
            </w:rPrChange>
            <w14:textFill>
              <w14:solidFill>
                <w14:schemeClr w14:val="tx1"/>
              </w14:solidFill>
            </w14:textFill>
          </w:rPr>
          <w:t>缺点：如果对基础知识不牢固，可能会带来一系列的问题；</w:t>
        </w:r>
      </w:ins>
    </w:p>
    <w:p>
      <w:pPr>
        <w:ind w:firstLine="480" w:firstLineChars="200"/>
        <w:rPr>
          <w:ins w:id="32591" w:author="梁元" w:date="2019-05-14T19:51:24Z"/>
          <w:color w:val="000000" w:themeColor="text1"/>
          <w:rPrChange w:id="32592" w:author="梁元" w:date="2019-05-14T19:51:36Z">
            <w:rPr>
              <w:ins w:id="32593" w:author="梁元" w:date="2019-05-14T19:51:24Z"/>
            </w:rPr>
          </w:rPrChange>
          <w14:textFill>
            <w14:solidFill>
              <w14:schemeClr w14:val="tx1"/>
            </w14:solidFill>
          </w14:textFill>
        </w:rPr>
      </w:pPr>
    </w:p>
    <w:p>
      <w:pPr>
        <w:ind w:firstLine="480" w:firstLineChars="200"/>
        <w:rPr>
          <w:ins w:id="32594" w:author="梁元" w:date="2019-05-14T19:51:24Z"/>
          <w:color w:val="000000" w:themeColor="text1"/>
          <w:rPrChange w:id="32595" w:author="梁元" w:date="2019-05-14T19:51:36Z">
            <w:rPr>
              <w:ins w:id="32596" w:author="梁元" w:date="2019-05-14T19:51:24Z"/>
            </w:rPr>
          </w:rPrChange>
          <w14:textFill>
            <w14:solidFill>
              <w14:schemeClr w14:val="tx1"/>
            </w14:solidFill>
          </w14:textFill>
        </w:rPr>
      </w:pPr>
      <w:ins w:id="32597" w:author="梁元" w:date="2019-05-14T19:51:24Z">
        <w:r>
          <w:rPr>
            <w:rFonts w:hint="eastAsia"/>
            <w:color w:val="000000" w:themeColor="text1"/>
            <w:rPrChange w:id="32598" w:author="梁元" w:date="2019-05-14T19:51:36Z">
              <w:rPr>
                <w:rFonts w:hint="eastAsia"/>
              </w:rPr>
            </w:rPrChange>
            <w14:textFill>
              <w14:solidFill>
                <w14:schemeClr w14:val="tx1"/>
              </w14:solidFill>
            </w14:textFill>
          </w:rPr>
          <w:t>通用解法：</w:t>
        </w:r>
      </w:ins>
    </w:p>
    <w:p>
      <w:pPr>
        <w:ind w:firstLine="480" w:firstLineChars="200"/>
        <w:rPr>
          <w:ins w:id="32600" w:author="梁元" w:date="2019-05-14T19:51:24Z"/>
          <w:color w:val="000000" w:themeColor="text1"/>
          <w:rPrChange w:id="32601" w:author="梁元" w:date="2019-05-14T19:51:36Z">
            <w:rPr>
              <w:ins w:id="32602" w:author="梁元" w:date="2019-05-14T19:51:24Z"/>
            </w:rPr>
          </w:rPrChange>
          <w14:textFill>
            <w14:solidFill>
              <w14:schemeClr w14:val="tx1"/>
            </w14:solidFill>
          </w14:textFill>
        </w:rPr>
      </w:pPr>
      <w:ins w:id="32603" w:author="梁元" w:date="2019-05-14T19:51:24Z">
        <w:r>
          <w:rPr>
            <w:rFonts w:hint="eastAsia"/>
            <w:color w:val="000000" w:themeColor="text1"/>
            <w:rPrChange w:id="32604" w:author="梁元" w:date="2019-05-14T19:51:36Z">
              <w:rPr>
                <w:rFonts w:hint="eastAsia"/>
              </w:rPr>
            </w:rPrChange>
            <w14:textFill>
              <w14:solidFill>
                <w14:schemeClr w14:val="tx1"/>
              </w14:solidFill>
            </w14:textFill>
          </w:rPr>
          <w:t>优点：可以比较概括的回答面试的问题</w:t>
        </w:r>
      </w:ins>
    </w:p>
    <w:p>
      <w:pPr>
        <w:ind w:firstLine="480" w:firstLineChars="200"/>
        <w:rPr>
          <w:ins w:id="32606" w:author="梁元" w:date="2019-05-14T19:51:24Z"/>
          <w:color w:val="000000" w:themeColor="text1"/>
          <w:rPrChange w:id="32607" w:author="梁元" w:date="2019-05-14T19:51:36Z">
            <w:rPr>
              <w:ins w:id="32608" w:author="梁元" w:date="2019-05-14T19:51:24Z"/>
            </w:rPr>
          </w:rPrChange>
          <w14:textFill>
            <w14:solidFill>
              <w14:schemeClr w14:val="tx1"/>
            </w14:solidFill>
          </w14:textFill>
        </w:rPr>
      </w:pPr>
      <w:ins w:id="32609" w:author="梁元" w:date="2019-05-14T19:51:24Z">
        <w:r>
          <w:rPr>
            <w:rFonts w:hint="eastAsia"/>
            <w:color w:val="000000" w:themeColor="text1"/>
            <w:rPrChange w:id="32610" w:author="梁元" w:date="2019-05-14T19:51:36Z">
              <w:rPr>
                <w:rFonts w:hint="eastAsia"/>
              </w:rPr>
            </w:rPrChange>
            <w14:textFill>
              <w14:solidFill>
                <w14:schemeClr w14:val="tx1"/>
              </w14:solidFill>
            </w14:textFill>
          </w:rPr>
          <w:t>缺点：不够相信，不够全面</w:t>
        </w:r>
      </w:ins>
    </w:p>
    <w:p>
      <w:pPr>
        <w:pStyle w:val="3"/>
        <w:numPr>
          <w:ilvl w:val="0"/>
          <w:numId w:val="31"/>
        </w:numPr>
        <w:spacing w:line="240" w:lineRule="auto"/>
        <w:ind w:firstLine="562" w:firstLineChars="200"/>
        <w:rPr>
          <w:ins w:id="32612" w:author="梁元" w:date="2019-05-14T19:51:24Z"/>
          <w:rFonts w:ascii="仿宋" w:hAnsi="仿宋" w:eastAsia="仿宋"/>
          <w:color w:val="000000" w:themeColor="text1"/>
          <w:sz w:val="28"/>
          <w:szCs w:val="28"/>
          <w:rPrChange w:id="32613" w:author="梁元" w:date="2019-05-14T19:51:36Z">
            <w:rPr>
              <w:ins w:id="32614" w:author="梁元" w:date="2019-05-14T19:51:24Z"/>
              <w:rFonts w:ascii="仿宋" w:hAnsi="仿宋" w:eastAsia="仿宋"/>
              <w:sz w:val="28"/>
              <w:szCs w:val="28"/>
            </w:rPr>
          </w:rPrChange>
          <w14:textFill>
            <w14:solidFill>
              <w14:schemeClr w14:val="tx1"/>
            </w14:solidFill>
          </w14:textFill>
        </w:rPr>
      </w:pPr>
      <w:ins w:id="32615" w:author="梁元" w:date="2019-05-14T19:51:24Z">
        <w:bookmarkStart w:id="1018" w:name="_Toc9491_WPSOffice_Level2"/>
        <w:r>
          <w:rPr>
            <w:rFonts w:hint="eastAsia" w:ascii="仿宋" w:hAnsi="仿宋" w:eastAsia="仿宋"/>
            <w:color w:val="000000" w:themeColor="text1"/>
            <w:sz w:val="28"/>
            <w:szCs w:val="28"/>
            <w:rPrChange w:id="32616"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1018"/>
      </w:ins>
    </w:p>
    <w:p>
      <w:pPr>
        <w:ind w:firstLine="482" w:firstLineChars="200"/>
        <w:rPr>
          <w:ins w:id="32618" w:author="梁元" w:date="2019-05-14T19:51:24Z"/>
          <w:color w:val="000000" w:themeColor="text1"/>
          <w:rPrChange w:id="32619" w:author="梁元" w:date="2019-05-14T19:51:36Z">
            <w:rPr>
              <w:ins w:id="32620" w:author="梁元" w:date="2019-05-14T19:51:24Z"/>
            </w:rPr>
          </w:rPrChange>
          <w14:textFill>
            <w14:solidFill>
              <w14:schemeClr w14:val="tx1"/>
            </w14:solidFill>
          </w14:textFill>
        </w:rPr>
      </w:pPr>
      <w:ins w:id="32621" w:author="梁元" w:date="2019-05-14T19:51:24Z">
        <w:r>
          <w:rPr>
            <w:rFonts w:hint="eastAsia"/>
            <w:b/>
            <w:color w:val="000000" w:themeColor="text1"/>
            <w:rPrChange w:id="32622" w:author="梁元" w:date="2019-05-14T19:51:36Z">
              <w:rPr>
                <w:rFonts w:hint="eastAsia"/>
                <w:b/>
              </w:rPr>
            </w:rPrChange>
            <w14:textFill>
              <w14:solidFill>
                <w14:schemeClr w14:val="tx1"/>
              </w14:solidFill>
            </w14:textFill>
          </w:rPr>
          <w:t>问题</w:t>
        </w:r>
      </w:ins>
      <w:ins w:id="32624" w:author="梁元" w:date="2019-05-14T19:51:24Z">
        <w:r>
          <w:rPr>
            <w:rFonts w:hint="eastAsia"/>
            <w:color w:val="000000" w:themeColor="text1"/>
            <w:rPrChange w:id="32625" w:author="梁元" w:date="2019-05-14T19:51:36Z">
              <w:rPr>
                <w:rFonts w:hint="eastAsia"/>
              </w:rPr>
            </w:rPrChange>
            <w14:textFill>
              <w14:solidFill>
                <w14:schemeClr w14:val="tx1"/>
              </w14:solidFill>
            </w14:textFill>
          </w:rPr>
          <w:t>：目前前端对node的应用场景有哪些？</w:t>
        </w:r>
      </w:ins>
    </w:p>
    <w:p>
      <w:pPr>
        <w:pStyle w:val="11"/>
        <w:shd w:val="clear" w:color="auto" w:fill="FFFFFF"/>
        <w:ind w:firstLine="480" w:firstLineChars="200"/>
        <w:rPr>
          <w:ins w:id="32627" w:author="梁元" w:date="2019-05-14T19:51:24Z"/>
          <w:rFonts w:ascii="Arial" w:hAnsi="Arial" w:cs="Arial" w:eastAsiaTheme="minorEastAsia"/>
          <w:color w:val="000000" w:themeColor="text1"/>
          <w:kern w:val="2"/>
          <w:sz w:val="23"/>
          <w:szCs w:val="23"/>
          <w:shd w:val="clear" w:color="auto" w:fill="FFFFFF"/>
          <w:rPrChange w:id="32628" w:author="梁元" w:date="2019-05-14T19:51:36Z">
            <w:rPr>
              <w:ins w:id="32629" w:author="梁元" w:date="2019-05-14T19:51:24Z"/>
              <w:rFonts w:ascii="Arial" w:hAnsi="Arial" w:cs="Arial" w:eastAsiaTheme="minorEastAsia"/>
              <w:color w:val="222222"/>
              <w:kern w:val="2"/>
              <w:sz w:val="23"/>
              <w:szCs w:val="23"/>
              <w:shd w:val="clear" w:color="auto" w:fill="FFFFFF"/>
            </w:rPr>
          </w:rPrChange>
          <w14:textFill>
            <w14:solidFill>
              <w14:schemeClr w14:val="tx1"/>
            </w14:solidFill>
          </w14:textFill>
        </w:rPr>
      </w:pPr>
      <w:ins w:id="32630" w:author="梁元" w:date="2019-05-14T19:51:24Z">
        <w:r>
          <w:rPr>
            <w:rFonts w:hint="eastAsia"/>
            <w:color w:val="000000" w:themeColor="text1"/>
            <w:rPrChange w:id="32631" w:author="梁元" w:date="2019-05-14T19:51:36Z">
              <w:rPr>
                <w:rFonts w:hint="eastAsia"/>
              </w:rPr>
            </w:rPrChange>
            <w14:textFill>
              <w14:solidFill>
                <w14:schemeClr w14:val="tx1"/>
              </w14:solidFill>
            </w14:textFill>
          </w:rPr>
          <w:t>解答：</w:t>
        </w:r>
      </w:ins>
      <w:ins w:id="32633" w:author="梁元" w:date="2019-05-14T19:51:24Z">
        <w:r>
          <w:rPr>
            <w:rFonts w:ascii="Arial" w:hAnsi="Arial" w:cs="Arial" w:eastAsiaTheme="minorEastAsia"/>
            <w:color w:val="000000" w:themeColor="text1"/>
            <w:kern w:val="2"/>
            <w:sz w:val="23"/>
            <w:szCs w:val="23"/>
            <w:shd w:val="clear" w:color="auto" w:fill="FFFFFF"/>
            <w:rPrChange w:id="32634"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 xml:space="preserve"> </w:t>
        </w:r>
      </w:ins>
      <w:ins w:id="32636" w:author="梁元" w:date="2019-05-14T19:51:24Z">
        <w:r>
          <w:rPr>
            <w:rFonts w:hint="eastAsia" w:ascii="Arial" w:hAnsi="Arial" w:cs="Arial" w:eastAsiaTheme="minorEastAsia"/>
            <w:color w:val="000000" w:themeColor="text1"/>
            <w:kern w:val="2"/>
            <w:sz w:val="23"/>
            <w:szCs w:val="23"/>
            <w:shd w:val="clear" w:color="auto" w:fill="FFFFFF"/>
            <w:rPrChange w:id="32637" w:author="梁元" w:date="2019-05-14T19:51:36Z">
              <w:rPr>
                <w:rFonts w:hint="eastAsia" w:ascii="Arial" w:hAnsi="Arial" w:cs="Arial" w:eastAsiaTheme="minorEastAsia"/>
                <w:color w:val="222222"/>
                <w:kern w:val="2"/>
                <w:sz w:val="23"/>
                <w:szCs w:val="23"/>
                <w:shd w:val="clear" w:color="auto" w:fill="FFFFFF"/>
              </w:rPr>
            </w:rPrChange>
            <w14:textFill>
              <w14:solidFill>
                <w14:schemeClr w14:val="tx1"/>
              </w14:solidFill>
            </w14:textFill>
          </w:rPr>
          <w:t>前端自动化，客户端服务都在大规模的使用node进行问题的解决！</w:t>
        </w:r>
      </w:ins>
    </w:p>
    <w:p>
      <w:pPr>
        <w:pStyle w:val="11"/>
        <w:shd w:val="clear" w:color="auto" w:fill="FFFFFF"/>
        <w:ind w:firstLine="460" w:firstLineChars="200"/>
        <w:rPr>
          <w:ins w:id="32639" w:author="梁元" w:date="2019-05-14T19:51:24Z"/>
          <w:rFonts w:ascii="Arial" w:hAnsi="Arial" w:cs="Arial" w:eastAsiaTheme="minorEastAsia"/>
          <w:color w:val="000000" w:themeColor="text1"/>
          <w:kern w:val="2"/>
          <w:sz w:val="23"/>
          <w:szCs w:val="23"/>
          <w:shd w:val="clear" w:color="auto" w:fill="FFFFFF"/>
          <w:rPrChange w:id="32640" w:author="梁元" w:date="2019-05-14T19:51:36Z">
            <w:rPr>
              <w:ins w:id="32641" w:author="梁元" w:date="2019-05-14T19:51:24Z"/>
              <w:rFonts w:ascii="Arial" w:hAnsi="Arial" w:cs="Arial" w:eastAsiaTheme="minorEastAsia"/>
              <w:color w:val="222222"/>
              <w:kern w:val="2"/>
              <w:sz w:val="23"/>
              <w:szCs w:val="23"/>
              <w:shd w:val="clear" w:color="auto" w:fill="FFFFFF"/>
            </w:rPr>
          </w:rPrChange>
          <w14:textFill>
            <w14:solidFill>
              <w14:schemeClr w14:val="tx1"/>
            </w14:solidFill>
          </w14:textFill>
        </w:rPr>
      </w:pPr>
    </w:p>
    <w:p>
      <w:pPr>
        <w:pStyle w:val="3"/>
        <w:numPr>
          <w:ilvl w:val="0"/>
          <w:numId w:val="31"/>
        </w:numPr>
        <w:spacing w:line="240" w:lineRule="auto"/>
        <w:ind w:firstLine="462" w:firstLineChars="200"/>
        <w:rPr>
          <w:ins w:id="32642" w:author="梁元" w:date="2019-05-14T19:51:24Z"/>
          <w:rFonts w:ascii="仿宋" w:hAnsi="仿宋" w:eastAsia="仿宋"/>
          <w:color w:val="000000" w:themeColor="text1"/>
          <w:sz w:val="28"/>
          <w:szCs w:val="28"/>
          <w:rPrChange w:id="32643" w:author="梁元" w:date="2019-05-14T19:51:36Z">
            <w:rPr>
              <w:ins w:id="32644" w:author="梁元" w:date="2019-05-14T19:51:24Z"/>
              <w:rFonts w:ascii="仿宋" w:hAnsi="仿宋" w:eastAsia="仿宋"/>
              <w:sz w:val="28"/>
              <w:szCs w:val="28"/>
            </w:rPr>
          </w:rPrChange>
          <w14:textFill>
            <w14:solidFill>
              <w14:schemeClr w14:val="tx1"/>
            </w14:solidFill>
          </w14:textFill>
        </w:rPr>
      </w:pPr>
      <w:ins w:id="32645" w:author="梁元" w:date="2019-05-14T19:51:24Z">
        <w:bookmarkStart w:id="1019" w:name="_Toc16599_WPSOffice_Level2"/>
        <w:r>
          <w:rPr>
            <w:rFonts w:ascii="Arial" w:hAnsi="Arial" w:cs="Arial" w:eastAsiaTheme="minorEastAsia"/>
            <w:color w:val="000000" w:themeColor="text1"/>
            <w:sz w:val="23"/>
            <w:szCs w:val="23"/>
            <w:shd w:val="clear" w:color="auto" w:fill="FFFFFF"/>
            <w:rPrChange w:id="32646" w:author="梁元" w:date="2019-05-14T19:51:36Z">
              <w:rPr>
                <w:rFonts w:ascii="Arial" w:hAnsi="Arial" w:cs="Arial" w:eastAsiaTheme="minorEastAsia"/>
                <w:color w:val="222222"/>
                <w:sz w:val="23"/>
                <w:szCs w:val="23"/>
                <w:shd w:val="clear" w:color="auto" w:fill="FFFFFF"/>
              </w:rPr>
            </w:rPrChange>
            <w14:textFill>
              <w14:solidFill>
                <w14:schemeClr w14:val="tx1"/>
              </w14:solidFill>
            </w14:textFill>
          </w:rPr>
          <w:t>。</w:t>
        </w:r>
      </w:ins>
      <w:ins w:id="32648" w:author="梁元" w:date="2019-05-14T19:51:24Z">
        <w:r>
          <w:rPr>
            <w:rFonts w:hint="eastAsia" w:ascii="仿宋" w:hAnsi="仿宋" w:eastAsia="仿宋"/>
            <w:color w:val="000000" w:themeColor="text1"/>
            <w:sz w:val="28"/>
            <w:szCs w:val="28"/>
            <w:rPrChange w:id="32649" w:author="梁元" w:date="2019-05-14T19:51:36Z">
              <w:rPr>
                <w:rFonts w:hint="eastAsia" w:ascii="仿宋" w:hAnsi="仿宋" w:eastAsia="仿宋"/>
                <w:sz w:val="28"/>
                <w:szCs w:val="28"/>
              </w:rPr>
            </w:rPrChange>
            <w14:textFill>
              <w14:solidFill>
                <w14:schemeClr w14:val="tx1"/>
              </w14:solidFill>
            </w14:textFill>
          </w:rPr>
          <w:t>项目中体现经验的点</w:t>
        </w:r>
        <w:bookmarkEnd w:id="1019"/>
      </w:ins>
    </w:p>
    <w:p>
      <w:pPr>
        <w:ind w:firstLine="462" w:firstLineChars="200"/>
        <w:rPr>
          <w:ins w:id="32651" w:author="梁元" w:date="2019-05-14T19:51:24Z"/>
          <w:color w:val="000000" w:themeColor="text1"/>
          <w:rPrChange w:id="32652" w:author="梁元" w:date="2019-05-14T19:51:36Z">
            <w:rPr>
              <w:ins w:id="32653" w:author="梁元" w:date="2019-05-14T19:51:24Z"/>
            </w:rPr>
          </w:rPrChange>
          <w14:textFill>
            <w14:solidFill>
              <w14:schemeClr w14:val="tx1"/>
            </w14:solidFill>
          </w14:textFill>
        </w:rPr>
      </w:pPr>
      <w:ins w:id="32654" w:author="梁元" w:date="2019-05-14T19:51:24Z">
        <w:r>
          <w:rPr>
            <w:rFonts w:hint="eastAsia" w:ascii="Arial" w:hAnsi="Arial" w:cs="Arial"/>
            <w:b/>
            <w:bCs/>
            <w:color w:val="000000" w:themeColor="text1"/>
            <w:sz w:val="23"/>
            <w:szCs w:val="23"/>
            <w:shd w:val="clear" w:color="auto" w:fill="FFFFFF"/>
            <w:rPrChange w:id="32655" w:author="梁元" w:date="2019-05-14T19:51:36Z">
              <w:rPr>
                <w:rFonts w:hint="eastAsia" w:ascii="Arial" w:hAnsi="Arial" w:cs="Arial"/>
                <w:b/>
                <w:bCs/>
                <w:color w:val="222222"/>
                <w:sz w:val="23"/>
                <w:szCs w:val="23"/>
                <w:shd w:val="clear" w:color="auto" w:fill="FFFFFF"/>
              </w:rPr>
            </w:rPrChange>
            <w14:textFill>
              <w14:solidFill>
                <w14:schemeClr w14:val="tx1"/>
              </w14:solidFill>
            </w14:textFill>
          </w:rPr>
          <w:t>可以解决前端本地开发的服务问题，可以实现接口的代理，可以实现客户端服务等</w:t>
        </w:r>
      </w:ins>
    </w:p>
    <w:p>
      <w:pPr>
        <w:pStyle w:val="3"/>
        <w:numPr>
          <w:ilvl w:val="0"/>
          <w:numId w:val="31"/>
        </w:numPr>
        <w:spacing w:line="240" w:lineRule="auto"/>
        <w:ind w:firstLine="562" w:firstLineChars="200"/>
        <w:rPr>
          <w:ins w:id="32657" w:author="梁元" w:date="2019-05-14T19:51:24Z"/>
          <w:rFonts w:ascii="仿宋" w:hAnsi="仿宋" w:eastAsia="仿宋"/>
          <w:color w:val="000000" w:themeColor="text1"/>
          <w:sz w:val="28"/>
          <w:szCs w:val="28"/>
          <w:rPrChange w:id="32658" w:author="梁元" w:date="2019-05-14T19:51:36Z">
            <w:rPr>
              <w:ins w:id="32659" w:author="梁元" w:date="2019-05-14T19:51:24Z"/>
              <w:rFonts w:ascii="仿宋" w:hAnsi="仿宋" w:eastAsia="仿宋"/>
              <w:sz w:val="28"/>
              <w:szCs w:val="28"/>
            </w:rPr>
          </w:rPrChange>
          <w14:textFill>
            <w14:solidFill>
              <w14:schemeClr w14:val="tx1"/>
            </w14:solidFill>
          </w14:textFill>
        </w:rPr>
      </w:pPr>
      <w:ins w:id="32660" w:author="梁元" w:date="2019-05-14T19:51:24Z">
        <w:bookmarkStart w:id="1020" w:name="_Toc1897_WPSOffice_Level2"/>
        <w:r>
          <w:rPr>
            <w:rFonts w:hint="eastAsia" w:ascii="仿宋" w:hAnsi="仿宋" w:eastAsia="仿宋"/>
            <w:color w:val="000000" w:themeColor="text1"/>
            <w:sz w:val="28"/>
            <w:szCs w:val="28"/>
            <w:rPrChange w:id="32661" w:author="梁元" w:date="2019-05-14T19:51:36Z">
              <w:rPr>
                <w:rFonts w:hint="eastAsia" w:ascii="仿宋" w:hAnsi="仿宋" w:eastAsia="仿宋"/>
                <w:sz w:val="28"/>
                <w:szCs w:val="28"/>
              </w:rPr>
            </w:rPrChange>
            <w14:textFill>
              <w14:solidFill>
                <w14:schemeClr w14:val="tx1"/>
              </w14:solidFill>
            </w14:textFill>
          </w:rPr>
          <w:t>论坛参考</w:t>
        </w:r>
        <w:bookmarkEnd w:id="1020"/>
      </w:ins>
    </w:p>
    <w:p>
      <w:pPr>
        <w:widowControl/>
        <w:ind w:firstLine="480" w:firstLineChars="200"/>
        <w:jc w:val="left"/>
        <w:rPr>
          <w:ins w:id="32663" w:author="梁元" w:date="2019-05-14T19:51:24Z"/>
          <w:color w:val="000000" w:themeColor="text1"/>
          <w:sz w:val="28"/>
          <w:rPrChange w:id="32664" w:author="梁元" w:date="2019-05-14T19:51:36Z">
            <w:rPr>
              <w:ins w:id="32665" w:author="梁元" w:date="2019-05-14T19:51:24Z"/>
              <w:sz w:val="28"/>
            </w:rPr>
          </w:rPrChange>
          <w14:textFill>
            <w14:solidFill>
              <w14:schemeClr w14:val="tx1"/>
            </w14:solidFill>
          </w14:textFill>
        </w:rPr>
      </w:pPr>
      <w:ins w:id="32666" w:author="梁元" w:date="2019-05-14T19:51:24Z">
        <w:r>
          <w:rPr>
            <w:color w:val="000000" w:themeColor="text1"/>
            <w:rPrChange w:id="32667" w:author="梁元" w:date="2019-05-14T19:51:36Z">
              <w:rPr/>
            </w:rPrChange>
            <w14:textFill>
              <w14:solidFill>
                <w14:schemeClr w14:val="tx1"/>
              </w14:solidFill>
            </w14:textFill>
          </w:rPr>
          <w:fldChar w:fldCharType="begin"/>
        </w:r>
      </w:ins>
      <w:ins w:id="32669" w:author="梁元" w:date="2019-05-14T19:51:24Z">
        <w:r>
          <w:rPr>
            <w:color w:val="000000" w:themeColor="text1"/>
            <w:rPrChange w:id="32670" w:author="梁元" w:date="2019-05-14T19:51:36Z">
              <w:rPr/>
            </w:rPrChange>
            <w14:textFill>
              <w14:solidFill>
                <w14:schemeClr w14:val="tx1"/>
              </w14:solidFill>
            </w14:textFill>
          </w:rPr>
          <w:instrText xml:space="preserve"> HYPERLINK "https://blog.csdn.net/hsj1669666567/article/details/79568545" </w:instrText>
        </w:r>
      </w:ins>
      <w:ins w:id="32672" w:author="梁元" w:date="2019-05-14T19:51:24Z">
        <w:r>
          <w:rPr>
            <w:color w:val="000000" w:themeColor="text1"/>
            <w:rPrChange w:id="32673" w:author="梁元" w:date="2019-05-14T19:51:36Z">
              <w:rPr/>
            </w:rPrChange>
            <w14:textFill>
              <w14:solidFill>
                <w14:schemeClr w14:val="tx1"/>
              </w14:solidFill>
            </w14:textFill>
          </w:rPr>
          <w:fldChar w:fldCharType="separate"/>
        </w:r>
      </w:ins>
      <w:ins w:id="32675" w:author="梁元" w:date="2019-05-14T19:51:24Z">
        <w:r>
          <w:rPr>
            <w:rStyle w:val="18"/>
            <w:color w:val="000000" w:themeColor="text1"/>
            <w:sz w:val="28"/>
            <w:rPrChange w:id="32676" w:author="梁元" w:date="2019-05-14T19:51:36Z">
              <w:rPr>
                <w:rStyle w:val="18"/>
                <w:sz w:val="28"/>
              </w:rPr>
            </w:rPrChange>
            <w14:textFill>
              <w14:solidFill>
                <w14:schemeClr w14:val="tx1"/>
              </w14:solidFill>
            </w14:textFill>
          </w:rPr>
          <w:t>https://blog.csdn.net/hsj1669666567/article/details/79568545</w:t>
        </w:r>
      </w:ins>
      <w:ins w:id="32678" w:author="梁元" w:date="2019-05-14T19:51:24Z">
        <w:r>
          <w:rPr>
            <w:rStyle w:val="18"/>
            <w:color w:val="000000" w:themeColor="text1"/>
            <w:sz w:val="28"/>
            <w:rPrChange w:id="32679" w:author="梁元" w:date="2019-05-14T19:51:36Z">
              <w:rPr>
                <w:rStyle w:val="18"/>
                <w:sz w:val="28"/>
              </w:rPr>
            </w:rPrChange>
            <w14:textFill>
              <w14:solidFill>
                <w14:schemeClr w14:val="tx1"/>
              </w14:solidFill>
            </w14:textFill>
          </w:rPr>
          <w:fldChar w:fldCharType="end"/>
        </w:r>
      </w:ins>
    </w:p>
    <w:p>
      <w:pPr>
        <w:widowControl/>
        <w:ind w:firstLine="560" w:firstLineChars="200"/>
        <w:jc w:val="left"/>
        <w:rPr>
          <w:ins w:id="32681" w:author="梁元" w:date="2019-05-14T19:51:24Z"/>
          <w:color w:val="000000" w:themeColor="text1"/>
          <w:sz w:val="28"/>
          <w:rPrChange w:id="32682" w:author="梁元" w:date="2019-05-14T19:51:36Z">
            <w:rPr>
              <w:ins w:id="32683" w:author="梁元" w:date="2019-05-14T19:51:24Z"/>
              <w:sz w:val="28"/>
            </w:rPr>
          </w:rPrChange>
          <w14:textFill>
            <w14:solidFill>
              <w14:schemeClr w14:val="tx1"/>
            </w14:solidFill>
          </w14:textFill>
        </w:rPr>
      </w:pPr>
      <w:ins w:id="32684" w:author="梁元" w:date="2019-05-14T19:51:24Z">
        <w:r>
          <w:rPr>
            <w:color w:val="000000" w:themeColor="text1"/>
            <w:sz w:val="28"/>
            <w:rPrChange w:id="32685" w:author="梁元" w:date="2019-05-14T19:51:36Z">
              <w:rPr>
                <w:sz w:val="28"/>
              </w:rPr>
            </w:rPrChange>
            <w14:textFill>
              <w14:solidFill>
                <w14:schemeClr w14:val="tx1"/>
              </w14:solidFill>
            </w14:textFill>
          </w:rPr>
          <w:t>https://cnodejs.org/topic/53c88a83c9507b4044b0a78a</w:t>
        </w:r>
      </w:ins>
    </w:p>
    <w:p>
      <w:pPr>
        <w:ind w:firstLine="480" w:firstLineChars="200"/>
        <w:rPr>
          <w:ins w:id="32687" w:author="梁元" w:date="2019-05-14T19:51:24Z"/>
          <w:color w:val="000000" w:themeColor="text1"/>
          <w:rPrChange w:id="32688" w:author="梁元" w:date="2019-05-14T19:51:36Z">
            <w:rPr>
              <w:ins w:id="32689" w:author="梁元" w:date="2019-05-14T19:51:24Z"/>
            </w:rPr>
          </w:rPrChange>
          <w14:textFill>
            <w14:solidFill>
              <w14:schemeClr w14:val="tx1"/>
            </w14:solidFill>
          </w14:textFill>
        </w:rPr>
      </w:pPr>
    </w:p>
    <w:p>
      <w:pPr>
        <w:ind w:firstLine="480" w:firstLineChars="200"/>
        <w:rPr>
          <w:ins w:id="32690" w:author="梁元" w:date="2019-05-14T19:51:24Z"/>
          <w:color w:val="000000" w:themeColor="text1"/>
          <w:rPrChange w:id="32691" w:author="梁元" w:date="2019-05-14T19:51:36Z">
            <w:rPr>
              <w:ins w:id="32692" w:author="梁元" w:date="2019-05-14T19:51:24Z"/>
            </w:rPr>
          </w:rPrChange>
          <w14:textFill>
            <w14:solidFill>
              <w14:schemeClr w14:val="tx1"/>
            </w14:solidFill>
          </w14:textFill>
        </w:rPr>
      </w:pPr>
    </w:p>
    <w:p>
      <w:pPr>
        <w:pStyle w:val="2"/>
        <w:numPr>
          <w:ilvl w:val="0"/>
          <w:numId w:val="1"/>
        </w:numPr>
        <w:rPr>
          <w:ins w:id="32693" w:author="梁元" w:date="2019-05-14T19:51:24Z"/>
          <w:rFonts w:ascii="仿宋" w:hAnsi="仿宋" w:eastAsia="仿宋"/>
          <w:color w:val="000000" w:themeColor="text1"/>
          <w:sz w:val="28"/>
          <w:szCs w:val="28"/>
          <w:rPrChange w:id="32694" w:author="梁元" w:date="2019-05-14T19:51:36Z">
            <w:rPr>
              <w:ins w:id="32695" w:author="梁元" w:date="2019-05-14T19:51:24Z"/>
              <w:rFonts w:ascii="仿宋" w:hAnsi="仿宋" w:eastAsia="仿宋"/>
              <w:sz w:val="28"/>
              <w:szCs w:val="28"/>
            </w:rPr>
          </w:rPrChange>
          <w14:textFill>
            <w14:solidFill>
              <w14:schemeClr w14:val="tx1"/>
            </w14:solidFill>
          </w14:textFill>
        </w:rPr>
      </w:pPr>
      <w:ins w:id="32696" w:author="梁元" w:date="2019-05-14T19:52:13Z">
        <w:bookmarkStart w:id="1021" w:name="_Toc31030_WPSOffice_Level1"/>
        <w:r>
          <w:rPr>
            <w:rFonts w:hint="eastAsia" w:ascii="仿宋" w:hAnsi="仿宋" w:eastAsia="仿宋"/>
            <w:color w:val="000000" w:themeColor="text1"/>
            <w:sz w:val="28"/>
            <w:szCs w:val="28"/>
            <w:lang w:val="en-US" w:eastAsia="zh-CN"/>
            <w14:textFill>
              <w14:solidFill>
                <w14:schemeClr w14:val="tx1"/>
              </w14:solidFill>
            </w14:textFill>
          </w:rPr>
          <w:t>说一</w:t>
        </w:r>
      </w:ins>
      <w:ins w:id="32697" w:author="梁元" w:date="2019-05-14T19:52:15Z">
        <w:r>
          <w:rPr>
            <w:rFonts w:hint="eastAsia" w:ascii="仿宋" w:hAnsi="仿宋" w:eastAsia="仿宋"/>
            <w:color w:val="000000" w:themeColor="text1"/>
            <w:sz w:val="28"/>
            <w:szCs w:val="28"/>
            <w:lang w:val="en-US" w:eastAsia="zh-CN"/>
            <w14:textFill>
              <w14:solidFill>
                <w14:schemeClr w14:val="tx1"/>
              </w14:solidFill>
            </w14:textFill>
          </w:rPr>
          <w:t>下</w:t>
        </w:r>
      </w:ins>
      <w:ins w:id="32698" w:author="梁元" w:date="2019-05-14T19:52:20Z">
        <w:r>
          <w:rPr>
            <w:rFonts w:hint="eastAsia" w:ascii="仿宋" w:hAnsi="仿宋" w:eastAsia="仿宋"/>
            <w:color w:val="000000" w:themeColor="text1"/>
            <w:sz w:val="28"/>
            <w:szCs w:val="28"/>
            <w:lang w:val="en-US" w:eastAsia="zh-CN"/>
            <w14:textFill>
              <w14:solidFill>
                <w14:schemeClr w14:val="tx1"/>
              </w14:solidFill>
            </w14:textFill>
          </w:rPr>
          <w:t>promise</w:t>
        </w:r>
      </w:ins>
      <w:ins w:id="32699" w:author="梁元" w:date="2019-05-14T19:51:24Z">
        <w:r>
          <w:rPr>
            <w:rFonts w:hint="eastAsia" w:ascii="仿宋" w:hAnsi="仿宋" w:eastAsia="仿宋"/>
            <w:color w:val="000000" w:themeColor="text1"/>
            <w:sz w:val="28"/>
            <w:szCs w:val="28"/>
            <w:lang w:eastAsia="zh-CN"/>
            <w:rPrChange w:id="32700" w:author="梁元" w:date="2019-05-14T19:51:36Z">
              <w:rPr>
                <w:rFonts w:hint="eastAsia" w:ascii="仿宋" w:hAnsi="仿宋" w:eastAsia="仿宋"/>
                <w:sz w:val="28"/>
                <w:szCs w:val="28"/>
                <w:lang w:eastAsia="zh-CN"/>
              </w:rPr>
            </w:rPrChange>
            <w14:textFill>
              <w14:solidFill>
                <w14:schemeClr w14:val="tx1"/>
              </w14:solidFill>
            </w14:textFill>
          </w:rPr>
          <w:t>？</w:t>
        </w:r>
        <w:bookmarkEnd w:id="1021"/>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32702" w:author="梁元" w:date="2019-05-14T19:51:24Z"/>
        </w:trPr>
        <w:tc>
          <w:tcPr>
            <w:tcW w:w="1523" w:type="dxa"/>
          </w:tcPr>
          <w:p>
            <w:pPr>
              <w:jc w:val="center"/>
              <w:rPr>
                <w:ins w:id="32703" w:author="梁元" w:date="2019-05-14T19:51:24Z"/>
                <w:rFonts w:ascii="仿宋" w:hAnsi="仿宋" w:eastAsia="仿宋"/>
                <w:color w:val="000000" w:themeColor="text1"/>
                <w:rPrChange w:id="32704" w:author="梁元" w:date="2019-05-14T19:51:36Z">
                  <w:rPr>
                    <w:ins w:id="32705" w:author="梁元" w:date="2019-05-14T19:51:24Z"/>
                    <w:rFonts w:ascii="仿宋" w:hAnsi="仿宋" w:eastAsia="仿宋"/>
                  </w:rPr>
                </w:rPrChange>
                <w14:textFill>
                  <w14:solidFill>
                    <w14:schemeClr w14:val="tx1"/>
                  </w14:solidFill>
                </w14:textFill>
              </w:rPr>
            </w:pPr>
            <w:ins w:id="32706" w:author="梁元" w:date="2019-05-14T19:51:24Z">
              <w:r>
                <w:rPr>
                  <w:rFonts w:hint="eastAsia" w:ascii="仿宋" w:hAnsi="仿宋" w:eastAsia="仿宋"/>
                  <w:color w:val="000000" w:themeColor="text1"/>
                  <w:rPrChange w:id="32707"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32709" w:author="梁元" w:date="2019-05-14T19:51:24Z"/>
                <w:rFonts w:ascii="仿宋" w:hAnsi="仿宋" w:eastAsia="仿宋"/>
                <w:color w:val="000000" w:themeColor="text1"/>
                <w:rPrChange w:id="32710" w:author="梁元" w:date="2019-05-14T19:51:36Z">
                  <w:rPr>
                    <w:ins w:id="32711" w:author="梁元" w:date="2019-05-14T19:51:24Z"/>
                    <w:rFonts w:ascii="仿宋" w:hAnsi="仿宋" w:eastAsia="仿宋"/>
                  </w:rPr>
                </w:rPrChange>
                <w14:textFill>
                  <w14:solidFill>
                    <w14:schemeClr w14:val="tx1"/>
                  </w14:solidFill>
                </w14:textFill>
              </w:rPr>
            </w:pPr>
            <w:ins w:id="32712" w:author="梁元" w:date="2019-05-14T19:51:24Z">
              <w:r>
                <w:rPr>
                  <w:rFonts w:hint="eastAsia" w:ascii="仿宋" w:hAnsi="仿宋" w:eastAsia="仿宋"/>
                  <w:color w:val="000000" w:themeColor="text1"/>
                  <w:rPrChange w:id="32713"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32715" w:author="梁元" w:date="2019-05-14T19:51:24Z"/>
                <w:rFonts w:ascii="仿宋" w:hAnsi="仿宋" w:eastAsia="仿宋"/>
                <w:color w:val="000000" w:themeColor="text1"/>
                <w:rPrChange w:id="32716" w:author="梁元" w:date="2019-05-14T19:51:36Z">
                  <w:rPr>
                    <w:ins w:id="32717" w:author="梁元" w:date="2019-05-14T19:51:24Z"/>
                    <w:rFonts w:ascii="仿宋" w:hAnsi="仿宋" w:eastAsia="仿宋"/>
                  </w:rPr>
                </w:rPrChange>
                <w14:textFill>
                  <w14:solidFill>
                    <w14:schemeClr w14:val="tx1"/>
                  </w14:solidFill>
                </w14:textFill>
              </w:rPr>
            </w:pPr>
            <w:ins w:id="32718" w:author="梁元" w:date="2019-05-14T19:51:24Z">
              <w:r>
                <w:rPr>
                  <w:rFonts w:hint="eastAsia" w:ascii="仿宋" w:hAnsi="仿宋" w:eastAsia="仿宋"/>
                  <w:color w:val="000000" w:themeColor="text1"/>
                  <w:rPrChange w:id="32719"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32721" w:author="梁元" w:date="2019-05-14T19:51:24Z"/>
                <w:rFonts w:ascii="仿宋" w:hAnsi="仿宋" w:eastAsia="仿宋"/>
                <w:color w:val="000000" w:themeColor="text1"/>
                <w:rPrChange w:id="32722" w:author="梁元" w:date="2019-05-14T19:51:36Z">
                  <w:rPr>
                    <w:ins w:id="32723" w:author="梁元" w:date="2019-05-14T19:51:24Z"/>
                    <w:rFonts w:ascii="仿宋" w:hAnsi="仿宋" w:eastAsia="仿宋"/>
                  </w:rPr>
                </w:rPrChange>
                <w14:textFill>
                  <w14:solidFill>
                    <w14:schemeClr w14:val="tx1"/>
                  </w14:solidFill>
                </w14:textFill>
              </w:rPr>
            </w:pPr>
            <w:ins w:id="32724" w:author="梁元" w:date="2019-05-14T19:51:24Z">
              <w:r>
                <w:rPr>
                  <w:rFonts w:hint="eastAsia" w:ascii="仿宋" w:hAnsi="仿宋" w:eastAsia="仿宋"/>
                  <w:color w:val="000000" w:themeColor="text1"/>
                  <w:rPrChange w:id="32725"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32727" w:author="梁元" w:date="2019-05-14T19:51:24Z"/>
                <w:rFonts w:ascii="仿宋" w:hAnsi="仿宋" w:eastAsia="仿宋"/>
                <w:color w:val="000000" w:themeColor="text1"/>
                <w:rPrChange w:id="32728" w:author="梁元" w:date="2019-05-14T19:51:36Z">
                  <w:rPr>
                    <w:ins w:id="32729" w:author="梁元" w:date="2019-05-14T19:51:24Z"/>
                    <w:rFonts w:ascii="仿宋" w:hAnsi="仿宋" w:eastAsia="仿宋"/>
                  </w:rPr>
                </w:rPrChange>
                <w14:textFill>
                  <w14:solidFill>
                    <w14:schemeClr w14:val="tx1"/>
                  </w14:solidFill>
                </w14:textFill>
              </w:rPr>
            </w:pPr>
            <w:ins w:id="32730" w:author="梁元" w:date="2019-05-14T19:51:24Z">
              <w:r>
                <w:rPr>
                  <w:rFonts w:hint="eastAsia" w:ascii="仿宋" w:hAnsi="仿宋" w:eastAsia="仿宋"/>
                  <w:color w:val="000000" w:themeColor="text1"/>
                  <w:rPrChange w:id="32731"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ins w:id="32733" w:author="梁元" w:date="2019-05-14T19:51:24Z"/>
        </w:trPr>
        <w:tc>
          <w:tcPr>
            <w:tcW w:w="1523" w:type="dxa"/>
          </w:tcPr>
          <w:p>
            <w:pPr>
              <w:jc w:val="center"/>
              <w:rPr>
                <w:ins w:id="32734" w:author="梁元" w:date="2019-05-14T19:51:24Z"/>
                <w:rFonts w:ascii="仿宋" w:hAnsi="仿宋" w:eastAsia="仿宋"/>
                <w:color w:val="000000" w:themeColor="text1"/>
                <w:rPrChange w:id="32735" w:author="梁元" w:date="2019-05-14T19:51:36Z">
                  <w:rPr>
                    <w:ins w:id="32736" w:author="梁元" w:date="2019-05-14T19:51:24Z"/>
                    <w:rFonts w:ascii="仿宋" w:hAnsi="仿宋" w:eastAsia="仿宋"/>
                  </w:rPr>
                </w:rPrChange>
                <w14:textFill>
                  <w14:solidFill>
                    <w14:schemeClr w14:val="tx1"/>
                  </w14:solidFill>
                </w14:textFill>
              </w:rPr>
            </w:pPr>
            <w:ins w:id="32737" w:author="梁元" w:date="2019-05-14T19:51:24Z">
              <w:r>
                <w:rPr>
                  <w:rFonts w:hint="eastAsia" w:ascii="仿宋" w:hAnsi="仿宋" w:eastAsia="仿宋"/>
                  <w:color w:val="000000" w:themeColor="text1"/>
                  <w:rPrChange w:id="32738" w:author="梁元" w:date="2019-05-14T19:51:36Z">
                    <w:rPr>
                      <w:rFonts w:hint="eastAsia" w:ascii="仿宋" w:hAnsi="仿宋" w:eastAsia="仿宋"/>
                    </w:rPr>
                  </w:rPrChange>
                  <w14:textFill>
                    <w14:solidFill>
                      <w14:schemeClr w14:val="tx1"/>
                    </w14:solidFill>
                  </w14:textFill>
                </w:rPr>
                <w:t>95%</w:t>
              </w:r>
            </w:ins>
          </w:p>
        </w:tc>
        <w:tc>
          <w:tcPr>
            <w:tcW w:w="1559" w:type="dxa"/>
          </w:tcPr>
          <w:p>
            <w:pPr>
              <w:jc w:val="center"/>
              <w:rPr>
                <w:ins w:id="32740" w:author="梁元" w:date="2019-05-14T19:51:24Z"/>
                <w:rFonts w:ascii="仿宋" w:hAnsi="仿宋" w:eastAsia="仿宋"/>
                <w:color w:val="000000" w:themeColor="text1"/>
                <w:rPrChange w:id="32741" w:author="梁元" w:date="2019-05-14T19:51:36Z">
                  <w:rPr>
                    <w:ins w:id="32742" w:author="梁元" w:date="2019-05-14T19:51:24Z"/>
                    <w:rFonts w:ascii="仿宋" w:hAnsi="仿宋" w:eastAsia="仿宋"/>
                  </w:rPr>
                </w:rPrChange>
                <w14:textFill>
                  <w14:solidFill>
                    <w14:schemeClr w14:val="tx1"/>
                  </w14:solidFill>
                </w14:textFill>
              </w:rPr>
            </w:pPr>
            <w:ins w:id="32743" w:author="梁元" w:date="2019-05-14T19:51:24Z">
              <w:r>
                <w:rPr>
                  <w:rFonts w:hint="eastAsia" w:ascii="仿宋" w:hAnsi="仿宋" w:eastAsia="仿宋"/>
                  <w:color w:val="000000" w:themeColor="text1"/>
                  <w:rPrChange w:id="32744" w:author="梁元" w:date="2019-05-14T19:51:36Z">
                    <w:rPr>
                      <w:rFonts w:hint="eastAsia" w:ascii="仿宋" w:hAnsi="仿宋" w:eastAsia="仿宋"/>
                    </w:rPr>
                  </w:rPrChange>
                  <w14:textFill>
                    <w14:solidFill>
                      <w14:schemeClr w14:val="tx1"/>
                    </w14:solidFill>
                  </w14:textFill>
                </w:rPr>
                <w:t>3星</w:t>
              </w:r>
            </w:ins>
          </w:p>
        </w:tc>
        <w:tc>
          <w:tcPr>
            <w:tcW w:w="1418" w:type="dxa"/>
          </w:tcPr>
          <w:p>
            <w:pPr>
              <w:jc w:val="center"/>
              <w:rPr>
                <w:ins w:id="32746" w:author="梁元" w:date="2019-05-14T19:51:24Z"/>
                <w:rFonts w:ascii="仿宋" w:hAnsi="仿宋" w:eastAsia="仿宋"/>
                <w:color w:val="000000" w:themeColor="text1"/>
                <w:rPrChange w:id="32747" w:author="梁元" w:date="2019-05-14T19:51:36Z">
                  <w:rPr>
                    <w:ins w:id="32748" w:author="梁元" w:date="2019-05-14T19:51:24Z"/>
                    <w:rFonts w:ascii="仿宋" w:hAnsi="仿宋" w:eastAsia="仿宋"/>
                  </w:rPr>
                </w:rPrChange>
                <w14:textFill>
                  <w14:solidFill>
                    <w14:schemeClr w14:val="tx1"/>
                  </w14:solidFill>
                </w14:textFill>
              </w:rPr>
            </w:pPr>
            <w:ins w:id="32749" w:author="梁元" w:date="2019-05-14T19:51:24Z">
              <w:r>
                <w:rPr>
                  <w:rFonts w:ascii="仿宋" w:hAnsi="仿宋" w:eastAsia="仿宋"/>
                  <w:color w:val="000000" w:themeColor="text1"/>
                  <w:rPrChange w:id="32750" w:author="梁元" w:date="2019-05-14T19:51:36Z">
                    <w:rPr>
                      <w:rFonts w:ascii="仿宋" w:hAnsi="仿宋" w:eastAsia="仿宋"/>
                    </w:rPr>
                  </w:rPrChange>
                  <w14:textFill>
                    <w14:solidFill>
                      <w14:schemeClr w14:val="tx1"/>
                    </w14:solidFill>
                  </w14:textFill>
                </w:rPr>
                <w:t>E</w:t>
              </w:r>
            </w:ins>
            <w:ins w:id="32752" w:author="梁元" w:date="2019-05-14T19:51:24Z">
              <w:r>
                <w:rPr>
                  <w:rFonts w:hint="eastAsia" w:ascii="仿宋" w:hAnsi="仿宋" w:eastAsia="仿宋"/>
                  <w:color w:val="000000" w:themeColor="text1"/>
                  <w:rPrChange w:id="32753" w:author="梁元" w:date="2019-05-14T19:51:36Z">
                    <w:rPr>
                      <w:rFonts w:hint="eastAsia" w:ascii="仿宋" w:hAnsi="仿宋" w:eastAsia="仿宋"/>
                    </w:rPr>
                  </w:rPrChange>
                  <w14:textFill>
                    <w14:solidFill>
                      <w14:schemeClr w14:val="tx1"/>
                    </w14:solidFill>
                  </w14:textFill>
                </w:rPr>
                <w:t>s6</w:t>
              </w:r>
            </w:ins>
          </w:p>
        </w:tc>
        <w:tc>
          <w:tcPr>
            <w:tcW w:w="1417" w:type="dxa"/>
          </w:tcPr>
          <w:p>
            <w:pPr>
              <w:jc w:val="center"/>
              <w:rPr>
                <w:ins w:id="32755" w:author="梁元" w:date="2019-05-14T19:51:24Z"/>
                <w:rFonts w:ascii="仿宋" w:hAnsi="仿宋" w:eastAsia="仿宋"/>
                <w:color w:val="000000" w:themeColor="text1"/>
                <w:rPrChange w:id="32756" w:author="梁元" w:date="2019-05-14T19:51:36Z">
                  <w:rPr>
                    <w:ins w:id="32757" w:author="梁元" w:date="2019-05-14T19:51:24Z"/>
                    <w:rFonts w:ascii="仿宋" w:hAnsi="仿宋" w:eastAsia="仿宋"/>
                  </w:rPr>
                </w:rPrChange>
                <w14:textFill>
                  <w14:solidFill>
                    <w14:schemeClr w14:val="tx1"/>
                  </w14:solidFill>
                </w14:textFill>
              </w:rPr>
            </w:pPr>
            <w:ins w:id="32758" w:author="梁元" w:date="2019-05-14T19:51:24Z">
              <w:r>
                <w:rPr>
                  <w:rFonts w:hint="eastAsia" w:ascii="仿宋" w:hAnsi="仿宋" w:eastAsia="仿宋"/>
                  <w:color w:val="000000" w:themeColor="text1"/>
                  <w:rPrChange w:id="32759" w:author="梁元" w:date="2019-05-14T19:51:36Z">
                    <w:rPr>
                      <w:rFonts w:hint="eastAsia" w:ascii="仿宋" w:hAnsi="仿宋" w:eastAsia="仿宋"/>
                    </w:rPr>
                  </w:rPrChange>
                  <w14:textFill>
                    <w14:solidFill>
                      <w14:schemeClr w14:val="tx1"/>
                    </w14:solidFill>
                  </w14:textFill>
                </w:rPr>
                <w:t>异步</w:t>
              </w:r>
            </w:ins>
          </w:p>
        </w:tc>
        <w:tc>
          <w:tcPr>
            <w:tcW w:w="1465" w:type="dxa"/>
          </w:tcPr>
          <w:p>
            <w:pPr>
              <w:jc w:val="center"/>
              <w:rPr>
                <w:ins w:id="32761" w:author="梁元" w:date="2019-05-14T19:51:24Z"/>
                <w:rFonts w:ascii="仿宋" w:hAnsi="仿宋" w:eastAsia="仿宋"/>
                <w:color w:val="000000" w:themeColor="text1"/>
                <w:rPrChange w:id="32762" w:author="梁元" w:date="2019-05-14T19:51:36Z">
                  <w:rPr>
                    <w:ins w:id="32763" w:author="梁元" w:date="2019-05-14T19:51:24Z"/>
                    <w:rFonts w:ascii="仿宋" w:hAnsi="仿宋" w:eastAsia="仿宋"/>
                  </w:rPr>
                </w:rPrChange>
                <w14:textFill>
                  <w14:solidFill>
                    <w14:schemeClr w14:val="tx1"/>
                  </w14:solidFill>
                </w14:textFill>
              </w:rPr>
            </w:pPr>
            <w:ins w:id="32764" w:author="梁元" w:date="2019-05-14T19:51:24Z">
              <w:r>
                <w:rPr>
                  <w:rFonts w:ascii="仿宋" w:hAnsi="仿宋" w:eastAsia="仿宋"/>
                  <w:color w:val="000000" w:themeColor="text1"/>
                  <w:rPrChange w:id="32765" w:author="梁元" w:date="2019-05-14T19:51:36Z">
                    <w:rPr>
                      <w:rFonts w:ascii="仿宋" w:hAnsi="仿宋" w:eastAsia="仿宋"/>
                    </w:rPr>
                  </w:rPrChange>
                  <w14:textFill>
                    <w14:solidFill>
                      <w14:schemeClr w14:val="tx1"/>
                    </w14:solidFill>
                  </w14:textFill>
                </w:rPr>
                <w:t>E</w:t>
              </w:r>
            </w:ins>
            <w:ins w:id="32767" w:author="梁元" w:date="2019-05-14T19:51:24Z">
              <w:r>
                <w:rPr>
                  <w:rFonts w:hint="eastAsia" w:ascii="仿宋" w:hAnsi="仿宋" w:eastAsia="仿宋"/>
                  <w:color w:val="000000" w:themeColor="text1"/>
                  <w:rPrChange w:id="32768" w:author="梁元" w:date="2019-05-14T19:51:36Z">
                    <w:rPr>
                      <w:rFonts w:hint="eastAsia" w:ascii="仿宋" w:hAnsi="仿宋" w:eastAsia="仿宋"/>
                    </w:rPr>
                  </w:rPrChange>
                  <w14:textFill>
                    <w14:solidFill>
                      <w14:schemeClr w14:val="tx1"/>
                    </w14:solidFill>
                  </w14:textFill>
                </w:rPr>
                <w:t>s6异步操作</w:t>
              </w:r>
            </w:ins>
          </w:p>
        </w:tc>
      </w:tr>
    </w:tbl>
    <w:p>
      <w:pPr>
        <w:pStyle w:val="3"/>
        <w:numPr>
          <w:ilvl w:val="0"/>
          <w:numId w:val="32"/>
        </w:numPr>
        <w:spacing w:line="240" w:lineRule="auto"/>
        <w:ind w:firstLine="562" w:firstLineChars="200"/>
        <w:rPr>
          <w:ins w:id="32770" w:author="梁元" w:date="2019-05-14T19:51:24Z"/>
          <w:rFonts w:ascii="仿宋" w:hAnsi="仿宋" w:eastAsia="仿宋"/>
          <w:color w:val="000000" w:themeColor="text1"/>
          <w:sz w:val="28"/>
          <w:szCs w:val="28"/>
          <w:rPrChange w:id="32771" w:author="梁元" w:date="2019-05-14T19:51:36Z">
            <w:rPr>
              <w:ins w:id="32772" w:author="梁元" w:date="2019-05-14T19:51:24Z"/>
              <w:rFonts w:ascii="仿宋" w:hAnsi="仿宋" w:eastAsia="仿宋"/>
              <w:sz w:val="28"/>
              <w:szCs w:val="28"/>
            </w:rPr>
          </w:rPrChange>
          <w14:textFill>
            <w14:solidFill>
              <w14:schemeClr w14:val="tx1"/>
            </w14:solidFill>
          </w14:textFill>
        </w:rPr>
      </w:pPr>
      <w:ins w:id="32773" w:author="梁元" w:date="2019-05-14T19:51:24Z">
        <w:bookmarkStart w:id="1022" w:name="_Toc12079_WPSOffice_Level2"/>
        <w:r>
          <w:rPr>
            <w:rFonts w:hint="eastAsia" w:ascii="仿宋" w:hAnsi="仿宋" w:eastAsia="仿宋"/>
            <w:color w:val="000000" w:themeColor="text1"/>
            <w:sz w:val="28"/>
            <w:szCs w:val="28"/>
            <w:rPrChange w:id="32774" w:author="梁元" w:date="2019-05-14T19:51:36Z">
              <w:rPr>
                <w:rFonts w:hint="eastAsia" w:ascii="仿宋" w:hAnsi="仿宋" w:eastAsia="仿宋"/>
                <w:sz w:val="28"/>
                <w:szCs w:val="28"/>
              </w:rPr>
            </w:rPrChange>
            <w14:textFill>
              <w14:solidFill>
                <w14:schemeClr w14:val="tx1"/>
              </w14:solidFill>
            </w14:textFill>
          </w:rPr>
          <w:t>通常解法</w:t>
        </w:r>
        <w:bookmarkEnd w:id="1022"/>
      </w:ins>
    </w:p>
    <w:p>
      <w:pPr>
        <w:ind w:firstLine="560" w:firstLineChars="200"/>
        <w:rPr>
          <w:ins w:id="32776" w:author="梁元" w:date="2019-05-14T19:51:24Z"/>
          <w:rFonts w:hint="eastAsia" w:ascii="仿宋" w:hAnsi="仿宋" w:eastAsia="仿宋"/>
          <w:color w:val="000000" w:themeColor="text1"/>
          <w:sz w:val="28"/>
          <w:szCs w:val="28"/>
          <w:rPrChange w:id="32777" w:author="梁元" w:date="2019-05-14T19:51:36Z">
            <w:rPr>
              <w:ins w:id="32778" w:author="梁元" w:date="2019-05-14T19:51:24Z"/>
              <w:rFonts w:hint="eastAsia" w:ascii="仿宋" w:hAnsi="仿宋" w:eastAsia="仿宋"/>
              <w:sz w:val="28"/>
              <w:szCs w:val="28"/>
            </w:rPr>
          </w:rPrChange>
          <w14:textFill>
            <w14:solidFill>
              <w14:schemeClr w14:val="tx1"/>
            </w14:solidFill>
          </w14:textFill>
        </w:rPr>
      </w:pPr>
      <w:ins w:id="32779" w:author="梁元" w:date="2019-05-14T19:51:24Z">
        <w:r>
          <w:rPr>
            <w:rFonts w:hint="eastAsia" w:ascii="仿宋" w:hAnsi="仿宋" w:eastAsia="仿宋"/>
            <w:color w:val="000000" w:themeColor="text1"/>
            <w:sz w:val="28"/>
            <w:szCs w:val="28"/>
            <w:rPrChange w:id="32780" w:author="梁元" w:date="2019-05-14T19:51:36Z">
              <w:rPr>
                <w:rFonts w:hint="eastAsia" w:ascii="仿宋" w:hAnsi="仿宋" w:eastAsia="仿宋"/>
                <w:sz w:val="28"/>
                <w:szCs w:val="28"/>
              </w:rPr>
            </w:rPrChange>
            <w14:textFill>
              <w14:solidFill>
                <w14:schemeClr w14:val="tx1"/>
              </w14:solidFill>
            </w14:textFill>
          </w:rPr>
          <w:t>vue生命周期一共有11个，</w:t>
        </w:r>
      </w:ins>
    </w:p>
    <w:p>
      <w:pPr>
        <w:ind w:firstLine="562" w:firstLineChars="200"/>
        <w:rPr>
          <w:ins w:id="32782" w:author="梁元" w:date="2019-05-14T19:51:24Z"/>
          <w:rFonts w:ascii="仿宋" w:hAnsi="仿宋" w:eastAsia="仿宋"/>
          <w:b/>
          <w:color w:val="000000" w:themeColor="text1"/>
          <w:sz w:val="28"/>
          <w:szCs w:val="28"/>
          <w:rPrChange w:id="32783" w:author="梁元" w:date="2019-05-14T19:51:36Z">
            <w:rPr>
              <w:ins w:id="32784" w:author="梁元" w:date="2019-05-14T19:51:24Z"/>
              <w:rFonts w:ascii="仿宋" w:hAnsi="仿宋" w:eastAsia="仿宋"/>
              <w:b/>
              <w:sz w:val="28"/>
              <w:szCs w:val="28"/>
            </w:rPr>
          </w:rPrChange>
          <w14:textFill>
            <w14:solidFill>
              <w14:schemeClr w14:val="tx1"/>
            </w14:solidFill>
          </w14:textFill>
        </w:rPr>
      </w:pPr>
      <w:ins w:id="32785" w:author="梁元" w:date="2019-05-14T19:51:24Z">
        <w:bookmarkStart w:id="1023" w:name="_Toc26240_WPSOffice_Level1"/>
        <w:r>
          <w:rPr>
            <w:rFonts w:ascii="仿宋" w:hAnsi="仿宋" w:eastAsia="仿宋"/>
            <w:b/>
            <w:color w:val="000000" w:themeColor="text1"/>
            <w:sz w:val="28"/>
            <w:szCs w:val="28"/>
            <w:rPrChange w:id="32786" w:author="梁元" w:date="2019-05-14T19:51:36Z">
              <w:rPr>
                <w:rFonts w:ascii="仿宋" w:hAnsi="仿宋" w:eastAsia="仿宋"/>
                <w:b/>
                <w:sz w:val="28"/>
                <w:szCs w:val="28"/>
              </w:rPr>
            </w:rPrChange>
            <w14:textFill>
              <w14:solidFill>
                <w14:schemeClr w14:val="tx1"/>
              </w14:solidFill>
            </w14:textFill>
          </w:rPr>
          <w:t>beforeCreate,created</w:t>
        </w:r>
        <w:bookmarkEnd w:id="1023"/>
      </w:ins>
    </w:p>
    <w:p>
      <w:pPr>
        <w:ind w:firstLine="562" w:firstLineChars="200"/>
        <w:rPr>
          <w:ins w:id="32788" w:author="梁元" w:date="2019-05-14T19:51:24Z"/>
          <w:rFonts w:ascii="仿宋" w:hAnsi="仿宋" w:eastAsia="仿宋"/>
          <w:b/>
          <w:color w:val="000000" w:themeColor="text1"/>
          <w:sz w:val="28"/>
          <w:szCs w:val="28"/>
          <w:rPrChange w:id="32789" w:author="梁元" w:date="2019-05-14T19:51:36Z">
            <w:rPr>
              <w:ins w:id="32790" w:author="梁元" w:date="2019-05-14T19:51:24Z"/>
              <w:rFonts w:ascii="仿宋" w:hAnsi="仿宋" w:eastAsia="仿宋"/>
              <w:b/>
              <w:sz w:val="28"/>
              <w:szCs w:val="28"/>
            </w:rPr>
          </w:rPrChange>
          <w14:textFill>
            <w14:solidFill>
              <w14:schemeClr w14:val="tx1"/>
            </w14:solidFill>
          </w14:textFill>
        </w:rPr>
      </w:pPr>
      <w:ins w:id="32791" w:author="梁元" w:date="2019-05-14T19:51:24Z">
        <w:bookmarkStart w:id="1024" w:name="_Toc24565_WPSOffice_Level1"/>
        <w:r>
          <w:rPr>
            <w:rFonts w:ascii="仿宋" w:hAnsi="仿宋" w:eastAsia="仿宋"/>
            <w:b/>
            <w:color w:val="000000" w:themeColor="text1"/>
            <w:sz w:val="28"/>
            <w:szCs w:val="28"/>
            <w:rPrChange w:id="32792" w:author="梁元" w:date="2019-05-14T19:51:36Z">
              <w:rPr>
                <w:rFonts w:ascii="仿宋" w:hAnsi="仿宋" w:eastAsia="仿宋"/>
                <w:b/>
                <w:sz w:val="28"/>
                <w:szCs w:val="28"/>
              </w:rPr>
            </w:rPrChange>
            <w14:textFill>
              <w14:solidFill>
                <w14:schemeClr w14:val="tx1"/>
              </w14:solidFill>
            </w14:textFill>
          </w:rPr>
          <w:t>beforeMount,mounted</w:t>
        </w:r>
        <w:bookmarkEnd w:id="1024"/>
      </w:ins>
    </w:p>
    <w:p>
      <w:pPr>
        <w:ind w:firstLine="562" w:firstLineChars="200"/>
        <w:rPr>
          <w:ins w:id="32794" w:author="梁元" w:date="2019-05-14T19:51:24Z"/>
          <w:rFonts w:ascii="仿宋" w:hAnsi="仿宋" w:eastAsia="仿宋"/>
          <w:b/>
          <w:color w:val="000000" w:themeColor="text1"/>
          <w:sz w:val="28"/>
          <w:szCs w:val="28"/>
          <w:rPrChange w:id="32795" w:author="梁元" w:date="2019-05-14T19:51:36Z">
            <w:rPr>
              <w:ins w:id="32796" w:author="梁元" w:date="2019-05-14T19:51:24Z"/>
              <w:rFonts w:ascii="仿宋" w:hAnsi="仿宋" w:eastAsia="仿宋"/>
              <w:b/>
              <w:sz w:val="28"/>
              <w:szCs w:val="28"/>
            </w:rPr>
          </w:rPrChange>
          <w14:textFill>
            <w14:solidFill>
              <w14:schemeClr w14:val="tx1"/>
            </w14:solidFill>
          </w14:textFill>
        </w:rPr>
      </w:pPr>
      <w:ins w:id="32797" w:author="梁元" w:date="2019-05-14T19:51:24Z">
        <w:bookmarkStart w:id="1025" w:name="_Toc11916_WPSOffice_Level1"/>
        <w:r>
          <w:rPr>
            <w:rFonts w:ascii="仿宋" w:hAnsi="仿宋" w:eastAsia="仿宋"/>
            <w:b/>
            <w:color w:val="000000" w:themeColor="text1"/>
            <w:sz w:val="28"/>
            <w:szCs w:val="28"/>
            <w:rPrChange w:id="32798" w:author="梁元" w:date="2019-05-14T19:51:36Z">
              <w:rPr>
                <w:rFonts w:ascii="仿宋" w:hAnsi="仿宋" w:eastAsia="仿宋"/>
                <w:b/>
                <w:sz w:val="28"/>
                <w:szCs w:val="28"/>
              </w:rPr>
            </w:rPrChange>
            <w14:textFill>
              <w14:solidFill>
                <w14:schemeClr w14:val="tx1"/>
              </w14:solidFill>
            </w14:textFill>
          </w:rPr>
          <w:t>beforeUpdate, updated</w:t>
        </w:r>
        <w:bookmarkEnd w:id="1025"/>
      </w:ins>
    </w:p>
    <w:p>
      <w:pPr>
        <w:ind w:firstLine="562" w:firstLineChars="200"/>
        <w:rPr>
          <w:ins w:id="32800" w:author="梁元" w:date="2019-05-14T19:51:24Z"/>
          <w:color w:val="000000" w:themeColor="text1"/>
          <w:rPrChange w:id="32801" w:author="梁元" w:date="2019-05-14T19:51:36Z">
            <w:rPr>
              <w:ins w:id="32802" w:author="梁元" w:date="2019-05-14T19:51:24Z"/>
            </w:rPr>
          </w:rPrChange>
          <w14:textFill>
            <w14:solidFill>
              <w14:schemeClr w14:val="tx1"/>
            </w14:solidFill>
          </w14:textFill>
        </w:rPr>
      </w:pPr>
      <w:ins w:id="32803" w:author="梁元" w:date="2019-05-14T19:51:24Z">
        <w:bookmarkStart w:id="1026" w:name="_Toc21778_WPSOffice_Level1"/>
        <w:r>
          <w:rPr>
            <w:rFonts w:ascii="仿宋" w:hAnsi="仿宋" w:eastAsia="仿宋"/>
            <w:b/>
            <w:color w:val="000000" w:themeColor="text1"/>
            <w:sz w:val="28"/>
            <w:szCs w:val="28"/>
            <w:rPrChange w:id="32804" w:author="梁元" w:date="2019-05-14T19:51:36Z">
              <w:rPr>
                <w:rFonts w:ascii="仿宋" w:hAnsi="仿宋" w:eastAsia="仿宋"/>
                <w:b/>
                <w:sz w:val="28"/>
                <w:szCs w:val="28"/>
              </w:rPr>
            </w:rPrChange>
            <w14:textFill>
              <w14:solidFill>
                <w14:schemeClr w14:val="tx1"/>
              </w14:solidFill>
            </w14:textFill>
          </w:rPr>
          <w:t>actived</w:t>
        </w:r>
      </w:ins>
      <w:ins w:id="32806" w:author="梁元" w:date="2019-05-14T19:51:24Z">
        <w:r>
          <w:rPr>
            <w:color w:val="000000" w:themeColor="text1"/>
            <w:rPrChange w:id="32807" w:author="梁元" w:date="2019-05-14T19:51:36Z">
              <w:rPr/>
            </w:rPrChange>
            <w14:textFill>
              <w14:solidFill>
                <w14:schemeClr w14:val="tx1"/>
              </w14:solidFill>
            </w14:textFill>
          </w:rPr>
          <w:t xml:space="preserve"> , deactivated</w:t>
        </w:r>
        <w:bookmarkEnd w:id="1026"/>
      </w:ins>
    </w:p>
    <w:p>
      <w:pPr>
        <w:ind w:firstLine="480" w:firstLineChars="200"/>
        <w:rPr>
          <w:ins w:id="32809" w:author="梁元" w:date="2019-05-14T19:51:24Z"/>
          <w:color w:val="000000" w:themeColor="text1"/>
          <w:rPrChange w:id="32810" w:author="梁元" w:date="2019-05-14T19:51:36Z">
            <w:rPr>
              <w:ins w:id="32811" w:author="梁元" w:date="2019-05-14T19:51:24Z"/>
            </w:rPr>
          </w:rPrChange>
          <w14:textFill>
            <w14:solidFill>
              <w14:schemeClr w14:val="tx1"/>
            </w14:solidFill>
          </w14:textFill>
        </w:rPr>
      </w:pPr>
      <w:ins w:id="32812" w:author="梁元" w:date="2019-05-14T19:51:24Z">
        <w:r>
          <w:rPr>
            <w:color w:val="000000" w:themeColor="text1"/>
            <w:rPrChange w:id="32813" w:author="梁元" w:date="2019-05-14T19:51:36Z">
              <w:rPr/>
            </w:rPrChange>
            <w14:textFill>
              <w14:solidFill>
                <w14:schemeClr w14:val="tx1"/>
              </w14:solidFill>
            </w14:textFill>
          </w:rPr>
          <w:t>beforeDestroy, destroyed</w:t>
        </w:r>
      </w:ins>
    </w:p>
    <w:p>
      <w:pPr>
        <w:ind w:firstLine="480" w:firstLineChars="200"/>
        <w:rPr>
          <w:ins w:id="32815" w:author="梁元" w:date="2019-05-14T19:51:24Z"/>
          <w:color w:val="000000" w:themeColor="text1"/>
          <w:rPrChange w:id="32816" w:author="梁元" w:date="2019-05-14T19:51:36Z">
            <w:rPr>
              <w:ins w:id="32817" w:author="梁元" w:date="2019-05-14T19:51:24Z"/>
            </w:rPr>
          </w:rPrChange>
          <w14:textFill>
            <w14:solidFill>
              <w14:schemeClr w14:val="tx1"/>
            </w14:solidFill>
          </w14:textFill>
        </w:rPr>
      </w:pPr>
      <w:ins w:id="32818" w:author="梁元" w:date="2019-05-14T19:51:24Z">
        <w:r>
          <w:rPr>
            <w:color w:val="000000" w:themeColor="text1"/>
            <w:rPrChange w:id="32819" w:author="梁元" w:date="2019-05-14T19:51:36Z">
              <w:rPr/>
            </w:rPrChange>
            <w14:textFill>
              <w14:solidFill>
                <w14:schemeClr w14:val="tx1"/>
              </w14:solidFill>
            </w14:textFill>
          </w:rPr>
          <w:t>errorCaptured</w:t>
        </w:r>
      </w:ins>
    </w:p>
    <w:p>
      <w:pPr>
        <w:pStyle w:val="3"/>
        <w:numPr>
          <w:ilvl w:val="0"/>
          <w:numId w:val="32"/>
        </w:numPr>
        <w:spacing w:line="240" w:lineRule="auto"/>
        <w:ind w:firstLine="562" w:firstLineChars="200"/>
        <w:rPr>
          <w:ins w:id="32821" w:author="梁元" w:date="2019-05-14T19:51:24Z"/>
          <w:rFonts w:ascii="仿宋" w:hAnsi="仿宋" w:eastAsia="仿宋" w:cs="Times New Roman"/>
          <w:color w:val="000000" w:themeColor="text1"/>
          <w:sz w:val="28"/>
          <w:szCs w:val="28"/>
          <w:rPrChange w:id="32822" w:author="梁元" w:date="2019-05-14T19:51:36Z">
            <w:rPr>
              <w:ins w:id="32823" w:author="梁元" w:date="2019-05-14T19:51:24Z"/>
              <w:rFonts w:ascii="仿宋" w:hAnsi="仿宋" w:eastAsia="仿宋" w:cs="Times New Roman"/>
              <w:sz w:val="28"/>
              <w:szCs w:val="28"/>
            </w:rPr>
          </w:rPrChange>
          <w14:textFill>
            <w14:solidFill>
              <w14:schemeClr w14:val="tx1"/>
            </w14:solidFill>
          </w14:textFill>
        </w:rPr>
      </w:pPr>
      <w:ins w:id="32824" w:author="梁元" w:date="2019-05-14T19:51:24Z">
        <w:bookmarkStart w:id="1027" w:name="_Toc6095_WPSOffice_Level2"/>
        <w:r>
          <w:rPr>
            <w:rFonts w:hint="eastAsia" w:ascii="仿宋" w:hAnsi="仿宋" w:eastAsia="仿宋"/>
            <w:color w:val="000000" w:themeColor="text1"/>
            <w:sz w:val="28"/>
            <w:szCs w:val="28"/>
            <w:rPrChange w:id="32825" w:author="梁元" w:date="2019-05-14T19:51:36Z">
              <w:rPr>
                <w:rFonts w:hint="eastAsia" w:ascii="仿宋" w:hAnsi="仿宋" w:eastAsia="仿宋"/>
                <w:sz w:val="28"/>
                <w:szCs w:val="28"/>
              </w:rPr>
            </w:rPrChange>
            <w14:textFill>
              <w14:solidFill>
                <w14:schemeClr w14:val="tx1"/>
              </w14:solidFill>
            </w14:textFill>
          </w:rPr>
          <w:t>通用大牛级解法</w:t>
        </w:r>
        <w:bookmarkEnd w:id="1027"/>
      </w:ins>
    </w:p>
    <w:p>
      <w:pPr>
        <w:spacing w:line="240" w:lineRule="auto"/>
        <w:ind w:firstLine="560" w:firstLineChars="200"/>
        <w:rPr>
          <w:ins w:id="32827" w:author="梁元" w:date="2019-05-14T19:51:24Z"/>
          <w:rFonts w:ascii="仿宋" w:hAnsi="仿宋" w:eastAsia="仿宋"/>
          <w:color w:val="000000" w:themeColor="text1"/>
          <w:sz w:val="28"/>
          <w:szCs w:val="28"/>
          <w:rPrChange w:id="32828" w:author="梁元" w:date="2019-05-14T19:51:36Z">
            <w:rPr>
              <w:ins w:id="32829" w:author="梁元" w:date="2019-05-14T19:51:24Z"/>
              <w:rFonts w:ascii="仿宋" w:hAnsi="仿宋" w:eastAsia="仿宋"/>
              <w:sz w:val="28"/>
              <w:szCs w:val="28"/>
            </w:rPr>
          </w:rPrChange>
          <w14:textFill>
            <w14:solidFill>
              <w14:schemeClr w14:val="tx1"/>
            </w14:solidFill>
          </w14:textFill>
        </w:rPr>
      </w:pPr>
      <w:ins w:id="32830" w:author="梁元" w:date="2019-05-14T19:51:24Z">
        <w:r>
          <w:rPr>
            <w:rFonts w:ascii="仿宋" w:hAnsi="仿宋" w:eastAsia="仿宋"/>
            <w:color w:val="000000" w:themeColor="text1"/>
            <w:sz w:val="28"/>
            <w:szCs w:val="28"/>
            <w:rPrChange w:id="32831" w:author="梁元" w:date="2019-05-14T19:51:36Z">
              <w:rPr>
                <w:rFonts w:ascii="仿宋" w:hAnsi="仿宋" w:eastAsia="仿宋"/>
                <w:sz w:val="28"/>
                <w:szCs w:val="28"/>
              </w:rPr>
            </w:rPrChange>
            <w14:textFill>
              <w14:solidFill>
                <w14:schemeClr w14:val="tx1"/>
              </w14:solidFill>
            </w14:textFill>
          </w:rPr>
          <w:t>vue的生命周期主要分为几个简单，数据初始化，dom挂载，数据更新，组件卸载，在一个就是开启了组件缓存的时候，会有组件启用和组件停用阶段，每个阶段都去前后两个钩子除了缓存的那俩</w:t>
        </w:r>
      </w:ins>
    </w:p>
    <w:p>
      <w:pPr>
        <w:spacing w:line="240" w:lineRule="auto"/>
        <w:ind w:firstLine="560" w:firstLineChars="200"/>
        <w:rPr>
          <w:ins w:id="32833" w:author="梁元" w:date="2019-05-14T19:51:24Z"/>
          <w:rFonts w:ascii="仿宋" w:hAnsi="仿宋" w:eastAsia="仿宋"/>
          <w:color w:val="000000" w:themeColor="text1"/>
          <w:sz w:val="28"/>
          <w:szCs w:val="28"/>
          <w:rPrChange w:id="32834" w:author="梁元" w:date="2019-05-14T19:51:36Z">
            <w:rPr>
              <w:ins w:id="32835" w:author="梁元" w:date="2019-05-14T19:51:24Z"/>
              <w:rFonts w:ascii="仿宋" w:hAnsi="仿宋" w:eastAsia="仿宋"/>
              <w:sz w:val="28"/>
              <w:szCs w:val="28"/>
            </w:rPr>
          </w:rPrChange>
          <w14:textFill>
            <w14:solidFill>
              <w14:schemeClr w14:val="tx1"/>
            </w14:solidFill>
          </w14:textFill>
        </w:rPr>
      </w:pPr>
    </w:p>
    <w:p>
      <w:pPr>
        <w:spacing w:line="240" w:lineRule="auto"/>
        <w:ind w:firstLine="560" w:firstLineChars="200"/>
        <w:rPr>
          <w:ins w:id="32836" w:author="梁元" w:date="2019-05-14T19:51:24Z"/>
          <w:rFonts w:ascii="仿宋" w:hAnsi="仿宋" w:eastAsia="仿宋"/>
          <w:color w:val="000000" w:themeColor="text1"/>
          <w:sz w:val="28"/>
          <w:szCs w:val="28"/>
          <w:rPrChange w:id="32837" w:author="梁元" w:date="2019-05-14T19:51:36Z">
            <w:rPr>
              <w:ins w:id="32838" w:author="梁元" w:date="2019-05-14T19:51:24Z"/>
              <w:rFonts w:ascii="仿宋" w:hAnsi="仿宋" w:eastAsia="仿宋"/>
              <w:sz w:val="28"/>
              <w:szCs w:val="28"/>
            </w:rPr>
          </w:rPrChange>
          <w14:textFill>
            <w14:solidFill>
              <w14:schemeClr w14:val="tx1"/>
            </w14:solidFill>
          </w14:textFill>
        </w:rPr>
      </w:pPr>
      <w:ins w:id="32839" w:author="梁元" w:date="2019-05-14T19:51:24Z">
        <w:r>
          <w:rPr>
            <w:rFonts w:ascii="仿宋" w:hAnsi="仿宋" w:eastAsia="仿宋"/>
            <w:color w:val="000000" w:themeColor="text1"/>
            <w:sz w:val="28"/>
            <w:szCs w:val="28"/>
            <w:rPrChange w:id="32840" w:author="梁元" w:date="2019-05-14T19:51:36Z">
              <w:rPr>
                <w:rFonts w:ascii="仿宋" w:hAnsi="仿宋" w:eastAsia="仿宋"/>
                <w:sz w:val="28"/>
                <w:szCs w:val="28"/>
              </w:rPr>
            </w:rPrChange>
            <w14:textFill>
              <w14:solidFill>
                <w14:schemeClr w14:val="tx1"/>
              </w14:solidFill>
            </w14:textFill>
          </w:rPr>
          <w:t>数据初始化阶段</w:t>
        </w:r>
      </w:ins>
    </w:p>
    <w:p>
      <w:pPr>
        <w:spacing w:line="240" w:lineRule="auto"/>
        <w:ind w:firstLine="560" w:firstLineChars="200"/>
        <w:rPr>
          <w:ins w:id="32842" w:author="梁元" w:date="2019-05-14T19:51:24Z"/>
          <w:rFonts w:ascii="仿宋" w:hAnsi="仿宋" w:eastAsia="仿宋"/>
          <w:color w:val="000000" w:themeColor="text1"/>
          <w:sz w:val="28"/>
          <w:szCs w:val="28"/>
          <w:rPrChange w:id="32843" w:author="梁元" w:date="2019-05-14T19:51:36Z">
            <w:rPr>
              <w:ins w:id="32844" w:author="梁元" w:date="2019-05-14T19:51:24Z"/>
              <w:rFonts w:ascii="仿宋" w:hAnsi="仿宋" w:eastAsia="仿宋"/>
              <w:sz w:val="28"/>
              <w:szCs w:val="28"/>
            </w:rPr>
          </w:rPrChange>
          <w14:textFill>
            <w14:solidFill>
              <w14:schemeClr w14:val="tx1"/>
            </w14:solidFill>
          </w14:textFill>
        </w:rPr>
      </w:pPr>
      <w:ins w:id="32845" w:author="梁元" w:date="2019-05-14T19:51:24Z">
        <w:r>
          <w:rPr>
            <w:rFonts w:ascii="仿宋" w:hAnsi="仿宋" w:eastAsia="仿宋"/>
            <w:color w:val="000000" w:themeColor="text1"/>
            <w:sz w:val="28"/>
            <w:szCs w:val="28"/>
            <w:rPrChange w:id="32846" w:author="梁元" w:date="2019-05-14T19:51:36Z">
              <w:rPr>
                <w:rFonts w:ascii="仿宋" w:hAnsi="仿宋" w:eastAsia="仿宋"/>
                <w:sz w:val="28"/>
                <w:szCs w:val="28"/>
              </w:rPr>
            </w:rPrChange>
            <w14:textFill>
              <w14:solidFill>
                <w14:schemeClr w14:val="tx1"/>
              </w14:solidFill>
            </w14:textFill>
          </w:rPr>
          <w:t>beforeCreate：在实例初始化之后，数据观测 (data observer) 和 event/watcher 事件配置之前被调用。</w:t>
        </w:r>
      </w:ins>
    </w:p>
    <w:p>
      <w:pPr>
        <w:spacing w:line="240" w:lineRule="auto"/>
        <w:ind w:firstLine="560" w:firstLineChars="200"/>
        <w:rPr>
          <w:ins w:id="32848" w:author="梁元" w:date="2019-05-14T19:51:24Z"/>
          <w:rFonts w:ascii="仿宋" w:hAnsi="仿宋" w:eastAsia="仿宋"/>
          <w:color w:val="000000" w:themeColor="text1"/>
          <w:sz w:val="28"/>
          <w:szCs w:val="28"/>
          <w:rPrChange w:id="32849" w:author="梁元" w:date="2019-05-14T19:51:36Z">
            <w:rPr>
              <w:ins w:id="32850" w:author="梁元" w:date="2019-05-14T19:51:24Z"/>
              <w:rFonts w:ascii="仿宋" w:hAnsi="仿宋" w:eastAsia="仿宋"/>
              <w:sz w:val="28"/>
              <w:szCs w:val="28"/>
            </w:rPr>
          </w:rPrChange>
          <w14:textFill>
            <w14:solidFill>
              <w14:schemeClr w14:val="tx1"/>
            </w14:solidFill>
          </w14:textFill>
        </w:rPr>
      </w:pPr>
      <w:ins w:id="32851" w:author="梁元" w:date="2019-05-14T19:51:24Z">
        <w:r>
          <w:rPr>
            <w:rFonts w:ascii="仿宋" w:hAnsi="仿宋" w:eastAsia="仿宋"/>
            <w:color w:val="000000" w:themeColor="text1"/>
            <w:sz w:val="28"/>
            <w:szCs w:val="28"/>
            <w:rPrChange w:id="32852" w:author="梁元" w:date="2019-05-14T19:51:36Z">
              <w:rPr>
                <w:rFonts w:ascii="仿宋" w:hAnsi="仿宋" w:eastAsia="仿宋"/>
                <w:sz w:val="28"/>
                <w:szCs w:val="28"/>
              </w:rPr>
            </w:rPrChange>
            <w14:textFill>
              <w14:solidFill>
                <w14:schemeClr w14:val="tx1"/>
              </w14:solidFill>
            </w14:textFill>
          </w:rPr>
          <w:t>created：实例已经创建完成之后被调用。在这一步，实例已完成以下的配置：数据观测 (data observer)，属性和方法的运算，watch/event 事件回调。然而，挂载阶段还没开始，$el 属性目前不可见。</w:t>
        </w:r>
      </w:ins>
    </w:p>
    <w:p>
      <w:pPr>
        <w:spacing w:line="240" w:lineRule="auto"/>
        <w:ind w:firstLine="560" w:firstLineChars="200"/>
        <w:rPr>
          <w:ins w:id="32854" w:author="梁元" w:date="2019-05-14T19:51:24Z"/>
          <w:rFonts w:ascii="仿宋" w:hAnsi="仿宋" w:eastAsia="仿宋"/>
          <w:color w:val="000000" w:themeColor="text1"/>
          <w:sz w:val="28"/>
          <w:szCs w:val="28"/>
          <w:rPrChange w:id="32855" w:author="梁元" w:date="2019-05-14T19:51:36Z">
            <w:rPr>
              <w:ins w:id="32856" w:author="梁元" w:date="2019-05-14T19:51:24Z"/>
              <w:rFonts w:ascii="仿宋" w:hAnsi="仿宋" w:eastAsia="仿宋"/>
              <w:sz w:val="28"/>
              <w:szCs w:val="28"/>
            </w:rPr>
          </w:rPrChange>
          <w14:textFill>
            <w14:solidFill>
              <w14:schemeClr w14:val="tx1"/>
            </w14:solidFill>
          </w14:textFill>
        </w:rPr>
      </w:pPr>
    </w:p>
    <w:p>
      <w:pPr>
        <w:spacing w:line="240" w:lineRule="auto"/>
        <w:ind w:firstLine="560" w:firstLineChars="200"/>
        <w:rPr>
          <w:ins w:id="32857" w:author="梁元" w:date="2019-05-14T19:51:24Z"/>
          <w:rFonts w:ascii="仿宋" w:hAnsi="仿宋" w:eastAsia="仿宋"/>
          <w:color w:val="000000" w:themeColor="text1"/>
          <w:sz w:val="28"/>
          <w:szCs w:val="28"/>
          <w:rPrChange w:id="32858" w:author="梁元" w:date="2019-05-14T19:51:36Z">
            <w:rPr>
              <w:ins w:id="32859" w:author="梁元" w:date="2019-05-14T19:51:24Z"/>
              <w:rFonts w:ascii="仿宋" w:hAnsi="仿宋" w:eastAsia="仿宋"/>
              <w:sz w:val="28"/>
              <w:szCs w:val="28"/>
            </w:rPr>
          </w:rPrChange>
          <w14:textFill>
            <w14:solidFill>
              <w14:schemeClr w14:val="tx1"/>
            </w14:solidFill>
          </w14:textFill>
        </w:rPr>
      </w:pPr>
      <w:ins w:id="32860" w:author="梁元" w:date="2019-05-14T19:51:24Z">
        <w:r>
          <w:rPr>
            <w:rFonts w:ascii="仿宋" w:hAnsi="仿宋" w:eastAsia="仿宋"/>
            <w:color w:val="000000" w:themeColor="text1"/>
            <w:sz w:val="28"/>
            <w:szCs w:val="28"/>
            <w:rPrChange w:id="32861" w:author="梁元" w:date="2019-05-14T19:51:36Z">
              <w:rPr>
                <w:rFonts w:ascii="仿宋" w:hAnsi="仿宋" w:eastAsia="仿宋"/>
                <w:sz w:val="28"/>
                <w:szCs w:val="28"/>
              </w:rPr>
            </w:rPrChange>
            <w14:textFill>
              <w14:solidFill>
                <w14:schemeClr w14:val="tx1"/>
              </w14:solidFill>
            </w14:textFill>
          </w:rPr>
          <w:t>dom挂载阶段</w:t>
        </w:r>
      </w:ins>
    </w:p>
    <w:p>
      <w:pPr>
        <w:spacing w:line="240" w:lineRule="auto"/>
        <w:ind w:firstLine="560" w:firstLineChars="200"/>
        <w:rPr>
          <w:ins w:id="32863" w:author="梁元" w:date="2019-05-14T19:51:24Z"/>
          <w:rFonts w:ascii="仿宋" w:hAnsi="仿宋" w:eastAsia="仿宋"/>
          <w:color w:val="000000" w:themeColor="text1"/>
          <w:sz w:val="28"/>
          <w:szCs w:val="28"/>
          <w:rPrChange w:id="32864" w:author="梁元" w:date="2019-05-14T19:51:36Z">
            <w:rPr>
              <w:ins w:id="32865" w:author="梁元" w:date="2019-05-14T19:51:24Z"/>
              <w:rFonts w:ascii="仿宋" w:hAnsi="仿宋" w:eastAsia="仿宋"/>
              <w:sz w:val="28"/>
              <w:szCs w:val="28"/>
            </w:rPr>
          </w:rPrChange>
          <w14:textFill>
            <w14:solidFill>
              <w14:schemeClr w14:val="tx1"/>
            </w14:solidFill>
          </w14:textFill>
        </w:rPr>
      </w:pPr>
      <w:ins w:id="32866" w:author="梁元" w:date="2019-05-14T19:51:24Z">
        <w:r>
          <w:rPr>
            <w:rFonts w:ascii="仿宋" w:hAnsi="仿宋" w:eastAsia="仿宋"/>
            <w:color w:val="000000" w:themeColor="text1"/>
            <w:sz w:val="28"/>
            <w:szCs w:val="28"/>
            <w:rPrChange w:id="32867" w:author="梁元" w:date="2019-05-14T19:51:36Z">
              <w:rPr>
                <w:rFonts w:ascii="仿宋" w:hAnsi="仿宋" w:eastAsia="仿宋"/>
                <w:sz w:val="28"/>
                <w:szCs w:val="28"/>
              </w:rPr>
            </w:rPrChange>
            <w14:textFill>
              <w14:solidFill>
                <w14:schemeClr w14:val="tx1"/>
              </w14:solidFill>
            </w14:textFill>
          </w:rPr>
          <w:t>beforeMount：在挂载开始之前被调用：相关的 render 函数首次被调用。</w:t>
        </w:r>
      </w:ins>
    </w:p>
    <w:p>
      <w:pPr>
        <w:spacing w:line="240" w:lineRule="auto"/>
        <w:ind w:firstLine="560" w:firstLineChars="200"/>
        <w:rPr>
          <w:ins w:id="32869" w:author="梁元" w:date="2019-05-14T19:51:24Z"/>
          <w:rFonts w:ascii="仿宋" w:hAnsi="仿宋" w:eastAsia="仿宋"/>
          <w:color w:val="000000" w:themeColor="text1"/>
          <w:sz w:val="28"/>
          <w:szCs w:val="28"/>
          <w:rPrChange w:id="32870" w:author="梁元" w:date="2019-05-14T19:51:36Z">
            <w:rPr>
              <w:ins w:id="32871" w:author="梁元" w:date="2019-05-14T19:51:24Z"/>
              <w:rFonts w:ascii="仿宋" w:hAnsi="仿宋" w:eastAsia="仿宋"/>
              <w:sz w:val="28"/>
              <w:szCs w:val="28"/>
            </w:rPr>
          </w:rPrChange>
          <w14:textFill>
            <w14:solidFill>
              <w14:schemeClr w14:val="tx1"/>
            </w14:solidFill>
          </w14:textFill>
        </w:rPr>
      </w:pPr>
      <w:ins w:id="32872" w:author="梁元" w:date="2019-05-14T19:51:24Z">
        <w:r>
          <w:rPr>
            <w:rFonts w:ascii="仿宋" w:hAnsi="仿宋" w:eastAsia="仿宋"/>
            <w:color w:val="000000" w:themeColor="text1"/>
            <w:sz w:val="28"/>
            <w:szCs w:val="28"/>
            <w:rPrChange w:id="32873" w:author="梁元" w:date="2019-05-14T19:51:36Z">
              <w:rPr>
                <w:rFonts w:ascii="仿宋" w:hAnsi="仿宋" w:eastAsia="仿宋"/>
                <w:sz w:val="28"/>
                <w:szCs w:val="28"/>
              </w:rPr>
            </w:rPrChange>
            <w14:textFill>
              <w14:solidFill>
                <w14:schemeClr w14:val="tx1"/>
              </w14:solidFill>
            </w14:textFill>
          </w:rPr>
          <w:t>mounted：el 被新创建的 vm.$el 替换，并挂载到实例上去之后调用该钩子。如果 root 实例挂载了一个文档内元素，当 mounted 被调用时 vm.$el 也在文档内。</w:t>
        </w:r>
      </w:ins>
    </w:p>
    <w:p>
      <w:pPr>
        <w:spacing w:line="240" w:lineRule="auto"/>
        <w:ind w:firstLine="560" w:firstLineChars="200"/>
        <w:rPr>
          <w:ins w:id="32875" w:author="梁元" w:date="2019-05-14T19:51:24Z"/>
          <w:rFonts w:ascii="仿宋" w:hAnsi="仿宋" w:eastAsia="仿宋"/>
          <w:color w:val="000000" w:themeColor="text1"/>
          <w:sz w:val="28"/>
          <w:szCs w:val="28"/>
          <w:rPrChange w:id="32876" w:author="梁元" w:date="2019-05-14T19:51:36Z">
            <w:rPr>
              <w:ins w:id="32877" w:author="梁元" w:date="2019-05-14T19:51:24Z"/>
              <w:rFonts w:ascii="仿宋" w:hAnsi="仿宋" w:eastAsia="仿宋"/>
              <w:sz w:val="28"/>
              <w:szCs w:val="28"/>
            </w:rPr>
          </w:rPrChange>
          <w14:textFill>
            <w14:solidFill>
              <w14:schemeClr w14:val="tx1"/>
            </w14:solidFill>
          </w14:textFill>
        </w:rPr>
      </w:pPr>
      <w:ins w:id="32878" w:author="梁元" w:date="2019-05-14T19:51:24Z">
        <w:r>
          <w:rPr>
            <w:rFonts w:ascii="仿宋" w:hAnsi="仿宋" w:eastAsia="仿宋"/>
            <w:color w:val="000000" w:themeColor="text1"/>
            <w:sz w:val="28"/>
            <w:szCs w:val="28"/>
            <w:rPrChange w:id="32879" w:author="梁元" w:date="2019-05-14T19:51:36Z">
              <w:rPr>
                <w:rFonts w:ascii="仿宋" w:hAnsi="仿宋" w:eastAsia="仿宋"/>
                <w:sz w:val="28"/>
                <w:szCs w:val="28"/>
              </w:rPr>
            </w:rPrChange>
            <w14:textFill>
              <w14:solidFill>
                <w14:schemeClr w14:val="tx1"/>
              </w14:solidFill>
            </w14:textFill>
          </w:rPr>
          <w:t>mounted 不会承诺所有的子组件也都一起被挂载。如果你希望等到整个视图都渲染完毕，可以用 vm.$nextTick 替换掉 mounted</w:t>
        </w:r>
      </w:ins>
    </w:p>
    <w:p>
      <w:pPr>
        <w:spacing w:line="240" w:lineRule="auto"/>
        <w:ind w:firstLine="560" w:firstLineChars="200"/>
        <w:rPr>
          <w:ins w:id="32881" w:author="梁元" w:date="2019-05-14T19:51:24Z"/>
          <w:rFonts w:ascii="仿宋" w:hAnsi="仿宋" w:eastAsia="仿宋"/>
          <w:color w:val="000000" w:themeColor="text1"/>
          <w:sz w:val="28"/>
          <w:szCs w:val="28"/>
          <w:rPrChange w:id="32882" w:author="梁元" w:date="2019-05-14T19:51:36Z">
            <w:rPr>
              <w:ins w:id="32883" w:author="梁元" w:date="2019-05-14T19:51:24Z"/>
              <w:rFonts w:ascii="仿宋" w:hAnsi="仿宋" w:eastAsia="仿宋"/>
              <w:sz w:val="28"/>
              <w:szCs w:val="28"/>
            </w:rPr>
          </w:rPrChange>
          <w14:textFill>
            <w14:solidFill>
              <w14:schemeClr w14:val="tx1"/>
            </w14:solidFill>
          </w14:textFill>
        </w:rPr>
      </w:pPr>
    </w:p>
    <w:p>
      <w:pPr>
        <w:spacing w:line="240" w:lineRule="auto"/>
        <w:ind w:firstLine="560" w:firstLineChars="200"/>
        <w:rPr>
          <w:ins w:id="32884" w:author="梁元" w:date="2019-05-14T19:51:24Z"/>
          <w:rFonts w:ascii="仿宋" w:hAnsi="仿宋" w:eastAsia="仿宋"/>
          <w:color w:val="000000" w:themeColor="text1"/>
          <w:sz w:val="28"/>
          <w:szCs w:val="28"/>
          <w:rPrChange w:id="32885" w:author="梁元" w:date="2019-05-14T19:51:36Z">
            <w:rPr>
              <w:ins w:id="32886" w:author="梁元" w:date="2019-05-14T19:51:24Z"/>
              <w:rFonts w:ascii="仿宋" w:hAnsi="仿宋" w:eastAsia="仿宋"/>
              <w:sz w:val="28"/>
              <w:szCs w:val="28"/>
            </w:rPr>
          </w:rPrChange>
          <w14:textFill>
            <w14:solidFill>
              <w14:schemeClr w14:val="tx1"/>
            </w14:solidFill>
          </w14:textFill>
        </w:rPr>
      </w:pPr>
      <w:ins w:id="32887" w:author="梁元" w:date="2019-05-14T19:51:24Z">
        <w:r>
          <w:rPr>
            <w:rFonts w:ascii="仿宋" w:hAnsi="仿宋" w:eastAsia="仿宋"/>
            <w:color w:val="000000" w:themeColor="text1"/>
            <w:sz w:val="28"/>
            <w:szCs w:val="28"/>
            <w:rPrChange w:id="32888" w:author="梁元" w:date="2019-05-14T19:51:36Z">
              <w:rPr>
                <w:rFonts w:ascii="仿宋" w:hAnsi="仿宋" w:eastAsia="仿宋"/>
                <w:sz w:val="28"/>
                <w:szCs w:val="28"/>
              </w:rPr>
            </w:rPrChange>
            <w14:textFill>
              <w14:solidFill>
                <w14:schemeClr w14:val="tx1"/>
              </w14:solidFill>
            </w14:textFill>
          </w:rPr>
          <w:t>数据跟新阶段</w:t>
        </w:r>
      </w:ins>
    </w:p>
    <w:p>
      <w:pPr>
        <w:spacing w:line="240" w:lineRule="auto"/>
        <w:ind w:firstLine="560" w:firstLineChars="200"/>
        <w:rPr>
          <w:ins w:id="32890" w:author="梁元" w:date="2019-05-14T19:51:24Z"/>
          <w:rFonts w:ascii="仿宋" w:hAnsi="仿宋" w:eastAsia="仿宋"/>
          <w:color w:val="000000" w:themeColor="text1"/>
          <w:sz w:val="28"/>
          <w:szCs w:val="28"/>
          <w:rPrChange w:id="32891" w:author="梁元" w:date="2019-05-14T19:51:36Z">
            <w:rPr>
              <w:ins w:id="32892" w:author="梁元" w:date="2019-05-14T19:51:24Z"/>
              <w:rFonts w:ascii="仿宋" w:hAnsi="仿宋" w:eastAsia="仿宋"/>
              <w:sz w:val="28"/>
              <w:szCs w:val="28"/>
            </w:rPr>
          </w:rPrChange>
          <w14:textFill>
            <w14:solidFill>
              <w14:schemeClr w14:val="tx1"/>
            </w14:solidFill>
          </w14:textFill>
        </w:rPr>
      </w:pPr>
      <w:ins w:id="32893" w:author="梁元" w:date="2019-05-14T19:51:24Z">
        <w:r>
          <w:rPr>
            <w:rFonts w:ascii="仿宋" w:hAnsi="仿宋" w:eastAsia="仿宋"/>
            <w:color w:val="000000" w:themeColor="text1"/>
            <w:sz w:val="28"/>
            <w:szCs w:val="28"/>
            <w:rPrChange w:id="32894" w:author="梁元" w:date="2019-05-14T19:51:36Z">
              <w:rPr>
                <w:rFonts w:ascii="仿宋" w:hAnsi="仿宋" w:eastAsia="仿宋"/>
                <w:sz w:val="28"/>
                <w:szCs w:val="28"/>
              </w:rPr>
            </w:rPrChange>
            <w14:textFill>
              <w14:solidFill>
                <w14:schemeClr w14:val="tx1"/>
              </w14:solidFill>
            </w14:textFill>
          </w:rPr>
          <w:t>beforeUpdate：数据更新时调用，发生在虚拟 DOM 重新渲染和打补丁之前。</w:t>
        </w:r>
      </w:ins>
    </w:p>
    <w:p>
      <w:pPr>
        <w:spacing w:line="240" w:lineRule="auto"/>
        <w:ind w:firstLine="560" w:firstLineChars="200"/>
        <w:rPr>
          <w:ins w:id="32896" w:author="梁元" w:date="2019-05-14T19:51:24Z"/>
          <w:rFonts w:ascii="仿宋" w:hAnsi="仿宋" w:eastAsia="仿宋"/>
          <w:color w:val="000000" w:themeColor="text1"/>
          <w:sz w:val="28"/>
          <w:szCs w:val="28"/>
          <w:rPrChange w:id="32897" w:author="梁元" w:date="2019-05-14T19:51:36Z">
            <w:rPr>
              <w:ins w:id="32898" w:author="梁元" w:date="2019-05-14T19:51:24Z"/>
              <w:rFonts w:ascii="仿宋" w:hAnsi="仿宋" w:eastAsia="仿宋"/>
              <w:sz w:val="28"/>
              <w:szCs w:val="28"/>
            </w:rPr>
          </w:rPrChange>
          <w14:textFill>
            <w14:solidFill>
              <w14:schemeClr w14:val="tx1"/>
            </w14:solidFill>
          </w14:textFill>
        </w:rPr>
      </w:pPr>
      <w:ins w:id="32899" w:author="梁元" w:date="2019-05-14T19:51:24Z">
        <w:r>
          <w:rPr>
            <w:rFonts w:ascii="仿宋" w:hAnsi="仿宋" w:eastAsia="仿宋"/>
            <w:color w:val="000000" w:themeColor="text1"/>
            <w:sz w:val="28"/>
            <w:szCs w:val="28"/>
            <w:rPrChange w:id="32900" w:author="梁元" w:date="2019-05-14T19:51:36Z">
              <w:rPr>
                <w:rFonts w:ascii="仿宋" w:hAnsi="仿宋" w:eastAsia="仿宋"/>
                <w:sz w:val="28"/>
                <w:szCs w:val="28"/>
              </w:rPr>
            </w:rPrChange>
            <w14:textFill>
              <w14:solidFill>
                <w14:schemeClr w14:val="tx1"/>
              </w14:solidFill>
            </w14:textFill>
          </w:rPr>
          <w:t>updated：由于数据更改导致的虚拟 DOM 重新渲染和打补丁，在这之后会调用该钩子。</w:t>
        </w:r>
      </w:ins>
    </w:p>
    <w:p>
      <w:pPr>
        <w:spacing w:line="240" w:lineRule="auto"/>
        <w:ind w:firstLine="560" w:firstLineChars="200"/>
        <w:rPr>
          <w:ins w:id="32902" w:author="梁元" w:date="2019-05-14T19:51:24Z"/>
          <w:rFonts w:ascii="仿宋" w:hAnsi="仿宋" w:eastAsia="仿宋"/>
          <w:color w:val="000000" w:themeColor="text1"/>
          <w:sz w:val="28"/>
          <w:szCs w:val="28"/>
          <w:rPrChange w:id="32903" w:author="梁元" w:date="2019-05-14T19:51:36Z">
            <w:rPr>
              <w:ins w:id="32904" w:author="梁元" w:date="2019-05-14T19:51:24Z"/>
              <w:rFonts w:ascii="仿宋" w:hAnsi="仿宋" w:eastAsia="仿宋"/>
              <w:sz w:val="28"/>
              <w:szCs w:val="28"/>
            </w:rPr>
          </w:rPrChange>
          <w14:textFill>
            <w14:solidFill>
              <w14:schemeClr w14:val="tx1"/>
            </w14:solidFill>
          </w14:textFill>
        </w:rPr>
      </w:pPr>
    </w:p>
    <w:p>
      <w:pPr>
        <w:spacing w:line="240" w:lineRule="auto"/>
        <w:ind w:firstLine="560" w:firstLineChars="200"/>
        <w:rPr>
          <w:ins w:id="32905" w:author="梁元" w:date="2019-05-14T19:51:24Z"/>
          <w:rFonts w:ascii="仿宋" w:hAnsi="仿宋" w:eastAsia="仿宋"/>
          <w:color w:val="000000" w:themeColor="text1"/>
          <w:sz w:val="28"/>
          <w:szCs w:val="28"/>
          <w:rPrChange w:id="32906" w:author="梁元" w:date="2019-05-14T19:51:36Z">
            <w:rPr>
              <w:ins w:id="32907" w:author="梁元" w:date="2019-05-14T19:51:24Z"/>
              <w:rFonts w:ascii="仿宋" w:hAnsi="仿宋" w:eastAsia="仿宋"/>
              <w:sz w:val="28"/>
              <w:szCs w:val="28"/>
            </w:rPr>
          </w:rPrChange>
          <w14:textFill>
            <w14:solidFill>
              <w14:schemeClr w14:val="tx1"/>
            </w14:solidFill>
          </w14:textFill>
        </w:rPr>
      </w:pPr>
      <w:ins w:id="32908" w:author="梁元" w:date="2019-05-14T19:51:24Z">
        <w:r>
          <w:rPr>
            <w:rFonts w:ascii="仿宋" w:hAnsi="仿宋" w:eastAsia="仿宋"/>
            <w:color w:val="000000" w:themeColor="text1"/>
            <w:sz w:val="28"/>
            <w:szCs w:val="28"/>
            <w:rPrChange w:id="32909" w:author="梁元" w:date="2019-05-14T19:51:36Z">
              <w:rPr>
                <w:rFonts w:ascii="仿宋" w:hAnsi="仿宋" w:eastAsia="仿宋"/>
                <w:sz w:val="28"/>
                <w:szCs w:val="28"/>
              </w:rPr>
            </w:rPrChange>
            <w14:textFill>
              <w14:solidFill>
                <w14:schemeClr w14:val="tx1"/>
              </w14:solidFill>
            </w14:textFill>
          </w:rPr>
          <w:t>当这个钩子被调用时，组件 DOM 已经更新，所以你现在可以执行依赖于 DOM 的操作。然而在大多数情况下，你应该避免在此期间更改状态。如果要相应状态改变，通常最好使用计算属性或 watcher 取而代之。</w:t>
        </w:r>
      </w:ins>
    </w:p>
    <w:p>
      <w:pPr>
        <w:spacing w:line="240" w:lineRule="auto"/>
        <w:ind w:firstLine="560" w:firstLineChars="200"/>
        <w:rPr>
          <w:ins w:id="32911" w:author="梁元" w:date="2019-05-14T19:51:24Z"/>
          <w:rFonts w:ascii="仿宋" w:hAnsi="仿宋" w:eastAsia="仿宋"/>
          <w:color w:val="000000" w:themeColor="text1"/>
          <w:sz w:val="28"/>
          <w:szCs w:val="28"/>
          <w:rPrChange w:id="32912" w:author="梁元" w:date="2019-05-14T19:51:36Z">
            <w:rPr>
              <w:ins w:id="32913" w:author="梁元" w:date="2019-05-14T19:51:24Z"/>
              <w:rFonts w:ascii="仿宋" w:hAnsi="仿宋" w:eastAsia="仿宋"/>
              <w:sz w:val="28"/>
              <w:szCs w:val="28"/>
            </w:rPr>
          </w:rPrChange>
          <w14:textFill>
            <w14:solidFill>
              <w14:schemeClr w14:val="tx1"/>
            </w14:solidFill>
          </w14:textFill>
        </w:rPr>
      </w:pPr>
    </w:p>
    <w:p>
      <w:pPr>
        <w:spacing w:line="240" w:lineRule="auto"/>
        <w:ind w:firstLine="560" w:firstLineChars="200"/>
        <w:rPr>
          <w:ins w:id="32914" w:author="梁元" w:date="2019-05-14T19:51:24Z"/>
          <w:rFonts w:ascii="仿宋" w:hAnsi="仿宋" w:eastAsia="仿宋"/>
          <w:color w:val="000000" w:themeColor="text1"/>
          <w:sz w:val="28"/>
          <w:szCs w:val="28"/>
          <w:rPrChange w:id="32915" w:author="梁元" w:date="2019-05-14T19:51:36Z">
            <w:rPr>
              <w:ins w:id="32916" w:author="梁元" w:date="2019-05-14T19:51:24Z"/>
              <w:rFonts w:ascii="仿宋" w:hAnsi="仿宋" w:eastAsia="仿宋"/>
              <w:sz w:val="28"/>
              <w:szCs w:val="28"/>
            </w:rPr>
          </w:rPrChange>
          <w14:textFill>
            <w14:solidFill>
              <w14:schemeClr w14:val="tx1"/>
            </w14:solidFill>
          </w14:textFill>
        </w:rPr>
      </w:pPr>
      <w:ins w:id="32917" w:author="梁元" w:date="2019-05-14T19:51:24Z">
        <w:r>
          <w:rPr>
            <w:rFonts w:ascii="仿宋" w:hAnsi="仿宋" w:eastAsia="仿宋"/>
            <w:color w:val="000000" w:themeColor="text1"/>
            <w:sz w:val="28"/>
            <w:szCs w:val="28"/>
            <w:rPrChange w:id="32918" w:author="梁元" w:date="2019-05-14T19:51:36Z">
              <w:rPr>
                <w:rFonts w:ascii="仿宋" w:hAnsi="仿宋" w:eastAsia="仿宋"/>
                <w:sz w:val="28"/>
                <w:szCs w:val="28"/>
              </w:rPr>
            </w:rPrChange>
            <w14:textFill>
              <w14:solidFill>
                <w14:schemeClr w14:val="tx1"/>
              </w14:solidFill>
            </w14:textFill>
          </w:rPr>
          <w:t>updated 不会承诺所有的子组件也都一起被重绘。如果你希望等到整个视图都重绘完毕，可以用 vm.$nextTick 替换掉 updated：</w:t>
        </w:r>
      </w:ins>
    </w:p>
    <w:p>
      <w:pPr>
        <w:spacing w:line="240" w:lineRule="auto"/>
        <w:ind w:firstLine="560" w:firstLineChars="200"/>
        <w:rPr>
          <w:ins w:id="32920" w:author="梁元" w:date="2019-05-14T19:51:24Z"/>
          <w:rFonts w:ascii="仿宋" w:hAnsi="仿宋" w:eastAsia="仿宋"/>
          <w:color w:val="000000" w:themeColor="text1"/>
          <w:sz w:val="28"/>
          <w:szCs w:val="28"/>
          <w:rPrChange w:id="32921" w:author="梁元" w:date="2019-05-14T19:51:36Z">
            <w:rPr>
              <w:ins w:id="32922" w:author="梁元" w:date="2019-05-14T19:51:24Z"/>
              <w:rFonts w:ascii="仿宋" w:hAnsi="仿宋" w:eastAsia="仿宋"/>
              <w:sz w:val="28"/>
              <w:szCs w:val="28"/>
            </w:rPr>
          </w:rPrChange>
          <w14:textFill>
            <w14:solidFill>
              <w14:schemeClr w14:val="tx1"/>
            </w14:solidFill>
          </w14:textFill>
        </w:rPr>
      </w:pPr>
    </w:p>
    <w:p>
      <w:pPr>
        <w:spacing w:line="240" w:lineRule="auto"/>
        <w:ind w:firstLine="560" w:firstLineChars="200"/>
        <w:rPr>
          <w:ins w:id="32923" w:author="梁元" w:date="2019-05-14T19:51:24Z"/>
          <w:rFonts w:ascii="仿宋" w:hAnsi="仿宋" w:eastAsia="仿宋"/>
          <w:color w:val="000000" w:themeColor="text1"/>
          <w:sz w:val="28"/>
          <w:szCs w:val="28"/>
          <w:rPrChange w:id="32924" w:author="梁元" w:date="2019-05-14T19:51:36Z">
            <w:rPr>
              <w:ins w:id="32925" w:author="梁元" w:date="2019-05-14T19:51:24Z"/>
              <w:rFonts w:ascii="仿宋" w:hAnsi="仿宋" w:eastAsia="仿宋"/>
              <w:sz w:val="28"/>
              <w:szCs w:val="28"/>
            </w:rPr>
          </w:rPrChange>
          <w14:textFill>
            <w14:solidFill>
              <w14:schemeClr w14:val="tx1"/>
            </w14:solidFill>
          </w14:textFill>
        </w:rPr>
      </w:pPr>
      <w:ins w:id="32926" w:author="梁元" w:date="2019-05-14T19:51:24Z">
        <w:r>
          <w:rPr>
            <w:rFonts w:ascii="仿宋" w:hAnsi="仿宋" w:eastAsia="仿宋"/>
            <w:color w:val="000000" w:themeColor="text1"/>
            <w:sz w:val="28"/>
            <w:szCs w:val="28"/>
            <w:rPrChange w:id="32927" w:author="梁元" w:date="2019-05-14T19:51:36Z">
              <w:rPr>
                <w:rFonts w:ascii="仿宋" w:hAnsi="仿宋" w:eastAsia="仿宋"/>
                <w:sz w:val="28"/>
                <w:szCs w:val="28"/>
              </w:rPr>
            </w:rPrChange>
            <w14:textFill>
              <w14:solidFill>
                <w14:schemeClr w14:val="tx1"/>
              </w14:solidFill>
            </w14:textFill>
          </w:rPr>
          <w:t>缓存启用的时候会有下面两个钩子</w:t>
        </w:r>
      </w:ins>
    </w:p>
    <w:p>
      <w:pPr>
        <w:spacing w:line="240" w:lineRule="auto"/>
        <w:ind w:firstLine="560" w:firstLineChars="200"/>
        <w:rPr>
          <w:ins w:id="32929" w:author="梁元" w:date="2019-05-14T19:51:24Z"/>
          <w:rFonts w:ascii="仿宋" w:hAnsi="仿宋" w:eastAsia="仿宋"/>
          <w:color w:val="000000" w:themeColor="text1"/>
          <w:sz w:val="28"/>
          <w:szCs w:val="28"/>
          <w:rPrChange w:id="32930" w:author="梁元" w:date="2019-05-14T19:51:36Z">
            <w:rPr>
              <w:ins w:id="32931" w:author="梁元" w:date="2019-05-14T19:51:24Z"/>
              <w:rFonts w:ascii="仿宋" w:hAnsi="仿宋" w:eastAsia="仿宋"/>
              <w:sz w:val="28"/>
              <w:szCs w:val="28"/>
            </w:rPr>
          </w:rPrChange>
          <w14:textFill>
            <w14:solidFill>
              <w14:schemeClr w14:val="tx1"/>
            </w14:solidFill>
          </w14:textFill>
        </w:rPr>
      </w:pPr>
      <w:ins w:id="32932" w:author="梁元" w:date="2019-05-14T19:51:24Z">
        <w:r>
          <w:rPr>
            <w:rFonts w:ascii="仿宋" w:hAnsi="仿宋" w:eastAsia="仿宋"/>
            <w:color w:val="000000" w:themeColor="text1"/>
            <w:sz w:val="28"/>
            <w:szCs w:val="28"/>
            <w:rPrChange w:id="32933" w:author="梁元" w:date="2019-05-14T19:51:36Z">
              <w:rPr>
                <w:rFonts w:ascii="仿宋" w:hAnsi="仿宋" w:eastAsia="仿宋"/>
                <w:sz w:val="28"/>
                <w:szCs w:val="28"/>
              </w:rPr>
            </w:rPrChange>
            <w14:textFill>
              <w14:solidFill>
                <w14:schemeClr w14:val="tx1"/>
              </w14:solidFill>
            </w14:textFill>
          </w:rPr>
          <w:t>activated：keep-alive 组件激活时调用。</w:t>
        </w:r>
      </w:ins>
    </w:p>
    <w:p>
      <w:pPr>
        <w:spacing w:line="240" w:lineRule="auto"/>
        <w:ind w:firstLine="560" w:firstLineChars="200"/>
        <w:rPr>
          <w:ins w:id="32935" w:author="梁元" w:date="2019-05-14T19:51:24Z"/>
          <w:rFonts w:ascii="仿宋" w:hAnsi="仿宋" w:eastAsia="仿宋"/>
          <w:color w:val="000000" w:themeColor="text1"/>
          <w:sz w:val="28"/>
          <w:szCs w:val="28"/>
          <w:rPrChange w:id="32936" w:author="梁元" w:date="2019-05-14T19:51:36Z">
            <w:rPr>
              <w:ins w:id="32937" w:author="梁元" w:date="2019-05-14T19:51:24Z"/>
              <w:rFonts w:ascii="仿宋" w:hAnsi="仿宋" w:eastAsia="仿宋"/>
              <w:sz w:val="28"/>
              <w:szCs w:val="28"/>
            </w:rPr>
          </w:rPrChange>
          <w14:textFill>
            <w14:solidFill>
              <w14:schemeClr w14:val="tx1"/>
            </w14:solidFill>
          </w14:textFill>
        </w:rPr>
      </w:pPr>
      <w:ins w:id="32938" w:author="梁元" w:date="2019-05-14T19:51:24Z">
        <w:r>
          <w:rPr>
            <w:rFonts w:ascii="仿宋" w:hAnsi="仿宋" w:eastAsia="仿宋"/>
            <w:color w:val="000000" w:themeColor="text1"/>
            <w:sz w:val="28"/>
            <w:szCs w:val="28"/>
            <w:rPrChange w:id="32939" w:author="梁元" w:date="2019-05-14T19:51:36Z">
              <w:rPr>
                <w:rFonts w:ascii="仿宋" w:hAnsi="仿宋" w:eastAsia="仿宋"/>
                <w:sz w:val="28"/>
                <w:szCs w:val="28"/>
              </w:rPr>
            </w:rPrChange>
            <w14:textFill>
              <w14:solidFill>
                <w14:schemeClr w14:val="tx1"/>
              </w14:solidFill>
            </w14:textFill>
          </w:rPr>
          <w:t>deactivated：keep-alive 组件停用时调用。</w:t>
        </w:r>
      </w:ins>
    </w:p>
    <w:p>
      <w:pPr>
        <w:spacing w:line="240" w:lineRule="auto"/>
        <w:ind w:firstLine="560" w:firstLineChars="200"/>
        <w:rPr>
          <w:ins w:id="32941" w:author="梁元" w:date="2019-05-14T19:51:24Z"/>
          <w:rFonts w:ascii="仿宋" w:hAnsi="仿宋" w:eastAsia="仿宋"/>
          <w:color w:val="000000" w:themeColor="text1"/>
          <w:sz w:val="28"/>
          <w:szCs w:val="28"/>
          <w:rPrChange w:id="32942" w:author="梁元" w:date="2019-05-14T19:51:36Z">
            <w:rPr>
              <w:ins w:id="32943" w:author="梁元" w:date="2019-05-14T19:51:24Z"/>
              <w:rFonts w:ascii="仿宋" w:hAnsi="仿宋" w:eastAsia="仿宋"/>
              <w:sz w:val="28"/>
              <w:szCs w:val="28"/>
            </w:rPr>
          </w:rPrChange>
          <w14:textFill>
            <w14:solidFill>
              <w14:schemeClr w14:val="tx1"/>
            </w14:solidFill>
          </w14:textFill>
        </w:rPr>
      </w:pPr>
    </w:p>
    <w:p>
      <w:pPr>
        <w:spacing w:line="240" w:lineRule="auto"/>
        <w:ind w:firstLine="560" w:firstLineChars="200"/>
        <w:rPr>
          <w:ins w:id="32944" w:author="梁元" w:date="2019-05-14T19:51:24Z"/>
          <w:rFonts w:ascii="仿宋" w:hAnsi="仿宋" w:eastAsia="仿宋"/>
          <w:color w:val="000000" w:themeColor="text1"/>
          <w:sz w:val="28"/>
          <w:szCs w:val="28"/>
          <w:rPrChange w:id="32945" w:author="梁元" w:date="2019-05-14T19:51:36Z">
            <w:rPr>
              <w:ins w:id="32946" w:author="梁元" w:date="2019-05-14T19:51:24Z"/>
              <w:rFonts w:ascii="仿宋" w:hAnsi="仿宋" w:eastAsia="仿宋"/>
              <w:sz w:val="28"/>
              <w:szCs w:val="28"/>
            </w:rPr>
          </w:rPrChange>
          <w14:textFill>
            <w14:solidFill>
              <w14:schemeClr w14:val="tx1"/>
            </w14:solidFill>
          </w14:textFill>
        </w:rPr>
      </w:pPr>
      <w:ins w:id="32947" w:author="梁元" w:date="2019-05-14T19:51:24Z">
        <w:r>
          <w:rPr>
            <w:rFonts w:ascii="仿宋" w:hAnsi="仿宋" w:eastAsia="仿宋"/>
            <w:color w:val="000000" w:themeColor="text1"/>
            <w:sz w:val="28"/>
            <w:szCs w:val="28"/>
            <w:rPrChange w:id="32948" w:author="梁元" w:date="2019-05-14T19:51:36Z">
              <w:rPr>
                <w:rFonts w:ascii="仿宋" w:hAnsi="仿宋" w:eastAsia="仿宋"/>
                <w:sz w:val="28"/>
                <w:szCs w:val="28"/>
              </w:rPr>
            </w:rPrChange>
            <w14:textFill>
              <w14:solidFill>
                <w14:schemeClr w14:val="tx1"/>
              </w14:solidFill>
            </w14:textFill>
          </w:rPr>
          <w:t>组件卸载的时候：</w:t>
        </w:r>
      </w:ins>
    </w:p>
    <w:p>
      <w:pPr>
        <w:spacing w:line="240" w:lineRule="auto"/>
        <w:ind w:firstLine="560" w:firstLineChars="200"/>
        <w:rPr>
          <w:ins w:id="32950" w:author="梁元" w:date="2019-05-14T19:51:24Z"/>
          <w:rFonts w:ascii="仿宋" w:hAnsi="仿宋" w:eastAsia="仿宋"/>
          <w:color w:val="000000" w:themeColor="text1"/>
          <w:sz w:val="28"/>
          <w:szCs w:val="28"/>
          <w:rPrChange w:id="32951" w:author="梁元" w:date="2019-05-14T19:51:36Z">
            <w:rPr>
              <w:ins w:id="32952" w:author="梁元" w:date="2019-05-14T19:51:24Z"/>
              <w:rFonts w:ascii="仿宋" w:hAnsi="仿宋" w:eastAsia="仿宋"/>
              <w:sz w:val="28"/>
              <w:szCs w:val="28"/>
            </w:rPr>
          </w:rPrChange>
          <w14:textFill>
            <w14:solidFill>
              <w14:schemeClr w14:val="tx1"/>
            </w14:solidFill>
          </w14:textFill>
        </w:rPr>
      </w:pPr>
      <w:ins w:id="32953" w:author="梁元" w:date="2019-05-14T19:51:24Z">
        <w:r>
          <w:rPr>
            <w:rFonts w:ascii="仿宋" w:hAnsi="仿宋" w:eastAsia="仿宋"/>
            <w:color w:val="000000" w:themeColor="text1"/>
            <w:sz w:val="28"/>
            <w:szCs w:val="28"/>
            <w:rPrChange w:id="32954" w:author="梁元" w:date="2019-05-14T19:51:36Z">
              <w:rPr>
                <w:rFonts w:ascii="仿宋" w:hAnsi="仿宋" w:eastAsia="仿宋"/>
                <w:sz w:val="28"/>
                <w:szCs w:val="28"/>
              </w:rPr>
            </w:rPrChange>
            <w14:textFill>
              <w14:solidFill>
                <w14:schemeClr w14:val="tx1"/>
              </w14:solidFill>
            </w14:textFill>
          </w:rPr>
          <w:t>beforeDestroy：实例销毁之前调用。在这一步，实例仍然完全可用。</w:t>
        </w:r>
      </w:ins>
    </w:p>
    <w:p>
      <w:pPr>
        <w:spacing w:line="240" w:lineRule="auto"/>
        <w:ind w:firstLine="560" w:firstLineChars="200"/>
        <w:rPr>
          <w:ins w:id="32956" w:author="梁元" w:date="2019-05-14T19:51:24Z"/>
          <w:rFonts w:ascii="仿宋" w:hAnsi="仿宋" w:eastAsia="仿宋"/>
          <w:color w:val="000000" w:themeColor="text1"/>
          <w:sz w:val="28"/>
          <w:szCs w:val="28"/>
          <w:rPrChange w:id="32957" w:author="梁元" w:date="2019-05-14T19:51:36Z">
            <w:rPr>
              <w:ins w:id="32958" w:author="梁元" w:date="2019-05-14T19:51:24Z"/>
              <w:rFonts w:ascii="仿宋" w:hAnsi="仿宋" w:eastAsia="仿宋"/>
              <w:sz w:val="28"/>
              <w:szCs w:val="28"/>
            </w:rPr>
          </w:rPrChange>
          <w14:textFill>
            <w14:solidFill>
              <w14:schemeClr w14:val="tx1"/>
            </w14:solidFill>
          </w14:textFill>
        </w:rPr>
      </w:pPr>
      <w:ins w:id="32959" w:author="梁元" w:date="2019-05-14T19:51:24Z">
        <w:r>
          <w:rPr>
            <w:rFonts w:ascii="仿宋" w:hAnsi="仿宋" w:eastAsia="仿宋"/>
            <w:color w:val="000000" w:themeColor="text1"/>
            <w:sz w:val="28"/>
            <w:szCs w:val="28"/>
            <w:rPrChange w:id="32960" w:author="梁元" w:date="2019-05-14T19:51:36Z">
              <w:rPr>
                <w:rFonts w:ascii="仿宋" w:hAnsi="仿宋" w:eastAsia="仿宋"/>
                <w:sz w:val="28"/>
                <w:szCs w:val="28"/>
              </w:rPr>
            </w:rPrChange>
            <w14:textFill>
              <w14:solidFill>
                <w14:schemeClr w14:val="tx1"/>
              </w14:solidFill>
            </w14:textFill>
          </w:rPr>
          <w:t>destroyed：Vue 实例销毁后调用。调用后，Vue 实例指示的所有东西都会解绑定，所有的事件监听器会被移除，所有的子实例也会被销毁。</w:t>
        </w:r>
      </w:ins>
    </w:p>
    <w:p>
      <w:pPr>
        <w:spacing w:line="240" w:lineRule="auto"/>
        <w:ind w:firstLine="560" w:firstLineChars="200"/>
        <w:rPr>
          <w:ins w:id="32962" w:author="梁元" w:date="2019-05-14T19:51:24Z"/>
          <w:rFonts w:ascii="仿宋" w:hAnsi="仿宋" w:eastAsia="仿宋"/>
          <w:color w:val="000000" w:themeColor="text1"/>
          <w:sz w:val="28"/>
          <w:szCs w:val="28"/>
          <w:rPrChange w:id="32963" w:author="梁元" w:date="2019-05-14T19:51:36Z">
            <w:rPr>
              <w:ins w:id="32964" w:author="梁元" w:date="2019-05-14T19:51:24Z"/>
              <w:rFonts w:ascii="仿宋" w:hAnsi="仿宋" w:eastAsia="仿宋"/>
              <w:sz w:val="28"/>
              <w:szCs w:val="28"/>
            </w:rPr>
          </w:rPrChange>
          <w14:textFill>
            <w14:solidFill>
              <w14:schemeClr w14:val="tx1"/>
            </w14:solidFill>
          </w14:textFill>
        </w:rPr>
      </w:pPr>
    </w:p>
    <w:p>
      <w:pPr>
        <w:pStyle w:val="3"/>
        <w:numPr>
          <w:ilvl w:val="0"/>
          <w:numId w:val="32"/>
        </w:numPr>
        <w:spacing w:line="240" w:lineRule="auto"/>
        <w:ind w:firstLine="562" w:firstLineChars="200"/>
        <w:rPr>
          <w:ins w:id="32965" w:author="梁元" w:date="2019-05-14T19:51:24Z"/>
          <w:rFonts w:ascii="仿宋" w:hAnsi="仿宋" w:eastAsia="仿宋"/>
          <w:color w:val="000000" w:themeColor="text1"/>
          <w:sz w:val="28"/>
          <w:szCs w:val="28"/>
          <w:rPrChange w:id="32966" w:author="梁元" w:date="2019-05-14T19:51:36Z">
            <w:rPr>
              <w:ins w:id="32967" w:author="梁元" w:date="2019-05-14T19:51:24Z"/>
              <w:rFonts w:ascii="仿宋" w:hAnsi="仿宋" w:eastAsia="仿宋"/>
              <w:sz w:val="28"/>
              <w:szCs w:val="28"/>
            </w:rPr>
          </w:rPrChange>
          <w14:textFill>
            <w14:solidFill>
              <w14:schemeClr w14:val="tx1"/>
            </w14:solidFill>
          </w14:textFill>
        </w:rPr>
      </w:pPr>
      <w:ins w:id="32968" w:author="梁元" w:date="2019-05-14T19:51:24Z">
        <w:bookmarkStart w:id="1028" w:name="_Toc3590_WPSOffice_Level2"/>
        <w:r>
          <w:rPr>
            <w:rFonts w:hint="eastAsia" w:ascii="仿宋" w:hAnsi="仿宋" w:eastAsia="仿宋"/>
            <w:color w:val="000000" w:themeColor="text1"/>
            <w:sz w:val="28"/>
            <w:szCs w:val="28"/>
            <w:rPrChange w:id="32969" w:author="梁元" w:date="2019-05-14T19:51:36Z">
              <w:rPr>
                <w:rFonts w:hint="eastAsia" w:ascii="仿宋" w:hAnsi="仿宋" w:eastAsia="仿宋"/>
                <w:sz w:val="28"/>
                <w:szCs w:val="28"/>
              </w:rPr>
            </w:rPrChange>
            <w14:textFill>
              <w14:solidFill>
                <w14:schemeClr w14:val="tx1"/>
              </w14:solidFill>
            </w14:textFill>
          </w:rPr>
          <w:t>解法对比及优缺点</w:t>
        </w:r>
        <w:bookmarkEnd w:id="1028"/>
      </w:ins>
    </w:p>
    <w:p>
      <w:pPr>
        <w:spacing w:line="240" w:lineRule="auto"/>
        <w:ind w:firstLine="482" w:firstLineChars="200"/>
        <w:rPr>
          <w:ins w:id="32971" w:author="梁元" w:date="2019-05-14T19:51:24Z"/>
          <w:color w:val="000000" w:themeColor="text1"/>
          <w:rPrChange w:id="32972" w:author="梁元" w:date="2019-05-14T19:51:36Z">
            <w:rPr>
              <w:ins w:id="32973" w:author="梁元" w:date="2019-05-14T19:51:24Z"/>
            </w:rPr>
          </w:rPrChange>
          <w14:textFill>
            <w14:solidFill>
              <w14:schemeClr w14:val="tx1"/>
            </w14:solidFill>
          </w14:textFill>
        </w:rPr>
      </w:pPr>
      <w:ins w:id="32974" w:author="梁元" w:date="2019-05-14T19:51:24Z">
        <w:r>
          <w:rPr>
            <w:rFonts w:hint="eastAsia"/>
            <w:b/>
            <w:color w:val="000000" w:themeColor="text1"/>
            <w:rPrChange w:id="32975" w:author="梁元" w:date="2019-05-14T19:51:36Z">
              <w:rPr>
                <w:rFonts w:hint="eastAsia"/>
                <w:b/>
              </w:rPr>
            </w:rPrChange>
            <w14:textFill>
              <w14:solidFill>
                <w14:schemeClr w14:val="tx1"/>
              </w14:solidFill>
            </w14:textFill>
          </w:rPr>
          <w:t>综上所述</w:t>
        </w:r>
      </w:ins>
      <w:ins w:id="32977" w:author="梁元" w:date="2019-05-14T19:51:24Z">
        <w:r>
          <w:rPr>
            <w:rFonts w:hint="eastAsia"/>
            <w:color w:val="000000" w:themeColor="text1"/>
            <w:rPrChange w:id="32978" w:author="梁元" w:date="2019-05-14T19:51:36Z">
              <w:rPr>
                <w:rFonts w:hint="eastAsia"/>
              </w:rPr>
            </w:rPrChange>
            <w14:textFill>
              <w14:solidFill>
                <w14:schemeClr w14:val="tx1"/>
              </w14:solidFill>
            </w14:textFill>
          </w:rPr>
          <w:t>：第一种只是说出了</w:t>
        </w:r>
      </w:ins>
      <w:ins w:id="32980" w:author="梁元" w:date="2019-05-14T19:51:24Z">
        <w:r>
          <w:rPr>
            <w:rFonts w:hint="eastAsia" w:ascii="仿宋" w:hAnsi="仿宋" w:eastAsia="仿宋"/>
            <w:color w:val="000000" w:themeColor="text1"/>
            <w:sz w:val="28"/>
            <w:szCs w:val="28"/>
            <w:rPrChange w:id="32981" w:author="梁元" w:date="2019-05-14T19:51:36Z">
              <w:rPr>
                <w:rFonts w:hint="eastAsia" w:ascii="仿宋" w:hAnsi="仿宋" w:eastAsia="仿宋"/>
                <w:sz w:val="28"/>
                <w:szCs w:val="28"/>
              </w:rPr>
            </w:rPrChange>
            <w14:textFill>
              <w14:solidFill>
                <w14:schemeClr w14:val="tx1"/>
              </w14:solidFill>
            </w14:textFill>
          </w:rPr>
          <w:t>生命周期方法，而第二种说出生命周期的执行作用</w:t>
        </w:r>
      </w:ins>
    </w:p>
    <w:p>
      <w:pPr>
        <w:pStyle w:val="3"/>
        <w:numPr>
          <w:ilvl w:val="0"/>
          <w:numId w:val="32"/>
        </w:numPr>
        <w:spacing w:line="240" w:lineRule="auto"/>
        <w:ind w:firstLine="562" w:firstLineChars="200"/>
        <w:rPr>
          <w:ins w:id="32983" w:author="梁元" w:date="2019-05-14T19:51:24Z"/>
          <w:rFonts w:ascii="仿宋" w:hAnsi="仿宋" w:eastAsia="仿宋"/>
          <w:color w:val="000000" w:themeColor="text1"/>
          <w:sz w:val="28"/>
          <w:szCs w:val="28"/>
          <w:rPrChange w:id="32984" w:author="梁元" w:date="2019-05-14T19:51:36Z">
            <w:rPr>
              <w:ins w:id="32985" w:author="梁元" w:date="2019-05-14T19:51:24Z"/>
              <w:rFonts w:ascii="仿宋" w:hAnsi="仿宋" w:eastAsia="仿宋"/>
              <w:sz w:val="28"/>
              <w:szCs w:val="28"/>
            </w:rPr>
          </w:rPrChange>
          <w14:textFill>
            <w14:solidFill>
              <w14:schemeClr w14:val="tx1"/>
            </w14:solidFill>
          </w14:textFill>
        </w:rPr>
      </w:pPr>
      <w:ins w:id="32986" w:author="梁元" w:date="2019-05-14T19:51:24Z">
        <w:bookmarkStart w:id="1029" w:name="_Toc27469_WPSOffice_Level2"/>
        <w:r>
          <w:rPr>
            <w:rFonts w:hint="eastAsia" w:ascii="仿宋" w:hAnsi="仿宋" w:eastAsia="仿宋"/>
            <w:color w:val="000000" w:themeColor="text1"/>
            <w:sz w:val="28"/>
            <w:szCs w:val="28"/>
            <w:rPrChange w:id="32987" w:author="梁元" w:date="2019-05-14T19:51:36Z">
              <w:rPr>
                <w:rFonts w:hint="eastAsia" w:ascii="仿宋" w:hAnsi="仿宋" w:eastAsia="仿宋"/>
                <w:sz w:val="28"/>
                <w:szCs w:val="28"/>
              </w:rPr>
            </w:rPrChange>
            <w14:textFill>
              <w14:solidFill>
                <w14:schemeClr w14:val="tx1"/>
              </w14:solidFill>
            </w14:textFill>
          </w:rPr>
          <w:t>延伸及扩展问题回答参考</w:t>
        </w:r>
        <w:bookmarkEnd w:id="1029"/>
      </w:ins>
    </w:p>
    <w:p>
      <w:pPr>
        <w:ind w:firstLine="482" w:firstLineChars="200"/>
        <w:rPr>
          <w:ins w:id="32989" w:author="梁元" w:date="2019-05-14T19:51:24Z"/>
          <w:color w:val="000000" w:themeColor="text1"/>
          <w:rPrChange w:id="32990" w:author="梁元" w:date="2019-05-14T19:51:36Z">
            <w:rPr>
              <w:ins w:id="32991" w:author="梁元" w:date="2019-05-14T19:51:24Z"/>
            </w:rPr>
          </w:rPrChange>
          <w14:textFill>
            <w14:solidFill>
              <w14:schemeClr w14:val="tx1"/>
            </w14:solidFill>
          </w14:textFill>
        </w:rPr>
      </w:pPr>
      <w:ins w:id="32992" w:author="梁元" w:date="2019-05-14T19:51:24Z">
        <w:r>
          <w:rPr>
            <w:rFonts w:hint="eastAsia"/>
            <w:b/>
            <w:color w:val="000000" w:themeColor="text1"/>
            <w:rPrChange w:id="32993" w:author="梁元" w:date="2019-05-14T19:51:36Z">
              <w:rPr>
                <w:rFonts w:hint="eastAsia"/>
                <w:b/>
              </w:rPr>
            </w:rPrChange>
            <w14:textFill>
              <w14:solidFill>
                <w14:schemeClr w14:val="tx1"/>
              </w14:solidFill>
            </w14:textFill>
          </w:rPr>
          <w:t>问题</w:t>
        </w:r>
      </w:ins>
      <w:ins w:id="32995" w:author="梁元" w:date="2019-05-14T19:51:24Z">
        <w:r>
          <w:rPr>
            <w:rFonts w:hint="eastAsia"/>
            <w:color w:val="000000" w:themeColor="text1"/>
            <w:rPrChange w:id="32996" w:author="梁元" w:date="2019-05-14T19:51:36Z">
              <w:rPr>
                <w:rFonts w:hint="eastAsia"/>
              </w:rPr>
            </w:rPrChange>
            <w14:textFill>
              <w14:solidFill>
                <w14:schemeClr w14:val="tx1"/>
              </w14:solidFill>
            </w14:textFill>
          </w:rPr>
          <w:t>： 数据请求应该在那个生命周期，</w:t>
        </w:r>
      </w:ins>
    </w:p>
    <w:p>
      <w:pPr>
        <w:ind w:firstLine="482" w:firstLineChars="200"/>
        <w:rPr>
          <w:ins w:id="32998" w:author="梁元" w:date="2019-05-14T19:51:24Z"/>
          <w:color w:val="000000" w:themeColor="text1"/>
          <w:rPrChange w:id="32999" w:author="梁元" w:date="2019-05-14T19:51:36Z">
            <w:rPr>
              <w:ins w:id="33000" w:author="梁元" w:date="2019-05-14T19:51:24Z"/>
            </w:rPr>
          </w:rPrChange>
          <w14:textFill>
            <w14:solidFill>
              <w14:schemeClr w14:val="tx1"/>
            </w14:solidFill>
          </w14:textFill>
        </w:rPr>
      </w:pPr>
      <w:ins w:id="33001" w:author="梁元" w:date="2019-05-14T19:51:24Z">
        <w:r>
          <w:rPr>
            <w:rFonts w:hint="eastAsia"/>
            <w:b/>
            <w:color w:val="000000" w:themeColor="text1"/>
            <w:rPrChange w:id="33002" w:author="梁元" w:date="2019-05-14T19:51:36Z">
              <w:rPr>
                <w:rFonts w:hint="eastAsia"/>
                <w:b/>
              </w:rPr>
            </w:rPrChange>
            <w14:textFill>
              <w14:solidFill>
                <w14:schemeClr w14:val="tx1"/>
              </w14:solidFill>
            </w14:textFill>
          </w:rPr>
          <w:t>解答</w:t>
        </w:r>
      </w:ins>
      <w:ins w:id="33004" w:author="梁元" w:date="2019-05-14T19:51:24Z">
        <w:r>
          <w:rPr>
            <w:rFonts w:hint="eastAsia"/>
            <w:color w:val="000000" w:themeColor="text1"/>
            <w:rPrChange w:id="33005" w:author="梁元" w:date="2019-05-14T19:51:36Z">
              <w:rPr>
                <w:rFonts w:hint="eastAsia"/>
              </w:rPr>
            </w:rPrChange>
            <w14:textFill>
              <w14:solidFill>
                <w14:schemeClr w14:val="tx1"/>
              </w14:solidFill>
            </w14:textFill>
          </w:rPr>
          <w:t>：在created里面</w:t>
        </w:r>
      </w:ins>
    </w:p>
    <w:p>
      <w:pPr>
        <w:pStyle w:val="3"/>
        <w:numPr>
          <w:ilvl w:val="0"/>
          <w:numId w:val="32"/>
        </w:numPr>
        <w:spacing w:line="240" w:lineRule="auto"/>
        <w:ind w:firstLine="562" w:firstLineChars="200"/>
        <w:rPr>
          <w:ins w:id="33007" w:author="梁元" w:date="2019-05-14T19:51:24Z"/>
          <w:rFonts w:ascii="仿宋" w:hAnsi="仿宋" w:eastAsia="仿宋"/>
          <w:color w:val="000000" w:themeColor="text1"/>
          <w:sz w:val="28"/>
          <w:szCs w:val="28"/>
          <w:rPrChange w:id="33008" w:author="梁元" w:date="2019-05-14T19:51:36Z">
            <w:rPr>
              <w:ins w:id="33009" w:author="梁元" w:date="2019-05-14T19:51:24Z"/>
              <w:rFonts w:ascii="仿宋" w:hAnsi="仿宋" w:eastAsia="仿宋"/>
              <w:sz w:val="28"/>
              <w:szCs w:val="28"/>
            </w:rPr>
          </w:rPrChange>
          <w14:textFill>
            <w14:solidFill>
              <w14:schemeClr w14:val="tx1"/>
            </w14:solidFill>
          </w14:textFill>
        </w:rPr>
      </w:pPr>
      <w:ins w:id="33010" w:author="梁元" w:date="2019-05-14T19:51:24Z">
        <w:bookmarkStart w:id="1030" w:name="_Toc25378_WPSOffice_Level2"/>
        <w:r>
          <w:rPr>
            <w:rFonts w:hint="eastAsia" w:ascii="仿宋" w:hAnsi="仿宋" w:eastAsia="仿宋"/>
            <w:color w:val="000000" w:themeColor="text1"/>
            <w:sz w:val="28"/>
            <w:szCs w:val="28"/>
            <w:rPrChange w:id="33011" w:author="梁元" w:date="2019-05-14T19:51:36Z">
              <w:rPr>
                <w:rFonts w:hint="eastAsia" w:ascii="仿宋" w:hAnsi="仿宋" w:eastAsia="仿宋"/>
                <w:sz w:val="28"/>
                <w:szCs w:val="28"/>
              </w:rPr>
            </w:rPrChange>
            <w14:textFill>
              <w14:solidFill>
                <w14:schemeClr w14:val="tx1"/>
              </w14:solidFill>
            </w14:textFill>
          </w:rPr>
          <w:t>项目中体现经验的点</w:t>
        </w:r>
        <w:bookmarkEnd w:id="1030"/>
      </w:ins>
    </w:p>
    <w:p>
      <w:pPr>
        <w:ind w:firstLine="480" w:firstLineChars="200"/>
        <w:rPr>
          <w:ins w:id="33013" w:author="梁元" w:date="2019-05-14T19:51:24Z"/>
          <w:color w:val="000000" w:themeColor="text1"/>
          <w:rPrChange w:id="33014" w:author="梁元" w:date="2019-05-14T19:51:36Z">
            <w:rPr>
              <w:ins w:id="33015" w:author="梁元" w:date="2019-05-14T19:51:24Z"/>
            </w:rPr>
          </w:rPrChange>
          <w14:textFill>
            <w14:solidFill>
              <w14:schemeClr w14:val="tx1"/>
            </w14:solidFill>
          </w14:textFill>
        </w:rPr>
      </w:pPr>
      <w:ins w:id="33016" w:author="梁元" w:date="2019-05-14T19:51:24Z">
        <w:r>
          <w:rPr>
            <w:rFonts w:hint="eastAsia"/>
            <w:color w:val="000000" w:themeColor="text1"/>
            <w:rPrChange w:id="33017" w:author="梁元" w:date="2019-05-14T19:51:36Z">
              <w:rPr>
                <w:rFonts w:hint="eastAsia"/>
              </w:rPr>
            </w:rPrChange>
            <w14:textFill>
              <w14:solidFill>
                <w14:schemeClr w14:val="tx1"/>
              </w14:solidFill>
            </w14:textFill>
          </w:rPr>
          <w:t>组件中必须的内容</w:t>
        </w:r>
      </w:ins>
      <w:ins w:id="33019" w:author="梁元" w:date="2019-05-14T19:51:24Z">
        <w:r>
          <w:rPr>
            <w:color w:val="000000" w:themeColor="text1"/>
            <w:rPrChange w:id="33020" w:author="梁元" w:date="2019-05-14T19:51:36Z">
              <w:rPr/>
            </w:rPrChange>
            <w14:textFill>
              <w14:solidFill>
                <w14:schemeClr w14:val="tx1"/>
              </w14:solidFill>
            </w14:textFill>
          </w:rPr>
          <w:t xml:space="preserve"> </w:t>
        </w:r>
      </w:ins>
    </w:p>
    <w:p>
      <w:pPr>
        <w:pStyle w:val="3"/>
        <w:numPr>
          <w:ilvl w:val="0"/>
          <w:numId w:val="32"/>
        </w:numPr>
        <w:spacing w:line="240" w:lineRule="auto"/>
        <w:ind w:firstLine="562" w:firstLineChars="200"/>
        <w:rPr>
          <w:ins w:id="33022" w:author="梁元" w:date="2019-05-14T19:51:24Z"/>
          <w:rFonts w:ascii="仿宋" w:hAnsi="仿宋" w:eastAsia="仿宋"/>
          <w:color w:val="000000" w:themeColor="text1"/>
          <w:sz w:val="28"/>
          <w:szCs w:val="28"/>
          <w:rPrChange w:id="33023" w:author="梁元" w:date="2019-05-14T19:51:36Z">
            <w:rPr>
              <w:ins w:id="33024" w:author="梁元" w:date="2019-05-14T19:51:24Z"/>
              <w:rFonts w:ascii="仿宋" w:hAnsi="仿宋" w:eastAsia="仿宋"/>
              <w:sz w:val="28"/>
              <w:szCs w:val="28"/>
            </w:rPr>
          </w:rPrChange>
          <w14:textFill>
            <w14:solidFill>
              <w14:schemeClr w14:val="tx1"/>
            </w14:solidFill>
          </w14:textFill>
        </w:rPr>
      </w:pPr>
      <w:ins w:id="33025" w:author="梁元" w:date="2019-05-14T19:51:24Z">
        <w:bookmarkStart w:id="1031" w:name="_Toc7769_WPSOffice_Level2"/>
        <w:r>
          <w:rPr>
            <w:rFonts w:hint="eastAsia" w:ascii="仿宋" w:hAnsi="仿宋" w:eastAsia="仿宋"/>
            <w:color w:val="000000" w:themeColor="text1"/>
            <w:sz w:val="28"/>
            <w:szCs w:val="28"/>
            <w:rPrChange w:id="33026" w:author="梁元" w:date="2019-05-14T19:51:36Z">
              <w:rPr>
                <w:rFonts w:hint="eastAsia" w:ascii="仿宋" w:hAnsi="仿宋" w:eastAsia="仿宋"/>
                <w:sz w:val="28"/>
                <w:szCs w:val="28"/>
              </w:rPr>
            </w:rPrChange>
            <w14:textFill>
              <w14:solidFill>
                <w14:schemeClr w14:val="tx1"/>
              </w14:solidFill>
            </w14:textFill>
          </w:rPr>
          <w:t>论坛参考</w:t>
        </w:r>
        <w:bookmarkEnd w:id="1031"/>
      </w:ins>
    </w:p>
    <w:p>
      <w:pPr>
        <w:ind w:firstLine="480" w:firstLineChars="200"/>
        <w:rPr>
          <w:ins w:id="33028" w:author="梁元" w:date="2019-05-14T19:51:24Z"/>
          <w:rFonts w:hint="eastAsia"/>
          <w:color w:val="000000" w:themeColor="text1"/>
          <w:rPrChange w:id="33029" w:author="梁元" w:date="2019-05-14T19:51:36Z">
            <w:rPr>
              <w:ins w:id="33030" w:author="梁元" w:date="2019-05-14T19:51:24Z"/>
              <w:rFonts w:hint="eastAsia"/>
            </w:rPr>
          </w:rPrChange>
          <w14:textFill>
            <w14:solidFill>
              <w14:schemeClr w14:val="tx1"/>
            </w14:solidFill>
          </w14:textFill>
        </w:rPr>
      </w:pPr>
      <w:ins w:id="33031" w:author="梁元" w:date="2019-05-14T19:51:24Z">
        <w:r>
          <w:rPr>
            <w:color w:val="000000" w:themeColor="text1"/>
            <w:rPrChange w:id="33032" w:author="梁元" w:date="2019-05-14T19:51:36Z">
              <w:rPr/>
            </w:rPrChange>
            <w14:textFill>
              <w14:solidFill>
                <w14:schemeClr w14:val="tx1"/>
              </w14:solidFill>
            </w14:textFill>
          </w:rPr>
          <w:fldChar w:fldCharType="begin"/>
        </w:r>
      </w:ins>
      <w:ins w:id="33034" w:author="梁元" w:date="2019-05-14T19:51:24Z">
        <w:r>
          <w:rPr>
            <w:color w:val="000000" w:themeColor="text1"/>
            <w:rPrChange w:id="33035" w:author="梁元" w:date="2019-05-14T19:51:36Z">
              <w:rPr/>
            </w:rPrChange>
            <w14:textFill>
              <w14:solidFill>
                <w14:schemeClr w14:val="tx1"/>
              </w14:solidFill>
            </w14:textFill>
          </w:rPr>
          <w:instrText xml:space="preserve"> HYPERLINK "https://cn.vuejs.org/v2/api" </w:instrText>
        </w:r>
      </w:ins>
      <w:ins w:id="33037" w:author="梁元" w:date="2019-05-14T19:51:24Z">
        <w:r>
          <w:rPr>
            <w:color w:val="000000" w:themeColor="text1"/>
            <w:rPrChange w:id="33038" w:author="梁元" w:date="2019-05-14T19:51:36Z">
              <w:rPr/>
            </w:rPrChange>
            <w14:textFill>
              <w14:solidFill>
                <w14:schemeClr w14:val="tx1"/>
              </w14:solidFill>
            </w14:textFill>
          </w:rPr>
          <w:fldChar w:fldCharType="separate"/>
        </w:r>
      </w:ins>
      <w:ins w:id="33040" w:author="梁元" w:date="2019-05-14T19:51:24Z">
        <w:r>
          <w:rPr>
            <w:rStyle w:val="18"/>
            <w:color w:val="000000" w:themeColor="text1"/>
            <w:rPrChange w:id="33041" w:author="梁元" w:date="2019-05-14T19:51:36Z">
              <w:rPr>
                <w:rStyle w:val="18"/>
              </w:rPr>
            </w:rPrChange>
            <w14:textFill>
              <w14:solidFill>
                <w14:schemeClr w14:val="tx1"/>
              </w14:solidFill>
            </w14:textFill>
          </w:rPr>
          <w:t>https://cn.vuejs.org/v2/api</w:t>
        </w:r>
      </w:ins>
      <w:ins w:id="33043" w:author="梁元" w:date="2019-05-14T19:51:24Z">
        <w:r>
          <w:rPr>
            <w:rStyle w:val="18"/>
            <w:color w:val="000000" w:themeColor="text1"/>
            <w:rPrChange w:id="33044" w:author="梁元" w:date="2019-05-14T19:51:36Z">
              <w:rPr>
                <w:rStyle w:val="18"/>
              </w:rPr>
            </w:rPrChange>
            <w14:textFill>
              <w14:solidFill>
                <w14:schemeClr w14:val="tx1"/>
              </w14:solidFill>
            </w14:textFill>
          </w:rPr>
          <w:fldChar w:fldCharType="end"/>
        </w:r>
      </w:ins>
    </w:p>
    <w:p>
      <w:pPr>
        <w:pStyle w:val="2"/>
        <w:numPr>
          <w:ilvl w:val="0"/>
          <w:numId w:val="1"/>
        </w:numPr>
        <w:rPr>
          <w:ins w:id="33046" w:author="梁元" w:date="2019-05-14T19:51:24Z"/>
          <w:rFonts w:ascii="仿宋" w:hAnsi="仿宋" w:eastAsia="仿宋"/>
          <w:color w:val="000000" w:themeColor="text1"/>
          <w:sz w:val="28"/>
          <w:szCs w:val="28"/>
          <w:rPrChange w:id="33047" w:author="梁元" w:date="2019-05-14T19:51:36Z">
            <w:rPr>
              <w:ins w:id="33048" w:author="梁元" w:date="2019-05-14T19:51:24Z"/>
              <w:rFonts w:ascii="仿宋" w:hAnsi="仿宋" w:eastAsia="仿宋"/>
              <w:sz w:val="28"/>
              <w:szCs w:val="28"/>
            </w:rPr>
          </w:rPrChange>
          <w14:textFill>
            <w14:solidFill>
              <w14:schemeClr w14:val="tx1"/>
            </w14:solidFill>
          </w14:textFill>
        </w:rPr>
      </w:pPr>
      <w:ins w:id="33049" w:author="梁元" w:date="2019-05-14T19:51:24Z">
        <w:bookmarkStart w:id="1032" w:name="_Toc8464_WPSOffice_Level1"/>
        <w:r>
          <w:rPr>
            <w:rFonts w:hint="eastAsia" w:ascii="仿宋" w:hAnsi="仿宋" w:eastAsia="仿宋"/>
            <w:color w:val="000000" w:themeColor="text1"/>
            <w:sz w:val="28"/>
            <w:szCs w:val="28"/>
            <w:rPrChange w:id="33050" w:author="梁元" w:date="2019-05-14T19:51:36Z">
              <w:rPr>
                <w:rFonts w:hint="eastAsia" w:ascii="仿宋" w:hAnsi="仿宋" w:eastAsia="仿宋"/>
                <w:sz w:val="28"/>
                <w:szCs w:val="28"/>
              </w:rPr>
            </w:rPrChange>
            <w14:textFill>
              <w14:solidFill>
                <w14:schemeClr w14:val="tx1"/>
              </w14:solidFill>
            </w14:textFill>
          </w:rPr>
          <w:t>说一下</w:t>
        </w:r>
      </w:ins>
      <w:ins w:id="33052" w:author="梁元" w:date="2019-05-14T19:52:02Z">
        <w:r>
          <w:rPr>
            <w:rFonts w:hint="eastAsia" w:ascii="仿宋" w:hAnsi="仿宋" w:eastAsia="仿宋"/>
            <w:color w:val="000000" w:themeColor="text1"/>
            <w:sz w:val="28"/>
            <w:szCs w:val="28"/>
            <w:lang w:val="en-US" w:eastAsia="zh-CN"/>
            <w14:textFill>
              <w14:solidFill>
                <w14:schemeClr w14:val="tx1"/>
              </w14:solidFill>
            </w14:textFill>
          </w:rPr>
          <w:t>jsonp</w:t>
        </w:r>
      </w:ins>
      <w:ins w:id="33053" w:author="梁元" w:date="2019-05-14T19:51:24Z">
        <w:r>
          <w:rPr>
            <w:rFonts w:hint="eastAsia" w:ascii="仿宋" w:hAnsi="仿宋" w:eastAsia="仿宋"/>
            <w:color w:val="000000" w:themeColor="text1"/>
            <w:sz w:val="28"/>
            <w:szCs w:val="28"/>
            <w:rPrChange w:id="33054" w:author="梁元" w:date="2019-05-14T19:51:36Z">
              <w:rPr>
                <w:rFonts w:hint="eastAsia" w:ascii="仿宋" w:hAnsi="仿宋" w:eastAsia="仿宋"/>
                <w:sz w:val="28"/>
                <w:szCs w:val="28"/>
              </w:rPr>
            </w:rPrChange>
            <w14:textFill>
              <w14:solidFill>
                <w14:schemeClr w14:val="tx1"/>
              </w14:solidFill>
            </w14:textFill>
          </w:rPr>
          <w:t>？</w:t>
        </w:r>
        <w:bookmarkEnd w:id="1032"/>
      </w:ins>
    </w:p>
    <w:tbl>
      <w:tblPr>
        <w:tblStyle w:val="14"/>
        <w:tblW w:w="73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59"/>
        <w:gridCol w:w="1418"/>
        <w:gridCol w:w="1417"/>
        <w:gridCol w:w="1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2" w:hRule="atLeast"/>
          <w:jc w:val="center"/>
          <w:ins w:id="33056" w:author="梁元" w:date="2019-05-14T19:51:24Z"/>
        </w:trPr>
        <w:tc>
          <w:tcPr>
            <w:tcW w:w="1523" w:type="dxa"/>
          </w:tcPr>
          <w:p>
            <w:pPr>
              <w:jc w:val="center"/>
              <w:rPr>
                <w:ins w:id="33057" w:author="梁元" w:date="2019-05-14T19:51:24Z"/>
                <w:rFonts w:ascii="仿宋" w:hAnsi="仿宋" w:eastAsia="仿宋"/>
                <w:color w:val="000000" w:themeColor="text1"/>
                <w:rPrChange w:id="33058" w:author="梁元" w:date="2019-05-14T19:51:36Z">
                  <w:rPr>
                    <w:ins w:id="33059" w:author="梁元" w:date="2019-05-14T19:51:24Z"/>
                    <w:rFonts w:ascii="仿宋" w:hAnsi="仿宋" w:eastAsia="仿宋"/>
                  </w:rPr>
                </w:rPrChange>
                <w14:textFill>
                  <w14:solidFill>
                    <w14:schemeClr w14:val="tx1"/>
                  </w14:solidFill>
                </w14:textFill>
              </w:rPr>
            </w:pPr>
            <w:ins w:id="33060" w:author="梁元" w:date="2019-05-14T19:51:24Z">
              <w:r>
                <w:rPr>
                  <w:rFonts w:hint="eastAsia" w:ascii="仿宋" w:hAnsi="仿宋" w:eastAsia="仿宋"/>
                  <w:color w:val="000000" w:themeColor="text1"/>
                  <w:rPrChange w:id="33061" w:author="梁元" w:date="2019-05-14T19:51:36Z">
                    <w:rPr>
                      <w:rFonts w:hint="eastAsia" w:ascii="仿宋" w:hAnsi="仿宋" w:eastAsia="仿宋"/>
                    </w:rPr>
                  </w:rPrChange>
                  <w14:textFill>
                    <w14:solidFill>
                      <w14:schemeClr w14:val="tx1"/>
                    </w14:solidFill>
                  </w14:textFill>
                </w:rPr>
                <w:t>面试概率</w:t>
              </w:r>
            </w:ins>
          </w:p>
        </w:tc>
        <w:tc>
          <w:tcPr>
            <w:tcW w:w="1559" w:type="dxa"/>
          </w:tcPr>
          <w:p>
            <w:pPr>
              <w:jc w:val="center"/>
              <w:rPr>
                <w:ins w:id="33063" w:author="梁元" w:date="2019-05-14T19:51:24Z"/>
                <w:rFonts w:ascii="仿宋" w:hAnsi="仿宋" w:eastAsia="仿宋"/>
                <w:color w:val="000000" w:themeColor="text1"/>
                <w:rPrChange w:id="33064" w:author="梁元" w:date="2019-05-14T19:51:36Z">
                  <w:rPr>
                    <w:ins w:id="33065" w:author="梁元" w:date="2019-05-14T19:51:24Z"/>
                    <w:rFonts w:ascii="仿宋" w:hAnsi="仿宋" w:eastAsia="仿宋"/>
                  </w:rPr>
                </w:rPrChange>
                <w14:textFill>
                  <w14:solidFill>
                    <w14:schemeClr w14:val="tx1"/>
                  </w14:solidFill>
                </w14:textFill>
              </w:rPr>
            </w:pPr>
            <w:ins w:id="33066" w:author="梁元" w:date="2019-05-14T19:51:24Z">
              <w:r>
                <w:rPr>
                  <w:rFonts w:hint="eastAsia" w:ascii="仿宋" w:hAnsi="仿宋" w:eastAsia="仿宋"/>
                  <w:color w:val="000000" w:themeColor="text1"/>
                  <w:rPrChange w:id="33067" w:author="梁元" w:date="2019-05-14T19:51:36Z">
                    <w:rPr>
                      <w:rFonts w:hint="eastAsia" w:ascii="仿宋" w:hAnsi="仿宋" w:eastAsia="仿宋"/>
                    </w:rPr>
                  </w:rPrChange>
                  <w14:textFill>
                    <w14:solidFill>
                      <w14:schemeClr w14:val="tx1"/>
                    </w14:solidFill>
                  </w14:textFill>
                </w:rPr>
                <w:t>级别</w:t>
              </w:r>
            </w:ins>
          </w:p>
        </w:tc>
        <w:tc>
          <w:tcPr>
            <w:tcW w:w="1418" w:type="dxa"/>
          </w:tcPr>
          <w:p>
            <w:pPr>
              <w:jc w:val="center"/>
              <w:rPr>
                <w:ins w:id="33069" w:author="梁元" w:date="2019-05-14T19:51:24Z"/>
                <w:rFonts w:ascii="仿宋" w:hAnsi="仿宋" w:eastAsia="仿宋"/>
                <w:color w:val="000000" w:themeColor="text1"/>
                <w:rPrChange w:id="33070" w:author="梁元" w:date="2019-05-14T19:51:36Z">
                  <w:rPr>
                    <w:ins w:id="33071" w:author="梁元" w:date="2019-05-14T19:51:24Z"/>
                    <w:rFonts w:ascii="仿宋" w:hAnsi="仿宋" w:eastAsia="仿宋"/>
                  </w:rPr>
                </w:rPrChange>
                <w14:textFill>
                  <w14:solidFill>
                    <w14:schemeClr w14:val="tx1"/>
                  </w14:solidFill>
                </w14:textFill>
              </w:rPr>
            </w:pPr>
            <w:ins w:id="33072" w:author="梁元" w:date="2019-05-14T19:51:24Z">
              <w:r>
                <w:rPr>
                  <w:rFonts w:hint="eastAsia" w:ascii="仿宋" w:hAnsi="仿宋" w:eastAsia="仿宋"/>
                  <w:color w:val="000000" w:themeColor="text1"/>
                  <w:rPrChange w:id="33073" w:author="梁元" w:date="2019-05-14T19:51:36Z">
                    <w:rPr>
                      <w:rFonts w:hint="eastAsia" w:ascii="仿宋" w:hAnsi="仿宋" w:eastAsia="仿宋"/>
                    </w:rPr>
                  </w:rPrChange>
                  <w14:textFill>
                    <w14:solidFill>
                      <w14:schemeClr w14:val="tx1"/>
                    </w14:solidFill>
                  </w14:textFill>
                </w:rPr>
                <w:t>应用模块或方向</w:t>
              </w:r>
            </w:ins>
          </w:p>
        </w:tc>
        <w:tc>
          <w:tcPr>
            <w:tcW w:w="1417" w:type="dxa"/>
          </w:tcPr>
          <w:p>
            <w:pPr>
              <w:jc w:val="center"/>
              <w:rPr>
                <w:ins w:id="33075" w:author="梁元" w:date="2019-05-14T19:51:24Z"/>
                <w:rFonts w:ascii="仿宋" w:hAnsi="仿宋" w:eastAsia="仿宋"/>
                <w:color w:val="000000" w:themeColor="text1"/>
                <w:rPrChange w:id="33076" w:author="梁元" w:date="2019-05-14T19:51:36Z">
                  <w:rPr>
                    <w:ins w:id="33077" w:author="梁元" w:date="2019-05-14T19:51:24Z"/>
                    <w:rFonts w:ascii="仿宋" w:hAnsi="仿宋" w:eastAsia="仿宋"/>
                  </w:rPr>
                </w:rPrChange>
                <w14:textFill>
                  <w14:solidFill>
                    <w14:schemeClr w14:val="tx1"/>
                  </w14:solidFill>
                </w14:textFill>
              </w:rPr>
            </w:pPr>
            <w:ins w:id="33078" w:author="梁元" w:date="2019-05-14T19:51:24Z">
              <w:r>
                <w:rPr>
                  <w:rFonts w:hint="eastAsia" w:ascii="仿宋" w:hAnsi="仿宋" w:eastAsia="仿宋"/>
                  <w:color w:val="000000" w:themeColor="text1"/>
                  <w:rPrChange w:id="33079" w:author="梁元" w:date="2019-05-14T19:51:36Z">
                    <w:rPr>
                      <w:rFonts w:hint="eastAsia" w:ascii="仿宋" w:hAnsi="仿宋" w:eastAsia="仿宋"/>
                    </w:rPr>
                  </w:rPrChange>
                  <w14:textFill>
                    <w14:solidFill>
                      <w14:schemeClr w14:val="tx1"/>
                    </w14:solidFill>
                  </w14:textFill>
                </w:rPr>
                <w:t>解决问题</w:t>
              </w:r>
            </w:ins>
          </w:p>
        </w:tc>
        <w:tc>
          <w:tcPr>
            <w:tcW w:w="1465" w:type="dxa"/>
          </w:tcPr>
          <w:p>
            <w:pPr>
              <w:jc w:val="center"/>
              <w:rPr>
                <w:ins w:id="33081" w:author="梁元" w:date="2019-05-14T19:51:24Z"/>
                <w:rFonts w:ascii="仿宋" w:hAnsi="仿宋" w:eastAsia="仿宋"/>
                <w:color w:val="000000" w:themeColor="text1"/>
                <w:rPrChange w:id="33082" w:author="梁元" w:date="2019-05-14T19:51:36Z">
                  <w:rPr>
                    <w:ins w:id="33083" w:author="梁元" w:date="2019-05-14T19:51:24Z"/>
                    <w:rFonts w:ascii="仿宋" w:hAnsi="仿宋" w:eastAsia="仿宋"/>
                  </w:rPr>
                </w:rPrChange>
                <w14:textFill>
                  <w14:solidFill>
                    <w14:schemeClr w14:val="tx1"/>
                  </w14:solidFill>
                </w14:textFill>
              </w:rPr>
            </w:pPr>
            <w:ins w:id="33084" w:author="梁元" w:date="2019-05-14T19:51:24Z">
              <w:r>
                <w:rPr>
                  <w:rFonts w:hint="eastAsia" w:ascii="仿宋" w:hAnsi="仿宋" w:eastAsia="仿宋"/>
                  <w:color w:val="000000" w:themeColor="text1"/>
                  <w:rPrChange w:id="33085" w:author="梁元" w:date="2019-05-14T19:51:36Z">
                    <w:rPr>
                      <w:rFonts w:hint="eastAsia" w:ascii="仿宋" w:hAnsi="仿宋" w:eastAsia="仿宋"/>
                    </w:rPr>
                  </w:rPrChange>
                  <w14:textFill>
                    <w14:solidFill>
                      <w14:schemeClr w14:val="tx1"/>
                    </w14:solidFill>
                  </w14:textFill>
                </w:rPr>
                <w:t>考核点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ins w:id="33087" w:author="梁元" w:date="2019-05-14T19:51:24Z"/>
        </w:trPr>
        <w:tc>
          <w:tcPr>
            <w:tcW w:w="1523" w:type="dxa"/>
          </w:tcPr>
          <w:p>
            <w:pPr>
              <w:jc w:val="center"/>
              <w:rPr>
                <w:ins w:id="33088" w:author="梁元" w:date="2019-05-14T19:51:24Z"/>
                <w:rFonts w:ascii="仿宋" w:hAnsi="仿宋" w:eastAsia="仿宋"/>
                <w:color w:val="000000" w:themeColor="text1"/>
                <w:rPrChange w:id="33089" w:author="梁元" w:date="2019-05-14T19:51:36Z">
                  <w:rPr>
                    <w:ins w:id="33090" w:author="梁元" w:date="2019-05-14T19:51:24Z"/>
                    <w:rFonts w:ascii="仿宋" w:hAnsi="仿宋" w:eastAsia="仿宋"/>
                  </w:rPr>
                </w:rPrChange>
                <w14:textFill>
                  <w14:solidFill>
                    <w14:schemeClr w14:val="tx1"/>
                  </w14:solidFill>
                </w14:textFill>
              </w:rPr>
            </w:pPr>
            <w:ins w:id="33091" w:author="梁元" w:date="2019-05-14T19:51:24Z">
              <w:r>
                <w:rPr>
                  <w:rFonts w:hint="eastAsia" w:ascii="仿宋" w:hAnsi="仿宋" w:eastAsia="仿宋"/>
                  <w:color w:val="000000" w:themeColor="text1"/>
                  <w:rPrChange w:id="33092" w:author="梁元" w:date="2019-05-14T19:51:36Z">
                    <w:rPr>
                      <w:rFonts w:hint="eastAsia" w:ascii="仿宋" w:hAnsi="仿宋" w:eastAsia="仿宋"/>
                    </w:rPr>
                  </w:rPrChange>
                  <w14:textFill>
                    <w14:solidFill>
                      <w14:schemeClr w14:val="tx1"/>
                    </w14:solidFill>
                  </w14:textFill>
                </w:rPr>
                <w:t>90%</w:t>
              </w:r>
            </w:ins>
          </w:p>
        </w:tc>
        <w:tc>
          <w:tcPr>
            <w:tcW w:w="1559" w:type="dxa"/>
          </w:tcPr>
          <w:p>
            <w:pPr>
              <w:jc w:val="center"/>
              <w:rPr>
                <w:ins w:id="33094" w:author="梁元" w:date="2019-05-14T19:51:24Z"/>
                <w:rFonts w:ascii="仿宋" w:hAnsi="仿宋" w:eastAsia="仿宋"/>
                <w:color w:val="000000" w:themeColor="text1"/>
                <w:rPrChange w:id="33095" w:author="梁元" w:date="2019-05-14T19:51:36Z">
                  <w:rPr>
                    <w:ins w:id="33096" w:author="梁元" w:date="2019-05-14T19:51:24Z"/>
                    <w:rFonts w:ascii="仿宋" w:hAnsi="仿宋" w:eastAsia="仿宋"/>
                  </w:rPr>
                </w:rPrChange>
                <w14:textFill>
                  <w14:solidFill>
                    <w14:schemeClr w14:val="tx1"/>
                  </w14:solidFill>
                </w14:textFill>
              </w:rPr>
            </w:pPr>
            <w:ins w:id="33097" w:author="梁元" w:date="2019-05-14T19:51:24Z">
              <w:r>
                <w:rPr>
                  <w:rFonts w:hint="eastAsia" w:ascii="仿宋" w:hAnsi="仿宋" w:eastAsia="仿宋"/>
                  <w:color w:val="000000" w:themeColor="text1"/>
                  <w:rPrChange w:id="33098" w:author="梁元" w:date="2019-05-14T19:51:36Z">
                    <w:rPr>
                      <w:rFonts w:hint="eastAsia" w:ascii="仿宋" w:hAnsi="仿宋" w:eastAsia="仿宋"/>
                    </w:rPr>
                  </w:rPrChange>
                  <w14:textFill>
                    <w14:solidFill>
                      <w14:schemeClr w14:val="tx1"/>
                    </w14:solidFill>
                  </w14:textFill>
                </w:rPr>
                <w:t>5星</w:t>
              </w:r>
            </w:ins>
          </w:p>
        </w:tc>
        <w:tc>
          <w:tcPr>
            <w:tcW w:w="1418" w:type="dxa"/>
          </w:tcPr>
          <w:p>
            <w:pPr>
              <w:jc w:val="center"/>
              <w:rPr>
                <w:ins w:id="33100" w:author="梁元" w:date="2019-05-14T19:51:24Z"/>
                <w:rFonts w:ascii="仿宋" w:hAnsi="仿宋" w:eastAsia="仿宋"/>
                <w:color w:val="000000" w:themeColor="text1"/>
                <w:rPrChange w:id="33101" w:author="梁元" w:date="2019-05-14T19:51:36Z">
                  <w:rPr>
                    <w:ins w:id="33102" w:author="梁元" w:date="2019-05-14T19:51:24Z"/>
                    <w:rFonts w:ascii="仿宋" w:hAnsi="仿宋" w:eastAsia="仿宋"/>
                  </w:rPr>
                </w:rPrChange>
                <w14:textFill>
                  <w14:solidFill>
                    <w14:schemeClr w14:val="tx1"/>
                  </w14:solidFill>
                </w14:textFill>
              </w:rPr>
            </w:pPr>
            <w:ins w:id="33103" w:author="梁元" w:date="2019-05-14T19:51:24Z">
              <w:r>
                <w:rPr>
                  <w:rFonts w:ascii="仿宋" w:hAnsi="仿宋" w:eastAsia="仿宋"/>
                  <w:color w:val="000000" w:themeColor="text1"/>
                  <w:rPrChange w:id="33104" w:author="梁元" w:date="2019-05-14T19:51:36Z">
                    <w:rPr>
                      <w:rFonts w:ascii="仿宋" w:hAnsi="仿宋" w:eastAsia="仿宋"/>
                    </w:rPr>
                  </w:rPrChange>
                  <w14:textFill>
                    <w14:solidFill>
                      <w14:schemeClr w14:val="tx1"/>
                    </w14:solidFill>
                  </w14:textFill>
                </w:rPr>
                <w:t>J</w:t>
              </w:r>
            </w:ins>
            <w:ins w:id="33106" w:author="梁元" w:date="2019-05-14T19:51:24Z">
              <w:r>
                <w:rPr>
                  <w:rFonts w:hint="eastAsia" w:ascii="仿宋" w:hAnsi="仿宋" w:eastAsia="仿宋"/>
                  <w:color w:val="000000" w:themeColor="text1"/>
                  <w:rPrChange w:id="33107" w:author="梁元" w:date="2019-05-14T19:51:36Z">
                    <w:rPr>
                      <w:rFonts w:hint="eastAsia" w:ascii="仿宋" w:hAnsi="仿宋" w:eastAsia="仿宋"/>
                    </w:rPr>
                  </w:rPrChange>
                  <w14:textFill>
                    <w14:solidFill>
                      <w14:schemeClr w14:val="tx1"/>
                    </w14:solidFill>
                  </w14:textFill>
                </w:rPr>
                <w:t>avascript</w:t>
              </w:r>
            </w:ins>
          </w:p>
        </w:tc>
        <w:tc>
          <w:tcPr>
            <w:tcW w:w="1417" w:type="dxa"/>
          </w:tcPr>
          <w:p>
            <w:pPr>
              <w:jc w:val="center"/>
              <w:rPr>
                <w:ins w:id="33109" w:author="梁元" w:date="2019-05-14T19:51:24Z"/>
                <w:rFonts w:ascii="仿宋" w:hAnsi="仿宋" w:eastAsia="仿宋"/>
                <w:color w:val="000000" w:themeColor="text1"/>
                <w:rPrChange w:id="33110" w:author="梁元" w:date="2019-05-14T19:51:36Z">
                  <w:rPr>
                    <w:ins w:id="33111" w:author="梁元" w:date="2019-05-14T19:51:24Z"/>
                    <w:rFonts w:ascii="仿宋" w:hAnsi="仿宋" w:eastAsia="仿宋"/>
                  </w:rPr>
                </w:rPrChange>
                <w14:textFill>
                  <w14:solidFill>
                    <w14:schemeClr w14:val="tx1"/>
                  </w14:solidFill>
                </w14:textFill>
              </w:rPr>
            </w:pPr>
            <w:ins w:id="33112" w:author="梁元" w:date="2019-05-14T19:51:24Z">
              <w:r>
                <w:rPr>
                  <w:rFonts w:hint="eastAsia" w:ascii="仿宋" w:hAnsi="仿宋" w:eastAsia="仿宋"/>
                  <w:color w:val="000000" w:themeColor="text1"/>
                  <w:rPrChange w:id="33113" w:author="梁元" w:date="2019-05-14T19:51:36Z">
                    <w:rPr>
                      <w:rFonts w:hint="eastAsia" w:ascii="仿宋" w:hAnsi="仿宋" w:eastAsia="仿宋"/>
                    </w:rPr>
                  </w:rPrChange>
                  <w14:textFill>
                    <w14:solidFill>
                      <w14:schemeClr w14:val="tx1"/>
                    </w14:solidFill>
                  </w14:textFill>
                </w:rPr>
                <w:t>数据存储</w:t>
              </w:r>
            </w:ins>
          </w:p>
        </w:tc>
        <w:tc>
          <w:tcPr>
            <w:tcW w:w="1465" w:type="dxa"/>
          </w:tcPr>
          <w:p>
            <w:pPr>
              <w:jc w:val="center"/>
              <w:rPr>
                <w:ins w:id="33115" w:author="梁元" w:date="2019-05-14T19:51:24Z"/>
                <w:rFonts w:ascii="仿宋" w:hAnsi="仿宋" w:eastAsia="仿宋"/>
                <w:color w:val="000000" w:themeColor="text1"/>
                <w:rPrChange w:id="33116" w:author="梁元" w:date="2019-05-14T19:51:36Z">
                  <w:rPr>
                    <w:ins w:id="33117" w:author="梁元" w:date="2019-05-14T19:51:24Z"/>
                    <w:rFonts w:ascii="仿宋" w:hAnsi="仿宋" w:eastAsia="仿宋"/>
                  </w:rPr>
                </w:rPrChange>
                <w14:textFill>
                  <w14:solidFill>
                    <w14:schemeClr w14:val="tx1"/>
                  </w14:solidFill>
                </w14:textFill>
              </w:rPr>
            </w:pPr>
            <w:ins w:id="33118" w:author="梁元" w:date="2019-05-14T19:51:24Z">
              <w:r>
                <w:rPr>
                  <w:rFonts w:hint="eastAsia" w:ascii="仿宋" w:hAnsi="仿宋" w:eastAsia="仿宋"/>
                  <w:color w:val="000000" w:themeColor="text1"/>
                  <w:rPrChange w:id="33119" w:author="梁元" w:date="2019-05-14T19:51:36Z">
                    <w:rPr>
                      <w:rFonts w:hint="eastAsia" w:ascii="仿宋" w:hAnsi="仿宋" w:eastAsia="仿宋"/>
                    </w:rPr>
                  </w:rPrChange>
                  <w14:textFill>
                    <w14:solidFill>
                      <w14:schemeClr w14:val="tx1"/>
                    </w14:solidFill>
                  </w14:textFill>
                </w:rPr>
                <w:t>存储</w:t>
              </w:r>
            </w:ins>
          </w:p>
        </w:tc>
      </w:tr>
    </w:tbl>
    <w:p>
      <w:pPr>
        <w:pStyle w:val="3"/>
        <w:numPr>
          <w:ilvl w:val="0"/>
          <w:numId w:val="33"/>
        </w:numPr>
        <w:spacing w:line="240" w:lineRule="auto"/>
        <w:ind w:firstLine="562" w:firstLineChars="200"/>
        <w:rPr>
          <w:ins w:id="33121" w:author="梁元" w:date="2019-05-14T19:51:24Z"/>
          <w:rFonts w:ascii="仿宋" w:hAnsi="仿宋" w:eastAsia="仿宋"/>
          <w:color w:val="000000" w:themeColor="text1"/>
          <w:sz w:val="28"/>
          <w:szCs w:val="28"/>
          <w:rPrChange w:id="33122" w:author="梁元" w:date="2019-05-14T19:51:36Z">
            <w:rPr>
              <w:ins w:id="33123" w:author="梁元" w:date="2019-05-14T19:51:24Z"/>
              <w:rFonts w:ascii="仿宋" w:hAnsi="仿宋" w:eastAsia="仿宋"/>
              <w:sz w:val="28"/>
              <w:szCs w:val="28"/>
            </w:rPr>
          </w:rPrChange>
          <w14:textFill>
            <w14:solidFill>
              <w14:schemeClr w14:val="tx1"/>
            </w14:solidFill>
          </w14:textFill>
        </w:rPr>
      </w:pPr>
      <w:ins w:id="33124" w:author="梁元" w:date="2019-05-14T19:51:24Z">
        <w:r>
          <w:rPr>
            <w:rFonts w:hint="eastAsia" w:ascii="仿宋" w:hAnsi="仿宋" w:eastAsia="仿宋"/>
            <w:color w:val="000000" w:themeColor="text1"/>
            <w:sz w:val="28"/>
            <w:szCs w:val="28"/>
            <w:rPrChange w:id="33125" w:author="梁元" w:date="2019-05-14T19:51:36Z">
              <w:rPr>
                <w:rFonts w:hint="eastAsia" w:ascii="仿宋" w:hAnsi="仿宋" w:eastAsia="仿宋"/>
                <w:sz w:val="28"/>
                <w:szCs w:val="28"/>
              </w:rPr>
            </w:rPrChange>
            <w14:textFill>
              <w14:solidFill>
                <w14:schemeClr w14:val="tx1"/>
              </w14:solidFill>
            </w14:textFill>
          </w:rPr>
          <w:t>通常解法</w:t>
        </w:r>
      </w:ins>
    </w:p>
    <w:p>
      <w:pPr>
        <w:ind w:firstLine="460" w:firstLineChars="200"/>
        <w:rPr>
          <w:ins w:id="33127" w:author="梁元" w:date="2019-05-14T19:51:24Z"/>
          <w:rFonts w:ascii="Arial" w:hAnsi="Arial" w:cs="Arial"/>
          <w:color w:val="000000" w:themeColor="text1"/>
          <w:sz w:val="23"/>
          <w:szCs w:val="23"/>
          <w:shd w:val="clear" w:color="auto" w:fill="FFFFFF"/>
          <w:rPrChange w:id="33128" w:author="梁元" w:date="2019-05-14T19:51:36Z">
            <w:rPr>
              <w:ins w:id="33129" w:author="梁元" w:date="2019-05-14T19:51:24Z"/>
              <w:rFonts w:ascii="Arial" w:hAnsi="Arial" w:cs="Arial"/>
              <w:color w:val="222222"/>
              <w:sz w:val="23"/>
              <w:szCs w:val="23"/>
              <w:shd w:val="clear" w:color="auto" w:fill="FFFFFF"/>
            </w:rPr>
          </w:rPrChange>
          <w14:textFill>
            <w14:solidFill>
              <w14:schemeClr w14:val="tx1"/>
            </w14:solidFill>
          </w14:textFill>
        </w:rPr>
      </w:pPr>
      <w:ins w:id="33130" w:author="梁元" w:date="2019-05-14T19:51:24Z">
        <w:r>
          <w:rPr>
            <w:rFonts w:ascii="Arial" w:hAnsi="Arial" w:cs="Arial"/>
            <w:color w:val="000000" w:themeColor="text1"/>
            <w:sz w:val="23"/>
            <w:szCs w:val="23"/>
            <w:shd w:val="clear" w:color="auto" w:fill="FFFFFF"/>
            <w:rPrChange w:id="33131" w:author="梁元" w:date="2019-05-14T19:51:36Z">
              <w:rPr>
                <w:rFonts w:ascii="Arial" w:hAnsi="Arial" w:cs="Arial"/>
                <w:color w:val="222222"/>
                <w:sz w:val="23"/>
                <w:szCs w:val="23"/>
                <w:shd w:val="clear" w:color="auto" w:fill="FFFFFF"/>
              </w:rPr>
            </w:rPrChange>
            <w14:textFill>
              <w14:solidFill>
                <w14:schemeClr w14:val="tx1"/>
              </w14:solidFill>
            </w14:textFill>
          </w:rPr>
          <w:t>Vuex 是适用于 Vue.js 应用的状态管理库，为应用中的所有组件提供集中式的状态存储与操作，保证了所有状态以可预测的方式进行修改；</w:t>
        </w:r>
      </w:ins>
    </w:p>
    <w:p>
      <w:pPr>
        <w:ind w:firstLine="460" w:firstLineChars="200"/>
        <w:rPr>
          <w:ins w:id="33133" w:author="梁元" w:date="2019-05-14T19:51:24Z"/>
          <w:rFonts w:ascii="Arial" w:hAnsi="Arial" w:cs="Arial"/>
          <w:color w:val="000000" w:themeColor="text1"/>
          <w:sz w:val="23"/>
          <w:szCs w:val="23"/>
          <w:shd w:val="clear" w:color="auto" w:fill="FFFFFF"/>
          <w:rPrChange w:id="33134" w:author="梁元" w:date="2019-05-14T19:51:36Z">
            <w:rPr>
              <w:ins w:id="33135" w:author="梁元" w:date="2019-05-14T19:51:24Z"/>
              <w:rFonts w:ascii="Arial" w:hAnsi="Arial" w:cs="Arial"/>
              <w:color w:val="222222"/>
              <w:sz w:val="23"/>
              <w:szCs w:val="23"/>
              <w:shd w:val="clear" w:color="auto" w:fill="FFFFFF"/>
            </w:rPr>
          </w:rPrChange>
          <w14:textFill>
            <w14:solidFill>
              <w14:schemeClr w14:val="tx1"/>
            </w14:solidFill>
          </w14:textFill>
        </w:rPr>
      </w:pPr>
      <w:ins w:id="33136" w:author="梁元" w:date="2019-05-14T19:51:24Z">
        <w:r>
          <w:rPr>
            <w:rFonts w:ascii="Arial" w:hAnsi="Arial" w:cs="Arial"/>
            <w:color w:val="000000" w:themeColor="text1"/>
            <w:sz w:val="23"/>
            <w:szCs w:val="23"/>
            <w:shd w:val="clear" w:color="auto" w:fill="FFFFFF"/>
            <w:rPrChange w:id="33137" w:author="梁元" w:date="2019-05-14T19:51:36Z">
              <w:rPr>
                <w:rFonts w:ascii="Arial" w:hAnsi="Arial" w:cs="Arial"/>
                <w:color w:val="222222"/>
                <w:sz w:val="23"/>
                <w:szCs w:val="23"/>
                <w:shd w:val="clear" w:color="auto" w:fill="FFFFFF"/>
              </w:rPr>
            </w:rPrChange>
            <w14:textFill>
              <w14:solidFill>
                <w14:schemeClr w14:val="tx1"/>
              </w14:solidFill>
            </w14:textFill>
          </w:rPr>
          <w:t xml:space="preserve">        state: state 定义了应用状态的数据结构，同样可以在这里设置默认的初始状态。</w:t>
        </w:r>
      </w:ins>
    </w:p>
    <w:p>
      <w:pPr>
        <w:ind w:firstLine="460" w:firstLineChars="200"/>
        <w:rPr>
          <w:ins w:id="33139" w:author="梁元" w:date="2019-05-14T19:51:24Z"/>
          <w:rFonts w:ascii="Arial" w:hAnsi="Arial" w:cs="Arial"/>
          <w:color w:val="000000" w:themeColor="text1"/>
          <w:sz w:val="23"/>
          <w:szCs w:val="23"/>
          <w:shd w:val="clear" w:color="auto" w:fill="FFFFFF"/>
          <w:rPrChange w:id="33140" w:author="梁元" w:date="2019-05-14T19:51:36Z">
            <w:rPr>
              <w:ins w:id="33141" w:author="梁元" w:date="2019-05-14T19:51:24Z"/>
              <w:rFonts w:ascii="Arial" w:hAnsi="Arial" w:cs="Arial"/>
              <w:color w:val="222222"/>
              <w:sz w:val="23"/>
              <w:szCs w:val="23"/>
              <w:shd w:val="clear" w:color="auto" w:fill="FFFFFF"/>
            </w:rPr>
          </w:rPrChange>
          <w14:textFill>
            <w14:solidFill>
              <w14:schemeClr w14:val="tx1"/>
            </w14:solidFill>
          </w14:textFill>
        </w:rPr>
      </w:pPr>
      <w:ins w:id="33142" w:author="梁元" w:date="2019-05-14T19:51:24Z">
        <w:r>
          <w:rPr>
            <w:rFonts w:ascii="Arial" w:hAnsi="Arial" w:cs="Arial"/>
            <w:color w:val="000000" w:themeColor="text1"/>
            <w:sz w:val="23"/>
            <w:szCs w:val="23"/>
            <w:shd w:val="clear" w:color="auto" w:fill="FFFFFF"/>
            <w:rPrChange w:id="33143" w:author="梁元" w:date="2019-05-14T19:51:36Z">
              <w:rPr>
                <w:rFonts w:ascii="Arial" w:hAnsi="Arial" w:cs="Arial"/>
                <w:color w:val="222222"/>
                <w:sz w:val="23"/>
                <w:szCs w:val="23"/>
                <w:shd w:val="clear" w:color="auto" w:fill="FFFFFF"/>
              </w:rPr>
            </w:rPrChange>
            <w14:textFill>
              <w14:solidFill>
                <w14:schemeClr w14:val="tx1"/>
              </w14:solidFill>
            </w14:textFill>
          </w:rPr>
          <w:t xml:space="preserve">        actions:Actions 即是定义提交触发更改信息的描述，常见的例子有从服务端获取数据，在数据获取完成后会调用store.commit()来调用更改 Store 中的状态。可以在组件中使用dispatch来发出 Actions。</w:t>
        </w:r>
      </w:ins>
    </w:p>
    <w:p>
      <w:pPr>
        <w:ind w:firstLine="460" w:firstLineChars="200"/>
        <w:rPr>
          <w:ins w:id="33145" w:author="梁元" w:date="2019-05-14T19:51:24Z"/>
          <w:rFonts w:ascii="Arial" w:hAnsi="Arial" w:cs="Arial"/>
          <w:color w:val="000000" w:themeColor="text1"/>
          <w:sz w:val="23"/>
          <w:szCs w:val="23"/>
          <w:shd w:val="clear" w:color="auto" w:fill="FFFFFF"/>
          <w:rPrChange w:id="33146" w:author="梁元" w:date="2019-05-14T19:51:36Z">
            <w:rPr>
              <w:ins w:id="33147" w:author="梁元" w:date="2019-05-14T19:51:24Z"/>
              <w:rFonts w:ascii="Arial" w:hAnsi="Arial" w:cs="Arial"/>
              <w:color w:val="222222"/>
              <w:sz w:val="23"/>
              <w:szCs w:val="23"/>
              <w:shd w:val="clear" w:color="auto" w:fill="FFFFFF"/>
            </w:rPr>
          </w:rPrChange>
          <w14:textFill>
            <w14:solidFill>
              <w14:schemeClr w14:val="tx1"/>
            </w14:solidFill>
          </w14:textFill>
        </w:rPr>
      </w:pPr>
      <w:ins w:id="33148" w:author="梁元" w:date="2019-05-14T19:51:24Z">
        <w:r>
          <w:rPr>
            <w:rFonts w:ascii="Arial" w:hAnsi="Arial" w:cs="Arial"/>
            <w:color w:val="000000" w:themeColor="text1"/>
            <w:sz w:val="23"/>
            <w:szCs w:val="23"/>
            <w:shd w:val="clear" w:color="auto" w:fill="FFFFFF"/>
            <w:rPrChange w:id="33149" w:author="梁元" w:date="2019-05-14T19:51:36Z">
              <w:rPr>
                <w:rFonts w:ascii="Arial" w:hAnsi="Arial" w:cs="Arial"/>
                <w:color w:val="222222"/>
                <w:sz w:val="23"/>
                <w:szCs w:val="23"/>
                <w:shd w:val="clear" w:color="auto" w:fill="FFFFFF"/>
              </w:rPr>
            </w:rPrChange>
            <w14:textFill>
              <w14:solidFill>
                <w14:schemeClr w14:val="tx1"/>
              </w14:solidFill>
            </w14:textFill>
          </w:rPr>
          <w:t xml:space="preserve">        mutations: 调用 mutations 是唯一允许更新应用状态的地方。</w:t>
        </w:r>
      </w:ins>
    </w:p>
    <w:p>
      <w:pPr>
        <w:ind w:firstLine="460" w:firstLineChars="200"/>
        <w:rPr>
          <w:ins w:id="33151" w:author="梁元" w:date="2019-05-14T19:51:24Z"/>
          <w:rFonts w:ascii="Arial" w:hAnsi="Arial" w:cs="Arial"/>
          <w:color w:val="000000" w:themeColor="text1"/>
          <w:sz w:val="23"/>
          <w:szCs w:val="23"/>
          <w:shd w:val="clear" w:color="auto" w:fill="FFFFFF"/>
          <w:rPrChange w:id="33152" w:author="梁元" w:date="2019-05-14T19:51:36Z">
            <w:rPr>
              <w:ins w:id="33153" w:author="梁元" w:date="2019-05-14T19:51:24Z"/>
              <w:rFonts w:ascii="Arial" w:hAnsi="Arial" w:cs="Arial"/>
              <w:color w:val="222222"/>
              <w:sz w:val="23"/>
              <w:szCs w:val="23"/>
              <w:shd w:val="clear" w:color="auto" w:fill="FFFFFF"/>
            </w:rPr>
          </w:rPrChange>
          <w14:textFill>
            <w14:solidFill>
              <w14:schemeClr w14:val="tx1"/>
            </w14:solidFill>
          </w14:textFill>
        </w:rPr>
      </w:pPr>
      <w:ins w:id="33154" w:author="梁元" w:date="2019-05-14T19:51:24Z">
        <w:r>
          <w:rPr>
            <w:rFonts w:ascii="Arial" w:hAnsi="Arial" w:cs="Arial"/>
            <w:color w:val="000000" w:themeColor="text1"/>
            <w:sz w:val="23"/>
            <w:szCs w:val="23"/>
            <w:shd w:val="clear" w:color="auto" w:fill="FFFFFF"/>
            <w:rPrChange w:id="33155" w:author="梁元" w:date="2019-05-14T19:51:36Z">
              <w:rPr>
                <w:rFonts w:ascii="Arial" w:hAnsi="Arial" w:cs="Arial"/>
                <w:color w:val="222222"/>
                <w:sz w:val="23"/>
                <w:szCs w:val="23"/>
                <w:shd w:val="clear" w:color="auto" w:fill="FFFFFF"/>
              </w:rPr>
            </w:rPrChange>
            <w14:textFill>
              <w14:solidFill>
                <w14:schemeClr w14:val="tx1"/>
              </w14:solidFill>
            </w14:textFill>
          </w:rPr>
          <w:t xml:space="preserve">        getters: Getters 允许组件从 Store 中获取数据，譬如我们可以从 Store 中的 projectList 中筛选出已完成的项目列表</w:t>
        </w:r>
      </w:ins>
    </w:p>
    <w:p>
      <w:pPr>
        <w:ind w:firstLine="460" w:firstLineChars="200"/>
        <w:rPr>
          <w:ins w:id="33157" w:author="梁元" w:date="2019-05-14T19:51:24Z"/>
          <w:rFonts w:ascii="Arial" w:hAnsi="Arial" w:cs="Arial"/>
          <w:color w:val="000000" w:themeColor="text1"/>
          <w:sz w:val="23"/>
          <w:szCs w:val="23"/>
          <w:shd w:val="clear" w:color="auto" w:fill="FFFFFF"/>
          <w:rPrChange w:id="33158" w:author="梁元" w:date="2019-05-14T19:51:36Z">
            <w:rPr>
              <w:ins w:id="33159" w:author="梁元" w:date="2019-05-14T19:51:24Z"/>
              <w:rFonts w:ascii="Arial" w:hAnsi="Arial" w:cs="Arial"/>
              <w:color w:val="222222"/>
              <w:sz w:val="23"/>
              <w:szCs w:val="23"/>
              <w:shd w:val="clear" w:color="auto" w:fill="FFFFFF"/>
            </w:rPr>
          </w:rPrChange>
          <w14:textFill>
            <w14:solidFill>
              <w14:schemeClr w14:val="tx1"/>
            </w14:solidFill>
          </w14:textFill>
        </w:rPr>
      </w:pPr>
      <w:ins w:id="33160" w:author="梁元" w:date="2019-05-14T19:51:24Z">
        <w:r>
          <w:rPr>
            <w:rFonts w:ascii="Arial" w:hAnsi="Arial" w:cs="Arial"/>
            <w:color w:val="000000" w:themeColor="text1"/>
            <w:sz w:val="23"/>
            <w:szCs w:val="23"/>
            <w:shd w:val="clear" w:color="auto" w:fill="FFFFFF"/>
            <w:rPrChange w:id="33161" w:author="梁元" w:date="2019-05-14T19:51:36Z">
              <w:rPr>
                <w:rFonts w:ascii="Arial" w:hAnsi="Arial" w:cs="Arial"/>
                <w:color w:val="222222"/>
                <w:sz w:val="23"/>
                <w:szCs w:val="23"/>
                <w:shd w:val="clear" w:color="auto" w:fill="FFFFFF"/>
              </w:rPr>
            </w:rPrChange>
            <w14:textFill>
              <w14:solidFill>
                <w14:schemeClr w14:val="tx1"/>
              </w14:solidFill>
            </w14:textFill>
          </w:rPr>
          <w:t xml:space="preserve">        modules: modules 对象允许将单一的 Store 拆分为多个 Store 的同时保存在单一的状态树中。随着应用复杂度的增加，这种拆分能够更好地组织代码</w:t>
        </w:r>
      </w:ins>
    </w:p>
    <w:p>
      <w:pPr>
        <w:ind w:firstLine="460" w:firstLineChars="200"/>
        <w:rPr>
          <w:ins w:id="33163" w:author="梁元" w:date="2019-05-14T19:51:24Z"/>
          <w:rFonts w:ascii="Arial" w:hAnsi="Arial" w:cs="Arial"/>
          <w:color w:val="000000" w:themeColor="text1"/>
          <w:sz w:val="23"/>
          <w:szCs w:val="23"/>
          <w:shd w:val="clear" w:color="auto" w:fill="FFFFFF"/>
          <w:rPrChange w:id="33164" w:author="梁元" w:date="2019-05-14T19:51:36Z">
            <w:rPr>
              <w:ins w:id="33165" w:author="梁元" w:date="2019-05-14T19:51:24Z"/>
              <w:rFonts w:ascii="Arial" w:hAnsi="Arial" w:cs="Arial"/>
              <w:color w:val="222222"/>
              <w:sz w:val="23"/>
              <w:szCs w:val="23"/>
              <w:shd w:val="clear" w:color="auto" w:fill="FFFFFF"/>
            </w:rPr>
          </w:rPrChange>
          <w14:textFill>
            <w14:solidFill>
              <w14:schemeClr w14:val="tx1"/>
            </w14:solidFill>
          </w14:textFill>
        </w:rPr>
      </w:pPr>
      <w:ins w:id="33166" w:author="梁元" w:date="2019-05-14T19:51:24Z">
        <w:r>
          <w:rPr>
            <w:rFonts w:ascii="Arial" w:hAnsi="Arial" w:cs="Arial"/>
            <w:color w:val="000000" w:themeColor="text1"/>
            <w:sz w:val="23"/>
            <w:szCs w:val="23"/>
            <w:shd w:val="clear" w:color="auto" w:fill="FFFFFF"/>
            <w:rPrChange w:id="33167" w:author="梁元" w:date="2019-05-14T19:51:36Z">
              <w:rPr>
                <w:rFonts w:ascii="Arial" w:hAnsi="Arial" w:cs="Arial"/>
                <w:color w:val="222222"/>
                <w:sz w:val="23"/>
                <w:szCs w:val="23"/>
                <w:shd w:val="clear" w:color="auto" w:fill="FFFFFF"/>
              </w:rPr>
            </w:rPrChange>
            <w14:textFill>
              <w14:solidFill>
                <w14:schemeClr w14:val="tx1"/>
              </w14:solidFill>
            </w14:textFill>
          </w:rPr>
          <w:t>但是vuex也有缺点就是，vuex中保存的数据是和网页的生命周期同步的，当执行页面刷新的时候vuex中所有数据都会消失复位到初始状态，所以不太适合做有分享页面的数据交互（在这种项目中vuex只适合数据的集中管理，不适合数据的存储，这种情况一般是使用路由传递参数会好一些），适合后台管理系统多一些，后台管理系统一般都是公司内部使用；</w:t>
        </w:r>
      </w:ins>
    </w:p>
    <w:p>
      <w:pPr>
        <w:ind w:firstLine="460" w:firstLineChars="200"/>
        <w:rPr>
          <w:ins w:id="33169" w:author="梁元" w:date="2019-05-14T19:51:24Z"/>
          <w:rFonts w:ascii="Arial" w:hAnsi="Arial" w:cs="Arial"/>
          <w:color w:val="000000" w:themeColor="text1"/>
          <w:sz w:val="23"/>
          <w:szCs w:val="23"/>
          <w:shd w:val="clear" w:color="auto" w:fill="FFFFFF"/>
          <w:rPrChange w:id="33170" w:author="梁元" w:date="2019-05-14T19:51:36Z">
            <w:rPr>
              <w:ins w:id="33171" w:author="梁元" w:date="2019-05-14T19:51:24Z"/>
              <w:rFonts w:ascii="Arial" w:hAnsi="Arial" w:cs="Arial"/>
              <w:color w:val="222222"/>
              <w:sz w:val="23"/>
              <w:szCs w:val="23"/>
              <w:shd w:val="clear" w:color="auto" w:fill="FFFFFF"/>
            </w:rPr>
          </w:rPrChange>
          <w14:textFill>
            <w14:solidFill>
              <w14:schemeClr w14:val="tx1"/>
            </w14:solidFill>
          </w14:textFill>
        </w:rPr>
      </w:pPr>
    </w:p>
    <w:p>
      <w:pPr>
        <w:pStyle w:val="3"/>
        <w:numPr>
          <w:ilvl w:val="0"/>
          <w:numId w:val="33"/>
        </w:numPr>
        <w:spacing w:line="240" w:lineRule="auto"/>
        <w:ind w:firstLine="562" w:firstLineChars="200"/>
        <w:rPr>
          <w:ins w:id="33172" w:author="梁元" w:date="2019-05-14T19:51:24Z"/>
          <w:rFonts w:hint="eastAsia" w:ascii="仿宋" w:hAnsi="仿宋" w:eastAsia="仿宋"/>
          <w:color w:val="000000" w:themeColor="text1"/>
          <w:sz w:val="28"/>
          <w:szCs w:val="28"/>
          <w:rPrChange w:id="33173" w:author="梁元" w:date="2019-05-14T19:51:36Z">
            <w:rPr>
              <w:ins w:id="33174" w:author="梁元" w:date="2019-05-14T19:51:24Z"/>
              <w:rFonts w:hint="eastAsia" w:ascii="仿宋" w:hAnsi="仿宋" w:eastAsia="仿宋"/>
              <w:sz w:val="28"/>
              <w:szCs w:val="28"/>
            </w:rPr>
          </w:rPrChange>
          <w14:textFill>
            <w14:solidFill>
              <w14:schemeClr w14:val="tx1"/>
            </w14:solidFill>
          </w14:textFill>
        </w:rPr>
      </w:pPr>
      <w:ins w:id="33175" w:author="梁元" w:date="2019-05-14T19:51:24Z">
        <w:r>
          <w:rPr>
            <w:rFonts w:hint="eastAsia" w:ascii="仿宋" w:hAnsi="仿宋" w:eastAsia="仿宋"/>
            <w:color w:val="000000" w:themeColor="text1"/>
            <w:sz w:val="28"/>
            <w:szCs w:val="28"/>
            <w:rPrChange w:id="33176" w:author="梁元" w:date="2019-05-14T19:51:36Z">
              <w:rPr>
                <w:rFonts w:hint="eastAsia" w:ascii="仿宋" w:hAnsi="仿宋" w:eastAsia="仿宋"/>
                <w:sz w:val="28"/>
                <w:szCs w:val="28"/>
              </w:rPr>
            </w:rPrChange>
            <w14:textFill>
              <w14:solidFill>
                <w14:schemeClr w14:val="tx1"/>
              </w14:solidFill>
            </w14:textFill>
          </w:rPr>
          <w:t>通用大牛级解法</w:t>
        </w:r>
      </w:ins>
    </w:p>
    <w:p>
      <w:pPr>
        <w:ind w:firstLine="480" w:firstLineChars="200"/>
        <w:rPr>
          <w:ins w:id="33178" w:author="梁元" w:date="2019-05-14T19:51:24Z"/>
          <w:rFonts w:hint="eastAsia"/>
          <w:color w:val="000000" w:themeColor="text1"/>
          <w:rPrChange w:id="33179" w:author="梁元" w:date="2019-05-14T19:51:36Z">
            <w:rPr>
              <w:ins w:id="33180" w:author="梁元" w:date="2019-05-14T19:51:24Z"/>
              <w:rFonts w:hint="eastAsia"/>
            </w:rPr>
          </w:rPrChange>
          <w14:textFill>
            <w14:solidFill>
              <w14:schemeClr w14:val="tx1"/>
            </w14:solidFill>
          </w14:textFill>
        </w:rPr>
      </w:pPr>
      <w:ins w:id="33181" w:author="梁元" w:date="2019-05-14T19:51:24Z">
        <w:r>
          <w:rPr>
            <w:color w:val="000000" w:themeColor="text1"/>
            <w:rPrChange w:id="33182" w:author="梁元" w:date="2019-05-14T19:51:36Z">
              <w:rPr/>
            </w:rPrChange>
            <w14:textFill>
              <w14:solidFill>
                <w14:schemeClr w14:val="tx1"/>
              </w14:solidFill>
            </w14:textFill>
          </w:rPr>
          <w:t>Vuex 是</w:t>
        </w:r>
      </w:ins>
      <w:ins w:id="33184" w:author="梁元" w:date="2019-05-14T19:51:24Z">
        <w:r>
          <w:rPr>
            <w:rFonts w:hint="eastAsia"/>
            <w:color w:val="000000" w:themeColor="text1"/>
            <w:rPrChange w:id="33185" w:author="梁元" w:date="2019-05-14T19:51:36Z">
              <w:rPr>
                <w:rFonts w:hint="eastAsia"/>
              </w:rPr>
            </w:rPrChange>
            <w14:textFill>
              <w14:solidFill>
                <w14:schemeClr w14:val="tx1"/>
              </w14:solidFill>
            </w14:textFill>
          </w:rPr>
          <w:t>专门针对vue开发的应用</w:t>
        </w:r>
      </w:ins>
      <w:ins w:id="33187" w:author="梁元" w:date="2019-05-14T19:51:24Z">
        <w:r>
          <w:rPr>
            <w:color w:val="000000" w:themeColor="text1"/>
            <w:rPrChange w:id="33188" w:author="梁元" w:date="2019-05-14T19:51:36Z">
              <w:rPr/>
            </w:rPrChange>
            <w14:textFill>
              <w14:solidFill>
                <w14:schemeClr w14:val="tx1"/>
              </w14:solidFill>
            </w14:textFill>
          </w:rPr>
          <w:t>状态管理库，为应用中的所有组件提供集中式的状态存储与操作，保证了所有状态以可预测的方式进行修改；</w:t>
        </w:r>
      </w:ins>
    </w:p>
    <w:p>
      <w:pPr>
        <w:ind w:firstLine="480" w:firstLineChars="200"/>
        <w:rPr>
          <w:ins w:id="33190" w:author="梁元" w:date="2019-05-14T19:51:24Z"/>
          <w:rFonts w:hint="eastAsia"/>
          <w:color w:val="000000" w:themeColor="text1"/>
          <w:rPrChange w:id="33191" w:author="梁元" w:date="2019-05-14T19:51:36Z">
            <w:rPr>
              <w:ins w:id="33192" w:author="梁元" w:date="2019-05-14T19:51:24Z"/>
              <w:rFonts w:hint="eastAsia"/>
            </w:rPr>
          </w:rPrChange>
          <w14:textFill>
            <w14:solidFill>
              <w14:schemeClr w14:val="tx1"/>
            </w14:solidFill>
          </w14:textFill>
        </w:rPr>
      </w:pPr>
    </w:p>
    <w:p>
      <w:pPr>
        <w:ind w:firstLine="480" w:firstLineChars="200"/>
        <w:rPr>
          <w:ins w:id="33193" w:author="梁元" w:date="2019-05-14T19:51:24Z"/>
          <w:color w:val="000000" w:themeColor="text1"/>
          <w:rPrChange w:id="33194" w:author="梁元" w:date="2019-05-14T19:51:36Z">
            <w:rPr>
              <w:ins w:id="33195" w:author="梁元" w:date="2019-05-14T19:51:24Z"/>
            </w:rPr>
          </w:rPrChange>
          <w14:textFill>
            <w14:solidFill>
              <w14:schemeClr w14:val="tx1"/>
            </w14:solidFill>
          </w14:textFill>
        </w:rPr>
      </w:pPr>
      <w:ins w:id="33196" w:author="梁元" w:date="2019-05-14T19:51:24Z">
        <w:r>
          <w:rPr>
            <w:color w:val="000000" w:themeColor="text1"/>
            <w:rPrChange w:id="33197" w:author="梁元" w:date="2019-05-14T19:51:36Z">
              <w:rPr/>
            </w:rPrChange>
            <w14:textFill>
              <w14:solidFill>
                <w14:schemeClr w14:val="tx1"/>
              </w14:solidFill>
            </w14:textFill>
          </w:rPr>
          <w:t xml:space="preserve">        state: state 定义了应用状态的数据结构，同样可以在这里设置默认的初始状态。</w:t>
        </w:r>
      </w:ins>
    </w:p>
    <w:p>
      <w:pPr>
        <w:ind w:firstLine="480" w:firstLineChars="200"/>
        <w:rPr>
          <w:ins w:id="33199" w:author="梁元" w:date="2019-05-14T19:51:24Z"/>
          <w:color w:val="000000" w:themeColor="text1"/>
          <w:rPrChange w:id="33200" w:author="梁元" w:date="2019-05-14T19:51:36Z">
            <w:rPr>
              <w:ins w:id="33201" w:author="梁元" w:date="2019-05-14T19:51:24Z"/>
            </w:rPr>
          </w:rPrChange>
          <w14:textFill>
            <w14:solidFill>
              <w14:schemeClr w14:val="tx1"/>
            </w14:solidFill>
          </w14:textFill>
        </w:rPr>
      </w:pPr>
      <w:ins w:id="33202" w:author="梁元" w:date="2019-05-14T19:51:24Z">
        <w:r>
          <w:rPr>
            <w:color w:val="000000" w:themeColor="text1"/>
            <w:rPrChange w:id="33203" w:author="梁元" w:date="2019-05-14T19:51:36Z">
              <w:rPr/>
            </w:rPrChange>
            <w14:textFill>
              <w14:solidFill>
                <w14:schemeClr w14:val="tx1"/>
              </w14:solidFill>
            </w14:textFill>
          </w:rPr>
          <w:t xml:space="preserve">        actions:Actions 即是定义提交触发更改信息的描述，常见的例子有从服务端获取数据，在数据获取完成后会调用store.commit()来调用更改 Store 中的状态。可以在组件中使用dispatch来发出 Actions。</w:t>
        </w:r>
      </w:ins>
    </w:p>
    <w:p>
      <w:pPr>
        <w:ind w:firstLine="480" w:firstLineChars="200"/>
        <w:rPr>
          <w:ins w:id="33205" w:author="梁元" w:date="2019-05-14T19:51:24Z"/>
          <w:color w:val="000000" w:themeColor="text1"/>
          <w:rPrChange w:id="33206" w:author="梁元" w:date="2019-05-14T19:51:36Z">
            <w:rPr>
              <w:ins w:id="33207" w:author="梁元" w:date="2019-05-14T19:51:24Z"/>
            </w:rPr>
          </w:rPrChange>
          <w14:textFill>
            <w14:solidFill>
              <w14:schemeClr w14:val="tx1"/>
            </w14:solidFill>
          </w14:textFill>
        </w:rPr>
      </w:pPr>
      <w:ins w:id="33208" w:author="梁元" w:date="2019-05-14T19:51:24Z">
        <w:r>
          <w:rPr>
            <w:color w:val="000000" w:themeColor="text1"/>
            <w:rPrChange w:id="33209" w:author="梁元" w:date="2019-05-14T19:51:36Z">
              <w:rPr/>
            </w:rPrChange>
            <w14:textFill>
              <w14:solidFill>
                <w14:schemeClr w14:val="tx1"/>
              </w14:solidFill>
            </w14:textFill>
          </w:rPr>
          <w:t xml:space="preserve">        mutations: 调用 mutations 是唯一允许更新应用状态的地方。</w:t>
        </w:r>
      </w:ins>
    </w:p>
    <w:p>
      <w:pPr>
        <w:ind w:firstLine="480" w:firstLineChars="200"/>
        <w:rPr>
          <w:ins w:id="33211" w:author="梁元" w:date="2019-05-14T19:51:24Z"/>
          <w:color w:val="000000" w:themeColor="text1"/>
          <w:rPrChange w:id="33212" w:author="梁元" w:date="2019-05-14T19:51:36Z">
            <w:rPr>
              <w:ins w:id="33213" w:author="梁元" w:date="2019-05-14T19:51:24Z"/>
            </w:rPr>
          </w:rPrChange>
          <w14:textFill>
            <w14:solidFill>
              <w14:schemeClr w14:val="tx1"/>
            </w14:solidFill>
          </w14:textFill>
        </w:rPr>
      </w:pPr>
      <w:ins w:id="33214" w:author="梁元" w:date="2019-05-14T19:51:24Z">
        <w:r>
          <w:rPr>
            <w:color w:val="000000" w:themeColor="text1"/>
            <w:rPrChange w:id="33215" w:author="梁元" w:date="2019-05-14T19:51:36Z">
              <w:rPr/>
            </w:rPrChange>
            <w14:textFill>
              <w14:solidFill>
                <w14:schemeClr w14:val="tx1"/>
              </w14:solidFill>
            </w14:textFill>
          </w:rPr>
          <w:t xml:space="preserve">        getters: Getters 允许组件从 Store 中获取数据，譬如我们可以从 Store 中的 projectList 中筛选出已完成的项目列表</w:t>
        </w:r>
      </w:ins>
    </w:p>
    <w:p>
      <w:pPr>
        <w:ind w:firstLine="480" w:firstLineChars="200"/>
        <w:rPr>
          <w:ins w:id="33217" w:author="梁元" w:date="2019-05-14T19:51:24Z"/>
          <w:rFonts w:hint="eastAsia"/>
          <w:color w:val="000000" w:themeColor="text1"/>
          <w:rPrChange w:id="33218" w:author="梁元" w:date="2019-05-14T19:51:36Z">
            <w:rPr>
              <w:ins w:id="33219" w:author="梁元" w:date="2019-05-14T19:51:24Z"/>
              <w:rFonts w:hint="eastAsia"/>
            </w:rPr>
          </w:rPrChange>
          <w14:textFill>
            <w14:solidFill>
              <w14:schemeClr w14:val="tx1"/>
            </w14:solidFill>
          </w14:textFill>
        </w:rPr>
      </w:pPr>
      <w:ins w:id="33220" w:author="梁元" w:date="2019-05-14T19:51:24Z">
        <w:r>
          <w:rPr>
            <w:color w:val="000000" w:themeColor="text1"/>
            <w:rPrChange w:id="33221" w:author="梁元" w:date="2019-05-14T19:51:36Z">
              <w:rPr/>
            </w:rPrChange>
            <w14:textFill>
              <w14:solidFill>
                <w14:schemeClr w14:val="tx1"/>
              </w14:solidFill>
            </w14:textFill>
          </w:rPr>
          <w:t xml:space="preserve">        modules: modules 对象允许将单一的 Store 拆分为多个 Store 的同时保存在单一的状态树中。随着应用复杂度的增加，这种拆分能够更好地组织代码</w:t>
        </w:r>
      </w:ins>
    </w:p>
    <w:p>
      <w:pPr>
        <w:ind w:firstLine="480" w:firstLineChars="200"/>
        <w:rPr>
          <w:ins w:id="33223" w:author="梁元" w:date="2019-05-14T19:51:24Z"/>
          <w:rFonts w:hint="eastAsia"/>
          <w:color w:val="000000" w:themeColor="text1"/>
          <w:rPrChange w:id="33224" w:author="梁元" w:date="2019-05-14T19:51:36Z">
            <w:rPr>
              <w:ins w:id="33225" w:author="梁元" w:date="2019-05-14T19:51:24Z"/>
              <w:rFonts w:hint="eastAsia"/>
            </w:rPr>
          </w:rPrChange>
          <w14:textFill>
            <w14:solidFill>
              <w14:schemeClr w14:val="tx1"/>
            </w14:solidFill>
          </w14:textFill>
        </w:rPr>
      </w:pPr>
    </w:p>
    <w:p>
      <w:pPr>
        <w:ind w:firstLine="480" w:firstLineChars="200"/>
        <w:rPr>
          <w:ins w:id="33226" w:author="梁元" w:date="2019-05-14T19:51:24Z"/>
          <w:rFonts w:hint="eastAsia"/>
          <w:color w:val="000000" w:themeColor="text1"/>
          <w:rPrChange w:id="33227" w:author="梁元" w:date="2019-05-14T19:51:36Z">
            <w:rPr>
              <w:ins w:id="33228" w:author="梁元" w:date="2019-05-14T19:51:24Z"/>
              <w:rFonts w:hint="eastAsia"/>
            </w:rPr>
          </w:rPrChange>
          <w14:textFill>
            <w14:solidFill>
              <w14:schemeClr w14:val="tx1"/>
            </w14:solidFill>
          </w14:textFill>
        </w:rPr>
      </w:pPr>
      <w:ins w:id="33229" w:author="梁元" w:date="2019-05-14T19:51:24Z">
        <w:r>
          <w:rPr>
            <w:rFonts w:hint="eastAsia"/>
            <w:color w:val="000000" w:themeColor="text1"/>
            <w:rPrChange w:id="33230" w:author="梁元" w:date="2019-05-14T19:51:36Z">
              <w:rPr>
                <w:rFonts w:hint="eastAsia"/>
              </w:rPr>
            </w:rPrChange>
            <w14:textFill>
              <w14:solidFill>
                <w14:schemeClr w14:val="tx1"/>
              </w14:solidFill>
            </w14:textFill>
          </w:rPr>
          <w:t>在项目vue中主要使用vuex需要注意的是vuex相当于一个全局的状态，所以不要在vuex保存大量的数据，只需要保存全局通用数据就可以了，还有就是当刷新页面的时候由于是js对象所以对象中的数据都会回归初始化，所以一般都需要配合本地存储一块使用，在就是vuex针对于vue的数据检测做了适配，所以在vue中使用vuex做状态管理还是比较不错的</w:t>
        </w:r>
      </w:ins>
    </w:p>
    <w:p>
      <w:pPr>
        <w:ind w:firstLine="480" w:firstLineChars="200"/>
        <w:rPr>
          <w:ins w:id="33232" w:author="梁元" w:date="2019-05-14T19:51:24Z"/>
          <w:rFonts w:hint="eastAsia"/>
          <w:color w:val="000000" w:themeColor="text1"/>
          <w:rPrChange w:id="33233" w:author="梁元" w:date="2019-05-14T19:51:36Z">
            <w:rPr>
              <w:ins w:id="33234" w:author="梁元" w:date="2019-05-14T19:51:24Z"/>
              <w:rFonts w:hint="eastAsia"/>
            </w:rPr>
          </w:rPrChange>
          <w14:textFill>
            <w14:solidFill>
              <w14:schemeClr w14:val="tx1"/>
            </w14:solidFill>
          </w14:textFill>
        </w:rPr>
      </w:pPr>
    </w:p>
    <w:p>
      <w:pPr>
        <w:pStyle w:val="3"/>
        <w:numPr>
          <w:ilvl w:val="0"/>
          <w:numId w:val="33"/>
        </w:numPr>
        <w:spacing w:line="240" w:lineRule="auto"/>
        <w:ind w:firstLine="562" w:firstLineChars="200"/>
        <w:rPr>
          <w:ins w:id="33235" w:author="梁元" w:date="2019-05-14T19:51:24Z"/>
          <w:rFonts w:ascii="仿宋" w:hAnsi="仿宋" w:eastAsia="仿宋"/>
          <w:color w:val="000000" w:themeColor="text1"/>
          <w:sz w:val="28"/>
          <w:szCs w:val="28"/>
          <w:rPrChange w:id="33236" w:author="梁元" w:date="2019-05-14T19:51:36Z">
            <w:rPr>
              <w:ins w:id="33237" w:author="梁元" w:date="2019-05-14T19:51:24Z"/>
              <w:rFonts w:ascii="仿宋" w:hAnsi="仿宋" w:eastAsia="仿宋"/>
              <w:sz w:val="28"/>
              <w:szCs w:val="28"/>
            </w:rPr>
          </w:rPrChange>
          <w14:textFill>
            <w14:solidFill>
              <w14:schemeClr w14:val="tx1"/>
            </w14:solidFill>
          </w14:textFill>
        </w:rPr>
      </w:pPr>
      <w:ins w:id="33238" w:author="梁元" w:date="2019-05-14T19:51:24Z">
        <w:r>
          <w:rPr>
            <w:rFonts w:hint="eastAsia" w:ascii="仿宋" w:hAnsi="仿宋" w:eastAsia="仿宋"/>
            <w:color w:val="000000" w:themeColor="text1"/>
            <w:sz w:val="28"/>
            <w:szCs w:val="28"/>
            <w:rPrChange w:id="33239" w:author="梁元" w:date="2019-05-14T19:51:36Z">
              <w:rPr>
                <w:rFonts w:hint="eastAsia" w:ascii="仿宋" w:hAnsi="仿宋" w:eastAsia="仿宋"/>
                <w:sz w:val="28"/>
                <w:szCs w:val="28"/>
              </w:rPr>
            </w:rPrChange>
            <w14:textFill>
              <w14:solidFill>
                <w14:schemeClr w14:val="tx1"/>
              </w14:solidFill>
            </w14:textFill>
          </w:rPr>
          <w:t>解法对比及优缺点</w:t>
        </w:r>
      </w:ins>
    </w:p>
    <w:p>
      <w:pPr>
        <w:ind w:firstLine="480" w:firstLineChars="200"/>
        <w:rPr>
          <w:ins w:id="33241" w:author="梁元" w:date="2019-05-14T19:51:24Z"/>
          <w:rFonts w:ascii="Arial" w:hAnsi="Arial" w:cs="Arial"/>
          <w:color w:val="000000" w:themeColor="text1"/>
          <w:sz w:val="23"/>
          <w:szCs w:val="23"/>
          <w:shd w:val="clear" w:color="auto" w:fill="FFFFFF"/>
          <w:rPrChange w:id="33242" w:author="梁元" w:date="2019-05-14T19:51:36Z">
            <w:rPr>
              <w:ins w:id="33243" w:author="梁元" w:date="2019-05-14T19:51:24Z"/>
              <w:rFonts w:ascii="Arial" w:hAnsi="Arial" w:cs="Arial"/>
              <w:color w:val="222222"/>
              <w:sz w:val="23"/>
              <w:szCs w:val="23"/>
              <w:shd w:val="clear" w:color="auto" w:fill="FFFFFF"/>
            </w:rPr>
          </w:rPrChange>
          <w14:textFill>
            <w14:solidFill>
              <w14:schemeClr w14:val="tx1"/>
            </w14:solidFill>
          </w14:textFill>
        </w:rPr>
      </w:pPr>
      <w:ins w:id="33244" w:author="梁元" w:date="2019-05-14T19:51:24Z">
        <w:r>
          <w:rPr>
            <w:rFonts w:hint="eastAsia"/>
            <w:color w:val="000000" w:themeColor="text1"/>
            <w:rPrChange w:id="33245" w:author="梁元" w:date="2019-05-14T19:51:36Z">
              <w:rPr>
                <w:rFonts w:hint="eastAsia"/>
              </w:rPr>
            </w:rPrChange>
            <w14:textFill>
              <w14:solidFill>
                <w14:schemeClr w14:val="tx1"/>
              </w14:solidFill>
            </w14:textFill>
          </w:rPr>
          <w:t>通常解法，vuex的规则解释。通用级解法，说出了vuex的特性，优缺点，以及</w:t>
        </w:r>
      </w:ins>
    </w:p>
    <w:p>
      <w:pPr>
        <w:pStyle w:val="11"/>
        <w:shd w:val="clear" w:color="auto" w:fill="FFFFFF"/>
        <w:ind w:firstLine="460" w:firstLineChars="200"/>
        <w:rPr>
          <w:ins w:id="33247" w:author="梁元" w:date="2019-05-14T19:51:24Z"/>
          <w:rFonts w:ascii="Arial" w:hAnsi="Arial" w:cs="Arial" w:eastAsiaTheme="minorEastAsia"/>
          <w:color w:val="000000" w:themeColor="text1"/>
          <w:kern w:val="2"/>
          <w:sz w:val="23"/>
          <w:szCs w:val="23"/>
          <w:shd w:val="clear" w:color="auto" w:fill="FFFFFF"/>
          <w:rPrChange w:id="33248" w:author="梁元" w:date="2019-05-14T19:51:36Z">
            <w:rPr>
              <w:ins w:id="33249" w:author="梁元" w:date="2019-05-14T19:51:24Z"/>
              <w:rFonts w:ascii="Arial" w:hAnsi="Arial" w:cs="Arial" w:eastAsiaTheme="minorEastAsia"/>
              <w:color w:val="222222"/>
              <w:kern w:val="2"/>
              <w:sz w:val="23"/>
              <w:szCs w:val="23"/>
              <w:shd w:val="clear" w:color="auto" w:fill="FFFFFF"/>
            </w:rPr>
          </w:rPrChange>
          <w14:textFill>
            <w14:solidFill>
              <w14:schemeClr w14:val="tx1"/>
            </w14:solidFill>
          </w14:textFill>
        </w:rPr>
      </w:pPr>
      <w:ins w:id="33250" w:author="梁元" w:date="2019-05-14T19:51:24Z">
        <w:r>
          <w:rPr>
            <w:rFonts w:ascii="Arial" w:hAnsi="Arial" w:cs="Arial" w:eastAsiaTheme="minorEastAsia"/>
            <w:color w:val="000000" w:themeColor="text1"/>
            <w:kern w:val="2"/>
            <w:sz w:val="23"/>
            <w:szCs w:val="23"/>
            <w:shd w:val="clear" w:color="auto" w:fill="FFFFFF"/>
            <w:rPrChange w:id="33251" w:author="梁元" w:date="2019-05-14T19:51:36Z">
              <w:rPr>
                <w:rFonts w:ascii="Arial" w:hAnsi="Arial" w:cs="Arial" w:eastAsiaTheme="minorEastAsia"/>
                <w:color w:val="222222"/>
                <w:kern w:val="2"/>
                <w:sz w:val="23"/>
                <w:szCs w:val="23"/>
                <w:shd w:val="clear" w:color="auto" w:fill="FFFFFF"/>
              </w:rPr>
            </w:rPrChange>
            <w14:textFill>
              <w14:solidFill>
                <w14:schemeClr w14:val="tx1"/>
              </w14:solidFill>
            </w14:textFill>
          </w:rPr>
          <w:t>。</w:t>
        </w:r>
      </w:ins>
    </w:p>
    <w:p>
      <w:pPr>
        <w:pStyle w:val="3"/>
        <w:numPr>
          <w:ilvl w:val="0"/>
          <w:numId w:val="33"/>
        </w:numPr>
        <w:spacing w:line="240" w:lineRule="auto"/>
        <w:ind w:firstLine="562" w:firstLineChars="200"/>
        <w:rPr>
          <w:ins w:id="33253" w:author="梁元" w:date="2019-05-14T19:51:24Z"/>
          <w:rFonts w:ascii="仿宋" w:hAnsi="仿宋" w:eastAsia="仿宋"/>
          <w:color w:val="000000" w:themeColor="text1"/>
          <w:sz w:val="28"/>
          <w:szCs w:val="28"/>
          <w:rPrChange w:id="33254" w:author="梁元" w:date="2019-05-14T19:51:36Z">
            <w:rPr>
              <w:ins w:id="33255" w:author="梁元" w:date="2019-05-14T19:51:24Z"/>
              <w:rFonts w:ascii="仿宋" w:hAnsi="仿宋" w:eastAsia="仿宋"/>
              <w:sz w:val="28"/>
              <w:szCs w:val="28"/>
            </w:rPr>
          </w:rPrChange>
          <w14:textFill>
            <w14:solidFill>
              <w14:schemeClr w14:val="tx1"/>
            </w14:solidFill>
          </w14:textFill>
        </w:rPr>
      </w:pPr>
      <w:ins w:id="33256" w:author="梁元" w:date="2019-05-14T19:51:24Z">
        <w:r>
          <w:rPr>
            <w:rFonts w:hint="eastAsia" w:ascii="仿宋" w:hAnsi="仿宋" w:eastAsia="仿宋"/>
            <w:color w:val="000000" w:themeColor="text1"/>
            <w:sz w:val="28"/>
            <w:szCs w:val="28"/>
            <w:rPrChange w:id="33257" w:author="梁元" w:date="2019-05-14T19:51:36Z">
              <w:rPr>
                <w:rFonts w:hint="eastAsia" w:ascii="仿宋" w:hAnsi="仿宋" w:eastAsia="仿宋"/>
                <w:sz w:val="28"/>
                <w:szCs w:val="28"/>
              </w:rPr>
            </w:rPrChange>
            <w14:textFill>
              <w14:solidFill>
                <w14:schemeClr w14:val="tx1"/>
              </w14:solidFill>
            </w14:textFill>
          </w:rPr>
          <w:t>项目中体现经验的点</w:t>
        </w:r>
      </w:ins>
    </w:p>
    <w:p>
      <w:pPr>
        <w:ind w:firstLine="480" w:firstLineChars="200"/>
        <w:rPr>
          <w:ins w:id="33259" w:author="梁元" w:date="2019-05-14T19:51:24Z"/>
          <w:color w:val="000000" w:themeColor="text1"/>
          <w:rPrChange w:id="33260" w:author="梁元" w:date="2019-05-14T19:51:36Z">
            <w:rPr>
              <w:ins w:id="33261" w:author="梁元" w:date="2019-05-14T19:51:24Z"/>
            </w:rPr>
          </w:rPrChange>
          <w14:textFill>
            <w14:solidFill>
              <w14:schemeClr w14:val="tx1"/>
            </w14:solidFill>
          </w14:textFill>
        </w:rPr>
      </w:pPr>
      <w:ins w:id="33262" w:author="梁元" w:date="2019-05-14T19:51:24Z">
        <w:r>
          <w:rPr>
            <w:rFonts w:hint="eastAsia"/>
            <w:color w:val="000000" w:themeColor="text1"/>
            <w:rPrChange w:id="33263" w:author="梁元" w:date="2019-05-14T19:51:36Z">
              <w:rPr>
                <w:rFonts w:hint="eastAsia"/>
              </w:rPr>
            </w:rPrChange>
            <w14:textFill>
              <w14:solidFill>
                <w14:schemeClr w14:val="tx1"/>
              </w14:solidFill>
            </w14:textFill>
          </w:rPr>
          <w:t>登录判断，本地数据线上数据的同步</w:t>
        </w:r>
      </w:ins>
    </w:p>
    <w:p>
      <w:pPr>
        <w:pStyle w:val="3"/>
        <w:numPr>
          <w:ilvl w:val="0"/>
          <w:numId w:val="33"/>
        </w:numPr>
        <w:spacing w:line="240" w:lineRule="auto"/>
        <w:ind w:firstLine="562" w:firstLineChars="200"/>
        <w:rPr>
          <w:ins w:id="33265" w:author="梁元" w:date="2019-05-14T19:51:24Z"/>
          <w:rFonts w:ascii="仿宋" w:hAnsi="仿宋" w:eastAsia="仿宋"/>
          <w:color w:val="000000" w:themeColor="text1"/>
          <w:sz w:val="28"/>
          <w:szCs w:val="28"/>
          <w:rPrChange w:id="33266" w:author="梁元" w:date="2019-05-14T19:51:36Z">
            <w:rPr>
              <w:ins w:id="33267" w:author="梁元" w:date="2019-05-14T19:51:24Z"/>
              <w:rFonts w:ascii="仿宋" w:hAnsi="仿宋" w:eastAsia="仿宋"/>
              <w:sz w:val="28"/>
              <w:szCs w:val="28"/>
            </w:rPr>
          </w:rPrChange>
          <w14:textFill>
            <w14:solidFill>
              <w14:schemeClr w14:val="tx1"/>
            </w14:solidFill>
          </w14:textFill>
        </w:rPr>
      </w:pPr>
      <w:ins w:id="33268" w:author="梁元" w:date="2019-05-14T19:51:24Z">
        <w:r>
          <w:rPr>
            <w:rFonts w:hint="eastAsia" w:ascii="仿宋" w:hAnsi="仿宋" w:eastAsia="仿宋"/>
            <w:color w:val="000000" w:themeColor="text1"/>
            <w:sz w:val="28"/>
            <w:szCs w:val="28"/>
            <w:rPrChange w:id="33269" w:author="梁元" w:date="2019-05-14T19:51:36Z">
              <w:rPr>
                <w:rFonts w:hint="eastAsia" w:ascii="仿宋" w:hAnsi="仿宋" w:eastAsia="仿宋"/>
                <w:sz w:val="28"/>
                <w:szCs w:val="28"/>
              </w:rPr>
            </w:rPrChange>
            <w14:textFill>
              <w14:solidFill>
                <w14:schemeClr w14:val="tx1"/>
              </w14:solidFill>
            </w14:textFill>
          </w:rPr>
          <w:t>论坛参考</w:t>
        </w:r>
      </w:ins>
    </w:p>
    <w:p>
      <w:pPr>
        <w:ind w:firstLine="480" w:firstLineChars="200"/>
        <w:rPr>
          <w:ins w:id="33271" w:author="梁元" w:date="2019-05-14T19:51:24Z"/>
          <w:rFonts w:hint="eastAsia"/>
          <w:color w:val="000000" w:themeColor="text1"/>
          <w:rPrChange w:id="33272" w:author="梁元" w:date="2019-05-14T19:51:36Z">
            <w:rPr>
              <w:ins w:id="33273" w:author="梁元" w:date="2019-05-14T19:51:24Z"/>
              <w:rFonts w:hint="eastAsia"/>
            </w:rPr>
          </w:rPrChange>
          <w14:textFill>
            <w14:solidFill>
              <w14:schemeClr w14:val="tx1"/>
            </w14:solidFill>
          </w14:textFill>
        </w:rPr>
      </w:pPr>
      <w:ins w:id="33274" w:author="梁元" w:date="2019-05-14T19:51:24Z">
        <w:r>
          <w:rPr>
            <w:color w:val="000000" w:themeColor="text1"/>
            <w:rPrChange w:id="33275" w:author="梁元" w:date="2019-05-14T19:51:36Z">
              <w:rPr/>
            </w:rPrChange>
            <w14:textFill>
              <w14:solidFill>
                <w14:schemeClr w14:val="tx1"/>
              </w14:solidFill>
            </w14:textFill>
          </w:rPr>
          <w:fldChar w:fldCharType="begin"/>
        </w:r>
      </w:ins>
      <w:ins w:id="33277" w:author="梁元" w:date="2019-05-14T19:51:24Z">
        <w:r>
          <w:rPr>
            <w:color w:val="000000" w:themeColor="text1"/>
            <w:rPrChange w:id="33278" w:author="梁元" w:date="2019-05-14T19:51:36Z">
              <w:rPr/>
            </w:rPrChange>
            <w14:textFill>
              <w14:solidFill>
                <w14:schemeClr w14:val="tx1"/>
              </w14:solidFill>
            </w14:textFill>
          </w:rPr>
          <w:instrText xml:space="preserve"> HYPERLINK "https://vuex.vuejs.org/" </w:instrText>
        </w:r>
      </w:ins>
      <w:ins w:id="33280" w:author="梁元" w:date="2019-05-14T19:51:24Z">
        <w:r>
          <w:rPr>
            <w:color w:val="000000" w:themeColor="text1"/>
            <w:rPrChange w:id="33281" w:author="梁元" w:date="2019-05-14T19:51:36Z">
              <w:rPr/>
            </w:rPrChange>
            <w14:textFill>
              <w14:solidFill>
                <w14:schemeClr w14:val="tx1"/>
              </w14:solidFill>
            </w14:textFill>
          </w:rPr>
          <w:fldChar w:fldCharType="separate"/>
        </w:r>
      </w:ins>
      <w:ins w:id="33283" w:author="梁元" w:date="2019-05-14T19:51:24Z">
        <w:r>
          <w:rPr>
            <w:rStyle w:val="18"/>
            <w:color w:val="000000" w:themeColor="text1"/>
            <w:sz w:val="28"/>
            <w:rPrChange w:id="33284" w:author="梁元" w:date="2019-05-14T19:51:36Z">
              <w:rPr>
                <w:rStyle w:val="18"/>
                <w:sz w:val="28"/>
              </w:rPr>
            </w:rPrChange>
            <w14:textFill>
              <w14:solidFill>
                <w14:schemeClr w14:val="tx1"/>
              </w14:solidFill>
            </w14:textFill>
          </w:rPr>
          <w:t>https://vuex.vuejs.org/</w:t>
        </w:r>
      </w:ins>
      <w:ins w:id="33286" w:author="梁元" w:date="2019-05-14T19:51:24Z">
        <w:r>
          <w:rPr>
            <w:rStyle w:val="18"/>
            <w:color w:val="000000" w:themeColor="text1"/>
            <w:sz w:val="28"/>
            <w:rPrChange w:id="33287" w:author="梁元" w:date="2019-05-14T19:51:36Z">
              <w:rPr>
                <w:rStyle w:val="18"/>
                <w:sz w:val="28"/>
              </w:rPr>
            </w:rPrChange>
            <w14:textFill>
              <w14:solidFill>
                <w14:schemeClr w14:val="tx1"/>
              </w14:solidFill>
            </w14:textFill>
          </w:rPr>
          <w:fldChar w:fldCharType="end"/>
        </w:r>
      </w:ins>
    </w:p>
    <w:p>
      <w:pPr>
        <w:ind w:firstLine="480" w:firstLineChars="200"/>
        <w:rPr>
          <w:rFonts w:hint="default"/>
          <w:color w:val="000000" w:themeColor="text1"/>
          <w:lang w:val="en-US" w:eastAsia="zh-CN"/>
          <w:rPrChange w:id="33290" w:author="梁元" w:date="2019-05-14T19:51:36Z">
            <w:rPr>
              <w:rFonts w:hint="default"/>
              <w:lang w:val="en-US" w:eastAsia="zh-CN"/>
            </w:rPr>
          </w:rPrChange>
          <w14:textFill>
            <w14:solidFill>
              <w14:schemeClr w14:val="tx1"/>
            </w14:solidFill>
          </w14:textFill>
        </w:rPr>
        <w:pPrChange w:id="33289" w:author="冷雪凝" w:date="2019-05-14T12:21:32Z">
          <w:pPr/>
        </w:pPrChange>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modern"/>
    <w:pitch w:val="default"/>
    <w:sig w:usb0="800002BF" w:usb1="38CF7CFA" w:usb2="00000016" w:usb3="00000000" w:csb0="00040001" w:csb1="00000000"/>
  </w:font>
  <w:font w:name="冬青黑体简体中文 W3">
    <w:altName w:val="Cambria"/>
    <w:panose1 w:val="00000000000000000000"/>
    <w:charset w:val="00"/>
    <w:family w:val="roman"/>
    <w:pitch w:val="default"/>
    <w:sig w:usb0="00000000" w:usb1="00000000" w:usb2="00000000" w:usb3="00000000" w:csb0="00000000" w:csb1="00000000"/>
  </w:font>
  <w:font w:name="Monaco">
    <w:altName w:val="Courier New"/>
    <w:panose1 w:val="00000000000000000000"/>
    <w:charset w:val="00"/>
    <w:family w:val="roman"/>
    <w:pitch w:val="default"/>
    <w:sig w:usb0="00000000" w:usb1="00000000" w:usb2="00000000" w:usb3="00000000" w:csb0="00000000" w:csb1="00000000"/>
  </w:font>
  <w:font w:name="PMingLiU">
    <w:altName w:val="PMingLiU-ExtB"/>
    <w:panose1 w:val="02020500000000000000"/>
    <w:charset w:val="88"/>
    <w:family w:val="auto"/>
    <w:pitch w:val="default"/>
    <w:sig w:usb0="00000000" w:usb1="00000000" w:usb2="00000016" w:usb3="00000000" w:csb0="00100001" w:csb1="00000000"/>
  </w:font>
  <w:font w:name="冬青黑体简体中文 W6">
    <w:altName w:val="Cambria"/>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MS Mincho">
    <w:altName w:val="Yu Gothic UI"/>
    <w:panose1 w:val="02020609040205080304"/>
    <w:charset w:val="80"/>
    <w:family w:val="auto"/>
    <w:pitch w:val="default"/>
    <w:sig w:usb0="00000000" w:usb1="00000000" w:usb2="00000012" w:usb3="00000000" w:csb0="4002009F" w:csb1="DFD70000"/>
  </w:font>
  <w:font w:name="Helvetica Neue">
    <w:altName w:val="Corbel"/>
    <w:panose1 w:val="02000503000000020004"/>
    <w:charset w:val="00"/>
    <w:family w:val="auto"/>
    <w:pitch w:val="default"/>
    <w:sig w:usb0="00000000" w:usb1="00000000" w:usb2="00000010" w:usb3="00000000" w:csb0="00000001" w:csb1="00000000"/>
  </w:font>
  <w:font w:name="Helvetica">
    <w:altName w:val="Arial"/>
    <w:panose1 w:val="020B0604020202020204"/>
    <w:charset w:val="00"/>
    <w:family w:val="swiss"/>
    <w:pitch w:val="default"/>
    <w:sig w:usb0="00000000" w:usb1="00000000" w:usb2="00000009" w:usb3="00000000" w:csb0="0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00500000000000000"/>
    <w:charset w:val="00"/>
    <w:family w:val="auto"/>
    <w:pitch w:val="default"/>
    <w:sig w:usb0="00000000" w:usb1="00000000" w:usb2="00000000" w:usb3="00000000" w:csb0="00000001" w:csb1="00000000"/>
  </w:font>
  <w:font w:name="微软雅黑 Light">
    <w:panose1 w:val="020B0502040204020203"/>
    <w:charset w:val="86"/>
    <w:family w:val="swiss"/>
    <w:pitch w:val="default"/>
    <w:sig w:usb0="80000287" w:usb1="2ACF0010" w:usb2="00000016" w:usb3="00000000" w:csb0="0004001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roman"/>
    <w:pitch w:val="default"/>
    <w:sig w:usb0="E0002EFF" w:usb1="C0007843" w:usb2="00000009" w:usb3="00000000" w:csb0="400001FF" w:csb1="FFFF0000"/>
  </w:font>
  <w:font w:name="Yu Gothic UI">
    <w:panose1 w:val="020B0500000000000000"/>
    <w:charset w:val="80"/>
    <w:family w:val="auto"/>
    <w:pitch w:val="default"/>
    <w:sig w:usb0="E00002FF" w:usb1="2AC7FDFF" w:usb2="00000016" w:usb3="00000000" w:csb0="2002009F" w:csb1="00000000"/>
  </w:font>
  <w:font w:name="Cambria">
    <w:panose1 w:val="02040503050406030204"/>
    <w:charset w:val="00"/>
    <w:family w:val="auto"/>
    <w:pitch w:val="default"/>
    <w:sig w:usb0="E00006FF" w:usb1="420024FF" w:usb2="02000000" w:usb3="00000000" w:csb0="2000019F" w:csb1="00000000"/>
  </w:font>
  <w:font w:name="Corbel">
    <w:panose1 w:val="020B0503020204020204"/>
    <w:charset w:val="00"/>
    <w:family w:val="auto"/>
    <w:pitch w:val="default"/>
    <w:sig w:usb0="A00002EF" w:usb1="4000A44B" w:usb2="00000000" w:usb3="00000000" w:csb0="2000019F" w:csb1="00000000"/>
  </w:font>
  <w:font w:name="Arial">
    <w:panose1 w:val="020B0604020202020204"/>
    <w:charset w:val="00"/>
    <w:family w:val="swiss"/>
    <w:pitch w:val="default"/>
    <w:sig w:usb0="E0002EFF" w:usb1="C000785B" w:usb2="00000009" w:usb3="00000000" w:csb0="400001FF" w:csb1="FFFF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6502347"/>
      <w:docPartObj>
        <w:docPartGallery w:val="autotext"/>
      </w:docPartObj>
    </w:sdtPr>
    <w:sdtContent>
      <w:p>
        <w:pPr>
          <w:pStyle w:val="6"/>
          <w:jc w:val="right"/>
        </w:pPr>
        <w:r>
          <w:fldChar w:fldCharType="begin"/>
        </w:r>
        <w:r>
          <w:instrText xml:space="preserve">PAGE   \* MERGEFORMAT</w:instrText>
        </w:r>
        <w:r>
          <w:fldChar w:fldCharType="separate"/>
        </w:r>
        <w:r>
          <w:rPr>
            <w:lang w:val="zh-CN"/>
          </w:rPr>
          <w:t>3</w:t>
        </w:r>
        <w:r>
          <w:fldChar w:fldCharType="end"/>
        </w:r>
      </w:p>
    </w:sdtContent>
  </w:sdt>
  <w:p>
    <w:pPr>
      <w:pStyle w:val="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0611102"/>
      <w:docPartObj>
        <w:docPartGallery w:val="autotext"/>
      </w:docPartObj>
    </w:sdtPr>
    <w:sdtContent>
      <w:sdt>
        <w:sdtPr>
          <w:id w:val="694511315"/>
          <w:docPartObj>
            <w:docPartGallery w:val="autotext"/>
          </w:docPartObj>
        </w:sdtPr>
        <w:sdtContent>
          <w:p>
            <w:pPr>
              <w:pStyle w:val="6"/>
            </w:pPr>
            <w:r>
              <w:rPr>
                <w:lang w:val="zh-CN"/>
              </w:rPr>
              <w:t xml:space="preserve"> </w:t>
            </w:r>
          </w:p>
        </w:sdtContent>
      </w:sdt>
    </w:sdtContent>
  </w:sdt>
  <w:p>
    <w:pPr>
      <w:pStyle w:val="6"/>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93024550"/>
      <w:docPartObj>
        <w:docPartGallery w:val="autotext"/>
      </w:docPartObj>
    </w:sdtPr>
    <w:sdtContent>
      <w:sdt>
        <w:sdtPr>
          <w:id w:val="-1767921006"/>
          <w:docPartObj>
            <w:docPartGallery w:val="autotext"/>
          </w:docPartObj>
        </w:sdtPr>
        <w:sdtContent>
          <w:p>
            <w:pPr>
              <w:pStyle w:val="6"/>
            </w:pPr>
            <w:r>
              <w:rPr>
                <w:lang w:val="zh-CN"/>
              </w:rPr>
              <w:t xml:space="preserve"> </w:t>
            </w:r>
          </w:p>
        </w:sdtContent>
      </w:sdt>
    </w:sdtContent>
  </w:sdt>
  <w:p>
    <w:pPr>
      <w:pStyle w:val="6"/>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0611102"/>
      <w:docPartObj>
        <w:docPartGallery w:val="autotext"/>
      </w:docPartObj>
    </w:sdtPr>
    <w:sdtContent>
      <w:sdt>
        <w:sdtPr>
          <w:id w:val="694511315"/>
          <w:docPartObj>
            <w:docPartGallery w:val="autotext"/>
          </w:docPartObj>
        </w:sdtPr>
        <w:sdtContent>
          <w:p>
            <w:pPr>
              <w:pStyle w:val="6"/>
            </w:pPr>
            <w:r>
              <w:rPr>
                <w:lang w:val="zh-CN"/>
              </w:rPr>
              <w:t xml:space="preserve"> </w:t>
            </w:r>
          </w:p>
        </w:sdtContent>
      </w:sdt>
    </w:sdtContent>
  </w:sdt>
  <w:p>
    <w:pPr>
      <w:pStyle w:val="6"/>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93024550"/>
      <w:docPartObj>
        <w:docPartGallery w:val="autotext"/>
      </w:docPartObj>
    </w:sdtPr>
    <w:sdtContent>
      <w:sdt>
        <w:sdtPr>
          <w:id w:val="-1767921006"/>
          <w:docPartObj>
            <w:docPartGallery w:val="autotext"/>
          </w:docPartObj>
        </w:sdtPr>
        <w:sdtContent>
          <w:p>
            <w:pPr>
              <w:pStyle w:val="6"/>
            </w:pPr>
            <w:r>
              <w:rPr>
                <w:lang w:val="zh-CN"/>
              </w:rPr>
              <w:t xml:space="preserve"> </w:t>
            </w:r>
          </w:p>
        </w:sdtContent>
      </w:sdt>
    </w:sdtContent>
  </w:sdt>
  <w:p>
    <w:pPr>
      <w:pStyle w:val="6"/>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0611102"/>
      <w:docPartObj>
        <w:docPartGallery w:val="autotext"/>
      </w:docPartObj>
    </w:sdtPr>
    <w:sdtContent>
      <w:sdt>
        <w:sdtPr>
          <w:id w:val="694511315"/>
          <w:docPartObj>
            <w:docPartGallery w:val="autotext"/>
          </w:docPartObj>
        </w:sdtPr>
        <w:sdtContent>
          <w:p>
            <w:pPr>
              <w:pStyle w:val="6"/>
            </w:pPr>
            <w:r>
              <w:rPr>
                <w:lang w:val="zh-CN"/>
              </w:rPr>
              <w:t xml:space="preserve"> </w:t>
            </w:r>
          </w:p>
        </w:sdtContent>
      </w:sdt>
    </w:sdtContent>
  </w:sdt>
  <w:p>
    <w:pPr>
      <w:pStyle w:val="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93024550"/>
      <w:docPartObj>
        <w:docPartGallery w:val="autotext"/>
      </w:docPartObj>
    </w:sdtPr>
    <w:sdtContent>
      <w:sdt>
        <w:sdtPr>
          <w:id w:val="-1767921006"/>
          <w:docPartObj>
            <w:docPartGallery w:val="autotext"/>
          </w:docPartObj>
        </w:sdtPr>
        <w:sdtContent>
          <w:p>
            <w:pPr>
              <w:pStyle w:val="6"/>
            </w:pPr>
            <w:r>
              <w:rPr>
                <w:lang w:val="zh-CN"/>
              </w:rPr>
              <w:t xml:space="preserve"> </w:t>
            </w:r>
          </w:p>
        </w:sdtContent>
      </w:sdt>
    </w:sdtContent>
  </w:sdt>
  <w:p>
    <w:pPr>
      <w:pStyle w:val="6"/>
      <w:jc w:val="cen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ins w:id="29" w:author="冷雪凝" w:date="2019-05-14T19:24:35Z"/>
      </w:rPr>
    </w:pPr>
  </w:p>
  <w:p>
    <w:pPr>
      <w:pStyle w:val="6"/>
      <w:rPr>
        <w:ins w:id="30" w:author="冷雪凝" w:date="2019-05-14T19:24:35Z"/>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ustomXmlInsRangeStart w:id="31" w:author="冷雪凝" w:date="2019-05-14T19:24:35Z"/>
  <w:sdt>
    <w:sdtPr>
      <w:rPr/>
      <w:id w:val="-493024550"/>
      <w:docPartObj>
        <w:docPartGallery w:val="autotext"/>
      </w:docPartObj>
    </w:sdtPr>
    <w:sdtEndPr>
      <w:rPr/>
    </w:sdtEndPr>
    <w:sdtContent>
      <w:customXmlInsRangeEnd w:id="31"/>
      <w:customXmlInsRangeStart w:id="33" w:author="冷雪凝" w:date="2019-05-14T19:24:35Z"/>
      <w:sdt>
        <w:sdtPr>
          <w:rPr/>
          <w:id w:val="-1767921006"/>
          <w:docPartObj>
            <w:docPartGallery w:val="autotext"/>
          </w:docPartObj>
        </w:sdtPr>
        <w:sdtEndPr>
          <w:rPr/>
        </w:sdtEndPr>
        <w:sdtContent>
          <w:customXmlInsRangeEnd w:id="33"/>
          <w:p>
            <w:pPr>
              <w:pStyle w:val="6"/>
              <w:rPr>
                <w:ins w:id="35" w:author="冷雪凝" w:date="2019-05-14T19:24:35Z"/>
              </w:rPr>
            </w:pPr>
            <w:ins w:id="38" w:author="冷雪凝" w:date="2019-05-14T19:24:35Z">
              <w:r>
                <w:rPr>
                  <w:lang w:val="zh-CN"/>
                </w:rPr>
                <w:t xml:space="preserve"> </w:t>
              </w:r>
            </w:ins>
          </w:p>
          <w:customXmlInsRangeStart w:id="41" w:author="冷雪凝" w:date="2019-05-14T19:24:35Z"/>
        </w:sdtContent>
      </w:sdt>
      <w:customXmlInsRangeEnd w:id="41"/>
      <w:customXmlInsRangeStart w:id="42" w:author="冷雪凝" w:date="2019-05-14T19:24:35Z"/>
    </w:sdtContent>
  </w:sdt>
  <w:customXmlInsRangeEnd w:id="42"/>
  <w:p>
    <w:pPr>
      <w:pStyle w:val="6"/>
      <w:jc w:val="center"/>
      <w:rPr>
        <w:ins w:id="43" w:author="冷雪凝" w:date="2019-05-14T19:24:35Z"/>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ins w:id="51" w:author="冷雪凝" w:date="2019-05-14T19:24:35Z"/>
      </w:rPr>
    </w:pPr>
  </w:p>
  <w:p>
    <w:pPr>
      <w:pStyle w:val="6"/>
      <w:rPr>
        <w:ins w:id="52" w:author="冷雪凝" w:date="2019-05-14T19:24:35Z"/>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ustomXmlInsRangeStart w:id="53" w:author="冷雪凝" w:date="2019-05-14T19:24:35Z"/>
  <w:sdt>
    <w:sdtPr>
      <w:rPr/>
      <w:id w:val="-230611102"/>
      <w:docPartObj>
        <w:docPartGallery w:val="autotext"/>
      </w:docPartObj>
    </w:sdtPr>
    <w:sdtEndPr>
      <w:rPr/>
    </w:sdtEndPr>
    <w:sdtContent>
      <w:customXmlInsRangeEnd w:id="53"/>
      <w:customXmlInsRangeStart w:id="55" w:author="冷雪凝" w:date="2019-05-14T19:24:35Z"/>
      <w:sdt>
        <w:sdtPr>
          <w:rPr/>
          <w:id w:val="694511315"/>
          <w:docPartObj>
            <w:docPartGallery w:val="autotext"/>
          </w:docPartObj>
        </w:sdtPr>
        <w:sdtEndPr>
          <w:rPr/>
        </w:sdtEndPr>
        <w:sdtContent>
          <w:customXmlInsRangeEnd w:id="55"/>
          <w:p>
            <w:pPr>
              <w:pStyle w:val="6"/>
              <w:rPr>
                <w:ins w:id="57" w:author="冷雪凝" w:date="2019-05-14T19:24:35Z"/>
              </w:rPr>
            </w:pPr>
            <w:ins w:id="60" w:author="冷雪凝" w:date="2019-05-14T19:24:35Z">
              <w:r>
                <w:rPr>
                  <w:lang w:val="zh-CN"/>
                </w:rPr>
                <w:t xml:space="preserve"> </w:t>
              </w:r>
            </w:ins>
          </w:p>
          <w:customXmlInsRangeStart w:id="63" w:author="冷雪凝" w:date="2019-05-14T19:24:35Z"/>
        </w:sdtContent>
      </w:sdt>
      <w:customXmlInsRangeEnd w:id="63"/>
      <w:customXmlInsRangeStart w:id="64" w:author="冷雪凝" w:date="2019-05-14T19:24:35Z"/>
    </w:sdtContent>
  </w:sdt>
  <w:customXmlInsRangeEnd w:id="64"/>
  <w:p>
    <w:pPr>
      <w:pStyle w:val="6"/>
      <w:jc w:val="center"/>
      <w:rPr>
        <w:ins w:id="65" w:author="冷雪凝" w:date="2019-05-14T19:24:35Z"/>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ins w:id="73" w:author="冷雪凝" w:date="2019-05-14T19:30:07Z"/>
      </w:rPr>
    </w:pPr>
  </w:p>
  <w:p>
    <w:pPr>
      <w:pStyle w:val="6"/>
      <w:rPr>
        <w:ins w:id="74" w:author="冷雪凝" w:date="2019-05-14T19:30:07Z"/>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ustomXmlInsRangeStart w:id="75" w:author="冷雪凝" w:date="2019-05-14T19:30:07Z"/>
  <w:sdt>
    <w:sdtPr>
      <w:rPr/>
      <w:id w:val="-230611102"/>
      <w:docPartObj>
        <w:docPartGallery w:val="autotext"/>
      </w:docPartObj>
    </w:sdtPr>
    <w:sdtEndPr>
      <w:rPr/>
    </w:sdtEndPr>
    <w:sdtContent>
      <w:customXmlInsRangeEnd w:id="75"/>
      <w:customXmlInsRangeStart w:id="77" w:author="冷雪凝" w:date="2019-05-14T19:30:07Z"/>
      <w:sdt>
        <w:sdtPr>
          <w:rPr/>
          <w:id w:val="694511315"/>
          <w:docPartObj>
            <w:docPartGallery w:val="autotext"/>
          </w:docPartObj>
        </w:sdtPr>
        <w:sdtEndPr>
          <w:rPr/>
        </w:sdtEndPr>
        <w:sdtContent>
          <w:customXmlInsRangeEnd w:id="77"/>
          <w:p>
            <w:pPr>
              <w:pStyle w:val="6"/>
              <w:rPr>
                <w:ins w:id="79" w:author="冷雪凝" w:date="2019-05-14T19:30:07Z"/>
              </w:rPr>
            </w:pPr>
            <w:ins w:id="82" w:author="冷雪凝" w:date="2019-05-14T19:30:07Z">
              <w:r>
                <w:rPr>
                  <w:lang w:val="zh-CN"/>
                </w:rPr>
                <w:t xml:space="preserve"> </w:t>
              </w:r>
            </w:ins>
          </w:p>
          <w:customXmlInsRangeStart w:id="85" w:author="冷雪凝" w:date="2019-05-14T19:30:07Z"/>
        </w:sdtContent>
      </w:sdt>
      <w:customXmlInsRangeEnd w:id="85"/>
      <w:customXmlInsRangeStart w:id="86" w:author="冷雪凝" w:date="2019-05-14T19:30:07Z"/>
    </w:sdtContent>
  </w:sdt>
  <w:customXmlInsRangeEnd w:id="86"/>
  <w:p>
    <w:pPr>
      <w:pStyle w:val="6"/>
      <w:jc w:val="center"/>
      <w:rPr>
        <w:ins w:id="87" w:author="冷雪凝" w:date="2019-05-14T19:30:07Z"/>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23877249"/>
      <w:docPartObj>
        <w:docPartGallery w:val="autotext"/>
      </w:docPartObj>
    </w:sdtPr>
    <w:sdtContent>
      <w:sdt>
        <w:sdtPr>
          <w:id w:val="-972826058"/>
          <w:docPartObj>
            <w:docPartGallery w:val="autotext"/>
          </w:docPartObj>
        </w:sdtPr>
        <w:sdtContent>
          <w:p>
            <w:pPr>
              <w:pStyle w:val="6"/>
            </w:pPr>
            <w:r>
              <w:rPr>
                <w:lang w:val="zh-CN"/>
              </w:rPr>
              <w:t xml:space="preserve"> </w:t>
            </w:r>
          </w:p>
        </w:sdtContent>
      </w:sdt>
    </w:sdtContent>
  </w:sdt>
  <w:p>
    <w:pPr>
      <w:pStyle w:val="6"/>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0611102"/>
      <w:docPartObj>
        <w:docPartGallery w:val="autotext"/>
      </w:docPartObj>
    </w:sdtPr>
    <w:sdtContent>
      <w:sdt>
        <w:sdtPr>
          <w:id w:val="694511315"/>
          <w:docPartObj>
            <w:docPartGallery w:val="autotext"/>
          </w:docPartObj>
        </w:sdtPr>
        <w:sdtContent>
          <w:p>
            <w:pPr>
              <w:pStyle w:val="6"/>
            </w:pPr>
            <w:r>
              <w:rPr>
                <w:lang w:val="zh-CN"/>
              </w:rPr>
              <w:t xml:space="preserve"> </w:t>
            </w:r>
          </w:p>
        </w:sdtContent>
      </w:sdt>
    </w:sdtContent>
  </w:sdt>
  <w:p>
    <w:pPr>
      <w:pStyle w:val="6"/>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93024550"/>
      <w:docPartObj>
        <w:docPartGallery w:val="autotext"/>
      </w:docPartObj>
    </w:sdtPr>
    <w:sdtContent>
      <w:sdt>
        <w:sdtPr>
          <w:id w:val="-1767921006"/>
          <w:docPartObj>
            <w:docPartGallery w:val="autotext"/>
          </w:docPartObj>
        </w:sdtPr>
        <w:sdtContent>
          <w:p>
            <w:pPr>
              <w:pStyle w:val="6"/>
            </w:pPr>
            <w:r>
              <w:rPr>
                <w:lang w:val="zh-CN"/>
              </w:rPr>
              <w:t xml:space="preserve"> </w:t>
            </w:r>
          </w:p>
        </w:sdtContent>
      </w:sdt>
    </w:sdtContent>
  </w:sdt>
  <w:p>
    <w:pPr>
      <w:pStyle w:val="6"/>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ins w:id="7" w:author="冷雪凝" w:date="2019-05-14T19:29:01Z"/>
      </w:rPr>
    </w:pPr>
  </w:p>
  <w:p>
    <w:pPr>
      <w:pStyle w:val="6"/>
      <w:rPr>
        <w:ins w:id="8" w:author="冷雪凝" w:date="2019-05-14T19:29:01Z"/>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ustomXmlInsRangeStart w:id="9" w:author="冷雪凝" w:date="2019-05-14T19:29:01Z"/>
  <w:sdt>
    <w:sdtPr>
      <w:rPr/>
      <w:id w:val="-230611102"/>
      <w:docPartObj>
        <w:docPartGallery w:val="autotext"/>
      </w:docPartObj>
    </w:sdtPr>
    <w:sdtEndPr>
      <w:rPr/>
    </w:sdtEndPr>
    <w:sdtContent>
      <w:customXmlInsRangeEnd w:id="9"/>
      <w:customXmlInsRangeStart w:id="11" w:author="冷雪凝" w:date="2019-05-14T19:29:01Z"/>
      <w:sdt>
        <w:sdtPr>
          <w:rPr/>
          <w:id w:val="694511315"/>
          <w:docPartObj>
            <w:docPartGallery w:val="autotext"/>
          </w:docPartObj>
        </w:sdtPr>
        <w:sdtEndPr>
          <w:rPr/>
        </w:sdtEndPr>
        <w:sdtContent>
          <w:customXmlInsRangeEnd w:id="11"/>
          <w:p>
            <w:pPr>
              <w:pStyle w:val="6"/>
              <w:rPr>
                <w:ins w:id="13" w:author="冷雪凝" w:date="2019-05-14T19:29:01Z"/>
              </w:rPr>
            </w:pPr>
            <w:ins w:id="16" w:author="冷雪凝" w:date="2019-05-14T19:29:01Z">
              <w:r>
                <w:rPr>
                  <w:lang w:val="zh-CN"/>
                </w:rPr>
                <w:t xml:space="preserve"> </w:t>
              </w:r>
            </w:ins>
          </w:p>
          <w:customXmlInsRangeStart w:id="19" w:author="冷雪凝" w:date="2019-05-14T19:29:01Z"/>
        </w:sdtContent>
      </w:sdt>
      <w:customXmlInsRangeEnd w:id="19"/>
      <w:customXmlInsRangeStart w:id="20" w:author="冷雪凝" w:date="2019-05-14T19:29:01Z"/>
    </w:sdtContent>
  </w:sdt>
  <w:customXmlInsRangeEnd w:id="20"/>
  <w:p>
    <w:pPr>
      <w:pStyle w:val="6"/>
      <w:jc w:val="center"/>
      <w:rPr>
        <w:ins w:id="21" w:author="冷雪凝" w:date="2019-05-14T19:29:01Z"/>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jc w:val="right"/>
      <w:rPr>
        <w:rFonts w:ascii="仿宋" w:hAnsi="仿宋" w:eastAsia="仿宋"/>
        <w:b/>
        <w:sz w:val="21"/>
        <w:szCs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drawing>
        <wp:inline distT="0" distB="0" distL="0" distR="0">
          <wp:extent cx="1866900" cy="590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r>
      <w:rPr>
        <w:rFonts w:hint="eastAsia"/>
      </w:rPr>
      <w:t xml:space="preserve">                                    </w:t>
    </w:r>
    <w:r>
      <w:rPr>
        <w:rFonts w:hint="eastAsia"/>
        <w:sz w:val="24"/>
      </w:rPr>
      <w:t xml:space="preserve"> </w:t>
    </w:r>
    <w:r>
      <w:rPr>
        <w:rFonts w:hint="eastAsia"/>
        <w:sz w:val="28"/>
      </w:rPr>
      <w:t>物联网工程学院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drawing>
        <wp:inline distT="0" distB="0" distL="0" distR="0">
          <wp:extent cx="1866900" cy="590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r>
      <w:rPr>
        <w:rFonts w:hint="eastAsia"/>
      </w:rPr>
      <w:t xml:space="preserve">                                    </w:t>
    </w:r>
    <w:r>
      <w:rPr>
        <w:rFonts w:hint="eastAsia"/>
        <w:sz w:val="24"/>
      </w:rPr>
      <w:t xml:space="preserve"> </w:t>
    </w:r>
    <w:r>
      <w:rPr>
        <w:rFonts w:hint="eastAsia"/>
        <w:sz w:val="28"/>
      </w:rPr>
      <w:t>物联网工程学院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drawing>
        <wp:inline distT="0" distB="0" distL="0" distR="0">
          <wp:extent cx="1866900" cy="590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r>
      <w:rPr>
        <w:rFonts w:hint="eastAsia"/>
      </w:rPr>
      <w:t xml:space="preserve">                                    </w:t>
    </w:r>
    <w:r>
      <w:rPr>
        <w:rFonts w:hint="eastAsia"/>
        <w:sz w:val="24"/>
      </w:rPr>
      <w:t xml:space="preserve"> </w:t>
    </w:r>
    <w:r>
      <w:rPr>
        <w:rFonts w:hint="eastAsia"/>
        <w:sz w:val="28"/>
      </w:rPr>
      <w:t>物联网工程学院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drawing>
        <wp:inline distT="0" distB="0" distL="0" distR="0">
          <wp:extent cx="1866900" cy="590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r>
      <w:rPr>
        <w:rFonts w:hint="eastAsia"/>
      </w:rPr>
      <w:t xml:space="preserve">                                    </w:t>
    </w:r>
    <w:r>
      <w:rPr>
        <w:rFonts w:hint="eastAsia"/>
        <w:sz w:val="24"/>
      </w:rPr>
      <w:t xml:space="preserve"> </w:t>
    </w:r>
    <w:r>
      <w:rPr>
        <w:rFonts w:hint="eastAsia"/>
        <w:sz w:val="28"/>
      </w:rPr>
      <w:t>物联网工程学院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drawing>
        <wp:inline distT="0" distB="0" distL="0" distR="0">
          <wp:extent cx="1866900" cy="5905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r>
      <w:rPr>
        <w:rFonts w:hint="eastAsia"/>
      </w:rPr>
      <w:t xml:space="preserve">                                    </w:t>
    </w:r>
    <w:r>
      <w:rPr>
        <w:rFonts w:hint="eastAsia"/>
        <w:sz w:val="24"/>
      </w:rPr>
      <w:t xml:space="preserve"> </w:t>
    </w:r>
    <w:r>
      <w:rPr>
        <w:rFonts w:hint="eastAsia"/>
        <w:sz w:val="28"/>
      </w:rPr>
      <w:t>物联网工程学院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drawing>
        <wp:inline distT="0" distB="0" distL="0" distR="0">
          <wp:extent cx="1866900" cy="590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r>
      <w:rPr>
        <w:rFonts w:hint="eastAsia"/>
      </w:rPr>
      <w:t xml:space="preserve">                                    </w:t>
    </w:r>
    <w:r>
      <w:rPr>
        <w:rFonts w:hint="eastAsia"/>
        <w:sz w:val="24"/>
      </w:rPr>
      <w:t xml:space="preserve"> </w:t>
    </w:r>
    <w:r>
      <w:rPr>
        <w:rFonts w:hint="eastAsia"/>
        <w:sz w:val="28"/>
      </w:rPr>
      <w:t>物联网工程学院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rPr>
        <w:ins w:id="22" w:author="冷雪凝" w:date="2019-05-14T19:24:35Z"/>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ins w:id="23" w:author="冷雪凝" w:date="2019-05-14T19:24:35Z"/>
      </w:rPr>
    </w:pPr>
    <w:ins w:id="24" w:author="冷雪凝" w:date="2019-05-14T19:24:35Z">
      <w:r>
        <w:rPr>
          <w:rFonts w:hint="eastAsia"/>
        </w:rPr>
        <w:drawing>
          <wp:inline distT="0" distB="0" distL="0" distR="0">
            <wp:extent cx="1866900" cy="590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ins>
    <w:ins w:id="26" w:author="冷雪凝" w:date="2019-05-14T19:24:35Z">
      <w:r>
        <w:rPr>
          <w:rFonts w:hint="eastAsia"/>
        </w:rPr>
        <w:t xml:space="preserve">                                    </w:t>
      </w:r>
    </w:ins>
    <w:ins w:id="27" w:author="冷雪凝" w:date="2019-05-14T19:24:35Z">
      <w:r>
        <w:rPr>
          <w:rFonts w:hint="eastAsia"/>
          <w:sz w:val="24"/>
        </w:rPr>
        <w:t xml:space="preserve"> </w:t>
      </w:r>
    </w:ins>
    <w:ins w:id="28" w:author="冷雪凝" w:date="2019-05-14T19:24:35Z">
      <w:r>
        <w:rPr>
          <w:rFonts w:hint="eastAsia"/>
          <w:sz w:val="28"/>
        </w:rPr>
        <w:t>物联网工程学院</w:t>
      </w:r>
    </w:ins>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rPr>
        <w:ins w:id="44" w:author="冷雪凝" w:date="2019-05-14T19:24:35Z"/>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ins w:id="45" w:author="冷雪凝" w:date="2019-05-14T19:24:35Z"/>
      </w:rPr>
    </w:pPr>
    <w:ins w:id="46" w:author="冷雪凝" w:date="2019-05-14T19:24:35Z">
      <w:r>
        <w:rPr>
          <w:rFonts w:hint="eastAsia"/>
        </w:rPr>
        <w:drawing>
          <wp:inline distT="0" distB="0" distL="0" distR="0">
            <wp:extent cx="1866900" cy="5905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ins>
    <w:ins w:id="48" w:author="冷雪凝" w:date="2019-05-14T19:24:35Z">
      <w:r>
        <w:rPr>
          <w:rFonts w:hint="eastAsia"/>
        </w:rPr>
        <w:t xml:space="preserve">                                    </w:t>
      </w:r>
    </w:ins>
    <w:ins w:id="49" w:author="冷雪凝" w:date="2019-05-14T19:24:35Z">
      <w:r>
        <w:rPr>
          <w:rFonts w:hint="eastAsia"/>
          <w:sz w:val="24"/>
        </w:rPr>
        <w:t xml:space="preserve"> </w:t>
      </w:r>
    </w:ins>
    <w:ins w:id="50" w:author="冷雪凝" w:date="2019-05-14T19:24:35Z">
      <w:r>
        <w:rPr>
          <w:rFonts w:hint="eastAsia"/>
          <w:sz w:val="28"/>
        </w:rPr>
        <w:t>物联网工程学院</w:t>
      </w:r>
    </w:ins>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rPr>
        <w:ins w:id="66" w:author="冷雪凝" w:date="2019-05-14T19:30:07Z"/>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ins w:id="67" w:author="冷雪凝" w:date="2019-05-14T19:30:07Z"/>
      </w:rPr>
    </w:pPr>
    <w:ins w:id="68" w:author="冷雪凝" w:date="2019-05-14T19:30:07Z">
      <w:r>
        <w:rPr>
          <w:rFonts w:hint="eastAsia"/>
        </w:rPr>
        <w:drawing>
          <wp:inline distT="0" distB="0" distL="0" distR="0">
            <wp:extent cx="1866900" cy="590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ins>
    <w:ins w:id="70" w:author="冷雪凝" w:date="2019-05-14T19:30:07Z">
      <w:r>
        <w:rPr>
          <w:rFonts w:hint="eastAsia"/>
        </w:rPr>
        <w:t xml:space="preserve">                                    </w:t>
      </w:r>
    </w:ins>
    <w:ins w:id="71" w:author="冷雪凝" w:date="2019-05-14T19:30:07Z">
      <w:r>
        <w:rPr>
          <w:rFonts w:hint="eastAsia"/>
          <w:sz w:val="24"/>
        </w:rPr>
        <w:t xml:space="preserve"> </w:t>
      </w:r>
    </w:ins>
    <w:ins w:id="72" w:author="冷雪凝" w:date="2019-05-14T19:30:07Z">
      <w:r>
        <w:rPr>
          <w:rFonts w:hint="eastAsia"/>
          <w:sz w:val="28"/>
        </w:rPr>
        <w:t>物联网工程学院</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drawing>
        <wp:inline distT="0" distB="0" distL="0" distR="0">
          <wp:extent cx="1866900" cy="590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r>
      <w:rPr>
        <w:rFonts w:hint="eastAsia"/>
      </w:rPr>
      <w:t xml:space="preserve">                                    </w:t>
    </w:r>
    <w:r>
      <w:rPr>
        <w:rFonts w:hint="eastAsia"/>
        <w:sz w:val="24"/>
      </w:rPr>
      <w:t xml:space="preserve"> </w:t>
    </w:r>
    <w:r>
      <w:rPr>
        <w:rFonts w:hint="eastAsia"/>
        <w:sz w:val="28"/>
      </w:rPr>
      <w:t>物联网工程学院</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drawing>
        <wp:inline distT="0" distB="0" distL="0" distR="0">
          <wp:extent cx="1866900" cy="590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r>
      <w:rPr>
        <w:rFonts w:hint="eastAsia"/>
      </w:rPr>
      <w:t xml:space="preserve">                                    </w:t>
    </w:r>
    <w:r>
      <w:rPr>
        <w:rFonts w:hint="eastAsia"/>
        <w:sz w:val="24"/>
      </w:rPr>
      <w:t xml:space="preserve"> </w:t>
    </w:r>
    <w:r>
      <w:rPr>
        <w:rFonts w:hint="eastAsia"/>
        <w:sz w:val="28"/>
      </w:rPr>
      <w:t>物联网工程学院</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drawing>
        <wp:inline distT="0" distB="0" distL="0" distR="0">
          <wp:extent cx="1866900" cy="5905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r>
      <w:rPr>
        <w:rFonts w:hint="eastAsia"/>
      </w:rPr>
      <w:t xml:space="preserve">                                    </w:t>
    </w:r>
    <w:r>
      <w:rPr>
        <w:rFonts w:hint="eastAsia"/>
        <w:sz w:val="24"/>
      </w:rPr>
      <w:t xml:space="preserve"> </w:t>
    </w:r>
    <w:r>
      <w:rPr>
        <w:rFonts w:hint="eastAsia"/>
        <w:sz w:val="28"/>
      </w:rPr>
      <w:t>物联网工程学院</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rPr>
        <w:ins w:id="0" w:author="冷雪凝" w:date="2019-05-14T19:29:01Z"/>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ins w:id="1" w:author="冷雪凝" w:date="2019-05-14T19:29:01Z"/>
      </w:rPr>
    </w:pPr>
    <w:ins w:id="2" w:author="冷雪凝" w:date="2019-05-14T19:29:01Z">
      <w:r>
        <w:rPr>
          <w:rFonts w:hint="eastAsia"/>
        </w:rPr>
        <w:drawing>
          <wp:inline distT="0" distB="0" distL="0" distR="0">
            <wp:extent cx="1866900" cy="5905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66900" cy="590550"/>
                    </a:xfrm>
                    <a:prstGeom prst="rect">
                      <a:avLst/>
                    </a:prstGeom>
                  </pic:spPr>
                </pic:pic>
              </a:graphicData>
            </a:graphic>
          </wp:inline>
        </w:drawing>
      </w:r>
    </w:ins>
    <w:ins w:id="4" w:author="冷雪凝" w:date="2019-05-14T19:29:01Z">
      <w:r>
        <w:rPr>
          <w:rFonts w:hint="eastAsia"/>
        </w:rPr>
        <w:t xml:space="preserve">                                    </w:t>
      </w:r>
    </w:ins>
    <w:ins w:id="5" w:author="冷雪凝" w:date="2019-05-14T19:29:01Z">
      <w:r>
        <w:rPr>
          <w:rFonts w:hint="eastAsia"/>
          <w:sz w:val="24"/>
        </w:rPr>
        <w:t xml:space="preserve"> </w:t>
      </w:r>
    </w:ins>
    <w:ins w:id="6" w:author="冷雪凝" w:date="2019-05-14T19:29:01Z">
      <w:r>
        <w:rPr>
          <w:rFonts w:hint="eastAsia"/>
          <w:sz w:val="28"/>
        </w:rPr>
        <w:t>物联网工程学院</w:t>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C70AEB"/>
    <w:multiLevelType w:val="multilevel"/>
    <w:tmpl w:val="8AC70AE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952FA17D"/>
    <w:multiLevelType w:val="multilevel"/>
    <w:tmpl w:val="952FA17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9D561526"/>
    <w:multiLevelType w:val="multilevel"/>
    <w:tmpl w:val="9D56152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9F67803C"/>
    <w:multiLevelType w:val="multilevel"/>
    <w:tmpl w:val="9F6780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A29F04F4"/>
    <w:multiLevelType w:val="multilevel"/>
    <w:tmpl w:val="A29F04F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AD00C7BC"/>
    <w:multiLevelType w:val="multilevel"/>
    <w:tmpl w:val="AD00C7B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AF86758B"/>
    <w:multiLevelType w:val="multilevel"/>
    <w:tmpl w:val="AF86758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C46DB3E8"/>
    <w:multiLevelType w:val="multilevel"/>
    <w:tmpl w:val="C46DB3E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DAEDFAFA"/>
    <w:multiLevelType w:val="multilevel"/>
    <w:tmpl w:val="DAEDFAF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E1481E8F"/>
    <w:multiLevelType w:val="multilevel"/>
    <w:tmpl w:val="E1481E8F"/>
    <w:lvl w:ilvl="0" w:tentative="0">
      <w:start w:val="1"/>
      <w:numFmt w:val="decimal"/>
      <w:lvlText w:val="%1."/>
      <w:lvlJc w:val="left"/>
      <w:pPr>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
    <w:nsid w:val="E2252A05"/>
    <w:multiLevelType w:val="multilevel"/>
    <w:tmpl w:val="E2252A0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F6FE32FD"/>
    <w:multiLevelType w:val="multilevel"/>
    <w:tmpl w:val="F6FE32F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FFE1A240"/>
    <w:multiLevelType w:val="multilevel"/>
    <w:tmpl w:val="FFE1A24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00000002"/>
    <w:multiLevelType w:val="multilevel"/>
    <w:tmpl w:val="00000002"/>
    <w:lvl w:ilvl="0" w:tentative="0">
      <w:start w:val="1"/>
      <w:numFmt w:val="decimal"/>
      <w:lvlText w:val="%1."/>
      <w:lvlJc w:val="left"/>
      <w:pPr>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4">
    <w:nsid w:val="00000003"/>
    <w:multiLevelType w:val="multilevel"/>
    <w:tmpl w:val="00000003"/>
    <w:lvl w:ilvl="0" w:tentative="0">
      <w:start w:val="1"/>
      <w:numFmt w:val="decimal"/>
      <w:lvlText w:val="%1."/>
      <w:lvlJc w:val="left"/>
      <w:pPr>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5">
    <w:nsid w:val="0A22536C"/>
    <w:multiLevelType w:val="multilevel"/>
    <w:tmpl w:val="0A22536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0E6C7689"/>
    <w:multiLevelType w:val="multilevel"/>
    <w:tmpl w:val="0E6C768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1310418B"/>
    <w:multiLevelType w:val="multilevel"/>
    <w:tmpl w:val="1310418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15FA5ED0"/>
    <w:multiLevelType w:val="multilevel"/>
    <w:tmpl w:val="15FA5E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168BFA41"/>
    <w:multiLevelType w:val="multilevel"/>
    <w:tmpl w:val="168BFA4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1A735C67"/>
    <w:multiLevelType w:val="multilevel"/>
    <w:tmpl w:val="1A735C6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1B4A2960"/>
    <w:multiLevelType w:val="multilevel"/>
    <w:tmpl w:val="1B4A296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1CC2738D"/>
    <w:multiLevelType w:val="multilevel"/>
    <w:tmpl w:val="1CC273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2431166A"/>
    <w:multiLevelType w:val="multilevel"/>
    <w:tmpl w:val="2431166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24EF0F85"/>
    <w:multiLevelType w:val="multilevel"/>
    <w:tmpl w:val="24EF0F8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2879769A"/>
    <w:multiLevelType w:val="multilevel"/>
    <w:tmpl w:val="2879769A"/>
    <w:lvl w:ilvl="0" w:tentative="0">
      <w:start w:val="1"/>
      <w:numFmt w:val="lowerLetter"/>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6">
    <w:nsid w:val="2B90009E"/>
    <w:multiLevelType w:val="multilevel"/>
    <w:tmpl w:val="2B90009E"/>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2C4A49E5"/>
    <w:multiLevelType w:val="multilevel"/>
    <w:tmpl w:val="2C4A49E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32256608"/>
    <w:multiLevelType w:val="multilevel"/>
    <w:tmpl w:val="3225660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36907D88"/>
    <w:multiLevelType w:val="multilevel"/>
    <w:tmpl w:val="36907D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3747E258"/>
    <w:multiLevelType w:val="multilevel"/>
    <w:tmpl w:val="3747E25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3D621F7C"/>
    <w:multiLevelType w:val="multilevel"/>
    <w:tmpl w:val="3D621F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4015F4EF"/>
    <w:multiLevelType w:val="multilevel"/>
    <w:tmpl w:val="4015F4E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411870DE"/>
    <w:multiLevelType w:val="multilevel"/>
    <w:tmpl w:val="411870D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45A75A32"/>
    <w:multiLevelType w:val="multilevel"/>
    <w:tmpl w:val="45A75A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46A72918"/>
    <w:multiLevelType w:val="multilevel"/>
    <w:tmpl w:val="46A72918"/>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48A810F1"/>
    <w:multiLevelType w:val="multilevel"/>
    <w:tmpl w:val="48A810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4A114A6B"/>
    <w:multiLevelType w:val="multilevel"/>
    <w:tmpl w:val="4A114A6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4EB16B30"/>
    <w:multiLevelType w:val="multilevel"/>
    <w:tmpl w:val="4EB16B3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5087051F"/>
    <w:multiLevelType w:val="multilevel"/>
    <w:tmpl w:val="508705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519F902C"/>
    <w:multiLevelType w:val="singleLevel"/>
    <w:tmpl w:val="519F902C"/>
    <w:lvl w:ilvl="0" w:tentative="0">
      <w:start w:val="1"/>
      <w:numFmt w:val="bullet"/>
      <w:lvlText w:val=""/>
      <w:lvlJc w:val="left"/>
      <w:pPr>
        <w:ind w:left="420" w:hanging="420"/>
      </w:pPr>
      <w:rPr>
        <w:rFonts w:hint="default" w:ascii="Wingdings" w:hAnsi="Wingdings"/>
      </w:rPr>
    </w:lvl>
  </w:abstractNum>
  <w:abstractNum w:abstractNumId="41">
    <w:nsid w:val="545B637C"/>
    <w:multiLevelType w:val="multilevel"/>
    <w:tmpl w:val="545B637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56B76022"/>
    <w:multiLevelType w:val="multilevel"/>
    <w:tmpl w:val="56B760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5C5A4506"/>
    <w:multiLevelType w:val="multilevel"/>
    <w:tmpl w:val="5C5A450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4">
    <w:nsid w:val="5DE36F2E"/>
    <w:multiLevelType w:val="multilevel"/>
    <w:tmpl w:val="5DE36F2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603C9E13"/>
    <w:multiLevelType w:val="multilevel"/>
    <w:tmpl w:val="603C9E1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91E67D3"/>
    <w:multiLevelType w:val="multilevel"/>
    <w:tmpl w:val="691E67D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699E2E18"/>
    <w:multiLevelType w:val="multilevel"/>
    <w:tmpl w:val="699E2E1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8">
    <w:nsid w:val="6A2FEDFC"/>
    <w:multiLevelType w:val="multilevel"/>
    <w:tmpl w:val="6A2FEDF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6F4D37A6"/>
    <w:multiLevelType w:val="multilevel"/>
    <w:tmpl w:val="6F4D37A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700BCC59"/>
    <w:multiLevelType w:val="multilevel"/>
    <w:tmpl w:val="700BCC5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76450D64"/>
    <w:multiLevelType w:val="multilevel"/>
    <w:tmpl w:val="76450D64"/>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772521D9"/>
    <w:multiLevelType w:val="multilevel"/>
    <w:tmpl w:val="772521D9"/>
    <w:lvl w:ilvl="0" w:tentative="0">
      <w:start w:val="0"/>
      <w:numFmt w:val="bullet"/>
      <w:lvlText w:val=""/>
      <w:lvlJc w:val="left"/>
      <w:pPr>
        <w:ind w:left="780" w:hanging="360"/>
      </w:pPr>
      <w:rPr>
        <w:rFonts w:hint="default" w:ascii="Wingdings" w:hAnsi="Wingdings" w:eastAsiaTheme="minorEastAsia" w:cstheme="minorBidi"/>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3">
    <w:nsid w:val="77762A4E"/>
    <w:multiLevelType w:val="multilevel"/>
    <w:tmpl w:val="77762A4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7972578E"/>
    <w:multiLevelType w:val="multilevel"/>
    <w:tmpl w:val="7972578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7D20072D"/>
    <w:multiLevelType w:val="multilevel"/>
    <w:tmpl w:val="7D20072D"/>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5"/>
  </w:num>
  <w:num w:numId="2">
    <w:abstractNumId w:val="24"/>
  </w:num>
  <w:num w:numId="3">
    <w:abstractNumId w:val="20"/>
  </w:num>
  <w:num w:numId="4">
    <w:abstractNumId w:val="25"/>
  </w:num>
  <w:num w:numId="5">
    <w:abstractNumId w:val="2"/>
  </w:num>
  <w:num w:numId="6">
    <w:abstractNumId w:val="43"/>
  </w:num>
  <w:num w:numId="7">
    <w:abstractNumId w:val="41"/>
  </w:num>
  <w:num w:numId="8">
    <w:abstractNumId w:val="55"/>
  </w:num>
  <w:num w:numId="9">
    <w:abstractNumId w:val="54"/>
  </w:num>
  <w:num w:numId="10">
    <w:abstractNumId w:val="53"/>
  </w:num>
  <w:num w:numId="11">
    <w:abstractNumId w:val="27"/>
  </w:num>
  <w:num w:numId="12">
    <w:abstractNumId w:val="21"/>
  </w:num>
  <w:num w:numId="13">
    <w:abstractNumId w:val="22"/>
  </w:num>
  <w:num w:numId="14">
    <w:abstractNumId w:val="47"/>
  </w:num>
  <w:num w:numId="15">
    <w:abstractNumId w:val="16"/>
  </w:num>
  <w:num w:numId="16">
    <w:abstractNumId w:val="46"/>
  </w:num>
  <w:num w:numId="17">
    <w:abstractNumId w:val="11"/>
  </w:num>
  <w:num w:numId="18">
    <w:abstractNumId w:val="49"/>
  </w:num>
  <w:num w:numId="19">
    <w:abstractNumId w:val="7"/>
  </w:num>
  <w:num w:numId="20">
    <w:abstractNumId w:val="12"/>
  </w:num>
  <w:num w:numId="21">
    <w:abstractNumId w:val="30"/>
  </w:num>
  <w:num w:numId="22">
    <w:abstractNumId w:val="52"/>
  </w:num>
  <w:num w:numId="23">
    <w:abstractNumId w:val="48"/>
  </w:num>
  <w:num w:numId="24">
    <w:abstractNumId w:val="29"/>
  </w:num>
  <w:num w:numId="25">
    <w:abstractNumId w:val="18"/>
  </w:num>
  <w:num w:numId="26">
    <w:abstractNumId w:val="34"/>
  </w:num>
  <w:num w:numId="27">
    <w:abstractNumId w:val="50"/>
  </w:num>
  <w:num w:numId="28">
    <w:abstractNumId w:val="33"/>
  </w:num>
  <w:num w:numId="29">
    <w:abstractNumId w:val="39"/>
  </w:num>
  <w:num w:numId="30">
    <w:abstractNumId w:val="37"/>
  </w:num>
  <w:num w:numId="31">
    <w:abstractNumId w:val="32"/>
  </w:num>
  <w:num w:numId="32">
    <w:abstractNumId w:val="17"/>
  </w:num>
  <w:num w:numId="33">
    <w:abstractNumId w:val="5"/>
  </w:num>
  <w:num w:numId="34">
    <w:abstractNumId w:val="6"/>
  </w:num>
  <w:num w:numId="35">
    <w:abstractNumId w:val="3"/>
  </w:num>
  <w:num w:numId="36">
    <w:abstractNumId w:val="28"/>
  </w:num>
  <w:num w:numId="37">
    <w:abstractNumId w:val="26"/>
  </w:num>
  <w:num w:numId="38">
    <w:abstractNumId w:val="44"/>
  </w:num>
  <w:num w:numId="39">
    <w:abstractNumId w:val="1"/>
  </w:num>
  <w:num w:numId="40">
    <w:abstractNumId w:val="40"/>
  </w:num>
  <w:num w:numId="41">
    <w:abstractNumId w:val="23"/>
  </w:num>
  <w:num w:numId="42">
    <w:abstractNumId w:val="13"/>
  </w:num>
  <w:num w:numId="43">
    <w:abstractNumId w:val="14"/>
  </w:num>
  <w:num w:numId="44">
    <w:abstractNumId w:val="10"/>
  </w:num>
  <w:num w:numId="45">
    <w:abstractNumId w:val="4"/>
  </w:num>
  <w:num w:numId="46">
    <w:abstractNumId w:val="51"/>
  </w:num>
  <w:num w:numId="47">
    <w:abstractNumId w:val="38"/>
  </w:num>
  <w:num w:numId="48">
    <w:abstractNumId w:val="8"/>
  </w:num>
  <w:num w:numId="49">
    <w:abstractNumId w:val="45"/>
  </w:num>
  <w:num w:numId="50">
    <w:abstractNumId w:val="0"/>
  </w:num>
  <w:num w:numId="51">
    <w:abstractNumId w:val="19"/>
  </w:num>
  <w:num w:numId="52">
    <w:abstractNumId w:val="42"/>
  </w:num>
  <w:num w:numId="53">
    <w:abstractNumId w:val="31"/>
  </w:num>
  <w:num w:numId="54">
    <w:abstractNumId w:val="15"/>
  </w:num>
  <w:num w:numId="55">
    <w:abstractNumId w:val="9"/>
  </w:num>
  <w:num w:numId="56">
    <w:abstractNumId w:val="3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冷雪凝">
    <w15:presenceInfo w15:providerId="WPS Office" w15:userId="614677718"/>
  </w15:person>
  <w15:person w15:author="梁元">
    <w15:presenceInfo w15:providerId="None" w15:userId="梁元"/>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oNotDisplayPageBoundaries w:val="1"/>
  <w:embedSystemFonts/>
  <w:bordersDoNotSurroundHeader w:val="1"/>
  <w:bordersDoNotSurroundFooter w:val="1"/>
  <w:trackRevisions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9B4852"/>
    <w:rsid w:val="1D441D2B"/>
    <w:rsid w:val="222F4C78"/>
    <w:rsid w:val="244A4E6C"/>
    <w:rsid w:val="28AB107B"/>
    <w:rsid w:val="32324114"/>
    <w:rsid w:val="38FB3DB7"/>
    <w:rsid w:val="3C9773EC"/>
    <w:rsid w:val="45B33232"/>
    <w:rsid w:val="484F2347"/>
    <w:rsid w:val="4D46251D"/>
    <w:rsid w:val="50BC2961"/>
    <w:rsid w:val="53ED1131"/>
    <w:rsid w:val="58ED3C06"/>
    <w:rsid w:val="6D2F6ABA"/>
    <w:rsid w:val="6D380149"/>
    <w:rsid w:val="6F011A46"/>
    <w:rsid w:val="71631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widowControl/>
      <w:tabs>
        <w:tab w:val="left" w:pos="840"/>
        <w:tab w:val="right" w:leader="dot" w:pos="8296"/>
      </w:tabs>
      <w:spacing w:after="100" w:line="259" w:lineRule="auto"/>
      <w:jc w:val="center"/>
    </w:pPr>
    <w:rPr>
      <w:rFonts w:ascii="华文中宋" w:hAnsi="华文中宋" w:eastAsia="华文中宋" w:cs="Times New Roman"/>
      <w:b/>
      <w:kern w:val="0"/>
      <w:sz w:val="28"/>
      <w:szCs w:val="28"/>
    </w:rPr>
  </w:style>
  <w:style w:type="paragraph" w:styleId="9">
    <w:name w:val="toc 2"/>
    <w:basedOn w:val="1"/>
    <w:next w:val="1"/>
    <w:unhideWhenUsed/>
    <w:qFormat/>
    <w:uiPriority w:val="39"/>
    <w:pPr>
      <w:widowControl/>
      <w:spacing w:after="100" w:line="259" w:lineRule="auto"/>
      <w:ind w:left="220"/>
      <w:jc w:val="left"/>
    </w:pPr>
    <w:rPr>
      <w:rFonts w:cs="Times New Roman"/>
      <w:kern w:val="0"/>
      <w:sz w:val="22"/>
    </w:rPr>
  </w:style>
  <w:style w:type="paragraph" w:styleId="10">
    <w:name w:val="HTML Preformatted"/>
    <w:basedOn w:val="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Cs w:val="24"/>
    </w:r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Cs w:val="24"/>
    </w:rPr>
  </w:style>
  <w:style w:type="paragraph" w:styleId="12">
    <w:name w:val="Title"/>
    <w:basedOn w:val="1"/>
    <w:next w:val="1"/>
    <w:qFormat/>
    <w:uiPriority w:val="0"/>
    <w:pPr>
      <w:spacing w:before="240" w:after="60"/>
      <w:jc w:val="center"/>
      <w:outlineLvl w:val="0"/>
    </w:pPr>
    <w:rPr>
      <w:rFonts w:eastAsia="宋体" w:asciiTheme="majorHAnsi" w:hAnsiTheme="majorHAnsi" w:cstheme="majorBidi"/>
      <w:b/>
      <w:bCs/>
      <w:sz w:val="32"/>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22"/>
    <w:rPr>
      <w:b/>
      <w:bCs/>
    </w:rPr>
  </w:style>
  <w:style w:type="character" w:styleId="17">
    <w:name w:val="Emphasis"/>
    <w:basedOn w:val="15"/>
    <w:qFormat/>
    <w:uiPriority w:val="20"/>
    <w:rPr>
      <w:i/>
      <w:iCs/>
    </w:rPr>
  </w:style>
  <w:style w:type="character" w:styleId="18">
    <w:name w:val="Hyperlink"/>
    <w:basedOn w:val="15"/>
    <w:unhideWhenUsed/>
    <w:qFormat/>
    <w:uiPriority w:val="99"/>
    <w:rPr>
      <w:color w:val="0563C1" w:themeColor="hyperlink"/>
      <w:u w:val="single"/>
      <w14:textFill>
        <w14:solidFill>
          <w14:schemeClr w14:val="hlink"/>
        </w14:solidFill>
      </w14:textFill>
    </w:rPr>
  </w:style>
  <w:style w:type="character" w:styleId="19">
    <w:name w:val="HTML Code"/>
    <w:basedOn w:val="15"/>
    <w:semiHidden/>
    <w:unhideWhenUsed/>
    <w:qFormat/>
    <w:uiPriority w:val="99"/>
    <w:rPr>
      <w:rFonts w:ascii="Courier New" w:hAnsi="Courier New" w:cs="Courier New" w:eastAsiaTheme="minorEastAsia"/>
      <w:sz w:val="20"/>
      <w:szCs w:val="20"/>
    </w:rPr>
  </w:style>
  <w:style w:type="paragraph" w:customStyle="1" w:styleId="20">
    <w:name w:val="列出段落1"/>
    <w:basedOn w:val="1"/>
    <w:qFormat/>
    <w:uiPriority w:val="0"/>
    <w:pPr>
      <w:ind w:firstLine="420" w:firstLineChars="200"/>
    </w:pPr>
    <w:rPr>
      <w:rFonts w:ascii="Calibri" w:hAnsi="Calibri" w:eastAsia="宋体" w:cs="Times New Roman"/>
      <w:sz w:val="21"/>
    </w:rPr>
  </w:style>
  <w:style w:type="paragraph" w:styleId="21">
    <w:name w:val="List Paragraph"/>
    <w:basedOn w:val="1"/>
    <w:qFormat/>
    <w:uiPriority w:val="34"/>
    <w:pPr>
      <w:ind w:firstLine="420" w:firstLineChars="200"/>
    </w:pPr>
  </w:style>
  <w:style w:type="table" w:customStyle="1" w:styleId="22">
    <w:name w:val="Table Normal"/>
    <w:qFormat/>
    <w:uiPriority w:val="0"/>
    <w:tblPr>
      <w:tblLayout w:type="fixed"/>
      <w:tblCellMar>
        <w:top w:w="0" w:type="dxa"/>
        <w:left w:w="0" w:type="dxa"/>
        <w:bottom w:w="0" w:type="dxa"/>
        <w:right w:w="0" w:type="dxa"/>
      </w:tblCellMar>
    </w:tblPr>
  </w:style>
  <w:style w:type="character" w:customStyle="1" w:styleId="23">
    <w:name w:val="token"/>
    <w:basedOn w:val="15"/>
    <w:qFormat/>
    <w:uiPriority w:val="0"/>
  </w:style>
  <w:style w:type="character" w:customStyle="1" w:styleId="24">
    <w:name w:val="hljs-keyword"/>
    <w:basedOn w:val="15"/>
    <w:qFormat/>
    <w:uiPriority w:val="0"/>
  </w:style>
  <w:style w:type="character" w:customStyle="1" w:styleId="25">
    <w:name w:val="hljs-string"/>
    <w:basedOn w:val="15"/>
    <w:qFormat/>
    <w:uiPriority w:val="0"/>
  </w:style>
  <w:style w:type="character" w:customStyle="1" w:styleId="26">
    <w:name w:val="hljs-tag"/>
    <w:basedOn w:val="15"/>
    <w:qFormat/>
    <w:uiPriority w:val="0"/>
  </w:style>
  <w:style w:type="character" w:customStyle="1" w:styleId="27">
    <w:name w:val="hljs-title"/>
    <w:basedOn w:val="15"/>
    <w:qFormat/>
    <w:uiPriority w:val="0"/>
  </w:style>
  <w:style w:type="character" w:customStyle="1" w:styleId="28">
    <w:name w:val="hljs-attribute"/>
    <w:basedOn w:val="15"/>
    <w:qFormat/>
    <w:uiPriority w:val="0"/>
  </w:style>
  <w:style w:type="character" w:customStyle="1" w:styleId="29">
    <w:name w:val="hljs-value"/>
    <w:basedOn w:val="15"/>
    <w:qFormat/>
    <w:uiPriority w:val="0"/>
  </w:style>
  <w:style w:type="character" w:customStyle="1" w:styleId="30">
    <w:name w:val="hljs-function"/>
    <w:basedOn w:val="15"/>
    <w:qFormat/>
    <w:uiPriority w:val="0"/>
  </w:style>
  <w:style w:type="character" w:customStyle="1" w:styleId="31">
    <w:name w:val="hljs-params"/>
    <w:basedOn w:val="15"/>
    <w:qFormat/>
    <w:uiPriority w:val="0"/>
  </w:style>
  <w:style w:type="character" w:customStyle="1" w:styleId="32">
    <w:name w:val="hljs-keyword1"/>
    <w:basedOn w:val="15"/>
    <w:qFormat/>
    <w:uiPriority w:val="0"/>
    <w:rPr>
      <w:b/>
      <w:color w:val="333333"/>
    </w:rPr>
  </w:style>
  <w:style w:type="character" w:customStyle="1" w:styleId="33">
    <w:name w:val="hljs-built_in1"/>
    <w:basedOn w:val="15"/>
    <w:qFormat/>
    <w:uiPriority w:val="0"/>
    <w:rPr>
      <w:color w:val="0086B3"/>
    </w:rPr>
  </w:style>
  <w:style w:type="character" w:customStyle="1" w:styleId="34">
    <w:name w:val="hljs-comment1"/>
    <w:basedOn w:val="15"/>
    <w:qFormat/>
    <w:uiPriority w:val="0"/>
    <w:rPr>
      <w:color w:val="999988"/>
    </w:rPr>
  </w:style>
  <w:style w:type="character" w:customStyle="1" w:styleId="35">
    <w:name w:val="hljs-string1"/>
    <w:basedOn w:val="15"/>
    <w:qFormat/>
    <w:uiPriority w:val="0"/>
    <w:rPr>
      <w:color w:val="DD1144"/>
    </w:rPr>
  </w:style>
  <w:style w:type="character" w:customStyle="1" w:styleId="36">
    <w:name w:val="hljs-number1"/>
    <w:basedOn w:val="15"/>
    <w:qFormat/>
    <w:uiPriority w:val="0"/>
    <w:rPr>
      <w:color w:val="008080"/>
    </w:rPr>
  </w:style>
  <w:style w:type="character" w:customStyle="1" w:styleId="37">
    <w:name w:val="bjh-p"/>
    <w:basedOn w:val="15"/>
    <w:qFormat/>
    <w:uiPriority w:val="0"/>
  </w:style>
  <w:style w:type="character" w:customStyle="1" w:styleId="38">
    <w:name w:val="bjh-h3"/>
    <w:basedOn w:val="15"/>
    <w:qFormat/>
    <w:uiPriority w:val="0"/>
  </w:style>
  <w:style w:type="paragraph" w:customStyle="1" w:styleId="39">
    <w:name w:val="WPSOffice手动目录 1"/>
    <w:uiPriority w:val="0"/>
    <w:pPr>
      <w:ind w:leftChars="0"/>
    </w:pPr>
    <w:rPr>
      <w:rFonts w:asciiTheme="minorHAnsi" w:hAnsiTheme="minorHAnsi" w:eastAsiaTheme="minorEastAsia" w:cstheme="minorBidi"/>
      <w:sz w:val="20"/>
      <w:szCs w:val="20"/>
    </w:rPr>
  </w:style>
  <w:style w:type="paragraph" w:customStyle="1" w:styleId="40">
    <w:name w:val="WPSOffice手动目录 2"/>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4" Type="http://schemas.openxmlformats.org/officeDocument/2006/relationships/glossaryDocument" Target="glossary/document.xml"/><Relationship Id="rId93" Type="http://schemas.microsoft.com/office/2011/relationships/people" Target="people.xml"/><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header" Target="header4.xml"/><Relationship Id="rId89" Type="http://schemas.openxmlformats.org/officeDocument/2006/relationships/image" Target="media/image33.png"/><Relationship Id="rId88" Type="http://schemas.openxmlformats.org/officeDocument/2006/relationships/image" Target="media/image32.png"/><Relationship Id="rId87" Type="http://schemas.openxmlformats.org/officeDocument/2006/relationships/image" Target="media/image31.png"/><Relationship Id="rId86" Type="http://schemas.openxmlformats.org/officeDocument/2006/relationships/image" Target="media/image30.png"/><Relationship Id="rId85" Type="http://schemas.openxmlformats.org/officeDocument/2006/relationships/image" Target="media/image29.png"/><Relationship Id="rId84" Type="http://schemas.openxmlformats.org/officeDocument/2006/relationships/image" Target="media/image28.png"/><Relationship Id="rId83" Type="http://schemas.openxmlformats.org/officeDocument/2006/relationships/image" Target="media/image27.png"/><Relationship Id="rId82" Type="http://schemas.openxmlformats.org/officeDocument/2006/relationships/image" Target="media/image26.png"/><Relationship Id="rId81" Type="http://schemas.openxmlformats.org/officeDocument/2006/relationships/image" Target="media/image25.png"/><Relationship Id="rId80" Type="http://schemas.openxmlformats.org/officeDocument/2006/relationships/image" Target="media/image24.png"/><Relationship Id="rId8" Type="http://schemas.openxmlformats.org/officeDocument/2006/relationships/footer" Target="footer3.xml"/><Relationship Id="rId79" Type="http://schemas.openxmlformats.org/officeDocument/2006/relationships/image" Target="media/image23.png"/><Relationship Id="rId78" Type="http://schemas.openxmlformats.org/officeDocument/2006/relationships/image" Target="media/image22.png"/><Relationship Id="rId77" Type="http://schemas.openxmlformats.org/officeDocument/2006/relationships/image" Target="media/image21.png"/><Relationship Id="rId76" Type="http://schemas.openxmlformats.org/officeDocument/2006/relationships/image" Target="media/image20.png"/><Relationship Id="rId75" Type="http://schemas.openxmlformats.org/officeDocument/2006/relationships/image" Target="media/image19.png"/><Relationship Id="rId74" Type="http://schemas.openxmlformats.org/officeDocument/2006/relationships/image" Target="media/image18.png"/><Relationship Id="rId73" Type="http://schemas.openxmlformats.org/officeDocument/2006/relationships/image" Target="media/image17.png"/><Relationship Id="rId72" Type="http://schemas.openxmlformats.org/officeDocument/2006/relationships/image" Target="media/image16.png"/><Relationship Id="rId71" Type="http://schemas.openxmlformats.org/officeDocument/2006/relationships/image" Target="media/image15.png"/><Relationship Id="rId70" Type="http://schemas.openxmlformats.org/officeDocument/2006/relationships/image" Target="media/image14.png"/><Relationship Id="rId7" Type="http://schemas.openxmlformats.org/officeDocument/2006/relationships/footer" Target="footer2.xml"/><Relationship Id="rId69" Type="http://schemas.openxmlformats.org/officeDocument/2006/relationships/image" Target="media/image13.png"/><Relationship Id="rId68" Type="http://schemas.openxmlformats.org/officeDocument/2006/relationships/image" Target="media/image12.png"/><Relationship Id="rId67" Type="http://schemas.openxmlformats.org/officeDocument/2006/relationships/image" Target="media/image11.png"/><Relationship Id="rId66" Type="http://schemas.openxmlformats.org/officeDocument/2006/relationships/image" Target="media/image10.png"/><Relationship Id="rId65" Type="http://schemas.openxmlformats.org/officeDocument/2006/relationships/image" Target="media/image9.png"/><Relationship Id="rId64" Type="http://schemas.openxmlformats.org/officeDocument/2006/relationships/image" Target="media/image8.png"/><Relationship Id="rId63" Type="http://schemas.openxmlformats.org/officeDocument/2006/relationships/image" Target="media/image7.png"/><Relationship Id="rId62" Type="http://schemas.openxmlformats.org/officeDocument/2006/relationships/image" Target="media/image6.png"/><Relationship Id="rId61" Type="http://schemas.openxmlformats.org/officeDocument/2006/relationships/image" Target="media/image5.png"/><Relationship Id="rId60" Type="http://schemas.openxmlformats.org/officeDocument/2006/relationships/image" Target="media/image4.png"/><Relationship Id="rId6" Type="http://schemas.openxmlformats.org/officeDocument/2006/relationships/header" Target="header3.xml"/><Relationship Id="rId59" Type="http://schemas.openxmlformats.org/officeDocument/2006/relationships/image" Target="media/image3.png"/><Relationship Id="rId58" Type="http://schemas.openxmlformats.org/officeDocument/2006/relationships/image" Target="media/image2.png"/><Relationship Id="rId57" Type="http://schemas.openxmlformats.org/officeDocument/2006/relationships/theme" Target="theme/theme1.xml"/><Relationship Id="rId56" Type="http://schemas.openxmlformats.org/officeDocument/2006/relationships/footer" Target="footer27.xml"/><Relationship Id="rId55" Type="http://schemas.openxmlformats.org/officeDocument/2006/relationships/footer" Target="footer26.xml"/><Relationship Id="rId54" Type="http://schemas.openxmlformats.org/officeDocument/2006/relationships/header" Target="header27.xml"/><Relationship Id="rId53" Type="http://schemas.openxmlformats.org/officeDocument/2006/relationships/header" Target="header26.xml"/><Relationship Id="rId52" Type="http://schemas.openxmlformats.org/officeDocument/2006/relationships/footer" Target="footer25.xml"/><Relationship Id="rId51" Type="http://schemas.openxmlformats.org/officeDocument/2006/relationships/footer" Target="footer24.xml"/><Relationship Id="rId50" Type="http://schemas.openxmlformats.org/officeDocument/2006/relationships/header" Target="header25.xml"/><Relationship Id="rId5" Type="http://schemas.openxmlformats.org/officeDocument/2006/relationships/header" Target="header2.xml"/><Relationship Id="rId49" Type="http://schemas.openxmlformats.org/officeDocument/2006/relationships/header" Target="header24.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header" Target="header23.xml"/><Relationship Id="rId45" Type="http://schemas.openxmlformats.org/officeDocument/2006/relationships/header" Target="header22.xml"/><Relationship Id="rId44" Type="http://schemas.openxmlformats.org/officeDocument/2006/relationships/footer" Target="footer21.xml"/><Relationship Id="rId43" Type="http://schemas.openxmlformats.org/officeDocument/2006/relationships/footer" Target="footer20.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footer" Target="footer19.xml"/><Relationship Id="rId4" Type="http://schemas.openxmlformats.org/officeDocument/2006/relationships/footer" Target="footer1.xml"/><Relationship Id="rId39" Type="http://schemas.openxmlformats.org/officeDocument/2006/relationships/footer" Target="footer18.xml"/><Relationship Id="rId38" Type="http://schemas.openxmlformats.org/officeDocument/2006/relationships/header" Target="header19.xml"/><Relationship Id="rId37" Type="http://schemas.openxmlformats.org/officeDocument/2006/relationships/header" Target="header18.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footer" Target="footer15.xml"/><Relationship Id="rId31" Type="http://schemas.openxmlformats.org/officeDocument/2006/relationships/footer" Target="footer14.xml"/><Relationship Id="rId30" Type="http://schemas.openxmlformats.org/officeDocument/2006/relationships/header" Target="header15.xml"/><Relationship Id="rId3" Type="http://schemas.openxmlformats.org/officeDocument/2006/relationships/header" Target="header1.xml"/><Relationship Id="rId29" Type="http://schemas.openxmlformats.org/officeDocument/2006/relationships/header" Target="header14.xml"/><Relationship Id="rId28" Type="http://schemas.openxmlformats.org/officeDocument/2006/relationships/footer" Target="footer13.xml"/><Relationship Id="rId27" Type="http://schemas.openxmlformats.org/officeDocument/2006/relationships/footer" Target="footer12.xml"/><Relationship Id="rId26" Type="http://schemas.openxmlformats.org/officeDocument/2006/relationships/header" Target="header13.xml"/><Relationship Id="rId25" Type="http://schemas.openxmlformats.org/officeDocument/2006/relationships/header" Target="header12.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19476ea-b7ec-4d6b-8c70-dcdb9e183bc7}"/>
        <w:style w:val=""/>
        <w:category>
          <w:name w:val="常规"/>
          <w:gallery w:val="placeholder"/>
        </w:category>
        <w:types>
          <w:type w:val="bbPlcHdr"/>
        </w:types>
        <w:behaviors>
          <w:behavior w:val="content"/>
        </w:behaviors>
        <w:description w:val=""/>
        <w:guid w:val="{219476ea-b7ec-4d6b-8c70-dcdb9e183bc7}"/>
      </w:docPartPr>
      <w:docPartBody>
        <w:p>
          <w:r>
            <w:rPr>
              <w:color w:val="808080"/>
            </w:rPr>
            <w:t>单击此处输入文字。</w:t>
          </w:r>
        </w:p>
      </w:docPartBody>
    </w:docPart>
    <w:docPart>
      <w:docPartPr>
        <w:name w:val="{fb9f0845-1981-43c8-a6e9-7580877a38ed}"/>
        <w:style w:val=""/>
        <w:category>
          <w:name w:val="常规"/>
          <w:gallery w:val="placeholder"/>
        </w:category>
        <w:types>
          <w:type w:val="bbPlcHdr"/>
        </w:types>
        <w:behaviors>
          <w:behavior w:val="content"/>
        </w:behaviors>
        <w:description w:val=""/>
        <w:guid w:val="{fb9f0845-1981-43c8-a6e9-7580877a38ed}"/>
      </w:docPartPr>
      <w:docPartBody>
        <w:p>
          <w:r>
            <w:rPr>
              <w:color w:val="808080"/>
            </w:rPr>
            <w:t>单击此处输入文字。</w:t>
          </w:r>
        </w:p>
      </w:docPartBody>
    </w:docPart>
    <w:docPart>
      <w:docPartPr>
        <w:name w:val="{c00a7b31-4ce5-4626-a077-25b779cb609b}"/>
        <w:style w:val=""/>
        <w:category>
          <w:name w:val="常规"/>
          <w:gallery w:val="placeholder"/>
        </w:category>
        <w:types>
          <w:type w:val="bbPlcHdr"/>
        </w:types>
        <w:behaviors>
          <w:behavior w:val="content"/>
        </w:behaviors>
        <w:description w:val=""/>
        <w:guid w:val="{c00a7b31-4ce5-4626-a077-25b779cb609b}"/>
      </w:docPartPr>
      <w:docPartBody>
        <w:p>
          <w:r>
            <w:rPr>
              <w:color w:val="808080"/>
            </w:rPr>
            <w:t>单击此处输入文字。</w:t>
          </w:r>
        </w:p>
      </w:docPartBody>
    </w:docPart>
    <w:docPart>
      <w:docPartPr>
        <w:name w:val="{1d828717-d79e-41c4-9457-59ee4396c18b}"/>
        <w:style w:val=""/>
        <w:category>
          <w:name w:val="常规"/>
          <w:gallery w:val="placeholder"/>
        </w:category>
        <w:types>
          <w:type w:val="bbPlcHdr"/>
        </w:types>
        <w:behaviors>
          <w:behavior w:val="content"/>
        </w:behaviors>
        <w:description w:val=""/>
        <w:guid w:val="{1d828717-d79e-41c4-9457-59ee4396c18b}"/>
      </w:docPartPr>
      <w:docPartBody>
        <w:p>
          <w:r>
            <w:rPr>
              <w:color w:val="808080"/>
            </w:rPr>
            <w:t>单击此处输入文字。</w:t>
          </w:r>
        </w:p>
      </w:docPartBody>
    </w:docPart>
    <w:docPart>
      <w:docPartPr>
        <w:name w:val="{11d3e069-0c0b-4450-b2d0-9e0021307c83}"/>
        <w:style w:val=""/>
        <w:category>
          <w:name w:val="常规"/>
          <w:gallery w:val="placeholder"/>
        </w:category>
        <w:types>
          <w:type w:val="bbPlcHdr"/>
        </w:types>
        <w:behaviors>
          <w:behavior w:val="content"/>
        </w:behaviors>
        <w:description w:val=""/>
        <w:guid w:val="{11d3e069-0c0b-4450-b2d0-9e0021307c83}"/>
      </w:docPartPr>
      <w:docPartBody>
        <w:p>
          <w:r>
            <w:rPr>
              <w:color w:val="808080"/>
            </w:rPr>
            <w:t>单击此处输入文字。</w:t>
          </w:r>
        </w:p>
      </w:docPartBody>
    </w:docPart>
    <w:docPart>
      <w:docPartPr>
        <w:name w:val="{185a9a9f-3818-48be-9060-f18fd9a2cb9f}"/>
        <w:style w:val=""/>
        <w:category>
          <w:name w:val="常规"/>
          <w:gallery w:val="placeholder"/>
        </w:category>
        <w:types>
          <w:type w:val="bbPlcHdr"/>
        </w:types>
        <w:behaviors>
          <w:behavior w:val="content"/>
        </w:behaviors>
        <w:description w:val=""/>
        <w:guid w:val="{185a9a9f-3818-48be-9060-f18fd9a2cb9f}"/>
      </w:docPartPr>
      <w:docPartBody>
        <w:p>
          <w:r>
            <w:rPr>
              <w:color w:val="808080"/>
            </w:rPr>
            <w:t>单击此处输入文字。</w:t>
          </w:r>
        </w:p>
      </w:docPartBody>
    </w:docPart>
    <w:docPart>
      <w:docPartPr>
        <w:name w:val="{350d5312-dc5a-4073-b4c1-c5c820888913}"/>
        <w:style w:val=""/>
        <w:category>
          <w:name w:val="常规"/>
          <w:gallery w:val="placeholder"/>
        </w:category>
        <w:types>
          <w:type w:val="bbPlcHdr"/>
        </w:types>
        <w:behaviors>
          <w:behavior w:val="content"/>
        </w:behaviors>
        <w:description w:val=""/>
        <w:guid w:val="{350d5312-dc5a-4073-b4c1-c5c820888913}"/>
      </w:docPartPr>
      <w:docPartBody>
        <w:p>
          <w:r>
            <w:rPr>
              <w:color w:val="808080"/>
            </w:rPr>
            <w:t>单击此处输入文字。</w:t>
          </w:r>
        </w:p>
      </w:docPartBody>
    </w:docPart>
    <w:docPart>
      <w:docPartPr>
        <w:name w:val="{2331f1ae-7d1b-4e8e-8d8e-55ac15c64adb}"/>
        <w:style w:val=""/>
        <w:category>
          <w:name w:val="常规"/>
          <w:gallery w:val="placeholder"/>
        </w:category>
        <w:types>
          <w:type w:val="bbPlcHdr"/>
        </w:types>
        <w:behaviors>
          <w:behavior w:val="content"/>
        </w:behaviors>
        <w:description w:val=""/>
        <w:guid w:val="{2331f1ae-7d1b-4e8e-8d8e-55ac15c64adb}"/>
      </w:docPartPr>
      <w:docPartBody>
        <w:p>
          <w:r>
            <w:rPr>
              <w:color w:val="808080"/>
            </w:rPr>
            <w:t>单击此处输入文字。</w:t>
          </w:r>
        </w:p>
      </w:docPartBody>
    </w:docPart>
    <w:docPart>
      <w:docPartPr>
        <w:name w:val="{612a19cb-4447-466c-9b8b-a583d5423144}"/>
        <w:style w:val=""/>
        <w:category>
          <w:name w:val="常规"/>
          <w:gallery w:val="placeholder"/>
        </w:category>
        <w:types>
          <w:type w:val="bbPlcHdr"/>
        </w:types>
        <w:behaviors>
          <w:behavior w:val="content"/>
        </w:behaviors>
        <w:description w:val=""/>
        <w:guid w:val="{612a19cb-4447-466c-9b8b-a583d5423144}"/>
      </w:docPartPr>
      <w:docPartBody>
        <w:p>
          <w:r>
            <w:rPr>
              <w:color w:val="808080"/>
            </w:rPr>
            <w:t>单击此处输入文字。</w:t>
          </w:r>
        </w:p>
      </w:docPartBody>
    </w:docPart>
    <w:docPart>
      <w:docPartPr>
        <w:name w:val="{87f5dc33-a092-4fa6-ad26-eedf13eed9d6}"/>
        <w:style w:val=""/>
        <w:category>
          <w:name w:val="常规"/>
          <w:gallery w:val="placeholder"/>
        </w:category>
        <w:types>
          <w:type w:val="bbPlcHdr"/>
        </w:types>
        <w:behaviors>
          <w:behavior w:val="content"/>
        </w:behaviors>
        <w:description w:val=""/>
        <w:guid w:val="{87f5dc33-a092-4fa6-ad26-eedf13eed9d6}"/>
      </w:docPartPr>
      <w:docPartBody>
        <w:p>
          <w:r>
            <w:rPr>
              <w:color w:val="808080"/>
            </w:rPr>
            <w:t>单击此处输入文字。</w:t>
          </w:r>
        </w:p>
      </w:docPartBody>
    </w:docPart>
    <w:docPart>
      <w:docPartPr>
        <w:name w:val="{359ea0d3-4546-4a05-932a-e9cf3e7b1fbb}"/>
        <w:style w:val=""/>
        <w:category>
          <w:name w:val="常规"/>
          <w:gallery w:val="placeholder"/>
        </w:category>
        <w:types>
          <w:type w:val="bbPlcHdr"/>
        </w:types>
        <w:behaviors>
          <w:behavior w:val="content"/>
        </w:behaviors>
        <w:description w:val=""/>
        <w:guid w:val="{359ea0d3-4546-4a05-932a-e9cf3e7b1fbb}"/>
      </w:docPartPr>
      <w:docPartBody>
        <w:p>
          <w:r>
            <w:rPr>
              <w:color w:val="808080"/>
            </w:rPr>
            <w:t>单击此处输入文字。</w:t>
          </w:r>
        </w:p>
      </w:docPartBody>
    </w:docPart>
    <w:docPart>
      <w:docPartPr>
        <w:name w:val="{36834c1e-721f-4d52-af58-f05a1a8e5b4b}"/>
        <w:style w:val=""/>
        <w:category>
          <w:name w:val="常规"/>
          <w:gallery w:val="placeholder"/>
        </w:category>
        <w:types>
          <w:type w:val="bbPlcHdr"/>
        </w:types>
        <w:behaviors>
          <w:behavior w:val="content"/>
        </w:behaviors>
        <w:description w:val=""/>
        <w:guid w:val="{36834c1e-721f-4d52-af58-f05a1a8e5b4b}"/>
      </w:docPartPr>
      <w:docPartBody>
        <w:p>
          <w:r>
            <w:rPr>
              <w:color w:val="808080"/>
            </w:rPr>
            <w:t>单击此处输入文字。</w:t>
          </w:r>
        </w:p>
      </w:docPartBody>
    </w:docPart>
    <w:docPart>
      <w:docPartPr>
        <w:name w:val="{2c2ad367-ff4a-4f90-b247-ada7209fdd2b}"/>
        <w:style w:val=""/>
        <w:category>
          <w:name w:val="常规"/>
          <w:gallery w:val="placeholder"/>
        </w:category>
        <w:types>
          <w:type w:val="bbPlcHdr"/>
        </w:types>
        <w:behaviors>
          <w:behavior w:val="content"/>
        </w:behaviors>
        <w:description w:val=""/>
        <w:guid w:val="{2c2ad367-ff4a-4f90-b247-ada7209fdd2b}"/>
      </w:docPartPr>
      <w:docPartBody>
        <w:p>
          <w:r>
            <w:rPr>
              <w:color w:val="808080"/>
            </w:rPr>
            <w:t>单击此处输入文字。</w:t>
          </w:r>
        </w:p>
      </w:docPartBody>
    </w:docPart>
    <w:docPart>
      <w:docPartPr>
        <w:name w:val="{803fb418-6fda-45b9-9c73-deebd3402210}"/>
        <w:style w:val=""/>
        <w:category>
          <w:name w:val="常规"/>
          <w:gallery w:val="placeholder"/>
        </w:category>
        <w:types>
          <w:type w:val="bbPlcHdr"/>
        </w:types>
        <w:behaviors>
          <w:behavior w:val="content"/>
        </w:behaviors>
        <w:description w:val=""/>
        <w:guid w:val="{803fb418-6fda-45b9-9c73-deebd3402210}"/>
      </w:docPartPr>
      <w:docPartBody>
        <w:p>
          <w:r>
            <w:rPr>
              <w:color w:val="808080"/>
            </w:rPr>
            <w:t>单击此处输入文字。</w:t>
          </w:r>
        </w:p>
      </w:docPartBody>
    </w:docPart>
    <w:docPart>
      <w:docPartPr>
        <w:name w:val="{525c7b0c-0cfc-4702-81bf-ddb915752e25}"/>
        <w:style w:val=""/>
        <w:category>
          <w:name w:val="常规"/>
          <w:gallery w:val="placeholder"/>
        </w:category>
        <w:types>
          <w:type w:val="bbPlcHdr"/>
        </w:types>
        <w:behaviors>
          <w:behavior w:val="content"/>
        </w:behaviors>
        <w:description w:val=""/>
        <w:guid w:val="{525c7b0c-0cfc-4702-81bf-ddb915752e25}"/>
      </w:docPartPr>
      <w:docPartBody>
        <w:p>
          <w:r>
            <w:rPr>
              <w:color w:val="808080"/>
            </w:rPr>
            <w:t>单击此处输入文字。</w:t>
          </w:r>
        </w:p>
      </w:docPartBody>
    </w:docPart>
    <w:docPart>
      <w:docPartPr>
        <w:name w:val="{5bcc45e4-2003-4596-8d33-716e6d6dc26f}"/>
        <w:style w:val=""/>
        <w:category>
          <w:name w:val="常规"/>
          <w:gallery w:val="placeholder"/>
        </w:category>
        <w:types>
          <w:type w:val="bbPlcHdr"/>
        </w:types>
        <w:behaviors>
          <w:behavior w:val="content"/>
        </w:behaviors>
        <w:description w:val=""/>
        <w:guid w:val="{5bcc45e4-2003-4596-8d33-716e6d6dc26f}"/>
      </w:docPartPr>
      <w:docPartBody>
        <w:p>
          <w:r>
            <w:rPr>
              <w:color w:val="808080"/>
            </w:rPr>
            <w:t>单击此处输入文字。</w:t>
          </w:r>
        </w:p>
      </w:docPartBody>
    </w:docPart>
    <w:docPart>
      <w:docPartPr>
        <w:name w:val="{3aeaa200-9cee-4667-8e2b-5b1fa2939b6e}"/>
        <w:style w:val=""/>
        <w:category>
          <w:name w:val="常规"/>
          <w:gallery w:val="placeholder"/>
        </w:category>
        <w:types>
          <w:type w:val="bbPlcHdr"/>
        </w:types>
        <w:behaviors>
          <w:behavior w:val="content"/>
        </w:behaviors>
        <w:description w:val=""/>
        <w:guid w:val="{3aeaa200-9cee-4667-8e2b-5b1fa2939b6e}"/>
      </w:docPartPr>
      <w:docPartBody>
        <w:p>
          <w:r>
            <w:rPr>
              <w:color w:val="808080"/>
            </w:rPr>
            <w:t>单击此处输入文字。</w:t>
          </w:r>
        </w:p>
      </w:docPartBody>
    </w:docPart>
    <w:docPart>
      <w:docPartPr>
        <w:name w:val="{18ab822c-bfa8-4fbd-9ecc-e22885177d3d}"/>
        <w:style w:val=""/>
        <w:category>
          <w:name w:val="常规"/>
          <w:gallery w:val="placeholder"/>
        </w:category>
        <w:types>
          <w:type w:val="bbPlcHdr"/>
        </w:types>
        <w:behaviors>
          <w:behavior w:val="content"/>
        </w:behaviors>
        <w:description w:val=""/>
        <w:guid w:val="{18ab822c-bfa8-4fbd-9ecc-e22885177d3d}"/>
      </w:docPartPr>
      <w:docPartBody>
        <w:p>
          <w:r>
            <w:rPr>
              <w:color w:val="808080"/>
            </w:rPr>
            <w:t>单击此处输入文字。</w:t>
          </w:r>
        </w:p>
      </w:docPartBody>
    </w:docPart>
    <w:docPart>
      <w:docPartPr>
        <w:name w:val="{339d5719-3d6a-440b-ae07-39ca903cefc5}"/>
        <w:style w:val=""/>
        <w:category>
          <w:name w:val="常规"/>
          <w:gallery w:val="placeholder"/>
        </w:category>
        <w:types>
          <w:type w:val="bbPlcHdr"/>
        </w:types>
        <w:behaviors>
          <w:behavior w:val="content"/>
        </w:behaviors>
        <w:description w:val=""/>
        <w:guid w:val="{339d5719-3d6a-440b-ae07-39ca903cefc5}"/>
      </w:docPartPr>
      <w:docPartBody>
        <w:p>
          <w:r>
            <w:rPr>
              <w:color w:val="808080"/>
            </w:rPr>
            <w:t>单击此处输入文字。</w:t>
          </w:r>
        </w:p>
      </w:docPartBody>
    </w:docPart>
    <w:docPart>
      <w:docPartPr>
        <w:name w:val="{ce9c92a4-6c86-4ab8-8729-0bdf243c4cc2}"/>
        <w:style w:val=""/>
        <w:category>
          <w:name w:val="常规"/>
          <w:gallery w:val="placeholder"/>
        </w:category>
        <w:types>
          <w:type w:val="bbPlcHdr"/>
        </w:types>
        <w:behaviors>
          <w:behavior w:val="content"/>
        </w:behaviors>
        <w:description w:val=""/>
        <w:guid w:val="{ce9c92a4-6c86-4ab8-8729-0bdf243c4cc2}"/>
      </w:docPartPr>
      <w:docPartBody>
        <w:p>
          <w:r>
            <w:rPr>
              <w:color w:val="808080"/>
            </w:rPr>
            <w:t>单击此处输入文字。</w:t>
          </w:r>
        </w:p>
      </w:docPartBody>
    </w:docPart>
    <w:docPart>
      <w:docPartPr>
        <w:name w:val="{b069b31a-8b65-473b-a446-8f0144b71ebe}"/>
        <w:style w:val=""/>
        <w:category>
          <w:name w:val="常规"/>
          <w:gallery w:val="placeholder"/>
        </w:category>
        <w:types>
          <w:type w:val="bbPlcHdr"/>
        </w:types>
        <w:behaviors>
          <w:behavior w:val="content"/>
        </w:behaviors>
        <w:description w:val=""/>
        <w:guid w:val="{b069b31a-8b65-473b-a446-8f0144b71ebe}"/>
      </w:docPartPr>
      <w:docPartBody>
        <w:p>
          <w:r>
            <w:rPr>
              <w:color w:val="808080"/>
            </w:rPr>
            <w:t>单击此处输入文字。</w:t>
          </w:r>
        </w:p>
      </w:docPartBody>
    </w:docPart>
    <w:docPart>
      <w:docPartPr>
        <w:name w:val="{2bd6c6ae-effa-4a96-a4fc-fd24abcf6bbd}"/>
        <w:style w:val=""/>
        <w:category>
          <w:name w:val="常规"/>
          <w:gallery w:val="placeholder"/>
        </w:category>
        <w:types>
          <w:type w:val="bbPlcHdr"/>
        </w:types>
        <w:behaviors>
          <w:behavior w:val="content"/>
        </w:behaviors>
        <w:description w:val=""/>
        <w:guid w:val="{2bd6c6ae-effa-4a96-a4fc-fd24abcf6bbd}"/>
      </w:docPartPr>
      <w:docPartBody>
        <w:p>
          <w:r>
            <w:rPr>
              <w:color w:val="808080"/>
            </w:rPr>
            <w:t>单击此处输入文字。</w:t>
          </w:r>
        </w:p>
      </w:docPartBody>
    </w:docPart>
    <w:docPart>
      <w:docPartPr>
        <w:name w:val="{c13fe83b-cc44-4d2d-b233-068c6af909a5}"/>
        <w:style w:val=""/>
        <w:category>
          <w:name w:val="常规"/>
          <w:gallery w:val="placeholder"/>
        </w:category>
        <w:types>
          <w:type w:val="bbPlcHdr"/>
        </w:types>
        <w:behaviors>
          <w:behavior w:val="content"/>
        </w:behaviors>
        <w:description w:val=""/>
        <w:guid w:val="{c13fe83b-cc44-4d2d-b233-068c6af909a5}"/>
      </w:docPartPr>
      <w:docPartBody>
        <w:p>
          <w:r>
            <w:rPr>
              <w:color w:val="808080"/>
            </w:rPr>
            <w:t>单击此处输入文字。</w:t>
          </w:r>
        </w:p>
      </w:docPartBody>
    </w:docPart>
    <w:docPart>
      <w:docPartPr>
        <w:name w:val="{f6a70faf-ba14-4625-b1b7-7e51a478e1ed}"/>
        <w:style w:val=""/>
        <w:category>
          <w:name w:val="常规"/>
          <w:gallery w:val="placeholder"/>
        </w:category>
        <w:types>
          <w:type w:val="bbPlcHdr"/>
        </w:types>
        <w:behaviors>
          <w:behavior w:val="content"/>
        </w:behaviors>
        <w:description w:val=""/>
        <w:guid w:val="{f6a70faf-ba14-4625-b1b7-7e51a478e1ed}"/>
      </w:docPartPr>
      <w:docPartBody>
        <w:p>
          <w:r>
            <w:rPr>
              <w:color w:val="808080"/>
            </w:rPr>
            <w:t>单击此处输入文字。</w:t>
          </w:r>
        </w:p>
      </w:docPartBody>
    </w:docPart>
    <w:docPart>
      <w:docPartPr>
        <w:name w:val="{f23b3c79-e6e2-4b9f-a9ab-8ec40c60a03e}"/>
        <w:style w:val=""/>
        <w:category>
          <w:name w:val="常规"/>
          <w:gallery w:val="placeholder"/>
        </w:category>
        <w:types>
          <w:type w:val="bbPlcHdr"/>
        </w:types>
        <w:behaviors>
          <w:behavior w:val="content"/>
        </w:behaviors>
        <w:description w:val=""/>
        <w:guid w:val="{f23b3c79-e6e2-4b9f-a9ab-8ec40c60a03e}"/>
      </w:docPartPr>
      <w:docPartBody>
        <w:p>
          <w:r>
            <w:rPr>
              <w:color w:val="808080"/>
            </w:rPr>
            <w:t>单击此处输入文字。</w:t>
          </w:r>
        </w:p>
      </w:docPartBody>
    </w:docPart>
    <w:docPart>
      <w:docPartPr>
        <w:name w:val="{d0d791eb-67da-4d24-828c-46d064109ab8}"/>
        <w:style w:val=""/>
        <w:category>
          <w:name w:val="常规"/>
          <w:gallery w:val="placeholder"/>
        </w:category>
        <w:types>
          <w:type w:val="bbPlcHdr"/>
        </w:types>
        <w:behaviors>
          <w:behavior w:val="content"/>
        </w:behaviors>
        <w:description w:val=""/>
        <w:guid w:val="{d0d791eb-67da-4d24-828c-46d064109ab8}"/>
      </w:docPartPr>
      <w:docPartBody>
        <w:p>
          <w:r>
            <w:rPr>
              <w:color w:val="808080"/>
            </w:rPr>
            <w:t>单击此处输入文字。</w:t>
          </w:r>
        </w:p>
      </w:docPartBody>
    </w:docPart>
    <w:docPart>
      <w:docPartPr>
        <w:name w:val="{5aa9055e-3887-40f0-9a9c-810460b62518}"/>
        <w:style w:val=""/>
        <w:category>
          <w:name w:val="常规"/>
          <w:gallery w:val="placeholder"/>
        </w:category>
        <w:types>
          <w:type w:val="bbPlcHdr"/>
        </w:types>
        <w:behaviors>
          <w:behavior w:val="content"/>
        </w:behaviors>
        <w:description w:val=""/>
        <w:guid w:val="{5aa9055e-3887-40f0-9a9c-810460b62518}"/>
      </w:docPartPr>
      <w:docPartBody>
        <w:p>
          <w:r>
            <w:rPr>
              <w:color w:val="808080"/>
            </w:rPr>
            <w:t>单击此处输入文字。</w:t>
          </w:r>
        </w:p>
      </w:docPartBody>
    </w:docPart>
    <w:docPart>
      <w:docPartPr>
        <w:name w:val="{ee4a3208-1301-454b-bf94-32b47752f066}"/>
        <w:style w:val=""/>
        <w:category>
          <w:name w:val="常规"/>
          <w:gallery w:val="placeholder"/>
        </w:category>
        <w:types>
          <w:type w:val="bbPlcHdr"/>
        </w:types>
        <w:behaviors>
          <w:behavior w:val="content"/>
        </w:behaviors>
        <w:description w:val=""/>
        <w:guid w:val="{ee4a3208-1301-454b-bf94-32b47752f066}"/>
      </w:docPartPr>
      <w:docPartBody>
        <w:p>
          <w:r>
            <w:rPr>
              <w:color w:val="808080"/>
            </w:rPr>
            <w:t>单击此处输入文字。</w:t>
          </w:r>
        </w:p>
      </w:docPartBody>
    </w:docPart>
    <w:docPart>
      <w:docPartPr>
        <w:name w:val="{db12fe05-67b6-4a07-941c-c3be4a913a28}"/>
        <w:style w:val=""/>
        <w:category>
          <w:name w:val="常规"/>
          <w:gallery w:val="placeholder"/>
        </w:category>
        <w:types>
          <w:type w:val="bbPlcHdr"/>
        </w:types>
        <w:behaviors>
          <w:behavior w:val="content"/>
        </w:behaviors>
        <w:description w:val=""/>
        <w:guid w:val="{db12fe05-67b6-4a07-941c-c3be4a913a28}"/>
      </w:docPartPr>
      <w:docPartBody>
        <w:p>
          <w:r>
            <w:rPr>
              <w:color w:val="808080"/>
            </w:rPr>
            <w:t>单击此处输入文字。</w:t>
          </w:r>
        </w:p>
      </w:docPartBody>
    </w:docPart>
    <w:docPart>
      <w:docPartPr>
        <w:name w:val="{1438c84e-dbff-4f55-8d7a-09db9190f295}"/>
        <w:style w:val=""/>
        <w:category>
          <w:name w:val="常规"/>
          <w:gallery w:val="placeholder"/>
        </w:category>
        <w:types>
          <w:type w:val="bbPlcHdr"/>
        </w:types>
        <w:behaviors>
          <w:behavior w:val="content"/>
        </w:behaviors>
        <w:description w:val=""/>
        <w:guid w:val="{1438c84e-dbff-4f55-8d7a-09db9190f295}"/>
      </w:docPartPr>
      <w:docPartBody>
        <w:p>
          <w:r>
            <w:rPr>
              <w:color w:val="808080"/>
            </w:rPr>
            <w:t>单击此处输入文字。</w:t>
          </w:r>
        </w:p>
      </w:docPartBody>
    </w:docPart>
    <w:docPart>
      <w:docPartPr>
        <w:name w:val="{6d260b1f-d6c5-4202-822d-ca00052f557f}"/>
        <w:style w:val=""/>
        <w:category>
          <w:name w:val="常规"/>
          <w:gallery w:val="placeholder"/>
        </w:category>
        <w:types>
          <w:type w:val="bbPlcHdr"/>
        </w:types>
        <w:behaviors>
          <w:behavior w:val="content"/>
        </w:behaviors>
        <w:description w:val=""/>
        <w:guid w:val="{6d260b1f-d6c5-4202-822d-ca00052f557f}"/>
      </w:docPartPr>
      <w:docPartBody>
        <w:p>
          <w:r>
            <w:rPr>
              <w:color w:val="808080"/>
            </w:rPr>
            <w:t>单击此处输入文字。</w:t>
          </w:r>
        </w:p>
      </w:docPartBody>
    </w:docPart>
    <w:docPart>
      <w:docPartPr>
        <w:name w:val="{c950f218-2174-4326-ace7-109add994bd9}"/>
        <w:style w:val=""/>
        <w:category>
          <w:name w:val="常规"/>
          <w:gallery w:val="placeholder"/>
        </w:category>
        <w:types>
          <w:type w:val="bbPlcHdr"/>
        </w:types>
        <w:behaviors>
          <w:behavior w:val="content"/>
        </w:behaviors>
        <w:description w:val=""/>
        <w:guid w:val="{c950f218-2174-4326-ace7-109add994bd9}"/>
      </w:docPartPr>
      <w:docPartBody>
        <w:p>
          <w:r>
            <w:rPr>
              <w:color w:val="808080"/>
            </w:rPr>
            <w:t>单击此处输入文字。</w:t>
          </w:r>
        </w:p>
      </w:docPartBody>
    </w:docPart>
    <w:docPart>
      <w:docPartPr>
        <w:name w:val="{e01c8eac-6ab9-451f-a7ad-d18e4320328b}"/>
        <w:style w:val=""/>
        <w:category>
          <w:name w:val="常规"/>
          <w:gallery w:val="placeholder"/>
        </w:category>
        <w:types>
          <w:type w:val="bbPlcHdr"/>
        </w:types>
        <w:behaviors>
          <w:behavior w:val="content"/>
        </w:behaviors>
        <w:description w:val=""/>
        <w:guid w:val="{e01c8eac-6ab9-451f-a7ad-d18e4320328b}"/>
      </w:docPartPr>
      <w:docPartBody>
        <w:p>
          <w:r>
            <w:rPr>
              <w:color w:val="808080"/>
            </w:rPr>
            <w:t>单击此处输入文字。</w:t>
          </w:r>
        </w:p>
      </w:docPartBody>
    </w:docPart>
    <w:docPart>
      <w:docPartPr>
        <w:name w:val="{62ac27a5-86bb-4c36-8339-4a4a55509e3a}"/>
        <w:style w:val=""/>
        <w:category>
          <w:name w:val="常规"/>
          <w:gallery w:val="placeholder"/>
        </w:category>
        <w:types>
          <w:type w:val="bbPlcHdr"/>
        </w:types>
        <w:behaviors>
          <w:behavior w:val="content"/>
        </w:behaviors>
        <w:description w:val=""/>
        <w:guid w:val="{62ac27a5-86bb-4c36-8339-4a4a55509e3a}"/>
      </w:docPartPr>
      <w:docPartBody>
        <w:p>
          <w:r>
            <w:rPr>
              <w:color w:val="808080"/>
            </w:rPr>
            <w:t>单击此处输入文字。</w:t>
          </w:r>
        </w:p>
      </w:docPartBody>
    </w:docPart>
    <w:docPart>
      <w:docPartPr>
        <w:name w:val="{26b5af3c-0f62-4acf-bc86-0978cd4bda97}"/>
        <w:style w:val=""/>
        <w:category>
          <w:name w:val="常规"/>
          <w:gallery w:val="placeholder"/>
        </w:category>
        <w:types>
          <w:type w:val="bbPlcHdr"/>
        </w:types>
        <w:behaviors>
          <w:behavior w:val="content"/>
        </w:behaviors>
        <w:description w:val=""/>
        <w:guid w:val="{26b5af3c-0f62-4acf-bc86-0978cd4bda97}"/>
      </w:docPartPr>
      <w:docPartBody>
        <w:p>
          <w:r>
            <w:rPr>
              <w:color w:val="808080"/>
            </w:rPr>
            <w:t>单击此处输入文字。</w:t>
          </w:r>
        </w:p>
      </w:docPartBody>
    </w:docPart>
    <w:docPart>
      <w:docPartPr>
        <w:name w:val="{d0ff0de2-d701-4308-a447-c9510f2ad646}"/>
        <w:style w:val=""/>
        <w:category>
          <w:name w:val="常规"/>
          <w:gallery w:val="placeholder"/>
        </w:category>
        <w:types>
          <w:type w:val="bbPlcHdr"/>
        </w:types>
        <w:behaviors>
          <w:behavior w:val="content"/>
        </w:behaviors>
        <w:description w:val=""/>
        <w:guid w:val="{d0ff0de2-d701-4308-a447-c9510f2ad646}"/>
      </w:docPartPr>
      <w:docPartBody>
        <w:p>
          <w:r>
            <w:rPr>
              <w:color w:val="808080"/>
            </w:rPr>
            <w:t>单击此处输入文字。</w:t>
          </w:r>
        </w:p>
      </w:docPartBody>
    </w:docPart>
    <w:docPart>
      <w:docPartPr>
        <w:name w:val="{804a1369-140b-42b7-b3ed-7b98122c3a7c}"/>
        <w:style w:val=""/>
        <w:category>
          <w:name w:val="常规"/>
          <w:gallery w:val="placeholder"/>
        </w:category>
        <w:types>
          <w:type w:val="bbPlcHdr"/>
        </w:types>
        <w:behaviors>
          <w:behavior w:val="content"/>
        </w:behaviors>
        <w:description w:val=""/>
        <w:guid w:val="{804a1369-140b-42b7-b3ed-7b98122c3a7c}"/>
      </w:docPartPr>
      <w:docPartBody>
        <w:p>
          <w:r>
            <w:rPr>
              <w:color w:val="808080"/>
            </w:rPr>
            <w:t>单击此处输入文字。</w:t>
          </w:r>
        </w:p>
      </w:docPartBody>
    </w:docPart>
    <w:docPart>
      <w:docPartPr>
        <w:name w:val="{de9c5fb6-fd97-42bd-8ef8-bd4d63bf2b35}"/>
        <w:style w:val=""/>
        <w:category>
          <w:name w:val="常规"/>
          <w:gallery w:val="placeholder"/>
        </w:category>
        <w:types>
          <w:type w:val="bbPlcHdr"/>
        </w:types>
        <w:behaviors>
          <w:behavior w:val="content"/>
        </w:behaviors>
        <w:description w:val=""/>
        <w:guid w:val="{de9c5fb6-fd97-42bd-8ef8-bd4d63bf2b35}"/>
      </w:docPartPr>
      <w:docPartBody>
        <w:p>
          <w:r>
            <w:rPr>
              <w:color w:val="808080"/>
            </w:rPr>
            <w:t>单击此处输入文字。</w:t>
          </w:r>
        </w:p>
      </w:docPartBody>
    </w:docPart>
    <w:docPart>
      <w:docPartPr>
        <w:name w:val="{a6121189-1e62-4e92-b88b-e8d98a94e073}"/>
        <w:style w:val=""/>
        <w:category>
          <w:name w:val="常规"/>
          <w:gallery w:val="placeholder"/>
        </w:category>
        <w:types>
          <w:type w:val="bbPlcHdr"/>
        </w:types>
        <w:behaviors>
          <w:behavior w:val="content"/>
        </w:behaviors>
        <w:description w:val=""/>
        <w:guid w:val="{a6121189-1e62-4e92-b88b-e8d98a94e073}"/>
      </w:docPartPr>
      <w:docPartBody>
        <w:p>
          <w:r>
            <w:rPr>
              <w:color w:val="808080"/>
            </w:rPr>
            <w:t>单击此处输入文字。</w:t>
          </w:r>
        </w:p>
      </w:docPartBody>
    </w:docPart>
    <w:docPart>
      <w:docPartPr>
        <w:name w:val="{054ebb4e-8947-43ec-a876-28437ab77de6}"/>
        <w:style w:val=""/>
        <w:category>
          <w:name w:val="常规"/>
          <w:gallery w:val="placeholder"/>
        </w:category>
        <w:types>
          <w:type w:val="bbPlcHdr"/>
        </w:types>
        <w:behaviors>
          <w:behavior w:val="content"/>
        </w:behaviors>
        <w:description w:val=""/>
        <w:guid w:val="{054ebb4e-8947-43ec-a876-28437ab77de6}"/>
      </w:docPartPr>
      <w:docPartBody>
        <w:p>
          <w:r>
            <w:rPr>
              <w:color w:val="808080"/>
            </w:rPr>
            <w:t>单击此处输入文字。</w:t>
          </w:r>
        </w:p>
      </w:docPartBody>
    </w:docPart>
    <w:docPart>
      <w:docPartPr>
        <w:name w:val="{fdbeab41-ca3b-42d7-9070-dcbaf99072cd}"/>
        <w:style w:val=""/>
        <w:category>
          <w:name w:val="常规"/>
          <w:gallery w:val="placeholder"/>
        </w:category>
        <w:types>
          <w:type w:val="bbPlcHdr"/>
        </w:types>
        <w:behaviors>
          <w:behavior w:val="content"/>
        </w:behaviors>
        <w:description w:val=""/>
        <w:guid w:val="{fdbeab41-ca3b-42d7-9070-dcbaf99072cd}"/>
      </w:docPartPr>
      <w:docPartBody>
        <w:p>
          <w:r>
            <w:rPr>
              <w:color w:val="808080"/>
            </w:rPr>
            <w:t>单击此处输入文字。</w:t>
          </w:r>
        </w:p>
      </w:docPartBody>
    </w:docPart>
    <w:docPart>
      <w:docPartPr>
        <w:name w:val="{c85fbbd1-c065-4857-97d5-68353670ec49}"/>
        <w:style w:val=""/>
        <w:category>
          <w:name w:val="常规"/>
          <w:gallery w:val="placeholder"/>
        </w:category>
        <w:types>
          <w:type w:val="bbPlcHdr"/>
        </w:types>
        <w:behaviors>
          <w:behavior w:val="content"/>
        </w:behaviors>
        <w:description w:val=""/>
        <w:guid w:val="{c85fbbd1-c065-4857-97d5-68353670ec49}"/>
      </w:docPartPr>
      <w:docPartBody>
        <w:p>
          <w:r>
            <w:rPr>
              <w:color w:val="808080"/>
            </w:rPr>
            <w:t>单击此处输入文字。</w:t>
          </w:r>
        </w:p>
      </w:docPartBody>
    </w:docPart>
    <w:docPart>
      <w:docPartPr>
        <w:name w:val="{0e1e5291-e1d4-44d6-9dc8-f8d218b99afb}"/>
        <w:style w:val=""/>
        <w:category>
          <w:name w:val="常规"/>
          <w:gallery w:val="placeholder"/>
        </w:category>
        <w:types>
          <w:type w:val="bbPlcHdr"/>
        </w:types>
        <w:behaviors>
          <w:behavior w:val="content"/>
        </w:behaviors>
        <w:description w:val=""/>
        <w:guid w:val="{0e1e5291-e1d4-44d6-9dc8-f8d218b99afb}"/>
      </w:docPartPr>
      <w:docPartBody>
        <w:p>
          <w:r>
            <w:rPr>
              <w:color w:val="808080"/>
            </w:rPr>
            <w:t>单击此处输入文字。</w:t>
          </w:r>
        </w:p>
      </w:docPartBody>
    </w:docPart>
    <w:docPart>
      <w:docPartPr>
        <w:name w:val="{911c0984-0b04-4396-b392-d9043d7007e6}"/>
        <w:style w:val=""/>
        <w:category>
          <w:name w:val="常规"/>
          <w:gallery w:val="placeholder"/>
        </w:category>
        <w:types>
          <w:type w:val="bbPlcHdr"/>
        </w:types>
        <w:behaviors>
          <w:behavior w:val="content"/>
        </w:behaviors>
        <w:description w:val=""/>
        <w:guid w:val="{911c0984-0b04-4396-b392-d9043d7007e6}"/>
      </w:docPartPr>
      <w:docPartBody>
        <w:p>
          <w:r>
            <w:rPr>
              <w:color w:val="808080"/>
            </w:rPr>
            <w:t>单击此处输入文字。</w:t>
          </w:r>
        </w:p>
      </w:docPartBody>
    </w:docPart>
    <w:docPart>
      <w:docPartPr>
        <w:name w:val="{10067f72-fa3b-4406-a200-ea98d6abec16}"/>
        <w:style w:val=""/>
        <w:category>
          <w:name w:val="常规"/>
          <w:gallery w:val="placeholder"/>
        </w:category>
        <w:types>
          <w:type w:val="bbPlcHdr"/>
        </w:types>
        <w:behaviors>
          <w:behavior w:val="content"/>
        </w:behaviors>
        <w:description w:val=""/>
        <w:guid w:val="{10067f72-fa3b-4406-a200-ea98d6abec16}"/>
      </w:docPartPr>
      <w:docPartBody>
        <w:p>
          <w:r>
            <w:rPr>
              <w:color w:val="808080"/>
            </w:rPr>
            <w:t>单击此处输入文字。</w:t>
          </w:r>
        </w:p>
      </w:docPartBody>
    </w:docPart>
    <w:docPart>
      <w:docPartPr>
        <w:name w:val="{fa5a9dfc-cf8b-486d-b6d2-a098cc62c1b3}"/>
        <w:style w:val=""/>
        <w:category>
          <w:name w:val="常规"/>
          <w:gallery w:val="placeholder"/>
        </w:category>
        <w:types>
          <w:type w:val="bbPlcHdr"/>
        </w:types>
        <w:behaviors>
          <w:behavior w:val="content"/>
        </w:behaviors>
        <w:description w:val=""/>
        <w:guid w:val="{fa5a9dfc-cf8b-486d-b6d2-a098cc62c1b3}"/>
      </w:docPartPr>
      <w:docPartBody>
        <w:p>
          <w:r>
            <w:rPr>
              <w:color w:val="808080"/>
            </w:rPr>
            <w:t>单击此处输入文字。</w:t>
          </w:r>
        </w:p>
      </w:docPartBody>
    </w:docPart>
    <w:docPart>
      <w:docPartPr>
        <w:name w:val="{06d06c45-093c-433a-a1f2-8ac40c935023}"/>
        <w:style w:val=""/>
        <w:category>
          <w:name w:val="常规"/>
          <w:gallery w:val="placeholder"/>
        </w:category>
        <w:types>
          <w:type w:val="bbPlcHdr"/>
        </w:types>
        <w:behaviors>
          <w:behavior w:val="content"/>
        </w:behaviors>
        <w:description w:val=""/>
        <w:guid w:val="{06d06c45-093c-433a-a1f2-8ac40c935023}"/>
      </w:docPartPr>
      <w:docPartBody>
        <w:p>
          <w:r>
            <w:rPr>
              <w:color w:val="808080"/>
            </w:rPr>
            <w:t>单击此处输入文字。</w:t>
          </w:r>
        </w:p>
      </w:docPartBody>
    </w:docPart>
    <w:docPart>
      <w:docPartPr>
        <w:name w:val="{46e08fd8-4b6a-45f1-bc4f-26bd53d46c33}"/>
        <w:style w:val=""/>
        <w:category>
          <w:name w:val="常规"/>
          <w:gallery w:val="placeholder"/>
        </w:category>
        <w:types>
          <w:type w:val="bbPlcHdr"/>
        </w:types>
        <w:behaviors>
          <w:behavior w:val="content"/>
        </w:behaviors>
        <w:description w:val=""/>
        <w:guid w:val="{46e08fd8-4b6a-45f1-bc4f-26bd53d46c33}"/>
      </w:docPartPr>
      <w:docPartBody>
        <w:p>
          <w:r>
            <w:rPr>
              <w:color w:val="808080"/>
            </w:rPr>
            <w:t>单击此处输入文字。</w:t>
          </w:r>
        </w:p>
      </w:docPartBody>
    </w:docPart>
    <w:docPart>
      <w:docPartPr>
        <w:name w:val="{3c4284ef-c81f-4fbe-8233-229292c43212}"/>
        <w:style w:val=""/>
        <w:category>
          <w:name w:val="常规"/>
          <w:gallery w:val="placeholder"/>
        </w:category>
        <w:types>
          <w:type w:val="bbPlcHdr"/>
        </w:types>
        <w:behaviors>
          <w:behavior w:val="content"/>
        </w:behaviors>
        <w:description w:val=""/>
        <w:guid w:val="{3c4284ef-c81f-4fbe-8233-229292c43212}"/>
      </w:docPartPr>
      <w:docPartBody>
        <w:p>
          <w:r>
            <w:rPr>
              <w:color w:val="808080"/>
            </w:rPr>
            <w:t>单击此处输入文字。</w:t>
          </w:r>
        </w:p>
      </w:docPartBody>
    </w:docPart>
    <w:docPart>
      <w:docPartPr>
        <w:name w:val="{1cd6de39-cbda-4c31-b6de-184664177228}"/>
        <w:style w:val=""/>
        <w:category>
          <w:name w:val="常规"/>
          <w:gallery w:val="placeholder"/>
        </w:category>
        <w:types>
          <w:type w:val="bbPlcHdr"/>
        </w:types>
        <w:behaviors>
          <w:behavior w:val="content"/>
        </w:behaviors>
        <w:description w:val=""/>
        <w:guid w:val="{1cd6de39-cbda-4c31-b6de-184664177228}"/>
      </w:docPartPr>
      <w:docPartBody>
        <w:p>
          <w:r>
            <w:rPr>
              <w:color w:val="808080"/>
            </w:rPr>
            <w:t>单击此处输入文字。</w:t>
          </w:r>
        </w:p>
      </w:docPartBody>
    </w:docPart>
    <w:docPart>
      <w:docPartPr>
        <w:name w:val="{8c5c75c9-d413-4793-8b4f-29eda79e041c}"/>
        <w:style w:val=""/>
        <w:category>
          <w:name w:val="常规"/>
          <w:gallery w:val="placeholder"/>
        </w:category>
        <w:types>
          <w:type w:val="bbPlcHdr"/>
        </w:types>
        <w:behaviors>
          <w:behavior w:val="content"/>
        </w:behaviors>
        <w:description w:val=""/>
        <w:guid w:val="{8c5c75c9-d413-4793-8b4f-29eda79e041c}"/>
      </w:docPartPr>
      <w:docPartBody>
        <w:p>
          <w:r>
            <w:rPr>
              <w:color w:val="808080"/>
            </w:rPr>
            <w:t>单击此处输入文字。</w:t>
          </w:r>
        </w:p>
      </w:docPartBody>
    </w:docPart>
    <w:docPart>
      <w:docPartPr>
        <w:name w:val="{993e5afd-0977-4f57-8920-b4f66eb1dc70}"/>
        <w:style w:val=""/>
        <w:category>
          <w:name w:val="常规"/>
          <w:gallery w:val="placeholder"/>
        </w:category>
        <w:types>
          <w:type w:val="bbPlcHdr"/>
        </w:types>
        <w:behaviors>
          <w:behavior w:val="content"/>
        </w:behaviors>
        <w:description w:val=""/>
        <w:guid w:val="{993e5afd-0977-4f57-8920-b4f66eb1dc70}"/>
      </w:docPartPr>
      <w:docPartBody>
        <w:p>
          <w:r>
            <w:rPr>
              <w:color w:val="808080"/>
            </w:rPr>
            <w:t>单击此处输入文字。</w:t>
          </w:r>
        </w:p>
      </w:docPartBody>
    </w:docPart>
    <w:docPart>
      <w:docPartPr>
        <w:name w:val="{f5ca731d-7ae2-49b8-9038-212e9a1bac99}"/>
        <w:style w:val=""/>
        <w:category>
          <w:name w:val="常规"/>
          <w:gallery w:val="placeholder"/>
        </w:category>
        <w:types>
          <w:type w:val="bbPlcHdr"/>
        </w:types>
        <w:behaviors>
          <w:behavior w:val="content"/>
        </w:behaviors>
        <w:description w:val=""/>
        <w:guid w:val="{f5ca731d-7ae2-49b8-9038-212e9a1bac99}"/>
      </w:docPartPr>
      <w:docPartBody>
        <w:p>
          <w:r>
            <w:rPr>
              <w:color w:val="808080"/>
            </w:rPr>
            <w:t>单击此处输入文字。</w:t>
          </w:r>
        </w:p>
      </w:docPartBody>
    </w:docPart>
    <w:docPart>
      <w:docPartPr>
        <w:name w:val="{565f236b-d9ee-4f10-a0a2-2d007cd9c3cb}"/>
        <w:style w:val=""/>
        <w:category>
          <w:name w:val="常规"/>
          <w:gallery w:val="placeholder"/>
        </w:category>
        <w:types>
          <w:type w:val="bbPlcHdr"/>
        </w:types>
        <w:behaviors>
          <w:behavior w:val="content"/>
        </w:behaviors>
        <w:description w:val=""/>
        <w:guid w:val="{565f236b-d9ee-4f10-a0a2-2d007cd9c3cb}"/>
      </w:docPartPr>
      <w:docPartBody>
        <w:p>
          <w:r>
            <w:rPr>
              <w:color w:val="808080"/>
            </w:rPr>
            <w:t>单击此处输入文字。</w:t>
          </w:r>
        </w:p>
      </w:docPartBody>
    </w:docPart>
    <w:docPart>
      <w:docPartPr>
        <w:name w:val="{241741ed-eb5a-4f1f-935e-60216d702143}"/>
        <w:style w:val=""/>
        <w:category>
          <w:name w:val="常规"/>
          <w:gallery w:val="placeholder"/>
        </w:category>
        <w:types>
          <w:type w:val="bbPlcHdr"/>
        </w:types>
        <w:behaviors>
          <w:behavior w:val="content"/>
        </w:behaviors>
        <w:description w:val=""/>
        <w:guid w:val="{241741ed-eb5a-4f1f-935e-60216d702143}"/>
      </w:docPartPr>
      <w:docPartBody>
        <w:p>
          <w:r>
            <w:rPr>
              <w:color w:val="808080"/>
            </w:rPr>
            <w:t>单击此处输入文字。</w:t>
          </w:r>
        </w:p>
      </w:docPartBody>
    </w:docPart>
    <w:docPart>
      <w:docPartPr>
        <w:name w:val="{9f82ae06-8a3d-4118-af83-95b65788a7a8}"/>
        <w:style w:val=""/>
        <w:category>
          <w:name w:val="常规"/>
          <w:gallery w:val="placeholder"/>
        </w:category>
        <w:types>
          <w:type w:val="bbPlcHdr"/>
        </w:types>
        <w:behaviors>
          <w:behavior w:val="content"/>
        </w:behaviors>
        <w:description w:val=""/>
        <w:guid w:val="{9f82ae06-8a3d-4118-af83-95b65788a7a8}"/>
      </w:docPartPr>
      <w:docPartBody>
        <w:p>
          <w:r>
            <w:rPr>
              <w:color w:val="808080"/>
            </w:rPr>
            <w:t>单击此处输入文字。</w:t>
          </w:r>
        </w:p>
      </w:docPartBody>
    </w:docPart>
    <w:docPart>
      <w:docPartPr>
        <w:name w:val="{c925ed5f-cbec-4ad7-9dec-a2f7283b689a}"/>
        <w:style w:val=""/>
        <w:category>
          <w:name w:val="常规"/>
          <w:gallery w:val="placeholder"/>
        </w:category>
        <w:types>
          <w:type w:val="bbPlcHdr"/>
        </w:types>
        <w:behaviors>
          <w:behavior w:val="content"/>
        </w:behaviors>
        <w:description w:val=""/>
        <w:guid w:val="{c925ed5f-cbec-4ad7-9dec-a2f7283b689a}"/>
      </w:docPartPr>
      <w:docPartBody>
        <w:p>
          <w:r>
            <w:rPr>
              <w:color w:val="808080"/>
            </w:rPr>
            <w:t>单击此处输入文字。</w:t>
          </w:r>
        </w:p>
      </w:docPartBody>
    </w:docPart>
    <w:docPart>
      <w:docPartPr>
        <w:name w:val="{1b9dbf7d-a1af-41d1-abdc-f95cf9f03bc1}"/>
        <w:style w:val=""/>
        <w:category>
          <w:name w:val="常规"/>
          <w:gallery w:val="placeholder"/>
        </w:category>
        <w:types>
          <w:type w:val="bbPlcHdr"/>
        </w:types>
        <w:behaviors>
          <w:behavior w:val="content"/>
        </w:behaviors>
        <w:description w:val=""/>
        <w:guid w:val="{1b9dbf7d-a1af-41d1-abdc-f95cf9f03bc1}"/>
      </w:docPartPr>
      <w:docPartBody>
        <w:p>
          <w:r>
            <w:rPr>
              <w:color w:val="808080"/>
            </w:rPr>
            <w:t>单击此处输入文字。</w:t>
          </w:r>
        </w:p>
      </w:docPartBody>
    </w:docPart>
    <w:docPart>
      <w:docPartPr>
        <w:name w:val="{d513c797-c6a3-47ba-a534-4d0ddc55254f}"/>
        <w:style w:val=""/>
        <w:category>
          <w:name w:val="常规"/>
          <w:gallery w:val="placeholder"/>
        </w:category>
        <w:types>
          <w:type w:val="bbPlcHdr"/>
        </w:types>
        <w:behaviors>
          <w:behavior w:val="content"/>
        </w:behaviors>
        <w:description w:val=""/>
        <w:guid w:val="{d513c797-c6a3-47ba-a534-4d0ddc55254f}"/>
      </w:docPartPr>
      <w:docPartBody>
        <w:p>
          <w:r>
            <w:rPr>
              <w:color w:val="808080"/>
            </w:rPr>
            <w:t>单击此处输入文字。</w:t>
          </w:r>
        </w:p>
      </w:docPartBody>
    </w:docPart>
    <w:docPart>
      <w:docPartPr>
        <w:name w:val="{318125b9-a98e-4e66-bce3-782be1a997ff}"/>
        <w:style w:val=""/>
        <w:category>
          <w:name w:val="常规"/>
          <w:gallery w:val="placeholder"/>
        </w:category>
        <w:types>
          <w:type w:val="bbPlcHdr"/>
        </w:types>
        <w:behaviors>
          <w:behavior w:val="content"/>
        </w:behaviors>
        <w:description w:val=""/>
        <w:guid w:val="{318125b9-a98e-4e66-bce3-782be1a997ff}"/>
      </w:docPartPr>
      <w:docPartBody>
        <w:p>
          <w:r>
            <w:rPr>
              <w:color w:val="808080"/>
            </w:rPr>
            <w:t>单击此处输入文字。</w:t>
          </w:r>
        </w:p>
      </w:docPartBody>
    </w:docPart>
    <w:docPart>
      <w:docPartPr>
        <w:name w:val="{9ce55c31-b8b1-4f06-9021-384216b2a70b}"/>
        <w:style w:val=""/>
        <w:category>
          <w:name w:val="常规"/>
          <w:gallery w:val="placeholder"/>
        </w:category>
        <w:types>
          <w:type w:val="bbPlcHdr"/>
        </w:types>
        <w:behaviors>
          <w:behavior w:val="content"/>
        </w:behaviors>
        <w:description w:val=""/>
        <w:guid w:val="{9ce55c31-b8b1-4f06-9021-384216b2a70b}"/>
      </w:docPartPr>
      <w:docPartBody>
        <w:p>
          <w:r>
            <w:rPr>
              <w:color w:val="808080"/>
            </w:rPr>
            <w:t>单击此处输入文字。</w:t>
          </w:r>
        </w:p>
      </w:docPartBody>
    </w:docPart>
    <w:docPart>
      <w:docPartPr>
        <w:name w:val="{2a97ff11-a73d-4ee0-b232-a1ac8dc42ec9}"/>
        <w:style w:val=""/>
        <w:category>
          <w:name w:val="常规"/>
          <w:gallery w:val="placeholder"/>
        </w:category>
        <w:types>
          <w:type w:val="bbPlcHdr"/>
        </w:types>
        <w:behaviors>
          <w:behavior w:val="content"/>
        </w:behaviors>
        <w:description w:val=""/>
        <w:guid w:val="{2a97ff11-a73d-4ee0-b232-a1ac8dc42ec9}"/>
      </w:docPartPr>
      <w:docPartBody>
        <w:p>
          <w:r>
            <w:rPr>
              <w:color w:val="808080"/>
            </w:rPr>
            <w:t>单击此处输入文字。</w:t>
          </w:r>
        </w:p>
      </w:docPartBody>
    </w:docPart>
    <w:docPart>
      <w:docPartPr>
        <w:name w:val="{1ea551a0-9b13-4e56-b632-65d69d0f4abc}"/>
        <w:style w:val=""/>
        <w:category>
          <w:name w:val="常规"/>
          <w:gallery w:val="placeholder"/>
        </w:category>
        <w:types>
          <w:type w:val="bbPlcHdr"/>
        </w:types>
        <w:behaviors>
          <w:behavior w:val="content"/>
        </w:behaviors>
        <w:description w:val=""/>
        <w:guid w:val="{1ea551a0-9b13-4e56-b632-65d69d0f4abc}"/>
      </w:docPartPr>
      <w:docPartBody>
        <w:p>
          <w:r>
            <w:rPr>
              <w:color w:val="808080"/>
            </w:rPr>
            <w:t>单击此处输入文字。</w:t>
          </w:r>
        </w:p>
      </w:docPartBody>
    </w:docPart>
    <w:docPart>
      <w:docPartPr>
        <w:name w:val="{be195c16-e5e6-4d95-a20e-d57b7ebdec7f}"/>
        <w:style w:val=""/>
        <w:category>
          <w:name w:val="常规"/>
          <w:gallery w:val="placeholder"/>
        </w:category>
        <w:types>
          <w:type w:val="bbPlcHdr"/>
        </w:types>
        <w:behaviors>
          <w:behavior w:val="content"/>
        </w:behaviors>
        <w:description w:val=""/>
        <w:guid w:val="{be195c16-e5e6-4d95-a20e-d57b7ebdec7f}"/>
      </w:docPartPr>
      <w:docPartBody>
        <w:p>
          <w:r>
            <w:rPr>
              <w:color w:val="808080"/>
            </w:rPr>
            <w:t>单击此处输入文字。</w:t>
          </w:r>
        </w:p>
      </w:docPartBody>
    </w:docPart>
    <w:docPart>
      <w:docPartPr>
        <w:name w:val="{fa078d2c-6fa9-4ab2-a8c0-988f6abfd8af}"/>
        <w:style w:val=""/>
        <w:category>
          <w:name w:val="常规"/>
          <w:gallery w:val="placeholder"/>
        </w:category>
        <w:types>
          <w:type w:val="bbPlcHdr"/>
        </w:types>
        <w:behaviors>
          <w:behavior w:val="content"/>
        </w:behaviors>
        <w:description w:val=""/>
        <w:guid w:val="{fa078d2c-6fa9-4ab2-a8c0-988f6abfd8af}"/>
      </w:docPartPr>
      <w:docPartBody>
        <w:p>
          <w:r>
            <w:rPr>
              <w:color w:val="808080"/>
            </w:rPr>
            <w:t>单击此处输入文字。</w:t>
          </w:r>
        </w:p>
      </w:docPartBody>
    </w:docPart>
    <w:docPart>
      <w:docPartPr>
        <w:name w:val="{687625a1-7152-4968-bb98-71ed531ae295}"/>
        <w:style w:val=""/>
        <w:category>
          <w:name w:val="常规"/>
          <w:gallery w:val="placeholder"/>
        </w:category>
        <w:types>
          <w:type w:val="bbPlcHdr"/>
        </w:types>
        <w:behaviors>
          <w:behavior w:val="content"/>
        </w:behaviors>
        <w:description w:val=""/>
        <w:guid w:val="{687625a1-7152-4968-bb98-71ed531ae295}"/>
      </w:docPartPr>
      <w:docPartBody>
        <w:p>
          <w:r>
            <w:rPr>
              <w:color w:val="808080"/>
            </w:rPr>
            <w:t>单击此处输入文字。</w:t>
          </w:r>
        </w:p>
      </w:docPartBody>
    </w:docPart>
    <w:docPart>
      <w:docPartPr>
        <w:name w:val="{8f9c1150-0a05-4ee7-b9ff-266a7e4996e7}"/>
        <w:style w:val=""/>
        <w:category>
          <w:name w:val="常规"/>
          <w:gallery w:val="placeholder"/>
        </w:category>
        <w:types>
          <w:type w:val="bbPlcHdr"/>
        </w:types>
        <w:behaviors>
          <w:behavior w:val="content"/>
        </w:behaviors>
        <w:description w:val=""/>
        <w:guid w:val="{8f9c1150-0a05-4ee7-b9ff-266a7e4996e7}"/>
      </w:docPartPr>
      <w:docPartBody>
        <w:p>
          <w:r>
            <w:rPr>
              <w:color w:val="808080"/>
            </w:rPr>
            <w:t>单击此处输入文字。</w:t>
          </w:r>
        </w:p>
      </w:docPartBody>
    </w:docPart>
    <w:docPart>
      <w:docPartPr>
        <w:name w:val="{42e64a6c-e049-44e8-b936-28c21b024190}"/>
        <w:style w:val=""/>
        <w:category>
          <w:name w:val="常规"/>
          <w:gallery w:val="placeholder"/>
        </w:category>
        <w:types>
          <w:type w:val="bbPlcHdr"/>
        </w:types>
        <w:behaviors>
          <w:behavior w:val="content"/>
        </w:behaviors>
        <w:description w:val=""/>
        <w:guid w:val="{42e64a6c-e049-44e8-b936-28c21b024190}"/>
      </w:docPartPr>
      <w:docPartBody>
        <w:p>
          <w:r>
            <w:rPr>
              <w:color w:val="808080"/>
            </w:rPr>
            <w:t>单击此处输入文字。</w:t>
          </w:r>
        </w:p>
      </w:docPartBody>
    </w:docPart>
    <w:docPart>
      <w:docPartPr>
        <w:name w:val="{fbc743c2-b743-49b3-8190-81e983fe3075}"/>
        <w:style w:val=""/>
        <w:category>
          <w:name w:val="常规"/>
          <w:gallery w:val="placeholder"/>
        </w:category>
        <w:types>
          <w:type w:val="bbPlcHdr"/>
        </w:types>
        <w:behaviors>
          <w:behavior w:val="content"/>
        </w:behaviors>
        <w:description w:val=""/>
        <w:guid w:val="{fbc743c2-b743-49b3-8190-81e983fe3075}"/>
      </w:docPartPr>
      <w:docPartBody>
        <w:p>
          <w:r>
            <w:rPr>
              <w:color w:val="808080"/>
            </w:rPr>
            <w:t>单击此处输入文字。</w:t>
          </w:r>
        </w:p>
      </w:docPartBody>
    </w:docPart>
    <w:docPart>
      <w:docPartPr>
        <w:name w:val="{7c488794-11a0-4cb0-9943-c863d96c2d54}"/>
        <w:style w:val=""/>
        <w:category>
          <w:name w:val="常规"/>
          <w:gallery w:val="placeholder"/>
        </w:category>
        <w:types>
          <w:type w:val="bbPlcHdr"/>
        </w:types>
        <w:behaviors>
          <w:behavior w:val="content"/>
        </w:behaviors>
        <w:description w:val=""/>
        <w:guid w:val="{7c488794-11a0-4cb0-9943-c863d96c2d54}"/>
      </w:docPartPr>
      <w:docPartBody>
        <w:p>
          <w:r>
            <w:rPr>
              <w:color w:val="808080"/>
            </w:rPr>
            <w:t>单击此处输入文字。</w:t>
          </w:r>
        </w:p>
      </w:docPartBody>
    </w:docPart>
    <w:docPart>
      <w:docPartPr>
        <w:name w:val="{63d623e3-0890-4eff-a701-ad038ca13491}"/>
        <w:style w:val=""/>
        <w:category>
          <w:name w:val="常规"/>
          <w:gallery w:val="placeholder"/>
        </w:category>
        <w:types>
          <w:type w:val="bbPlcHdr"/>
        </w:types>
        <w:behaviors>
          <w:behavior w:val="content"/>
        </w:behaviors>
        <w:description w:val=""/>
        <w:guid w:val="{63d623e3-0890-4eff-a701-ad038ca13491}"/>
      </w:docPartPr>
      <w:docPartBody>
        <w:p>
          <w:r>
            <w:rPr>
              <w:color w:val="808080"/>
            </w:rPr>
            <w:t>单击此处输入文字。</w:t>
          </w:r>
        </w:p>
      </w:docPartBody>
    </w:docPart>
    <w:docPart>
      <w:docPartPr>
        <w:name w:val="{deb19812-ccee-4307-a2de-77ef143ec5cd}"/>
        <w:style w:val=""/>
        <w:category>
          <w:name w:val="常规"/>
          <w:gallery w:val="placeholder"/>
        </w:category>
        <w:types>
          <w:type w:val="bbPlcHdr"/>
        </w:types>
        <w:behaviors>
          <w:behavior w:val="content"/>
        </w:behaviors>
        <w:description w:val=""/>
        <w:guid w:val="{deb19812-ccee-4307-a2de-77ef143ec5cd}"/>
      </w:docPartPr>
      <w:docPartBody>
        <w:p>
          <w:r>
            <w:rPr>
              <w:color w:val="808080"/>
            </w:rPr>
            <w:t>单击此处输入文字。</w:t>
          </w:r>
        </w:p>
      </w:docPartBody>
    </w:docPart>
    <w:docPart>
      <w:docPartPr>
        <w:name w:val="{590a3a35-b6b7-45f4-a57c-354f2f20e03d}"/>
        <w:style w:val=""/>
        <w:category>
          <w:name w:val="常规"/>
          <w:gallery w:val="placeholder"/>
        </w:category>
        <w:types>
          <w:type w:val="bbPlcHdr"/>
        </w:types>
        <w:behaviors>
          <w:behavior w:val="content"/>
        </w:behaviors>
        <w:description w:val=""/>
        <w:guid w:val="{590a3a35-b6b7-45f4-a57c-354f2f20e03d}"/>
      </w:docPartPr>
      <w:docPartBody>
        <w:p>
          <w:r>
            <w:rPr>
              <w:color w:val="808080"/>
            </w:rPr>
            <w:t>单击此处输入文字。</w:t>
          </w:r>
        </w:p>
      </w:docPartBody>
    </w:docPart>
    <w:docPart>
      <w:docPartPr>
        <w:name w:val="{0fe24a48-d578-421d-a58a-7e8cafc3d435}"/>
        <w:style w:val=""/>
        <w:category>
          <w:name w:val="常规"/>
          <w:gallery w:val="placeholder"/>
        </w:category>
        <w:types>
          <w:type w:val="bbPlcHdr"/>
        </w:types>
        <w:behaviors>
          <w:behavior w:val="content"/>
        </w:behaviors>
        <w:description w:val=""/>
        <w:guid w:val="{0fe24a48-d578-421d-a58a-7e8cafc3d435}"/>
      </w:docPartPr>
      <w:docPartBody>
        <w:p>
          <w:r>
            <w:rPr>
              <w:color w:val="808080"/>
            </w:rPr>
            <w:t>单击此处输入文字。</w:t>
          </w:r>
        </w:p>
      </w:docPartBody>
    </w:docPart>
    <w:docPart>
      <w:docPartPr>
        <w:name w:val="{31ab9fd0-2f9d-496a-87a4-a58ea417f592}"/>
        <w:style w:val=""/>
        <w:category>
          <w:name w:val="常规"/>
          <w:gallery w:val="placeholder"/>
        </w:category>
        <w:types>
          <w:type w:val="bbPlcHdr"/>
        </w:types>
        <w:behaviors>
          <w:behavior w:val="content"/>
        </w:behaviors>
        <w:description w:val=""/>
        <w:guid w:val="{31ab9fd0-2f9d-496a-87a4-a58ea417f592}"/>
      </w:docPartPr>
      <w:docPartBody>
        <w:p>
          <w:r>
            <w:rPr>
              <w:color w:val="808080"/>
            </w:rPr>
            <w:t>单击此处输入文字。</w:t>
          </w:r>
        </w:p>
      </w:docPartBody>
    </w:docPart>
    <w:docPart>
      <w:docPartPr>
        <w:name w:val="{08bd7fa6-7b67-4ab9-bdff-fa53974a8767}"/>
        <w:style w:val=""/>
        <w:category>
          <w:name w:val="常规"/>
          <w:gallery w:val="placeholder"/>
        </w:category>
        <w:types>
          <w:type w:val="bbPlcHdr"/>
        </w:types>
        <w:behaviors>
          <w:behavior w:val="content"/>
        </w:behaviors>
        <w:description w:val=""/>
        <w:guid w:val="{08bd7fa6-7b67-4ab9-bdff-fa53974a8767}"/>
      </w:docPartPr>
      <w:docPartBody>
        <w:p>
          <w:r>
            <w:rPr>
              <w:color w:val="808080"/>
            </w:rPr>
            <w:t>单击此处输入文字。</w:t>
          </w:r>
        </w:p>
      </w:docPartBody>
    </w:docPart>
    <w:docPart>
      <w:docPartPr>
        <w:name w:val="{c0afdd99-08aa-4825-81d0-08e64015d808}"/>
        <w:style w:val=""/>
        <w:category>
          <w:name w:val="常规"/>
          <w:gallery w:val="placeholder"/>
        </w:category>
        <w:types>
          <w:type w:val="bbPlcHdr"/>
        </w:types>
        <w:behaviors>
          <w:behavior w:val="content"/>
        </w:behaviors>
        <w:description w:val=""/>
        <w:guid w:val="{c0afdd99-08aa-4825-81d0-08e64015d808}"/>
      </w:docPartPr>
      <w:docPartBody>
        <w:p>
          <w:r>
            <w:rPr>
              <w:color w:val="808080"/>
            </w:rPr>
            <w:t>单击此处输入文字。</w:t>
          </w:r>
        </w:p>
      </w:docPartBody>
    </w:docPart>
    <w:docPart>
      <w:docPartPr>
        <w:name w:val="{ef06ca60-556e-4ff6-9263-a5501645e5c6}"/>
        <w:style w:val=""/>
        <w:category>
          <w:name w:val="常规"/>
          <w:gallery w:val="placeholder"/>
        </w:category>
        <w:types>
          <w:type w:val="bbPlcHdr"/>
        </w:types>
        <w:behaviors>
          <w:behavior w:val="content"/>
        </w:behaviors>
        <w:description w:val=""/>
        <w:guid w:val="{ef06ca60-556e-4ff6-9263-a5501645e5c6}"/>
      </w:docPartPr>
      <w:docPartBody>
        <w:p>
          <w:r>
            <w:rPr>
              <w:color w:val="808080"/>
            </w:rPr>
            <w:t>单击此处输入文字。</w:t>
          </w:r>
        </w:p>
      </w:docPartBody>
    </w:docPart>
    <w:docPart>
      <w:docPartPr>
        <w:name w:val="{c8cb8184-9e44-49ac-98d5-eeeeb549638c}"/>
        <w:style w:val=""/>
        <w:category>
          <w:name w:val="常规"/>
          <w:gallery w:val="placeholder"/>
        </w:category>
        <w:types>
          <w:type w:val="bbPlcHdr"/>
        </w:types>
        <w:behaviors>
          <w:behavior w:val="content"/>
        </w:behaviors>
        <w:description w:val=""/>
        <w:guid w:val="{c8cb8184-9e44-49ac-98d5-eeeeb549638c}"/>
      </w:docPartPr>
      <w:docPartBody>
        <w:p>
          <w:r>
            <w:rPr>
              <w:color w:val="808080"/>
            </w:rPr>
            <w:t>单击此处输入文字。</w:t>
          </w:r>
        </w:p>
      </w:docPartBody>
    </w:docPart>
    <w:docPart>
      <w:docPartPr>
        <w:name w:val="{54deed3d-f6bb-4dfa-b63f-cee867f5d74a}"/>
        <w:style w:val=""/>
        <w:category>
          <w:name w:val="常规"/>
          <w:gallery w:val="placeholder"/>
        </w:category>
        <w:types>
          <w:type w:val="bbPlcHdr"/>
        </w:types>
        <w:behaviors>
          <w:behavior w:val="content"/>
        </w:behaviors>
        <w:description w:val=""/>
        <w:guid w:val="{54deed3d-f6bb-4dfa-b63f-cee867f5d74a}"/>
      </w:docPartPr>
      <w:docPartBody>
        <w:p>
          <w:r>
            <w:rPr>
              <w:color w:val="808080"/>
            </w:rPr>
            <w:t>单击此处输入文字。</w:t>
          </w:r>
        </w:p>
      </w:docPartBody>
    </w:docPart>
    <w:docPart>
      <w:docPartPr>
        <w:name w:val="{98fcf876-cb55-47bb-b48c-d893ce6d9c33}"/>
        <w:style w:val=""/>
        <w:category>
          <w:name w:val="常规"/>
          <w:gallery w:val="placeholder"/>
        </w:category>
        <w:types>
          <w:type w:val="bbPlcHdr"/>
        </w:types>
        <w:behaviors>
          <w:behavior w:val="content"/>
        </w:behaviors>
        <w:description w:val=""/>
        <w:guid w:val="{98fcf876-cb55-47bb-b48c-d893ce6d9c33}"/>
      </w:docPartPr>
      <w:docPartBody>
        <w:p>
          <w:r>
            <w:rPr>
              <w:color w:val="808080"/>
            </w:rPr>
            <w:t>单击此处输入文字。</w:t>
          </w:r>
        </w:p>
      </w:docPartBody>
    </w:docPart>
    <w:docPart>
      <w:docPartPr>
        <w:name w:val="{d9d2c511-1fe8-4d22-9764-9549f12b807f}"/>
        <w:style w:val=""/>
        <w:category>
          <w:name w:val="常规"/>
          <w:gallery w:val="placeholder"/>
        </w:category>
        <w:types>
          <w:type w:val="bbPlcHdr"/>
        </w:types>
        <w:behaviors>
          <w:behavior w:val="content"/>
        </w:behaviors>
        <w:description w:val=""/>
        <w:guid w:val="{d9d2c511-1fe8-4d22-9764-9549f12b807f}"/>
      </w:docPartPr>
      <w:docPartBody>
        <w:p>
          <w:r>
            <w:rPr>
              <w:color w:val="808080"/>
            </w:rPr>
            <w:t>单击此处输入文字。</w:t>
          </w:r>
        </w:p>
      </w:docPartBody>
    </w:docPart>
    <w:docPart>
      <w:docPartPr>
        <w:name w:val="{6307415c-5930-4661-b256-2281c69d4e68}"/>
        <w:style w:val=""/>
        <w:category>
          <w:name w:val="常规"/>
          <w:gallery w:val="placeholder"/>
        </w:category>
        <w:types>
          <w:type w:val="bbPlcHdr"/>
        </w:types>
        <w:behaviors>
          <w:behavior w:val="content"/>
        </w:behaviors>
        <w:description w:val=""/>
        <w:guid w:val="{6307415c-5930-4661-b256-2281c69d4e68}"/>
      </w:docPartPr>
      <w:docPartBody>
        <w:p>
          <w:r>
            <w:rPr>
              <w:color w:val="808080"/>
            </w:rPr>
            <w:t>单击此处输入文字。</w:t>
          </w:r>
        </w:p>
      </w:docPartBody>
    </w:docPart>
    <w:docPart>
      <w:docPartPr>
        <w:name w:val="{eed11604-bbb8-4220-aacf-81e1a02a5701}"/>
        <w:style w:val=""/>
        <w:category>
          <w:name w:val="常规"/>
          <w:gallery w:val="placeholder"/>
        </w:category>
        <w:types>
          <w:type w:val="bbPlcHdr"/>
        </w:types>
        <w:behaviors>
          <w:behavior w:val="content"/>
        </w:behaviors>
        <w:description w:val=""/>
        <w:guid w:val="{eed11604-bbb8-4220-aacf-81e1a02a5701}"/>
      </w:docPartPr>
      <w:docPartBody>
        <w:p>
          <w:r>
            <w:rPr>
              <w:color w:val="808080"/>
            </w:rPr>
            <w:t>单击此处输入文字。</w:t>
          </w:r>
        </w:p>
      </w:docPartBody>
    </w:docPart>
    <w:docPart>
      <w:docPartPr>
        <w:name w:val="{2892e2b5-a5fe-4ace-89ba-83ad3fd39fd2}"/>
        <w:style w:val=""/>
        <w:category>
          <w:name w:val="常规"/>
          <w:gallery w:val="placeholder"/>
        </w:category>
        <w:types>
          <w:type w:val="bbPlcHdr"/>
        </w:types>
        <w:behaviors>
          <w:behavior w:val="content"/>
        </w:behaviors>
        <w:description w:val=""/>
        <w:guid w:val="{2892e2b5-a5fe-4ace-89ba-83ad3fd39fd2}"/>
      </w:docPartPr>
      <w:docPartBody>
        <w:p>
          <w:r>
            <w:rPr>
              <w:color w:val="808080"/>
            </w:rPr>
            <w:t>单击此处输入文字。</w:t>
          </w:r>
        </w:p>
      </w:docPartBody>
    </w:docPart>
    <w:docPart>
      <w:docPartPr>
        <w:name w:val="{7812b094-eef6-4e7f-a170-ddfeccb0bdfc}"/>
        <w:style w:val=""/>
        <w:category>
          <w:name w:val="常规"/>
          <w:gallery w:val="placeholder"/>
        </w:category>
        <w:types>
          <w:type w:val="bbPlcHdr"/>
        </w:types>
        <w:behaviors>
          <w:behavior w:val="content"/>
        </w:behaviors>
        <w:description w:val=""/>
        <w:guid w:val="{7812b094-eef6-4e7f-a170-ddfeccb0bdfc}"/>
      </w:docPartPr>
      <w:docPartBody>
        <w:p>
          <w:r>
            <w:rPr>
              <w:color w:val="808080"/>
            </w:rPr>
            <w:t>单击此处输入文字。</w:t>
          </w:r>
        </w:p>
      </w:docPartBody>
    </w:docPart>
    <w:docPart>
      <w:docPartPr>
        <w:name w:val="{e0bab9d5-287e-4efc-8fd3-a15b10d9393b}"/>
        <w:style w:val=""/>
        <w:category>
          <w:name w:val="常规"/>
          <w:gallery w:val="placeholder"/>
        </w:category>
        <w:types>
          <w:type w:val="bbPlcHdr"/>
        </w:types>
        <w:behaviors>
          <w:behavior w:val="content"/>
        </w:behaviors>
        <w:description w:val=""/>
        <w:guid w:val="{e0bab9d5-287e-4efc-8fd3-a15b10d9393b}"/>
      </w:docPartPr>
      <w:docPartBody>
        <w:p>
          <w:r>
            <w:rPr>
              <w:color w:val="808080"/>
            </w:rPr>
            <w:t>单击此处输入文字。</w:t>
          </w:r>
        </w:p>
      </w:docPartBody>
    </w:docPart>
    <w:docPart>
      <w:docPartPr>
        <w:name w:val="{24e4b2c9-d1a4-4b8f-9d26-540c53689f89}"/>
        <w:style w:val=""/>
        <w:category>
          <w:name w:val="常规"/>
          <w:gallery w:val="placeholder"/>
        </w:category>
        <w:types>
          <w:type w:val="bbPlcHdr"/>
        </w:types>
        <w:behaviors>
          <w:behavior w:val="content"/>
        </w:behaviors>
        <w:description w:val=""/>
        <w:guid w:val="{24e4b2c9-d1a4-4b8f-9d26-540c53689f89}"/>
      </w:docPartPr>
      <w:docPartBody>
        <w:p>
          <w:r>
            <w:rPr>
              <w:color w:val="808080"/>
            </w:rPr>
            <w:t>单击此处输入文字。</w:t>
          </w:r>
        </w:p>
      </w:docPartBody>
    </w:docPart>
    <w:docPart>
      <w:docPartPr>
        <w:name w:val="{77a06ea1-bedb-4135-90c2-09ef5f4dbd56}"/>
        <w:style w:val=""/>
        <w:category>
          <w:name w:val="常规"/>
          <w:gallery w:val="placeholder"/>
        </w:category>
        <w:types>
          <w:type w:val="bbPlcHdr"/>
        </w:types>
        <w:behaviors>
          <w:behavior w:val="content"/>
        </w:behaviors>
        <w:description w:val=""/>
        <w:guid w:val="{77a06ea1-bedb-4135-90c2-09ef5f4dbd56}"/>
      </w:docPartPr>
      <w:docPartBody>
        <w:p>
          <w:r>
            <w:rPr>
              <w:color w:val="808080"/>
            </w:rPr>
            <w:t>单击此处输入文字。</w:t>
          </w:r>
        </w:p>
      </w:docPartBody>
    </w:docPart>
    <w:docPart>
      <w:docPartPr>
        <w:name w:val="{1700c3ad-ed3f-41c2-8e0c-01cbea9bc565}"/>
        <w:style w:val=""/>
        <w:category>
          <w:name w:val="常规"/>
          <w:gallery w:val="placeholder"/>
        </w:category>
        <w:types>
          <w:type w:val="bbPlcHdr"/>
        </w:types>
        <w:behaviors>
          <w:behavior w:val="content"/>
        </w:behaviors>
        <w:description w:val=""/>
        <w:guid w:val="{1700c3ad-ed3f-41c2-8e0c-01cbea9bc565}"/>
      </w:docPartPr>
      <w:docPartBody>
        <w:p>
          <w:r>
            <w:rPr>
              <w:color w:val="808080"/>
            </w:rPr>
            <w:t>单击此处输入文字。</w:t>
          </w:r>
        </w:p>
      </w:docPartBody>
    </w:docPart>
    <w:docPart>
      <w:docPartPr>
        <w:name w:val="{1f70597e-993d-4453-ab3a-953184a21a2f}"/>
        <w:style w:val=""/>
        <w:category>
          <w:name w:val="常规"/>
          <w:gallery w:val="placeholder"/>
        </w:category>
        <w:types>
          <w:type w:val="bbPlcHdr"/>
        </w:types>
        <w:behaviors>
          <w:behavior w:val="content"/>
        </w:behaviors>
        <w:description w:val=""/>
        <w:guid w:val="{1f70597e-993d-4453-ab3a-953184a21a2f}"/>
      </w:docPartPr>
      <w:docPartBody>
        <w:p>
          <w:r>
            <w:rPr>
              <w:color w:val="808080"/>
            </w:rPr>
            <w:t>单击此处输入文字。</w:t>
          </w:r>
        </w:p>
      </w:docPartBody>
    </w:docPart>
    <w:docPart>
      <w:docPartPr>
        <w:name w:val="{ad43692c-56f8-4054-8fa4-6dfb090f63b1}"/>
        <w:style w:val=""/>
        <w:category>
          <w:name w:val="常规"/>
          <w:gallery w:val="placeholder"/>
        </w:category>
        <w:types>
          <w:type w:val="bbPlcHdr"/>
        </w:types>
        <w:behaviors>
          <w:behavior w:val="content"/>
        </w:behaviors>
        <w:description w:val=""/>
        <w:guid w:val="{ad43692c-56f8-4054-8fa4-6dfb090f63b1}"/>
      </w:docPartPr>
      <w:docPartBody>
        <w:p>
          <w:r>
            <w:rPr>
              <w:color w:val="808080"/>
            </w:rPr>
            <w:t>单击此处输入文字。</w:t>
          </w:r>
        </w:p>
      </w:docPartBody>
    </w:docPart>
    <w:docPart>
      <w:docPartPr>
        <w:name w:val="{78248fb1-f9f0-4cdc-9a81-8b10b4d1ca24}"/>
        <w:style w:val=""/>
        <w:category>
          <w:name w:val="常规"/>
          <w:gallery w:val="placeholder"/>
        </w:category>
        <w:types>
          <w:type w:val="bbPlcHdr"/>
        </w:types>
        <w:behaviors>
          <w:behavior w:val="content"/>
        </w:behaviors>
        <w:description w:val=""/>
        <w:guid w:val="{78248fb1-f9f0-4cdc-9a81-8b10b4d1ca24}"/>
      </w:docPartPr>
      <w:docPartBody>
        <w:p>
          <w:r>
            <w:rPr>
              <w:color w:val="808080"/>
            </w:rPr>
            <w:t>单击此处输入文字。</w:t>
          </w:r>
        </w:p>
      </w:docPartBody>
    </w:docPart>
    <w:docPart>
      <w:docPartPr>
        <w:name w:val="{ae87b1bc-1471-4b87-bec6-d0734fa03fff}"/>
        <w:style w:val=""/>
        <w:category>
          <w:name w:val="常规"/>
          <w:gallery w:val="placeholder"/>
        </w:category>
        <w:types>
          <w:type w:val="bbPlcHdr"/>
        </w:types>
        <w:behaviors>
          <w:behavior w:val="content"/>
        </w:behaviors>
        <w:description w:val=""/>
        <w:guid w:val="{ae87b1bc-1471-4b87-bec6-d0734fa03fff}"/>
      </w:docPartPr>
      <w:docPartBody>
        <w:p>
          <w:r>
            <w:rPr>
              <w:color w:val="808080"/>
            </w:rPr>
            <w:t>单击此处输入文字。</w:t>
          </w:r>
        </w:p>
      </w:docPartBody>
    </w:docPart>
    <w:docPart>
      <w:docPartPr>
        <w:name w:val="{06439358-892c-4dec-8460-01b98da52ab4}"/>
        <w:style w:val=""/>
        <w:category>
          <w:name w:val="常规"/>
          <w:gallery w:val="placeholder"/>
        </w:category>
        <w:types>
          <w:type w:val="bbPlcHdr"/>
        </w:types>
        <w:behaviors>
          <w:behavior w:val="content"/>
        </w:behaviors>
        <w:description w:val=""/>
        <w:guid w:val="{06439358-892c-4dec-8460-01b98da52ab4}"/>
      </w:docPartPr>
      <w:docPartBody>
        <w:p>
          <w:r>
            <w:rPr>
              <w:color w:val="808080"/>
            </w:rPr>
            <w:t>单击此处输入文字。</w:t>
          </w:r>
        </w:p>
      </w:docPartBody>
    </w:docPart>
    <w:docPart>
      <w:docPartPr>
        <w:name w:val="{ac041c92-3a22-4031-9de1-37632b43d4e0}"/>
        <w:style w:val=""/>
        <w:category>
          <w:name w:val="常规"/>
          <w:gallery w:val="placeholder"/>
        </w:category>
        <w:types>
          <w:type w:val="bbPlcHdr"/>
        </w:types>
        <w:behaviors>
          <w:behavior w:val="content"/>
        </w:behaviors>
        <w:description w:val=""/>
        <w:guid w:val="{ac041c92-3a22-4031-9de1-37632b43d4e0}"/>
      </w:docPartPr>
      <w:docPartBody>
        <w:p>
          <w:r>
            <w:rPr>
              <w:color w:val="808080"/>
            </w:rPr>
            <w:t>单击此处输入文字。</w:t>
          </w:r>
        </w:p>
      </w:docPartBody>
    </w:docPart>
    <w:docPart>
      <w:docPartPr>
        <w:name w:val="{09d1a8c5-a30b-4cdb-aef2-275646ad705a}"/>
        <w:style w:val=""/>
        <w:category>
          <w:name w:val="常规"/>
          <w:gallery w:val="placeholder"/>
        </w:category>
        <w:types>
          <w:type w:val="bbPlcHdr"/>
        </w:types>
        <w:behaviors>
          <w:behavior w:val="content"/>
        </w:behaviors>
        <w:description w:val=""/>
        <w:guid w:val="{09d1a8c5-a30b-4cdb-aef2-275646ad705a}"/>
      </w:docPartPr>
      <w:docPartBody>
        <w:p>
          <w:r>
            <w:rPr>
              <w:color w:val="808080"/>
            </w:rPr>
            <w:t>单击此处输入文字。</w:t>
          </w:r>
        </w:p>
      </w:docPartBody>
    </w:docPart>
    <w:docPart>
      <w:docPartPr>
        <w:name w:val="{fbcd5bf8-f6fc-4ebc-82e4-03715ba13fba}"/>
        <w:style w:val=""/>
        <w:category>
          <w:name w:val="常规"/>
          <w:gallery w:val="placeholder"/>
        </w:category>
        <w:types>
          <w:type w:val="bbPlcHdr"/>
        </w:types>
        <w:behaviors>
          <w:behavior w:val="content"/>
        </w:behaviors>
        <w:description w:val=""/>
        <w:guid w:val="{fbcd5bf8-f6fc-4ebc-82e4-03715ba13fba}"/>
      </w:docPartPr>
      <w:docPartBody>
        <w:p>
          <w:r>
            <w:rPr>
              <w:color w:val="808080"/>
            </w:rPr>
            <w:t>单击此处输入文字。</w:t>
          </w:r>
        </w:p>
      </w:docPartBody>
    </w:docPart>
    <w:docPart>
      <w:docPartPr>
        <w:name w:val="{9aa45ed3-60f6-4369-aff2-bd978e7d71cc}"/>
        <w:style w:val=""/>
        <w:category>
          <w:name w:val="常规"/>
          <w:gallery w:val="placeholder"/>
        </w:category>
        <w:types>
          <w:type w:val="bbPlcHdr"/>
        </w:types>
        <w:behaviors>
          <w:behavior w:val="content"/>
        </w:behaviors>
        <w:description w:val=""/>
        <w:guid w:val="{9aa45ed3-60f6-4369-aff2-bd978e7d71cc}"/>
      </w:docPartPr>
      <w:docPartBody>
        <w:p>
          <w:r>
            <w:rPr>
              <w:color w:val="808080"/>
            </w:rPr>
            <w:t>单击此处输入文字。</w:t>
          </w:r>
        </w:p>
      </w:docPartBody>
    </w:docPart>
    <w:docPart>
      <w:docPartPr>
        <w:name w:val="{73c8ccda-af5f-4352-8848-9e020d5d60e3}"/>
        <w:style w:val=""/>
        <w:category>
          <w:name w:val="常规"/>
          <w:gallery w:val="placeholder"/>
        </w:category>
        <w:types>
          <w:type w:val="bbPlcHdr"/>
        </w:types>
        <w:behaviors>
          <w:behavior w:val="content"/>
        </w:behaviors>
        <w:description w:val=""/>
        <w:guid w:val="{73c8ccda-af5f-4352-8848-9e020d5d60e3}"/>
      </w:docPartPr>
      <w:docPartBody>
        <w:p>
          <w:r>
            <w:rPr>
              <w:color w:val="808080"/>
            </w:rPr>
            <w:t>单击此处输入文字。</w:t>
          </w:r>
        </w:p>
      </w:docPartBody>
    </w:docPart>
    <w:docPart>
      <w:docPartPr>
        <w:name w:val="{2a184a74-ae0c-4b52-9244-dff4bb2ef4cf}"/>
        <w:style w:val=""/>
        <w:category>
          <w:name w:val="常规"/>
          <w:gallery w:val="placeholder"/>
        </w:category>
        <w:types>
          <w:type w:val="bbPlcHdr"/>
        </w:types>
        <w:behaviors>
          <w:behavior w:val="content"/>
        </w:behaviors>
        <w:description w:val=""/>
        <w:guid w:val="{2a184a74-ae0c-4b52-9244-dff4bb2ef4cf}"/>
      </w:docPartPr>
      <w:docPartBody>
        <w:p>
          <w:r>
            <w:rPr>
              <w:color w:val="808080"/>
            </w:rPr>
            <w:t>单击此处输入文字。</w:t>
          </w:r>
        </w:p>
      </w:docPartBody>
    </w:docPart>
    <w:docPart>
      <w:docPartPr>
        <w:name w:val="{a9086a5b-6237-4942-8a4c-5a6d907eb17a}"/>
        <w:style w:val=""/>
        <w:category>
          <w:name w:val="常规"/>
          <w:gallery w:val="placeholder"/>
        </w:category>
        <w:types>
          <w:type w:val="bbPlcHdr"/>
        </w:types>
        <w:behaviors>
          <w:behavior w:val="content"/>
        </w:behaviors>
        <w:description w:val=""/>
        <w:guid w:val="{a9086a5b-6237-4942-8a4c-5a6d907eb17a}"/>
      </w:docPartPr>
      <w:docPartBody>
        <w:p>
          <w:r>
            <w:rPr>
              <w:color w:val="808080"/>
            </w:rPr>
            <w:t>单击此处输入文字。</w:t>
          </w:r>
        </w:p>
      </w:docPartBody>
    </w:docPart>
    <w:docPart>
      <w:docPartPr>
        <w:name w:val="{a91c6f8e-3e38-4f9a-a1ad-23515e89806a}"/>
        <w:style w:val=""/>
        <w:category>
          <w:name w:val="常规"/>
          <w:gallery w:val="placeholder"/>
        </w:category>
        <w:types>
          <w:type w:val="bbPlcHdr"/>
        </w:types>
        <w:behaviors>
          <w:behavior w:val="content"/>
        </w:behaviors>
        <w:description w:val=""/>
        <w:guid w:val="{a91c6f8e-3e38-4f9a-a1ad-23515e89806a}"/>
      </w:docPartPr>
      <w:docPartBody>
        <w:p>
          <w:r>
            <w:rPr>
              <w:color w:val="808080"/>
            </w:rPr>
            <w:t>单击此处输入文字。</w:t>
          </w:r>
        </w:p>
      </w:docPartBody>
    </w:docPart>
    <w:docPart>
      <w:docPartPr>
        <w:name w:val="{a50d1ee7-20e2-46bd-857e-65efcc8a8466}"/>
        <w:style w:val=""/>
        <w:category>
          <w:name w:val="常规"/>
          <w:gallery w:val="placeholder"/>
        </w:category>
        <w:types>
          <w:type w:val="bbPlcHdr"/>
        </w:types>
        <w:behaviors>
          <w:behavior w:val="content"/>
        </w:behaviors>
        <w:description w:val=""/>
        <w:guid w:val="{a50d1ee7-20e2-46bd-857e-65efcc8a8466}"/>
      </w:docPartPr>
      <w:docPartBody>
        <w:p>
          <w:r>
            <w:rPr>
              <w:color w:val="808080"/>
            </w:rPr>
            <w:t>单击此处输入文字。</w:t>
          </w:r>
        </w:p>
      </w:docPartBody>
    </w:docPart>
    <w:docPart>
      <w:docPartPr>
        <w:name w:val="{fb499755-459c-42a4-8eb9-76918744ba5e}"/>
        <w:style w:val=""/>
        <w:category>
          <w:name w:val="常规"/>
          <w:gallery w:val="placeholder"/>
        </w:category>
        <w:types>
          <w:type w:val="bbPlcHdr"/>
        </w:types>
        <w:behaviors>
          <w:behavior w:val="content"/>
        </w:behaviors>
        <w:description w:val=""/>
        <w:guid w:val="{fb499755-459c-42a4-8eb9-76918744ba5e}"/>
      </w:docPartPr>
      <w:docPartBody>
        <w:p>
          <w:r>
            <w:rPr>
              <w:color w:val="808080"/>
            </w:rPr>
            <w:t>单击此处输入文字。</w:t>
          </w:r>
        </w:p>
      </w:docPartBody>
    </w:docPart>
    <w:docPart>
      <w:docPartPr>
        <w:name w:val="{10f8a047-61d5-4e9c-9e58-ba4884a40aca}"/>
        <w:style w:val=""/>
        <w:category>
          <w:name w:val="常规"/>
          <w:gallery w:val="placeholder"/>
        </w:category>
        <w:types>
          <w:type w:val="bbPlcHdr"/>
        </w:types>
        <w:behaviors>
          <w:behavior w:val="content"/>
        </w:behaviors>
        <w:description w:val=""/>
        <w:guid w:val="{10f8a047-61d5-4e9c-9e58-ba4884a40aca}"/>
      </w:docPartPr>
      <w:docPartBody>
        <w:p>
          <w:r>
            <w:rPr>
              <w:color w:val="808080"/>
            </w:rPr>
            <w:t>单击此处输入文字。</w:t>
          </w:r>
        </w:p>
      </w:docPartBody>
    </w:docPart>
    <w:docPart>
      <w:docPartPr>
        <w:name w:val="{d026daf9-7791-46ca-9ec0-5e43875c0340}"/>
        <w:style w:val=""/>
        <w:category>
          <w:name w:val="常规"/>
          <w:gallery w:val="placeholder"/>
        </w:category>
        <w:types>
          <w:type w:val="bbPlcHdr"/>
        </w:types>
        <w:behaviors>
          <w:behavior w:val="content"/>
        </w:behaviors>
        <w:description w:val=""/>
        <w:guid w:val="{d026daf9-7791-46ca-9ec0-5e43875c0340}"/>
      </w:docPartPr>
      <w:docPartBody>
        <w:p>
          <w:r>
            <w:rPr>
              <w:color w:val="808080"/>
            </w:rPr>
            <w:t>单击此处输入文字。</w:t>
          </w:r>
        </w:p>
      </w:docPartBody>
    </w:docPart>
    <w:docPart>
      <w:docPartPr>
        <w:name w:val="{27d66b02-e64e-4e4b-9147-f3d0fd533bed}"/>
        <w:style w:val=""/>
        <w:category>
          <w:name w:val="常规"/>
          <w:gallery w:val="placeholder"/>
        </w:category>
        <w:types>
          <w:type w:val="bbPlcHdr"/>
        </w:types>
        <w:behaviors>
          <w:behavior w:val="content"/>
        </w:behaviors>
        <w:description w:val=""/>
        <w:guid w:val="{27d66b02-e64e-4e4b-9147-f3d0fd533bed}"/>
      </w:docPartPr>
      <w:docPartBody>
        <w:p>
          <w:r>
            <w:rPr>
              <w:color w:val="808080"/>
            </w:rPr>
            <w:t>单击此处输入文字。</w:t>
          </w:r>
        </w:p>
      </w:docPartBody>
    </w:docPart>
    <w:docPart>
      <w:docPartPr>
        <w:name w:val="{5f2f6177-e59e-4451-ae97-8f67289bdb44}"/>
        <w:style w:val=""/>
        <w:category>
          <w:name w:val="常规"/>
          <w:gallery w:val="placeholder"/>
        </w:category>
        <w:types>
          <w:type w:val="bbPlcHdr"/>
        </w:types>
        <w:behaviors>
          <w:behavior w:val="content"/>
        </w:behaviors>
        <w:description w:val=""/>
        <w:guid w:val="{5f2f6177-e59e-4451-ae97-8f67289bdb44}"/>
      </w:docPartPr>
      <w:docPartBody>
        <w:p>
          <w:r>
            <w:rPr>
              <w:color w:val="808080"/>
            </w:rPr>
            <w:t>单击此处输入文字。</w:t>
          </w:r>
        </w:p>
      </w:docPartBody>
    </w:docPart>
    <w:docPart>
      <w:docPartPr>
        <w:name w:val="{723903e5-1323-478d-86cb-a01b2894d863}"/>
        <w:style w:val=""/>
        <w:category>
          <w:name w:val="常规"/>
          <w:gallery w:val="placeholder"/>
        </w:category>
        <w:types>
          <w:type w:val="bbPlcHdr"/>
        </w:types>
        <w:behaviors>
          <w:behavior w:val="content"/>
        </w:behaviors>
        <w:description w:val=""/>
        <w:guid w:val="{723903e5-1323-478d-86cb-a01b2894d863}"/>
      </w:docPartPr>
      <w:docPartBody>
        <w:p>
          <w:r>
            <w:rPr>
              <w:color w:val="808080"/>
            </w:rPr>
            <w:t>单击此处输入文字。</w:t>
          </w:r>
        </w:p>
      </w:docPartBody>
    </w:docPart>
    <w:docPart>
      <w:docPartPr>
        <w:name w:val="{bbacb179-5c58-4cb2-a850-3509a01b9e11}"/>
        <w:style w:val=""/>
        <w:category>
          <w:name w:val="常规"/>
          <w:gallery w:val="placeholder"/>
        </w:category>
        <w:types>
          <w:type w:val="bbPlcHdr"/>
        </w:types>
        <w:behaviors>
          <w:behavior w:val="content"/>
        </w:behaviors>
        <w:description w:val=""/>
        <w:guid w:val="{bbacb179-5c58-4cb2-a850-3509a01b9e11}"/>
      </w:docPartPr>
      <w:docPartBody>
        <w:p>
          <w:r>
            <w:rPr>
              <w:color w:val="808080"/>
            </w:rPr>
            <w:t>单击此处输入文字。</w:t>
          </w:r>
        </w:p>
      </w:docPartBody>
    </w:docPart>
    <w:docPart>
      <w:docPartPr>
        <w:name w:val="{e4160f80-1ae4-447c-a763-7c25974329c6}"/>
        <w:style w:val=""/>
        <w:category>
          <w:name w:val="常规"/>
          <w:gallery w:val="placeholder"/>
        </w:category>
        <w:types>
          <w:type w:val="bbPlcHdr"/>
        </w:types>
        <w:behaviors>
          <w:behavior w:val="content"/>
        </w:behaviors>
        <w:description w:val=""/>
        <w:guid w:val="{e4160f80-1ae4-447c-a763-7c25974329c6}"/>
      </w:docPartPr>
      <w:docPartBody>
        <w:p>
          <w:r>
            <w:rPr>
              <w:color w:val="808080"/>
            </w:rPr>
            <w:t>单击此处输入文字。</w:t>
          </w:r>
        </w:p>
      </w:docPartBody>
    </w:docPart>
    <w:docPart>
      <w:docPartPr>
        <w:name w:val="{5f39046a-de57-4c15-be65-6112d87aa55f}"/>
        <w:style w:val=""/>
        <w:category>
          <w:name w:val="常规"/>
          <w:gallery w:val="placeholder"/>
        </w:category>
        <w:types>
          <w:type w:val="bbPlcHdr"/>
        </w:types>
        <w:behaviors>
          <w:behavior w:val="content"/>
        </w:behaviors>
        <w:description w:val=""/>
        <w:guid w:val="{5f39046a-de57-4c15-be65-6112d87aa55f}"/>
      </w:docPartPr>
      <w:docPartBody>
        <w:p>
          <w:r>
            <w:rPr>
              <w:color w:val="808080"/>
            </w:rPr>
            <w:t>单击此处输入文字。</w:t>
          </w:r>
        </w:p>
      </w:docPartBody>
    </w:docPart>
    <w:docPart>
      <w:docPartPr>
        <w:name w:val="{4bfd89ec-b48b-4ed3-aee8-3eb121ce9193}"/>
        <w:style w:val=""/>
        <w:category>
          <w:name w:val="常规"/>
          <w:gallery w:val="placeholder"/>
        </w:category>
        <w:types>
          <w:type w:val="bbPlcHdr"/>
        </w:types>
        <w:behaviors>
          <w:behavior w:val="content"/>
        </w:behaviors>
        <w:description w:val=""/>
        <w:guid w:val="{4bfd89ec-b48b-4ed3-aee8-3eb121ce9193}"/>
      </w:docPartPr>
      <w:docPartBody>
        <w:p>
          <w:r>
            <w:rPr>
              <w:color w:val="808080"/>
            </w:rPr>
            <w:t>单击此处输入文字。</w:t>
          </w:r>
        </w:p>
      </w:docPartBody>
    </w:docPart>
    <w:docPart>
      <w:docPartPr>
        <w:name w:val="{bd404d13-61f4-4155-81d5-aede1a65312e}"/>
        <w:style w:val=""/>
        <w:category>
          <w:name w:val="常规"/>
          <w:gallery w:val="placeholder"/>
        </w:category>
        <w:types>
          <w:type w:val="bbPlcHdr"/>
        </w:types>
        <w:behaviors>
          <w:behavior w:val="content"/>
        </w:behaviors>
        <w:description w:val=""/>
        <w:guid w:val="{bd404d13-61f4-4155-81d5-aede1a65312e}"/>
      </w:docPartPr>
      <w:docPartBody>
        <w:p>
          <w:r>
            <w:rPr>
              <w:color w:val="808080"/>
            </w:rPr>
            <w:t>单击此处输入文字。</w:t>
          </w:r>
        </w:p>
      </w:docPartBody>
    </w:docPart>
    <w:docPart>
      <w:docPartPr>
        <w:name w:val="{a91ecb35-b0ed-4a1e-927e-c3d480c60353}"/>
        <w:style w:val=""/>
        <w:category>
          <w:name w:val="常规"/>
          <w:gallery w:val="placeholder"/>
        </w:category>
        <w:types>
          <w:type w:val="bbPlcHdr"/>
        </w:types>
        <w:behaviors>
          <w:behavior w:val="content"/>
        </w:behaviors>
        <w:description w:val=""/>
        <w:guid w:val="{a91ecb35-b0ed-4a1e-927e-c3d480c60353}"/>
      </w:docPartPr>
      <w:docPartBody>
        <w:p>
          <w:r>
            <w:rPr>
              <w:color w:val="808080"/>
            </w:rPr>
            <w:t>单击此处输入文字。</w:t>
          </w:r>
        </w:p>
      </w:docPartBody>
    </w:docPart>
    <w:docPart>
      <w:docPartPr>
        <w:name w:val="{e832142f-0833-481a-8436-717299092581}"/>
        <w:style w:val=""/>
        <w:category>
          <w:name w:val="常规"/>
          <w:gallery w:val="placeholder"/>
        </w:category>
        <w:types>
          <w:type w:val="bbPlcHdr"/>
        </w:types>
        <w:behaviors>
          <w:behavior w:val="content"/>
        </w:behaviors>
        <w:description w:val=""/>
        <w:guid w:val="{e832142f-0833-481a-8436-717299092581}"/>
      </w:docPartPr>
      <w:docPartBody>
        <w:p>
          <w:r>
            <w:rPr>
              <w:color w:val="808080"/>
            </w:rPr>
            <w:t>单击此处输入文字。</w:t>
          </w:r>
        </w:p>
      </w:docPartBody>
    </w:docPart>
    <w:docPart>
      <w:docPartPr>
        <w:name w:val="{bed81e2f-36d9-4fdc-9cc1-577b767f7396}"/>
        <w:style w:val=""/>
        <w:category>
          <w:name w:val="常规"/>
          <w:gallery w:val="placeholder"/>
        </w:category>
        <w:types>
          <w:type w:val="bbPlcHdr"/>
        </w:types>
        <w:behaviors>
          <w:behavior w:val="content"/>
        </w:behaviors>
        <w:description w:val=""/>
        <w:guid w:val="{bed81e2f-36d9-4fdc-9cc1-577b767f7396}"/>
      </w:docPartPr>
      <w:docPartBody>
        <w:p>
          <w:r>
            <w:rPr>
              <w:color w:val="808080"/>
            </w:rPr>
            <w:t>单击此处输入文字。</w:t>
          </w:r>
        </w:p>
      </w:docPartBody>
    </w:docPart>
    <w:docPart>
      <w:docPartPr>
        <w:name w:val="{fd9f295e-3d87-4a96-bac1-f762f29ade9f}"/>
        <w:style w:val=""/>
        <w:category>
          <w:name w:val="常规"/>
          <w:gallery w:val="placeholder"/>
        </w:category>
        <w:types>
          <w:type w:val="bbPlcHdr"/>
        </w:types>
        <w:behaviors>
          <w:behavior w:val="content"/>
        </w:behaviors>
        <w:description w:val=""/>
        <w:guid w:val="{fd9f295e-3d87-4a96-bac1-f762f29ade9f}"/>
      </w:docPartPr>
      <w:docPartBody>
        <w:p>
          <w:r>
            <w:rPr>
              <w:color w:val="808080"/>
            </w:rPr>
            <w:t>单击此处输入文字。</w:t>
          </w:r>
        </w:p>
      </w:docPartBody>
    </w:docPart>
    <w:docPart>
      <w:docPartPr>
        <w:name w:val="{b3e399c6-74df-4610-9845-37800660b68c}"/>
        <w:style w:val=""/>
        <w:category>
          <w:name w:val="常规"/>
          <w:gallery w:val="placeholder"/>
        </w:category>
        <w:types>
          <w:type w:val="bbPlcHdr"/>
        </w:types>
        <w:behaviors>
          <w:behavior w:val="content"/>
        </w:behaviors>
        <w:description w:val=""/>
        <w:guid w:val="{b3e399c6-74df-4610-9845-37800660b68c}"/>
      </w:docPartPr>
      <w:docPartBody>
        <w:p>
          <w:r>
            <w:rPr>
              <w:color w:val="808080"/>
            </w:rPr>
            <w:t>单击此处输入文字。</w:t>
          </w:r>
        </w:p>
      </w:docPartBody>
    </w:docPart>
    <w:docPart>
      <w:docPartPr>
        <w:name w:val="{a2f3c0d7-dcca-4268-abd2-656333663c39}"/>
        <w:style w:val=""/>
        <w:category>
          <w:name w:val="常规"/>
          <w:gallery w:val="placeholder"/>
        </w:category>
        <w:types>
          <w:type w:val="bbPlcHdr"/>
        </w:types>
        <w:behaviors>
          <w:behavior w:val="content"/>
        </w:behaviors>
        <w:description w:val=""/>
        <w:guid w:val="{a2f3c0d7-dcca-4268-abd2-656333663c39}"/>
      </w:docPartPr>
      <w:docPartBody>
        <w:p>
          <w:r>
            <w:rPr>
              <w:color w:val="808080"/>
            </w:rPr>
            <w:t>单击此处输入文字。</w:t>
          </w:r>
        </w:p>
      </w:docPartBody>
    </w:docPart>
    <w:docPart>
      <w:docPartPr>
        <w:name w:val="{d42a3c79-68d3-4fed-b55b-89bfae860eb1}"/>
        <w:style w:val=""/>
        <w:category>
          <w:name w:val="常规"/>
          <w:gallery w:val="placeholder"/>
        </w:category>
        <w:types>
          <w:type w:val="bbPlcHdr"/>
        </w:types>
        <w:behaviors>
          <w:behavior w:val="content"/>
        </w:behaviors>
        <w:description w:val=""/>
        <w:guid w:val="{d42a3c79-68d3-4fed-b55b-89bfae860eb1}"/>
      </w:docPartPr>
      <w:docPartBody>
        <w:p>
          <w:r>
            <w:rPr>
              <w:color w:val="808080"/>
            </w:rPr>
            <w:t>单击此处输入文字。</w:t>
          </w:r>
        </w:p>
      </w:docPartBody>
    </w:docPart>
    <w:docPart>
      <w:docPartPr>
        <w:name w:val="{583eb968-dbda-49ac-bd15-897ea3a52233}"/>
        <w:style w:val=""/>
        <w:category>
          <w:name w:val="常规"/>
          <w:gallery w:val="placeholder"/>
        </w:category>
        <w:types>
          <w:type w:val="bbPlcHdr"/>
        </w:types>
        <w:behaviors>
          <w:behavior w:val="content"/>
        </w:behaviors>
        <w:description w:val=""/>
        <w:guid w:val="{583eb968-dbda-49ac-bd15-897ea3a52233}"/>
      </w:docPartPr>
      <w:docPartBody>
        <w:p>
          <w:r>
            <w:rPr>
              <w:color w:val="808080"/>
            </w:rPr>
            <w:t>单击此处输入文字。</w:t>
          </w:r>
        </w:p>
      </w:docPartBody>
    </w:docPart>
    <w:docPart>
      <w:docPartPr>
        <w:name w:val="{62c5fa66-ecca-48f3-b0ec-1e6906123bc0}"/>
        <w:style w:val=""/>
        <w:category>
          <w:name w:val="常规"/>
          <w:gallery w:val="placeholder"/>
        </w:category>
        <w:types>
          <w:type w:val="bbPlcHdr"/>
        </w:types>
        <w:behaviors>
          <w:behavior w:val="content"/>
        </w:behaviors>
        <w:description w:val=""/>
        <w:guid w:val="{62c5fa66-ecca-48f3-b0ec-1e6906123bc0}"/>
      </w:docPartPr>
      <w:docPartBody>
        <w:p>
          <w:r>
            <w:rPr>
              <w:color w:val="808080"/>
            </w:rPr>
            <w:t>单击此处输入文字。</w:t>
          </w:r>
        </w:p>
      </w:docPartBody>
    </w:docPart>
    <w:docPart>
      <w:docPartPr>
        <w:name w:val="{dad56d11-234e-4208-b298-8675aa0d3f98}"/>
        <w:style w:val=""/>
        <w:category>
          <w:name w:val="常规"/>
          <w:gallery w:val="placeholder"/>
        </w:category>
        <w:types>
          <w:type w:val="bbPlcHdr"/>
        </w:types>
        <w:behaviors>
          <w:behavior w:val="content"/>
        </w:behaviors>
        <w:description w:val=""/>
        <w:guid w:val="{dad56d11-234e-4208-b298-8675aa0d3f98}"/>
      </w:docPartPr>
      <w:docPartBody>
        <w:p>
          <w:r>
            <w:rPr>
              <w:color w:val="808080"/>
            </w:rPr>
            <w:t>单击此处输入文字。</w:t>
          </w:r>
        </w:p>
      </w:docPartBody>
    </w:docPart>
    <w:docPart>
      <w:docPartPr>
        <w:name w:val="{2352b860-7b0d-4c32-bf6f-ab0c98ebd960}"/>
        <w:style w:val=""/>
        <w:category>
          <w:name w:val="常规"/>
          <w:gallery w:val="placeholder"/>
        </w:category>
        <w:types>
          <w:type w:val="bbPlcHdr"/>
        </w:types>
        <w:behaviors>
          <w:behavior w:val="content"/>
        </w:behaviors>
        <w:description w:val=""/>
        <w:guid w:val="{2352b860-7b0d-4c32-bf6f-ab0c98ebd960}"/>
      </w:docPartPr>
      <w:docPartBody>
        <w:p>
          <w:r>
            <w:rPr>
              <w:color w:val="808080"/>
            </w:rPr>
            <w:t>单击此处输入文字。</w:t>
          </w:r>
        </w:p>
      </w:docPartBody>
    </w:docPart>
    <w:docPart>
      <w:docPartPr>
        <w:name w:val="{b072e6e4-9033-47f5-9ec4-f9dab5eef5e2}"/>
        <w:style w:val=""/>
        <w:category>
          <w:name w:val="常规"/>
          <w:gallery w:val="placeholder"/>
        </w:category>
        <w:types>
          <w:type w:val="bbPlcHdr"/>
        </w:types>
        <w:behaviors>
          <w:behavior w:val="content"/>
        </w:behaviors>
        <w:description w:val=""/>
        <w:guid w:val="{b072e6e4-9033-47f5-9ec4-f9dab5eef5e2}"/>
      </w:docPartPr>
      <w:docPartBody>
        <w:p>
          <w:r>
            <w:rPr>
              <w:color w:val="808080"/>
            </w:rPr>
            <w:t>单击此处输入文字。</w:t>
          </w:r>
        </w:p>
      </w:docPartBody>
    </w:docPart>
    <w:docPart>
      <w:docPartPr>
        <w:name w:val="{f793b2a2-ef25-4c7f-8806-72c44e98794d}"/>
        <w:style w:val=""/>
        <w:category>
          <w:name w:val="常规"/>
          <w:gallery w:val="placeholder"/>
        </w:category>
        <w:types>
          <w:type w:val="bbPlcHdr"/>
        </w:types>
        <w:behaviors>
          <w:behavior w:val="content"/>
        </w:behaviors>
        <w:description w:val=""/>
        <w:guid w:val="{f793b2a2-ef25-4c7f-8806-72c44e98794d}"/>
      </w:docPartPr>
      <w:docPartBody>
        <w:p>
          <w:r>
            <w:rPr>
              <w:color w:val="808080"/>
            </w:rPr>
            <w:t>单击此处输入文字。</w:t>
          </w:r>
        </w:p>
      </w:docPartBody>
    </w:docPart>
    <w:docPart>
      <w:docPartPr>
        <w:name w:val="{f3ae06c2-5cb8-4d19-8df8-0c8b1f12db4e}"/>
        <w:style w:val=""/>
        <w:category>
          <w:name w:val="常规"/>
          <w:gallery w:val="placeholder"/>
        </w:category>
        <w:types>
          <w:type w:val="bbPlcHdr"/>
        </w:types>
        <w:behaviors>
          <w:behavior w:val="content"/>
        </w:behaviors>
        <w:description w:val=""/>
        <w:guid w:val="{f3ae06c2-5cb8-4d19-8df8-0c8b1f12db4e}"/>
      </w:docPartPr>
      <w:docPartBody>
        <w:p>
          <w:r>
            <w:rPr>
              <w:color w:val="808080"/>
            </w:rPr>
            <w:t>单击此处输入文字。</w:t>
          </w:r>
        </w:p>
      </w:docPartBody>
    </w:docPart>
    <w:docPart>
      <w:docPartPr>
        <w:name w:val="{a2d01df0-ea83-491f-856b-3e48aaecb0bf}"/>
        <w:style w:val=""/>
        <w:category>
          <w:name w:val="常规"/>
          <w:gallery w:val="placeholder"/>
        </w:category>
        <w:types>
          <w:type w:val="bbPlcHdr"/>
        </w:types>
        <w:behaviors>
          <w:behavior w:val="content"/>
        </w:behaviors>
        <w:description w:val=""/>
        <w:guid w:val="{a2d01df0-ea83-491f-856b-3e48aaecb0bf}"/>
      </w:docPartPr>
      <w:docPartBody>
        <w:p>
          <w:r>
            <w:rPr>
              <w:color w:val="808080"/>
            </w:rPr>
            <w:t>单击此处输入文字。</w:t>
          </w:r>
        </w:p>
      </w:docPartBody>
    </w:docPart>
    <w:docPart>
      <w:docPartPr>
        <w:name w:val="{703fa810-445f-4a2f-9c9d-d4799081f52d}"/>
        <w:style w:val=""/>
        <w:category>
          <w:name w:val="常规"/>
          <w:gallery w:val="placeholder"/>
        </w:category>
        <w:types>
          <w:type w:val="bbPlcHdr"/>
        </w:types>
        <w:behaviors>
          <w:behavior w:val="content"/>
        </w:behaviors>
        <w:description w:val=""/>
        <w:guid w:val="{703fa810-445f-4a2f-9c9d-d4799081f52d}"/>
      </w:docPartPr>
      <w:docPartBody>
        <w:p>
          <w:r>
            <w:rPr>
              <w:color w:val="808080"/>
            </w:rPr>
            <w:t>单击此处输入文字。</w:t>
          </w:r>
        </w:p>
      </w:docPartBody>
    </w:docPart>
    <w:docPart>
      <w:docPartPr>
        <w:name w:val="{86d55344-45dd-4ed3-a0a5-9a8e2dcf1a90}"/>
        <w:style w:val=""/>
        <w:category>
          <w:name w:val="常规"/>
          <w:gallery w:val="placeholder"/>
        </w:category>
        <w:types>
          <w:type w:val="bbPlcHdr"/>
        </w:types>
        <w:behaviors>
          <w:behavior w:val="content"/>
        </w:behaviors>
        <w:description w:val=""/>
        <w:guid w:val="{86d55344-45dd-4ed3-a0a5-9a8e2dcf1a90}"/>
      </w:docPartPr>
      <w:docPartBody>
        <w:p>
          <w:r>
            <w:rPr>
              <w:color w:val="808080"/>
            </w:rPr>
            <w:t>单击此处输入文字。</w:t>
          </w:r>
        </w:p>
      </w:docPartBody>
    </w:docPart>
    <w:docPart>
      <w:docPartPr>
        <w:name w:val="{8fddeab2-f50c-49d0-96f3-1018c6c281cc}"/>
        <w:style w:val=""/>
        <w:category>
          <w:name w:val="常规"/>
          <w:gallery w:val="placeholder"/>
        </w:category>
        <w:types>
          <w:type w:val="bbPlcHdr"/>
        </w:types>
        <w:behaviors>
          <w:behavior w:val="content"/>
        </w:behaviors>
        <w:description w:val=""/>
        <w:guid w:val="{8fddeab2-f50c-49d0-96f3-1018c6c281cc}"/>
      </w:docPartPr>
      <w:docPartBody>
        <w:p>
          <w:r>
            <w:rPr>
              <w:color w:val="808080"/>
            </w:rPr>
            <w:t>单击此处输入文字。</w:t>
          </w:r>
        </w:p>
      </w:docPartBody>
    </w:docPart>
    <w:docPart>
      <w:docPartPr>
        <w:name w:val="{08ec880c-a3f0-45ce-b3e6-e498cb7dfcd8}"/>
        <w:style w:val=""/>
        <w:category>
          <w:name w:val="常规"/>
          <w:gallery w:val="placeholder"/>
        </w:category>
        <w:types>
          <w:type w:val="bbPlcHdr"/>
        </w:types>
        <w:behaviors>
          <w:behavior w:val="content"/>
        </w:behaviors>
        <w:description w:val=""/>
        <w:guid w:val="{08ec880c-a3f0-45ce-b3e6-e498cb7dfcd8}"/>
      </w:docPartPr>
      <w:docPartBody>
        <w:p>
          <w:r>
            <w:rPr>
              <w:color w:val="808080"/>
            </w:rPr>
            <w:t>单击此处输入文字。</w:t>
          </w:r>
        </w:p>
      </w:docPartBody>
    </w:docPart>
    <w:docPart>
      <w:docPartPr>
        <w:name w:val="{6b29b756-d8e4-49c8-9a93-9c4d78ba08ee}"/>
        <w:style w:val=""/>
        <w:category>
          <w:name w:val="常规"/>
          <w:gallery w:val="placeholder"/>
        </w:category>
        <w:types>
          <w:type w:val="bbPlcHdr"/>
        </w:types>
        <w:behaviors>
          <w:behavior w:val="content"/>
        </w:behaviors>
        <w:description w:val=""/>
        <w:guid w:val="{6b29b756-d8e4-49c8-9a93-9c4d78ba08ee}"/>
      </w:docPartPr>
      <w:docPartBody>
        <w:p>
          <w:r>
            <w:rPr>
              <w:color w:val="808080"/>
            </w:rPr>
            <w:t>单击此处输入文字。</w:t>
          </w:r>
        </w:p>
      </w:docPartBody>
    </w:docPart>
    <w:docPart>
      <w:docPartPr>
        <w:name w:val="{d6e1507e-1379-4920-8102-9a7457b70e29}"/>
        <w:style w:val=""/>
        <w:category>
          <w:name w:val="常规"/>
          <w:gallery w:val="placeholder"/>
        </w:category>
        <w:types>
          <w:type w:val="bbPlcHdr"/>
        </w:types>
        <w:behaviors>
          <w:behavior w:val="content"/>
        </w:behaviors>
        <w:description w:val=""/>
        <w:guid w:val="{d6e1507e-1379-4920-8102-9a7457b70e29}"/>
      </w:docPartPr>
      <w:docPartBody>
        <w:p>
          <w:r>
            <w:rPr>
              <w:color w:val="808080"/>
            </w:rPr>
            <w:t>单击此处输入文字。</w:t>
          </w:r>
        </w:p>
      </w:docPartBody>
    </w:docPart>
    <w:docPart>
      <w:docPartPr>
        <w:name w:val="{95333af5-371a-49a6-a995-1e2aacf8c09e}"/>
        <w:style w:val=""/>
        <w:category>
          <w:name w:val="常规"/>
          <w:gallery w:val="placeholder"/>
        </w:category>
        <w:types>
          <w:type w:val="bbPlcHdr"/>
        </w:types>
        <w:behaviors>
          <w:behavior w:val="content"/>
        </w:behaviors>
        <w:description w:val=""/>
        <w:guid w:val="{95333af5-371a-49a6-a995-1e2aacf8c09e}"/>
      </w:docPartPr>
      <w:docPartBody>
        <w:p>
          <w:r>
            <w:rPr>
              <w:color w:val="808080"/>
            </w:rPr>
            <w:t>单击此处输入文字。</w:t>
          </w:r>
        </w:p>
      </w:docPartBody>
    </w:docPart>
    <w:docPart>
      <w:docPartPr>
        <w:name w:val="{48e05060-85f0-446b-a79f-e64fa10a2587}"/>
        <w:style w:val=""/>
        <w:category>
          <w:name w:val="常规"/>
          <w:gallery w:val="placeholder"/>
        </w:category>
        <w:types>
          <w:type w:val="bbPlcHdr"/>
        </w:types>
        <w:behaviors>
          <w:behavior w:val="content"/>
        </w:behaviors>
        <w:description w:val=""/>
        <w:guid w:val="{48e05060-85f0-446b-a79f-e64fa10a2587}"/>
      </w:docPartPr>
      <w:docPartBody>
        <w:p>
          <w:r>
            <w:rPr>
              <w:color w:val="808080"/>
            </w:rPr>
            <w:t>单击此处输入文字。</w:t>
          </w:r>
        </w:p>
      </w:docPartBody>
    </w:docPart>
    <w:docPart>
      <w:docPartPr>
        <w:name w:val="{34263457-993b-4970-a970-1b76498ed9cf}"/>
        <w:style w:val=""/>
        <w:category>
          <w:name w:val="常规"/>
          <w:gallery w:val="placeholder"/>
        </w:category>
        <w:types>
          <w:type w:val="bbPlcHdr"/>
        </w:types>
        <w:behaviors>
          <w:behavior w:val="content"/>
        </w:behaviors>
        <w:description w:val=""/>
        <w:guid w:val="{34263457-993b-4970-a970-1b76498ed9cf}"/>
      </w:docPartPr>
      <w:docPartBody>
        <w:p>
          <w:r>
            <w:rPr>
              <w:color w:val="808080"/>
            </w:rPr>
            <w:t>单击此处输入文字。</w:t>
          </w:r>
        </w:p>
      </w:docPartBody>
    </w:docPart>
    <w:docPart>
      <w:docPartPr>
        <w:name w:val="{b4eb12bf-7622-499e-8f76-0fed4589b646}"/>
        <w:style w:val=""/>
        <w:category>
          <w:name w:val="常规"/>
          <w:gallery w:val="placeholder"/>
        </w:category>
        <w:types>
          <w:type w:val="bbPlcHdr"/>
        </w:types>
        <w:behaviors>
          <w:behavior w:val="content"/>
        </w:behaviors>
        <w:description w:val=""/>
        <w:guid w:val="{b4eb12bf-7622-499e-8f76-0fed4589b646}"/>
      </w:docPartPr>
      <w:docPartBody>
        <w:p>
          <w:r>
            <w:rPr>
              <w:color w:val="808080"/>
            </w:rPr>
            <w:t>单击此处输入文字。</w:t>
          </w:r>
        </w:p>
      </w:docPartBody>
    </w:docPart>
    <w:docPart>
      <w:docPartPr>
        <w:name w:val="{c2abad6f-dc69-4b7b-bd1f-f59c1a31c2c8}"/>
        <w:style w:val=""/>
        <w:category>
          <w:name w:val="常规"/>
          <w:gallery w:val="placeholder"/>
        </w:category>
        <w:types>
          <w:type w:val="bbPlcHdr"/>
        </w:types>
        <w:behaviors>
          <w:behavior w:val="content"/>
        </w:behaviors>
        <w:description w:val=""/>
        <w:guid w:val="{c2abad6f-dc69-4b7b-bd1f-f59c1a31c2c8}"/>
      </w:docPartPr>
      <w:docPartBody>
        <w:p>
          <w:r>
            <w:rPr>
              <w:color w:val="808080"/>
            </w:rPr>
            <w:t>单击此处输入文字。</w:t>
          </w:r>
        </w:p>
      </w:docPartBody>
    </w:docPart>
    <w:docPart>
      <w:docPartPr>
        <w:name w:val="{881ccb90-1d52-4092-b712-6de3adfd7d49}"/>
        <w:style w:val=""/>
        <w:category>
          <w:name w:val="常规"/>
          <w:gallery w:val="placeholder"/>
        </w:category>
        <w:types>
          <w:type w:val="bbPlcHdr"/>
        </w:types>
        <w:behaviors>
          <w:behavior w:val="content"/>
        </w:behaviors>
        <w:description w:val=""/>
        <w:guid w:val="{881ccb90-1d52-4092-b712-6de3adfd7d49}"/>
      </w:docPartPr>
      <w:docPartBody>
        <w:p>
          <w:r>
            <w:rPr>
              <w:color w:val="808080"/>
            </w:rPr>
            <w:t>单击此处输入文字。</w:t>
          </w:r>
        </w:p>
      </w:docPartBody>
    </w:docPart>
    <w:docPart>
      <w:docPartPr>
        <w:name w:val="{a16d7e13-f1e0-4058-9327-5964af483771}"/>
        <w:style w:val=""/>
        <w:category>
          <w:name w:val="常规"/>
          <w:gallery w:val="placeholder"/>
        </w:category>
        <w:types>
          <w:type w:val="bbPlcHdr"/>
        </w:types>
        <w:behaviors>
          <w:behavior w:val="content"/>
        </w:behaviors>
        <w:description w:val=""/>
        <w:guid w:val="{a16d7e13-f1e0-4058-9327-5964af483771}"/>
      </w:docPartPr>
      <w:docPartBody>
        <w:p>
          <w:r>
            <w:rPr>
              <w:color w:val="808080"/>
            </w:rPr>
            <w:t>单击此处输入文字。</w:t>
          </w:r>
        </w:p>
      </w:docPartBody>
    </w:docPart>
    <w:docPart>
      <w:docPartPr>
        <w:name w:val="{8ff268ca-ae7f-4a70-a43a-06432874d38c}"/>
        <w:style w:val=""/>
        <w:category>
          <w:name w:val="常规"/>
          <w:gallery w:val="placeholder"/>
        </w:category>
        <w:types>
          <w:type w:val="bbPlcHdr"/>
        </w:types>
        <w:behaviors>
          <w:behavior w:val="content"/>
        </w:behaviors>
        <w:description w:val=""/>
        <w:guid w:val="{8ff268ca-ae7f-4a70-a43a-06432874d38c}"/>
      </w:docPartPr>
      <w:docPartBody>
        <w:p>
          <w:r>
            <w:rPr>
              <w:color w:val="808080"/>
            </w:rPr>
            <w:t>单击此处输入文字。</w:t>
          </w:r>
        </w:p>
      </w:docPartBody>
    </w:docPart>
    <w:docPart>
      <w:docPartPr>
        <w:name w:val="{5d6e7526-0c71-41f7-935a-fc79b2885b78}"/>
        <w:style w:val=""/>
        <w:category>
          <w:name w:val="常规"/>
          <w:gallery w:val="placeholder"/>
        </w:category>
        <w:types>
          <w:type w:val="bbPlcHdr"/>
        </w:types>
        <w:behaviors>
          <w:behavior w:val="content"/>
        </w:behaviors>
        <w:description w:val=""/>
        <w:guid w:val="{5d6e7526-0c71-41f7-935a-fc79b2885b78}"/>
      </w:docPartPr>
      <w:docPartBody>
        <w:p>
          <w:r>
            <w:rPr>
              <w:color w:val="808080"/>
            </w:rPr>
            <w:t>单击此处输入文字。</w:t>
          </w:r>
        </w:p>
      </w:docPartBody>
    </w:docPart>
    <w:docPart>
      <w:docPartPr>
        <w:name w:val="{31690b54-9c32-4784-a4d0-3518d0b319de}"/>
        <w:style w:val=""/>
        <w:category>
          <w:name w:val="常规"/>
          <w:gallery w:val="placeholder"/>
        </w:category>
        <w:types>
          <w:type w:val="bbPlcHdr"/>
        </w:types>
        <w:behaviors>
          <w:behavior w:val="content"/>
        </w:behaviors>
        <w:description w:val=""/>
        <w:guid w:val="{31690b54-9c32-4784-a4d0-3518d0b319de}"/>
      </w:docPartPr>
      <w:docPartBody>
        <w:p>
          <w:r>
            <w:rPr>
              <w:color w:val="808080"/>
            </w:rPr>
            <w:t>单击此处输入文字。</w:t>
          </w:r>
        </w:p>
      </w:docPartBody>
    </w:docPart>
    <w:docPart>
      <w:docPartPr>
        <w:name w:val="{f0677212-3111-4b6b-8075-2178d27c1b85}"/>
        <w:style w:val=""/>
        <w:category>
          <w:name w:val="常规"/>
          <w:gallery w:val="placeholder"/>
        </w:category>
        <w:types>
          <w:type w:val="bbPlcHdr"/>
        </w:types>
        <w:behaviors>
          <w:behavior w:val="content"/>
        </w:behaviors>
        <w:description w:val=""/>
        <w:guid w:val="{f0677212-3111-4b6b-8075-2178d27c1b85}"/>
      </w:docPartPr>
      <w:docPartBody>
        <w:p>
          <w:r>
            <w:rPr>
              <w:color w:val="808080"/>
            </w:rPr>
            <w:t>单击此处输入文字。</w:t>
          </w:r>
        </w:p>
      </w:docPartBody>
    </w:docPart>
    <w:docPart>
      <w:docPartPr>
        <w:name w:val="{302b654e-5764-4bbe-803c-6be83905d67d}"/>
        <w:style w:val=""/>
        <w:category>
          <w:name w:val="常规"/>
          <w:gallery w:val="placeholder"/>
        </w:category>
        <w:types>
          <w:type w:val="bbPlcHdr"/>
        </w:types>
        <w:behaviors>
          <w:behavior w:val="content"/>
        </w:behaviors>
        <w:description w:val=""/>
        <w:guid w:val="{302b654e-5764-4bbe-803c-6be83905d67d}"/>
      </w:docPartPr>
      <w:docPartBody>
        <w:p>
          <w:r>
            <w:rPr>
              <w:color w:val="808080"/>
            </w:rPr>
            <w:t>单击此处输入文字。</w:t>
          </w:r>
        </w:p>
      </w:docPartBody>
    </w:docPart>
    <w:docPart>
      <w:docPartPr>
        <w:name w:val="{bb7e53ef-120f-478a-8bcd-737e7c529a67}"/>
        <w:style w:val=""/>
        <w:category>
          <w:name w:val="常规"/>
          <w:gallery w:val="placeholder"/>
        </w:category>
        <w:types>
          <w:type w:val="bbPlcHdr"/>
        </w:types>
        <w:behaviors>
          <w:behavior w:val="content"/>
        </w:behaviors>
        <w:description w:val=""/>
        <w:guid w:val="{bb7e53ef-120f-478a-8bcd-737e7c529a67}"/>
      </w:docPartPr>
      <w:docPartBody>
        <w:p>
          <w:r>
            <w:rPr>
              <w:color w:val="808080"/>
            </w:rPr>
            <w:t>单击此处输入文字。</w:t>
          </w:r>
        </w:p>
      </w:docPartBody>
    </w:docPart>
    <w:docPart>
      <w:docPartPr>
        <w:name w:val="{c1dcde9e-1a5f-4858-b246-022a6b93b0b7}"/>
        <w:style w:val=""/>
        <w:category>
          <w:name w:val="常规"/>
          <w:gallery w:val="placeholder"/>
        </w:category>
        <w:types>
          <w:type w:val="bbPlcHdr"/>
        </w:types>
        <w:behaviors>
          <w:behavior w:val="content"/>
        </w:behaviors>
        <w:description w:val=""/>
        <w:guid w:val="{c1dcde9e-1a5f-4858-b246-022a6b93b0b7}"/>
      </w:docPartPr>
      <w:docPartBody>
        <w:p>
          <w:r>
            <w:rPr>
              <w:color w:val="808080"/>
            </w:rPr>
            <w:t>单击此处输入文字。</w:t>
          </w:r>
        </w:p>
      </w:docPartBody>
    </w:docPart>
    <w:docPart>
      <w:docPartPr>
        <w:name w:val="{2538dbcc-77b1-4ecd-968e-35862a0fe5da}"/>
        <w:style w:val=""/>
        <w:category>
          <w:name w:val="常规"/>
          <w:gallery w:val="placeholder"/>
        </w:category>
        <w:types>
          <w:type w:val="bbPlcHdr"/>
        </w:types>
        <w:behaviors>
          <w:behavior w:val="content"/>
        </w:behaviors>
        <w:description w:val=""/>
        <w:guid w:val="{2538dbcc-77b1-4ecd-968e-35862a0fe5da}"/>
      </w:docPartPr>
      <w:docPartBody>
        <w:p>
          <w:r>
            <w:rPr>
              <w:color w:val="808080"/>
            </w:rPr>
            <w:t>单击此处输入文字。</w:t>
          </w:r>
        </w:p>
      </w:docPartBody>
    </w:docPart>
    <w:docPart>
      <w:docPartPr>
        <w:name w:val="{9da15b74-a99d-4c2e-800f-ad6b787c1b06}"/>
        <w:style w:val=""/>
        <w:category>
          <w:name w:val="常规"/>
          <w:gallery w:val="placeholder"/>
        </w:category>
        <w:types>
          <w:type w:val="bbPlcHdr"/>
        </w:types>
        <w:behaviors>
          <w:behavior w:val="content"/>
        </w:behaviors>
        <w:description w:val=""/>
        <w:guid w:val="{9da15b74-a99d-4c2e-800f-ad6b787c1b06}"/>
      </w:docPartPr>
      <w:docPartBody>
        <w:p>
          <w:r>
            <w:rPr>
              <w:color w:val="808080"/>
            </w:rPr>
            <w:t>单击此处输入文字。</w:t>
          </w:r>
        </w:p>
      </w:docPartBody>
    </w:docPart>
    <w:docPart>
      <w:docPartPr>
        <w:name w:val="{65f1eeb3-8844-4aec-80bc-e3ea21f35ec2}"/>
        <w:style w:val=""/>
        <w:category>
          <w:name w:val="常规"/>
          <w:gallery w:val="placeholder"/>
        </w:category>
        <w:types>
          <w:type w:val="bbPlcHdr"/>
        </w:types>
        <w:behaviors>
          <w:behavior w:val="content"/>
        </w:behaviors>
        <w:description w:val=""/>
        <w:guid w:val="{65f1eeb3-8844-4aec-80bc-e3ea21f35ec2}"/>
      </w:docPartPr>
      <w:docPartBody>
        <w:p>
          <w:r>
            <w:rPr>
              <w:color w:val="808080"/>
            </w:rPr>
            <w:t>单击此处输入文字。</w:t>
          </w:r>
        </w:p>
      </w:docPartBody>
    </w:docPart>
    <w:docPart>
      <w:docPartPr>
        <w:name w:val="{fd684665-12d2-4514-8e68-a3db30402610}"/>
        <w:style w:val=""/>
        <w:category>
          <w:name w:val="常规"/>
          <w:gallery w:val="placeholder"/>
        </w:category>
        <w:types>
          <w:type w:val="bbPlcHdr"/>
        </w:types>
        <w:behaviors>
          <w:behavior w:val="content"/>
        </w:behaviors>
        <w:description w:val=""/>
        <w:guid w:val="{fd684665-12d2-4514-8e68-a3db30402610}"/>
      </w:docPartPr>
      <w:docPartBody>
        <w:p>
          <w:r>
            <w:rPr>
              <w:color w:val="808080"/>
            </w:rPr>
            <w:t>单击此处输入文字。</w:t>
          </w:r>
        </w:p>
      </w:docPartBody>
    </w:docPart>
    <w:docPart>
      <w:docPartPr>
        <w:name w:val="{6631107c-0e0e-46e7-a984-e8c9ebcbab8b}"/>
        <w:style w:val=""/>
        <w:category>
          <w:name w:val="常规"/>
          <w:gallery w:val="placeholder"/>
        </w:category>
        <w:types>
          <w:type w:val="bbPlcHdr"/>
        </w:types>
        <w:behaviors>
          <w:behavior w:val="content"/>
        </w:behaviors>
        <w:description w:val=""/>
        <w:guid w:val="{6631107c-0e0e-46e7-a984-e8c9ebcbab8b}"/>
      </w:docPartPr>
      <w:docPartBody>
        <w:p>
          <w:r>
            <w:rPr>
              <w:color w:val="808080"/>
            </w:rPr>
            <w:t>单击此处输入文字。</w:t>
          </w:r>
        </w:p>
      </w:docPartBody>
    </w:docPart>
    <w:docPart>
      <w:docPartPr>
        <w:name w:val="{a3e973ce-3fc8-4fb8-b799-a190ff03e57b}"/>
        <w:style w:val=""/>
        <w:category>
          <w:name w:val="常规"/>
          <w:gallery w:val="placeholder"/>
        </w:category>
        <w:types>
          <w:type w:val="bbPlcHdr"/>
        </w:types>
        <w:behaviors>
          <w:behavior w:val="content"/>
        </w:behaviors>
        <w:description w:val=""/>
        <w:guid w:val="{a3e973ce-3fc8-4fb8-b799-a190ff03e57b}"/>
      </w:docPartPr>
      <w:docPartBody>
        <w:p>
          <w:r>
            <w:rPr>
              <w:color w:val="808080"/>
            </w:rPr>
            <w:t>单击此处输入文字。</w:t>
          </w:r>
        </w:p>
      </w:docPartBody>
    </w:docPart>
    <w:docPart>
      <w:docPartPr>
        <w:name w:val="{e3e84d9d-5b85-4cff-b2c3-91aa8b322359}"/>
        <w:style w:val=""/>
        <w:category>
          <w:name w:val="常规"/>
          <w:gallery w:val="placeholder"/>
        </w:category>
        <w:types>
          <w:type w:val="bbPlcHdr"/>
        </w:types>
        <w:behaviors>
          <w:behavior w:val="content"/>
        </w:behaviors>
        <w:description w:val=""/>
        <w:guid w:val="{e3e84d9d-5b85-4cff-b2c3-91aa8b322359}"/>
      </w:docPartPr>
      <w:docPartBody>
        <w:p>
          <w:r>
            <w:rPr>
              <w:color w:val="808080"/>
            </w:rPr>
            <w:t>单击此处输入文字。</w:t>
          </w:r>
        </w:p>
      </w:docPartBody>
    </w:docPart>
    <w:docPart>
      <w:docPartPr>
        <w:name w:val="{ce19614f-fd00-40b5-bcc2-46420b8a1b20}"/>
        <w:style w:val=""/>
        <w:category>
          <w:name w:val="常规"/>
          <w:gallery w:val="placeholder"/>
        </w:category>
        <w:types>
          <w:type w:val="bbPlcHdr"/>
        </w:types>
        <w:behaviors>
          <w:behavior w:val="content"/>
        </w:behaviors>
        <w:description w:val=""/>
        <w:guid w:val="{ce19614f-fd00-40b5-bcc2-46420b8a1b20}"/>
      </w:docPartPr>
      <w:docPartBody>
        <w:p>
          <w:r>
            <w:rPr>
              <w:color w:val="808080"/>
            </w:rPr>
            <w:t>单击此处输入文字。</w:t>
          </w:r>
        </w:p>
      </w:docPartBody>
    </w:docPart>
    <w:docPart>
      <w:docPartPr>
        <w:name w:val="{05457a4e-43b7-4e7b-b2e8-9155306604de}"/>
        <w:style w:val=""/>
        <w:category>
          <w:name w:val="常规"/>
          <w:gallery w:val="placeholder"/>
        </w:category>
        <w:types>
          <w:type w:val="bbPlcHdr"/>
        </w:types>
        <w:behaviors>
          <w:behavior w:val="content"/>
        </w:behaviors>
        <w:description w:val=""/>
        <w:guid w:val="{05457a4e-43b7-4e7b-b2e8-9155306604de}"/>
      </w:docPartPr>
      <w:docPartBody>
        <w:p>
          <w:r>
            <w:rPr>
              <w:color w:val="808080"/>
            </w:rPr>
            <w:t>单击此处输入文字。</w:t>
          </w:r>
        </w:p>
      </w:docPartBody>
    </w:docPart>
    <w:docPart>
      <w:docPartPr>
        <w:name w:val="{6992c3d4-3dc9-4656-bc4f-f40600f28df1}"/>
        <w:style w:val=""/>
        <w:category>
          <w:name w:val="常规"/>
          <w:gallery w:val="placeholder"/>
        </w:category>
        <w:types>
          <w:type w:val="bbPlcHdr"/>
        </w:types>
        <w:behaviors>
          <w:behavior w:val="content"/>
        </w:behaviors>
        <w:description w:val=""/>
        <w:guid w:val="{6992c3d4-3dc9-4656-bc4f-f40600f28df1}"/>
      </w:docPartPr>
      <w:docPartBody>
        <w:p>
          <w:r>
            <w:rPr>
              <w:color w:val="808080"/>
            </w:rPr>
            <w:t>单击此处输入文字。</w:t>
          </w:r>
        </w:p>
      </w:docPartBody>
    </w:docPart>
    <w:docPart>
      <w:docPartPr>
        <w:name w:val="{c2a12c7b-dc72-416b-8d81-4e907005c417}"/>
        <w:style w:val=""/>
        <w:category>
          <w:name w:val="常规"/>
          <w:gallery w:val="placeholder"/>
        </w:category>
        <w:types>
          <w:type w:val="bbPlcHdr"/>
        </w:types>
        <w:behaviors>
          <w:behavior w:val="content"/>
        </w:behaviors>
        <w:description w:val=""/>
        <w:guid w:val="{c2a12c7b-dc72-416b-8d81-4e907005c417}"/>
      </w:docPartPr>
      <w:docPartBody>
        <w:p>
          <w:r>
            <w:rPr>
              <w:color w:val="808080"/>
            </w:rPr>
            <w:t>单击此处输入文字。</w:t>
          </w:r>
        </w:p>
      </w:docPartBody>
    </w:docPart>
    <w:docPart>
      <w:docPartPr>
        <w:name w:val="{bde6d4af-414b-41e5-9a8c-1f90211d5813}"/>
        <w:style w:val=""/>
        <w:category>
          <w:name w:val="常规"/>
          <w:gallery w:val="placeholder"/>
        </w:category>
        <w:types>
          <w:type w:val="bbPlcHdr"/>
        </w:types>
        <w:behaviors>
          <w:behavior w:val="content"/>
        </w:behaviors>
        <w:description w:val=""/>
        <w:guid w:val="{bde6d4af-414b-41e5-9a8c-1f90211d5813}"/>
      </w:docPartPr>
      <w:docPartBody>
        <w:p>
          <w:r>
            <w:rPr>
              <w:color w:val="808080"/>
            </w:rPr>
            <w:t>单击此处输入文字。</w:t>
          </w:r>
        </w:p>
      </w:docPartBody>
    </w:docPart>
    <w:docPart>
      <w:docPartPr>
        <w:name w:val="{5683e15c-81a3-4801-943f-55191ffe8467}"/>
        <w:style w:val=""/>
        <w:category>
          <w:name w:val="常规"/>
          <w:gallery w:val="placeholder"/>
        </w:category>
        <w:types>
          <w:type w:val="bbPlcHdr"/>
        </w:types>
        <w:behaviors>
          <w:behavior w:val="content"/>
        </w:behaviors>
        <w:description w:val=""/>
        <w:guid w:val="{5683e15c-81a3-4801-943f-55191ffe8467}"/>
      </w:docPartPr>
      <w:docPartBody>
        <w:p>
          <w:r>
            <w:rPr>
              <w:color w:val="808080"/>
            </w:rPr>
            <w:t>单击此处输入文字。</w:t>
          </w:r>
        </w:p>
      </w:docPartBody>
    </w:docPart>
    <w:docPart>
      <w:docPartPr>
        <w:name w:val="{b87ed40d-55ac-4bab-840b-8fe0a9b1c70a}"/>
        <w:style w:val=""/>
        <w:category>
          <w:name w:val="常规"/>
          <w:gallery w:val="placeholder"/>
        </w:category>
        <w:types>
          <w:type w:val="bbPlcHdr"/>
        </w:types>
        <w:behaviors>
          <w:behavior w:val="content"/>
        </w:behaviors>
        <w:description w:val=""/>
        <w:guid w:val="{b87ed40d-55ac-4bab-840b-8fe0a9b1c70a}"/>
      </w:docPartPr>
      <w:docPartBody>
        <w:p>
          <w:r>
            <w:rPr>
              <w:color w:val="808080"/>
            </w:rPr>
            <w:t>单击此处输入文字。</w:t>
          </w:r>
        </w:p>
      </w:docPartBody>
    </w:docPart>
    <w:docPart>
      <w:docPartPr>
        <w:name w:val="{cc68da67-fc81-429b-95b3-25a9d9adafbb}"/>
        <w:style w:val=""/>
        <w:category>
          <w:name w:val="常规"/>
          <w:gallery w:val="placeholder"/>
        </w:category>
        <w:types>
          <w:type w:val="bbPlcHdr"/>
        </w:types>
        <w:behaviors>
          <w:behavior w:val="content"/>
        </w:behaviors>
        <w:description w:val=""/>
        <w:guid w:val="{cc68da67-fc81-429b-95b3-25a9d9adafbb}"/>
      </w:docPartPr>
      <w:docPartBody>
        <w:p>
          <w:r>
            <w:rPr>
              <w:color w:val="808080"/>
            </w:rPr>
            <w:t>单击此处输入文字。</w:t>
          </w:r>
        </w:p>
      </w:docPartBody>
    </w:docPart>
    <w:docPart>
      <w:docPartPr>
        <w:name w:val="{9c75b578-fe4c-4268-a0aa-f15b98e71be6}"/>
        <w:style w:val=""/>
        <w:category>
          <w:name w:val="常规"/>
          <w:gallery w:val="placeholder"/>
        </w:category>
        <w:types>
          <w:type w:val="bbPlcHdr"/>
        </w:types>
        <w:behaviors>
          <w:behavior w:val="content"/>
        </w:behaviors>
        <w:description w:val=""/>
        <w:guid w:val="{9c75b578-fe4c-4268-a0aa-f15b98e71be6}"/>
      </w:docPartPr>
      <w:docPartBody>
        <w:p>
          <w:r>
            <w:rPr>
              <w:color w:val="808080"/>
            </w:rPr>
            <w:t>单击此处输入文字。</w:t>
          </w:r>
        </w:p>
      </w:docPartBody>
    </w:docPart>
    <w:docPart>
      <w:docPartPr>
        <w:name w:val="{41f8f41c-867e-468b-86ef-e48e1efe0cba}"/>
        <w:style w:val=""/>
        <w:category>
          <w:name w:val="常规"/>
          <w:gallery w:val="placeholder"/>
        </w:category>
        <w:types>
          <w:type w:val="bbPlcHdr"/>
        </w:types>
        <w:behaviors>
          <w:behavior w:val="content"/>
        </w:behaviors>
        <w:description w:val=""/>
        <w:guid w:val="{41f8f41c-867e-468b-86ef-e48e1efe0cba}"/>
      </w:docPartPr>
      <w:docPartBody>
        <w:p>
          <w:r>
            <w:rPr>
              <w:color w:val="808080"/>
            </w:rPr>
            <w:t>单击此处输入文字。</w:t>
          </w:r>
        </w:p>
      </w:docPartBody>
    </w:docPart>
    <w:docPart>
      <w:docPartPr>
        <w:name w:val="{396a4c64-a1fd-490c-8532-b38d5eae5df9}"/>
        <w:style w:val=""/>
        <w:category>
          <w:name w:val="常规"/>
          <w:gallery w:val="placeholder"/>
        </w:category>
        <w:types>
          <w:type w:val="bbPlcHdr"/>
        </w:types>
        <w:behaviors>
          <w:behavior w:val="content"/>
        </w:behaviors>
        <w:description w:val=""/>
        <w:guid w:val="{396a4c64-a1fd-490c-8532-b38d5eae5df9}"/>
      </w:docPartPr>
      <w:docPartBody>
        <w:p>
          <w:r>
            <w:rPr>
              <w:color w:val="808080"/>
            </w:rPr>
            <w:t>单击此处输入文字。</w:t>
          </w:r>
        </w:p>
      </w:docPartBody>
    </w:docPart>
    <w:docPart>
      <w:docPartPr>
        <w:name w:val="{4f02ab62-3fad-40eb-b55d-d4002a0a396f}"/>
        <w:style w:val=""/>
        <w:category>
          <w:name w:val="常规"/>
          <w:gallery w:val="placeholder"/>
        </w:category>
        <w:types>
          <w:type w:val="bbPlcHdr"/>
        </w:types>
        <w:behaviors>
          <w:behavior w:val="content"/>
        </w:behaviors>
        <w:description w:val=""/>
        <w:guid w:val="{4f02ab62-3fad-40eb-b55d-d4002a0a396f}"/>
      </w:docPartPr>
      <w:docPartBody>
        <w:p>
          <w:r>
            <w:rPr>
              <w:color w:val="808080"/>
            </w:rPr>
            <w:t>单击此处输入文字。</w:t>
          </w:r>
        </w:p>
      </w:docPartBody>
    </w:docPart>
    <w:docPart>
      <w:docPartPr>
        <w:name w:val="{0e20805d-9e97-4128-9404-0c2b573e8c6a}"/>
        <w:style w:val=""/>
        <w:category>
          <w:name w:val="常规"/>
          <w:gallery w:val="placeholder"/>
        </w:category>
        <w:types>
          <w:type w:val="bbPlcHdr"/>
        </w:types>
        <w:behaviors>
          <w:behavior w:val="content"/>
        </w:behaviors>
        <w:description w:val=""/>
        <w:guid w:val="{0e20805d-9e97-4128-9404-0c2b573e8c6a}"/>
      </w:docPartPr>
      <w:docPartBody>
        <w:p>
          <w:r>
            <w:rPr>
              <w:color w:val="808080"/>
            </w:rPr>
            <w:t>单击此处输入文字。</w:t>
          </w:r>
        </w:p>
      </w:docPartBody>
    </w:docPart>
    <w:docPart>
      <w:docPartPr>
        <w:name w:val="{de6644f9-238c-484d-a780-4ce8ced0d8b3}"/>
        <w:style w:val=""/>
        <w:category>
          <w:name w:val="常规"/>
          <w:gallery w:val="placeholder"/>
        </w:category>
        <w:types>
          <w:type w:val="bbPlcHdr"/>
        </w:types>
        <w:behaviors>
          <w:behavior w:val="content"/>
        </w:behaviors>
        <w:description w:val=""/>
        <w:guid w:val="{de6644f9-238c-484d-a780-4ce8ced0d8b3}"/>
      </w:docPartPr>
      <w:docPartBody>
        <w:p>
          <w:r>
            <w:rPr>
              <w:color w:val="808080"/>
            </w:rPr>
            <w:t>单击此处输入文字。</w:t>
          </w:r>
        </w:p>
      </w:docPartBody>
    </w:docPart>
    <w:docPart>
      <w:docPartPr>
        <w:name w:val="{36c18b67-5628-4feb-a186-439736ab01e0}"/>
        <w:style w:val=""/>
        <w:category>
          <w:name w:val="常规"/>
          <w:gallery w:val="placeholder"/>
        </w:category>
        <w:types>
          <w:type w:val="bbPlcHdr"/>
        </w:types>
        <w:behaviors>
          <w:behavior w:val="content"/>
        </w:behaviors>
        <w:description w:val=""/>
        <w:guid w:val="{36c18b67-5628-4feb-a186-439736ab01e0}"/>
      </w:docPartPr>
      <w:docPartBody>
        <w:p>
          <w:r>
            <w:rPr>
              <w:color w:val="808080"/>
            </w:rPr>
            <w:t>单击此处输入文字。</w:t>
          </w:r>
        </w:p>
      </w:docPartBody>
    </w:docPart>
    <w:docPart>
      <w:docPartPr>
        <w:name w:val="{15291d8a-bea3-465b-b266-f1a7deba8000}"/>
        <w:style w:val=""/>
        <w:category>
          <w:name w:val="常规"/>
          <w:gallery w:val="placeholder"/>
        </w:category>
        <w:types>
          <w:type w:val="bbPlcHdr"/>
        </w:types>
        <w:behaviors>
          <w:behavior w:val="content"/>
        </w:behaviors>
        <w:description w:val=""/>
        <w:guid w:val="{15291d8a-bea3-465b-b266-f1a7deba8000}"/>
      </w:docPartPr>
      <w:docPartBody>
        <w:p>
          <w:r>
            <w:rPr>
              <w:color w:val="808080"/>
            </w:rPr>
            <w:t>单击此处输入文字。</w:t>
          </w:r>
        </w:p>
      </w:docPartBody>
    </w:docPart>
    <w:docPart>
      <w:docPartPr>
        <w:name w:val="{8030eac3-9f5a-4689-8cfa-0316919bf483}"/>
        <w:style w:val=""/>
        <w:category>
          <w:name w:val="常规"/>
          <w:gallery w:val="placeholder"/>
        </w:category>
        <w:types>
          <w:type w:val="bbPlcHdr"/>
        </w:types>
        <w:behaviors>
          <w:behavior w:val="content"/>
        </w:behaviors>
        <w:description w:val=""/>
        <w:guid w:val="{8030eac3-9f5a-4689-8cfa-0316919bf483}"/>
      </w:docPartPr>
      <w:docPartBody>
        <w:p>
          <w:r>
            <w:rPr>
              <w:color w:val="808080"/>
            </w:rPr>
            <w:t>单击此处输入文字。</w:t>
          </w:r>
        </w:p>
      </w:docPartBody>
    </w:docPart>
    <w:docPart>
      <w:docPartPr>
        <w:name w:val="{3afd7e0a-8535-4391-91b9-6d91372cd72d}"/>
        <w:style w:val=""/>
        <w:category>
          <w:name w:val="常规"/>
          <w:gallery w:val="placeholder"/>
        </w:category>
        <w:types>
          <w:type w:val="bbPlcHdr"/>
        </w:types>
        <w:behaviors>
          <w:behavior w:val="content"/>
        </w:behaviors>
        <w:description w:val=""/>
        <w:guid w:val="{3afd7e0a-8535-4391-91b9-6d91372cd72d}"/>
      </w:docPartPr>
      <w:docPartBody>
        <w:p>
          <w:r>
            <w:rPr>
              <w:color w:val="808080"/>
            </w:rPr>
            <w:t>单击此处输入文字。</w:t>
          </w:r>
        </w:p>
      </w:docPartBody>
    </w:docPart>
    <w:docPart>
      <w:docPartPr>
        <w:name w:val="{26cd760b-46e5-478a-aa84-382fdecd69ff}"/>
        <w:style w:val=""/>
        <w:category>
          <w:name w:val="常规"/>
          <w:gallery w:val="placeholder"/>
        </w:category>
        <w:types>
          <w:type w:val="bbPlcHdr"/>
        </w:types>
        <w:behaviors>
          <w:behavior w:val="content"/>
        </w:behaviors>
        <w:description w:val=""/>
        <w:guid w:val="{26cd760b-46e5-478a-aa84-382fdecd69ff}"/>
      </w:docPartPr>
      <w:docPartBody>
        <w:p>
          <w:r>
            <w:rPr>
              <w:color w:val="808080"/>
            </w:rPr>
            <w:t>单击此处输入文字。</w:t>
          </w:r>
        </w:p>
      </w:docPartBody>
    </w:docPart>
    <w:docPart>
      <w:docPartPr>
        <w:name w:val="{32490717-cd64-482f-bbf0-55aeea6ce8f9}"/>
        <w:style w:val=""/>
        <w:category>
          <w:name w:val="常规"/>
          <w:gallery w:val="placeholder"/>
        </w:category>
        <w:types>
          <w:type w:val="bbPlcHdr"/>
        </w:types>
        <w:behaviors>
          <w:behavior w:val="content"/>
        </w:behaviors>
        <w:description w:val=""/>
        <w:guid w:val="{32490717-cd64-482f-bbf0-55aeea6ce8f9}"/>
      </w:docPartPr>
      <w:docPartBody>
        <w:p>
          <w:r>
            <w:rPr>
              <w:color w:val="808080"/>
            </w:rPr>
            <w:t>单击此处输入文字。</w:t>
          </w:r>
        </w:p>
      </w:docPartBody>
    </w:docPart>
    <w:docPart>
      <w:docPartPr>
        <w:name w:val="{c24efada-fab3-4ff9-bdfb-217623ec5d95}"/>
        <w:style w:val=""/>
        <w:category>
          <w:name w:val="常规"/>
          <w:gallery w:val="placeholder"/>
        </w:category>
        <w:types>
          <w:type w:val="bbPlcHdr"/>
        </w:types>
        <w:behaviors>
          <w:behavior w:val="content"/>
        </w:behaviors>
        <w:description w:val=""/>
        <w:guid w:val="{c24efada-fab3-4ff9-bdfb-217623ec5d95}"/>
      </w:docPartPr>
      <w:docPartBody>
        <w:p>
          <w:r>
            <w:rPr>
              <w:color w:val="808080"/>
            </w:rPr>
            <w:t>单击此处输入文字。</w:t>
          </w:r>
        </w:p>
      </w:docPartBody>
    </w:docPart>
    <w:docPart>
      <w:docPartPr>
        <w:name w:val="{4114ea82-0848-4a74-acbb-dd5eaac56f61}"/>
        <w:style w:val=""/>
        <w:category>
          <w:name w:val="常规"/>
          <w:gallery w:val="placeholder"/>
        </w:category>
        <w:types>
          <w:type w:val="bbPlcHdr"/>
        </w:types>
        <w:behaviors>
          <w:behavior w:val="content"/>
        </w:behaviors>
        <w:description w:val=""/>
        <w:guid w:val="{4114ea82-0848-4a74-acbb-dd5eaac56f61}"/>
      </w:docPartPr>
      <w:docPartBody>
        <w:p>
          <w:r>
            <w:rPr>
              <w:color w:val="808080"/>
            </w:rPr>
            <w:t>单击此处输入文字。</w:t>
          </w:r>
        </w:p>
      </w:docPartBody>
    </w:docPart>
    <w:docPart>
      <w:docPartPr>
        <w:name w:val="{8855a96b-42e2-4b70-9637-bb417075a0dd}"/>
        <w:style w:val=""/>
        <w:category>
          <w:name w:val="常规"/>
          <w:gallery w:val="placeholder"/>
        </w:category>
        <w:types>
          <w:type w:val="bbPlcHdr"/>
        </w:types>
        <w:behaviors>
          <w:behavior w:val="content"/>
        </w:behaviors>
        <w:description w:val=""/>
        <w:guid w:val="{8855a96b-42e2-4b70-9637-bb417075a0dd}"/>
      </w:docPartPr>
      <w:docPartBody>
        <w:p>
          <w:r>
            <w:rPr>
              <w:color w:val="808080"/>
            </w:rPr>
            <w:t>单击此处输入文字。</w:t>
          </w:r>
        </w:p>
      </w:docPartBody>
    </w:docPart>
    <w:docPart>
      <w:docPartPr>
        <w:name w:val="{29277721-d4fa-4af8-8b35-17f7f5a76e1a}"/>
        <w:style w:val=""/>
        <w:category>
          <w:name w:val="常规"/>
          <w:gallery w:val="placeholder"/>
        </w:category>
        <w:types>
          <w:type w:val="bbPlcHdr"/>
        </w:types>
        <w:behaviors>
          <w:behavior w:val="content"/>
        </w:behaviors>
        <w:description w:val=""/>
        <w:guid w:val="{29277721-d4fa-4af8-8b35-17f7f5a76e1a}"/>
      </w:docPartPr>
      <w:docPartBody>
        <w:p>
          <w:r>
            <w:rPr>
              <w:color w:val="808080"/>
            </w:rPr>
            <w:t>单击此处输入文字。</w:t>
          </w:r>
        </w:p>
      </w:docPartBody>
    </w:docPart>
    <w:docPart>
      <w:docPartPr>
        <w:name w:val="{def5a50b-76df-499c-bdc0-9ebb64383238}"/>
        <w:style w:val=""/>
        <w:category>
          <w:name w:val="常规"/>
          <w:gallery w:val="placeholder"/>
        </w:category>
        <w:types>
          <w:type w:val="bbPlcHdr"/>
        </w:types>
        <w:behaviors>
          <w:behavior w:val="content"/>
        </w:behaviors>
        <w:description w:val=""/>
        <w:guid w:val="{def5a50b-76df-499c-bdc0-9ebb64383238}"/>
      </w:docPartPr>
      <w:docPartBody>
        <w:p>
          <w:r>
            <w:rPr>
              <w:color w:val="808080"/>
            </w:rPr>
            <w:t>单击此处输入文字。</w:t>
          </w:r>
        </w:p>
      </w:docPartBody>
    </w:docPart>
    <w:docPart>
      <w:docPartPr>
        <w:name w:val="{638bdb88-0e61-47c7-8bbe-71d90e269263}"/>
        <w:style w:val=""/>
        <w:category>
          <w:name w:val="常规"/>
          <w:gallery w:val="placeholder"/>
        </w:category>
        <w:types>
          <w:type w:val="bbPlcHdr"/>
        </w:types>
        <w:behaviors>
          <w:behavior w:val="content"/>
        </w:behaviors>
        <w:description w:val=""/>
        <w:guid w:val="{638bdb88-0e61-47c7-8bbe-71d90e269263}"/>
      </w:docPartPr>
      <w:docPartBody>
        <w:p>
          <w:r>
            <w:rPr>
              <w:color w:val="808080"/>
            </w:rPr>
            <w:t>单击此处输入文字。</w:t>
          </w:r>
        </w:p>
      </w:docPartBody>
    </w:docPart>
    <w:docPart>
      <w:docPartPr>
        <w:name w:val="{8fd34b19-29f8-4448-9bac-64bb496a8f29}"/>
        <w:style w:val=""/>
        <w:category>
          <w:name w:val="常规"/>
          <w:gallery w:val="placeholder"/>
        </w:category>
        <w:types>
          <w:type w:val="bbPlcHdr"/>
        </w:types>
        <w:behaviors>
          <w:behavior w:val="content"/>
        </w:behaviors>
        <w:description w:val=""/>
        <w:guid w:val="{8fd34b19-29f8-4448-9bac-64bb496a8f29}"/>
      </w:docPartPr>
      <w:docPartBody>
        <w:p>
          <w:r>
            <w:rPr>
              <w:color w:val="808080"/>
            </w:rPr>
            <w:t>单击此处输入文字。</w:t>
          </w:r>
        </w:p>
      </w:docPartBody>
    </w:docPart>
    <w:docPart>
      <w:docPartPr>
        <w:name w:val="{6c382688-8891-48e4-937b-4e4c0c6c08ce}"/>
        <w:style w:val=""/>
        <w:category>
          <w:name w:val="常规"/>
          <w:gallery w:val="placeholder"/>
        </w:category>
        <w:types>
          <w:type w:val="bbPlcHdr"/>
        </w:types>
        <w:behaviors>
          <w:behavior w:val="content"/>
        </w:behaviors>
        <w:description w:val=""/>
        <w:guid w:val="{6c382688-8891-48e4-937b-4e4c0c6c08ce}"/>
      </w:docPartPr>
      <w:docPartBody>
        <w:p>
          <w:r>
            <w:rPr>
              <w:color w:val="808080"/>
            </w:rPr>
            <w:t>单击此处输入文字。</w:t>
          </w:r>
        </w:p>
      </w:docPartBody>
    </w:docPart>
    <w:docPart>
      <w:docPartPr>
        <w:name w:val="{c7c65e18-2526-4fc9-b03c-8c712af972c2}"/>
        <w:style w:val=""/>
        <w:category>
          <w:name w:val="常规"/>
          <w:gallery w:val="placeholder"/>
        </w:category>
        <w:types>
          <w:type w:val="bbPlcHdr"/>
        </w:types>
        <w:behaviors>
          <w:behavior w:val="content"/>
        </w:behaviors>
        <w:description w:val=""/>
        <w:guid w:val="{c7c65e18-2526-4fc9-b03c-8c712af972c2}"/>
      </w:docPartPr>
      <w:docPartBody>
        <w:p>
          <w:r>
            <w:rPr>
              <w:color w:val="808080"/>
            </w:rPr>
            <w:t>单击此处输入文字。</w:t>
          </w:r>
        </w:p>
      </w:docPartBody>
    </w:docPart>
    <w:docPart>
      <w:docPartPr>
        <w:name w:val="{c4994531-6d25-46ca-9413-8d97a1c40962}"/>
        <w:style w:val=""/>
        <w:category>
          <w:name w:val="常规"/>
          <w:gallery w:val="placeholder"/>
        </w:category>
        <w:types>
          <w:type w:val="bbPlcHdr"/>
        </w:types>
        <w:behaviors>
          <w:behavior w:val="content"/>
        </w:behaviors>
        <w:description w:val=""/>
        <w:guid w:val="{c4994531-6d25-46ca-9413-8d97a1c40962}"/>
      </w:docPartPr>
      <w:docPartBody>
        <w:p>
          <w:r>
            <w:rPr>
              <w:color w:val="808080"/>
            </w:rPr>
            <w:t>单击此处输入文字。</w:t>
          </w:r>
        </w:p>
      </w:docPartBody>
    </w:docPart>
    <w:docPart>
      <w:docPartPr>
        <w:name w:val="{94b20ff7-4371-4cb1-ae16-e3e905f97754}"/>
        <w:style w:val=""/>
        <w:category>
          <w:name w:val="常规"/>
          <w:gallery w:val="placeholder"/>
        </w:category>
        <w:types>
          <w:type w:val="bbPlcHdr"/>
        </w:types>
        <w:behaviors>
          <w:behavior w:val="content"/>
        </w:behaviors>
        <w:description w:val=""/>
        <w:guid w:val="{94b20ff7-4371-4cb1-ae16-e3e905f97754}"/>
      </w:docPartPr>
      <w:docPartBody>
        <w:p>
          <w:r>
            <w:rPr>
              <w:color w:val="808080"/>
            </w:rPr>
            <w:t>单击此处输入文字。</w:t>
          </w:r>
        </w:p>
      </w:docPartBody>
    </w:docPart>
    <w:docPart>
      <w:docPartPr>
        <w:name w:val="{5a556963-5665-4093-a427-54cc7976fab9}"/>
        <w:style w:val=""/>
        <w:category>
          <w:name w:val="常规"/>
          <w:gallery w:val="placeholder"/>
        </w:category>
        <w:types>
          <w:type w:val="bbPlcHdr"/>
        </w:types>
        <w:behaviors>
          <w:behavior w:val="content"/>
        </w:behaviors>
        <w:description w:val=""/>
        <w:guid w:val="{5a556963-5665-4093-a427-54cc7976fab9}"/>
      </w:docPartPr>
      <w:docPartBody>
        <w:p>
          <w:r>
            <w:rPr>
              <w:color w:val="808080"/>
            </w:rPr>
            <w:t>单击此处输入文字。</w:t>
          </w:r>
        </w:p>
      </w:docPartBody>
    </w:docPart>
    <w:docPart>
      <w:docPartPr>
        <w:name w:val="{209ce0b5-879e-4943-945c-4dac4c6664b7}"/>
        <w:style w:val=""/>
        <w:category>
          <w:name w:val="常规"/>
          <w:gallery w:val="placeholder"/>
        </w:category>
        <w:types>
          <w:type w:val="bbPlcHdr"/>
        </w:types>
        <w:behaviors>
          <w:behavior w:val="content"/>
        </w:behaviors>
        <w:description w:val=""/>
        <w:guid w:val="{209ce0b5-879e-4943-945c-4dac4c6664b7}"/>
      </w:docPartPr>
      <w:docPartBody>
        <w:p>
          <w:r>
            <w:rPr>
              <w:color w:val="808080"/>
            </w:rPr>
            <w:t>单击此处输入文字。</w:t>
          </w:r>
        </w:p>
      </w:docPartBody>
    </w:docPart>
    <w:docPart>
      <w:docPartPr>
        <w:name w:val="{0f5ec35c-f26a-4723-8464-9f9c3cf45f71}"/>
        <w:style w:val=""/>
        <w:category>
          <w:name w:val="常规"/>
          <w:gallery w:val="placeholder"/>
        </w:category>
        <w:types>
          <w:type w:val="bbPlcHdr"/>
        </w:types>
        <w:behaviors>
          <w:behavior w:val="content"/>
        </w:behaviors>
        <w:description w:val=""/>
        <w:guid w:val="{0f5ec35c-f26a-4723-8464-9f9c3cf45f71}"/>
      </w:docPartPr>
      <w:docPartBody>
        <w:p>
          <w:r>
            <w:rPr>
              <w:color w:val="808080"/>
            </w:rPr>
            <w:t>单击此处输入文字。</w:t>
          </w:r>
        </w:p>
      </w:docPartBody>
    </w:docPart>
    <w:docPart>
      <w:docPartPr>
        <w:name w:val="{dd0b6afb-620f-4b1f-ba04-1486d8ccc810}"/>
        <w:style w:val=""/>
        <w:category>
          <w:name w:val="常规"/>
          <w:gallery w:val="placeholder"/>
        </w:category>
        <w:types>
          <w:type w:val="bbPlcHdr"/>
        </w:types>
        <w:behaviors>
          <w:behavior w:val="content"/>
        </w:behaviors>
        <w:description w:val=""/>
        <w:guid w:val="{dd0b6afb-620f-4b1f-ba04-1486d8ccc810}"/>
      </w:docPartPr>
      <w:docPartBody>
        <w:p>
          <w:r>
            <w:rPr>
              <w:color w:val="808080"/>
            </w:rPr>
            <w:t>单击此处输入文字。</w:t>
          </w:r>
        </w:p>
      </w:docPartBody>
    </w:docPart>
    <w:docPart>
      <w:docPartPr>
        <w:name w:val="{8a984f66-1e7c-4ff4-8a1d-f7f28fb12338}"/>
        <w:style w:val=""/>
        <w:category>
          <w:name w:val="常规"/>
          <w:gallery w:val="placeholder"/>
        </w:category>
        <w:types>
          <w:type w:val="bbPlcHdr"/>
        </w:types>
        <w:behaviors>
          <w:behavior w:val="content"/>
        </w:behaviors>
        <w:description w:val=""/>
        <w:guid w:val="{8a984f66-1e7c-4ff4-8a1d-f7f28fb12338}"/>
      </w:docPartPr>
      <w:docPartBody>
        <w:p>
          <w:r>
            <w:rPr>
              <w:color w:val="808080"/>
            </w:rPr>
            <w:t>单击此处输入文字。</w:t>
          </w:r>
        </w:p>
      </w:docPartBody>
    </w:docPart>
    <w:docPart>
      <w:docPartPr>
        <w:name w:val="{65bd4809-15ef-441e-9cc6-ee4d51c63b84}"/>
        <w:style w:val=""/>
        <w:category>
          <w:name w:val="常规"/>
          <w:gallery w:val="placeholder"/>
        </w:category>
        <w:types>
          <w:type w:val="bbPlcHdr"/>
        </w:types>
        <w:behaviors>
          <w:behavior w:val="content"/>
        </w:behaviors>
        <w:description w:val=""/>
        <w:guid w:val="{65bd4809-15ef-441e-9cc6-ee4d51c63b84}"/>
      </w:docPartPr>
      <w:docPartBody>
        <w:p>
          <w:r>
            <w:rPr>
              <w:color w:val="808080"/>
            </w:rPr>
            <w:t>单击此处输入文字。</w:t>
          </w:r>
        </w:p>
      </w:docPartBody>
    </w:docPart>
    <w:docPart>
      <w:docPartPr>
        <w:name w:val="{aab66d43-99cc-413d-bda6-9b6050583e70}"/>
        <w:style w:val=""/>
        <w:category>
          <w:name w:val="常规"/>
          <w:gallery w:val="placeholder"/>
        </w:category>
        <w:types>
          <w:type w:val="bbPlcHdr"/>
        </w:types>
        <w:behaviors>
          <w:behavior w:val="content"/>
        </w:behaviors>
        <w:description w:val=""/>
        <w:guid w:val="{aab66d43-99cc-413d-bda6-9b6050583e70}"/>
      </w:docPartPr>
      <w:docPartBody>
        <w:p>
          <w:r>
            <w:rPr>
              <w:color w:val="808080"/>
            </w:rPr>
            <w:t>单击此处输入文字。</w:t>
          </w:r>
        </w:p>
      </w:docPartBody>
    </w:docPart>
    <w:docPart>
      <w:docPartPr>
        <w:name w:val="{b1b2b127-8ffb-4b4d-9447-75c3f4269ff1}"/>
        <w:style w:val=""/>
        <w:category>
          <w:name w:val="常规"/>
          <w:gallery w:val="placeholder"/>
        </w:category>
        <w:types>
          <w:type w:val="bbPlcHdr"/>
        </w:types>
        <w:behaviors>
          <w:behavior w:val="content"/>
        </w:behaviors>
        <w:description w:val=""/>
        <w:guid w:val="{b1b2b127-8ffb-4b4d-9447-75c3f4269ff1}"/>
      </w:docPartPr>
      <w:docPartBody>
        <w:p>
          <w:r>
            <w:rPr>
              <w:color w:val="808080"/>
            </w:rPr>
            <w:t>单击此处输入文字。</w:t>
          </w:r>
        </w:p>
      </w:docPartBody>
    </w:docPart>
    <w:docPart>
      <w:docPartPr>
        <w:name w:val="{4ef76df4-ff2f-4480-846e-98e56fffad7d}"/>
        <w:style w:val=""/>
        <w:category>
          <w:name w:val="常规"/>
          <w:gallery w:val="placeholder"/>
        </w:category>
        <w:types>
          <w:type w:val="bbPlcHdr"/>
        </w:types>
        <w:behaviors>
          <w:behavior w:val="content"/>
        </w:behaviors>
        <w:description w:val=""/>
        <w:guid w:val="{4ef76df4-ff2f-4480-846e-98e56fffad7d}"/>
      </w:docPartPr>
      <w:docPartBody>
        <w:p>
          <w:r>
            <w:rPr>
              <w:color w:val="808080"/>
            </w:rPr>
            <w:t>单击此处输入文字。</w:t>
          </w:r>
        </w:p>
      </w:docPartBody>
    </w:docPart>
    <w:docPart>
      <w:docPartPr>
        <w:name w:val="{bd4f0741-af6b-4e59-b0c0-37aecd1a184a}"/>
        <w:style w:val=""/>
        <w:category>
          <w:name w:val="常规"/>
          <w:gallery w:val="placeholder"/>
        </w:category>
        <w:types>
          <w:type w:val="bbPlcHdr"/>
        </w:types>
        <w:behaviors>
          <w:behavior w:val="content"/>
        </w:behaviors>
        <w:description w:val=""/>
        <w:guid w:val="{bd4f0741-af6b-4e59-b0c0-37aecd1a184a}"/>
      </w:docPartPr>
      <w:docPartBody>
        <w:p>
          <w:r>
            <w:rPr>
              <w:color w:val="808080"/>
            </w:rPr>
            <w:t>单击此处输入文字。</w:t>
          </w:r>
        </w:p>
      </w:docPartBody>
    </w:docPart>
    <w:docPart>
      <w:docPartPr>
        <w:name w:val="{713a90dc-514c-4a9c-9f9b-67e56ca98433}"/>
        <w:style w:val=""/>
        <w:category>
          <w:name w:val="常规"/>
          <w:gallery w:val="placeholder"/>
        </w:category>
        <w:types>
          <w:type w:val="bbPlcHdr"/>
        </w:types>
        <w:behaviors>
          <w:behavior w:val="content"/>
        </w:behaviors>
        <w:description w:val=""/>
        <w:guid w:val="{713a90dc-514c-4a9c-9f9b-67e56ca98433}"/>
      </w:docPartPr>
      <w:docPartBody>
        <w:p>
          <w:r>
            <w:rPr>
              <w:color w:val="808080"/>
            </w:rPr>
            <w:t>单击此处输入文字。</w:t>
          </w:r>
        </w:p>
      </w:docPartBody>
    </w:docPart>
    <w:docPart>
      <w:docPartPr>
        <w:name w:val="{21a97109-8a5d-4768-a2b2-45051c946ae0}"/>
        <w:style w:val=""/>
        <w:category>
          <w:name w:val="常规"/>
          <w:gallery w:val="placeholder"/>
        </w:category>
        <w:types>
          <w:type w:val="bbPlcHdr"/>
        </w:types>
        <w:behaviors>
          <w:behavior w:val="content"/>
        </w:behaviors>
        <w:description w:val=""/>
        <w:guid w:val="{21a97109-8a5d-4768-a2b2-45051c946ae0}"/>
      </w:docPartPr>
      <w:docPartBody>
        <w:p>
          <w:r>
            <w:rPr>
              <w:color w:val="808080"/>
            </w:rPr>
            <w:t>单击此处输入文字。</w:t>
          </w:r>
        </w:p>
      </w:docPartBody>
    </w:docPart>
    <w:docPart>
      <w:docPartPr>
        <w:name w:val="{25bcf811-df23-4755-9043-dc4ea33f2824}"/>
        <w:style w:val=""/>
        <w:category>
          <w:name w:val="常规"/>
          <w:gallery w:val="placeholder"/>
        </w:category>
        <w:types>
          <w:type w:val="bbPlcHdr"/>
        </w:types>
        <w:behaviors>
          <w:behavior w:val="content"/>
        </w:behaviors>
        <w:description w:val=""/>
        <w:guid w:val="{25bcf811-df23-4755-9043-dc4ea33f2824}"/>
      </w:docPartPr>
      <w:docPartBody>
        <w:p>
          <w:r>
            <w:rPr>
              <w:color w:val="808080"/>
            </w:rPr>
            <w:t>单击此处输入文字。</w:t>
          </w:r>
        </w:p>
      </w:docPartBody>
    </w:docPart>
    <w:docPart>
      <w:docPartPr>
        <w:name w:val="{8cf23802-a897-47d2-80da-29c8b59af5b0}"/>
        <w:style w:val=""/>
        <w:category>
          <w:name w:val="常规"/>
          <w:gallery w:val="placeholder"/>
        </w:category>
        <w:types>
          <w:type w:val="bbPlcHdr"/>
        </w:types>
        <w:behaviors>
          <w:behavior w:val="content"/>
        </w:behaviors>
        <w:description w:val=""/>
        <w:guid w:val="{8cf23802-a897-47d2-80da-29c8b59af5b0}"/>
      </w:docPartPr>
      <w:docPartBody>
        <w:p>
          <w:r>
            <w:rPr>
              <w:color w:val="808080"/>
            </w:rPr>
            <w:t>单击此处输入文字。</w:t>
          </w:r>
        </w:p>
      </w:docPartBody>
    </w:docPart>
    <w:docPart>
      <w:docPartPr>
        <w:name w:val="{ae693316-0a85-4735-87a0-40df049de342}"/>
        <w:style w:val=""/>
        <w:category>
          <w:name w:val="常规"/>
          <w:gallery w:val="placeholder"/>
        </w:category>
        <w:types>
          <w:type w:val="bbPlcHdr"/>
        </w:types>
        <w:behaviors>
          <w:behavior w:val="content"/>
        </w:behaviors>
        <w:description w:val=""/>
        <w:guid w:val="{ae693316-0a85-4735-87a0-40df049de342}"/>
      </w:docPartPr>
      <w:docPartBody>
        <w:p>
          <w:r>
            <w:rPr>
              <w:color w:val="808080"/>
            </w:rPr>
            <w:t>单击此处输入文字。</w:t>
          </w:r>
        </w:p>
      </w:docPartBody>
    </w:docPart>
    <w:docPart>
      <w:docPartPr>
        <w:name w:val="{264e0104-0d8f-47bb-9ef4-ef39ee734a9e}"/>
        <w:style w:val=""/>
        <w:category>
          <w:name w:val="常规"/>
          <w:gallery w:val="placeholder"/>
        </w:category>
        <w:types>
          <w:type w:val="bbPlcHdr"/>
        </w:types>
        <w:behaviors>
          <w:behavior w:val="content"/>
        </w:behaviors>
        <w:description w:val=""/>
        <w:guid w:val="{264e0104-0d8f-47bb-9ef4-ef39ee734a9e}"/>
      </w:docPartPr>
      <w:docPartBody>
        <w:p>
          <w:r>
            <w:rPr>
              <w:color w:val="808080"/>
            </w:rPr>
            <w:t>单击此处输入文字。</w:t>
          </w:r>
        </w:p>
      </w:docPartBody>
    </w:docPart>
    <w:docPart>
      <w:docPartPr>
        <w:name w:val="{43dd9d41-5897-4e1b-8017-0169a8752410}"/>
        <w:style w:val=""/>
        <w:category>
          <w:name w:val="常规"/>
          <w:gallery w:val="placeholder"/>
        </w:category>
        <w:types>
          <w:type w:val="bbPlcHdr"/>
        </w:types>
        <w:behaviors>
          <w:behavior w:val="content"/>
        </w:behaviors>
        <w:description w:val=""/>
        <w:guid w:val="{43dd9d41-5897-4e1b-8017-0169a8752410}"/>
      </w:docPartPr>
      <w:docPartBody>
        <w:p>
          <w:r>
            <w:rPr>
              <w:color w:val="808080"/>
            </w:rPr>
            <w:t>单击此处输入文字。</w:t>
          </w:r>
        </w:p>
      </w:docPartBody>
    </w:docPart>
    <w:docPart>
      <w:docPartPr>
        <w:name w:val="{4197cf22-333f-476a-b540-e72db83fffb3}"/>
        <w:style w:val=""/>
        <w:category>
          <w:name w:val="常规"/>
          <w:gallery w:val="placeholder"/>
        </w:category>
        <w:types>
          <w:type w:val="bbPlcHdr"/>
        </w:types>
        <w:behaviors>
          <w:behavior w:val="content"/>
        </w:behaviors>
        <w:description w:val=""/>
        <w:guid w:val="{4197cf22-333f-476a-b540-e72db83fffb3}"/>
      </w:docPartPr>
      <w:docPartBody>
        <w:p>
          <w:r>
            <w:rPr>
              <w:color w:val="808080"/>
            </w:rPr>
            <w:t>单击此处输入文字。</w:t>
          </w:r>
        </w:p>
      </w:docPartBody>
    </w:docPart>
    <w:docPart>
      <w:docPartPr>
        <w:name w:val="{94433ae0-009b-46b7-8d83-e7fc650578ab}"/>
        <w:style w:val=""/>
        <w:category>
          <w:name w:val="常规"/>
          <w:gallery w:val="placeholder"/>
        </w:category>
        <w:types>
          <w:type w:val="bbPlcHdr"/>
        </w:types>
        <w:behaviors>
          <w:behavior w:val="content"/>
        </w:behaviors>
        <w:description w:val=""/>
        <w:guid w:val="{94433ae0-009b-46b7-8d83-e7fc650578ab}"/>
      </w:docPartPr>
      <w:docPartBody>
        <w:p>
          <w:r>
            <w:rPr>
              <w:color w:val="808080"/>
            </w:rPr>
            <w:t>单击此处输入文字。</w:t>
          </w:r>
        </w:p>
      </w:docPartBody>
    </w:docPart>
    <w:docPart>
      <w:docPartPr>
        <w:name w:val="{15fb3d6c-9c0c-4141-a359-e8e563cc6907}"/>
        <w:style w:val=""/>
        <w:category>
          <w:name w:val="常规"/>
          <w:gallery w:val="placeholder"/>
        </w:category>
        <w:types>
          <w:type w:val="bbPlcHdr"/>
        </w:types>
        <w:behaviors>
          <w:behavior w:val="content"/>
        </w:behaviors>
        <w:description w:val=""/>
        <w:guid w:val="{15fb3d6c-9c0c-4141-a359-e8e563cc6907}"/>
      </w:docPartPr>
      <w:docPartBody>
        <w:p>
          <w:r>
            <w:rPr>
              <w:color w:val="808080"/>
            </w:rPr>
            <w:t>单击此处输入文字。</w:t>
          </w:r>
        </w:p>
      </w:docPartBody>
    </w:docPart>
    <w:docPart>
      <w:docPartPr>
        <w:name w:val="{08b4b488-2298-4a1c-bfca-4f77267cb5b3}"/>
        <w:style w:val=""/>
        <w:category>
          <w:name w:val="常规"/>
          <w:gallery w:val="placeholder"/>
        </w:category>
        <w:types>
          <w:type w:val="bbPlcHdr"/>
        </w:types>
        <w:behaviors>
          <w:behavior w:val="content"/>
        </w:behaviors>
        <w:description w:val=""/>
        <w:guid w:val="{08b4b488-2298-4a1c-bfca-4f77267cb5b3}"/>
      </w:docPartPr>
      <w:docPartBody>
        <w:p>
          <w:r>
            <w:rPr>
              <w:color w:val="808080"/>
            </w:rPr>
            <w:t>单击此处输入文字。</w:t>
          </w:r>
        </w:p>
      </w:docPartBody>
    </w:docPart>
    <w:docPart>
      <w:docPartPr>
        <w:name w:val="{54f590ed-7f8a-4c8b-ae57-1c007cc82fe8}"/>
        <w:style w:val=""/>
        <w:category>
          <w:name w:val="常规"/>
          <w:gallery w:val="placeholder"/>
        </w:category>
        <w:types>
          <w:type w:val="bbPlcHdr"/>
        </w:types>
        <w:behaviors>
          <w:behavior w:val="content"/>
        </w:behaviors>
        <w:description w:val=""/>
        <w:guid w:val="{54f590ed-7f8a-4c8b-ae57-1c007cc82fe8}"/>
      </w:docPartPr>
      <w:docPartBody>
        <w:p>
          <w:r>
            <w:rPr>
              <w:color w:val="808080"/>
            </w:rPr>
            <w:t>单击此处输入文字。</w:t>
          </w:r>
        </w:p>
      </w:docPartBody>
    </w:docPart>
    <w:docPart>
      <w:docPartPr>
        <w:name w:val="{c13f7e85-7d5f-40ab-ab5f-f51a1acaa689}"/>
        <w:style w:val=""/>
        <w:category>
          <w:name w:val="常规"/>
          <w:gallery w:val="placeholder"/>
        </w:category>
        <w:types>
          <w:type w:val="bbPlcHdr"/>
        </w:types>
        <w:behaviors>
          <w:behavior w:val="content"/>
        </w:behaviors>
        <w:description w:val=""/>
        <w:guid w:val="{c13f7e85-7d5f-40ab-ab5f-f51a1acaa689}"/>
      </w:docPartPr>
      <w:docPartBody>
        <w:p>
          <w:r>
            <w:rPr>
              <w:color w:val="808080"/>
            </w:rPr>
            <w:t>单击此处输入文字。</w:t>
          </w:r>
        </w:p>
      </w:docPartBody>
    </w:docPart>
    <w:docPart>
      <w:docPartPr>
        <w:name w:val="{67e9ac07-2f3b-4906-a644-e3fae5f29d63}"/>
        <w:style w:val=""/>
        <w:category>
          <w:name w:val="常规"/>
          <w:gallery w:val="placeholder"/>
        </w:category>
        <w:types>
          <w:type w:val="bbPlcHdr"/>
        </w:types>
        <w:behaviors>
          <w:behavior w:val="content"/>
        </w:behaviors>
        <w:description w:val=""/>
        <w:guid w:val="{67e9ac07-2f3b-4906-a644-e3fae5f29d63}"/>
      </w:docPartPr>
      <w:docPartBody>
        <w:p>
          <w:r>
            <w:rPr>
              <w:color w:val="808080"/>
            </w:rPr>
            <w:t>单击此处输入文字。</w:t>
          </w:r>
        </w:p>
      </w:docPartBody>
    </w:docPart>
    <w:docPart>
      <w:docPartPr>
        <w:name w:val="{c4dd060b-b3c9-42f0-a499-18e35b6b1b29}"/>
        <w:style w:val=""/>
        <w:category>
          <w:name w:val="常规"/>
          <w:gallery w:val="placeholder"/>
        </w:category>
        <w:types>
          <w:type w:val="bbPlcHdr"/>
        </w:types>
        <w:behaviors>
          <w:behavior w:val="content"/>
        </w:behaviors>
        <w:description w:val=""/>
        <w:guid w:val="{c4dd060b-b3c9-42f0-a499-18e35b6b1b29}"/>
      </w:docPartPr>
      <w:docPartBody>
        <w:p>
          <w:r>
            <w:rPr>
              <w:color w:val="808080"/>
            </w:rPr>
            <w:t>单击此处输入文字。</w:t>
          </w:r>
        </w:p>
      </w:docPartBody>
    </w:docPart>
    <w:docPart>
      <w:docPartPr>
        <w:name w:val="{abd89810-f54b-4322-bbd8-870df7844a3b}"/>
        <w:style w:val=""/>
        <w:category>
          <w:name w:val="常规"/>
          <w:gallery w:val="placeholder"/>
        </w:category>
        <w:types>
          <w:type w:val="bbPlcHdr"/>
        </w:types>
        <w:behaviors>
          <w:behavior w:val="content"/>
        </w:behaviors>
        <w:description w:val=""/>
        <w:guid w:val="{abd89810-f54b-4322-bbd8-870df7844a3b}"/>
      </w:docPartPr>
      <w:docPartBody>
        <w:p>
          <w:r>
            <w:rPr>
              <w:color w:val="808080"/>
            </w:rPr>
            <w:t>单击此处输入文字。</w:t>
          </w:r>
        </w:p>
      </w:docPartBody>
    </w:docPart>
    <w:docPart>
      <w:docPartPr>
        <w:name w:val="{aeca1775-71bb-4839-9924-3ac61441260e}"/>
        <w:style w:val=""/>
        <w:category>
          <w:name w:val="常规"/>
          <w:gallery w:val="placeholder"/>
        </w:category>
        <w:types>
          <w:type w:val="bbPlcHdr"/>
        </w:types>
        <w:behaviors>
          <w:behavior w:val="content"/>
        </w:behaviors>
        <w:description w:val=""/>
        <w:guid w:val="{aeca1775-71bb-4839-9924-3ac61441260e}"/>
      </w:docPartPr>
      <w:docPartBody>
        <w:p>
          <w:r>
            <w:rPr>
              <w:color w:val="808080"/>
            </w:rPr>
            <w:t>单击此处输入文字。</w:t>
          </w:r>
        </w:p>
      </w:docPartBody>
    </w:docPart>
    <w:docPart>
      <w:docPartPr>
        <w:name w:val="{9f31898e-5f4d-40e3-a6a3-002d49448c90}"/>
        <w:style w:val=""/>
        <w:category>
          <w:name w:val="常规"/>
          <w:gallery w:val="placeholder"/>
        </w:category>
        <w:types>
          <w:type w:val="bbPlcHdr"/>
        </w:types>
        <w:behaviors>
          <w:behavior w:val="content"/>
        </w:behaviors>
        <w:description w:val=""/>
        <w:guid w:val="{9f31898e-5f4d-40e3-a6a3-002d49448c90}"/>
      </w:docPartPr>
      <w:docPartBody>
        <w:p>
          <w:r>
            <w:rPr>
              <w:color w:val="808080"/>
            </w:rPr>
            <w:t>单击此处输入文字。</w:t>
          </w:r>
        </w:p>
      </w:docPartBody>
    </w:docPart>
    <w:docPart>
      <w:docPartPr>
        <w:name w:val="{ea2abc50-65af-4bad-b5ed-7b5c2da5aeef}"/>
        <w:style w:val=""/>
        <w:category>
          <w:name w:val="常规"/>
          <w:gallery w:val="placeholder"/>
        </w:category>
        <w:types>
          <w:type w:val="bbPlcHdr"/>
        </w:types>
        <w:behaviors>
          <w:behavior w:val="content"/>
        </w:behaviors>
        <w:description w:val=""/>
        <w:guid w:val="{ea2abc50-65af-4bad-b5ed-7b5c2da5aeef}"/>
      </w:docPartPr>
      <w:docPartBody>
        <w:p>
          <w:r>
            <w:rPr>
              <w:color w:val="808080"/>
            </w:rPr>
            <w:t>单击此处输入文字。</w:t>
          </w:r>
        </w:p>
      </w:docPartBody>
    </w:docPart>
    <w:docPart>
      <w:docPartPr>
        <w:name w:val="{30cdef3b-6dc0-418c-a27e-f4ddad0096f1}"/>
        <w:style w:val=""/>
        <w:category>
          <w:name w:val="常规"/>
          <w:gallery w:val="placeholder"/>
        </w:category>
        <w:types>
          <w:type w:val="bbPlcHdr"/>
        </w:types>
        <w:behaviors>
          <w:behavior w:val="content"/>
        </w:behaviors>
        <w:description w:val=""/>
        <w:guid w:val="{30cdef3b-6dc0-418c-a27e-f4ddad0096f1}"/>
      </w:docPartPr>
      <w:docPartBody>
        <w:p>
          <w:r>
            <w:rPr>
              <w:color w:val="808080"/>
            </w:rPr>
            <w:t>单击此处输入文字。</w:t>
          </w:r>
        </w:p>
      </w:docPartBody>
    </w:docPart>
    <w:docPart>
      <w:docPartPr>
        <w:name w:val="{bf5d5f56-0c36-444d-88d0-efb693703623}"/>
        <w:style w:val=""/>
        <w:category>
          <w:name w:val="常规"/>
          <w:gallery w:val="placeholder"/>
        </w:category>
        <w:types>
          <w:type w:val="bbPlcHdr"/>
        </w:types>
        <w:behaviors>
          <w:behavior w:val="content"/>
        </w:behaviors>
        <w:description w:val=""/>
        <w:guid w:val="{bf5d5f56-0c36-444d-88d0-efb693703623}"/>
      </w:docPartPr>
      <w:docPartBody>
        <w:p>
          <w:r>
            <w:rPr>
              <w:color w:val="808080"/>
            </w:rPr>
            <w:t>单击此处输入文字。</w:t>
          </w:r>
        </w:p>
      </w:docPartBody>
    </w:docPart>
    <w:docPart>
      <w:docPartPr>
        <w:name w:val="{9af2c3b7-0c98-4013-ac37-b17594e470de}"/>
        <w:style w:val=""/>
        <w:category>
          <w:name w:val="常规"/>
          <w:gallery w:val="placeholder"/>
        </w:category>
        <w:types>
          <w:type w:val="bbPlcHdr"/>
        </w:types>
        <w:behaviors>
          <w:behavior w:val="content"/>
        </w:behaviors>
        <w:description w:val=""/>
        <w:guid w:val="{9af2c3b7-0c98-4013-ac37-b17594e470de}"/>
      </w:docPartPr>
      <w:docPartBody>
        <w:p>
          <w:r>
            <w:rPr>
              <w:color w:val="808080"/>
            </w:rPr>
            <w:t>单击此处输入文字。</w:t>
          </w:r>
        </w:p>
      </w:docPartBody>
    </w:docPart>
    <w:docPart>
      <w:docPartPr>
        <w:name w:val="{85512990-2358-43a0-b923-af8782281bf2}"/>
        <w:style w:val=""/>
        <w:category>
          <w:name w:val="常规"/>
          <w:gallery w:val="placeholder"/>
        </w:category>
        <w:types>
          <w:type w:val="bbPlcHdr"/>
        </w:types>
        <w:behaviors>
          <w:behavior w:val="content"/>
        </w:behaviors>
        <w:description w:val=""/>
        <w:guid w:val="{85512990-2358-43a0-b923-af8782281bf2}"/>
      </w:docPartPr>
      <w:docPartBody>
        <w:p>
          <w:r>
            <w:rPr>
              <w:color w:val="808080"/>
            </w:rPr>
            <w:t>单击此处输入文字。</w:t>
          </w:r>
        </w:p>
      </w:docPartBody>
    </w:docPart>
    <w:docPart>
      <w:docPartPr>
        <w:name w:val="{b25eda9b-4398-4f51-b07c-f96863003c0e}"/>
        <w:style w:val=""/>
        <w:category>
          <w:name w:val="常规"/>
          <w:gallery w:val="placeholder"/>
        </w:category>
        <w:types>
          <w:type w:val="bbPlcHdr"/>
        </w:types>
        <w:behaviors>
          <w:behavior w:val="content"/>
        </w:behaviors>
        <w:description w:val=""/>
        <w:guid w:val="{b25eda9b-4398-4f51-b07c-f96863003c0e}"/>
      </w:docPartPr>
      <w:docPartBody>
        <w:p>
          <w:r>
            <w:rPr>
              <w:color w:val="808080"/>
            </w:rPr>
            <w:t>单击此处输入文字。</w:t>
          </w:r>
        </w:p>
      </w:docPartBody>
    </w:docPart>
    <w:docPart>
      <w:docPartPr>
        <w:name w:val="{50de6d56-49bf-4892-ae01-dcc88f7254c8}"/>
        <w:style w:val=""/>
        <w:category>
          <w:name w:val="常规"/>
          <w:gallery w:val="placeholder"/>
        </w:category>
        <w:types>
          <w:type w:val="bbPlcHdr"/>
        </w:types>
        <w:behaviors>
          <w:behavior w:val="content"/>
        </w:behaviors>
        <w:description w:val=""/>
        <w:guid w:val="{50de6d56-49bf-4892-ae01-dcc88f7254c8}"/>
      </w:docPartPr>
      <w:docPartBody>
        <w:p>
          <w:r>
            <w:rPr>
              <w:color w:val="808080"/>
            </w:rPr>
            <w:t>单击此处输入文字。</w:t>
          </w:r>
        </w:p>
      </w:docPartBody>
    </w:docPart>
    <w:docPart>
      <w:docPartPr>
        <w:name w:val="{b57535af-5081-4257-a117-a0b87ac1c333}"/>
        <w:style w:val=""/>
        <w:category>
          <w:name w:val="常规"/>
          <w:gallery w:val="placeholder"/>
        </w:category>
        <w:types>
          <w:type w:val="bbPlcHdr"/>
        </w:types>
        <w:behaviors>
          <w:behavior w:val="content"/>
        </w:behaviors>
        <w:description w:val=""/>
        <w:guid w:val="{b57535af-5081-4257-a117-a0b87ac1c333}"/>
      </w:docPartPr>
      <w:docPartBody>
        <w:p>
          <w:r>
            <w:rPr>
              <w:color w:val="808080"/>
            </w:rPr>
            <w:t>单击此处输入文字。</w:t>
          </w:r>
        </w:p>
      </w:docPartBody>
    </w:docPart>
    <w:docPart>
      <w:docPartPr>
        <w:name w:val="{2c1f5716-fa3a-4f36-932c-3866a42728b3}"/>
        <w:style w:val=""/>
        <w:category>
          <w:name w:val="常规"/>
          <w:gallery w:val="placeholder"/>
        </w:category>
        <w:types>
          <w:type w:val="bbPlcHdr"/>
        </w:types>
        <w:behaviors>
          <w:behavior w:val="content"/>
        </w:behaviors>
        <w:description w:val=""/>
        <w:guid w:val="{2c1f5716-fa3a-4f36-932c-3866a42728b3}"/>
      </w:docPartPr>
      <w:docPartBody>
        <w:p>
          <w:r>
            <w:rPr>
              <w:color w:val="808080"/>
            </w:rPr>
            <w:t>单击此处输入文字。</w:t>
          </w:r>
        </w:p>
      </w:docPartBody>
    </w:docPart>
    <w:docPart>
      <w:docPartPr>
        <w:name w:val="{d25f4b2c-d88d-42e0-883d-f8ca7c3c517f}"/>
        <w:style w:val=""/>
        <w:category>
          <w:name w:val="常规"/>
          <w:gallery w:val="placeholder"/>
        </w:category>
        <w:types>
          <w:type w:val="bbPlcHdr"/>
        </w:types>
        <w:behaviors>
          <w:behavior w:val="content"/>
        </w:behaviors>
        <w:description w:val=""/>
        <w:guid w:val="{d25f4b2c-d88d-42e0-883d-f8ca7c3c517f}"/>
      </w:docPartPr>
      <w:docPartBody>
        <w:p>
          <w:r>
            <w:rPr>
              <w:color w:val="808080"/>
            </w:rPr>
            <w:t>单击此处输入文字。</w:t>
          </w:r>
        </w:p>
      </w:docPartBody>
    </w:docPart>
    <w:docPart>
      <w:docPartPr>
        <w:name w:val="{b916a12d-357f-494b-98ea-40bc2b1bb065}"/>
        <w:style w:val=""/>
        <w:category>
          <w:name w:val="常规"/>
          <w:gallery w:val="placeholder"/>
        </w:category>
        <w:types>
          <w:type w:val="bbPlcHdr"/>
        </w:types>
        <w:behaviors>
          <w:behavior w:val="content"/>
        </w:behaviors>
        <w:description w:val=""/>
        <w:guid w:val="{b916a12d-357f-494b-98ea-40bc2b1bb065}"/>
      </w:docPartPr>
      <w:docPartBody>
        <w:p>
          <w:r>
            <w:rPr>
              <w:color w:val="808080"/>
            </w:rPr>
            <w:t>单击此处输入文字。</w:t>
          </w:r>
        </w:p>
      </w:docPartBody>
    </w:docPart>
    <w:docPart>
      <w:docPartPr>
        <w:name w:val="{35f95ec3-c3e7-4d5a-92c5-ebe9734ce8c7}"/>
        <w:style w:val=""/>
        <w:category>
          <w:name w:val="常规"/>
          <w:gallery w:val="placeholder"/>
        </w:category>
        <w:types>
          <w:type w:val="bbPlcHdr"/>
        </w:types>
        <w:behaviors>
          <w:behavior w:val="content"/>
        </w:behaviors>
        <w:description w:val=""/>
        <w:guid w:val="{35f95ec3-c3e7-4d5a-92c5-ebe9734ce8c7}"/>
      </w:docPartPr>
      <w:docPartBody>
        <w:p>
          <w:r>
            <w:rPr>
              <w:color w:val="808080"/>
            </w:rPr>
            <w:t>单击此处输入文字。</w:t>
          </w:r>
        </w:p>
      </w:docPartBody>
    </w:docPart>
    <w:docPart>
      <w:docPartPr>
        <w:name w:val="{7f178800-05d0-4433-9452-0a0887fdad6a}"/>
        <w:style w:val=""/>
        <w:category>
          <w:name w:val="常规"/>
          <w:gallery w:val="placeholder"/>
        </w:category>
        <w:types>
          <w:type w:val="bbPlcHdr"/>
        </w:types>
        <w:behaviors>
          <w:behavior w:val="content"/>
        </w:behaviors>
        <w:description w:val=""/>
        <w:guid w:val="{7f178800-05d0-4433-9452-0a0887fdad6a}"/>
      </w:docPartPr>
      <w:docPartBody>
        <w:p>
          <w:r>
            <w:rPr>
              <w:color w:val="808080"/>
            </w:rPr>
            <w:t>单击此处输入文字。</w:t>
          </w:r>
        </w:p>
      </w:docPartBody>
    </w:docPart>
    <w:docPart>
      <w:docPartPr>
        <w:name w:val="{c86f282d-b1ce-41c4-8f2d-ae832f5b664c}"/>
        <w:style w:val=""/>
        <w:category>
          <w:name w:val="常规"/>
          <w:gallery w:val="placeholder"/>
        </w:category>
        <w:types>
          <w:type w:val="bbPlcHdr"/>
        </w:types>
        <w:behaviors>
          <w:behavior w:val="content"/>
        </w:behaviors>
        <w:description w:val=""/>
        <w:guid w:val="{c86f282d-b1ce-41c4-8f2d-ae832f5b664c}"/>
      </w:docPartPr>
      <w:docPartBody>
        <w:p>
          <w:r>
            <w:rPr>
              <w:color w:val="808080"/>
            </w:rPr>
            <w:t>单击此处输入文字。</w:t>
          </w:r>
        </w:p>
      </w:docPartBody>
    </w:docPart>
    <w:docPart>
      <w:docPartPr>
        <w:name w:val="{f1c0802e-404f-4eec-8655-3b5eea6292b3}"/>
        <w:style w:val=""/>
        <w:category>
          <w:name w:val="常规"/>
          <w:gallery w:val="placeholder"/>
        </w:category>
        <w:types>
          <w:type w:val="bbPlcHdr"/>
        </w:types>
        <w:behaviors>
          <w:behavior w:val="content"/>
        </w:behaviors>
        <w:description w:val=""/>
        <w:guid w:val="{f1c0802e-404f-4eec-8655-3b5eea6292b3}"/>
      </w:docPartPr>
      <w:docPartBody>
        <w:p>
          <w:r>
            <w:rPr>
              <w:color w:val="808080"/>
            </w:rPr>
            <w:t>单击此处输入文字。</w:t>
          </w:r>
        </w:p>
      </w:docPartBody>
    </w:docPart>
    <w:docPart>
      <w:docPartPr>
        <w:name w:val="{e6957af1-beba-44a4-bea9-a2d5e137650e}"/>
        <w:style w:val=""/>
        <w:category>
          <w:name w:val="常规"/>
          <w:gallery w:val="placeholder"/>
        </w:category>
        <w:types>
          <w:type w:val="bbPlcHdr"/>
        </w:types>
        <w:behaviors>
          <w:behavior w:val="content"/>
        </w:behaviors>
        <w:description w:val=""/>
        <w:guid w:val="{e6957af1-beba-44a4-bea9-a2d5e137650e}"/>
      </w:docPartPr>
      <w:docPartBody>
        <w:p>
          <w:r>
            <w:rPr>
              <w:color w:val="808080"/>
            </w:rPr>
            <w:t>单击此处输入文字。</w:t>
          </w:r>
        </w:p>
      </w:docPartBody>
    </w:docPart>
    <w:docPart>
      <w:docPartPr>
        <w:name w:val="{e370dde1-a75a-4389-a4c9-2e94dda4fdd0}"/>
        <w:style w:val=""/>
        <w:category>
          <w:name w:val="常规"/>
          <w:gallery w:val="placeholder"/>
        </w:category>
        <w:types>
          <w:type w:val="bbPlcHdr"/>
        </w:types>
        <w:behaviors>
          <w:behavior w:val="content"/>
        </w:behaviors>
        <w:description w:val=""/>
        <w:guid w:val="{e370dde1-a75a-4389-a4c9-2e94dda4fdd0}"/>
      </w:docPartPr>
      <w:docPartBody>
        <w:p>
          <w:r>
            <w:rPr>
              <w:color w:val="808080"/>
            </w:rPr>
            <w:t>单击此处输入文字。</w:t>
          </w:r>
        </w:p>
      </w:docPartBody>
    </w:docPart>
    <w:docPart>
      <w:docPartPr>
        <w:name w:val="{06e0e96d-6162-4d09-9bc2-770bc56a97f6}"/>
        <w:style w:val=""/>
        <w:category>
          <w:name w:val="常规"/>
          <w:gallery w:val="placeholder"/>
        </w:category>
        <w:types>
          <w:type w:val="bbPlcHdr"/>
        </w:types>
        <w:behaviors>
          <w:behavior w:val="content"/>
        </w:behaviors>
        <w:description w:val=""/>
        <w:guid w:val="{06e0e96d-6162-4d09-9bc2-770bc56a97f6}"/>
      </w:docPartPr>
      <w:docPartBody>
        <w:p>
          <w:r>
            <w:rPr>
              <w:color w:val="808080"/>
            </w:rPr>
            <w:t>单击此处输入文字。</w:t>
          </w:r>
        </w:p>
      </w:docPartBody>
    </w:docPart>
    <w:docPart>
      <w:docPartPr>
        <w:name w:val="{47cc24d6-e674-44c9-b43a-63f524212026}"/>
        <w:style w:val=""/>
        <w:category>
          <w:name w:val="常规"/>
          <w:gallery w:val="placeholder"/>
        </w:category>
        <w:types>
          <w:type w:val="bbPlcHdr"/>
        </w:types>
        <w:behaviors>
          <w:behavior w:val="content"/>
        </w:behaviors>
        <w:description w:val=""/>
        <w:guid w:val="{47cc24d6-e674-44c9-b43a-63f524212026}"/>
      </w:docPartPr>
      <w:docPartBody>
        <w:p>
          <w:r>
            <w:rPr>
              <w:color w:val="808080"/>
            </w:rPr>
            <w:t>单击此处输入文字。</w:t>
          </w:r>
        </w:p>
      </w:docPartBody>
    </w:docPart>
    <w:docPart>
      <w:docPartPr>
        <w:name w:val="{94612aba-a9f5-48e2-a0d1-3ec99ae87fa5}"/>
        <w:style w:val=""/>
        <w:category>
          <w:name w:val="常规"/>
          <w:gallery w:val="placeholder"/>
        </w:category>
        <w:types>
          <w:type w:val="bbPlcHdr"/>
        </w:types>
        <w:behaviors>
          <w:behavior w:val="content"/>
        </w:behaviors>
        <w:description w:val=""/>
        <w:guid w:val="{94612aba-a9f5-48e2-a0d1-3ec99ae87fa5}"/>
      </w:docPartPr>
      <w:docPartBody>
        <w:p>
          <w:r>
            <w:rPr>
              <w:color w:val="808080"/>
            </w:rPr>
            <w:t>单击此处输入文字。</w:t>
          </w:r>
        </w:p>
      </w:docPartBody>
    </w:docPart>
    <w:docPart>
      <w:docPartPr>
        <w:name w:val="{242ee386-b867-41c2-8687-ace6c0dbef51}"/>
        <w:style w:val=""/>
        <w:category>
          <w:name w:val="常规"/>
          <w:gallery w:val="placeholder"/>
        </w:category>
        <w:types>
          <w:type w:val="bbPlcHdr"/>
        </w:types>
        <w:behaviors>
          <w:behavior w:val="content"/>
        </w:behaviors>
        <w:description w:val=""/>
        <w:guid w:val="{242ee386-b867-41c2-8687-ace6c0dbef51}"/>
      </w:docPartPr>
      <w:docPartBody>
        <w:p>
          <w:r>
            <w:rPr>
              <w:color w:val="808080"/>
            </w:rPr>
            <w:t>单击此处输入文字。</w:t>
          </w:r>
        </w:p>
      </w:docPartBody>
    </w:docPart>
    <w:docPart>
      <w:docPartPr>
        <w:name w:val="{904e27c9-33e9-4911-97d7-2800658cf009}"/>
        <w:style w:val=""/>
        <w:category>
          <w:name w:val="常规"/>
          <w:gallery w:val="placeholder"/>
        </w:category>
        <w:types>
          <w:type w:val="bbPlcHdr"/>
        </w:types>
        <w:behaviors>
          <w:behavior w:val="content"/>
        </w:behaviors>
        <w:description w:val=""/>
        <w:guid w:val="{904e27c9-33e9-4911-97d7-2800658cf009}"/>
      </w:docPartPr>
      <w:docPartBody>
        <w:p>
          <w:r>
            <w:rPr>
              <w:color w:val="808080"/>
            </w:rPr>
            <w:t>单击此处输入文字。</w:t>
          </w:r>
        </w:p>
      </w:docPartBody>
    </w:docPart>
    <w:docPart>
      <w:docPartPr>
        <w:name w:val="{fb3f080e-c35b-4aa4-8622-cdae762c89ec}"/>
        <w:style w:val=""/>
        <w:category>
          <w:name w:val="常规"/>
          <w:gallery w:val="placeholder"/>
        </w:category>
        <w:types>
          <w:type w:val="bbPlcHdr"/>
        </w:types>
        <w:behaviors>
          <w:behavior w:val="content"/>
        </w:behaviors>
        <w:description w:val=""/>
        <w:guid w:val="{fb3f080e-c35b-4aa4-8622-cdae762c89ec}"/>
      </w:docPartPr>
      <w:docPartBody>
        <w:p>
          <w:r>
            <w:rPr>
              <w:color w:val="808080"/>
            </w:rPr>
            <w:t>单击此处输入文字。</w:t>
          </w:r>
        </w:p>
      </w:docPartBody>
    </w:docPart>
    <w:docPart>
      <w:docPartPr>
        <w:name w:val="{445a5304-8ad9-4dd2-a88d-45dcf577774f}"/>
        <w:style w:val=""/>
        <w:category>
          <w:name w:val="常规"/>
          <w:gallery w:val="placeholder"/>
        </w:category>
        <w:types>
          <w:type w:val="bbPlcHdr"/>
        </w:types>
        <w:behaviors>
          <w:behavior w:val="content"/>
        </w:behaviors>
        <w:description w:val=""/>
        <w:guid w:val="{445a5304-8ad9-4dd2-a88d-45dcf577774f}"/>
      </w:docPartPr>
      <w:docPartBody>
        <w:p>
          <w:r>
            <w:rPr>
              <w:color w:val="808080"/>
            </w:rPr>
            <w:t>单击此处输入文字。</w:t>
          </w:r>
        </w:p>
      </w:docPartBody>
    </w:docPart>
    <w:docPart>
      <w:docPartPr>
        <w:name w:val="{17ac34a2-1f5b-4856-99d7-abacae00e476}"/>
        <w:style w:val=""/>
        <w:category>
          <w:name w:val="常规"/>
          <w:gallery w:val="placeholder"/>
        </w:category>
        <w:types>
          <w:type w:val="bbPlcHdr"/>
        </w:types>
        <w:behaviors>
          <w:behavior w:val="content"/>
        </w:behaviors>
        <w:description w:val=""/>
        <w:guid w:val="{17ac34a2-1f5b-4856-99d7-abacae00e476}"/>
      </w:docPartPr>
      <w:docPartBody>
        <w:p>
          <w:r>
            <w:rPr>
              <w:color w:val="808080"/>
            </w:rPr>
            <w:t>单击此处输入文字。</w:t>
          </w:r>
        </w:p>
      </w:docPartBody>
    </w:docPart>
    <w:docPart>
      <w:docPartPr>
        <w:name w:val="{27f67a48-4e01-4b8a-8238-e705d9fcfd71}"/>
        <w:style w:val=""/>
        <w:category>
          <w:name w:val="常规"/>
          <w:gallery w:val="placeholder"/>
        </w:category>
        <w:types>
          <w:type w:val="bbPlcHdr"/>
        </w:types>
        <w:behaviors>
          <w:behavior w:val="content"/>
        </w:behaviors>
        <w:description w:val=""/>
        <w:guid w:val="{27f67a48-4e01-4b8a-8238-e705d9fcfd71}"/>
      </w:docPartPr>
      <w:docPartBody>
        <w:p>
          <w:r>
            <w:rPr>
              <w:color w:val="808080"/>
            </w:rPr>
            <w:t>单击此处输入文字。</w:t>
          </w:r>
        </w:p>
      </w:docPartBody>
    </w:docPart>
    <w:docPart>
      <w:docPartPr>
        <w:name w:val="{a04e11af-175a-4fa5-81e8-eb2bb3edaed2}"/>
        <w:style w:val=""/>
        <w:category>
          <w:name w:val="常规"/>
          <w:gallery w:val="placeholder"/>
        </w:category>
        <w:types>
          <w:type w:val="bbPlcHdr"/>
        </w:types>
        <w:behaviors>
          <w:behavior w:val="content"/>
        </w:behaviors>
        <w:description w:val=""/>
        <w:guid w:val="{a04e11af-175a-4fa5-81e8-eb2bb3edaed2}"/>
      </w:docPartPr>
      <w:docPartBody>
        <w:p>
          <w:r>
            <w:rPr>
              <w:color w:val="808080"/>
            </w:rPr>
            <w:t>单击此处输入文字。</w:t>
          </w:r>
        </w:p>
      </w:docPartBody>
    </w:docPart>
    <w:docPart>
      <w:docPartPr>
        <w:name w:val="{a17e9094-eaa7-4535-93b4-c7afb2d6aa44}"/>
        <w:style w:val=""/>
        <w:category>
          <w:name w:val="常规"/>
          <w:gallery w:val="placeholder"/>
        </w:category>
        <w:types>
          <w:type w:val="bbPlcHdr"/>
        </w:types>
        <w:behaviors>
          <w:behavior w:val="content"/>
        </w:behaviors>
        <w:description w:val=""/>
        <w:guid w:val="{a17e9094-eaa7-4535-93b4-c7afb2d6aa44}"/>
      </w:docPartPr>
      <w:docPartBody>
        <w:p>
          <w:r>
            <w:rPr>
              <w:color w:val="808080"/>
            </w:rPr>
            <w:t>单击此处输入文字。</w:t>
          </w:r>
        </w:p>
      </w:docPartBody>
    </w:docPart>
    <w:docPart>
      <w:docPartPr>
        <w:name w:val="{47e4f365-75fc-4ff8-8054-43ddf7e8d35a}"/>
        <w:style w:val=""/>
        <w:category>
          <w:name w:val="常规"/>
          <w:gallery w:val="placeholder"/>
        </w:category>
        <w:types>
          <w:type w:val="bbPlcHdr"/>
        </w:types>
        <w:behaviors>
          <w:behavior w:val="content"/>
        </w:behaviors>
        <w:description w:val=""/>
        <w:guid w:val="{47e4f365-75fc-4ff8-8054-43ddf7e8d35a}"/>
      </w:docPartPr>
      <w:docPartBody>
        <w:p>
          <w:r>
            <w:rPr>
              <w:color w:val="808080"/>
            </w:rPr>
            <w:t>单击此处输入文字。</w:t>
          </w:r>
        </w:p>
      </w:docPartBody>
    </w:docPart>
    <w:docPart>
      <w:docPartPr>
        <w:name w:val="{c5f216c4-6ec1-4668-b99f-f30a530bb74b}"/>
        <w:style w:val=""/>
        <w:category>
          <w:name w:val="常规"/>
          <w:gallery w:val="placeholder"/>
        </w:category>
        <w:types>
          <w:type w:val="bbPlcHdr"/>
        </w:types>
        <w:behaviors>
          <w:behavior w:val="content"/>
        </w:behaviors>
        <w:description w:val=""/>
        <w:guid w:val="{c5f216c4-6ec1-4668-b99f-f30a530bb74b}"/>
      </w:docPartPr>
      <w:docPartBody>
        <w:p>
          <w:r>
            <w:rPr>
              <w:color w:val="808080"/>
            </w:rPr>
            <w:t>单击此处输入文字。</w:t>
          </w:r>
        </w:p>
      </w:docPartBody>
    </w:docPart>
    <w:docPart>
      <w:docPartPr>
        <w:name w:val="{1e6be4e6-d5ec-4bc3-b8b5-c7cc3c5c757a}"/>
        <w:style w:val=""/>
        <w:category>
          <w:name w:val="常规"/>
          <w:gallery w:val="placeholder"/>
        </w:category>
        <w:types>
          <w:type w:val="bbPlcHdr"/>
        </w:types>
        <w:behaviors>
          <w:behavior w:val="content"/>
        </w:behaviors>
        <w:description w:val=""/>
        <w:guid w:val="{1e6be4e6-d5ec-4bc3-b8b5-c7cc3c5c757a}"/>
      </w:docPartPr>
      <w:docPartBody>
        <w:p>
          <w:r>
            <w:rPr>
              <w:color w:val="808080"/>
            </w:rPr>
            <w:t>单击此处输入文字。</w:t>
          </w:r>
        </w:p>
      </w:docPartBody>
    </w:docPart>
    <w:docPart>
      <w:docPartPr>
        <w:name w:val="{99e4822d-1634-4c0b-8947-9be4b21769f1}"/>
        <w:style w:val=""/>
        <w:category>
          <w:name w:val="常规"/>
          <w:gallery w:val="placeholder"/>
        </w:category>
        <w:types>
          <w:type w:val="bbPlcHdr"/>
        </w:types>
        <w:behaviors>
          <w:behavior w:val="content"/>
        </w:behaviors>
        <w:description w:val=""/>
        <w:guid w:val="{99e4822d-1634-4c0b-8947-9be4b21769f1}"/>
      </w:docPartPr>
      <w:docPartBody>
        <w:p>
          <w:r>
            <w:rPr>
              <w:color w:val="808080"/>
            </w:rPr>
            <w:t>单击此处输入文字。</w:t>
          </w:r>
        </w:p>
      </w:docPartBody>
    </w:docPart>
    <w:docPart>
      <w:docPartPr>
        <w:name w:val="{be884ff4-5325-41ba-94af-1314d9cb4298}"/>
        <w:style w:val=""/>
        <w:category>
          <w:name w:val="常规"/>
          <w:gallery w:val="placeholder"/>
        </w:category>
        <w:types>
          <w:type w:val="bbPlcHdr"/>
        </w:types>
        <w:behaviors>
          <w:behavior w:val="content"/>
        </w:behaviors>
        <w:description w:val=""/>
        <w:guid w:val="{be884ff4-5325-41ba-94af-1314d9cb4298}"/>
      </w:docPartPr>
      <w:docPartBody>
        <w:p>
          <w:r>
            <w:rPr>
              <w:color w:val="808080"/>
            </w:rPr>
            <w:t>单击此处输入文字。</w:t>
          </w:r>
        </w:p>
      </w:docPartBody>
    </w:docPart>
    <w:docPart>
      <w:docPartPr>
        <w:name w:val="{49f0837e-dc4b-4682-ba67-32b95b413c06}"/>
        <w:style w:val=""/>
        <w:category>
          <w:name w:val="常规"/>
          <w:gallery w:val="placeholder"/>
        </w:category>
        <w:types>
          <w:type w:val="bbPlcHdr"/>
        </w:types>
        <w:behaviors>
          <w:behavior w:val="content"/>
        </w:behaviors>
        <w:description w:val=""/>
        <w:guid w:val="{49f0837e-dc4b-4682-ba67-32b95b413c06}"/>
      </w:docPartPr>
      <w:docPartBody>
        <w:p>
          <w:r>
            <w:rPr>
              <w:color w:val="808080"/>
            </w:rPr>
            <w:t>单击此处输入文字。</w:t>
          </w:r>
        </w:p>
      </w:docPartBody>
    </w:docPart>
    <w:docPart>
      <w:docPartPr>
        <w:name w:val="{82962e48-0f31-4e09-92a0-7e7cfd8350cf}"/>
        <w:style w:val=""/>
        <w:category>
          <w:name w:val="常规"/>
          <w:gallery w:val="placeholder"/>
        </w:category>
        <w:types>
          <w:type w:val="bbPlcHdr"/>
        </w:types>
        <w:behaviors>
          <w:behavior w:val="content"/>
        </w:behaviors>
        <w:description w:val=""/>
        <w:guid w:val="{82962e48-0f31-4e09-92a0-7e7cfd8350cf}"/>
      </w:docPartPr>
      <w:docPartBody>
        <w:p>
          <w:r>
            <w:rPr>
              <w:color w:val="808080"/>
            </w:rPr>
            <w:t>单击此处输入文字。</w:t>
          </w:r>
        </w:p>
      </w:docPartBody>
    </w:docPart>
    <w:docPart>
      <w:docPartPr>
        <w:name w:val="{85849289-42ca-4f5d-9fe4-da2a5c0d559c}"/>
        <w:style w:val=""/>
        <w:category>
          <w:name w:val="常规"/>
          <w:gallery w:val="placeholder"/>
        </w:category>
        <w:types>
          <w:type w:val="bbPlcHdr"/>
        </w:types>
        <w:behaviors>
          <w:behavior w:val="content"/>
        </w:behaviors>
        <w:description w:val=""/>
        <w:guid w:val="{85849289-42ca-4f5d-9fe4-da2a5c0d559c}"/>
      </w:docPartPr>
      <w:docPartBody>
        <w:p>
          <w:r>
            <w:rPr>
              <w:color w:val="808080"/>
            </w:rPr>
            <w:t>单击此处输入文字。</w:t>
          </w:r>
        </w:p>
      </w:docPartBody>
    </w:docPart>
    <w:docPart>
      <w:docPartPr>
        <w:name w:val="{8351947f-0e88-4796-9738-a809d33991cd}"/>
        <w:style w:val=""/>
        <w:category>
          <w:name w:val="常规"/>
          <w:gallery w:val="placeholder"/>
        </w:category>
        <w:types>
          <w:type w:val="bbPlcHdr"/>
        </w:types>
        <w:behaviors>
          <w:behavior w:val="content"/>
        </w:behaviors>
        <w:description w:val=""/>
        <w:guid w:val="{8351947f-0e88-4796-9738-a809d33991cd}"/>
      </w:docPartPr>
      <w:docPartBody>
        <w:p>
          <w:r>
            <w:rPr>
              <w:color w:val="808080"/>
            </w:rPr>
            <w:t>单击此处输入文字。</w:t>
          </w:r>
        </w:p>
      </w:docPartBody>
    </w:docPart>
    <w:docPart>
      <w:docPartPr>
        <w:name w:val="{95331e9d-6372-4844-acb1-77ff642dce7b}"/>
        <w:style w:val=""/>
        <w:category>
          <w:name w:val="常规"/>
          <w:gallery w:val="placeholder"/>
        </w:category>
        <w:types>
          <w:type w:val="bbPlcHdr"/>
        </w:types>
        <w:behaviors>
          <w:behavior w:val="content"/>
        </w:behaviors>
        <w:description w:val=""/>
        <w:guid w:val="{95331e9d-6372-4844-acb1-77ff642dce7b}"/>
      </w:docPartPr>
      <w:docPartBody>
        <w:p>
          <w:r>
            <w:rPr>
              <w:color w:val="808080"/>
            </w:rPr>
            <w:t>单击此处输入文字。</w:t>
          </w:r>
        </w:p>
      </w:docPartBody>
    </w:docPart>
    <w:docPart>
      <w:docPartPr>
        <w:name w:val="{026c7a26-2e67-4ada-8024-c6693ebb4a38}"/>
        <w:style w:val=""/>
        <w:category>
          <w:name w:val="常规"/>
          <w:gallery w:val="placeholder"/>
        </w:category>
        <w:types>
          <w:type w:val="bbPlcHdr"/>
        </w:types>
        <w:behaviors>
          <w:behavior w:val="content"/>
        </w:behaviors>
        <w:description w:val=""/>
        <w:guid w:val="{026c7a26-2e67-4ada-8024-c6693ebb4a38}"/>
      </w:docPartPr>
      <w:docPartBody>
        <w:p>
          <w:r>
            <w:rPr>
              <w:color w:val="808080"/>
            </w:rPr>
            <w:t>单击此处输入文字。</w:t>
          </w:r>
        </w:p>
      </w:docPartBody>
    </w:docPart>
    <w:docPart>
      <w:docPartPr>
        <w:name w:val="{6696f054-987f-4d66-a19c-32edb19d7710}"/>
        <w:style w:val=""/>
        <w:category>
          <w:name w:val="常规"/>
          <w:gallery w:val="placeholder"/>
        </w:category>
        <w:types>
          <w:type w:val="bbPlcHdr"/>
        </w:types>
        <w:behaviors>
          <w:behavior w:val="content"/>
        </w:behaviors>
        <w:description w:val=""/>
        <w:guid w:val="{6696f054-987f-4d66-a19c-32edb19d7710}"/>
      </w:docPartPr>
      <w:docPartBody>
        <w:p>
          <w:r>
            <w:rPr>
              <w:color w:val="808080"/>
            </w:rPr>
            <w:t>单击此处输入文字。</w:t>
          </w:r>
        </w:p>
      </w:docPartBody>
    </w:docPart>
    <w:docPart>
      <w:docPartPr>
        <w:name w:val="{16d5b7d8-cb3c-4001-8b6e-c945b1b06d59}"/>
        <w:style w:val=""/>
        <w:category>
          <w:name w:val="常规"/>
          <w:gallery w:val="placeholder"/>
        </w:category>
        <w:types>
          <w:type w:val="bbPlcHdr"/>
        </w:types>
        <w:behaviors>
          <w:behavior w:val="content"/>
        </w:behaviors>
        <w:description w:val=""/>
        <w:guid w:val="{16d5b7d8-cb3c-4001-8b6e-c945b1b06d59}"/>
      </w:docPartPr>
      <w:docPartBody>
        <w:p>
          <w:r>
            <w:rPr>
              <w:color w:val="808080"/>
            </w:rPr>
            <w:t>单击此处输入文字。</w:t>
          </w:r>
        </w:p>
      </w:docPartBody>
    </w:docPart>
    <w:docPart>
      <w:docPartPr>
        <w:name w:val="{1153f3be-a1ce-447d-94c5-8e16db81616d}"/>
        <w:style w:val=""/>
        <w:category>
          <w:name w:val="常规"/>
          <w:gallery w:val="placeholder"/>
        </w:category>
        <w:types>
          <w:type w:val="bbPlcHdr"/>
        </w:types>
        <w:behaviors>
          <w:behavior w:val="content"/>
        </w:behaviors>
        <w:description w:val=""/>
        <w:guid w:val="{1153f3be-a1ce-447d-94c5-8e16db81616d}"/>
      </w:docPartPr>
      <w:docPartBody>
        <w:p>
          <w:r>
            <w:rPr>
              <w:color w:val="808080"/>
            </w:rPr>
            <w:t>单击此处输入文字。</w:t>
          </w:r>
        </w:p>
      </w:docPartBody>
    </w:docPart>
    <w:docPart>
      <w:docPartPr>
        <w:name w:val="{4785db62-671a-4354-9138-f83d2823a320}"/>
        <w:style w:val=""/>
        <w:category>
          <w:name w:val="常规"/>
          <w:gallery w:val="placeholder"/>
        </w:category>
        <w:types>
          <w:type w:val="bbPlcHdr"/>
        </w:types>
        <w:behaviors>
          <w:behavior w:val="content"/>
        </w:behaviors>
        <w:description w:val=""/>
        <w:guid w:val="{4785db62-671a-4354-9138-f83d2823a320}"/>
      </w:docPartPr>
      <w:docPartBody>
        <w:p>
          <w:r>
            <w:rPr>
              <w:color w:val="808080"/>
            </w:rPr>
            <w:t>单击此处输入文字。</w:t>
          </w:r>
        </w:p>
      </w:docPartBody>
    </w:docPart>
    <w:docPart>
      <w:docPartPr>
        <w:name w:val="{045a793d-ce3d-43b8-b1aa-a8696687600b}"/>
        <w:style w:val=""/>
        <w:category>
          <w:name w:val="常规"/>
          <w:gallery w:val="placeholder"/>
        </w:category>
        <w:types>
          <w:type w:val="bbPlcHdr"/>
        </w:types>
        <w:behaviors>
          <w:behavior w:val="content"/>
        </w:behaviors>
        <w:description w:val=""/>
        <w:guid w:val="{045a793d-ce3d-43b8-b1aa-a8696687600b}"/>
      </w:docPartPr>
      <w:docPartBody>
        <w:p>
          <w:r>
            <w:rPr>
              <w:color w:val="808080"/>
            </w:rPr>
            <w:t>单击此处输入文字。</w:t>
          </w:r>
        </w:p>
      </w:docPartBody>
    </w:docPart>
    <w:docPart>
      <w:docPartPr>
        <w:name w:val="{101d7387-1aea-4d43-a3b4-65bf4b921df3}"/>
        <w:style w:val=""/>
        <w:category>
          <w:name w:val="常规"/>
          <w:gallery w:val="placeholder"/>
        </w:category>
        <w:types>
          <w:type w:val="bbPlcHdr"/>
        </w:types>
        <w:behaviors>
          <w:behavior w:val="content"/>
        </w:behaviors>
        <w:description w:val=""/>
        <w:guid w:val="{101d7387-1aea-4d43-a3b4-65bf4b921df3}"/>
      </w:docPartPr>
      <w:docPartBody>
        <w:p>
          <w:r>
            <w:rPr>
              <w:color w:val="808080"/>
            </w:rPr>
            <w:t>单击此处输入文字。</w:t>
          </w:r>
        </w:p>
      </w:docPartBody>
    </w:docPart>
    <w:docPart>
      <w:docPartPr>
        <w:name w:val="{33e0169a-299a-4a46-b185-45f2532f7377}"/>
        <w:style w:val=""/>
        <w:category>
          <w:name w:val="常规"/>
          <w:gallery w:val="placeholder"/>
        </w:category>
        <w:types>
          <w:type w:val="bbPlcHdr"/>
        </w:types>
        <w:behaviors>
          <w:behavior w:val="content"/>
        </w:behaviors>
        <w:description w:val=""/>
        <w:guid w:val="{33e0169a-299a-4a46-b185-45f2532f7377}"/>
      </w:docPartPr>
      <w:docPartBody>
        <w:p>
          <w:r>
            <w:rPr>
              <w:color w:val="808080"/>
            </w:rPr>
            <w:t>单击此处输入文字。</w:t>
          </w:r>
        </w:p>
      </w:docPartBody>
    </w:docPart>
    <w:docPart>
      <w:docPartPr>
        <w:name w:val="{69f67e14-d2f8-477e-94eb-9ffaca935993}"/>
        <w:style w:val=""/>
        <w:category>
          <w:name w:val="常规"/>
          <w:gallery w:val="placeholder"/>
        </w:category>
        <w:types>
          <w:type w:val="bbPlcHdr"/>
        </w:types>
        <w:behaviors>
          <w:behavior w:val="content"/>
        </w:behaviors>
        <w:description w:val=""/>
        <w:guid w:val="{69f67e14-d2f8-477e-94eb-9ffaca935993}"/>
      </w:docPartPr>
      <w:docPartBody>
        <w:p>
          <w:r>
            <w:rPr>
              <w:color w:val="808080"/>
            </w:rPr>
            <w:t>单击此处输入文字。</w:t>
          </w:r>
        </w:p>
      </w:docPartBody>
    </w:docPart>
    <w:docPart>
      <w:docPartPr>
        <w:name w:val="{41bfc1c0-1695-4ca1-a04d-36c57431255b}"/>
        <w:style w:val=""/>
        <w:category>
          <w:name w:val="常规"/>
          <w:gallery w:val="placeholder"/>
        </w:category>
        <w:types>
          <w:type w:val="bbPlcHdr"/>
        </w:types>
        <w:behaviors>
          <w:behavior w:val="content"/>
        </w:behaviors>
        <w:description w:val=""/>
        <w:guid w:val="{41bfc1c0-1695-4ca1-a04d-36c57431255b}"/>
      </w:docPartPr>
      <w:docPartBody>
        <w:p>
          <w:r>
            <w:rPr>
              <w:color w:val="808080"/>
            </w:rPr>
            <w:t>单击此处输入文字。</w:t>
          </w:r>
        </w:p>
      </w:docPartBody>
    </w:docPart>
    <w:docPart>
      <w:docPartPr>
        <w:name w:val="{f481fc94-a0fd-49cc-a7b0-fc3f15c201b6}"/>
        <w:style w:val=""/>
        <w:category>
          <w:name w:val="常规"/>
          <w:gallery w:val="placeholder"/>
        </w:category>
        <w:types>
          <w:type w:val="bbPlcHdr"/>
        </w:types>
        <w:behaviors>
          <w:behavior w:val="content"/>
        </w:behaviors>
        <w:description w:val=""/>
        <w:guid w:val="{f481fc94-a0fd-49cc-a7b0-fc3f15c201b6}"/>
      </w:docPartPr>
      <w:docPartBody>
        <w:p>
          <w:r>
            <w:rPr>
              <w:color w:val="808080"/>
            </w:rPr>
            <w:t>单击此处输入文字。</w:t>
          </w:r>
        </w:p>
      </w:docPartBody>
    </w:docPart>
    <w:docPart>
      <w:docPartPr>
        <w:name w:val="{71fb276d-40ea-4d6f-8cb8-f5dcc7e714c3}"/>
        <w:style w:val=""/>
        <w:category>
          <w:name w:val="常规"/>
          <w:gallery w:val="placeholder"/>
        </w:category>
        <w:types>
          <w:type w:val="bbPlcHdr"/>
        </w:types>
        <w:behaviors>
          <w:behavior w:val="content"/>
        </w:behaviors>
        <w:description w:val=""/>
        <w:guid w:val="{71fb276d-40ea-4d6f-8cb8-f5dcc7e714c3}"/>
      </w:docPartPr>
      <w:docPartBody>
        <w:p>
          <w:r>
            <w:rPr>
              <w:color w:val="808080"/>
            </w:rPr>
            <w:t>单击此处输入文字。</w:t>
          </w:r>
        </w:p>
      </w:docPartBody>
    </w:docPart>
    <w:docPart>
      <w:docPartPr>
        <w:name w:val="{d52acf17-e196-4c79-977c-18b0d87b585b}"/>
        <w:style w:val=""/>
        <w:category>
          <w:name w:val="常规"/>
          <w:gallery w:val="placeholder"/>
        </w:category>
        <w:types>
          <w:type w:val="bbPlcHdr"/>
        </w:types>
        <w:behaviors>
          <w:behavior w:val="content"/>
        </w:behaviors>
        <w:description w:val=""/>
        <w:guid w:val="{d52acf17-e196-4c79-977c-18b0d87b585b}"/>
      </w:docPartPr>
      <w:docPartBody>
        <w:p>
          <w:r>
            <w:rPr>
              <w:color w:val="808080"/>
            </w:rPr>
            <w:t>单击此处输入文字。</w:t>
          </w:r>
        </w:p>
      </w:docPartBody>
    </w:docPart>
    <w:docPart>
      <w:docPartPr>
        <w:name w:val="{12d28477-abb8-4f13-b645-7d157aeec28f}"/>
        <w:style w:val=""/>
        <w:category>
          <w:name w:val="常规"/>
          <w:gallery w:val="placeholder"/>
        </w:category>
        <w:types>
          <w:type w:val="bbPlcHdr"/>
        </w:types>
        <w:behaviors>
          <w:behavior w:val="content"/>
        </w:behaviors>
        <w:description w:val=""/>
        <w:guid w:val="{12d28477-abb8-4f13-b645-7d157aeec28f}"/>
      </w:docPartPr>
      <w:docPartBody>
        <w:p>
          <w:r>
            <w:rPr>
              <w:color w:val="808080"/>
            </w:rPr>
            <w:t>单击此处输入文字。</w:t>
          </w:r>
        </w:p>
      </w:docPartBody>
    </w:docPart>
    <w:docPart>
      <w:docPartPr>
        <w:name w:val="{d8d19349-5389-48ab-86ff-97a6c810622a}"/>
        <w:style w:val=""/>
        <w:category>
          <w:name w:val="常规"/>
          <w:gallery w:val="placeholder"/>
        </w:category>
        <w:types>
          <w:type w:val="bbPlcHdr"/>
        </w:types>
        <w:behaviors>
          <w:behavior w:val="content"/>
        </w:behaviors>
        <w:description w:val=""/>
        <w:guid w:val="{d8d19349-5389-48ab-86ff-97a6c810622a}"/>
      </w:docPartPr>
      <w:docPartBody>
        <w:p>
          <w:r>
            <w:rPr>
              <w:color w:val="808080"/>
            </w:rPr>
            <w:t>单击此处输入文字。</w:t>
          </w:r>
        </w:p>
      </w:docPartBody>
    </w:docPart>
    <w:docPart>
      <w:docPartPr>
        <w:name w:val="{87599459-312a-4c1e-a2c7-8e0d2dfee6e8}"/>
        <w:style w:val=""/>
        <w:category>
          <w:name w:val="常规"/>
          <w:gallery w:val="placeholder"/>
        </w:category>
        <w:types>
          <w:type w:val="bbPlcHdr"/>
        </w:types>
        <w:behaviors>
          <w:behavior w:val="content"/>
        </w:behaviors>
        <w:description w:val=""/>
        <w:guid w:val="{87599459-312a-4c1e-a2c7-8e0d2dfee6e8}"/>
      </w:docPartPr>
      <w:docPartBody>
        <w:p>
          <w:r>
            <w:rPr>
              <w:color w:val="808080"/>
            </w:rPr>
            <w:t>单击此处输入文字。</w:t>
          </w:r>
        </w:p>
      </w:docPartBody>
    </w:docPart>
    <w:docPart>
      <w:docPartPr>
        <w:name w:val="{be73b9f7-bd25-46a3-ae85-7500fe9993c5}"/>
        <w:style w:val=""/>
        <w:category>
          <w:name w:val="常规"/>
          <w:gallery w:val="placeholder"/>
        </w:category>
        <w:types>
          <w:type w:val="bbPlcHdr"/>
        </w:types>
        <w:behaviors>
          <w:behavior w:val="content"/>
        </w:behaviors>
        <w:description w:val=""/>
        <w:guid w:val="{be73b9f7-bd25-46a3-ae85-7500fe9993c5}"/>
      </w:docPartPr>
      <w:docPartBody>
        <w:p>
          <w:r>
            <w:rPr>
              <w:color w:val="808080"/>
            </w:rPr>
            <w:t>单击此处输入文字。</w:t>
          </w:r>
        </w:p>
      </w:docPartBody>
    </w:docPart>
    <w:docPart>
      <w:docPartPr>
        <w:name w:val="{a357871a-3de5-4c9c-8ad4-4fc340fa4266}"/>
        <w:style w:val=""/>
        <w:category>
          <w:name w:val="常规"/>
          <w:gallery w:val="placeholder"/>
        </w:category>
        <w:types>
          <w:type w:val="bbPlcHdr"/>
        </w:types>
        <w:behaviors>
          <w:behavior w:val="content"/>
        </w:behaviors>
        <w:description w:val=""/>
        <w:guid w:val="{a357871a-3de5-4c9c-8ad4-4fc340fa4266}"/>
      </w:docPartPr>
      <w:docPartBody>
        <w:p>
          <w:r>
            <w:rPr>
              <w:color w:val="808080"/>
            </w:rPr>
            <w:t>单击此处输入文字。</w:t>
          </w:r>
        </w:p>
      </w:docPartBody>
    </w:docPart>
    <w:docPart>
      <w:docPartPr>
        <w:name w:val="{5e276256-1a5e-4d9a-85cb-a1eb9495718c}"/>
        <w:style w:val=""/>
        <w:category>
          <w:name w:val="常规"/>
          <w:gallery w:val="placeholder"/>
        </w:category>
        <w:types>
          <w:type w:val="bbPlcHdr"/>
        </w:types>
        <w:behaviors>
          <w:behavior w:val="content"/>
        </w:behaviors>
        <w:description w:val=""/>
        <w:guid w:val="{5e276256-1a5e-4d9a-85cb-a1eb9495718c}"/>
      </w:docPartPr>
      <w:docPartBody>
        <w:p>
          <w:r>
            <w:rPr>
              <w:color w:val="808080"/>
            </w:rPr>
            <w:t>单击此处输入文字。</w:t>
          </w:r>
        </w:p>
      </w:docPartBody>
    </w:docPart>
    <w:docPart>
      <w:docPartPr>
        <w:name w:val="{c7506b9d-7e38-40bf-a5d9-15826176be38}"/>
        <w:style w:val=""/>
        <w:category>
          <w:name w:val="常规"/>
          <w:gallery w:val="placeholder"/>
        </w:category>
        <w:types>
          <w:type w:val="bbPlcHdr"/>
        </w:types>
        <w:behaviors>
          <w:behavior w:val="content"/>
        </w:behaviors>
        <w:description w:val=""/>
        <w:guid w:val="{c7506b9d-7e38-40bf-a5d9-15826176be38}"/>
      </w:docPartPr>
      <w:docPartBody>
        <w:p>
          <w:r>
            <w:rPr>
              <w:color w:val="808080"/>
            </w:rPr>
            <w:t>单击此处输入文字。</w:t>
          </w:r>
        </w:p>
      </w:docPartBody>
    </w:docPart>
    <w:docPart>
      <w:docPartPr>
        <w:name w:val="{6ee238b1-cb1a-4216-9138-6cebd0377192}"/>
        <w:style w:val=""/>
        <w:category>
          <w:name w:val="常规"/>
          <w:gallery w:val="placeholder"/>
        </w:category>
        <w:types>
          <w:type w:val="bbPlcHdr"/>
        </w:types>
        <w:behaviors>
          <w:behavior w:val="content"/>
        </w:behaviors>
        <w:description w:val=""/>
        <w:guid w:val="{6ee238b1-cb1a-4216-9138-6cebd0377192}"/>
      </w:docPartPr>
      <w:docPartBody>
        <w:p>
          <w:r>
            <w:rPr>
              <w:color w:val="808080"/>
            </w:rPr>
            <w:t>单击此处输入文字。</w:t>
          </w:r>
        </w:p>
      </w:docPartBody>
    </w:docPart>
    <w:docPart>
      <w:docPartPr>
        <w:name w:val="{51c1a0a2-6637-44b3-95f5-b470a986bbe1}"/>
        <w:style w:val=""/>
        <w:category>
          <w:name w:val="常规"/>
          <w:gallery w:val="placeholder"/>
        </w:category>
        <w:types>
          <w:type w:val="bbPlcHdr"/>
        </w:types>
        <w:behaviors>
          <w:behavior w:val="content"/>
        </w:behaviors>
        <w:description w:val=""/>
        <w:guid w:val="{51c1a0a2-6637-44b3-95f5-b470a986bbe1}"/>
      </w:docPartPr>
      <w:docPartBody>
        <w:p>
          <w:r>
            <w:rPr>
              <w:color w:val="808080"/>
            </w:rPr>
            <w:t>单击此处输入文字。</w:t>
          </w:r>
        </w:p>
      </w:docPartBody>
    </w:docPart>
    <w:docPart>
      <w:docPartPr>
        <w:name w:val="{5cb7b30d-9529-44fb-8fff-2cb101ac2209}"/>
        <w:style w:val=""/>
        <w:category>
          <w:name w:val="常规"/>
          <w:gallery w:val="placeholder"/>
        </w:category>
        <w:types>
          <w:type w:val="bbPlcHdr"/>
        </w:types>
        <w:behaviors>
          <w:behavior w:val="content"/>
        </w:behaviors>
        <w:description w:val=""/>
        <w:guid w:val="{5cb7b30d-9529-44fb-8fff-2cb101ac2209}"/>
      </w:docPartPr>
      <w:docPartBody>
        <w:p>
          <w:r>
            <w:rPr>
              <w:color w:val="808080"/>
            </w:rPr>
            <w:t>单击此处输入文字。</w:t>
          </w:r>
        </w:p>
      </w:docPartBody>
    </w:docPart>
    <w:docPart>
      <w:docPartPr>
        <w:name w:val="{124ebfcc-5779-4ba3-a441-9cbf2c21c202}"/>
        <w:style w:val=""/>
        <w:category>
          <w:name w:val="常规"/>
          <w:gallery w:val="placeholder"/>
        </w:category>
        <w:types>
          <w:type w:val="bbPlcHdr"/>
        </w:types>
        <w:behaviors>
          <w:behavior w:val="content"/>
        </w:behaviors>
        <w:description w:val=""/>
        <w:guid w:val="{124ebfcc-5779-4ba3-a441-9cbf2c21c202}"/>
      </w:docPartPr>
      <w:docPartBody>
        <w:p>
          <w:r>
            <w:rPr>
              <w:color w:val="808080"/>
            </w:rPr>
            <w:t>单击此处输入文字。</w:t>
          </w:r>
        </w:p>
      </w:docPartBody>
    </w:docPart>
    <w:docPart>
      <w:docPartPr>
        <w:name w:val="{de1a305f-2d62-4408-81de-c779ebece2e8}"/>
        <w:style w:val=""/>
        <w:category>
          <w:name w:val="常规"/>
          <w:gallery w:val="placeholder"/>
        </w:category>
        <w:types>
          <w:type w:val="bbPlcHdr"/>
        </w:types>
        <w:behaviors>
          <w:behavior w:val="content"/>
        </w:behaviors>
        <w:description w:val=""/>
        <w:guid w:val="{de1a305f-2d62-4408-81de-c779ebece2e8}"/>
      </w:docPartPr>
      <w:docPartBody>
        <w:p>
          <w:r>
            <w:rPr>
              <w:color w:val="808080"/>
            </w:rPr>
            <w:t>单击此处输入文字。</w:t>
          </w:r>
        </w:p>
      </w:docPartBody>
    </w:docPart>
    <w:docPart>
      <w:docPartPr>
        <w:name w:val="{74d31ae9-7e5c-4955-81d4-29b11395b714}"/>
        <w:style w:val=""/>
        <w:category>
          <w:name w:val="常规"/>
          <w:gallery w:val="placeholder"/>
        </w:category>
        <w:types>
          <w:type w:val="bbPlcHdr"/>
        </w:types>
        <w:behaviors>
          <w:behavior w:val="content"/>
        </w:behaviors>
        <w:description w:val=""/>
        <w:guid w:val="{74d31ae9-7e5c-4955-81d4-29b11395b714}"/>
      </w:docPartPr>
      <w:docPartBody>
        <w:p>
          <w:r>
            <w:rPr>
              <w:color w:val="808080"/>
            </w:rPr>
            <w:t>单击此处输入文字。</w:t>
          </w:r>
        </w:p>
      </w:docPartBody>
    </w:docPart>
    <w:docPart>
      <w:docPartPr>
        <w:name w:val="{15976b07-2b54-46bc-a8e6-f5498bd5b30d}"/>
        <w:style w:val=""/>
        <w:category>
          <w:name w:val="常规"/>
          <w:gallery w:val="placeholder"/>
        </w:category>
        <w:types>
          <w:type w:val="bbPlcHdr"/>
        </w:types>
        <w:behaviors>
          <w:behavior w:val="content"/>
        </w:behaviors>
        <w:description w:val=""/>
        <w:guid w:val="{15976b07-2b54-46bc-a8e6-f5498bd5b30d}"/>
      </w:docPartPr>
      <w:docPartBody>
        <w:p>
          <w:r>
            <w:rPr>
              <w:color w:val="808080"/>
            </w:rPr>
            <w:t>单击此处输入文字。</w:t>
          </w:r>
        </w:p>
      </w:docPartBody>
    </w:docPart>
    <w:docPart>
      <w:docPartPr>
        <w:name w:val="{0531bda2-5883-4d1d-aef0-5c2f0085a9a8}"/>
        <w:style w:val=""/>
        <w:category>
          <w:name w:val="常规"/>
          <w:gallery w:val="placeholder"/>
        </w:category>
        <w:types>
          <w:type w:val="bbPlcHdr"/>
        </w:types>
        <w:behaviors>
          <w:behavior w:val="content"/>
        </w:behaviors>
        <w:description w:val=""/>
        <w:guid w:val="{0531bda2-5883-4d1d-aef0-5c2f0085a9a8}"/>
      </w:docPartPr>
      <w:docPartBody>
        <w:p>
          <w:r>
            <w:rPr>
              <w:color w:val="808080"/>
            </w:rPr>
            <w:t>单击此处输入文字。</w:t>
          </w:r>
        </w:p>
      </w:docPartBody>
    </w:docPart>
    <w:docPart>
      <w:docPartPr>
        <w:name w:val="{bf87c95c-b082-4353-b32e-4bcd3518999b}"/>
        <w:style w:val=""/>
        <w:category>
          <w:name w:val="常规"/>
          <w:gallery w:val="placeholder"/>
        </w:category>
        <w:types>
          <w:type w:val="bbPlcHdr"/>
        </w:types>
        <w:behaviors>
          <w:behavior w:val="content"/>
        </w:behaviors>
        <w:description w:val=""/>
        <w:guid w:val="{bf87c95c-b082-4353-b32e-4bcd3518999b}"/>
      </w:docPartPr>
      <w:docPartBody>
        <w:p>
          <w:r>
            <w:rPr>
              <w:color w:val="808080"/>
            </w:rPr>
            <w:t>单击此处输入文字。</w:t>
          </w:r>
        </w:p>
      </w:docPartBody>
    </w:docPart>
    <w:docPart>
      <w:docPartPr>
        <w:name w:val="{c34413b3-17f6-40b0-aa24-bf4089477dec}"/>
        <w:style w:val=""/>
        <w:category>
          <w:name w:val="常规"/>
          <w:gallery w:val="placeholder"/>
        </w:category>
        <w:types>
          <w:type w:val="bbPlcHdr"/>
        </w:types>
        <w:behaviors>
          <w:behavior w:val="content"/>
        </w:behaviors>
        <w:description w:val=""/>
        <w:guid w:val="{c34413b3-17f6-40b0-aa24-bf4089477dec}"/>
      </w:docPartPr>
      <w:docPartBody>
        <w:p>
          <w:r>
            <w:rPr>
              <w:color w:val="808080"/>
            </w:rPr>
            <w:t>单击此处输入文字。</w:t>
          </w:r>
        </w:p>
      </w:docPartBody>
    </w:docPart>
    <w:docPart>
      <w:docPartPr>
        <w:name w:val="{259468f1-8a57-450a-9286-1fe2e3e8b6d0}"/>
        <w:style w:val=""/>
        <w:category>
          <w:name w:val="常规"/>
          <w:gallery w:val="placeholder"/>
        </w:category>
        <w:types>
          <w:type w:val="bbPlcHdr"/>
        </w:types>
        <w:behaviors>
          <w:behavior w:val="content"/>
        </w:behaviors>
        <w:description w:val=""/>
        <w:guid w:val="{259468f1-8a57-450a-9286-1fe2e3e8b6d0}"/>
      </w:docPartPr>
      <w:docPartBody>
        <w:p>
          <w:r>
            <w:rPr>
              <w:color w:val="808080"/>
            </w:rPr>
            <w:t>单击此处输入文字。</w:t>
          </w:r>
        </w:p>
      </w:docPartBody>
    </w:docPart>
    <w:docPart>
      <w:docPartPr>
        <w:name w:val="{59992b9f-7442-44ec-ae13-f4915858f46a}"/>
        <w:style w:val=""/>
        <w:category>
          <w:name w:val="常规"/>
          <w:gallery w:val="placeholder"/>
        </w:category>
        <w:types>
          <w:type w:val="bbPlcHdr"/>
        </w:types>
        <w:behaviors>
          <w:behavior w:val="content"/>
        </w:behaviors>
        <w:description w:val=""/>
        <w:guid w:val="{59992b9f-7442-44ec-ae13-f4915858f46a}"/>
      </w:docPartPr>
      <w:docPartBody>
        <w:p>
          <w:r>
            <w:rPr>
              <w:color w:val="808080"/>
            </w:rPr>
            <w:t>单击此处输入文字。</w:t>
          </w:r>
        </w:p>
      </w:docPartBody>
    </w:docPart>
    <w:docPart>
      <w:docPartPr>
        <w:name w:val="{2f25726a-4b53-49e8-a366-4b5ade064881}"/>
        <w:style w:val=""/>
        <w:category>
          <w:name w:val="常规"/>
          <w:gallery w:val="placeholder"/>
        </w:category>
        <w:types>
          <w:type w:val="bbPlcHdr"/>
        </w:types>
        <w:behaviors>
          <w:behavior w:val="content"/>
        </w:behaviors>
        <w:description w:val=""/>
        <w:guid w:val="{2f25726a-4b53-49e8-a366-4b5ade064881}"/>
      </w:docPartPr>
      <w:docPartBody>
        <w:p>
          <w:r>
            <w:rPr>
              <w:color w:val="808080"/>
            </w:rPr>
            <w:t>单击此处输入文字。</w:t>
          </w:r>
        </w:p>
      </w:docPartBody>
    </w:docPart>
    <w:docPart>
      <w:docPartPr>
        <w:name w:val="{72380252-aa31-4825-8185-7f3606cc62af}"/>
        <w:style w:val=""/>
        <w:category>
          <w:name w:val="常规"/>
          <w:gallery w:val="placeholder"/>
        </w:category>
        <w:types>
          <w:type w:val="bbPlcHdr"/>
        </w:types>
        <w:behaviors>
          <w:behavior w:val="content"/>
        </w:behaviors>
        <w:description w:val=""/>
        <w:guid w:val="{72380252-aa31-4825-8185-7f3606cc62af}"/>
      </w:docPartPr>
      <w:docPartBody>
        <w:p>
          <w:r>
            <w:rPr>
              <w:color w:val="808080"/>
            </w:rPr>
            <w:t>单击此处输入文字。</w:t>
          </w:r>
        </w:p>
      </w:docPartBody>
    </w:docPart>
    <w:docPart>
      <w:docPartPr>
        <w:name w:val="{6837923e-d5aa-4f56-8846-a414a1d314e0}"/>
        <w:style w:val=""/>
        <w:category>
          <w:name w:val="常规"/>
          <w:gallery w:val="placeholder"/>
        </w:category>
        <w:types>
          <w:type w:val="bbPlcHdr"/>
        </w:types>
        <w:behaviors>
          <w:behavior w:val="content"/>
        </w:behaviors>
        <w:description w:val=""/>
        <w:guid w:val="{6837923e-d5aa-4f56-8846-a414a1d314e0}"/>
      </w:docPartPr>
      <w:docPartBody>
        <w:p>
          <w:r>
            <w:rPr>
              <w:color w:val="808080"/>
            </w:rPr>
            <w:t>单击此处输入文字。</w:t>
          </w:r>
        </w:p>
      </w:docPartBody>
    </w:docPart>
    <w:docPart>
      <w:docPartPr>
        <w:name w:val="{f713e245-0724-4239-ac2d-751d80fff00e}"/>
        <w:style w:val=""/>
        <w:category>
          <w:name w:val="常规"/>
          <w:gallery w:val="placeholder"/>
        </w:category>
        <w:types>
          <w:type w:val="bbPlcHdr"/>
        </w:types>
        <w:behaviors>
          <w:behavior w:val="content"/>
        </w:behaviors>
        <w:description w:val=""/>
        <w:guid w:val="{f713e245-0724-4239-ac2d-751d80fff00e}"/>
      </w:docPartPr>
      <w:docPartBody>
        <w:p>
          <w:r>
            <w:rPr>
              <w:color w:val="808080"/>
            </w:rPr>
            <w:t>单击此处输入文字。</w:t>
          </w:r>
        </w:p>
      </w:docPartBody>
    </w:docPart>
    <w:docPart>
      <w:docPartPr>
        <w:name w:val="{7c048c10-50c7-4cb9-bf33-3bffc0c9508f}"/>
        <w:style w:val=""/>
        <w:category>
          <w:name w:val="常规"/>
          <w:gallery w:val="placeholder"/>
        </w:category>
        <w:types>
          <w:type w:val="bbPlcHdr"/>
        </w:types>
        <w:behaviors>
          <w:behavior w:val="content"/>
        </w:behaviors>
        <w:description w:val=""/>
        <w:guid w:val="{7c048c10-50c7-4cb9-bf33-3bffc0c9508f}"/>
      </w:docPartPr>
      <w:docPartBody>
        <w:p>
          <w:r>
            <w:rPr>
              <w:color w:val="808080"/>
            </w:rPr>
            <w:t>单击此处输入文字。</w:t>
          </w:r>
        </w:p>
      </w:docPartBody>
    </w:docPart>
    <w:docPart>
      <w:docPartPr>
        <w:name w:val="{ba9f1d0b-e323-40a3-b9c2-acb7d6030a7b}"/>
        <w:style w:val=""/>
        <w:category>
          <w:name w:val="常规"/>
          <w:gallery w:val="placeholder"/>
        </w:category>
        <w:types>
          <w:type w:val="bbPlcHdr"/>
        </w:types>
        <w:behaviors>
          <w:behavior w:val="content"/>
        </w:behaviors>
        <w:description w:val=""/>
        <w:guid w:val="{ba9f1d0b-e323-40a3-b9c2-acb7d6030a7b}"/>
      </w:docPartPr>
      <w:docPartBody>
        <w:p>
          <w:r>
            <w:rPr>
              <w:color w:val="808080"/>
            </w:rPr>
            <w:t>单击此处输入文字。</w:t>
          </w:r>
        </w:p>
      </w:docPartBody>
    </w:docPart>
    <w:docPart>
      <w:docPartPr>
        <w:name w:val="{a242b30d-18c1-4e89-9092-ee5c5b482d39}"/>
        <w:style w:val=""/>
        <w:category>
          <w:name w:val="常规"/>
          <w:gallery w:val="placeholder"/>
        </w:category>
        <w:types>
          <w:type w:val="bbPlcHdr"/>
        </w:types>
        <w:behaviors>
          <w:behavior w:val="content"/>
        </w:behaviors>
        <w:description w:val=""/>
        <w:guid w:val="{a242b30d-18c1-4e89-9092-ee5c5b482d39}"/>
      </w:docPartPr>
      <w:docPartBody>
        <w:p>
          <w:r>
            <w:rPr>
              <w:color w:val="808080"/>
            </w:rPr>
            <w:t>单击此处输入文字。</w:t>
          </w:r>
        </w:p>
      </w:docPartBody>
    </w:docPart>
    <w:docPart>
      <w:docPartPr>
        <w:name w:val="{6e3048c7-a8c6-4d80-be3a-f91d259e733a}"/>
        <w:style w:val=""/>
        <w:category>
          <w:name w:val="常规"/>
          <w:gallery w:val="placeholder"/>
        </w:category>
        <w:types>
          <w:type w:val="bbPlcHdr"/>
        </w:types>
        <w:behaviors>
          <w:behavior w:val="content"/>
        </w:behaviors>
        <w:description w:val=""/>
        <w:guid w:val="{6e3048c7-a8c6-4d80-be3a-f91d259e733a}"/>
      </w:docPartPr>
      <w:docPartBody>
        <w:p>
          <w:r>
            <w:rPr>
              <w:color w:val="808080"/>
            </w:rPr>
            <w:t>单击此处输入文字。</w:t>
          </w:r>
        </w:p>
      </w:docPartBody>
    </w:docPart>
    <w:docPart>
      <w:docPartPr>
        <w:name w:val="{075894a8-73a6-45c8-a34b-4e1caad50a9f}"/>
        <w:style w:val=""/>
        <w:category>
          <w:name w:val="常规"/>
          <w:gallery w:val="placeholder"/>
        </w:category>
        <w:types>
          <w:type w:val="bbPlcHdr"/>
        </w:types>
        <w:behaviors>
          <w:behavior w:val="content"/>
        </w:behaviors>
        <w:description w:val=""/>
        <w:guid w:val="{075894a8-73a6-45c8-a34b-4e1caad50a9f}"/>
      </w:docPartPr>
      <w:docPartBody>
        <w:p>
          <w:r>
            <w:rPr>
              <w:color w:val="808080"/>
            </w:rPr>
            <w:t>单击此处输入文字。</w:t>
          </w:r>
        </w:p>
      </w:docPartBody>
    </w:docPart>
    <w:docPart>
      <w:docPartPr>
        <w:name w:val="{c8debcc8-9e4b-43c0-a08f-b6bb0f1a1c91}"/>
        <w:style w:val=""/>
        <w:category>
          <w:name w:val="常规"/>
          <w:gallery w:val="placeholder"/>
        </w:category>
        <w:types>
          <w:type w:val="bbPlcHdr"/>
        </w:types>
        <w:behaviors>
          <w:behavior w:val="content"/>
        </w:behaviors>
        <w:description w:val=""/>
        <w:guid w:val="{c8debcc8-9e4b-43c0-a08f-b6bb0f1a1c91}"/>
      </w:docPartPr>
      <w:docPartBody>
        <w:p>
          <w:r>
            <w:rPr>
              <w:color w:val="808080"/>
            </w:rPr>
            <w:t>单击此处输入文字。</w:t>
          </w:r>
        </w:p>
      </w:docPartBody>
    </w:docPart>
    <w:docPart>
      <w:docPartPr>
        <w:name w:val="{6dc73456-8b04-47a7-82bc-7a44514838c2}"/>
        <w:style w:val=""/>
        <w:category>
          <w:name w:val="常规"/>
          <w:gallery w:val="placeholder"/>
        </w:category>
        <w:types>
          <w:type w:val="bbPlcHdr"/>
        </w:types>
        <w:behaviors>
          <w:behavior w:val="content"/>
        </w:behaviors>
        <w:description w:val=""/>
        <w:guid w:val="{6dc73456-8b04-47a7-82bc-7a44514838c2}"/>
      </w:docPartPr>
      <w:docPartBody>
        <w:p>
          <w:r>
            <w:rPr>
              <w:color w:val="808080"/>
            </w:rPr>
            <w:t>单击此处输入文字。</w:t>
          </w:r>
        </w:p>
      </w:docPartBody>
    </w:docPart>
    <w:docPart>
      <w:docPartPr>
        <w:name w:val="{3561cbac-ae2c-4071-a5c6-db5ee9d7f47c}"/>
        <w:style w:val=""/>
        <w:category>
          <w:name w:val="常规"/>
          <w:gallery w:val="placeholder"/>
        </w:category>
        <w:types>
          <w:type w:val="bbPlcHdr"/>
        </w:types>
        <w:behaviors>
          <w:behavior w:val="content"/>
        </w:behaviors>
        <w:description w:val=""/>
        <w:guid w:val="{3561cbac-ae2c-4071-a5c6-db5ee9d7f47c}"/>
      </w:docPartPr>
      <w:docPartBody>
        <w:p>
          <w:r>
            <w:rPr>
              <w:color w:val="808080"/>
            </w:rPr>
            <w:t>单击此处输入文字。</w:t>
          </w:r>
        </w:p>
      </w:docPartBody>
    </w:docPart>
    <w:docPart>
      <w:docPartPr>
        <w:name w:val="{2e5576c5-43e0-432f-87c2-58aba39d4bd4}"/>
        <w:style w:val=""/>
        <w:category>
          <w:name w:val="常规"/>
          <w:gallery w:val="placeholder"/>
        </w:category>
        <w:types>
          <w:type w:val="bbPlcHdr"/>
        </w:types>
        <w:behaviors>
          <w:behavior w:val="content"/>
        </w:behaviors>
        <w:description w:val=""/>
        <w:guid w:val="{2e5576c5-43e0-432f-87c2-58aba39d4bd4}"/>
      </w:docPartPr>
      <w:docPartBody>
        <w:p>
          <w:r>
            <w:rPr>
              <w:color w:val="808080"/>
            </w:rPr>
            <w:t>单击此处输入文字。</w:t>
          </w:r>
        </w:p>
      </w:docPartBody>
    </w:docPart>
    <w:docPart>
      <w:docPartPr>
        <w:name w:val="{b539bf67-6eca-4319-85c7-f81e5a3259b7}"/>
        <w:style w:val=""/>
        <w:category>
          <w:name w:val="常规"/>
          <w:gallery w:val="placeholder"/>
        </w:category>
        <w:types>
          <w:type w:val="bbPlcHdr"/>
        </w:types>
        <w:behaviors>
          <w:behavior w:val="content"/>
        </w:behaviors>
        <w:description w:val=""/>
        <w:guid w:val="{b539bf67-6eca-4319-85c7-f81e5a3259b7}"/>
      </w:docPartPr>
      <w:docPartBody>
        <w:p>
          <w:r>
            <w:rPr>
              <w:color w:val="808080"/>
            </w:rPr>
            <w:t>单击此处输入文字。</w:t>
          </w:r>
        </w:p>
      </w:docPartBody>
    </w:docPart>
    <w:docPart>
      <w:docPartPr>
        <w:name w:val="{a5e3bc8f-da36-408a-b15a-c401c0e0c043}"/>
        <w:style w:val=""/>
        <w:category>
          <w:name w:val="常规"/>
          <w:gallery w:val="placeholder"/>
        </w:category>
        <w:types>
          <w:type w:val="bbPlcHdr"/>
        </w:types>
        <w:behaviors>
          <w:behavior w:val="content"/>
        </w:behaviors>
        <w:description w:val=""/>
        <w:guid w:val="{a5e3bc8f-da36-408a-b15a-c401c0e0c043}"/>
      </w:docPartPr>
      <w:docPartBody>
        <w:p>
          <w:r>
            <w:rPr>
              <w:color w:val="808080"/>
            </w:rPr>
            <w:t>单击此处输入文字。</w:t>
          </w:r>
        </w:p>
      </w:docPartBody>
    </w:docPart>
    <w:docPart>
      <w:docPartPr>
        <w:name w:val="{c9053588-e3f0-44f3-8c7c-bfee24bdb805}"/>
        <w:style w:val=""/>
        <w:category>
          <w:name w:val="常规"/>
          <w:gallery w:val="placeholder"/>
        </w:category>
        <w:types>
          <w:type w:val="bbPlcHdr"/>
        </w:types>
        <w:behaviors>
          <w:behavior w:val="content"/>
        </w:behaviors>
        <w:description w:val=""/>
        <w:guid w:val="{c9053588-e3f0-44f3-8c7c-bfee24bdb805}"/>
      </w:docPartPr>
      <w:docPartBody>
        <w:p>
          <w:r>
            <w:rPr>
              <w:color w:val="808080"/>
            </w:rPr>
            <w:t>单击此处输入文字。</w:t>
          </w:r>
        </w:p>
      </w:docPartBody>
    </w:docPart>
    <w:docPart>
      <w:docPartPr>
        <w:name w:val="{eccbd4ca-b4a7-4e76-8d4e-817a3f0b3c82}"/>
        <w:style w:val=""/>
        <w:category>
          <w:name w:val="常规"/>
          <w:gallery w:val="placeholder"/>
        </w:category>
        <w:types>
          <w:type w:val="bbPlcHdr"/>
        </w:types>
        <w:behaviors>
          <w:behavior w:val="content"/>
        </w:behaviors>
        <w:description w:val=""/>
        <w:guid w:val="{eccbd4ca-b4a7-4e76-8d4e-817a3f0b3c82}"/>
      </w:docPartPr>
      <w:docPartBody>
        <w:p>
          <w:r>
            <w:rPr>
              <w:color w:val="808080"/>
            </w:rPr>
            <w:t>单击此处输入文字。</w:t>
          </w:r>
        </w:p>
      </w:docPartBody>
    </w:docPart>
    <w:docPart>
      <w:docPartPr>
        <w:name w:val="{3c22dbfa-f377-44f9-9d44-199b97f8e02b}"/>
        <w:style w:val=""/>
        <w:category>
          <w:name w:val="常规"/>
          <w:gallery w:val="placeholder"/>
        </w:category>
        <w:types>
          <w:type w:val="bbPlcHdr"/>
        </w:types>
        <w:behaviors>
          <w:behavior w:val="content"/>
        </w:behaviors>
        <w:description w:val=""/>
        <w:guid w:val="{3c22dbfa-f377-44f9-9d44-199b97f8e02b}"/>
      </w:docPartPr>
      <w:docPartBody>
        <w:p>
          <w:r>
            <w:rPr>
              <w:color w:val="808080"/>
            </w:rPr>
            <w:t>单击此处输入文字。</w:t>
          </w:r>
        </w:p>
      </w:docPartBody>
    </w:docPart>
    <w:docPart>
      <w:docPartPr>
        <w:name w:val="{79ee7bda-09ab-4f02-a4c0-8c29452050b6}"/>
        <w:style w:val=""/>
        <w:category>
          <w:name w:val="常规"/>
          <w:gallery w:val="placeholder"/>
        </w:category>
        <w:types>
          <w:type w:val="bbPlcHdr"/>
        </w:types>
        <w:behaviors>
          <w:behavior w:val="content"/>
        </w:behaviors>
        <w:description w:val=""/>
        <w:guid w:val="{79ee7bda-09ab-4f02-a4c0-8c29452050b6}"/>
      </w:docPartPr>
      <w:docPartBody>
        <w:p>
          <w:r>
            <w:rPr>
              <w:color w:val="808080"/>
            </w:rPr>
            <w:t>单击此处输入文字。</w:t>
          </w:r>
        </w:p>
      </w:docPartBody>
    </w:docPart>
    <w:docPart>
      <w:docPartPr>
        <w:name w:val="{35f40970-1173-407a-a724-83349b54945c}"/>
        <w:style w:val=""/>
        <w:category>
          <w:name w:val="常规"/>
          <w:gallery w:val="placeholder"/>
        </w:category>
        <w:types>
          <w:type w:val="bbPlcHdr"/>
        </w:types>
        <w:behaviors>
          <w:behavior w:val="content"/>
        </w:behaviors>
        <w:description w:val=""/>
        <w:guid w:val="{35f40970-1173-407a-a724-83349b54945c}"/>
      </w:docPartPr>
      <w:docPartBody>
        <w:p>
          <w:r>
            <w:rPr>
              <w:color w:val="808080"/>
            </w:rPr>
            <w:t>单击此处输入文字。</w:t>
          </w:r>
        </w:p>
      </w:docPartBody>
    </w:docPart>
    <w:docPart>
      <w:docPartPr>
        <w:name w:val="{6cd41947-2a98-4866-93f5-cbe51ecc8a60}"/>
        <w:style w:val=""/>
        <w:category>
          <w:name w:val="常规"/>
          <w:gallery w:val="placeholder"/>
        </w:category>
        <w:types>
          <w:type w:val="bbPlcHdr"/>
        </w:types>
        <w:behaviors>
          <w:behavior w:val="content"/>
        </w:behaviors>
        <w:description w:val=""/>
        <w:guid w:val="{6cd41947-2a98-4866-93f5-cbe51ecc8a60}"/>
      </w:docPartPr>
      <w:docPartBody>
        <w:p>
          <w:r>
            <w:rPr>
              <w:color w:val="808080"/>
            </w:rPr>
            <w:t>单击此处输入文字。</w:t>
          </w:r>
        </w:p>
      </w:docPartBody>
    </w:docPart>
    <w:docPart>
      <w:docPartPr>
        <w:name w:val="{30b5d3dd-3c09-4ddb-b326-469d915069ad}"/>
        <w:style w:val=""/>
        <w:category>
          <w:name w:val="常规"/>
          <w:gallery w:val="placeholder"/>
        </w:category>
        <w:types>
          <w:type w:val="bbPlcHdr"/>
        </w:types>
        <w:behaviors>
          <w:behavior w:val="content"/>
        </w:behaviors>
        <w:description w:val=""/>
        <w:guid w:val="{30b5d3dd-3c09-4ddb-b326-469d915069ad}"/>
      </w:docPartPr>
      <w:docPartBody>
        <w:p>
          <w:r>
            <w:rPr>
              <w:color w:val="808080"/>
            </w:rPr>
            <w:t>单击此处输入文字。</w:t>
          </w:r>
        </w:p>
      </w:docPartBody>
    </w:docPart>
    <w:docPart>
      <w:docPartPr>
        <w:name w:val="{34b8462f-48d3-41a9-8a79-a07c3599e2b0}"/>
        <w:style w:val=""/>
        <w:category>
          <w:name w:val="常规"/>
          <w:gallery w:val="placeholder"/>
        </w:category>
        <w:types>
          <w:type w:val="bbPlcHdr"/>
        </w:types>
        <w:behaviors>
          <w:behavior w:val="content"/>
        </w:behaviors>
        <w:description w:val=""/>
        <w:guid w:val="{34b8462f-48d3-41a9-8a79-a07c3599e2b0}"/>
      </w:docPartPr>
      <w:docPartBody>
        <w:p>
          <w:r>
            <w:rPr>
              <w:color w:val="808080"/>
            </w:rPr>
            <w:t>单击此处输入文字。</w:t>
          </w:r>
        </w:p>
      </w:docPartBody>
    </w:docPart>
    <w:docPart>
      <w:docPartPr>
        <w:name w:val="{774075e4-1276-4268-a6e2-dca7d88f570a}"/>
        <w:style w:val=""/>
        <w:category>
          <w:name w:val="常规"/>
          <w:gallery w:val="placeholder"/>
        </w:category>
        <w:types>
          <w:type w:val="bbPlcHdr"/>
        </w:types>
        <w:behaviors>
          <w:behavior w:val="content"/>
        </w:behaviors>
        <w:description w:val=""/>
        <w:guid w:val="{774075e4-1276-4268-a6e2-dca7d88f570a}"/>
      </w:docPartPr>
      <w:docPartBody>
        <w:p>
          <w:r>
            <w:rPr>
              <w:color w:val="808080"/>
            </w:rPr>
            <w:t>单击此处输入文字。</w:t>
          </w:r>
        </w:p>
      </w:docPartBody>
    </w:docPart>
    <w:docPart>
      <w:docPartPr>
        <w:name w:val="{5164aec3-cce4-4bd6-b8f6-f2c8bed82450}"/>
        <w:style w:val=""/>
        <w:category>
          <w:name w:val="常规"/>
          <w:gallery w:val="placeholder"/>
        </w:category>
        <w:types>
          <w:type w:val="bbPlcHdr"/>
        </w:types>
        <w:behaviors>
          <w:behavior w:val="content"/>
        </w:behaviors>
        <w:description w:val=""/>
        <w:guid w:val="{5164aec3-cce4-4bd6-b8f6-f2c8bed82450}"/>
      </w:docPartPr>
      <w:docPartBody>
        <w:p>
          <w:r>
            <w:rPr>
              <w:color w:val="808080"/>
            </w:rPr>
            <w:t>单击此处输入文字。</w:t>
          </w:r>
        </w:p>
      </w:docPartBody>
    </w:docPart>
    <w:docPart>
      <w:docPartPr>
        <w:name w:val="{b3fe71bc-5143-4ab1-ac65-6265d5874885}"/>
        <w:style w:val=""/>
        <w:category>
          <w:name w:val="常规"/>
          <w:gallery w:val="placeholder"/>
        </w:category>
        <w:types>
          <w:type w:val="bbPlcHdr"/>
        </w:types>
        <w:behaviors>
          <w:behavior w:val="content"/>
        </w:behaviors>
        <w:description w:val=""/>
        <w:guid w:val="{b3fe71bc-5143-4ab1-ac65-6265d5874885}"/>
      </w:docPartPr>
      <w:docPartBody>
        <w:p>
          <w:r>
            <w:rPr>
              <w:color w:val="808080"/>
            </w:rPr>
            <w:t>单击此处输入文字。</w:t>
          </w:r>
        </w:p>
      </w:docPartBody>
    </w:docPart>
    <w:docPart>
      <w:docPartPr>
        <w:name w:val="{4c8c79b1-820d-4c51-a0cd-dea9da2a888a}"/>
        <w:style w:val=""/>
        <w:category>
          <w:name w:val="常规"/>
          <w:gallery w:val="placeholder"/>
        </w:category>
        <w:types>
          <w:type w:val="bbPlcHdr"/>
        </w:types>
        <w:behaviors>
          <w:behavior w:val="content"/>
        </w:behaviors>
        <w:description w:val=""/>
        <w:guid w:val="{4c8c79b1-820d-4c51-a0cd-dea9da2a888a}"/>
      </w:docPartPr>
      <w:docPartBody>
        <w:p>
          <w:r>
            <w:rPr>
              <w:color w:val="808080"/>
            </w:rPr>
            <w:t>单击此处输入文字。</w:t>
          </w:r>
        </w:p>
      </w:docPartBody>
    </w:docPart>
    <w:docPart>
      <w:docPartPr>
        <w:name w:val="{3019ca2c-16ae-48bf-af15-fd32a22f249c}"/>
        <w:style w:val=""/>
        <w:category>
          <w:name w:val="常规"/>
          <w:gallery w:val="placeholder"/>
        </w:category>
        <w:types>
          <w:type w:val="bbPlcHdr"/>
        </w:types>
        <w:behaviors>
          <w:behavior w:val="content"/>
        </w:behaviors>
        <w:description w:val=""/>
        <w:guid w:val="{3019ca2c-16ae-48bf-af15-fd32a22f249c}"/>
      </w:docPartPr>
      <w:docPartBody>
        <w:p>
          <w:r>
            <w:rPr>
              <w:color w:val="808080"/>
            </w:rPr>
            <w:t>单击此处输入文字。</w:t>
          </w:r>
        </w:p>
      </w:docPartBody>
    </w:docPart>
    <w:docPart>
      <w:docPartPr>
        <w:name w:val="{e551c681-d97b-440f-8a2d-f4daced2908a}"/>
        <w:style w:val=""/>
        <w:category>
          <w:name w:val="常规"/>
          <w:gallery w:val="placeholder"/>
        </w:category>
        <w:types>
          <w:type w:val="bbPlcHdr"/>
        </w:types>
        <w:behaviors>
          <w:behavior w:val="content"/>
        </w:behaviors>
        <w:description w:val=""/>
        <w:guid w:val="{e551c681-d97b-440f-8a2d-f4daced2908a}"/>
      </w:docPartPr>
      <w:docPartBody>
        <w:p>
          <w:r>
            <w:rPr>
              <w:color w:val="808080"/>
            </w:rPr>
            <w:t>单击此处输入文字。</w:t>
          </w:r>
        </w:p>
      </w:docPartBody>
    </w:docPart>
    <w:docPart>
      <w:docPartPr>
        <w:name w:val="{89af311d-a872-42cf-b90a-aad07e07b8b4}"/>
        <w:style w:val=""/>
        <w:category>
          <w:name w:val="常规"/>
          <w:gallery w:val="placeholder"/>
        </w:category>
        <w:types>
          <w:type w:val="bbPlcHdr"/>
        </w:types>
        <w:behaviors>
          <w:behavior w:val="content"/>
        </w:behaviors>
        <w:description w:val=""/>
        <w:guid w:val="{89af311d-a872-42cf-b90a-aad07e07b8b4}"/>
      </w:docPartPr>
      <w:docPartBody>
        <w:p>
          <w:r>
            <w:rPr>
              <w:color w:val="808080"/>
            </w:rPr>
            <w:t>单击此处输入文字。</w:t>
          </w:r>
        </w:p>
      </w:docPartBody>
    </w:docPart>
    <w:docPart>
      <w:docPartPr>
        <w:name w:val="{b4a5d87c-54d4-45f2-ad6f-bd8ffb3fbaed}"/>
        <w:style w:val=""/>
        <w:category>
          <w:name w:val="常规"/>
          <w:gallery w:val="placeholder"/>
        </w:category>
        <w:types>
          <w:type w:val="bbPlcHdr"/>
        </w:types>
        <w:behaviors>
          <w:behavior w:val="content"/>
        </w:behaviors>
        <w:description w:val=""/>
        <w:guid w:val="{b4a5d87c-54d4-45f2-ad6f-bd8ffb3fbaed}"/>
      </w:docPartPr>
      <w:docPartBody>
        <w:p>
          <w:r>
            <w:rPr>
              <w:color w:val="808080"/>
            </w:rPr>
            <w:t>单击此处输入文字。</w:t>
          </w:r>
        </w:p>
      </w:docPartBody>
    </w:docPart>
    <w:docPart>
      <w:docPartPr>
        <w:name w:val="{5a6ee651-0a2b-4dc4-b5d0-f1d4f6cae563}"/>
        <w:style w:val=""/>
        <w:category>
          <w:name w:val="常规"/>
          <w:gallery w:val="placeholder"/>
        </w:category>
        <w:types>
          <w:type w:val="bbPlcHdr"/>
        </w:types>
        <w:behaviors>
          <w:behavior w:val="content"/>
        </w:behaviors>
        <w:description w:val=""/>
        <w:guid w:val="{5a6ee651-0a2b-4dc4-b5d0-f1d4f6cae563}"/>
      </w:docPartPr>
      <w:docPartBody>
        <w:p>
          <w:r>
            <w:rPr>
              <w:color w:val="808080"/>
            </w:rPr>
            <w:t>单击此处输入文字。</w:t>
          </w:r>
        </w:p>
      </w:docPartBody>
    </w:docPart>
    <w:docPart>
      <w:docPartPr>
        <w:name w:val="{985fde3d-e871-4711-a4fc-2e11393e226b}"/>
        <w:style w:val=""/>
        <w:category>
          <w:name w:val="常规"/>
          <w:gallery w:val="placeholder"/>
        </w:category>
        <w:types>
          <w:type w:val="bbPlcHdr"/>
        </w:types>
        <w:behaviors>
          <w:behavior w:val="content"/>
        </w:behaviors>
        <w:description w:val=""/>
        <w:guid w:val="{985fde3d-e871-4711-a4fc-2e11393e226b}"/>
      </w:docPartPr>
      <w:docPartBody>
        <w:p>
          <w:r>
            <w:rPr>
              <w:color w:val="808080"/>
            </w:rPr>
            <w:t>单击此处输入文字。</w:t>
          </w:r>
        </w:p>
      </w:docPartBody>
    </w:docPart>
    <w:docPart>
      <w:docPartPr>
        <w:name w:val="{3d919a9a-cd87-4af0-924d-a154e7062d34}"/>
        <w:style w:val=""/>
        <w:category>
          <w:name w:val="常规"/>
          <w:gallery w:val="placeholder"/>
        </w:category>
        <w:types>
          <w:type w:val="bbPlcHdr"/>
        </w:types>
        <w:behaviors>
          <w:behavior w:val="content"/>
        </w:behaviors>
        <w:description w:val=""/>
        <w:guid w:val="{3d919a9a-cd87-4af0-924d-a154e7062d34}"/>
      </w:docPartPr>
      <w:docPartBody>
        <w:p>
          <w:r>
            <w:rPr>
              <w:color w:val="808080"/>
            </w:rPr>
            <w:t>单击此处输入文字。</w:t>
          </w:r>
        </w:p>
      </w:docPartBody>
    </w:docPart>
    <w:docPart>
      <w:docPartPr>
        <w:name w:val="{8494b492-24e6-4b03-88f4-841b0f5df4fd}"/>
        <w:style w:val=""/>
        <w:category>
          <w:name w:val="常规"/>
          <w:gallery w:val="placeholder"/>
        </w:category>
        <w:types>
          <w:type w:val="bbPlcHdr"/>
        </w:types>
        <w:behaviors>
          <w:behavior w:val="content"/>
        </w:behaviors>
        <w:description w:val=""/>
        <w:guid w:val="{8494b492-24e6-4b03-88f4-841b0f5df4fd}"/>
      </w:docPartPr>
      <w:docPartBody>
        <w:p>
          <w:r>
            <w:rPr>
              <w:color w:val="808080"/>
            </w:rPr>
            <w:t>单击此处输入文字。</w:t>
          </w:r>
        </w:p>
      </w:docPartBody>
    </w:docPart>
    <w:docPart>
      <w:docPartPr>
        <w:name w:val="{39a97fd8-a95e-4175-ac09-205df367ab95}"/>
        <w:style w:val=""/>
        <w:category>
          <w:name w:val="常规"/>
          <w:gallery w:val="placeholder"/>
        </w:category>
        <w:types>
          <w:type w:val="bbPlcHdr"/>
        </w:types>
        <w:behaviors>
          <w:behavior w:val="content"/>
        </w:behaviors>
        <w:description w:val=""/>
        <w:guid w:val="{39a97fd8-a95e-4175-ac09-205df367ab95}"/>
      </w:docPartPr>
      <w:docPartBody>
        <w:p>
          <w:r>
            <w:rPr>
              <w:color w:val="808080"/>
            </w:rPr>
            <w:t>单击此处输入文字。</w:t>
          </w:r>
        </w:p>
      </w:docPartBody>
    </w:docPart>
    <w:docPart>
      <w:docPartPr>
        <w:name w:val="{6718c085-ab8e-401c-8382-797d78b59dcd}"/>
        <w:style w:val=""/>
        <w:category>
          <w:name w:val="常规"/>
          <w:gallery w:val="placeholder"/>
        </w:category>
        <w:types>
          <w:type w:val="bbPlcHdr"/>
        </w:types>
        <w:behaviors>
          <w:behavior w:val="content"/>
        </w:behaviors>
        <w:description w:val=""/>
        <w:guid w:val="{6718c085-ab8e-401c-8382-797d78b59dcd}"/>
      </w:docPartPr>
      <w:docPartBody>
        <w:p>
          <w:r>
            <w:rPr>
              <w:color w:val="808080"/>
            </w:rPr>
            <w:t>单击此处输入文字。</w:t>
          </w:r>
        </w:p>
      </w:docPartBody>
    </w:docPart>
    <w:docPart>
      <w:docPartPr>
        <w:name w:val="{fdb4c535-16ee-49be-aa2c-afb3a46aefe1}"/>
        <w:style w:val=""/>
        <w:category>
          <w:name w:val="常规"/>
          <w:gallery w:val="placeholder"/>
        </w:category>
        <w:types>
          <w:type w:val="bbPlcHdr"/>
        </w:types>
        <w:behaviors>
          <w:behavior w:val="content"/>
        </w:behaviors>
        <w:description w:val=""/>
        <w:guid w:val="{fdb4c535-16ee-49be-aa2c-afb3a46aefe1}"/>
      </w:docPartPr>
      <w:docPartBody>
        <w:p>
          <w:r>
            <w:rPr>
              <w:color w:val="808080"/>
            </w:rPr>
            <w:t>单击此处输入文字。</w:t>
          </w:r>
        </w:p>
      </w:docPartBody>
    </w:docPart>
    <w:docPart>
      <w:docPartPr>
        <w:name w:val="{2cd676ac-dba5-4a1c-ab56-b6db43c32925}"/>
        <w:style w:val=""/>
        <w:category>
          <w:name w:val="常规"/>
          <w:gallery w:val="placeholder"/>
        </w:category>
        <w:types>
          <w:type w:val="bbPlcHdr"/>
        </w:types>
        <w:behaviors>
          <w:behavior w:val="content"/>
        </w:behaviors>
        <w:description w:val=""/>
        <w:guid w:val="{2cd676ac-dba5-4a1c-ab56-b6db43c32925}"/>
      </w:docPartPr>
      <w:docPartBody>
        <w:p>
          <w:r>
            <w:rPr>
              <w:color w:val="808080"/>
            </w:rPr>
            <w:t>单击此处输入文字。</w:t>
          </w:r>
        </w:p>
      </w:docPartBody>
    </w:docPart>
    <w:docPart>
      <w:docPartPr>
        <w:name w:val="{427309bd-d855-43de-953e-b57d07ca307b}"/>
        <w:style w:val=""/>
        <w:category>
          <w:name w:val="常规"/>
          <w:gallery w:val="placeholder"/>
        </w:category>
        <w:types>
          <w:type w:val="bbPlcHdr"/>
        </w:types>
        <w:behaviors>
          <w:behavior w:val="content"/>
        </w:behaviors>
        <w:description w:val=""/>
        <w:guid w:val="{427309bd-d855-43de-953e-b57d07ca307b}"/>
      </w:docPartPr>
      <w:docPartBody>
        <w:p>
          <w:r>
            <w:rPr>
              <w:color w:val="808080"/>
            </w:rPr>
            <w:t>单击此处输入文字。</w:t>
          </w:r>
        </w:p>
      </w:docPartBody>
    </w:docPart>
    <w:docPart>
      <w:docPartPr>
        <w:name w:val="{c226cfd0-499a-44d5-9121-c5115a7046ad}"/>
        <w:style w:val=""/>
        <w:category>
          <w:name w:val="常规"/>
          <w:gallery w:val="placeholder"/>
        </w:category>
        <w:types>
          <w:type w:val="bbPlcHdr"/>
        </w:types>
        <w:behaviors>
          <w:behavior w:val="content"/>
        </w:behaviors>
        <w:description w:val=""/>
        <w:guid w:val="{c226cfd0-499a-44d5-9121-c5115a7046ad}"/>
      </w:docPartPr>
      <w:docPartBody>
        <w:p>
          <w:r>
            <w:rPr>
              <w:color w:val="808080"/>
            </w:rPr>
            <w:t>单击此处输入文字。</w:t>
          </w:r>
        </w:p>
      </w:docPartBody>
    </w:docPart>
    <w:docPart>
      <w:docPartPr>
        <w:name w:val="{78ba86ec-9a8f-41f3-8edd-3882e5def1e2}"/>
        <w:style w:val=""/>
        <w:category>
          <w:name w:val="常规"/>
          <w:gallery w:val="placeholder"/>
        </w:category>
        <w:types>
          <w:type w:val="bbPlcHdr"/>
        </w:types>
        <w:behaviors>
          <w:behavior w:val="content"/>
        </w:behaviors>
        <w:description w:val=""/>
        <w:guid w:val="{78ba86ec-9a8f-41f3-8edd-3882e5def1e2}"/>
      </w:docPartPr>
      <w:docPartBody>
        <w:p>
          <w:r>
            <w:rPr>
              <w:color w:val="808080"/>
            </w:rPr>
            <w:t>单击此处输入文字。</w:t>
          </w:r>
        </w:p>
      </w:docPartBody>
    </w:docPart>
    <w:docPart>
      <w:docPartPr>
        <w:name w:val="{149d9727-4dda-4a1c-88fa-c46ca4646543}"/>
        <w:style w:val=""/>
        <w:category>
          <w:name w:val="常规"/>
          <w:gallery w:val="placeholder"/>
        </w:category>
        <w:types>
          <w:type w:val="bbPlcHdr"/>
        </w:types>
        <w:behaviors>
          <w:behavior w:val="content"/>
        </w:behaviors>
        <w:description w:val=""/>
        <w:guid w:val="{149d9727-4dda-4a1c-88fa-c46ca4646543}"/>
      </w:docPartPr>
      <w:docPartBody>
        <w:p>
          <w:r>
            <w:rPr>
              <w:color w:val="808080"/>
            </w:rPr>
            <w:t>单击此处输入文字。</w:t>
          </w:r>
        </w:p>
      </w:docPartBody>
    </w:docPart>
    <w:docPart>
      <w:docPartPr>
        <w:name w:val="{6fcb2c1a-201c-41f9-965f-02d4a6fceffe}"/>
        <w:style w:val=""/>
        <w:category>
          <w:name w:val="常规"/>
          <w:gallery w:val="placeholder"/>
        </w:category>
        <w:types>
          <w:type w:val="bbPlcHdr"/>
        </w:types>
        <w:behaviors>
          <w:behavior w:val="content"/>
        </w:behaviors>
        <w:description w:val=""/>
        <w:guid w:val="{6fcb2c1a-201c-41f9-965f-02d4a6fceffe}"/>
      </w:docPartPr>
      <w:docPartBody>
        <w:p>
          <w:r>
            <w:rPr>
              <w:color w:val="808080"/>
            </w:rPr>
            <w:t>单击此处输入文字。</w:t>
          </w:r>
        </w:p>
      </w:docPartBody>
    </w:docPart>
    <w:docPart>
      <w:docPartPr>
        <w:name w:val="{9d6fc2c5-64f4-4539-9a10-bc3c264c89a0}"/>
        <w:style w:val=""/>
        <w:category>
          <w:name w:val="常规"/>
          <w:gallery w:val="placeholder"/>
        </w:category>
        <w:types>
          <w:type w:val="bbPlcHdr"/>
        </w:types>
        <w:behaviors>
          <w:behavior w:val="content"/>
        </w:behaviors>
        <w:description w:val=""/>
        <w:guid w:val="{9d6fc2c5-64f4-4539-9a10-bc3c264c89a0}"/>
      </w:docPartPr>
      <w:docPartBody>
        <w:p>
          <w:r>
            <w:rPr>
              <w:color w:val="808080"/>
            </w:rPr>
            <w:t>单击此处输入文字。</w:t>
          </w:r>
        </w:p>
      </w:docPartBody>
    </w:docPart>
    <w:docPart>
      <w:docPartPr>
        <w:name w:val="{5a1bbb27-7652-4027-b469-8fdd6244493f}"/>
        <w:style w:val=""/>
        <w:category>
          <w:name w:val="常规"/>
          <w:gallery w:val="placeholder"/>
        </w:category>
        <w:types>
          <w:type w:val="bbPlcHdr"/>
        </w:types>
        <w:behaviors>
          <w:behavior w:val="content"/>
        </w:behaviors>
        <w:description w:val=""/>
        <w:guid w:val="{5a1bbb27-7652-4027-b469-8fdd6244493f}"/>
      </w:docPartPr>
      <w:docPartBody>
        <w:p>
          <w:r>
            <w:rPr>
              <w:color w:val="808080"/>
            </w:rPr>
            <w:t>单击此处输入文字。</w:t>
          </w:r>
        </w:p>
      </w:docPartBody>
    </w:docPart>
    <w:docPart>
      <w:docPartPr>
        <w:name w:val="{c4059d1f-b25f-477d-b515-5076624d852e}"/>
        <w:style w:val=""/>
        <w:category>
          <w:name w:val="常规"/>
          <w:gallery w:val="placeholder"/>
        </w:category>
        <w:types>
          <w:type w:val="bbPlcHdr"/>
        </w:types>
        <w:behaviors>
          <w:behavior w:val="content"/>
        </w:behaviors>
        <w:description w:val=""/>
        <w:guid w:val="{c4059d1f-b25f-477d-b515-5076624d852e}"/>
      </w:docPartPr>
      <w:docPartBody>
        <w:p>
          <w:r>
            <w:rPr>
              <w:color w:val="808080"/>
            </w:rPr>
            <w:t>单击此处输入文字。</w:t>
          </w:r>
        </w:p>
      </w:docPartBody>
    </w:docPart>
    <w:docPart>
      <w:docPartPr>
        <w:name w:val="{701e3026-11a8-4826-8937-bb61c7890ddf}"/>
        <w:style w:val=""/>
        <w:category>
          <w:name w:val="常规"/>
          <w:gallery w:val="placeholder"/>
        </w:category>
        <w:types>
          <w:type w:val="bbPlcHdr"/>
        </w:types>
        <w:behaviors>
          <w:behavior w:val="content"/>
        </w:behaviors>
        <w:description w:val=""/>
        <w:guid w:val="{701e3026-11a8-4826-8937-bb61c7890ddf}"/>
      </w:docPartPr>
      <w:docPartBody>
        <w:p>
          <w:r>
            <w:rPr>
              <w:color w:val="808080"/>
            </w:rPr>
            <w:t>单击此处输入文字。</w:t>
          </w:r>
        </w:p>
      </w:docPartBody>
    </w:docPart>
    <w:docPart>
      <w:docPartPr>
        <w:name w:val="{6552ab02-07c5-42b9-8eb2-fcfcc8909f7a}"/>
        <w:style w:val=""/>
        <w:category>
          <w:name w:val="常规"/>
          <w:gallery w:val="placeholder"/>
        </w:category>
        <w:types>
          <w:type w:val="bbPlcHdr"/>
        </w:types>
        <w:behaviors>
          <w:behavior w:val="content"/>
        </w:behaviors>
        <w:description w:val=""/>
        <w:guid w:val="{6552ab02-07c5-42b9-8eb2-fcfcc8909f7a}"/>
      </w:docPartPr>
      <w:docPartBody>
        <w:p>
          <w:r>
            <w:rPr>
              <w:color w:val="808080"/>
            </w:rPr>
            <w:t>单击此处输入文字。</w:t>
          </w:r>
        </w:p>
      </w:docPartBody>
    </w:docPart>
    <w:docPart>
      <w:docPartPr>
        <w:name w:val="{5fb1ef5b-a00b-499d-9e62-fc543bf3f642}"/>
        <w:style w:val=""/>
        <w:category>
          <w:name w:val="常规"/>
          <w:gallery w:val="placeholder"/>
        </w:category>
        <w:types>
          <w:type w:val="bbPlcHdr"/>
        </w:types>
        <w:behaviors>
          <w:behavior w:val="content"/>
        </w:behaviors>
        <w:description w:val=""/>
        <w:guid w:val="{5fb1ef5b-a00b-499d-9e62-fc543bf3f642}"/>
      </w:docPartPr>
      <w:docPartBody>
        <w:p>
          <w:r>
            <w:rPr>
              <w:color w:val="808080"/>
            </w:rPr>
            <w:t>单击此处输入文字。</w:t>
          </w:r>
        </w:p>
      </w:docPartBody>
    </w:docPart>
    <w:docPart>
      <w:docPartPr>
        <w:name w:val="{511bf13f-c206-4b39-9893-3fb9ef045026}"/>
        <w:style w:val=""/>
        <w:category>
          <w:name w:val="常规"/>
          <w:gallery w:val="placeholder"/>
        </w:category>
        <w:types>
          <w:type w:val="bbPlcHdr"/>
        </w:types>
        <w:behaviors>
          <w:behavior w:val="content"/>
        </w:behaviors>
        <w:description w:val=""/>
        <w:guid w:val="{511bf13f-c206-4b39-9893-3fb9ef045026}"/>
      </w:docPartPr>
      <w:docPartBody>
        <w:p>
          <w:r>
            <w:rPr>
              <w:color w:val="808080"/>
            </w:rPr>
            <w:t>单击此处输入文字。</w:t>
          </w:r>
        </w:p>
      </w:docPartBody>
    </w:docPart>
    <w:docPart>
      <w:docPartPr>
        <w:name w:val="{77412b47-8967-49d3-9bf6-4a21fa4430e1}"/>
        <w:style w:val=""/>
        <w:category>
          <w:name w:val="常规"/>
          <w:gallery w:val="placeholder"/>
        </w:category>
        <w:types>
          <w:type w:val="bbPlcHdr"/>
        </w:types>
        <w:behaviors>
          <w:behavior w:val="content"/>
        </w:behaviors>
        <w:description w:val=""/>
        <w:guid w:val="{77412b47-8967-49d3-9bf6-4a21fa4430e1}"/>
      </w:docPartPr>
      <w:docPartBody>
        <w:p>
          <w:r>
            <w:rPr>
              <w:color w:val="808080"/>
            </w:rPr>
            <w:t>单击此处输入文字。</w:t>
          </w:r>
        </w:p>
      </w:docPartBody>
    </w:docPart>
    <w:docPart>
      <w:docPartPr>
        <w:name w:val="{b5423d04-c561-4bd0-9fb9-1f5bb222459e}"/>
        <w:style w:val=""/>
        <w:category>
          <w:name w:val="常规"/>
          <w:gallery w:val="placeholder"/>
        </w:category>
        <w:types>
          <w:type w:val="bbPlcHdr"/>
        </w:types>
        <w:behaviors>
          <w:behavior w:val="content"/>
        </w:behaviors>
        <w:description w:val=""/>
        <w:guid w:val="{b5423d04-c561-4bd0-9fb9-1f5bb222459e}"/>
      </w:docPartPr>
      <w:docPartBody>
        <w:p>
          <w:r>
            <w:rPr>
              <w:color w:val="808080"/>
            </w:rPr>
            <w:t>单击此处输入文字。</w:t>
          </w:r>
        </w:p>
      </w:docPartBody>
    </w:docPart>
    <w:docPart>
      <w:docPartPr>
        <w:name w:val="{6350b5c7-5783-4000-a5a3-c5c8b6dd1a62}"/>
        <w:style w:val=""/>
        <w:category>
          <w:name w:val="常规"/>
          <w:gallery w:val="placeholder"/>
        </w:category>
        <w:types>
          <w:type w:val="bbPlcHdr"/>
        </w:types>
        <w:behaviors>
          <w:behavior w:val="content"/>
        </w:behaviors>
        <w:description w:val=""/>
        <w:guid w:val="{6350b5c7-5783-4000-a5a3-c5c8b6dd1a62}"/>
      </w:docPartPr>
      <w:docPartBody>
        <w:p>
          <w:r>
            <w:rPr>
              <w:color w:val="808080"/>
            </w:rPr>
            <w:t>单击此处输入文字。</w:t>
          </w:r>
        </w:p>
      </w:docPartBody>
    </w:docPart>
    <w:docPart>
      <w:docPartPr>
        <w:name w:val="{1b4c038c-1e55-466d-9972-c056b86bdfa0}"/>
        <w:style w:val=""/>
        <w:category>
          <w:name w:val="常规"/>
          <w:gallery w:val="placeholder"/>
        </w:category>
        <w:types>
          <w:type w:val="bbPlcHdr"/>
        </w:types>
        <w:behaviors>
          <w:behavior w:val="content"/>
        </w:behaviors>
        <w:description w:val=""/>
        <w:guid w:val="{1b4c038c-1e55-466d-9972-c056b86bdfa0}"/>
      </w:docPartPr>
      <w:docPartBody>
        <w:p>
          <w:r>
            <w:rPr>
              <w:color w:val="808080"/>
            </w:rPr>
            <w:t>单击此处输入文字。</w:t>
          </w:r>
        </w:p>
      </w:docPartBody>
    </w:docPart>
    <w:docPart>
      <w:docPartPr>
        <w:name w:val="{7deaeece-1028-4eda-88ed-665a3b696ec4}"/>
        <w:style w:val=""/>
        <w:category>
          <w:name w:val="常规"/>
          <w:gallery w:val="placeholder"/>
        </w:category>
        <w:types>
          <w:type w:val="bbPlcHdr"/>
        </w:types>
        <w:behaviors>
          <w:behavior w:val="content"/>
        </w:behaviors>
        <w:description w:val=""/>
        <w:guid w:val="{7deaeece-1028-4eda-88ed-665a3b696ec4}"/>
      </w:docPartPr>
      <w:docPartBody>
        <w:p>
          <w:r>
            <w:rPr>
              <w:color w:val="808080"/>
            </w:rPr>
            <w:t>单击此处输入文字。</w:t>
          </w:r>
        </w:p>
      </w:docPartBody>
    </w:docPart>
    <w:docPart>
      <w:docPartPr>
        <w:name w:val="{7a316089-9c12-4ac7-af55-070734550246}"/>
        <w:style w:val=""/>
        <w:category>
          <w:name w:val="常规"/>
          <w:gallery w:val="placeholder"/>
        </w:category>
        <w:types>
          <w:type w:val="bbPlcHdr"/>
        </w:types>
        <w:behaviors>
          <w:behavior w:val="content"/>
        </w:behaviors>
        <w:description w:val=""/>
        <w:guid w:val="{7a316089-9c12-4ac7-af55-070734550246}"/>
      </w:docPartPr>
      <w:docPartBody>
        <w:p>
          <w:r>
            <w:rPr>
              <w:color w:val="808080"/>
            </w:rPr>
            <w:t>单击此处输入文字。</w:t>
          </w:r>
        </w:p>
      </w:docPartBody>
    </w:docPart>
    <w:docPart>
      <w:docPartPr>
        <w:name w:val="{5ac28023-1123-4472-a491-0a9354a585de}"/>
        <w:style w:val=""/>
        <w:category>
          <w:name w:val="常规"/>
          <w:gallery w:val="placeholder"/>
        </w:category>
        <w:types>
          <w:type w:val="bbPlcHdr"/>
        </w:types>
        <w:behaviors>
          <w:behavior w:val="content"/>
        </w:behaviors>
        <w:description w:val=""/>
        <w:guid w:val="{5ac28023-1123-4472-a491-0a9354a585de}"/>
      </w:docPartPr>
      <w:docPartBody>
        <w:p>
          <w:r>
            <w:rPr>
              <w:color w:val="808080"/>
            </w:rPr>
            <w:t>单击此处输入文字。</w:t>
          </w:r>
        </w:p>
      </w:docPartBody>
    </w:docPart>
    <w:docPart>
      <w:docPartPr>
        <w:name w:val="{ab393665-d708-4847-b3bb-de75a31bc17c}"/>
        <w:style w:val=""/>
        <w:category>
          <w:name w:val="常规"/>
          <w:gallery w:val="placeholder"/>
        </w:category>
        <w:types>
          <w:type w:val="bbPlcHdr"/>
        </w:types>
        <w:behaviors>
          <w:behavior w:val="content"/>
        </w:behaviors>
        <w:description w:val=""/>
        <w:guid w:val="{ab393665-d708-4847-b3bb-de75a31bc17c}"/>
      </w:docPartPr>
      <w:docPartBody>
        <w:p>
          <w:r>
            <w:rPr>
              <w:color w:val="808080"/>
            </w:rPr>
            <w:t>单击此处输入文字。</w:t>
          </w:r>
        </w:p>
      </w:docPartBody>
    </w:docPart>
    <w:docPart>
      <w:docPartPr>
        <w:name w:val="{5a000d4a-4894-4abe-8d2f-4833d9f7aee5}"/>
        <w:style w:val=""/>
        <w:category>
          <w:name w:val="常规"/>
          <w:gallery w:val="placeholder"/>
        </w:category>
        <w:types>
          <w:type w:val="bbPlcHdr"/>
        </w:types>
        <w:behaviors>
          <w:behavior w:val="content"/>
        </w:behaviors>
        <w:description w:val=""/>
        <w:guid w:val="{5a000d4a-4894-4abe-8d2f-4833d9f7aee5}"/>
      </w:docPartPr>
      <w:docPartBody>
        <w:p>
          <w:r>
            <w:rPr>
              <w:color w:val="808080"/>
            </w:rPr>
            <w:t>单击此处输入文字。</w:t>
          </w:r>
        </w:p>
      </w:docPartBody>
    </w:docPart>
    <w:docPart>
      <w:docPartPr>
        <w:name w:val="{7d9f56e3-a75c-4d9c-8798-61b6a8ba434f}"/>
        <w:style w:val=""/>
        <w:category>
          <w:name w:val="常规"/>
          <w:gallery w:val="placeholder"/>
        </w:category>
        <w:types>
          <w:type w:val="bbPlcHdr"/>
        </w:types>
        <w:behaviors>
          <w:behavior w:val="content"/>
        </w:behaviors>
        <w:description w:val=""/>
        <w:guid w:val="{7d9f56e3-a75c-4d9c-8798-61b6a8ba434f}"/>
      </w:docPartPr>
      <w:docPartBody>
        <w:p>
          <w:r>
            <w:rPr>
              <w:color w:val="808080"/>
            </w:rPr>
            <w:t>单击此处输入文字。</w:t>
          </w:r>
        </w:p>
      </w:docPartBody>
    </w:docPart>
    <w:docPart>
      <w:docPartPr>
        <w:name w:val="{edebe634-672c-41be-bb14-8afba8ccd60a}"/>
        <w:style w:val=""/>
        <w:category>
          <w:name w:val="常规"/>
          <w:gallery w:val="placeholder"/>
        </w:category>
        <w:types>
          <w:type w:val="bbPlcHdr"/>
        </w:types>
        <w:behaviors>
          <w:behavior w:val="content"/>
        </w:behaviors>
        <w:description w:val=""/>
        <w:guid w:val="{edebe634-672c-41be-bb14-8afba8ccd60a}"/>
      </w:docPartPr>
      <w:docPartBody>
        <w:p>
          <w:r>
            <w:rPr>
              <w:color w:val="808080"/>
            </w:rPr>
            <w:t>单击此处输入文字。</w:t>
          </w:r>
        </w:p>
      </w:docPartBody>
    </w:docPart>
    <w:docPart>
      <w:docPartPr>
        <w:name w:val="{2d59f602-abd6-4785-b35b-b2944fa1b503}"/>
        <w:style w:val=""/>
        <w:category>
          <w:name w:val="常规"/>
          <w:gallery w:val="placeholder"/>
        </w:category>
        <w:types>
          <w:type w:val="bbPlcHdr"/>
        </w:types>
        <w:behaviors>
          <w:behavior w:val="content"/>
        </w:behaviors>
        <w:description w:val=""/>
        <w:guid w:val="{2d59f602-abd6-4785-b35b-b2944fa1b503}"/>
      </w:docPartPr>
      <w:docPartBody>
        <w:p>
          <w:r>
            <w:rPr>
              <w:color w:val="808080"/>
            </w:rPr>
            <w:t>单击此处输入文字。</w:t>
          </w:r>
        </w:p>
      </w:docPartBody>
    </w:docPart>
    <w:docPart>
      <w:docPartPr>
        <w:name w:val="{a8b88ffe-f178-46cc-bdd0-c05ee256dd09}"/>
        <w:style w:val=""/>
        <w:category>
          <w:name w:val="常规"/>
          <w:gallery w:val="placeholder"/>
        </w:category>
        <w:types>
          <w:type w:val="bbPlcHdr"/>
        </w:types>
        <w:behaviors>
          <w:behavior w:val="content"/>
        </w:behaviors>
        <w:description w:val=""/>
        <w:guid w:val="{a8b88ffe-f178-46cc-bdd0-c05ee256dd09}"/>
      </w:docPartPr>
      <w:docPartBody>
        <w:p>
          <w:r>
            <w:rPr>
              <w:color w:val="808080"/>
            </w:rPr>
            <w:t>单击此处输入文字。</w:t>
          </w:r>
        </w:p>
      </w:docPartBody>
    </w:docPart>
    <w:docPart>
      <w:docPartPr>
        <w:name w:val="{4d81067b-6795-45d6-aeed-191bd2b375f6}"/>
        <w:style w:val=""/>
        <w:category>
          <w:name w:val="常规"/>
          <w:gallery w:val="placeholder"/>
        </w:category>
        <w:types>
          <w:type w:val="bbPlcHdr"/>
        </w:types>
        <w:behaviors>
          <w:behavior w:val="content"/>
        </w:behaviors>
        <w:description w:val=""/>
        <w:guid w:val="{4d81067b-6795-45d6-aeed-191bd2b375f6}"/>
      </w:docPartPr>
      <w:docPartBody>
        <w:p>
          <w:r>
            <w:rPr>
              <w:color w:val="808080"/>
            </w:rPr>
            <w:t>单击此处输入文字。</w:t>
          </w:r>
        </w:p>
      </w:docPartBody>
    </w:docPart>
    <w:docPart>
      <w:docPartPr>
        <w:name w:val="{2f50c1a9-34b1-4070-bb29-68da17ecd4c8}"/>
        <w:style w:val=""/>
        <w:category>
          <w:name w:val="常规"/>
          <w:gallery w:val="placeholder"/>
        </w:category>
        <w:types>
          <w:type w:val="bbPlcHdr"/>
        </w:types>
        <w:behaviors>
          <w:behavior w:val="content"/>
        </w:behaviors>
        <w:description w:val=""/>
        <w:guid w:val="{2f50c1a9-34b1-4070-bb29-68da17ecd4c8}"/>
      </w:docPartPr>
      <w:docPartBody>
        <w:p>
          <w:r>
            <w:rPr>
              <w:color w:val="808080"/>
            </w:rPr>
            <w:t>单击此处输入文字。</w:t>
          </w:r>
        </w:p>
      </w:docPartBody>
    </w:docPart>
    <w:docPart>
      <w:docPartPr>
        <w:name w:val="{14f21918-7531-460e-927e-87bf2682743d}"/>
        <w:style w:val=""/>
        <w:category>
          <w:name w:val="常规"/>
          <w:gallery w:val="placeholder"/>
        </w:category>
        <w:types>
          <w:type w:val="bbPlcHdr"/>
        </w:types>
        <w:behaviors>
          <w:behavior w:val="content"/>
        </w:behaviors>
        <w:description w:val=""/>
        <w:guid w:val="{14f21918-7531-460e-927e-87bf2682743d}"/>
      </w:docPartPr>
      <w:docPartBody>
        <w:p>
          <w:r>
            <w:rPr>
              <w:color w:val="808080"/>
            </w:rPr>
            <w:t>单击此处输入文字。</w:t>
          </w:r>
        </w:p>
      </w:docPartBody>
    </w:docPart>
    <w:docPart>
      <w:docPartPr>
        <w:name w:val="{e58183fd-27b4-4b9f-8832-9c70f3eeb293}"/>
        <w:style w:val=""/>
        <w:category>
          <w:name w:val="常规"/>
          <w:gallery w:val="placeholder"/>
        </w:category>
        <w:types>
          <w:type w:val="bbPlcHdr"/>
        </w:types>
        <w:behaviors>
          <w:behavior w:val="content"/>
        </w:behaviors>
        <w:description w:val=""/>
        <w:guid w:val="{e58183fd-27b4-4b9f-8832-9c70f3eeb293}"/>
      </w:docPartPr>
      <w:docPartBody>
        <w:p>
          <w:r>
            <w:rPr>
              <w:color w:val="808080"/>
            </w:rPr>
            <w:t>单击此处输入文字。</w:t>
          </w:r>
        </w:p>
      </w:docPartBody>
    </w:docPart>
    <w:docPart>
      <w:docPartPr>
        <w:name w:val="{cdfc2199-d095-4215-afe5-edf5287331a1}"/>
        <w:style w:val=""/>
        <w:category>
          <w:name w:val="常规"/>
          <w:gallery w:val="placeholder"/>
        </w:category>
        <w:types>
          <w:type w:val="bbPlcHdr"/>
        </w:types>
        <w:behaviors>
          <w:behavior w:val="content"/>
        </w:behaviors>
        <w:description w:val=""/>
        <w:guid w:val="{cdfc2199-d095-4215-afe5-edf5287331a1}"/>
      </w:docPartPr>
      <w:docPartBody>
        <w:p>
          <w:r>
            <w:rPr>
              <w:color w:val="808080"/>
            </w:rPr>
            <w:t>单击此处输入文字。</w:t>
          </w:r>
        </w:p>
      </w:docPartBody>
    </w:docPart>
    <w:docPart>
      <w:docPartPr>
        <w:name w:val="{0ed20593-476b-4302-b88a-d5bdb30edbce}"/>
        <w:style w:val=""/>
        <w:category>
          <w:name w:val="常规"/>
          <w:gallery w:val="placeholder"/>
        </w:category>
        <w:types>
          <w:type w:val="bbPlcHdr"/>
        </w:types>
        <w:behaviors>
          <w:behavior w:val="content"/>
        </w:behaviors>
        <w:description w:val=""/>
        <w:guid w:val="{0ed20593-476b-4302-b88a-d5bdb30edbce}"/>
      </w:docPartPr>
      <w:docPartBody>
        <w:p>
          <w:r>
            <w:rPr>
              <w:color w:val="808080"/>
            </w:rPr>
            <w:t>单击此处输入文字。</w:t>
          </w:r>
        </w:p>
      </w:docPartBody>
    </w:docPart>
    <w:docPart>
      <w:docPartPr>
        <w:name w:val="{82b9b23b-7145-4f8f-a8f8-332e57b106ae}"/>
        <w:style w:val=""/>
        <w:category>
          <w:name w:val="常规"/>
          <w:gallery w:val="placeholder"/>
        </w:category>
        <w:types>
          <w:type w:val="bbPlcHdr"/>
        </w:types>
        <w:behaviors>
          <w:behavior w:val="content"/>
        </w:behaviors>
        <w:description w:val=""/>
        <w:guid w:val="{82b9b23b-7145-4f8f-a8f8-332e57b106ae}"/>
      </w:docPartPr>
      <w:docPartBody>
        <w:p>
          <w:r>
            <w:rPr>
              <w:color w:val="808080"/>
            </w:rPr>
            <w:t>单击此处输入文字。</w:t>
          </w:r>
        </w:p>
      </w:docPartBody>
    </w:docPart>
    <w:docPart>
      <w:docPartPr>
        <w:name w:val="{961bb431-564c-4279-83f1-973358597863}"/>
        <w:style w:val=""/>
        <w:category>
          <w:name w:val="常规"/>
          <w:gallery w:val="placeholder"/>
        </w:category>
        <w:types>
          <w:type w:val="bbPlcHdr"/>
        </w:types>
        <w:behaviors>
          <w:behavior w:val="content"/>
        </w:behaviors>
        <w:description w:val=""/>
        <w:guid w:val="{961bb431-564c-4279-83f1-973358597863}"/>
      </w:docPartPr>
      <w:docPartBody>
        <w:p>
          <w:r>
            <w:rPr>
              <w:color w:val="808080"/>
            </w:rPr>
            <w:t>单击此处输入文字。</w:t>
          </w:r>
        </w:p>
      </w:docPartBody>
    </w:docPart>
    <w:docPart>
      <w:docPartPr>
        <w:name w:val="{71e16e65-f93c-49bb-823c-25912c937227}"/>
        <w:style w:val=""/>
        <w:category>
          <w:name w:val="常规"/>
          <w:gallery w:val="placeholder"/>
        </w:category>
        <w:types>
          <w:type w:val="bbPlcHdr"/>
        </w:types>
        <w:behaviors>
          <w:behavior w:val="content"/>
        </w:behaviors>
        <w:description w:val=""/>
        <w:guid w:val="{71e16e65-f93c-49bb-823c-25912c937227}"/>
      </w:docPartPr>
      <w:docPartBody>
        <w:p>
          <w:r>
            <w:rPr>
              <w:color w:val="808080"/>
            </w:rPr>
            <w:t>单击此处输入文字。</w:t>
          </w:r>
        </w:p>
      </w:docPartBody>
    </w:docPart>
    <w:docPart>
      <w:docPartPr>
        <w:name w:val="{2aefbc6b-ba1f-4f00-a0fc-28a4e5cb5952}"/>
        <w:style w:val=""/>
        <w:category>
          <w:name w:val="常规"/>
          <w:gallery w:val="placeholder"/>
        </w:category>
        <w:types>
          <w:type w:val="bbPlcHdr"/>
        </w:types>
        <w:behaviors>
          <w:behavior w:val="content"/>
        </w:behaviors>
        <w:description w:val=""/>
        <w:guid w:val="{2aefbc6b-ba1f-4f00-a0fc-28a4e5cb5952}"/>
      </w:docPartPr>
      <w:docPartBody>
        <w:p>
          <w:r>
            <w:rPr>
              <w:color w:val="808080"/>
            </w:rPr>
            <w:t>单击此处输入文字。</w:t>
          </w:r>
        </w:p>
      </w:docPartBody>
    </w:docPart>
    <w:docPart>
      <w:docPartPr>
        <w:name w:val="{25233da6-5c5f-456e-9741-be6492f477b1}"/>
        <w:style w:val=""/>
        <w:category>
          <w:name w:val="常规"/>
          <w:gallery w:val="placeholder"/>
        </w:category>
        <w:types>
          <w:type w:val="bbPlcHdr"/>
        </w:types>
        <w:behaviors>
          <w:behavior w:val="content"/>
        </w:behaviors>
        <w:description w:val=""/>
        <w:guid w:val="{25233da6-5c5f-456e-9741-be6492f477b1}"/>
      </w:docPartPr>
      <w:docPartBody>
        <w:p>
          <w:r>
            <w:rPr>
              <w:color w:val="808080"/>
            </w:rPr>
            <w:t>单击此处输入文字。</w:t>
          </w:r>
        </w:p>
      </w:docPartBody>
    </w:docPart>
    <w:docPart>
      <w:docPartPr>
        <w:name w:val="{39086b00-20ad-4f86-a0a0-6ca7285792f0}"/>
        <w:style w:val=""/>
        <w:category>
          <w:name w:val="常规"/>
          <w:gallery w:val="placeholder"/>
        </w:category>
        <w:types>
          <w:type w:val="bbPlcHdr"/>
        </w:types>
        <w:behaviors>
          <w:behavior w:val="content"/>
        </w:behaviors>
        <w:description w:val=""/>
        <w:guid w:val="{39086b00-20ad-4f86-a0a0-6ca7285792f0}"/>
      </w:docPartPr>
      <w:docPartBody>
        <w:p>
          <w:r>
            <w:rPr>
              <w:color w:val="808080"/>
            </w:rPr>
            <w:t>单击此处输入文字。</w:t>
          </w:r>
        </w:p>
      </w:docPartBody>
    </w:docPart>
    <w:docPart>
      <w:docPartPr>
        <w:name w:val="{41b6e676-5904-4392-8a3a-0071eb74662d}"/>
        <w:style w:val=""/>
        <w:category>
          <w:name w:val="常规"/>
          <w:gallery w:val="placeholder"/>
        </w:category>
        <w:types>
          <w:type w:val="bbPlcHdr"/>
        </w:types>
        <w:behaviors>
          <w:behavior w:val="content"/>
        </w:behaviors>
        <w:description w:val=""/>
        <w:guid w:val="{41b6e676-5904-4392-8a3a-0071eb74662d}"/>
      </w:docPartPr>
      <w:docPartBody>
        <w:p>
          <w:r>
            <w:rPr>
              <w:color w:val="808080"/>
            </w:rPr>
            <w:t>单击此处输入文字。</w:t>
          </w:r>
        </w:p>
      </w:docPartBody>
    </w:docPart>
    <w:docPart>
      <w:docPartPr>
        <w:name w:val="{5df811b7-58fd-4b42-9fab-bed0320dcb73}"/>
        <w:style w:val=""/>
        <w:category>
          <w:name w:val="常规"/>
          <w:gallery w:val="placeholder"/>
        </w:category>
        <w:types>
          <w:type w:val="bbPlcHdr"/>
        </w:types>
        <w:behaviors>
          <w:behavior w:val="content"/>
        </w:behaviors>
        <w:description w:val=""/>
        <w:guid w:val="{5df811b7-58fd-4b42-9fab-bed0320dcb73}"/>
      </w:docPartPr>
      <w:docPartBody>
        <w:p>
          <w:r>
            <w:rPr>
              <w:color w:val="808080"/>
            </w:rPr>
            <w:t>单击此处输入文字。</w:t>
          </w:r>
        </w:p>
      </w:docPartBody>
    </w:docPart>
    <w:docPart>
      <w:docPartPr>
        <w:name w:val="{df4f1976-5e48-475f-9d76-7ff423f0e359}"/>
        <w:style w:val=""/>
        <w:category>
          <w:name w:val="常规"/>
          <w:gallery w:val="placeholder"/>
        </w:category>
        <w:types>
          <w:type w:val="bbPlcHdr"/>
        </w:types>
        <w:behaviors>
          <w:behavior w:val="content"/>
        </w:behaviors>
        <w:description w:val=""/>
        <w:guid w:val="{df4f1976-5e48-475f-9d76-7ff423f0e359}"/>
      </w:docPartPr>
      <w:docPartBody>
        <w:p>
          <w:r>
            <w:rPr>
              <w:color w:val="808080"/>
            </w:rPr>
            <w:t>单击此处输入文字。</w:t>
          </w:r>
        </w:p>
      </w:docPartBody>
    </w:docPart>
    <w:docPart>
      <w:docPartPr>
        <w:name w:val="{1c084f55-331d-486b-9318-d410d858fab7}"/>
        <w:style w:val=""/>
        <w:category>
          <w:name w:val="常规"/>
          <w:gallery w:val="placeholder"/>
        </w:category>
        <w:types>
          <w:type w:val="bbPlcHdr"/>
        </w:types>
        <w:behaviors>
          <w:behavior w:val="content"/>
        </w:behaviors>
        <w:description w:val=""/>
        <w:guid w:val="{1c084f55-331d-486b-9318-d410d858fab7}"/>
      </w:docPartPr>
      <w:docPartBody>
        <w:p>
          <w:r>
            <w:rPr>
              <w:color w:val="808080"/>
            </w:rPr>
            <w:t>单击此处输入文字。</w:t>
          </w:r>
        </w:p>
      </w:docPartBody>
    </w:docPart>
    <w:docPart>
      <w:docPartPr>
        <w:name w:val="{ee3f5a6a-03a0-4405-8f26-0dc51461479b}"/>
        <w:style w:val=""/>
        <w:category>
          <w:name w:val="常规"/>
          <w:gallery w:val="placeholder"/>
        </w:category>
        <w:types>
          <w:type w:val="bbPlcHdr"/>
        </w:types>
        <w:behaviors>
          <w:behavior w:val="content"/>
        </w:behaviors>
        <w:description w:val=""/>
        <w:guid w:val="{ee3f5a6a-03a0-4405-8f26-0dc51461479b}"/>
      </w:docPartPr>
      <w:docPartBody>
        <w:p>
          <w:r>
            <w:rPr>
              <w:color w:val="808080"/>
            </w:rPr>
            <w:t>单击此处输入文字。</w:t>
          </w:r>
        </w:p>
      </w:docPartBody>
    </w:docPart>
    <w:docPart>
      <w:docPartPr>
        <w:name w:val="{11b7c15b-9ac9-45e6-8c96-b3860e38e370}"/>
        <w:style w:val=""/>
        <w:category>
          <w:name w:val="常规"/>
          <w:gallery w:val="placeholder"/>
        </w:category>
        <w:types>
          <w:type w:val="bbPlcHdr"/>
        </w:types>
        <w:behaviors>
          <w:behavior w:val="content"/>
        </w:behaviors>
        <w:description w:val=""/>
        <w:guid w:val="{11b7c15b-9ac9-45e6-8c96-b3860e38e370}"/>
      </w:docPartPr>
      <w:docPartBody>
        <w:p>
          <w:r>
            <w:rPr>
              <w:color w:val="808080"/>
            </w:rPr>
            <w:t>单击此处输入文字。</w:t>
          </w:r>
        </w:p>
      </w:docPartBody>
    </w:docPart>
    <w:docPart>
      <w:docPartPr>
        <w:name w:val="{58129782-6baa-40b9-8cad-7ec3c65698ab}"/>
        <w:style w:val=""/>
        <w:category>
          <w:name w:val="常规"/>
          <w:gallery w:val="placeholder"/>
        </w:category>
        <w:types>
          <w:type w:val="bbPlcHdr"/>
        </w:types>
        <w:behaviors>
          <w:behavior w:val="content"/>
        </w:behaviors>
        <w:description w:val=""/>
        <w:guid w:val="{58129782-6baa-40b9-8cad-7ec3c65698ab}"/>
      </w:docPartPr>
      <w:docPartBody>
        <w:p>
          <w:r>
            <w:rPr>
              <w:color w:val="808080"/>
            </w:rPr>
            <w:t>单击此处输入文字。</w:t>
          </w:r>
        </w:p>
      </w:docPartBody>
    </w:docPart>
    <w:docPart>
      <w:docPartPr>
        <w:name w:val="{d21501cb-c81d-49ff-a78c-8b16acb23cc8}"/>
        <w:style w:val=""/>
        <w:category>
          <w:name w:val="常规"/>
          <w:gallery w:val="placeholder"/>
        </w:category>
        <w:types>
          <w:type w:val="bbPlcHdr"/>
        </w:types>
        <w:behaviors>
          <w:behavior w:val="content"/>
        </w:behaviors>
        <w:description w:val=""/>
        <w:guid w:val="{d21501cb-c81d-49ff-a78c-8b16acb23cc8}"/>
      </w:docPartPr>
      <w:docPartBody>
        <w:p>
          <w:r>
            <w:rPr>
              <w:color w:val="808080"/>
            </w:rPr>
            <w:t>单击此处输入文字。</w:t>
          </w:r>
        </w:p>
      </w:docPartBody>
    </w:docPart>
    <w:docPart>
      <w:docPartPr>
        <w:name w:val="{7ff35154-d7db-48a4-ac92-2b79bc5285f9}"/>
        <w:style w:val=""/>
        <w:category>
          <w:name w:val="常规"/>
          <w:gallery w:val="placeholder"/>
        </w:category>
        <w:types>
          <w:type w:val="bbPlcHdr"/>
        </w:types>
        <w:behaviors>
          <w:behavior w:val="content"/>
        </w:behaviors>
        <w:description w:val=""/>
        <w:guid w:val="{7ff35154-d7db-48a4-ac92-2b79bc5285f9}"/>
      </w:docPartPr>
      <w:docPartBody>
        <w:p>
          <w:r>
            <w:rPr>
              <w:color w:val="808080"/>
            </w:rPr>
            <w:t>单击此处输入文字。</w:t>
          </w:r>
        </w:p>
      </w:docPartBody>
    </w:docPart>
    <w:docPart>
      <w:docPartPr>
        <w:name w:val="{e8418933-072d-4c6f-ab39-1e46eab41dc1}"/>
        <w:style w:val=""/>
        <w:category>
          <w:name w:val="常规"/>
          <w:gallery w:val="placeholder"/>
        </w:category>
        <w:types>
          <w:type w:val="bbPlcHdr"/>
        </w:types>
        <w:behaviors>
          <w:behavior w:val="content"/>
        </w:behaviors>
        <w:description w:val=""/>
        <w:guid w:val="{e8418933-072d-4c6f-ab39-1e46eab41dc1}"/>
      </w:docPartPr>
      <w:docPartBody>
        <w:p>
          <w:r>
            <w:rPr>
              <w:color w:val="808080"/>
            </w:rPr>
            <w:t>单击此处输入文字。</w:t>
          </w:r>
        </w:p>
      </w:docPartBody>
    </w:docPart>
    <w:docPart>
      <w:docPartPr>
        <w:name w:val="{08f3dfe7-14f2-4f14-a6c3-c0ee405080dc}"/>
        <w:style w:val=""/>
        <w:category>
          <w:name w:val="常规"/>
          <w:gallery w:val="placeholder"/>
        </w:category>
        <w:types>
          <w:type w:val="bbPlcHdr"/>
        </w:types>
        <w:behaviors>
          <w:behavior w:val="content"/>
        </w:behaviors>
        <w:description w:val=""/>
        <w:guid w:val="{08f3dfe7-14f2-4f14-a6c3-c0ee405080dc}"/>
      </w:docPartPr>
      <w:docPartBody>
        <w:p>
          <w:r>
            <w:rPr>
              <w:color w:val="808080"/>
            </w:rPr>
            <w:t>单击此处输入文字。</w:t>
          </w:r>
        </w:p>
      </w:docPartBody>
    </w:docPart>
    <w:docPart>
      <w:docPartPr>
        <w:name w:val="{4e7678a0-1269-424f-8fd6-63d12f0f13a9}"/>
        <w:style w:val=""/>
        <w:category>
          <w:name w:val="常规"/>
          <w:gallery w:val="placeholder"/>
        </w:category>
        <w:types>
          <w:type w:val="bbPlcHdr"/>
        </w:types>
        <w:behaviors>
          <w:behavior w:val="content"/>
        </w:behaviors>
        <w:description w:val=""/>
        <w:guid w:val="{4e7678a0-1269-424f-8fd6-63d12f0f13a9}"/>
      </w:docPartPr>
      <w:docPartBody>
        <w:p>
          <w:r>
            <w:rPr>
              <w:color w:val="808080"/>
            </w:rPr>
            <w:t>单击此处输入文字。</w:t>
          </w:r>
        </w:p>
      </w:docPartBody>
    </w:docPart>
    <w:docPart>
      <w:docPartPr>
        <w:name w:val="{c6d924ea-1ae7-4a43-9b62-cef6724443a9}"/>
        <w:style w:val=""/>
        <w:category>
          <w:name w:val="常规"/>
          <w:gallery w:val="placeholder"/>
        </w:category>
        <w:types>
          <w:type w:val="bbPlcHdr"/>
        </w:types>
        <w:behaviors>
          <w:behavior w:val="content"/>
        </w:behaviors>
        <w:description w:val=""/>
        <w:guid w:val="{c6d924ea-1ae7-4a43-9b62-cef6724443a9}"/>
      </w:docPartPr>
      <w:docPartBody>
        <w:p>
          <w:r>
            <w:rPr>
              <w:color w:val="808080"/>
            </w:rPr>
            <w:t>单击此处输入文字。</w:t>
          </w:r>
        </w:p>
      </w:docPartBody>
    </w:docPart>
    <w:docPart>
      <w:docPartPr>
        <w:name w:val="{a6173cc3-baeb-49ec-89d3-9912d92bb1d3}"/>
        <w:style w:val=""/>
        <w:category>
          <w:name w:val="常规"/>
          <w:gallery w:val="placeholder"/>
        </w:category>
        <w:types>
          <w:type w:val="bbPlcHdr"/>
        </w:types>
        <w:behaviors>
          <w:behavior w:val="content"/>
        </w:behaviors>
        <w:description w:val=""/>
        <w:guid w:val="{a6173cc3-baeb-49ec-89d3-9912d92bb1d3}"/>
      </w:docPartPr>
      <w:docPartBody>
        <w:p>
          <w:r>
            <w:rPr>
              <w:color w:val="808080"/>
            </w:rPr>
            <w:t>单击此处输入文字。</w:t>
          </w:r>
        </w:p>
      </w:docPartBody>
    </w:docPart>
    <w:docPart>
      <w:docPartPr>
        <w:name w:val="{4c493439-b321-4f07-be75-af7ef2b72707}"/>
        <w:style w:val=""/>
        <w:category>
          <w:name w:val="常规"/>
          <w:gallery w:val="placeholder"/>
        </w:category>
        <w:types>
          <w:type w:val="bbPlcHdr"/>
        </w:types>
        <w:behaviors>
          <w:behavior w:val="content"/>
        </w:behaviors>
        <w:description w:val=""/>
        <w:guid w:val="{4c493439-b321-4f07-be75-af7ef2b72707}"/>
      </w:docPartPr>
      <w:docPartBody>
        <w:p>
          <w:r>
            <w:rPr>
              <w:color w:val="808080"/>
            </w:rPr>
            <w:t>单击此处输入文字。</w:t>
          </w:r>
        </w:p>
      </w:docPartBody>
    </w:docPart>
    <w:docPart>
      <w:docPartPr>
        <w:name w:val="{0d0236e6-796a-47b5-bd47-5db78d3fc56f}"/>
        <w:style w:val=""/>
        <w:category>
          <w:name w:val="常规"/>
          <w:gallery w:val="placeholder"/>
        </w:category>
        <w:types>
          <w:type w:val="bbPlcHdr"/>
        </w:types>
        <w:behaviors>
          <w:behavior w:val="content"/>
        </w:behaviors>
        <w:description w:val=""/>
        <w:guid w:val="{0d0236e6-796a-47b5-bd47-5db78d3fc56f}"/>
      </w:docPartPr>
      <w:docPartBody>
        <w:p>
          <w:r>
            <w:rPr>
              <w:color w:val="808080"/>
            </w:rPr>
            <w:t>单击此处输入文字。</w:t>
          </w:r>
        </w:p>
      </w:docPartBody>
    </w:docPart>
    <w:docPart>
      <w:docPartPr>
        <w:name w:val="{b080b70c-d5f8-4b4e-b33b-5102d27dd7b0}"/>
        <w:style w:val=""/>
        <w:category>
          <w:name w:val="常规"/>
          <w:gallery w:val="placeholder"/>
        </w:category>
        <w:types>
          <w:type w:val="bbPlcHdr"/>
        </w:types>
        <w:behaviors>
          <w:behavior w:val="content"/>
        </w:behaviors>
        <w:description w:val=""/>
        <w:guid w:val="{b080b70c-d5f8-4b4e-b33b-5102d27dd7b0}"/>
      </w:docPartPr>
      <w:docPartBody>
        <w:p>
          <w:r>
            <w:rPr>
              <w:color w:val="808080"/>
            </w:rPr>
            <w:t>单击此处输入文字。</w:t>
          </w:r>
        </w:p>
      </w:docPartBody>
    </w:docPart>
    <w:docPart>
      <w:docPartPr>
        <w:name w:val="{107212da-1d23-4344-be80-0cc78b1322e7}"/>
        <w:style w:val=""/>
        <w:category>
          <w:name w:val="常规"/>
          <w:gallery w:val="placeholder"/>
        </w:category>
        <w:types>
          <w:type w:val="bbPlcHdr"/>
        </w:types>
        <w:behaviors>
          <w:behavior w:val="content"/>
        </w:behaviors>
        <w:description w:val=""/>
        <w:guid w:val="{107212da-1d23-4344-be80-0cc78b1322e7}"/>
      </w:docPartPr>
      <w:docPartBody>
        <w:p>
          <w:r>
            <w:rPr>
              <w:color w:val="808080"/>
            </w:rPr>
            <w:t>单击此处输入文字。</w:t>
          </w:r>
        </w:p>
      </w:docPartBody>
    </w:docPart>
    <w:docPart>
      <w:docPartPr>
        <w:name w:val="{487083dc-f080-479c-a2bd-d1e295aeac0b}"/>
        <w:style w:val=""/>
        <w:category>
          <w:name w:val="常规"/>
          <w:gallery w:val="placeholder"/>
        </w:category>
        <w:types>
          <w:type w:val="bbPlcHdr"/>
        </w:types>
        <w:behaviors>
          <w:behavior w:val="content"/>
        </w:behaviors>
        <w:description w:val=""/>
        <w:guid w:val="{487083dc-f080-479c-a2bd-d1e295aeac0b}"/>
      </w:docPartPr>
      <w:docPartBody>
        <w:p>
          <w:r>
            <w:rPr>
              <w:color w:val="808080"/>
            </w:rPr>
            <w:t>单击此处输入文字。</w:t>
          </w:r>
        </w:p>
      </w:docPartBody>
    </w:docPart>
    <w:docPart>
      <w:docPartPr>
        <w:name w:val="{898f5da6-d40c-4485-9e76-83b500cb43ae}"/>
        <w:style w:val=""/>
        <w:category>
          <w:name w:val="常规"/>
          <w:gallery w:val="placeholder"/>
        </w:category>
        <w:types>
          <w:type w:val="bbPlcHdr"/>
        </w:types>
        <w:behaviors>
          <w:behavior w:val="content"/>
        </w:behaviors>
        <w:description w:val=""/>
        <w:guid w:val="{898f5da6-d40c-4485-9e76-83b500cb43ae}"/>
      </w:docPartPr>
      <w:docPartBody>
        <w:p>
          <w:r>
            <w:rPr>
              <w:color w:val="808080"/>
            </w:rPr>
            <w:t>单击此处输入文字。</w:t>
          </w:r>
        </w:p>
      </w:docPartBody>
    </w:docPart>
    <w:docPart>
      <w:docPartPr>
        <w:name w:val="{1aaadd7d-337d-4941-9f2c-98f4d930a42a}"/>
        <w:style w:val=""/>
        <w:category>
          <w:name w:val="常规"/>
          <w:gallery w:val="placeholder"/>
        </w:category>
        <w:types>
          <w:type w:val="bbPlcHdr"/>
        </w:types>
        <w:behaviors>
          <w:behavior w:val="content"/>
        </w:behaviors>
        <w:description w:val=""/>
        <w:guid w:val="{1aaadd7d-337d-4941-9f2c-98f4d930a42a}"/>
      </w:docPartPr>
      <w:docPartBody>
        <w:p>
          <w:r>
            <w:rPr>
              <w:color w:val="808080"/>
            </w:rPr>
            <w:t>单击此处输入文字。</w:t>
          </w:r>
        </w:p>
      </w:docPartBody>
    </w:docPart>
    <w:docPart>
      <w:docPartPr>
        <w:name w:val="{63a8a034-1de2-460c-854d-1d206dac8c7a}"/>
        <w:style w:val=""/>
        <w:category>
          <w:name w:val="常规"/>
          <w:gallery w:val="placeholder"/>
        </w:category>
        <w:types>
          <w:type w:val="bbPlcHdr"/>
        </w:types>
        <w:behaviors>
          <w:behavior w:val="content"/>
        </w:behaviors>
        <w:description w:val=""/>
        <w:guid w:val="{63a8a034-1de2-460c-854d-1d206dac8c7a}"/>
      </w:docPartPr>
      <w:docPartBody>
        <w:p>
          <w:r>
            <w:rPr>
              <w:color w:val="808080"/>
            </w:rPr>
            <w:t>单击此处输入文字。</w:t>
          </w:r>
        </w:p>
      </w:docPartBody>
    </w:docPart>
    <w:docPart>
      <w:docPartPr>
        <w:name w:val="{85ae6d01-3f4f-4ceb-892c-7e937f928976}"/>
        <w:style w:val=""/>
        <w:category>
          <w:name w:val="常规"/>
          <w:gallery w:val="placeholder"/>
        </w:category>
        <w:types>
          <w:type w:val="bbPlcHdr"/>
        </w:types>
        <w:behaviors>
          <w:behavior w:val="content"/>
        </w:behaviors>
        <w:description w:val=""/>
        <w:guid w:val="{85ae6d01-3f4f-4ceb-892c-7e937f928976}"/>
      </w:docPartPr>
      <w:docPartBody>
        <w:p>
          <w:r>
            <w:rPr>
              <w:color w:val="808080"/>
            </w:rPr>
            <w:t>单击此处输入文字。</w:t>
          </w:r>
        </w:p>
      </w:docPartBody>
    </w:docPart>
    <w:docPart>
      <w:docPartPr>
        <w:name w:val="{0e68c4c8-ff5c-4586-ad61-0700064ca8ba}"/>
        <w:style w:val=""/>
        <w:category>
          <w:name w:val="常规"/>
          <w:gallery w:val="placeholder"/>
        </w:category>
        <w:types>
          <w:type w:val="bbPlcHdr"/>
        </w:types>
        <w:behaviors>
          <w:behavior w:val="content"/>
        </w:behaviors>
        <w:description w:val=""/>
        <w:guid w:val="{0e68c4c8-ff5c-4586-ad61-0700064ca8ba}"/>
      </w:docPartPr>
      <w:docPartBody>
        <w:p>
          <w:r>
            <w:rPr>
              <w:color w:val="808080"/>
            </w:rPr>
            <w:t>单击此处输入文字。</w:t>
          </w:r>
        </w:p>
      </w:docPartBody>
    </w:docPart>
    <w:docPart>
      <w:docPartPr>
        <w:name w:val="{3b81a048-26e2-48bb-bf34-90df7d4cf7ab}"/>
        <w:style w:val=""/>
        <w:category>
          <w:name w:val="常规"/>
          <w:gallery w:val="placeholder"/>
        </w:category>
        <w:types>
          <w:type w:val="bbPlcHdr"/>
        </w:types>
        <w:behaviors>
          <w:behavior w:val="content"/>
        </w:behaviors>
        <w:description w:val=""/>
        <w:guid w:val="{3b81a048-26e2-48bb-bf34-90df7d4cf7ab}"/>
      </w:docPartPr>
      <w:docPartBody>
        <w:p>
          <w:r>
            <w:rPr>
              <w:color w:val="808080"/>
            </w:rPr>
            <w:t>单击此处输入文字。</w:t>
          </w:r>
        </w:p>
      </w:docPartBody>
    </w:docPart>
    <w:docPart>
      <w:docPartPr>
        <w:name w:val="{1ef87a97-4f72-4258-8e49-4d56a5236eee}"/>
        <w:style w:val=""/>
        <w:category>
          <w:name w:val="常规"/>
          <w:gallery w:val="placeholder"/>
        </w:category>
        <w:types>
          <w:type w:val="bbPlcHdr"/>
        </w:types>
        <w:behaviors>
          <w:behavior w:val="content"/>
        </w:behaviors>
        <w:description w:val=""/>
        <w:guid w:val="{1ef87a97-4f72-4258-8e49-4d56a5236eee}"/>
      </w:docPartPr>
      <w:docPartBody>
        <w:p>
          <w:r>
            <w:rPr>
              <w:color w:val="808080"/>
            </w:rPr>
            <w:t>单击此处输入文字。</w:t>
          </w:r>
        </w:p>
      </w:docPartBody>
    </w:docPart>
    <w:docPart>
      <w:docPartPr>
        <w:name w:val="{36720a76-bbd5-465c-9ad3-838b34af60ff}"/>
        <w:style w:val=""/>
        <w:category>
          <w:name w:val="常规"/>
          <w:gallery w:val="placeholder"/>
        </w:category>
        <w:types>
          <w:type w:val="bbPlcHdr"/>
        </w:types>
        <w:behaviors>
          <w:behavior w:val="content"/>
        </w:behaviors>
        <w:description w:val=""/>
        <w:guid w:val="{36720a76-bbd5-465c-9ad3-838b34af60ff}"/>
      </w:docPartPr>
      <w:docPartBody>
        <w:p>
          <w:r>
            <w:rPr>
              <w:color w:val="808080"/>
            </w:rPr>
            <w:t>单击此处输入文字。</w:t>
          </w:r>
        </w:p>
      </w:docPartBody>
    </w:docPart>
    <w:docPart>
      <w:docPartPr>
        <w:name w:val="{7dcf5832-71e4-4f44-88c9-3a411fbdeee9}"/>
        <w:style w:val=""/>
        <w:category>
          <w:name w:val="常规"/>
          <w:gallery w:val="placeholder"/>
        </w:category>
        <w:types>
          <w:type w:val="bbPlcHdr"/>
        </w:types>
        <w:behaviors>
          <w:behavior w:val="content"/>
        </w:behaviors>
        <w:description w:val=""/>
        <w:guid w:val="{7dcf5832-71e4-4f44-88c9-3a411fbdeee9}"/>
      </w:docPartPr>
      <w:docPartBody>
        <w:p>
          <w:r>
            <w:rPr>
              <w:color w:val="808080"/>
            </w:rPr>
            <w:t>单击此处输入文字。</w:t>
          </w:r>
        </w:p>
      </w:docPartBody>
    </w:docPart>
    <w:docPart>
      <w:docPartPr>
        <w:name w:val="{ceb54475-1929-44a5-831c-01def7894e38}"/>
        <w:style w:val=""/>
        <w:category>
          <w:name w:val="常规"/>
          <w:gallery w:val="placeholder"/>
        </w:category>
        <w:types>
          <w:type w:val="bbPlcHdr"/>
        </w:types>
        <w:behaviors>
          <w:behavior w:val="content"/>
        </w:behaviors>
        <w:description w:val=""/>
        <w:guid w:val="{ceb54475-1929-44a5-831c-01def7894e38}"/>
      </w:docPartPr>
      <w:docPartBody>
        <w:p>
          <w:r>
            <w:rPr>
              <w:color w:val="808080"/>
            </w:rPr>
            <w:t>单击此处输入文字。</w:t>
          </w:r>
        </w:p>
      </w:docPartBody>
    </w:docPart>
    <w:docPart>
      <w:docPartPr>
        <w:name w:val="{0f08c8e2-0566-4282-96ab-f5a00d4ee3ac}"/>
        <w:style w:val=""/>
        <w:category>
          <w:name w:val="常规"/>
          <w:gallery w:val="placeholder"/>
        </w:category>
        <w:types>
          <w:type w:val="bbPlcHdr"/>
        </w:types>
        <w:behaviors>
          <w:behavior w:val="content"/>
        </w:behaviors>
        <w:description w:val=""/>
        <w:guid w:val="{0f08c8e2-0566-4282-96ab-f5a00d4ee3ac}"/>
      </w:docPartPr>
      <w:docPartBody>
        <w:p>
          <w:r>
            <w:rPr>
              <w:color w:val="808080"/>
            </w:rPr>
            <w:t>单击此处输入文字。</w:t>
          </w:r>
        </w:p>
      </w:docPartBody>
    </w:docPart>
    <w:docPart>
      <w:docPartPr>
        <w:name w:val="{e9529191-5d04-4063-8105-c98172ac1e17}"/>
        <w:style w:val=""/>
        <w:category>
          <w:name w:val="常规"/>
          <w:gallery w:val="placeholder"/>
        </w:category>
        <w:types>
          <w:type w:val="bbPlcHdr"/>
        </w:types>
        <w:behaviors>
          <w:behavior w:val="content"/>
        </w:behaviors>
        <w:description w:val=""/>
        <w:guid w:val="{e9529191-5d04-4063-8105-c98172ac1e17}"/>
      </w:docPartPr>
      <w:docPartBody>
        <w:p>
          <w:r>
            <w:rPr>
              <w:color w:val="808080"/>
            </w:rPr>
            <w:t>单击此处输入文字。</w:t>
          </w:r>
        </w:p>
      </w:docPartBody>
    </w:docPart>
    <w:docPart>
      <w:docPartPr>
        <w:name w:val="{fe725daf-50af-417d-8d59-a8b3b0378ecb}"/>
        <w:style w:val=""/>
        <w:category>
          <w:name w:val="常规"/>
          <w:gallery w:val="placeholder"/>
        </w:category>
        <w:types>
          <w:type w:val="bbPlcHdr"/>
        </w:types>
        <w:behaviors>
          <w:behavior w:val="content"/>
        </w:behaviors>
        <w:description w:val=""/>
        <w:guid w:val="{fe725daf-50af-417d-8d59-a8b3b0378ecb}"/>
      </w:docPartPr>
      <w:docPartBody>
        <w:p>
          <w:r>
            <w:rPr>
              <w:color w:val="808080"/>
            </w:rPr>
            <w:t>单击此处输入文字。</w:t>
          </w:r>
        </w:p>
      </w:docPartBody>
    </w:docPart>
    <w:docPart>
      <w:docPartPr>
        <w:name w:val="{4d92fe07-e7c1-4ef2-b9ee-14a8d3355ac5}"/>
        <w:style w:val=""/>
        <w:category>
          <w:name w:val="常规"/>
          <w:gallery w:val="placeholder"/>
        </w:category>
        <w:types>
          <w:type w:val="bbPlcHdr"/>
        </w:types>
        <w:behaviors>
          <w:behavior w:val="content"/>
        </w:behaviors>
        <w:description w:val=""/>
        <w:guid w:val="{4d92fe07-e7c1-4ef2-b9ee-14a8d3355ac5}"/>
      </w:docPartPr>
      <w:docPartBody>
        <w:p>
          <w:r>
            <w:rPr>
              <w:color w:val="808080"/>
            </w:rPr>
            <w:t>单击此处输入文字。</w:t>
          </w:r>
        </w:p>
      </w:docPartBody>
    </w:docPart>
    <w:docPart>
      <w:docPartPr>
        <w:name w:val="{9423da10-0850-4815-a5cf-b202fb43ec3e}"/>
        <w:style w:val=""/>
        <w:category>
          <w:name w:val="常规"/>
          <w:gallery w:val="placeholder"/>
        </w:category>
        <w:types>
          <w:type w:val="bbPlcHdr"/>
        </w:types>
        <w:behaviors>
          <w:behavior w:val="content"/>
        </w:behaviors>
        <w:description w:val=""/>
        <w:guid w:val="{9423da10-0850-4815-a5cf-b202fb43ec3e}"/>
      </w:docPartPr>
      <w:docPartBody>
        <w:p>
          <w:r>
            <w:rPr>
              <w:color w:val="808080"/>
            </w:rPr>
            <w:t>单击此处输入文字。</w:t>
          </w:r>
        </w:p>
      </w:docPartBody>
    </w:docPart>
    <w:docPart>
      <w:docPartPr>
        <w:name w:val="{f7fe4ffb-78f5-479e-a0cd-0986c7535131}"/>
        <w:style w:val=""/>
        <w:category>
          <w:name w:val="常规"/>
          <w:gallery w:val="placeholder"/>
        </w:category>
        <w:types>
          <w:type w:val="bbPlcHdr"/>
        </w:types>
        <w:behaviors>
          <w:behavior w:val="content"/>
        </w:behaviors>
        <w:description w:val=""/>
        <w:guid w:val="{f7fe4ffb-78f5-479e-a0cd-0986c7535131}"/>
      </w:docPartPr>
      <w:docPartBody>
        <w:p>
          <w:r>
            <w:rPr>
              <w:color w:val="808080"/>
            </w:rPr>
            <w:t>单击此处输入文字。</w:t>
          </w:r>
        </w:p>
      </w:docPartBody>
    </w:docPart>
    <w:docPart>
      <w:docPartPr>
        <w:name w:val="{f7fd4ff1-e591-40eb-adb3-1330b57479d5}"/>
        <w:style w:val=""/>
        <w:category>
          <w:name w:val="常规"/>
          <w:gallery w:val="placeholder"/>
        </w:category>
        <w:types>
          <w:type w:val="bbPlcHdr"/>
        </w:types>
        <w:behaviors>
          <w:behavior w:val="content"/>
        </w:behaviors>
        <w:description w:val=""/>
        <w:guid w:val="{f7fd4ff1-e591-40eb-adb3-1330b57479d5}"/>
      </w:docPartPr>
      <w:docPartBody>
        <w:p>
          <w:r>
            <w:rPr>
              <w:color w:val="808080"/>
            </w:rPr>
            <w:t>单击此处输入文字。</w:t>
          </w:r>
        </w:p>
      </w:docPartBody>
    </w:docPart>
    <w:docPart>
      <w:docPartPr>
        <w:name w:val="{8a574564-bcd0-4daf-bea4-a1a9647981a3}"/>
        <w:style w:val=""/>
        <w:category>
          <w:name w:val="常规"/>
          <w:gallery w:val="placeholder"/>
        </w:category>
        <w:types>
          <w:type w:val="bbPlcHdr"/>
        </w:types>
        <w:behaviors>
          <w:behavior w:val="content"/>
        </w:behaviors>
        <w:description w:val=""/>
        <w:guid w:val="{8a574564-bcd0-4daf-bea4-a1a9647981a3}"/>
      </w:docPartPr>
      <w:docPartBody>
        <w:p>
          <w:r>
            <w:rPr>
              <w:color w:val="808080"/>
            </w:rPr>
            <w:t>单击此处输入文字。</w:t>
          </w:r>
        </w:p>
      </w:docPartBody>
    </w:docPart>
    <w:docPart>
      <w:docPartPr>
        <w:name w:val="{926aaa3b-7a35-4968-a4da-1e187333da2d}"/>
        <w:style w:val=""/>
        <w:category>
          <w:name w:val="常规"/>
          <w:gallery w:val="placeholder"/>
        </w:category>
        <w:types>
          <w:type w:val="bbPlcHdr"/>
        </w:types>
        <w:behaviors>
          <w:behavior w:val="content"/>
        </w:behaviors>
        <w:description w:val=""/>
        <w:guid w:val="{926aaa3b-7a35-4968-a4da-1e187333da2d}"/>
      </w:docPartPr>
      <w:docPartBody>
        <w:p>
          <w:r>
            <w:rPr>
              <w:color w:val="808080"/>
            </w:rPr>
            <w:t>单击此处输入文字。</w:t>
          </w:r>
        </w:p>
      </w:docPartBody>
    </w:docPart>
    <w:docPart>
      <w:docPartPr>
        <w:name w:val="{1c2c41a3-d34e-4454-843d-5dc00b351cf2}"/>
        <w:style w:val=""/>
        <w:category>
          <w:name w:val="常规"/>
          <w:gallery w:val="placeholder"/>
        </w:category>
        <w:types>
          <w:type w:val="bbPlcHdr"/>
        </w:types>
        <w:behaviors>
          <w:behavior w:val="content"/>
        </w:behaviors>
        <w:description w:val=""/>
        <w:guid w:val="{1c2c41a3-d34e-4454-843d-5dc00b351cf2}"/>
      </w:docPartPr>
      <w:docPartBody>
        <w:p>
          <w:r>
            <w:rPr>
              <w:color w:val="808080"/>
            </w:rPr>
            <w:t>单击此处输入文字。</w:t>
          </w:r>
        </w:p>
      </w:docPartBody>
    </w:docPart>
    <w:docPart>
      <w:docPartPr>
        <w:name w:val="{8c3186da-c882-4da6-b4ef-e303ff113f17}"/>
        <w:style w:val=""/>
        <w:category>
          <w:name w:val="常规"/>
          <w:gallery w:val="placeholder"/>
        </w:category>
        <w:types>
          <w:type w:val="bbPlcHdr"/>
        </w:types>
        <w:behaviors>
          <w:behavior w:val="content"/>
        </w:behaviors>
        <w:description w:val=""/>
        <w:guid w:val="{8c3186da-c882-4da6-b4ef-e303ff113f17}"/>
      </w:docPartPr>
      <w:docPartBody>
        <w:p>
          <w:r>
            <w:rPr>
              <w:color w:val="808080"/>
            </w:rPr>
            <w:t>单击此处输入文字。</w:t>
          </w:r>
        </w:p>
      </w:docPartBody>
    </w:docPart>
    <w:docPart>
      <w:docPartPr>
        <w:name w:val="{e23972f0-5434-4e52-8642-031ada303754}"/>
        <w:style w:val=""/>
        <w:category>
          <w:name w:val="常规"/>
          <w:gallery w:val="placeholder"/>
        </w:category>
        <w:types>
          <w:type w:val="bbPlcHdr"/>
        </w:types>
        <w:behaviors>
          <w:behavior w:val="content"/>
        </w:behaviors>
        <w:description w:val=""/>
        <w:guid w:val="{e23972f0-5434-4e52-8642-031ada303754}"/>
      </w:docPartPr>
      <w:docPartBody>
        <w:p>
          <w:r>
            <w:rPr>
              <w:color w:val="808080"/>
            </w:rPr>
            <w:t>单击此处输入文字。</w:t>
          </w:r>
        </w:p>
      </w:docPartBody>
    </w:docPart>
    <w:docPart>
      <w:docPartPr>
        <w:name w:val="{84a1c4a7-5658-4dff-bb31-39b735df9f8e}"/>
        <w:style w:val=""/>
        <w:category>
          <w:name w:val="常规"/>
          <w:gallery w:val="placeholder"/>
        </w:category>
        <w:types>
          <w:type w:val="bbPlcHdr"/>
        </w:types>
        <w:behaviors>
          <w:behavior w:val="content"/>
        </w:behaviors>
        <w:description w:val=""/>
        <w:guid w:val="{84a1c4a7-5658-4dff-bb31-39b735df9f8e}"/>
      </w:docPartPr>
      <w:docPartBody>
        <w:p>
          <w:r>
            <w:rPr>
              <w:color w:val="808080"/>
            </w:rPr>
            <w:t>单击此处输入文字。</w:t>
          </w:r>
        </w:p>
      </w:docPartBody>
    </w:docPart>
    <w:docPart>
      <w:docPartPr>
        <w:name w:val="{3ec83831-239b-474e-933a-7cd673a4e393}"/>
        <w:style w:val=""/>
        <w:category>
          <w:name w:val="常规"/>
          <w:gallery w:val="placeholder"/>
        </w:category>
        <w:types>
          <w:type w:val="bbPlcHdr"/>
        </w:types>
        <w:behaviors>
          <w:behavior w:val="content"/>
        </w:behaviors>
        <w:description w:val=""/>
        <w:guid w:val="{3ec83831-239b-474e-933a-7cd673a4e393}"/>
      </w:docPartPr>
      <w:docPartBody>
        <w:p>
          <w:r>
            <w:rPr>
              <w:color w:val="808080"/>
            </w:rPr>
            <w:t>单击此处输入文字。</w:t>
          </w:r>
        </w:p>
      </w:docPartBody>
    </w:docPart>
    <w:docPart>
      <w:docPartPr>
        <w:name w:val="{5383aedb-4816-4d6a-ae7c-d69337d95a78}"/>
        <w:style w:val=""/>
        <w:category>
          <w:name w:val="常规"/>
          <w:gallery w:val="placeholder"/>
        </w:category>
        <w:types>
          <w:type w:val="bbPlcHdr"/>
        </w:types>
        <w:behaviors>
          <w:behavior w:val="content"/>
        </w:behaviors>
        <w:description w:val=""/>
        <w:guid w:val="{5383aedb-4816-4d6a-ae7c-d69337d95a78}"/>
      </w:docPartPr>
      <w:docPartBody>
        <w:p>
          <w:r>
            <w:rPr>
              <w:color w:val="808080"/>
            </w:rPr>
            <w:t>单击此处输入文字。</w:t>
          </w:r>
        </w:p>
      </w:docPartBody>
    </w:docPart>
    <w:docPart>
      <w:docPartPr>
        <w:name w:val="{7510bf8c-fa1e-4eb7-a181-99c7e6742a58}"/>
        <w:style w:val=""/>
        <w:category>
          <w:name w:val="常规"/>
          <w:gallery w:val="placeholder"/>
        </w:category>
        <w:types>
          <w:type w:val="bbPlcHdr"/>
        </w:types>
        <w:behaviors>
          <w:behavior w:val="content"/>
        </w:behaviors>
        <w:description w:val=""/>
        <w:guid w:val="{7510bf8c-fa1e-4eb7-a181-99c7e6742a58}"/>
      </w:docPartPr>
      <w:docPartBody>
        <w:p>
          <w:r>
            <w:rPr>
              <w:color w:val="808080"/>
            </w:rPr>
            <w:t>单击此处输入文字。</w:t>
          </w:r>
        </w:p>
      </w:docPartBody>
    </w:docPart>
    <w:docPart>
      <w:docPartPr>
        <w:name w:val="{b2f9fb99-a8f5-4ed1-882d-2c46b73e45ce}"/>
        <w:style w:val=""/>
        <w:category>
          <w:name w:val="常规"/>
          <w:gallery w:val="placeholder"/>
        </w:category>
        <w:types>
          <w:type w:val="bbPlcHdr"/>
        </w:types>
        <w:behaviors>
          <w:behavior w:val="content"/>
        </w:behaviors>
        <w:description w:val=""/>
        <w:guid w:val="{b2f9fb99-a8f5-4ed1-882d-2c46b73e45ce}"/>
      </w:docPartPr>
      <w:docPartBody>
        <w:p>
          <w:r>
            <w:rPr>
              <w:color w:val="808080"/>
            </w:rPr>
            <w:t>单击此处输入文字。</w:t>
          </w:r>
        </w:p>
      </w:docPartBody>
    </w:docPart>
    <w:docPart>
      <w:docPartPr>
        <w:name w:val="{0ecb50d3-b46b-4d7a-aa1f-56938300662c}"/>
        <w:style w:val=""/>
        <w:category>
          <w:name w:val="常规"/>
          <w:gallery w:val="placeholder"/>
        </w:category>
        <w:types>
          <w:type w:val="bbPlcHdr"/>
        </w:types>
        <w:behaviors>
          <w:behavior w:val="content"/>
        </w:behaviors>
        <w:description w:val=""/>
        <w:guid w:val="{0ecb50d3-b46b-4d7a-aa1f-56938300662c}"/>
      </w:docPartPr>
      <w:docPartBody>
        <w:p>
          <w:r>
            <w:rPr>
              <w:color w:val="808080"/>
            </w:rPr>
            <w:t>单击此处输入文字。</w:t>
          </w:r>
        </w:p>
      </w:docPartBody>
    </w:docPart>
    <w:docPart>
      <w:docPartPr>
        <w:name w:val="{4faf34a5-362c-41f5-af43-445bd2a83ab0}"/>
        <w:style w:val=""/>
        <w:category>
          <w:name w:val="常规"/>
          <w:gallery w:val="placeholder"/>
        </w:category>
        <w:types>
          <w:type w:val="bbPlcHdr"/>
        </w:types>
        <w:behaviors>
          <w:behavior w:val="content"/>
        </w:behaviors>
        <w:description w:val=""/>
        <w:guid w:val="{4faf34a5-362c-41f5-af43-445bd2a83ab0}"/>
      </w:docPartPr>
      <w:docPartBody>
        <w:p>
          <w:r>
            <w:rPr>
              <w:color w:val="808080"/>
            </w:rPr>
            <w:t>单击此处输入文字。</w:t>
          </w:r>
        </w:p>
      </w:docPartBody>
    </w:docPart>
    <w:docPart>
      <w:docPartPr>
        <w:name w:val="{927a1b9a-8f8d-49a6-8f46-48813621a7aa}"/>
        <w:style w:val=""/>
        <w:category>
          <w:name w:val="常规"/>
          <w:gallery w:val="placeholder"/>
        </w:category>
        <w:types>
          <w:type w:val="bbPlcHdr"/>
        </w:types>
        <w:behaviors>
          <w:behavior w:val="content"/>
        </w:behaviors>
        <w:description w:val=""/>
        <w:guid w:val="{927a1b9a-8f8d-49a6-8f46-48813621a7aa}"/>
      </w:docPartPr>
      <w:docPartBody>
        <w:p>
          <w:r>
            <w:rPr>
              <w:color w:val="808080"/>
            </w:rPr>
            <w:t>单击此处输入文字。</w:t>
          </w:r>
        </w:p>
      </w:docPartBody>
    </w:docPart>
    <w:docPart>
      <w:docPartPr>
        <w:name w:val="{34d56665-1552-4492-aad6-20cbb99c2fc6}"/>
        <w:style w:val=""/>
        <w:category>
          <w:name w:val="常规"/>
          <w:gallery w:val="placeholder"/>
        </w:category>
        <w:types>
          <w:type w:val="bbPlcHdr"/>
        </w:types>
        <w:behaviors>
          <w:behavior w:val="content"/>
        </w:behaviors>
        <w:description w:val=""/>
        <w:guid w:val="{34d56665-1552-4492-aad6-20cbb99c2fc6}"/>
      </w:docPartPr>
      <w:docPartBody>
        <w:p>
          <w:r>
            <w:rPr>
              <w:color w:val="808080"/>
            </w:rPr>
            <w:t>单击此处输入文字。</w:t>
          </w:r>
        </w:p>
      </w:docPartBody>
    </w:docPart>
    <w:docPart>
      <w:docPartPr>
        <w:name w:val="{1e4d843e-7146-4106-92d0-7a1e7ce77b2e}"/>
        <w:style w:val=""/>
        <w:category>
          <w:name w:val="常规"/>
          <w:gallery w:val="placeholder"/>
        </w:category>
        <w:types>
          <w:type w:val="bbPlcHdr"/>
        </w:types>
        <w:behaviors>
          <w:behavior w:val="content"/>
        </w:behaviors>
        <w:description w:val=""/>
        <w:guid w:val="{1e4d843e-7146-4106-92d0-7a1e7ce77b2e}"/>
      </w:docPartPr>
      <w:docPartBody>
        <w:p>
          <w:r>
            <w:rPr>
              <w:color w:val="808080"/>
            </w:rPr>
            <w:t>单击此处输入文字。</w:t>
          </w:r>
        </w:p>
      </w:docPartBody>
    </w:docPart>
    <w:docPart>
      <w:docPartPr>
        <w:name w:val="{aaa40635-2c60-465a-a382-298ced17bbaa}"/>
        <w:style w:val=""/>
        <w:category>
          <w:name w:val="常规"/>
          <w:gallery w:val="placeholder"/>
        </w:category>
        <w:types>
          <w:type w:val="bbPlcHdr"/>
        </w:types>
        <w:behaviors>
          <w:behavior w:val="content"/>
        </w:behaviors>
        <w:description w:val=""/>
        <w:guid w:val="{aaa40635-2c60-465a-a382-298ced17bbaa}"/>
      </w:docPartPr>
      <w:docPartBody>
        <w:p>
          <w:r>
            <w:rPr>
              <w:color w:val="808080"/>
            </w:rPr>
            <w:t>单击此处输入文字。</w:t>
          </w:r>
        </w:p>
      </w:docPartBody>
    </w:docPart>
    <w:docPart>
      <w:docPartPr>
        <w:name w:val="{cd168bbf-5ba6-4bd5-9f48-a967ec6337ca}"/>
        <w:style w:val=""/>
        <w:category>
          <w:name w:val="常规"/>
          <w:gallery w:val="placeholder"/>
        </w:category>
        <w:types>
          <w:type w:val="bbPlcHdr"/>
        </w:types>
        <w:behaviors>
          <w:behavior w:val="content"/>
        </w:behaviors>
        <w:description w:val=""/>
        <w:guid w:val="{cd168bbf-5ba6-4bd5-9f48-a967ec6337ca}"/>
      </w:docPartPr>
      <w:docPartBody>
        <w:p>
          <w:r>
            <w:rPr>
              <w:color w:val="808080"/>
            </w:rPr>
            <w:t>单击此处输入文字。</w:t>
          </w:r>
        </w:p>
      </w:docPartBody>
    </w:docPart>
    <w:docPart>
      <w:docPartPr>
        <w:name w:val="{0dd9470e-4209-494d-b452-aaa2bb13bce0}"/>
        <w:style w:val=""/>
        <w:category>
          <w:name w:val="常规"/>
          <w:gallery w:val="placeholder"/>
        </w:category>
        <w:types>
          <w:type w:val="bbPlcHdr"/>
        </w:types>
        <w:behaviors>
          <w:behavior w:val="content"/>
        </w:behaviors>
        <w:description w:val=""/>
        <w:guid w:val="{0dd9470e-4209-494d-b452-aaa2bb13bce0}"/>
      </w:docPartPr>
      <w:docPartBody>
        <w:p>
          <w:r>
            <w:rPr>
              <w:color w:val="808080"/>
            </w:rPr>
            <w:t>单击此处输入文字。</w:t>
          </w:r>
        </w:p>
      </w:docPartBody>
    </w:docPart>
    <w:docPart>
      <w:docPartPr>
        <w:name w:val="{6c873b84-37a3-4da3-aef4-33864ba4569f}"/>
        <w:style w:val=""/>
        <w:category>
          <w:name w:val="常规"/>
          <w:gallery w:val="placeholder"/>
        </w:category>
        <w:types>
          <w:type w:val="bbPlcHdr"/>
        </w:types>
        <w:behaviors>
          <w:behavior w:val="content"/>
        </w:behaviors>
        <w:description w:val=""/>
        <w:guid w:val="{6c873b84-37a3-4da3-aef4-33864ba4569f}"/>
      </w:docPartPr>
      <w:docPartBody>
        <w:p>
          <w:r>
            <w:rPr>
              <w:color w:val="808080"/>
            </w:rPr>
            <w:t>单击此处输入文字。</w:t>
          </w:r>
        </w:p>
      </w:docPartBody>
    </w:docPart>
    <w:docPart>
      <w:docPartPr>
        <w:name w:val="{9900eadf-712f-4b6f-89ea-68e89c79b090}"/>
        <w:style w:val=""/>
        <w:category>
          <w:name w:val="常规"/>
          <w:gallery w:val="placeholder"/>
        </w:category>
        <w:types>
          <w:type w:val="bbPlcHdr"/>
        </w:types>
        <w:behaviors>
          <w:behavior w:val="content"/>
        </w:behaviors>
        <w:description w:val=""/>
        <w:guid w:val="{9900eadf-712f-4b6f-89ea-68e89c79b090}"/>
      </w:docPartPr>
      <w:docPartBody>
        <w:p>
          <w:r>
            <w:rPr>
              <w:color w:val="808080"/>
            </w:rPr>
            <w:t>单击此处输入文字。</w:t>
          </w:r>
        </w:p>
      </w:docPartBody>
    </w:docPart>
    <w:docPart>
      <w:docPartPr>
        <w:name w:val="{f7b8ae00-a929-4155-94ce-bbd21ec3661f}"/>
        <w:style w:val=""/>
        <w:category>
          <w:name w:val="常规"/>
          <w:gallery w:val="placeholder"/>
        </w:category>
        <w:types>
          <w:type w:val="bbPlcHdr"/>
        </w:types>
        <w:behaviors>
          <w:behavior w:val="content"/>
        </w:behaviors>
        <w:description w:val=""/>
        <w:guid w:val="{f7b8ae00-a929-4155-94ce-bbd21ec3661f}"/>
      </w:docPartPr>
      <w:docPartBody>
        <w:p>
          <w:r>
            <w:rPr>
              <w:color w:val="808080"/>
            </w:rPr>
            <w:t>单击此处输入文字。</w:t>
          </w:r>
        </w:p>
      </w:docPartBody>
    </w:docPart>
    <w:docPart>
      <w:docPartPr>
        <w:name w:val="{2f59946e-ad51-471b-9e6f-81709c5371c3}"/>
        <w:style w:val=""/>
        <w:category>
          <w:name w:val="常规"/>
          <w:gallery w:val="placeholder"/>
        </w:category>
        <w:types>
          <w:type w:val="bbPlcHdr"/>
        </w:types>
        <w:behaviors>
          <w:behavior w:val="content"/>
        </w:behaviors>
        <w:description w:val=""/>
        <w:guid w:val="{2f59946e-ad51-471b-9e6f-81709c5371c3}"/>
      </w:docPartPr>
      <w:docPartBody>
        <w:p>
          <w:r>
            <w:rPr>
              <w:color w:val="808080"/>
            </w:rPr>
            <w:t>单击此处输入文字。</w:t>
          </w:r>
        </w:p>
      </w:docPartBody>
    </w:docPart>
    <w:docPart>
      <w:docPartPr>
        <w:name w:val="{ceb7044e-5f7d-4e63-9f2c-8dcf7e056cb0}"/>
        <w:style w:val=""/>
        <w:category>
          <w:name w:val="常规"/>
          <w:gallery w:val="placeholder"/>
        </w:category>
        <w:types>
          <w:type w:val="bbPlcHdr"/>
        </w:types>
        <w:behaviors>
          <w:behavior w:val="content"/>
        </w:behaviors>
        <w:description w:val=""/>
        <w:guid w:val="{ceb7044e-5f7d-4e63-9f2c-8dcf7e056cb0}"/>
      </w:docPartPr>
      <w:docPartBody>
        <w:p>
          <w:r>
            <w:rPr>
              <w:color w:val="808080"/>
            </w:rPr>
            <w:t>单击此处输入文字。</w:t>
          </w:r>
        </w:p>
      </w:docPartBody>
    </w:docPart>
    <w:docPart>
      <w:docPartPr>
        <w:name w:val="{e13c2e10-b9d9-463b-abaa-93e954218462}"/>
        <w:style w:val=""/>
        <w:category>
          <w:name w:val="常规"/>
          <w:gallery w:val="placeholder"/>
        </w:category>
        <w:types>
          <w:type w:val="bbPlcHdr"/>
        </w:types>
        <w:behaviors>
          <w:behavior w:val="content"/>
        </w:behaviors>
        <w:description w:val=""/>
        <w:guid w:val="{e13c2e10-b9d9-463b-abaa-93e954218462}"/>
      </w:docPartPr>
      <w:docPartBody>
        <w:p>
          <w:r>
            <w:rPr>
              <w:color w:val="808080"/>
            </w:rPr>
            <w:t>单击此处输入文字。</w:t>
          </w:r>
        </w:p>
      </w:docPartBody>
    </w:docPart>
    <w:docPart>
      <w:docPartPr>
        <w:name w:val="{e507c24e-8241-4c43-9e60-32cda51bdcf4}"/>
        <w:style w:val=""/>
        <w:category>
          <w:name w:val="常规"/>
          <w:gallery w:val="placeholder"/>
        </w:category>
        <w:types>
          <w:type w:val="bbPlcHdr"/>
        </w:types>
        <w:behaviors>
          <w:behavior w:val="content"/>
        </w:behaviors>
        <w:description w:val=""/>
        <w:guid w:val="{e507c24e-8241-4c43-9e60-32cda51bdcf4}"/>
      </w:docPartPr>
      <w:docPartBody>
        <w:p>
          <w:r>
            <w:rPr>
              <w:color w:val="808080"/>
            </w:rPr>
            <w:t>单击此处输入文字。</w:t>
          </w:r>
        </w:p>
      </w:docPartBody>
    </w:docPart>
    <w:docPart>
      <w:docPartPr>
        <w:name w:val="{965e135a-9764-4b71-9f30-dca101764fce}"/>
        <w:style w:val=""/>
        <w:category>
          <w:name w:val="常规"/>
          <w:gallery w:val="placeholder"/>
        </w:category>
        <w:types>
          <w:type w:val="bbPlcHdr"/>
        </w:types>
        <w:behaviors>
          <w:behavior w:val="content"/>
        </w:behaviors>
        <w:description w:val=""/>
        <w:guid w:val="{965e135a-9764-4b71-9f30-dca101764fce}"/>
      </w:docPartPr>
      <w:docPartBody>
        <w:p>
          <w:r>
            <w:rPr>
              <w:color w:val="808080"/>
            </w:rPr>
            <w:t>单击此处输入文字。</w:t>
          </w:r>
        </w:p>
      </w:docPartBody>
    </w:docPart>
    <w:docPart>
      <w:docPartPr>
        <w:name w:val="{91ca5010-24ac-4e93-876a-e5e533fdb797}"/>
        <w:style w:val=""/>
        <w:category>
          <w:name w:val="常规"/>
          <w:gallery w:val="placeholder"/>
        </w:category>
        <w:types>
          <w:type w:val="bbPlcHdr"/>
        </w:types>
        <w:behaviors>
          <w:behavior w:val="content"/>
        </w:behaviors>
        <w:description w:val=""/>
        <w:guid w:val="{91ca5010-24ac-4e93-876a-e5e533fdb797}"/>
      </w:docPartPr>
      <w:docPartBody>
        <w:p>
          <w:r>
            <w:rPr>
              <w:color w:val="808080"/>
            </w:rPr>
            <w:t>单击此处输入文字。</w:t>
          </w:r>
        </w:p>
      </w:docPartBody>
    </w:docPart>
    <w:docPart>
      <w:docPartPr>
        <w:name w:val="{bf966127-8197-475a-a843-8a58a27817cb}"/>
        <w:style w:val=""/>
        <w:category>
          <w:name w:val="常规"/>
          <w:gallery w:val="placeholder"/>
        </w:category>
        <w:types>
          <w:type w:val="bbPlcHdr"/>
        </w:types>
        <w:behaviors>
          <w:behavior w:val="content"/>
        </w:behaviors>
        <w:description w:val=""/>
        <w:guid w:val="{bf966127-8197-475a-a843-8a58a27817cb}"/>
      </w:docPartPr>
      <w:docPartBody>
        <w:p>
          <w:r>
            <w:rPr>
              <w:color w:val="808080"/>
            </w:rPr>
            <w:t>单击此处输入文字。</w:t>
          </w:r>
        </w:p>
      </w:docPartBody>
    </w:docPart>
    <w:docPart>
      <w:docPartPr>
        <w:name w:val="{1d1715c8-3e35-4332-b99a-7718921de5c1}"/>
        <w:style w:val=""/>
        <w:category>
          <w:name w:val="常规"/>
          <w:gallery w:val="placeholder"/>
        </w:category>
        <w:types>
          <w:type w:val="bbPlcHdr"/>
        </w:types>
        <w:behaviors>
          <w:behavior w:val="content"/>
        </w:behaviors>
        <w:description w:val=""/>
        <w:guid w:val="{1d1715c8-3e35-4332-b99a-7718921de5c1}"/>
      </w:docPartPr>
      <w:docPartBody>
        <w:p>
          <w:r>
            <w:rPr>
              <w:color w:val="808080"/>
            </w:rPr>
            <w:t>单击此处输入文字。</w:t>
          </w:r>
        </w:p>
      </w:docPartBody>
    </w:docPart>
    <w:docPart>
      <w:docPartPr>
        <w:name w:val="{59d2d279-d8db-4db9-93c7-c60f0fb92ea5}"/>
        <w:style w:val=""/>
        <w:category>
          <w:name w:val="常规"/>
          <w:gallery w:val="placeholder"/>
        </w:category>
        <w:types>
          <w:type w:val="bbPlcHdr"/>
        </w:types>
        <w:behaviors>
          <w:behavior w:val="content"/>
        </w:behaviors>
        <w:description w:val=""/>
        <w:guid w:val="{59d2d279-d8db-4db9-93c7-c60f0fb92ea5}"/>
      </w:docPartPr>
      <w:docPartBody>
        <w:p>
          <w:r>
            <w:rPr>
              <w:color w:val="808080"/>
            </w:rPr>
            <w:t>单击此处输入文字。</w:t>
          </w:r>
        </w:p>
      </w:docPartBody>
    </w:docPart>
    <w:docPart>
      <w:docPartPr>
        <w:name w:val="{d5a95470-0b0c-4952-8124-314d709933d3}"/>
        <w:style w:val=""/>
        <w:category>
          <w:name w:val="常规"/>
          <w:gallery w:val="placeholder"/>
        </w:category>
        <w:types>
          <w:type w:val="bbPlcHdr"/>
        </w:types>
        <w:behaviors>
          <w:behavior w:val="content"/>
        </w:behaviors>
        <w:description w:val=""/>
        <w:guid w:val="{d5a95470-0b0c-4952-8124-314d709933d3}"/>
      </w:docPartPr>
      <w:docPartBody>
        <w:p>
          <w:r>
            <w:rPr>
              <w:color w:val="808080"/>
            </w:rPr>
            <w:t>单击此处输入文字。</w:t>
          </w:r>
        </w:p>
      </w:docPartBody>
    </w:docPart>
    <w:docPart>
      <w:docPartPr>
        <w:name w:val="{b35cf0f9-7ab6-4227-85ec-f17fb0058bb0}"/>
        <w:style w:val=""/>
        <w:category>
          <w:name w:val="常规"/>
          <w:gallery w:val="placeholder"/>
        </w:category>
        <w:types>
          <w:type w:val="bbPlcHdr"/>
        </w:types>
        <w:behaviors>
          <w:behavior w:val="content"/>
        </w:behaviors>
        <w:description w:val=""/>
        <w:guid w:val="{b35cf0f9-7ab6-4227-85ec-f17fb0058bb0}"/>
      </w:docPartPr>
      <w:docPartBody>
        <w:p>
          <w:r>
            <w:rPr>
              <w:color w:val="808080"/>
            </w:rPr>
            <w:t>单击此处输入文字。</w:t>
          </w:r>
        </w:p>
      </w:docPartBody>
    </w:docPart>
    <w:docPart>
      <w:docPartPr>
        <w:name w:val="{0dd48349-356b-462d-b671-9cf796a0b4c9}"/>
        <w:style w:val=""/>
        <w:category>
          <w:name w:val="常规"/>
          <w:gallery w:val="placeholder"/>
        </w:category>
        <w:types>
          <w:type w:val="bbPlcHdr"/>
        </w:types>
        <w:behaviors>
          <w:behavior w:val="content"/>
        </w:behaviors>
        <w:description w:val=""/>
        <w:guid w:val="{0dd48349-356b-462d-b671-9cf796a0b4c9}"/>
      </w:docPartPr>
      <w:docPartBody>
        <w:p>
          <w:r>
            <w:rPr>
              <w:color w:val="808080"/>
            </w:rPr>
            <w:t>单击此处输入文字。</w:t>
          </w:r>
        </w:p>
      </w:docPartBody>
    </w:docPart>
    <w:docPart>
      <w:docPartPr>
        <w:name w:val="{c4149470-b934-45fa-9a20-9a8965f3b076}"/>
        <w:style w:val=""/>
        <w:category>
          <w:name w:val="常规"/>
          <w:gallery w:val="placeholder"/>
        </w:category>
        <w:types>
          <w:type w:val="bbPlcHdr"/>
        </w:types>
        <w:behaviors>
          <w:behavior w:val="content"/>
        </w:behaviors>
        <w:description w:val=""/>
        <w:guid w:val="{c4149470-b934-45fa-9a20-9a8965f3b076}"/>
      </w:docPartPr>
      <w:docPartBody>
        <w:p>
          <w:r>
            <w:rPr>
              <w:color w:val="808080"/>
            </w:rPr>
            <w:t>单击此处输入文字。</w:t>
          </w:r>
        </w:p>
      </w:docPartBody>
    </w:docPart>
    <w:docPart>
      <w:docPartPr>
        <w:name w:val="{956f9ec4-6b71-4fd7-86bf-33cb42ea53a9}"/>
        <w:style w:val=""/>
        <w:category>
          <w:name w:val="常规"/>
          <w:gallery w:val="placeholder"/>
        </w:category>
        <w:types>
          <w:type w:val="bbPlcHdr"/>
        </w:types>
        <w:behaviors>
          <w:behavior w:val="content"/>
        </w:behaviors>
        <w:description w:val=""/>
        <w:guid w:val="{956f9ec4-6b71-4fd7-86bf-33cb42ea53a9}"/>
      </w:docPartPr>
      <w:docPartBody>
        <w:p>
          <w:r>
            <w:rPr>
              <w:color w:val="808080"/>
            </w:rPr>
            <w:t>单击此处输入文字。</w:t>
          </w:r>
        </w:p>
      </w:docPartBody>
    </w:docPart>
    <w:docPart>
      <w:docPartPr>
        <w:name w:val="{302791a6-8f20-4808-b6ae-3d1564d6f6a3}"/>
        <w:style w:val=""/>
        <w:category>
          <w:name w:val="常规"/>
          <w:gallery w:val="placeholder"/>
        </w:category>
        <w:types>
          <w:type w:val="bbPlcHdr"/>
        </w:types>
        <w:behaviors>
          <w:behavior w:val="content"/>
        </w:behaviors>
        <w:description w:val=""/>
        <w:guid w:val="{302791a6-8f20-4808-b6ae-3d1564d6f6a3}"/>
      </w:docPartPr>
      <w:docPartBody>
        <w:p>
          <w:r>
            <w:rPr>
              <w:color w:val="808080"/>
            </w:rPr>
            <w:t>单击此处输入文字。</w:t>
          </w:r>
        </w:p>
      </w:docPartBody>
    </w:docPart>
    <w:docPart>
      <w:docPartPr>
        <w:name w:val="{5aaf7f1a-8083-4681-b5e5-4da32ed8de85}"/>
        <w:style w:val=""/>
        <w:category>
          <w:name w:val="常规"/>
          <w:gallery w:val="placeholder"/>
        </w:category>
        <w:types>
          <w:type w:val="bbPlcHdr"/>
        </w:types>
        <w:behaviors>
          <w:behavior w:val="content"/>
        </w:behaviors>
        <w:description w:val=""/>
        <w:guid w:val="{5aaf7f1a-8083-4681-b5e5-4da32ed8de85}"/>
      </w:docPartPr>
      <w:docPartBody>
        <w:p>
          <w:r>
            <w:rPr>
              <w:color w:val="808080"/>
            </w:rPr>
            <w:t>单击此处输入文字。</w:t>
          </w:r>
        </w:p>
      </w:docPartBody>
    </w:docPart>
    <w:docPart>
      <w:docPartPr>
        <w:name w:val="{f497bedb-f147-44d2-a5e4-4b5920383628}"/>
        <w:style w:val=""/>
        <w:category>
          <w:name w:val="常规"/>
          <w:gallery w:val="placeholder"/>
        </w:category>
        <w:types>
          <w:type w:val="bbPlcHdr"/>
        </w:types>
        <w:behaviors>
          <w:behavior w:val="content"/>
        </w:behaviors>
        <w:description w:val=""/>
        <w:guid w:val="{f497bedb-f147-44d2-a5e4-4b5920383628}"/>
      </w:docPartPr>
      <w:docPartBody>
        <w:p>
          <w:r>
            <w:rPr>
              <w:color w:val="808080"/>
            </w:rPr>
            <w:t>单击此处输入文字。</w:t>
          </w:r>
        </w:p>
      </w:docPartBody>
    </w:docPart>
    <w:docPart>
      <w:docPartPr>
        <w:name w:val="{c919baee-eb9d-4a23-aa7f-277ebd914df9}"/>
        <w:style w:val=""/>
        <w:category>
          <w:name w:val="常规"/>
          <w:gallery w:val="placeholder"/>
        </w:category>
        <w:types>
          <w:type w:val="bbPlcHdr"/>
        </w:types>
        <w:behaviors>
          <w:behavior w:val="content"/>
        </w:behaviors>
        <w:description w:val=""/>
        <w:guid w:val="{c919baee-eb9d-4a23-aa7f-277ebd914df9}"/>
      </w:docPartPr>
      <w:docPartBody>
        <w:p>
          <w:r>
            <w:rPr>
              <w:color w:val="808080"/>
            </w:rPr>
            <w:t>单击此处输入文字。</w:t>
          </w:r>
        </w:p>
      </w:docPartBody>
    </w:docPart>
    <w:docPart>
      <w:docPartPr>
        <w:name w:val="{8d8e2c09-355e-4106-b176-f50692995672}"/>
        <w:style w:val=""/>
        <w:category>
          <w:name w:val="常规"/>
          <w:gallery w:val="placeholder"/>
        </w:category>
        <w:types>
          <w:type w:val="bbPlcHdr"/>
        </w:types>
        <w:behaviors>
          <w:behavior w:val="content"/>
        </w:behaviors>
        <w:description w:val=""/>
        <w:guid w:val="{8d8e2c09-355e-4106-b176-f50692995672}"/>
      </w:docPartPr>
      <w:docPartBody>
        <w:p>
          <w:r>
            <w:rPr>
              <w:color w:val="808080"/>
            </w:rPr>
            <w:t>单击此处输入文字。</w:t>
          </w:r>
        </w:p>
      </w:docPartBody>
    </w:docPart>
    <w:docPart>
      <w:docPartPr>
        <w:name w:val="{4c56583f-37ee-46a6-96ca-9cbf3071b9c5}"/>
        <w:style w:val=""/>
        <w:category>
          <w:name w:val="常规"/>
          <w:gallery w:val="placeholder"/>
        </w:category>
        <w:types>
          <w:type w:val="bbPlcHdr"/>
        </w:types>
        <w:behaviors>
          <w:behavior w:val="content"/>
        </w:behaviors>
        <w:description w:val=""/>
        <w:guid w:val="{4c56583f-37ee-46a6-96ca-9cbf3071b9c5}"/>
      </w:docPartPr>
      <w:docPartBody>
        <w:p>
          <w:r>
            <w:rPr>
              <w:color w:val="808080"/>
            </w:rPr>
            <w:t>单击此处输入文字。</w:t>
          </w:r>
        </w:p>
      </w:docPartBody>
    </w:docPart>
    <w:docPart>
      <w:docPartPr>
        <w:name w:val="{9fe06468-803e-462d-898f-09cf55755b2c}"/>
        <w:style w:val=""/>
        <w:category>
          <w:name w:val="常规"/>
          <w:gallery w:val="placeholder"/>
        </w:category>
        <w:types>
          <w:type w:val="bbPlcHdr"/>
        </w:types>
        <w:behaviors>
          <w:behavior w:val="content"/>
        </w:behaviors>
        <w:description w:val=""/>
        <w:guid w:val="{9fe06468-803e-462d-898f-09cf55755b2c}"/>
      </w:docPartPr>
      <w:docPartBody>
        <w:p>
          <w:r>
            <w:rPr>
              <w:color w:val="808080"/>
            </w:rPr>
            <w:t>单击此处输入文字。</w:t>
          </w:r>
        </w:p>
      </w:docPartBody>
    </w:docPart>
    <w:docPart>
      <w:docPartPr>
        <w:name w:val="{41aabede-738b-4217-bb66-a9f4d17c479e}"/>
        <w:style w:val=""/>
        <w:category>
          <w:name w:val="常规"/>
          <w:gallery w:val="placeholder"/>
        </w:category>
        <w:types>
          <w:type w:val="bbPlcHdr"/>
        </w:types>
        <w:behaviors>
          <w:behavior w:val="content"/>
        </w:behaviors>
        <w:description w:val=""/>
        <w:guid w:val="{41aabede-738b-4217-bb66-a9f4d17c479e}"/>
      </w:docPartPr>
      <w:docPartBody>
        <w:p>
          <w:r>
            <w:rPr>
              <w:color w:val="808080"/>
            </w:rPr>
            <w:t>单击此处输入文字。</w:t>
          </w:r>
        </w:p>
      </w:docPartBody>
    </w:docPart>
    <w:docPart>
      <w:docPartPr>
        <w:name w:val="{0cf728b3-a930-488f-9021-0191cfd20d33}"/>
        <w:style w:val=""/>
        <w:category>
          <w:name w:val="常规"/>
          <w:gallery w:val="placeholder"/>
        </w:category>
        <w:types>
          <w:type w:val="bbPlcHdr"/>
        </w:types>
        <w:behaviors>
          <w:behavior w:val="content"/>
        </w:behaviors>
        <w:description w:val=""/>
        <w:guid w:val="{0cf728b3-a930-488f-9021-0191cfd20d33}"/>
      </w:docPartPr>
      <w:docPartBody>
        <w:p>
          <w:r>
            <w:rPr>
              <w:color w:val="808080"/>
            </w:rPr>
            <w:t>单击此处输入文字。</w:t>
          </w:r>
        </w:p>
      </w:docPartBody>
    </w:docPart>
    <w:docPart>
      <w:docPartPr>
        <w:name w:val="{a34c87d4-02cc-4169-a0c2-31b61d5c5380}"/>
        <w:style w:val=""/>
        <w:category>
          <w:name w:val="常规"/>
          <w:gallery w:val="placeholder"/>
        </w:category>
        <w:types>
          <w:type w:val="bbPlcHdr"/>
        </w:types>
        <w:behaviors>
          <w:behavior w:val="content"/>
        </w:behaviors>
        <w:description w:val=""/>
        <w:guid w:val="{a34c87d4-02cc-4169-a0c2-31b61d5c5380}"/>
      </w:docPartPr>
      <w:docPartBody>
        <w:p>
          <w:r>
            <w:rPr>
              <w:color w:val="808080"/>
            </w:rPr>
            <w:t>单击此处输入文字。</w:t>
          </w:r>
        </w:p>
      </w:docPartBody>
    </w:docPart>
    <w:docPart>
      <w:docPartPr>
        <w:name w:val="{9091c47a-7cab-438c-acbb-4b4c9fbc9e2e}"/>
        <w:style w:val=""/>
        <w:category>
          <w:name w:val="常规"/>
          <w:gallery w:val="placeholder"/>
        </w:category>
        <w:types>
          <w:type w:val="bbPlcHdr"/>
        </w:types>
        <w:behaviors>
          <w:behavior w:val="content"/>
        </w:behaviors>
        <w:description w:val=""/>
        <w:guid w:val="{9091c47a-7cab-438c-acbb-4b4c9fbc9e2e}"/>
      </w:docPartPr>
      <w:docPartBody>
        <w:p>
          <w:r>
            <w:rPr>
              <w:color w:val="808080"/>
            </w:rPr>
            <w:t>单击此处输入文字。</w:t>
          </w:r>
        </w:p>
      </w:docPartBody>
    </w:docPart>
    <w:docPart>
      <w:docPartPr>
        <w:name w:val="{dc8d9c5d-16a7-43c9-a091-23ecbcc32370}"/>
        <w:style w:val=""/>
        <w:category>
          <w:name w:val="常规"/>
          <w:gallery w:val="placeholder"/>
        </w:category>
        <w:types>
          <w:type w:val="bbPlcHdr"/>
        </w:types>
        <w:behaviors>
          <w:behavior w:val="content"/>
        </w:behaviors>
        <w:description w:val=""/>
        <w:guid w:val="{dc8d9c5d-16a7-43c9-a091-23ecbcc32370}"/>
      </w:docPartPr>
      <w:docPartBody>
        <w:p>
          <w:r>
            <w:rPr>
              <w:color w:val="808080"/>
            </w:rPr>
            <w:t>单击此处输入文字。</w:t>
          </w:r>
        </w:p>
      </w:docPartBody>
    </w:docPart>
    <w:docPart>
      <w:docPartPr>
        <w:name w:val="{6dd651ae-2a37-4265-8ffd-66d9b1e99dca}"/>
        <w:style w:val=""/>
        <w:category>
          <w:name w:val="常规"/>
          <w:gallery w:val="placeholder"/>
        </w:category>
        <w:types>
          <w:type w:val="bbPlcHdr"/>
        </w:types>
        <w:behaviors>
          <w:behavior w:val="content"/>
        </w:behaviors>
        <w:description w:val=""/>
        <w:guid w:val="{6dd651ae-2a37-4265-8ffd-66d9b1e99dca}"/>
      </w:docPartPr>
      <w:docPartBody>
        <w:p>
          <w:r>
            <w:rPr>
              <w:color w:val="808080"/>
            </w:rPr>
            <w:t>单击此处输入文字。</w:t>
          </w:r>
        </w:p>
      </w:docPartBody>
    </w:docPart>
    <w:docPart>
      <w:docPartPr>
        <w:name w:val="{efea9f09-4d68-4d5d-a8f0-68d83eaa81dd}"/>
        <w:style w:val=""/>
        <w:category>
          <w:name w:val="常规"/>
          <w:gallery w:val="placeholder"/>
        </w:category>
        <w:types>
          <w:type w:val="bbPlcHdr"/>
        </w:types>
        <w:behaviors>
          <w:behavior w:val="content"/>
        </w:behaviors>
        <w:description w:val=""/>
        <w:guid w:val="{efea9f09-4d68-4d5d-a8f0-68d83eaa81dd}"/>
      </w:docPartPr>
      <w:docPartBody>
        <w:p>
          <w:r>
            <w:rPr>
              <w:color w:val="808080"/>
            </w:rPr>
            <w:t>单击此处输入文字。</w:t>
          </w:r>
        </w:p>
      </w:docPartBody>
    </w:docPart>
    <w:docPart>
      <w:docPartPr>
        <w:name w:val="{46053fd3-5f60-439d-be2b-c7d0b81020ea}"/>
        <w:style w:val=""/>
        <w:category>
          <w:name w:val="常规"/>
          <w:gallery w:val="placeholder"/>
        </w:category>
        <w:types>
          <w:type w:val="bbPlcHdr"/>
        </w:types>
        <w:behaviors>
          <w:behavior w:val="content"/>
        </w:behaviors>
        <w:description w:val=""/>
        <w:guid w:val="{46053fd3-5f60-439d-be2b-c7d0b81020ea}"/>
      </w:docPartPr>
      <w:docPartBody>
        <w:p>
          <w:r>
            <w:rPr>
              <w:color w:val="808080"/>
            </w:rPr>
            <w:t>单击此处输入文字。</w:t>
          </w:r>
        </w:p>
      </w:docPartBody>
    </w:docPart>
    <w:docPart>
      <w:docPartPr>
        <w:name w:val="{5a1c66f3-8a3f-4ba7-9ff1-4ea28f2bfb3b}"/>
        <w:style w:val=""/>
        <w:category>
          <w:name w:val="常规"/>
          <w:gallery w:val="placeholder"/>
        </w:category>
        <w:types>
          <w:type w:val="bbPlcHdr"/>
        </w:types>
        <w:behaviors>
          <w:behavior w:val="content"/>
        </w:behaviors>
        <w:description w:val=""/>
        <w:guid w:val="{5a1c66f3-8a3f-4ba7-9ff1-4ea28f2bfb3b}"/>
      </w:docPartPr>
      <w:docPartBody>
        <w:p>
          <w:r>
            <w:rPr>
              <w:color w:val="808080"/>
            </w:rPr>
            <w:t>单击此处输入文字。</w:t>
          </w:r>
        </w:p>
      </w:docPartBody>
    </w:docPart>
    <w:docPart>
      <w:docPartPr>
        <w:name w:val="{e79bf114-fb84-4f93-816e-63d8f4621092}"/>
        <w:style w:val=""/>
        <w:category>
          <w:name w:val="常规"/>
          <w:gallery w:val="placeholder"/>
        </w:category>
        <w:types>
          <w:type w:val="bbPlcHdr"/>
        </w:types>
        <w:behaviors>
          <w:behavior w:val="content"/>
        </w:behaviors>
        <w:description w:val=""/>
        <w:guid w:val="{e79bf114-fb84-4f93-816e-63d8f4621092}"/>
      </w:docPartPr>
      <w:docPartBody>
        <w:p>
          <w:r>
            <w:rPr>
              <w:color w:val="808080"/>
            </w:rPr>
            <w:t>单击此处输入文字。</w:t>
          </w:r>
        </w:p>
      </w:docPartBody>
    </w:docPart>
    <w:docPart>
      <w:docPartPr>
        <w:name w:val="{ce25f7b2-6197-440d-b81a-a1b00a5d09b4}"/>
        <w:style w:val=""/>
        <w:category>
          <w:name w:val="常规"/>
          <w:gallery w:val="placeholder"/>
        </w:category>
        <w:types>
          <w:type w:val="bbPlcHdr"/>
        </w:types>
        <w:behaviors>
          <w:behavior w:val="content"/>
        </w:behaviors>
        <w:description w:val=""/>
        <w:guid w:val="{ce25f7b2-6197-440d-b81a-a1b00a5d09b4}"/>
      </w:docPartPr>
      <w:docPartBody>
        <w:p>
          <w:r>
            <w:rPr>
              <w:color w:val="808080"/>
            </w:rPr>
            <w:t>单击此处输入文字。</w:t>
          </w:r>
        </w:p>
      </w:docPartBody>
    </w:docPart>
    <w:docPart>
      <w:docPartPr>
        <w:name w:val="{a4be1359-9145-46fa-801b-799edab73924}"/>
        <w:style w:val=""/>
        <w:category>
          <w:name w:val="常规"/>
          <w:gallery w:val="placeholder"/>
        </w:category>
        <w:types>
          <w:type w:val="bbPlcHdr"/>
        </w:types>
        <w:behaviors>
          <w:behavior w:val="content"/>
        </w:behaviors>
        <w:description w:val=""/>
        <w:guid w:val="{a4be1359-9145-46fa-801b-799edab73924}"/>
      </w:docPartPr>
      <w:docPartBody>
        <w:p>
          <w:r>
            <w:rPr>
              <w:color w:val="808080"/>
            </w:rPr>
            <w:t>单击此处输入文字。</w:t>
          </w:r>
        </w:p>
      </w:docPartBody>
    </w:docPart>
    <w:docPart>
      <w:docPartPr>
        <w:name w:val="{cd130c27-10c9-4497-9ef7-43d241a50580}"/>
        <w:style w:val=""/>
        <w:category>
          <w:name w:val="常规"/>
          <w:gallery w:val="placeholder"/>
        </w:category>
        <w:types>
          <w:type w:val="bbPlcHdr"/>
        </w:types>
        <w:behaviors>
          <w:behavior w:val="content"/>
        </w:behaviors>
        <w:description w:val=""/>
        <w:guid w:val="{cd130c27-10c9-4497-9ef7-43d241a50580}"/>
      </w:docPartPr>
      <w:docPartBody>
        <w:p>
          <w:r>
            <w:rPr>
              <w:color w:val="808080"/>
            </w:rPr>
            <w:t>单击此处输入文字。</w:t>
          </w:r>
        </w:p>
      </w:docPartBody>
    </w:docPart>
    <w:docPart>
      <w:docPartPr>
        <w:name w:val="{abc64cbd-4cfe-4cf0-804a-296af296d56c}"/>
        <w:style w:val=""/>
        <w:category>
          <w:name w:val="常规"/>
          <w:gallery w:val="placeholder"/>
        </w:category>
        <w:types>
          <w:type w:val="bbPlcHdr"/>
        </w:types>
        <w:behaviors>
          <w:behavior w:val="content"/>
        </w:behaviors>
        <w:description w:val=""/>
        <w:guid w:val="{abc64cbd-4cfe-4cf0-804a-296af296d56c}"/>
      </w:docPartPr>
      <w:docPartBody>
        <w:p>
          <w:r>
            <w:rPr>
              <w:color w:val="808080"/>
            </w:rPr>
            <w:t>单击此处输入文字。</w:t>
          </w:r>
        </w:p>
      </w:docPartBody>
    </w:docPart>
    <w:docPart>
      <w:docPartPr>
        <w:name w:val="{5e88f755-5a42-4a21-9f55-01ed57d0c425}"/>
        <w:style w:val=""/>
        <w:category>
          <w:name w:val="常规"/>
          <w:gallery w:val="placeholder"/>
        </w:category>
        <w:types>
          <w:type w:val="bbPlcHdr"/>
        </w:types>
        <w:behaviors>
          <w:behavior w:val="content"/>
        </w:behaviors>
        <w:description w:val=""/>
        <w:guid w:val="{5e88f755-5a42-4a21-9f55-01ed57d0c425}"/>
      </w:docPartPr>
      <w:docPartBody>
        <w:p>
          <w:r>
            <w:rPr>
              <w:color w:val="808080"/>
            </w:rPr>
            <w:t>单击此处输入文字。</w:t>
          </w:r>
        </w:p>
      </w:docPartBody>
    </w:docPart>
    <w:docPart>
      <w:docPartPr>
        <w:name w:val="{0f712e50-9e8d-410c-a3eb-d85cae456530}"/>
        <w:style w:val=""/>
        <w:category>
          <w:name w:val="常规"/>
          <w:gallery w:val="placeholder"/>
        </w:category>
        <w:types>
          <w:type w:val="bbPlcHdr"/>
        </w:types>
        <w:behaviors>
          <w:behavior w:val="content"/>
        </w:behaviors>
        <w:description w:val=""/>
        <w:guid w:val="{0f712e50-9e8d-410c-a3eb-d85cae456530}"/>
      </w:docPartPr>
      <w:docPartBody>
        <w:p>
          <w:r>
            <w:rPr>
              <w:color w:val="808080"/>
            </w:rPr>
            <w:t>单击此处输入文字。</w:t>
          </w:r>
        </w:p>
      </w:docPartBody>
    </w:docPart>
    <w:docPart>
      <w:docPartPr>
        <w:name w:val="{9de4d6af-5683-4eb1-a25b-4bc2c425bbe0}"/>
        <w:style w:val=""/>
        <w:category>
          <w:name w:val="常规"/>
          <w:gallery w:val="placeholder"/>
        </w:category>
        <w:types>
          <w:type w:val="bbPlcHdr"/>
        </w:types>
        <w:behaviors>
          <w:behavior w:val="content"/>
        </w:behaviors>
        <w:description w:val=""/>
        <w:guid w:val="{9de4d6af-5683-4eb1-a25b-4bc2c425bbe0}"/>
      </w:docPartPr>
      <w:docPartBody>
        <w:p>
          <w:r>
            <w:rPr>
              <w:color w:val="808080"/>
            </w:rPr>
            <w:t>单击此处输入文字。</w:t>
          </w:r>
        </w:p>
      </w:docPartBody>
    </w:docPart>
    <w:docPart>
      <w:docPartPr>
        <w:name w:val="{d1298025-10b2-49b3-9a1c-6fef4a741a9f}"/>
        <w:style w:val=""/>
        <w:category>
          <w:name w:val="常规"/>
          <w:gallery w:val="placeholder"/>
        </w:category>
        <w:types>
          <w:type w:val="bbPlcHdr"/>
        </w:types>
        <w:behaviors>
          <w:behavior w:val="content"/>
        </w:behaviors>
        <w:description w:val=""/>
        <w:guid w:val="{d1298025-10b2-49b3-9a1c-6fef4a741a9f}"/>
      </w:docPartPr>
      <w:docPartBody>
        <w:p>
          <w:r>
            <w:rPr>
              <w:color w:val="808080"/>
            </w:rPr>
            <w:t>单击此处输入文字。</w:t>
          </w:r>
        </w:p>
      </w:docPartBody>
    </w:docPart>
    <w:docPart>
      <w:docPartPr>
        <w:name w:val="{6b417c06-2541-4525-804c-3988ab76963f}"/>
        <w:style w:val=""/>
        <w:category>
          <w:name w:val="常规"/>
          <w:gallery w:val="placeholder"/>
        </w:category>
        <w:types>
          <w:type w:val="bbPlcHdr"/>
        </w:types>
        <w:behaviors>
          <w:behavior w:val="content"/>
        </w:behaviors>
        <w:description w:val=""/>
        <w:guid w:val="{6b417c06-2541-4525-804c-3988ab76963f}"/>
      </w:docPartPr>
      <w:docPartBody>
        <w:p>
          <w:r>
            <w:rPr>
              <w:color w:val="808080"/>
            </w:rPr>
            <w:t>单击此处输入文字。</w:t>
          </w:r>
        </w:p>
      </w:docPartBody>
    </w:docPart>
    <w:docPart>
      <w:docPartPr>
        <w:name w:val="{3d7bd69d-b293-466d-a145-8a81ce841b4a}"/>
        <w:style w:val=""/>
        <w:category>
          <w:name w:val="常规"/>
          <w:gallery w:val="placeholder"/>
        </w:category>
        <w:types>
          <w:type w:val="bbPlcHdr"/>
        </w:types>
        <w:behaviors>
          <w:behavior w:val="content"/>
        </w:behaviors>
        <w:description w:val=""/>
        <w:guid w:val="{3d7bd69d-b293-466d-a145-8a81ce841b4a}"/>
      </w:docPartPr>
      <w:docPartBody>
        <w:p>
          <w:r>
            <w:rPr>
              <w:color w:val="808080"/>
            </w:rPr>
            <w:t>单击此处输入文字。</w:t>
          </w:r>
        </w:p>
      </w:docPartBody>
    </w:docPart>
    <w:docPart>
      <w:docPartPr>
        <w:name w:val="{11c47ccc-cf08-47fe-94bd-9a1e7d278b08}"/>
        <w:style w:val=""/>
        <w:category>
          <w:name w:val="常规"/>
          <w:gallery w:val="placeholder"/>
        </w:category>
        <w:types>
          <w:type w:val="bbPlcHdr"/>
        </w:types>
        <w:behaviors>
          <w:behavior w:val="content"/>
        </w:behaviors>
        <w:description w:val=""/>
        <w:guid w:val="{11c47ccc-cf08-47fe-94bd-9a1e7d278b08}"/>
      </w:docPartPr>
      <w:docPartBody>
        <w:p>
          <w:r>
            <w:rPr>
              <w:color w:val="808080"/>
            </w:rPr>
            <w:t>单击此处输入文字。</w:t>
          </w:r>
        </w:p>
      </w:docPartBody>
    </w:docPart>
    <w:docPart>
      <w:docPartPr>
        <w:name w:val="{2cf043d4-68fe-4746-ae4c-fdb4279b4e21}"/>
        <w:style w:val=""/>
        <w:category>
          <w:name w:val="常规"/>
          <w:gallery w:val="placeholder"/>
        </w:category>
        <w:types>
          <w:type w:val="bbPlcHdr"/>
        </w:types>
        <w:behaviors>
          <w:behavior w:val="content"/>
        </w:behaviors>
        <w:description w:val=""/>
        <w:guid w:val="{2cf043d4-68fe-4746-ae4c-fdb4279b4e21}"/>
      </w:docPartPr>
      <w:docPartBody>
        <w:p>
          <w:r>
            <w:rPr>
              <w:color w:val="808080"/>
            </w:rPr>
            <w:t>单击此处输入文字。</w:t>
          </w:r>
        </w:p>
      </w:docPartBody>
    </w:docPart>
    <w:docPart>
      <w:docPartPr>
        <w:name w:val="{30ea3bb9-0ee9-4d85-a222-1bb54e725888}"/>
        <w:style w:val=""/>
        <w:category>
          <w:name w:val="常规"/>
          <w:gallery w:val="placeholder"/>
        </w:category>
        <w:types>
          <w:type w:val="bbPlcHdr"/>
        </w:types>
        <w:behaviors>
          <w:behavior w:val="content"/>
        </w:behaviors>
        <w:description w:val=""/>
        <w:guid w:val="{30ea3bb9-0ee9-4d85-a222-1bb54e725888}"/>
      </w:docPartPr>
      <w:docPartBody>
        <w:p>
          <w:r>
            <w:rPr>
              <w:color w:val="808080"/>
            </w:rPr>
            <w:t>单击此处输入文字。</w:t>
          </w:r>
        </w:p>
      </w:docPartBody>
    </w:docPart>
    <w:docPart>
      <w:docPartPr>
        <w:name w:val="{b884d87c-39e4-46ce-a161-a78eb744e711}"/>
        <w:style w:val=""/>
        <w:category>
          <w:name w:val="常规"/>
          <w:gallery w:val="placeholder"/>
        </w:category>
        <w:types>
          <w:type w:val="bbPlcHdr"/>
        </w:types>
        <w:behaviors>
          <w:behavior w:val="content"/>
        </w:behaviors>
        <w:description w:val=""/>
        <w:guid w:val="{b884d87c-39e4-46ce-a161-a78eb744e711}"/>
      </w:docPartPr>
      <w:docPartBody>
        <w:p>
          <w:r>
            <w:rPr>
              <w:color w:val="808080"/>
            </w:rPr>
            <w:t>单击此处输入文字。</w:t>
          </w:r>
        </w:p>
      </w:docPartBody>
    </w:docPart>
    <w:docPart>
      <w:docPartPr>
        <w:name w:val="{0cf73c3b-fe4e-4858-84a7-fceedd2d0f5e}"/>
        <w:style w:val=""/>
        <w:category>
          <w:name w:val="常规"/>
          <w:gallery w:val="placeholder"/>
        </w:category>
        <w:types>
          <w:type w:val="bbPlcHdr"/>
        </w:types>
        <w:behaviors>
          <w:behavior w:val="content"/>
        </w:behaviors>
        <w:description w:val=""/>
        <w:guid w:val="{0cf73c3b-fe4e-4858-84a7-fceedd2d0f5e}"/>
      </w:docPartPr>
      <w:docPartBody>
        <w:p>
          <w:r>
            <w:rPr>
              <w:color w:val="808080"/>
            </w:rPr>
            <w:t>单击此处输入文字。</w:t>
          </w:r>
        </w:p>
      </w:docPartBody>
    </w:docPart>
    <w:docPart>
      <w:docPartPr>
        <w:name w:val="{be82ceb4-79a0-4cc8-a6fb-6bdf192fa829}"/>
        <w:style w:val=""/>
        <w:category>
          <w:name w:val="常规"/>
          <w:gallery w:val="placeholder"/>
        </w:category>
        <w:types>
          <w:type w:val="bbPlcHdr"/>
        </w:types>
        <w:behaviors>
          <w:behavior w:val="content"/>
        </w:behaviors>
        <w:description w:val=""/>
        <w:guid w:val="{be82ceb4-79a0-4cc8-a6fb-6bdf192fa829}"/>
      </w:docPartPr>
      <w:docPartBody>
        <w:p>
          <w:r>
            <w:rPr>
              <w:color w:val="808080"/>
            </w:rPr>
            <w:t>单击此处输入文字。</w:t>
          </w:r>
        </w:p>
      </w:docPartBody>
    </w:docPart>
    <w:docPart>
      <w:docPartPr>
        <w:name w:val="{21da7b5f-12d6-455f-ace6-a9acc4b8877f}"/>
        <w:style w:val=""/>
        <w:category>
          <w:name w:val="常规"/>
          <w:gallery w:val="placeholder"/>
        </w:category>
        <w:types>
          <w:type w:val="bbPlcHdr"/>
        </w:types>
        <w:behaviors>
          <w:behavior w:val="content"/>
        </w:behaviors>
        <w:description w:val=""/>
        <w:guid w:val="{21da7b5f-12d6-455f-ace6-a9acc4b8877f}"/>
      </w:docPartPr>
      <w:docPartBody>
        <w:p>
          <w:r>
            <w:rPr>
              <w:color w:val="808080"/>
            </w:rPr>
            <w:t>单击此处输入文字。</w:t>
          </w:r>
        </w:p>
      </w:docPartBody>
    </w:docPart>
    <w:docPart>
      <w:docPartPr>
        <w:name w:val="{4684e8f3-6ed2-46e6-a7a5-7a03a9a47879}"/>
        <w:style w:val=""/>
        <w:category>
          <w:name w:val="常规"/>
          <w:gallery w:val="placeholder"/>
        </w:category>
        <w:types>
          <w:type w:val="bbPlcHdr"/>
        </w:types>
        <w:behaviors>
          <w:behavior w:val="content"/>
        </w:behaviors>
        <w:description w:val=""/>
        <w:guid w:val="{4684e8f3-6ed2-46e6-a7a5-7a03a9a47879}"/>
      </w:docPartPr>
      <w:docPartBody>
        <w:p>
          <w:r>
            <w:rPr>
              <w:color w:val="808080"/>
            </w:rPr>
            <w:t>单击此处输入文字。</w:t>
          </w:r>
        </w:p>
      </w:docPartBody>
    </w:docPart>
    <w:docPart>
      <w:docPartPr>
        <w:name w:val="{7530c121-cca4-4c19-b0e0-04f318f5c1b4}"/>
        <w:style w:val=""/>
        <w:category>
          <w:name w:val="常规"/>
          <w:gallery w:val="placeholder"/>
        </w:category>
        <w:types>
          <w:type w:val="bbPlcHdr"/>
        </w:types>
        <w:behaviors>
          <w:behavior w:val="content"/>
        </w:behaviors>
        <w:description w:val=""/>
        <w:guid w:val="{7530c121-cca4-4c19-b0e0-04f318f5c1b4}"/>
      </w:docPartPr>
      <w:docPartBody>
        <w:p>
          <w:r>
            <w:rPr>
              <w:color w:val="808080"/>
            </w:rPr>
            <w:t>单击此处输入文字。</w:t>
          </w:r>
        </w:p>
      </w:docPartBody>
    </w:docPart>
    <w:docPart>
      <w:docPartPr>
        <w:name w:val="{8f832c69-9195-4e2b-a4b0-658a682e3638}"/>
        <w:style w:val=""/>
        <w:category>
          <w:name w:val="常规"/>
          <w:gallery w:val="placeholder"/>
        </w:category>
        <w:types>
          <w:type w:val="bbPlcHdr"/>
        </w:types>
        <w:behaviors>
          <w:behavior w:val="content"/>
        </w:behaviors>
        <w:description w:val=""/>
        <w:guid w:val="{8f832c69-9195-4e2b-a4b0-658a682e3638}"/>
      </w:docPartPr>
      <w:docPartBody>
        <w:p>
          <w:r>
            <w:rPr>
              <w:color w:val="808080"/>
            </w:rPr>
            <w:t>单击此处输入文字。</w:t>
          </w:r>
        </w:p>
      </w:docPartBody>
    </w:docPart>
    <w:docPart>
      <w:docPartPr>
        <w:name w:val="{2c1c496c-0f61-4db2-a548-b863a0930683}"/>
        <w:style w:val=""/>
        <w:category>
          <w:name w:val="常规"/>
          <w:gallery w:val="placeholder"/>
        </w:category>
        <w:types>
          <w:type w:val="bbPlcHdr"/>
        </w:types>
        <w:behaviors>
          <w:behavior w:val="content"/>
        </w:behaviors>
        <w:description w:val=""/>
        <w:guid w:val="{2c1c496c-0f61-4db2-a548-b863a0930683}"/>
      </w:docPartPr>
      <w:docPartBody>
        <w:p>
          <w:r>
            <w:rPr>
              <w:color w:val="808080"/>
            </w:rPr>
            <w:t>单击此处输入文字。</w:t>
          </w:r>
        </w:p>
      </w:docPartBody>
    </w:docPart>
    <w:docPart>
      <w:docPartPr>
        <w:name w:val="{64527fe0-5eaf-4f81-a548-6defaba3b82d}"/>
        <w:style w:val=""/>
        <w:category>
          <w:name w:val="常规"/>
          <w:gallery w:val="placeholder"/>
        </w:category>
        <w:types>
          <w:type w:val="bbPlcHdr"/>
        </w:types>
        <w:behaviors>
          <w:behavior w:val="content"/>
        </w:behaviors>
        <w:description w:val=""/>
        <w:guid w:val="{64527fe0-5eaf-4f81-a548-6defaba3b82d}"/>
      </w:docPartPr>
      <w:docPartBody>
        <w:p>
          <w:r>
            <w:rPr>
              <w:color w:val="808080"/>
            </w:rPr>
            <w:t>单击此处输入文字。</w:t>
          </w:r>
        </w:p>
      </w:docPartBody>
    </w:docPart>
    <w:docPart>
      <w:docPartPr>
        <w:name w:val="{4920c13e-71c5-473b-97fc-d2f3d0537e78}"/>
        <w:style w:val=""/>
        <w:category>
          <w:name w:val="常规"/>
          <w:gallery w:val="placeholder"/>
        </w:category>
        <w:types>
          <w:type w:val="bbPlcHdr"/>
        </w:types>
        <w:behaviors>
          <w:behavior w:val="content"/>
        </w:behaviors>
        <w:description w:val=""/>
        <w:guid w:val="{4920c13e-71c5-473b-97fc-d2f3d0537e78}"/>
      </w:docPartPr>
      <w:docPartBody>
        <w:p>
          <w:r>
            <w:rPr>
              <w:color w:val="808080"/>
            </w:rPr>
            <w:t>单击此处输入文字。</w:t>
          </w:r>
        </w:p>
      </w:docPartBody>
    </w:docPart>
    <w:docPart>
      <w:docPartPr>
        <w:name w:val="{808e58d5-21e9-491b-a993-07909b0e06ef}"/>
        <w:style w:val=""/>
        <w:category>
          <w:name w:val="常规"/>
          <w:gallery w:val="placeholder"/>
        </w:category>
        <w:types>
          <w:type w:val="bbPlcHdr"/>
        </w:types>
        <w:behaviors>
          <w:behavior w:val="content"/>
        </w:behaviors>
        <w:description w:val=""/>
        <w:guid w:val="{808e58d5-21e9-491b-a993-07909b0e06ef}"/>
      </w:docPartPr>
      <w:docPartBody>
        <w:p>
          <w:r>
            <w:rPr>
              <w:color w:val="808080"/>
            </w:rPr>
            <w:t>单击此处输入文字。</w:t>
          </w:r>
        </w:p>
      </w:docPartBody>
    </w:docPart>
    <w:docPart>
      <w:docPartPr>
        <w:name w:val="{c7ed8087-43f1-4119-ba1d-339f78f57756}"/>
        <w:style w:val=""/>
        <w:category>
          <w:name w:val="常规"/>
          <w:gallery w:val="placeholder"/>
        </w:category>
        <w:types>
          <w:type w:val="bbPlcHdr"/>
        </w:types>
        <w:behaviors>
          <w:behavior w:val="content"/>
        </w:behaviors>
        <w:description w:val=""/>
        <w:guid w:val="{c7ed8087-43f1-4119-ba1d-339f78f57756}"/>
      </w:docPartPr>
      <w:docPartBody>
        <w:p>
          <w:r>
            <w:rPr>
              <w:color w:val="808080"/>
            </w:rPr>
            <w:t>单击此处输入文字。</w:t>
          </w:r>
        </w:p>
      </w:docPartBody>
    </w:docPart>
    <w:docPart>
      <w:docPartPr>
        <w:name w:val="{514116e2-b6b7-4fdf-81da-d52f5fd24873}"/>
        <w:style w:val=""/>
        <w:category>
          <w:name w:val="常规"/>
          <w:gallery w:val="placeholder"/>
        </w:category>
        <w:types>
          <w:type w:val="bbPlcHdr"/>
        </w:types>
        <w:behaviors>
          <w:behavior w:val="content"/>
        </w:behaviors>
        <w:description w:val=""/>
        <w:guid w:val="{514116e2-b6b7-4fdf-81da-d52f5fd24873}"/>
      </w:docPartPr>
      <w:docPartBody>
        <w:p>
          <w:r>
            <w:rPr>
              <w:color w:val="808080"/>
            </w:rPr>
            <w:t>单击此处输入文字。</w:t>
          </w:r>
        </w:p>
      </w:docPartBody>
    </w:docPart>
    <w:docPart>
      <w:docPartPr>
        <w:name w:val="{1805fe1b-5693-4e33-b649-a6b93676f8f8}"/>
        <w:style w:val=""/>
        <w:category>
          <w:name w:val="常规"/>
          <w:gallery w:val="placeholder"/>
        </w:category>
        <w:types>
          <w:type w:val="bbPlcHdr"/>
        </w:types>
        <w:behaviors>
          <w:behavior w:val="content"/>
        </w:behaviors>
        <w:description w:val=""/>
        <w:guid w:val="{1805fe1b-5693-4e33-b649-a6b93676f8f8}"/>
      </w:docPartPr>
      <w:docPartBody>
        <w:p>
          <w:r>
            <w:rPr>
              <w:color w:val="808080"/>
            </w:rPr>
            <w:t>单击此处输入文字。</w:t>
          </w:r>
        </w:p>
      </w:docPartBody>
    </w:docPart>
    <w:docPart>
      <w:docPartPr>
        <w:name w:val="{74813632-e212-47e2-a726-ba6c4c062e82}"/>
        <w:style w:val=""/>
        <w:category>
          <w:name w:val="常规"/>
          <w:gallery w:val="placeholder"/>
        </w:category>
        <w:types>
          <w:type w:val="bbPlcHdr"/>
        </w:types>
        <w:behaviors>
          <w:behavior w:val="content"/>
        </w:behaviors>
        <w:description w:val=""/>
        <w:guid w:val="{74813632-e212-47e2-a726-ba6c4c062e82}"/>
      </w:docPartPr>
      <w:docPartBody>
        <w:p>
          <w:r>
            <w:rPr>
              <w:color w:val="808080"/>
            </w:rPr>
            <w:t>单击此处输入文字。</w:t>
          </w:r>
        </w:p>
      </w:docPartBody>
    </w:docPart>
    <w:docPart>
      <w:docPartPr>
        <w:name w:val="{7a4f04d8-64a9-4f2e-af0b-df4dd246b955}"/>
        <w:style w:val=""/>
        <w:category>
          <w:name w:val="常规"/>
          <w:gallery w:val="placeholder"/>
        </w:category>
        <w:types>
          <w:type w:val="bbPlcHdr"/>
        </w:types>
        <w:behaviors>
          <w:behavior w:val="content"/>
        </w:behaviors>
        <w:description w:val=""/>
        <w:guid w:val="{7a4f04d8-64a9-4f2e-af0b-df4dd246b955}"/>
      </w:docPartPr>
      <w:docPartBody>
        <w:p>
          <w:r>
            <w:rPr>
              <w:color w:val="808080"/>
            </w:rPr>
            <w:t>单击此处输入文字。</w:t>
          </w:r>
        </w:p>
      </w:docPartBody>
    </w:docPart>
    <w:docPart>
      <w:docPartPr>
        <w:name w:val="{d8a43a2d-24a5-41a5-95e6-21a3a467dd6e}"/>
        <w:style w:val=""/>
        <w:category>
          <w:name w:val="常规"/>
          <w:gallery w:val="placeholder"/>
        </w:category>
        <w:types>
          <w:type w:val="bbPlcHdr"/>
        </w:types>
        <w:behaviors>
          <w:behavior w:val="content"/>
        </w:behaviors>
        <w:description w:val=""/>
        <w:guid w:val="{d8a43a2d-24a5-41a5-95e6-21a3a467dd6e}"/>
      </w:docPartPr>
      <w:docPartBody>
        <w:p>
          <w:r>
            <w:rPr>
              <w:color w:val="808080"/>
            </w:rPr>
            <w:t>单击此处输入文字。</w:t>
          </w:r>
        </w:p>
      </w:docPartBody>
    </w:docPart>
    <w:docPart>
      <w:docPartPr>
        <w:name w:val="{a101e9b7-78b4-4283-8080-ec50a3db3ac6}"/>
        <w:style w:val=""/>
        <w:category>
          <w:name w:val="常规"/>
          <w:gallery w:val="placeholder"/>
        </w:category>
        <w:types>
          <w:type w:val="bbPlcHdr"/>
        </w:types>
        <w:behaviors>
          <w:behavior w:val="content"/>
        </w:behaviors>
        <w:description w:val=""/>
        <w:guid w:val="{a101e9b7-78b4-4283-8080-ec50a3db3ac6}"/>
      </w:docPartPr>
      <w:docPartBody>
        <w:p>
          <w:r>
            <w:rPr>
              <w:color w:val="808080"/>
            </w:rPr>
            <w:t>单击此处输入文字。</w:t>
          </w:r>
        </w:p>
      </w:docPartBody>
    </w:docPart>
    <w:docPart>
      <w:docPartPr>
        <w:name w:val="{017dd688-3cc6-44ff-86f2-ef3e080a41c7}"/>
        <w:style w:val=""/>
        <w:category>
          <w:name w:val="常规"/>
          <w:gallery w:val="placeholder"/>
        </w:category>
        <w:types>
          <w:type w:val="bbPlcHdr"/>
        </w:types>
        <w:behaviors>
          <w:behavior w:val="content"/>
        </w:behaviors>
        <w:description w:val=""/>
        <w:guid w:val="{017dd688-3cc6-44ff-86f2-ef3e080a41c7}"/>
      </w:docPartPr>
      <w:docPartBody>
        <w:p>
          <w:r>
            <w:rPr>
              <w:color w:val="808080"/>
            </w:rPr>
            <w:t>单击此处输入文字。</w:t>
          </w:r>
        </w:p>
      </w:docPartBody>
    </w:docPart>
    <w:docPart>
      <w:docPartPr>
        <w:name w:val="{31c3a179-a90c-4996-99c8-4c153c08e2ea}"/>
        <w:style w:val=""/>
        <w:category>
          <w:name w:val="常规"/>
          <w:gallery w:val="placeholder"/>
        </w:category>
        <w:types>
          <w:type w:val="bbPlcHdr"/>
        </w:types>
        <w:behaviors>
          <w:behavior w:val="content"/>
        </w:behaviors>
        <w:description w:val=""/>
        <w:guid w:val="{31c3a179-a90c-4996-99c8-4c153c08e2ea}"/>
      </w:docPartPr>
      <w:docPartBody>
        <w:p>
          <w:r>
            <w:rPr>
              <w:color w:val="808080"/>
            </w:rPr>
            <w:t>单击此处输入文字。</w:t>
          </w:r>
        </w:p>
      </w:docPartBody>
    </w:docPart>
    <w:docPart>
      <w:docPartPr>
        <w:name w:val="{86c734ff-8b43-45d7-aceb-066d52c0d413}"/>
        <w:style w:val=""/>
        <w:category>
          <w:name w:val="常规"/>
          <w:gallery w:val="placeholder"/>
        </w:category>
        <w:types>
          <w:type w:val="bbPlcHdr"/>
        </w:types>
        <w:behaviors>
          <w:behavior w:val="content"/>
        </w:behaviors>
        <w:description w:val=""/>
        <w:guid w:val="{86c734ff-8b43-45d7-aceb-066d52c0d413}"/>
      </w:docPartPr>
      <w:docPartBody>
        <w:p>
          <w:r>
            <w:rPr>
              <w:color w:val="808080"/>
            </w:rPr>
            <w:t>单击此处输入文字。</w:t>
          </w:r>
        </w:p>
      </w:docPartBody>
    </w:docPart>
    <w:docPart>
      <w:docPartPr>
        <w:name w:val="{4d07e453-d40a-491d-b5fe-02a8abf633f8}"/>
        <w:style w:val=""/>
        <w:category>
          <w:name w:val="常规"/>
          <w:gallery w:val="placeholder"/>
        </w:category>
        <w:types>
          <w:type w:val="bbPlcHdr"/>
        </w:types>
        <w:behaviors>
          <w:behavior w:val="content"/>
        </w:behaviors>
        <w:description w:val=""/>
        <w:guid w:val="{4d07e453-d40a-491d-b5fe-02a8abf633f8}"/>
      </w:docPartPr>
      <w:docPartBody>
        <w:p>
          <w:r>
            <w:rPr>
              <w:color w:val="808080"/>
            </w:rPr>
            <w:t>单击此处输入文字。</w:t>
          </w:r>
        </w:p>
      </w:docPartBody>
    </w:docPart>
    <w:docPart>
      <w:docPartPr>
        <w:name w:val="{38873982-db31-4ab5-869a-f7fad11a4788}"/>
        <w:style w:val=""/>
        <w:category>
          <w:name w:val="常规"/>
          <w:gallery w:val="placeholder"/>
        </w:category>
        <w:types>
          <w:type w:val="bbPlcHdr"/>
        </w:types>
        <w:behaviors>
          <w:behavior w:val="content"/>
        </w:behaviors>
        <w:description w:val=""/>
        <w:guid w:val="{38873982-db31-4ab5-869a-f7fad11a4788}"/>
      </w:docPartPr>
      <w:docPartBody>
        <w:p>
          <w:r>
            <w:rPr>
              <w:color w:val="808080"/>
            </w:rPr>
            <w:t>单击此处输入文字。</w:t>
          </w:r>
        </w:p>
      </w:docPartBody>
    </w:docPart>
    <w:docPart>
      <w:docPartPr>
        <w:name w:val="{23406f66-f606-483a-acc5-7780fba34ea9}"/>
        <w:style w:val=""/>
        <w:category>
          <w:name w:val="常规"/>
          <w:gallery w:val="placeholder"/>
        </w:category>
        <w:types>
          <w:type w:val="bbPlcHdr"/>
        </w:types>
        <w:behaviors>
          <w:behavior w:val="content"/>
        </w:behaviors>
        <w:description w:val=""/>
        <w:guid w:val="{23406f66-f606-483a-acc5-7780fba34ea9}"/>
      </w:docPartPr>
      <w:docPartBody>
        <w:p>
          <w:r>
            <w:rPr>
              <w:color w:val="808080"/>
            </w:rPr>
            <w:t>单击此处输入文字。</w:t>
          </w:r>
        </w:p>
      </w:docPartBody>
    </w:docPart>
    <w:docPart>
      <w:docPartPr>
        <w:name w:val="{d50cf0e8-e515-4e5a-8438-753ad54312a4}"/>
        <w:style w:val=""/>
        <w:category>
          <w:name w:val="常规"/>
          <w:gallery w:val="placeholder"/>
        </w:category>
        <w:types>
          <w:type w:val="bbPlcHdr"/>
        </w:types>
        <w:behaviors>
          <w:behavior w:val="content"/>
        </w:behaviors>
        <w:description w:val=""/>
        <w:guid w:val="{d50cf0e8-e515-4e5a-8438-753ad54312a4}"/>
      </w:docPartPr>
      <w:docPartBody>
        <w:p>
          <w:r>
            <w:rPr>
              <w:color w:val="808080"/>
            </w:rPr>
            <w:t>单击此处输入文字。</w:t>
          </w:r>
        </w:p>
      </w:docPartBody>
    </w:docPart>
    <w:docPart>
      <w:docPartPr>
        <w:name w:val="{8a7a5cdc-d2f9-434d-aab5-48f06b27cefb}"/>
        <w:style w:val=""/>
        <w:category>
          <w:name w:val="常规"/>
          <w:gallery w:val="placeholder"/>
        </w:category>
        <w:types>
          <w:type w:val="bbPlcHdr"/>
        </w:types>
        <w:behaviors>
          <w:behavior w:val="content"/>
        </w:behaviors>
        <w:description w:val=""/>
        <w:guid w:val="{8a7a5cdc-d2f9-434d-aab5-48f06b27cefb}"/>
      </w:docPartPr>
      <w:docPartBody>
        <w:p>
          <w:r>
            <w:rPr>
              <w:color w:val="808080"/>
            </w:rPr>
            <w:t>单击此处输入文字。</w:t>
          </w:r>
        </w:p>
      </w:docPartBody>
    </w:docPart>
    <w:docPart>
      <w:docPartPr>
        <w:name w:val="{6771da1b-57ef-434e-8ad1-ffd252137ed3}"/>
        <w:style w:val=""/>
        <w:category>
          <w:name w:val="常规"/>
          <w:gallery w:val="placeholder"/>
        </w:category>
        <w:types>
          <w:type w:val="bbPlcHdr"/>
        </w:types>
        <w:behaviors>
          <w:behavior w:val="content"/>
        </w:behaviors>
        <w:description w:val=""/>
        <w:guid w:val="{6771da1b-57ef-434e-8ad1-ffd252137ed3}"/>
      </w:docPartPr>
      <w:docPartBody>
        <w:p>
          <w:r>
            <w:rPr>
              <w:color w:val="808080"/>
            </w:rPr>
            <w:t>单击此处输入文字。</w:t>
          </w:r>
        </w:p>
      </w:docPartBody>
    </w:docPart>
    <w:docPart>
      <w:docPartPr>
        <w:name w:val="{8b08911b-18e7-4209-83ec-ccefbc3eb35e}"/>
        <w:style w:val=""/>
        <w:category>
          <w:name w:val="常规"/>
          <w:gallery w:val="placeholder"/>
        </w:category>
        <w:types>
          <w:type w:val="bbPlcHdr"/>
        </w:types>
        <w:behaviors>
          <w:behavior w:val="content"/>
        </w:behaviors>
        <w:description w:val=""/>
        <w:guid w:val="{8b08911b-18e7-4209-83ec-ccefbc3eb35e}"/>
      </w:docPartPr>
      <w:docPartBody>
        <w:p>
          <w:r>
            <w:rPr>
              <w:color w:val="808080"/>
            </w:rPr>
            <w:t>单击此处输入文字。</w:t>
          </w:r>
        </w:p>
      </w:docPartBody>
    </w:docPart>
    <w:docPart>
      <w:docPartPr>
        <w:name w:val="{7cd9b58a-de35-4a2a-ae04-ab85cea89f46}"/>
        <w:style w:val=""/>
        <w:category>
          <w:name w:val="常规"/>
          <w:gallery w:val="placeholder"/>
        </w:category>
        <w:types>
          <w:type w:val="bbPlcHdr"/>
        </w:types>
        <w:behaviors>
          <w:behavior w:val="content"/>
        </w:behaviors>
        <w:description w:val=""/>
        <w:guid w:val="{7cd9b58a-de35-4a2a-ae04-ab85cea89f46}"/>
      </w:docPartPr>
      <w:docPartBody>
        <w:p>
          <w:r>
            <w:rPr>
              <w:color w:val="808080"/>
            </w:rPr>
            <w:t>单击此处输入文字。</w:t>
          </w:r>
        </w:p>
      </w:docPartBody>
    </w:docPart>
    <w:docPart>
      <w:docPartPr>
        <w:name w:val="{83f64658-1c89-42cc-afee-598fc69421a8}"/>
        <w:style w:val=""/>
        <w:category>
          <w:name w:val="常规"/>
          <w:gallery w:val="placeholder"/>
        </w:category>
        <w:types>
          <w:type w:val="bbPlcHdr"/>
        </w:types>
        <w:behaviors>
          <w:behavior w:val="content"/>
        </w:behaviors>
        <w:description w:val=""/>
        <w:guid w:val="{83f64658-1c89-42cc-afee-598fc69421a8}"/>
      </w:docPartPr>
      <w:docPartBody>
        <w:p>
          <w:r>
            <w:rPr>
              <w:color w:val="808080"/>
            </w:rPr>
            <w:t>单击此处输入文字。</w:t>
          </w:r>
        </w:p>
      </w:docPartBody>
    </w:docPart>
    <w:docPart>
      <w:docPartPr>
        <w:name w:val="{b72da343-5f8f-4798-bd1d-3d0cdee04462}"/>
        <w:style w:val=""/>
        <w:category>
          <w:name w:val="常规"/>
          <w:gallery w:val="placeholder"/>
        </w:category>
        <w:types>
          <w:type w:val="bbPlcHdr"/>
        </w:types>
        <w:behaviors>
          <w:behavior w:val="content"/>
        </w:behaviors>
        <w:description w:val=""/>
        <w:guid w:val="{b72da343-5f8f-4798-bd1d-3d0cdee04462}"/>
      </w:docPartPr>
      <w:docPartBody>
        <w:p>
          <w:r>
            <w:rPr>
              <w:color w:val="808080"/>
            </w:rPr>
            <w:t>单击此处输入文字。</w:t>
          </w:r>
        </w:p>
      </w:docPartBody>
    </w:docPart>
    <w:docPart>
      <w:docPartPr>
        <w:name w:val="{47d3d29f-4401-469e-bee4-afe15f37d46d}"/>
        <w:style w:val=""/>
        <w:category>
          <w:name w:val="常规"/>
          <w:gallery w:val="placeholder"/>
        </w:category>
        <w:types>
          <w:type w:val="bbPlcHdr"/>
        </w:types>
        <w:behaviors>
          <w:behavior w:val="content"/>
        </w:behaviors>
        <w:description w:val=""/>
        <w:guid w:val="{47d3d29f-4401-469e-bee4-afe15f37d46d}"/>
      </w:docPartPr>
      <w:docPartBody>
        <w:p>
          <w:r>
            <w:rPr>
              <w:color w:val="808080"/>
            </w:rPr>
            <w:t>单击此处输入文字。</w:t>
          </w:r>
        </w:p>
      </w:docPartBody>
    </w:docPart>
    <w:docPart>
      <w:docPartPr>
        <w:name w:val="{e604167c-011e-4be4-bdac-5380e5a48373}"/>
        <w:style w:val=""/>
        <w:category>
          <w:name w:val="常规"/>
          <w:gallery w:val="placeholder"/>
        </w:category>
        <w:types>
          <w:type w:val="bbPlcHdr"/>
        </w:types>
        <w:behaviors>
          <w:behavior w:val="content"/>
        </w:behaviors>
        <w:description w:val=""/>
        <w:guid w:val="{e604167c-011e-4be4-bdac-5380e5a48373}"/>
      </w:docPartPr>
      <w:docPartBody>
        <w:p>
          <w:r>
            <w:rPr>
              <w:color w:val="808080"/>
            </w:rPr>
            <w:t>单击此处输入文字。</w:t>
          </w:r>
        </w:p>
      </w:docPartBody>
    </w:docPart>
    <w:docPart>
      <w:docPartPr>
        <w:name w:val="{e9d454a1-ddcb-4b68-b130-9a0b00a7a066}"/>
        <w:style w:val=""/>
        <w:category>
          <w:name w:val="常规"/>
          <w:gallery w:val="placeholder"/>
        </w:category>
        <w:types>
          <w:type w:val="bbPlcHdr"/>
        </w:types>
        <w:behaviors>
          <w:behavior w:val="content"/>
        </w:behaviors>
        <w:description w:val=""/>
        <w:guid w:val="{e9d454a1-ddcb-4b68-b130-9a0b00a7a066}"/>
      </w:docPartPr>
      <w:docPartBody>
        <w:p>
          <w:r>
            <w:rPr>
              <w:color w:val="808080"/>
            </w:rPr>
            <w:t>单击此处输入文字。</w:t>
          </w:r>
        </w:p>
      </w:docPartBody>
    </w:docPart>
    <w:docPart>
      <w:docPartPr>
        <w:name w:val="{cde4e6ca-0f3f-4b0b-8c62-4312b6473179}"/>
        <w:style w:val=""/>
        <w:category>
          <w:name w:val="常规"/>
          <w:gallery w:val="placeholder"/>
        </w:category>
        <w:types>
          <w:type w:val="bbPlcHdr"/>
        </w:types>
        <w:behaviors>
          <w:behavior w:val="content"/>
        </w:behaviors>
        <w:description w:val=""/>
        <w:guid w:val="{cde4e6ca-0f3f-4b0b-8c62-4312b6473179}"/>
      </w:docPartPr>
      <w:docPartBody>
        <w:p>
          <w:r>
            <w:rPr>
              <w:color w:val="808080"/>
            </w:rPr>
            <w:t>单击此处输入文字。</w:t>
          </w:r>
        </w:p>
      </w:docPartBody>
    </w:docPart>
    <w:docPart>
      <w:docPartPr>
        <w:name w:val="{84fddae1-0b03-4c61-ac98-35df94552ae0}"/>
        <w:style w:val=""/>
        <w:category>
          <w:name w:val="常规"/>
          <w:gallery w:val="placeholder"/>
        </w:category>
        <w:types>
          <w:type w:val="bbPlcHdr"/>
        </w:types>
        <w:behaviors>
          <w:behavior w:val="content"/>
        </w:behaviors>
        <w:description w:val=""/>
        <w:guid w:val="{84fddae1-0b03-4c61-ac98-35df94552ae0}"/>
      </w:docPartPr>
      <w:docPartBody>
        <w:p>
          <w:r>
            <w:rPr>
              <w:color w:val="808080"/>
            </w:rPr>
            <w:t>单击此处输入文字。</w:t>
          </w:r>
        </w:p>
      </w:docPartBody>
    </w:docPart>
    <w:docPart>
      <w:docPartPr>
        <w:name w:val="{84f812bd-4369-405c-970e-1fbe5ef7436d}"/>
        <w:style w:val=""/>
        <w:category>
          <w:name w:val="常规"/>
          <w:gallery w:val="placeholder"/>
        </w:category>
        <w:types>
          <w:type w:val="bbPlcHdr"/>
        </w:types>
        <w:behaviors>
          <w:behavior w:val="content"/>
        </w:behaviors>
        <w:description w:val=""/>
        <w:guid w:val="{84f812bd-4369-405c-970e-1fbe5ef7436d}"/>
      </w:docPartPr>
      <w:docPartBody>
        <w:p>
          <w:r>
            <w:rPr>
              <w:color w:val="808080"/>
            </w:rPr>
            <w:t>单击此处输入文字。</w:t>
          </w:r>
        </w:p>
      </w:docPartBody>
    </w:docPart>
    <w:docPart>
      <w:docPartPr>
        <w:name w:val="{558ae351-08d0-408a-bdb6-671633b62790}"/>
        <w:style w:val=""/>
        <w:category>
          <w:name w:val="常规"/>
          <w:gallery w:val="placeholder"/>
        </w:category>
        <w:types>
          <w:type w:val="bbPlcHdr"/>
        </w:types>
        <w:behaviors>
          <w:behavior w:val="content"/>
        </w:behaviors>
        <w:description w:val=""/>
        <w:guid w:val="{558ae351-08d0-408a-bdb6-671633b62790}"/>
      </w:docPartPr>
      <w:docPartBody>
        <w:p>
          <w:r>
            <w:rPr>
              <w:color w:val="808080"/>
            </w:rPr>
            <w:t>单击此处输入文字。</w:t>
          </w:r>
        </w:p>
      </w:docPartBody>
    </w:docPart>
    <w:docPart>
      <w:docPartPr>
        <w:name w:val="{092612d9-d73a-4363-b9df-c1e1843afef5}"/>
        <w:style w:val=""/>
        <w:category>
          <w:name w:val="常规"/>
          <w:gallery w:val="placeholder"/>
        </w:category>
        <w:types>
          <w:type w:val="bbPlcHdr"/>
        </w:types>
        <w:behaviors>
          <w:behavior w:val="content"/>
        </w:behaviors>
        <w:description w:val=""/>
        <w:guid w:val="{092612d9-d73a-4363-b9df-c1e1843afef5}"/>
      </w:docPartPr>
      <w:docPartBody>
        <w:p>
          <w:r>
            <w:rPr>
              <w:color w:val="808080"/>
            </w:rPr>
            <w:t>单击此处输入文字。</w:t>
          </w:r>
        </w:p>
      </w:docPartBody>
    </w:docPart>
    <w:docPart>
      <w:docPartPr>
        <w:name w:val="{d8d7c9c1-6ca4-4768-adc5-562cafc576e4}"/>
        <w:style w:val=""/>
        <w:category>
          <w:name w:val="常规"/>
          <w:gallery w:val="placeholder"/>
        </w:category>
        <w:types>
          <w:type w:val="bbPlcHdr"/>
        </w:types>
        <w:behaviors>
          <w:behavior w:val="content"/>
        </w:behaviors>
        <w:description w:val=""/>
        <w:guid w:val="{d8d7c9c1-6ca4-4768-adc5-562cafc576e4}"/>
      </w:docPartPr>
      <w:docPartBody>
        <w:p>
          <w:r>
            <w:rPr>
              <w:color w:val="808080"/>
            </w:rPr>
            <w:t>单击此处输入文字。</w:t>
          </w:r>
        </w:p>
      </w:docPartBody>
    </w:docPart>
    <w:docPart>
      <w:docPartPr>
        <w:name w:val="{9814adc5-346a-4e12-9c69-483bd81153d3}"/>
        <w:style w:val=""/>
        <w:category>
          <w:name w:val="常规"/>
          <w:gallery w:val="placeholder"/>
        </w:category>
        <w:types>
          <w:type w:val="bbPlcHdr"/>
        </w:types>
        <w:behaviors>
          <w:behavior w:val="content"/>
        </w:behaviors>
        <w:description w:val=""/>
        <w:guid w:val="{9814adc5-346a-4e12-9c69-483bd81153d3}"/>
      </w:docPartPr>
      <w:docPartBody>
        <w:p>
          <w:r>
            <w:rPr>
              <w:color w:val="808080"/>
            </w:rPr>
            <w:t>单击此处输入文字。</w:t>
          </w:r>
        </w:p>
      </w:docPartBody>
    </w:docPart>
    <w:docPart>
      <w:docPartPr>
        <w:name w:val="{b3d46ef7-b391-43bd-9a04-9628a1512e5e}"/>
        <w:style w:val=""/>
        <w:category>
          <w:name w:val="常规"/>
          <w:gallery w:val="placeholder"/>
        </w:category>
        <w:types>
          <w:type w:val="bbPlcHdr"/>
        </w:types>
        <w:behaviors>
          <w:behavior w:val="content"/>
        </w:behaviors>
        <w:description w:val=""/>
        <w:guid w:val="{b3d46ef7-b391-43bd-9a04-9628a1512e5e}"/>
      </w:docPartPr>
      <w:docPartBody>
        <w:p>
          <w:r>
            <w:rPr>
              <w:color w:val="808080"/>
            </w:rPr>
            <w:t>单击此处输入文字。</w:t>
          </w:r>
        </w:p>
      </w:docPartBody>
    </w:docPart>
    <w:docPart>
      <w:docPartPr>
        <w:name w:val="{62169bbc-3be0-4af1-b4eb-f6d6f7208917}"/>
        <w:style w:val=""/>
        <w:category>
          <w:name w:val="常规"/>
          <w:gallery w:val="placeholder"/>
        </w:category>
        <w:types>
          <w:type w:val="bbPlcHdr"/>
        </w:types>
        <w:behaviors>
          <w:behavior w:val="content"/>
        </w:behaviors>
        <w:description w:val=""/>
        <w:guid w:val="{62169bbc-3be0-4af1-b4eb-f6d6f7208917}"/>
      </w:docPartPr>
      <w:docPartBody>
        <w:p>
          <w:r>
            <w:rPr>
              <w:color w:val="808080"/>
            </w:rPr>
            <w:t>单击此处输入文字。</w:t>
          </w:r>
        </w:p>
      </w:docPartBody>
    </w:docPart>
    <w:docPart>
      <w:docPartPr>
        <w:name w:val="{22eb595d-ae27-4755-ad83-bc4d429239a5}"/>
        <w:style w:val=""/>
        <w:category>
          <w:name w:val="常规"/>
          <w:gallery w:val="placeholder"/>
        </w:category>
        <w:types>
          <w:type w:val="bbPlcHdr"/>
        </w:types>
        <w:behaviors>
          <w:behavior w:val="content"/>
        </w:behaviors>
        <w:description w:val=""/>
        <w:guid w:val="{22eb595d-ae27-4755-ad83-bc4d429239a5}"/>
      </w:docPartPr>
      <w:docPartBody>
        <w:p>
          <w:r>
            <w:rPr>
              <w:color w:val="808080"/>
            </w:rPr>
            <w:t>单击此处输入文字。</w:t>
          </w:r>
        </w:p>
      </w:docPartBody>
    </w:docPart>
    <w:docPart>
      <w:docPartPr>
        <w:name w:val="{85524a3a-6e88-49ed-a434-920080f33020}"/>
        <w:style w:val=""/>
        <w:category>
          <w:name w:val="常规"/>
          <w:gallery w:val="placeholder"/>
        </w:category>
        <w:types>
          <w:type w:val="bbPlcHdr"/>
        </w:types>
        <w:behaviors>
          <w:behavior w:val="content"/>
        </w:behaviors>
        <w:description w:val=""/>
        <w:guid w:val="{85524a3a-6e88-49ed-a434-920080f33020}"/>
      </w:docPartPr>
      <w:docPartBody>
        <w:p>
          <w:r>
            <w:rPr>
              <w:color w:val="808080"/>
            </w:rPr>
            <w:t>单击此处输入文字。</w:t>
          </w:r>
        </w:p>
      </w:docPartBody>
    </w:docPart>
    <w:docPart>
      <w:docPartPr>
        <w:name w:val="{eef31baa-82b6-4a9a-bd31-d9f552315483}"/>
        <w:style w:val=""/>
        <w:category>
          <w:name w:val="常规"/>
          <w:gallery w:val="placeholder"/>
        </w:category>
        <w:types>
          <w:type w:val="bbPlcHdr"/>
        </w:types>
        <w:behaviors>
          <w:behavior w:val="content"/>
        </w:behaviors>
        <w:description w:val=""/>
        <w:guid w:val="{eef31baa-82b6-4a9a-bd31-d9f552315483}"/>
      </w:docPartPr>
      <w:docPartBody>
        <w:p>
          <w:r>
            <w:rPr>
              <w:color w:val="808080"/>
            </w:rPr>
            <w:t>单击此处输入文字。</w:t>
          </w:r>
        </w:p>
      </w:docPartBody>
    </w:docPart>
    <w:docPart>
      <w:docPartPr>
        <w:name w:val="{a1dc65c3-3f41-460c-a4c4-0948c5804a0b}"/>
        <w:style w:val=""/>
        <w:category>
          <w:name w:val="常规"/>
          <w:gallery w:val="placeholder"/>
        </w:category>
        <w:types>
          <w:type w:val="bbPlcHdr"/>
        </w:types>
        <w:behaviors>
          <w:behavior w:val="content"/>
        </w:behaviors>
        <w:description w:val=""/>
        <w:guid w:val="{a1dc65c3-3f41-460c-a4c4-0948c5804a0b}"/>
      </w:docPartPr>
      <w:docPartBody>
        <w:p>
          <w:r>
            <w:rPr>
              <w:color w:val="808080"/>
            </w:rPr>
            <w:t>单击此处输入文字。</w:t>
          </w:r>
        </w:p>
      </w:docPartBody>
    </w:docPart>
    <w:docPart>
      <w:docPartPr>
        <w:name w:val="{c0e1cf31-8063-4fe3-a59f-941d675548f3}"/>
        <w:style w:val=""/>
        <w:category>
          <w:name w:val="常规"/>
          <w:gallery w:val="placeholder"/>
        </w:category>
        <w:types>
          <w:type w:val="bbPlcHdr"/>
        </w:types>
        <w:behaviors>
          <w:behavior w:val="content"/>
        </w:behaviors>
        <w:description w:val=""/>
        <w:guid w:val="{c0e1cf31-8063-4fe3-a59f-941d675548f3}"/>
      </w:docPartPr>
      <w:docPartBody>
        <w:p>
          <w:r>
            <w:rPr>
              <w:color w:val="808080"/>
            </w:rPr>
            <w:t>单击此处输入文字。</w:t>
          </w:r>
        </w:p>
      </w:docPartBody>
    </w:docPart>
    <w:docPart>
      <w:docPartPr>
        <w:name w:val="{1ceb11c2-49f3-4073-b4a6-5e52c7094290}"/>
        <w:style w:val=""/>
        <w:category>
          <w:name w:val="常规"/>
          <w:gallery w:val="placeholder"/>
        </w:category>
        <w:types>
          <w:type w:val="bbPlcHdr"/>
        </w:types>
        <w:behaviors>
          <w:behavior w:val="content"/>
        </w:behaviors>
        <w:description w:val=""/>
        <w:guid w:val="{1ceb11c2-49f3-4073-b4a6-5e52c7094290}"/>
      </w:docPartPr>
      <w:docPartBody>
        <w:p>
          <w:r>
            <w:rPr>
              <w:color w:val="808080"/>
            </w:rPr>
            <w:t>单击此处输入文字。</w:t>
          </w:r>
        </w:p>
      </w:docPartBody>
    </w:docPart>
    <w:docPart>
      <w:docPartPr>
        <w:name w:val="{f6bf7dea-ea75-4c86-a8a5-ba63894bf906}"/>
        <w:style w:val=""/>
        <w:category>
          <w:name w:val="常规"/>
          <w:gallery w:val="placeholder"/>
        </w:category>
        <w:types>
          <w:type w:val="bbPlcHdr"/>
        </w:types>
        <w:behaviors>
          <w:behavior w:val="content"/>
        </w:behaviors>
        <w:description w:val=""/>
        <w:guid w:val="{f6bf7dea-ea75-4c86-a8a5-ba63894bf906}"/>
      </w:docPartPr>
      <w:docPartBody>
        <w:p>
          <w:r>
            <w:rPr>
              <w:color w:val="808080"/>
            </w:rPr>
            <w:t>单击此处输入文字。</w:t>
          </w:r>
        </w:p>
      </w:docPartBody>
    </w:docPart>
    <w:docPart>
      <w:docPartPr>
        <w:name w:val="{e58644c4-4627-453e-ba68-ada69fe3efd8}"/>
        <w:style w:val=""/>
        <w:category>
          <w:name w:val="常规"/>
          <w:gallery w:val="placeholder"/>
        </w:category>
        <w:types>
          <w:type w:val="bbPlcHdr"/>
        </w:types>
        <w:behaviors>
          <w:behavior w:val="content"/>
        </w:behaviors>
        <w:description w:val=""/>
        <w:guid w:val="{e58644c4-4627-453e-ba68-ada69fe3efd8}"/>
      </w:docPartPr>
      <w:docPartBody>
        <w:p>
          <w:r>
            <w:rPr>
              <w:color w:val="808080"/>
            </w:rPr>
            <w:t>单击此处输入文字。</w:t>
          </w:r>
        </w:p>
      </w:docPartBody>
    </w:docPart>
    <w:docPart>
      <w:docPartPr>
        <w:name w:val="{a362907c-0888-4339-89cd-bdeaea0f8d81}"/>
        <w:style w:val=""/>
        <w:category>
          <w:name w:val="常规"/>
          <w:gallery w:val="placeholder"/>
        </w:category>
        <w:types>
          <w:type w:val="bbPlcHdr"/>
        </w:types>
        <w:behaviors>
          <w:behavior w:val="content"/>
        </w:behaviors>
        <w:description w:val=""/>
        <w:guid w:val="{a362907c-0888-4339-89cd-bdeaea0f8d81}"/>
      </w:docPartPr>
      <w:docPartBody>
        <w:p>
          <w:r>
            <w:rPr>
              <w:color w:val="808080"/>
            </w:rPr>
            <w:t>单击此处输入文字。</w:t>
          </w:r>
        </w:p>
      </w:docPartBody>
    </w:docPart>
    <w:docPart>
      <w:docPartPr>
        <w:name w:val="{32d22a9c-4786-4399-93b2-e5d2a50f2b2a}"/>
        <w:style w:val=""/>
        <w:category>
          <w:name w:val="常规"/>
          <w:gallery w:val="placeholder"/>
        </w:category>
        <w:types>
          <w:type w:val="bbPlcHdr"/>
        </w:types>
        <w:behaviors>
          <w:behavior w:val="content"/>
        </w:behaviors>
        <w:description w:val=""/>
        <w:guid w:val="{32d22a9c-4786-4399-93b2-e5d2a50f2b2a}"/>
      </w:docPartPr>
      <w:docPartBody>
        <w:p>
          <w:r>
            <w:rPr>
              <w:color w:val="808080"/>
            </w:rPr>
            <w:t>单击此处输入文字。</w:t>
          </w:r>
        </w:p>
      </w:docPartBody>
    </w:docPart>
    <w:docPart>
      <w:docPartPr>
        <w:name w:val="{53acbb38-599c-42c7-b062-02a04f1a46e2}"/>
        <w:style w:val=""/>
        <w:category>
          <w:name w:val="常规"/>
          <w:gallery w:val="placeholder"/>
        </w:category>
        <w:types>
          <w:type w:val="bbPlcHdr"/>
        </w:types>
        <w:behaviors>
          <w:behavior w:val="content"/>
        </w:behaviors>
        <w:description w:val=""/>
        <w:guid w:val="{53acbb38-599c-42c7-b062-02a04f1a46e2}"/>
      </w:docPartPr>
      <w:docPartBody>
        <w:p>
          <w:r>
            <w:rPr>
              <w:color w:val="808080"/>
            </w:rPr>
            <w:t>单击此处输入文字。</w:t>
          </w:r>
        </w:p>
      </w:docPartBody>
    </w:docPart>
    <w:docPart>
      <w:docPartPr>
        <w:name w:val="{074e16ed-f096-49d6-bdee-cbc8e4dcbdad}"/>
        <w:style w:val=""/>
        <w:category>
          <w:name w:val="常规"/>
          <w:gallery w:val="placeholder"/>
        </w:category>
        <w:types>
          <w:type w:val="bbPlcHdr"/>
        </w:types>
        <w:behaviors>
          <w:behavior w:val="content"/>
        </w:behaviors>
        <w:description w:val=""/>
        <w:guid w:val="{074e16ed-f096-49d6-bdee-cbc8e4dcbdad}"/>
      </w:docPartPr>
      <w:docPartBody>
        <w:p>
          <w:r>
            <w:rPr>
              <w:color w:val="808080"/>
            </w:rPr>
            <w:t>单击此处输入文字。</w:t>
          </w:r>
        </w:p>
      </w:docPartBody>
    </w:docPart>
    <w:docPart>
      <w:docPartPr>
        <w:name w:val="{deee703b-4986-4a52-8baa-f9aed30586e3}"/>
        <w:style w:val=""/>
        <w:category>
          <w:name w:val="常规"/>
          <w:gallery w:val="placeholder"/>
        </w:category>
        <w:types>
          <w:type w:val="bbPlcHdr"/>
        </w:types>
        <w:behaviors>
          <w:behavior w:val="content"/>
        </w:behaviors>
        <w:description w:val=""/>
        <w:guid w:val="{deee703b-4986-4a52-8baa-f9aed30586e3}"/>
      </w:docPartPr>
      <w:docPartBody>
        <w:p>
          <w:r>
            <w:rPr>
              <w:color w:val="808080"/>
            </w:rPr>
            <w:t>单击此处输入文字。</w:t>
          </w:r>
        </w:p>
      </w:docPartBody>
    </w:docPart>
    <w:docPart>
      <w:docPartPr>
        <w:name w:val="{ac9ec256-4a5e-4deb-910f-31668396a806}"/>
        <w:style w:val=""/>
        <w:category>
          <w:name w:val="常规"/>
          <w:gallery w:val="placeholder"/>
        </w:category>
        <w:types>
          <w:type w:val="bbPlcHdr"/>
        </w:types>
        <w:behaviors>
          <w:behavior w:val="content"/>
        </w:behaviors>
        <w:description w:val=""/>
        <w:guid w:val="{ac9ec256-4a5e-4deb-910f-31668396a806}"/>
      </w:docPartPr>
      <w:docPartBody>
        <w:p>
          <w:r>
            <w:rPr>
              <w:color w:val="808080"/>
            </w:rPr>
            <w:t>单击此处输入文字。</w:t>
          </w:r>
        </w:p>
      </w:docPartBody>
    </w:docPart>
    <w:docPart>
      <w:docPartPr>
        <w:name w:val="{37bec2bd-6aae-46b9-8311-d583839baac7}"/>
        <w:style w:val=""/>
        <w:category>
          <w:name w:val="常规"/>
          <w:gallery w:val="placeholder"/>
        </w:category>
        <w:types>
          <w:type w:val="bbPlcHdr"/>
        </w:types>
        <w:behaviors>
          <w:behavior w:val="content"/>
        </w:behaviors>
        <w:description w:val=""/>
        <w:guid w:val="{37bec2bd-6aae-46b9-8311-d583839baac7}"/>
      </w:docPartPr>
      <w:docPartBody>
        <w:p>
          <w:r>
            <w:rPr>
              <w:color w:val="808080"/>
            </w:rPr>
            <w:t>单击此处输入文字。</w:t>
          </w:r>
        </w:p>
      </w:docPartBody>
    </w:docPart>
    <w:docPart>
      <w:docPartPr>
        <w:name w:val="{00f24203-cf0d-4ca3-becd-9d2e2438913a}"/>
        <w:style w:val=""/>
        <w:category>
          <w:name w:val="常规"/>
          <w:gallery w:val="placeholder"/>
        </w:category>
        <w:types>
          <w:type w:val="bbPlcHdr"/>
        </w:types>
        <w:behaviors>
          <w:behavior w:val="content"/>
        </w:behaviors>
        <w:description w:val=""/>
        <w:guid w:val="{00f24203-cf0d-4ca3-becd-9d2e2438913a}"/>
      </w:docPartPr>
      <w:docPartBody>
        <w:p>
          <w:r>
            <w:rPr>
              <w:color w:val="808080"/>
            </w:rPr>
            <w:t>单击此处输入文字。</w:t>
          </w:r>
        </w:p>
      </w:docPartBody>
    </w:docPart>
    <w:docPart>
      <w:docPartPr>
        <w:name w:val="{28304c72-02e4-4c82-86f2-3c5b94638f62}"/>
        <w:style w:val=""/>
        <w:category>
          <w:name w:val="常规"/>
          <w:gallery w:val="placeholder"/>
        </w:category>
        <w:types>
          <w:type w:val="bbPlcHdr"/>
        </w:types>
        <w:behaviors>
          <w:behavior w:val="content"/>
        </w:behaviors>
        <w:description w:val=""/>
        <w:guid w:val="{28304c72-02e4-4c82-86f2-3c5b94638f62}"/>
      </w:docPartPr>
      <w:docPartBody>
        <w:p>
          <w:r>
            <w:rPr>
              <w:color w:val="808080"/>
            </w:rPr>
            <w:t>单击此处输入文字。</w:t>
          </w:r>
        </w:p>
      </w:docPartBody>
    </w:docPart>
    <w:docPart>
      <w:docPartPr>
        <w:name w:val="{8556451d-853f-429c-ac17-a713142b72ad}"/>
        <w:style w:val=""/>
        <w:category>
          <w:name w:val="常规"/>
          <w:gallery w:val="placeholder"/>
        </w:category>
        <w:types>
          <w:type w:val="bbPlcHdr"/>
        </w:types>
        <w:behaviors>
          <w:behavior w:val="content"/>
        </w:behaviors>
        <w:description w:val=""/>
        <w:guid w:val="{8556451d-853f-429c-ac17-a713142b72ad}"/>
      </w:docPartPr>
      <w:docPartBody>
        <w:p>
          <w:r>
            <w:rPr>
              <w:color w:val="808080"/>
            </w:rPr>
            <w:t>单击此处输入文字。</w:t>
          </w:r>
        </w:p>
      </w:docPartBody>
    </w:docPart>
    <w:docPart>
      <w:docPartPr>
        <w:name w:val="{c092111d-5c0f-42b3-94a2-43bd0dc57f06}"/>
        <w:style w:val=""/>
        <w:category>
          <w:name w:val="常规"/>
          <w:gallery w:val="placeholder"/>
        </w:category>
        <w:types>
          <w:type w:val="bbPlcHdr"/>
        </w:types>
        <w:behaviors>
          <w:behavior w:val="content"/>
        </w:behaviors>
        <w:description w:val=""/>
        <w:guid w:val="{c092111d-5c0f-42b3-94a2-43bd0dc57f06}"/>
      </w:docPartPr>
      <w:docPartBody>
        <w:p>
          <w:r>
            <w:rPr>
              <w:color w:val="808080"/>
            </w:rPr>
            <w:t>单击此处输入文字。</w:t>
          </w:r>
        </w:p>
      </w:docPartBody>
    </w:docPart>
    <w:docPart>
      <w:docPartPr>
        <w:name w:val="{48f25628-7c5c-473e-a917-2d3bcef361ee}"/>
        <w:style w:val=""/>
        <w:category>
          <w:name w:val="常规"/>
          <w:gallery w:val="placeholder"/>
        </w:category>
        <w:types>
          <w:type w:val="bbPlcHdr"/>
        </w:types>
        <w:behaviors>
          <w:behavior w:val="content"/>
        </w:behaviors>
        <w:description w:val=""/>
        <w:guid w:val="{48f25628-7c5c-473e-a917-2d3bcef361ee}"/>
      </w:docPartPr>
      <w:docPartBody>
        <w:p>
          <w:r>
            <w:rPr>
              <w:color w:val="808080"/>
            </w:rPr>
            <w:t>单击此处输入文字。</w:t>
          </w:r>
        </w:p>
      </w:docPartBody>
    </w:docPart>
    <w:docPart>
      <w:docPartPr>
        <w:name w:val="{e42e1c08-425b-4a14-b97d-e6d13d5617a5}"/>
        <w:style w:val=""/>
        <w:category>
          <w:name w:val="常规"/>
          <w:gallery w:val="placeholder"/>
        </w:category>
        <w:types>
          <w:type w:val="bbPlcHdr"/>
        </w:types>
        <w:behaviors>
          <w:behavior w:val="content"/>
        </w:behaviors>
        <w:description w:val=""/>
        <w:guid w:val="{e42e1c08-425b-4a14-b97d-e6d13d5617a5}"/>
      </w:docPartPr>
      <w:docPartBody>
        <w:p>
          <w:r>
            <w:rPr>
              <w:color w:val="808080"/>
            </w:rPr>
            <w:t>单击此处输入文字。</w:t>
          </w:r>
        </w:p>
      </w:docPartBody>
    </w:docPart>
    <w:docPart>
      <w:docPartPr>
        <w:name w:val="{20d6dd46-221d-4e05-85ae-0dad11713623}"/>
        <w:style w:val=""/>
        <w:category>
          <w:name w:val="常规"/>
          <w:gallery w:val="placeholder"/>
        </w:category>
        <w:types>
          <w:type w:val="bbPlcHdr"/>
        </w:types>
        <w:behaviors>
          <w:behavior w:val="content"/>
        </w:behaviors>
        <w:description w:val=""/>
        <w:guid w:val="{20d6dd46-221d-4e05-85ae-0dad11713623}"/>
      </w:docPartPr>
      <w:docPartBody>
        <w:p>
          <w:r>
            <w:rPr>
              <w:color w:val="808080"/>
            </w:rPr>
            <w:t>单击此处输入文字。</w:t>
          </w:r>
        </w:p>
      </w:docPartBody>
    </w:docPart>
    <w:docPart>
      <w:docPartPr>
        <w:name w:val="{800ac743-f68e-4794-b0d1-71eebfa9beae}"/>
        <w:style w:val=""/>
        <w:category>
          <w:name w:val="常规"/>
          <w:gallery w:val="placeholder"/>
        </w:category>
        <w:types>
          <w:type w:val="bbPlcHdr"/>
        </w:types>
        <w:behaviors>
          <w:behavior w:val="content"/>
        </w:behaviors>
        <w:description w:val=""/>
        <w:guid w:val="{800ac743-f68e-4794-b0d1-71eebfa9beae}"/>
      </w:docPartPr>
      <w:docPartBody>
        <w:p>
          <w:r>
            <w:rPr>
              <w:color w:val="808080"/>
            </w:rPr>
            <w:t>单击此处输入文字。</w:t>
          </w:r>
        </w:p>
      </w:docPartBody>
    </w:docPart>
    <w:docPart>
      <w:docPartPr>
        <w:name w:val="{9fda1ad6-f2c4-46f3-8140-ab5e33e55549}"/>
        <w:style w:val=""/>
        <w:category>
          <w:name w:val="常规"/>
          <w:gallery w:val="placeholder"/>
        </w:category>
        <w:types>
          <w:type w:val="bbPlcHdr"/>
        </w:types>
        <w:behaviors>
          <w:behavior w:val="content"/>
        </w:behaviors>
        <w:description w:val=""/>
        <w:guid w:val="{9fda1ad6-f2c4-46f3-8140-ab5e33e55549}"/>
      </w:docPartPr>
      <w:docPartBody>
        <w:p>
          <w:r>
            <w:rPr>
              <w:color w:val="808080"/>
            </w:rPr>
            <w:t>单击此处输入文字。</w:t>
          </w:r>
        </w:p>
      </w:docPartBody>
    </w:docPart>
    <w:docPart>
      <w:docPartPr>
        <w:name w:val="{2f005a79-7355-4b91-9970-937d8ad0fcaf}"/>
        <w:style w:val=""/>
        <w:category>
          <w:name w:val="常规"/>
          <w:gallery w:val="placeholder"/>
        </w:category>
        <w:types>
          <w:type w:val="bbPlcHdr"/>
        </w:types>
        <w:behaviors>
          <w:behavior w:val="content"/>
        </w:behaviors>
        <w:description w:val=""/>
        <w:guid w:val="{2f005a79-7355-4b91-9970-937d8ad0fcaf}"/>
      </w:docPartPr>
      <w:docPartBody>
        <w:p>
          <w:r>
            <w:rPr>
              <w:color w:val="808080"/>
            </w:rPr>
            <w:t>单击此处输入文字。</w:t>
          </w:r>
        </w:p>
      </w:docPartBody>
    </w:docPart>
    <w:docPart>
      <w:docPartPr>
        <w:name w:val="{3c99f7d1-ad54-4a4f-9ed3-9c7096c3343c}"/>
        <w:style w:val=""/>
        <w:category>
          <w:name w:val="常规"/>
          <w:gallery w:val="placeholder"/>
        </w:category>
        <w:types>
          <w:type w:val="bbPlcHdr"/>
        </w:types>
        <w:behaviors>
          <w:behavior w:val="content"/>
        </w:behaviors>
        <w:description w:val=""/>
        <w:guid w:val="{3c99f7d1-ad54-4a4f-9ed3-9c7096c3343c}"/>
      </w:docPartPr>
      <w:docPartBody>
        <w:p>
          <w:r>
            <w:rPr>
              <w:color w:val="808080"/>
            </w:rPr>
            <w:t>单击此处输入文字。</w:t>
          </w:r>
        </w:p>
      </w:docPartBody>
    </w:docPart>
    <w:docPart>
      <w:docPartPr>
        <w:name w:val="{73c02770-9ff1-4d61-be1c-8bba53666f70}"/>
        <w:style w:val=""/>
        <w:category>
          <w:name w:val="常规"/>
          <w:gallery w:val="placeholder"/>
        </w:category>
        <w:types>
          <w:type w:val="bbPlcHdr"/>
        </w:types>
        <w:behaviors>
          <w:behavior w:val="content"/>
        </w:behaviors>
        <w:description w:val=""/>
        <w:guid w:val="{73c02770-9ff1-4d61-be1c-8bba53666f70}"/>
      </w:docPartPr>
      <w:docPartBody>
        <w:p>
          <w:r>
            <w:rPr>
              <w:color w:val="808080"/>
            </w:rPr>
            <w:t>单击此处输入文字。</w:t>
          </w:r>
        </w:p>
      </w:docPartBody>
    </w:docPart>
    <w:docPart>
      <w:docPartPr>
        <w:name w:val="{d90a29e5-3d2f-481c-9b30-bec55ebe3722}"/>
        <w:style w:val=""/>
        <w:category>
          <w:name w:val="常规"/>
          <w:gallery w:val="placeholder"/>
        </w:category>
        <w:types>
          <w:type w:val="bbPlcHdr"/>
        </w:types>
        <w:behaviors>
          <w:behavior w:val="content"/>
        </w:behaviors>
        <w:description w:val=""/>
        <w:guid w:val="{d90a29e5-3d2f-481c-9b30-bec55ebe3722}"/>
      </w:docPartPr>
      <w:docPartBody>
        <w:p>
          <w:r>
            <w:rPr>
              <w:color w:val="808080"/>
            </w:rPr>
            <w:t>单击此处输入文字。</w:t>
          </w:r>
        </w:p>
      </w:docPartBody>
    </w:docPart>
    <w:docPart>
      <w:docPartPr>
        <w:name w:val="{cdebbc00-2081-435e-9a40-a67737a49de3}"/>
        <w:style w:val=""/>
        <w:category>
          <w:name w:val="常规"/>
          <w:gallery w:val="placeholder"/>
        </w:category>
        <w:types>
          <w:type w:val="bbPlcHdr"/>
        </w:types>
        <w:behaviors>
          <w:behavior w:val="content"/>
        </w:behaviors>
        <w:description w:val=""/>
        <w:guid w:val="{cdebbc00-2081-435e-9a40-a67737a49de3}"/>
      </w:docPartPr>
      <w:docPartBody>
        <w:p>
          <w:r>
            <w:rPr>
              <w:color w:val="808080"/>
            </w:rPr>
            <w:t>单击此处输入文字。</w:t>
          </w:r>
        </w:p>
      </w:docPartBody>
    </w:docPart>
    <w:docPart>
      <w:docPartPr>
        <w:name w:val="{4bc93355-0241-43e7-a8e1-389b0d051816}"/>
        <w:style w:val=""/>
        <w:category>
          <w:name w:val="常规"/>
          <w:gallery w:val="placeholder"/>
        </w:category>
        <w:types>
          <w:type w:val="bbPlcHdr"/>
        </w:types>
        <w:behaviors>
          <w:behavior w:val="content"/>
        </w:behaviors>
        <w:description w:val=""/>
        <w:guid w:val="{4bc93355-0241-43e7-a8e1-389b0d051816}"/>
      </w:docPartPr>
      <w:docPartBody>
        <w:p>
          <w:r>
            <w:rPr>
              <w:color w:val="808080"/>
            </w:rPr>
            <w:t>单击此处输入文字。</w:t>
          </w:r>
        </w:p>
      </w:docPartBody>
    </w:docPart>
    <w:docPart>
      <w:docPartPr>
        <w:name w:val="{9646dc4c-84c1-43f7-a3e1-37d560148efa}"/>
        <w:style w:val=""/>
        <w:category>
          <w:name w:val="常规"/>
          <w:gallery w:val="placeholder"/>
        </w:category>
        <w:types>
          <w:type w:val="bbPlcHdr"/>
        </w:types>
        <w:behaviors>
          <w:behavior w:val="content"/>
        </w:behaviors>
        <w:description w:val=""/>
        <w:guid w:val="{9646dc4c-84c1-43f7-a3e1-37d560148efa}"/>
      </w:docPartPr>
      <w:docPartBody>
        <w:p>
          <w:r>
            <w:rPr>
              <w:color w:val="808080"/>
            </w:rPr>
            <w:t>单击此处输入文字。</w:t>
          </w:r>
        </w:p>
      </w:docPartBody>
    </w:docPart>
    <w:docPart>
      <w:docPartPr>
        <w:name w:val="{d7655b72-76b9-442e-b923-745edbf79510}"/>
        <w:style w:val=""/>
        <w:category>
          <w:name w:val="常规"/>
          <w:gallery w:val="placeholder"/>
        </w:category>
        <w:types>
          <w:type w:val="bbPlcHdr"/>
        </w:types>
        <w:behaviors>
          <w:behavior w:val="content"/>
        </w:behaviors>
        <w:description w:val=""/>
        <w:guid w:val="{d7655b72-76b9-442e-b923-745edbf79510}"/>
      </w:docPartPr>
      <w:docPartBody>
        <w:p>
          <w:r>
            <w:rPr>
              <w:color w:val="808080"/>
            </w:rPr>
            <w:t>单击此处输入文字。</w:t>
          </w:r>
        </w:p>
      </w:docPartBody>
    </w:docPart>
    <w:docPart>
      <w:docPartPr>
        <w:name w:val="{96474a3a-e648-4398-a19a-d6317b3d457f}"/>
        <w:style w:val=""/>
        <w:category>
          <w:name w:val="常规"/>
          <w:gallery w:val="placeholder"/>
        </w:category>
        <w:types>
          <w:type w:val="bbPlcHdr"/>
        </w:types>
        <w:behaviors>
          <w:behavior w:val="content"/>
        </w:behaviors>
        <w:description w:val=""/>
        <w:guid w:val="{96474a3a-e648-4398-a19a-d6317b3d457f}"/>
      </w:docPartPr>
      <w:docPartBody>
        <w:p>
          <w:r>
            <w:rPr>
              <w:color w:val="808080"/>
            </w:rPr>
            <w:t>单击此处输入文字。</w:t>
          </w:r>
        </w:p>
      </w:docPartBody>
    </w:docPart>
    <w:docPart>
      <w:docPartPr>
        <w:name w:val="{1794e9c4-785f-43fb-b75d-4e90b9a136d1}"/>
        <w:style w:val=""/>
        <w:category>
          <w:name w:val="常规"/>
          <w:gallery w:val="placeholder"/>
        </w:category>
        <w:types>
          <w:type w:val="bbPlcHdr"/>
        </w:types>
        <w:behaviors>
          <w:behavior w:val="content"/>
        </w:behaviors>
        <w:description w:val=""/>
        <w:guid w:val="{1794e9c4-785f-43fb-b75d-4e90b9a136d1}"/>
      </w:docPartPr>
      <w:docPartBody>
        <w:p>
          <w:r>
            <w:rPr>
              <w:color w:val="808080"/>
            </w:rPr>
            <w:t>单击此处输入文字。</w:t>
          </w:r>
        </w:p>
      </w:docPartBody>
    </w:docPart>
    <w:docPart>
      <w:docPartPr>
        <w:name w:val="{9c254ce6-25a0-48c0-9543-6f95de29c81b}"/>
        <w:style w:val=""/>
        <w:category>
          <w:name w:val="常规"/>
          <w:gallery w:val="placeholder"/>
        </w:category>
        <w:types>
          <w:type w:val="bbPlcHdr"/>
        </w:types>
        <w:behaviors>
          <w:behavior w:val="content"/>
        </w:behaviors>
        <w:description w:val=""/>
        <w:guid w:val="{9c254ce6-25a0-48c0-9543-6f95de29c81b}"/>
      </w:docPartPr>
      <w:docPartBody>
        <w:p>
          <w:r>
            <w:rPr>
              <w:color w:val="808080"/>
            </w:rPr>
            <w:t>单击此处输入文字。</w:t>
          </w:r>
        </w:p>
      </w:docPartBody>
    </w:docPart>
    <w:docPart>
      <w:docPartPr>
        <w:name w:val="{63fdf179-40c5-4b87-94dd-da4f47d721e3}"/>
        <w:style w:val=""/>
        <w:category>
          <w:name w:val="常规"/>
          <w:gallery w:val="placeholder"/>
        </w:category>
        <w:types>
          <w:type w:val="bbPlcHdr"/>
        </w:types>
        <w:behaviors>
          <w:behavior w:val="content"/>
        </w:behaviors>
        <w:description w:val=""/>
        <w:guid w:val="{63fdf179-40c5-4b87-94dd-da4f47d721e3}"/>
      </w:docPartPr>
      <w:docPartBody>
        <w:p>
          <w:r>
            <w:rPr>
              <w:color w:val="808080"/>
            </w:rPr>
            <w:t>单击此处输入文字。</w:t>
          </w:r>
        </w:p>
      </w:docPartBody>
    </w:docPart>
    <w:docPart>
      <w:docPartPr>
        <w:name w:val="{01319ced-4c5f-4ffe-b29a-219bab2aba66}"/>
        <w:style w:val=""/>
        <w:category>
          <w:name w:val="常规"/>
          <w:gallery w:val="placeholder"/>
        </w:category>
        <w:types>
          <w:type w:val="bbPlcHdr"/>
        </w:types>
        <w:behaviors>
          <w:behavior w:val="content"/>
        </w:behaviors>
        <w:description w:val=""/>
        <w:guid w:val="{01319ced-4c5f-4ffe-b29a-219bab2aba66}"/>
      </w:docPartPr>
      <w:docPartBody>
        <w:p>
          <w:r>
            <w:rPr>
              <w:color w:val="808080"/>
            </w:rPr>
            <w:t>单击此处输入文字。</w:t>
          </w:r>
        </w:p>
      </w:docPartBody>
    </w:docPart>
    <w:docPart>
      <w:docPartPr>
        <w:name w:val="{e1b578db-15a1-4dc2-b2ab-7c8b95fd5947}"/>
        <w:style w:val=""/>
        <w:category>
          <w:name w:val="常规"/>
          <w:gallery w:val="placeholder"/>
        </w:category>
        <w:types>
          <w:type w:val="bbPlcHdr"/>
        </w:types>
        <w:behaviors>
          <w:behavior w:val="content"/>
        </w:behaviors>
        <w:description w:val=""/>
        <w:guid w:val="{e1b578db-15a1-4dc2-b2ab-7c8b95fd5947}"/>
      </w:docPartPr>
      <w:docPartBody>
        <w:p>
          <w:r>
            <w:rPr>
              <w:color w:val="808080"/>
            </w:rPr>
            <w:t>单击此处输入文字。</w:t>
          </w:r>
        </w:p>
      </w:docPartBody>
    </w:docPart>
    <w:docPart>
      <w:docPartPr>
        <w:name w:val="{25f68069-b64c-4546-8bf0-0462b33d95df}"/>
        <w:style w:val=""/>
        <w:category>
          <w:name w:val="常规"/>
          <w:gallery w:val="placeholder"/>
        </w:category>
        <w:types>
          <w:type w:val="bbPlcHdr"/>
        </w:types>
        <w:behaviors>
          <w:behavior w:val="content"/>
        </w:behaviors>
        <w:description w:val=""/>
        <w:guid w:val="{25f68069-b64c-4546-8bf0-0462b33d95df}"/>
      </w:docPartPr>
      <w:docPartBody>
        <w:p>
          <w:r>
            <w:rPr>
              <w:color w:val="808080"/>
            </w:rPr>
            <w:t>单击此处输入文字。</w:t>
          </w:r>
        </w:p>
      </w:docPartBody>
    </w:docPart>
    <w:docPart>
      <w:docPartPr>
        <w:name w:val="{19886e4d-821e-440f-8828-03075bafedaa}"/>
        <w:style w:val=""/>
        <w:category>
          <w:name w:val="常规"/>
          <w:gallery w:val="placeholder"/>
        </w:category>
        <w:types>
          <w:type w:val="bbPlcHdr"/>
        </w:types>
        <w:behaviors>
          <w:behavior w:val="content"/>
        </w:behaviors>
        <w:description w:val=""/>
        <w:guid w:val="{19886e4d-821e-440f-8828-03075bafedaa}"/>
      </w:docPartPr>
      <w:docPartBody>
        <w:p>
          <w:r>
            <w:rPr>
              <w:color w:val="808080"/>
            </w:rPr>
            <w:t>单击此处输入文字。</w:t>
          </w:r>
        </w:p>
      </w:docPartBody>
    </w:docPart>
    <w:docPart>
      <w:docPartPr>
        <w:name w:val="{c1a39f2c-8194-434c-b623-87308f9d4a81}"/>
        <w:style w:val=""/>
        <w:category>
          <w:name w:val="常规"/>
          <w:gallery w:val="placeholder"/>
        </w:category>
        <w:types>
          <w:type w:val="bbPlcHdr"/>
        </w:types>
        <w:behaviors>
          <w:behavior w:val="content"/>
        </w:behaviors>
        <w:description w:val=""/>
        <w:guid w:val="{c1a39f2c-8194-434c-b623-87308f9d4a81}"/>
      </w:docPartPr>
      <w:docPartBody>
        <w:p>
          <w:r>
            <w:rPr>
              <w:color w:val="808080"/>
            </w:rPr>
            <w:t>单击此处输入文字。</w:t>
          </w:r>
        </w:p>
      </w:docPartBody>
    </w:docPart>
    <w:docPart>
      <w:docPartPr>
        <w:name w:val="{cffa410a-3946-4eeb-898e-ceea3042298a}"/>
        <w:style w:val=""/>
        <w:category>
          <w:name w:val="常规"/>
          <w:gallery w:val="placeholder"/>
        </w:category>
        <w:types>
          <w:type w:val="bbPlcHdr"/>
        </w:types>
        <w:behaviors>
          <w:behavior w:val="content"/>
        </w:behaviors>
        <w:description w:val=""/>
        <w:guid w:val="{cffa410a-3946-4eeb-898e-ceea3042298a}"/>
      </w:docPartPr>
      <w:docPartBody>
        <w:p>
          <w:r>
            <w:rPr>
              <w:color w:val="808080"/>
            </w:rPr>
            <w:t>单击此处输入文字。</w:t>
          </w:r>
        </w:p>
      </w:docPartBody>
    </w:docPart>
    <w:docPart>
      <w:docPartPr>
        <w:name w:val="{3bbf40a3-450c-4693-83b4-e07aeb688d4c}"/>
        <w:style w:val=""/>
        <w:category>
          <w:name w:val="常规"/>
          <w:gallery w:val="placeholder"/>
        </w:category>
        <w:types>
          <w:type w:val="bbPlcHdr"/>
        </w:types>
        <w:behaviors>
          <w:behavior w:val="content"/>
        </w:behaviors>
        <w:description w:val=""/>
        <w:guid w:val="{3bbf40a3-450c-4693-83b4-e07aeb688d4c}"/>
      </w:docPartPr>
      <w:docPartBody>
        <w:p>
          <w:r>
            <w:rPr>
              <w:color w:val="808080"/>
            </w:rPr>
            <w:t>单击此处输入文字。</w:t>
          </w:r>
        </w:p>
      </w:docPartBody>
    </w:docPart>
    <w:docPart>
      <w:docPartPr>
        <w:name w:val="{c24cea7c-93ee-4679-b9d8-7d4aeb52fe42}"/>
        <w:style w:val=""/>
        <w:category>
          <w:name w:val="常规"/>
          <w:gallery w:val="placeholder"/>
        </w:category>
        <w:types>
          <w:type w:val="bbPlcHdr"/>
        </w:types>
        <w:behaviors>
          <w:behavior w:val="content"/>
        </w:behaviors>
        <w:description w:val=""/>
        <w:guid w:val="{c24cea7c-93ee-4679-b9d8-7d4aeb52fe42}"/>
      </w:docPartPr>
      <w:docPartBody>
        <w:p>
          <w:r>
            <w:rPr>
              <w:color w:val="808080"/>
            </w:rPr>
            <w:t>单击此处输入文字。</w:t>
          </w:r>
        </w:p>
      </w:docPartBody>
    </w:docPart>
    <w:docPart>
      <w:docPartPr>
        <w:name w:val="{24a867ac-8273-44f5-a776-8cf4c8bcc3b5}"/>
        <w:style w:val=""/>
        <w:category>
          <w:name w:val="常规"/>
          <w:gallery w:val="placeholder"/>
        </w:category>
        <w:types>
          <w:type w:val="bbPlcHdr"/>
        </w:types>
        <w:behaviors>
          <w:behavior w:val="content"/>
        </w:behaviors>
        <w:description w:val=""/>
        <w:guid w:val="{24a867ac-8273-44f5-a776-8cf4c8bcc3b5}"/>
      </w:docPartPr>
      <w:docPartBody>
        <w:p>
          <w:r>
            <w:rPr>
              <w:color w:val="808080"/>
            </w:rPr>
            <w:t>单击此处输入文字。</w:t>
          </w:r>
        </w:p>
      </w:docPartBody>
    </w:docPart>
    <w:docPart>
      <w:docPartPr>
        <w:name w:val="{2f4bf8e5-a2f1-461b-a374-3f45a6cb8cc6}"/>
        <w:style w:val=""/>
        <w:category>
          <w:name w:val="常规"/>
          <w:gallery w:val="placeholder"/>
        </w:category>
        <w:types>
          <w:type w:val="bbPlcHdr"/>
        </w:types>
        <w:behaviors>
          <w:behavior w:val="content"/>
        </w:behaviors>
        <w:description w:val=""/>
        <w:guid w:val="{2f4bf8e5-a2f1-461b-a374-3f45a6cb8cc6}"/>
      </w:docPartPr>
      <w:docPartBody>
        <w:p>
          <w:r>
            <w:rPr>
              <w:color w:val="808080"/>
            </w:rPr>
            <w:t>单击此处输入文字。</w:t>
          </w:r>
        </w:p>
      </w:docPartBody>
    </w:docPart>
    <w:docPart>
      <w:docPartPr>
        <w:name w:val="{2fe21788-6ef4-480d-9088-39645a93e547}"/>
        <w:style w:val=""/>
        <w:category>
          <w:name w:val="常规"/>
          <w:gallery w:val="placeholder"/>
        </w:category>
        <w:types>
          <w:type w:val="bbPlcHdr"/>
        </w:types>
        <w:behaviors>
          <w:behavior w:val="content"/>
        </w:behaviors>
        <w:description w:val=""/>
        <w:guid w:val="{2fe21788-6ef4-480d-9088-39645a93e547}"/>
      </w:docPartPr>
      <w:docPartBody>
        <w:p>
          <w:r>
            <w:rPr>
              <w:color w:val="808080"/>
            </w:rPr>
            <w:t>单击此处输入文字。</w:t>
          </w:r>
        </w:p>
      </w:docPartBody>
    </w:docPart>
    <w:docPart>
      <w:docPartPr>
        <w:name w:val="{e3a8b43a-3af4-40c8-a930-225f73bd917f}"/>
        <w:style w:val=""/>
        <w:category>
          <w:name w:val="常规"/>
          <w:gallery w:val="placeholder"/>
        </w:category>
        <w:types>
          <w:type w:val="bbPlcHdr"/>
        </w:types>
        <w:behaviors>
          <w:behavior w:val="content"/>
        </w:behaviors>
        <w:description w:val=""/>
        <w:guid w:val="{e3a8b43a-3af4-40c8-a930-225f73bd917f}"/>
      </w:docPartPr>
      <w:docPartBody>
        <w:p>
          <w:r>
            <w:rPr>
              <w:color w:val="808080"/>
            </w:rPr>
            <w:t>单击此处输入文字。</w:t>
          </w:r>
        </w:p>
      </w:docPartBody>
    </w:docPart>
    <w:docPart>
      <w:docPartPr>
        <w:name w:val="{86dd786a-8667-490e-ac14-b9c326eb7fca}"/>
        <w:style w:val=""/>
        <w:category>
          <w:name w:val="常规"/>
          <w:gallery w:val="placeholder"/>
        </w:category>
        <w:types>
          <w:type w:val="bbPlcHdr"/>
        </w:types>
        <w:behaviors>
          <w:behavior w:val="content"/>
        </w:behaviors>
        <w:description w:val=""/>
        <w:guid w:val="{86dd786a-8667-490e-ac14-b9c326eb7fca}"/>
      </w:docPartPr>
      <w:docPartBody>
        <w:p>
          <w:r>
            <w:rPr>
              <w:color w:val="808080"/>
            </w:rPr>
            <w:t>单击此处输入文字。</w:t>
          </w:r>
        </w:p>
      </w:docPartBody>
    </w:docPart>
    <w:docPart>
      <w:docPartPr>
        <w:name w:val="{9b0b55e4-3953-4794-bff5-7712ee685b0e}"/>
        <w:style w:val=""/>
        <w:category>
          <w:name w:val="常规"/>
          <w:gallery w:val="placeholder"/>
        </w:category>
        <w:types>
          <w:type w:val="bbPlcHdr"/>
        </w:types>
        <w:behaviors>
          <w:behavior w:val="content"/>
        </w:behaviors>
        <w:description w:val=""/>
        <w:guid w:val="{9b0b55e4-3953-4794-bff5-7712ee685b0e}"/>
      </w:docPartPr>
      <w:docPartBody>
        <w:p>
          <w:r>
            <w:rPr>
              <w:color w:val="808080"/>
            </w:rPr>
            <w:t>单击此处输入文字。</w:t>
          </w:r>
        </w:p>
      </w:docPartBody>
    </w:docPart>
    <w:docPart>
      <w:docPartPr>
        <w:name w:val="{4f60f81f-5fe3-4449-97ce-5f84b8a866dc}"/>
        <w:style w:val=""/>
        <w:category>
          <w:name w:val="常规"/>
          <w:gallery w:val="placeholder"/>
        </w:category>
        <w:types>
          <w:type w:val="bbPlcHdr"/>
        </w:types>
        <w:behaviors>
          <w:behavior w:val="content"/>
        </w:behaviors>
        <w:description w:val=""/>
        <w:guid w:val="{4f60f81f-5fe3-4449-97ce-5f84b8a866dc}"/>
      </w:docPartPr>
      <w:docPartBody>
        <w:p>
          <w:r>
            <w:rPr>
              <w:color w:val="808080"/>
            </w:rPr>
            <w:t>单击此处输入文字。</w:t>
          </w:r>
        </w:p>
      </w:docPartBody>
    </w:docPart>
    <w:docPart>
      <w:docPartPr>
        <w:name w:val="{db5d4b34-7c9c-40ea-aa68-0f107db8a277}"/>
        <w:style w:val=""/>
        <w:category>
          <w:name w:val="常规"/>
          <w:gallery w:val="placeholder"/>
        </w:category>
        <w:types>
          <w:type w:val="bbPlcHdr"/>
        </w:types>
        <w:behaviors>
          <w:behavior w:val="content"/>
        </w:behaviors>
        <w:description w:val=""/>
        <w:guid w:val="{db5d4b34-7c9c-40ea-aa68-0f107db8a277}"/>
      </w:docPartPr>
      <w:docPartBody>
        <w:p>
          <w:r>
            <w:rPr>
              <w:color w:val="808080"/>
            </w:rPr>
            <w:t>单击此处输入文字。</w:t>
          </w:r>
        </w:p>
      </w:docPartBody>
    </w:docPart>
    <w:docPart>
      <w:docPartPr>
        <w:name w:val="{e8555fb7-d925-4f26-8ca7-0f10595b555c}"/>
        <w:style w:val=""/>
        <w:category>
          <w:name w:val="常规"/>
          <w:gallery w:val="placeholder"/>
        </w:category>
        <w:types>
          <w:type w:val="bbPlcHdr"/>
        </w:types>
        <w:behaviors>
          <w:behavior w:val="content"/>
        </w:behaviors>
        <w:description w:val=""/>
        <w:guid w:val="{e8555fb7-d925-4f26-8ca7-0f10595b555c}"/>
      </w:docPartPr>
      <w:docPartBody>
        <w:p>
          <w:r>
            <w:rPr>
              <w:color w:val="808080"/>
            </w:rPr>
            <w:t>单击此处输入文字。</w:t>
          </w:r>
        </w:p>
      </w:docPartBody>
    </w:docPart>
    <w:docPart>
      <w:docPartPr>
        <w:name w:val="{b62224ec-1f69-4299-8ba2-5a4acdf1fb2c}"/>
        <w:style w:val=""/>
        <w:category>
          <w:name w:val="常规"/>
          <w:gallery w:val="placeholder"/>
        </w:category>
        <w:types>
          <w:type w:val="bbPlcHdr"/>
        </w:types>
        <w:behaviors>
          <w:behavior w:val="content"/>
        </w:behaviors>
        <w:description w:val=""/>
        <w:guid w:val="{b62224ec-1f69-4299-8ba2-5a4acdf1fb2c}"/>
      </w:docPartPr>
      <w:docPartBody>
        <w:p>
          <w:r>
            <w:rPr>
              <w:color w:val="808080"/>
            </w:rPr>
            <w:t>单击此处输入文字。</w:t>
          </w:r>
        </w:p>
      </w:docPartBody>
    </w:docPart>
    <w:docPart>
      <w:docPartPr>
        <w:name w:val="{22d0df28-6e63-4c3d-ac8b-bc1690f2a636}"/>
        <w:style w:val=""/>
        <w:category>
          <w:name w:val="常规"/>
          <w:gallery w:val="placeholder"/>
        </w:category>
        <w:types>
          <w:type w:val="bbPlcHdr"/>
        </w:types>
        <w:behaviors>
          <w:behavior w:val="content"/>
        </w:behaviors>
        <w:description w:val=""/>
        <w:guid w:val="{22d0df28-6e63-4c3d-ac8b-bc1690f2a636}"/>
      </w:docPartPr>
      <w:docPartBody>
        <w:p>
          <w:r>
            <w:rPr>
              <w:color w:val="808080"/>
            </w:rPr>
            <w:t>单击此处输入文字。</w:t>
          </w:r>
        </w:p>
      </w:docPartBody>
    </w:docPart>
    <w:docPart>
      <w:docPartPr>
        <w:name w:val="{f892b814-638a-4e5b-846a-c82714b86bc2}"/>
        <w:style w:val=""/>
        <w:category>
          <w:name w:val="常规"/>
          <w:gallery w:val="placeholder"/>
        </w:category>
        <w:types>
          <w:type w:val="bbPlcHdr"/>
        </w:types>
        <w:behaviors>
          <w:behavior w:val="content"/>
        </w:behaviors>
        <w:description w:val=""/>
        <w:guid w:val="{f892b814-638a-4e5b-846a-c82714b86bc2}"/>
      </w:docPartPr>
      <w:docPartBody>
        <w:p>
          <w:r>
            <w:rPr>
              <w:color w:val="808080"/>
            </w:rPr>
            <w:t>单击此处输入文字。</w:t>
          </w:r>
        </w:p>
      </w:docPartBody>
    </w:docPart>
    <w:docPart>
      <w:docPartPr>
        <w:name w:val="{74334a0c-869c-4ef9-bd21-bea5ab77b305}"/>
        <w:style w:val=""/>
        <w:category>
          <w:name w:val="常规"/>
          <w:gallery w:val="placeholder"/>
        </w:category>
        <w:types>
          <w:type w:val="bbPlcHdr"/>
        </w:types>
        <w:behaviors>
          <w:behavior w:val="content"/>
        </w:behaviors>
        <w:description w:val=""/>
        <w:guid w:val="{74334a0c-869c-4ef9-bd21-bea5ab77b305}"/>
      </w:docPartPr>
      <w:docPartBody>
        <w:p>
          <w:r>
            <w:rPr>
              <w:color w:val="808080"/>
            </w:rPr>
            <w:t>单击此处输入文字。</w:t>
          </w:r>
        </w:p>
      </w:docPartBody>
    </w:docPart>
    <w:docPart>
      <w:docPartPr>
        <w:name w:val="{5646824a-3927-4801-b26f-e7a1fcd402dd}"/>
        <w:style w:val=""/>
        <w:category>
          <w:name w:val="常规"/>
          <w:gallery w:val="placeholder"/>
        </w:category>
        <w:types>
          <w:type w:val="bbPlcHdr"/>
        </w:types>
        <w:behaviors>
          <w:behavior w:val="content"/>
        </w:behaviors>
        <w:description w:val=""/>
        <w:guid w:val="{5646824a-3927-4801-b26f-e7a1fcd402dd}"/>
      </w:docPartPr>
      <w:docPartBody>
        <w:p>
          <w:r>
            <w:rPr>
              <w:color w:val="808080"/>
            </w:rPr>
            <w:t>单击此处输入文字。</w:t>
          </w:r>
        </w:p>
      </w:docPartBody>
    </w:docPart>
    <w:docPart>
      <w:docPartPr>
        <w:name w:val="{e6cce257-e227-466a-86c0-3b42e565927f}"/>
        <w:style w:val=""/>
        <w:category>
          <w:name w:val="常规"/>
          <w:gallery w:val="placeholder"/>
        </w:category>
        <w:types>
          <w:type w:val="bbPlcHdr"/>
        </w:types>
        <w:behaviors>
          <w:behavior w:val="content"/>
        </w:behaviors>
        <w:description w:val=""/>
        <w:guid w:val="{e6cce257-e227-466a-86c0-3b42e565927f}"/>
      </w:docPartPr>
      <w:docPartBody>
        <w:p>
          <w:r>
            <w:rPr>
              <w:color w:val="808080"/>
            </w:rPr>
            <w:t>单击此处输入文字。</w:t>
          </w:r>
        </w:p>
      </w:docPartBody>
    </w:docPart>
    <w:docPart>
      <w:docPartPr>
        <w:name w:val="{3dc5be89-4050-413c-92a7-76e262e0d90c}"/>
        <w:style w:val=""/>
        <w:category>
          <w:name w:val="常规"/>
          <w:gallery w:val="placeholder"/>
        </w:category>
        <w:types>
          <w:type w:val="bbPlcHdr"/>
        </w:types>
        <w:behaviors>
          <w:behavior w:val="content"/>
        </w:behaviors>
        <w:description w:val=""/>
        <w:guid w:val="{3dc5be89-4050-413c-92a7-76e262e0d90c}"/>
      </w:docPartPr>
      <w:docPartBody>
        <w:p>
          <w:r>
            <w:rPr>
              <w:color w:val="808080"/>
            </w:rPr>
            <w:t>单击此处输入文字。</w:t>
          </w:r>
        </w:p>
      </w:docPartBody>
    </w:docPart>
    <w:docPart>
      <w:docPartPr>
        <w:name w:val="{6a23b8f4-d3d2-425b-9e64-52674191d489}"/>
        <w:style w:val=""/>
        <w:category>
          <w:name w:val="常规"/>
          <w:gallery w:val="placeholder"/>
        </w:category>
        <w:types>
          <w:type w:val="bbPlcHdr"/>
        </w:types>
        <w:behaviors>
          <w:behavior w:val="content"/>
        </w:behaviors>
        <w:description w:val=""/>
        <w:guid w:val="{6a23b8f4-d3d2-425b-9e64-52674191d489}"/>
      </w:docPartPr>
      <w:docPartBody>
        <w:p>
          <w:r>
            <w:rPr>
              <w:color w:val="808080"/>
            </w:rPr>
            <w:t>单击此处输入文字。</w:t>
          </w:r>
        </w:p>
      </w:docPartBody>
    </w:docPart>
    <w:docPart>
      <w:docPartPr>
        <w:name w:val="{8c635a58-a138-42b2-87e0-ae260bdd1d87}"/>
        <w:style w:val=""/>
        <w:category>
          <w:name w:val="常规"/>
          <w:gallery w:val="placeholder"/>
        </w:category>
        <w:types>
          <w:type w:val="bbPlcHdr"/>
        </w:types>
        <w:behaviors>
          <w:behavior w:val="content"/>
        </w:behaviors>
        <w:description w:val=""/>
        <w:guid w:val="{8c635a58-a138-42b2-87e0-ae260bdd1d87}"/>
      </w:docPartPr>
      <w:docPartBody>
        <w:p>
          <w:r>
            <w:rPr>
              <w:color w:val="808080"/>
            </w:rPr>
            <w:t>单击此处输入文字。</w:t>
          </w:r>
        </w:p>
      </w:docPartBody>
    </w:docPart>
    <w:docPart>
      <w:docPartPr>
        <w:name w:val="{abfbdb1b-6b06-4168-b58f-9781be26a047}"/>
        <w:style w:val=""/>
        <w:category>
          <w:name w:val="常规"/>
          <w:gallery w:val="placeholder"/>
        </w:category>
        <w:types>
          <w:type w:val="bbPlcHdr"/>
        </w:types>
        <w:behaviors>
          <w:behavior w:val="content"/>
        </w:behaviors>
        <w:description w:val=""/>
        <w:guid w:val="{abfbdb1b-6b06-4168-b58f-9781be26a047}"/>
      </w:docPartPr>
      <w:docPartBody>
        <w:p>
          <w:r>
            <w:rPr>
              <w:color w:val="808080"/>
            </w:rPr>
            <w:t>单击此处输入文字。</w:t>
          </w:r>
        </w:p>
      </w:docPartBody>
    </w:docPart>
    <w:docPart>
      <w:docPartPr>
        <w:name w:val="{7857bda7-db65-4a44-8699-e78752e2e6bd}"/>
        <w:style w:val=""/>
        <w:category>
          <w:name w:val="常规"/>
          <w:gallery w:val="placeholder"/>
        </w:category>
        <w:types>
          <w:type w:val="bbPlcHdr"/>
        </w:types>
        <w:behaviors>
          <w:behavior w:val="content"/>
        </w:behaviors>
        <w:description w:val=""/>
        <w:guid w:val="{7857bda7-db65-4a44-8699-e78752e2e6bd}"/>
      </w:docPartPr>
      <w:docPartBody>
        <w:p>
          <w:r>
            <w:rPr>
              <w:color w:val="808080"/>
            </w:rPr>
            <w:t>单击此处输入文字。</w:t>
          </w:r>
        </w:p>
      </w:docPartBody>
    </w:docPart>
    <w:docPart>
      <w:docPartPr>
        <w:name w:val="{83ec94b1-66b3-40fb-b838-60e1476f3a9f}"/>
        <w:style w:val=""/>
        <w:category>
          <w:name w:val="常规"/>
          <w:gallery w:val="placeholder"/>
        </w:category>
        <w:types>
          <w:type w:val="bbPlcHdr"/>
        </w:types>
        <w:behaviors>
          <w:behavior w:val="content"/>
        </w:behaviors>
        <w:description w:val=""/>
        <w:guid w:val="{83ec94b1-66b3-40fb-b838-60e1476f3a9f}"/>
      </w:docPartPr>
      <w:docPartBody>
        <w:p>
          <w:r>
            <w:rPr>
              <w:color w:val="808080"/>
            </w:rPr>
            <w:t>单击此处输入文字。</w:t>
          </w:r>
        </w:p>
      </w:docPartBody>
    </w:docPart>
    <w:docPart>
      <w:docPartPr>
        <w:name w:val="{22f0ffc9-f16f-4574-8afe-faf618f9219d}"/>
        <w:style w:val=""/>
        <w:category>
          <w:name w:val="常规"/>
          <w:gallery w:val="placeholder"/>
        </w:category>
        <w:types>
          <w:type w:val="bbPlcHdr"/>
        </w:types>
        <w:behaviors>
          <w:behavior w:val="content"/>
        </w:behaviors>
        <w:description w:val=""/>
        <w:guid w:val="{22f0ffc9-f16f-4574-8afe-faf618f9219d}"/>
      </w:docPartPr>
      <w:docPartBody>
        <w:p>
          <w:r>
            <w:rPr>
              <w:color w:val="808080"/>
            </w:rPr>
            <w:t>单击此处输入文字。</w:t>
          </w:r>
        </w:p>
      </w:docPartBody>
    </w:docPart>
    <w:docPart>
      <w:docPartPr>
        <w:name w:val="{9bb78740-5ece-45a9-8948-85c43bca7c0a}"/>
        <w:style w:val=""/>
        <w:category>
          <w:name w:val="常规"/>
          <w:gallery w:val="placeholder"/>
        </w:category>
        <w:types>
          <w:type w:val="bbPlcHdr"/>
        </w:types>
        <w:behaviors>
          <w:behavior w:val="content"/>
        </w:behaviors>
        <w:description w:val=""/>
        <w:guid w:val="{9bb78740-5ece-45a9-8948-85c43bca7c0a}"/>
      </w:docPartPr>
      <w:docPartBody>
        <w:p>
          <w:r>
            <w:rPr>
              <w:color w:val="808080"/>
            </w:rPr>
            <w:t>单击此处输入文字。</w:t>
          </w:r>
        </w:p>
      </w:docPartBody>
    </w:docPart>
    <w:docPart>
      <w:docPartPr>
        <w:name w:val="{dc4accdd-19a9-4a1e-9477-473a8374764a}"/>
        <w:style w:val=""/>
        <w:category>
          <w:name w:val="常规"/>
          <w:gallery w:val="placeholder"/>
        </w:category>
        <w:types>
          <w:type w:val="bbPlcHdr"/>
        </w:types>
        <w:behaviors>
          <w:behavior w:val="content"/>
        </w:behaviors>
        <w:description w:val=""/>
        <w:guid w:val="{dc4accdd-19a9-4a1e-9477-473a8374764a}"/>
      </w:docPartPr>
      <w:docPartBody>
        <w:p>
          <w:r>
            <w:rPr>
              <w:color w:val="808080"/>
            </w:rPr>
            <w:t>单击此处输入文字。</w:t>
          </w:r>
        </w:p>
      </w:docPartBody>
    </w:docPart>
    <w:docPart>
      <w:docPartPr>
        <w:name w:val="{d0a41a2d-da35-426a-9400-7a74a00155ed}"/>
        <w:style w:val=""/>
        <w:category>
          <w:name w:val="常规"/>
          <w:gallery w:val="placeholder"/>
        </w:category>
        <w:types>
          <w:type w:val="bbPlcHdr"/>
        </w:types>
        <w:behaviors>
          <w:behavior w:val="content"/>
        </w:behaviors>
        <w:description w:val=""/>
        <w:guid w:val="{d0a41a2d-da35-426a-9400-7a74a00155ed}"/>
      </w:docPartPr>
      <w:docPartBody>
        <w:p>
          <w:r>
            <w:rPr>
              <w:color w:val="808080"/>
            </w:rPr>
            <w:t>单击此处输入文字。</w:t>
          </w:r>
        </w:p>
      </w:docPartBody>
    </w:docPart>
    <w:docPart>
      <w:docPartPr>
        <w:name w:val="{41e6a15c-ac14-4003-87d2-1d729a38796b}"/>
        <w:style w:val=""/>
        <w:category>
          <w:name w:val="常规"/>
          <w:gallery w:val="placeholder"/>
        </w:category>
        <w:types>
          <w:type w:val="bbPlcHdr"/>
        </w:types>
        <w:behaviors>
          <w:behavior w:val="content"/>
        </w:behaviors>
        <w:description w:val=""/>
        <w:guid w:val="{41e6a15c-ac14-4003-87d2-1d729a38796b}"/>
      </w:docPartPr>
      <w:docPartBody>
        <w:p>
          <w:r>
            <w:rPr>
              <w:color w:val="808080"/>
            </w:rPr>
            <w:t>单击此处输入文字。</w:t>
          </w:r>
        </w:p>
      </w:docPartBody>
    </w:docPart>
    <w:docPart>
      <w:docPartPr>
        <w:name w:val="{cf556488-36b6-46de-9e48-6d3d68a1af96}"/>
        <w:style w:val=""/>
        <w:category>
          <w:name w:val="常规"/>
          <w:gallery w:val="placeholder"/>
        </w:category>
        <w:types>
          <w:type w:val="bbPlcHdr"/>
        </w:types>
        <w:behaviors>
          <w:behavior w:val="content"/>
        </w:behaviors>
        <w:description w:val=""/>
        <w:guid w:val="{cf556488-36b6-46de-9e48-6d3d68a1af96}"/>
      </w:docPartPr>
      <w:docPartBody>
        <w:p>
          <w:r>
            <w:rPr>
              <w:color w:val="808080"/>
            </w:rPr>
            <w:t>单击此处输入文字。</w:t>
          </w:r>
        </w:p>
      </w:docPartBody>
    </w:docPart>
    <w:docPart>
      <w:docPartPr>
        <w:name w:val="{e808065e-7c41-4e2a-9472-be08f9c67ac2}"/>
        <w:style w:val=""/>
        <w:category>
          <w:name w:val="常规"/>
          <w:gallery w:val="placeholder"/>
        </w:category>
        <w:types>
          <w:type w:val="bbPlcHdr"/>
        </w:types>
        <w:behaviors>
          <w:behavior w:val="content"/>
        </w:behaviors>
        <w:description w:val=""/>
        <w:guid w:val="{e808065e-7c41-4e2a-9472-be08f9c67ac2}"/>
      </w:docPartPr>
      <w:docPartBody>
        <w:p>
          <w:r>
            <w:rPr>
              <w:color w:val="808080"/>
            </w:rPr>
            <w:t>单击此处输入文字。</w:t>
          </w:r>
        </w:p>
      </w:docPartBody>
    </w:docPart>
    <w:docPart>
      <w:docPartPr>
        <w:name w:val="{f2520a95-6c08-44ab-b162-dff909170280}"/>
        <w:style w:val=""/>
        <w:category>
          <w:name w:val="常规"/>
          <w:gallery w:val="placeholder"/>
        </w:category>
        <w:types>
          <w:type w:val="bbPlcHdr"/>
        </w:types>
        <w:behaviors>
          <w:behavior w:val="content"/>
        </w:behaviors>
        <w:description w:val=""/>
        <w:guid w:val="{f2520a95-6c08-44ab-b162-dff909170280}"/>
      </w:docPartPr>
      <w:docPartBody>
        <w:p>
          <w:r>
            <w:rPr>
              <w:color w:val="808080"/>
            </w:rPr>
            <w:t>单击此处输入文字。</w:t>
          </w:r>
        </w:p>
      </w:docPartBody>
    </w:docPart>
    <w:docPart>
      <w:docPartPr>
        <w:name w:val="{33344b6e-78d2-495c-a02c-52a66368be1b}"/>
        <w:style w:val=""/>
        <w:category>
          <w:name w:val="常规"/>
          <w:gallery w:val="placeholder"/>
        </w:category>
        <w:types>
          <w:type w:val="bbPlcHdr"/>
        </w:types>
        <w:behaviors>
          <w:behavior w:val="content"/>
        </w:behaviors>
        <w:description w:val=""/>
        <w:guid w:val="{33344b6e-78d2-495c-a02c-52a66368be1b}"/>
      </w:docPartPr>
      <w:docPartBody>
        <w:p>
          <w:r>
            <w:rPr>
              <w:color w:val="808080"/>
            </w:rPr>
            <w:t>单击此处输入文字。</w:t>
          </w:r>
        </w:p>
      </w:docPartBody>
    </w:docPart>
    <w:docPart>
      <w:docPartPr>
        <w:name w:val="{757133ca-a4d2-40a4-b195-a5cd2dc024ef}"/>
        <w:style w:val=""/>
        <w:category>
          <w:name w:val="常规"/>
          <w:gallery w:val="placeholder"/>
        </w:category>
        <w:types>
          <w:type w:val="bbPlcHdr"/>
        </w:types>
        <w:behaviors>
          <w:behavior w:val="content"/>
        </w:behaviors>
        <w:description w:val=""/>
        <w:guid w:val="{757133ca-a4d2-40a4-b195-a5cd2dc024ef}"/>
      </w:docPartPr>
      <w:docPartBody>
        <w:p>
          <w:r>
            <w:rPr>
              <w:color w:val="808080"/>
            </w:rPr>
            <w:t>单击此处输入文字。</w:t>
          </w:r>
        </w:p>
      </w:docPartBody>
    </w:docPart>
    <w:docPart>
      <w:docPartPr>
        <w:name w:val="{210d0c7c-839b-4d8c-968d-cf3f909649e8}"/>
        <w:style w:val=""/>
        <w:category>
          <w:name w:val="常规"/>
          <w:gallery w:val="placeholder"/>
        </w:category>
        <w:types>
          <w:type w:val="bbPlcHdr"/>
        </w:types>
        <w:behaviors>
          <w:behavior w:val="content"/>
        </w:behaviors>
        <w:description w:val=""/>
        <w:guid w:val="{210d0c7c-839b-4d8c-968d-cf3f909649e8}"/>
      </w:docPartPr>
      <w:docPartBody>
        <w:p>
          <w:r>
            <w:rPr>
              <w:color w:val="808080"/>
            </w:rPr>
            <w:t>单击此处输入文字。</w:t>
          </w:r>
        </w:p>
      </w:docPartBody>
    </w:docPart>
    <w:docPart>
      <w:docPartPr>
        <w:name w:val="{893bbaf7-56c4-4488-b93c-fd8b10350460}"/>
        <w:style w:val=""/>
        <w:category>
          <w:name w:val="常规"/>
          <w:gallery w:val="placeholder"/>
        </w:category>
        <w:types>
          <w:type w:val="bbPlcHdr"/>
        </w:types>
        <w:behaviors>
          <w:behavior w:val="content"/>
        </w:behaviors>
        <w:description w:val=""/>
        <w:guid w:val="{893bbaf7-56c4-4488-b93c-fd8b10350460}"/>
      </w:docPartPr>
      <w:docPartBody>
        <w:p>
          <w:r>
            <w:rPr>
              <w:color w:val="808080"/>
            </w:rPr>
            <w:t>单击此处输入文字。</w:t>
          </w:r>
        </w:p>
      </w:docPartBody>
    </w:docPart>
    <w:docPart>
      <w:docPartPr>
        <w:name w:val="{d88b04e7-6ec3-4500-abb5-75ca8a86af6b}"/>
        <w:style w:val=""/>
        <w:category>
          <w:name w:val="常规"/>
          <w:gallery w:val="placeholder"/>
        </w:category>
        <w:types>
          <w:type w:val="bbPlcHdr"/>
        </w:types>
        <w:behaviors>
          <w:behavior w:val="content"/>
        </w:behaviors>
        <w:description w:val=""/>
        <w:guid w:val="{d88b04e7-6ec3-4500-abb5-75ca8a86af6b}"/>
      </w:docPartPr>
      <w:docPartBody>
        <w:p>
          <w:r>
            <w:rPr>
              <w:color w:val="808080"/>
            </w:rPr>
            <w:t>单击此处输入文字。</w:t>
          </w:r>
        </w:p>
      </w:docPartBody>
    </w:docPart>
    <w:docPart>
      <w:docPartPr>
        <w:name w:val="{e678cad8-b846-47c8-9f80-47f5dea78799}"/>
        <w:style w:val=""/>
        <w:category>
          <w:name w:val="常规"/>
          <w:gallery w:val="placeholder"/>
        </w:category>
        <w:types>
          <w:type w:val="bbPlcHdr"/>
        </w:types>
        <w:behaviors>
          <w:behavior w:val="content"/>
        </w:behaviors>
        <w:description w:val=""/>
        <w:guid w:val="{e678cad8-b846-47c8-9f80-47f5dea78799}"/>
      </w:docPartPr>
      <w:docPartBody>
        <w:p>
          <w:r>
            <w:rPr>
              <w:color w:val="808080"/>
            </w:rPr>
            <w:t>单击此处输入文字。</w:t>
          </w:r>
        </w:p>
      </w:docPartBody>
    </w:docPart>
    <w:docPart>
      <w:docPartPr>
        <w:name w:val="{8f4bfd82-fdcb-43ab-81fb-d54912009afa}"/>
        <w:style w:val=""/>
        <w:category>
          <w:name w:val="常规"/>
          <w:gallery w:val="placeholder"/>
        </w:category>
        <w:types>
          <w:type w:val="bbPlcHdr"/>
        </w:types>
        <w:behaviors>
          <w:behavior w:val="content"/>
        </w:behaviors>
        <w:description w:val=""/>
        <w:guid w:val="{8f4bfd82-fdcb-43ab-81fb-d54912009afa}"/>
      </w:docPartPr>
      <w:docPartBody>
        <w:p>
          <w:r>
            <w:rPr>
              <w:color w:val="808080"/>
            </w:rPr>
            <w:t>单击此处输入文字。</w:t>
          </w:r>
        </w:p>
      </w:docPartBody>
    </w:docPart>
    <w:docPart>
      <w:docPartPr>
        <w:name w:val="{5abcb06f-d38e-42a2-8240-47cd115f05f7}"/>
        <w:style w:val=""/>
        <w:category>
          <w:name w:val="常规"/>
          <w:gallery w:val="placeholder"/>
        </w:category>
        <w:types>
          <w:type w:val="bbPlcHdr"/>
        </w:types>
        <w:behaviors>
          <w:behavior w:val="content"/>
        </w:behaviors>
        <w:description w:val=""/>
        <w:guid w:val="{5abcb06f-d38e-42a2-8240-47cd115f05f7}"/>
      </w:docPartPr>
      <w:docPartBody>
        <w:p>
          <w:r>
            <w:rPr>
              <w:color w:val="808080"/>
            </w:rPr>
            <w:t>单击此处输入文字。</w:t>
          </w:r>
        </w:p>
      </w:docPartBody>
    </w:docPart>
    <w:docPart>
      <w:docPartPr>
        <w:name w:val="{0291c691-bd1c-4307-886c-5a5801b77df2}"/>
        <w:style w:val=""/>
        <w:category>
          <w:name w:val="常规"/>
          <w:gallery w:val="placeholder"/>
        </w:category>
        <w:types>
          <w:type w:val="bbPlcHdr"/>
        </w:types>
        <w:behaviors>
          <w:behavior w:val="content"/>
        </w:behaviors>
        <w:description w:val=""/>
        <w:guid w:val="{0291c691-bd1c-4307-886c-5a5801b77df2}"/>
      </w:docPartPr>
      <w:docPartBody>
        <w:p>
          <w:r>
            <w:rPr>
              <w:color w:val="808080"/>
            </w:rPr>
            <w:t>单击此处输入文字。</w:t>
          </w:r>
        </w:p>
      </w:docPartBody>
    </w:docPart>
    <w:docPart>
      <w:docPartPr>
        <w:name w:val="{76b8fce9-4480-4d9e-984c-af031370f02d}"/>
        <w:style w:val=""/>
        <w:category>
          <w:name w:val="常规"/>
          <w:gallery w:val="placeholder"/>
        </w:category>
        <w:types>
          <w:type w:val="bbPlcHdr"/>
        </w:types>
        <w:behaviors>
          <w:behavior w:val="content"/>
        </w:behaviors>
        <w:description w:val=""/>
        <w:guid w:val="{76b8fce9-4480-4d9e-984c-af031370f02d}"/>
      </w:docPartPr>
      <w:docPartBody>
        <w:p>
          <w:r>
            <w:rPr>
              <w:color w:val="808080"/>
            </w:rPr>
            <w:t>单击此处输入文字。</w:t>
          </w:r>
        </w:p>
      </w:docPartBody>
    </w:docPart>
    <w:docPart>
      <w:docPartPr>
        <w:name w:val="{5422145c-6668-4867-8ffb-624baa222039}"/>
        <w:style w:val=""/>
        <w:category>
          <w:name w:val="常规"/>
          <w:gallery w:val="placeholder"/>
        </w:category>
        <w:types>
          <w:type w:val="bbPlcHdr"/>
        </w:types>
        <w:behaviors>
          <w:behavior w:val="content"/>
        </w:behaviors>
        <w:description w:val=""/>
        <w:guid w:val="{5422145c-6668-4867-8ffb-624baa222039}"/>
      </w:docPartPr>
      <w:docPartBody>
        <w:p>
          <w:r>
            <w:rPr>
              <w:color w:val="808080"/>
            </w:rPr>
            <w:t>单击此处输入文字。</w:t>
          </w:r>
        </w:p>
      </w:docPartBody>
    </w:docPart>
    <w:docPart>
      <w:docPartPr>
        <w:name w:val="{4fc24b68-eaf1-4294-91de-b3add0d934dc}"/>
        <w:style w:val=""/>
        <w:category>
          <w:name w:val="常规"/>
          <w:gallery w:val="placeholder"/>
        </w:category>
        <w:types>
          <w:type w:val="bbPlcHdr"/>
        </w:types>
        <w:behaviors>
          <w:behavior w:val="content"/>
        </w:behaviors>
        <w:description w:val=""/>
        <w:guid w:val="{4fc24b68-eaf1-4294-91de-b3add0d934dc}"/>
      </w:docPartPr>
      <w:docPartBody>
        <w:p>
          <w:r>
            <w:rPr>
              <w:color w:val="808080"/>
            </w:rPr>
            <w:t>单击此处输入文字。</w:t>
          </w:r>
        </w:p>
      </w:docPartBody>
    </w:docPart>
    <w:docPart>
      <w:docPartPr>
        <w:name w:val="{11a80f58-7218-44c7-8a93-d625b9419e7c}"/>
        <w:style w:val=""/>
        <w:category>
          <w:name w:val="常规"/>
          <w:gallery w:val="placeholder"/>
        </w:category>
        <w:types>
          <w:type w:val="bbPlcHdr"/>
        </w:types>
        <w:behaviors>
          <w:behavior w:val="content"/>
        </w:behaviors>
        <w:description w:val=""/>
        <w:guid w:val="{11a80f58-7218-44c7-8a93-d625b9419e7c}"/>
      </w:docPartPr>
      <w:docPartBody>
        <w:p>
          <w:r>
            <w:rPr>
              <w:color w:val="808080"/>
            </w:rPr>
            <w:t>单击此处输入文字。</w:t>
          </w:r>
        </w:p>
      </w:docPartBody>
    </w:docPart>
    <w:docPart>
      <w:docPartPr>
        <w:name w:val="{0246fe52-dbbf-4e93-b4a4-7fe704b58a1b}"/>
        <w:style w:val=""/>
        <w:category>
          <w:name w:val="常规"/>
          <w:gallery w:val="placeholder"/>
        </w:category>
        <w:types>
          <w:type w:val="bbPlcHdr"/>
        </w:types>
        <w:behaviors>
          <w:behavior w:val="content"/>
        </w:behaviors>
        <w:description w:val=""/>
        <w:guid w:val="{0246fe52-dbbf-4e93-b4a4-7fe704b58a1b}"/>
      </w:docPartPr>
      <w:docPartBody>
        <w:p>
          <w:r>
            <w:rPr>
              <w:color w:val="808080"/>
            </w:rPr>
            <w:t>单击此处输入文字。</w:t>
          </w:r>
        </w:p>
      </w:docPartBody>
    </w:docPart>
    <w:docPart>
      <w:docPartPr>
        <w:name w:val="{3a32d689-ccc3-4ed3-b7a6-edb07dbc4ec8}"/>
        <w:style w:val=""/>
        <w:category>
          <w:name w:val="常规"/>
          <w:gallery w:val="placeholder"/>
        </w:category>
        <w:types>
          <w:type w:val="bbPlcHdr"/>
        </w:types>
        <w:behaviors>
          <w:behavior w:val="content"/>
        </w:behaviors>
        <w:description w:val=""/>
        <w:guid w:val="{3a32d689-ccc3-4ed3-b7a6-edb07dbc4ec8}"/>
      </w:docPartPr>
      <w:docPartBody>
        <w:p>
          <w:r>
            <w:rPr>
              <w:color w:val="808080"/>
            </w:rPr>
            <w:t>单击此处输入文字。</w:t>
          </w:r>
        </w:p>
      </w:docPartBody>
    </w:docPart>
    <w:docPart>
      <w:docPartPr>
        <w:name w:val="{ccbcb877-da92-4497-9f4d-52f860755c23}"/>
        <w:style w:val=""/>
        <w:category>
          <w:name w:val="常规"/>
          <w:gallery w:val="placeholder"/>
        </w:category>
        <w:types>
          <w:type w:val="bbPlcHdr"/>
        </w:types>
        <w:behaviors>
          <w:behavior w:val="content"/>
        </w:behaviors>
        <w:description w:val=""/>
        <w:guid w:val="{ccbcb877-da92-4497-9f4d-52f860755c23}"/>
      </w:docPartPr>
      <w:docPartBody>
        <w:p>
          <w:r>
            <w:rPr>
              <w:color w:val="808080"/>
            </w:rPr>
            <w:t>单击此处输入文字。</w:t>
          </w:r>
        </w:p>
      </w:docPartBody>
    </w:docPart>
    <w:docPart>
      <w:docPartPr>
        <w:name w:val="{c9f4a7b5-8b5e-41f8-a9ac-8ab836c38409}"/>
        <w:style w:val=""/>
        <w:category>
          <w:name w:val="常规"/>
          <w:gallery w:val="placeholder"/>
        </w:category>
        <w:types>
          <w:type w:val="bbPlcHdr"/>
        </w:types>
        <w:behaviors>
          <w:behavior w:val="content"/>
        </w:behaviors>
        <w:description w:val=""/>
        <w:guid w:val="{c9f4a7b5-8b5e-41f8-a9ac-8ab836c38409}"/>
      </w:docPartPr>
      <w:docPartBody>
        <w:p>
          <w:r>
            <w:rPr>
              <w:color w:val="808080"/>
            </w:rPr>
            <w:t>单击此处输入文字。</w:t>
          </w:r>
        </w:p>
      </w:docPartBody>
    </w:docPart>
    <w:docPart>
      <w:docPartPr>
        <w:name w:val="{6c8b15df-f7e5-4685-bcaa-e8a501285850}"/>
        <w:style w:val=""/>
        <w:category>
          <w:name w:val="常规"/>
          <w:gallery w:val="placeholder"/>
        </w:category>
        <w:types>
          <w:type w:val="bbPlcHdr"/>
        </w:types>
        <w:behaviors>
          <w:behavior w:val="content"/>
        </w:behaviors>
        <w:description w:val=""/>
        <w:guid w:val="{6c8b15df-f7e5-4685-bcaa-e8a501285850}"/>
      </w:docPartPr>
      <w:docPartBody>
        <w:p>
          <w:r>
            <w:rPr>
              <w:color w:val="808080"/>
            </w:rPr>
            <w:t>单击此处输入文字。</w:t>
          </w:r>
        </w:p>
      </w:docPartBody>
    </w:docPart>
    <w:docPart>
      <w:docPartPr>
        <w:name w:val="{f401f231-1c09-4596-8448-1d6ae4b9731a}"/>
        <w:style w:val=""/>
        <w:category>
          <w:name w:val="常规"/>
          <w:gallery w:val="placeholder"/>
        </w:category>
        <w:types>
          <w:type w:val="bbPlcHdr"/>
        </w:types>
        <w:behaviors>
          <w:behavior w:val="content"/>
        </w:behaviors>
        <w:description w:val=""/>
        <w:guid w:val="{f401f231-1c09-4596-8448-1d6ae4b9731a}"/>
      </w:docPartPr>
      <w:docPartBody>
        <w:p>
          <w:r>
            <w:rPr>
              <w:color w:val="808080"/>
            </w:rPr>
            <w:t>单击此处输入文字。</w:t>
          </w:r>
        </w:p>
      </w:docPartBody>
    </w:docPart>
    <w:docPart>
      <w:docPartPr>
        <w:name w:val="{404aff0e-39bb-4e20-a699-28e3834dc962}"/>
        <w:style w:val=""/>
        <w:category>
          <w:name w:val="常规"/>
          <w:gallery w:val="placeholder"/>
        </w:category>
        <w:types>
          <w:type w:val="bbPlcHdr"/>
        </w:types>
        <w:behaviors>
          <w:behavior w:val="content"/>
        </w:behaviors>
        <w:description w:val=""/>
        <w:guid w:val="{404aff0e-39bb-4e20-a699-28e3834dc962}"/>
      </w:docPartPr>
      <w:docPartBody>
        <w:p>
          <w:r>
            <w:rPr>
              <w:color w:val="808080"/>
            </w:rPr>
            <w:t>单击此处输入文字。</w:t>
          </w:r>
        </w:p>
      </w:docPartBody>
    </w:docPart>
    <w:docPart>
      <w:docPartPr>
        <w:name w:val="{ba7960be-e612-41b1-b092-3fd8cf17fa08}"/>
        <w:style w:val=""/>
        <w:category>
          <w:name w:val="常规"/>
          <w:gallery w:val="placeholder"/>
        </w:category>
        <w:types>
          <w:type w:val="bbPlcHdr"/>
        </w:types>
        <w:behaviors>
          <w:behavior w:val="content"/>
        </w:behaviors>
        <w:description w:val=""/>
        <w:guid w:val="{ba7960be-e612-41b1-b092-3fd8cf17fa08}"/>
      </w:docPartPr>
      <w:docPartBody>
        <w:p>
          <w:r>
            <w:rPr>
              <w:color w:val="808080"/>
            </w:rPr>
            <w:t>单击此处输入文字。</w:t>
          </w:r>
        </w:p>
      </w:docPartBody>
    </w:docPart>
    <w:docPart>
      <w:docPartPr>
        <w:name w:val="{aeac41ce-cea4-4fdd-a922-43f77f2d551a}"/>
        <w:style w:val=""/>
        <w:category>
          <w:name w:val="常规"/>
          <w:gallery w:val="placeholder"/>
        </w:category>
        <w:types>
          <w:type w:val="bbPlcHdr"/>
        </w:types>
        <w:behaviors>
          <w:behavior w:val="content"/>
        </w:behaviors>
        <w:description w:val=""/>
        <w:guid w:val="{aeac41ce-cea4-4fdd-a922-43f77f2d551a}"/>
      </w:docPartPr>
      <w:docPartBody>
        <w:p>
          <w:r>
            <w:rPr>
              <w:color w:val="808080"/>
            </w:rPr>
            <w:t>单击此处输入文字。</w:t>
          </w:r>
        </w:p>
      </w:docPartBody>
    </w:docPart>
    <w:docPart>
      <w:docPartPr>
        <w:name w:val="{bf48d5bf-6679-466d-8f72-4ecc03cc27f5}"/>
        <w:style w:val=""/>
        <w:category>
          <w:name w:val="常规"/>
          <w:gallery w:val="placeholder"/>
        </w:category>
        <w:types>
          <w:type w:val="bbPlcHdr"/>
        </w:types>
        <w:behaviors>
          <w:behavior w:val="content"/>
        </w:behaviors>
        <w:description w:val=""/>
        <w:guid w:val="{bf48d5bf-6679-466d-8f72-4ecc03cc27f5}"/>
      </w:docPartPr>
      <w:docPartBody>
        <w:p>
          <w:r>
            <w:rPr>
              <w:color w:val="808080"/>
            </w:rPr>
            <w:t>单击此处输入文字。</w:t>
          </w:r>
        </w:p>
      </w:docPartBody>
    </w:docPart>
    <w:docPart>
      <w:docPartPr>
        <w:name w:val="{12bb396f-90c5-4fa4-b74c-be488beed373}"/>
        <w:style w:val=""/>
        <w:category>
          <w:name w:val="常规"/>
          <w:gallery w:val="placeholder"/>
        </w:category>
        <w:types>
          <w:type w:val="bbPlcHdr"/>
        </w:types>
        <w:behaviors>
          <w:behavior w:val="content"/>
        </w:behaviors>
        <w:description w:val=""/>
        <w:guid w:val="{12bb396f-90c5-4fa4-b74c-be488beed373}"/>
      </w:docPartPr>
      <w:docPartBody>
        <w:p>
          <w:r>
            <w:rPr>
              <w:color w:val="808080"/>
            </w:rPr>
            <w:t>单击此处输入文字。</w:t>
          </w:r>
        </w:p>
      </w:docPartBody>
    </w:docPart>
    <w:docPart>
      <w:docPartPr>
        <w:name w:val="{a1fbddb8-1ffc-4fa6-9d94-70da07670762}"/>
        <w:style w:val=""/>
        <w:category>
          <w:name w:val="常规"/>
          <w:gallery w:val="placeholder"/>
        </w:category>
        <w:types>
          <w:type w:val="bbPlcHdr"/>
        </w:types>
        <w:behaviors>
          <w:behavior w:val="content"/>
        </w:behaviors>
        <w:description w:val=""/>
        <w:guid w:val="{a1fbddb8-1ffc-4fa6-9d94-70da07670762}"/>
      </w:docPartPr>
      <w:docPartBody>
        <w:p>
          <w:r>
            <w:rPr>
              <w:color w:val="808080"/>
            </w:rPr>
            <w:t>单击此处输入文字。</w:t>
          </w:r>
        </w:p>
      </w:docPartBody>
    </w:docPart>
    <w:docPart>
      <w:docPartPr>
        <w:name w:val="{e45fb23e-73dd-4885-804c-92378c5c5443}"/>
        <w:style w:val=""/>
        <w:category>
          <w:name w:val="常规"/>
          <w:gallery w:val="placeholder"/>
        </w:category>
        <w:types>
          <w:type w:val="bbPlcHdr"/>
        </w:types>
        <w:behaviors>
          <w:behavior w:val="content"/>
        </w:behaviors>
        <w:description w:val=""/>
        <w:guid w:val="{e45fb23e-73dd-4885-804c-92378c5c5443}"/>
      </w:docPartPr>
      <w:docPartBody>
        <w:p>
          <w:r>
            <w:rPr>
              <w:color w:val="808080"/>
            </w:rPr>
            <w:t>单击此处输入文字。</w:t>
          </w:r>
        </w:p>
      </w:docPartBody>
    </w:docPart>
    <w:docPart>
      <w:docPartPr>
        <w:name w:val="{1f4caef7-9cf8-41fc-ac38-d546d39baa1d}"/>
        <w:style w:val=""/>
        <w:category>
          <w:name w:val="常规"/>
          <w:gallery w:val="placeholder"/>
        </w:category>
        <w:types>
          <w:type w:val="bbPlcHdr"/>
        </w:types>
        <w:behaviors>
          <w:behavior w:val="content"/>
        </w:behaviors>
        <w:description w:val=""/>
        <w:guid w:val="{1f4caef7-9cf8-41fc-ac38-d546d39baa1d}"/>
      </w:docPartPr>
      <w:docPartBody>
        <w:p>
          <w:r>
            <w:rPr>
              <w:color w:val="808080"/>
            </w:rPr>
            <w:t>单击此处输入文字。</w:t>
          </w:r>
        </w:p>
      </w:docPartBody>
    </w:docPart>
    <w:docPart>
      <w:docPartPr>
        <w:name w:val="{e19d693c-619e-48c1-b719-6c46f2e5953c}"/>
        <w:style w:val=""/>
        <w:category>
          <w:name w:val="常规"/>
          <w:gallery w:val="placeholder"/>
        </w:category>
        <w:types>
          <w:type w:val="bbPlcHdr"/>
        </w:types>
        <w:behaviors>
          <w:behavior w:val="content"/>
        </w:behaviors>
        <w:description w:val=""/>
        <w:guid w:val="{e19d693c-619e-48c1-b719-6c46f2e5953c}"/>
      </w:docPartPr>
      <w:docPartBody>
        <w:p>
          <w:r>
            <w:rPr>
              <w:color w:val="808080"/>
            </w:rPr>
            <w:t>单击此处输入文字。</w:t>
          </w:r>
        </w:p>
      </w:docPartBody>
    </w:docPart>
    <w:docPart>
      <w:docPartPr>
        <w:name w:val="{d7e02e04-7942-4199-9eb1-172c900e117a}"/>
        <w:style w:val=""/>
        <w:category>
          <w:name w:val="常规"/>
          <w:gallery w:val="placeholder"/>
        </w:category>
        <w:types>
          <w:type w:val="bbPlcHdr"/>
        </w:types>
        <w:behaviors>
          <w:behavior w:val="content"/>
        </w:behaviors>
        <w:description w:val=""/>
        <w:guid w:val="{d7e02e04-7942-4199-9eb1-172c900e117a}"/>
      </w:docPartPr>
      <w:docPartBody>
        <w:p>
          <w:r>
            <w:rPr>
              <w:color w:val="808080"/>
            </w:rPr>
            <w:t>单击此处输入文字。</w:t>
          </w:r>
        </w:p>
      </w:docPartBody>
    </w:docPart>
    <w:docPart>
      <w:docPartPr>
        <w:name w:val="{fe88ead1-1b6b-4fdb-a79a-a6111ad9def9}"/>
        <w:style w:val=""/>
        <w:category>
          <w:name w:val="常规"/>
          <w:gallery w:val="placeholder"/>
        </w:category>
        <w:types>
          <w:type w:val="bbPlcHdr"/>
        </w:types>
        <w:behaviors>
          <w:behavior w:val="content"/>
        </w:behaviors>
        <w:description w:val=""/>
        <w:guid w:val="{fe88ead1-1b6b-4fdb-a79a-a6111ad9def9}"/>
      </w:docPartPr>
      <w:docPartBody>
        <w:p>
          <w:r>
            <w:rPr>
              <w:color w:val="808080"/>
            </w:rPr>
            <w:t>单击此处输入文字。</w:t>
          </w:r>
        </w:p>
      </w:docPartBody>
    </w:docPart>
    <w:docPart>
      <w:docPartPr>
        <w:name w:val="{f8f9939c-d699-4eb3-a5de-98bb20a35de4}"/>
        <w:style w:val=""/>
        <w:category>
          <w:name w:val="常规"/>
          <w:gallery w:val="placeholder"/>
        </w:category>
        <w:types>
          <w:type w:val="bbPlcHdr"/>
        </w:types>
        <w:behaviors>
          <w:behavior w:val="content"/>
        </w:behaviors>
        <w:description w:val=""/>
        <w:guid w:val="{f8f9939c-d699-4eb3-a5de-98bb20a35de4}"/>
      </w:docPartPr>
      <w:docPartBody>
        <w:p>
          <w:r>
            <w:rPr>
              <w:color w:val="808080"/>
            </w:rPr>
            <w:t>单击此处输入文字。</w:t>
          </w:r>
        </w:p>
      </w:docPartBody>
    </w:docPart>
    <w:docPart>
      <w:docPartPr>
        <w:name w:val="{80339b15-77b4-479d-ad82-9a80f1904e55}"/>
        <w:style w:val=""/>
        <w:category>
          <w:name w:val="常规"/>
          <w:gallery w:val="placeholder"/>
        </w:category>
        <w:types>
          <w:type w:val="bbPlcHdr"/>
        </w:types>
        <w:behaviors>
          <w:behavior w:val="content"/>
        </w:behaviors>
        <w:description w:val=""/>
        <w:guid w:val="{80339b15-77b4-479d-ad82-9a80f1904e55}"/>
      </w:docPartPr>
      <w:docPartBody>
        <w:p>
          <w:r>
            <w:rPr>
              <w:color w:val="808080"/>
            </w:rPr>
            <w:t>单击此处输入文字。</w:t>
          </w:r>
        </w:p>
      </w:docPartBody>
    </w:docPart>
    <w:docPart>
      <w:docPartPr>
        <w:name w:val="{55a4d615-d440-42f9-b05b-2acb76238a6f}"/>
        <w:style w:val=""/>
        <w:category>
          <w:name w:val="常规"/>
          <w:gallery w:val="placeholder"/>
        </w:category>
        <w:types>
          <w:type w:val="bbPlcHdr"/>
        </w:types>
        <w:behaviors>
          <w:behavior w:val="content"/>
        </w:behaviors>
        <w:description w:val=""/>
        <w:guid w:val="{55a4d615-d440-42f9-b05b-2acb76238a6f}"/>
      </w:docPartPr>
      <w:docPartBody>
        <w:p>
          <w:r>
            <w:rPr>
              <w:color w:val="808080"/>
            </w:rPr>
            <w:t>单击此处输入文字。</w:t>
          </w:r>
        </w:p>
      </w:docPartBody>
    </w:docPart>
    <w:docPart>
      <w:docPartPr>
        <w:name w:val="{67f260cb-6926-4037-9c8d-f56d083ede64}"/>
        <w:style w:val=""/>
        <w:category>
          <w:name w:val="常规"/>
          <w:gallery w:val="placeholder"/>
        </w:category>
        <w:types>
          <w:type w:val="bbPlcHdr"/>
        </w:types>
        <w:behaviors>
          <w:behavior w:val="content"/>
        </w:behaviors>
        <w:description w:val=""/>
        <w:guid w:val="{67f260cb-6926-4037-9c8d-f56d083ede64}"/>
      </w:docPartPr>
      <w:docPartBody>
        <w:p>
          <w:r>
            <w:rPr>
              <w:color w:val="808080"/>
            </w:rPr>
            <w:t>单击此处输入文字。</w:t>
          </w:r>
        </w:p>
      </w:docPartBody>
    </w:docPart>
    <w:docPart>
      <w:docPartPr>
        <w:name w:val="{a6da621a-804f-4d3a-ba11-1f9489cc335c}"/>
        <w:style w:val=""/>
        <w:category>
          <w:name w:val="常规"/>
          <w:gallery w:val="placeholder"/>
        </w:category>
        <w:types>
          <w:type w:val="bbPlcHdr"/>
        </w:types>
        <w:behaviors>
          <w:behavior w:val="content"/>
        </w:behaviors>
        <w:description w:val=""/>
        <w:guid w:val="{a6da621a-804f-4d3a-ba11-1f9489cc335c}"/>
      </w:docPartPr>
      <w:docPartBody>
        <w:p>
          <w:r>
            <w:rPr>
              <w:color w:val="808080"/>
            </w:rPr>
            <w:t>单击此处输入文字。</w:t>
          </w:r>
        </w:p>
      </w:docPartBody>
    </w:docPart>
    <w:docPart>
      <w:docPartPr>
        <w:name w:val="{7d67c1aa-f0d4-4ba6-901b-6fb832ef9104}"/>
        <w:style w:val=""/>
        <w:category>
          <w:name w:val="常规"/>
          <w:gallery w:val="placeholder"/>
        </w:category>
        <w:types>
          <w:type w:val="bbPlcHdr"/>
        </w:types>
        <w:behaviors>
          <w:behavior w:val="content"/>
        </w:behaviors>
        <w:description w:val=""/>
        <w:guid w:val="{7d67c1aa-f0d4-4ba6-901b-6fb832ef9104}"/>
      </w:docPartPr>
      <w:docPartBody>
        <w:p>
          <w:r>
            <w:rPr>
              <w:color w:val="808080"/>
            </w:rPr>
            <w:t>单击此处输入文字。</w:t>
          </w:r>
        </w:p>
      </w:docPartBody>
    </w:docPart>
    <w:docPart>
      <w:docPartPr>
        <w:name w:val="{e8984d39-c9ca-4896-a837-378f2156180f}"/>
        <w:style w:val=""/>
        <w:category>
          <w:name w:val="常规"/>
          <w:gallery w:val="placeholder"/>
        </w:category>
        <w:types>
          <w:type w:val="bbPlcHdr"/>
        </w:types>
        <w:behaviors>
          <w:behavior w:val="content"/>
        </w:behaviors>
        <w:description w:val=""/>
        <w:guid w:val="{e8984d39-c9ca-4896-a837-378f2156180f}"/>
      </w:docPartPr>
      <w:docPartBody>
        <w:p>
          <w:r>
            <w:rPr>
              <w:color w:val="808080"/>
            </w:rPr>
            <w:t>单击此处输入文字。</w:t>
          </w:r>
        </w:p>
      </w:docPartBody>
    </w:docPart>
    <w:docPart>
      <w:docPartPr>
        <w:name w:val="{ab2ae730-ba1f-4e11-ae69-d143612e08b9}"/>
        <w:style w:val=""/>
        <w:category>
          <w:name w:val="常规"/>
          <w:gallery w:val="placeholder"/>
        </w:category>
        <w:types>
          <w:type w:val="bbPlcHdr"/>
        </w:types>
        <w:behaviors>
          <w:behavior w:val="content"/>
        </w:behaviors>
        <w:description w:val=""/>
        <w:guid w:val="{ab2ae730-ba1f-4e11-ae69-d143612e08b9}"/>
      </w:docPartPr>
      <w:docPartBody>
        <w:p>
          <w:r>
            <w:rPr>
              <w:color w:val="808080"/>
            </w:rPr>
            <w:t>单击此处输入文字。</w:t>
          </w:r>
        </w:p>
      </w:docPartBody>
    </w:docPart>
    <w:docPart>
      <w:docPartPr>
        <w:name w:val="{2d2788da-b5cb-4528-82ad-d092220f834c}"/>
        <w:style w:val=""/>
        <w:category>
          <w:name w:val="常规"/>
          <w:gallery w:val="placeholder"/>
        </w:category>
        <w:types>
          <w:type w:val="bbPlcHdr"/>
        </w:types>
        <w:behaviors>
          <w:behavior w:val="content"/>
        </w:behaviors>
        <w:description w:val=""/>
        <w:guid w:val="{2d2788da-b5cb-4528-82ad-d092220f834c}"/>
      </w:docPartPr>
      <w:docPartBody>
        <w:p>
          <w:r>
            <w:rPr>
              <w:color w:val="808080"/>
            </w:rPr>
            <w:t>单击此处输入文字。</w:t>
          </w:r>
        </w:p>
      </w:docPartBody>
    </w:docPart>
    <w:docPart>
      <w:docPartPr>
        <w:name w:val="{7f982a48-7df9-4ea9-875d-3e360eb7b001}"/>
        <w:style w:val=""/>
        <w:category>
          <w:name w:val="常规"/>
          <w:gallery w:val="placeholder"/>
        </w:category>
        <w:types>
          <w:type w:val="bbPlcHdr"/>
        </w:types>
        <w:behaviors>
          <w:behavior w:val="content"/>
        </w:behaviors>
        <w:description w:val=""/>
        <w:guid w:val="{7f982a48-7df9-4ea9-875d-3e360eb7b001}"/>
      </w:docPartPr>
      <w:docPartBody>
        <w:p>
          <w:r>
            <w:rPr>
              <w:color w:val="808080"/>
            </w:rPr>
            <w:t>单击此处输入文字。</w:t>
          </w:r>
        </w:p>
      </w:docPartBody>
    </w:docPart>
    <w:docPart>
      <w:docPartPr>
        <w:name w:val="{6e862dc9-82e7-4feb-8bdf-b4db78ba7cbe}"/>
        <w:style w:val=""/>
        <w:category>
          <w:name w:val="常规"/>
          <w:gallery w:val="placeholder"/>
        </w:category>
        <w:types>
          <w:type w:val="bbPlcHdr"/>
        </w:types>
        <w:behaviors>
          <w:behavior w:val="content"/>
        </w:behaviors>
        <w:description w:val=""/>
        <w:guid w:val="{6e862dc9-82e7-4feb-8bdf-b4db78ba7cbe}"/>
      </w:docPartPr>
      <w:docPartBody>
        <w:p>
          <w:r>
            <w:rPr>
              <w:color w:val="808080"/>
            </w:rPr>
            <w:t>单击此处输入文字。</w:t>
          </w:r>
        </w:p>
      </w:docPartBody>
    </w:docPart>
    <w:docPart>
      <w:docPartPr>
        <w:name w:val="{37b395b1-a7f3-42c9-9d00-d4f1efb79fe1}"/>
        <w:style w:val=""/>
        <w:category>
          <w:name w:val="常规"/>
          <w:gallery w:val="placeholder"/>
        </w:category>
        <w:types>
          <w:type w:val="bbPlcHdr"/>
        </w:types>
        <w:behaviors>
          <w:behavior w:val="content"/>
        </w:behaviors>
        <w:description w:val=""/>
        <w:guid w:val="{37b395b1-a7f3-42c9-9d00-d4f1efb79fe1}"/>
      </w:docPartPr>
      <w:docPartBody>
        <w:p>
          <w:r>
            <w:rPr>
              <w:color w:val="808080"/>
            </w:rPr>
            <w:t>单击此处输入文字。</w:t>
          </w:r>
        </w:p>
      </w:docPartBody>
    </w:docPart>
    <w:docPart>
      <w:docPartPr>
        <w:name w:val="{7cf2af12-65b6-4c57-8ef0-a90bc00252ed}"/>
        <w:style w:val=""/>
        <w:category>
          <w:name w:val="常规"/>
          <w:gallery w:val="placeholder"/>
        </w:category>
        <w:types>
          <w:type w:val="bbPlcHdr"/>
        </w:types>
        <w:behaviors>
          <w:behavior w:val="content"/>
        </w:behaviors>
        <w:description w:val=""/>
        <w:guid w:val="{7cf2af12-65b6-4c57-8ef0-a90bc00252ed}"/>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梁元</cp:lastModifiedBy>
  <dcterms:modified xsi:type="dcterms:W3CDTF">2019-05-14T12:03:55Z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